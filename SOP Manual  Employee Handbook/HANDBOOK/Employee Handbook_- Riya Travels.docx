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28E4224" w14:textId="77777777" w:rsidR="00837265" w:rsidRDefault="00837265">
      <w:pPr>
        <w:spacing w:after="445"/>
        <w:jc w:val="both"/>
      </w:pPr>
    </w:p>
    <w:p w14:paraId="368C3D1D" w14:textId="77777777" w:rsidR="00837265" w:rsidRDefault="00000000">
      <w:pPr>
        <w:spacing w:after="445"/>
      </w:pPr>
      <w:r>
        <w:rPr>
          <w:noProof/>
        </w:rPr>
        <w:drawing>
          <wp:anchor distT="114300" distB="114300" distL="114300" distR="114300" simplePos="0" relativeHeight="251658240" behindDoc="0" locked="0" layoutInCell="1" hidden="0" allowOverlap="1" wp14:anchorId="28011860" wp14:editId="4D10EFC5">
            <wp:simplePos x="0" y="0"/>
            <wp:positionH relativeFrom="column">
              <wp:posOffset>1928813</wp:posOffset>
            </wp:positionH>
            <wp:positionV relativeFrom="paragraph">
              <wp:posOffset>419100</wp:posOffset>
            </wp:positionV>
            <wp:extent cx="2424113" cy="1301015"/>
            <wp:effectExtent l="0" t="0" r="0" b="0"/>
            <wp:wrapSquare wrapText="bothSides" distT="114300" distB="114300" distL="114300" distR="114300"/>
            <wp:docPr id="19" name="image5.png" descr="red-riya-without-bg.png"/>
            <wp:cNvGraphicFramePr/>
            <a:graphic xmlns:a="http://schemas.openxmlformats.org/drawingml/2006/main">
              <a:graphicData uri="http://schemas.openxmlformats.org/drawingml/2006/picture">
                <pic:pic xmlns:pic="http://schemas.openxmlformats.org/drawingml/2006/picture">
                  <pic:nvPicPr>
                    <pic:cNvPr id="0" name="image5.png" descr="red-riya-without-bg.png"/>
                    <pic:cNvPicPr preferRelativeResize="0"/>
                  </pic:nvPicPr>
                  <pic:blipFill>
                    <a:blip r:embed="rId7"/>
                    <a:srcRect/>
                    <a:stretch>
                      <a:fillRect/>
                    </a:stretch>
                  </pic:blipFill>
                  <pic:spPr>
                    <a:xfrm>
                      <a:off x="0" y="0"/>
                      <a:ext cx="2424113" cy="1301015"/>
                    </a:xfrm>
                    <a:prstGeom prst="rect">
                      <a:avLst/>
                    </a:prstGeom>
                    <a:ln/>
                  </pic:spPr>
                </pic:pic>
              </a:graphicData>
            </a:graphic>
          </wp:anchor>
        </w:drawing>
      </w:r>
    </w:p>
    <w:p w14:paraId="3D1159CD" w14:textId="77777777" w:rsidR="00837265" w:rsidRDefault="00837265">
      <w:pPr>
        <w:spacing w:after="445"/>
        <w:jc w:val="both"/>
      </w:pPr>
    </w:p>
    <w:p w14:paraId="5DAEE643" w14:textId="77777777" w:rsidR="00837265" w:rsidRDefault="00837265">
      <w:pPr>
        <w:spacing w:after="445"/>
        <w:jc w:val="center"/>
      </w:pPr>
    </w:p>
    <w:p w14:paraId="19C47B8C" w14:textId="77777777" w:rsidR="00837265" w:rsidRDefault="00837265">
      <w:pPr>
        <w:spacing w:after="445"/>
        <w:jc w:val="center"/>
        <w:rPr>
          <w:color w:val="0D0D0D"/>
        </w:rPr>
      </w:pPr>
    </w:p>
    <w:p w14:paraId="21C47038" w14:textId="77777777" w:rsidR="00837265" w:rsidRDefault="00000000">
      <w:pPr>
        <w:spacing w:after="445"/>
        <w:jc w:val="center"/>
        <w:rPr>
          <w:b/>
          <w:color w:val="0D0D0D"/>
          <w:sz w:val="80"/>
          <w:szCs w:val="80"/>
        </w:rPr>
      </w:pPr>
      <w:r>
        <w:rPr>
          <w:b/>
          <w:color w:val="0D0D0D"/>
          <w:sz w:val="80"/>
          <w:szCs w:val="80"/>
        </w:rPr>
        <w:t>Employee Handbook</w:t>
      </w:r>
    </w:p>
    <w:p w14:paraId="0811DD54" w14:textId="77777777" w:rsidR="00837265" w:rsidRDefault="00000000">
      <w:pPr>
        <w:spacing w:after="445"/>
        <w:jc w:val="center"/>
        <w:rPr>
          <w:b/>
          <w:color w:val="0D0D0D"/>
          <w:sz w:val="36"/>
          <w:szCs w:val="36"/>
          <w:u w:val="single"/>
        </w:rPr>
      </w:pPr>
      <w:r>
        <w:rPr>
          <w:b/>
          <w:color w:val="0D0D0D"/>
          <w:sz w:val="36"/>
          <w:szCs w:val="36"/>
          <w:u w:val="single"/>
        </w:rPr>
        <w:t>Policy &amp; Procedure Reference Manual</w:t>
      </w:r>
    </w:p>
    <w:p w14:paraId="30648FD8" w14:textId="77777777" w:rsidR="00837265" w:rsidRDefault="00837265">
      <w:pPr>
        <w:spacing w:after="445"/>
        <w:jc w:val="both"/>
      </w:pPr>
    </w:p>
    <w:p w14:paraId="1CEF3161" w14:textId="77777777" w:rsidR="00837265" w:rsidRDefault="00837265">
      <w:pPr>
        <w:spacing w:after="445"/>
        <w:jc w:val="both"/>
      </w:pPr>
    </w:p>
    <w:p w14:paraId="1F461CE6" w14:textId="77777777" w:rsidR="00837265" w:rsidRDefault="00837265">
      <w:pPr>
        <w:spacing w:after="445"/>
        <w:jc w:val="both"/>
      </w:pPr>
    </w:p>
    <w:p w14:paraId="5FCF620B" w14:textId="77777777" w:rsidR="00837265" w:rsidRDefault="00837265">
      <w:pPr>
        <w:spacing w:after="445"/>
        <w:jc w:val="both"/>
      </w:pPr>
    </w:p>
    <w:p w14:paraId="31F12C92" w14:textId="77777777" w:rsidR="00837265" w:rsidRDefault="00837265">
      <w:pPr>
        <w:spacing w:after="445"/>
        <w:jc w:val="both"/>
      </w:pPr>
    </w:p>
    <w:p w14:paraId="0C479816" w14:textId="77777777" w:rsidR="00837265" w:rsidRDefault="00837265">
      <w:pPr>
        <w:spacing w:after="445"/>
        <w:jc w:val="both"/>
      </w:pPr>
    </w:p>
    <w:p w14:paraId="31A23C90" w14:textId="77777777" w:rsidR="00837265" w:rsidRDefault="00837265">
      <w:pPr>
        <w:spacing w:after="445"/>
        <w:jc w:val="both"/>
      </w:pPr>
    </w:p>
    <w:p w14:paraId="37FA3F79" w14:textId="77777777" w:rsidR="00837265" w:rsidRDefault="00837265">
      <w:pPr>
        <w:spacing w:after="445"/>
        <w:jc w:val="both"/>
      </w:pPr>
    </w:p>
    <w:p w14:paraId="1661D2A9" w14:textId="77777777" w:rsidR="00837265" w:rsidRDefault="00837265">
      <w:pPr>
        <w:spacing w:after="445"/>
        <w:jc w:val="both"/>
      </w:pPr>
    </w:p>
    <w:p w14:paraId="41DB5EBB" w14:textId="77777777" w:rsidR="00837265" w:rsidRDefault="00837265">
      <w:pPr>
        <w:spacing w:after="445"/>
        <w:jc w:val="both"/>
      </w:pPr>
    </w:p>
    <w:p w14:paraId="17CE14C3" w14:textId="77777777" w:rsidR="00837265" w:rsidRDefault="00000000">
      <w:pPr>
        <w:spacing w:after="445"/>
        <w:jc w:val="both"/>
      </w:pPr>
      <w:r>
        <w:rPr>
          <w:noProof/>
        </w:rPr>
        <w:lastRenderedPageBreak/>
        <w:drawing>
          <wp:anchor distT="0" distB="0" distL="114300" distR="114300" simplePos="0" relativeHeight="251659264" behindDoc="0" locked="0" layoutInCell="1" hidden="0" allowOverlap="1" wp14:anchorId="1DCB2AB1" wp14:editId="16317EC7">
            <wp:simplePos x="0" y="0"/>
            <wp:positionH relativeFrom="column">
              <wp:posOffset>4657725</wp:posOffset>
            </wp:positionH>
            <wp:positionV relativeFrom="paragraph">
              <wp:posOffset>0</wp:posOffset>
            </wp:positionV>
            <wp:extent cx="1842770" cy="2584450"/>
            <wp:effectExtent l="19050" t="19050" r="19050" b="19050"/>
            <wp:wrapSquare wrapText="bothSides" distT="0" distB="0" distL="114300" distR="114300"/>
            <wp:docPr id="1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t="7784" r="6119" b="4310"/>
                    <a:stretch>
                      <a:fillRect/>
                    </a:stretch>
                  </pic:blipFill>
                  <pic:spPr>
                    <a:xfrm>
                      <a:off x="0" y="0"/>
                      <a:ext cx="1842770" cy="2584450"/>
                    </a:xfrm>
                    <a:prstGeom prst="rect">
                      <a:avLst/>
                    </a:prstGeom>
                    <a:ln w="19050">
                      <a:solidFill>
                        <a:srgbClr val="000000"/>
                      </a:solidFill>
                      <a:prstDash val="solid"/>
                    </a:ln>
                  </pic:spPr>
                </pic:pic>
              </a:graphicData>
            </a:graphic>
          </wp:anchor>
        </w:drawing>
      </w:r>
    </w:p>
    <w:p w14:paraId="57FF34BC" w14:textId="77777777" w:rsidR="00837265" w:rsidRDefault="00000000">
      <w:pPr>
        <w:spacing w:after="445"/>
        <w:jc w:val="both"/>
      </w:pPr>
      <w:r>
        <w:rPr>
          <w:b/>
        </w:rPr>
        <w:t xml:space="preserve">EMPLOYEE HANDBOOK </w:t>
      </w:r>
    </w:p>
    <w:p w14:paraId="7496FD77" w14:textId="77777777" w:rsidR="00837265" w:rsidRDefault="00000000">
      <w:pPr>
        <w:spacing w:after="0"/>
      </w:pPr>
      <w:r>
        <w:rPr>
          <w:b/>
        </w:rPr>
        <w:t>A Word from the CMD</w:t>
      </w:r>
      <w:r>
        <w:br/>
      </w:r>
    </w:p>
    <w:p w14:paraId="5F86B105" w14:textId="77777777" w:rsidR="00837265" w:rsidRDefault="00000000">
      <w:pPr>
        <w:spacing w:after="445"/>
        <w:jc w:val="both"/>
      </w:pPr>
      <w:r>
        <w:rPr>
          <w:b/>
        </w:rPr>
        <w:t>Dear Colleagues</w:t>
      </w:r>
    </w:p>
    <w:p w14:paraId="4D41F125" w14:textId="77777777" w:rsidR="00837265" w:rsidRDefault="00000000">
      <w:pPr>
        <w:spacing w:after="445"/>
        <w:jc w:val="both"/>
      </w:pPr>
      <w:r>
        <w:t xml:space="preserve">I am delighted to present to you this Employee Handbook. </w:t>
      </w:r>
    </w:p>
    <w:p w14:paraId="75CCFA98" w14:textId="77777777" w:rsidR="00837265" w:rsidRDefault="00000000">
      <w:pPr>
        <w:widowControl/>
        <w:spacing w:before="80" w:after="300"/>
        <w:jc w:val="both"/>
      </w:pPr>
      <w:r>
        <w:rPr>
          <w:color w:val="2F2F2F"/>
        </w:rPr>
        <w:t xml:space="preserve">Incorporated in the year 1980 as an enterprising Travel Company, Riya Group has emerged as one of the leading Travel Organizations. Today the company has an extensive network of more than 50+ branch offices across India &amp; 12 Internationally. Riya Group started off with its overseas manpower and today it consists of more than 5 different business units. </w:t>
      </w:r>
    </w:p>
    <w:p w14:paraId="53B69779" w14:textId="77777777" w:rsidR="00837265" w:rsidRDefault="00000000">
      <w:pPr>
        <w:spacing w:after="393"/>
        <w:jc w:val="both"/>
        <w:rPr>
          <w:color w:val="2F2F2F"/>
        </w:rPr>
      </w:pPr>
      <w:r>
        <w:rPr>
          <w:color w:val="2F2F2F"/>
        </w:rPr>
        <w:t xml:space="preserve">I am proud of the achievements of our people and of their commitment and dedication to the company. At the same time, I recognize that a large family must be bonded by a common vision, driven by similar values and supported by a sense of caring. We all -old and new -need to know the company well, understand its culture and the values it stands for, be clear of its expectations and aware of our own responsibilities. This will help us work more productively, be better team players, enjoy what we do, and above all provide service that meets or exceeds our customers’ expectations. I am, therefore, confident that this Employee Handbook will go a long way to provide you with such an understanding and help you be a part of this great team. This is our effort of putting such a handbook together and I hope that you will find it more informative and very useful. </w:t>
      </w:r>
    </w:p>
    <w:p w14:paraId="1EDDD959" w14:textId="77777777" w:rsidR="00837265" w:rsidRDefault="00000000">
      <w:pPr>
        <w:spacing w:after="393"/>
        <w:jc w:val="both"/>
        <w:rPr>
          <w:color w:val="2F2F2F"/>
        </w:rPr>
      </w:pPr>
      <w:r>
        <w:rPr>
          <w:color w:val="2F2F2F"/>
        </w:rPr>
        <w:t xml:space="preserve">I look forward to your commitment, hard work and team spirit to ensure a bright future for all of us in the Riya family. </w:t>
      </w:r>
    </w:p>
    <w:p w14:paraId="3FE7DD62" w14:textId="77777777" w:rsidR="00837265" w:rsidRDefault="00000000">
      <w:pPr>
        <w:spacing w:after="393"/>
        <w:jc w:val="both"/>
        <w:rPr>
          <w:color w:val="2F2F2F"/>
        </w:rPr>
      </w:pPr>
      <w:r>
        <w:rPr>
          <w:color w:val="2F2F2F"/>
        </w:rPr>
        <w:t>We hope you will enjoy a rewarding career with Riya - The Travel Expert.</w:t>
      </w:r>
    </w:p>
    <w:p w14:paraId="3D24DF54" w14:textId="77777777" w:rsidR="00837265" w:rsidRDefault="00000000">
      <w:pPr>
        <w:spacing w:after="393"/>
        <w:jc w:val="both"/>
      </w:pPr>
      <w:r>
        <w:rPr>
          <w:b/>
        </w:rPr>
        <w:t xml:space="preserve">Sincerely,  </w:t>
      </w:r>
    </w:p>
    <w:p w14:paraId="4A98747A" w14:textId="77777777" w:rsidR="00837265" w:rsidRDefault="00000000">
      <w:pPr>
        <w:spacing w:after="0"/>
      </w:pPr>
      <w:r>
        <w:rPr>
          <w:b/>
        </w:rPr>
        <w:t xml:space="preserve">G.M.J. THAMPY </w:t>
      </w:r>
    </w:p>
    <w:p w14:paraId="55B959CA" w14:textId="77777777" w:rsidR="00837265" w:rsidRDefault="00000000">
      <w:pPr>
        <w:spacing w:after="0"/>
      </w:pPr>
      <w:r>
        <w:rPr>
          <w:b/>
        </w:rPr>
        <w:t xml:space="preserve">CMD </w:t>
      </w:r>
    </w:p>
    <w:p w14:paraId="42B682AF" w14:textId="77777777" w:rsidR="00837265" w:rsidRDefault="00837265">
      <w:pPr>
        <w:spacing w:after="0"/>
        <w:jc w:val="both"/>
      </w:pPr>
    </w:p>
    <w:p w14:paraId="6EC0476B" w14:textId="77777777" w:rsidR="00837265" w:rsidRDefault="00837265">
      <w:pPr>
        <w:spacing w:after="393"/>
      </w:pPr>
    </w:p>
    <w:p w14:paraId="6180B786" w14:textId="77777777" w:rsidR="00837265" w:rsidRDefault="00837265">
      <w:pPr>
        <w:spacing w:after="393"/>
      </w:pPr>
    </w:p>
    <w:p w14:paraId="220D8000" w14:textId="77777777" w:rsidR="00837265" w:rsidRDefault="00837265">
      <w:pPr>
        <w:spacing w:after="393"/>
      </w:pPr>
    </w:p>
    <w:p w14:paraId="7AF43E30" w14:textId="77777777" w:rsidR="00837265" w:rsidRDefault="00837265">
      <w:pPr>
        <w:spacing w:after="0"/>
      </w:pPr>
    </w:p>
    <w:p w14:paraId="0702AE81" w14:textId="77777777" w:rsidR="00837265" w:rsidRDefault="00837265">
      <w:pPr>
        <w:spacing w:after="0"/>
        <w:rPr>
          <w:ins w:id="0" w:author="Kush Khalasi" w:date="2025-06-02T18:48:00Z" w16du:dateUtc="2025-06-02T13:18:00Z"/>
        </w:rPr>
      </w:pPr>
    </w:p>
    <w:p w14:paraId="0BE36BC9" w14:textId="77777777" w:rsidR="00492CBD" w:rsidRDefault="00492CBD">
      <w:pPr>
        <w:spacing w:after="0"/>
        <w:rPr>
          <w:ins w:id="1" w:author="Kush Khalasi" w:date="2025-06-02T18:48:00Z" w16du:dateUtc="2025-06-02T13:18:00Z"/>
        </w:rPr>
      </w:pPr>
    </w:p>
    <w:p w14:paraId="102174B1" w14:textId="77777777" w:rsidR="00492CBD" w:rsidRDefault="00492CBD">
      <w:pPr>
        <w:spacing w:after="0"/>
      </w:pPr>
    </w:p>
    <w:p w14:paraId="0CED301B" w14:textId="77777777" w:rsidR="00837265" w:rsidRDefault="00000000">
      <w:pPr>
        <w:spacing w:after="393"/>
        <w:jc w:val="center"/>
        <w:rPr>
          <w:b/>
        </w:rPr>
      </w:pPr>
      <w:r>
        <w:rPr>
          <w:b/>
        </w:rPr>
        <w:lastRenderedPageBreak/>
        <w:t>INTRODUCTION</w:t>
      </w:r>
    </w:p>
    <w:p w14:paraId="025B39DA" w14:textId="77777777" w:rsidR="00837265" w:rsidRDefault="00000000">
      <w:pPr>
        <w:spacing w:after="393"/>
      </w:pPr>
      <w:r>
        <w:t xml:space="preserve">This Employee Handbook provides an overview of Riya Groups, Human Resources policies and procedures. </w:t>
      </w:r>
    </w:p>
    <w:p w14:paraId="00C722F6" w14:textId="77777777" w:rsidR="00837265" w:rsidRDefault="00000000">
      <w:pPr>
        <w:spacing w:after="393"/>
        <w:jc w:val="both"/>
      </w:pPr>
      <w:r>
        <w:t xml:space="preserve">As an employee of Riya Group, you are expected to abide by all the policies and Procedures presented in the Handbook. It is, therefore, in your best interest to read the Handbook and familiarize yourself completely with all of its contents. </w:t>
      </w:r>
    </w:p>
    <w:p w14:paraId="7294E4C6" w14:textId="77777777" w:rsidR="00837265" w:rsidRDefault="00000000">
      <w:pPr>
        <w:spacing w:after="393" w:line="240" w:lineRule="auto"/>
        <w:jc w:val="both"/>
      </w:pPr>
      <w:r>
        <w:t>Riya Group reserves the right to modify, interpret, revise, supplement, or rescind any policies or portions of this manual from time to time as it seems appropriate. Such revisions may be made at the sole discretion of Riya Group and may be made with or without prior notice. Employees are therefore requested to speak to HR for updated policies</w:t>
      </w:r>
    </w:p>
    <w:p w14:paraId="5519739D" w14:textId="77777777" w:rsidR="00837265" w:rsidRDefault="00000000">
      <w:pPr>
        <w:spacing w:after="393"/>
        <w:jc w:val="both"/>
      </w:pPr>
      <w:r>
        <w:t xml:space="preserve">We hope that this Handbook will be your first reference when any questions arise in your mind regarding Company policies. Should you have any questions concerning any of the information contained in the Handbook, or if you have specific questions not answered in the Handbook, please consult with your immediate supervisor or Department / Unit Head or the Human Resources Department. </w:t>
      </w:r>
    </w:p>
    <w:p w14:paraId="4C75263A" w14:textId="77777777" w:rsidR="00837265" w:rsidRDefault="00000000">
      <w:pPr>
        <w:spacing w:after="0"/>
        <w:jc w:val="both"/>
      </w:pPr>
      <w:r>
        <w:t xml:space="preserve">This Handbook is meant strictly for internal use. The contents of the Handbook are general and solely intended as a guide. The language used and the information contained in this Handbook is supplementary to and will not override the terms of an employment contract between the Company and any of its employees. </w:t>
      </w:r>
    </w:p>
    <w:p w14:paraId="454850E4" w14:textId="77777777" w:rsidR="00837265" w:rsidRDefault="00837265">
      <w:pPr>
        <w:spacing w:after="0"/>
        <w:jc w:val="both"/>
      </w:pPr>
    </w:p>
    <w:p w14:paraId="02542229" w14:textId="77777777" w:rsidR="00837265" w:rsidDel="00492CBD" w:rsidRDefault="00000000" w:rsidP="00492CBD">
      <w:pPr>
        <w:spacing w:after="0"/>
        <w:jc w:val="both"/>
        <w:rPr>
          <w:del w:id="2" w:author="Kush Khalasi" w:date="2025-06-02T18:49:00Z" w16du:dateUtc="2025-06-02T13:19:00Z"/>
          <w:b/>
        </w:rPr>
      </w:pPr>
      <w:r>
        <w:rPr>
          <w:b/>
        </w:rPr>
        <w:t>Note - *This handbook is reviewed annually, but is subject to change at any time based on the necessity for update</w:t>
      </w:r>
      <w:del w:id="3" w:author="Kush Khalasi" w:date="2025-06-02T18:49:00Z" w16du:dateUtc="2025-06-02T13:19:00Z">
        <w:r w:rsidDel="00492CBD">
          <w:rPr>
            <w:b/>
          </w:rPr>
          <w:delText xml:space="preserve">s. </w:delText>
        </w:r>
      </w:del>
    </w:p>
    <w:p w14:paraId="5CDA6BC6" w14:textId="77777777" w:rsidR="00492CBD" w:rsidRDefault="00492CBD">
      <w:pPr>
        <w:spacing w:after="0"/>
        <w:jc w:val="both"/>
        <w:rPr>
          <w:ins w:id="4" w:author="Kush Khalasi" w:date="2025-06-02T18:49:00Z" w16du:dateUtc="2025-06-02T13:19:00Z"/>
          <w:b/>
        </w:rPr>
      </w:pPr>
    </w:p>
    <w:p w14:paraId="24F622AB" w14:textId="77777777" w:rsidR="00492CBD" w:rsidRDefault="00492CBD">
      <w:pPr>
        <w:spacing w:after="0"/>
        <w:jc w:val="both"/>
        <w:rPr>
          <w:ins w:id="5" w:author="Kush Khalasi" w:date="2025-06-02T18:49:00Z" w16du:dateUtc="2025-06-02T13:19:00Z"/>
          <w:b/>
        </w:rPr>
      </w:pPr>
    </w:p>
    <w:p w14:paraId="7F70F1B8" w14:textId="77777777" w:rsidR="00492CBD" w:rsidRDefault="00492CBD">
      <w:pPr>
        <w:spacing w:after="0"/>
        <w:jc w:val="both"/>
        <w:rPr>
          <w:ins w:id="6" w:author="Kush Khalasi" w:date="2025-06-02T18:49:00Z" w16du:dateUtc="2025-06-02T13:19:00Z"/>
          <w:b/>
        </w:rPr>
      </w:pPr>
    </w:p>
    <w:p w14:paraId="2BF0C415" w14:textId="77777777" w:rsidR="00492CBD" w:rsidRDefault="00492CBD">
      <w:pPr>
        <w:spacing w:after="0"/>
        <w:jc w:val="both"/>
        <w:rPr>
          <w:ins w:id="7" w:author="Kush Khalasi" w:date="2025-06-02T18:49:00Z" w16du:dateUtc="2025-06-02T13:19:00Z"/>
          <w:b/>
        </w:rPr>
      </w:pPr>
    </w:p>
    <w:p w14:paraId="24E4AB54" w14:textId="5CA7A4CF" w:rsidR="00492CBD" w:rsidRDefault="00492CBD">
      <w:pPr>
        <w:spacing w:after="0"/>
        <w:jc w:val="both"/>
        <w:rPr>
          <w:ins w:id="8" w:author="Kush Khalasi" w:date="2025-06-02T18:49:00Z" w16du:dateUtc="2025-06-02T13:19:00Z"/>
          <w:b/>
        </w:rPr>
      </w:pPr>
      <w:ins w:id="9" w:author="Kush Khalasi" w:date="2025-06-02T18:49:00Z" w16du:dateUtc="2025-06-02T13:19:00Z">
        <w:r>
          <w:rPr>
            <w:b/>
          </w:rPr>
          <w:t>Effective Date: 01-01-2022</w:t>
        </w:r>
      </w:ins>
    </w:p>
    <w:p w14:paraId="24A1C416" w14:textId="77777777" w:rsidR="00492CBD" w:rsidRDefault="00492CBD">
      <w:pPr>
        <w:spacing w:after="0"/>
        <w:jc w:val="both"/>
        <w:rPr>
          <w:ins w:id="10" w:author="Kush Khalasi" w:date="2025-06-02T18:49:00Z" w16du:dateUtc="2025-06-02T13:19:00Z"/>
          <w:b/>
        </w:rPr>
      </w:pPr>
    </w:p>
    <w:p w14:paraId="496E749B" w14:textId="5CF3F40E" w:rsidR="00492CBD" w:rsidRDefault="00492CBD">
      <w:pPr>
        <w:spacing w:after="0"/>
        <w:jc w:val="both"/>
        <w:rPr>
          <w:ins w:id="11" w:author="Kush Khalasi" w:date="2025-06-02T18:49:00Z" w16du:dateUtc="2025-06-02T13:19:00Z"/>
          <w:b/>
        </w:rPr>
      </w:pPr>
      <w:ins w:id="12" w:author="Kush Khalasi" w:date="2025-06-02T18:49:00Z" w16du:dateUtc="2025-06-02T13:19:00Z">
        <w:r>
          <w:rPr>
            <w:b/>
          </w:rPr>
          <w:t>Last Review date: 01-01-2024</w:t>
        </w:r>
      </w:ins>
    </w:p>
    <w:p w14:paraId="080541E8" w14:textId="77777777" w:rsidR="00492CBD" w:rsidRDefault="00492CBD">
      <w:pPr>
        <w:spacing w:after="0"/>
        <w:jc w:val="both"/>
        <w:rPr>
          <w:ins w:id="13" w:author="Kush Khalasi" w:date="2025-06-02T18:49:00Z" w16du:dateUtc="2025-06-02T13:19:00Z"/>
          <w:b/>
        </w:rPr>
      </w:pPr>
    </w:p>
    <w:p w14:paraId="0B4BD8EE" w14:textId="4DA0F84B" w:rsidR="00492CBD" w:rsidRDefault="00492CBD">
      <w:pPr>
        <w:spacing w:after="0"/>
        <w:jc w:val="both"/>
        <w:rPr>
          <w:ins w:id="14" w:author="Kush Khalasi" w:date="2025-06-02T18:49:00Z" w16du:dateUtc="2025-06-02T13:19:00Z"/>
        </w:rPr>
      </w:pPr>
      <w:ins w:id="15" w:author="Kush Khalasi" w:date="2025-06-02T18:49:00Z" w16du:dateUtc="2025-06-02T13:19:00Z">
        <w:r>
          <w:rPr>
            <w:b/>
          </w:rPr>
          <w:t>Next Review date: 01-01-202</w:t>
        </w:r>
      </w:ins>
      <w:ins w:id="16" w:author="Kush Khalasi" w:date="2025-06-02T18:50:00Z" w16du:dateUtc="2025-06-02T13:20:00Z">
        <w:r>
          <w:rPr>
            <w:b/>
          </w:rPr>
          <w:t>5</w:t>
        </w:r>
      </w:ins>
    </w:p>
    <w:p w14:paraId="70AF1E83" w14:textId="77777777" w:rsidR="00837265" w:rsidDel="00492CBD" w:rsidRDefault="00837265">
      <w:pPr>
        <w:spacing w:after="0"/>
        <w:rPr>
          <w:del w:id="17" w:author="Kush Khalasi" w:date="2025-06-02T18:49:00Z" w16du:dateUtc="2025-06-02T13:19:00Z"/>
          <w:b/>
        </w:rPr>
      </w:pPr>
    </w:p>
    <w:p w14:paraId="20CF57DF" w14:textId="77777777" w:rsidR="00AE6FA1" w:rsidRDefault="00000000">
      <w:pPr>
        <w:spacing w:after="0"/>
        <w:jc w:val="both"/>
        <w:rPr>
          <w:ins w:id="18" w:author="Kush Khalasi" w:date="2025-06-02T13:07:00Z" w16du:dateUtc="2025-06-02T07:37:00Z"/>
          <w:b/>
        </w:rPr>
        <w:pPrChange w:id="19" w:author="Kush Khalasi" w:date="2025-06-02T18:49:00Z" w16du:dateUtc="2025-06-02T13:19:00Z">
          <w:pPr>
            <w:spacing w:after="0"/>
            <w:ind w:firstLine="720"/>
          </w:pPr>
        </w:pPrChange>
      </w:pPr>
      <w:del w:id="20" w:author="Kush Khalasi" w:date="2025-06-02T18:49:00Z" w16du:dateUtc="2025-06-02T13:19:00Z">
        <w:r w:rsidDel="00492CBD">
          <w:rPr>
            <w:b/>
          </w:rPr>
          <w:delText xml:space="preserve">                        </w:delText>
        </w:r>
      </w:del>
      <w:r>
        <w:rPr>
          <w:b/>
        </w:rPr>
        <w:t xml:space="preserve">                              </w:t>
      </w:r>
    </w:p>
    <w:p w14:paraId="09327A76" w14:textId="4D6AD2BD" w:rsidR="00837265" w:rsidRDefault="00AE6FA1">
      <w:pPr>
        <w:spacing w:after="0"/>
        <w:ind w:firstLine="720"/>
      </w:pPr>
      <w:ins w:id="21" w:author="Kush Khalasi" w:date="2025-06-02T13:07:00Z" w16du:dateUtc="2025-06-02T07:37:00Z">
        <w:r>
          <w:rPr>
            <w:b/>
          </w:rPr>
          <w:br w:type="column"/>
        </w:r>
      </w:ins>
      <w:r>
        <w:rPr>
          <w:b/>
          <w:u w:val="single"/>
        </w:rPr>
        <w:lastRenderedPageBreak/>
        <w:t>TABLE OF CONTENTS</w:t>
      </w:r>
      <w:r>
        <w:rPr>
          <w:b/>
        </w:rPr>
        <w:br/>
      </w:r>
    </w:p>
    <w:p w14:paraId="7090B670" w14:textId="77777777" w:rsidR="00837265" w:rsidRDefault="00000000">
      <w:pPr>
        <w:spacing w:after="58"/>
        <w:ind w:right="118"/>
        <w:jc w:val="both"/>
      </w:pPr>
      <w:r>
        <w:rPr>
          <w:b/>
        </w:rPr>
        <w:t xml:space="preserve">1. COMPANY OVERVIEW.………………………………………………………………....…………………Page 6 </w:t>
      </w:r>
    </w:p>
    <w:p w14:paraId="7AB3E204" w14:textId="77777777" w:rsidR="00837265" w:rsidRDefault="00000000">
      <w:pPr>
        <w:spacing w:after="0"/>
        <w:jc w:val="both"/>
      </w:pPr>
      <w:r>
        <w:t xml:space="preserve">1.1 Company Profile </w:t>
      </w:r>
    </w:p>
    <w:p w14:paraId="61F2B30E" w14:textId="77777777" w:rsidR="00837265" w:rsidRDefault="00000000">
      <w:pPr>
        <w:spacing w:after="0"/>
        <w:jc w:val="both"/>
      </w:pPr>
      <w:r>
        <w:t xml:space="preserve">1.2 Vision &amp; Mission </w:t>
      </w:r>
    </w:p>
    <w:p w14:paraId="36CC06D0" w14:textId="77777777" w:rsidR="00837265" w:rsidRDefault="00000000">
      <w:pPr>
        <w:spacing w:after="0"/>
        <w:jc w:val="both"/>
      </w:pPr>
      <w:r>
        <w:t>1.3 Work Culture and Environment at Riya</w:t>
      </w:r>
    </w:p>
    <w:p w14:paraId="4C2E3486" w14:textId="77777777" w:rsidR="00837265" w:rsidRDefault="00837265">
      <w:pPr>
        <w:spacing w:after="0"/>
        <w:jc w:val="both"/>
      </w:pPr>
    </w:p>
    <w:p w14:paraId="23A1E627" w14:textId="77777777" w:rsidR="00837265" w:rsidRDefault="00000000">
      <w:pPr>
        <w:spacing w:after="58"/>
      </w:pPr>
      <w:r>
        <w:rPr>
          <w:b/>
        </w:rPr>
        <w:t xml:space="preserve">2. EMPLOYEE ON-BOARDING AT RIYA……………...……….……….……………………………….……. Page 8 </w:t>
      </w:r>
    </w:p>
    <w:p w14:paraId="1507281C" w14:textId="77777777" w:rsidR="00837265" w:rsidRDefault="00000000">
      <w:pPr>
        <w:spacing w:after="0"/>
        <w:jc w:val="both"/>
      </w:pPr>
      <w:r>
        <w:t xml:space="preserve">2.1 Job Acceptance </w:t>
      </w:r>
    </w:p>
    <w:p w14:paraId="4E9A67A7" w14:textId="77777777" w:rsidR="00837265" w:rsidRDefault="00000000">
      <w:pPr>
        <w:spacing w:after="0"/>
        <w:jc w:val="both"/>
      </w:pPr>
      <w:r>
        <w:t xml:space="preserve">2.2 Getting Started </w:t>
      </w:r>
    </w:p>
    <w:p w14:paraId="14875553" w14:textId="77777777" w:rsidR="00837265" w:rsidRDefault="00000000">
      <w:pPr>
        <w:spacing w:after="0"/>
        <w:jc w:val="both"/>
      </w:pPr>
      <w:r>
        <w:t>2.3 Medical Fitness</w:t>
      </w:r>
    </w:p>
    <w:p w14:paraId="26E11AF5" w14:textId="77777777" w:rsidR="00837265" w:rsidRDefault="00000000">
      <w:pPr>
        <w:spacing w:after="0"/>
        <w:jc w:val="both"/>
      </w:pPr>
      <w:r>
        <w:t>2.4 Background and Employment Verification</w:t>
      </w:r>
    </w:p>
    <w:p w14:paraId="24D3FF9F" w14:textId="77777777" w:rsidR="00837265" w:rsidRDefault="00000000">
      <w:pPr>
        <w:spacing w:after="0"/>
        <w:jc w:val="both"/>
      </w:pPr>
      <w:r>
        <w:t>2.5 Induction</w:t>
      </w:r>
    </w:p>
    <w:p w14:paraId="74024FB3" w14:textId="77777777" w:rsidR="00837265" w:rsidRDefault="00000000">
      <w:pPr>
        <w:spacing w:after="0"/>
        <w:jc w:val="both"/>
      </w:pPr>
      <w:r>
        <w:t xml:space="preserve">2.6 Appointment </w:t>
      </w:r>
    </w:p>
    <w:p w14:paraId="17B8772C" w14:textId="77777777" w:rsidR="00837265" w:rsidRDefault="00837265">
      <w:pPr>
        <w:spacing w:after="0"/>
        <w:jc w:val="both"/>
      </w:pPr>
    </w:p>
    <w:p w14:paraId="1AC09141" w14:textId="77777777" w:rsidR="00837265" w:rsidRDefault="00000000">
      <w:pPr>
        <w:spacing w:after="58"/>
      </w:pPr>
      <w:r>
        <w:rPr>
          <w:b/>
        </w:rPr>
        <w:t xml:space="preserve">3. STAFF DEVELOPMENT………………….……………….….…………….……………………….……. Page 9 </w:t>
      </w:r>
    </w:p>
    <w:p w14:paraId="68911BEA" w14:textId="77777777" w:rsidR="00837265" w:rsidRDefault="00000000">
      <w:pPr>
        <w:spacing w:after="0"/>
        <w:jc w:val="both"/>
      </w:pPr>
      <w:r>
        <w:t>3.1 Probation</w:t>
      </w:r>
    </w:p>
    <w:p w14:paraId="21E8CDC8" w14:textId="77777777" w:rsidR="00837265" w:rsidRDefault="00000000">
      <w:pPr>
        <w:spacing w:after="0"/>
        <w:jc w:val="both"/>
      </w:pPr>
      <w:r>
        <w:t>3.2 Confirmation</w:t>
      </w:r>
    </w:p>
    <w:p w14:paraId="7B2B291A" w14:textId="77777777" w:rsidR="00837265" w:rsidRDefault="00000000">
      <w:pPr>
        <w:spacing w:after="0"/>
        <w:jc w:val="both"/>
      </w:pPr>
      <w:r>
        <w:t>3.3 Training</w:t>
      </w:r>
    </w:p>
    <w:p w14:paraId="41D4B42B" w14:textId="77777777" w:rsidR="00837265" w:rsidRDefault="00000000">
      <w:pPr>
        <w:spacing w:after="0"/>
        <w:jc w:val="both"/>
      </w:pPr>
      <w:r>
        <w:t>3.4 Transfer</w:t>
      </w:r>
    </w:p>
    <w:p w14:paraId="1810BADA" w14:textId="77777777" w:rsidR="00837265" w:rsidRDefault="00000000">
      <w:pPr>
        <w:spacing w:after="0"/>
        <w:jc w:val="both"/>
      </w:pPr>
      <w:r>
        <w:t>3.5 Performance Management System (Performance Appraisal, Annual Increment, Promotion, Hierarchy at Riya)</w:t>
      </w:r>
    </w:p>
    <w:p w14:paraId="54DCFFE1" w14:textId="77777777" w:rsidR="00837265" w:rsidRDefault="00000000">
      <w:pPr>
        <w:spacing w:after="0"/>
        <w:jc w:val="both"/>
        <w:rPr>
          <w:b/>
        </w:rPr>
      </w:pPr>
      <w:r>
        <w:rPr>
          <w:b/>
        </w:rPr>
        <w:t>4. IT POLICY………………….……………….…………………...…………...…………………….……. Page 11</w:t>
      </w:r>
    </w:p>
    <w:p w14:paraId="3D514DE7" w14:textId="77777777" w:rsidR="00837265" w:rsidRDefault="00000000">
      <w:pPr>
        <w:spacing w:after="0"/>
        <w:jc w:val="both"/>
      </w:pPr>
      <w:r>
        <w:t xml:space="preserve">4.1 Computers </w:t>
      </w:r>
    </w:p>
    <w:p w14:paraId="732677B9" w14:textId="77777777" w:rsidR="00837265" w:rsidRDefault="00000000">
      <w:pPr>
        <w:spacing w:after="0"/>
        <w:jc w:val="both"/>
      </w:pPr>
      <w:r>
        <w:t xml:space="preserve">4.2 </w:t>
      </w:r>
      <w:proofErr w:type="spellStart"/>
      <w:r>
        <w:t>EMail</w:t>
      </w:r>
      <w:proofErr w:type="spellEnd"/>
      <w:r>
        <w:t xml:space="preserve"> Usage Policy</w:t>
      </w:r>
    </w:p>
    <w:p w14:paraId="25CBE81F" w14:textId="77777777" w:rsidR="00837265" w:rsidRDefault="00000000">
      <w:pPr>
        <w:spacing w:after="0"/>
        <w:jc w:val="both"/>
      </w:pPr>
      <w:r>
        <w:t xml:space="preserve">4.3 Computer Viruses </w:t>
      </w:r>
    </w:p>
    <w:p w14:paraId="1A94C71A" w14:textId="77777777" w:rsidR="00837265" w:rsidRDefault="00000000">
      <w:pPr>
        <w:spacing w:after="0"/>
        <w:jc w:val="both"/>
      </w:pPr>
      <w:r>
        <w:t>4.4 Password Policy</w:t>
      </w:r>
    </w:p>
    <w:p w14:paraId="58A7021E" w14:textId="77777777" w:rsidR="00837265" w:rsidRDefault="00000000">
      <w:pPr>
        <w:spacing w:after="0"/>
        <w:jc w:val="both"/>
      </w:pPr>
      <w:r>
        <w:t>4.5 Internet</w:t>
      </w:r>
    </w:p>
    <w:p w14:paraId="1A09124A" w14:textId="77777777" w:rsidR="00837265" w:rsidRDefault="00000000">
      <w:pPr>
        <w:spacing w:after="0"/>
        <w:jc w:val="both"/>
      </w:pPr>
      <w:r>
        <w:t>4.6 Reduction of Energy Consumption through Technology or Equipment Upgrades</w:t>
      </w:r>
    </w:p>
    <w:p w14:paraId="690F6F1B" w14:textId="77777777" w:rsidR="00837265" w:rsidRDefault="00000000">
      <w:pPr>
        <w:spacing w:after="0"/>
        <w:jc w:val="both"/>
      </w:pPr>
      <w:r>
        <w:t>4.7 Acceptable Usage of Assets</w:t>
      </w:r>
    </w:p>
    <w:p w14:paraId="102650ED" w14:textId="77777777" w:rsidR="00837265" w:rsidRDefault="00837265">
      <w:pPr>
        <w:spacing w:after="0"/>
        <w:jc w:val="both"/>
        <w:rPr>
          <w:b/>
        </w:rPr>
      </w:pPr>
    </w:p>
    <w:p w14:paraId="28FB6014" w14:textId="77777777" w:rsidR="00837265" w:rsidRDefault="00000000">
      <w:pPr>
        <w:spacing w:after="0"/>
        <w:jc w:val="both"/>
        <w:rPr>
          <w:b/>
        </w:rPr>
      </w:pPr>
      <w:r>
        <w:rPr>
          <w:b/>
        </w:rPr>
        <w:t>5. MARKETING POLICY……………………………………………...……………….……………………...Page 12</w:t>
      </w:r>
    </w:p>
    <w:p w14:paraId="4EA199C9" w14:textId="77777777" w:rsidR="00837265" w:rsidRDefault="00837265">
      <w:pPr>
        <w:spacing w:after="0"/>
        <w:jc w:val="both"/>
        <w:rPr>
          <w:b/>
        </w:rPr>
      </w:pPr>
    </w:p>
    <w:p w14:paraId="2895888A" w14:textId="77777777" w:rsidR="00837265" w:rsidRDefault="00000000">
      <w:pPr>
        <w:spacing w:after="58"/>
        <w:jc w:val="both"/>
      </w:pPr>
      <w:r>
        <w:rPr>
          <w:b/>
        </w:rPr>
        <w:t>6. WORKPLACE POLICIES AT RIYA GROUP…………………………...………………………………….…. Page 12</w:t>
      </w:r>
    </w:p>
    <w:p w14:paraId="0BA3EBC8" w14:textId="77777777" w:rsidR="00837265" w:rsidRDefault="00000000">
      <w:pPr>
        <w:spacing w:after="0"/>
        <w:jc w:val="both"/>
      </w:pPr>
      <w:r>
        <w:t>6.1 Smoke Free Environment</w:t>
      </w:r>
    </w:p>
    <w:p w14:paraId="2A98FC5F" w14:textId="77777777" w:rsidR="00837265" w:rsidRDefault="00000000">
      <w:pPr>
        <w:spacing w:after="0"/>
        <w:jc w:val="both"/>
      </w:pPr>
      <w:r>
        <w:t xml:space="preserve">6.2 Drug and </w:t>
      </w:r>
      <w:proofErr w:type="gramStart"/>
      <w:r>
        <w:t>Alcohol Free</w:t>
      </w:r>
      <w:proofErr w:type="gramEnd"/>
      <w:r>
        <w:t xml:space="preserve"> workplace</w:t>
      </w:r>
    </w:p>
    <w:p w14:paraId="4A16A280" w14:textId="77777777" w:rsidR="00837265" w:rsidRDefault="00000000">
      <w:pPr>
        <w:spacing w:after="0"/>
        <w:jc w:val="both"/>
      </w:pPr>
      <w:r>
        <w:t xml:space="preserve">6.3 Maintenance of Work Area </w:t>
      </w:r>
    </w:p>
    <w:p w14:paraId="6164E81B" w14:textId="77777777" w:rsidR="00837265" w:rsidRDefault="00000000">
      <w:pPr>
        <w:spacing w:after="0"/>
        <w:jc w:val="both"/>
      </w:pPr>
      <w:r>
        <w:t xml:space="preserve">6.4 </w:t>
      </w:r>
      <w:proofErr w:type="gramStart"/>
      <w:r>
        <w:t>Non Solicitation</w:t>
      </w:r>
      <w:proofErr w:type="gramEnd"/>
      <w:r>
        <w:t xml:space="preserve"> </w:t>
      </w:r>
    </w:p>
    <w:p w14:paraId="77294B51" w14:textId="77777777" w:rsidR="00837265" w:rsidRDefault="00000000">
      <w:pPr>
        <w:spacing w:after="0"/>
        <w:jc w:val="both"/>
      </w:pPr>
      <w:r>
        <w:t xml:space="preserve">6.5 Non-Disclosure Agreement   </w:t>
      </w:r>
    </w:p>
    <w:p w14:paraId="063B57C4" w14:textId="77777777" w:rsidR="00837265" w:rsidRDefault="00000000">
      <w:pPr>
        <w:spacing w:after="0"/>
        <w:jc w:val="both"/>
      </w:pPr>
      <w:r>
        <w:t xml:space="preserve">6.6 Customer Relation </w:t>
      </w:r>
    </w:p>
    <w:p w14:paraId="2DA2BF10" w14:textId="77777777" w:rsidR="00837265" w:rsidRDefault="00000000">
      <w:pPr>
        <w:spacing w:after="0"/>
        <w:jc w:val="both"/>
      </w:pPr>
      <w:r>
        <w:t>6.7 Sexual Harassment Committee</w:t>
      </w:r>
    </w:p>
    <w:p w14:paraId="57889FE1" w14:textId="77777777" w:rsidR="00837265" w:rsidRDefault="00000000">
      <w:pPr>
        <w:spacing w:after="0"/>
        <w:jc w:val="both"/>
      </w:pPr>
      <w:r>
        <w:t>6.8 Company Name &amp; Facilities</w:t>
      </w:r>
    </w:p>
    <w:p w14:paraId="2F6A5720" w14:textId="77777777" w:rsidR="00837265" w:rsidRDefault="00000000">
      <w:pPr>
        <w:spacing w:after="0"/>
        <w:jc w:val="both"/>
      </w:pPr>
      <w:r>
        <w:t>6.9 Personal Visits and roaming outside office</w:t>
      </w:r>
    </w:p>
    <w:p w14:paraId="1D9D3F0B" w14:textId="77777777" w:rsidR="00837265" w:rsidRDefault="00000000">
      <w:pPr>
        <w:spacing w:after="0"/>
        <w:jc w:val="both"/>
      </w:pPr>
      <w:r>
        <w:t>6.10 Personal Telephone Calls</w:t>
      </w:r>
    </w:p>
    <w:p w14:paraId="3488495C" w14:textId="77777777" w:rsidR="00837265" w:rsidRDefault="00000000">
      <w:pPr>
        <w:spacing w:after="0"/>
        <w:jc w:val="both"/>
      </w:pPr>
      <w:r>
        <w:t xml:space="preserve">6.11 Personal File </w:t>
      </w:r>
    </w:p>
    <w:p w14:paraId="6B732962" w14:textId="77777777" w:rsidR="00837265" w:rsidRDefault="00000000">
      <w:pPr>
        <w:spacing w:after="0"/>
        <w:jc w:val="both"/>
      </w:pPr>
      <w:r>
        <w:t xml:space="preserve">6.12 Dress Code &amp; Appearance </w:t>
      </w:r>
    </w:p>
    <w:p w14:paraId="3C078213" w14:textId="77777777" w:rsidR="00837265" w:rsidRDefault="00000000">
      <w:pPr>
        <w:spacing w:after="0"/>
        <w:jc w:val="both"/>
      </w:pPr>
      <w:r>
        <w:lastRenderedPageBreak/>
        <w:t xml:space="preserve">6.13 Identity Cards </w:t>
      </w:r>
    </w:p>
    <w:p w14:paraId="0715D4EB" w14:textId="77777777" w:rsidR="00837265" w:rsidRDefault="00000000">
      <w:pPr>
        <w:spacing w:after="0"/>
        <w:jc w:val="both"/>
      </w:pPr>
      <w:r>
        <w:t>6.14 Usage of Office Boy</w:t>
      </w:r>
    </w:p>
    <w:p w14:paraId="6B95EFD2" w14:textId="77777777" w:rsidR="00837265" w:rsidRDefault="00000000">
      <w:pPr>
        <w:spacing w:after="0"/>
        <w:jc w:val="both"/>
      </w:pPr>
      <w:r>
        <w:t>6.15 Fire Safety</w:t>
      </w:r>
    </w:p>
    <w:p w14:paraId="721E2AD2" w14:textId="77777777" w:rsidR="00837265" w:rsidRDefault="00000000">
      <w:pPr>
        <w:spacing w:after="0"/>
        <w:jc w:val="both"/>
      </w:pPr>
      <w:r>
        <w:t>6.16 Refreshment Rooms</w:t>
      </w:r>
    </w:p>
    <w:p w14:paraId="0A5DAAE9" w14:textId="77777777" w:rsidR="00837265" w:rsidRDefault="00000000">
      <w:pPr>
        <w:spacing w:after="0"/>
        <w:jc w:val="both"/>
      </w:pPr>
      <w:r>
        <w:t>6.17 Gift Policy</w:t>
      </w:r>
    </w:p>
    <w:p w14:paraId="4672606B" w14:textId="77777777" w:rsidR="00837265" w:rsidRDefault="00000000">
      <w:pPr>
        <w:spacing w:after="0"/>
        <w:jc w:val="both"/>
      </w:pPr>
      <w:r>
        <w:t>6.18 Legal Policy</w:t>
      </w:r>
    </w:p>
    <w:p w14:paraId="2CE9D66B" w14:textId="77777777" w:rsidR="00837265" w:rsidRDefault="00000000">
      <w:pPr>
        <w:spacing w:after="0"/>
        <w:jc w:val="both"/>
      </w:pPr>
      <w:r>
        <w:t>6.19 Misconduct and Disciplinary Action</w:t>
      </w:r>
    </w:p>
    <w:p w14:paraId="21D38FC7" w14:textId="77777777" w:rsidR="00837265" w:rsidRDefault="00000000">
      <w:pPr>
        <w:spacing w:after="0"/>
        <w:jc w:val="both"/>
      </w:pPr>
      <w:r>
        <w:t>6.20 Grievances</w:t>
      </w:r>
    </w:p>
    <w:p w14:paraId="4C3F9504" w14:textId="77777777" w:rsidR="00837265" w:rsidRDefault="00000000">
      <w:pPr>
        <w:spacing w:after="0"/>
        <w:jc w:val="both"/>
      </w:pPr>
      <w:r>
        <w:t>6.21 Energy Consumption and Greenhouse Gasses</w:t>
      </w:r>
    </w:p>
    <w:p w14:paraId="3E449E7C" w14:textId="77777777" w:rsidR="00837265" w:rsidRDefault="00000000">
      <w:pPr>
        <w:spacing w:after="0"/>
        <w:jc w:val="both"/>
      </w:pPr>
      <w:r>
        <w:t>6.22 Travel Policy</w:t>
      </w:r>
    </w:p>
    <w:p w14:paraId="6980C154" w14:textId="77777777" w:rsidR="00837265" w:rsidRDefault="00000000">
      <w:pPr>
        <w:spacing w:after="0"/>
        <w:jc w:val="both"/>
      </w:pPr>
      <w:r>
        <w:t>6.23 COVID-19 Protocols</w:t>
      </w:r>
    </w:p>
    <w:p w14:paraId="0B859BE5" w14:textId="77777777" w:rsidR="00837265" w:rsidRDefault="00837265">
      <w:pPr>
        <w:spacing w:after="0"/>
        <w:jc w:val="both"/>
        <w:rPr>
          <w:b/>
        </w:rPr>
      </w:pPr>
    </w:p>
    <w:p w14:paraId="1FBA54A5" w14:textId="77777777" w:rsidR="00837265" w:rsidRDefault="00000000">
      <w:pPr>
        <w:spacing w:after="0"/>
        <w:jc w:val="both"/>
        <w:rPr>
          <w:b/>
        </w:rPr>
      </w:pPr>
      <w:r>
        <w:rPr>
          <w:b/>
        </w:rPr>
        <w:t>7. WORK FROM HOME POLICY (WFH)…………………………………………………………Page 24</w:t>
      </w:r>
    </w:p>
    <w:p w14:paraId="4A4DF71D" w14:textId="77777777" w:rsidR="00837265" w:rsidRDefault="00000000">
      <w:pPr>
        <w:spacing w:after="0"/>
        <w:jc w:val="both"/>
      </w:pPr>
      <w:r>
        <w:t>7.1 Overview</w:t>
      </w:r>
    </w:p>
    <w:p w14:paraId="2C0DDDB7" w14:textId="77777777" w:rsidR="00837265" w:rsidRDefault="00000000">
      <w:pPr>
        <w:spacing w:after="0"/>
        <w:jc w:val="both"/>
      </w:pPr>
      <w:r>
        <w:t>7.2 Objective</w:t>
      </w:r>
    </w:p>
    <w:p w14:paraId="2AFF8894" w14:textId="77777777" w:rsidR="00837265" w:rsidRDefault="00000000">
      <w:pPr>
        <w:spacing w:after="0"/>
        <w:jc w:val="both"/>
      </w:pPr>
      <w:r>
        <w:t>7.3 Applicability</w:t>
      </w:r>
    </w:p>
    <w:p w14:paraId="28275A1A" w14:textId="77777777" w:rsidR="00837265" w:rsidRDefault="00000000">
      <w:pPr>
        <w:spacing w:after="0"/>
        <w:jc w:val="both"/>
      </w:pPr>
      <w:r>
        <w:t>7.4 Rules</w:t>
      </w:r>
    </w:p>
    <w:p w14:paraId="08B8641A" w14:textId="77777777" w:rsidR="00837265" w:rsidRDefault="00000000">
      <w:pPr>
        <w:spacing w:after="0"/>
        <w:jc w:val="both"/>
      </w:pPr>
      <w:r>
        <w:t xml:space="preserve">7.5 Company </w:t>
      </w:r>
      <w:proofErr w:type="spellStart"/>
      <w:r>
        <w:t>Equipments</w:t>
      </w:r>
      <w:proofErr w:type="spellEnd"/>
    </w:p>
    <w:p w14:paraId="24E4E5F4" w14:textId="77777777" w:rsidR="00837265" w:rsidRDefault="00837265">
      <w:pPr>
        <w:spacing w:after="0"/>
        <w:jc w:val="both"/>
      </w:pPr>
    </w:p>
    <w:p w14:paraId="7C56976E" w14:textId="77777777" w:rsidR="00837265" w:rsidRDefault="00000000">
      <w:pPr>
        <w:spacing w:after="58"/>
        <w:jc w:val="both"/>
      </w:pPr>
      <w:r>
        <w:rPr>
          <w:b/>
        </w:rPr>
        <w:t>8. HOURS OF WORK, LEAVE &amp; ATTENDANCE…………………………………………………………….…. Page 28</w:t>
      </w:r>
    </w:p>
    <w:p w14:paraId="20FC5657" w14:textId="77777777" w:rsidR="00837265" w:rsidRDefault="00000000">
      <w:pPr>
        <w:spacing w:after="0"/>
        <w:jc w:val="both"/>
      </w:pPr>
      <w:r>
        <w:t xml:space="preserve">8.1 Hours of work </w:t>
      </w:r>
    </w:p>
    <w:p w14:paraId="0B89195B" w14:textId="77777777" w:rsidR="00837265" w:rsidRDefault="00000000">
      <w:pPr>
        <w:spacing w:after="0"/>
        <w:jc w:val="both"/>
      </w:pPr>
      <w:r>
        <w:t xml:space="preserve">8.2 EL’s during Probation &amp; Confirmation </w:t>
      </w:r>
    </w:p>
    <w:p w14:paraId="259E720E" w14:textId="77777777" w:rsidR="00837265" w:rsidRDefault="00000000">
      <w:pPr>
        <w:spacing w:after="0"/>
        <w:jc w:val="both"/>
      </w:pPr>
      <w:r>
        <w:t>8.3 PL’s Post Confirmation</w:t>
      </w:r>
    </w:p>
    <w:p w14:paraId="4A8A4D31" w14:textId="77777777" w:rsidR="00837265" w:rsidRDefault="00000000">
      <w:pPr>
        <w:spacing w:after="0"/>
        <w:jc w:val="both"/>
      </w:pPr>
      <w:r>
        <w:t>8.4 Leave Rules</w:t>
      </w:r>
    </w:p>
    <w:p w14:paraId="36C01CEE" w14:textId="77777777" w:rsidR="00837265" w:rsidRDefault="00000000">
      <w:pPr>
        <w:spacing w:after="0"/>
        <w:jc w:val="both"/>
      </w:pPr>
      <w:r>
        <w:t xml:space="preserve">8.5 Attendance and Late marks </w:t>
      </w:r>
    </w:p>
    <w:p w14:paraId="03229EEC" w14:textId="77777777" w:rsidR="00837265" w:rsidRDefault="00000000">
      <w:pPr>
        <w:spacing w:after="0"/>
      </w:pPr>
      <w:r>
        <w:t>8.6 Saturday Shifts</w:t>
      </w:r>
    </w:p>
    <w:p w14:paraId="623769A5" w14:textId="77777777" w:rsidR="00837265" w:rsidRDefault="00000000">
      <w:pPr>
        <w:spacing w:after="0"/>
      </w:pPr>
      <w:r>
        <w:t>8.7 Public Holiday</w:t>
      </w:r>
    </w:p>
    <w:p w14:paraId="02DCDBB4" w14:textId="77777777" w:rsidR="00837265" w:rsidRDefault="00000000">
      <w:pPr>
        <w:spacing w:after="0"/>
      </w:pPr>
      <w:r>
        <w:t>8.8 Long Leave</w:t>
      </w:r>
    </w:p>
    <w:p w14:paraId="6DE53D10" w14:textId="77777777" w:rsidR="00837265" w:rsidRDefault="00000000">
      <w:pPr>
        <w:widowControl/>
        <w:spacing w:after="0"/>
        <w:jc w:val="both"/>
      </w:pPr>
      <w:r>
        <w:t>8.9 Comp off</w:t>
      </w:r>
    </w:p>
    <w:p w14:paraId="0E648342" w14:textId="77777777" w:rsidR="00837265" w:rsidRDefault="00000000">
      <w:pPr>
        <w:widowControl/>
        <w:spacing w:after="0"/>
        <w:jc w:val="both"/>
      </w:pPr>
      <w:r>
        <w:t>8.10 Additional Guidelines for Gurgaon (US &amp; Canada Process) only</w:t>
      </w:r>
    </w:p>
    <w:p w14:paraId="410C2982" w14:textId="77777777" w:rsidR="00837265" w:rsidRDefault="00837265">
      <w:pPr>
        <w:spacing w:after="0"/>
        <w:jc w:val="both"/>
      </w:pPr>
    </w:p>
    <w:p w14:paraId="0AA1325A" w14:textId="77777777" w:rsidR="00837265" w:rsidRDefault="00000000">
      <w:pPr>
        <w:spacing w:after="58"/>
        <w:jc w:val="both"/>
      </w:pPr>
      <w:r>
        <w:rPr>
          <w:b/>
        </w:rPr>
        <w:t>9. COMPENSATION &amp; BENEFITS……….………………………………………………………….………. Page 31</w:t>
      </w:r>
    </w:p>
    <w:p w14:paraId="65155D2B" w14:textId="77777777" w:rsidR="00837265" w:rsidRDefault="00000000">
      <w:pPr>
        <w:spacing w:after="0"/>
        <w:jc w:val="both"/>
      </w:pPr>
      <w:r>
        <w:t xml:space="preserve">9.1 Provident Fund </w:t>
      </w:r>
    </w:p>
    <w:p w14:paraId="7FA4167B" w14:textId="77777777" w:rsidR="00837265" w:rsidRDefault="00000000">
      <w:pPr>
        <w:spacing w:after="0"/>
        <w:jc w:val="both"/>
      </w:pPr>
      <w:r>
        <w:t xml:space="preserve">9.2 E.S.I.C </w:t>
      </w:r>
    </w:p>
    <w:p w14:paraId="54FF610C" w14:textId="77777777" w:rsidR="00837265" w:rsidRDefault="00000000">
      <w:pPr>
        <w:spacing w:after="0"/>
        <w:jc w:val="both"/>
      </w:pPr>
      <w:r>
        <w:t>9.3 Annual Additional Benefit</w:t>
      </w:r>
    </w:p>
    <w:p w14:paraId="643AE6A5" w14:textId="77777777" w:rsidR="00837265" w:rsidRDefault="00000000">
      <w:pPr>
        <w:spacing w:after="0"/>
        <w:jc w:val="both"/>
      </w:pPr>
      <w:r>
        <w:t xml:space="preserve">9.4 Gratuity </w:t>
      </w:r>
    </w:p>
    <w:p w14:paraId="42AF2740" w14:textId="77777777" w:rsidR="00837265" w:rsidRDefault="00000000">
      <w:pPr>
        <w:spacing w:after="0"/>
        <w:jc w:val="both"/>
      </w:pPr>
      <w:r>
        <w:t>9.5 Maternity Benefit</w:t>
      </w:r>
    </w:p>
    <w:p w14:paraId="54819DE3" w14:textId="77777777" w:rsidR="00837265" w:rsidRDefault="00000000">
      <w:pPr>
        <w:spacing w:after="0"/>
        <w:jc w:val="both"/>
      </w:pPr>
      <w:r>
        <w:t xml:space="preserve">9.6 Leave Encashment and Leave Carry Forward </w:t>
      </w:r>
    </w:p>
    <w:p w14:paraId="0B92ECED" w14:textId="77777777" w:rsidR="00837265" w:rsidRDefault="00000000">
      <w:pPr>
        <w:spacing w:after="0"/>
        <w:jc w:val="both"/>
      </w:pPr>
      <w:r>
        <w:t xml:space="preserve">9.7 Mediclaim Policy </w:t>
      </w:r>
    </w:p>
    <w:p w14:paraId="1E980350" w14:textId="7CEECAA5" w:rsidR="00837265" w:rsidDel="00F028FA" w:rsidRDefault="00837265">
      <w:pPr>
        <w:spacing w:after="0"/>
        <w:jc w:val="both"/>
        <w:rPr>
          <w:del w:id="22" w:author="Kush Khalasi" w:date="2025-06-02T14:35:00Z" w16du:dateUtc="2025-06-02T09:05:00Z"/>
        </w:rPr>
      </w:pPr>
    </w:p>
    <w:p w14:paraId="48C3C4EA" w14:textId="77777777" w:rsidR="00837265" w:rsidRDefault="00000000">
      <w:pPr>
        <w:spacing w:after="0"/>
        <w:jc w:val="both"/>
      </w:pPr>
      <w:r>
        <w:t>9.8 Allowance9.9 Expense Reimbursement Process</w:t>
      </w:r>
    </w:p>
    <w:p w14:paraId="19662F55" w14:textId="77777777" w:rsidR="00837265" w:rsidRDefault="00000000">
      <w:pPr>
        <w:spacing w:after="0"/>
        <w:jc w:val="both"/>
      </w:pPr>
      <w:r>
        <w:t>9.10 Taxes and Investment declaration</w:t>
      </w:r>
    </w:p>
    <w:p w14:paraId="0032A00E" w14:textId="77777777" w:rsidR="00837265" w:rsidRDefault="00000000">
      <w:pPr>
        <w:spacing w:after="0"/>
        <w:jc w:val="both"/>
      </w:pPr>
      <w:r>
        <w:t xml:space="preserve">9.11 Mobile Handset </w:t>
      </w:r>
    </w:p>
    <w:p w14:paraId="3132FA33" w14:textId="77777777" w:rsidR="00837265" w:rsidRDefault="00000000">
      <w:pPr>
        <w:spacing w:after="0"/>
        <w:jc w:val="both"/>
      </w:pPr>
      <w:r>
        <w:t xml:space="preserve">9.12 Laptop / Data cards </w:t>
      </w:r>
    </w:p>
    <w:p w14:paraId="0BB54A74" w14:textId="77777777" w:rsidR="00837265" w:rsidRDefault="00837265">
      <w:pPr>
        <w:spacing w:after="0"/>
        <w:jc w:val="both"/>
      </w:pPr>
    </w:p>
    <w:p w14:paraId="44F5F06C" w14:textId="77777777" w:rsidR="00837265" w:rsidRDefault="00000000">
      <w:pPr>
        <w:spacing w:after="0"/>
        <w:jc w:val="both"/>
        <w:rPr>
          <w:b/>
        </w:rPr>
      </w:pPr>
      <w:r>
        <w:rPr>
          <w:b/>
        </w:rPr>
        <w:t>10</w:t>
      </w:r>
      <w:r>
        <w:t xml:space="preserve">. </w:t>
      </w:r>
      <w:r>
        <w:rPr>
          <w:b/>
        </w:rPr>
        <w:t>EXIT AND SEPARATION PROCESS……….………………………………………………………….………. Page 33</w:t>
      </w:r>
    </w:p>
    <w:p w14:paraId="2A15467D" w14:textId="77777777" w:rsidR="00837265" w:rsidRDefault="00000000">
      <w:pPr>
        <w:spacing w:after="0"/>
        <w:jc w:val="both"/>
      </w:pPr>
      <w:r>
        <w:t>10.1 Notice Period</w:t>
      </w:r>
    </w:p>
    <w:p w14:paraId="0D3DE86E" w14:textId="77777777" w:rsidR="00837265" w:rsidRDefault="00000000">
      <w:pPr>
        <w:spacing w:after="0"/>
        <w:jc w:val="both"/>
      </w:pPr>
      <w:r>
        <w:lastRenderedPageBreak/>
        <w:t>10.2 Procedure</w:t>
      </w:r>
    </w:p>
    <w:p w14:paraId="1B0A6E39" w14:textId="77777777" w:rsidR="00837265" w:rsidRDefault="00000000">
      <w:pPr>
        <w:spacing w:after="0"/>
        <w:jc w:val="both"/>
        <w:rPr>
          <w:b/>
        </w:rPr>
      </w:pPr>
      <w:r>
        <w:t>10.3 Retirement Policy</w:t>
      </w:r>
    </w:p>
    <w:p w14:paraId="7A334543" w14:textId="77777777" w:rsidR="00837265" w:rsidRDefault="00837265">
      <w:pPr>
        <w:spacing w:after="0"/>
        <w:jc w:val="both"/>
      </w:pPr>
    </w:p>
    <w:p w14:paraId="1BF52343" w14:textId="77777777" w:rsidR="00837265" w:rsidRDefault="00000000">
      <w:pPr>
        <w:spacing w:after="0"/>
        <w:ind w:right="93"/>
        <w:jc w:val="both"/>
      </w:pPr>
      <w:r>
        <w:rPr>
          <w:b/>
        </w:rPr>
        <w:t>11. HR CONTACT DETAILS…………………………………………………………………............................Page 35</w:t>
      </w:r>
    </w:p>
    <w:p w14:paraId="26568800" w14:textId="77777777" w:rsidR="00837265" w:rsidRDefault="00837265">
      <w:pPr>
        <w:spacing w:after="0"/>
        <w:ind w:right="93"/>
        <w:jc w:val="both"/>
      </w:pPr>
    </w:p>
    <w:p w14:paraId="60AC267D" w14:textId="77777777" w:rsidR="00837265" w:rsidRDefault="00837265">
      <w:pPr>
        <w:spacing w:after="0"/>
        <w:ind w:right="93"/>
        <w:jc w:val="both"/>
      </w:pPr>
    </w:p>
    <w:p w14:paraId="474D75FB" w14:textId="77777777" w:rsidR="00837265" w:rsidRDefault="00837265">
      <w:pPr>
        <w:spacing w:after="0"/>
        <w:ind w:right="93"/>
        <w:jc w:val="both"/>
      </w:pPr>
    </w:p>
    <w:p w14:paraId="01B3FF98" w14:textId="77777777" w:rsidR="00837265" w:rsidRDefault="00837265">
      <w:pPr>
        <w:spacing w:after="0"/>
        <w:ind w:right="93"/>
        <w:jc w:val="both"/>
      </w:pPr>
    </w:p>
    <w:p w14:paraId="716122C9" w14:textId="77777777" w:rsidR="00837265" w:rsidRDefault="00837265">
      <w:pPr>
        <w:spacing w:after="0"/>
        <w:ind w:right="93"/>
        <w:jc w:val="both"/>
      </w:pPr>
    </w:p>
    <w:p w14:paraId="36807E8C" w14:textId="77777777" w:rsidR="00837265" w:rsidRDefault="00837265">
      <w:pPr>
        <w:spacing w:after="0"/>
        <w:ind w:right="93"/>
        <w:jc w:val="both"/>
      </w:pPr>
    </w:p>
    <w:p w14:paraId="7A837F45" w14:textId="77777777" w:rsidR="00837265" w:rsidRDefault="00837265">
      <w:pPr>
        <w:spacing w:after="0"/>
        <w:ind w:right="93"/>
        <w:jc w:val="both"/>
      </w:pPr>
    </w:p>
    <w:p w14:paraId="21B68609" w14:textId="77777777" w:rsidR="00837265" w:rsidRDefault="00837265">
      <w:pPr>
        <w:spacing w:after="0"/>
        <w:ind w:right="93"/>
        <w:jc w:val="both"/>
      </w:pPr>
    </w:p>
    <w:p w14:paraId="7240C66E" w14:textId="77777777" w:rsidR="00837265" w:rsidRDefault="00837265">
      <w:pPr>
        <w:spacing w:after="0"/>
        <w:ind w:right="93"/>
        <w:jc w:val="both"/>
      </w:pPr>
    </w:p>
    <w:p w14:paraId="3A096EE2" w14:textId="77777777" w:rsidR="00837265" w:rsidRDefault="00837265">
      <w:pPr>
        <w:spacing w:after="0"/>
        <w:ind w:right="93"/>
        <w:jc w:val="both"/>
      </w:pPr>
    </w:p>
    <w:p w14:paraId="16EFB6EF" w14:textId="77777777" w:rsidR="00837265" w:rsidRDefault="00837265">
      <w:pPr>
        <w:spacing w:after="0"/>
        <w:ind w:right="93"/>
        <w:jc w:val="both"/>
      </w:pPr>
    </w:p>
    <w:p w14:paraId="0549B8B5" w14:textId="77777777" w:rsidR="00837265" w:rsidRDefault="00837265">
      <w:pPr>
        <w:spacing w:after="0"/>
        <w:ind w:right="93"/>
        <w:jc w:val="both"/>
      </w:pPr>
    </w:p>
    <w:p w14:paraId="783FAEF9" w14:textId="77777777" w:rsidR="00837265" w:rsidRDefault="00837265">
      <w:pPr>
        <w:spacing w:after="0"/>
        <w:ind w:right="93"/>
        <w:jc w:val="both"/>
      </w:pPr>
    </w:p>
    <w:p w14:paraId="3E2881A4" w14:textId="77777777" w:rsidR="00837265" w:rsidRDefault="00837265">
      <w:pPr>
        <w:spacing w:after="0"/>
        <w:ind w:right="93"/>
        <w:jc w:val="both"/>
      </w:pPr>
    </w:p>
    <w:p w14:paraId="33023BBB" w14:textId="77777777" w:rsidR="00837265" w:rsidRDefault="00837265">
      <w:pPr>
        <w:spacing w:after="0"/>
        <w:ind w:right="93"/>
        <w:jc w:val="both"/>
      </w:pPr>
    </w:p>
    <w:p w14:paraId="77BA55E3" w14:textId="77777777" w:rsidR="00837265" w:rsidRDefault="00837265">
      <w:pPr>
        <w:spacing w:after="0"/>
        <w:ind w:right="93"/>
        <w:jc w:val="both"/>
      </w:pPr>
    </w:p>
    <w:p w14:paraId="30733D2C" w14:textId="77777777" w:rsidR="00373B3A" w:rsidRDefault="00373B3A">
      <w:pPr>
        <w:spacing w:after="0"/>
        <w:ind w:right="93"/>
        <w:jc w:val="both"/>
      </w:pPr>
    </w:p>
    <w:p w14:paraId="71D4ACDF" w14:textId="77777777" w:rsidR="00373B3A" w:rsidRDefault="00373B3A">
      <w:pPr>
        <w:spacing w:after="0"/>
        <w:ind w:right="93"/>
        <w:jc w:val="both"/>
      </w:pPr>
    </w:p>
    <w:p w14:paraId="427DE751" w14:textId="77777777" w:rsidR="00837265" w:rsidRDefault="00837265">
      <w:pPr>
        <w:spacing w:after="0"/>
        <w:ind w:right="93"/>
        <w:jc w:val="both"/>
      </w:pPr>
    </w:p>
    <w:p w14:paraId="731FE005" w14:textId="77777777" w:rsidR="00837265" w:rsidRDefault="00837265">
      <w:pPr>
        <w:spacing w:after="0"/>
        <w:ind w:right="93"/>
        <w:jc w:val="both"/>
        <w:rPr>
          <w:ins w:id="23" w:author="Kush Khalasi" w:date="2025-06-02T18:44:00Z" w16du:dateUtc="2025-06-02T13:14:00Z"/>
        </w:rPr>
      </w:pPr>
    </w:p>
    <w:p w14:paraId="321EE937" w14:textId="77777777" w:rsidR="00492CBD" w:rsidRDefault="00492CBD">
      <w:pPr>
        <w:spacing w:after="0"/>
        <w:ind w:right="93"/>
        <w:jc w:val="both"/>
        <w:rPr>
          <w:ins w:id="24" w:author="Kush Khalasi" w:date="2025-06-02T18:44:00Z" w16du:dateUtc="2025-06-02T13:14:00Z"/>
        </w:rPr>
      </w:pPr>
    </w:p>
    <w:p w14:paraId="6BE30DF4" w14:textId="77777777" w:rsidR="00492CBD" w:rsidRDefault="00492CBD">
      <w:pPr>
        <w:spacing w:after="0"/>
        <w:ind w:right="93"/>
        <w:jc w:val="both"/>
        <w:rPr>
          <w:ins w:id="25" w:author="Kush Khalasi" w:date="2025-06-02T18:44:00Z" w16du:dateUtc="2025-06-02T13:14:00Z"/>
        </w:rPr>
      </w:pPr>
    </w:p>
    <w:p w14:paraId="370070A3" w14:textId="77777777" w:rsidR="00492CBD" w:rsidRDefault="00492CBD">
      <w:pPr>
        <w:spacing w:after="0"/>
        <w:ind w:right="93"/>
        <w:jc w:val="both"/>
        <w:rPr>
          <w:ins w:id="26" w:author="Kush Khalasi" w:date="2025-06-02T18:44:00Z" w16du:dateUtc="2025-06-02T13:14:00Z"/>
        </w:rPr>
      </w:pPr>
    </w:p>
    <w:p w14:paraId="21D13868" w14:textId="77777777" w:rsidR="00492CBD" w:rsidRDefault="00492CBD">
      <w:pPr>
        <w:spacing w:after="0"/>
        <w:ind w:right="93"/>
        <w:jc w:val="both"/>
        <w:rPr>
          <w:ins w:id="27" w:author="Kush Khalasi" w:date="2025-06-02T18:44:00Z" w16du:dateUtc="2025-06-02T13:14:00Z"/>
        </w:rPr>
      </w:pPr>
    </w:p>
    <w:p w14:paraId="6FDE8FB5" w14:textId="77777777" w:rsidR="00492CBD" w:rsidRDefault="00492CBD">
      <w:pPr>
        <w:spacing w:after="0"/>
        <w:ind w:right="93"/>
        <w:jc w:val="both"/>
        <w:rPr>
          <w:ins w:id="28" w:author="Kush Khalasi" w:date="2025-06-02T18:44:00Z" w16du:dateUtc="2025-06-02T13:14:00Z"/>
        </w:rPr>
      </w:pPr>
    </w:p>
    <w:p w14:paraId="6173D239" w14:textId="77777777" w:rsidR="00492CBD" w:rsidRDefault="00492CBD">
      <w:pPr>
        <w:spacing w:after="0"/>
        <w:ind w:right="93"/>
        <w:jc w:val="both"/>
        <w:rPr>
          <w:ins w:id="29" w:author="Kush Khalasi" w:date="2025-06-02T18:44:00Z" w16du:dateUtc="2025-06-02T13:14:00Z"/>
        </w:rPr>
      </w:pPr>
    </w:p>
    <w:p w14:paraId="472B2BF7" w14:textId="77777777" w:rsidR="00492CBD" w:rsidRDefault="00492CBD">
      <w:pPr>
        <w:spacing w:after="0"/>
        <w:ind w:right="93"/>
        <w:jc w:val="both"/>
        <w:rPr>
          <w:ins w:id="30" w:author="Kush Khalasi" w:date="2025-06-02T18:44:00Z" w16du:dateUtc="2025-06-02T13:14:00Z"/>
        </w:rPr>
      </w:pPr>
    </w:p>
    <w:p w14:paraId="653C54E2" w14:textId="77777777" w:rsidR="00492CBD" w:rsidRDefault="00492CBD">
      <w:pPr>
        <w:spacing w:after="0"/>
        <w:ind w:right="93"/>
        <w:jc w:val="both"/>
        <w:rPr>
          <w:ins w:id="31" w:author="Kush Khalasi" w:date="2025-06-02T18:44:00Z" w16du:dateUtc="2025-06-02T13:14:00Z"/>
        </w:rPr>
      </w:pPr>
    </w:p>
    <w:p w14:paraId="04F27B22" w14:textId="77777777" w:rsidR="00492CBD" w:rsidRDefault="00492CBD">
      <w:pPr>
        <w:spacing w:after="0"/>
        <w:ind w:right="93"/>
        <w:jc w:val="both"/>
        <w:rPr>
          <w:ins w:id="32" w:author="Kush Khalasi" w:date="2025-06-02T18:44:00Z" w16du:dateUtc="2025-06-02T13:14:00Z"/>
        </w:rPr>
      </w:pPr>
    </w:p>
    <w:p w14:paraId="4708CDEC" w14:textId="77777777" w:rsidR="00492CBD" w:rsidRDefault="00492CBD">
      <w:pPr>
        <w:spacing w:after="0"/>
        <w:ind w:right="93"/>
        <w:jc w:val="both"/>
        <w:rPr>
          <w:ins w:id="33" w:author="Kush Khalasi" w:date="2025-06-02T18:44:00Z" w16du:dateUtc="2025-06-02T13:14:00Z"/>
        </w:rPr>
      </w:pPr>
    </w:p>
    <w:p w14:paraId="768ECAB0" w14:textId="77777777" w:rsidR="00492CBD" w:rsidRDefault="00492CBD">
      <w:pPr>
        <w:spacing w:after="0"/>
        <w:ind w:right="93"/>
        <w:jc w:val="both"/>
      </w:pPr>
    </w:p>
    <w:p w14:paraId="28E2189A" w14:textId="58E080EE" w:rsidR="00837265" w:rsidRDefault="00492CBD">
      <w:pPr>
        <w:spacing w:after="393"/>
        <w:jc w:val="center"/>
        <w:rPr>
          <w:u w:val="single"/>
        </w:rPr>
      </w:pPr>
      <w:ins w:id="34" w:author="Kush Khalasi" w:date="2025-06-02T18:44:00Z" w16du:dateUtc="2025-06-02T13:14:00Z">
        <w:r>
          <w:rPr>
            <w:b/>
            <w:u w:val="single"/>
          </w:rPr>
          <w:br w:type="column"/>
        </w:r>
      </w:ins>
      <w:r>
        <w:rPr>
          <w:b/>
          <w:u w:val="single"/>
        </w:rPr>
        <w:lastRenderedPageBreak/>
        <w:t>1. COMPANY OVERVIEW</w:t>
      </w:r>
    </w:p>
    <w:p w14:paraId="04D69E4C" w14:textId="77777777" w:rsidR="00837265" w:rsidRDefault="00000000">
      <w:pPr>
        <w:spacing w:after="0"/>
        <w:jc w:val="both"/>
      </w:pPr>
      <w:r>
        <w:rPr>
          <w:b/>
        </w:rPr>
        <w:t>1.1 Company Profile:</w:t>
      </w:r>
    </w:p>
    <w:p w14:paraId="38836EA0" w14:textId="77777777" w:rsidR="00837265" w:rsidRDefault="00000000">
      <w:pPr>
        <w:spacing w:after="0"/>
        <w:jc w:val="both"/>
      </w:pPr>
      <w:r>
        <w:t>Riya Group was established in 1980</w:t>
      </w:r>
      <w:r>
        <w:rPr>
          <w:b/>
        </w:rPr>
        <w:t>.  </w:t>
      </w:r>
      <w:r>
        <w:t xml:space="preserve">Spearheaded by </w:t>
      </w:r>
      <w:r>
        <w:rPr>
          <w:b/>
        </w:rPr>
        <w:t xml:space="preserve">Mr. GMJ </w:t>
      </w:r>
      <w:proofErr w:type="spellStart"/>
      <w:r>
        <w:rPr>
          <w:b/>
        </w:rPr>
        <w:t>Thampy</w:t>
      </w:r>
      <w:proofErr w:type="spellEnd"/>
      <w:r>
        <w:rPr>
          <w:b/>
        </w:rPr>
        <w:t>,</w:t>
      </w:r>
      <w:r>
        <w:t xml:space="preserve"> today the company has an extensive network of more than </w:t>
      </w:r>
      <w:r>
        <w:rPr>
          <w:b/>
        </w:rPr>
        <w:t>50+</w:t>
      </w:r>
      <w:r>
        <w:t xml:space="preserve"> branch offices across India &amp; </w:t>
      </w:r>
      <w:r>
        <w:rPr>
          <w:b/>
        </w:rPr>
        <w:t xml:space="preserve">12 </w:t>
      </w:r>
      <w:r>
        <w:t xml:space="preserve">in the </w:t>
      </w:r>
      <w:proofErr w:type="gramStart"/>
      <w:r>
        <w:t>International</w:t>
      </w:r>
      <w:proofErr w:type="gramEnd"/>
      <w:r>
        <w:t xml:space="preserve"> domain. It receives an annual turnover of more than </w:t>
      </w:r>
      <w:r>
        <w:rPr>
          <w:b/>
        </w:rPr>
        <w:t>Rs. 11, 000 Crores</w:t>
      </w:r>
      <w:r>
        <w:t xml:space="preserve"> and employs more than </w:t>
      </w:r>
      <w:r>
        <w:rPr>
          <w:b/>
        </w:rPr>
        <w:t>2500 professionals</w:t>
      </w:r>
      <w:r>
        <w:t xml:space="preserve">. Beginning with </w:t>
      </w:r>
      <w:r>
        <w:rPr>
          <w:b/>
        </w:rPr>
        <w:t>Riya</w:t>
      </w:r>
      <w:r>
        <w:t xml:space="preserve"> </w:t>
      </w:r>
      <w:r>
        <w:rPr>
          <w:b/>
        </w:rPr>
        <w:t>Travels</w:t>
      </w:r>
      <w:r>
        <w:t xml:space="preserve">, later on with </w:t>
      </w:r>
      <w:r>
        <w:rPr>
          <w:b/>
        </w:rPr>
        <w:t>Riya Travel &amp; Tours</w:t>
      </w:r>
      <w:r>
        <w:t xml:space="preserve"> in 1992 and as years passed by new feathers were added on Riya cap </w:t>
      </w:r>
      <w:r>
        <w:rPr>
          <w:b/>
        </w:rPr>
        <w:t xml:space="preserve">such as: </w:t>
      </w:r>
    </w:p>
    <w:p w14:paraId="2537BFA0" w14:textId="77777777" w:rsidR="00837265" w:rsidRDefault="00000000">
      <w:pPr>
        <w:numPr>
          <w:ilvl w:val="0"/>
          <w:numId w:val="36"/>
        </w:numPr>
        <w:spacing w:after="0"/>
        <w:jc w:val="both"/>
      </w:pPr>
      <w:r>
        <w:rPr>
          <w:b/>
        </w:rPr>
        <w:t>Riya Holidays (2007)</w:t>
      </w:r>
    </w:p>
    <w:p w14:paraId="66BF2C3F" w14:textId="77777777" w:rsidR="00837265" w:rsidRDefault="00000000">
      <w:pPr>
        <w:numPr>
          <w:ilvl w:val="0"/>
          <w:numId w:val="36"/>
        </w:numPr>
        <w:spacing w:after="0"/>
        <w:jc w:val="both"/>
      </w:pPr>
      <w:r>
        <w:rPr>
          <w:b/>
        </w:rPr>
        <w:t>Riya Institute of Hospitality (2007)</w:t>
      </w:r>
    </w:p>
    <w:p w14:paraId="4F1165E5" w14:textId="77777777" w:rsidR="00837265" w:rsidRDefault="00000000">
      <w:pPr>
        <w:numPr>
          <w:ilvl w:val="0"/>
          <w:numId w:val="36"/>
        </w:numPr>
        <w:spacing w:after="0"/>
        <w:jc w:val="both"/>
      </w:pPr>
      <w:r>
        <w:rPr>
          <w:b/>
        </w:rPr>
        <w:t>Riya Education (2010)</w:t>
      </w:r>
    </w:p>
    <w:p w14:paraId="697EE971" w14:textId="77777777" w:rsidR="00837265" w:rsidRDefault="00000000">
      <w:pPr>
        <w:numPr>
          <w:ilvl w:val="0"/>
          <w:numId w:val="36"/>
        </w:numPr>
        <w:spacing w:after="0"/>
        <w:jc w:val="both"/>
        <w:rPr>
          <w:b/>
        </w:rPr>
      </w:pPr>
      <w:r>
        <w:rPr>
          <w:b/>
        </w:rPr>
        <w:t>Riya Business Travel (2014)</w:t>
      </w:r>
    </w:p>
    <w:p w14:paraId="44CE796E" w14:textId="77777777" w:rsidR="00837265" w:rsidRDefault="00837265">
      <w:pPr>
        <w:spacing w:after="0"/>
      </w:pPr>
    </w:p>
    <w:p w14:paraId="40154196" w14:textId="77777777" w:rsidR="00837265" w:rsidRDefault="00000000">
      <w:pPr>
        <w:spacing w:after="0"/>
      </w:pPr>
      <w:r>
        <w:t xml:space="preserve">The </w:t>
      </w:r>
      <w:r>
        <w:rPr>
          <w:b/>
        </w:rPr>
        <w:t xml:space="preserve">Registered office </w:t>
      </w:r>
      <w:r>
        <w:t xml:space="preserve">of Riya is situated in Mumbai (Fort), whereas the </w:t>
      </w:r>
      <w:r>
        <w:rPr>
          <w:b/>
        </w:rPr>
        <w:t xml:space="preserve">Corporate Office </w:t>
      </w:r>
      <w:r>
        <w:t xml:space="preserve">is located at Mumbai (Andheri). </w:t>
      </w:r>
      <w:r>
        <w:rPr>
          <w:noProof/>
        </w:rPr>
        <w:drawing>
          <wp:anchor distT="0" distB="0" distL="114300" distR="114300" simplePos="0" relativeHeight="251660288" behindDoc="0" locked="0" layoutInCell="1" hidden="0" allowOverlap="1" wp14:anchorId="03D94DCC" wp14:editId="428A32BF">
            <wp:simplePos x="0" y="0"/>
            <wp:positionH relativeFrom="column">
              <wp:posOffset>38102</wp:posOffset>
            </wp:positionH>
            <wp:positionV relativeFrom="paragraph">
              <wp:posOffset>419100</wp:posOffset>
            </wp:positionV>
            <wp:extent cx="1759131" cy="1951672"/>
            <wp:effectExtent l="12700" t="12700" r="12700" b="12700"/>
            <wp:wrapSquare wrapText="bothSides" distT="0" distB="0" distL="114300" distR="114300"/>
            <wp:docPr id="2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l="32257" t="22073" r="33752" b="19012"/>
                    <a:stretch>
                      <a:fillRect/>
                    </a:stretch>
                  </pic:blipFill>
                  <pic:spPr>
                    <a:xfrm>
                      <a:off x="0" y="0"/>
                      <a:ext cx="1759131" cy="1951672"/>
                    </a:xfrm>
                    <a:prstGeom prst="rect">
                      <a:avLst/>
                    </a:prstGeom>
                    <a:ln w="12700">
                      <a:solidFill>
                        <a:srgbClr val="000000"/>
                      </a:solidFill>
                      <a:prstDash val="solid"/>
                    </a:ln>
                  </pic:spPr>
                </pic:pic>
              </a:graphicData>
            </a:graphic>
          </wp:anchor>
        </w:drawing>
      </w:r>
    </w:p>
    <w:p w14:paraId="0A81DC0E" w14:textId="77777777" w:rsidR="00837265" w:rsidRDefault="00000000">
      <w:pPr>
        <w:spacing w:after="393"/>
        <w:jc w:val="both"/>
      </w:pPr>
      <w:r>
        <w:rPr>
          <w:b/>
        </w:rPr>
        <w:t xml:space="preserve">Riya Travels (1980) </w:t>
      </w:r>
      <w:r>
        <w:t xml:space="preserve">is one of the leading overseas manpower companies in India, renowned for providing recruitment and placement in almost all prominent fields throughout the world. </w:t>
      </w:r>
    </w:p>
    <w:p w14:paraId="32E3C048" w14:textId="77777777" w:rsidR="00837265" w:rsidRDefault="00000000">
      <w:pPr>
        <w:spacing w:after="393"/>
        <w:jc w:val="both"/>
      </w:pPr>
      <w:r>
        <w:rPr>
          <w:b/>
        </w:rPr>
        <w:t xml:space="preserve">Riya Travel &amp; Tours (1992) </w:t>
      </w:r>
      <w:r>
        <w:t xml:space="preserve">is one of the leading </w:t>
      </w:r>
      <w:proofErr w:type="gramStart"/>
      <w:r>
        <w:t>full service</w:t>
      </w:r>
      <w:proofErr w:type="gramEnd"/>
      <w:r>
        <w:t xml:space="preserve"> Travel &amp; Tour Company in India with a track record of consistent growth and profitability. Recognized in the industry and by all Major Airlines as one of the world's leading ticketing agents. </w:t>
      </w:r>
    </w:p>
    <w:p w14:paraId="665450A9" w14:textId="77777777" w:rsidR="00837265" w:rsidRDefault="00000000">
      <w:pPr>
        <w:spacing w:after="393"/>
        <w:jc w:val="both"/>
      </w:pPr>
      <w:r>
        <w:t xml:space="preserve">The launch of </w:t>
      </w:r>
      <w:r>
        <w:rPr>
          <w:b/>
        </w:rPr>
        <w:t xml:space="preserve">Riya Holidays (2007) </w:t>
      </w:r>
      <w:r>
        <w:t xml:space="preserve">comes in order to cater to both group tours as well as for customized individual holiday products to strengthen our position in the leisure travel business. </w:t>
      </w:r>
    </w:p>
    <w:p w14:paraId="4BA760AD" w14:textId="77777777" w:rsidR="00837265" w:rsidRDefault="00000000">
      <w:pPr>
        <w:spacing w:after="393"/>
        <w:jc w:val="both"/>
      </w:pPr>
      <w:r>
        <w:rPr>
          <w:b/>
        </w:rPr>
        <w:t xml:space="preserve">Riya Institute of Hospitality (2007) </w:t>
      </w:r>
      <w:r>
        <w:t xml:space="preserve">we also have a full-fledged Training Centre equipped with latest automation and well experienced faculties to impart training to the staff in Travel and Management, located at a very ideal place in Mumbai. </w:t>
      </w:r>
    </w:p>
    <w:p w14:paraId="6F349B4C" w14:textId="77777777" w:rsidR="00837265" w:rsidRDefault="00000000">
      <w:pPr>
        <w:spacing w:after="393"/>
        <w:jc w:val="both"/>
        <w:rPr>
          <w:b/>
        </w:rPr>
      </w:pPr>
      <w:r>
        <w:t xml:space="preserve">Riya has also moved on to the technology platform with </w:t>
      </w:r>
      <w:r>
        <w:rPr>
          <w:b/>
        </w:rPr>
        <w:t xml:space="preserve">Riya Connect (2007) </w:t>
      </w:r>
      <w:r>
        <w:t xml:space="preserve">to effectively and efficiently distribute its products to the suppliers. Riya Connect is an </w:t>
      </w:r>
      <w:proofErr w:type="gramStart"/>
      <w:r>
        <w:t>application based</w:t>
      </w:r>
      <w:proofErr w:type="gramEnd"/>
      <w:r>
        <w:t xml:space="preserve"> tool that needs to be installed on the agent's PCs and it can be utilized for online ticket booking by them. As of now, it </w:t>
      </w:r>
      <w:r>
        <w:rPr>
          <w:b/>
        </w:rPr>
        <w:t>is being used by approximately 5000 agents all over India.</w:t>
      </w:r>
    </w:p>
    <w:p w14:paraId="50369344" w14:textId="77777777" w:rsidR="00837265" w:rsidRDefault="00000000">
      <w:pPr>
        <w:spacing w:after="393"/>
        <w:jc w:val="both"/>
      </w:pPr>
      <w:r>
        <w:rPr>
          <w:b/>
        </w:rPr>
        <w:t xml:space="preserve">Riya Education (2010) </w:t>
      </w:r>
      <w:r>
        <w:t>provides tremendous opportunities for students to experience global exposure. We extend guidance &amp; assistance to students for overseas education. Our core activity lies in assisting students to make the right choice with regard to pursuing education abroad.</w:t>
      </w:r>
    </w:p>
    <w:p w14:paraId="58BC7DD4" w14:textId="77777777" w:rsidR="00837265" w:rsidRDefault="00000000">
      <w:pPr>
        <w:spacing w:after="0"/>
      </w:pPr>
      <w:r>
        <w:t xml:space="preserve">With Value Oriented Services as our Core Objective, we are the country’s largest Flight consolidator. Besides offering </w:t>
      </w:r>
    </w:p>
    <w:p w14:paraId="52341DF5" w14:textId="77777777" w:rsidR="00837265" w:rsidRDefault="00000000">
      <w:pPr>
        <w:spacing w:after="0"/>
      </w:pPr>
      <w:r>
        <w:t>Visa, Bus, Car Rental, Forex, Overseas Travel Insurance and other ancillary products to our customers. </w:t>
      </w:r>
    </w:p>
    <w:p w14:paraId="346E2815" w14:textId="77777777" w:rsidR="00837265" w:rsidRDefault="00000000">
      <w:pPr>
        <w:spacing w:after="0"/>
        <w:rPr>
          <w:b/>
        </w:rPr>
      </w:pPr>
      <w:r>
        <w:rPr>
          <w:b/>
        </w:rPr>
        <w:t>Riya Business Travel (2014)</w:t>
      </w:r>
      <w:r>
        <w:t xml:space="preserve"> caters to corporate clients be it a small, medium or large. RBT fulfills all the travel related requirements of the corporates. To provide great service and maximum support, RBT also implants expert travel consultants at client’s location to ensure maximum customer delight. </w:t>
      </w:r>
    </w:p>
    <w:p w14:paraId="07953D90" w14:textId="77777777" w:rsidR="00373B3A" w:rsidRDefault="00373B3A">
      <w:pPr>
        <w:spacing w:after="0"/>
      </w:pPr>
    </w:p>
    <w:p w14:paraId="21C5E6B2" w14:textId="77777777" w:rsidR="00837265" w:rsidRDefault="00000000">
      <w:pPr>
        <w:spacing w:after="0"/>
        <w:jc w:val="both"/>
        <w:rPr>
          <w:b/>
        </w:rPr>
      </w:pPr>
      <w:r>
        <w:rPr>
          <w:b/>
        </w:rPr>
        <w:t>1.2 Vision and Mission</w:t>
      </w:r>
    </w:p>
    <w:p w14:paraId="40300359" w14:textId="77777777" w:rsidR="00837265" w:rsidRDefault="00837265">
      <w:pPr>
        <w:spacing w:after="0"/>
        <w:jc w:val="both"/>
        <w:rPr>
          <w:b/>
        </w:rPr>
      </w:pPr>
    </w:p>
    <w:p w14:paraId="0CFD33A8" w14:textId="77777777" w:rsidR="00837265" w:rsidRDefault="00000000">
      <w:pPr>
        <w:spacing w:after="0"/>
        <w:jc w:val="both"/>
      </w:pPr>
      <w:r>
        <w:rPr>
          <w:b/>
        </w:rPr>
        <w:t xml:space="preserve">Vision </w:t>
      </w:r>
      <w:r>
        <w:t xml:space="preserve">to </w:t>
      </w:r>
      <w:r>
        <w:rPr>
          <w:b/>
        </w:rPr>
        <w:t>“Expect the Expected”</w:t>
      </w:r>
      <w:r>
        <w:t xml:space="preserve"> thereby ensuring the wellbeing of customers. Riya Group is committed to improve </w:t>
      </w:r>
    </w:p>
    <w:p w14:paraId="68B36662" w14:textId="77777777" w:rsidR="00837265" w:rsidRDefault="00000000">
      <w:pPr>
        <w:spacing w:after="0"/>
        <w:jc w:val="both"/>
      </w:pPr>
      <w:r>
        <w:t xml:space="preserve">the quality of life in communities in which the company operates according to the customer needs. Among the whole lot of cut throat competition only Riya Group can deliver the best. </w:t>
      </w:r>
    </w:p>
    <w:p w14:paraId="456B99D7" w14:textId="77777777" w:rsidR="00837265" w:rsidRDefault="00837265">
      <w:pPr>
        <w:spacing w:after="0"/>
      </w:pPr>
    </w:p>
    <w:p w14:paraId="4BF99795" w14:textId="77777777" w:rsidR="00837265" w:rsidRDefault="00000000">
      <w:pPr>
        <w:spacing w:after="0"/>
        <w:jc w:val="both"/>
      </w:pPr>
      <w:r>
        <w:rPr>
          <w:b/>
        </w:rPr>
        <w:t xml:space="preserve">Mission </w:t>
      </w:r>
    </w:p>
    <w:p w14:paraId="41391E19" w14:textId="77777777" w:rsidR="00837265" w:rsidRDefault="00000000">
      <w:pPr>
        <w:spacing w:after="393"/>
        <w:jc w:val="both"/>
      </w:pPr>
      <w:r>
        <w:t xml:space="preserve">To be a world class travel service provider, with a customer-centric and value-oriented approach in all our activities. </w:t>
      </w:r>
    </w:p>
    <w:p w14:paraId="47447F4C" w14:textId="77777777" w:rsidR="00837265" w:rsidRDefault="00000000">
      <w:pPr>
        <w:spacing w:after="0"/>
        <w:jc w:val="both"/>
      </w:pPr>
      <w:r>
        <w:rPr>
          <w:b/>
        </w:rPr>
        <w:t>1.3 Work Culture and Environment at Riya:</w:t>
      </w:r>
    </w:p>
    <w:p w14:paraId="29D454C3" w14:textId="77777777" w:rsidR="00837265" w:rsidRDefault="00000000">
      <w:pPr>
        <w:spacing w:after="0"/>
        <w:jc w:val="both"/>
      </w:pPr>
      <w:r>
        <w:t xml:space="preserve">We value and respect all our employees. It is our attempt at Riya Group to facilitate an atmosphere that encourages our team to grow, develop and perform to the best of their ability. Poised as we are on the threshold of enormous expansion, our emphasis on development of our team has strengthened, for we realize how impossible a task it will be without a concerted effort from each and every one of us.  </w:t>
      </w:r>
      <w:r>
        <w:rPr>
          <w:b/>
        </w:rPr>
        <w:t xml:space="preserve">At Riya we believe in </w:t>
      </w:r>
    </w:p>
    <w:p w14:paraId="51C481A0" w14:textId="77777777" w:rsidR="00837265" w:rsidRDefault="00000000">
      <w:pPr>
        <w:numPr>
          <w:ilvl w:val="0"/>
          <w:numId w:val="27"/>
        </w:numPr>
        <w:spacing w:after="0"/>
        <w:jc w:val="both"/>
      </w:pPr>
      <w:r>
        <w:t>Team Spirit &amp; Leadership.</w:t>
      </w:r>
    </w:p>
    <w:p w14:paraId="7AADA738" w14:textId="77777777" w:rsidR="00837265" w:rsidRDefault="00000000">
      <w:pPr>
        <w:numPr>
          <w:ilvl w:val="0"/>
          <w:numId w:val="27"/>
        </w:numPr>
        <w:spacing w:after="0"/>
        <w:jc w:val="both"/>
      </w:pPr>
      <w:r>
        <w:t>High standards of excellence and ethics.</w:t>
      </w:r>
    </w:p>
    <w:p w14:paraId="72F51636" w14:textId="77777777" w:rsidR="00837265" w:rsidRDefault="00000000">
      <w:pPr>
        <w:numPr>
          <w:ilvl w:val="0"/>
          <w:numId w:val="27"/>
        </w:numPr>
        <w:spacing w:after="0"/>
        <w:jc w:val="both"/>
      </w:pPr>
      <w:r>
        <w:t>Commitment towards quality, innovation and efficiency.</w:t>
      </w:r>
    </w:p>
    <w:p w14:paraId="3F621406" w14:textId="77777777" w:rsidR="00837265" w:rsidRDefault="00000000">
      <w:pPr>
        <w:numPr>
          <w:ilvl w:val="0"/>
          <w:numId w:val="27"/>
        </w:numPr>
        <w:spacing w:after="0"/>
        <w:jc w:val="both"/>
      </w:pPr>
      <w:r>
        <w:t xml:space="preserve">Continuous reach towards higher success and bigger projects with a clear vision and powerful commitment. </w:t>
      </w:r>
    </w:p>
    <w:p w14:paraId="30A6EE24" w14:textId="77777777" w:rsidR="00837265" w:rsidRDefault="00000000">
      <w:pPr>
        <w:numPr>
          <w:ilvl w:val="0"/>
          <w:numId w:val="27"/>
        </w:numPr>
        <w:spacing w:after="0"/>
        <w:jc w:val="both"/>
      </w:pPr>
      <w:r>
        <w:t>Building long term relationships with our employees and customers.</w:t>
      </w:r>
    </w:p>
    <w:p w14:paraId="0F0AAB41" w14:textId="77777777" w:rsidR="00837265" w:rsidRDefault="00837265">
      <w:pPr>
        <w:spacing w:after="0"/>
        <w:jc w:val="both"/>
      </w:pPr>
    </w:p>
    <w:p w14:paraId="27589DBA" w14:textId="77777777" w:rsidR="00837265" w:rsidRDefault="00000000">
      <w:pPr>
        <w:spacing w:after="0"/>
        <w:jc w:val="both"/>
      </w:pPr>
      <w:r>
        <w:t xml:space="preserve">We value diversity and believe that a diverse workplace builds a competitive advantage. For instance, decisions regarding hiring, promotion, termination, transfer, leave of absence or compensation should only be based on relevant business factors. </w:t>
      </w:r>
    </w:p>
    <w:p w14:paraId="0DA7BC7E" w14:textId="77777777" w:rsidR="00837265" w:rsidRDefault="00837265">
      <w:pPr>
        <w:spacing w:after="0"/>
        <w:jc w:val="both"/>
      </w:pPr>
    </w:p>
    <w:p w14:paraId="76F6F208" w14:textId="77777777" w:rsidR="00837265" w:rsidRDefault="00000000">
      <w:pPr>
        <w:spacing w:after="0"/>
        <w:jc w:val="both"/>
      </w:pPr>
      <w:r>
        <w:t xml:space="preserve">We must also ensure that we never verbally or physically mistreat others or engage in offensive behavior, and we should not tolerate those who do. This includes harassing, bullying, abusive or intimidating treatment, inappropriate language or gestures, disorderly conduct, violence and any other conduct that interferes with a co-worker’s ability to </w:t>
      </w:r>
    </w:p>
    <w:p w14:paraId="7AB008F3" w14:textId="77777777" w:rsidR="00837265" w:rsidRDefault="00837265">
      <w:pPr>
        <w:spacing w:after="0"/>
        <w:jc w:val="both"/>
      </w:pPr>
    </w:p>
    <w:p w14:paraId="4E544FC8" w14:textId="77777777" w:rsidR="00837265" w:rsidRDefault="00000000">
      <w:pPr>
        <w:spacing w:after="0"/>
        <w:jc w:val="both"/>
      </w:pPr>
      <w:r>
        <w:t xml:space="preserve">do his or her job. The Company’ prohibits harassment by any employee of the Company towards other employees as well as outside vendors and customers. </w:t>
      </w:r>
    </w:p>
    <w:p w14:paraId="13858F17" w14:textId="77777777" w:rsidR="00837265" w:rsidRDefault="00837265">
      <w:pPr>
        <w:spacing w:after="0"/>
        <w:jc w:val="both"/>
      </w:pPr>
    </w:p>
    <w:p w14:paraId="05CF1A42" w14:textId="77777777" w:rsidR="00837265" w:rsidRDefault="00000000">
      <w:pPr>
        <w:spacing w:after="0"/>
        <w:jc w:val="both"/>
      </w:pPr>
      <w:r>
        <w:t xml:space="preserve">If you wish to report a concern, you may reach out to us on </w:t>
      </w:r>
      <w:hyperlink r:id="rId10">
        <w:r w:rsidR="00837265">
          <w:rPr>
            <w:color w:val="1155CC"/>
            <w:u w:val="single"/>
          </w:rPr>
          <w:t>hr@riya.travel</w:t>
        </w:r>
      </w:hyperlink>
      <w:r>
        <w:t>.</w:t>
      </w:r>
    </w:p>
    <w:p w14:paraId="752F1297" w14:textId="77777777" w:rsidR="00837265" w:rsidRDefault="00837265">
      <w:pPr>
        <w:spacing w:after="0"/>
        <w:rPr>
          <w:b/>
          <w:u w:val="single"/>
        </w:rPr>
      </w:pPr>
    </w:p>
    <w:p w14:paraId="30E276E7" w14:textId="77777777" w:rsidR="00665752" w:rsidRPr="00665752" w:rsidRDefault="00665752" w:rsidP="00665752">
      <w:pPr>
        <w:spacing w:after="0"/>
        <w:rPr>
          <w:ins w:id="35" w:author="Kush Khalasi" w:date="2025-06-02T12:52:00Z"/>
          <w:b/>
          <w:u w:val="single"/>
        </w:rPr>
      </w:pPr>
      <w:ins w:id="36" w:author="Kush Khalasi" w:date="2025-06-02T12:52:00Z">
        <w:r w:rsidRPr="00665752">
          <w:rPr>
            <w:b/>
            <w:u w:val="single"/>
          </w:rPr>
          <w:t xml:space="preserve">1.4 Applicability </w:t>
        </w:r>
      </w:ins>
    </w:p>
    <w:p w14:paraId="7AF854EE" w14:textId="77777777" w:rsidR="00665752" w:rsidRPr="00665752" w:rsidRDefault="00665752" w:rsidP="00665752">
      <w:pPr>
        <w:spacing w:after="0"/>
        <w:rPr>
          <w:ins w:id="37" w:author="Kush Khalasi" w:date="2025-06-02T12:52:00Z"/>
          <w:b/>
          <w:u w:val="single"/>
        </w:rPr>
      </w:pPr>
    </w:p>
    <w:p w14:paraId="23DF2693" w14:textId="77777777" w:rsidR="00665752" w:rsidRPr="00665752" w:rsidRDefault="00665752">
      <w:pPr>
        <w:spacing w:after="0"/>
        <w:jc w:val="both"/>
        <w:rPr>
          <w:ins w:id="38" w:author="Kush Khalasi" w:date="2025-06-02T12:52:00Z"/>
          <w:bCs/>
          <w:u w:val="single"/>
          <w:rPrChange w:id="39" w:author="Kush Khalasi" w:date="2025-06-02T12:53:00Z" w16du:dateUtc="2025-06-02T07:23:00Z">
            <w:rPr>
              <w:ins w:id="40" w:author="Kush Khalasi" w:date="2025-06-02T12:52:00Z"/>
              <w:b/>
              <w:u w:val="single"/>
            </w:rPr>
          </w:rPrChange>
        </w:rPr>
        <w:pPrChange w:id="41" w:author="Kush Khalasi" w:date="2025-06-02T12:53:00Z" w16du:dateUtc="2025-06-02T07:23:00Z">
          <w:pPr>
            <w:spacing w:after="0"/>
          </w:pPr>
        </w:pPrChange>
      </w:pPr>
      <w:ins w:id="42" w:author="Kush Khalasi" w:date="2025-06-02T12:52:00Z">
        <w:r w:rsidRPr="00665752">
          <w:rPr>
            <w:bCs/>
            <w:u w:val="single"/>
            <w:rPrChange w:id="43" w:author="Kush Khalasi" w:date="2025-06-02T12:53:00Z" w16du:dateUtc="2025-06-02T07:23:00Z">
              <w:rPr>
                <w:b/>
                <w:u w:val="single"/>
              </w:rPr>
            </w:rPrChange>
          </w:rPr>
          <w:t>This Employee Handbook is applicable to all offices and operational locations of Riya Travels and Tours (India) Private Limited, as listed in the table below. It covers all employees—whether permanent, temporary, contractual, or part-time—as well as stakeholders who are directly or indirectly associated with the company, including consultants, interns, vendors, service providers, and other third-party partners.</w:t>
        </w:r>
      </w:ins>
    </w:p>
    <w:p w14:paraId="42D78F79" w14:textId="77777777" w:rsidR="00665752" w:rsidRPr="00665752" w:rsidRDefault="00665752">
      <w:pPr>
        <w:spacing w:after="0"/>
        <w:jc w:val="both"/>
        <w:rPr>
          <w:ins w:id="44" w:author="Kush Khalasi" w:date="2025-06-02T12:52:00Z"/>
          <w:bCs/>
          <w:u w:val="single"/>
          <w:rPrChange w:id="45" w:author="Kush Khalasi" w:date="2025-06-02T12:53:00Z" w16du:dateUtc="2025-06-02T07:23:00Z">
            <w:rPr>
              <w:ins w:id="46" w:author="Kush Khalasi" w:date="2025-06-02T12:52:00Z"/>
              <w:b/>
              <w:u w:val="single"/>
            </w:rPr>
          </w:rPrChange>
        </w:rPr>
        <w:pPrChange w:id="47" w:author="Kush Khalasi" w:date="2025-06-02T12:53:00Z" w16du:dateUtc="2025-06-02T07:23:00Z">
          <w:pPr>
            <w:spacing w:after="0"/>
          </w:pPr>
        </w:pPrChange>
      </w:pPr>
    </w:p>
    <w:p w14:paraId="62A7E607" w14:textId="77777777" w:rsidR="00665752" w:rsidRPr="00665752" w:rsidRDefault="00665752">
      <w:pPr>
        <w:spacing w:after="0"/>
        <w:jc w:val="both"/>
        <w:rPr>
          <w:ins w:id="48" w:author="Kush Khalasi" w:date="2025-06-02T12:52:00Z"/>
          <w:bCs/>
          <w:u w:val="single"/>
          <w:rPrChange w:id="49" w:author="Kush Khalasi" w:date="2025-06-02T12:53:00Z" w16du:dateUtc="2025-06-02T07:23:00Z">
            <w:rPr>
              <w:ins w:id="50" w:author="Kush Khalasi" w:date="2025-06-02T12:52:00Z"/>
              <w:b/>
              <w:u w:val="single"/>
            </w:rPr>
          </w:rPrChange>
        </w:rPr>
        <w:pPrChange w:id="51" w:author="Kush Khalasi" w:date="2025-06-02T12:53:00Z" w16du:dateUtc="2025-06-02T07:23:00Z">
          <w:pPr>
            <w:spacing w:after="0"/>
          </w:pPr>
        </w:pPrChange>
      </w:pPr>
      <w:ins w:id="52" w:author="Kush Khalasi" w:date="2025-06-02T12:52:00Z">
        <w:r w:rsidRPr="00665752">
          <w:rPr>
            <w:bCs/>
            <w:u w:val="single"/>
            <w:rPrChange w:id="53" w:author="Kush Khalasi" w:date="2025-06-02T12:53:00Z" w16du:dateUtc="2025-06-02T07:23:00Z">
              <w:rPr>
                <w:b/>
                <w:u w:val="single"/>
              </w:rPr>
            </w:rPrChange>
          </w:rPr>
          <w:t>The purpose of this handbook is to ensure consistency in policies, values, and standards across all our locations and among all individuals who contribute to Riya Group’s success.</w:t>
        </w:r>
      </w:ins>
    </w:p>
    <w:p w14:paraId="5E3088E9" w14:textId="77777777" w:rsidR="00665752" w:rsidRPr="00665752" w:rsidRDefault="00665752">
      <w:pPr>
        <w:spacing w:after="0"/>
        <w:jc w:val="both"/>
        <w:rPr>
          <w:ins w:id="54" w:author="Kush Khalasi" w:date="2025-06-02T12:52:00Z"/>
          <w:bCs/>
          <w:u w:val="single"/>
          <w:rPrChange w:id="55" w:author="Kush Khalasi" w:date="2025-06-02T12:53:00Z" w16du:dateUtc="2025-06-02T07:23:00Z">
            <w:rPr>
              <w:ins w:id="56" w:author="Kush Khalasi" w:date="2025-06-02T12:52:00Z"/>
              <w:b/>
              <w:u w:val="single"/>
            </w:rPr>
          </w:rPrChange>
        </w:rPr>
        <w:pPrChange w:id="57" w:author="Kush Khalasi" w:date="2025-06-02T12:53:00Z" w16du:dateUtc="2025-06-02T07:23:00Z">
          <w:pPr>
            <w:spacing w:after="0"/>
          </w:pPr>
        </w:pPrChange>
      </w:pPr>
    </w:p>
    <w:p w14:paraId="070141D8" w14:textId="77777777" w:rsidR="00665752" w:rsidRPr="00665752" w:rsidRDefault="00665752">
      <w:pPr>
        <w:spacing w:after="0"/>
        <w:jc w:val="both"/>
        <w:rPr>
          <w:ins w:id="58" w:author="Kush Khalasi" w:date="2025-06-02T12:52:00Z"/>
          <w:bCs/>
          <w:u w:val="single"/>
          <w:rPrChange w:id="59" w:author="Kush Khalasi" w:date="2025-06-02T12:53:00Z" w16du:dateUtc="2025-06-02T07:23:00Z">
            <w:rPr>
              <w:ins w:id="60" w:author="Kush Khalasi" w:date="2025-06-02T12:52:00Z"/>
              <w:b/>
              <w:u w:val="single"/>
            </w:rPr>
          </w:rPrChange>
        </w:rPr>
        <w:pPrChange w:id="61" w:author="Kush Khalasi" w:date="2025-06-02T12:53:00Z" w16du:dateUtc="2025-06-02T07:23:00Z">
          <w:pPr>
            <w:spacing w:after="0"/>
          </w:pPr>
        </w:pPrChange>
      </w:pPr>
      <w:ins w:id="62" w:author="Kush Khalasi" w:date="2025-06-02T12:52:00Z">
        <w:r w:rsidRPr="00665752">
          <w:rPr>
            <w:bCs/>
            <w:u w:val="single"/>
            <w:rPrChange w:id="63" w:author="Kush Khalasi" w:date="2025-06-02T12:53:00Z" w16du:dateUtc="2025-06-02T07:23:00Z">
              <w:rPr>
                <w:b/>
                <w:u w:val="single"/>
              </w:rPr>
            </w:rPrChange>
          </w:rPr>
          <w:t>The following table provides a list of all applicable Riya Travels locations:</w:t>
        </w:r>
      </w:ins>
    </w:p>
    <w:tbl>
      <w:tblPr>
        <w:tblW w:w="5000" w:type="pct"/>
        <w:tblLook w:val="04A0" w:firstRow="1" w:lastRow="0" w:firstColumn="1" w:lastColumn="0" w:noHBand="0" w:noVBand="1"/>
        <w:tblPrChange w:id="64" w:author="Kush Khalasi" w:date="2025-06-02T18:57:00Z" w16du:dateUtc="2025-06-02T13:27:00Z">
          <w:tblPr>
            <w:tblW w:w="5000" w:type="pct"/>
            <w:tblLook w:val="04A0" w:firstRow="1" w:lastRow="0" w:firstColumn="1" w:lastColumn="0" w:noHBand="0" w:noVBand="1"/>
          </w:tblPr>
        </w:tblPrChange>
      </w:tblPr>
      <w:tblGrid>
        <w:gridCol w:w="1063"/>
        <w:gridCol w:w="1928"/>
        <w:gridCol w:w="7439"/>
        <w:tblGridChange w:id="65">
          <w:tblGrid>
            <w:gridCol w:w="1063"/>
            <w:gridCol w:w="1"/>
            <w:gridCol w:w="1927"/>
            <w:gridCol w:w="1"/>
            <w:gridCol w:w="7438"/>
          </w:tblGrid>
        </w:tblGridChange>
      </w:tblGrid>
      <w:tr w:rsidR="00EC2EFE" w:rsidRPr="00EC2EFE" w14:paraId="14270665" w14:textId="77777777" w:rsidTr="00EC2EFE">
        <w:trPr>
          <w:trHeight w:val="330"/>
          <w:ins w:id="66" w:author="Kush Khalasi" w:date="2025-06-02T18:56:00Z" w16du:dateUtc="2025-06-02T13:26:00Z"/>
          <w:trPrChange w:id="67" w:author="Kush Khalasi" w:date="2025-06-02T18:57:00Z" w16du:dateUtc="2025-06-02T13:27:00Z">
            <w:trPr>
              <w:trHeight w:val="330"/>
            </w:trPr>
          </w:trPrChange>
        </w:trPr>
        <w:tc>
          <w:tcPr>
            <w:tcW w:w="510" w:type="pct"/>
            <w:tcBorders>
              <w:top w:val="single" w:sz="4" w:space="0" w:color="000000"/>
              <w:left w:val="single" w:sz="4" w:space="0" w:color="000000"/>
              <w:bottom w:val="single" w:sz="4" w:space="0" w:color="000000"/>
              <w:right w:val="single" w:sz="4" w:space="0" w:color="000000"/>
            </w:tcBorders>
            <w:shd w:val="clear" w:color="auto" w:fill="auto"/>
            <w:vAlign w:val="center"/>
            <w:tcPrChange w:id="68" w:author="Kush Khalasi" w:date="2025-06-02T18:57:00Z" w16du:dateUtc="2025-06-02T13:27:00Z">
              <w:tcPr>
                <w:tcW w:w="556"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tcPrChange>
          </w:tcPr>
          <w:p w14:paraId="713BCC7D" w14:textId="3FAE71C6" w:rsidR="00EC2EFE" w:rsidRPr="00EC2EFE" w:rsidRDefault="00EC2EFE" w:rsidP="00EC2EFE">
            <w:pPr>
              <w:widowControl/>
              <w:spacing w:after="0" w:line="240" w:lineRule="auto"/>
              <w:jc w:val="center"/>
              <w:rPr>
                <w:ins w:id="69" w:author="Kush Khalasi" w:date="2025-06-02T18:56:00Z" w16du:dateUtc="2025-06-02T13:26:00Z"/>
                <w:rFonts w:asciiTheme="majorHAnsi" w:eastAsia="Times New Roman" w:hAnsiTheme="majorHAnsi" w:cstheme="majorHAnsi"/>
                <w:color w:val="000000"/>
                <w:lang w:val="en-IN"/>
                <w:rPrChange w:id="70" w:author="Kush Khalasi" w:date="2025-06-02T18:57:00Z" w16du:dateUtc="2025-06-02T13:27:00Z">
                  <w:rPr>
                    <w:ins w:id="71" w:author="Kush Khalasi" w:date="2025-06-02T18:56:00Z" w16du:dateUtc="2025-06-02T13:26:00Z"/>
                    <w:rFonts w:ascii="Quattrocento Sans" w:eastAsia="Times New Roman" w:hAnsi="Quattrocento Sans"/>
                    <w:color w:val="000000"/>
                    <w:lang w:val="en-IN"/>
                  </w:rPr>
                </w:rPrChange>
              </w:rPr>
            </w:pPr>
            <w:ins w:id="72" w:author="Kush Khalasi" w:date="2025-06-02T18:57:00Z" w16du:dateUtc="2025-06-02T13:27:00Z">
              <w:r>
                <w:rPr>
                  <w:rFonts w:asciiTheme="majorHAnsi" w:eastAsia="Times New Roman" w:hAnsiTheme="majorHAnsi" w:cstheme="majorHAnsi"/>
                  <w:color w:val="000000"/>
                  <w:lang w:val="en-IN"/>
                </w:rPr>
                <w:lastRenderedPageBreak/>
                <w:t>Sr. No.</w:t>
              </w:r>
            </w:ins>
          </w:p>
        </w:tc>
        <w:tc>
          <w:tcPr>
            <w:tcW w:w="924" w:type="pct"/>
            <w:tcBorders>
              <w:top w:val="single" w:sz="4" w:space="0" w:color="000000"/>
              <w:left w:val="nil"/>
              <w:bottom w:val="single" w:sz="4" w:space="0" w:color="000000"/>
              <w:right w:val="single" w:sz="4" w:space="0" w:color="000000"/>
            </w:tcBorders>
            <w:shd w:val="clear" w:color="auto" w:fill="auto"/>
            <w:vAlign w:val="center"/>
            <w:tcPrChange w:id="73" w:author="Kush Khalasi" w:date="2025-06-02T18:57:00Z" w16du:dateUtc="2025-06-02T13:27:00Z">
              <w:tcPr>
                <w:tcW w:w="833" w:type="pct"/>
                <w:gridSpan w:val="2"/>
                <w:tcBorders>
                  <w:top w:val="single" w:sz="4" w:space="0" w:color="000000"/>
                  <w:left w:val="nil"/>
                  <w:bottom w:val="single" w:sz="4" w:space="0" w:color="000000"/>
                  <w:right w:val="single" w:sz="4" w:space="0" w:color="000000"/>
                </w:tcBorders>
                <w:shd w:val="clear" w:color="auto" w:fill="auto"/>
                <w:vAlign w:val="center"/>
              </w:tcPr>
            </w:tcPrChange>
          </w:tcPr>
          <w:p w14:paraId="1E20DE35" w14:textId="7EB3EC60" w:rsidR="00EC2EFE" w:rsidRPr="00EC2EFE" w:rsidRDefault="00EC2EFE" w:rsidP="00EC2EFE">
            <w:pPr>
              <w:widowControl/>
              <w:spacing w:after="0" w:line="240" w:lineRule="auto"/>
              <w:jc w:val="center"/>
              <w:rPr>
                <w:ins w:id="74" w:author="Kush Khalasi" w:date="2025-06-02T18:56:00Z" w16du:dateUtc="2025-06-02T13:26:00Z"/>
                <w:rFonts w:asciiTheme="majorHAnsi" w:eastAsia="Times New Roman" w:hAnsiTheme="majorHAnsi" w:cstheme="majorHAnsi"/>
                <w:color w:val="000000"/>
                <w:lang w:val="en-IN"/>
                <w:rPrChange w:id="75" w:author="Kush Khalasi" w:date="2025-06-02T18:57:00Z" w16du:dateUtc="2025-06-02T13:27:00Z">
                  <w:rPr>
                    <w:ins w:id="76" w:author="Kush Khalasi" w:date="2025-06-02T18:56:00Z" w16du:dateUtc="2025-06-02T13:26:00Z"/>
                    <w:rFonts w:ascii="Quattrocento Sans" w:eastAsia="Times New Roman" w:hAnsi="Quattrocento Sans"/>
                    <w:color w:val="000000"/>
                    <w:lang w:val="en-IN"/>
                  </w:rPr>
                </w:rPrChange>
              </w:rPr>
            </w:pPr>
            <w:ins w:id="77" w:author="Kush Khalasi" w:date="2025-06-02T18:57:00Z" w16du:dateUtc="2025-06-02T13:27:00Z">
              <w:r>
                <w:rPr>
                  <w:rFonts w:asciiTheme="majorHAnsi" w:eastAsia="Times New Roman" w:hAnsiTheme="majorHAnsi" w:cstheme="majorHAnsi"/>
                  <w:color w:val="000000"/>
                  <w:lang w:val="en-IN"/>
                </w:rPr>
                <w:t xml:space="preserve">Office </w:t>
              </w:r>
            </w:ins>
          </w:p>
        </w:tc>
        <w:tc>
          <w:tcPr>
            <w:tcW w:w="3566" w:type="pct"/>
            <w:tcBorders>
              <w:top w:val="single" w:sz="4" w:space="0" w:color="000000"/>
              <w:left w:val="nil"/>
              <w:bottom w:val="single" w:sz="4" w:space="0" w:color="000000"/>
              <w:right w:val="single" w:sz="4" w:space="0" w:color="000000"/>
            </w:tcBorders>
            <w:shd w:val="clear" w:color="auto" w:fill="auto"/>
            <w:tcPrChange w:id="78" w:author="Kush Khalasi" w:date="2025-06-02T18:57:00Z" w16du:dateUtc="2025-06-02T13:27:00Z">
              <w:tcPr>
                <w:tcW w:w="3611" w:type="pct"/>
                <w:tcBorders>
                  <w:top w:val="single" w:sz="4" w:space="0" w:color="000000"/>
                  <w:left w:val="nil"/>
                  <w:bottom w:val="single" w:sz="4" w:space="0" w:color="000000"/>
                  <w:right w:val="single" w:sz="4" w:space="0" w:color="000000"/>
                </w:tcBorders>
                <w:shd w:val="clear" w:color="auto" w:fill="auto"/>
              </w:tcPr>
            </w:tcPrChange>
          </w:tcPr>
          <w:p w14:paraId="6DF96866" w14:textId="6BEB41A2" w:rsidR="00EC2EFE" w:rsidRPr="00EC2EFE" w:rsidRDefault="00EC2EFE" w:rsidP="00EC2EFE">
            <w:pPr>
              <w:widowControl/>
              <w:spacing w:after="0" w:line="240" w:lineRule="auto"/>
              <w:jc w:val="center"/>
              <w:rPr>
                <w:ins w:id="79" w:author="Kush Khalasi" w:date="2025-06-02T18:56:00Z" w16du:dateUtc="2025-06-02T13:26:00Z"/>
                <w:rFonts w:asciiTheme="majorHAnsi" w:eastAsia="Times New Roman" w:hAnsiTheme="majorHAnsi" w:cstheme="majorHAnsi"/>
                <w:color w:val="000000"/>
                <w:lang w:val="en-IN"/>
                <w:rPrChange w:id="80" w:author="Kush Khalasi" w:date="2025-06-02T18:57:00Z" w16du:dateUtc="2025-06-02T13:27:00Z">
                  <w:rPr>
                    <w:ins w:id="81" w:author="Kush Khalasi" w:date="2025-06-02T18:56:00Z" w16du:dateUtc="2025-06-02T13:26:00Z"/>
                    <w:rFonts w:ascii="Quattrocento Sans" w:eastAsia="Times New Roman" w:hAnsi="Quattrocento Sans"/>
                    <w:color w:val="000000"/>
                    <w:lang w:val="en-IN"/>
                  </w:rPr>
                </w:rPrChange>
              </w:rPr>
              <w:pPrChange w:id="82" w:author="Kush Khalasi" w:date="2025-06-02T18:57:00Z" w16du:dateUtc="2025-06-02T13:27:00Z">
                <w:pPr>
                  <w:widowControl/>
                  <w:spacing w:after="0" w:line="240" w:lineRule="auto"/>
                </w:pPr>
              </w:pPrChange>
            </w:pPr>
            <w:ins w:id="83" w:author="Kush Khalasi" w:date="2025-06-02T18:57:00Z" w16du:dateUtc="2025-06-02T13:27:00Z">
              <w:r>
                <w:rPr>
                  <w:rFonts w:asciiTheme="majorHAnsi" w:eastAsia="Times New Roman" w:hAnsiTheme="majorHAnsi" w:cstheme="majorHAnsi"/>
                  <w:color w:val="000000"/>
                  <w:lang w:val="en-IN"/>
                </w:rPr>
                <w:t>Address</w:t>
              </w:r>
            </w:ins>
          </w:p>
        </w:tc>
      </w:tr>
      <w:tr w:rsidR="00EC2EFE" w:rsidRPr="00EC2EFE" w14:paraId="4D5CB1DE" w14:textId="77777777" w:rsidTr="00EC2EFE">
        <w:trPr>
          <w:trHeight w:val="330"/>
          <w:ins w:id="84" w:author="Kush Khalasi" w:date="2025-06-02T18:57:00Z" w16du:dateUtc="2025-06-02T13:27:00Z"/>
        </w:trPr>
        <w:tc>
          <w:tcPr>
            <w:tcW w:w="51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80A10B6" w14:textId="100247D1" w:rsidR="00EC2EFE" w:rsidRPr="00EC2EFE" w:rsidRDefault="00EC2EFE" w:rsidP="00EC2EFE">
            <w:pPr>
              <w:widowControl/>
              <w:spacing w:after="0" w:line="240" w:lineRule="auto"/>
              <w:jc w:val="center"/>
              <w:rPr>
                <w:ins w:id="85" w:author="Kush Khalasi" w:date="2025-06-02T18:57:00Z" w16du:dateUtc="2025-06-02T13:27:00Z"/>
                <w:rFonts w:asciiTheme="majorHAnsi" w:eastAsia="Times New Roman" w:hAnsiTheme="majorHAnsi" w:cstheme="majorHAnsi"/>
                <w:color w:val="000000"/>
                <w:lang w:val="en-IN"/>
              </w:rPr>
            </w:pPr>
            <w:ins w:id="86" w:author="Kush Khalasi" w:date="2025-06-02T18:57:00Z" w16du:dateUtc="2025-06-02T13:27:00Z">
              <w:r w:rsidRPr="00780FA3">
                <w:rPr>
                  <w:rFonts w:asciiTheme="majorHAnsi" w:eastAsia="Times New Roman" w:hAnsiTheme="majorHAnsi" w:cstheme="majorHAnsi"/>
                  <w:color w:val="000000"/>
                  <w:lang w:val="en-IN"/>
                </w:rPr>
                <w:t>1</w:t>
              </w:r>
            </w:ins>
          </w:p>
        </w:tc>
        <w:tc>
          <w:tcPr>
            <w:tcW w:w="924" w:type="pct"/>
            <w:tcBorders>
              <w:top w:val="single" w:sz="4" w:space="0" w:color="000000"/>
              <w:left w:val="nil"/>
              <w:bottom w:val="single" w:sz="4" w:space="0" w:color="000000"/>
              <w:right w:val="single" w:sz="4" w:space="0" w:color="000000"/>
            </w:tcBorders>
            <w:shd w:val="clear" w:color="auto" w:fill="auto"/>
            <w:vAlign w:val="center"/>
          </w:tcPr>
          <w:p w14:paraId="45300384" w14:textId="4289E4EF" w:rsidR="00EC2EFE" w:rsidRPr="00EC2EFE" w:rsidRDefault="00EC2EFE" w:rsidP="00EC2EFE">
            <w:pPr>
              <w:widowControl/>
              <w:spacing w:after="0" w:line="240" w:lineRule="auto"/>
              <w:jc w:val="center"/>
              <w:rPr>
                <w:ins w:id="87" w:author="Kush Khalasi" w:date="2025-06-02T18:57:00Z" w16du:dateUtc="2025-06-02T13:27:00Z"/>
                <w:rFonts w:asciiTheme="majorHAnsi" w:eastAsia="Times New Roman" w:hAnsiTheme="majorHAnsi" w:cstheme="majorHAnsi"/>
                <w:color w:val="000000"/>
                <w:lang w:val="en-IN"/>
              </w:rPr>
            </w:pPr>
            <w:ins w:id="88" w:author="Kush Khalasi" w:date="2025-06-02T18:57:00Z" w16du:dateUtc="2025-06-02T13:27:00Z">
              <w:r w:rsidRPr="00780FA3">
                <w:rPr>
                  <w:rFonts w:asciiTheme="majorHAnsi" w:eastAsia="Times New Roman" w:hAnsiTheme="majorHAnsi" w:cstheme="majorHAnsi"/>
                  <w:color w:val="000000"/>
                  <w:lang w:val="en-IN"/>
                </w:rPr>
                <w:t>MUMBAI - Corporate</w:t>
              </w:r>
            </w:ins>
          </w:p>
        </w:tc>
        <w:tc>
          <w:tcPr>
            <w:tcW w:w="3566" w:type="pct"/>
            <w:tcBorders>
              <w:top w:val="single" w:sz="4" w:space="0" w:color="000000"/>
              <w:left w:val="nil"/>
              <w:bottom w:val="single" w:sz="4" w:space="0" w:color="000000"/>
              <w:right w:val="single" w:sz="4" w:space="0" w:color="000000"/>
            </w:tcBorders>
            <w:shd w:val="clear" w:color="auto" w:fill="auto"/>
          </w:tcPr>
          <w:p w14:paraId="5E03A84E" w14:textId="3F206DA8" w:rsidR="00EC2EFE" w:rsidRPr="00EC2EFE" w:rsidRDefault="00EC2EFE" w:rsidP="00EC2EFE">
            <w:pPr>
              <w:widowControl/>
              <w:spacing w:after="0" w:line="240" w:lineRule="auto"/>
              <w:rPr>
                <w:ins w:id="89" w:author="Kush Khalasi" w:date="2025-06-02T18:57:00Z" w16du:dateUtc="2025-06-02T13:27:00Z"/>
                <w:rFonts w:asciiTheme="majorHAnsi" w:eastAsia="Times New Roman" w:hAnsiTheme="majorHAnsi" w:cstheme="majorHAnsi"/>
                <w:color w:val="000000"/>
                <w:lang w:val="en-IN"/>
              </w:rPr>
            </w:pPr>
            <w:ins w:id="90" w:author="Kush Khalasi" w:date="2025-06-02T18:57:00Z" w16du:dateUtc="2025-06-02T13:27:00Z">
              <w:r w:rsidRPr="00780FA3">
                <w:rPr>
                  <w:rFonts w:asciiTheme="majorHAnsi" w:eastAsia="Times New Roman" w:hAnsiTheme="majorHAnsi" w:cstheme="majorHAnsi"/>
                  <w:color w:val="000000"/>
                  <w:lang w:val="en-IN"/>
                </w:rPr>
                <w:t xml:space="preserve">02 &amp; M -1, Leela Business Park, Andheri </w:t>
              </w:r>
              <w:proofErr w:type="spellStart"/>
              <w:r w:rsidRPr="00780FA3">
                <w:rPr>
                  <w:rFonts w:asciiTheme="majorHAnsi" w:eastAsia="Times New Roman" w:hAnsiTheme="majorHAnsi" w:cstheme="majorHAnsi"/>
                  <w:color w:val="000000"/>
                  <w:lang w:val="en-IN"/>
                </w:rPr>
                <w:t>kurla</w:t>
              </w:r>
              <w:proofErr w:type="spellEnd"/>
              <w:r w:rsidRPr="00780FA3">
                <w:rPr>
                  <w:rFonts w:asciiTheme="majorHAnsi" w:eastAsia="Times New Roman" w:hAnsiTheme="majorHAnsi" w:cstheme="majorHAnsi"/>
                  <w:color w:val="000000"/>
                  <w:lang w:val="en-IN"/>
                </w:rPr>
                <w:t xml:space="preserve"> Road, Mumbai 400059</w:t>
              </w:r>
            </w:ins>
          </w:p>
        </w:tc>
      </w:tr>
      <w:tr w:rsidR="00EC2EFE" w:rsidRPr="00EC2EFE" w14:paraId="0AE9977C" w14:textId="77777777" w:rsidTr="00EC2EFE">
        <w:trPr>
          <w:trHeight w:val="285"/>
          <w:ins w:id="91" w:author="Kush Khalasi" w:date="2025-06-02T18:56:00Z" w16du:dateUtc="2025-06-02T13:26:00Z"/>
        </w:trPr>
        <w:tc>
          <w:tcPr>
            <w:tcW w:w="510" w:type="pct"/>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82D158D" w14:textId="77777777" w:rsidR="00EC2EFE" w:rsidRPr="00EC2EFE" w:rsidRDefault="00EC2EFE" w:rsidP="00EC2EFE">
            <w:pPr>
              <w:widowControl/>
              <w:spacing w:after="0" w:line="240" w:lineRule="auto"/>
              <w:jc w:val="center"/>
              <w:rPr>
                <w:ins w:id="92" w:author="Kush Khalasi" w:date="2025-06-02T18:56:00Z" w16du:dateUtc="2025-06-02T13:26:00Z"/>
                <w:rFonts w:asciiTheme="majorHAnsi" w:eastAsia="Times New Roman" w:hAnsiTheme="majorHAnsi" w:cstheme="majorHAnsi"/>
                <w:color w:val="000000"/>
                <w:lang w:val="en-IN"/>
                <w:rPrChange w:id="93" w:author="Kush Khalasi" w:date="2025-06-02T18:57:00Z" w16du:dateUtc="2025-06-02T13:27:00Z">
                  <w:rPr>
                    <w:ins w:id="94" w:author="Kush Khalasi" w:date="2025-06-02T18:56:00Z" w16du:dateUtc="2025-06-02T13:26:00Z"/>
                    <w:rFonts w:ascii="Quattrocento Sans" w:eastAsia="Times New Roman" w:hAnsi="Quattrocento Sans"/>
                    <w:color w:val="000000"/>
                    <w:lang w:val="en-IN"/>
                  </w:rPr>
                </w:rPrChange>
              </w:rPr>
            </w:pPr>
            <w:ins w:id="95" w:author="Kush Khalasi" w:date="2025-06-02T18:56:00Z" w16du:dateUtc="2025-06-02T13:26:00Z">
              <w:r w:rsidRPr="00EC2EFE">
                <w:rPr>
                  <w:rFonts w:asciiTheme="majorHAnsi" w:eastAsia="Times New Roman" w:hAnsiTheme="majorHAnsi" w:cstheme="majorHAnsi"/>
                  <w:color w:val="000000"/>
                  <w:lang w:val="en-IN"/>
                  <w:rPrChange w:id="96" w:author="Kush Khalasi" w:date="2025-06-02T18:57:00Z" w16du:dateUtc="2025-06-02T13:27:00Z">
                    <w:rPr>
                      <w:rFonts w:ascii="Quattrocento Sans" w:eastAsia="Times New Roman" w:hAnsi="Quattrocento Sans"/>
                      <w:color w:val="000000"/>
                      <w:lang w:val="en-IN"/>
                    </w:rPr>
                  </w:rPrChange>
                </w:rPr>
                <w:t>2</w:t>
              </w:r>
            </w:ins>
          </w:p>
        </w:tc>
        <w:tc>
          <w:tcPr>
            <w:tcW w:w="924" w:type="pct"/>
            <w:tcBorders>
              <w:top w:val="single" w:sz="4" w:space="0" w:color="000000"/>
              <w:left w:val="nil"/>
              <w:bottom w:val="single" w:sz="4" w:space="0" w:color="000000"/>
              <w:right w:val="single" w:sz="4" w:space="0" w:color="000000"/>
            </w:tcBorders>
            <w:shd w:val="clear" w:color="auto" w:fill="auto"/>
            <w:vAlign w:val="center"/>
            <w:hideMark/>
          </w:tcPr>
          <w:p w14:paraId="34A0994A" w14:textId="77777777" w:rsidR="00EC2EFE" w:rsidRPr="00EC2EFE" w:rsidRDefault="00EC2EFE" w:rsidP="00EC2EFE">
            <w:pPr>
              <w:widowControl/>
              <w:spacing w:after="0" w:line="240" w:lineRule="auto"/>
              <w:jc w:val="center"/>
              <w:rPr>
                <w:ins w:id="97" w:author="Kush Khalasi" w:date="2025-06-02T18:56:00Z" w16du:dateUtc="2025-06-02T13:26:00Z"/>
                <w:rFonts w:asciiTheme="majorHAnsi" w:eastAsia="Times New Roman" w:hAnsiTheme="majorHAnsi" w:cstheme="majorHAnsi"/>
                <w:color w:val="000000"/>
                <w:lang w:val="en-IN"/>
                <w:rPrChange w:id="98" w:author="Kush Khalasi" w:date="2025-06-02T18:57:00Z" w16du:dateUtc="2025-06-02T13:27:00Z">
                  <w:rPr>
                    <w:ins w:id="99" w:author="Kush Khalasi" w:date="2025-06-02T18:56:00Z" w16du:dateUtc="2025-06-02T13:26:00Z"/>
                    <w:rFonts w:ascii="Quattrocento Sans" w:eastAsia="Times New Roman" w:hAnsi="Quattrocento Sans"/>
                    <w:color w:val="000000"/>
                    <w:lang w:val="en-IN"/>
                  </w:rPr>
                </w:rPrChange>
              </w:rPr>
            </w:pPr>
            <w:ins w:id="100" w:author="Kush Khalasi" w:date="2025-06-02T18:56:00Z" w16du:dateUtc="2025-06-02T13:26:00Z">
              <w:r w:rsidRPr="00EC2EFE">
                <w:rPr>
                  <w:rFonts w:asciiTheme="majorHAnsi" w:eastAsia="Times New Roman" w:hAnsiTheme="majorHAnsi" w:cstheme="majorHAnsi"/>
                  <w:color w:val="000000"/>
                  <w:lang w:val="en-IN"/>
                  <w:rPrChange w:id="101" w:author="Kush Khalasi" w:date="2025-06-02T18:57:00Z" w16du:dateUtc="2025-06-02T13:27:00Z">
                    <w:rPr>
                      <w:rFonts w:ascii="Quattrocento Sans" w:eastAsia="Times New Roman" w:hAnsi="Quattrocento Sans"/>
                      <w:color w:val="000000"/>
                      <w:lang w:val="en-IN"/>
                    </w:rPr>
                  </w:rPrChange>
                </w:rPr>
                <w:t>Mumbai - Andheri(Atlanta)</w:t>
              </w:r>
            </w:ins>
          </w:p>
        </w:tc>
        <w:tc>
          <w:tcPr>
            <w:tcW w:w="3566" w:type="pct"/>
            <w:tcBorders>
              <w:top w:val="single" w:sz="4" w:space="0" w:color="000000"/>
              <w:left w:val="nil"/>
              <w:bottom w:val="single" w:sz="4" w:space="0" w:color="000000"/>
              <w:right w:val="single" w:sz="4" w:space="0" w:color="000000"/>
            </w:tcBorders>
            <w:shd w:val="clear" w:color="auto" w:fill="auto"/>
            <w:hideMark/>
          </w:tcPr>
          <w:p w14:paraId="10258846" w14:textId="77777777" w:rsidR="00EC2EFE" w:rsidRPr="00EC2EFE" w:rsidRDefault="00EC2EFE" w:rsidP="00EC2EFE">
            <w:pPr>
              <w:widowControl/>
              <w:spacing w:after="0" w:line="240" w:lineRule="auto"/>
              <w:rPr>
                <w:ins w:id="102" w:author="Kush Khalasi" w:date="2025-06-02T18:56:00Z" w16du:dateUtc="2025-06-02T13:26:00Z"/>
                <w:rFonts w:asciiTheme="majorHAnsi" w:eastAsia="Times New Roman" w:hAnsiTheme="majorHAnsi" w:cstheme="majorHAnsi"/>
                <w:color w:val="000000"/>
                <w:lang w:val="en-IN"/>
                <w:rPrChange w:id="103" w:author="Kush Khalasi" w:date="2025-06-02T18:57:00Z" w16du:dateUtc="2025-06-02T13:27:00Z">
                  <w:rPr>
                    <w:ins w:id="104" w:author="Kush Khalasi" w:date="2025-06-02T18:56:00Z" w16du:dateUtc="2025-06-02T13:26:00Z"/>
                    <w:rFonts w:ascii="Quattrocento Sans" w:eastAsia="Times New Roman" w:hAnsi="Quattrocento Sans"/>
                    <w:color w:val="000000"/>
                    <w:lang w:val="en-IN"/>
                  </w:rPr>
                </w:rPrChange>
              </w:rPr>
            </w:pPr>
            <w:ins w:id="105" w:author="Kush Khalasi" w:date="2025-06-02T18:56:00Z" w16du:dateUtc="2025-06-02T13:26:00Z">
              <w:r w:rsidRPr="00EC2EFE">
                <w:rPr>
                  <w:rFonts w:asciiTheme="majorHAnsi" w:eastAsia="Times New Roman" w:hAnsiTheme="majorHAnsi" w:cstheme="majorHAnsi"/>
                  <w:color w:val="000000"/>
                  <w:lang w:val="en-IN"/>
                  <w:rPrChange w:id="106" w:author="Kush Khalasi" w:date="2025-06-02T18:57:00Z" w16du:dateUtc="2025-06-02T13:27:00Z">
                    <w:rPr>
                      <w:rFonts w:ascii="Quattrocento Sans" w:eastAsia="Times New Roman" w:hAnsi="Quattrocento Sans"/>
                      <w:color w:val="000000"/>
                      <w:lang w:val="en-IN"/>
                    </w:rPr>
                  </w:rPrChange>
                </w:rPr>
                <w:t>Ground Floor Atlanta Arcade, Opp. The Leela Hotel Church Road Marol, Andheri (E)</w:t>
              </w:r>
            </w:ins>
          </w:p>
        </w:tc>
      </w:tr>
      <w:tr w:rsidR="00EC2EFE" w:rsidRPr="00EC2EFE" w14:paraId="589F8018" w14:textId="77777777" w:rsidTr="00EC2EFE">
        <w:trPr>
          <w:trHeight w:val="285"/>
          <w:ins w:id="107" w:author="Kush Khalasi" w:date="2025-06-02T18:56:00Z" w16du:dateUtc="2025-06-02T13:26:00Z"/>
        </w:trPr>
        <w:tc>
          <w:tcPr>
            <w:tcW w:w="510" w:type="pct"/>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E653069" w14:textId="77777777" w:rsidR="00EC2EFE" w:rsidRPr="00EC2EFE" w:rsidRDefault="00EC2EFE" w:rsidP="00EC2EFE">
            <w:pPr>
              <w:widowControl/>
              <w:spacing w:after="0" w:line="240" w:lineRule="auto"/>
              <w:jc w:val="center"/>
              <w:rPr>
                <w:ins w:id="108" w:author="Kush Khalasi" w:date="2025-06-02T18:56:00Z" w16du:dateUtc="2025-06-02T13:26:00Z"/>
                <w:rFonts w:asciiTheme="majorHAnsi" w:eastAsia="Times New Roman" w:hAnsiTheme="majorHAnsi" w:cstheme="majorHAnsi"/>
                <w:color w:val="000000"/>
                <w:lang w:val="en-IN"/>
                <w:rPrChange w:id="109" w:author="Kush Khalasi" w:date="2025-06-02T18:57:00Z" w16du:dateUtc="2025-06-02T13:27:00Z">
                  <w:rPr>
                    <w:ins w:id="110" w:author="Kush Khalasi" w:date="2025-06-02T18:56:00Z" w16du:dateUtc="2025-06-02T13:26:00Z"/>
                    <w:rFonts w:ascii="Quattrocento Sans" w:eastAsia="Times New Roman" w:hAnsi="Quattrocento Sans"/>
                    <w:color w:val="000000"/>
                    <w:lang w:val="en-IN"/>
                  </w:rPr>
                </w:rPrChange>
              </w:rPr>
            </w:pPr>
            <w:ins w:id="111" w:author="Kush Khalasi" w:date="2025-06-02T18:56:00Z" w16du:dateUtc="2025-06-02T13:26:00Z">
              <w:r w:rsidRPr="00EC2EFE">
                <w:rPr>
                  <w:rFonts w:asciiTheme="majorHAnsi" w:eastAsia="Times New Roman" w:hAnsiTheme="majorHAnsi" w:cstheme="majorHAnsi"/>
                  <w:color w:val="000000"/>
                  <w:lang w:val="en-IN"/>
                  <w:rPrChange w:id="112" w:author="Kush Khalasi" w:date="2025-06-02T18:57:00Z" w16du:dateUtc="2025-06-02T13:27:00Z">
                    <w:rPr>
                      <w:rFonts w:ascii="Quattrocento Sans" w:eastAsia="Times New Roman" w:hAnsi="Quattrocento Sans"/>
                      <w:color w:val="000000"/>
                      <w:lang w:val="en-IN"/>
                    </w:rPr>
                  </w:rPrChange>
                </w:rPr>
                <w:t>3</w:t>
              </w:r>
            </w:ins>
          </w:p>
        </w:tc>
        <w:tc>
          <w:tcPr>
            <w:tcW w:w="924" w:type="pct"/>
            <w:tcBorders>
              <w:top w:val="single" w:sz="4" w:space="0" w:color="000000"/>
              <w:left w:val="nil"/>
              <w:bottom w:val="single" w:sz="4" w:space="0" w:color="000000"/>
              <w:right w:val="single" w:sz="4" w:space="0" w:color="000000"/>
            </w:tcBorders>
            <w:shd w:val="clear" w:color="auto" w:fill="auto"/>
            <w:vAlign w:val="center"/>
            <w:hideMark/>
          </w:tcPr>
          <w:p w14:paraId="4AFF071B" w14:textId="77777777" w:rsidR="00EC2EFE" w:rsidRPr="00EC2EFE" w:rsidRDefault="00EC2EFE" w:rsidP="00EC2EFE">
            <w:pPr>
              <w:widowControl/>
              <w:spacing w:after="0" w:line="240" w:lineRule="auto"/>
              <w:jc w:val="center"/>
              <w:rPr>
                <w:ins w:id="113" w:author="Kush Khalasi" w:date="2025-06-02T18:56:00Z" w16du:dateUtc="2025-06-02T13:26:00Z"/>
                <w:rFonts w:asciiTheme="majorHAnsi" w:eastAsia="Times New Roman" w:hAnsiTheme="majorHAnsi" w:cstheme="majorHAnsi"/>
                <w:color w:val="000000"/>
                <w:lang w:val="en-IN"/>
                <w:rPrChange w:id="114" w:author="Kush Khalasi" w:date="2025-06-02T18:57:00Z" w16du:dateUtc="2025-06-02T13:27:00Z">
                  <w:rPr>
                    <w:ins w:id="115" w:author="Kush Khalasi" w:date="2025-06-02T18:56:00Z" w16du:dateUtc="2025-06-02T13:26:00Z"/>
                    <w:rFonts w:ascii="Quattrocento Sans" w:eastAsia="Times New Roman" w:hAnsi="Quattrocento Sans"/>
                    <w:color w:val="000000"/>
                    <w:lang w:val="en-IN"/>
                  </w:rPr>
                </w:rPrChange>
              </w:rPr>
            </w:pPr>
            <w:ins w:id="116" w:author="Kush Khalasi" w:date="2025-06-02T18:56:00Z" w16du:dateUtc="2025-06-02T13:26:00Z">
              <w:r w:rsidRPr="00EC2EFE">
                <w:rPr>
                  <w:rFonts w:asciiTheme="majorHAnsi" w:eastAsia="Times New Roman" w:hAnsiTheme="majorHAnsi" w:cstheme="majorHAnsi"/>
                  <w:color w:val="000000"/>
                  <w:lang w:val="en-IN"/>
                  <w:rPrChange w:id="117" w:author="Kush Khalasi" w:date="2025-06-02T18:57:00Z" w16du:dateUtc="2025-06-02T13:27:00Z">
                    <w:rPr>
                      <w:rFonts w:ascii="Quattrocento Sans" w:eastAsia="Times New Roman" w:hAnsi="Quattrocento Sans"/>
                      <w:color w:val="000000"/>
                      <w:lang w:val="en-IN"/>
                    </w:rPr>
                  </w:rPrChange>
                </w:rPr>
                <w:t xml:space="preserve">Mumbai - Metro Avenue </w:t>
              </w:r>
            </w:ins>
          </w:p>
        </w:tc>
        <w:tc>
          <w:tcPr>
            <w:tcW w:w="3566" w:type="pct"/>
            <w:tcBorders>
              <w:top w:val="single" w:sz="4" w:space="0" w:color="000000"/>
              <w:left w:val="nil"/>
              <w:bottom w:val="single" w:sz="4" w:space="0" w:color="000000"/>
              <w:right w:val="single" w:sz="4" w:space="0" w:color="000000"/>
            </w:tcBorders>
            <w:shd w:val="clear" w:color="auto" w:fill="auto"/>
            <w:hideMark/>
          </w:tcPr>
          <w:p w14:paraId="34C08448" w14:textId="77777777" w:rsidR="00EC2EFE" w:rsidRPr="00EC2EFE" w:rsidRDefault="00EC2EFE" w:rsidP="00EC2EFE">
            <w:pPr>
              <w:widowControl/>
              <w:spacing w:after="0" w:line="240" w:lineRule="auto"/>
              <w:rPr>
                <w:ins w:id="118" w:author="Kush Khalasi" w:date="2025-06-02T18:56:00Z" w16du:dateUtc="2025-06-02T13:26:00Z"/>
                <w:rFonts w:asciiTheme="majorHAnsi" w:eastAsia="Times New Roman" w:hAnsiTheme="majorHAnsi" w:cstheme="majorHAnsi"/>
                <w:color w:val="000000"/>
                <w:lang w:val="en-IN"/>
                <w:rPrChange w:id="119" w:author="Kush Khalasi" w:date="2025-06-02T18:57:00Z" w16du:dateUtc="2025-06-02T13:27:00Z">
                  <w:rPr>
                    <w:ins w:id="120" w:author="Kush Khalasi" w:date="2025-06-02T18:56:00Z" w16du:dateUtc="2025-06-02T13:26:00Z"/>
                    <w:rFonts w:ascii="Quattrocento Sans" w:eastAsia="Times New Roman" w:hAnsi="Quattrocento Sans"/>
                    <w:color w:val="000000"/>
                    <w:lang w:val="en-IN"/>
                  </w:rPr>
                </w:rPrChange>
              </w:rPr>
            </w:pPr>
            <w:ins w:id="121" w:author="Kush Khalasi" w:date="2025-06-02T18:56:00Z" w16du:dateUtc="2025-06-02T13:26:00Z">
              <w:r w:rsidRPr="00EC2EFE">
                <w:rPr>
                  <w:rFonts w:asciiTheme="majorHAnsi" w:eastAsia="Times New Roman" w:hAnsiTheme="majorHAnsi" w:cstheme="majorHAnsi"/>
                  <w:color w:val="000000"/>
                  <w:lang w:val="en-IN"/>
                  <w:rPrChange w:id="122" w:author="Kush Khalasi" w:date="2025-06-02T18:57:00Z" w16du:dateUtc="2025-06-02T13:27:00Z">
                    <w:rPr>
                      <w:rFonts w:ascii="Quattrocento Sans" w:eastAsia="Times New Roman" w:hAnsi="Quattrocento Sans"/>
                      <w:color w:val="000000"/>
                      <w:lang w:val="en-IN"/>
                    </w:rPr>
                  </w:rPrChange>
                </w:rPr>
                <w:t>Metro Avenue, G-1, Ground floor, Near Western Express Highway Metro Station, Andheri East</w:t>
              </w:r>
            </w:ins>
          </w:p>
        </w:tc>
      </w:tr>
      <w:tr w:rsidR="00EC2EFE" w:rsidRPr="00EC2EFE" w14:paraId="55C05FEA" w14:textId="77777777" w:rsidTr="00EC2EFE">
        <w:trPr>
          <w:trHeight w:val="285"/>
          <w:ins w:id="123" w:author="Kush Khalasi" w:date="2025-06-02T18:56:00Z" w16du:dateUtc="2025-06-02T13:26:00Z"/>
        </w:trPr>
        <w:tc>
          <w:tcPr>
            <w:tcW w:w="510" w:type="pct"/>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A01EC8F" w14:textId="77777777" w:rsidR="00EC2EFE" w:rsidRPr="00EC2EFE" w:rsidRDefault="00EC2EFE" w:rsidP="00EC2EFE">
            <w:pPr>
              <w:widowControl/>
              <w:spacing w:after="0" w:line="240" w:lineRule="auto"/>
              <w:jc w:val="center"/>
              <w:rPr>
                <w:ins w:id="124" w:author="Kush Khalasi" w:date="2025-06-02T18:56:00Z" w16du:dateUtc="2025-06-02T13:26:00Z"/>
                <w:rFonts w:asciiTheme="majorHAnsi" w:eastAsia="Times New Roman" w:hAnsiTheme="majorHAnsi" w:cstheme="majorHAnsi"/>
                <w:color w:val="000000"/>
                <w:lang w:val="en-IN"/>
                <w:rPrChange w:id="125" w:author="Kush Khalasi" w:date="2025-06-02T18:57:00Z" w16du:dateUtc="2025-06-02T13:27:00Z">
                  <w:rPr>
                    <w:ins w:id="126" w:author="Kush Khalasi" w:date="2025-06-02T18:56:00Z" w16du:dateUtc="2025-06-02T13:26:00Z"/>
                    <w:rFonts w:ascii="Quattrocento Sans" w:eastAsia="Times New Roman" w:hAnsi="Quattrocento Sans"/>
                    <w:color w:val="000000"/>
                    <w:lang w:val="en-IN"/>
                  </w:rPr>
                </w:rPrChange>
              </w:rPr>
            </w:pPr>
            <w:ins w:id="127" w:author="Kush Khalasi" w:date="2025-06-02T18:56:00Z" w16du:dateUtc="2025-06-02T13:26:00Z">
              <w:r w:rsidRPr="00EC2EFE">
                <w:rPr>
                  <w:rFonts w:asciiTheme="majorHAnsi" w:eastAsia="Times New Roman" w:hAnsiTheme="majorHAnsi" w:cstheme="majorHAnsi"/>
                  <w:color w:val="000000"/>
                  <w:lang w:val="en-IN"/>
                  <w:rPrChange w:id="128" w:author="Kush Khalasi" w:date="2025-06-02T18:57:00Z" w16du:dateUtc="2025-06-02T13:27:00Z">
                    <w:rPr>
                      <w:rFonts w:ascii="Quattrocento Sans" w:eastAsia="Times New Roman" w:hAnsi="Quattrocento Sans"/>
                      <w:color w:val="000000"/>
                      <w:lang w:val="en-IN"/>
                    </w:rPr>
                  </w:rPrChange>
                </w:rPr>
                <w:t>4</w:t>
              </w:r>
            </w:ins>
          </w:p>
        </w:tc>
        <w:tc>
          <w:tcPr>
            <w:tcW w:w="924" w:type="pct"/>
            <w:tcBorders>
              <w:top w:val="single" w:sz="4" w:space="0" w:color="000000"/>
              <w:left w:val="nil"/>
              <w:bottom w:val="single" w:sz="4" w:space="0" w:color="000000"/>
              <w:right w:val="single" w:sz="4" w:space="0" w:color="000000"/>
            </w:tcBorders>
            <w:shd w:val="clear" w:color="auto" w:fill="auto"/>
            <w:vAlign w:val="center"/>
            <w:hideMark/>
          </w:tcPr>
          <w:p w14:paraId="36DD33F8" w14:textId="77777777" w:rsidR="00EC2EFE" w:rsidRPr="00EC2EFE" w:rsidRDefault="00EC2EFE" w:rsidP="00EC2EFE">
            <w:pPr>
              <w:widowControl/>
              <w:spacing w:after="0" w:line="240" w:lineRule="auto"/>
              <w:jc w:val="center"/>
              <w:rPr>
                <w:ins w:id="129" w:author="Kush Khalasi" w:date="2025-06-02T18:56:00Z" w16du:dateUtc="2025-06-02T13:26:00Z"/>
                <w:rFonts w:asciiTheme="majorHAnsi" w:eastAsia="Times New Roman" w:hAnsiTheme="majorHAnsi" w:cstheme="majorHAnsi"/>
                <w:color w:val="000000"/>
                <w:lang w:val="en-IN"/>
                <w:rPrChange w:id="130" w:author="Kush Khalasi" w:date="2025-06-02T18:57:00Z" w16du:dateUtc="2025-06-02T13:27:00Z">
                  <w:rPr>
                    <w:ins w:id="131" w:author="Kush Khalasi" w:date="2025-06-02T18:56:00Z" w16du:dateUtc="2025-06-02T13:26:00Z"/>
                    <w:rFonts w:ascii="Quattrocento Sans" w:eastAsia="Times New Roman" w:hAnsi="Quattrocento Sans"/>
                    <w:color w:val="000000"/>
                    <w:lang w:val="en-IN"/>
                  </w:rPr>
                </w:rPrChange>
              </w:rPr>
            </w:pPr>
            <w:ins w:id="132" w:author="Kush Khalasi" w:date="2025-06-02T18:56:00Z" w16du:dateUtc="2025-06-02T13:26:00Z">
              <w:r w:rsidRPr="00EC2EFE">
                <w:rPr>
                  <w:rFonts w:asciiTheme="majorHAnsi" w:eastAsia="Times New Roman" w:hAnsiTheme="majorHAnsi" w:cstheme="majorHAnsi"/>
                  <w:color w:val="000000"/>
                  <w:lang w:val="en-IN"/>
                  <w:rPrChange w:id="133" w:author="Kush Khalasi" w:date="2025-06-02T18:57:00Z" w16du:dateUtc="2025-06-02T13:27:00Z">
                    <w:rPr>
                      <w:rFonts w:ascii="Quattrocento Sans" w:eastAsia="Times New Roman" w:hAnsi="Quattrocento Sans"/>
                      <w:color w:val="000000"/>
                      <w:lang w:val="en-IN"/>
                    </w:rPr>
                  </w:rPrChange>
                </w:rPr>
                <w:t>MUMBAI - Fort</w:t>
              </w:r>
            </w:ins>
          </w:p>
        </w:tc>
        <w:tc>
          <w:tcPr>
            <w:tcW w:w="3566" w:type="pct"/>
            <w:tcBorders>
              <w:top w:val="single" w:sz="4" w:space="0" w:color="000000"/>
              <w:left w:val="nil"/>
              <w:bottom w:val="single" w:sz="4" w:space="0" w:color="000000"/>
              <w:right w:val="single" w:sz="4" w:space="0" w:color="000000"/>
            </w:tcBorders>
            <w:shd w:val="clear" w:color="auto" w:fill="auto"/>
            <w:hideMark/>
          </w:tcPr>
          <w:p w14:paraId="5F1F7B0C" w14:textId="77777777" w:rsidR="00EC2EFE" w:rsidRPr="00EC2EFE" w:rsidRDefault="00EC2EFE" w:rsidP="00EC2EFE">
            <w:pPr>
              <w:widowControl/>
              <w:spacing w:after="0" w:line="240" w:lineRule="auto"/>
              <w:rPr>
                <w:ins w:id="134" w:author="Kush Khalasi" w:date="2025-06-02T18:56:00Z" w16du:dateUtc="2025-06-02T13:26:00Z"/>
                <w:rFonts w:asciiTheme="majorHAnsi" w:eastAsia="Times New Roman" w:hAnsiTheme="majorHAnsi" w:cstheme="majorHAnsi"/>
                <w:color w:val="000000"/>
                <w:lang w:val="en-IN"/>
                <w:rPrChange w:id="135" w:author="Kush Khalasi" w:date="2025-06-02T18:57:00Z" w16du:dateUtc="2025-06-02T13:27:00Z">
                  <w:rPr>
                    <w:ins w:id="136" w:author="Kush Khalasi" w:date="2025-06-02T18:56:00Z" w16du:dateUtc="2025-06-02T13:26:00Z"/>
                    <w:rFonts w:ascii="Quattrocento Sans" w:eastAsia="Times New Roman" w:hAnsi="Quattrocento Sans"/>
                    <w:color w:val="000000"/>
                    <w:lang w:val="en-IN"/>
                  </w:rPr>
                </w:rPrChange>
              </w:rPr>
            </w:pPr>
            <w:ins w:id="137" w:author="Kush Khalasi" w:date="2025-06-02T18:56:00Z" w16du:dateUtc="2025-06-02T13:26:00Z">
              <w:r w:rsidRPr="00EC2EFE">
                <w:rPr>
                  <w:rFonts w:asciiTheme="majorHAnsi" w:eastAsia="Times New Roman" w:hAnsiTheme="majorHAnsi" w:cstheme="majorHAnsi"/>
                  <w:color w:val="000000"/>
                  <w:lang w:val="en-IN"/>
                  <w:rPrChange w:id="138" w:author="Kush Khalasi" w:date="2025-06-02T18:57:00Z" w16du:dateUtc="2025-06-02T13:27:00Z">
                    <w:rPr>
                      <w:rFonts w:ascii="Quattrocento Sans" w:eastAsia="Times New Roman" w:hAnsi="Quattrocento Sans"/>
                      <w:color w:val="000000"/>
                      <w:lang w:val="en-IN"/>
                    </w:rPr>
                  </w:rPrChange>
                </w:rPr>
                <w:t xml:space="preserve">237 Gulab Building, P. D’Mello Road, Mumbai - 400 001  &amp; </w:t>
              </w:r>
              <w:proofErr w:type="spellStart"/>
              <w:r w:rsidRPr="00EC2EFE">
                <w:rPr>
                  <w:rFonts w:asciiTheme="majorHAnsi" w:eastAsia="Times New Roman" w:hAnsiTheme="majorHAnsi" w:cstheme="majorHAnsi"/>
                  <w:color w:val="000000"/>
                  <w:lang w:val="en-IN"/>
                  <w:rPrChange w:id="139" w:author="Kush Khalasi" w:date="2025-06-02T18:57:00Z" w16du:dateUtc="2025-06-02T13:27:00Z">
                    <w:rPr>
                      <w:rFonts w:ascii="Quattrocento Sans" w:eastAsia="Times New Roman" w:hAnsi="Quattrocento Sans"/>
                      <w:color w:val="000000"/>
                      <w:lang w:val="en-IN"/>
                    </w:rPr>
                  </w:rPrChange>
                </w:rPr>
                <w:t>Mashraque</w:t>
              </w:r>
              <w:proofErr w:type="spellEnd"/>
              <w:r w:rsidRPr="00EC2EFE">
                <w:rPr>
                  <w:rFonts w:asciiTheme="majorHAnsi" w:eastAsia="Times New Roman" w:hAnsiTheme="majorHAnsi" w:cstheme="majorHAnsi"/>
                  <w:color w:val="000000"/>
                  <w:lang w:val="en-IN"/>
                  <w:rPrChange w:id="140" w:author="Kush Khalasi" w:date="2025-06-02T18:57:00Z" w16du:dateUtc="2025-06-02T13:27:00Z">
                    <w:rPr>
                      <w:rFonts w:ascii="Quattrocento Sans" w:eastAsia="Times New Roman" w:hAnsi="Quattrocento Sans"/>
                      <w:color w:val="000000"/>
                      <w:lang w:val="en-IN"/>
                    </w:rPr>
                  </w:rPrChange>
                </w:rPr>
                <w:t xml:space="preserve"> Building, 227, </w:t>
              </w:r>
              <w:proofErr w:type="spellStart"/>
              <w:r w:rsidRPr="00EC2EFE">
                <w:rPr>
                  <w:rFonts w:asciiTheme="majorHAnsi" w:eastAsia="Times New Roman" w:hAnsiTheme="majorHAnsi" w:cstheme="majorHAnsi"/>
                  <w:color w:val="000000"/>
                  <w:lang w:val="en-IN"/>
                  <w:rPrChange w:id="141" w:author="Kush Khalasi" w:date="2025-06-02T18:57:00Z" w16du:dateUtc="2025-06-02T13:27:00Z">
                    <w:rPr>
                      <w:rFonts w:ascii="Quattrocento Sans" w:eastAsia="Times New Roman" w:hAnsi="Quattrocento Sans"/>
                      <w:color w:val="000000"/>
                      <w:lang w:val="en-IN"/>
                    </w:rPr>
                  </w:rPrChange>
                </w:rPr>
                <w:t>P.D'Mello</w:t>
              </w:r>
              <w:proofErr w:type="spellEnd"/>
              <w:r w:rsidRPr="00EC2EFE">
                <w:rPr>
                  <w:rFonts w:asciiTheme="majorHAnsi" w:eastAsia="Times New Roman" w:hAnsiTheme="majorHAnsi" w:cstheme="majorHAnsi"/>
                  <w:color w:val="000000"/>
                  <w:lang w:val="en-IN"/>
                  <w:rPrChange w:id="142" w:author="Kush Khalasi" w:date="2025-06-02T18:57:00Z" w16du:dateUtc="2025-06-02T13:27:00Z">
                    <w:rPr>
                      <w:rFonts w:ascii="Quattrocento Sans" w:eastAsia="Times New Roman" w:hAnsi="Quattrocento Sans"/>
                      <w:color w:val="000000"/>
                      <w:lang w:val="en-IN"/>
                    </w:rPr>
                  </w:rPrChange>
                </w:rPr>
                <w:t xml:space="preserve"> Road, Fort, Mumbai- 400001</w:t>
              </w:r>
            </w:ins>
          </w:p>
        </w:tc>
      </w:tr>
      <w:tr w:rsidR="00EC2EFE" w:rsidRPr="00EC2EFE" w14:paraId="4059B01A" w14:textId="77777777" w:rsidTr="00EC2EFE">
        <w:trPr>
          <w:trHeight w:val="285"/>
          <w:ins w:id="143" w:author="Kush Khalasi" w:date="2025-06-02T18:56:00Z" w16du:dateUtc="2025-06-02T13:26:00Z"/>
        </w:trPr>
        <w:tc>
          <w:tcPr>
            <w:tcW w:w="510" w:type="pct"/>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02C64B4" w14:textId="77777777" w:rsidR="00EC2EFE" w:rsidRPr="00EC2EFE" w:rsidRDefault="00EC2EFE" w:rsidP="00EC2EFE">
            <w:pPr>
              <w:widowControl/>
              <w:spacing w:after="0" w:line="240" w:lineRule="auto"/>
              <w:jc w:val="center"/>
              <w:rPr>
                <w:ins w:id="144" w:author="Kush Khalasi" w:date="2025-06-02T18:56:00Z" w16du:dateUtc="2025-06-02T13:26:00Z"/>
                <w:rFonts w:asciiTheme="majorHAnsi" w:eastAsia="Times New Roman" w:hAnsiTheme="majorHAnsi" w:cstheme="majorHAnsi"/>
                <w:color w:val="000000"/>
                <w:lang w:val="en-IN"/>
                <w:rPrChange w:id="145" w:author="Kush Khalasi" w:date="2025-06-02T18:57:00Z" w16du:dateUtc="2025-06-02T13:27:00Z">
                  <w:rPr>
                    <w:ins w:id="146" w:author="Kush Khalasi" w:date="2025-06-02T18:56:00Z" w16du:dateUtc="2025-06-02T13:26:00Z"/>
                    <w:rFonts w:ascii="Quattrocento Sans" w:eastAsia="Times New Roman" w:hAnsi="Quattrocento Sans"/>
                    <w:color w:val="000000"/>
                    <w:lang w:val="en-IN"/>
                  </w:rPr>
                </w:rPrChange>
              </w:rPr>
            </w:pPr>
            <w:ins w:id="147" w:author="Kush Khalasi" w:date="2025-06-02T18:56:00Z" w16du:dateUtc="2025-06-02T13:26:00Z">
              <w:r w:rsidRPr="00EC2EFE">
                <w:rPr>
                  <w:rFonts w:asciiTheme="majorHAnsi" w:eastAsia="Times New Roman" w:hAnsiTheme="majorHAnsi" w:cstheme="majorHAnsi"/>
                  <w:color w:val="000000"/>
                  <w:lang w:val="en-IN"/>
                  <w:rPrChange w:id="148" w:author="Kush Khalasi" w:date="2025-06-02T18:57:00Z" w16du:dateUtc="2025-06-02T13:27:00Z">
                    <w:rPr>
                      <w:rFonts w:ascii="Quattrocento Sans" w:eastAsia="Times New Roman" w:hAnsi="Quattrocento Sans"/>
                      <w:color w:val="000000"/>
                      <w:lang w:val="en-IN"/>
                    </w:rPr>
                  </w:rPrChange>
                </w:rPr>
                <w:t>5</w:t>
              </w:r>
            </w:ins>
          </w:p>
        </w:tc>
        <w:tc>
          <w:tcPr>
            <w:tcW w:w="924" w:type="pct"/>
            <w:tcBorders>
              <w:top w:val="single" w:sz="4" w:space="0" w:color="000000"/>
              <w:left w:val="nil"/>
              <w:bottom w:val="single" w:sz="4" w:space="0" w:color="000000"/>
              <w:right w:val="single" w:sz="4" w:space="0" w:color="000000"/>
            </w:tcBorders>
            <w:shd w:val="clear" w:color="auto" w:fill="auto"/>
            <w:vAlign w:val="center"/>
            <w:hideMark/>
          </w:tcPr>
          <w:p w14:paraId="52203F48" w14:textId="77777777" w:rsidR="00EC2EFE" w:rsidRPr="00EC2EFE" w:rsidRDefault="00EC2EFE" w:rsidP="00EC2EFE">
            <w:pPr>
              <w:widowControl/>
              <w:spacing w:after="0" w:line="240" w:lineRule="auto"/>
              <w:jc w:val="center"/>
              <w:rPr>
                <w:ins w:id="149" w:author="Kush Khalasi" w:date="2025-06-02T18:56:00Z" w16du:dateUtc="2025-06-02T13:26:00Z"/>
                <w:rFonts w:asciiTheme="majorHAnsi" w:eastAsia="Times New Roman" w:hAnsiTheme="majorHAnsi" w:cstheme="majorHAnsi"/>
                <w:color w:val="000000"/>
                <w:lang w:val="en-IN"/>
                <w:rPrChange w:id="150" w:author="Kush Khalasi" w:date="2025-06-02T18:57:00Z" w16du:dateUtc="2025-06-02T13:27:00Z">
                  <w:rPr>
                    <w:ins w:id="151" w:author="Kush Khalasi" w:date="2025-06-02T18:56:00Z" w16du:dateUtc="2025-06-02T13:26:00Z"/>
                    <w:rFonts w:ascii="Quattrocento Sans" w:eastAsia="Times New Roman" w:hAnsi="Quattrocento Sans"/>
                    <w:color w:val="000000"/>
                    <w:lang w:val="en-IN"/>
                  </w:rPr>
                </w:rPrChange>
              </w:rPr>
            </w:pPr>
            <w:ins w:id="152" w:author="Kush Khalasi" w:date="2025-06-02T18:56:00Z" w16du:dateUtc="2025-06-02T13:26:00Z">
              <w:r w:rsidRPr="00EC2EFE">
                <w:rPr>
                  <w:rFonts w:asciiTheme="majorHAnsi" w:eastAsia="Times New Roman" w:hAnsiTheme="majorHAnsi" w:cstheme="majorHAnsi"/>
                  <w:color w:val="000000"/>
                  <w:lang w:val="en-IN"/>
                  <w:rPrChange w:id="153" w:author="Kush Khalasi" w:date="2025-06-02T18:57:00Z" w16du:dateUtc="2025-06-02T13:27:00Z">
                    <w:rPr>
                      <w:rFonts w:ascii="Quattrocento Sans" w:eastAsia="Times New Roman" w:hAnsi="Quattrocento Sans"/>
                      <w:color w:val="000000"/>
                      <w:lang w:val="en-IN"/>
                    </w:rPr>
                  </w:rPrChange>
                </w:rPr>
                <w:t>Mumbai - Vikhroli</w:t>
              </w:r>
            </w:ins>
          </w:p>
        </w:tc>
        <w:tc>
          <w:tcPr>
            <w:tcW w:w="3566" w:type="pct"/>
            <w:tcBorders>
              <w:top w:val="single" w:sz="4" w:space="0" w:color="000000"/>
              <w:left w:val="nil"/>
              <w:bottom w:val="single" w:sz="4" w:space="0" w:color="000000"/>
              <w:right w:val="single" w:sz="4" w:space="0" w:color="000000"/>
            </w:tcBorders>
            <w:shd w:val="clear" w:color="auto" w:fill="auto"/>
            <w:hideMark/>
          </w:tcPr>
          <w:p w14:paraId="3A288A98" w14:textId="77777777" w:rsidR="00EC2EFE" w:rsidRPr="00EC2EFE" w:rsidRDefault="00EC2EFE" w:rsidP="00EC2EFE">
            <w:pPr>
              <w:widowControl/>
              <w:spacing w:after="0" w:line="240" w:lineRule="auto"/>
              <w:rPr>
                <w:ins w:id="154" w:author="Kush Khalasi" w:date="2025-06-02T18:56:00Z" w16du:dateUtc="2025-06-02T13:26:00Z"/>
                <w:rFonts w:asciiTheme="majorHAnsi" w:eastAsia="Times New Roman" w:hAnsiTheme="majorHAnsi" w:cstheme="majorHAnsi"/>
                <w:color w:val="000000"/>
                <w:lang w:val="en-IN"/>
                <w:rPrChange w:id="155" w:author="Kush Khalasi" w:date="2025-06-02T18:57:00Z" w16du:dateUtc="2025-06-02T13:27:00Z">
                  <w:rPr>
                    <w:ins w:id="156" w:author="Kush Khalasi" w:date="2025-06-02T18:56:00Z" w16du:dateUtc="2025-06-02T13:26:00Z"/>
                    <w:rFonts w:ascii="Quattrocento Sans" w:eastAsia="Times New Roman" w:hAnsi="Quattrocento Sans"/>
                    <w:color w:val="000000"/>
                    <w:lang w:val="en-IN"/>
                  </w:rPr>
                </w:rPrChange>
              </w:rPr>
            </w:pPr>
            <w:ins w:id="157" w:author="Kush Khalasi" w:date="2025-06-02T18:56:00Z" w16du:dateUtc="2025-06-02T13:26:00Z">
              <w:r w:rsidRPr="00EC2EFE">
                <w:rPr>
                  <w:rFonts w:asciiTheme="majorHAnsi" w:eastAsia="Times New Roman" w:hAnsiTheme="majorHAnsi" w:cstheme="majorHAnsi"/>
                  <w:color w:val="000000"/>
                  <w:lang w:val="en-IN"/>
                  <w:rPrChange w:id="158" w:author="Kush Khalasi" w:date="2025-06-02T18:57:00Z" w16du:dateUtc="2025-06-02T13:27:00Z">
                    <w:rPr>
                      <w:rFonts w:ascii="Quattrocento Sans" w:eastAsia="Times New Roman" w:hAnsi="Quattrocento Sans"/>
                      <w:color w:val="000000"/>
                      <w:lang w:val="en-IN"/>
                    </w:rPr>
                  </w:rPrChange>
                </w:rPr>
                <w:t>Sai Enclave, 7th Floor &amp; 8th Floor, Plot No. 252, Vikhroli East, Mumbai - 400083</w:t>
              </w:r>
            </w:ins>
          </w:p>
        </w:tc>
      </w:tr>
      <w:tr w:rsidR="00EC2EFE" w:rsidRPr="00EC2EFE" w14:paraId="0B82BEAB" w14:textId="77777777" w:rsidTr="00EC2EFE">
        <w:trPr>
          <w:trHeight w:val="285"/>
          <w:ins w:id="159" w:author="Kush Khalasi" w:date="2025-06-02T18:56:00Z" w16du:dateUtc="2025-06-02T13:26:00Z"/>
        </w:trPr>
        <w:tc>
          <w:tcPr>
            <w:tcW w:w="510" w:type="pct"/>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BC5A8D7" w14:textId="77777777" w:rsidR="00EC2EFE" w:rsidRPr="00EC2EFE" w:rsidRDefault="00EC2EFE" w:rsidP="00EC2EFE">
            <w:pPr>
              <w:widowControl/>
              <w:spacing w:after="0" w:line="240" w:lineRule="auto"/>
              <w:jc w:val="center"/>
              <w:rPr>
                <w:ins w:id="160" w:author="Kush Khalasi" w:date="2025-06-02T18:56:00Z" w16du:dateUtc="2025-06-02T13:26:00Z"/>
                <w:rFonts w:asciiTheme="majorHAnsi" w:eastAsia="Times New Roman" w:hAnsiTheme="majorHAnsi" w:cstheme="majorHAnsi"/>
                <w:color w:val="000000"/>
                <w:lang w:val="en-IN"/>
                <w:rPrChange w:id="161" w:author="Kush Khalasi" w:date="2025-06-02T18:57:00Z" w16du:dateUtc="2025-06-02T13:27:00Z">
                  <w:rPr>
                    <w:ins w:id="162" w:author="Kush Khalasi" w:date="2025-06-02T18:56:00Z" w16du:dateUtc="2025-06-02T13:26:00Z"/>
                    <w:rFonts w:ascii="Quattrocento Sans" w:eastAsia="Times New Roman" w:hAnsi="Quattrocento Sans"/>
                    <w:color w:val="000000"/>
                    <w:lang w:val="en-IN"/>
                  </w:rPr>
                </w:rPrChange>
              </w:rPr>
            </w:pPr>
            <w:ins w:id="163" w:author="Kush Khalasi" w:date="2025-06-02T18:56:00Z" w16du:dateUtc="2025-06-02T13:26:00Z">
              <w:r w:rsidRPr="00EC2EFE">
                <w:rPr>
                  <w:rFonts w:asciiTheme="majorHAnsi" w:eastAsia="Times New Roman" w:hAnsiTheme="majorHAnsi" w:cstheme="majorHAnsi"/>
                  <w:color w:val="000000"/>
                  <w:lang w:val="en-IN"/>
                  <w:rPrChange w:id="164" w:author="Kush Khalasi" w:date="2025-06-02T18:57:00Z" w16du:dateUtc="2025-06-02T13:27:00Z">
                    <w:rPr>
                      <w:rFonts w:ascii="Quattrocento Sans" w:eastAsia="Times New Roman" w:hAnsi="Quattrocento Sans"/>
                      <w:color w:val="000000"/>
                      <w:lang w:val="en-IN"/>
                    </w:rPr>
                  </w:rPrChange>
                </w:rPr>
                <w:t>6</w:t>
              </w:r>
            </w:ins>
          </w:p>
        </w:tc>
        <w:tc>
          <w:tcPr>
            <w:tcW w:w="924" w:type="pct"/>
            <w:tcBorders>
              <w:top w:val="single" w:sz="4" w:space="0" w:color="000000"/>
              <w:left w:val="nil"/>
              <w:bottom w:val="single" w:sz="4" w:space="0" w:color="000000"/>
              <w:right w:val="single" w:sz="4" w:space="0" w:color="000000"/>
            </w:tcBorders>
            <w:shd w:val="clear" w:color="auto" w:fill="auto"/>
            <w:vAlign w:val="center"/>
            <w:hideMark/>
          </w:tcPr>
          <w:p w14:paraId="78EB204F" w14:textId="77777777" w:rsidR="00EC2EFE" w:rsidRPr="00EC2EFE" w:rsidRDefault="00EC2EFE" w:rsidP="00EC2EFE">
            <w:pPr>
              <w:widowControl/>
              <w:spacing w:after="0" w:line="240" w:lineRule="auto"/>
              <w:jc w:val="center"/>
              <w:rPr>
                <w:ins w:id="165" w:author="Kush Khalasi" w:date="2025-06-02T18:56:00Z" w16du:dateUtc="2025-06-02T13:26:00Z"/>
                <w:rFonts w:asciiTheme="majorHAnsi" w:eastAsia="Times New Roman" w:hAnsiTheme="majorHAnsi" w:cstheme="majorHAnsi"/>
                <w:color w:val="000000"/>
                <w:lang w:val="en-IN"/>
                <w:rPrChange w:id="166" w:author="Kush Khalasi" w:date="2025-06-02T18:57:00Z" w16du:dateUtc="2025-06-02T13:27:00Z">
                  <w:rPr>
                    <w:ins w:id="167" w:author="Kush Khalasi" w:date="2025-06-02T18:56:00Z" w16du:dateUtc="2025-06-02T13:26:00Z"/>
                    <w:rFonts w:ascii="Quattrocento Sans" w:eastAsia="Times New Roman" w:hAnsi="Quattrocento Sans"/>
                    <w:color w:val="000000"/>
                    <w:lang w:val="en-IN"/>
                  </w:rPr>
                </w:rPrChange>
              </w:rPr>
            </w:pPr>
            <w:ins w:id="168" w:author="Kush Khalasi" w:date="2025-06-02T18:56:00Z" w16du:dateUtc="2025-06-02T13:26:00Z">
              <w:r w:rsidRPr="00EC2EFE">
                <w:rPr>
                  <w:rFonts w:asciiTheme="majorHAnsi" w:eastAsia="Times New Roman" w:hAnsiTheme="majorHAnsi" w:cstheme="majorHAnsi"/>
                  <w:color w:val="000000"/>
                  <w:lang w:val="en-IN"/>
                  <w:rPrChange w:id="169" w:author="Kush Khalasi" w:date="2025-06-02T18:57:00Z" w16du:dateUtc="2025-06-02T13:27:00Z">
                    <w:rPr>
                      <w:rFonts w:ascii="Quattrocento Sans" w:eastAsia="Times New Roman" w:hAnsi="Quattrocento Sans"/>
                      <w:color w:val="000000"/>
                      <w:lang w:val="en-IN"/>
                    </w:rPr>
                  </w:rPrChange>
                </w:rPr>
                <w:t>PUNE</w:t>
              </w:r>
            </w:ins>
          </w:p>
        </w:tc>
        <w:tc>
          <w:tcPr>
            <w:tcW w:w="3566" w:type="pct"/>
            <w:tcBorders>
              <w:top w:val="single" w:sz="4" w:space="0" w:color="000000"/>
              <w:left w:val="nil"/>
              <w:bottom w:val="single" w:sz="4" w:space="0" w:color="000000"/>
              <w:right w:val="single" w:sz="4" w:space="0" w:color="000000"/>
            </w:tcBorders>
            <w:shd w:val="clear" w:color="auto" w:fill="auto"/>
            <w:hideMark/>
          </w:tcPr>
          <w:p w14:paraId="6F437F97" w14:textId="77777777" w:rsidR="00EC2EFE" w:rsidRPr="00EC2EFE" w:rsidRDefault="00EC2EFE" w:rsidP="00EC2EFE">
            <w:pPr>
              <w:widowControl/>
              <w:spacing w:after="0" w:line="240" w:lineRule="auto"/>
              <w:rPr>
                <w:ins w:id="170" w:author="Kush Khalasi" w:date="2025-06-02T18:56:00Z" w16du:dateUtc="2025-06-02T13:26:00Z"/>
                <w:rFonts w:asciiTheme="majorHAnsi" w:eastAsia="Times New Roman" w:hAnsiTheme="majorHAnsi" w:cstheme="majorHAnsi"/>
                <w:color w:val="000000"/>
                <w:lang w:val="en-IN"/>
                <w:rPrChange w:id="171" w:author="Kush Khalasi" w:date="2025-06-02T18:57:00Z" w16du:dateUtc="2025-06-02T13:27:00Z">
                  <w:rPr>
                    <w:ins w:id="172" w:author="Kush Khalasi" w:date="2025-06-02T18:56:00Z" w16du:dateUtc="2025-06-02T13:26:00Z"/>
                    <w:rFonts w:ascii="Quattrocento Sans" w:eastAsia="Times New Roman" w:hAnsi="Quattrocento Sans"/>
                    <w:color w:val="000000"/>
                    <w:lang w:val="en-IN"/>
                  </w:rPr>
                </w:rPrChange>
              </w:rPr>
            </w:pPr>
            <w:ins w:id="173" w:author="Kush Khalasi" w:date="2025-06-02T18:56:00Z" w16du:dateUtc="2025-06-02T13:26:00Z">
              <w:r w:rsidRPr="00EC2EFE">
                <w:rPr>
                  <w:rFonts w:asciiTheme="majorHAnsi" w:eastAsia="Times New Roman" w:hAnsiTheme="majorHAnsi" w:cstheme="majorHAnsi"/>
                  <w:color w:val="000000"/>
                  <w:lang w:val="en-IN"/>
                  <w:rPrChange w:id="174" w:author="Kush Khalasi" w:date="2025-06-02T18:57:00Z" w16du:dateUtc="2025-06-02T13:27:00Z">
                    <w:rPr>
                      <w:rFonts w:ascii="Quattrocento Sans" w:eastAsia="Times New Roman" w:hAnsi="Quattrocento Sans"/>
                      <w:color w:val="000000"/>
                      <w:lang w:val="en-IN"/>
                    </w:rPr>
                  </w:rPrChange>
                </w:rPr>
                <w:t xml:space="preserve">129,130,131 132, 133,134, 153, 154 Sohrab Hall, 21 Sassoon Road, Pune- 411 001, </w:t>
              </w:r>
            </w:ins>
          </w:p>
        </w:tc>
      </w:tr>
      <w:tr w:rsidR="00EC2EFE" w:rsidRPr="00EC2EFE" w14:paraId="3A6825A8" w14:textId="77777777" w:rsidTr="00EC2EFE">
        <w:trPr>
          <w:trHeight w:val="330"/>
          <w:ins w:id="175" w:author="Kush Khalasi" w:date="2025-06-02T18:56:00Z" w16du:dateUtc="2025-06-02T13:26:00Z"/>
        </w:trPr>
        <w:tc>
          <w:tcPr>
            <w:tcW w:w="510" w:type="pct"/>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1D94E82" w14:textId="77777777" w:rsidR="00EC2EFE" w:rsidRPr="00EC2EFE" w:rsidRDefault="00EC2EFE" w:rsidP="00EC2EFE">
            <w:pPr>
              <w:widowControl/>
              <w:spacing w:after="0" w:line="240" w:lineRule="auto"/>
              <w:jc w:val="center"/>
              <w:rPr>
                <w:ins w:id="176" w:author="Kush Khalasi" w:date="2025-06-02T18:56:00Z" w16du:dateUtc="2025-06-02T13:26:00Z"/>
                <w:rFonts w:asciiTheme="majorHAnsi" w:eastAsia="Times New Roman" w:hAnsiTheme="majorHAnsi" w:cstheme="majorHAnsi"/>
                <w:color w:val="000000"/>
                <w:lang w:val="en-IN"/>
                <w:rPrChange w:id="177" w:author="Kush Khalasi" w:date="2025-06-02T18:57:00Z" w16du:dateUtc="2025-06-02T13:27:00Z">
                  <w:rPr>
                    <w:ins w:id="178" w:author="Kush Khalasi" w:date="2025-06-02T18:56:00Z" w16du:dateUtc="2025-06-02T13:26:00Z"/>
                    <w:rFonts w:ascii="Quattrocento Sans" w:eastAsia="Times New Roman" w:hAnsi="Quattrocento Sans"/>
                    <w:color w:val="000000"/>
                    <w:lang w:val="en-IN"/>
                  </w:rPr>
                </w:rPrChange>
              </w:rPr>
            </w:pPr>
            <w:ins w:id="179" w:author="Kush Khalasi" w:date="2025-06-02T18:56:00Z" w16du:dateUtc="2025-06-02T13:26:00Z">
              <w:r w:rsidRPr="00EC2EFE">
                <w:rPr>
                  <w:rFonts w:asciiTheme="majorHAnsi" w:eastAsia="Times New Roman" w:hAnsiTheme="majorHAnsi" w:cstheme="majorHAnsi"/>
                  <w:color w:val="000000"/>
                  <w:lang w:val="en-IN"/>
                  <w:rPrChange w:id="180" w:author="Kush Khalasi" w:date="2025-06-02T18:57:00Z" w16du:dateUtc="2025-06-02T13:27:00Z">
                    <w:rPr>
                      <w:rFonts w:ascii="Quattrocento Sans" w:eastAsia="Times New Roman" w:hAnsi="Quattrocento Sans"/>
                      <w:color w:val="000000"/>
                      <w:lang w:val="en-IN"/>
                    </w:rPr>
                  </w:rPrChange>
                </w:rPr>
                <w:t>7</w:t>
              </w:r>
            </w:ins>
          </w:p>
        </w:tc>
        <w:tc>
          <w:tcPr>
            <w:tcW w:w="924" w:type="pct"/>
            <w:tcBorders>
              <w:top w:val="single" w:sz="4" w:space="0" w:color="000000"/>
              <w:left w:val="nil"/>
              <w:bottom w:val="single" w:sz="4" w:space="0" w:color="000000"/>
              <w:right w:val="single" w:sz="4" w:space="0" w:color="000000"/>
            </w:tcBorders>
            <w:shd w:val="clear" w:color="auto" w:fill="auto"/>
            <w:vAlign w:val="center"/>
            <w:hideMark/>
          </w:tcPr>
          <w:p w14:paraId="78A5A764" w14:textId="77777777" w:rsidR="00EC2EFE" w:rsidRPr="00EC2EFE" w:rsidRDefault="00EC2EFE" w:rsidP="00EC2EFE">
            <w:pPr>
              <w:widowControl/>
              <w:spacing w:after="0" w:line="240" w:lineRule="auto"/>
              <w:jc w:val="center"/>
              <w:rPr>
                <w:ins w:id="181" w:author="Kush Khalasi" w:date="2025-06-02T18:56:00Z" w16du:dateUtc="2025-06-02T13:26:00Z"/>
                <w:rFonts w:asciiTheme="majorHAnsi" w:eastAsia="Times New Roman" w:hAnsiTheme="majorHAnsi" w:cstheme="majorHAnsi"/>
                <w:color w:val="000000"/>
                <w:lang w:val="en-IN"/>
                <w:rPrChange w:id="182" w:author="Kush Khalasi" w:date="2025-06-02T18:57:00Z" w16du:dateUtc="2025-06-02T13:27:00Z">
                  <w:rPr>
                    <w:ins w:id="183" w:author="Kush Khalasi" w:date="2025-06-02T18:56:00Z" w16du:dateUtc="2025-06-02T13:26:00Z"/>
                    <w:rFonts w:ascii="Quattrocento Sans" w:eastAsia="Times New Roman" w:hAnsi="Quattrocento Sans"/>
                    <w:color w:val="000000"/>
                    <w:lang w:val="en-IN"/>
                  </w:rPr>
                </w:rPrChange>
              </w:rPr>
            </w:pPr>
            <w:ins w:id="184" w:author="Kush Khalasi" w:date="2025-06-02T18:56:00Z" w16du:dateUtc="2025-06-02T13:26:00Z">
              <w:r w:rsidRPr="00EC2EFE">
                <w:rPr>
                  <w:rFonts w:asciiTheme="majorHAnsi" w:eastAsia="Times New Roman" w:hAnsiTheme="majorHAnsi" w:cstheme="majorHAnsi"/>
                  <w:color w:val="000000"/>
                  <w:lang w:val="en-IN"/>
                  <w:rPrChange w:id="185" w:author="Kush Khalasi" w:date="2025-06-02T18:57:00Z" w16du:dateUtc="2025-06-02T13:27:00Z">
                    <w:rPr>
                      <w:rFonts w:ascii="Quattrocento Sans" w:eastAsia="Times New Roman" w:hAnsi="Quattrocento Sans"/>
                      <w:color w:val="000000"/>
                      <w:lang w:val="en-IN"/>
                    </w:rPr>
                  </w:rPrChange>
                </w:rPr>
                <w:t>AHMEDABAD</w:t>
              </w:r>
            </w:ins>
          </w:p>
        </w:tc>
        <w:tc>
          <w:tcPr>
            <w:tcW w:w="3566" w:type="pct"/>
            <w:tcBorders>
              <w:top w:val="single" w:sz="4" w:space="0" w:color="000000"/>
              <w:left w:val="nil"/>
              <w:bottom w:val="single" w:sz="4" w:space="0" w:color="000000"/>
              <w:right w:val="single" w:sz="4" w:space="0" w:color="000000"/>
            </w:tcBorders>
            <w:shd w:val="clear" w:color="auto" w:fill="auto"/>
            <w:hideMark/>
          </w:tcPr>
          <w:p w14:paraId="0613A330" w14:textId="77777777" w:rsidR="00EC2EFE" w:rsidRPr="00EC2EFE" w:rsidRDefault="00EC2EFE" w:rsidP="00EC2EFE">
            <w:pPr>
              <w:widowControl/>
              <w:spacing w:after="0" w:line="240" w:lineRule="auto"/>
              <w:rPr>
                <w:ins w:id="186" w:author="Kush Khalasi" w:date="2025-06-02T18:56:00Z" w16du:dateUtc="2025-06-02T13:26:00Z"/>
                <w:rFonts w:asciiTheme="majorHAnsi" w:eastAsia="Times New Roman" w:hAnsiTheme="majorHAnsi" w:cstheme="majorHAnsi"/>
                <w:color w:val="000000"/>
                <w:lang w:val="en-IN"/>
                <w:rPrChange w:id="187" w:author="Kush Khalasi" w:date="2025-06-02T18:57:00Z" w16du:dateUtc="2025-06-02T13:27:00Z">
                  <w:rPr>
                    <w:ins w:id="188" w:author="Kush Khalasi" w:date="2025-06-02T18:56:00Z" w16du:dateUtc="2025-06-02T13:26:00Z"/>
                    <w:rFonts w:ascii="Quattrocento Sans" w:eastAsia="Times New Roman" w:hAnsi="Quattrocento Sans"/>
                    <w:color w:val="000000"/>
                    <w:lang w:val="en-IN"/>
                  </w:rPr>
                </w:rPrChange>
              </w:rPr>
            </w:pPr>
            <w:ins w:id="189" w:author="Kush Khalasi" w:date="2025-06-02T18:56:00Z" w16du:dateUtc="2025-06-02T13:26:00Z">
              <w:r w:rsidRPr="00EC2EFE">
                <w:rPr>
                  <w:rFonts w:asciiTheme="majorHAnsi" w:eastAsia="Times New Roman" w:hAnsiTheme="majorHAnsi" w:cstheme="majorHAnsi"/>
                  <w:color w:val="000000"/>
                  <w:lang w:val="en-IN"/>
                  <w:rPrChange w:id="190" w:author="Kush Khalasi" w:date="2025-06-02T18:57:00Z" w16du:dateUtc="2025-06-02T13:27:00Z">
                    <w:rPr>
                      <w:rFonts w:ascii="Quattrocento Sans" w:eastAsia="Times New Roman" w:hAnsi="Quattrocento Sans"/>
                      <w:color w:val="000000"/>
                      <w:lang w:val="en-IN"/>
                    </w:rPr>
                  </w:rPrChange>
                </w:rPr>
                <w:t>Empire Tower, Unit No. 3, 5, 6 &amp; 7, Near Associated Petrol Pump,  C.G. Road, Ahmedabad - 380 006</w:t>
              </w:r>
            </w:ins>
          </w:p>
        </w:tc>
      </w:tr>
      <w:tr w:rsidR="00EC2EFE" w:rsidRPr="00EC2EFE" w14:paraId="727B9CDA" w14:textId="77777777" w:rsidTr="00EC2EFE">
        <w:trPr>
          <w:trHeight w:val="285"/>
          <w:ins w:id="191" w:author="Kush Khalasi" w:date="2025-06-02T18:56:00Z" w16du:dateUtc="2025-06-02T13:26:00Z"/>
        </w:trPr>
        <w:tc>
          <w:tcPr>
            <w:tcW w:w="510" w:type="pct"/>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87960DE" w14:textId="77777777" w:rsidR="00EC2EFE" w:rsidRPr="00EC2EFE" w:rsidRDefault="00EC2EFE" w:rsidP="00EC2EFE">
            <w:pPr>
              <w:widowControl/>
              <w:spacing w:after="0" w:line="240" w:lineRule="auto"/>
              <w:jc w:val="center"/>
              <w:rPr>
                <w:ins w:id="192" w:author="Kush Khalasi" w:date="2025-06-02T18:56:00Z" w16du:dateUtc="2025-06-02T13:26:00Z"/>
                <w:rFonts w:asciiTheme="majorHAnsi" w:eastAsia="Times New Roman" w:hAnsiTheme="majorHAnsi" w:cstheme="majorHAnsi"/>
                <w:color w:val="000000"/>
                <w:lang w:val="en-IN"/>
                <w:rPrChange w:id="193" w:author="Kush Khalasi" w:date="2025-06-02T18:57:00Z" w16du:dateUtc="2025-06-02T13:27:00Z">
                  <w:rPr>
                    <w:ins w:id="194" w:author="Kush Khalasi" w:date="2025-06-02T18:56:00Z" w16du:dateUtc="2025-06-02T13:26:00Z"/>
                    <w:rFonts w:ascii="Quattrocento Sans" w:eastAsia="Times New Roman" w:hAnsi="Quattrocento Sans"/>
                    <w:color w:val="000000"/>
                    <w:lang w:val="en-IN"/>
                  </w:rPr>
                </w:rPrChange>
              </w:rPr>
            </w:pPr>
            <w:ins w:id="195" w:author="Kush Khalasi" w:date="2025-06-02T18:56:00Z" w16du:dateUtc="2025-06-02T13:26:00Z">
              <w:r w:rsidRPr="00EC2EFE">
                <w:rPr>
                  <w:rFonts w:asciiTheme="majorHAnsi" w:eastAsia="Times New Roman" w:hAnsiTheme="majorHAnsi" w:cstheme="majorHAnsi"/>
                  <w:color w:val="000000"/>
                  <w:lang w:val="en-IN"/>
                  <w:rPrChange w:id="196" w:author="Kush Khalasi" w:date="2025-06-02T18:57:00Z" w16du:dateUtc="2025-06-02T13:27:00Z">
                    <w:rPr>
                      <w:rFonts w:ascii="Quattrocento Sans" w:eastAsia="Times New Roman" w:hAnsi="Quattrocento Sans"/>
                      <w:color w:val="000000"/>
                      <w:lang w:val="en-IN"/>
                    </w:rPr>
                  </w:rPrChange>
                </w:rPr>
                <w:t>8</w:t>
              </w:r>
            </w:ins>
          </w:p>
        </w:tc>
        <w:tc>
          <w:tcPr>
            <w:tcW w:w="924" w:type="pct"/>
            <w:tcBorders>
              <w:top w:val="single" w:sz="4" w:space="0" w:color="000000"/>
              <w:left w:val="nil"/>
              <w:bottom w:val="single" w:sz="4" w:space="0" w:color="000000"/>
              <w:right w:val="single" w:sz="4" w:space="0" w:color="000000"/>
            </w:tcBorders>
            <w:shd w:val="clear" w:color="auto" w:fill="auto"/>
            <w:vAlign w:val="center"/>
            <w:hideMark/>
          </w:tcPr>
          <w:p w14:paraId="7385FF62" w14:textId="77777777" w:rsidR="00EC2EFE" w:rsidRPr="00EC2EFE" w:rsidRDefault="00EC2EFE" w:rsidP="00EC2EFE">
            <w:pPr>
              <w:widowControl/>
              <w:spacing w:after="0" w:line="240" w:lineRule="auto"/>
              <w:jc w:val="center"/>
              <w:rPr>
                <w:ins w:id="197" w:author="Kush Khalasi" w:date="2025-06-02T18:56:00Z" w16du:dateUtc="2025-06-02T13:26:00Z"/>
                <w:rFonts w:asciiTheme="majorHAnsi" w:eastAsia="Times New Roman" w:hAnsiTheme="majorHAnsi" w:cstheme="majorHAnsi"/>
                <w:color w:val="000000"/>
                <w:lang w:val="en-IN"/>
                <w:rPrChange w:id="198" w:author="Kush Khalasi" w:date="2025-06-02T18:57:00Z" w16du:dateUtc="2025-06-02T13:27:00Z">
                  <w:rPr>
                    <w:ins w:id="199" w:author="Kush Khalasi" w:date="2025-06-02T18:56:00Z" w16du:dateUtc="2025-06-02T13:26:00Z"/>
                    <w:rFonts w:ascii="Quattrocento Sans" w:eastAsia="Times New Roman" w:hAnsi="Quattrocento Sans"/>
                    <w:color w:val="000000"/>
                    <w:lang w:val="en-IN"/>
                  </w:rPr>
                </w:rPrChange>
              </w:rPr>
            </w:pPr>
            <w:ins w:id="200" w:author="Kush Khalasi" w:date="2025-06-02T18:56:00Z" w16du:dateUtc="2025-06-02T13:26:00Z">
              <w:r w:rsidRPr="00EC2EFE">
                <w:rPr>
                  <w:rFonts w:asciiTheme="majorHAnsi" w:eastAsia="Times New Roman" w:hAnsiTheme="majorHAnsi" w:cstheme="majorHAnsi"/>
                  <w:color w:val="000000"/>
                  <w:lang w:val="en-IN"/>
                  <w:rPrChange w:id="201" w:author="Kush Khalasi" w:date="2025-06-02T18:57:00Z" w16du:dateUtc="2025-06-02T13:27:00Z">
                    <w:rPr>
                      <w:rFonts w:ascii="Quattrocento Sans" w:eastAsia="Times New Roman" w:hAnsi="Quattrocento Sans"/>
                      <w:color w:val="000000"/>
                      <w:lang w:val="en-IN"/>
                    </w:rPr>
                  </w:rPrChange>
                </w:rPr>
                <w:t>BARODA</w:t>
              </w:r>
            </w:ins>
          </w:p>
        </w:tc>
        <w:tc>
          <w:tcPr>
            <w:tcW w:w="3566" w:type="pct"/>
            <w:tcBorders>
              <w:top w:val="single" w:sz="4" w:space="0" w:color="000000"/>
              <w:left w:val="nil"/>
              <w:bottom w:val="single" w:sz="4" w:space="0" w:color="000000"/>
              <w:right w:val="single" w:sz="4" w:space="0" w:color="000000"/>
            </w:tcBorders>
            <w:shd w:val="clear" w:color="auto" w:fill="auto"/>
            <w:hideMark/>
          </w:tcPr>
          <w:p w14:paraId="76A35187" w14:textId="77777777" w:rsidR="00EC2EFE" w:rsidRPr="00EC2EFE" w:rsidRDefault="00EC2EFE" w:rsidP="00EC2EFE">
            <w:pPr>
              <w:widowControl/>
              <w:spacing w:after="0" w:line="240" w:lineRule="auto"/>
              <w:rPr>
                <w:ins w:id="202" w:author="Kush Khalasi" w:date="2025-06-02T18:56:00Z" w16du:dateUtc="2025-06-02T13:26:00Z"/>
                <w:rFonts w:asciiTheme="majorHAnsi" w:eastAsia="Times New Roman" w:hAnsiTheme="majorHAnsi" w:cstheme="majorHAnsi"/>
                <w:color w:val="000000"/>
                <w:lang w:val="en-IN"/>
                <w:rPrChange w:id="203" w:author="Kush Khalasi" w:date="2025-06-02T18:57:00Z" w16du:dateUtc="2025-06-02T13:27:00Z">
                  <w:rPr>
                    <w:ins w:id="204" w:author="Kush Khalasi" w:date="2025-06-02T18:56:00Z" w16du:dateUtc="2025-06-02T13:26:00Z"/>
                    <w:rFonts w:ascii="Quattrocento Sans" w:eastAsia="Times New Roman" w:hAnsi="Quattrocento Sans"/>
                    <w:color w:val="000000"/>
                    <w:lang w:val="en-IN"/>
                  </w:rPr>
                </w:rPrChange>
              </w:rPr>
            </w:pPr>
            <w:ins w:id="205" w:author="Kush Khalasi" w:date="2025-06-02T18:56:00Z" w16du:dateUtc="2025-06-02T13:26:00Z">
              <w:r w:rsidRPr="00EC2EFE">
                <w:rPr>
                  <w:rFonts w:asciiTheme="majorHAnsi" w:eastAsia="Times New Roman" w:hAnsiTheme="majorHAnsi" w:cstheme="majorHAnsi"/>
                  <w:color w:val="000000"/>
                  <w:lang w:val="en-IN"/>
                  <w:rPrChange w:id="206" w:author="Kush Khalasi" w:date="2025-06-02T18:57:00Z" w16du:dateUtc="2025-06-02T13:27:00Z">
                    <w:rPr>
                      <w:rFonts w:ascii="Quattrocento Sans" w:eastAsia="Times New Roman" w:hAnsi="Quattrocento Sans"/>
                      <w:color w:val="000000"/>
                      <w:lang w:val="en-IN"/>
                    </w:rPr>
                  </w:rPrChange>
                </w:rPr>
                <w:t xml:space="preserve">FF - 6, </w:t>
              </w:r>
              <w:proofErr w:type="spellStart"/>
              <w:r w:rsidRPr="00EC2EFE">
                <w:rPr>
                  <w:rFonts w:asciiTheme="majorHAnsi" w:eastAsia="Times New Roman" w:hAnsiTheme="majorHAnsi" w:cstheme="majorHAnsi"/>
                  <w:color w:val="000000"/>
                  <w:lang w:val="en-IN"/>
                  <w:rPrChange w:id="207" w:author="Kush Khalasi" w:date="2025-06-02T18:57:00Z" w16du:dateUtc="2025-06-02T13:27:00Z">
                    <w:rPr>
                      <w:rFonts w:ascii="Quattrocento Sans" w:eastAsia="Times New Roman" w:hAnsi="Quattrocento Sans"/>
                      <w:color w:val="000000"/>
                      <w:lang w:val="en-IN"/>
                    </w:rPr>
                  </w:rPrChange>
                </w:rPr>
                <w:t>Parshwadarshan</w:t>
              </w:r>
              <w:proofErr w:type="spellEnd"/>
              <w:r w:rsidRPr="00EC2EFE">
                <w:rPr>
                  <w:rFonts w:asciiTheme="majorHAnsi" w:eastAsia="Times New Roman" w:hAnsiTheme="majorHAnsi" w:cstheme="majorHAnsi"/>
                  <w:color w:val="000000"/>
                  <w:lang w:val="en-IN"/>
                  <w:rPrChange w:id="208" w:author="Kush Khalasi" w:date="2025-06-02T18:57:00Z" w16du:dateUtc="2025-06-02T13:27:00Z">
                    <w:rPr>
                      <w:rFonts w:ascii="Quattrocento Sans" w:eastAsia="Times New Roman" w:hAnsi="Quattrocento Sans"/>
                      <w:color w:val="000000"/>
                      <w:lang w:val="en-IN"/>
                    </w:rPr>
                  </w:rPrChange>
                </w:rPr>
                <w:t xml:space="preserve"> Tower - A, Near Shrenik Park Cross Road, Cow Circle, </w:t>
              </w:r>
              <w:proofErr w:type="spellStart"/>
              <w:r w:rsidRPr="00EC2EFE">
                <w:rPr>
                  <w:rFonts w:asciiTheme="majorHAnsi" w:eastAsia="Times New Roman" w:hAnsiTheme="majorHAnsi" w:cstheme="majorHAnsi"/>
                  <w:color w:val="000000"/>
                  <w:lang w:val="en-IN"/>
                  <w:rPrChange w:id="209" w:author="Kush Khalasi" w:date="2025-06-02T18:57:00Z" w16du:dateUtc="2025-06-02T13:27:00Z">
                    <w:rPr>
                      <w:rFonts w:ascii="Quattrocento Sans" w:eastAsia="Times New Roman" w:hAnsi="Quattrocento Sans"/>
                      <w:color w:val="000000"/>
                      <w:lang w:val="en-IN"/>
                    </w:rPr>
                  </w:rPrChange>
                </w:rPr>
                <w:t>Akota,Vadodara</w:t>
              </w:r>
              <w:proofErr w:type="spellEnd"/>
              <w:r w:rsidRPr="00EC2EFE">
                <w:rPr>
                  <w:rFonts w:asciiTheme="majorHAnsi" w:eastAsia="Times New Roman" w:hAnsiTheme="majorHAnsi" w:cstheme="majorHAnsi"/>
                  <w:color w:val="000000"/>
                  <w:lang w:val="en-IN"/>
                  <w:rPrChange w:id="210" w:author="Kush Khalasi" w:date="2025-06-02T18:57:00Z" w16du:dateUtc="2025-06-02T13:27:00Z">
                    <w:rPr>
                      <w:rFonts w:ascii="Quattrocento Sans" w:eastAsia="Times New Roman" w:hAnsi="Quattrocento Sans"/>
                      <w:color w:val="000000"/>
                      <w:lang w:val="en-IN"/>
                    </w:rPr>
                  </w:rPrChange>
                </w:rPr>
                <w:t xml:space="preserve"> - 390020, Gujarat, India.</w:t>
              </w:r>
            </w:ins>
          </w:p>
        </w:tc>
      </w:tr>
      <w:tr w:rsidR="00EC2EFE" w:rsidRPr="00EC2EFE" w14:paraId="696CDD23" w14:textId="77777777" w:rsidTr="00EC2EFE">
        <w:trPr>
          <w:trHeight w:val="285"/>
          <w:ins w:id="211" w:author="Kush Khalasi" w:date="2025-06-02T18:56:00Z" w16du:dateUtc="2025-06-02T13:26:00Z"/>
        </w:trPr>
        <w:tc>
          <w:tcPr>
            <w:tcW w:w="510" w:type="pct"/>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B3D5E4B" w14:textId="77777777" w:rsidR="00EC2EFE" w:rsidRPr="00EC2EFE" w:rsidRDefault="00EC2EFE" w:rsidP="00EC2EFE">
            <w:pPr>
              <w:widowControl/>
              <w:spacing w:after="0" w:line="240" w:lineRule="auto"/>
              <w:jc w:val="center"/>
              <w:rPr>
                <w:ins w:id="212" w:author="Kush Khalasi" w:date="2025-06-02T18:56:00Z" w16du:dateUtc="2025-06-02T13:26:00Z"/>
                <w:rFonts w:asciiTheme="majorHAnsi" w:eastAsia="Times New Roman" w:hAnsiTheme="majorHAnsi" w:cstheme="majorHAnsi"/>
                <w:color w:val="000000"/>
                <w:lang w:val="en-IN"/>
                <w:rPrChange w:id="213" w:author="Kush Khalasi" w:date="2025-06-02T18:57:00Z" w16du:dateUtc="2025-06-02T13:27:00Z">
                  <w:rPr>
                    <w:ins w:id="214" w:author="Kush Khalasi" w:date="2025-06-02T18:56:00Z" w16du:dateUtc="2025-06-02T13:26:00Z"/>
                    <w:rFonts w:ascii="Quattrocento Sans" w:eastAsia="Times New Roman" w:hAnsi="Quattrocento Sans"/>
                    <w:color w:val="000000"/>
                    <w:lang w:val="en-IN"/>
                  </w:rPr>
                </w:rPrChange>
              </w:rPr>
            </w:pPr>
            <w:ins w:id="215" w:author="Kush Khalasi" w:date="2025-06-02T18:56:00Z" w16du:dateUtc="2025-06-02T13:26:00Z">
              <w:r w:rsidRPr="00EC2EFE">
                <w:rPr>
                  <w:rFonts w:asciiTheme="majorHAnsi" w:eastAsia="Times New Roman" w:hAnsiTheme="majorHAnsi" w:cstheme="majorHAnsi"/>
                  <w:color w:val="000000"/>
                  <w:lang w:val="en-IN"/>
                  <w:rPrChange w:id="216" w:author="Kush Khalasi" w:date="2025-06-02T18:57:00Z" w16du:dateUtc="2025-06-02T13:27:00Z">
                    <w:rPr>
                      <w:rFonts w:ascii="Quattrocento Sans" w:eastAsia="Times New Roman" w:hAnsi="Quattrocento Sans"/>
                      <w:color w:val="000000"/>
                      <w:lang w:val="en-IN"/>
                    </w:rPr>
                  </w:rPrChange>
                </w:rPr>
                <w:t>9</w:t>
              </w:r>
            </w:ins>
          </w:p>
        </w:tc>
        <w:tc>
          <w:tcPr>
            <w:tcW w:w="924" w:type="pct"/>
            <w:tcBorders>
              <w:top w:val="single" w:sz="4" w:space="0" w:color="000000"/>
              <w:left w:val="nil"/>
              <w:bottom w:val="single" w:sz="4" w:space="0" w:color="000000"/>
              <w:right w:val="single" w:sz="4" w:space="0" w:color="000000"/>
            </w:tcBorders>
            <w:shd w:val="clear" w:color="auto" w:fill="auto"/>
            <w:vAlign w:val="center"/>
            <w:hideMark/>
          </w:tcPr>
          <w:p w14:paraId="4C5729E7" w14:textId="77777777" w:rsidR="00EC2EFE" w:rsidRPr="00EC2EFE" w:rsidRDefault="00EC2EFE" w:rsidP="00EC2EFE">
            <w:pPr>
              <w:widowControl/>
              <w:spacing w:after="0" w:line="240" w:lineRule="auto"/>
              <w:jc w:val="center"/>
              <w:rPr>
                <w:ins w:id="217" w:author="Kush Khalasi" w:date="2025-06-02T18:56:00Z" w16du:dateUtc="2025-06-02T13:26:00Z"/>
                <w:rFonts w:asciiTheme="majorHAnsi" w:eastAsia="Times New Roman" w:hAnsiTheme="majorHAnsi" w:cstheme="majorHAnsi"/>
                <w:color w:val="000000"/>
                <w:lang w:val="en-IN"/>
                <w:rPrChange w:id="218" w:author="Kush Khalasi" w:date="2025-06-02T18:57:00Z" w16du:dateUtc="2025-06-02T13:27:00Z">
                  <w:rPr>
                    <w:ins w:id="219" w:author="Kush Khalasi" w:date="2025-06-02T18:56:00Z" w16du:dateUtc="2025-06-02T13:26:00Z"/>
                    <w:rFonts w:ascii="Quattrocento Sans" w:eastAsia="Times New Roman" w:hAnsi="Quattrocento Sans"/>
                    <w:color w:val="000000"/>
                    <w:lang w:val="en-IN"/>
                  </w:rPr>
                </w:rPrChange>
              </w:rPr>
            </w:pPr>
            <w:ins w:id="220" w:author="Kush Khalasi" w:date="2025-06-02T18:56:00Z" w16du:dateUtc="2025-06-02T13:26:00Z">
              <w:r w:rsidRPr="00EC2EFE">
                <w:rPr>
                  <w:rFonts w:asciiTheme="majorHAnsi" w:eastAsia="Times New Roman" w:hAnsiTheme="majorHAnsi" w:cstheme="majorHAnsi"/>
                  <w:color w:val="000000"/>
                  <w:lang w:val="en-IN"/>
                  <w:rPrChange w:id="221" w:author="Kush Khalasi" w:date="2025-06-02T18:57:00Z" w16du:dateUtc="2025-06-02T13:27:00Z">
                    <w:rPr>
                      <w:rFonts w:ascii="Quattrocento Sans" w:eastAsia="Times New Roman" w:hAnsi="Quattrocento Sans"/>
                      <w:color w:val="000000"/>
                      <w:lang w:val="en-IN"/>
                    </w:rPr>
                  </w:rPrChange>
                </w:rPr>
                <w:t>Surat</w:t>
              </w:r>
            </w:ins>
          </w:p>
        </w:tc>
        <w:tc>
          <w:tcPr>
            <w:tcW w:w="3566" w:type="pct"/>
            <w:tcBorders>
              <w:top w:val="single" w:sz="4" w:space="0" w:color="000000"/>
              <w:left w:val="nil"/>
              <w:bottom w:val="single" w:sz="4" w:space="0" w:color="000000"/>
              <w:right w:val="single" w:sz="4" w:space="0" w:color="000000"/>
            </w:tcBorders>
            <w:shd w:val="clear" w:color="auto" w:fill="auto"/>
            <w:hideMark/>
          </w:tcPr>
          <w:p w14:paraId="46EF67C5" w14:textId="77777777" w:rsidR="00EC2EFE" w:rsidRPr="00EC2EFE" w:rsidRDefault="00EC2EFE" w:rsidP="00EC2EFE">
            <w:pPr>
              <w:widowControl/>
              <w:spacing w:after="0" w:line="240" w:lineRule="auto"/>
              <w:rPr>
                <w:ins w:id="222" w:author="Kush Khalasi" w:date="2025-06-02T18:56:00Z" w16du:dateUtc="2025-06-02T13:26:00Z"/>
                <w:rFonts w:asciiTheme="majorHAnsi" w:eastAsia="Times New Roman" w:hAnsiTheme="majorHAnsi" w:cstheme="majorHAnsi"/>
                <w:color w:val="000000"/>
                <w:lang w:val="en-IN"/>
                <w:rPrChange w:id="223" w:author="Kush Khalasi" w:date="2025-06-02T18:57:00Z" w16du:dateUtc="2025-06-02T13:27:00Z">
                  <w:rPr>
                    <w:ins w:id="224" w:author="Kush Khalasi" w:date="2025-06-02T18:56:00Z" w16du:dateUtc="2025-06-02T13:26:00Z"/>
                    <w:rFonts w:ascii="Quattrocento Sans" w:eastAsia="Times New Roman" w:hAnsi="Quattrocento Sans"/>
                    <w:color w:val="000000"/>
                    <w:lang w:val="en-IN"/>
                  </w:rPr>
                </w:rPrChange>
              </w:rPr>
            </w:pPr>
            <w:ins w:id="225" w:author="Kush Khalasi" w:date="2025-06-02T18:56:00Z" w16du:dateUtc="2025-06-02T13:26:00Z">
              <w:r w:rsidRPr="00EC2EFE">
                <w:rPr>
                  <w:rFonts w:asciiTheme="majorHAnsi" w:eastAsia="Times New Roman" w:hAnsiTheme="majorHAnsi" w:cstheme="majorHAnsi"/>
                  <w:color w:val="000000"/>
                  <w:lang w:val="en-IN"/>
                  <w:rPrChange w:id="226" w:author="Kush Khalasi" w:date="2025-06-02T18:57:00Z" w16du:dateUtc="2025-06-02T13:27:00Z">
                    <w:rPr>
                      <w:rFonts w:ascii="Quattrocento Sans" w:eastAsia="Times New Roman" w:hAnsi="Quattrocento Sans"/>
                      <w:color w:val="000000"/>
                      <w:lang w:val="en-IN"/>
                    </w:rPr>
                  </w:rPrChange>
                </w:rPr>
                <w:t xml:space="preserve">U/22, FP-172, TPS-4, Ascon City, Opp. Oscar </w:t>
              </w:r>
              <w:proofErr w:type="spellStart"/>
              <w:r w:rsidRPr="00EC2EFE">
                <w:rPr>
                  <w:rFonts w:asciiTheme="majorHAnsi" w:eastAsia="Times New Roman" w:hAnsiTheme="majorHAnsi" w:cstheme="majorHAnsi"/>
                  <w:color w:val="000000"/>
                  <w:lang w:val="en-IN"/>
                  <w:rPrChange w:id="227" w:author="Kush Khalasi" w:date="2025-06-02T18:57:00Z" w16du:dateUtc="2025-06-02T13:27:00Z">
                    <w:rPr>
                      <w:rFonts w:ascii="Quattrocento Sans" w:eastAsia="Times New Roman" w:hAnsi="Quattrocento Sans"/>
                      <w:color w:val="000000"/>
                      <w:lang w:val="en-IN"/>
                    </w:rPr>
                  </w:rPrChange>
                </w:rPr>
                <w:t>Appartment</w:t>
              </w:r>
              <w:proofErr w:type="spellEnd"/>
              <w:r w:rsidRPr="00EC2EFE">
                <w:rPr>
                  <w:rFonts w:asciiTheme="majorHAnsi" w:eastAsia="Times New Roman" w:hAnsiTheme="majorHAnsi" w:cstheme="majorHAnsi"/>
                  <w:color w:val="000000"/>
                  <w:lang w:val="en-IN"/>
                  <w:rPrChange w:id="228" w:author="Kush Khalasi" w:date="2025-06-02T18:57:00Z" w16du:dateUtc="2025-06-02T13:27:00Z">
                    <w:rPr>
                      <w:rFonts w:ascii="Quattrocento Sans" w:eastAsia="Times New Roman" w:hAnsi="Quattrocento Sans"/>
                      <w:color w:val="000000"/>
                      <w:lang w:val="en-IN"/>
                    </w:rPr>
                  </w:rPrChange>
                </w:rPr>
                <w:t>, City Light Road, Surat - 395007</w:t>
              </w:r>
            </w:ins>
          </w:p>
        </w:tc>
      </w:tr>
      <w:tr w:rsidR="00EC2EFE" w:rsidRPr="00EC2EFE" w14:paraId="31A7B7DB" w14:textId="77777777" w:rsidTr="00EC2EFE">
        <w:trPr>
          <w:trHeight w:val="285"/>
          <w:ins w:id="229" w:author="Kush Khalasi" w:date="2025-06-02T18:56:00Z" w16du:dateUtc="2025-06-02T13:26:00Z"/>
        </w:trPr>
        <w:tc>
          <w:tcPr>
            <w:tcW w:w="510" w:type="pct"/>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06C6920" w14:textId="77777777" w:rsidR="00EC2EFE" w:rsidRPr="00EC2EFE" w:rsidRDefault="00EC2EFE" w:rsidP="00EC2EFE">
            <w:pPr>
              <w:widowControl/>
              <w:spacing w:after="0" w:line="240" w:lineRule="auto"/>
              <w:jc w:val="center"/>
              <w:rPr>
                <w:ins w:id="230" w:author="Kush Khalasi" w:date="2025-06-02T18:56:00Z" w16du:dateUtc="2025-06-02T13:26:00Z"/>
                <w:rFonts w:asciiTheme="majorHAnsi" w:eastAsia="Times New Roman" w:hAnsiTheme="majorHAnsi" w:cstheme="majorHAnsi"/>
                <w:color w:val="000000"/>
                <w:lang w:val="en-IN"/>
                <w:rPrChange w:id="231" w:author="Kush Khalasi" w:date="2025-06-02T18:57:00Z" w16du:dateUtc="2025-06-02T13:27:00Z">
                  <w:rPr>
                    <w:ins w:id="232" w:author="Kush Khalasi" w:date="2025-06-02T18:56:00Z" w16du:dateUtc="2025-06-02T13:26:00Z"/>
                    <w:rFonts w:ascii="Quattrocento Sans" w:eastAsia="Times New Roman" w:hAnsi="Quattrocento Sans"/>
                    <w:color w:val="000000"/>
                    <w:lang w:val="en-IN"/>
                  </w:rPr>
                </w:rPrChange>
              </w:rPr>
            </w:pPr>
            <w:ins w:id="233" w:author="Kush Khalasi" w:date="2025-06-02T18:56:00Z" w16du:dateUtc="2025-06-02T13:26:00Z">
              <w:r w:rsidRPr="00EC2EFE">
                <w:rPr>
                  <w:rFonts w:asciiTheme="majorHAnsi" w:eastAsia="Times New Roman" w:hAnsiTheme="majorHAnsi" w:cstheme="majorHAnsi"/>
                  <w:color w:val="000000"/>
                  <w:lang w:val="en-IN"/>
                  <w:rPrChange w:id="234" w:author="Kush Khalasi" w:date="2025-06-02T18:57:00Z" w16du:dateUtc="2025-06-02T13:27:00Z">
                    <w:rPr>
                      <w:rFonts w:ascii="Quattrocento Sans" w:eastAsia="Times New Roman" w:hAnsi="Quattrocento Sans"/>
                      <w:color w:val="000000"/>
                      <w:lang w:val="en-IN"/>
                    </w:rPr>
                  </w:rPrChange>
                </w:rPr>
                <w:t>10</w:t>
              </w:r>
            </w:ins>
          </w:p>
        </w:tc>
        <w:tc>
          <w:tcPr>
            <w:tcW w:w="924" w:type="pct"/>
            <w:tcBorders>
              <w:top w:val="single" w:sz="4" w:space="0" w:color="000000"/>
              <w:left w:val="nil"/>
              <w:bottom w:val="single" w:sz="4" w:space="0" w:color="000000"/>
              <w:right w:val="single" w:sz="4" w:space="0" w:color="000000"/>
            </w:tcBorders>
            <w:shd w:val="clear" w:color="auto" w:fill="auto"/>
            <w:vAlign w:val="center"/>
            <w:hideMark/>
          </w:tcPr>
          <w:p w14:paraId="2A09A933" w14:textId="77777777" w:rsidR="00EC2EFE" w:rsidRPr="00EC2EFE" w:rsidRDefault="00EC2EFE" w:rsidP="00EC2EFE">
            <w:pPr>
              <w:widowControl/>
              <w:spacing w:after="0" w:line="240" w:lineRule="auto"/>
              <w:jc w:val="center"/>
              <w:rPr>
                <w:ins w:id="235" w:author="Kush Khalasi" w:date="2025-06-02T18:56:00Z" w16du:dateUtc="2025-06-02T13:26:00Z"/>
                <w:rFonts w:asciiTheme="majorHAnsi" w:eastAsia="Times New Roman" w:hAnsiTheme="majorHAnsi" w:cstheme="majorHAnsi"/>
                <w:color w:val="000000"/>
                <w:lang w:val="en-IN"/>
                <w:rPrChange w:id="236" w:author="Kush Khalasi" w:date="2025-06-02T18:57:00Z" w16du:dateUtc="2025-06-02T13:27:00Z">
                  <w:rPr>
                    <w:ins w:id="237" w:author="Kush Khalasi" w:date="2025-06-02T18:56:00Z" w16du:dateUtc="2025-06-02T13:26:00Z"/>
                    <w:rFonts w:ascii="Quattrocento Sans" w:eastAsia="Times New Roman" w:hAnsi="Quattrocento Sans"/>
                    <w:color w:val="000000"/>
                    <w:lang w:val="en-IN"/>
                  </w:rPr>
                </w:rPrChange>
              </w:rPr>
            </w:pPr>
            <w:ins w:id="238" w:author="Kush Khalasi" w:date="2025-06-02T18:56:00Z" w16du:dateUtc="2025-06-02T13:26:00Z">
              <w:r w:rsidRPr="00EC2EFE">
                <w:rPr>
                  <w:rFonts w:asciiTheme="majorHAnsi" w:eastAsia="Times New Roman" w:hAnsiTheme="majorHAnsi" w:cstheme="majorHAnsi"/>
                  <w:color w:val="000000"/>
                  <w:lang w:val="en-IN"/>
                  <w:rPrChange w:id="239" w:author="Kush Khalasi" w:date="2025-06-02T18:57:00Z" w16du:dateUtc="2025-06-02T13:27:00Z">
                    <w:rPr>
                      <w:rFonts w:ascii="Quattrocento Sans" w:eastAsia="Times New Roman" w:hAnsi="Quattrocento Sans"/>
                      <w:color w:val="000000"/>
                      <w:lang w:val="en-IN"/>
                    </w:rPr>
                  </w:rPrChange>
                </w:rPr>
                <w:t>Riya Holidays - Mumbai</w:t>
              </w:r>
            </w:ins>
          </w:p>
        </w:tc>
        <w:tc>
          <w:tcPr>
            <w:tcW w:w="3566" w:type="pct"/>
            <w:tcBorders>
              <w:top w:val="single" w:sz="4" w:space="0" w:color="000000"/>
              <w:left w:val="nil"/>
              <w:bottom w:val="single" w:sz="4" w:space="0" w:color="000000"/>
              <w:right w:val="single" w:sz="4" w:space="0" w:color="000000"/>
            </w:tcBorders>
            <w:shd w:val="clear" w:color="auto" w:fill="auto"/>
            <w:hideMark/>
          </w:tcPr>
          <w:p w14:paraId="4FACC253" w14:textId="77777777" w:rsidR="00EC2EFE" w:rsidRPr="00EC2EFE" w:rsidRDefault="00EC2EFE" w:rsidP="00EC2EFE">
            <w:pPr>
              <w:widowControl/>
              <w:spacing w:after="0" w:line="240" w:lineRule="auto"/>
              <w:rPr>
                <w:ins w:id="240" w:author="Kush Khalasi" w:date="2025-06-02T18:56:00Z" w16du:dateUtc="2025-06-02T13:26:00Z"/>
                <w:rFonts w:asciiTheme="majorHAnsi" w:eastAsia="Times New Roman" w:hAnsiTheme="majorHAnsi" w:cstheme="majorHAnsi"/>
                <w:color w:val="000000"/>
                <w:lang w:val="en-IN"/>
                <w:rPrChange w:id="241" w:author="Kush Khalasi" w:date="2025-06-02T18:57:00Z" w16du:dateUtc="2025-06-02T13:27:00Z">
                  <w:rPr>
                    <w:ins w:id="242" w:author="Kush Khalasi" w:date="2025-06-02T18:56:00Z" w16du:dateUtc="2025-06-02T13:26:00Z"/>
                    <w:rFonts w:ascii="Quattrocento Sans" w:eastAsia="Times New Roman" w:hAnsi="Quattrocento Sans"/>
                    <w:color w:val="000000"/>
                    <w:lang w:val="en-IN"/>
                  </w:rPr>
                </w:rPrChange>
              </w:rPr>
            </w:pPr>
            <w:proofErr w:type="spellStart"/>
            <w:ins w:id="243" w:author="Kush Khalasi" w:date="2025-06-02T18:56:00Z" w16du:dateUtc="2025-06-02T13:26:00Z">
              <w:r w:rsidRPr="00EC2EFE">
                <w:rPr>
                  <w:rFonts w:asciiTheme="majorHAnsi" w:eastAsia="Times New Roman" w:hAnsiTheme="majorHAnsi" w:cstheme="majorHAnsi"/>
                  <w:color w:val="000000"/>
                  <w:lang w:val="en-IN"/>
                  <w:rPrChange w:id="244" w:author="Kush Khalasi" w:date="2025-06-02T18:57:00Z" w16du:dateUtc="2025-06-02T13:27:00Z">
                    <w:rPr>
                      <w:rFonts w:ascii="Quattrocento Sans" w:eastAsia="Times New Roman" w:hAnsi="Quattrocento Sans"/>
                      <w:color w:val="000000"/>
                      <w:lang w:val="en-IN"/>
                    </w:rPr>
                  </w:rPrChange>
                </w:rPr>
                <w:t>Mashraque</w:t>
              </w:r>
              <w:proofErr w:type="spellEnd"/>
              <w:r w:rsidRPr="00EC2EFE">
                <w:rPr>
                  <w:rFonts w:asciiTheme="majorHAnsi" w:eastAsia="Times New Roman" w:hAnsiTheme="majorHAnsi" w:cstheme="majorHAnsi"/>
                  <w:color w:val="000000"/>
                  <w:lang w:val="en-IN"/>
                  <w:rPrChange w:id="245" w:author="Kush Khalasi" w:date="2025-06-02T18:57:00Z" w16du:dateUtc="2025-06-02T13:27:00Z">
                    <w:rPr>
                      <w:rFonts w:ascii="Quattrocento Sans" w:eastAsia="Times New Roman" w:hAnsi="Quattrocento Sans"/>
                      <w:color w:val="000000"/>
                      <w:lang w:val="en-IN"/>
                    </w:rPr>
                  </w:rPrChange>
                </w:rPr>
                <w:t xml:space="preserve"> Building, 227, </w:t>
              </w:r>
              <w:proofErr w:type="spellStart"/>
              <w:r w:rsidRPr="00EC2EFE">
                <w:rPr>
                  <w:rFonts w:asciiTheme="majorHAnsi" w:eastAsia="Times New Roman" w:hAnsiTheme="majorHAnsi" w:cstheme="majorHAnsi"/>
                  <w:color w:val="000000"/>
                  <w:lang w:val="en-IN"/>
                  <w:rPrChange w:id="246" w:author="Kush Khalasi" w:date="2025-06-02T18:57:00Z" w16du:dateUtc="2025-06-02T13:27:00Z">
                    <w:rPr>
                      <w:rFonts w:ascii="Quattrocento Sans" w:eastAsia="Times New Roman" w:hAnsi="Quattrocento Sans"/>
                      <w:color w:val="000000"/>
                      <w:lang w:val="en-IN"/>
                    </w:rPr>
                  </w:rPrChange>
                </w:rPr>
                <w:t>P.D'Mello</w:t>
              </w:r>
              <w:proofErr w:type="spellEnd"/>
              <w:r w:rsidRPr="00EC2EFE">
                <w:rPr>
                  <w:rFonts w:asciiTheme="majorHAnsi" w:eastAsia="Times New Roman" w:hAnsiTheme="majorHAnsi" w:cstheme="majorHAnsi"/>
                  <w:color w:val="000000"/>
                  <w:lang w:val="en-IN"/>
                  <w:rPrChange w:id="247" w:author="Kush Khalasi" w:date="2025-06-02T18:57:00Z" w16du:dateUtc="2025-06-02T13:27:00Z">
                    <w:rPr>
                      <w:rFonts w:ascii="Quattrocento Sans" w:eastAsia="Times New Roman" w:hAnsi="Quattrocento Sans"/>
                      <w:color w:val="000000"/>
                      <w:lang w:val="en-IN"/>
                    </w:rPr>
                  </w:rPrChange>
                </w:rPr>
                <w:t xml:space="preserve"> Road, Fort, Mumbai- 400001</w:t>
              </w:r>
            </w:ins>
          </w:p>
        </w:tc>
      </w:tr>
      <w:tr w:rsidR="00EC2EFE" w:rsidRPr="00EC2EFE" w14:paraId="471E394A" w14:textId="77777777" w:rsidTr="00EC2EFE">
        <w:trPr>
          <w:trHeight w:val="285"/>
          <w:ins w:id="248" w:author="Kush Khalasi" w:date="2025-06-02T18:56:00Z" w16du:dateUtc="2025-06-02T13:26:00Z"/>
        </w:trPr>
        <w:tc>
          <w:tcPr>
            <w:tcW w:w="510" w:type="pct"/>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A450DE6" w14:textId="77777777" w:rsidR="00EC2EFE" w:rsidRPr="00EC2EFE" w:rsidRDefault="00EC2EFE" w:rsidP="00EC2EFE">
            <w:pPr>
              <w:widowControl/>
              <w:spacing w:after="0" w:line="240" w:lineRule="auto"/>
              <w:jc w:val="center"/>
              <w:rPr>
                <w:ins w:id="249" w:author="Kush Khalasi" w:date="2025-06-02T18:56:00Z" w16du:dateUtc="2025-06-02T13:26:00Z"/>
                <w:rFonts w:asciiTheme="majorHAnsi" w:eastAsia="Times New Roman" w:hAnsiTheme="majorHAnsi" w:cstheme="majorHAnsi"/>
                <w:color w:val="000000"/>
                <w:lang w:val="en-IN"/>
                <w:rPrChange w:id="250" w:author="Kush Khalasi" w:date="2025-06-02T18:57:00Z" w16du:dateUtc="2025-06-02T13:27:00Z">
                  <w:rPr>
                    <w:ins w:id="251" w:author="Kush Khalasi" w:date="2025-06-02T18:56:00Z" w16du:dateUtc="2025-06-02T13:26:00Z"/>
                    <w:rFonts w:ascii="Quattrocento Sans" w:eastAsia="Times New Roman" w:hAnsi="Quattrocento Sans"/>
                    <w:color w:val="000000"/>
                    <w:lang w:val="en-IN"/>
                  </w:rPr>
                </w:rPrChange>
              </w:rPr>
            </w:pPr>
            <w:ins w:id="252" w:author="Kush Khalasi" w:date="2025-06-02T18:56:00Z" w16du:dateUtc="2025-06-02T13:26:00Z">
              <w:r w:rsidRPr="00EC2EFE">
                <w:rPr>
                  <w:rFonts w:asciiTheme="majorHAnsi" w:eastAsia="Times New Roman" w:hAnsiTheme="majorHAnsi" w:cstheme="majorHAnsi"/>
                  <w:color w:val="000000"/>
                  <w:lang w:val="en-IN"/>
                  <w:rPrChange w:id="253" w:author="Kush Khalasi" w:date="2025-06-02T18:57:00Z" w16du:dateUtc="2025-06-02T13:27:00Z">
                    <w:rPr>
                      <w:rFonts w:ascii="Quattrocento Sans" w:eastAsia="Times New Roman" w:hAnsi="Quattrocento Sans"/>
                      <w:color w:val="000000"/>
                      <w:lang w:val="en-IN"/>
                    </w:rPr>
                  </w:rPrChange>
                </w:rPr>
                <w:t>11</w:t>
              </w:r>
            </w:ins>
          </w:p>
        </w:tc>
        <w:tc>
          <w:tcPr>
            <w:tcW w:w="924" w:type="pct"/>
            <w:tcBorders>
              <w:top w:val="single" w:sz="4" w:space="0" w:color="000000"/>
              <w:left w:val="nil"/>
              <w:bottom w:val="single" w:sz="4" w:space="0" w:color="000000"/>
              <w:right w:val="single" w:sz="4" w:space="0" w:color="000000"/>
            </w:tcBorders>
            <w:shd w:val="clear" w:color="auto" w:fill="auto"/>
            <w:vAlign w:val="center"/>
            <w:hideMark/>
          </w:tcPr>
          <w:p w14:paraId="1632F305" w14:textId="77777777" w:rsidR="00EC2EFE" w:rsidRPr="00EC2EFE" w:rsidRDefault="00EC2EFE" w:rsidP="00EC2EFE">
            <w:pPr>
              <w:widowControl/>
              <w:spacing w:after="0" w:line="240" w:lineRule="auto"/>
              <w:jc w:val="center"/>
              <w:rPr>
                <w:ins w:id="254" w:author="Kush Khalasi" w:date="2025-06-02T18:56:00Z" w16du:dateUtc="2025-06-02T13:26:00Z"/>
                <w:rFonts w:asciiTheme="majorHAnsi" w:eastAsia="Times New Roman" w:hAnsiTheme="majorHAnsi" w:cstheme="majorHAnsi"/>
                <w:color w:val="000000"/>
                <w:lang w:val="en-IN"/>
                <w:rPrChange w:id="255" w:author="Kush Khalasi" w:date="2025-06-02T18:57:00Z" w16du:dateUtc="2025-06-02T13:27:00Z">
                  <w:rPr>
                    <w:ins w:id="256" w:author="Kush Khalasi" w:date="2025-06-02T18:56:00Z" w16du:dateUtc="2025-06-02T13:26:00Z"/>
                    <w:rFonts w:ascii="Quattrocento Sans" w:eastAsia="Times New Roman" w:hAnsi="Quattrocento Sans"/>
                    <w:color w:val="000000"/>
                    <w:lang w:val="en-IN"/>
                  </w:rPr>
                </w:rPrChange>
              </w:rPr>
            </w:pPr>
            <w:ins w:id="257" w:author="Kush Khalasi" w:date="2025-06-02T18:56:00Z" w16du:dateUtc="2025-06-02T13:26:00Z">
              <w:r w:rsidRPr="00EC2EFE">
                <w:rPr>
                  <w:rFonts w:asciiTheme="majorHAnsi" w:eastAsia="Times New Roman" w:hAnsiTheme="majorHAnsi" w:cstheme="majorHAnsi"/>
                  <w:color w:val="000000"/>
                  <w:lang w:val="en-IN"/>
                  <w:rPrChange w:id="258" w:author="Kush Khalasi" w:date="2025-06-02T18:57:00Z" w16du:dateUtc="2025-06-02T13:27:00Z">
                    <w:rPr>
                      <w:rFonts w:ascii="Quattrocento Sans" w:eastAsia="Times New Roman" w:hAnsi="Quattrocento Sans"/>
                      <w:color w:val="000000"/>
                      <w:lang w:val="en-IN"/>
                    </w:rPr>
                  </w:rPrChange>
                </w:rPr>
                <w:t>KOLKATA</w:t>
              </w:r>
            </w:ins>
          </w:p>
        </w:tc>
        <w:tc>
          <w:tcPr>
            <w:tcW w:w="3566" w:type="pct"/>
            <w:tcBorders>
              <w:top w:val="single" w:sz="4" w:space="0" w:color="000000"/>
              <w:left w:val="nil"/>
              <w:bottom w:val="single" w:sz="4" w:space="0" w:color="000000"/>
              <w:right w:val="single" w:sz="4" w:space="0" w:color="000000"/>
            </w:tcBorders>
            <w:shd w:val="clear" w:color="auto" w:fill="auto"/>
            <w:hideMark/>
          </w:tcPr>
          <w:p w14:paraId="3BA1BEB7" w14:textId="77777777" w:rsidR="00EC2EFE" w:rsidRPr="00EC2EFE" w:rsidRDefault="00EC2EFE" w:rsidP="00EC2EFE">
            <w:pPr>
              <w:widowControl/>
              <w:spacing w:after="0" w:line="240" w:lineRule="auto"/>
              <w:rPr>
                <w:ins w:id="259" w:author="Kush Khalasi" w:date="2025-06-02T18:56:00Z" w16du:dateUtc="2025-06-02T13:26:00Z"/>
                <w:rFonts w:asciiTheme="majorHAnsi" w:eastAsia="Times New Roman" w:hAnsiTheme="majorHAnsi" w:cstheme="majorHAnsi"/>
                <w:color w:val="000000"/>
                <w:lang w:val="en-IN"/>
                <w:rPrChange w:id="260" w:author="Kush Khalasi" w:date="2025-06-02T18:57:00Z" w16du:dateUtc="2025-06-02T13:27:00Z">
                  <w:rPr>
                    <w:ins w:id="261" w:author="Kush Khalasi" w:date="2025-06-02T18:56:00Z" w16du:dateUtc="2025-06-02T13:26:00Z"/>
                    <w:rFonts w:ascii="Quattrocento Sans" w:eastAsia="Times New Roman" w:hAnsi="Quattrocento Sans"/>
                    <w:color w:val="000000"/>
                    <w:lang w:val="en-IN"/>
                  </w:rPr>
                </w:rPrChange>
              </w:rPr>
            </w:pPr>
            <w:ins w:id="262" w:author="Kush Khalasi" w:date="2025-06-02T18:56:00Z" w16du:dateUtc="2025-06-02T13:26:00Z">
              <w:r w:rsidRPr="00EC2EFE">
                <w:rPr>
                  <w:rFonts w:asciiTheme="majorHAnsi" w:eastAsia="Times New Roman" w:hAnsiTheme="majorHAnsi" w:cstheme="majorHAnsi"/>
                  <w:color w:val="000000"/>
                  <w:lang w:val="en-IN"/>
                  <w:rPrChange w:id="263" w:author="Kush Khalasi" w:date="2025-06-02T18:57:00Z" w16du:dateUtc="2025-06-02T13:27:00Z">
                    <w:rPr>
                      <w:rFonts w:ascii="Quattrocento Sans" w:eastAsia="Times New Roman" w:hAnsi="Quattrocento Sans"/>
                      <w:color w:val="000000"/>
                      <w:lang w:val="en-IN"/>
                    </w:rPr>
                  </w:rPrChange>
                </w:rPr>
                <w:t>1st Floor, 1 Lee Road, Kolkata - 700 020.</w:t>
              </w:r>
            </w:ins>
          </w:p>
        </w:tc>
      </w:tr>
      <w:tr w:rsidR="00EC2EFE" w:rsidRPr="00EC2EFE" w14:paraId="3072CBCA" w14:textId="77777777" w:rsidTr="00EC2EFE">
        <w:trPr>
          <w:trHeight w:val="285"/>
          <w:ins w:id="264" w:author="Kush Khalasi" w:date="2025-06-02T18:56:00Z" w16du:dateUtc="2025-06-02T13:26:00Z"/>
        </w:trPr>
        <w:tc>
          <w:tcPr>
            <w:tcW w:w="510" w:type="pct"/>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D88984F" w14:textId="77777777" w:rsidR="00EC2EFE" w:rsidRPr="00EC2EFE" w:rsidRDefault="00EC2EFE" w:rsidP="00EC2EFE">
            <w:pPr>
              <w:widowControl/>
              <w:spacing w:after="0" w:line="240" w:lineRule="auto"/>
              <w:jc w:val="center"/>
              <w:rPr>
                <w:ins w:id="265" w:author="Kush Khalasi" w:date="2025-06-02T18:56:00Z" w16du:dateUtc="2025-06-02T13:26:00Z"/>
                <w:rFonts w:asciiTheme="majorHAnsi" w:eastAsia="Times New Roman" w:hAnsiTheme="majorHAnsi" w:cstheme="majorHAnsi"/>
                <w:color w:val="000000"/>
                <w:lang w:val="en-IN"/>
                <w:rPrChange w:id="266" w:author="Kush Khalasi" w:date="2025-06-02T18:57:00Z" w16du:dateUtc="2025-06-02T13:27:00Z">
                  <w:rPr>
                    <w:ins w:id="267" w:author="Kush Khalasi" w:date="2025-06-02T18:56:00Z" w16du:dateUtc="2025-06-02T13:26:00Z"/>
                    <w:rFonts w:ascii="Quattrocento Sans" w:eastAsia="Times New Roman" w:hAnsi="Quattrocento Sans"/>
                    <w:color w:val="000000"/>
                    <w:lang w:val="en-IN"/>
                  </w:rPr>
                </w:rPrChange>
              </w:rPr>
            </w:pPr>
            <w:ins w:id="268" w:author="Kush Khalasi" w:date="2025-06-02T18:56:00Z" w16du:dateUtc="2025-06-02T13:26:00Z">
              <w:r w:rsidRPr="00EC2EFE">
                <w:rPr>
                  <w:rFonts w:asciiTheme="majorHAnsi" w:eastAsia="Times New Roman" w:hAnsiTheme="majorHAnsi" w:cstheme="majorHAnsi"/>
                  <w:color w:val="000000"/>
                  <w:lang w:val="en-IN"/>
                  <w:rPrChange w:id="269" w:author="Kush Khalasi" w:date="2025-06-02T18:57:00Z" w16du:dateUtc="2025-06-02T13:27:00Z">
                    <w:rPr>
                      <w:rFonts w:ascii="Quattrocento Sans" w:eastAsia="Times New Roman" w:hAnsi="Quattrocento Sans"/>
                      <w:color w:val="000000"/>
                      <w:lang w:val="en-IN"/>
                    </w:rPr>
                  </w:rPrChange>
                </w:rPr>
                <w:t>12</w:t>
              </w:r>
            </w:ins>
          </w:p>
        </w:tc>
        <w:tc>
          <w:tcPr>
            <w:tcW w:w="924" w:type="pct"/>
            <w:tcBorders>
              <w:top w:val="single" w:sz="4" w:space="0" w:color="000000"/>
              <w:left w:val="nil"/>
              <w:bottom w:val="single" w:sz="4" w:space="0" w:color="000000"/>
              <w:right w:val="single" w:sz="4" w:space="0" w:color="000000"/>
            </w:tcBorders>
            <w:shd w:val="clear" w:color="auto" w:fill="auto"/>
            <w:vAlign w:val="center"/>
            <w:hideMark/>
          </w:tcPr>
          <w:p w14:paraId="2C47F308" w14:textId="77777777" w:rsidR="00EC2EFE" w:rsidRPr="00EC2EFE" w:rsidRDefault="00EC2EFE" w:rsidP="00EC2EFE">
            <w:pPr>
              <w:widowControl/>
              <w:spacing w:after="0" w:line="240" w:lineRule="auto"/>
              <w:jc w:val="center"/>
              <w:rPr>
                <w:ins w:id="270" w:author="Kush Khalasi" w:date="2025-06-02T18:56:00Z" w16du:dateUtc="2025-06-02T13:26:00Z"/>
                <w:rFonts w:asciiTheme="majorHAnsi" w:eastAsia="Times New Roman" w:hAnsiTheme="majorHAnsi" w:cstheme="majorHAnsi"/>
                <w:color w:val="000000"/>
                <w:lang w:val="en-IN"/>
                <w:rPrChange w:id="271" w:author="Kush Khalasi" w:date="2025-06-02T18:57:00Z" w16du:dateUtc="2025-06-02T13:27:00Z">
                  <w:rPr>
                    <w:ins w:id="272" w:author="Kush Khalasi" w:date="2025-06-02T18:56:00Z" w16du:dateUtc="2025-06-02T13:26:00Z"/>
                    <w:rFonts w:ascii="Quattrocento Sans" w:eastAsia="Times New Roman" w:hAnsi="Quattrocento Sans"/>
                    <w:color w:val="000000"/>
                    <w:lang w:val="en-IN"/>
                  </w:rPr>
                </w:rPrChange>
              </w:rPr>
            </w:pPr>
            <w:ins w:id="273" w:author="Kush Khalasi" w:date="2025-06-02T18:56:00Z" w16du:dateUtc="2025-06-02T13:26:00Z">
              <w:r w:rsidRPr="00EC2EFE">
                <w:rPr>
                  <w:rFonts w:asciiTheme="majorHAnsi" w:eastAsia="Times New Roman" w:hAnsiTheme="majorHAnsi" w:cstheme="majorHAnsi"/>
                  <w:color w:val="000000"/>
                  <w:lang w:val="en-IN"/>
                  <w:rPrChange w:id="274" w:author="Kush Khalasi" w:date="2025-06-02T18:57:00Z" w16du:dateUtc="2025-06-02T13:27:00Z">
                    <w:rPr>
                      <w:rFonts w:ascii="Quattrocento Sans" w:eastAsia="Times New Roman" w:hAnsi="Quattrocento Sans"/>
                      <w:color w:val="000000"/>
                      <w:lang w:val="en-IN"/>
                    </w:rPr>
                  </w:rPrChange>
                </w:rPr>
                <w:t>Guwahati</w:t>
              </w:r>
            </w:ins>
          </w:p>
        </w:tc>
        <w:tc>
          <w:tcPr>
            <w:tcW w:w="3566" w:type="pct"/>
            <w:tcBorders>
              <w:top w:val="single" w:sz="4" w:space="0" w:color="000000"/>
              <w:left w:val="nil"/>
              <w:bottom w:val="single" w:sz="4" w:space="0" w:color="000000"/>
              <w:right w:val="single" w:sz="4" w:space="0" w:color="000000"/>
            </w:tcBorders>
            <w:shd w:val="clear" w:color="auto" w:fill="auto"/>
            <w:hideMark/>
          </w:tcPr>
          <w:p w14:paraId="5F4335C6" w14:textId="77777777" w:rsidR="00EC2EFE" w:rsidRPr="00EC2EFE" w:rsidRDefault="00EC2EFE" w:rsidP="00EC2EFE">
            <w:pPr>
              <w:widowControl/>
              <w:spacing w:after="0" w:line="240" w:lineRule="auto"/>
              <w:rPr>
                <w:ins w:id="275" w:author="Kush Khalasi" w:date="2025-06-02T18:56:00Z" w16du:dateUtc="2025-06-02T13:26:00Z"/>
                <w:rFonts w:asciiTheme="majorHAnsi" w:eastAsia="Times New Roman" w:hAnsiTheme="majorHAnsi" w:cstheme="majorHAnsi"/>
                <w:color w:val="000000"/>
                <w:lang w:val="en-IN"/>
                <w:rPrChange w:id="276" w:author="Kush Khalasi" w:date="2025-06-02T18:57:00Z" w16du:dateUtc="2025-06-02T13:27:00Z">
                  <w:rPr>
                    <w:ins w:id="277" w:author="Kush Khalasi" w:date="2025-06-02T18:56:00Z" w16du:dateUtc="2025-06-02T13:26:00Z"/>
                    <w:rFonts w:ascii="Quattrocento Sans" w:eastAsia="Times New Roman" w:hAnsi="Quattrocento Sans"/>
                    <w:color w:val="000000"/>
                    <w:lang w:val="en-IN"/>
                  </w:rPr>
                </w:rPrChange>
              </w:rPr>
            </w:pPr>
            <w:ins w:id="278" w:author="Kush Khalasi" w:date="2025-06-02T18:56:00Z" w16du:dateUtc="2025-06-02T13:26:00Z">
              <w:r w:rsidRPr="00EC2EFE">
                <w:rPr>
                  <w:rFonts w:asciiTheme="majorHAnsi" w:eastAsia="Times New Roman" w:hAnsiTheme="majorHAnsi" w:cstheme="majorHAnsi"/>
                  <w:color w:val="000000"/>
                  <w:lang w:val="en-IN"/>
                  <w:rPrChange w:id="279" w:author="Kush Khalasi" w:date="2025-06-02T18:57:00Z" w16du:dateUtc="2025-06-02T13:27:00Z">
                    <w:rPr>
                      <w:rFonts w:ascii="Quattrocento Sans" w:eastAsia="Times New Roman" w:hAnsi="Quattrocento Sans"/>
                      <w:color w:val="000000"/>
                      <w:lang w:val="en-IN"/>
                    </w:rPr>
                  </w:rPrChange>
                </w:rPr>
                <w:t>Ground Floor, House No-30B, D Neog Path, Opposite Dona Tower, GS Road,  Guwahati - 781005</w:t>
              </w:r>
            </w:ins>
          </w:p>
        </w:tc>
      </w:tr>
      <w:tr w:rsidR="00EC2EFE" w:rsidRPr="00EC2EFE" w14:paraId="4B3A3641" w14:textId="77777777" w:rsidTr="00EC2EFE">
        <w:trPr>
          <w:trHeight w:val="285"/>
          <w:ins w:id="280" w:author="Kush Khalasi" w:date="2025-06-02T18:56:00Z" w16du:dateUtc="2025-06-02T13:26:00Z"/>
        </w:trPr>
        <w:tc>
          <w:tcPr>
            <w:tcW w:w="510" w:type="pct"/>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F00DC93" w14:textId="77777777" w:rsidR="00EC2EFE" w:rsidRPr="00EC2EFE" w:rsidRDefault="00EC2EFE" w:rsidP="00EC2EFE">
            <w:pPr>
              <w:widowControl/>
              <w:spacing w:after="0" w:line="240" w:lineRule="auto"/>
              <w:jc w:val="center"/>
              <w:rPr>
                <w:ins w:id="281" w:author="Kush Khalasi" w:date="2025-06-02T18:56:00Z" w16du:dateUtc="2025-06-02T13:26:00Z"/>
                <w:rFonts w:asciiTheme="majorHAnsi" w:eastAsia="Times New Roman" w:hAnsiTheme="majorHAnsi" w:cstheme="majorHAnsi"/>
                <w:color w:val="000000"/>
                <w:lang w:val="en-IN"/>
                <w:rPrChange w:id="282" w:author="Kush Khalasi" w:date="2025-06-02T18:57:00Z" w16du:dateUtc="2025-06-02T13:27:00Z">
                  <w:rPr>
                    <w:ins w:id="283" w:author="Kush Khalasi" w:date="2025-06-02T18:56:00Z" w16du:dateUtc="2025-06-02T13:26:00Z"/>
                    <w:rFonts w:ascii="Quattrocento Sans" w:eastAsia="Times New Roman" w:hAnsi="Quattrocento Sans"/>
                    <w:color w:val="000000"/>
                    <w:lang w:val="en-IN"/>
                  </w:rPr>
                </w:rPrChange>
              </w:rPr>
            </w:pPr>
            <w:ins w:id="284" w:author="Kush Khalasi" w:date="2025-06-02T18:56:00Z" w16du:dateUtc="2025-06-02T13:26:00Z">
              <w:r w:rsidRPr="00EC2EFE">
                <w:rPr>
                  <w:rFonts w:asciiTheme="majorHAnsi" w:eastAsia="Times New Roman" w:hAnsiTheme="majorHAnsi" w:cstheme="majorHAnsi"/>
                  <w:color w:val="000000"/>
                  <w:lang w:val="en-IN"/>
                  <w:rPrChange w:id="285" w:author="Kush Khalasi" w:date="2025-06-02T18:57:00Z" w16du:dateUtc="2025-06-02T13:27:00Z">
                    <w:rPr>
                      <w:rFonts w:ascii="Quattrocento Sans" w:eastAsia="Times New Roman" w:hAnsi="Quattrocento Sans"/>
                      <w:color w:val="000000"/>
                      <w:lang w:val="en-IN"/>
                    </w:rPr>
                  </w:rPrChange>
                </w:rPr>
                <w:t>13</w:t>
              </w:r>
            </w:ins>
          </w:p>
        </w:tc>
        <w:tc>
          <w:tcPr>
            <w:tcW w:w="924" w:type="pct"/>
            <w:tcBorders>
              <w:top w:val="single" w:sz="4" w:space="0" w:color="000000"/>
              <w:left w:val="nil"/>
              <w:bottom w:val="single" w:sz="4" w:space="0" w:color="000000"/>
              <w:right w:val="single" w:sz="4" w:space="0" w:color="000000"/>
            </w:tcBorders>
            <w:shd w:val="clear" w:color="auto" w:fill="auto"/>
            <w:vAlign w:val="center"/>
            <w:hideMark/>
          </w:tcPr>
          <w:p w14:paraId="1F1AC53A" w14:textId="77777777" w:rsidR="00EC2EFE" w:rsidRPr="00EC2EFE" w:rsidRDefault="00EC2EFE" w:rsidP="00EC2EFE">
            <w:pPr>
              <w:widowControl/>
              <w:spacing w:after="0" w:line="240" w:lineRule="auto"/>
              <w:jc w:val="center"/>
              <w:rPr>
                <w:ins w:id="286" w:author="Kush Khalasi" w:date="2025-06-02T18:56:00Z" w16du:dateUtc="2025-06-02T13:26:00Z"/>
                <w:rFonts w:asciiTheme="majorHAnsi" w:eastAsia="Times New Roman" w:hAnsiTheme="majorHAnsi" w:cstheme="majorHAnsi"/>
                <w:color w:val="000000"/>
                <w:lang w:val="en-IN"/>
                <w:rPrChange w:id="287" w:author="Kush Khalasi" w:date="2025-06-02T18:57:00Z" w16du:dateUtc="2025-06-02T13:27:00Z">
                  <w:rPr>
                    <w:ins w:id="288" w:author="Kush Khalasi" w:date="2025-06-02T18:56:00Z" w16du:dateUtc="2025-06-02T13:26:00Z"/>
                    <w:rFonts w:ascii="Quattrocento Sans" w:eastAsia="Times New Roman" w:hAnsi="Quattrocento Sans"/>
                    <w:color w:val="000000"/>
                    <w:lang w:val="en-IN"/>
                  </w:rPr>
                </w:rPrChange>
              </w:rPr>
            </w:pPr>
            <w:ins w:id="289" w:author="Kush Khalasi" w:date="2025-06-02T18:56:00Z" w16du:dateUtc="2025-06-02T13:26:00Z">
              <w:r w:rsidRPr="00EC2EFE">
                <w:rPr>
                  <w:rFonts w:asciiTheme="majorHAnsi" w:eastAsia="Times New Roman" w:hAnsiTheme="majorHAnsi" w:cstheme="majorHAnsi"/>
                  <w:color w:val="000000"/>
                  <w:lang w:val="en-IN"/>
                  <w:rPrChange w:id="290" w:author="Kush Khalasi" w:date="2025-06-02T18:57:00Z" w16du:dateUtc="2025-06-02T13:27:00Z">
                    <w:rPr>
                      <w:rFonts w:ascii="Quattrocento Sans" w:eastAsia="Times New Roman" w:hAnsi="Quattrocento Sans"/>
                      <w:color w:val="000000"/>
                      <w:lang w:val="en-IN"/>
                    </w:rPr>
                  </w:rPrChange>
                </w:rPr>
                <w:t>CHANDIGARH</w:t>
              </w:r>
            </w:ins>
          </w:p>
        </w:tc>
        <w:tc>
          <w:tcPr>
            <w:tcW w:w="3566" w:type="pct"/>
            <w:tcBorders>
              <w:top w:val="single" w:sz="4" w:space="0" w:color="000000"/>
              <w:left w:val="nil"/>
              <w:bottom w:val="single" w:sz="4" w:space="0" w:color="000000"/>
              <w:right w:val="single" w:sz="4" w:space="0" w:color="000000"/>
            </w:tcBorders>
            <w:shd w:val="clear" w:color="auto" w:fill="auto"/>
            <w:hideMark/>
          </w:tcPr>
          <w:p w14:paraId="610D0308" w14:textId="77777777" w:rsidR="00EC2EFE" w:rsidRPr="00EC2EFE" w:rsidRDefault="00EC2EFE" w:rsidP="00EC2EFE">
            <w:pPr>
              <w:widowControl/>
              <w:spacing w:after="0" w:line="240" w:lineRule="auto"/>
              <w:rPr>
                <w:ins w:id="291" w:author="Kush Khalasi" w:date="2025-06-02T18:56:00Z" w16du:dateUtc="2025-06-02T13:26:00Z"/>
                <w:rFonts w:asciiTheme="majorHAnsi" w:eastAsia="Times New Roman" w:hAnsiTheme="majorHAnsi" w:cstheme="majorHAnsi"/>
                <w:color w:val="000000"/>
                <w:lang w:val="en-IN"/>
                <w:rPrChange w:id="292" w:author="Kush Khalasi" w:date="2025-06-02T18:57:00Z" w16du:dateUtc="2025-06-02T13:27:00Z">
                  <w:rPr>
                    <w:ins w:id="293" w:author="Kush Khalasi" w:date="2025-06-02T18:56:00Z" w16du:dateUtc="2025-06-02T13:26:00Z"/>
                    <w:rFonts w:ascii="Quattrocento Sans" w:eastAsia="Times New Roman" w:hAnsi="Quattrocento Sans"/>
                    <w:color w:val="000000"/>
                    <w:lang w:val="en-IN"/>
                  </w:rPr>
                </w:rPrChange>
              </w:rPr>
            </w:pPr>
            <w:ins w:id="294" w:author="Kush Khalasi" w:date="2025-06-02T18:56:00Z" w16du:dateUtc="2025-06-02T13:26:00Z">
              <w:r w:rsidRPr="00EC2EFE">
                <w:rPr>
                  <w:rFonts w:asciiTheme="majorHAnsi" w:eastAsia="Times New Roman" w:hAnsiTheme="majorHAnsi" w:cstheme="majorHAnsi"/>
                  <w:color w:val="000000"/>
                  <w:lang w:val="en-IN"/>
                  <w:rPrChange w:id="295" w:author="Kush Khalasi" w:date="2025-06-02T18:57:00Z" w16du:dateUtc="2025-06-02T13:27:00Z">
                    <w:rPr>
                      <w:rFonts w:ascii="Quattrocento Sans" w:eastAsia="Times New Roman" w:hAnsi="Quattrocento Sans"/>
                      <w:color w:val="000000"/>
                      <w:lang w:val="en-IN"/>
                    </w:rPr>
                  </w:rPrChange>
                </w:rPr>
                <w:t>SCO 2474, First Floor, Sector 22 C, Chandigarh -160022</w:t>
              </w:r>
            </w:ins>
          </w:p>
        </w:tc>
      </w:tr>
      <w:tr w:rsidR="00EC2EFE" w:rsidRPr="00EC2EFE" w14:paraId="13BD22C7" w14:textId="77777777" w:rsidTr="00EC2EFE">
        <w:trPr>
          <w:trHeight w:val="285"/>
          <w:ins w:id="296" w:author="Kush Khalasi" w:date="2025-06-02T18:56:00Z" w16du:dateUtc="2025-06-02T13:26:00Z"/>
        </w:trPr>
        <w:tc>
          <w:tcPr>
            <w:tcW w:w="510" w:type="pct"/>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340281E" w14:textId="77777777" w:rsidR="00EC2EFE" w:rsidRPr="00EC2EFE" w:rsidRDefault="00EC2EFE" w:rsidP="00EC2EFE">
            <w:pPr>
              <w:widowControl/>
              <w:spacing w:after="0" w:line="240" w:lineRule="auto"/>
              <w:jc w:val="center"/>
              <w:rPr>
                <w:ins w:id="297" w:author="Kush Khalasi" w:date="2025-06-02T18:56:00Z" w16du:dateUtc="2025-06-02T13:26:00Z"/>
                <w:rFonts w:asciiTheme="majorHAnsi" w:eastAsia="Times New Roman" w:hAnsiTheme="majorHAnsi" w:cstheme="majorHAnsi"/>
                <w:color w:val="000000"/>
                <w:lang w:val="en-IN"/>
                <w:rPrChange w:id="298" w:author="Kush Khalasi" w:date="2025-06-02T18:57:00Z" w16du:dateUtc="2025-06-02T13:27:00Z">
                  <w:rPr>
                    <w:ins w:id="299" w:author="Kush Khalasi" w:date="2025-06-02T18:56:00Z" w16du:dateUtc="2025-06-02T13:26:00Z"/>
                    <w:rFonts w:ascii="Quattrocento Sans" w:eastAsia="Times New Roman" w:hAnsi="Quattrocento Sans"/>
                    <w:color w:val="000000"/>
                    <w:lang w:val="en-IN"/>
                  </w:rPr>
                </w:rPrChange>
              </w:rPr>
            </w:pPr>
            <w:ins w:id="300" w:author="Kush Khalasi" w:date="2025-06-02T18:56:00Z" w16du:dateUtc="2025-06-02T13:26:00Z">
              <w:r w:rsidRPr="00EC2EFE">
                <w:rPr>
                  <w:rFonts w:asciiTheme="majorHAnsi" w:eastAsia="Times New Roman" w:hAnsiTheme="majorHAnsi" w:cstheme="majorHAnsi"/>
                  <w:color w:val="000000"/>
                  <w:lang w:val="en-IN"/>
                  <w:rPrChange w:id="301" w:author="Kush Khalasi" w:date="2025-06-02T18:57:00Z" w16du:dateUtc="2025-06-02T13:27:00Z">
                    <w:rPr>
                      <w:rFonts w:ascii="Quattrocento Sans" w:eastAsia="Times New Roman" w:hAnsi="Quattrocento Sans"/>
                      <w:color w:val="000000"/>
                      <w:lang w:val="en-IN"/>
                    </w:rPr>
                  </w:rPrChange>
                </w:rPr>
                <w:t>14</w:t>
              </w:r>
            </w:ins>
          </w:p>
        </w:tc>
        <w:tc>
          <w:tcPr>
            <w:tcW w:w="924" w:type="pct"/>
            <w:tcBorders>
              <w:top w:val="single" w:sz="4" w:space="0" w:color="000000"/>
              <w:left w:val="nil"/>
              <w:bottom w:val="single" w:sz="4" w:space="0" w:color="000000"/>
              <w:right w:val="single" w:sz="4" w:space="0" w:color="000000"/>
            </w:tcBorders>
            <w:shd w:val="clear" w:color="auto" w:fill="auto"/>
            <w:vAlign w:val="center"/>
            <w:hideMark/>
          </w:tcPr>
          <w:p w14:paraId="1F4FCBD6" w14:textId="77777777" w:rsidR="00EC2EFE" w:rsidRPr="00EC2EFE" w:rsidRDefault="00EC2EFE" w:rsidP="00EC2EFE">
            <w:pPr>
              <w:widowControl/>
              <w:spacing w:after="0" w:line="240" w:lineRule="auto"/>
              <w:jc w:val="center"/>
              <w:rPr>
                <w:ins w:id="302" w:author="Kush Khalasi" w:date="2025-06-02T18:56:00Z" w16du:dateUtc="2025-06-02T13:26:00Z"/>
                <w:rFonts w:asciiTheme="majorHAnsi" w:eastAsia="Times New Roman" w:hAnsiTheme="majorHAnsi" w:cstheme="majorHAnsi"/>
                <w:color w:val="000000"/>
                <w:lang w:val="en-IN"/>
                <w:rPrChange w:id="303" w:author="Kush Khalasi" w:date="2025-06-02T18:57:00Z" w16du:dateUtc="2025-06-02T13:27:00Z">
                  <w:rPr>
                    <w:ins w:id="304" w:author="Kush Khalasi" w:date="2025-06-02T18:56:00Z" w16du:dateUtc="2025-06-02T13:26:00Z"/>
                    <w:rFonts w:ascii="Quattrocento Sans" w:eastAsia="Times New Roman" w:hAnsi="Quattrocento Sans"/>
                    <w:color w:val="000000"/>
                    <w:lang w:val="en-IN"/>
                  </w:rPr>
                </w:rPrChange>
              </w:rPr>
            </w:pPr>
            <w:ins w:id="305" w:author="Kush Khalasi" w:date="2025-06-02T18:56:00Z" w16du:dateUtc="2025-06-02T13:26:00Z">
              <w:r w:rsidRPr="00EC2EFE">
                <w:rPr>
                  <w:rFonts w:asciiTheme="majorHAnsi" w:eastAsia="Times New Roman" w:hAnsiTheme="majorHAnsi" w:cstheme="majorHAnsi"/>
                  <w:color w:val="000000"/>
                  <w:lang w:val="en-IN"/>
                  <w:rPrChange w:id="306" w:author="Kush Khalasi" w:date="2025-06-02T18:57:00Z" w16du:dateUtc="2025-06-02T13:27:00Z">
                    <w:rPr>
                      <w:rFonts w:ascii="Quattrocento Sans" w:eastAsia="Times New Roman" w:hAnsi="Quattrocento Sans"/>
                      <w:color w:val="000000"/>
                      <w:lang w:val="en-IN"/>
                    </w:rPr>
                  </w:rPrChange>
                </w:rPr>
                <w:t>GURGAON</w:t>
              </w:r>
            </w:ins>
          </w:p>
        </w:tc>
        <w:tc>
          <w:tcPr>
            <w:tcW w:w="3566" w:type="pct"/>
            <w:tcBorders>
              <w:top w:val="single" w:sz="4" w:space="0" w:color="000000"/>
              <w:left w:val="nil"/>
              <w:bottom w:val="single" w:sz="4" w:space="0" w:color="000000"/>
              <w:right w:val="single" w:sz="4" w:space="0" w:color="000000"/>
            </w:tcBorders>
            <w:shd w:val="clear" w:color="auto" w:fill="auto"/>
            <w:hideMark/>
          </w:tcPr>
          <w:p w14:paraId="534B886A" w14:textId="77777777" w:rsidR="00EC2EFE" w:rsidRPr="00EC2EFE" w:rsidRDefault="00EC2EFE" w:rsidP="00EC2EFE">
            <w:pPr>
              <w:widowControl/>
              <w:spacing w:after="0" w:line="240" w:lineRule="auto"/>
              <w:rPr>
                <w:ins w:id="307" w:author="Kush Khalasi" w:date="2025-06-02T18:56:00Z" w16du:dateUtc="2025-06-02T13:26:00Z"/>
                <w:rFonts w:asciiTheme="majorHAnsi" w:eastAsia="Times New Roman" w:hAnsiTheme="majorHAnsi" w:cstheme="majorHAnsi"/>
                <w:color w:val="000000"/>
                <w:lang w:val="en-IN"/>
                <w:rPrChange w:id="308" w:author="Kush Khalasi" w:date="2025-06-02T18:57:00Z" w16du:dateUtc="2025-06-02T13:27:00Z">
                  <w:rPr>
                    <w:ins w:id="309" w:author="Kush Khalasi" w:date="2025-06-02T18:56:00Z" w16du:dateUtc="2025-06-02T13:26:00Z"/>
                    <w:rFonts w:ascii="Quattrocento Sans" w:eastAsia="Times New Roman" w:hAnsi="Quattrocento Sans"/>
                    <w:color w:val="000000"/>
                    <w:lang w:val="en-IN"/>
                  </w:rPr>
                </w:rPrChange>
              </w:rPr>
            </w:pPr>
            <w:ins w:id="310" w:author="Kush Khalasi" w:date="2025-06-02T18:56:00Z" w16du:dateUtc="2025-06-02T13:26:00Z">
              <w:r w:rsidRPr="00EC2EFE">
                <w:rPr>
                  <w:rFonts w:asciiTheme="majorHAnsi" w:eastAsia="Times New Roman" w:hAnsiTheme="majorHAnsi" w:cstheme="majorHAnsi"/>
                  <w:color w:val="000000"/>
                  <w:lang w:val="en-IN"/>
                  <w:rPrChange w:id="311" w:author="Kush Khalasi" w:date="2025-06-02T18:57:00Z" w16du:dateUtc="2025-06-02T13:27:00Z">
                    <w:rPr>
                      <w:rFonts w:ascii="Quattrocento Sans" w:eastAsia="Times New Roman" w:hAnsi="Quattrocento Sans"/>
                      <w:color w:val="000000"/>
                      <w:lang w:val="en-IN"/>
                    </w:rPr>
                  </w:rPrChange>
                </w:rPr>
                <w:t>007 &amp; 811  BPTP Park Centra, Opp. 32 Milestone, National Highway-8, Sector 30, Gurgaon - 122 001</w:t>
              </w:r>
            </w:ins>
          </w:p>
        </w:tc>
      </w:tr>
      <w:tr w:rsidR="00EC2EFE" w:rsidRPr="00EC2EFE" w14:paraId="5BCD1F9C" w14:textId="77777777" w:rsidTr="00EC2EFE">
        <w:trPr>
          <w:trHeight w:val="285"/>
          <w:ins w:id="312" w:author="Kush Khalasi" w:date="2025-06-02T18:56:00Z" w16du:dateUtc="2025-06-02T13:26:00Z"/>
        </w:trPr>
        <w:tc>
          <w:tcPr>
            <w:tcW w:w="510" w:type="pct"/>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9EBDEB8" w14:textId="77777777" w:rsidR="00EC2EFE" w:rsidRPr="00EC2EFE" w:rsidRDefault="00EC2EFE" w:rsidP="00EC2EFE">
            <w:pPr>
              <w:widowControl/>
              <w:spacing w:after="0" w:line="240" w:lineRule="auto"/>
              <w:jc w:val="center"/>
              <w:rPr>
                <w:ins w:id="313" w:author="Kush Khalasi" w:date="2025-06-02T18:56:00Z" w16du:dateUtc="2025-06-02T13:26:00Z"/>
                <w:rFonts w:asciiTheme="majorHAnsi" w:eastAsia="Times New Roman" w:hAnsiTheme="majorHAnsi" w:cstheme="majorHAnsi"/>
                <w:color w:val="000000"/>
                <w:lang w:val="en-IN"/>
                <w:rPrChange w:id="314" w:author="Kush Khalasi" w:date="2025-06-02T18:57:00Z" w16du:dateUtc="2025-06-02T13:27:00Z">
                  <w:rPr>
                    <w:ins w:id="315" w:author="Kush Khalasi" w:date="2025-06-02T18:56:00Z" w16du:dateUtc="2025-06-02T13:26:00Z"/>
                    <w:rFonts w:ascii="Quattrocento Sans" w:eastAsia="Times New Roman" w:hAnsi="Quattrocento Sans"/>
                    <w:color w:val="000000"/>
                    <w:lang w:val="en-IN"/>
                  </w:rPr>
                </w:rPrChange>
              </w:rPr>
            </w:pPr>
            <w:ins w:id="316" w:author="Kush Khalasi" w:date="2025-06-02T18:56:00Z" w16du:dateUtc="2025-06-02T13:26:00Z">
              <w:r w:rsidRPr="00EC2EFE">
                <w:rPr>
                  <w:rFonts w:asciiTheme="majorHAnsi" w:eastAsia="Times New Roman" w:hAnsiTheme="majorHAnsi" w:cstheme="majorHAnsi"/>
                  <w:color w:val="000000"/>
                  <w:lang w:val="en-IN"/>
                  <w:rPrChange w:id="317" w:author="Kush Khalasi" w:date="2025-06-02T18:57:00Z" w16du:dateUtc="2025-06-02T13:27:00Z">
                    <w:rPr>
                      <w:rFonts w:ascii="Quattrocento Sans" w:eastAsia="Times New Roman" w:hAnsi="Quattrocento Sans"/>
                      <w:color w:val="000000"/>
                      <w:lang w:val="en-IN"/>
                    </w:rPr>
                  </w:rPrChange>
                </w:rPr>
                <w:t>15</w:t>
              </w:r>
            </w:ins>
          </w:p>
        </w:tc>
        <w:tc>
          <w:tcPr>
            <w:tcW w:w="924" w:type="pct"/>
            <w:tcBorders>
              <w:top w:val="single" w:sz="4" w:space="0" w:color="000000"/>
              <w:left w:val="nil"/>
              <w:bottom w:val="single" w:sz="4" w:space="0" w:color="000000"/>
              <w:right w:val="single" w:sz="4" w:space="0" w:color="000000"/>
            </w:tcBorders>
            <w:shd w:val="clear" w:color="auto" w:fill="auto"/>
            <w:vAlign w:val="center"/>
            <w:hideMark/>
          </w:tcPr>
          <w:p w14:paraId="48CC1C0C" w14:textId="77777777" w:rsidR="00EC2EFE" w:rsidRPr="00EC2EFE" w:rsidRDefault="00EC2EFE" w:rsidP="00EC2EFE">
            <w:pPr>
              <w:widowControl/>
              <w:spacing w:after="0" w:line="240" w:lineRule="auto"/>
              <w:jc w:val="center"/>
              <w:rPr>
                <w:ins w:id="318" w:author="Kush Khalasi" w:date="2025-06-02T18:56:00Z" w16du:dateUtc="2025-06-02T13:26:00Z"/>
                <w:rFonts w:asciiTheme="majorHAnsi" w:eastAsia="Times New Roman" w:hAnsiTheme="majorHAnsi" w:cstheme="majorHAnsi"/>
                <w:color w:val="000000"/>
                <w:lang w:val="en-IN"/>
                <w:rPrChange w:id="319" w:author="Kush Khalasi" w:date="2025-06-02T18:57:00Z" w16du:dateUtc="2025-06-02T13:27:00Z">
                  <w:rPr>
                    <w:ins w:id="320" w:author="Kush Khalasi" w:date="2025-06-02T18:56:00Z" w16du:dateUtc="2025-06-02T13:26:00Z"/>
                    <w:rFonts w:ascii="Quattrocento Sans" w:eastAsia="Times New Roman" w:hAnsi="Quattrocento Sans"/>
                    <w:color w:val="000000"/>
                    <w:lang w:val="en-IN"/>
                  </w:rPr>
                </w:rPrChange>
              </w:rPr>
            </w:pPr>
            <w:ins w:id="321" w:author="Kush Khalasi" w:date="2025-06-02T18:56:00Z" w16du:dateUtc="2025-06-02T13:26:00Z">
              <w:r w:rsidRPr="00EC2EFE">
                <w:rPr>
                  <w:rFonts w:asciiTheme="majorHAnsi" w:eastAsia="Times New Roman" w:hAnsiTheme="majorHAnsi" w:cstheme="majorHAnsi"/>
                  <w:color w:val="000000"/>
                  <w:lang w:val="en-IN"/>
                  <w:rPrChange w:id="322" w:author="Kush Khalasi" w:date="2025-06-02T18:57:00Z" w16du:dateUtc="2025-06-02T13:27:00Z">
                    <w:rPr>
                      <w:rFonts w:ascii="Quattrocento Sans" w:eastAsia="Times New Roman" w:hAnsi="Quattrocento Sans"/>
                      <w:color w:val="000000"/>
                      <w:lang w:val="en-IN"/>
                    </w:rPr>
                  </w:rPrChange>
                </w:rPr>
                <w:t>JAIPUR</w:t>
              </w:r>
            </w:ins>
          </w:p>
        </w:tc>
        <w:tc>
          <w:tcPr>
            <w:tcW w:w="3566" w:type="pct"/>
            <w:tcBorders>
              <w:top w:val="single" w:sz="4" w:space="0" w:color="000000"/>
              <w:left w:val="nil"/>
              <w:bottom w:val="single" w:sz="4" w:space="0" w:color="000000"/>
              <w:right w:val="single" w:sz="4" w:space="0" w:color="000000"/>
            </w:tcBorders>
            <w:shd w:val="clear" w:color="auto" w:fill="auto"/>
            <w:hideMark/>
          </w:tcPr>
          <w:p w14:paraId="595CE514" w14:textId="77777777" w:rsidR="00EC2EFE" w:rsidRPr="00EC2EFE" w:rsidRDefault="00EC2EFE" w:rsidP="00EC2EFE">
            <w:pPr>
              <w:widowControl/>
              <w:spacing w:after="0" w:line="240" w:lineRule="auto"/>
              <w:rPr>
                <w:ins w:id="323" w:author="Kush Khalasi" w:date="2025-06-02T18:56:00Z" w16du:dateUtc="2025-06-02T13:26:00Z"/>
                <w:rFonts w:asciiTheme="majorHAnsi" w:eastAsia="Times New Roman" w:hAnsiTheme="majorHAnsi" w:cstheme="majorHAnsi"/>
                <w:color w:val="000000"/>
                <w:lang w:val="en-IN"/>
                <w:rPrChange w:id="324" w:author="Kush Khalasi" w:date="2025-06-02T18:57:00Z" w16du:dateUtc="2025-06-02T13:27:00Z">
                  <w:rPr>
                    <w:ins w:id="325" w:author="Kush Khalasi" w:date="2025-06-02T18:56:00Z" w16du:dateUtc="2025-06-02T13:26:00Z"/>
                    <w:rFonts w:ascii="Quattrocento Sans" w:eastAsia="Times New Roman" w:hAnsi="Quattrocento Sans"/>
                    <w:color w:val="000000"/>
                    <w:lang w:val="en-IN"/>
                  </w:rPr>
                </w:rPrChange>
              </w:rPr>
            </w:pPr>
            <w:ins w:id="326" w:author="Kush Khalasi" w:date="2025-06-02T18:56:00Z" w16du:dateUtc="2025-06-02T13:26:00Z">
              <w:r w:rsidRPr="00EC2EFE">
                <w:rPr>
                  <w:rFonts w:asciiTheme="majorHAnsi" w:eastAsia="Times New Roman" w:hAnsiTheme="majorHAnsi" w:cstheme="majorHAnsi"/>
                  <w:color w:val="000000"/>
                  <w:lang w:val="en-IN"/>
                  <w:rPrChange w:id="327" w:author="Kush Khalasi" w:date="2025-06-02T18:57:00Z" w16du:dateUtc="2025-06-02T13:27:00Z">
                    <w:rPr>
                      <w:rFonts w:ascii="Quattrocento Sans" w:eastAsia="Times New Roman" w:hAnsi="Quattrocento Sans"/>
                      <w:color w:val="000000"/>
                      <w:lang w:val="en-IN"/>
                    </w:rPr>
                  </w:rPrChange>
                </w:rPr>
                <w:t>143, First Floor, Ganpati Plaza, M.I. Road, Jaipur  - 302 001</w:t>
              </w:r>
            </w:ins>
          </w:p>
        </w:tc>
      </w:tr>
      <w:tr w:rsidR="00EC2EFE" w:rsidRPr="00EC2EFE" w14:paraId="58FBDEB7" w14:textId="77777777" w:rsidTr="00EC2EFE">
        <w:trPr>
          <w:trHeight w:val="285"/>
          <w:ins w:id="328" w:author="Kush Khalasi" w:date="2025-06-02T18:56:00Z" w16du:dateUtc="2025-06-02T13:26:00Z"/>
        </w:trPr>
        <w:tc>
          <w:tcPr>
            <w:tcW w:w="510" w:type="pct"/>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7427A5D" w14:textId="77777777" w:rsidR="00EC2EFE" w:rsidRPr="00EC2EFE" w:rsidRDefault="00EC2EFE" w:rsidP="00EC2EFE">
            <w:pPr>
              <w:widowControl/>
              <w:spacing w:after="0" w:line="240" w:lineRule="auto"/>
              <w:jc w:val="center"/>
              <w:rPr>
                <w:ins w:id="329" w:author="Kush Khalasi" w:date="2025-06-02T18:56:00Z" w16du:dateUtc="2025-06-02T13:26:00Z"/>
                <w:rFonts w:asciiTheme="majorHAnsi" w:eastAsia="Times New Roman" w:hAnsiTheme="majorHAnsi" w:cstheme="majorHAnsi"/>
                <w:color w:val="000000"/>
                <w:lang w:val="en-IN"/>
                <w:rPrChange w:id="330" w:author="Kush Khalasi" w:date="2025-06-02T18:57:00Z" w16du:dateUtc="2025-06-02T13:27:00Z">
                  <w:rPr>
                    <w:ins w:id="331" w:author="Kush Khalasi" w:date="2025-06-02T18:56:00Z" w16du:dateUtc="2025-06-02T13:26:00Z"/>
                    <w:rFonts w:ascii="Quattrocento Sans" w:eastAsia="Times New Roman" w:hAnsi="Quattrocento Sans"/>
                    <w:color w:val="000000"/>
                    <w:lang w:val="en-IN"/>
                  </w:rPr>
                </w:rPrChange>
              </w:rPr>
            </w:pPr>
            <w:ins w:id="332" w:author="Kush Khalasi" w:date="2025-06-02T18:56:00Z" w16du:dateUtc="2025-06-02T13:26:00Z">
              <w:r w:rsidRPr="00EC2EFE">
                <w:rPr>
                  <w:rFonts w:asciiTheme="majorHAnsi" w:eastAsia="Times New Roman" w:hAnsiTheme="majorHAnsi" w:cstheme="majorHAnsi"/>
                  <w:color w:val="000000"/>
                  <w:lang w:val="en-IN"/>
                  <w:rPrChange w:id="333" w:author="Kush Khalasi" w:date="2025-06-02T18:57:00Z" w16du:dateUtc="2025-06-02T13:27:00Z">
                    <w:rPr>
                      <w:rFonts w:ascii="Quattrocento Sans" w:eastAsia="Times New Roman" w:hAnsi="Quattrocento Sans"/>
                      <w:color w:val="000000"/>
                      <w:lang w:val="en-IN"/>
                    </w:rPr>
                  </w:rPrChange>
                </w:rPr>
                <w:t>16</w:t>
              </w:r>
            </w:ins>
          </w:p>
        </w:tc>
        <w:tc>
          <w:tcPr>
            <w:tcW w:w="924" w:type="pct"/>
            <w:tcBorders>
              <w:top w:val="single" w:sz="4" w:space="0" w:color="000000"/>
              <w:left w:val="nil"/>
              <w:bottom w:val="single" w:sz="4" w:space="0" w:color="000000"/>
              <w:right w:val="single" w:sz="4" w:space="0" w:color="000000"/>
            </w:tcBorders>
            <w:shd w:val="clear" w:color="auto" w:fill="auto"/>
            <w:vAlign w:val="center"/>
            <w:hideMark/>
          </w:tcPr>
          <w:p w14:paraId="7C5D21B1" w14:textId="77777777" w:rsidR="00EC2EFE" w:rsidRPr="00EC2EFE" w:rsidRDefault="00EC2EFE" w:rsidP="00EC2EFE">
            <w:pPr>
              <w:widowControl/>
              <w:spacing w:after="0" w:line="240" w:lineRule="auto"/>
              <w:jc w:val="center"/>
              <w:rPr>
                <w:ins w:id="334" w:author="Kush Khalasi" w:date="2025-06-02T18:56:00Z" w16du:dateUtc="2025-06-02T13:26:00Z"/>
                <w:rFonts w:asciiTheme="majorHAnsi" w:eastAsia="Times New Roman" w:hAnsiTheme="majorHAnsi" w:cstheme="majorHAnsi"/>
                <w:color w:val="000000"/>
                <w:lang w:val="en-IN"/>
                <w:rPrChange w:id="335" w:author="Kush Khalasi" w:date="2025-06-02T18:57:00Z" w16du:dateUtc="2025-06-02T13:27:00Z">
                  <w:rPr>
                    <w:ins w:id="336" w:author="Kush Khalasi" w:date="2025-06-02T18:56:00Z" w16du:dateUtc="2025-06-02T13:26:00Z"/>
                    <w:rFonts w:ascii="Quattrocento Sans" w:eastAsia="Times New Roman" w:hAnsi="Quattrocento Sans"/>
                    <w:color w:val="000000"/>
                    <w:lang w:val="en-IN"/>
                  </w:rPr>
                </w:rPrChange>
              </w:rPr>
            </w:pPr>
            <w:ins w:id="337" w:author="Kush Khalasi" w:date="2025-06-02T18:56:00Z" w16du:dateUtc="2025-06-02T13:26:00Z">
              <w:r w:rsidRPr="00EC2EFE">
                <w:rPr>
                  <w:rFonts w:asciiTheme="majorHAnsi" w:eastAsia="Times New Roman" w:hAnsiTheme="majorHAnsi" w:cstheme="majorHAnsi"/>
                  <w:color w:val="000000"/>
                  <w:lang w:val="en-IN"/>
                  <w:rPrChange w:id="338" w:author="Kush Khalasi" w:date="2025-06-02T18:57:00Z" w16du:dateUtc="2025-06-02T13:27:00Z">
                    <w:rPr>
                      <w:rFonts w:ascii="Quattrocento Sans" w:eastAsia="Times New Roman" w:hAnsi="Quattrocento Sans"/>
                      <w:color w:val="000000"/>
                      <w:lang w:val="en-IN"/>
                    </w:rPr>
                  </w:rPrChange>
                </w:rPr>
                <w:t>JALANDHAR</w:t>
              </w:r>
            </w:ins>
          </w:p>
        </w:tc>
        <w:tc>
          <w:tcPr>
            <w:tcW w:w="3566" w:type="pct"/>
            <w:tcBorders>
              <w:top w:val="single" w:sz="4" w:space="0" w:color="000000"/>
              <w:left w:val="nil"/>
              <w:bottom w:val="single" w:sz="4" w:space="0" w:color="000000"/>
              <w:right w:val="single" w:sz="4" w:space="0" w:color="000000"/>
            </w:tcBorders>
            <w:shd w:val="clear" w:color="auto" w:fill="auto"/>
            <w:hideMark/>
          </w:tcPr>
          <w:p w14:paraId="1BE27053" w14:textId="77777777" w:rsidR="00EC2EFE" w:rsidRPr="00EC2EFE" w:rsidRDefault="00EC2EFE" w:rsidP="00EC2EFE">
            <w:pPr>
              <w:widowControl/>
              <w:spacing w:after="0" w:line="240" w:lineRule="auto"/>
              <w:rPr>
                <w:ins w:id="339" w:author="Kush Khalasi" w:date="2025-06-02T18:56:00Z" w16du:dateUtc="2025-06-02T13:26:00Z"/>
                <w:rFonts w:asciiTheme="majorHAnsi" w:eastAsia="Times New Roman" w:hAnsiTheme="majorHAnsi" w:cstheme="majorHAnsi"/>
                <w:color w:val="000000"/>
                <w:lang w:val="en-IN"/>
                <w:rPrChange w:id="340" w:author="Kush Khalasi" w:date="2025-06-02T18:57:00Z" w16du:dateUtc="2025-06-02T13:27:00Z">
                  <w:rPr>
                    <w:ins w:id="341" w:author="Kush Khalasi" w:date="2025-06-02T18:56:00Z" w16du:dateUtc="2025-06-02T13:26:00Z"/>
                    <w:rFonts w:ascii="Quattrocento Sans" w:eastAsia="Times New Roman" w:hAnsi="Quattrocento Sans"/>
                    <w:color w:val="000000"/>
                    <w:lang w:val="en-IN"/>
                  </w:rPr>
                </w:rPrChange>
              </w:rPr>
            </w:pPr>
            <w:ins w:id="342" w:author="Kush Khalasi" w:date="2025-06-02T18:56:00Z" w16du:dateUtc="2025-06-02T13:26:00Z">
              <w:r w:rsidRPr="00EC2EFE">
                <w:rPr>
                  <w:rFonts w:asciiTheme="majorHAnsi" w:eastAsia="Times New Roman" w:hAnsiTheme="majorHAnsi" w:cstheme="majorHAnsi"/>
                  <w:color w:val="000000"/>
                  <w:lang w:val="en-IN"/>
                  <w:rPrChange w:id="343" w:author="Kush Khalasi" w:date="2025-06-02T18:57:00Z" w16du:dateUtc="2025-06-02T13:27:00Z">
                    <w:rPr>
                      <w:rFonts w:ascii="Quattrocento Sans" w:eastAsia="Times New Roman" w:hAnsi="Quattrocento Sans"/>
                      <w:color w:val="000000"/>
                      <w:lang w:val="en-IN"/>
                    </w:rPr>
                  </w:rPrChange>
                </w:rPr>
                <w:t>Gobind Niwas , Opp Bus Stand , 36 , G T Road , Jalandhar - 144001.</w:t>
              </w:r>
            </w:ins>
          </w:p>
        </w:tc>
      </w:tr>
      <w:tr w:rsidR="00EC2EFE" w:rsidRPr="00EC2EFE" w14:paraId="49AE5EC0" w14:textId="77777777" w:rsidTr="00EC2EFE">
        <w:trPr>
          <w:trHeight w:val="285"/>
          <w:ins w:id="344" w:author="Kush Khalasi" w:date="2025-06-02T18:56:00Z" w16du:dateUtc="2025-06-02T13:26:00Z"/>
        </w:trPr>
        <w:tc>
          <w:tcPr>
            <w:tcW w:w="510" w:type="pct"/>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19C0605" w14:textId="77777777" w:rsidR="00EC2EFE" w:rsidRPr="00EC2EFE" w:rsidRDefault="00EC2EFE" w:rsidP="00EC2EFE">
            <w:pPr>
              <w:widowControl/>
              <w:spacing w:after="0" w:line="240" w:lineRule="auto"/>
              <w:jc w:val="center"/>
              <w:rPr>
                <w:ins w:id="345" w:author="Kush Khalasi" w:date="2025-06-02T18:56:00Z" w16du:dateUtc="2025-06-02T13:26:00Z"/>
                <w:rFonts w:asciiTheme="majorHAnsi" w:eastAsia="Times New Roman" w:hAnsiTheme="majorHAnsi" w:cstheme="majorHAnsi"/>
                <w:color w:val="000000"/>
                <w:lang w:val="en-IN"/>
                <w:rPrChange w:id="346" w:author="Kush Khalasi" w:date="2025-06-02T18:57:00Z" w16du:dateUtc="2025-06-02T13:27:00Z">
                  <w:rPr>
                    <w:ins w:id="347" w:author="Kush Khalasi" w:date="2025-06-02T18:56:00Z" w16du:dateUtc="2025-06-02T13:26:00Z"/>
                    <w:rFonts w:ascii="Quattrocento Sans" w:eastAsia="Times New Roman" w:hAnsi="Quattrocento Sans"/>
                    <w:color w:val="000000"/>
                    <w:lang w:val="en-IN"/>
                  </w:rPr>
                </w:rPrChange>
              </w:rPr>
            </w:pPr>
            <w:ins w:id="348" w:author="Kush Khalasi" w:date="2025-06-02T18:56:00Z" w16du:dateUtc="2025-06-02T13:26:00Z">
              <w:r w:rsidRPr="00EC2EFE">
                <w:rPr>
                  <w:rFonts w:asciiTheme="majorHAnsi" w:eastAsia="Times New Roman" w:hAnsiTheme="majorHAnsi" w:cstheme="majorHAnsi"/>
                  <w:color w:val="000000"/>
                  <w:lang w:val="en-IN"/>
                  <w:rPrChange w:id="349" w:author="Kush Khalasi" w:date="2025-06-02T18:57:00Z" w16du:dateUtc="2025-06-02T13:27:00Z">
                    <w:rPr>
                      <w:rFonts w:ascii="Quattrocento Sans" w:eastAsia="Times New Roman" w:hAnsi="Quattrocento Sans"/>
                      <w:color w:val="000000"/>
                      <w:lang w:val="en-IN"/>
                    </w:rPr>
                  </w:rPrChange>
                </w:rPr>
                <w:t>17</w:t>
              </w:r>
            </w:ins>
          </w:p>
        </w:tc>
        <w:tc>
          <w:tcPr>
            <w:tcW w:w="924" w:type="pct"/>
            <w:tcBorders>
              <w:top w:val="single" w:sz="4" w:space="0" w:color="000000"/>
              <w:left w:val="nil"/>
              <w:bottom w:val="single" w:sz="4" w:space="0" w:color="000000"/>
              <w:right w:val="single" w:sz="4" w:space="0" w:color="000000"/>
            </w:tcBorders>
            <w:shd w:val="clear" w:color="auto" w:fill="auto"/>
            <w:vAlign w:val="center"/>
            <w:hideMark/>
          </w:tcPr>
          <w:p w14:paraId="699FCB1A" w14:textId="77777777" w:rsidR="00EC2EFE" w:rsidRPr="00EC2EFE" w:rsidRDefault="00EC2EFE" w:rsidP="00EC2EFE">
            <w:pPr>
              <w:widowControl/>
              <w:spacing w:after="0" w:line="240" w:lineRule="auto"/>
              <w:jc w:val="center"/>
              <w:rPr>
                <w:ins w:id="350" w:author="Kush Khalasi" w:date="2025-06-02T18:56:00Z" w16du:dateUtc="2025-06-02T13:26:00Z"/>
                <w:rFonts w:asciiTheme="majorHAnsi" w:eastAsia="Times New Roman" w:hAnsiTheme="majorHAnsi" w:cstheme="majorHAnsi"/>
                <w:color w:val="000000"/>
                <w:lang w:val="en-IN"/>
                <w:rPrChange w:id="351" w:author="Kush Khalasi" w:date="2025-06-02T18:57:00Z" w16du:dateUtc="2025-06-02T13:27:00Z">
                  <w:rPr>
                    <w:ins w:id="352" w:author="Kush Khalasi" w:date="2025-06-02T18:56:00Z" w16du:dateUtc="2025-06-02T13:26:00Z"/>
                    <w:rFonts w:ascii="Quattrocento Sans" w:eastAsia="Times New Roman" w:hAnsi="Quattrocento Sans"/>
                    <w:color w:val="000000"/>
                    <w:lang w:val="en-IN"/>
                  </w:rPr>
                </w:rPrChange>
              </w:rPr>
            </w:pPr>
            <w:ins w:id="353" w:author="Kush Khalasi" w:date="2025-06-02T18:56:00Z" w16du:dateUtc="2025-06-02T13:26:00Z">
              <w:r w:rsidRPr="00EC2EFE">
                <w:rPr>
                  <w:rFonts w:asciiTheme="majorHAnsi" w:eastAsia="Times New Roman" w:hAnsiTheme="majorHAnsi" w:cstheme="majorHAnsi"/>
                  <w:color w:val="000000"/>
                  <w:lang w:val="en-IN"/>
                  <w:rPrChange w:id="354" w:author="Kush Khalasi" w:date="2025-06-02T18:57:00Z" w16du:dateUtc="2025-06-02T13:27:00Z">
                    <w:rPr>
                      <w:rFonts w:ascii="Quattrocento Sans" w:eastAsia="Times New Roman" w:hAnsi="Quattrocento Sans"/>
                      <w:color w:val="000000"/>
                      <w:lang w:val="en-IN"/>
                    </w:rPr>
                  </w:rPrChange>
                </w:rPr>
                <w:t>LUCKNOW</w:t>
              </w:r>
            </w:ins>
          </w:p>
        </w:tc>
        <w:tc>
          <w:tcPr>
            <w:tcW w:w="3566" w:type="pct"/>
            <w:tcBorders>
              <w:top w:val="single" w:sz="4" w:space="0" w:color="000000"/>
              <w:left w:val="nil"/>
              <w:bottom w:val="single" w:sz="4" w:space="0" w:color="000000"/>
              <w:right w:val="single" w:sz="4" w:space="0" w:color="000000"/>
            </w:tcBorders>
            <w:shd w:val="clear" w:color="auto" w:fill="auto"/>
            <w:hideMark/>
          </w:tcPr>
          <w:p w14:paraId="323F83C1" w14:textId="77777777" w:rsidR="00EC2EFE" w:rsidRPr="00EC2EFE" w:rsidRDefault="00EC2EFE" w:rsidP="00EC2EFE">
            <w:pPr>
              <w:widowControl/>
              <w:spacing w:after="0" w:line="240" w:lineRule="auto"/>
              <w:rPr>
                <w:ins w:id="355" w:author="Kush Khalasi" w:date="2025-06-02T18:56:00Z" w16du:dateUtc="2025-06-02T13:26:00Z"/>
                <w:rFonts w:asciiTheme="majorHAnsi" w:eastAsia="Times New Roman" w:hAnsiTheme="majorHAnsi" w:cstheme="majorHAnsi"/>
                <w:color w:val="000000"/>
                <w:lang w:val="en-IN"/>
                <w:rPrChange w:id="356" w:author="Kush Khalasi" w:date="2025-06-02T18:57:00Z" w16du:dateUtc="2025-06-02T13:27:00Z">
                  <w:rPr>
                    <w:ins w:id="357" w:author="Kush Khalasi" w:date="2025-06-02T18:56:00Z" w16du:dateUtc="2025-06-02T13:26:00Z"/>
                    <w:rFonts w:ascii="Quattrocento Sans" w:eastAsia="Times New Roman" w:hAnsi="Quattrocento Sans"/>
                    <w:color w:val="000000"/>
                    <w:lang w:val="en-IN"/>
                  </w:rPr>
                </w:rPrChange>
              </w:rPr>
            </w:pPr>
            <w:ins w:id="358" w:author="Kush Khalasi" w:date="2025-06-02T18:56:00Z" w16du:dateUtc="2025-06-02T13:26:00Z">
              <w:r w:rsidRPr="00EC2EFE">
                <w:rPr>
                  <w:rFonts w:asciiTheme="majorHAnsi" w:eastAsia="Times New Roman" w:hAnsiTheme="majorHAnsi" w:cstheme="majorHAnsi"/>
                  <w:color w:val="000000"/>
                  <w:lang w:val="en-IN"/>
                  <w:rPrChange w:id="359" w:author="Kush Khalasi" w:date="2025-06-02T18:57:00Z" w16du:dateUtc="2025-06-02T13:27:00Z">
                    <w:rPr>
                      <w:rFonts w:ascii="Quattrocento Sans" w:eastAsia="Times New Roman" w:hAnsi="Quattrocento Sans"/>
                      <w:color w:val="000000"/>
                      <w:lang w:val="en-IN"/>
                    </w:rPr>
                  </w:rPrChange>
                </w:rPr>
                <w:t xml:space="preserve">F-7, 1St Floor, </w:t>
              </w:r>
              <w:proofErr w:type="spellStart"/>
              <w:r w:rsidRPr="00EC2EFE">
                <w:rPr>
                  <w:rFonts w:asciiTheme="majorHAnsi" w:eastAsia="Times New Roman" w:hAnsiTheme="majorHAnsi" w:cstheme="majorHAnsi"/>
                  <w:color w:val="000000"/>
                  <w:lang w:val="en-IN"/>
                  <w:rPrChange w:id="360" w:author="Kush Khalasi" w:date="2025-06-02T18:57:00Z" w16du:dateUtc="2025-06-02T13:27:00Z">
                    <w:rPr>
                      <w:rFonts w:ascii="Quattrocento Sans" w:eastAsia="Times New Roman" w:hAnsi="Quattrocento Sans"/>
                      <w:color w:val="000000"/>
                      <w:lang w:val="en-IN"/>
                    </w:rPr>
                  </w:rPrChange>
                </w:rPr>
                <w:t>Chintels</w:t>
              </w:r>
              <w:proofErr w:type="spellEnd"/>
              <w:r w:rsidRPr="00EC2EFE">
                <w:rPr>
                  <w:rFonts w:asciiTheme="majorHAnsi" w:eastAsia="Times New Roman" w:hAnsiTheme="majorHAnsi" w:cstheme="majorHAnsi"/>
                  <w:color w:val="000000"/>
                  <w:lang w:val="en-IN"/>
                  <w:rPrChange w:id="361" w:author="Kush Khalasi" w:date="2025-06-02T18:57:00Z" w16du:dateUtc="2025-06-02T13:27:00Z">
                    <w:rPr>
                      <w:rFonts w:ascii="Quattrocento Sans" w:eastAsia="Times New Roman" w:hAnsi="Quattrocento Sans"/>
                      <w:color w:val="000000"/>
                      <w:lang w:val="en-IN"/>
                    </w:rPr>
                  </w:rPrChange>
                </w:rPr>
                <w:t xml:space="preserve"> House, 16 Station Road, Lucknow - 226 001.</w:t>
              </w:r>
            </w:ins>
          </w:p>
        </w:tc>
      </w:tr>
      <w:tr w:rsidR="00EC2EFE" w:rsidRPr="00EC2EFE" w14:paraId="06A88EC3" w14:textId="77777777" w:rsidTr="00EC2EFE">
        <w:trPr>
          <w:trHeight w:val="285"/>
          <w:ins w:id="362" w:author="Kush Khalasi" w:date="2025-06-02T18:56:00Z" w16du:dateUtc="2025-06-02T13:26:00Z"/>
        </w:trPr>
        <w:tc>
          <w:tcPr>
            <w:tcW w:w="510" w:type="pct"/>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175CB35" w14:textId="77777777" w:rsidR="00EC2EFE" w:rsidRPr="00EC2EFE" w:rsidRDefault="00EC2EFE" w:rsidP="00EC2EFE">
            <w:pPr>
              <w:widowControl/>
              <w:spacing w:after="0" w:line="240" w:lineRule="auto"/>
              <w:jc w:val="center"/>
              <w:rPr>
                <w:ins w:id="363" w:author="Kush Khalasi" w:date="2025-06-02T18:56:00Z" w16du:dateUtc="2025-06-02T13:26:00Z"/>
                <w:rFonts w:asciiTheme="majorHAnsi" w:eastAsia="Times New Roman" w:hAnsiTheme="majorHAnsi" w:cstheme="majorHAnsi"/>
                <w:color w:val="000000"/>
                <w:lang w:val="en-IN"/>
                <w:rPrChange w:id="364" w:author="Kush Khalasi" w:date="2025-06-02T18:57:00Z" w16du:dateUtc="2025-06-02T13:27:00Z">
                  <w:rPr>
                    <w:ins w:id="365" w:author="Kush Khalasi" w:date="2025-06-02T18:56:00Z" w16du:dateUtc="2025-06-02T13:26:00Z"/>
                    <w:rFonts w:ascii="Quattrocento Sans" w:eastAsia="Times New Roman" w:hAnsi="Quattrocento Sans"/>
                    <w:color w:val="000000"/>
                    <w:lang w:val="en-IN"/>
                  </w:rPr>
                </w:rPrChange>
              </w:rPr>
            </w:pPr>
            <w:ins w:id="366" w:author="Kush Khalasi" w:date="2025-06-02T18:56:00Z" w16du:dateUtc="2025-06-02T13:26:00Z">
              <w:r w:rsidRPr="00EC2EFE">
                <w:rPr>
                  <w:rFonts w:asciiTheme="majorHAnsi" w:eastAsia="Times New Roman" w:hAnsiTheme="majorHAnsi" w:cstheme="majorHAnsi"/>
                  <w:color w:val="000000"/>
                  <w:lang w:val="en-IN"/>
                  <w:rPrChange w:id="367" w:author="Kush Khalasi" w:date="2025-06-02T18:57:00Z" w16du:dateUtc="2025-06-02T13:27:00Z">
                    <w:rPr>
                      <w:rFonts w:ascii="Quattrocento Sans" w:eastAsia="Times New Roman" w:hAnsi="Quattrocento Sans"/>
                      <w:color w:val="000000"/>
                      <w:lang w:val="en-IN"/>
                    </w:rPr>
                  </w:rPrChange>
                </w:rPr>
                <w:t>18</w:t>
              </w:r>
            </w:ins>
          </w:p>
        </w:tc>
        <w:tc>
          <w:tcPr>
            <w:tcW w:w="924" w:type="pct"/>
            <w:tcBorders>
              <w:top w:val="single" w:sz="4" w:space="0" w:color="000000"/>
              <w:left w:val="nil"/>
              <w:bottom w:val="single" w:sz="4" w:space="0" w:color="000000"/>
              <w:right w:val="single" w:sz="4" w:space="0" w:color="000000"/>
            </w:tcBorders>
            <w:shd w:val="clear" w:color="auto" w:fill="auto"/>
            <w:vAlign w:val="center"/>
            <w:hideMark/>
          </w:tcPr>
          <w:p w14:paraId="5F0199D4" w14:textId="77777777" w:rsidR="00EC2EFE" w:rsidRPr="00EC2EFE" w:rsidRDefault="00EC2EFE" w:rsidP="00EC2EFE">
            <w:pPr>
              <w:widowControl/>
              <w:spacing w:after="0" w:line="240" w:lineRule="auto"/>
              <w:jc w:val="center"/>
              <w:rPr>
                <w:ins w:id="368" w:author="Kush Khalasi" w:date="2025-06-02T18:56:00Z" w16du:dateUtc="2025-06-02T13:26:00Z"/>
                <w:rFonts w:asciiTheme="majorHAnsi" w:eastAsia="Times New Roman" w:hAnsiTheme="majorHAnsi" w:cstheme="majorHAnsi"/>
                <w:color w:val="000000"/>
                <w:lang w:val="en-IN"/>
                <w:rPrChange w:id="369" w:author="Kush Khalasi" w:date="2025-06-02T18:57:00Z" w16du:dateUtc="2025-06-02T13:27:00Z">
                  <w:rPr>
                    <w:ins w:id="370" w:author="Kush Khalasi" w:date="2025-06-02T18:56:00Z" w16du:dateUtc="2025-06-02T13:26:00Z"/>
                    <w:rFonts w:ascii="Quattrocento Sans" w:eastAsia="Times New Roman" w:hAnsi="Quattrocento Sans"/>
                    <w:color w:val="000000"/>
                    <w:lang w:val="en-IN"/>
                  </w:rPr>
                </w:rPrChange>
              </w:rPr>
            </w:pPr>
            <w:ins w:id="371" w:author="Kush Khalasi" w:date="2025-06-02T18:56:00Z" w16du:dateUtc="2025-06-02T13:26:00Z">
              <w:r w:rsidRPr="00EC2EFE">
                <w:rPr>
                  <w:rFonts w:asciiTheme="majorHAnsi" w:eastAsia="Times New Roman" w:hAnsiTheme="majorHAnsi" w:cstheme="majorHAnsi"/>
                  <w:color w:val="000000"/>
                  <w:lang w:val="en-IN"/>
                  <w:rPrChange w:id="372" w:author="Kush Khalasi" w:date="2025-06-02T18:57:00Z" w16du:dateUtc="2025-06-02T13:27:00Z">
                    <w:rPr>
                      <w:rFonts w:ascii="Quattrocento Sans" w:eastAsia="Times New Roman" w:hAnsi="Quattrocento Sans"/>
                      <w:color w:val="000000"/>
                      <w:lang w:val="en-IN"/>
                    </w:rPr>
                  </w:rPrChange>
                </w:rPr>
                <w:t>NEW DELHI HOUSE</w:t>
              </w:r>
            </w:ins>
          </w:p>
        </w:tc>
        <w:tc>
          <w:tcPr>
            <w:tcW w:w="3566" w:type="pct"/>
            <w:tcBorders>
              <w:top w:val="single" w:sz="4" w:space="0" w:color="000000"/>
              <w:left w:val="nil"/>
              <w:bottom w:val="single" w:sz="4" w:space="0" w:color="000000"/>
              <w:right w:val="single" w:sz="4" w:space="0" w:color="000000"/>
            </w:tcBorders>
            <w:shd w:val="clear" w:color="auto" w:fill="auto"/>
            <w:hideMark/>
          </w:tcPr>
          <w:p w14:paraId="5B77313B" w14:textId="77777777" w:rsidR="00EC2EFE" w:rsidRPr="00EC2EFE" w:rsidRDefault="00EC2EFE" w:rsidP="00EC2EFE">
            <w:pPr>
              <w:widowControl/>
              <w:spacing w:after="0" w:line="240" w:lineRule="auto"/>
              <w:rPr>
                <w:ins w:id="373" w:author="Kush Khalasi" w:date="2025-06-02T18:56:00Z" w16du:dateUtc="2025-06-02T13:26:00Z"/>
                <w:rFonts w:asciiTheme="majorHAnsi" w:eastAsia="Times New Roman" w:hAnsiTheme="majorHAnsi" w:cstheme="majorHAnsi"/>
                <w:color w:val="000000"/>
                <w:lang w:val="en-IN"/>
                <w:rPrChange w:id="374" w:author="Kush Khalasi" w:date="2025-06-02T18:57:00Z" w16du:dateUtc="2025-06-02T13:27:00Z">
                  <w:rPr>
                    <w:ins w:id="375" w:author="Kush Khalasi" w:date="2025-06-02T18:56:00Z" w16du:dateUtc="2025-06-02T13:26:00Z"/>
                    <w:rFonts w:ascii="Quattrocento Sans" w:eastAsia="Times New Roman" w:hAnsi="Quattrocento Sans"/>
                    <w:color w:val="000000"/>
                    <w:lang w:val="en-IN"/>
                  </w:rPr>
                </w:rPrChange>
              </w:rPr>
            </w:pPr>
            <w:ins w:id="376" w:author="Kush Khalasi" w:date="2025-06-02T18:56:00Z" w16du:dateUtc="2025-06-02T13:26:00Z">
              <w:r w:rsidRPr="00EC2EFE">
                <w:rPr>
                  <w:rFonts w:asciiTheme="majorHAnsi" w:eastAsia="Times New Roman" w:hAnsiTheme="majorHAnsi" w:cstheme="majorHAnsi"/>
                  <w:color w:val="000000"/>
                  <w:lang w:val="en-IN"/>
                  <w:rPrChange w:id="377" w:author="Kush Khalasi" w:date="2025-06-02T18:57:00Z" w16du:dateUtc="2025-06-02T13:27:00Z">
                    <w:rPr>
                      <w:rFonts w:ascii="Quattrocento Sans" w:eastAsia="Times New Roman" w:hAnsi="Quattrocento Sans"/>
                      <w:color w:val="000000"/>
                      <w:lang w:val="en-IN"/>
                    </w:rPr>
                  </w:rPrChange>
                </w:rPr>
                <w:t xml:space="preserve">119, New Delhi House, 27, </w:t>
              </w:r>
              <w:proofErr w:type="spellStart"/>
              <w:r w:rsidRPr="00EC2EFE">
                <w:rPr>
                  <w:rFonts w:asciiTheme="majorHAnsi" w:eastAsia="Times New Roman" w:hAnsiTheme="majorHAnsi" w:cstheme="majorHAnsi"/>
                  <w:color w:val="000000"/>
                  <w:lang w:val="en-IN"/>
                  <w:rPrChange w:id="378" w:author="Kush Khalasi" w:date="2025-06-02T18:57:00Z" w16du:dateUtc="2025-06-02T13:27:00Z">
                    <w:rPr>
                      <w:rFonts w:ascii="Quattrocento Sans" w:eastAsia="Times New Roman" w:hAnsi="Quattrocento Sans"/>
                      <w:color w:val="000000"/>
                      <w:lang w:val="en-IN"/>
                    </w:rPr>
                  </w:rPrChange>
                </w:rPr>
                <w:t>Barakhamba</w:t>
              </w:r>
              <w:proofErr w:type="spellEnd"/>
              <w:r w:rsidRPr="00EC2EFE">
                <w:rPr>
                  <w:rFonts w:asciiTheme="majorHAnsi" w:eastAsia="Times New Roman" w:hAnsiTheme="majorHAnsi" w:cstheme="majorHAnsi"/>
                  <w:color w:val="000000"/>
                  <w:lang w:val="en-IN"/>
                  <w:rPrChange w:id="379" w:author="Kush Khalasi" w:date="2025-06-02T18:57:00Z" w16du:dateUtc="2025-06-02T13:27:00Z">
                    <w:rPr>
                      <w:rFonts w:ascii="Quattrocento Sans" w:eastAsia="Times New Roman" w:hAnsi="Quattrocento Sans"/>
                      <w:color w:val="000000"/>
                      <w:lang w:val="en-IN"/>
                    </w:rPr>
                  </w:rPrChange>
                </w:rPr>
                <w:t xml:space="preserve"> Road, Connaught Place, New Delhi - 110 001</w:t>
              </w:r>
            </w:ins>
          </w:p>
        </w:tc>
      </w:tr>
      <w:tr w:rsidR="00EC2EFE" w:rsidRPr="00EC2EFE" w14:paraId="08AAA507" w14:textId="77777777" w:rsidTr="00EC2EFE">
        <w:trPr>
          <w:trHeight w:val="285"/>
          <w:ins w:id="380" w:author="Kush Khalasi" w:date="2025-06-02T18:56:00Z" w16du:dateUtc="2025-06-02T13:26:00Z"/>
        </w:trPr>
        <w:tc>
          <w:tcPr>
            <w:tcW w:w="510" w:type="pct"/>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B7978A7" w14:textId="77777777" w:rsidR="00EC2EFE" w:rsidRPr="00EC2EFE" w:rsidRDefault="00EC2EFE" w:rsidP="00EC2EFE">
            <w:pPr>
              <w:widowControl/>
              <w:spacing w:after="0" w:line="240" w:lineRule="auto"/>
              <w:jc w:val="center"/>
              <w:rPr>
                <w:ins w:id="381" w:author="Kush Khalasi" w:date="2025-06-02T18:56:00Z" w16du:dateUtc="2025-06-02T13:26:00Z"/>
                <w:rFonts w:asciiTheme="majorHAnsi" w:eastAsia="Times New Roman" w:hAnsiTheme="majorHAnsi" w:cstheme="majorHAnsi"/>
                <w:color w:val="000000"/>
                <w:lang w:val="en-IN"/>
                <w:rPrChange w:id="382" w:author="Kush Khalasi" w:date="2025-06-02T18:57:00Z" w16du:dateUtc="2025-06-02T13:27:00Z">
                  <w:rPr>
                    <w:ins w:id="383" w:author="Kush Khalasi" w:date="2025-06-02T18:56:00Z" w16du:dateUtc="2025-06-02T13:26:00Z"/>
                    <w:rFonts w:ascii="Quattrocento Sans" w:eastAsia="Times New Roman" w:hAnsi="Quattrocento Sans"/>
                    <w:color w:val="000000"/>
                    <w:lang w:val="en-IN"/>
                  </w:rPr>
                </w:rPrChange>
              </w:rPr>
            </w:pPr>
            <w:ins w:id="384" w:author="Kush Khalasi" w:date="2025-06-02T18:56:00Z" w16du:dateUtc="2025-06-02T13:26:00Z">
              <w:r w:rsidRPr="00EC2EFE">
                <w:rPr>
                  <w:rFonts w:asciiTheme="majorHAnsi" w:eastAsia="Times New Roman" w:hAnsiTheme="majorHAnsi" w:cstheme="majorHAnsi"/>
                  <w:color w:val="000000"/>
                  <w:lang w:val="en-IN"/>
                  <w:rPrChange w:id="385" w:author="Kush Khalasi" w:date="2025-06-02T18:57:00Z" w16du:dateUtc="2025-06-02T13:27:00Z">
                    <w:rPr>
                      <w:rFonts w:ascii="Quattrocento Sans" w:eastAsia="Times New Roman" w:hAnsi="Quattrocento Sans"/>
                      <w:color w:val="000000"/>
                      <w:lang w:val="en-IN"/>
                    </w:rPr>
                  </w:rPrChange>
                </w:rPr>
                <w:t>19</w:t>
              </w:r>
            </w:ins>
          </w:p>
        </w:tc>
        <w:tc>
          <w:tcPr>
            <w:tcW w:w="924" w:type="pct"/>
            <w:tcBorders>
              <w:top w:val="single" w:sz="4" w:space="0" w:color="000000"/>
              <w:left w:val="nil"/>
              <w:bottom w:val="single" w:sz="4" w:space="0" w:color="000000"/>
              <w:right w:val="single" w:sz="4" w:space="0" w:color="000000"/>
            </w:tcBorders>
            <w:shd w:val="clear" w:color="auto" w:fill="auto"/>
            <w:vAlign w:val="center"/>
            <w:hideMark/>
          </w:tcPr>
          <w:p w14:paraId="4E165FC8" w14:textId="77777777" w:rsidR="00EC2EFE" w:rsidRPr="00EC2EFE" w:rsidRDefault="00EC2EFE" w:rsidP="00EC2EFE">
            <w:pPr>
              <w:widowControl/>
              <w:spacing w:after="0" w:line="240" w:lineRule="auto"/>
              <w:jc w:val="center"/>
              <w:rPr>
                <w:ins w:id="386" w:author="Kush Khalasi" w:date="2025-06-02T18:56:00Z" w16du:dateUtc="2025-06-02T13:26:00Z"/>
                <w:rFonts w:asciiTheme="majorHAnsi" w:eastAsia="Times New Roman" w:hAnsiTheme="majorHAnsi" w:cstheme="majorHAnsi"/>
                <w:color w:val="000000"/>
                <w:lang w:val="en-IN"/>
                <w:rPrChange w:id="387" w:author="Kush Khalasi" w:date="2025-06-02T18:57:00Z" w16du:dateUtc="2025-06-02T13:27:00Z">
                  <w:rPr>
                    <w:ins w:id="388" w:author="Kush Khalasi" w:date="2025-06-02T18:56:00Z" w16du:dateUtc="2025-06-02T13:26:00Z"/>
                    <w:rFonts w:ascii="Quattrocento Sans" w:eastAsia="Times New Roman" w:hAnsi="Quattrocento Sans"/>
                    <w:color w:val="000000"/>
                    <w:lang w:val="en-IN"/>
                  </w:rPr>
                </w:rPrChange>
              </w:rPr>
            </w:pPr>
            <w:ins w:id="389" w:author="Kush Khalasi" w:date="2025-06-02T18:56:00Z" w16du:dateUtc="2025-06-02T13:26:00Z">
              <w:r w:rsidRPr="00EC2EFE">
                <w:rPr>
                  <w:rFonts w:asciiTheme="majorHAnsi" w:eastAsia="Times New Roman" w:hAnsiTheme="majorHAnsi" w:cstheme="majorHAnsi"/>
                  <w:color w:val="000000"/>
                  <w:lang w:val="en-IN"/>
                  <w:rPrChange w:id="390" w:author="Kush Khalasi" w:date="2025-06-02T18:57:00Z" w16du:dateUtc="2025-06-02T13:27:00Z">
                    <w:rPr>
                      <w:rFonts w:ascii="Quattrocento Sans" w:eastAsia="Times New Roman" w:hAnsi="Quattrocento Sans"/>
                      <w:color w:val="000000"/>
                      <w:lang w:val="en-IN"/>
                    </w:rPr>
                  </w:rPrChange>
                </w:rPr>
                <w:t>BANGALORE</w:t>
              </w:r>
            </w:ins>
          </w:p>
        </w:tc>
        <w:tc>
          <w:tcPr>
            <w:tcW w:w="3566" w:type="pct"/>
            <w:tcBorders>
              <w:top w:val="single" w:sz="4" w:space="0" w:color="000000"/>
              <w:left w:val="nil"/>
              <w:bottom w:val="single" w:sz="4" w:space="0" w:color="000000"/>
              <w:right w:val="single" w:sz="4" w:space="0" w:color="000000"/>
            </w:tcBorders>
            <w:shd w:val="clear" w:color="auto" w:fill="auto"/>
            <w:hideMark/>
          </w:tcPr>
          <w:p w14:paraId="4B654F93" w14:textId="77777777" w:rsidR="00EC2EFE" w:rsidRPr="00EC2EFE" w:rsidRDefault="00EC2EFE" w:rsidP="00EC2EFE">
            <w:pPr>
              <w:widowControl/>
              <w:spacing w:after="0" w:line="240" w:lineRule="auto"/>
              <w:rPr>
                <w:ins w:id="391" w:author="Kush Khalasi" w:date="2025-06-02T18:56:00Z" w16du:dateUtc="2025-06-02T13:26:00Z"/>
                <w:rFonts w:asciiTheme="majorHAnsi" w:eastAsia="Times New Roman" w:hAnsiTheme="majorHAnsi" w:cstheme="majorHAnsi"/>
                <w:color w:val="000000"/>
                <w:lang w:val="en-IN"/>
                <w:rPrChange w:id="392" w:author="Kush Khalasi" w:date="2025-06-02T18:57:00Z" w16du:dateUtc="2025-06-02T13:27:00Z">
                  <w:rPr>
                    <w:ins w:id="393" w:author="Kush Khalasi" w:date="2025-06-02T18:56:00Z" w16du:dateUtc="2025-06-02T13:26:00Z"/>
                    <w:rFonts w:ascii="Quattrocento Sans" w:eastAsia="Times New Roman" w:hAnsi="Quattrocento Sans"/>
                    <w:color w:val="000000"/>
                    <w:lang w:val="en-IN"/>
                  </w:rPr>
                </w:rPrChange>
              </w:rPr>
            </w:pPr>
            <w:ins w:id="394" w:author="Kush Khalasi" w:date="2025-06-02T18:56:00Z" w16du:dateUtc="2025-06-02T13:26:00Z">
              <w:r w:rsidRPr="00EC2EFE">
                <w:rPr>
                  <w:rFonts w:asciiTheme="majorHAnsi" w:eastAsia="Times New Roman" w:hAnsiTheme="majorHAnsi" w:cstheme="majorHAnsi"/>
                  <w:color w:val="000000"/>
                  <w:lang w:val="en-IN"/>
                  <w:rPrChange w:id="395" w:author="Kush Khalasi" w:date="2025-06-02T18:57:00Z" w16du:dateUtc="2025-06-02T13:27:00Z">
                    <w:rPr>
                      <w:rFonts w:ascii="Quattrocento Sans" w:eastAsia="Times New Roman" w:hAnsi="Quattrocento Sans"/>
                      <w:color w:val="000000"/>
                      <w:lang w:val="en-IN"/>
                    </w:rPr>
                  </w:rPrChange>
                </w:rPr>
                <w:t xml:space="preserve">3rd Floor, Arya Avenue, Opp. </w:t>
              </w:r>
              <w:proofErr w:type="spellStart"/>
              <w:r w:rsidRPr="00EC2EFE">
                <w:rPr>
                  <w:rFonts w:asciiTheme="majorHAnsi" w:eastAsia="Times New Roman" w:hAnsiTheme="majorHAnsi" w:cstheme="majorHAnsi"/>
                  <w:color w:val="000000"/>
                  <w:lang w:val="en-IN"/>
                  <w:rPrChange w:id="396" w:author="Kush Khalasi" w:date="2025-06-02T18:57:00Z" w16du:dateUtc="2025-06-02T13:27:00Z">
                    <w:rPr>
                      <w:rFonts w:ascii="Quattrocento Sans" w:eastAsia="Times New Roman" w:hAnsi="Quattrocento Sans"/>
                      <w:color w:val="000000"/>
                      <w:lang w:val="en-IN"/>
                    </w:rPr>
                  </w:rPrChange>
                </w:rPr>
                <w:t>Jalavayu</w:t>
              </w:r>
              <w:proofErr w:type="spellEnd"/>
              <w:r w:rsidRPr="00EC2EFE">
                <w:rPr>
                  <w:rFonts w:asciiTheme="majorHAnsi" w:eastAsia="Times New Roman" w:hAnsiTheme="majorHAnsi" w:cstheme="majorHAnsi"/>
                  <w:color w:val="000000"/>
                  <w:lang w:val="en-IN"/>
                  <w:rPrChange w:id="397" w:author="Kush Khalasi" w:date="2025-06-02T18:57:00Z" w16du:dateUtc="2025-06-02T13:27:00Z">
                    <w:rPr>
                      <w:rFonts w:ascii="Quattrocento Sans" w:eastAsia="Times New Roman" w:hAnsi="Quattrocento Sans"/>
                      <w:color w:val="000000"/>
                      <w:lang w:val="en-IN"/>
                    </w:rPr>
                  </w:rPrChange>
                </w:rPr>
                <w:t xml:space="preserve"> Vihar, </w:t>
              </w:r>
              <w:proofErr w:type="spellStart"/>
              <w:r w:rsidRPr="00EC2EFE">
                <w:rPr>
                  <w:rFonts w:asciiTheme="majorHAnsi" w:eastAsia="Times New Roman" w:hAnsiTheme="majorHAnsi" w:cstheme="majorHAnsi"/>
                  <w:color w:val="000000"/>
                  <w:lang w:val="en-IN"/>
                  <w:rPrChange w:id="398" w:author="Kush Khalasi" w:date="2025-06-02T18:57:00Z" w16du:dateUtc="2025-06-02T13:27:00Z">
                    <w:rPr>
                      <w:rFonts w:ascii="Quattrocento Sans" w:eastAsia="Times New Roman" w:hAnsi="Quattrocento Sans"/>
                      <w:color w:val="000000"/>
                      <w:lang w:val="en-IN"/>
                    </w:rPr>
                  </w:rPrChange>
                </w:rPr>
                <w:t>Kammanahalli</w:t>
              </w:r>
              <w:proofErr w:type="spellEnd"/>
              <w:r w:rsidRPr="00EC2EFE">
                <w:rPr>
                  <w:rFonts w:asciiTheme="majorHAnsi" w:eastAsia="Times New Roman" w:hAnsiTheme="majorHAnsi" w:cstheme="majorHAnsi"/>
                  <w:color w:val="000000"/>
                  <w:lang w:val="en-IN"/>
                  <w:rPrChange w:id="399" w:author="Kush Khalasi" w:date="2025-06-02T18:57:00Z" w16du:dateUtc="2025-06-02T13:27:00Z">
                    <w:rPr>
                      <w:rFonts w:ascii="Quattrocento Sans" w:eastAsia="Times New Roman" w:hAnsi="Quattrocento Sans"/>
                      <w:color w:val="000000"/>
                      <w:lang w:val="en-IN"/>
                    </w:rPr>
                  </w:rPrChange>
                </w:rPr>
                <w:t xml:space="preserve"> Main Road,  Bangalore, Karnataka -560 043.</w:t>
              </w:r>
            </w:ins>
          </w:p>
        </w:tc>
      </w:tr>
      <w:tr w:rsidR="00EC2EFE" w:rsidRPr="00EC2EFE" w14:paraId="18B8B9F9" w14:textId="77777777" w:rsidTr="00EC2EFE">
        <w:trPr>
          <w:trHeight w:val="285"/>
          <w:ins w:id="400" w:author="Kush Khalasi" w:date="2025-06-02T18:56:00Z" w16du:dateUtc="2025-06-02T13:26:00Z"/>
        </w:trPr>
        <w:tc>
          <w:tcPr>
            <w:tcW w:w="510" w:type="pct"/>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589C33B" w14:textId="77777777" w:rsidR="00EC2EFE" w:rsidRPr="00EC2EFE" w:rsidRDefault="00EC2EFE" w:rsidP="00EC2EFE">
            <w:pPr>
              <w:widowControl/>
              <w:spacing w:after="0" w:line="240" w:lineRule="auto"/>
              <w:jc w:val="center"/>
              <w:rPr>
                <w:ins w:id="401" w:author="Kush Khalasi" w:date="2025-06-02T18:56:00Z" w16du:dateUtc="2025-06-02T13:26:00Z"/>
                <w:rFonts w:asciiTheme="majorHAnsi" w:eastAsia="Times New Roman" w:hAnsiTheme="majorHAnsi" w:cstheme="majorHAnsi"/>
                <w:color w:val="000000"/>
                <w:lang w:val="en-IN"/>
                <w:rPrChange w:id="402" w:author="Kush Khalasi" w:date="2025-06-02T18:57:00Z" w16du:dateUtc="2025-06-02T13:27:00Z">
                  <w:rPr>
                    <w:ins w:id="403" w:author="Kush Khalasi" w:date="2025-06-02T18:56:00Z" w16du:dateUtc="2025-06-02T13:26:00Z"/>
                    <w:rFonts w:ascii="Quattrocento Sans" w:eastAsia="Times New Roman" w:hAnsi="Quattrocento Sans"/>
                    <w:color w:val="000000"/>
                    <w:lang w:val="en-IN"/>
                  </w:rPr>
                </w:rPrChange>
              </w:rPr>
            </w:pPr>
            <w:ins w:id="404" w:author="Kush Khalasi" w:date="2025-06-02T18:56:00Z" w16du:dateUtc="2025-06-02T13:26:00Z">
              <w:r w:rsidRPr="00EC2EFE">
                <w:rPr>
                  <w:rFonts w:asciiTheme="majorHAnsi" w:eastAsia="Times New Roman" w:hAnsiTheme="majorHAnsi" w:cstheme="majorHAnsi"/>
                  <w:color w:val="000000"/>
                  <w:lang w:val="en-IN"/>
                  <w:rPrChange w:id="405" w:author="Kush Khalasi" w:date="2025-06-02T18:57:00Z" w16du:dateUtc="2025-06-02T13:27:00Z">
                    <w:rPr>
                      <w:rFonts w:ascii="Quattrocento Sans" w:eastAsia="Times New Roman" w:hAnsi="Quattrocento Sans"/>
                      <w:color w:val="000000"/>
                      <w:lang w:val="en-IN"/>
                    </w:rPr>
                  </w:rPrChange>
                </w:rPr>
                <w:t>20</w:t>
              </w:r>
            </w:ins>
          </w:p>
        </w:tc>
        <w:tc>
          <w:tcPr>
            <w:tcW w:w="924" w:type="pct"/>
            <w:tcBorders>
              <w:top w:val="single" w:sz="4" w:space="0" w:color="000000"/>
              <w:left w:val="nil"/>
              <w:bottom w:val="single" w:sz="4" w:space="0" w:color="000000"/>
              <w:right w:val="single" w:sz="4" w:space="0" w:color="000000"/>
            </w:tcBorders>
            <w:shd w:val="clear" w:color="auto" w:fill="auto"/>
            <w:vAlign w:val="center"/>
            <w:hideMark/>
          </w:tcPr>
          <w:p w14:paraId="61135F0F" w14:textId="77777777" w:rsidR="00EC2EFE" w:rsidRPr="00EC2EFE" w:rsidRDefault="00EC2EFE" w:rsidP="00EC2EFE">
            <w:pPr>
              <w:widowControl/>
              <w:spacing w:after="0" w:line="240" w:lineRule="auto"/>
              <w:jc w:val="center"/>
              <w:rPr>
                <w:ins w:id="406" w:author="Kush Khalasi" w:date="2025-06-02T18:56:00Z" w16du:dateUtc="2025-06-02T13:26:00Z"/>
                <w:rFonts w:asciiTheme="majorHAnsi" w:eastAsia="Times New Roman" w:hAnsiTheme="majorHAnsi" w:cstheme="majorHAnsi"/>
                <w:color w:val="000000"/>
                <w:lang w:val="en-IN"/>
                <w:rPrChange w:id="407" w:author="Kush Khalasi" w:date="2025-06-02T18:57:00Z" w16du:dateUtc="2025-06-02T13:27:00Z">
                  <w:rPr>
                    <w:ins w:id="408" w:author="Kush Khalasi" w:date="2025-06-02T18:56:00Z" w16du:dateUtc="2025-06-02T13:26:00Z"/>
                    <w:rFonts w:ascii="Quattrocento Sans" w:eastAsia="Times New Roman" w:hAnsi="Quattrocento Sans"/>
                    <w:color w:val="000000"/>
                    <w:lang w:val="en-IN"/>
                  </w:rPr>
                </w:rPrChange>
              </w:rPr>
            </w:pPr>
            <w:ins w:id="409" w:author="Kush Khalasi" w:date="2025-06-02T18:56:00Z" w16du:dateUtc="2025-06-02T13:26:00Z">
              <w:r w:rsidRPr="00EC2EFE">
                <w:rPr>
                  <w:rFonts w:asciiTheme="majorHAnsi" w:eastAsia="Times New Roman" w:hAnsiTheme="majorHAnsi" w:cstheme="majorHAnsi"/>
                  <w:color w:val="000000"/>
                  <w:lang w:val="en-IN"/>
                  <w:rPrChange w:id="410" w:author="Kush Khalasi" w:date="2025-06-02T18:57:00Z" w16du:dateUtc="2025-06-02T13:27:00Z">
                    <w:rPr>
                      <w:rFonts w:ascii="Quattrocento Sans" w:eastAsia="Times New Roman" w:hAnsi="Quattrocento Sans"/>
                      <w:color w:val="000000"/>
                      <w:lang w:val="en-IN"/>
                    </w:rPr>
                  </w:rPrChange>
                </w:rPr>
                <w:t>CALICUT</w:t>
              </w:r>
            </w:ins>
          </w:p>
        </w:tc>
        <w:tc>
          <w:tcPr>
            <w:tcW w:w="3566" w:type="pct"/>
            <w:tcBorders>
              <w:top w:val="single" w:sz="4" w:space="0" w:color="000000"/>
              <w:left w:val="nil"/>
              <w:bottom w:val="single" w:sz="4" w:space="0" w:color="000000"/>
              <w:right w:val="single" w:sz="4" w:space="0" w:color="000000"/>
            </w:tcBorders>
            <w:shd w:val="clear" w:color="auto" w:fill="auto"/>
            <w:hideMark/>
          </w:tcPr>
          <w:p w14:paraId="3F32BE3B" w14:textId="77777777" w:rsidR="00EC2EFE" w:rsidRPr="00EC2EFE" w:rsidRDefault="00EC2EFE" w:rsidP="00EC2EFE">
            <w:pPr>
              <w:widowControl/>
              <w:spacing w:after="0" w:line="240" w:lineRule="auto"/>
              <w:rPr>
                <w:ins w:id="411" w:author="Kush Khalasi" w:date="2025-06-02T18:56:00Z" w16du:dateUtc="2025-06-02T13:26:00Z"/>
                <w:rFonts w:asciiTheme="majorHAnsi" w:eastAsia="Times New Roman" w:hAnsiTheme="majorHAnsi" w:cstheme="majorHAnsi"/>
                <w:color w:val="000000"/>
                <w:lang w:val="en-IN"/>
                <w:rPrChange w:id="412" w:author="Kush Khalasi" w:date="2025-06-02T18:57:00Z" w16du:dateUtc="2025-06-02T13:27:00Z">
                  <w:rPr>
                    <w:ins w:id="413" w:author="Kush Khalasi" w:date="2025-06-02T18:56:00Z" w16du:dateUtc="2025-06-02T13:26:00Z"/>
                    <w:rFonts w:ascii="Quattrocento Sans" w:eastAsia="Times New Roman" w:hAnsi="Quattrocento Sans"/>
                    <w:color w:val="000000"/>
                    <w:lang w:val="en-IN"/>
                  </w:rPr>
                </w:rPrChange>
              </w:rPr>
            </w:pPr>
            <w:ins w:id="414" w:author="Kush Khalasi" w:date="2025-06-02T18:56:00Z" w16du:dateUtc="2025-06-02T13:26:00Z">
              <w:r w:rsidRPr="00EC2EFE">
                <w:rPr>
                  <w:rFonts w:asciiTheme="majorHAnsi" w:eastAsia="Times New Roman" w:hAnsiTheme="majorHAnsi" w:cstheme="majorHAnsi"/>
                  <w:color w:val="000000"/>
                  <w:lang w:val="en-IN"/>
                  <w:rPrChange w:id="415" w:author="Kush Khalasi" w:date="2025-06-02T18:57:00Z" w16du:dateUtc="2025-06-02T13:27:00Z">
                    <w:rPr>
                      <w:rFonts w:ascii="Quattrocento Sans" w:eastAsia="Times New Roman" w:hAnsi="Quattrocento Sans"/>
                      <w:color w:val="000000"/>
                      <w:lang w:val="en-IN"/>
                    </w:rPr>
                  </w:rPrChange>
                </w:rPr>
                <w:t>5/3419 B, Noble Building, First Floor, Indira Gandhi Road, Calicut, Kerala - 673004</w:t>
              </w:r>
            </w:ins>
          </w:p>
        </w:tc>
      </w:tr>
      <w:tr w:rsidR="00EC2EFE" w:rsidRPr="00EC2EFE" w14:paraId="2B3D7922" w14:textId="77777777" w:rsidTr="00EC2EFE">
        <w:trPr>
          <w:trHeight w:val="285"/>
          <w:ins w:id="416" w:author="Kush Khalasi" w:date="2025-06-02T18:56:00Z" w16du:dateUtc="2025-06-02T13:26:00Z"/>
        </w:trPr>
        <w:tc>
          <w:tcPr>
            <w:tcW w:w="510" w:type="pct"/>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1C34573" w14:textId="77777777" w:rsidR="00EC2EFE" w:rsidRPr="00EC2EFE" w:rsidRDefault="00EC2EFE" w:rsidP="00EC2EFE">
            <w:pPr>
              <w:widowControl/>
              <w:spacing w:after="0" w:line="240" w:lineRule="auto"/>
              <w:jc w:val="center"/>
              <w:rPr>
                <w:ins w:id="417" w:author="Kush Khalasi" w:date="2025-06-02T18:56:00Z" w16du:dateUtc="2025-06-02T13:26:00Z"/>
                <w:rFonts w:asciiTheme="majorHAnsi" w:eastAsia="Times New Roman" w:hAnsiTheme="majorHAnsi" w:cstheme="majorHAnsi"/>
                <w:color w:val="000000"/>
                <w:lang w:val="en-IN"/>
                <w:rPrChange w:id="418" w:author="Kush Khalasi" w:date="2025-06-02T18:57:00Z" w16du:dateUtc="2025-06-02T13:27:00Z">
                  <w:rPr>
                    <w:ins w:id="419" w:author="Kush Khalasi" w:date="2025-06-02T18:56:00Z" w16du:dateUtc="2025-06-02T13:26:00Z"/>
                    <w:rFonts w:ascii="Quattrocento Sans" w:eastAsia="Times New Roman" w:hAnsi="Quattrocento Sans"/>
                    <w:color w:val="000000"/>
                    <w:lang w:val="en-IN"/>
                  </w:rPr>
                </w:rPrChange>
              </w:rPr>
            </w:pPr>
            <w:ins w:id="420" w:author="Kush Khalasi" w:date="2025-06-02T18:56:00Z" w16du:dateUtc="2025-06-02T13:26:00Z">
              <w:r w:rsidRPr="00EC2EFE">
                <w:rPr>
                  <w:rFonts w:asciiTheme="majorHAnsi" w:eastAsia="Times New Roman" w:hAnsiTheme="majorHAnsi" w:cstheme="majorHAnsi"/>
                  <w:color w:val="000000"/>
                  <w:lang w:val="en-IN"/>
                  <w:rPrChange w:id="421" w:author="Kush Khalasi" w:date="2025-06-02T18:57:00Z" w16du:dateUtc="2025-06-02T13:27:00Z">
                    <w:rPr>
                      <w:rFonts w:ascii="Quattrocento Sans" w:eastAsia="Times New Roman" w:hAnsi="Quattrocento Sans"/>
                      <w:color w:val="000000"/>
                      <w:lang w:val="en-IN"/>
                    </w:rPr>
                  </w:rPrChange>
                </w:rPr>
                <w:t>21</w:t>
              </w:r>
            </w:ins>
          </w:p>
        </w:tc>
        <w:tc>
          <w:tcPr>
            <w:tcW w:w="924" w:type="pct"/>
            <w:tcBorders>
              <w:top w:val="single" w:sz="4" w:space="0" w:color="000000"/>
              <w:left w:val="nil"/>
              <w:bottom w:val="single" w:sz="4" w:space="0" w:color="000000"/>
              <w:right w:val="single" w:sz="4" w:space="0" w:color="000000"/>
            </w:tcBorders>
            <w:shd w:val="clear" w:color="auto" w:fill="auto"/>
            <w:noWrap/>
            <w:vAlign w:val="center"/>
            <w:hideMark/>
          </w:tcPr>
          <w:p w14:paraId="3B4C04E6" w14:textId="77777777" w:rsidR="00EC2EFE" w:rsidRPr="00EC2EFE" w:rsidRDefault="00EC2EFE" w:rsidP="00EC2EFE">
            <w:pPr>
              <w:widowControl/>
              <w:spacing w:after="0" w:line="240" w:lineRule="auto"/>
              <w:jc w:val="center"/>
              <w:rPr>
                <w:ins w:id="422" w:author="Kush Khalasi" w:date="2025-06-02T18:56:00Z" w16du:dateUtc="2025-06-02T13:26:00Z"/>
                <w:rFonts w:asciiTheme="majorHAnsi" w:eastAsia="Times New Roman" w:hAnsiTheme="majorHAnsi" w:cstheme="majorHAnsi"/>
                <w:color w:val="000000"/>
                <w:sz w:val="20"/>
                <w:szCs w:val="20"/>
                <w:lang w:val="en-IN"/>
                <w:rPrChange w:id="423" w:author="Kush Khalasi" w:date="2025-06-02T18:57:00Z" w16du:dateUtc="2025-06-02T13:27:00Z">
                  <w:rPr>
                    <w:ins w:id="424" w:author="Kush Khalasi" w:date="2025-06-02T18:56:00Z" w16du:dateUtc="2025-06-02T13:26:00Z"/>
                    <w:rFonts w:eastAsia="Times New Roman"/>
                    <w:color w:val="000000"/>
                    <w:sz w:val="20"/>
                    <w:szCs w:val="20"/>
                    <w:lang w:val="en-IN"/>
                  </w:rPr>
                </w:rPrChange>
              </w:rPr>
            </w:pPr>
            <w:ins w:id="425" w:author="Kush Khalasi" w:date="2025-06-02T18:56:00Z" w16du:dateUtc="2025-06-02T13:26:00Z">
              <w:r w:rsidRPr="00EC2EFE">
                <w:rPr>
                  <w:rFonts w:asciiTheme="majorHAnsi" w:eastAsia="Times New Roman" w:hAnsiTheme="majorHAnsi" w:cstheme="majorHAnsi"/>
                  <w:color w:val="000000"/>
                  <w:sz w:val="20"/>
                  <w:szCs w:val="20"/>
                  <w:lang w:val="en-IN"/>
                  <w:rPrChange w:id="426" w:author="Kush Khalasi" w:date="2025-06-02T18:57:00Z" w16du:dateUtc="2025-06-02T13:27:00Z">
                    <w:rPr>
                      <w:rFonts w:eastAsia="Times New Roman"/>
                      <w:color w:val="000000"/>
                      <w:sz w:val="20"/>
                      <w:szCs w:val="20"/>
                      <w:lang w:val="en-IN"/>
                    </w:rPr>
                  </w:rPrChange>
                </w:rPr>
                <w:t>CHENNAI</w:t>
              </w:r>
            </w:ins>
          </w:p>
        </w:tc>
        <w:tc>
          <w:tcPr>
            <w:tcW w:w="3566" w:type="pct"/>
            <w:tcBorders>
              <w:top w:val="single" w:sz="4" w:space="0" w:color="000000"/>
              <w:left w:val="nil"/>
              <w:bottom w:val="single" w:sz="4" w:space="0" w:color="000000"/>
              <w:right w:val="single" w:sz="4" w:space="0" w:color="000000"/>
            </w:tcBorders>
            <w:shd w:val="clear" w:color="auto" w:fill="auto"/>
            <w:hideMark/>
          </w:tcPr>
          <w:p w14:paraId="6E64C744" w14:textId="77777777" w:rsidR="00EC2EFE" w:rsidRPr="00EC2EFE" w:rsidRDefault="00EC2EFE" w:rsidP="00EC2EFE">
            <w:pPr>
              <w:widowControl/>
              <w:spacing w:after="0" w:line="240" w:lineRule="auto"/>
              <w:rPr>
                <w:ins w:id="427" w:author="Kush Khalasi" w:date="2025-06-02T18:56:00Z" w16du:dateUtc="2025-06-02T13:26:00Z"/>
                <w:rFonts w:asciiTheme="majorHAnsi" w:eastAsia="Times New Roman" w:hAnsiTheme="majorHAnsi" w:cstheme="majorHAnsi"/>
                <w:color w:val="000000"/>
                <w:lang w:val="en-IN"/>
                <w:rPrChange w:id="428" w:author="Kush Khalasi" w:date="2025-06-02T18:57:00Z" w16du:dateUtc="2025-06-02T13:27:00Z">
                  <w:rPr>
                    <w:ins w:id="429" w:author="Kush Khalasi" w:date="2025-06-02T18:56:00Z" w16du:dateUtc="2025-06-02T13:26:00Z"/>
                    <w:rFonts w:ascii="Quattrocento Sans" w:eastAsia="Times New Roman" w:hAnsi="Quattrocento Sans"/>
                    <w:color w:val="000000"/>
                    <w:lang w:val="en-IN"/>
                  </w:rPr>
                </w:rPrChange>
              </w:rPr>
            </w:pPr>
            <w:ins w:id="430" w:author="Kush Khalasi" w:date="2025-06-02T18:56:00Z" w16du:dateUtc="2025-06-02T13:26:00Z">
              <w:r w:rsidRPr="00EC2EFE">
                <w:rPr>
                  <w:rFonts w:asciiTheme="majorHAnsi" w:eastAsia="Times New Roman" w:hAnsiTheme="majorHAnsi" w:cstheme="majorHAnsi"/>
                  <w:color w:val="000000"/>
                  <w:lang w:val="en-IN"/>
                  <w:rPrChange w:id="431" w:author="Kush Khalasi" w:date="2025-06-02T18:57:00Z" w16du:dateUtc="2025-06-02T13:27:00Z">
                    <w:rPr>
                      <w:rFonts w:ascii="Quattrocento Sans" w:eastAsia="Times New Roman" w:hAnsi="Quattrocento Sans"/>
                      <w:color w:val="000000"/>
                      <w:lang w:val="en-IN"/>
                    </w:rPr>
                  </w:rPrChange>
                </w:rPr>
                <w:t xml:space="preserve">Alsa- Mall, First Floor &amp; Second Floor, Montieth Road, </w:t>
              </w:r>
              <w:proofErr w:type="spellStart"/>
              <w:r w:rsidRPr="00EC2EFE">
                <w:rPr>
                  <w:rFonts w:asciiTheme="majorHAnsi" w:eastAsia="Times New Roman" w:hAnsiTheme="majorHAnsi" w:cstheme="majorHAnsi"/>
                  <w:color w:val="000000"/>
                  <w:lang w:val="en-IN"/>
                  <w:rPrChange w:id="432" w:author="Kush Khalasi" w:date="2025-06-02T18:57:00Z" w16du:dateUtc="2025-06-02T13:27:00Z">
                    <w:rPr>
                      <w:rFonts w:ascii="Quattrocento Sans" w:eastAsia="Times New Roman" w:hAnsi="Quattrocento Sans"/>
                      <w:color w:val="000000"/>
                      <w:lang w:val="en-IN"/>
                    </w:rPr>
                  </w:rPrChange>
                </w:rPr>
                <w:t>Egmore</w:t>
              </w:r>
              <w:proofErr w:type="spellEnd"/>
              <w:r w:rsidRPr="00EC2EFE">
                <w:rPr>
                  <w:rFonts w:asciiTheme="majorHAnsi" w:eastAsia="Times New Roman" w:hAnsiTheme="majorHAnsi" w:cstheme="majorHAnsi"/>
                  <w:color w:val="000000"/>
                  <w:lang w:val="en-IN"/>
                  <w:rPrChange w:id="433" w:author="Kush Khalasi" w:date="2025-06-02T18:57:00Z" w16du:dateUtc="2025-06-02T13:27:00Z">
                    <w:rPr>
                      <w:rFonts w:ascii="Quattrocento Sans" w:eastAsia="Times New Roman" w:hAnsi="Quattrocento Sans"/>
                      <w:color w:val="000000"/>
                      <w:lang w:val="en-IN"/>
                    </w:rPr>
                  </w:rPrChange>
                </w:rPr>
                <w:t>, Chennai, Tamilnadu - 600 008</w:t>
              </w:r>
            </w:ins>
          </w:p>
        </w:tc>
      </w:tr>
      <w:tr w:rsidR="00EC2EFE" w:rsidRPr="00EC2EFE" w14:paraId="6CC00E98" w14:textId="77777777" w:rsidTr="00EC2EFE">
        <w:trPr>
          <w:trHeight w:val="285"/>
          <w:ins w:id="434" w:author="Kush Khalasi" w:date="2025-06-02T18:56:00Z" w16du:dateUtc="2025-06-02T13:26:00Z"/>
        </w:trPr>
        <w:tc>
          <w:tcPr>
            <w:tcW w:w="510" w:type="pct"/>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05CE9E3" w14:textId="77777777" w:rsidR="00EC2EFE" w:rsidRPr="00EC2EFE" w:rsidRDefault="00EC2EFE" w:rsidP="00EC2EFE">
            <w:pPr>
              <w:widowControl/>
              <w:spacing w:after="0" w:line="240" w:lineRule="auto"/>
              <w:jc w:val="center"/>
              <w:rPr>
                <w:ins w:id="435" w:author="Kush Khalasi" w:date="2025-06-02T18:56:00Z" w16du:dateUtc="2025-06-02T13:26:00Z"/>
                <w:rFonts w:asciiTheme="majorHAnsi" w:eastAsia="Times New Roman" w:hAnsiTheme="majorHAnsi" w:cstheme="majorHAnsi"/>
                <w:color w:val="000000"/>
                <w:lang w:val="en-IN"/>
                <w:rPrChange w:id="436" w:author="Kush Khalasi" w:date="2025-06-02T18:57:00Z" w16du:dateUtc="2025-06-02T13:27:00Z">
                  <w:rPr>
                    <w:ins w:id="437" w:author="Kush Khalasi" w:date="2025-06-02T18:56:00Z" w16du:dateUtc="2025-06-02T13:26:00Z"/>
                    <w:rFonts w:ascii="Quattrocento Sans" w:eastAsia="Times New Roman" w:hAnsi="Quattrocento Sans"/>
                    <w:color w:val="000000"/>
                    <w:lang w:val="en-IN"/>
                  </w:rPr>
                </w:rPrChange>
              </w:rPr>
            </w:pPr>
            <w:ins w:id="438" w:author="Kush Khalasi" w:date="2025-06-02T18:56:00Z" w16du:dateUtc="2025-06-02T13:26:00Z">
              <w:r w:rsidRPr="00EC2EFE">
                <w:rPr>
                  <w:rFonts w:asciiTheme="majorHAnsi" w:eastAsia="Times New Roman" w:hAnsiTheme="majorHAnsi" w:cstheme="majorHAnsi"/>
                  <w:color w:val="000000"/>
                  <w:lang w:val="en-IN"/>
                  <w:rPrChange w:id="439" w:author="Kush Khalasi" w:date="2025-06-02T18:57:00Z" w16du:dateUtc="2025-06-02T13:27:00Z">
                    <w:rPr>
                      <w:rFonts w:ascii="Quattrocento Sans" w:eastAsia="Times New Roman" w:hAnsi="Quattrocento Sans"/>
                      <w:color w:val="000000"/>
                      <w:lang w:val="en-IN"/>
                    </w:rPr>
                  </w:rPrChange>
                </w:rPr>
                <w:t>22</w:t>
              </w:r>
            </w:ins>
          </w:p>
        </w:tc>
        <w:tc>
          <w:tcPr>
            <w:tcW w:w="924" w:type="pct"/>
            <w:vMerge w:val="restart"/>
            <w:tcBorders>
              <w:top w:val="single" w:sz="4" w:space="0" w:color="000000"/>
              <w:left w:val="single" w:sz="4" w:space="0" w:color="000000"/>
              <w:bottom w:val="nil"/>
              <w:right w:val="single" w:sz="4" w:space="0" w:color="000000"/>
            </w:tcBorders>
            <w:shd w:val="clear" w:color="auto" w:fill="auto"/>
            <w:noWrap/>
            <w:vAlign w:val="center"/>
            <w:hideMark/>
          </w:tcPr>
          <w:p w14:paraId="37858FD1" w14:textId="77777777" w:rsidR="00EC2EFE" w:rsidRPr="00EC2EFE" w:rsidRDefault="00EC2EFE" w:rsidP="00EC2EFE">
            <w:pPr>
              <w:widowControl/>
              <w:spacing w:after="0" w:line="240" w:lineRule="auto"/>
              <w:jc w:val="center"/>
              <w:rPr>
                <w:ins w:id="440" w:author="Kush Khalasi" w:date="2025-06-02T18:56:00Z" w16du:dateUtc="2025-06-02T13:26:00Z"/>
                <w:rFonts w:asciiTheme="majorHAnsi" w:eastAsia="Times New Roman" w:hAnsiTheme="majorHAnsi" w:cstheme="majorHAnsi"/>
                <w:color w:val="000000"/>
                <w:sz w:val="20"/>
                <w:szCs w:val="20"/>
                <w:lang w:val="en-IN"/>
                <w:rPrChange w:id="441" w:author="Kush Khalasi" w:date="2025-06-02T18:57:00Z" w16du:dateUtc="2025-06-02T13:27:00Z">
                  <w:rPr>
                    <w:ins w:id="442" w:author="Kush Khalasi" w:date="2025-06-02T18:56:00Z" w16du:dateUtc="2025-06-02T13:26:00Z"/>
                    <w:rFonts w:eastAsia="Times New Roman"/>
                    <w:color w:val="000000"/>
                    <w:sz w:val="20"/>
                    <w:szCs w:val="20"/>
                    <w:lang w:val="en-IN"/>
                  </w:rPr>
                </w:rPrChange>
              </w:rPr>
            </w:pPr>
            <w:ins w:id="443" w:author="Kush Khalasi" w:date="2025-06-02T18:56:00Z" w16du:dateUtc="2025-06-02T13:26:00Z">
              <w:r w:rsidRPr="00EC2EFE">
                <w:rPr>
                  <w:rFonts w:asciiTheme="majorHAnsi" w:eastAsia="Times New Roman" w:hAnsiTheme="majorHAnsi" w:cstheme="majorHAnsi"/>
                  <w:color w:val="000000"/>
                  <w:sz w:val="20"/>
                  <w:szCs w:val="20"/>
                  <w:lang w:val="en-IN"/>
                  <w:rPrChange w:id="444" w:author="Kush Khalasi" w:date="2025-06-02T18:57:00Z" w16du:dateUtc="2025-06-02T13:27:00Z">
                    <w:rPr>
                      <w:rFonts w:eastAsia="Times New Roman"/>
                      <w:color w:val="000000"/>
                      <w:sz w:val="20"/>
                      <w:szCs w:val="20"/>
                      <w:lang w:val="en-IN"/>
                    </w:rPr>
                  </w:rPrChange>
                </w:rPr>
                <w:t>COCHIN</w:t>
              </w:r>
            </w:ins>
          </w:p>
        </w:tc>
        <w:tc>
          <w:tcPr>
            <w:tcW w:w="3566" w:type="pct"/>
            <w:tcBorders>
              <w:top w:val="single" w:sz="4" w:space="0" w:color="000000"/>
              <w:left w:val="nil"/>
              <w:bottom w:val="single" w:sz="4" w:space="0" w:color="000000"/>
              <w:right w:val="single" w:sz="4" w:space="0" w:color="000000"/>
            </w:tcBorders>
            <w:shd w:val="clear" w:color="auto" w:fill="auto"/>
            <w:hideMark/>
          </w:tcPr>
          <w:p w14:paraId="19EB2390" w14:textId="77777777" w:rsidR="00EC2EFE" w:rsidRPr="00EC2EFE" w:rsidRDefault="00EC2EFE" w:rsidP="00EC2EFE">
            <w:pPr>
              <w:widowControl/>
              <w:spacing w:after="0" w:line="240" w:lineRule="auto"/>
              <w:rPr>
                <w:ins w:id="445" w:author="Kush Khalasi" w:date="2025-06-02T18:56:00Z" w16du:dateUtc="2025-06-02T13:26:00Z"/>
                <w:rFonts w:asciiTheme="majorHAnsi" w:eastAsia="Times New Roman" w:hAnsiTheme="majorHAnsi" w:cstheme="majorHAnsi"/>
                <w:color w:val="000000"/>
                <w:lang w:val="en-IN"/>
                <w:rPrChange w:id="446" w:author="Kush Khalasi" w:date="2025-06-02T18:57:00Z" w16du:dateUtc="2025-06-02T13:27:00Z">
                  <w:rPr>
                    <w:ins w:id="447" w:author="Kush Khalasi" w:date="2025-06-02T18:56:00Z" w16du:dateUtc="2025-06-02T13:26:00Z"/>
                    <w:rFonts w:ascii="Quattrocento Sans" w:eastAsia="Times New Roman" w:hAnsi="Quattrocento Sans"/>
                    <w:color w:val="000000"/>
                    <w:lang w:val="en-IN"/>
                  </w:rPr>
                </w:rPrChange>
              </w:rPr>
            </w:pPr>
            <w:ins w:id="448" w:author="Kush Khalasi" w:date="2025-06-02T18:56:00Z" w16du:dateUtc="2025-06-02T13:26:00Z">
              <w:r w:rsidRPr="00EC2EFE">
                <w:rPr>
                  <w:rFonts w:asciiTheme="majorHAnsi" w:eastAsia="Times New Roman" w:hAnsiTheme="majorHAnsi" w:cstheme="majorHAnsi"/>
                  <w:color w:val="000000"/>
                  <w:lang w:val="en-IN"/>
                  <w:rPrChange w:id="449" w:author="Kush Khalasi" w:date="2025-06-02T18:57:00Z" w16du:dateUtc="2025-06-02T13:27:00Z">
                    <w:rPr>
                      <w:rFonts w:ascii="Quattrocento Sans" w:eastAsia="Times New Roman" w:hAnsi="Quattrocento Sans"/>
                      <w:color w:val="000000"/>
                      <w:lang w:val="en-IN"/>
                    </w:rPr>
                  </w:rPrChange>
                </w:rPr>
                <w:t xml:space="preserve">Ground,1st &amp; 6th Floor, Bab Chambers, Atlantis Junction, </w:t>
              </w:r>
              <w:proofErr w:type="spellStart"/>
              <w:r w:rsidRPr="00EC2EFE">
                <w:rPr>
                  <w:rFonts w:asciiTheme="majorHAnsi" w:eastAsia="Times New Roman" w:hAnsiTheme="majorHAnsi" w:cstheme="majorHAnsi"/>
                  <w:color w:val="000000"/>
                  <w:lang w:val="en-IN"/>
                  <w:rPrChange w:id="450" w:author="Kush Khalasi" w:date="2025-06-02T18:57:00Z" w16du:dateUtc="2025-06-02T13:27:00Z">
                    <w:rPr>
                      <w:rFonts w:ascii="Quattrocento Sans" w:eastAsia="Times New Roman" w:hAnsi="Quattrocento Sans"/>
                      <w:color w:val="000000"/>
                      <w:lang w:val="en-IN"/>
                    </w:rPr>
                  </w:rPrChange>
                </w:rPr>
                <w:t>M.G.Road</w:t>
              </w:r>
              <w:proofErr w:type="spellEnd"/>
              <w:r w:rsidRPr="00EC2EFE">
                <w:rPr>
                  <w:rFonts w:asciiTheme="majorHAnsi" w:eastAsia="Times New Roman" w:hAnsiTheme="majorHAnsi" w:cstheme="majorHAnsi"/>
                  <w:color w:val="000000"/>
                  <w:lang w:val="en-IN"/>
                  <w:rPrChange w:id="451" w:author="Kush Khalasi" w:date="2025-06-02T18:57:00Z" w16du:dateUtc="2025-06-02T13:27:00Z">
                    <w:rPr>
                      <w:rFonts w:ascii="Quattrocento Sans" w:eastAsia="Times New Roman" w:hAnsi="Quattrocento Sans"/>
                      <w:color w:val="000000"/>
                      <w:lang w:val="en-IN"/>
                    </w:rPr>
                  </w:rPrChange>
                </w:rPr>
                <w:t>, Cochin, Kerala - 682015</w:t>
              </w:r>
            </w:ins>
          </w:p>
        </w:tc>
      </w:tr>
      <w:tr w:rsidR="00EC2EFE" w:rsidRPr="00EC2EFE" w14:paraId="3BAE845C" w14:textId="77777777" w:rsidTr="00EC2EFE">
        <w:trPr>
          <w:trHeight w:val="285"/>
          <w:ins w:id="452" w:author="Kush Khalasi" w:date="2025-06-02T18:56:00Z" w16du:dateUtc="2025-06-02T13:26:00Z"/>
        </w:trPr>
        <w:tc>
          <w:tcPr>
            <w:tcW w:w="510" w:type="pct"/>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EFCE1C5" w14:textId="77777777" w:rsidR="00EC2EFE" w:rsidRPr="00EC2EFE" w:rsidRDefault="00EC2EFE" w:rsidP="00EC2EFE">
            <w:pPr>
              <w:widowControl/>
              <w:spacing w:after="0" w:line="240" w:lineRule="auto"/>
              <w:jc w:val="center"/>
              <w:rPr>
                <w:ins w:id="453" w:author="Kush Khalasi" w:date="2025-06-02T18:56:00Z" w16du:dateUtc="2025-06-02T13:26:00Z"/>
                <w:rFonts w:asciiTheme="majorHAnsi" w:eastAsia="Times New Roman" w:hAnsiTheme="majorHAnsi" w:cstheme="majorHAnsi"/>
                <w:color w:val="000000"/>
                <w:lang w:val="en-IN"/>
                <w:rPrChange w:id="454" w:author="Kush Khalasi" w:date="2025-06-02T18:57:00Z" w16du:dateUtc="2025-06-02T13:27:00Z">
                  <w:rPr>
                    <w:ins w:id="455" w:author="Kush Khalasi" w:date="2025-06-02T18:56:00Z" w16du:dateUtc="2025-06-02T13:26:00Z"/>
                    <w:rFonts w:ascii="Quattrocento Sans" w:eastAsia="Times New Roman" w:hAnsi="Quattrocento Sans"/>
                    <w:color w:val="000000"/>
                    <w:lang w:val="en-IN"/>
                  </w:rPr>
                </w:rPrChange>
              </w:rPr>
            </w:pPr>
            <w:ins w:id="456" w:author="Kush Khalasi" w:date="2025-06-02T18:56:00Z" w16du:dateUtc="2025-06-02T13:26:00Z">
              <w:r w:rsidRPr="00EC2EFE">
                <w:rPr>
                  <w:rFonts w:asciiTheme="majorHAnsi" w:eastAsia="Times New Roman" w:hAnsiTheme="majorHAnsi" w:cstheme="majorHAnsi"/>
                  <w:color w:val="000000"/>
                  <w:lang w:val="en-IN"/>
                  <w:rPrChange w:id="457" w:author="Kush Khalasi" w:date="2025-06-02T18:57:00Z" w16du:dateUtc="2025-06-02T13:27:00Z">
                    <w:rPr>
                      <w:rFonts w:ascii="Quattrocento Sans" w:eastAsia="Times New Roman" w:hAnsi="Quattrocento Sans"/>
                      <w:color w:val="000000"/>
                      <w:lang w:val="en-IN"/>
                    </w:rPr>
                  </w:rPrChange>
                </w:rPr>
                <w:t>23</w:t>
              </w:r>
            </w:ins>
          </w:p>
        </w:tc>
        <w:tc>
          <w:tcPr>
            <w:tcW w:w="924" w:type="pct"/>
            <w:vMerge/>
            <w:tcBorders>
              <w:top w:val="single" w:sz="4" w:space="0" w:color="000000"/>
              <w:left w:val="single" w:sz="4" w:space="0" w:color="000000"/>
              <w:bottom w:val="nil"/>
              <w:right w:val="single" w:sz="4" w:space="0" w:color="000000"/>
            </w:tcBorders>
            <w:vAlign w:val="center"/>
            <w:hideMark/>
          </w:tcPr>
          <w:p w14:paraId="666E027A" w14:textId="77777777" w:rsidR="00EC2EFE" w:rsidRPr="00EC2EFE" w:rsidRDefault="00EC2EFE" w:rsidP="00EC2EFE">
            <w:pPr>
              <w:widowControl/>
              <w:spacing w:after="0" w:line="240" w:lineRule="auto"/>
              <w:rPr>
                <w:ins w:id="458" w:author="Kush Khalasi" w:date="2025-06-02T18:56:00Z" w16du:dateUtc="2025-06-02T13:26:00Z"/>
                <w:rFonts w:asciiTheme="majorHAnsi" w:eastAsia="Times New Roman" w:hAnsiTheme="majorHAnsi" w:cstheme="majorHAnsi"/>
                <w:color w:val="000000"/>
                <w:sz w:val="20"/>
                <w:szCs w:val="20"/>
                <w:lang w:val="en-IN"/>
                <w:rPrChange w:id="459" w:author="Kush Khalasi" w:date="2025-06-02T18:57:00Z" w16du:dateUtc="2025-06-02T13:27:00Z">
                  <w:rPr>
                    <w:ins w:id="460" w:author="Kush Khalasi" w:date="2025-06-02T18:56:00Z" w16du:dateUtc="2025-06-02T13:26:00Z"/>
                    <w:rFonts w:eastAsia="Times New Roman"/>
                    <w:color w:val="000000"/>
                    <w:sz w:val="20"/>
                    <w:szCs w:val="20"/>
                    <w:lang w:val="en-IN"/>
                  </w:rPr>
                </w:rPrChange>
              </w:rPr>
            </w:pPr>
          </w:p>
        </w:tc>
        <w:tc>
          <w:tcPr>
            <w:tcW w:w="3566" w:type="pct"/>
            <w:tcBorders>
              <w:top w:val="single" w:sz="4" w:space="0" w:color="000000"/>
              <w:left w:val="nil"/>
              <w:bottom w:val="single" w:sz="4" w:space="0" w:color="000000"/>
              <w:right w:val="single" w:sz="4" w:space="0" w:color="000000"/>
            </w:tcBorders>
            <w:shd w:val="clear" w:color="auto" w:fill="auto"/>
            <w:hideMark/>
          </w:tcPr>
          <w:p w14:paraId="25620034" w14:textId="77777777" w:rsidR="00EC2EFE" w:rsidRPr="00EC2EFE" w:rsidRDefault="00EC2EFE" w:rsidP="00EC2EFE">
            <w:pPr>
              <w:widowControl/>
              <w:spacing w:after="0" w:line="240" w:lineRule="auto"/>
              <w:rPr>
                <w:ins w:id="461" w:author="Kush Khalasi" w:date="2025-06-02T18:56:00Z" w16du:dateUtc="2025-06-02T13:26:00Z"/>
                <w:rFonts w:asciiTheme="majorHAnsi" w:eastAsia="Times New Roman" w:hAnsiTheme="majorHAnsi" w:cstheme="majorHAnsi"/>
                <w:color w:val="000000"/>
                <w:lang w:val="en-IN"/>
                <w:rPrChange w:id="462" w:author="Kush Khalasi" w:date="2025-06-02T18:57:00Z" w16du:dateUtc="2025-06-02T13:27:00Z">
                  <w:rPr>
                    <w:ins w:id="463" w:author="Kush Khalasi" w:date="2025-06-02T18:56:00Z" w16du:dateUtc="2025-06-02T13:26:00Z"/>
                    <w:rFonts w:ascii="Quattrocento Sans" w:eastAsia="Times New Roman" w:hAnsi="Quattrocento Sans"/>
                    <w:color w:val="000000"/>
                    <w:lang w:val="en-IN"/>
                  </w:rPr>
                </w:rPrChange>
              </w:rPr>
            </w:pPr>
            <w:ins w:id="464" w:author="Kush Khalasi" w:date="2025-06-02T18:56:00Z" w16du:dateUtc="2025-06-02T13:26:00Z">
              <w:r w:rsidRPr="00EC2EFE">
                <w:rPr>
                  <w:rFonts w:asciiTheme="majorHAnsi" w:eastAsia="Times New Roman" w:hAnsiTheme="majorHAnsi" w:cstheme="majorHAnsi"/>
                  <w:color w:val="000000"/>
                  <w:lang w:val="en-IN"/>
                  <w:rPrChange w:id="465" w:author="Kush Khalasi" w:date="2025-06-02T18:57:00Z" w16du:dateUtc="2025-06-02T13:27:00Z">
                    <w:rPr>
                      <w:rFonts w:ascii="Quattrocento Sans" w:eastAsia="Times New Roman" w:hAnsi="Quattrocento Sans"/>
                      <w:color w:val="000000"/>
                      <w:lang w:val="en-IN"/>
                    </w:rPr>
                  </w:rPrChange>
                </w:rPr>
                <w:t xml:space="preserve">Ground Floor, </w:t>
              </w:r>
              <w:proofErr w:type="spellStart"/>
              <w:r w:rsidRPr="00EC2EFE">
                <w:rPr>
                  <w:rFonts w:asciiTheme="majorHAnsi" w:eastAsia="Times New Roman" w:hAnsiTheme="majorHAnsi" w:cstheme="majorHAnsi"/>
                  <w:color w:val="000000"/>
                  <w:lang w:val="en-IN"/>
                  <w:rPrChange w:id="466" w:author="Kush Khalasi" w:date="2025-06-02T18:57:00Z" w16du:dateUtc="2025-06-02T13:27:00Z">
                    <w:rPr>
                      <w:rFonts w:ascii="Quattrocento Sans" w:eastAsia="Times New Roman" w:hAnsi="Quattrocento Sans"/>
                      <w:color w:val="000000"/>
                      <w:lang w:val="en-IN"/>
                    </w:rPr>
                  </w:rPrChange>
                </w:rPr>
                <w:t>Pulinat</w:t>
              </w:r>
              <w:proofErr w:type="spellEnd"/>
              <w:r w:rsidRPr="00EC2EFE">
                <w:rPr>
                  <w:rFonts w:asciiTheme="majorHAnsi" w:eastAsia="Times New Roman" w:hAnsiTheme="majorHAnsi" w:cstheme="majorHAnsi"/>
                  <w:color w:val="000000"/>
                  <w:lang w:val="en-IN"/>
                  <w:rPrChange w:id="467" w:author="Kush Khalasi" w:date="2025-06-02T18:57:00Z" w16du:dateUtc="2025-06-02T13:27:00Z">
                    <w:rPr>
                      <w:rFonts w:ascii="Quattrocento Sans" w:eastAsia="Times New Roman" w:hAnsi="Quattrocento Sans"/>
                      <w:color w:val="000000"/>
                      <w:lang w:val="en-IN"/>
                    </w:rPr>
                  </w:rPrChange>
                </w:rPr>
                <w:t xml:space="preserve"> Building, Atlantis Junction, </w:t>
              </w:r>
              <w:proofErr w:type="spellStart"/>
              <w:r w:rsidRPr="00EC2EFE">
                <w:rPr>
                  <w:rFonts w:asciiTheme="majorHAnsi" w:eastAsia="Times New Roman" w:hAnsiTheme="majorHAnsi" w:cstheme="majorHAnsi"/>
                  <w:color w:val="000000"/>
                  <w:lang w:val="en-IN"/>
                  <w:rPrChange w:id="468" w:author="Kush Khalasi" w:date="2025-06-02T18:57:00Z" w16du:dateUtc="2025-06-02T13:27:00Z">
                    <w:rPr>
                      <w:rFonts w:ascii="Quattrocento Sans" w:eastAsia="Times New Roman" w:hAnsi="Quattrocento Sans"/>
                      <w:color w:val="000000"/>
                      <w:lang w:val="en-IN"/>
                    </w:rPr>
                  </w:rPrChange>
                </w:rPr>
                <w:t>M.G.Road</w:t>
              </w:r>
              <w:proofErr w:type="spellEnd"/>
              <w:r w:rsidRPr="00EC2EFE">
                <w:rPr>
                  <w:rFonts w:asciiTheme="majorHAnsi" w:eastAsia="Times New Roman" w:hAnsiTheme="majorHAnsi" w:cstheme="majorHAnsi"/>
                  <w:color w:val="000000"/>
                  <w:lang w:val="en-IN"/>
                  <w:rPrChange w:id="469" w:author="Kush Khalasi" w:date="2025-06-02T18:57:00Z" w16du:dateUtc="2025-06-02T13:27:00Z">
                    <w:rPr>
                      <w:rFonts w:ascii="Quattrocento Sans" w:eastAsia="Times New Roman" w:hAnsi="Quattrocento Sans"/>
                      <w:color w:val="000000"/>
                      <w:lang w:val="en-IN"/>
                    </w:rPr>
                  </w:rPrChange>
                </w:rPr>
                <w:t>, Cochin, Kerala - 682015</w:t>
              </w:r>
            </w:ins>
          </w:p>
        </w:tc>
      </w:tr>
      <w:tr w:rsidR="00EC2EFE" w:rsidRPr="00EC2EFE" w14:paraId="6BA498F5" w14:textId="77777777" w:rsidTr="00EC2EFE">
        <w:trPr>
          <w:trHeight w:val="285"/>
          <w:ins w:id="470" w:author="Kush Khalasi" w:date="2025-06-02T18:56:00Z" w16du:dateUtc="2025-06-02T13:26:00Z"/>
        </w:trPr>
        <w:tc>
          <w:tcPr>
            <w:tcW w:w="510" w:type="pct"/>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118A37A" w14:textId="77777777" w:rsidR="00EC2EFE" w:rsidRPr="00EC2EFE" w:rsidRDefault="00EC2EFE" w:rsidP="00EC2EFE">
            <w:pPr>
              <w:widowControl/>
              <w:spacing w:after="0" w:line="240" w:lineRule="auto"/>
              <w:jc w:val="center"/>
              <w:rPr>
                <w:ins w:id="471" w:author="Kush Khalasi" w:date="2025-06-02T18:56:00Z" w16du:dateUtc="2025-06-02T13:26:00Z"/>
                <w:rFonts w:asciiTheme="majorHAnsi" w:eastAsia="Times New Roman" w:hAnsiTheme="majorHAnsi" w:cstheme="majorHAnsi"/>
                <w:color w:val="000000"/>
                <w:lang w:val="en-IN"/>
                <w:rPrChange w:id="472" w:author="Kush Khalasi" w:date="2025-06-02T18:57:00Z" w16du:dateUtc="2025-06-02T13:27:00Z">
                  <w:rPr>
                    <w:ins w:id="473" w:author="Kush Khalasi" w:date="2025-06-02T18:56:00Z" w16du:dateUtc="2025-06-02T13:26:00Z"/>
                    <w:rFonts w:ascii="Quattrocento Sans" w:eastAsia="Times New Roman" w:hAnsi="Quattrocento Sans"/>
                    <w:color w:val="000000"/>
                    <w:lang w:val="en-IN"/>
                  </w:rPr>
                </w:rPrChange>
              </w:rPr>
            </w:pPr>
            <w:ins w:id="474" w:author="Kush Khalasi" w:date="2025-06-02T18:56:00Z" w16du:dateUtc="2025-06-02T13:26:00Z">
              <w:r w:rsidRPr="00EC2EFE">
                <w:rPr>
                  <w:rFonts w:asciiTheme="majorHAnsi" w:eastAsia="Times New Roman" w:hAnsiTheme="majorHAnsi" w:cstheme="majorHAnsi"/>
                  <w:color w:val="000000"/>
                  <w:lang w:val="en-IN"/>
                  <w:rPrChange w:id="475" w:author="Kush Khalasi" w:date="2025-06-02T18:57:00Z" w16du:dateUtc="2025-06-02T13:27:00Z">
                    <w:rPr>
                      <w:rFonts w:ascii="Quattrocento Sans" w:eastAsia="Times New Roman" w:hAnsi="Quattrocento Sans"/>
                      <w:color w:val="000000"/>
                      <w:lang w:val="en-IN"/>
                    </w:rPr>
                  </w:rPrChange>
                </w:rPr>
                <w:t>24</w:t>
              </w:r>
            </w:ins>
          </w:p>
        </w:tc>
        <w:tc>
          <w:tcPr>
            <w:tcW w:w="924" w:type="pct"/>
            <w:tcBorders>
              <w:top w:val="single" w:sz="4" w:space="0" w:color="000000"/>
              <w:left w:val="nil"/>
              <w:bottom w:val="single" w:sz="4" w:space="0" w:color="000000"/>
              <w:right w:val="single" w:sz="4" w:space="0" w:color="000000"/>
            </w:tcBorders>
            <w:shd w:val="clear" w:color="auto" w:fill="auto"/>
            <w:vAlign w:val="center"/>
            <w:hideMark/>
          </w:tcPr>
          <w:p w14:paraId="194441EF" w14:textId="77777777" w:rsidR="00EC2EFE" w:rsidRPr="00EC2EFE" w:rsidRDefault="00EC2EFE" w:rsidP="00EC2EFE">
            <w:pPr>
              <w:widowControl/>
              <w:spacing w:after="0" w:line="240" w:lineRule="auto"/>
              <w:jc w:val="center"/>
              <w:rPr>
                <w:ins w:id="476" w:author="Kush Khalasi" w:date="2025-06-02T18:56:00Z" w16du:dateUtc="2025-06-02T13:26:00Z"/>
                <w:rFonts w:asciiTheme="majorHAnsi" w:eastAsia="Times New Roman" w:hAnsiTheme="majorHAnsi" w:cstheme="majorHAnsi"/>
                <w:color w:val="000000"/>
                <w:lang w:val="en-IN"/>
                <w:rPrChange w:id="477" w:author="Kush Khalasi" w:date="2025-06-02T18:57:00Z" w16du:dateUtc="2025-06-02T13:27:00Z">
                  <w:rPr>
                    <w:ins w:id="478" w:author="Kush Khalasi" w:date="2025-06-02T18:56:00Z" w16du:dateUtc="2025-06-02T13:26:00Z"/>
                    <w:rFonts w:ascii="Quattrocento Sans" w:eastAsia="Times New Roman" w:hAnsi="Quattrocento Sans"/>
                    <w:color w:val="000000"/>
                    <w:lang w:val="en-IN"/>
                  </w:rPr>
                </w:rPrChange>
              </w:rPr>
            </w:pPr>
            <w:ins w:id="479" w:author="Kush Khalasi" w:date="2025-06-02T18:56:00Z" w16du:dateUtc="2025-06-02T13:26:00Z">
              <w:r w:rsidRPr="00EC2EFE">
                <w:rPr>
                  <w:rFonts w:asciiTheme="majorHAnsi" w:eastAsia="Times New Roman" w:hAnsiTheme="majorHAnsi" w:cstheme="majorHAnsi"/>
                  <w:color w:val="000000"/>
                  <w:lang w:val="en-IN"/>
                  <w:rPrChange w:id="480" w:author="Kush Khalasi" w:date="2025-06-02T18:57:00Z" w16du:dateUtc="2025-06-02T13:27:00Z">
                    <w:rPr>
                      <w:rFonts w:ascii="Quattrocento Sans" w:eastAsia="Times New Roman" w:hAnsi="Quattrocento Sans"/>
                      <w:color w:val="000000"/>
                      <w:lang w:val="en-IN"/>
                    </w:rPr>
                  </w:rPrChange>
                </w:rPr>
                <w:t>COIMBATORE</w:t>
              </w:r>
            </w:ins>
          </w:p>
        </w:tc>
        <w:tc>
          <w:tcPr>
            <w:tcW w:w="3566" w:type="pct"/>
            <w:tcBorders>
              <w:top w:val="single" w:sz="4" w:space="0" w:color="000000"/>
              <w:left w:val="nil"/>
              <w:bottom w:val="single" w:sz="4" w:space="0" w:color="000000"/>
              <w:right w:val="single" w:sz="4" w:space="0" w:color="000000"/>
            </w:tcBorders>
            <w:shd w:val="clear" w:color="auto" w:fill="auto"/>
            <w:hideMark/>
          </w:tcPr>
          <w:p w14:paraId="6AA233A8" w14:textId="77777777" w:rsidR="00EC2EFE" w:rsidRPr="00EC2EFE" w:rsidRDefault="00EC2EFE" w:rsidP="00EC2EFE">
            <w:pPr>
              <w:widowControl/>
              <w:spacing w:after="0" w:line="240" w:lineRule="auto"/>
              <w:rPr>
                <w:ins w:id="481" w:author="Kush Khalasi" w:date="2025-06-02T18:56:00Z" w16du:dateUtc="2025-06-02T13:26:00Z"/>
                <w:rFonts w:asciiTheme="majorHAnsi" w:eastAsia="Times New Roman" w:hAnsiTheme="majorHAnsi" w:cstheme="majorHAnsi"/>
                <w:color w:val="000000"/>
                <w:lang w:val="en-IN"/>
                <w:rPrChange w:id="482" w:author="Kush Khalasi" w:date="2025-06-02T18:57:00Z" w16du:dateUtc="2025-06-02T13:27:00Z">
                  <w:rPr>
                    <w:ins w:id="483" w:author="Kush Khalasi" w:date="2025-06-02T18:56:00Z" w16du:dateUtc="2025-06-02T13:26:00Z"/>
                    <w:rFonts w:ascii="Quattrocento Sans" w:eastAsia="Times New Roman" w:hAnsi="Quattrocento Sans"/>
                    <w:color w:val="000000"/>
                    <w:lang w:val="en-IN"/>
                  </w:rPr>
                </w:rPrChange>
              </w:rPr>
            </w:pPr>
            <w:ins w:id="484" w:author="Kush Khalasi" w:date="2025-06-02T18:56:00Z" w16du:dateUtc="2025-06-02T13:26:00Z">
              <w:r w:rsidRPr="00EC2EFE">
                <w:rPr>
                  <w:rFonts w:asciiTheme="majorHAnsi" w:eastAsia="Times New Roman" w:hAnsiTheme="majorHAnsi" w:cstheme="majorHAnsi"/>
                  <w:color w:val="000000"/>
                  <w:lang w:val="en-IN"/>
                  <w:rPrChange w:id="485" w:author="Kush Khalasi" w:date="2025-06-02T18:57:00Z" w16du:dateUtc="2025-06-02T13:27:00Z">
                    <w:rPr>
                      <w:rFonts w:ascii="Quattrocento Sans" w:eastAsia="Times New Roman" w:hAnsi="Quattrocento Sans"/>
                      <w:color w:val="000000"/>
                      <w:lang w:val="en-IN"/>
                    </w:rPr>
                  </w:rPrChange>
                </w:rPr>
                <w:t>1603, Ground Floor, BMH Srinivas, Old Air India Office, Trichy Road, Coimbatore, Tamilnadu - 641 018</w:t>
              </w:r>
            </w:ins>
          </w:p>
        </w:tc>
      </w:tr>
      <w:tr w:rsidR="00EC2EFE" w:rsidRPr="00EC2EFE" w14:paraId="7BAA3125" w14:textId="77777777" w:rsidTr="00EC2EFE">
        <w:trPr>
          <w:trHeight w:val="285"/>
          <w:ins w:id="486" w:author="Kush Khalasi" w:date="2025-06-02T18:56:00Z" w16du:dateUtc="2025-06-02T13:26:00Z"/>
        </w:trPr>
        <w:tc>
          <w:tcPr>
            <w:tcW w:w="510" w:type="pct"/>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48CE28C" w14:textId="77777777" w:rsidR="00EC2EFE" w:rsidRPr="00EC2EFE" w:rsidRDefault="00EC2EFE" w:rsidP="00EC2EFE">
            <w:pPr>
              <w:widowControl/>
              <w:spacing w:after="0" w:line="240" w:lineRule="auto"/>
              <w:jc w:val="center"/>
              <w:rPr>
                <w:ins w:id="487" w:author="Kush Khalasi" w:date="2025-06-02T18:56:00Z" w16du:dateUtc="2025-06-02T13:26:00Z"/>
                <w:rFonts w:asciiTheme="majorHAnsi" w:eastAsia="Times New Roman" w:hAnsiTheme="majorHAnsi" w:cstheme="majorHAnsi"/>
                <w:color w:val="000000"/>
                <w:lang w:val="en-IN"/>
                <w:rPrChange w:id="488" w:author="Kush Khalasi" w:date="2025-06-02T18:57:00Z" w16du:dateUtc="2025-06-02T13:27:00Z">
                  <w:rPr>
                    <w:ins w:id="489" w:author="Kush Khalasi" w:date="2025-06-02T18:56:00Z" w16du:dateUtc="2025-06-02T13:26:00Z"/>
                    <w:rFonts w:ascii="Quattrocento Sans" w:eastAsia="Times New Roman" w:hAnsi="Quattrocento Sans"/>
                    <w:color w:val="000000"/>
                    <w:lang w:val="en-IN"/>
                  </w:rPr>
                </w:rPrChange>
              </w:rPr>
            </w:pPr>
            <w:ins w:id="490" w:author="Kush Khalasi" w:date="2025-06-02T18:56:00Z" w16du:dateUtc="2025-06-02T13:26:00Z">
              <w:r w:rsidRPr="00EC2EFE">
                <w:rPr>
                  <w:rFonts w:asciiTheme="majorHAnsi" w:eastAsia="Times New Roman" w:hAnsiTheme="majorHAnsi" w:cstheme="majorHAnsi"/>
                  <w:color w:val="000000"/>
                  <w:lang w:val="en-IN"/>
                  <w:rPrChange w:id="491" w:author="Kush Khalasi" w:date="2025-06-02T18:57:00Z" w16du:dateUtc="2025-06-02T13:27:00Z">
                    <w:rPr>
                      <w:rFonts w:ascii="Quattrocento Sans" w:eastAsia="Times New Roman" w:hAnsi="Quattrocento Sans"/>
                      <w:color w:val="000000"/>
                      <w:lang w:val="en-IN"/>
                    </w:rPr>
                  </w:rPrChange>
                </w:rPr>
                <w:t>25</w:t>
              </w:r>
            </w:ins>
          </w:p>
        </w:tc>
        <w:tc>
          <w:tcPr>
            <w:tcW w:w="924" w:type="pct"/>
            <w:tcBorders>
              <w:top w:val="single" w:sz="4" w:space="0" w:color="000000"/>
              <w:left w:val="nil"/>
              <w:bottom w:val="single" w:sz="4" w:space="0" w:color="000000"/>
              <w:right w:val="single" w:sz="4" w:space="0" w:color="000000"/>
            </w:tcBorders>
            <w:shd w:val="clear" w:color="auto" w:fill="auto"/>
            <w:vAlign w:val="center"/>
            <w:hideMark/>
          </w:tcPr>
          <w:p w14:paraId="4BDBCBEE" w14:textId="77777777" w:rsidR="00EC2EFE" w:rsidRPr="00EC2EFE" w:rsidRDefault="00EC2EFE" w:rsidP="00EC2EFE">
            <w:pPr>
              <w:widowControl/>
              <w:spacing w:after="0" w:line="240" w:lineRule="auto"/>
              <w:jc w:val="center"/>
              <w:rPr>
                <w:ins w:id="492" w:author="Kush Khalasi" w:date="2025-06-02T18:56:00Z" w16du:dateUtc="2025-06-02T13:26:00Z"/>
                <w:rFonts w:asciiTheme="majorHAnsi" w:eastAsia="Times New Roman" w:hAnsiTheme="majorHAnsi" w:cstheme="majorHAnsi"/>
                <w:color w:val="000000"/>
                <w:lang w:val="en-IN"/>
                <w:rPrChange w:id="493" w:author="Kush Khalasi" w:date="2025-06-02T18:57:00Z" w16du:dateUtc="2025-06-02T13:27:00Z">
                  <w:rPr>
                    <w:ins w:id="494" w:author="Kush Khalasi" w:date="2025-06-02T18:56:00Z" w16du:dateUtc="2025-06-02T13:26:00Z"/>
                    <w:rFonts w:ascii="Quattrocento Sans" w:eastAsia="Times New Roman" w:hAnsi="Quattrocento Sans"/>
                    <w:color w:val="000000"/>
                    <w:lang w:val="en-IN"/>
                  </w:rPr>
                </w:rPrChange>
              </w:rPr>
            </w:pPr>
            <w:ins w:id="495" w:author="Kush Khalasi" w:date="2025-06-02T18:56:00Z" w16du:dateUtc="2025-06-02T13:26:00Z">
              <w:r w:rsidRPr="00EC2EFE">
                <w:rPr>
                  <w:rFonts w:asciiTheme="majorHAnsi" w:eastAsia="Times New Roman" w:hAnsiTheme="majorHAnsi" w:cstheme="majorHAnsi"/>
                  <w:color w:val="000000"/>
                  <w:lang w:val="en-IN"/>
                  <w:rPrChange w:id="496" w:author="Kush Khalasi" w:date="2025-06-02T18:57:00Z" w16du:dateUtc="2025-06-02T13:27:00Z">
                    <w:rPr>
                      <w:rFonts w:ascii="Quattrocento Sans" w:eastAsia="Times New Roman" w:hAnsi="Quattrocento Sans"/>
                      <w:color w:val="000000"/>
                      <w:lang w:val="en-IN"/>
                    </w:rPr>
                  </w:rPrChange>
                </w:rPr>
                <w:t>HYDERABAD</w:t>
              </w:r>
            </w:ins>
          </w:p>
        </w:tc>
        <w:tc>
          <w:tcPr>
            <w:tcW w:w="3566" w:type="pct"/>
            <w:tcBorders>
              <w:top w:val="single" w:sz="4" w:space="0" w:color="000000"/>
              <w:left w:val="nil"/>
              <w:bottom w:val="single" w:sz="4" w:space="0" w:color="000000"/>
              <w:right w:val="single" w:sz="4" w:space="0" w:color="000000"/>
            </w:tcBorders>
            <w:shd w:val="clear" w:color="auto" w:fill="auto"/>
            <w:hideMark/>
          </w:tcPr>
          <w:p w14:paraId="4A2B56B5" w14:textId="77777777" w:rsidR="00EC2EFE" w:rsidRPr="00EC2EFE" w:rsidRDefault="00EC2EFE" w:rsidP="00EC2EFE">
            <w:pPr>
              <w:widowControl/>
              <w:spacing w:after="0" w:line="240" w:lineRule="auto"/>
              <w:rPr>
                <w:ins w:id="497" w:author="Kush Khalasi" w:date="2025-06-02T18:56:00Z" w16du:dateUtc="2025-06-02T13:26:00Z"/>
                <w:rFonts w:asciiTheme="majorHAnsi" w:eastAsia="Times New Roman" w:hAnsiTheme="majorHAnsi" w:cstheme="majorHAnsi"/>
                <w:color w:val="000000"/>
                <w:lang w:val="en-IN"/>
                <w:rPrChange w:id="498" w:author="Kush Khalasi" w:date="2025-06-02T18:57:00Z" w16du:dateUtc="2025-06-02T13:27:00Z">
                  <w:rPr>
                    <w:ins w:id="499" w:author="Kush Khalasi" w:date="2025-06-02T18:56:00Z" w16du:dateUtc="2025-06-02T13:26:00Z"/>
                    <w:rFonts w:ascii="Quattrocento Sans" w:eastAsia="Times New Roman" w:hAnsi="Quattrocento Sans"/>
                    <w:color w:val="000000"/>
                    <w:lang w:val="en-IN"/>
                  </w:rPr>
                </w:rPrChange>
              </w:rPr>
            </w:pPr>
            <w:ins w:id="500" w:author="Kush Khalasi" w:date="2025-06-02T18:56:00Z" w16du:dateUtc="2025-06-02T13:26:00Z">
              <w:r w:rsidRPr="00EC2EFE">
                <w:rPr>
                  <w:rFonts w:asciiTheme="majorHAnsi" w:eastAsia="Times New Roman" w:hAnsiTheme="majorHAnsi" w:cstheme="majorHAnsi"/>
                  <w:color w:val="000000"/>
                  <w:lang w:val="en-IN"/>
                  <w:rPrChange w:id="501" w:author="Kush Khalasi" w:date="2025-06-02T18:57:00Z" w16du:dateUtc="2025-06-02T13:27:00Z">
                    <w:rPr>
                      <w:rFonts w:ascii="Quattrocento Sans" w:eastAsia="Times New Roman" w:hAnsi="Quattrocento Sans"/>
                      <w:color w:val="000000"/>
                      <w:lang w:val="en-IN"/>
                    </w:rPr>
                  </w:rPrChange>
                </w:rPr>
                <w:t xml:space="preserve">3-6-437, Ground Floor, </w:t>
              </w:r>
              <w:proofErr w:type="spellStart"/>
              <w:r w:rsidRPr="00EC2EFE">
                <w:rPr>
                  <w:rFonts w:asciiTheme="majorHAnsi" w:eastAsia="Times New Roman" w:hAnsiTheme="majorHAnsi" w:cstheme="majorHAnsi"/>
                  <w:color w:val="000000"/>
                  <w:lang w:val="en-IN"/>
                  <w:rPrChange w:id="502" w:author="Kush Khalasi" w:date="2025-06-02T18:57:00Z" w16du:dateUtc="2025-06-02T13:27:00Z">
                    <w:rPr>
                      <w:rFonts w:ascii="Quattrocento Sans" w:eastAsia="Times New Roman" w:hAnsi="Quattrocento Sans"/>
                      <w:color w:val="000000"/>
                      <w:lang w:val="en-IN"/>
                    </w:rPr>
                  </w:rPrChange>
                </w:rPr>
                <w:t>Naspur</w:t>
              </w:r>
              <w:proofErr w:type="spellEnd"/>
              <w:r w:rsidRPr="00EC2EFE">
                <w:rPr>
                  <w:rFonts w:asciiTheme="majorHAnsi" w:eastAsia="Times New Roman" w:hAnsiTheme="majorHAnsi" w:cstheme="majorHAnsi"/>
                  <w:color w:val="000000"/>
                  <w:lang w:val="en-IN"/>
                  <w:rPrChange w:id="503" w:author="Kush Khalasi" w:date="2025-06-02T18:57:00Z" w16du:dateUtc="2025-06-02T13:27:00Z">
                    <w:rPr>
                      <w:rFonts w:ascii="Quattrocento Sans" w:eastAsia="Times New Roman" w:hAnsi="Quattrocento Sans"/>
                      <w:color w:val="000000"/>
                      <w:lang w:val="en-IN"/>
                    </w:rPr>
                  </w:rPrChange>
                </w:rPr>
                <w:t xml:space="preserve"> House, </w:t>
              </w:r>
              <w:proofErr w:type="spellStart"/>
              <w:r w:rsidRPr="00EC2EFE">
                <w:rPr>
                  <w:rFonts w:asciiTheme="majorHAnsi" w:eastAsia="Times New Roman" w:hAnsiTheme="majorHAnsi" w:cstheme="majorHAnsi"/>
                  <w:color w:val="000000"/>
                  <w:lang w:val="en-IN"/>
                  <w:rPrChange w:id="504" w:author="Kush Khalasi" w:date="2025-06-02T18:57:00Z" w16du:dateUtc="2025-06-02T13:27:00Z">
                    <w:rPr>
                      <w:rFonts w:ascii="Quattrocento Sans" w:eastAsia="Times New Roman" w:hAnsi="Quattrocento Sans"/>
                      <w:color w:val="000000"/>
                      <w:lang w:val="en-IN"/>
                    </w:rPr>
                  </w:rPrChange>
                </w:rPr>
                <w:t>Himayath</w:t>
              </w:r>
              <w:proofErr w:type="spellEnd"/>
              <w:r w:rsidRPr="00EC2EFE">
                <w:rPr>
                  <w:rFonts w:asciiTheme="majorHAnsi" w:eastAsia="Times New Roman" w:hAnsiTheme="majorHAnsi" w:cstheme="majorHAnsi"/>
                  <w:color w:val="000000"/>
                  <w:lang w:val="en-IN"/>
                  <w:rPrChange w:id="505" w:author="Kush Khalasi" w:date="2025-06-02T18:57:00Z" w16du:dateUtc="2025-06-02T13:27:00Z">
                    <w:rPr>
                      <w:rFonts w:ascii="Quattrocento Sans" w:eastAsia="Times New Roman" w:hAnsi="Quattrocento Sans"/>
                      <w:color w:val="000000"/>
                      <w:lang w:val="en-IN"/>
                    </w:rPr>
                  </w:rPrChange>
                </w:rPr>
                <w:t xml:space="preserve"> Nagar, Hyderabad, Telangana -500029</w:t>
              </w:r>
            </w:ins>
          </w:p>
        </w:tc>
      </w:tr>
      <w:tr w:rsidR="00EC2EFE" w:rsidRPr="00EC2EFE" w14:paraId="57A1800F" w14:textId="77777777" w:rsidTr="00EC2EFE">
        <w:trPr>
          <w:trHeight w:val="285"/>
          <w:ins w:id="506" w:author="Kush Khalasi" w:date="2025-06-02T18:56:00Z" w16du:dateUtc="2025-06-02T13:26:00Z"/>
        </w:trPr>
        <w:tc>
          <w:tcPr>
            <w:tcW w:w="510" w:type="pct"/>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B2C5F03" w14:textId="77777777" w:rsidR="00EC2EFE" w:rsidRPr="00EC2EFE" w:rsidRDefault="00EC2EFE" w:rsidP="00EC2EFE">
            <w:pPr>
              <w:widowControl/>
              <w:spacing w:after="0" w:line="240" w:lineRule="auto"/>
              <w:jc w:val="center"/>
              <w:rPr>
                <w:ins w:id="507" w:author="Kush Khalasi" w:date="2025-06-02T18:56:00Z" w16du:dateUtc="2025-06-02T13:26:00Z"/>
                <w:rFonts w:asciiTheme="majorHAnsi" w:eastAsia="Times New Roman" w:hAnsiTheme="majorHAnsi" w:cstheme="majorHAnsi"/>
                <w:color w:val="000000"/>
                <w:lang w:val="en-IN"/>
                <w:rPrChange w:id="508" w:author="Kush Khalasi" w:date="2025-06-02T18:57:00Z" w16du:dateUtc="2025-06-02T13:27:00Z">
                  <w:rPr>
                    <w:ins w:id="509" w:author="Kush Khalasi" w:date="2025-06-02T18:56:00Z" w16du:dateUtc="2025-06-02T13:26:00Z"/>
                    <w:rFonts w:ascii="Quattrocento Sans" w:eastAsia="Times New Roman" w:hAnsi="Quattrocento Sans"/>
                    <w:color w:val="000000"/>
                    <w:lang w:val="en-IN"/>
                  </w:rPr>
                </w:rPrChange>
              </w:rPr>
            </w:pPr>
            <w:ins w:id="510" w:author="Kush Khalasi" w:date="2025-06-02T18:56:00Z" w16du:dateUtc="2025-06-02T13:26:00Z">
              <w:r w:rsidRPr="00EC2EFE">
                <w:rPr>
                  <w:rFonts w:asciiTheme="majorHAnsi" w:eastAsia="Times New Roman" w:hAnsiTheme="majorHAnsi" w:cstheme="majorHAnsi"/>
                  <w:color w:val="000000"/>
                  <w:lang w:val="en-IN"/>
                  <w:rPrChange w:id="511" w:author="Kush Khalasi" w:date="2025-06-02T18:57:00Z" w16du:dateUtc="2025-06-02T13:27:00Z">
                    <w:rPr>
                      <w:rFonts w:ascii="Quattrocento Sans" w:eastAsia="Times New Roman" w:hAnsi="Quattrocento Sans"/>
                      <w:color w:val="000000"/>
                      <w:lang w:val="en-IN"/>
                    </w:rPr>
                  </w:rPrChange>
                </w:rPr>
                <w:t>26</w:t>
              </w:r>
            </w:ins>
          </w:p>
        </w:tc>
        <w:tc>
          <w:tcPr>
            <w:tcW w:w="924" w:type="pct"/>
            <w:tcBorders>
              <w:top w:val="single" w:sz="4" w:space="0" w:color="000000"/>
              <w:left w:val="nil"/>
              <w:bottom w:val="single" w:sz="4" w:space="0" w:color="000000"/>
              <w:right w:val="single" w:sz="4" w:space="0" w:color="000000"/>
            </w:tcBorders>
            <w:shd w:val="clear" w:color="auto" w:fill="auto"/>
            <w:vAlign w:val="center"/>
            <w:hideMark/>
          </w:tcPr>
          <w:p w14:paraId="0045D8A0" w14:textId="77777777" w:rsidR="00EC2EFE" w:rsidRPr="00EC2EFE" w:rsidRDefault="00EC2EFE" w:rsidP="00EC2EFE">
            <w:pPr>
              <w:widowControl/>
              <w:spacing w:after="0" w:line="240" w:lineRule="auto"/>
              <w:jc w:val="center"/>
              <w:rPr>
                <w:ins w:id="512" w:author="Kush Khalasi" w:date="2025-06-02T18:56:00Z" w16du:dateUtc="2025-06-02T13:26:00Z"/>
                <w:rFonts w:asciiTheme="majorHAnsi" w:eastAsia="Times New Roman" w:hAnsiTheme="majorHAnsi" w:cstheme="majorHAnsi"/>
                <w:color w:val="000000"/>
                <w:lang w:val="en-IN"/>
                <w:rPrChange w:id="513" w:author="Kush Khalasi" w:date="2025-06-02T18:57:00Z" w16du:dateUtc="2025-06-02T13:27:00Z">
                  <w:rPr>
                    <w:ins w:id="514" w:author="Kush Khalasi" w:date="2025-06-02T18:56:00Z" w16du:dateUtc="2025-06-02T13:26:00Z"/>
                    <w:rFonts w:ascii="Quattrocento Sans" w:eastAsia="Times New Roman" w:hAnsi="Quattrocento Sans"/>
                    <w:color w:val="000000"/>
                    <w:lang w:val="en-IN"/>
                  </w:rPr>
                </w:rPrChange>
              </w:rPr>
            </w:pPr>
            <w:ins w:id="515" w:author="Kush Khalasi" w:date="2025-06-02T18:56:00Z" w16du:dateUtc="2025-06-02T13:26:00Z">
              <w:r w:rsidRPr="00EC2EFE">
                <w:rPr>
                  <w:rFonts w:asciiTheme="majorHAnsi" w:eastAsia="Times New Roman" w:hAnsiTheme="majorHAnsi" w:cstheme="majorHAnsi"/>
                  <w:color w:val="000000"/>
                  <w:lang w:val="en-IN"/>
                  <w:rPrChange w:id="516" w:author="Kush Khalasi" w:date="2025-06-02T18:57:00Z" w16du:dateUtc="2025-06-02T13:27:00Z">
                    <w:rPr>
                      <w:rFonts w:ascii="Quattrocento Sans" w:eastAsia="Times New Roman" w:hAnsi="Quattrocento Sans"/>
                      <w:color w:val="000000"/>
                      <w:lang w:val="en-IN"/>
                    </w:rPr>
                  </w:rPrChange>
                </w:rPr>
                <w:t>KANNUR</w:t>
              </w:r>
            </w:ins>
          </w:p>
        </w:tc>
        <w:tc>
          <w:tcPr>
            <w:tcW w:w="3566" w:type="pct"/>
            <w:tcBorders>
              <w:top w:val="single" w:sz="4" w:space="0" w:color="000000"/>
              <w:left w:val="nil"/>
              <w:bottom w:val="single" w:sz="4" w:space="0" w:color="000000"/>
              <w:right w:val="single" w:sz="4" w:space="0" w:color="000000"/>
            </w:tcBorders>
            <w:shd w:val="clear" w:color="auto" w:fill="auto"/>
            <w:hideMark/>
          </w:tcPr>
          <w:p w14:paraId="12942022" w14:textId="77777777" w:rsidR="00EC2EFE" w:rsidRPr="00EC2EFE" w:rsidRDefault="00EC2EFE" w:rsidP="00EC2EFE">
            <w:pPr>
              <w:widowControl/>
              <w:spacing w:after="0" w:line="240" w:lineRule="auto"/>
              <w:rPr>
                <w:ins w:id="517" w:author="Kush Khalasi" w:date="2025-06-02T18:56:00Z" w16du:dateUtc="2025-06-02T13:26:00Z"/>
                <w:rFonts w:asciiTheme="majorHAnsi" w:eastAsia="Times New Roman" w:hAnsiTheme="majorHAnsi" w:cstheme="majorHAnsi"/>
                <w:color w:val="000000"/>
                <w:lang w:val="en-IN"/>
                <w:rPrChange w:id="518" w:author="Kush Khalasi" w:date="2025-06-02T18:57:00Z" w16du:dateUtc="2025-06-02T13:27:00Z">
                  <w:rPr>
                    <w:ins w:id="519" w:author="Kush Khalasi" w:date="2025-06-02T18:56:00Z" w16du:dateUtc="2025-06-02T13:26:00Z"/>
                    <w:rFonts w:ascii="Quattrocento Sans" w:eastAsia="Times New Roman" w:hAnsi="Quattrocento Sans"/>
                    <w:color w:val="000000"/>
                    <w:lang w:val="en-IN"/>
                  </w:rPr>
                </w:rPrChange>
              </w:rPr>
            </w:pPr>
            <w:ins w:id="520" w:author="Kush Khalasi" w:date="2025-06-02T18:56:00Z" w16du:dateUtc="2025-06-02T13:26:00Z">
              <w:r w:rsidRPr="00EC2EFE">
                <w:rPr>
                  <w:rFonts w:asciiTheme="majorHAnsi" w:eastAsia="Times New Roman" w:hAnsiTheme="majorHAnsi" w:cstheme="majorHAnsi"/>
                  <w:color w:val="000000"/>
                  <w:lang w:val="en-IN"/>
                  <w:rPrChange w:id="521" w:author="Kush Khalasi" w:date="2025-06-02T18:57:00Z" w16du:dateUtc="2025-06-02T13:27:00Z">
                    <w:rPr>
                      <w:rFonts w:ascii="Quattrocento Sans" w:eastAsia="Times New Roman" w:hAnsi="Quattrocento Sans"/>
                      <w:color w:val="000000"/>
                      <w:lang w:val="en-IN"/>
                    </w:rPr>
                  </w:rPrChange>
                </w:rPr>
                <w:t xml:space="preserve">1st Floor, </w:t>
              </w:r>
              <w:proofErr w:type="spellStart"/>
              <w:r w:rsidRPr="00EC2EFE">
                <w:rPr>
                  <w:rFonts w:asciiTheme="majorHAnsi" w:eastAsia="Times New Roman" w:hAnsiTheme="majorHAnsi" w:cstheme="majorHAnsi"/>
                  <w:color w:val="000000"/>
                  <w:lang w:val="en-IN"/>
                  <w:rPrChange w:id="522" w:author="Kush Khalasi" w:date="2025-06-02T18:57:00Z" w16du:dateUtc="2025-06-02T13:27:00Z">
                    <w:rPr>
                      <w:rFonts w:ascii="Quattrocento Sans" w:eastAsia="Times New Roman" w:hAnsi="Quattrocento Sans"/>
                      <w:color w:val="000000"/>
                      <w:lang w:val="en-IN"/>
                    </w:rPr>
                  </w:rPrChange>
                </w:rPr>
                <w:t>Vichithra</w:t>
              </w:r>
              <w:proofErr w:type="spellEnd"/>
              <w:r w:rsidRPr="00EC2EFE">
                <w:rPr>
                  <w:rFonts w:asciiTheme="majorHAnsi" w:eastAsia="Times New Roman" w:hAnsiTheme="majorHAnsi" w:cstheme="majorHAnsi"/>
                  <w:color w:val="000000"/>
                  <w:lang w:val="en-IN"/>
                  <w:rPrChange w:id="523" w:author="Kush Khalasi" w:date="2025-06-02T18:57:00Z" w16du:dateUtc="2025-06-02T13:27:00Z">
                    <w:rPr>
                      <w:rFonts w:ascii="Quattrocento Sans" w:eastAsia="Times New Roman" w:hAnsi="Quattrocento Sans"/>
                      <w:color w:val="000000"/>
                      <w:lang w:val="en-IN"/>
                    </w:rPr>
                  </w:rPrChange>
                </w:rPr>
                <w:t xml:space="preserve"> Complex, Opp. N.S. </w:t>
              </w:r>
              <w:proofErr w:type="spellStart"/>
              <w:r w:rsidRPr="00EC2EFE">
                <w:rPr>
                  <w:rFonts w:asciiTheme="majorHAnsi" w:eastAsia="Times New Roman" w:hAnsiTheme="majorHAnsi" w:cstheme="majorHAnsi"/>
                  <w:color w:val="000000"/>
                  <w:lang w:val="en-IN"/>
                  <w:rPrChange w:id="524" w:author="Kush Khalasi" w:date="2025-06-02T18:57:00Z" w16du:dateUtc="2025-06-02T13:27:00Z">
                    <w:rPr>
                      <w:rFonts w:ascii="Quattrocento Sans" w:eastAsia="Times New Roman" w:hAnsi="Quattrocento Sans"/>
                      <w:color w:val="000000"/>
                      <w:lang w:val="en-IN"/>
                    </w:rPr>
                  </w:rPrChange>
                </w:rPr>
                <w:t>Theater</w:t>
              </w:r>
              <w:proofErr w:type="spellEnd"/>
              <w:r w:rsidRPr="00EC2EFE">
                <w:rPr>
                  <w:rFonts w:asciiTheme="majorHAnsi" w:eastAsia="Times New Roman" w:hAnsiTheme="majorHAnsi" w:cstheme="majorHAnsi"/>
                  <w:color w:val="000000"/>
                  <w:lang w:val="en-IN"/>
                  <w:rPrChange w:id="525" w:author="Kush Khalasi" w:date="2025-06-02T18:57:00Z" w16du:dateUtc="2025-06-02T13:27:00Z">
                    <w:rPr>
                      <w:rFonts w:ascii="Quattrocento Sans" w:eastAsia="Times New Roman" w:hAnsi="Quattrocento Sans"/>
                      <w:color w:val="000000"/>
                      <w:lang w:val="en-IN"/>
                    </w:rPr>
                  </w:rPrChange>
                </w:rPr>
                <w:t>, Caltex Junction, Kannur, Kerala - 670 002.</w:t>
              </w:r>
            </w:ins>
          </w:p>
        </w:tc>
      </w:tr>
      <w:tr w:rsidR="00EC2EFE" w:rsidRPr="00EC2EFE" w14:paraId="539D75C2" w14:textId="77777777" w:rsidTr="00EC2EFE">
        <w:trPr>
          <w:trHeight w:val="285"/>
          <w:ins w:id="526" w:author="Kush Khalasi" w:date="2025-06-02T18:56:00Z" w16du:dateUtc="2025-06-02T13:26:00Z"/>
        </w:trPr>
        <w:tc>
          <w:tcPr>
            <w:tcW w:w="510" w:type="pct"/>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9BAA122" w14:textId="77777777" w:rsidR="00EC2EFE" w:rsidRPr="00EC2EFE" w:rsidRDefault="00EC2EFE" w:rsidP="00EC2EFE">
            <w:pPr>
              <w:widowControl/>
              <w:spacing w:after="0" w:line="240" w:lineRule="auto"/>
              <w:jc w:val="center"/>
              <w:rPr>
                <w:ins w:id="527" w:author="Kush Khalasi" w:date="2025-06-02T18:56:00Z" w16du:dateUtc="2025-06-02T13:26:00Z"/>
                <w:rFonts w:asciiTheme="majorHAnsi" w:eastAsia="Times New Roman" w:hAnsiTheme="majorHAnsi" w:cstheme="majorHAnsi"/>
                <w:color w:val="000000"/>
                <w:lang w:val="en-IN"/>
                <w:rPrChange w:id="528" w:author="Kush Khalasi" w:date="2025-06-02T18:57:00Z" w16du:dateUtc="2025-06-02T13:27:00Z">
                  <w:rPr>
                    <w:ins w:id="529" w:author="Kush Khalasi" w:date="2025-06-02T18:56:00Z" w16du:dateUtc="2025-06-02T13:26:00Z"/>
                    <w:rFonts w:ascii="Quattrocento Sans" w:eastAsia="Times New Roman" w:hAnsi="Quattrocento Sans"/>
                    <w:color w:val="000000"/>
                    <w:lang w:val="en-IN"/>
                  </w:rPr>
                </w:rPrChange>
              </w:rPr>
            </w:pPr>
            <w:ins w:id="530" w:author="Kush Khalasi" w:date="2025-06-02T18:56:00Z" w16du:dateUtc="2025-06-02T13:26:00Z">
              <w:r w:rsidRPr="00EC2EFE">
                <w:rPr>
                  <w:rFonts w:asciiTheme="majorHAnsi" w:eastAsia="Times New Roman" w:hAnsiTheme="majorHAnsi" w:cstheme="majorHAnsi"/>
                  <w:color w:val="000000"/>
                  <w:lang w:val="en-IN"/>
                  <w:rPrChange w:id="531" w:author="Kush Khalasi" w:date="2025-06-02T18:57:00Z" w16du:dateUtc="2025-06-02T13:27:00Z">
                    <w:rPr>
                      <w:rFonts w:ascii="Quattrocento Sans" w:eastAsia="Times New Roman" w:hAnsi="Quattrocento Sans"/>
                      <w:color w:val="000000"/>
                      <w:lang w:val="en-IN"/>
                    </w:rPr>
                  </w:rPrChange>
                </w:rPr>
                <w:t>27</w:t>
              </w:r>
            </w:ins>
          </w:p>
        </w:tc>
        <w:tc>
          <w:tcPr>
            <w:tcW w:w="924" w:type="pct"/>
            <w:tcBorders>
              <w:top w:val="single" w:sz="4" w:space="0" w:color="000000"/>
              <w:left w:val="nil"/>
              <w:bottom w:val="single" w:sz="4" w:space="0" w:color="000000"/>
              <w:right w:val="single" w:sz="4" w:space="0" w:color="000000"/>
            </w:tcBorders>
            <w:shd w:val="clear" w:color="auto" w:fill="auto"/>
            <w:vAlign w:val="center"/>
            <w:hideMark/>
          </w:tcPr>
          <w:p w14:paraId="37C49807" w14:textId="77777777" w:rsidR="00EC2EFE" w:rsidRPr="00EC2EFE" w:rsidRDefault="00EC2EFE" w:rsidP="00EC2EFE">
            <w:pPr>
              <w:widowControl/>
              <w:spacing w:after="0" w:line="240" w:lineRule="auto"/>
              <w:jc w:val="center"/>
              <w:rPr>
                <w:ins w:id="532" w:author="Kush Khalasi" w:date="2025-06-02T18:56:00Z" w16du:dateUtc="2025-06-02T13:26:00Z"/>
                <w:rFonts w:asciiTheme="majorHAnsi" w:eastAsia="Times New Roman" w:hAnsiTheme="majorHAnsi" w:cstheme="majorHAnsi"/>
                <w:color w:val="000000"/>
                <w:lang w:val="en-IN"/>
                <w:rPrChange w:id="533" w:author="Kush Khalasi" w:date="2025-06-02T18:57:00Z" w16du:dateUtc="2025-06-02T13:27:00Z">
                  <w:rPr>
                    <w:ins w:id="534" w:author="Kush Khalasi" w:date="2025-06-02T18:56:00Z" w16du:dateUtc="2025-06-02T13:26:00Z"/>
                    <w:rFonts w:ascii="Quattrocento Sans" w:eastAsia="Times New Roman" w:hAnsi="Quattrocento Sans"/>
                    <w:color w:val="000000"/>
                    <w:lang w:val="en-IN"/>
                  </w:rPr>
                </w:rPrChange>
              </w:rPr>
            </w:pPr>
            <w:ins w:id="535" w:author="Kush Khalasi" w:date="2025-06-02T18:56:00Z" w16du:dateUtc="2025-06-02T13:26:00Z">
              <w:r w:rsidRPr="00EC2EFE">
                <w:rPr>
                  <w:rFonts w:asciiTheme="majorHAnsi" w:eastAsia="Times New Roman" w:hAnsiTheme="majorHAnsi" w:cstheme="majorHAnsi"/>
                  <w:color w:val="000000"/>
                  <w:lang w:val="en-IN"/>
                  <w:rPrChange w:id="536" w:author="Kush Khalasi" w:date="2025-06-02T18:57:00Z" w16du:dateUtc="2025-06-02T13:27:00Z">
                    <w:rPr>
                      <w:rFonts w:ascii="Quattrocento Sans" w:eastAsia="Times New Roman" w:hAnsi="Quattrocento Sans"/>
                      <w:color w:val="000000"/>
                      <w:lang w:val="en-IN"/>
                    </w:rPr>
                  </w:rPrChange>
                </w:rPr>
                <w:t>KOLLAM</w:t>
              </w:r>
            </w:ins>
          </w:p>
        </w:tc>
        <w:tc>
          <w:tcPr>
            <w:tcW w:w="3566" w:type="pct"/>
            <w:tcBorders>
              <w:top w:val="single" w:sz="4" w:space="0" w:color="000000"/>
              <w:left w:val="nil"/>
              <w:bottom w:val="single" w:sz="4" w:space="0" w:color="000000"/>
              <w:right w:val="single" w:sz="4" w:space="0" w:color="000000"/>
            </w:tcBorders>
            <w:shd w:val="clear" w:color="auto" w:fill="auto"/>
            <w:hideMark/>
          </w:tcPr>
          <w:p w14:paraId="0C0915FE" w14:textId="77777777" w:rsidR="00EC2EFE" w:rsidRPr="00EC2EFE" w:rsidRDefault="00EC2EFE" w:rsidP="00EC2EFE">
            <w:pPr>
              <w:widowControl/>
              <w:spacing w:after="0" w:line="240" w:lineRule="auto"/>
              <w:rPr>
                <w:ins w:id="537" w:author="Kush Khalasi" w:date="2025-06-02T18:56:00Z" w16du:dateUtc="2025-06-02T13:26:00Z"/>
                <w:rFonts w:asciiTheme="majorHAnsi" w:eastAsia="Times New Roman" w:hAnsiTheme="majorHAnsi" w:cstheme="majorHAnsi"/>
                <w:color w:val="000000"/>
                <w:lang w:val="en-IN"/>
                <w:rPrChange w:id="538" w:author="Kush Khalasi" w:date="2025-06-02T18:57:00Z" w16du:dateUtc="2025-06-02T13:27:00Z">
                  <w:rPr>
                    <w:ins w:id="539" w:author="Kush Khalasi" w:date="2025-06-02T18:56:00Z" w16du:dateUtc="2025-06-02T13:26:00Z"/>
                    <w:rFonts w:ascii="Quattrocento Sans" w:eastAsia="Times New Roman" w:hAnsi="Quattrocento Sans"/>
                    <w:color w:val="000000"/>
                    <w:lang w:val="en-IN"/>
                  </w:rPr>
                </w:rPrChange>
              </w:rPr>
            </w:pPr>
            <w:ins w:id="540" w:author="Kush Khalasi" w:date="2025-06-02T18:56:00Z" w16du:dateUtc="2025-06-02T13:26:00Z">
              <w:r w:rsidRPr="00EC2EFE">
                <w:rPr>
                  <w:rFonts w:asciiTheme="majorHAnsi" w:eastAsia="Times New Roman" w:hAnsiTheme="majorHAnsi" w:cstheme="majorHAnsi"/>
                  <w:color w:val="000000"/>
                  <w:lang w:val="en-IN"/>
                  <w:rPrChange w:id="541" w:author="Kush Khalasi" w:date="2025-06-02T18:57:00Z" w16du:dateUtc="2025-06-02T13:27:00Z">
                    <w:rPr>
                      <w:rFonts w:ascii="Quattrocento Sans" w:eastAsia="Times New Roman" w:hAnsi="Quattrocento Sans"/>
                      <w:color w:val="000000"/>
                      <w:lang w:val="en-IN"/>
                    </w:rPr>
                  </w:rPrChange>
                </w:rPr>
                <w:t xml:space="preserve">1st Floor, M.C.No.3675, Commercial Complex, Bishop Jerome Nagar, </w:t>
              </w:r>
              <w:proofErr w:type="spellStart"/>
              <w:r w:rsidRPr="00EC2EFE">
                <w:rPr>
                  <w:rFonts w:asciiTheme="majorHAnsi" w:eastAsia="Times New Roman" w:hAnsiTheme="majorHAnsi" w:cstheme="majorHAnsi"/>
                  <w:color w:val="000000"/>
                  <w:lang w:val="en-IN"/>
                  <w:rPrChange w:id="542" w:author="Kush Khalasi" w:date="2025-06-02T18:57:00Z" w16du:dateUtc="2025-06-02T13:27:00Z">
                    <w:rPr>
                      <w:rFonts w:ascii="Quattrocento Sans" w:eastAsia="Times New Roman" w:hAnsi="Quattrocento Sans"/>
                      <w:color w:val="000000"/>
                      <w:lang w:val="en-IN"/>
                    </w:rPr>
                  </w:rPrChange>
                </w:rPr>
                <w:t>Chinnakkada</w:t>
              </w:r>
              <w:proofErr w:type="spellEnd"/>
              <w:r w:rsidRPr="00EC2EFE">
                <w:rPr>
                  <w:rFonts w:asciiTheme="majorHAnsi" w:eastAsia="Times New Roman" w:hAnsiTheme="majorHAnsi" w:cstheme="majorHAnsi"/>
                  <w:color w:val="000000"/>
                  <w:lang w:val="en-IN"/>
                  <w:rPrChange w:id="543" w:author="Kush Khalasi" w:date="2025-06-02T18:57:00Z" w16du:dateUtc="2025-06-02T13:27:00Z">
                    <w:rPr>
                      <w:rFonts w:ascii="Quattrocento Sans" w:eastAsia="Times New Roman" w:hAnsi="Quattrocento Sans"/>
                      <w:color w:val="000000"/>
                      <w:lang w:val="en-IN"/>
                    </w:rPr>
                  </w:rPrChange>
                </w:rPr>
                <w:t>, Kollam, Kerala  - 691001</w:t>
              </w:r>
            </w:ins>
          </w:p>
        </w:tc>
      </w:tr>
      <w:tr w:rsidR="00EC2EFE" w:rsidRPr="00EC2EFE" w14:paraId="0FFBC837" w14:textId="77777777" w:rsidTr="00EC2EFE">
        <w:trPr>
          <w:trHeight w:val="285"/>
          <w:ins w:id="544" w:author="Kush Khalasi" w:date="2025-06-02T18:56:00Z" w16du:dateUtc="2025-06-02T13:26:00Z"/>
        </w:trPr>
        <w:tc>
          <w:tcPr>
            <w:tcW w:w="510" w:type="pct"/>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ABB6E10" w14:textId="77777777" w:rsidR="00EC2EFE" w:rsidRPr="00EC2EFE" w:rsidRDefault="00EC2EFE" w:rsidP="00EC2EFE">
            <w:pPr>
              <w:widowControl/>
              <w:spacing w:after="0" w:line="240" w:lineRule="auto"/>
              <w:jc w:val="center"/>
              <w:rPr>
                <w:ins w:id="545" w:author="Kush Khalasi" w:date="2025-06-02T18:56:00Z" w16du:dateUtc="2025-06-02T13:26:00Z"/>
                <w:rFonts w:asciiTheme="majorHAnsi" w:eastAsia="Times New Roman" w:hAnsiTheme="majorHAnsi" w:cstheme="majorHAnsi"/>
                <w:color w:val="000000"/>
                <w:lang w:val="en-IN"/>
                <w:rPrChange w:id="546" w:author="Kush Khalasi" w:date="2025-06-02T18:57:00Z" w16du:dateUtc="2025-06-02T13:27:00Z">
                  <w:rPr>
                    <w:ins w:id="547" w:author="Kush Khalasi" w:date="2025-06-02T18:56:00Z" w16du:dateUtc="2025-06-02T13:26:00Z"/>
                    <w:rFonts w:ascii="Quattrocento Sans" w:eastAsia="Times New Roman" w:hAnsi="Quattrocento Sans"/>
                    <w:color w:val="000000"/>
                    <w:lang w:val="en-IN"/>
                  </w:rPr>
                </w:rPrChange>
              </w:rPr>
            </w:pPr>
            <w:ins w:id="548" w:author="Kush Khalasi" w:date="2025-06-02T18:56:00Z" w16du:dateUtc="2025-06-02T13:26:00Z">
              <w:r w:rsidRPr="00EC2EFE">
                <w:rPr>
                  <w:rFonts w:asciiTheme="majorHAnsi" w:eastAsia="Times New Roman" w:hAnsiTheme="majorHAnsi" w:cstheme="majorHAnsi"/>
                  <w:color w:val="000000"/>
                  <w:lang w:val="en-IN"/>
                  <w:rPrChange w:id="549" w:author="Kush Khalasi" w:date="2025-06-02T18:57:00Z" w16du:dateUtc="2025-06-02T13:27:00Z">
                    <w:rPr>
                      <w:rFonts w:ascii="Quattrocento Sans" w:eastAsia="Times New Roman" w:hAnsi="Quattrocento Sans"/>
                      <w:color w:val="000000"/>
                      <w:lang w:val="en-IN"/>
                    </w:rPr>
                  </w:rPrChange>
                </w:rPr>
                <w:t>28</w:t>
              </w:r>
            </w:ins>
          </w:p>
        </w:tc>
        <w:tc>
          <w:tcPr>
            <w:tcW w:w="924" w:type="pct"/>
            <w:tcBorders>
              <w:top w:val="single" w:sz="4" w:space="0" w:color="000000"/>
              <w:left w:val="nil"/>
              <w:bottom w:val="single" w:sz="4" w:space="0" w:color="000000"/>
              <w:right w:val="single" w:sz="4" w:space="0" w:color="000000"/>
            </w:tcBorders>
            <w:shd w:val="clear" w:color="auto" w:fill="auto"/>
            <w:vAlign w:val="center"/>
            <w:hideMark/>
          </w:tcPr>
          <w:p w14:paraId="637A4CCD" w14:textId="77777777" w:rsidR="00EC2EFE" w:rsidRPr="00EC2EFE" w:rsidRDefault="00EC2EFE" w:rsidP="00EC2EFE">
            <w:pPr>
              <w:widowControl/>
              <w:spacing w:after="0" w:line="240" w:lineRule="auto"/>
              <w:jc w:val="center"/>
              <w:rPr>
                <w:ins w:id="550" w:author="Kush Khalasi" w:date="2025-06-02T18:56:00Z" w16du:dateUtc="2025-06-02T13:26:00Z"/>
                <w:rFonts w:asciiTheme="majorHAnsi" w:eastAsia="Times New Roman" w:hAnsiTheme="majorHAnsi" w:cstheme="majorHAnsi"/>
                <w:color w:val="000000"/>
                <w:lang w:val="en-IN"/>
                <w:rPrChange w:id="551" w:author="Kush Khalasi" w:date="2025-06-02T18:57:00Z" w16du:dateUtc="2025-06-02T13:27:00Z">
                  <w:rPr>
                    <w:ins w:id="552" w:author="Kush Khalasi" w:date="2025-06-02T18:56:00Z" w16du:dateUtc="2025-06-02T13:26:00Z"/>
                    <w:rFonts w:ascii="Quattrocento Sans" w:eastAsia="Times New Roman" w:hAnsi="Quattrocento Sans"/>
                    <w:color w:val="000000"/>
                    <w:lang w:val="en-IN"/>
                  </w:rPr>
                </w:rPrChange>
              </w:rPr>
            </w:pPr>
            <w:ins w:id="553" w:author="Kush Khalasi" w:date="2025-06-02T18:56:00Z" w16du:dateUtc="2025-06-02T13:26:00Z">
              <w:r w:rsidRPr="00EC2EFE">
                <w:rPr>
                  <w:rFonts w:asciiTheme="majorHAnsi" w:eastAsia="Times New Roman" w:hAnsiTheme="majorHAnsi" w:cstheme="majorHAnsi"/>
                  <w:color w:val="000000"/>
                  <w:lang w:val="en-IN"/>
                  <w:rPrChange w:id="554" w:author="Kush Khalasi" w:date="2025-06-02T18:57:00Z" w16du:dateUtc="2025-06-02T13:27:00Z">
                    <w:rPr>
                      <w:rFonts w:ascii="Quattrocento Sans" w:eastAsia="Times New Roman" w:hAnsi="Quattrocento Sans"/>
                      <w:color w:val="000000"/>
                      <w:lang w:val="en-IN"/>
                    </w:rPr>
                  </w:rPrChange>
                </w:rPr>
                <w:t>KOTTAYAM</w:t>
              </w:r>
            </w:ins>
          </w:p>
        </w:tc>
        <w:tc>
          <w:tcPr>
            <w:tcW w:w="3566" w:type="pct"/>
            <w:tcBorders>
              <w:top w:val="single" w:sz="4" w:space="0" w:color="000000"/>
              <w:left w:val="nil"/>
              <w:bottom w:val="single" w:sz="4" w:space="0" w:color="000000"/>
              <w:right w:val="single" w:sz="4" w:space="0" w:color="000000"/>
            </w:tcBorders>
            <w:shd w:val="clear" w:color="auto" w:fill="auto"/>
            <w:hideMark/>
          </w:tcPr>
          <w:p w14:paraId="65E15160" w14:textId="77777777" w:rsidR="00EC2EFE" w:rsidRPr="00EC2EFE" w:rsidRDefault="00EC2EFE" w:rsidP="00EC2EFE">
            <w:pPr>
              <w:widowControl/>
              <w:spacing w:after="0" w:line="240" w:lineRule="auto"/>
              <w:rPr>
                <w:ins w:id="555" w:author="Kush Khalasi" w:date="2025-06-02T18:56:00Z" w16du:dateUtc="2025-06-02T13:26:00Z"/>
                <w:rFonts w:asciiTheme="majorHAnsi" w:eastAsia="Times New Roman" w:hAnsiTheme="majorHAnsi" w:cstheme="majorHAnsi"/>
                <w:color w:val="000000"/>
                <w:lang w:val="en-IN"/>
                <w:rPrChange w:id="556" w:author="Kush Khalasi" w:date="2025-06-02T18:57:00Z" w16du:dateUtc="2025-06-02T13:27:00Z">
                  <w:rPr>
                    <w:ins w:id="557" w:author="Kush Khalasi" w:date="2025-06-02T18:56:00Z" w16du:dateUtc="2025-06-02T13:26:00Z"/>
                    <w:rFonts w:ascii="Quattrocento Sans" w:eastAsia="Times New Roman" w:hAnsi="Quattrocento Sans"/>
                    <w:color w:val="000000"/>
                    <w:lang w:val="en-IN"/>
                  </w:rPr>
                </w:rPrChange>
              </w:rPr>
            </w:pPr>
            <w:ins w:id="558" w:author="Kush Khalasi" w:date="2025-06-02T18:56:00Z" w16du:dateUtc="2025-06-02T13:26:00Z">
              <w:r w:rsidRPr="00EC2EFE">
                <w:rPr>
                  <w:rFonts w:asciiTheme="majorHAnsi" w:eastAsia="Times New Roman" w:hAnsiTheme="majorHAnsi" w:cstheme="majorHAnsi"/>
                  <w:color w:val="000000"/>
                  <w:lang w:val="en-IN"/>
                  <w:rPrChange w:id="559" w:author="Kush Khalasi" w:date="2025-06-02T18:57:00Z" w16du:dateUtc="2025-06-02T13:27:00Z">
                    <w:rPr>
                      <w:rFonts w:ascii="Quattrocento Sans" w:eastAsia="Times New Roman" w:hAnsi="Quattrocento Sans"/>
                      <w:color w:val="000000"/>
                      <w:lang w:val="en-IN"/>
                    </w:rPr>
                  </w:rPrChange>
                </w:rPr>
                <w:t>CSI Building, Baker Junction, Kottayam, Kerala - 686 001</w:t>
              </w:r>
            </w:ins>
          </w:p>
        </w:tc>
      </w:tr>
      <w:tr w:rsidR="00EC2EFE" w:rsidRPr="00EC2EFE" w14:paraId="3228E548" w14:textId="77777777" w:rsidTr="00EC2EFE">
        <w:trPr>
          <w:trHeight w:val="285"/>
          <w:ins w:id="560" w:author="Kush Khalasi" w:date="2025-06-02T18:56:00Z" w16du:dateUtc="2025-06-02T13:26:00Z"/>
        </w:trPr>
        <w:tc>
          <w:tcPr>
            <w:tcW w:w="510" w:type="pct"/>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93C8E84" w14:textId="77777777" w:rsidR="00EC2EFE" w:rsidRPr="00EC2EFE" w:rsidRDefault="00EC2EFE" w:rsidP="00EC2EFE">
            <w:pPr>
              <w:widowControl/>
              <w:spacing w:after="0" w:line="240" w:lineRule="auto"/>
              <w:jc w:val="center"/>
              <w:rPr>
                <w:ins w:id="561" w:author="Kush Khalasi" w:date="2025-06-02T18:56:00Z" w16du:dateUtc="2025-06-02T13:26:00Z"/>
                <w:rFonts w:asciiTheme="majorHAnsi" w:eastAsia="Times New Roman" w:hAnsiTheme="majorHAnsi" w:cstheme="majorHAnsi"/>
                <w:color w:val="000000"/>
                <w:lang w:val="en-IN"/>
                <w:rPrChange w:id="562" w:author="Kush Khalasi" w:date="2025-06-02T18:57:00Z" w16du:dateUtc="2025-06-02T13:27:00Z">
                  <w:rPr>
                    <w:ins w:id="563" w:author="Kush Khalasi" w:date="2025-06-02T18:56:00Z" w16du:dateUtc="2025-06-02T13:26:00Z"/>
                    <w:rFonts w:ascii="Quattrocento Sans" w:eastAsia="Times New Roman" w:hAnsi="Quattrocento Sans"/>
                    <w:color w:val="000000"/>
                    <w:lang w:val="en-IN"/>
                  </w:rPr>
                </w:rPrChange>
              </w:rPr>
            </w:pPr>
            <w:ins w:id="564" w:author="Kush Khalasi" w:date="2025-06-02T18:56:00Z" w16du:dateUtc="2025-06-02T13:26:00Z">
              <w:r w:rsidRPr="00EC2EFE">
                <w:rPr>
                  <w:rFonts w:asciiTheme="majorHAnsi" w:eastAsia="Times New Roman" w:hAnsiTheme="majorHAnsi" w:cstheme="majorHAnsi"/>
                  <w:color w:val="000000"/>
                  <w:lang w:val="en-IN"/>
                  <w:rPrChange w:id="565" w:author="Kush Khalasi" w:date="2025-06-02T18:57:00Z" w16du:dateUtc="2025-06-02T13:27:00Z">
                    <w:rPr>
                      <w:rFonts w:ascii="Quattrocento Sans" w:eastAsia="Times New Roman" w:hAnsi="Quattrocento Sans"/>
                      <w:color w:val="000000"/>
                      <w:lang w:val="en-IN"/>
                    </w:rPr>
                  </w:rPrChange>
                </w:rPr>
                <w:lastRenderedPageBreak/>
                <w:t>29</w:t>
              </w:r>
            </w:ins>
          </w:p>
        </w:tc>
        <w:tc>
          <w:tcPr>
            <w:tcW w:w="924" w:type="pct"/>
            <w:tcBorders>
              <w:top w:val="single" w:sz="4" w:space="0" w:color="000000"/>
              <w:left w:val="nil"/>
              <w:bottom w:val="single" w:sz="4" w:space="0" w:color="000000"/>
              <w:right w:val="single" w:sz="4" w:space="0" w:color="000000"/>
            </w:tcBorders>
            <w:shd w:val="clear" w:color="auto" w:fill="auto"/>
            <w:vAlign w:val="center"/>
            <w:hideMark/>
          </w:tcPr>
          <w:p w14:paraId="3334420F" w14:textId="77777777" w:rsidR="00EC2EFE" w:rsidRPr="00EC2EFE" w:rsidRDefault="00EC2EFE" w:rsidP="00EC2EFE">
            <w:pPr>
              <w:widowControl/>
              <w:spacing w:after="0" w:line="240" w:lineRule="auto"/>
              <w:jc w:val="center"/>
              <w:rPr>
                <w:ins w:id="566" w:author="Kush Khalasi" w:date="2025-06-02T18:56:00Z" w16du:dateUtc="2025-06-02T13:26:00Z"/>
                <w:rFonts w:asciiTheme="majorHAnsi" w:eastAsia="Times New Roman" w:hAnsiTheme="majorHAnsi" w:cstheme="majorHAnsi"/>
                <w:color w:val="000000"/>
                <w:lang w:val="en-IN"/>
                <w:rPrChange w:id="567" w:author="Kush Khalasi" w:date="2025-06-02T18:57:00Z" w16du:dateUtc="2025-06-02T13:27:00Z">
                  <w:rPr>
                    <w:ins w:id="568" w:author="Kush Khalasi" w:date="2025-06-02T18:56:00Z" w16du:dateUtc="2025-06-02T13:26:00Z"/>
                    <w:rFonts w:ascii="Quattrocento Sans" w:eastAsia="Times New Roman" w:hAnsi="Quattrocento Sans"/>
                    <w:color w:val="000000"/>
                    <w:lang w:val="en-IN"/>
                  </w:rPr>
                </w:rPrChange>
              </w:rPr>
            </w:pPr>
            <w:ins w:id="569" w:author="Kush Khalasi" w:date="2025-06-02T18:56:00Z" w16du:dateUtc="2025-06-02T13:26:00Z">
              <w:r w:rsidRPr="00EC2EFE">
                <w:rPr>
                  <w:rFonts w:asciiTheme="majorHAnsi" w:eastAsia="Times New Roman" w:hAnsiTheme="majorHAnsi" w:cstheme="majorHAnsi"/>
                  <w:color w:val="000000"/>
                  <w:lang w:val="en-IN"/>
                  <w:rPrChange w:id="570" w:author="Kush Khalasi" w:date="2025-06-02T18:57:00Z" w16du:dateUtc="2025-06-02T13:27:00Z">
                    <w:rPr>
                      <w:rFonts w:ascii="Quattrocento Sans" w:eastAsia="Times New Roman" w:hAnsi="Quattrocento Sans"/>
                      <w:color w:val="000000"/>
                      <w:lang w:val="en-IN"/>
                    </w:rPr>
                  </w:rPrChange>
                </w:rPr>
                <w:t>MADURAI</w:t>
              </w:r>
            </w:ins>
          </w:p>
        </w:tc>
        <w:tc>
          <w:tcPr>
            <w:tcW w:w="3566" w:type="pct"/>
            <w:tcBorders>
              <w:top w:val="single" w:sz="4" w:space="0" w:color="000000"/>
              <w:left w:val="nil"/>
              <w:bottom w:val="single" w:sz="4" w:space="0" w:color="000000"/>
              <w:right w:val="single" w:sz="4" w:space="0" w:color="000000"/>
            </w:tcBorders>
            <w:shd w:val="clear" w:color="auto" w:fill="auto"/>
            <w:hideMark/>
          </w:tcPr>
          <w:p w14:paraId="76D706B3" w14:textId="77777777" w:rsidR="00EC2EFE" w:rsidRPr="00EC2EFE" w:rsidRDefault="00EC2EFE" w:rsidP="00EC2EFE">
            <w:pPr>
              <w:widowControl/>
              <w:spacing w:after="0" w:line="240" w:lineRule="auto"/>
              <w:rPr>
                <w:ins w:id="571" w:author="Kush Khalasi" w:date="2025-06-02T18:56:00Z" w16du:dateUtc="2025-06-02T13:26:00Z"/>
                <w:rFonts w:asciiTheme="majorHAnsi" w:eastAsia="Times New Roman" w:hAnsiTheme="majorHAnsi" w:cstheme="majorHAnsi"/>
                <w:color w:val="000000"/>
                <w:lang w:val="en-IN"/>
                <w:rPrChange w:id="572" w:author="Kush Khalasi" w:date="2025-06-02T18:57:00Z" w16du:dateUtc="2025-06-02T13:27:00Z">
                  <w:rPr>
                    <w:ins w:id="573" w:author="Kush Khalasi" w:date="2025-06-02T18:56:00Z" w16du:dateUtc="2025-06-02T13:26:00Z"/>
                    <w:rFonts w:ascii="Quattrocento Sans" w:eastAsia="Times New Roman" w:hAnsi="Quattrocento Sans"/>
                    <w:color w:val="000000"/>
                    <w:lang w:val="en-IN"/>
                  </w:rPr>
                </w:rPrChange>
              </w:rPr>
            </w:pPr>
            <w:ins w:id="574" w:author="Kush Khalasi" w:date="2025-06-02T18:56:00Z" w16du:dateUtc="2025-06-02T13:26:00Z">
              <w:r w:rsidRPr="00EC2EFE">
                <w:rPr>
                  <w:rFonts w:asciiTheme="majorHAnsi" w:eastAsia="Times New Roman" w:hAnsiTheme="majorHAnsi" w:cstheme="majorHAnsi"/>
                  <w:color w:val="000000"/>
                  <w:lang w:val="en-IN"/>
                  <w:rPrChange w:id="575" w:author="Kush Khalasi" w:date="2025-06-02T18:57:00Z" w16du:dateUtc="2025-06-02T13:27:00Z">
                    <w:rPr>
                      <w:rFonts w:ascii="Quattrocento Sans" w:eastAsia="Times New Roman" w:hAnsi="Quattrocento Sans"/>
                      <w:color w:val="000000"/>
                      <w:lang w:val="en-IN"/>
                    </w:rPr>
                  </w:rPrChange>
                </w:rPr>
                <w:t xml:space="preserve">Ground Floor, Sangeeth Plaza, Door No. 1, </w:t>
              </w:r>
              <w:proofErr w:type="spellStart"/>
              <w:r w:rsidRPr="00EC2EFE">
                <w:rPr>
                  <w:rFonts w:asciiTheme="majorHAnsi" w:eastAsia="Times New Roman" w:hAnsiTheme="majorHAnsi" w:cstheme="majorHAnsi"/>
                  <w:color w:val="000000"/>
                  <w:lang w:val="en-IN"/>
                  <w:rPrChange w:id="576" w:author="Kush Khalasi" w:date="2025-06-02T18:57:00Z" w16du:dateUtc="2025-06-02T13:27:00Z">
                    <w:rPr>
                      <w:rFonts w:ascii="Quattrocento Sans" w:eastAsia="Times New Roman" w:hAnsi="Quattrocento Sans"/>
                      <w:color w:val="000000"/>
                      <w:lang w:val="en-IN"/>
                    </w:rPr>
                  </w:rPrChange>
                </w:rPr>
                <w:t>Thiruvenkadapuram</w:t>
              </w:r>
              <w:proofErr w:type="spellEnd"/>
              <w:r w:rsidRPr="00EC2EFE">
                <w:rPr>
                  <w:rFonts w:asciiTheme="majorHAnsi" w:eastAsia="Times New Roman" w:hAnsiTheme="majorHAnsi" w:cstheme="majorHAnsi"/>
                  <w:color w:val="000000"/>
                  <w:lang w:val="en-IN"/>
                  <w:rPrChange w:id="577" w:author="Kush Khalasi" w:date="2025-06-02T18:57:00Z" w16du:dateUtc="2025-06-02T13:27:00Z">
                    <w:rPr>
                      <w:rFonts w:ascii="Quattrocento Sans" w:eastAsia="Times New Roman" w:hAnsi="Quattrocento Sans"/>
                      <w:color w:val="000000"/>
                      <w:lang w:val="en-IN"/>
                    </w:rPr>
                  </w:rPrChange>
                </w:rPr>
                <w:t xml:space="preserve"> Main Road, </w:t>
              </w:r>
              <w:proofErr w:type="spellStart"/>
              <w:r w:rsidRPr="00EC2EFE">
                <w:rPr>
                  <w:rFonts w:asciiTheme="majorHAnsi" w:eastAsia="Times New Roman" w:hAnsiTheme="majorHAnsi" w:cstheme="majorHAnsi"/>
                  <w:color w:val="000000"/>
                  <w:lang w:val="en-IN"/>
                  <w:rPrChange w:id="578" w:author="Kush Khalasi" w:date="2025-06-02T18:57:00Z" w16du:dateUtc="2025-06-02T13:27:00Z">
                    <w:rPr>
                      <w:rFonts w:ascii="Quattrocento Sans" w:eastAsia="Times New Roman" w:hAnsi="Quattrocento Sans"/>
                      <w:color w:val="000000"/>
                      <w:lang w:val="en-IN"/>
                    </w:rPr>
                  </w:rPrChange>
                </w:rPr>
                <w:t>Goripalayam</w:t>
              </w:r>
              <w:proofErr w:type="spellEnd"/>
              <w:r w:rsidRPr="00EC2EFE">
                <w:rPr>
                  <w:rFonts w:asciiTheme="majorHAnsi" w:eastAsia="Times New Roman" w:hAnsiTheme="majorHAnsi" w:cstheme="majorHAnsi"/>
                  <w:color w:val="000000"/>
                  <w:lang w:val="en-IN"/>
                  <w:rPrChange w:id="579" w:author="Kush Khalasi" w:date="2025-06-02T18:57:00Z" w16du:dateUtc="2025-06-02T13:27:00Z">
                    <w:rPr>
                      <w:rFonts w:ascii="Quattrocento Sans" w:eastAsia="Times New Roman" w:hAnsi="Quattrocento Sans"/>
                      <w:color w:val="000000"/>
                      <w:lang w:val="en-IN"/>
                    </w:rPr>
                  </w:rPrChange>
                </w:rPr>
                <w:t>, Madurai, Tamilnadu - 625 002</w:t>
              </w:r>
            </w:ins>
          </w:p>
        </w:tc>
      </w:tr>
      <w:tr w:rsidR="00EC2EFE" w:rsidRPr="00EC2EFE" w14:paraId="3E6BE0A3" w14:textId="77777777" w:rsidTr="00EC2EFE">
        <w:trPr>
          <w:trHeight w:val="285"/>
          <w:ins w:id="580" w:author="Kush Khalasi" w:date="2025-06-02T18:56:00Z" w16du:dateUtc="2025-06-02T13:26:00Z"/>
        </w:trPr>
        <w:tc>
          <w:tcPr>
            <w:tcW w:w="510" w:type="pct"/>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5F0D67E" w14:textId="77777777" w:rsidR="00EC2EFE" w:rsidRPr="00EC2EFE" w:rsidRDefault="00EC2EFE" w:rsidP="00EC2EFE">
            <w:pPr>
              <w:widowControl/>
              <w:spacing w:after="0" w:line="240" w:lineRule="auto"/>
              <w:jc w:val="center"/>
              <w:rPr>
                <w:ins w:id="581" w:author="Kush Khalasi" w:date="2025-06-02T18:56:00Z" w16du:dateUtc="2025-06-02T13:26:00Z"/>
                <w:rFonts w:asciiTheme="majorHAnsi" w:eastAsia="Times New Roman" w:hAnsiTheme="majorHAnsi" w:cstheme="majorHAnsi"/>
                <w:color w:val="000000"/>
                <w:lang w:val="en-IN"/>
                <w:rPrChange w:id="582" w:author="Kush Khalasi" w:date="2025-06-02T18:57:00Z" w16du:dateUtc="2025-06-02T13:27:00Z">
                  <w:rPr>
                    <w:ins w:id="583" w:author="Kush Khalasi" w:date="2025-06-02T18:56:00Z" w16du:dateUtc="2025-06-02T13:26:00Z"/>
                    <w:rFonts w:ascii="Quattrocento Sans" w:eastAsia="Times New Roman" w:hAnsi="Quattrocento Sans"/>
                    <w:color w:val="000000"/>
                    <w:lang w:val="en-IN"/>
                  </w:rPr>
                </w:rPrChange>
              </w:rPr>
            </w:pPr>
            <w:ins w:id="584" w:author="Kush Khalasi" w:date="2025-06-02T18:56:00Z" w16du:dateUtc="2025-06-02T13:26:00Z">
              <w:r w:rsidRPr="00EC2EFE">
                <w:rPr>
                  <w:rFonts w:asciiTheme="majorHAnsi" w:eastAsia="Times New Roman" w:hAnsiTheme="majorHAnsi" w:cstheme="majorHAnsi"/>
                  <w:color w:val="000000"/>
                  <w:lang w:val="en-IN"/>
                  <w:rPrChange w:id="585" w:author="Kush Khalasi" w:date="2025-06-02T18:57:00Z" w16du:dateUtc="2025-06-02T13:27:00Z">
                    <w:rPr>
                      <w:rFonts w:ascii="Quattrocento Sans" w:eastAsia="Times New Roman" w:hAnsi="Quattrocento Sans"/>
                      <w:color w:val="000000"/>
                      <w:lang w:val="en-IN"/>
                    </w:rPr>
                  </w:rPrChange>
                </w:rPr>
                <w:t>30</w:t>
              </w:r>
            </w:ins>
          </w:p>
        </w:tc>
        <w:tc>
          <w:tcPr>
            <w:tcW w:w="924" w:type="pct"/>
            <w:tcBorders>
              <w:top w:val="single" w:sz="4" w:space="0" w:color="000000"/>
              <w:left w:val="nil"/>
              <w:bottom w:val="single" w:sz="4" w:space="0" w:color="000000"/>
              <w:right w:val="single" w:sz="4" w:space="0" w:color="000000"/>
            </w:tcBorders>
            <w:shd w:val="clear" w:color="auto" w:fill="auto"/>
            <w:vAlign w:val="center"/>
            <w:hideMark/>
          </w:tcPr>
          <w:p w14:paraId="636189B8" w14:textId="77777777" w:rsidR="00EC2EFE" w:rsidRPr="00EC2EFE" w:rsidRDefault="00EC2EFE" w:rsidP="00EC2EFE">
            <w:pPr>
              <w:widowControl/>
              <w:spacing w:after="0" w:line="240" w:lineRule="auto"/>
              <w:jc w:val="center"/>
              <w:rPr>
                <w:ins w:id="586" w:author="Kush Khalasi" w:date="2025-06-02T18:56:00Z" w16du:dateUtc="2025-06-02T13:26:00Z"/>
                <w:rFonts w:asciiTheme="majorHAnsi" w:eastAsia="Times New Roman" w:hAnsiTheme="majorHAnsi" w:cstheme="majorHAnsi"/>
                <w:color w:val="000000"/>
                <w:lang w:val="en-IN"/>
                <w:rPrChange w:id="587" w:author="Kush Khalasi" w:date="2025-06-02T18:57:00Z" w16du:dateUtc="2025-06-02T13:27:00Z">
                  <w:rPr>
                    <w:ins w:id="588" w:author="Kush Khalasi" w:date="2025-06-02T18:56:00Z" w16du:dateUtc="2025-06-02T13:26:00Z"/>
                    <w:rFonts w:ascii="Quattrocento Sans" w:eastAsia="Times New Roman" w:hAnsi="Quattrocento Sans"/>
                    <w:color w:val="000000"/>
                    <w:lang w:val="en-IN"/>
                  </w:rPr>
                </w:rPrChange>
              </w:rPr>
            </w:pPr>
            <w:ins w:id="589" w:author="Kush Khalasi" w:date="2025-06-02T18:56:00Z" w16du:dateUtc="2025-06-02T13:26:00Z">
              <w:r w:rsidRPr="00EC2EFE">
                <w:rPr>
                  <w:rFonts w:asciiTheme="majorHAnsi" w:eastAsia="Times New Roman" w:hAnsiTheme="majorHAnsi" w:cstheme="majorHAnsi"/>
                  <w:color w:val="000000"/>
                  <w:lang w:val="en-IN"/>
                  <w:rPrChange w:id="590" w:author="Kush Khalasi" w:date="2025-06-02T18:57:00Z" w16du:dateUtc="2025-06-02T13:27:00Z">
                    <w:rPr>
                      <w:rFonts w:ascii="Quattrocento Sans" w:eastAsia="Times New Roman" w:hAnsi="Quattrocento Sans"/>
                      <w:color w:val="000000"/>
                      <w:lang w:val="en-IN"/>
                    </w:rPr>
                  </w:rPrChange>
                </w:rPr>
                <w:t>MANGALORE</w:t>
              </w:r>
            </w:ins>
          </w:p>
        </w:tc>
        <w:tc>
          <w:tcPr>
            <w:tcW w:w="3566" w:type="pct"/>
            <w:tcBorders>
              <w:top w:val="single" w:sz="4" w:space="0" w:color="000000"/>
              <w:left w:val="nil"/>
              <w:bottom w:val="single" w:sz="4" w:space="0" w:color="000000"/>
              <w:right w:val="single" w:sz="4" w:space="0" w:color="000000"/>
            </w:tcBorders>
            <w:shd w:val="clear" w:color="auto" w:fill="auto"/>
            <w:hideMark/>
          </w:tcPr>
          <w:p w14:paraId="2FED51E7" w14:textId="77777777" w:rsidR="00EC2EFE" w:rsidRPr="00EC2EFE" w:rsidRDefault="00EC2EFE" w:rsidP="00EC2EFE">
            <w:pPr>
              <w:widowControl/>
              <w:spacing w:after="0" w:line="240" w:lineRule="auto"/>
              <w:rPr>
                <w:ins w:id="591" w:author="Kush Khalasi" w:date="2025-06-02T18:56:00Z" w16du:dateUtc="2025-06-02T13:26:00Z"/>
                <w:rFonts w:asciiTheme="majorHAnsi" w:eastAsia="Times New Roman" w:hAnsiTheme="majorHAnsi" w:cstheme="majorHAnsi"/>
                <w:color w:val="000000"/>
                <w:lang w:val="en-IN"/>
                <w:rPrChange w:id="592" w:author="Kush Khalasi" w:date="2025-06-02T18:57:00Z" w16du:dateUtc="2025-06-02T13:27:00Z">
                  <w:rPr>
                    <w:ins w:id="593" w:author="Kush Khalasi" w:date="2025-06-02T18:56:00Z" w16du:dateUtc="2025-06-02T13:26:00Z"/>
                    <w:rFonts w:ascii="Quattrocento Sans" w:eastAsia="Times New Roman" w:hAnsi="Quattrocento Sans"/>
                    <w:color w:val="000000"/>
                    <w:lang w:val="en-IN"/>
                  </w:rPr>
                </w:rPrChange>
              </w:rPr>
            </w:pPr>
            <w:ins w:id="594" w:author="Kush Khalasi" w:date="2025-06-02T18:56:00Z" w16du:dateUtc="2025-06-02T13:26:00Z">
              <w:r w:rsidRPr="00EC2EFE">
                <w:rPr>
                  <w:rFonts w:asciiTheme="majorHAnsi" w:eastAsia="Times New Roman" w:hAnsiTheme="majorHAnsi" w:cstheme="majorHAnsi"/>
                  <w:color w:val="000000"/>
                  <w:lang w:val="en-IN"/>
                  <w:rPrChange w:id="595" w:author="Kush Khalasi" w:date="2025-06-02T18:57:00Z" w16du:dateUtc="2025-06-02T13:27:00Z">
                    <w:rPr>
                      <w:rFonts w:ascii="Quattrocento Sans" w:eastAsia="Times New Roman" w:hAnsi="Quattrocento Sans"/>
                      <w:color w:val="000000"/>
                      <w:lang w:val="en-IN"/>
                    </w:rPr>
                  </w:rPrChange>
                </w:rPr>
                <w:t xml:space="preserve">First Floor, Inland Ornate, </w:t>
              </w:r>
              <w:proofErr w:type="spellStart"/>
              <w:r w:rsidRPr="00EC2EFE">
                <w:rPr>
                  <w:rFonts w:asciiTheme="majorHAnsi" w:eastAsia="Times New Roman" w:hAnsiTheme="majorHAnsi" w:cstheme="majorHAnsi"/>
                  <w:color w:val="000000"/>
                  <w:lang w:val="en-IN"/>
                  <w:rPrChange w:id="596" w:author="Kush Khalasi" w:date="2025-06-02T18:57:00Z" w16du:dateUtc="2025-06-02T13:27:00Z">
                    <w:rPr>
                      <w:rFonts w:ascii="Quattrocento Sans" w:eastAsia="Times New Roman" w:hAnsi="Quattrocento Sans"/>
                      <w:color w:val="000000"/>
                      <w:lang w:val="en-IN"/>
                    </w:rPr>
                  </w:rPrChange>
                </w:rPr>
                <w:t>Navabharath</w:t>
              </w:r>
              <w:proofErr w:type="spellEnd"/>
              <w:r w:rsidRPr="00EC2EFE">
                <w:rPr>
                  <w:rFonts w:asciiTheme="majorHAnsi" w:eastAsia="Times New Roman" w:hAnsiTheme="majorHAnsi" w:cstheme="majorHAnsi"/>
                  <w:color w:val="000000"/>
                  <w:lang w:val="en-IN"/>
                  <w:rPrChange w:id="597" w:author="Kush Khalasi" w:date="2025-06-02T18:57:00Z" w16du:dateUtc="2025-06-02T13:27:00Z">
                    <w:rPr>
                      <w:rFonts w:ascii="Quattrocento Sans" w:eastAsia="Times New Roman" w:hAnsi="Quattrocento Sans"/>
                      <w:color w:val="000000"/>
                      <w:lang w:val="en-IN"/>
                    </w:rPr>
                  </w:rPrChange>
                </w:rPr>
                <w:t xml:space="preserve"> Circle, </w:t>
              </w:r>
              <w:proofErr w:type="spellStart"/>
              <w:r w:rsidRPr="00EC2EFE">
                <w:rPr>
                  <w:rFonts w:asciiTheme="majorHAnsi" w:eastAsia="Times New Roman" w:hAnsiTheme="majorHAnsi" w:cstheme="majorHAnsi"/>
                  <w:color w:val="000000"/>
                  <w:lang w:val="en-IN"/>
                  <w:rPrChange w:id="598" w:author="Kush Khalasi" w:date="2025-06-02T18:57:00Z" w16du:dateUtc="2025-06-02T13:27:00Z">
                    <w:rPr>
                      <w:rFonts w:ascii="Quattrocento Sans" w:eastAsia="Times New Roman" w:hAnsi="Quattrocento Sans"/>
                      <w:color w:val="000000"/>
                      <w:lang w:val="en-IN"/>
                    </w:rPr>
                  </w:rPrChange>
                </w:rPr>
                <w:t>Kodialbail</w:t>
              </w:r>
              <w:proofErr w:type="spellEnd"/>
              <w:r w:rsidRPr="00EC2EFE">
                <w:rPr>
                  <w:rFonts w:asciiTheme="majorHAnsi" w:eastAsia="Times New Roman" w:hAnsiTheme="majorHAnsi" w:cstheme="majorHAnsi"/>
                  <w:color w:val="000000"/>
                  <w:lang w:val="en-IN"/>
                  <w:rPrChange w:id="599" w:author="Kush Khalasi" w:date="2025-06-02T18:57:00Z" w16du:dateUtc="2025-06-02T13:27:00Z">
                    <w:rPr>
                      <w:rFonts w:ascii="Quattrocento Sans" w:eastAsia="Times New Roman" w:hAnsi="Quattrocento Sans"/>
                      <w:color w:val="000000"/>
                      <w:lang w:val="en-IN"/>
                    </w:rPr>
                  </w:rPrChange>
                </w:rPr>
                <w:t>, Mangalore, Karnataka - 575 003</w:t>
              </w:r>
            </w:ins>
          </w:p>
        </w:tc>
      </w:tr>
      <w:tr w:rsidR="00EC2EFE" w:rsidRPr="00EC2EFE" w14:paraId="3C25D9C9" w14:textId="77777777" w:rsidTr="00EC2EFE">
        <w:trPr>
          <w:trHeight w:val="285"/>
          <w:ins w:id="600" w:author="Kush Khalasi" w:date="2025-06-02T18:56:00Z" w16du:dateUtc="2025-06-02T13:26:00Z"/>
        </w:trPr>
        <w:tc>
          <w:tcPr>
            <w:tcW w:w="510" w:type="pct"/>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B959F43" w14:textId="77777777" w:rsidR="00EC2EFE" w:rsidRPr="00EC2EFE" w:rsidRDefault="00EC2EFE" w:rsidP="00EC2EFE">
            <w:pPr>
              <w:widowControl/>
              <w:spacing w:after="0" w:line="240" w:lineRule="auto"/>
              <w:jc w:val="center"/>
              <w:rPr>
                <w:ins w:id="601" w:author="Kush Khalasi" w:date="2025-06-02T18:56:00Z" w16du:dateUtc="2025-06-02T13:26:00Z"/>
                <w:rFonts w:asciiTheme="majorHAnsi" w:eastAsia="Times New Roman" w:hAnsiTheme="majorHAnsi" w:cstheme="majorHAnsi"/>
                <w:color w:val="000000"/>
                <w:lang w:val="en-IN"/>
                <w:rPrChange w:id="602" w:author="Kush Khalasi" w:date="2025-06-02T18:57:00Z" w16du:dateUtc="2025-06-02T13:27:00Z">
                  <w:rPr>
                    <w:ins w:id="603" w:author="Kush Khalasi" w:date="2025-06-02T18:56:00Z" w16du:dateUtc="2025-06-02T13:26:00Z"/>
                    <w:rFonts w:ascii="Quattrocento Sans" w:eastAsia="Times New Roman" w:hAnsi="Quattrocento Sans"/>
                    <w:color w:val="000000"/>
                    <w:lang w:val="en-IN"/>
                  </w:rPr>
                </w:rPrChange>
              </w:rPr>
            </w:pPr>
            <w:ins w:id="604" w:author="Kush Khalasi" w:date="2025-06-02T18:56:00Z" w16du:dateUtc="2025-06-02T13:26:00Z">
              <w:r w:rsidRPr="00EC2EFE">
                <w:rPr>
                  <w:rFonts w:asciiTheme="majorHAnsi" w:eastAsia="Times New Roman" w:hAnsiTheme="majorHAnsi" w:cstheme="majorHAnsi"/>
                  <w:color w:val="000000"/>
                  <w:lang w:val="en-IN"/>
                  <w:rPrChange w:id="605" w:author="Kush Khalasi" w:date="2025-06-02T18:57:00Z" w16du:dateUtc="2025-06-02T13:27:00Z">
                    <w:rPr>
                      <w:rFonts w:ascii="Quattrocento Sans" w:eastAsia="Times New Roman" w:hAnsi="Quattrocento Sans"/>
                      <w:color w:val="000000"/>
                      <w:lang w:val="en-IN"/>
                    </w:rPr>
                  </w:rPrChange>
                </w:rPr>
                <w:t>31</w:t>
              </w:r>
            </w:ins>
          </w:p>
        </w:tc>
        <w:tc>
          <w:tcPr>
            <w:tcW w:w="924" w:type="pct"/>
            <w:tcBorders>
              <w:top w:val="single" w:sz="4" w:space="0" w:color="000000"/>
              <w:left w:val="nil"/>
              <w:bottom w:val="single" w:sz="4" w:space="0" w:color="000000"/>
              <w:right w:val="single" w:sz="4" w:space="0" w:color="000000"/>
            </w:tcBorders>
            <w:shd w:val="clear" w:color="auto" w:fill="auto"/>
            <w:vAlign w:val="center"/>
            <w:hideMark/>
          </w:tcPr>
          <w:p w14:paraId="460BA335" w14:textId="77777777" w:rsidR="00EC2EFE" w:rsidRPr="00EC2EFE" w:rsidRDefault="00EC2EFE" w:rsidP="00EC2EFE">
            <w:pPr>
              <w:widowControl/>
              <w:spacing w:after="0" w:line="240" w:lineRule="auto"/>
              <w:jc w:val="center"/>
              <w:rPr>
                <w:ins w:id="606" w:author="Kush Khalasi" w:date="2025-06-02T18:56:00Z" w16du:dateUtc="2025-06-02T13:26:00Z"/>
                <w:rFonts w:asciiTheme="majorHAnsi" w:eastAsia="Times New Roman" w:hAnsiTheme="majorHAnsi" w:cstheme="majorHAnsi"/>
                <w:color w:val="000000"/>
                <w:lang w:val="en-IN"/>
                <w:rPrChange w:id="607" w:author="Kush Khalasi" w:date="2025-06-02T18:57:00Z" w16du:dateUtc="2025-06-02T13:27:00Z">
                  <w:rPr>
                    <w:ins w:id="608" w:author="Kush Khalasi" w:date="2025-06-02T18:56:00Z" w16du:dateUtc="2025-06-02T13:26:00Z"/>
                    <w:rFonts w:ascii="Quattrocento Sans" w:eastAsia="Times New Roman" w:hAnsi="Quattrocento Sans"/>
                    <w:color w:val="000000"/>
                    <w:lang w:val="en-IN"/>
                  </w:rPr>
                </w:rPrChange>
              </w:rPr>
            </w:pPr>
            <w:ins w:id="609" w:author="Kush Khalasi" w:date="2025-06-02T18:56:00Z" w16du:dateUtc="2025-06-02T13:26:00Z">
              <w:r w:rsidRPr="00EC2EFE">
                <w:rPr>
                  <w:rFonts w:asciiTheme="majorHAnsi" w:eastAsia="Times New Roman" w:hAnsiTheme="majorHAnsi" w:cstheme="majorHAnsi"/>
                  <w:color w:val="000000"/>
                  <w:lang w:val="en-IN"/>
                  <w:rPrChange w:id="610" w:author="Kush Khalasi" w:date="2025-06-02T18:57:00Z" w16du:dateUtc="2025-06-02T13:27:00Z">
                    <w:rPr>
                      <w:rFonts w:ascii="Quattrocento Sans" w:eastAsia="Times New Roman" w:hAnsi="Quattrocento Sans"/>
                      <w:color w:val="000000"/>
                      <w:lang w:val="en-IN"/>
                    </w:rPr>
                  </w:rPrChange>
                </w:rPr>
                <w:t>MANIPAL</w:t>
              </w:r>
            </w:ins>
          </w:p>
        </w:tc>
        <w:tc>
          <w:tcPr>
            <w:tcW w:w="3566" w:type="pct"/>
            <w:tcBorders>
              <w:top w:val="single" w:sz="4" w:space="0" w:color="000000"/>
              <w:left w:val="nil"/>
              <w:bottom w:val="single" w:sz="4" w:space="0" w:color="000000"/>
              <w:right w:val="single" w:sz="4" w:space="0" w:color="000000"/>
            </w:tcBorders>
            <w:shd w:val="clear" w:color="auto" w:fill="auto"/>
            <w:hideMark/>
          </w:tcPr>
          <w:p w14:paraId="4781083D" w14:textId="77777777" w:rsidR="00EC2EFE" w:rsidRPr="00EC2EFE" w:rsidRDefault="00EC2EFE" w:rsidP="00EC2EFE">
            <w:pPr>
              <w:widowControl/>
              <w:spacing w:after="0" w:line="240" w:lineRule="auto"/>
              <w:rPr>
                <w:ins w:id="611" w:author="Kush Khalasi" w:date="2025-06-02T18:56:00Z" w16du:dateUtc="2025-06-02T13:26:00Z"/>
                <w:rFonts w:asciiTheme="majorHAnsi" w:eastAsia="Times New Roman" w:hAnsiTheme="majorHAnsi" w:cstheme="majorHAnsi"/>
                <w:color w:val="000000"/>
                <w:lang w:val="en-IN"/>
                <w:rPrChange w:id="612" w:author="Kush Khalasi" w:date="2025-06-02T18:57:00Z" w16du:dateUtc="2025-06-02T13:27:00Z">
                  <w:rPr>
                    <w:ins w:id="613" w:author="Kush Khalasi" w:date="2025-06-02T18:56:00Z" w16du:dateUtc="2025-06-02T13:26:00Z"/>
                    <w:rFonts w:ascii="Quattrocento Sans" w:eastAsia="Times New Roman" w:hAnsi="Quattrocento Sans"/>
                    <w:color w:val="000000"/>
                    <w:lang w:val="en-IN"/>
                  </w:rPr>
                </w:rPrChange>
              </w:rPr>
            </w:pPr>
            <w:ins w:id="614" w:author="Kush Khalasi" w:date="2025-06-02T18:56:00Z" w16du:dateUtc="2025-06-02T13:26:00Z">
              <w:r w:rsidRPr="00EC2EFE">
                <w:rPr>
                  <w:rFonts w:asciiTheme="majorHAnsi" w:eastAsia="Times New Roman" w:hAnsiTheme="majorHAnsi" w:cstheme="majorHAnsi"/>
                  <w:color w:val="000000"/>
                  <w:lang w:val="en-IN"/>
                  <w:rPrChange w:id="615" w:author="Kush Khalasi" w:date="2025-06-02T18:57:00Z" w16du:dateUtc="2025-06-02T13:27:00Z">
                    <w:rPr>
                      <w:rFonts w:ascii="Quattrocento Sans" w:eastAsia="Times New Roman" w:hAnsi="Quattrocento Sans"/>
                      <w:color w:val="000000"/>
                      <w:lang w:val="en-IN"/>
                    </w:rPr>
                  </w:rPrChange>
                </w:rPr>
                <w:t>Manipal Commercial complex, Shop 19,20 1st Floor, Main road, Opp. KMC Hospital, Manipal, Karnataka - 576 104</w:t>
              </w:r>
            </w:ins>
          </w:p>
        </w:tc>
      </w:tr>
      <w:tr w:rsidR="00EC2EFE" w:rsidRPr="00EC2EFE" w14:paraId="0265F3A1" w14:textId="77777777" w:rsidTr="00EC2EFE">
        <w:trPr>
          <w:trHeight w:val="285"/>
          <w:ins w:id="616" w:author="Kush Khalasi" w:date="2025-06-02T18:56:00Z" w16du:dateUtc="2025-06-02T13:26:00Z"/>
        </w:trPr>
        <w:tc>
          <w:tcPr>
            <w:tcW w:w="510" w:type="pct"/>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320D4C1" w14:textId="77777777" w:rsidR="00EC2EFE" w:rsidRPr="00EC2EFE" w:rsidRDefault="00EC2EFE" w:rsidP="00EC2EFE">
            <w:pPr>
              <w:widowControl/>
              <w:spacing w:after="0" w:line="240" w:lineRule="auto"/>
              <w:jc w:val="center"/>
              <w:rPr>
                <w:ins w:id="617" w:author="Kush Khalasi" w:date="2025-06-02T18:56:00Z" w16du:dateUtc="2025-06-02T13:26:00Z"/>
                <w:rFonts w:asciiTheme="majorHAnsi" w:eastAsia="Times New Roman" w:hAnsiTheme="majorHAnsi" w:cstheme="majorHAnsi"/>
                <w:color w:val="000000"/>
                <w:lang w:val="en-IN"/>
                <w:rPrChange w:id="618" w:author="Kush Khalasi" w:date="2025-06-02T18:57:00Z" w16du:dateUtc="2025-06-02T13:27:00Z">
                  <w:rPr>
                    <w:ins w:id="619" w:author="Kush Khalasi" w:date="2025-06-02T18:56:00Z" w16du:dateUtc="2025-06-02T13:26:00Z"/>
                    <w:rFonts w:ascii="Quattrocento Sans" w:eastAsia="Times New Roman" w:hAnsi="Quattrocento Sans"/>
                    <w:color w:val="000000"/>
                    <w:lang w:val="en-IN"/>
                  </w:rPr>
                </w:rPrChange>
              </w:rPr>
            </w:pPr>
            <w:ins w:id="620" w:author="Kush Khalasi" w:date="2025-06-02T18:56:00Z" w16du:dateUtc="2025-06-02T13:26:00Z">
              <w:r w:rsidRPr="00EC2EFE">
                <w:rPr>
                  <w:rFonts w:asciiTheme="majorHAnsi" w:eastAsia="Times New Roman" w:hAnsiTheme="majorHAnsi" w:cstheme="majorHAnsi"/>
                  <w:color w:val="000000"/>
                  <w:lang w:val="en-IN"/>
                  <w:rPrChange w:id="621" w:author="Kush Khalasi" w:date="2025-06-02T18:57:00Z" w16du:dateUtc="2025-06-02T13:27:00Z">
                    <w:rPr>
                      <w:rFonts w:ascii="Quattrocento Sans" w:eastAsia="Times New Roman" w:hAnsi="Quattrocento Sans"/>
                      <w:color w:val="000000"/>
                      <w:lang w:val="en-IN"/>
                    </w:rPr>
                  </w:rPrChange>
                </w:rPr>
                <w:t>32</w:t>
              </w:r>
            </w:ins>
          </w:p>
        </w:tc>
        <w:tc>
          <w:tcPr>
            <w:tcW w:w="924" w:type="pct"/>
            <w:tcBorders>
              <w:top w:val="single" w:sz="4" w:space="0" w:color="000000"/>
              <w:left w:val="nil"/>
              <w:bottom w:val="single" w:sz="4" w:space="0" w:color="000000"/>
              <w:right w:val="single" w:sz="4" w:space="0" w:color="000000"/>
            </w:tcBorders>
            <w:shd w:val="clear" w:color="auto" w:fill="auto"/>
            <w:vAlign w:val="center"/>
            <w:hideMark/>
          </w:tcPr>
          <w:p w14:paraId="6D8EB6B1" w14:textId="77777777" w:rsidR="00EC2EFE" w:rsidRPr="00EC2EFE" w:rsidRDefault="00EC2EFE" w:rsidP="00EC2EFE">
            <w:pPr>
              <w:widowControl/>
              <w:spacing w:after="0" w:line="240" w:lineRule="auto"/>
              <w:jc w:val="center"/>
              <w:rPr>
                <w:ins w:id="622" w:author="Kush Khalasi" w:date="2025-06-02T18:56:00Z" w16du:dateUtc="2025-06-02T13:26:00Z"/>
                <w:rFonts w:asciiTheme="majorHAnsi" w:eastAsia="Times New Roman" w:hAnsiTheme="majorHAnsi" w:cstheme="majorHAnsi"/>
                <w:color w:val="000000"/>
                <w:lang w:val="en-IN"/>
                <w:rPrChange w:id="623" w:author="Kush Khalasi" w:date="2025-06-02T18:57:00Z" w16du:dateUtc="2025-06-02T13:27:00Z">
                  <w:rPr>
                    <w:ins w:id="624" w:author="Kush Khalasi" w:date="2025-06-02T18:56:00Z" w16du:dateUtc="2025-06-02T13:26:00Z"/>
                    <w:rFonts w:ascii="Quattrocento Sans" w:eastAsia="Times New Roman" w:hAnsi="Quattrocento Sans"/>
                    <w:color w:val="000000"/>
                    <w:lang w:val="en-IN"/>
                  </w:rPr>
                </w:rPrChange>
              </w:rPr>
            </w:pPr>
            <w:ins w:id="625" w:author="Kush Khalasi" w:date="2025-06-02T18:56:00Z" w16du:dateUtc="2025-06-02T13:26:00Z">
              <w:r w:rsidRPr="00EC2EFE">
                <w:rPr>
                  <w:rFonts w:asciiTheme="majorHAnsi" w:eastAsia="Times New Roman" w:hAnsiTheme="majorHAnsi" w:cstheme="majorHAnsi"/>
                  <w:color w:val="000000"/>
                  <w:lang w:val="en-IN"/>
                  <w:rPrChange w:id="626" w:author="Kush Khalasi" w:date="2025-06-02T18:57:00Z" w16du:dateUtc="2025-06-02T13:27:00Z">
                    <w:rPr>
                      <w:rFonts w:ascii="Quattrocento Sans" w:eastAsia="Times New Roman" w:hAnsi="Quattrocento Sans"/>
                      <w:color w:val="000000"/>
                      <w:lang w:val="en-IN"/>
                    </w:rPr>
                  </w:rPrChange>
                </w:rPr>
                <w:t>MYSORE</w:t>
              </w:r>
            </w:ins>
          </w:p>
        </w:tc>
        <w:tc>
          <w:tcPr>
            <w:tcW w:w="3566" w:type="pct"/>
            <w:tcBorders>
              <w:top w:val="single" w:sz="4" w:space="0" w:color="000000"/>
              <w:left w:val="nil"/>
              <w:bottom w:val="single" w:sz="4" w:space="0" w:color="000000"/>
              <w:right w:val="single" w:sz="4" w:space="0" w:color="000000"/>
            </w:tcBorders>
            <w:shd w:val="clear" w:color="auto" w:fill="auto"/>
            <w:hideMark/>
          </w:tcPr>
          <w:p w14:paraId="1703A88D" w14:textId="77777777" w:rsidR="00EC2EFE" w:rsidRPr="00EC2EFE" w:rsidRDefault="00EC2EFE" w:rsidP="00EC2EFE">
            <w:pPr>
              <w:widowControl/>
              <w:spacing w:after="0" w:line="240" w:lineRule="auto"/>
              <w:rPr>
                <w:ins w:id="627" w:author="Kush Khalasi" w:date="2025-06-02T18:56:00Z" w16du:dateUtc="2025-06-02T13:26:00Z"/>
                <w:rFonts w:asciiTheme="majorHAnsi" w:eastAsia="Times New Roman" w:hAnsiTheme="majorHAnsi" w:cstheme="majorHAnsi"/>
                <w:color w:val="000000"/>
                <w:lang w:val="en-IN"/>
                <w:rPrChange w:id="628" w:author="Kush Khalasi" w:date="2025-06-02T18:57:00Z" w16du:dateUtc="2025-06-02T13:27:00Z">
                  <w:rPr>
                    <w:ins w:id="629" w:author="Kush Khalasi" w:date="2025-06-02T18:56:00Z" w16du:dateUtc="2025-06-02T13:26:00Z"/>
                    <w:rFonts w:ascii="Quattrocento Sans" w:eastAsia="Times New Roman" w:hAnsi="Quattrocento Sans"/>
                    <w:color w:val="000000"/>
                    <w:lang w:val="en-IN"/>
                  </w:rPr>
                </w:rPrChange>
              </w:rPr>
            </w:pPr>
            <w:ins w:id="630" w:author="Kush Khalasi" w:date="2025-06-02T18:56:00Z" w16du:dateUtc="2025-06-02T13:26:00Z">
              <w:r w:rsidRPr="00EC2EFE">
                <w:rPr>
                  <w:rFonts w:asciiTheme="majorHAnsi" w:eastAsia="Times New Roman" w:hAnsiTheme="majorHAnsi" w:cstheme="majorHAnsi"/>
                  <w:color w:val="000000"/>
                  <w:lang w:val="en-IN"/>
                  <w:rPrChange w:id="631" w:author="Kush Khalasi" w:date="2025-06-02T18:57:00Z" w16du:dateUtc="2025-06-02T13:27:00Z">
                    <w:rPr>
                      <w:rFonts w:ascii="Quattrocento Sans" w:eastAsia="Times New Roman" w:hAnsi="Quattrocento Sans"/>
                      <w:color w:val="000000"/>
                      <w:lang w:val="en-IN"/>
                    </w:rPr>
                  </w:rPrChange>
                </w:rPr>
                <w:t xml:space="preserve">No 37 , Shop No.02 , Near Dolphins Bakery, </w:t>
              </w:r>
              <w:proofErr w:type="spellStart"/>
              <w:r w:rsidRPr="00EC2EFE">
                <w:rPr>
                  <w:rFonts w:asciiTheme="majorHAnsi" w:eastAsia="Times New Roman" w:hAnsiTheme="majorHAnsi" w:cstheme="majorHAnsi"/>
                  <w:color w:val="000000"/>
                  <w:lang w:val="en-IN"/>
                  <w:rPrChange w:id="632" w:author="Kush Khalasi" w:date="2025-06-02T18:57:00Z" w16du:dateUtc="2025-06-02T13:27:00Z">
                    <w:rPr>
                      <w:rFonts w:ascii="Quattrocento Sans" w:eastAsia="Times New Roman" w:hAnsi="Quattrocento Sans"/>
                      <w:color w:val="000000"/>
                      <w:lang w:val="en-IN"/>
                    </w:rPr>
                  </w:rPrChange>
                </w:rPr>
                <w:t>Vishwamanava</w:t>
              </w:r>
              <w:proofErr w:type="spellEnd"/>
              <w:r w:rsidRPr="00EC2EFE">
                <w:rPr>
                  <w:rFonts w:asciiTheme="majorHAnsi" w:eastAsia="Times New Roman" w:hAnsiTheme="majorHAnsi" w:cstheme="majorHAnsi"/>
                  <w:color w:val="000000"/>
                  <w:lang w:val="en-IN"/>
                  <w:rPrChange w:id="633" w:author="Kush Khalasi" w:date="2025-06-02T18:57:00Z" w16du:dateUtc="2025-06-02T13:27:00Z">
                    <w:rPr>
                      <w:rFonts w:ascii="Quattrocento Sans" w:eastAsia="Times New Roman" w:hAnsi="Quattrocento Sans"/>
                      <w:color w:val="000000"/>
                      <w:lang w:val="en-IN"/>
                    </w:rPr>
                  </w:rPrChange>
                </w:rPr>
                <w:t xml:space="preserve"> Double Road , 2nd Main Road, </w:t>
              </w:r>
              <w:proofErr w:type="spellStart"/>
              <w:r w:rsidRPr="00EC2EFE">
                <w:rPr>
                  <w:rFonts w:asciiTheme="majorHAnsi" w:eastAsia="Times New Roman" w:hAnsiTheme="majorHAnsi" w:cstheme="majorHAnsi"/>
                  <w:color w:val="000000"/>
                  <w:lang w:val="en-IN"/>
                  <w:rPrChange w:id="634" w:author="Kush Khalasi" w:date="2025-06-02T18:57:00Z" w16du:dateUtc="2025-06-02T13:27:00Z">
                    <w:rPr>
                      <w:rFonts w:ascii="Quattrocento Sans" w:eastAsia="Times New Roman" w:hAnsi="Quattrocento Sans"/>
                      <w:color w:val="000000"/>
                      <w:lang w:val="en-IN"/>
                    </w:rPr>
                  </w:rPrChange>
                </w:rPr>
                <w:t>Saraswathipuram</w:t>
              </w:r>
              <w:proofErr w:type="spellEnd"/>
              <w:r w:rsidRPr="00EC2EFE">
                <w:rPr>
                  <w:rFonts w:asciiTheme="majorHAnsi" w:eastAsia="Times New Roman" w:hAnsiTheme="majorHAnsi" w:cstheme="majorHAnsi"/>
                  <w:color w:val="000000"/>
                  <w:lang w:val="en-IN"/>
                  <w:rPrChange w:id="635" w:author="Kush Khalasi" w:date="2025-06-02T18:57:00Z" w16du:dateUtc="2025-06-02T13:27:00Z">
                    <w:rPr>
                      <w:rFonts w:ascii="Quattrocento Sans" w:eastAsia="Times New Roman" w:hAnsi="Quattrocento Sans"/>
                      <w:color w:val="000000"/>
                      <w:lang w:val="en-IN"/>
                    </w:rPr>
                  </w:rPrChange>
                </w:rPr>
                <w:t>, Mysore, Karnataka  -570 009</w:t>
              </w:r>
            </w:ins>
          </w:p>
        </w:tc>
      </w:tr>
      <w:tr w:rsidR="00EC2EFE" w:rsidRPr="00EC2EFE" w14:paraId="38DD690C" w14:textId="77777777" w:rsidTr="00EC2EFE">
        <w:trPr>
          <w:trHeight w:val="285"/>
          <w:ins w:id="636" w:author="Kush Khalasi" w:date="2025-06-02T18:56:00Z" w16du:dateUtc="2025-06-02T13:26:00Z"/>
        </w:trPr>
        <w:tc>
          <w:tcPr>
            <w:tcW w:w="510" w:type="pct"/>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C402921" w14:textId="77777777" w:rsidR="00EC2EFE" w:rsidRPr="00EC2EFE" w:rsidRDefault="00EC2EFE" w:rsidP="00EC2EFE">
            <w:pPr>
              <w:widowControl/>
              <w:spacing w:after="0" w:line="240" w:lineRule="auto"/>
              <w:jc w:val="center"/>
              <w:rPr>
                <w:ins w:id="637" w:author="Kush Khalasi" w:date="2025-06-02T18:56:00Z" w16du:dateUtc="2025-06-02T13:26:00Z"/>
                <w:rFonts w:asciiTheme="majorHAnsi" w:eastAsia="Times New Roman" w:hAnsiTheme="majorHAnsi" w:cstheme="majorHAnsi"/>
                <w:color w:val="000000"/>
                <w:lang w:val="en-IN"/>
                <w:rPrChange w:id="638" w:author="Kush Khalasi" w:date="2025-06-02T18:57:00Z" w16du:dateUtc="2025-06-02T13:27:00Z">
                  <w:rPr>
                    <w:ins w:id="639" w:author="Kush Khalasi" w:date="2025-06-02T18:56:00Z" w16du:dateUtc="2025-06-02T13:26:00Z"/>
                    <w:rFonts w:ascii="Quattrocento Sans" w:eastAsia="Times New Roman" w:hAnsi="Quattrocento Sans"/>
                    <w:color w:val="000000"/>
                    <w:lang w:val="en-IN"/>
                  </w:rPr>
                </w:rPrChange>
              </w:rPr>
            </w:pPr>
            <w:ins w:id="640" w:author="Kush Khalasi" w:date="2025-06-02T18:56:00Z" w16du:dateUtc="2025-06-02T13:26:00Z">
              <w:r w:rsidRPr="00EC2EFE">
                <w:rPr>
                  <w:rFonts w:asciiTheme="majorHAnsi" w:eastAsia="Times New Roman" w:hAnsiTheme="majorHAnsi" w:cstheme="majorHAnsi"/>
                  <w:color w:val="000000"/>
                  <w:lang w:val="en-IN"/>
                  <w:rPrChange w:id="641" w:author="Kush Khalasi" w:date="2025-06-02T18:57:00Z" w16du:dateUtc="2025-06-02T13:27:00Z">
                    <w:rPr>
                      <w:rFonts w:ascii="Quattrocento Sans" w:eastAsia="Times New Roman" w:hAnsi="Quattrocento Sans"/>
                      <w:color w:val="000000"/>
                      <w:lang w:val="en-IN"/>
                    </w:rPr>
                  </w:rPrChange>
                </w:rPr>
                <w:t>33</w:t>
              </w:r>
            </w:ins>
          </w:p>
        </w:tc>
        <w:tc>
          <w:tcPr>
            <w:tcW w:w="924" w:type="pct"/>
            <w:tcBorders>
              <w:top w:val="single" w:sz="4" w:space="0" w:color="000000"/>
              <w:left w:val="nil"/>
              <w:bottom w:val="single" w:sz="4" w:space="0" w:color="000000"/>
              <w:right w:val="single" w:sz="4" w:space="0" w:color="000000"/>
            </w:tcBorders>
            <w:shd w:val="clear" w:color="auto" w:fill="auto"/>
            <w:vAlign w:val="center"/>
            <w:hideMark/>
          </w:tcPr>
          <w:p w14:paraId="64768EF6" w14:textId="77777777" w:rsidR="00EC2EFE" w:rsidRPr="00EC2EFE" w:rsidRDefault="00EC2EFE" w:rsidP="00EC2EFE">
            <w:pPr>
              <w:widowControl/>
              <w:spacing w:after="0" w:line="240" w:lineRule="auto"/>
              <w:jc w:val="center"/>
              <w:rPr>
                <w:ins w:id="642" w:author="Kush Khalasi" w:date="2025-06-02T18:56:00Z" w16du:dateUtc="2025-06-02T13:26:00Z"/>
                <w:rFonts w:asciiTheme="majorHAnsi" w:eastAsia="Times New Roman" w:hAnsiTheme="majorHAnsi" w:cstheme="majorHAnsi"/>
                <w:color w:val="000000"/>
                <w:lang w:val="en-IN"/>
                <w:rPrChange w:id="643" w:author="Kush Khalasi" w:date="2025-06-02T18:57:00Z" w16du:dateUtc="2025-06-02T13:27:00Z">
                  <w:rPr>
                    <w:ins w:id="644" w:author="Kush Khalasi" w:date="2025-06-02T18:56:00Z" w16du:dateUtc="2025-06-02T13:26:00Z"/>
                    <w:rFonts w:ascii="Quattrocento Sans" w:eastAsia="Times New Roman" w:hAnsi="Quattrocento Sans"/>
                    <w:color w:val="000000"/>
                    <w:lang w:val="en-IN"/>
                  </w:rPr>
                </w:rPrChange>
              </w:rPr>
            </w:pPr>
            <w:ins w:id="645" w:author="Kush Khalasi" w:date="2025-06-02T18:56:00Z" w16du:dateUtc="2025-06-02T13:26:00Z">
              <w:r w:rsidRPr="00EC2EFE">
                <w:rPr>
                  <w:rFonts w:asciiTheme="majorHAnsi" w:eastAsia="Times New Roman" w:hAnsiTheme="majorHAnsi" w:cstheme="majorHAnsi"/>
                  <w:color w:val="000000"/>
                  <w:lang w:val="en-IN"/>
                  <w:rPrChange w:id="646" w:author="Kush Khalasi" w:date="2025-06-02T18:57:00Z" w16du:dateUtc="2025-06-02T13:27:00Z">
                    <w:rPr>
                      <w:rFonts w:ascii="Quattrocento Sans" w:eastAsia="Times New Roman" w:hAnsi="Quattrocento Sans"/>
                      <w:color w:val="000000"/>
                      <w:lang w:val="en-IN"/>
                    </w:rPr>
                  </w:rPrChange>
                </w:rPr>
                <w:t>NAGERCOIL</w:t>
              </w:r>
            </w:ins>
          </w:p>
        </w:tc>
        <w:tc>
          <w:tcPr>
            <w:tcW w:w="3566" w:type="pct"/>
            <w:tcBorders>
              <w:top w:val="single" w:sz="4" w:space="0" w:color="000000"/>
              <w:left w:val="nil"/>
              <w:bottom w:val="single" w:sz="4" w:space="0" w:color="000000"/>
              <w:right w:val="single" w:sz="4" w:space="0" w:color="000000"/>
            </w:tcBorders>
            <w:shd w:val="clear" w:color="auto" w:fill="auto"/>
            <w:hideMark/>
          </w:tcPr>
          <w:p w14:paraId="33575826" w14:textId="77777777" w:rsidR="00EC2EFE" w:rsidRPr="00EC2EFE" w:rsidRDefault="00EC2EFE" w:rsidP="00EC2EFE">
            <w:pPr>
              <w:widowControl/>
              <w:spacing w:after="0" w:line="240" w:lineRule="auto"/>
              <w:rPr>
                <w:ins w:id="647" w:author="Kush Khalasi" w:date="2025-06-02T18:56:00Z" w16du:dateUtc="2025-06-02T13:26:00Z"/>
                <w:rFonts w:asciiTheme="majorHAnsi" w:eastAsia="Times New Roman" w:hAnsiTheme="majorHAnsi" w:cstheme="majorHAnsi"/>
                <w:color w:val="000000"/>
                <w:lang w:val="en-IN"/>
                <w:rPrChange w:id="648" w:author="Kush Khalasi" w:date="2025-06-02T18:57:00Z" w16du:dateUtc="2025-06-02T13:27:00Z">
                  <w:rPr>
                    <w:ins w:id="649" w:author="Kush Khalasi" w:date="2025-06-02T18:56:00Z" w16du:dateUtc="2025-06-02T13:26:00Z"/>
                    <w:rFonts w:ascii="Quattrocento Sans" w:eastAsia="Times New Roman" w:hAnsi="Quattrocento Sans"/>
                    <w:color w:val="000000"/>
                    <w:lang w:val="en-IN"/>
                  </w:rPr>
                </w:rPrChange>
              </w:rPr>
            </w:pPr>
            <w:ins w:id="650" w:author="Kush Khalasi" w:date="2025-06-02T18:56:00Z" w16du:dateUtc="2025-06-02T13:26:00Z">
              <w:r w:rsidRPr="00EC2EFE">
                <w:rPr>
                  <w:rFonts w:asciiTheme="majorHAnsi" w:eastAsia="Times New Roman" w:hAnsiTheme="majorHAnsi" w:cstheme="majorHAnsi"/>
                  <w:color w:val="000000"/>
                  <w:lang w:val="en-IN"/>
                  <w:rPrChange w:id="651" w:author="Kush Khalasi" w:date="2025-06-02T18:57:00Z" w16du:dateUtc="2025-06-02T13:27:00Z">
                    <w:rPr>
                      <w:rFonts w:ascii="Quattrocento Sans" w:eastAsia="Times New Roman" w:hAnsi="Quattrocento Sans"/>
                      <w:color w:val="000000"/>
                      <w:lang w:val="en-IN"/>
                    </w:rPr>
                  </w:rPrChange>
                </w:rPr>
                <w:t xml:space="preserve">  "The Messiah", Joshua Street, College Road, Nagercoil, Kanyakumari </w:t>
              </w:r>
              <w:proofErr w:type="spellStart"/>
              <w:r w:rsidRPr="00EC2EFE">
                <w:rPr>
                  <w:rFonts w:asciiTheme="majorHAnsi" w:eastAsia="Times New Roman" w:hAnsiTheme="majorHAnsi" w:cstheme="majorHAnsi"/>
                  <w:color w:val="000000"/>
                  <w:lang w:val="en-IN"/>
                  <w:rPrChange w:id="652" w:author="Kush Khalasi" w:date="2025-06-02T18:57:00Z" w16du:dateUtc="2025-06-02T13:27:00Z">
                    <w:rPr>
                      <w:rFonts w:ascii="Quattrocento Sans" w:eastAsia="Times New Roman" w:hAnsi="Quattrocento Sans"/>
                      <w:color w:val="000000"/>
                      <w:lang w:val="en-IN"/>
                    </w:rPr>
                  </w:rPrChange>
                </w:rPr>
                <w:t>Dist,Tamil</w:t>
              </w:r>
              <w:proofErr w:type="spellEnd"/>
              <w:r w:rsidRPr="00EC2EFE">
                <w:rPr>
                  <w:rFonts w:asciiTheme="majorHAnsi" w:eastAsia="Times New Roman" w:hAnsiTheme="majorHAnsi" w:cstheme="majorHAnsi"/>
                  <w:color w:val="000000"/>
                  <w:lang w:val="en-IN"/>
                  <w:rPrChange w:id="653" w:author="Kush Khalasi" w:date="2025-06-02T18:57:00Z" w16du:dateUtc="2025-06-02T13:27:00Z">
                    <w:rPr>
                      <w:rFonts w:ascii="Quattrocento Sans" w:eastAsia="Times New Roman" w:hAnsi="Quattrocento Sans"/>
                      <w:color w:val="000000"/>
                      <w:lang w:val="en-IN"/>
                    </w:rPr>
                  </w:rPrChange>
                </w:rPr>
                <w:t xml:space="preserve"> Nadu - 629 002.</w:t>
              </w:r>
            </w:ins>
          </w:p>
        </w:tc>
      </w:tr>
      <w:tr w:rsidR="00EC2EFE" w:rsidRPr="00EC2EFE" w14:paraId="3B398369" w14:textId="77777777" w:rsidTr="00EC2EFE">
        <w:trPr>
          <w:trHeight w:val="285"/>
          <w:ins w:id="654" w:author="Kush Khalasi" w:date="2025-06-02T18:56:00Z" w16du:dateUtc="2025-06-02T13:26:00Z"/>
        </w:trPr>
        <w:tc>
          <w:tcPr>
            <w:tcW w:w="510" w:type="pct"/>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113B087" w14:textId="77777777" w:rsidR="00EC2EFE" w:rsidRPr="00EC2EFE" w:rsidRDefault="00EC2EFE" w:rsidP="00EC2EFE">
            <w:pPr>
              <w:widowControl/>
              <w:spacing w:after="0" w:line="240" w:lineRule="auto"/>
              <w:jc w:val="center"/>
              <w:rPr>
                <w:ins w:id="655" w:author="Kush Khalasi" w:date="2025-06-02T18:56:00Z" w16du:dateUtc="2025-06-02T13:26:00Z"/>
                <w:rFonts w:asciiTheme="majorHAnsi" w:eastAsia="Times New Roman" w:hAnsiTheme="majorHAnsi" w:cstheme="majorHAnsi"/>
                <w:color w:val="000000"/>
                <w:lang w:val="en-IN"/>
                <w:rPrChange w:id="656" w:author="Kush Khalasi" w:date="2025-06-02T18:57:00Z" w16du:dateUtc="2025-06-02T13:27:00Z">
                  <w:rPr>
                    <w:ins w:id="657" w:author="Kush Khalasi" w:date="2025-06-02T18:56:00Z" w16du:dateUtc="2025-06-02T13:26:00Z"/>
                    <w:rFonts w:ascii="Quattrocento Sans" w:eastAsia="Times New Roman" w:hAnsi="Quattrocento Sans"/>
                    <w:color w:val="000000"/>
                    <w:lang w:val="en-IN"/>
                  </w:rPr>
                </w:rPrChange>
              </w:rPr>
            </w:pPr>
            <w:ins w:id="658" w:author="Kush Khalasi" w:date="2025-06-02T18:56:00Z" w16du:dateUtc="2025-06-02T13:26:00Z">
              <w:r w:rsidRPr="00EC2EFE">
                <w:rPr>
                  <w:rFonts w:asciiTheme="majorHAnsi" w:eastAsia="Times New Roman" w:hAnsiTheme="majorHAnsi" w:cstheme="majorHAnsi"/>
                  <w:color w:val="000000"/>
                  <w:lang w:val="en-IN"/>
                  <w:rPrChange w:id="659" w:author="Kush Khalasi" w:date="2025-06-02T18:57:00Z" w16du:dateUtc="2025-06-02T13:27:00Z">
                    <w:rPr>
                      <w:rFonts w:ascii="Quattrocento Sans" w:eastAsia="Times New Roman" w:hAnsi="Quattrocento Sans"/>
                      <w:color w:val="000000"/>
                      <w:lang w:val="en-IN"/>
                    </w:rPr>
                  </w:rPrChange>
                </w:rPr>
                <w:t>34</w:t>
              </w:r>
            </w:ins>
          </w:p>
        </w:tc>
        <w:tc>
          <w:tcPr>
            <w:tcW w:w="924" w:type="pct"/>
            <w:tcBorders>
              <w:top w:val="single" w:sz="4" w:space="0" w:color="000000"/>
              <w:left w:val="nil"/>
              <w:bottom w:val="single" w:sz="4" w:space="0" w:color="000000"/>
              <w:right w:val="single" w:sz="4" w:space="0" w:color="000000"/>
            </w:tcBorders>
            <w:shd w:val="clear" w:color="auto" w:fill="auto"/>
            <w:vAlign w:val="center"/>
            <w:hideMark/>
          </w:tcPr>
          <w:p w14:paraId="0B67E33E" w14:textId="77777777" w:rsidR="00EC2EFE" w:rsidRPr="00EC2EFE" w:rsidRDefault="00EC2EFE" w:rsidP="00EC2EFE">
            <w:pPr>
              <w:widowControl/>
              <w:spacing w:after="0" w:line="240" w:lineRule="auto"/>
              <w:jc w:val="center"/>
              <w:rPr>
                <w:ins w:id="660" w:author="Kush Khalasi" w:date="2025-06-02T18:56:00Z" w16du:dateUtc="2025-06-02T13:26:00Z"/>
                <w:rFonts w:asciiTheme="majorHAnsi" w:eastAsia="Times New Roman" w:hAnsiTheme="majorHAnsi" w:cstheme="majorHAnsi"/>
                <w:color w:val="000000"/>
                <w:lang w:val="en-IN"/>
                <w:rPrChange w:id="661" w:author="Kush Khalasi" w:date="2025-06-02T18:57:00Z" w16du:dateUtc="2025-06-02T13:27:00Z">
                  <w:rPr>
                    <w:ins w:id="662" w:author="Kush Khalasi" w:date="2025-06-02T18:56:00Z" w16du:dateUtc="2025-06-02T13:26:00Z"/>
                    <w:rFonts w:ascii="Quattrocento Sans" w:eastAsia="Times New Roman" w:hAnsi="Quattrocento Sans"/>
                    <w:color w:val="000000"/>
                    <w:lang w:val="en-IN"/>
                  </w:rPr>
                </w:rPrChange>
              </w:rPr>
            </w:pPr>
            <w:ins w:id="663" w:author="Kush Khalasi" w:date="2025-06-02T18:56:00Z" w16du:dateUtc="2025-06-02T13:26:00Z">
              <w:r w:rsidRPr="00EC2EFE">
                <w:rPr>
                  <w:rFonts w:asciiTheme="majorHAnsi" w:eastAsia="Times New Roman" w:hAnsiTheme="majorHAnsi" w:cstheme="majorHAnsi"/>
                  <w:color w:val="000000"/>
                  <w:lang w:val="en-IN"/>
                  <w:rPrChange w:id="664" w:author="Kush Khalasi" w:date="2025-06-02T18:57:00Z" w16du:dateUtc="2025-06-02T13:27:00Z">
                    <w:rPr>
                      <w:rFonts w:ascii="Quattrocento Sans" w:eastAsia="Times New Roman" w:hAnsi="Quattrocento Sans"/>
                      <w:color w:val="000000"/>
                      <w:lang w:val="en-IN"/>
                    </w:rPr>
                  </w:rPrChange>
                </w:rPr>
                <w:t>PATHANAMTHITTA</w:t>
              </w:r>
            </w:ins>
          </w:p>
        </w:tc>
        <w:tc>
          <w:tcPr>
            <w:tcW w:w="3566" w:type="pct"/>
            <w:tcBorders>
              <w:top w:val="single" w:sz="4" w:space="0" w:color="000000"/>
              <w:left w:val="nil"/>
              <w:bottom w:val="single" w:sz="4" w:space="0" w:color="000000"/>
              <w:right w:val="single" w:sz="4" w:space="0" w:color="000000"/>
            </w:tcBorders>
            <w:shd w:val="clear" w:color="auto" w:fill="auto"/>
            <w:hideMark/>
          </w:tcPr>
          <w:p w14:paraId="2B857DD8" w14:textId="77777777" w:rsidR="00EC2EFE" w:rsidRPr="00EC2EFE" w:rsidRDefault="00EC2EFE" w:rsidP="00EC2EFE">
            <w:pPr>
              <w:widowControl/>
              <w:spacing w:after="0" w:line="240" w:lineRule="auto"/>
              <w:rPr>
                <w:ins w:id="665" w:author="Kush Khalasi" w:date="2025-06-02T18:56:00Z" w16du:dateUtc="2025-06-02T13:26:00Z"/>
                <w:rFonts w:asciiTheme="majorHAnsi" w:eastAsia="Times New Roman" w:hAnsiTheme="majorHAnsi" w:cstheme="majorHAnsi"/>
                <w:color w:val="000000"/>
                <w:lang w:val="en-IN"/>
                <w:rPrChange w:id="666" w:author="Kush Khalasi" w:date="2025-06-02T18:57:00Z" w16du:dateUtc="2025-06-02T13:27:00Z">
                  <w:rPr>
                    <w:ins w:id="667" w:author="Kush Khalasi" w:date="2025-06-02T18:56:00Z" w16du:dateUtc="2025-06-02T13:26:00Z"/>
                    <w:rFonts w:ascii="Quattrocento Sans" w:eastAsia="Times New Roman" w:hAnsi="Quattrocento Sans"/>
                    <w:color w:val="000000"/>
                    <w:lang w:val="en-IN"/>
                  </w:rPr>
                </w:rPrChange>
              </w:rPr>
            </w:pPr>
            <w:ins w:id="668" w:author="Kush Khalasi" w:date="2025-06-02T18:56:00Z" w16du:dateUtc="2025-06-02T13:26:00Z">
              <w:r w:rsidRPr="00EC2EFE">
                <w:rPr>
                  <w:rFonts w:asciiTheme="majorHAnsi" w:eastAsia="Times New Roman" w:hAnsiTheme="majorHAnsi" w:cstheme="majorHAnsi"/>
                  <w:color w:val="000000"/>
                  <w:lang w:val="en-IN"/>
                  <w:rPrChange w:id="669" w:author="Kush Khalasi" w:date="2025-06-02T18:57:00Z" w16du:dateUtc="2025-06-02T13:27:00Z">
                    <w:rPr>
                      <w:rFonts w:ascii="Quattrocento Sans" w:eastAsia="Times New Roman" w:hAnsi="Quattrocento Sans"/>
                      <w:color w:val="000000"/>
                      <w:lang w:val="en-IN"/>
                    </w:rPr>
                  </w:rPrChange>
                </w:rPr>
                <w:t xml:space="preserve">Ground Floor, PMC IX/1135, Bismi Complex, </w:t>
              </w:r>
              <w:proofErr w:type="spellStart"/>
              <w:r w:rsidRPr="00EC2EFE">
                <w:rPr>
                  <w:rFonts w:asciiTheme="majorHAnsi" w:eastAsia="Times New Roman" w:hAnsiTheme="majorHAnsi" w:cstheme="majorHAnsi"/>
                  <w:color w:val="000000"/>
                  <w:lang w:val="en-IN"/>
                  <w:rPrChange w:id="670" w:author="Kush Khalasi" w:date="2025-06-02T18:57:00Z" w16du:dateUtc="2025-06-02T13:27:00Z">
                    <w:rPr>
                      <w:rFonts w:ascii="Quattrocento Sans" w:eastAsia="Times New Roman" w:hAnsi="Quattrocento Sans"/>
                      <w:color w:val="000000"/>
                      <w:lang w:val="en-IN"/>
                    </w:rPr>
                  </w:rPrChange>
                </w:rPr>
                <w:t>Mylapra</w:t>
              </w:r>
              <w:proofErr w:type="spellEnd"/>
              <w:r w:rsidRPr="00EC2EFE">
                <w:rPr>
                  <w:rFonts w:asciiTheme="majorHAnsi" w:eastAsia="Times New Roman" w:hAnsiTheme="majorHAnsi" w:cstheme="majorHAnsi"/>
                  <w:color w:val="000000"/>
                  <w:lang w:val="en-IN"/>
                  <w:rPrChange w:id="671" w:author="Kush Khalasi" w:date="2025-06-02T18:57:00Z" w16du:dateUtc="2025-06-02T13:27:00Z">
                    <w:rPr>
                      <w:rFonts w:ascii="Quattrocento Sans" w:eastAsia="Times New Roman" w:hAnsi="Quattrocento Sans"/>
                      <w:color w:val="000000"/>
                      <w:lang w:val="en-IN"/>
                    </w:rPr>
                  </w:rPrChange>
                </w:rPr>
                <w:t xml:space="preserve"> Road, </w:t>
              </w:r>
              <w:proofErr w:type="spellStart"/>
              <w:r w:rsidRPr="00EC2EFE">
                <w:rPr>
                  <w:rFonts w:asciiTheme="majorHAnsi" w:eastAsia="Times New Roman" w:hAnsiTheme="majorHAnsi" w:cstheme="majorHAnsi"/>
                  <w:color w:val="000000"/>
                  <w:lang w:val="en-IN"/>
                  <w:rPrChange w:id="672" w:author="Kush Khalasi" w:date="2025-06-02T18:57:00Z" w16du:dateUtc="2025-06-02T13:27:00Z">
                    <w:rPr>
                      <w:rFonts w:ascii="Quattrocento Sans" w:eastAsia="Times New Roman" w:hAnsi="Quattrocento Sans"/>
                      <w:color w:val="000000"/>
                      <w:lang w:val="en-IN"/>
                    </w:rPr>
                  </w:rPrChange>
                </w:rPr>
                <w:t>Pathanamthitta</w:t>
              </w:r>
              <w:proofErr w:type="spellEnd"/>
              <w:r w:rsidRPr="00EC2EFE">
                <w:rPr>
                  <w:rFonts w:asciiTheme="majorHAnsi" w:eastAsia="Times New Roman" w:hAnsiTheme="majorHAnsi" w:cstheme="majorHAnsi"/>
                  <w:color w:val="000000"/>
                  <w:lang w:val="en-IN"/>
                  <w:rPrChange w:id="673" w:author="Kush Khalasi" w:date="2025-06-02T18:57:00Z" w16du:dateUtc="2025-06-02T13:27:00Z">
                    <w:rPr>
                      <w:rFonts w:ascii="Quattrocento Sans" w:eastAsia="Times New Roman" w:hAnsi="Quattrocento Sans"/>
                      <w:color w:val="000000"/>
                      <w:lang w:val="en-IN"/>
                    </w:rPr>
                  </w:rPrChange>
                </w:rPr>
                <w:t>, Kerala -689 645</w:t>
              </w:r>
            </w:ins>
          </w:p>
        </w:tc>
      </w:tr>
      <w:tr w:rsidR="00EC2EFE" w:rsidRPr="00EC2EFE" w14:paraId="0EF81CF8" w14:textId="77777777" w:rsidTr="00EC2EFE">
        <w:trPr>
          <w:trHeight w:val="285"/>
          <w:ins w:id="674" w:author="Kush Khalasi" w:date="2025-06-02T18:56:00Z" w16du:dateUtc="2025-06-02T13:26:00Z"/>
        </w:trPr>
        <w:tc>
          <w:tcPr>
            <w:tcW w:w="510" w:type="pct"/>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87338F9" w14:textId="77777777" w:rsidR="00EC2EFE" w:rsidRPr="00EC2EFE" w:rsidRDefault="00EC2EFE" w:rsidP="00EC2EFE">
            <w:pPr>
              <w:widowControl/>
              <w:spacing w:after="0" w:line="240" w:lineRule="auto"/>
              <w:jc w:val="center"/>
              <w:rPr>
                <w:ins w:id="675" w:author="Kush Khalasi" w:date="2025-06-02T18:56:00Z" w16du:dateUtc="2025-06-02T13:26:00Z"/>
                <w:rFonts w:asciiTheme="majorHAnsi" w:eastAsia="Times New Roman" w:hAnsiTheme="majorHAnsi" w:cstheme="majorHAnsi"/>
                <w:color w:val="000000"/>
                <w:lang w:val="en-IN"/>
                <w:rPrChange w:id="676" w:author="Kush Khalasi" w:date="2025-06-02T18:57:00Z" w16du:dateUtc="2025-06-02T13:27:00Z">
                  <w:rPr>
                    <w:ins w:id="677" w:author="Kush Khalasi" w:date="2025-06-02T18:56:00Z" w16du:dateUtc="2025-06-02T13:26:00Z"/>
                    <w:rFonts w:ascii="Quattrocento Sans" w:eastAsia="Times New Roman" w:hAnsi="Quattrocento Sans"/>
                    <w:color w:val="000000"/>
                    <w:lang w:val="en-IN"/>
                  </w:rPr>
                </w:rPrChange>
              </w:rPr>
            </w:pPr>
            <w:ins w:id="678" w:author="Kush Khalasi" w:date="2025-06-02T18:56:00Z" w16du:dateUtc="2025-06-02T13:26:00Z">
              <w:r w:rsidRPr="00EC2EFE">
                <w:rPr>
                  <w:rFonts w:asciiTheme="majorHAnsi" w:eastAsia="Times New Roman" w:hAnsiTheme="majorHAnsi" w:cstheme="majorHAnsi"/>
                  <w:color w:val="000000"/>
                  <w:lang w:val="en-IN"/>
                  <w:rPrChange w:id="679" w:author="Kush Khalasi" w:date="2025-06-02T18:57:00Z" w16du:dateUtc="2025-06-02T13:27:00Z">
                    <w:rPr>
                      <w:rFonts w:ascii="Quattrocento Sans" w:eastAsia="Times New Roman" w:hAnsi="Quattrocento Sans"/>
                      <w:color w:val="000000"/>
                      <w:lang w:val="en-IN"/>
                    </w:rPr>
                  </w:rPrChange>
                </w:rPr>
                <w:t>35</w:t>
              </w:r>
            </w:ins>
          </w:p>
        </w:tc>
        <w:tc>
          <w:tcPr>
            <w:tcW w:w="924" w:type="pct"/>
            <w:tcBorders>
              <w:top w:val="single" w:sz="4" w:space="0" w:color="000000"/>
              <w:left w:val="nil"/>
              <w:bottom w:val="single" w:sz="4" w:space="0" w:color="000000"/>
              <w:right w:val="single" w:sz="4" w:space="0" w:color="000000"/>
            </w:tcBorders>
            <w:shd w:val="clear" w:color="auto" w:fill="auto"/>
            <w:vAlign w:val="center"/>
            <w:hideMark/>
          </w:tcPr>
          <w:p w14:paraId="675D7C86" w14:textId="77777777" w:rsidR="00EC2EFE" w:rsidRPr="00EC2EFE" w:rsidRDefault="00EC2EFE" w:rsidP="00EC2EFE">
            <w:pPr>
              <w:widowControl/>
              <w:spacing w:after="0" w:line="240" w:lineRule="auto"/>
              <w:jc w:val="center"/>
              <w:rPr>
                <w:ins w:id="680" w:author="Kush Khalasi" w:date="2025-06-02T18:56:00Z" w16du:dateUtc="2025-06-02T13:26:00Z"/>
                <w:rFonts w:asciiTheme="majorHAnsi" w:eastAsia="Times New Roman" w:hAnsiTheme="majorHAnsi" w:cstheme="majorHAnsi"/>
                <w:color w:val="000000"/>
                <w:lang w:val="en-IN"/>
                <w:rPrChange w:id="681" w:author="Kush Khalasi" w:date="2025-06-02T18:57:00Z" w16du:dateUtc="2025-06-02T13:27:00Z">
                  <w:rPr>
                    <w:ins w:id="682" w:author="Kush Khalasi" w:date="2025-06-02T18:56:00Z" w16du:dateUtc="2025-06-02T13:26:00Z"/>
                    <w:rFonts w:ascii="Quattrocento Sans" w:eastAsia="Times New Roman" w:hAnsi="Quattrocento Sans"/>
                    <w:color w:val="000000"/>
                    <w:lang w:val="en-IN"/>
                  </w:rPr>
                </w:rPrChange>
              </w:rPr>
            </w:pPr>
            <w:ins w:id="683" w:author="Kush Khalasi" w:date="2025-06-02T18:56:00Z" w16du:dateUtc="2025-06-02T13:26:00Z">
              <w:r w:rsidRPr="00EC2EFE">
                <w:rPr>
                  <w:rFonts w:asciiTheme="majorHAnsi" w:eastAsia="Times New Roman" w:hAnsiTheme="majorHAnsi" w:cstheme="majorHAnsi"/>
                  <w:color w:val="000000"/>
                  <w:lang w:val="en-IN"/>
                  <w:rPrChange w:id="684" w:author="Kush Khalasi" w:date="2025-06-02T18:57:00Z" w16du:dateUtc="2025-06-02T13:27:00Z">
                    <w:rPr>
                      <w:rFonts w:ascii="Quattrocento Sans" w:eastAsia="Times New Roman" w:hAnsi="Quattrocento Sans"/>
                      <w:color w:val="000000"/>
                      <w:lang w:val="en-IN"/>
                    </w:rPr>
                  </w:rPrChange>
                </w:rPr>
                <w:t>THIRUVALLA</w:t>
              </w:r>
            </w:ins>
          </w:p>
        </w:tc>
        <w:tc>
          <w:tcPr>
            <w:tcW w:w="3566" w:type="pct"/>
            <w:tcBorders>
              <w:top w:val="single" w:sz="4" w:space="0" w:color="000000"/>
              <w:left w:val="nil"/>
              <w:bottom w:val="single" w:sz="4" w:space="0" w:color="000000"/>
              <w:right w:val="single" w:sz="4" w:space="0" w:color="000000"/>
            </w:tcBorders>
            <w:shd w:val="clear" w:color="auto" w:fill="auto"/>
            <w:hideMark/>
          </w:tcPr>
          <w:p w14:paraId="087F193E" w14:textId="77777777" w:rsidR="00EC2EFE" w:rsidRPr="00EC2EFE" w:rsidRDefault="00EC2EFE" w:rsidP="00EC2EFE">
            <w:pPr>
              <w:widowControl/>
              <w:spacing w:after="0" w:line="240" w:lineRule="auto"/>
              <w:rPr>
                <w:ins w:id="685" w:author="Kush Khalasi" w:date="2025-06-02T18:56:00Z" w16du:dateUtc="2025-06-02T13:26:00Z"/>
                <w:rFonts w:asciiTheme="majorHAnsi" w:eastAsia="Times New Roman" w:hAnsiTheme="majorHAnsi" w:cstheme="majorHAnsi"/>
                <w:color w:val="000000"/>
                <w:lang w:val="en-IN"/>
                <w:rPrChange w:id="686" w:author="Kush Khalasi" w:date="2025-06-02T18:57:00Z" w16du:dateUtc="2025-06-02T13:27:00Z">
                  <w:rPr>
                    <w:ins w:id="687" w:author="Kush Khalasi" w:date="2025-06-02T18:56:00Z" w16du:dateUtc="2025-06-02T13:26:00Z"/>
                    <w:rFonts w:ascii="Quattrocento Sans" w:eastAsia="Times New Roman" w:hAnsi="Quattrocento Sans"/>
                    <w:color w:val="000000"/>
                    <w:lang w:val="en-IN"/>
                  </w:rPr>
                </w:rPrChange>
              </w:rPr>
            </w:pPr>
            <w:ins w:id="688" w:author="Kush Khalasi" w:date="2025-06-02T18:56:00Z" w16du:dateUtc="2025-06-02T13:26:00Z">
              <w:r w:rsidRPr="00EC2EFE">
                <w:rPr>
                  <w:rFonts w:asciiTheme="majorHAnsi" w:eastAsia="Times New Roman" w:hAnsiTheme="majorHAnsi" w:cstheme="majorHAnsi"/>
                  <w:color w:val="000000"/>
                  <w:lang w:val="en-IN"/>
                  <w:rPrChange w:id="689" w:author="Kush Khalasi" w:date="2025-06-02T18:57:00Z" w16du:dateUtc="2025-06-02T13:27:00Z">
                    <w:rPr>
                      <w:rFonts w:ascii="Quattrocento Sans" w:eastAsia="Times New Roman" w:hAnsi="Quattrocento Sans"/>
                      <w:color w:val="000000"/>
                      <w:lang w:val="en-IN"/>
                    </w:rPr>
                  </w:rPrChange>
                </w:rPr>
                <w:t xml:space="preserve">Second Floor, Parliament Square Building, Cross Junction, </w:t>
              </w:r>
              <w:proofErr w:type="spellStart"/>
              <w:r w:rsidRPr="00EC2EFE">
                <w:rPr>
                  <w:rFonts w:asciiTheme="majorHAnsi" w:eastAsia="Times New Roman" w:hAnsiTheme="majorHAnsi" w:cstheme="majorHAnsi"/>
                  <w:color w:val="000000"/>
                  <w:lang w:val="en-IN"/>
                  <w:rPrChange w:id="690" w:author="Kush Khalasi" w:date="2025-06-02T18:57:00Z" w16du:dateUtc="2025-06-02T13:27:00Z">
                    <w:rPr>
                      <w:rFonts w:ascii="Quattrocento Sans" w:eastAsia="Times New Roman" w:hAnsi="Quattrocento Sans"/>
                      <w:color w:val="000000"/>
                      <w:lang w:val="en-IN"/>
                    </w:rPr>
                  </w:rPrChange>
                </w:rPr>
                <w:t>Thiruvalla</w:t>
              </w:r>
              <w:proofErr w:type="spellEnd"/>
              <w:r w:rsidRPr="00EC2EFE">
                <w:rPr>
                  <w:rFonts w:asciiTheme="majorHAnsi" w:eastAsia="Times New Roman" w:hAnsiTheme="majorHAnsi" w:cstheme="majorHAnsi"/>
                  <w:color w:val="000000"/>
                  <w:lang w:val="en-IN"/>
                  <w:rPrChange w:id="691" w:author="Kush Khalasi" w:date="2025-06-02T18:57:00Z" w16du:dateUtc="2025-06-02T13:27:00Z">
                    <w:rPr>
                      <w:rFonts w:ascii="Quattrocento Sans" w:eastAsia="Times New Roman" w:hAnsi="Quattrocento Sans"/>
                      <w:color w:val="000000"/>
                      <w:lang w:val="en-IN"/>
                    </w:rPr>
                  </w:rPrChange>
                </w:rPr>
                <w:t>, Kerala -689 101</w:t>
              </w:r>
            </w:ins>
          </w:p>
        </w:tc>
      </w:tr>
      <w:tr w:rsidR="00EC2EFE" w:rsidRPr="00EC2EFE" w14:paraId="7A10B5C5" w14:textId="77777777" w:rsidTr="00EC2EFE">
        <w:trPr>
          <w:trHeight w:val="285"/>
          <w:ins w:id="692" w:author="Kush Khalasi" w:date="2025-06-02T18:56:00Z" w16du:dateUtc="2025-06-02T13:26:00Z"/>
        </w:trPr>
        <w:tc>
          <w:tcPr>
            <w:tcW w:w="510" w:type="pct"/>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F7C0778" w14:textId="77777777" w:rsidR="00EC2EFE" w:rsidRPr="00EC2EFE" w:rsidRDefault="00EC2EFE" w:rsidP="00EC2EFE">
            <w:pPr>
              <w:widowControl/>
              <w:spacing w:after="0" w:line="240" w:lineRule="auto"/>
              <w:jc w:val="center"/>
              <w:rPr>
                <w:ins w:id="693" w:author="Kush Khalasi" w:date="2025-06-02T18:56:00Z" w16du:dateUtc="2025-06-02T13:26:00Z"/>
                <w:rFonts w:asciiTheme="majorHAnsi" w:eastAsia="Times New Roman" w:hAnsiTheme="majorHAnsi" w:cstheme="majorHAnsi"/>
                <w:color w:val="000000"/>
                <w:lang w:val="en-IN"/>
                <w:rPrChange w:id="694" w:author="Kush Khalasi" w:date="2025-06-02T18:57:00Z" w16du:dateUtc="2025-06-02T13:27:00Z">
                  <w:rPr>
                    <w:ins w:id="695" w:author="Kush Khalasi" w:date="2025-06-02T18:56:00Z" w16du:dateUtc="2025-06-02T13:26:00Z"/>
                    <w:rFonts w:ascii="Quattrocento Sans" w:eastAsia="Times New Roman" w:hAnsi="Quattrocento Sans"/>
                    <w:color w:val="000000"/>
                    <w:lang w:val="en-IN"/>
                  </w:rPr>
                </w:rPrChange>
              </w:rPr>
            </w:pPr>
            <w:ins w:id="696" w:author="Kush Khalasi" w:date="2025-06-02T18:56:00Z" w16du:dateUtc="2025-06-02T13:26:00Z">
              <w:r w:rsidRPr="00EC2EFE">
                <w:rPr>
                  <w:rFonts w:asciiTheme="majorHAnsi" w:eastAsia="Times New Roman" w:hAnsiTheme="majorHAnsi" w:cstheme="majorHAnsi"/>
                  <w:color w:val="000000"/>
                  <w:lang w:val="en-IN"/>
                  <w:rPrChange w:id="697" w:author="Kush Khalasi" w:date="2025-06-02T18:57:00Z" w16du:dateUtc="2025-06-02T13:27:00Z">
                    <w:rPr>
                      <w:rFonts w:ascii="Quattrocento Sans" w:eastAsia="Times New Roman" w:hAnsi="Quattrocento Sans"/>
                      <w:color w:val="000000"/>
                      <w:lang w:val="en-IN"/>
                    </w:rPr>
                  </w:rPrChange>
                </w:rPr>
                <w:t>36</w:t>
              </w:r>
            </w:ins>
          </w:p>
        </w:tc>
        <w:tc>
          <w:tcPr>
            <w:tcW w:w="924" w:type="pct"/>
            <w:tcBorders>
              <w:top w:val="single" w:sz="4" w:space="0" w:color="000000"/>
              <w:left w:val="nil"/>
              <w:bottom w:val="single" w:sz="4" w:space="0" w:color="000000"/>
              <w:right w:val="single" w:sz="4" w:space="0" w:color="000000"/>
            </w:tcBorders>
            <w:shd w:val="clear" w:color="auto" w:fill="auto"/>
            <w:vAlign w:val="center"/>
            <w:hideMark/>
          </w:tcPr>
          <w:p w14:paraId="34377B55" w14:textId="77777777" w:rsidR="00EC2EFE" w:rsidRPr="00EC2EFE" w:rsidRDefault="00EC2EFE" w:rsidP="00EC2EFE">
            <w:pPr>
              <w:widowControl/>
              <w:spacing w:after="0" w:line="240" w:lineRule="auto"/>
              <w:jc w:val="center"/>
              <w:rPr>
                <w:ins w:id="698" w:author="Kush Khalasi" w:date="2025-06-02T18:56:00Z" w16du:dateUtc="2025-06-02T13:26:00Z"/>
                <w:rFonts w:asciiTheme="majorHAnsi" w:eastAsia="Times New Roman" w:hAnsiTheme="majorHAnsi" w:cstheme="majorHAnsi"/>
                <w:color w:val="000000"/>
                <w:lang w:val="en-IN"/>
                <w:rPrChange w:id="699" w:author="Kush Khalasi" w:date="2025-06-02T18:57:00Z" w16du:dateUtc="2025-06-02T13:27:00Z">
                  <w:rPr>
                    <w:ins w:id="700" w:author="Kush Khalasi" w:date="2025-06-02T18:56:00Z" w16du:dateUtc="2025-06-02T13:26:00Z"/>
                    <w:rFonts w:ascii="Quattrocento Sans" w:eastAsia="Times New Roman" w:hAnsi="Quattrocento Sans"/>
                    <w:color w:val="000000"/>
                    <w:lang w:val="en-IN"/>
                  </w:rPr>
                </w:rPrChange>
              </w:rPr>
            </w:pPr>
            <w:ins w:id="701" w:author="Kush Khalasi" w:date="2025-06-02T18:56:00Z" w16du:dateUtc="2025-06-02T13:26:00Z">
              <w:r w:rsidRPr="00EC2EFE">
                <w:rPr>
                  <w:rFonts w:asciiTheme="majorHAnsi" w:eastAsia="Times New Roman" w:hAnsiTheme="majorHAnsi" w:cstheme="majorHAnsi"/>
                  <w:color w:val="000000"/>
                  <w:lang w:val="en-IN"/>
                  <w:rPrChange w:id="702" w:author="Kush Khalasi" w:date="2025-06-02T18:57:00Z" w16du:dateUtc="2025-06-02T13:27:00Z">
                    <w:rPr>
                      <w:rFonts w:ascii="Quattrocento Sans" w:eastAsia="Times New Roman" w:hAnsi="Quattrocento Sans"/>
                      <w:color w:val="000000"/>
                      <w:lang w:val="en-IN"/>
                    </w:rPr>
                  </w:rPrChange>
                </w:rPr>
                <w:t>TIRUCHIRAPPALLY</w:t>
              </w:r>
            </w:ins>
          </w:p>
        </w:tc>
        <w:tc>
          <w:tcPr>
            <w:tcW w:w="3566" w:type="pct"/>
            <w:tcBorders>
              <w:top w:val="single" w:sz="4" w:space="0" w:color="000000"/>
              <w:left w:val="nil"/>
              <w:bottom w:val="single" w:sz="4" w:space="0" w:color="000000"/>
              <w:right w:val="single" w:sz="4" w:space="0" w:color="000000"/>
            </w:tcBorders>
            <w:shd w:val="clear" w:color="auto" w:fill="auto"/>
            <w:hideMark/>
          </w:tcPr>
          <w:p w14:paraId="4F834591" w14:textId="77777777" w:rsidR="00EC2EFE" w:rsidRPr="00EC2EFE" w:rsidRDefault="00EC2EFE" w:rsidP="00EC2EFE">
            <w:pPr>
              <w:widowControl/>
              <w:spacing w:after="0" w:line="240" w:lineRule="auto"/>
              <w:rPr>
                <w:ins w:id="703" w:author="Kush Khalasi" w:date="2025-06-02T18:56:00Z" w16du:dateUtc="2025-06-02T13:26:00Z"/>
                <w:rFonts w:asciiTheme="majorHAnsi" w:eastAsia="Times New Roman" w:hAnsiTheme="majorHAnsi" w:cstheme="majorHAnsi"/>
                <w:color w:val="000000"/>
                <w:lang w:val="en-IN"/>
                <w:rPrChange w:id="704" w:author="Kush Khalasi" w:date="2025-06-02T18:57:00Z" w16du:dateUtc="2025-06-02T13:27:00Z">
                  <w:rPr>
                    <w:ins w:id="705" w:author="Kush Khalasi" w:date="2025-06-02T18:56:00Z" w16du:dateUtc="2025-06-02T13:26:00Z"/>
                    <w:rFonts w:ascii="Quattrocento Sans" w:eastAsia="Times New Roman" w:hAnsi="Quattrocento Sans"/>
                    <w:color w:val="000000"/>
                    <w:lang w:val="en-IN"/>
                  </w:rPr>
                </w:rPrChange>
              </w:rPr>
            </w:pPr>
            <w:ins w:id="706" w:author="Kush Khalasi" w:date="2025-06-02T18:56:00Z" w16du:dateUtc="2025-06-02T13:26:00Z">
              <w:r w:rsidRPr="00EC2EFE">
                <w:rPr>
                  <w:rFonts w:asciiTheme="majorHAnsi" w:eastAsia="Times New Roman" w:hAnsiTheme="majorHAnsi" w:cstheme="majorHAnsi"/>
                  <w:color w:val="000000"/>
                  <w:lang w:val="en-IN"/>
                  <w:rPrChange w:id="707" w:author="Kush Khalasi" w:date="2025-06-02T18:57:00Z" w16du:dateUtc="2025-06-02T13:27:00Z">
                    <w:rPr>
                      <w:rFonts w:ascii="Quattrocento Sans" w:eastAsia="Times New Roman" w:hAnsi="Quattrocento Sans"/>
                      <w:color w:val="000000"/>
                      <w:lang w:val="en-IN"/>
                    </w:rPr>
                  </w:rPrChange>
                </w:rPr>
                <w:t xml:space="preserve">Tabs Complex, Bharati Dasan Salai, Cantonment, </w:t>
              </w:r>
              <w:proofErr w:type="spellStart"/>
              <w:r w:rsidRPr="00EC2EFE">
                <w:rPr>
                  <w:rFonts w:asciiTheme="majorHAnsi" w:eastAsia="Times New Roman" w:hAnsiTheme="majorHAnsi" w:cstheme="majorHAnsi"/>
                  <w:color w:val="000000"/>
                  <w:lang w:val="en-IN"/>
                  <w:rPrChange w:id="708" w:author="Kush Khalasi" w:date="2025-06-02T18:57:00Z" w16du:dateUtc="2025-06-02T13:27:00Z">
                    <w:rPr>
                      <w:rFonts w:ascii="Quattrocento Sans" w:eastAsia="Times New Roman" w:hAnsi="Quattrocento Sans"/>
                      <w:color w:val="000000"/>
                      <w:lang w:val="en-IN"/>
                    </w:rPr>
                  </w:rPrChange>
                </w:rPr>
                <w:t>Tiruchirappally</w:t>
              </w:r>
              <w:proofErr w:type="spellEnd"/>
              <w:r w:rsidRPr="00EC2EFE">
                <w:rPr>
                  <w:rFonts w:asciiTheme="majorHAnsi" w:eastAsia="Times New Roman" w:hAnsiTheme="majorHAnsi" w:cstheme="majorHAnsi"/>
                  <w:color w:val="000000"/>
                  <w:lang w:val="en-IN"/>
                  <w:rPrChange w:id="709" w:author="Kush Khalasi" w:date="2025-06-02T18:57:00Z" w16du:dateUtc="2025-06-02T13:27:00Z">
                    <w:rPr>
                      <w:rFonts w:ascii="Quattrocento Sans" w:eastAsia="Times New Roman" w:hAnsi="Quattrocento Sans"/>
                      <w:color w:val="000000"/>
                      <w:lang w:val="en-IN"/>
                    </w:rPr>
                  </w:rPrChange>
                </w:rPr>
                <w:t>, Tamilnadu - 620001</w:t>
              </w:r>
            </w:ins>
          </w:p>
        </w:tc>
      </w:tr>
      <w:tr w:rsidR="00EC2EFE" w:rsidRPr="00EC2EFE" w14:paraId="59A3644C" w14:textId="77777777" w:rsidTr="00EC2EFE">
        <w:trPr>
          <w:trHeight w:val="285"/>
          <w:ins w:id="710" w:author="Kush Khalasi" w:date="2025-06-02T18:56:00Z" w16du:dateUtc="2025-06-02T13:26:00Z"/>
        </w:trPr>
        <w:tc>
          <w:tcPr>
            <w:tcW w:w="510" w:type="pct"/>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E1A4E8F" w14:textId="77777777" w:rsidR="00EC2EFE" w:rsidRPr="00EC2EFE" w:rsidRDefault="00EC2EFE" w:rsidP="00EC2EFE">
            <w:pPr>
              <w:widowControl/>
              <w:spacing w:after="0" w:line="240" w:lineRule="auto"/>
              <w:jc w:val="center"/>
              <w:rPr>
                <w:ins w:id="711" w:author="Kush Khalasi" w:date="2025-06-02T18:56:00Z" w16du:dateUtc="2025-06-02T13:26:00Z"/>
                <w:rFonts w:asciiTheme="majorHAnsi" w:eastAsia="Times New Roman" w:hAnsiTheme="majorHAnsi" w:cstheme="majorHAnsi"/>
                <w:color w:val="000000"/>
                <w:lang w:val="en-IN"/>
                <w:rPrChange w:id="712" w:author="Kush Khalasi" w:date="2025-06-02T18:57:00Z" w16du:dateUtc="2025-06-02T13:27:00Z">
                  <w:rPr>
                    <w:ins w:id="713" w:author="Kush Khalasi" w:date="2025-06-02T18:56:00Z" w16du:dateUtc="2025-06-02T13:26:00Z"/>
                    <w:rFonts w:ascii="Quattrocento Sans" w:eastAsia="Times New Roman" w:hAnsi="Quattrocento Sans"/>
                    <w:color w:val="000000"/>
                    <w:lang w:val="en-IN"/>
                  </w:rPr>
                </w:rPrChange>
              </w:rPr>
            </w:pPr>
            <w:ins w:id="714" w:author="Kush Khalasi" w:date="2025-06-02T18:56:00Z" w16du:dateUtc="2025-06-02T13:26:00Z">
              <w:r w:rsidRPr="00EC2EFE">
                <w:rPr>
                  <w:rFonts w:asciiTheme="majorHAnsi" w:eastAsia="Times New Roman" w:hAnsiTheme="majorHAnsi" w:cstheme="majorHAnsi"/>
                  <w:color w:val="000000"/>
                  <w:lang w:val="en-IN"/>
                  <w:rPrChange w:id="715" w:author="Kush Khalasi" w:date="2025-06-02T18:57:00Z" w16du:dateUtc="2025-06-02T13:27:00Z">
                    <w:rPr>
                      <w:rFonts w:ascii="Quattrocento Sans" w:eastAsia="Times New Roman" w:hAnsi="Quattrocento Sans"/>
                      <w:color w:val="000000"/>
                      <w:lang w:val="en-IN"/>
                    </w:rPr>
                  </w:rPrChange>
                </w:rPr>
                <w:t>37</w:t>
              </w:r>
            </w:ins>
          </w:p>
        </w:tc>
        <w:tc>
          <w:tcPr>
            <w:tcW w:w="924" w:type="pct"/>
            <w:tcBorders>
              <w:top w:val="single" w:sz="4" w:space="0" w:color="000000"/>
              <w:left w:val="nil"/>
              <w:bottom w:val="single" w:sz="4" w:space="0" w:color="000000"/>
              <w:right w:val="single" w:sz="4" w:space="0" w:color="000000"/>
            </w:tcBorders>
            <w:shd w:val="clear" w:color="auto" w:fill="auto"/>
            <w:vAlign w:val="center"/>
            <w:hideMark/>
          </w:tcPr>
          <w:p w14:paraId="0244B7DE" w14:textId="77777777" w:rsidR="00EC2EFE" w:rsidRPr="00EC2EFE" w:rsidRDefault="00EC2EFE" w:rsidP="00EC2EFE">
            <w:pPr>
              <w:widowControl/>
              <w:spacing w:after="0" w:line="240" w:lineRule="auto"/>
              <w:jc w:val="center"/>
              <w:rPr>
                <w:ins w:id="716" w:author="Kush Khalasi" w:date="2025-06-02T18:56:00Z" w16du:dateUtc="2025-06-02T13:26:00Z"/>
                <w:rFonts w:asciiTheme="majorHAnsi" w:eastAsia="Times New Roman" w:hAnsiTheme="majorHAnsi" w:cstheme="majorHAnsi"/>
                <w:color w:val="000000"/>
                <w:lang w:val="en-IN"/>
                <w:rPrChange w:id="717" w:author="Kush Khalasi" w:date="2025-06-02T18:57:00Z" w16du:dateUtc="2025-06-02T13:27:00Z">
                  <w:rPr>
                    <w:ins w:id="718" w:author="Kush Khalasi" w:date="2025-06-02T18:56:00Z" w16du:dateUtc="2025-06-02T13:26:00Z"/>
                    <w:rFonts w:ascii="Quattrocento Sans" w:eastAsia="Times New Roman" w:hAnsi="Quattrocento Sans"/>
                    <w:color w:val="000000"/>
                    <w:lang w:val="en-IN"/>
                  </w:rPr>
                </w:rPrChange>
              </w:rPr>
            </w:pPr>
            <w:ins w:id="719" w:author="Kush Khalasi" w:date="2025-06-02T18:56:00Z" w16du:dateUtc="2025-06-02T13:26:00Z">
              <w:r w:rsidRPr="00EC2EFE">
                <w:rPr>
                  <w:rFonts w:asciiTheme="majorHAnsi" w:eastAsia="Times New Roman" w:hAnsiTheme="majorHAnsi" w:cstheme="majorHAnsi"/>
                  <w:color w:val="000000"/>
                  <w:lang w:val="en-IN"/>
                  <w:rPrChange w:id="720" w:author="Kush Khalasi" w:date="2025-06-02T18:57:00Z" w16du:dateUtc="2025-06-02T13:27:00Z">
                    <w:rPr>
                      <w:rFonts w:ascii="Quattrocento Sans" w:eastAsia="Times New Roman" w:hAnsi="Quattrocento Sans"/>
                      <w:color w:val="000000"/>
                      <w:lang w:val="en-IN"/>
                    </w:rPr>
                  </w:rPrChange>
                </w:rPr>
                <w:t>TRICHUR/Thrissur</w:t>
              </w:r>
            </w:ins>
          </w:p>
        </w:tc>
        <w:tc>
          <w:tcPr>
            <w:tcW w:w="3566" w:type="pct"/>
            <w:tcBorders>
              <w:top w:val="single" w:sz="4" w:space="0" w:color="000000"/>
              <w:left w:val="nil"/>
              <w:bottom w:val="single" w:sz="4" w:space="0" w:color="000000"/>
              <w:right w:val="single" w:sz="4" w:space="0" w:color="000000"/>
            </w:tcBorders>
            <w:shd w:val="clear" w:color="auto" w:fill="auto"/>
            <w:hideMark/>
          </w:tcPr>
          <w:p w14:paraId="214E7320" w14:textId="77777777" w:rsidR="00EC2EFE" w:rsidRPr="00EC2EFE" w:rsidRDefault="00EC2EFE" w:rsidP="00EC2EFE">
            <w:pPr>
              <w:widowControl/>
              <w:spacing w:after="0" w:line="240" w:lineRule="auto"/>
              <w:rPr>
                <w:ins w:id="721" w:author="Kush Khalasi" w:date="2025-06-02T18:56:00Z" w16du:dateUtc="2025-06-02T13:26:00Z"/>
                <w:rFonts w:asciiTheme="majorHAnsi" w:eastAsia="Times New Roman" w:hAnsiTheme="majorHAnsi" w:cstheme="majorHAnsi"/>
                <w:color w:val="000000"/>
                <w:lang w:val="en-IN"/>
                <w:rPrChange w:id="722" w:author="Kush Khalasi" w:date="2025-06-02T18:57:00Z" w16du:dateUtc="2025-06-02T13:27:00Z">
                  <w:rPr>
                    <w:ins w:id="723" w:author="Kush Khalasi" w:date="2025-06-02T18:56:00Z" w16du:dateUtc="2025-06-02T13:26:00Z"/>
                    <w:rFonts w:ascii="Quattrocento Sans" w:eastAsia="Times New Roman" w:hAnsi="Quattrocento Sans"/>
                    <w:color w:val="000000"/>
                    <w:lang w:val="en-IN"/>
                  </w:rPr>
                </w:rPrChange>
              </w:rPr>
            </w:pPr>
            <w:ins w:id="724" w:author="Kush Khalasi" w:date="2025-06-02T18:56:00Z" w16du:dateUtc="2025-06-02T13:26:00Z">
              <w:r w:rsidRPr="00EC2EFE">
                <w:rPr>
                  <w:rFonts w:asciiTheme="majorHAnsi" w:eastAsia="Times New Roman" w:hAnsiTheme="majorHAnsi" w:cstheme="majorHAnsi"/>
                  <w:color w:val="000000"/>
                  <w:lang w:val="en-IN"/>
                  <w:rPrChange w:id="725" w:author="Kush Khalasi" w:date="2025-06-02T18:57:00Z" w16du:dateUtc="2025-06-02T13:27:00Z">
                    <w:rPr>
                      <w:rFonts w:ascii="Quattrocento Sans" w:eastAsia="Times New Roman" w:hAnsi="Quattrocento Sans"/>
                      <w:color w:val="000000"/>
                      <w:lang w:val="en-IN"/>
                    </w:rPr>
                  </w:rPrChange>
                </w:rPr>
                <w:t xml:space="preserve">Room No. 9/640/35/3,First Floor, CJ Towers, </w:t>
              </w:r>
              <w:proofErr w:type="spellStart"/>
              <w:r w:rsidRPr="00EC2EFE">
                <w:rPr>
                  <w:rFonts w:asciiTheme="majorHAnsi" w:eastAsia="Times New Roman" w:hAnsiTheme="majorHAnsi" w:cstheme="majorHAnsi"/>
                  <w:color w:val="000000"/>
                  <w:lang w:val="en-IN"/>
                  <w:rPrChange w:id="726" w:author="Kush Khalasi" w:date="2025-06-02T18:57:00Z" w16du:dateUtc="2025-06-02T13:27:00Z">
                    <w:rPr>
                      <w:rFonts w:ascii="Quattrocento Sans" w:eastAsia="Times New Roman" w:hAnsi="Quattrocento Sans"/>
                      <w:color w:val="000000"/>
                      <w:lang w:val="en-IN"/>
                    </w:rPr>
                  </w:rPrChange>
                </w:rPr>
                <w:t>Ikkandawarrier</w:t>
              </w:r>
              <w:proofErr w:type="spellEnd"/>
              <w:r w:rsidRPr="00EC2EFE">
                <w:rPr>
                  <w:rFonts w:asciiTheme="majorHAnsi" w:eastAsia="Times New Roman" w:hAnsiTheme="majorHAnsi" w:cstheme="majorHAnsi"/>
                  <w:color w:val="000000"/>
                  <w:lang w:val="en-IN"/>
                  <w:rPrChange w:id="727" w:author="Kush Khalasi" w:date="2025-06-02T18:57:00Z" w16du:dateUtc="2025-06-02T13:27:00Z">
                    <w:rPr>
                      <w:rFonts w:ascii="Quattrocento Sans" w:eastAsia="Times New Roman" w:hAnsi="Quattrocento Sans"/>
                      <w:color w:val="000000"/>
                      <w:lang w:val="en-IN"/>
                    </w:rPr>
                  </w:rPrChange>
                </w:rPr>
                <w:t xml:space="preserve"> Road, Trichur, Kerala -680001</w:t>
              </w:r>
            </w:ins>
          </w:p>
        </w:tc>
      </w:tr>
      <w:tr w:rsidR="00EC2EFE" w:rsidRPr="00EC2EFE" w14:paraId="23CF17C0" w14:textId="77777777" w:rsidTr="00EC2EFE">
        <w:trPr>
          <w:trHeight w:val="285"/>
          <w:ins w:id="728" w:author="Kush Khalasi" w:date="2025-06-02T18:56:00Z" w16du:dateUtc="2025-06-02T13:26:00Z"/>
        </w:trPr>
        <w:tc>
          <w:tcPr>
            <w:tcW w:w="510" w:type="pct"/>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C4BA800" w14:textId="77777777" w:rsidR="00EC2EFE" w:rsidRPr="00EC2EFE" w:rsidRDefault="00EC2EFE" w:rsidP="00EC2EFE">
            <w:pPr>
              <w:widowControl/>
              <w:spacing w:after="0" w:line="240" w:lineRule="auto"/>
              <w:jc w:val="center"/>
              <w:rPr>
                <w:ins w:id="729" w:author="Kush Khalasi" w:date="2025-06-02T18:56:00Z" w16du:dateUtc="2025-06-02T13:26:00Z"/>
                <w:rFonts w:asciiTheme="majorHAnsi" w:eastAsia="Times New Roman" w:hAnsiTheme="majorHAnsi" w:cstheme="majorHAnsi"/>
                <w:color w:val="000000"/>
                <w:lang w:val="en-IN"/>
                <w:rPrChange w:id="730" w:author="Kush Khalasi" w:date="2025-06-02T18:57:00Z" w16du:dateUtc="2025-06-02T13:27:00Z">
                  <w:rPr>
                    <w:ins w:id="731" w:author="Kush Khalasi" w:date="2025-06-02T18:56:00Z" w16du:dateUtc="2025-06-02T13:26:00Z"/>
                    <w:rFonts w:ascii="Quattrocento Sans" w:eastAsia="Times New Roman" w:hAnsi="Quattrocento Sans"/>
                    <w:color w:val="000000"/>
                    <w:lang w:val="en-IN"/>
                  </w:rPr>
                </w:rPrChange>
              </w:rPr>
            </w:pPr>
            <w:ins w:id="732" w:author="Kush Khalasi" w:date="2025-06-02T18:56:00Z" w16du:dateUtc="2025-06-02T13:26:00Z">
              <w:r w:rsidRPr="00EC2EFE">
                <w:rPr>
                  <w:rFonts w:asciiTheme="majorHAnsi" w:eastAsia="Times New Roman" w:hAnsiTheme="majorHAnsi" w:cstheme="majorHAnsi"/>
                  <w:color w:val="000000"/>
                  <w:lang w:val="en-IN"/>
                  <w:rPrChange w:id="733" w:author="Kush Khalasi" w:date="2025-06-02T18:57:00Z" w16du:dateUtc="2025-06-02T13:27:00Z">
                    <w:rPr>
                      <w:rFonts w:ascii="Quattrocento Sans" w:eastAsia="Times New Roman" w:hAnsi="Quattrocento Sans"/>
                      <w:color w:val="000000"/>
                      <w:lang w:val="en-IN"/>
                    </w:rPr>
                  </w:rPrChange>
                </w:rPr>
                <w:t>38</w:t>
              </w:r>
            </w:ins>
          </w:p>
        </w:tc>
        <w:tc>
          <w:tcPr>
            <w:tcW w:w="924" w:type="pct"/>
            <w:tcBorders>
              <w:top w:val="single" w:sz="4" w:space="0" w:color="000000"/>
              <w:left w:val="nil"/>
              <w:bottom w:val="single" w:sz="4" w:space="0" w:color="000000"/>
              <w:right w:val="single" w:sz="4" w:space="0" w:color="000000"/>
            </w:tcBorders>
            <w:shd w:val="clear" w:color="auto" w:fill="auto"/>
            <w:vAlign w:val="center"/>
            <w:hideMark/>
          </w:tcPr>
          <w:p w14:paraId="2D78F386" w14:textId="77777777" w:rsidR="00EC2EFE" w:rsidRPr="00EC2EFE" w:rsidRDefault="00EC2EFE" w:rsidP="00EC2EFE">
            <w:pPr>
              <w:widowControl/>
              <w:spacing w:after="0" w:line="240" w:lineRule="auto"/>
              <w:jc w:val="center"/>
              <w:rPr>
                <w:ins w:id="734" w:author="Kush Khalasi" w:date="2025-06-02T18:56:00Z" w16du:dateUtc="2025-06-02T13:26:00Z"/>
                <w:rFonts w:asciiTheme="majorHAnsi" w:eastAsia="Times New Roman" w:hAnsiTheme="majorHAnsi" w:cstheme="majorHAnsi"/>
                <w:color w:val="000000"/>
                <w:lang w:val="en-IN"/>
                <w:rPrChange w:id="735" w:author="Kush Khalasi" w:date="2025-06-02T18:57:00Z" w16du:dateUtc="2025-06-02T13:27:00Z">
                  <w:rPr>
                    <w:ins w:id="736" w:author="Kush Khalasi" w:date="2025-06-02T18:56:00Z" w16du:dateUtc="2025-06-02T13:26:00Z"/>
                    <w:rFonts w:ascii="Quattrocento Sans" w:eastAsia="Times New Roman" w:hAnsi="Quattrocento Sans"/>
                    <w:color w:val="000000"/>
                    <w:lang w:val="en-IN"/>
                  </w:rPr>
                </w:rPrChange>
              </w:rPr>
            </w:pPr>
            <w:ins w:id="737" w:author="Kush Khalasi" w:date="2025-06-02T18:56:00Z" w16du:dateUtc="2025-06-02T13:26:00Z">
              <w:r w:rsidRPr="00EC2EFE">
                <w:rPr>
                  <w:rFonts w:asciiTheme="majorHAnsi" w:eastAsia="Times New Roman" w:hAnsiTheme="majorHAnsi" w:cstheme="majorHAnsi"/>
                  <w:color w:val="000000"/>
                  <w:lang w:val="en-IN"/>
                  <w:rPrChange w:id="738" w:author="Kush Khalasi" w:date="2025-06-02T18:57:00Z" w16du:dateUtc="2025-06-02T13:27:00Z">
                    <w:rPr>
                      <w:rFonts w:ascii="Quattrocento Sans" w:eastAsia="Times New Roman" w:hAnsi="Quattrocento Sans"/>
                      <w:color w:val="000000"/>
                      <w:lang w:val="en-IN"/>
                    </w:rPr>
                  </w:rPrChange>
                </w:rPr>
                <w:t>TRIVANDRUM</w:t>
              </w:r>
            </w:ins>
          </w:p>
        </w:tc>
        <w:tc>
          <w:tcPr>
            <w:tcW w:w="3566" w:type="pct"/>
            <w:tcBorders>
              <w:top w:val="single" w:sz="4" w:space="0" w:color="000000"/>
              <w:left w:val="nil"/>
              <w:bottom w:val="single" w:sz="4" w:space="0" w:color="000000"/>
              <w:right w:val="single" w:sz="4" w:space="0" w:color="000000"/>
            </w:tcBorders>
            <w:shd w:val="clear" w:color="auto" w:fill="auto"/>
            <w:hideMark/>
          </w:tcPr>
          <w:p w14:paraId="14232856" w14:textId="77777777" w:rsidR="00EC2EFE" w:rsidRPr="00EC2EFE" w:rsidRDefault="00EC2EFE" w:rsidP="00EC2EFE">
            <w:pPr>
              <w:widowControl/>
              <w:spacing w:after="0" w:line="240" w:lineRule="auto"/>
              <w:rPr>
                <w:ins w:id="739" w:author="Kush Khalasi" w:date="2025-06-02T18:56:00Z" w16du:dateUtc="2025-06-02T13:26:00Z"/>
                <w:rFonts w:asciiTheme="majorHAnsi" w:eastAsia="Times New Roman" w:hAnsiTheme="majorHAnsi" w:cstheme="majorHAnsi"/>
                <w:color w:val="000000"/>
                <w:lang w:val="en-IN"/>
                <w:rPrChange w:id="740" w:author="Kush Khalasi" w:date="2025-06-02T18:57:00Z" w16du:dateUtc="2025-06-02T13:27:00Z">
                  <w:rPr>
                    <w:ins w:id="741" w:author="Kush Khalasi" w:date="2025-06-02T18:56:00Z" w16du:dateUtc="2025-06-02T13:26:00Z"/>
                    <w:rFonts w:ascii="Quattrocento Sans" w:eastAsia="Times New Roman" w:hAnsi="Quattrocento Sans"/>
                    <w:color w:val="000000"/>
                    <w:lang w:val="en-IN"/>
                  </w:rPr>
                </w:rPrChange>
              </w:rPr>
            </w:pPr>
            <w:proofErr w:type="spellStart"/>
            <w:ins w:id="742" w:author="Kush Khalasi" w:date="2025-06-02T18:56:00Z" w16du:dateUtc="2025-06-02T13:26:00Z">
              <w:r w:rsidRPr="00EC2EFE">
                <w:rPr>
                  <w:rFonts w:asciiTheme="majorHAnsi" w:eastAsia="Times New Roman" w:hAnsiTheme="majorHAnsi" w:cstheme="majorHAnsi"/>
                  <w:color w:val="000000"/>
                  <w:lang w:val="en-IN"/>
                  <w:rPrChange w:id="743" w:author="Kush Khalasi" w:date="2025-06-02T18:57:00Z" w16du:dateUtc="2025-06-02T13:27:00Z">
                    <w:rPr>
                      <w:rFonts w:ascii="Quattrocento Sans" w:eastAsia="Times New Roman" w:hAnsi="Quattrocento Sans"/>
                      <w:color w:val="000000"/>
                      <w:lang w:val="en-IN"/>
                    </w:rPr>
                  </w:rPrChange>
                </w:rPr>
                <w:t>Taarra</w:t>
              </w:r>
              <w:proofErr w:type="spellEnd"/>
              <w:r w:rsidRPr="00EC2EFE">
                <w:rPr>
                  <w:rFonts w:asciiTheme="majorHAnsi" w:eastAsia="Times New Roman" w:hAnsiTheme="majorHAnsi" w:cstheme="majorHAnsi"/>
                  <w:color w:val="000000"/>
                  <w:lang w:val="en-IN"/>
                  <w:rPrChange w:id="744" w:author="Kush Khalasi" w:date="2025-06-02T18:57:00Z" w16du:dateUtc="2025-06-02T13:27:00Z">
                    <w:rPr>
                      <w:rFonts w:ascii="Quattrocento Sans" w:eastAsia="Times New Roman" w:hAnsi="Quattrocento Sans"/>
                      <w:color w:val="000000"/>
                      <w:lang w:val="en-IN"/>
                    </w:rPr>
                  </w:rPrChange>
                </w:rPr>
                <w:t xml:space="preserve"> Towers, </w:t>
              </w:r>
              <w:proofErr w:type="spellStart"/>
              <w:r w:rsidRPr="00EC2EFE">
                <w:rPr>
                  <w:rFonts w:asciiTheme="majorHAnsi" w:eastAsia="Times New Roman" w:hAnsiTheme="majorHAnsi" w:cstheme="majorHAnsi"/>
                  <w:color w:val="000000"/>
                  <w:lang w:val="en-IN"/>
                  <w:rPrChange w:id="745" w:author="Kush Khalasi" w:date="2025-06-02T18:57:00Z" w16du:dateUtc="2025-06-02T13:27:00Z">
                    <w:rPr>
                      <w:rFonts w:ascii="Quattrocento Sans" w:eastAsia="Times New Roman" w:hAnsi="Quattrocento Sans"/>
                      <w:color w:val="000000"/>
                      <w:lang w:val="en-IN"/>
                    </w:rPr>
                  </w:rPrChange>
                </w:rPr>
                <w:t>Sasthamangalam</w:t>
              </w:r>
              <w:proofErr w:type="spellEnd"/>
              <w:r w:rsidRPr="00EC2EFE">
                <w:rPr>
                  <w:rFonts w:asciiTheme="majorHAnsi" w:eastAsia="Times New Roman" w:hAnsiTheme="majorHAnsi" w:cstheme="majorHAnsi"/>
                  <w:color w:val="000000"/>
                  <w:lang w:val="en-IN"/>
                  <w:rPrChange w:id="746" w:author="Kush Khalasi" w:date="2025-06-02T18:57:00Z" w16du:dateUtc="2025-06-02T13:27:00Z">
                    <w:rPr>
                      <w:rFonts w:ascii="Quattrocento Sans" w:eastAsia="Times New Roman" w:hAnsi="Quattrocento Sans"/>
                      <w:color w:val="000000"/>
                      <w:lang w:val="en-IN"/>
                    </w:rPr>
                  </w:rPrChange>
                </w:rPr>
                <w:t>, Trivandrum, Kerala  - 695 010</w:t>
              </w:r>
            </w:ins>
          </w:p>
        </w:tc>
      </w:tr>
      <w:tr w:rsidR="00EC2EFE" w:rsidRPr="00EC2EFE" w14:paraId="3C5A2D9A" w14:textId="77777777" w:rsidTr="00EC2EFE">
        <w:trPr>
          <w:trHeight w:val="285"/>
          <w:ins w:id="747" w:author="Kush Khalasi" w:date="2025-06-02T18:56:00Z" w16du:dateUtc="2025-06-02T13:26:00Z"/>
        </w:trPr>
        <w:tc>
          <w:tcPr>
            <w:tcW w:w="510" w:type="pct"/>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ACEF68B" w14:textId="77777777" w:rsidR="00EC2EFE" w:rsidRPr="00EC2EFE" w:rsidRDefault="00EC2EFE" w:rsidP="00EC2EFE">
            <w:pPr>
              <w:widowControl/>
              <w:spacing w:after="0" w:line="240" w:lineRule="auto"/>
              <w:jc w:val="center"/>
              <w:rPr>
                <w:ins w:id="748" w:author="Kush Khalasi" w:date="2025-06-02T18:56:00Z" w16du:dateUtc="2025-06-02T13:26:00Z"/>
                <w:rFonts w:asciiTheme="majorHAnsi" w:eastAsia="Times New Roman" w:hAnsiTheme="majorHAnsi" w:cstheme="majorHAnsi"/>
                <w:color w:val="000000"/>
                <w:lang w:val="en-IN"/>
                <w:rPrChange w:id="749" w:author="Kush Khalasi" w:date="2025-06-02T18:57:00Z" w16du:dateUtc="2025-06-02T13:27:00Z">
                  <w:rPr>
                    <w:ins w:id="750" w:author="Kush Khalasi" w:date="2025-06-02T18:56:00Z" w16du:dateUtc="2025-06-02T13:26:00Z"/>
                    <w:rFonts w:ascii="Quattrocento Sans" w:eastAsia="Times New Roman" w:hAnsi="Quattrocento Sans"/>
                    <w:color w:val="000000"/>
                    <w:lang w:val="en-IN"/>
                  </w:rPr>
                </w:rPrChange>
              </w:rPr>
            </w:pPr>
            <w:ins w:id="751" w:author="Kush Khalasi" w:date="2025-06-02T18:56:00Z" w16du:dateUtc="2025-06-02T13:26:00Z">
              <w:r w:rsidRPr="00EC2EFE">
                <w:rPr>
                  <w:rFonts w:asciiTheme="majorHAnsi" w:eastAsia="Times New Roman" w:hAnsiTheme="majorHAnsi" w:cstheme="majorHAnsi"/>
                  <w:color w:val="000000"/>
                  <w:lang w:val="en-IN"/>
                  <w:rPrChange w:id="752" w:author="Kush Khalasi" w:date="2025-06-02T18:57:00Z" w16du:dateUtc="2025-06-02T13:27:00Z">
                    <w:rPr>
                      <w:rFonts w:ascii="Quattrocento Sans" w:eastAsia="Times New Roman" w:hAnsi="Quattrocento Sans"/>
                      <w:color w:val="000000"/>
                      <w:lang w:val="en-IN"/>
                    </w:rPr>
                  </w:rPrChange>
                </w:rPr>
                <w:t>39</w:t>
              </w:r>
            </w:ins>
          </w:p>
        </w:tc>
        <w:tc>
          <w:tcPr>
            <w:tcW w:w="924" w:type="pct"/>
            <w:tcBorders>
              <w:top w:val="single" w:sz="4" w:space="0" w:color="000000"/>
              <w:left w:val="nil"/>
              <w:bottom w:val="single" w:sz="4" w:space="0" w:color="000000"/>
              <w:right w:val="single" w:sz="4" w:space="0" w:color="000000"/>
            </w:tcBorders>
            <w:shd w:val="clear" w:color="auto" w:fill="auto"/>
            <w:vAlign w:val="center"/>
            <w:hideMark/>
          </w:tcPr>
          <w:p w14:paraId="50D50B83" w14:textId="77777777" w:rsidR="00EC2EFE" w:rsidRPr="00EC2EFE" w:rsidRDefault="00EC2EFE" w:rsidP="00EC2EFE">
            <w:pPr>
              <w:widowControl/>
              <w:spacing w:after="0" w:line="240" w:lineRule="auto"/>
              <w:jc w:val="center"/>
              <w:rPr>
                <w:ins w:id="753" w:author="Kush Khalasi" w:date="2025-06-02T18:56:00Z" w16du:dateUtc="2025-06-02T13:26:00Z"/>
                <w:rFonts w:asciiTheme="majorHAnsi" w:eastAsia="Times New Roman" w:hAnsiTheme="majorHAnsi" w:cstheme="majorHAnsi"/>
                <w:color w:val="000000"/>
                <w:lang w:val="en-IN"/>
                <w:rPrChange w:id="754" w:author="Kush Khalasi" w:date="2025-06-02T18:57:00Z" w16du:dateUtc="2025-06-02T13:27:00Z">
                  <w:rPr>
                    <w:ins w:id="755" w:author="Kush Khalasi" w:date="2025-06-02T18:56:00Z" w16du:dateUtc="2025-06-02T13:26:00Z"/>
                    <w:rFonts w:ascii="Quattrocento Sans" w:eastAsia="Times New Roman" w:hAnsi="Quattrocento Sans"/>
                    <w:color w:val="000000"/>
                    <w:lang w:val="en-IN"/>
                  </w:rPr>
                </w:rPrChange>
              </w:rPr>
            </w:pPr>
            <w:ins w:id="756" w:author="Kush Khalasi" w:date="2025-06-02T18:56:00Z" w16du:dateUtc="2025-06-02T13:26:00Z">
              <w:r w:rsidRPr="00EC2EFE">
                <w:rPr>
                  <w:rFonts w:asciiTheme="majorHAnsi" w:eastAsia="Times New Roman" w:hAnsiTheme="majorHAnsi" w:cstheme="majorHAnsi"/>
                  <w:color w:val="000000"/>
                  <w:lang w:val="en-IN"/>
                  <w:rPrChange w:id="757" w:author="Kush Khalasi" w:date="2025-06-02T18:57:00Z" w16du:dateUtc="2025-06-02T13:27:00Z">
                    <w:rPr>
                      <w:rFonts w:ascii="Quattrocento Sans" w:eastAsia="Times New Roman" w:hAnsi="Quattrocento Sans"/>
                      <w:color w:val="000000"/>
                      <w:lang w:val="en-IN"/>
                    </w:rPr>
                  </w:rPrChange>
                </w:rPr>
                <w:t>VIJAYAWADA</w:t>
              </w:r>
            </w:ins>
          </w:p>
        </w:tc>
        <w:tc>
          <w:tcPr>
            <w:tcW w:w="3566" w:type="pct"/>
            <w:tcBorders>
              <w:top w:val="single" w:sz="4" w:space="0" w:color="000000"/>
              <w:left w:val="nil"/>
              <w:bottom w:val="single" w:sz="4" w:space="0" w:color="000000"/>
              <w:right w:val="single" w:sz="4" w:space="0" w:color="000000"/>
            </w:tcBorders>
            <w:shd w:val="clear" w:color="auto" w:fill="auto"/>
            <w:hideMark/>
          </w:tcPr>
          <w:p w14:paraId="18277257" w14:textId="77777777" w:rsidR="00EC2EFE" w:rsidRPr="00EC2EFE" w:rsidRDefault="00EC2EFE" w:rsidP="00EC2EFE">
            <w:pPr>
              <w:widowControl/>
              <w:spacing w:after="0" w:line="240" w:lineRule="auto"/>
              <w:rPr>
                <w:ins w:id="758" w:author="Kush Khalasi" w:date="2025-06-02T18:56:00Z" w16du:dateUtc="2025-06-02T13:26:00Z"/>
                <w:rFonts w:asciiTheme="majorHAnsi" w:eastAsia="Times New Roman" w:hAnsiTheme="majorHAnsi" w:cstheme="majorHAnsi"/>
                <w:color w:val="000000"/>
                <w:lang w:val="en-IN"/>
                <w:rPrChange w:id="759" w:author="Kush Khalasi" w:date="2025-06-02T18:57:00Z" w16du:dateUtc="2025-06-02T13:27:00Z">
                  <w:rPr>
                    <w:ins w:id="760" w:author="Kush Khalasi" w:date="2025-06-02T18:56:00Z" w16du:dateUtc="2025-06-02T13:26:00Z"/>
                    <w:rFonts w:ascii="Quattrocento Sans" w:eastAsia="Times New Roman" w:hAnsi="Quattrocento Sans"/>
                    <w:color w:val="000000"/>
                    <w:lang w:val="en-IN"/>
                  </w:rPr>
                </w:rPrChange>
              </w:rPr>
            </w:pPr>
            <w:ins w:id="761" w:author="Kush Khalasi" w:date="2025-06-02T18:56:00Z" w16du:dateUtc="2025-06-02T13:26:00Z">
              <w:r w:rsidRPr="00EC2EFE">
                <w:rPr>
                  <w:rFonts w:asciiTheme="majorHAnsi" w:eastAsia="Times New Roman" w:hAnsiTheme="majorHAnsi" w:cstheme="majorHAnsi"/>
                  <w:color w:val="000000"/>
                  <w:lang w:val="en-IN"/>
                  <w:rPrChange w:id="762" w:author="Kush Khalasi" w:date="2025-06-02T18:57:00Z" w16du:dateUtc="2025-06-02T13:27:00Z">
                    <w:rPr>
                      <w:rFonts w:ascii="Quattrocento Sans" w:eastAsia="Times New Roman" w:hAnsi="Quattrocento Sans"/>
                      <w:color w:val="000000"/>
                      <w:lang w:val="en-IN"/>
                    </w:rPr>
                  </w:rPrChange>
                </w:rPr>
                <w:t xml:space="preserve">  40-27-5/1, Second Floor, Usha Arcade, Opp to Ankura Hospitals, Pinnamaneni Polyclinic Road, Vijayawada-520010</w:t>
              </w:r>
            </w:ins>
          </w:p>
        </w:tc>
      </w:tr>
      <w:tr w:rsidR="00EC2EFE" w:rsidRPr="00EC2EFE" w14:paraId="5170DAF2" w14:textId="77777777" w:rsidTr="00EC2EFE">
        <w:trPr>
          <w:trHeight w:val="285"/>
          <w:ins w:id="763" w:author="Kush Khalasi" w:date="2025-06-02T18:56:00Z" w16du:dateUtc="2025-06-02T13:26:00Z"/>
        </w:trPr>
        <w:tc>
          <w:tcPr>
            <w:tcW w:w="510" w:type="pct"/>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A94370C" w14:textId="77777777" w:rsidR="00EC2EFE" w:rsidRPr="00EC2EFE" w:rsidRDefault="00EC2EFE" w:rsidP="00EC2EFE">
            <w:pPr>
              <w:widowControl/>
              <w:spacing w:after="0" w:line="240" w:lineRule="auto"/>
              <w:jc w:val="center"/>
              <w:rPr>
                <w:ins w:id="764" w:author="Kush Khalasi" w:date="2025-06-02T18:56:00Z" w16du:dateUtc="2025-06-02T13:26:00Z"/>
                <w:rFonts w:asciiTheme="majorHAnsi" w:eastAsia="Times New Roman" w:hAnsiTheme="majorHAnsi" w:cstheme="majorHAnsi"/>
                <w:color w:val="000000"/>
                <w:lang w:val="en-IN"/>
                <w:rPrChange w:id="765" w:author="Kush Khalasi" w:date="2025-06-02T18:57:00Z" w16du:dateUtc="2025-06-02T13:27:00Z">
                  <w:rPr>
                    <w:ins w:id="766" w:author="Kush Khalasi" w:date="2025-06-02T18:56:00Z" w16du:dateUtc="2025-06-02T13:26:00Z"/>
                    <w:rFonts w:ascii="Quattrocento Sans" w:eastAsia="Times New Roman" w:hAnsi="Quattrocento Sans"/>
                    <w:color w:val="000000"/>
                    <w:lang w:val="en-IN"/>
                  </w:rPr>
                </w:rPrChange>
              </w:rPr>
            </w:pPr>
            <w:ins w:id="767" w:author="Kush Khalasi" w:date="2025-06-02T18:56:00Z" w16du:dateUtc="2025-06-02T13:26:00Z">
              <w:r w:rsidRPr="00EC2EFE">
                <w:rPr>
                  <w:rFonts w:asciiTheme="majorHAnsi" w:eastAsia="Times New Roman" w:hAnsiTheme="majorHAnsi" w:cstheme="majorHAnsi"/>
                  <w:color w:val="000000"/>
                  <w:lang w:val="en-IN"/>
                  <w:rPrChange w:id="768" w:author="Kush Khalasi" w:date="2025-06-02T18:57:00Z" w16du:dateUtc="2025-06-02T13:27:00Z">
                    <w:rPr>
                      <w:rFonts w:ascii="Quattrocento Sans" w:eastAsia="Times New Roman" w:hAnsi="Quattrocento Sans"/>
                      <w:color w:val="000000"/>
                      <w:lang w:val="en-IN"/>
                    </w:rPr>
                  </w:rPrChange>
                </w:rPr>
                <w:t>40</w:t>
              </w:r>
            </w:ins>
          </w:p>
        </w:tc>
        <w:tc>
          <w:tcPr>
            <w:tcW w:w="924" w:type="pct"/>
            <w:tcBorders>
              <w:top w:val="single" w:sz="4" w:space="0" w:color="000000"/>
              <w:left w:val="nil"/>
              <w:bottom w:val="single" w:sz="4" w:space="0" w:color="000000"/>
              <w:right w:val="single" w:sz="4" w:space="0" w:color="000000"/>
            </w:tcBorders>
            <w:shd w:val="clear" w:color="auto" w:fill="auto"/>
            <w:vAlign w:val="center"/>
            <w:hideMark/>
          </w:tcPr>
          <w:p w14:paraId="5310B9D9" w14:textId="77777777" w:rsidR="00EC2EFE" w:rsidRPr="00EC2EFE" w:rsidRDefault="00EC2EFE" w:rsidP="00EC2EFE">
            <w:pPr>
              <w:widowControl/>
              <w:spacing w:after="0" w:line="240" w:lineRule="auto"/>
              <w:jc w:val="center"/>
              <w:rPr>
                <w:ins w:id="769" w:author="Kush Khalasi" w:date="2025-06-02T18:56:00Z" w16du:dateUtc="2025-06-02T13:26:00Z"/>
                <w:rFonts w:asciiTheme="majorHAnsi" w:eastAsia="Times New Roman" w:hAnsiTheme="majorHAnsi" w:cstheme="majorHAnsi"/>
                <w:color w:val="000000"/>
                <w:lang w:val="en-IN"/>
                <w:rPrChange w:id="770" w:author="Kush Khalasi" w:date="2025-06-02T18:57:00Z" w16du:dateUtc="2025-06-02T13:27:00Z">
                  <w:rPr>
                    <w:ins w:id="771" w:author="Kush Khalasi" w:date="2025-06-02T18:56:00Z" w16du:dateUtc="2025-06-02T13:26:00Z"/>
                    <w:rFonts w:ascii="Quattrocento Sans" w:eastAsia="Times New Roman" w:hAnsi="Quattrocento Sans"/>
                    <w:color w:val="000000"/>
                    <w:lang w:val="en-IN"/>
                  </w:rPr>
                </w:rPrChange>
              </w:rPr>
            </w:pPr>
            <w:ins w:id="772" w:author="Kush Khalasi" w:date="2025-06-02T18:56:00Z" w16du:dateUtc="2025-06-02T13:26:00Z">
              <w:r w:rsidRPr="00EC2EFE">
                <w:rPr>
                  <w:rFonts w:asciiTheme="majorHAnsi" w:eastAsia="Times New Roman" w:hAnsiTheme="majorHAnsi" w:cstheme="majorHAnsi"/>
                  <w:color w:val="000000"/>
                  <w:lang w:val="en-IN"/>
                  <w:rPrChange w:id="773" w:author="Kush Khalasi" w:date="2025-06-02T18:57:00Z" w16du:dateUtc="2025-06-02T13:27:00Z">
                    <w:rPr>
                      <w:rFonts w:ascii="Quattrocento Sans" w:eastAsia="Times New Roman" w:hAnsi="Quattrocento Sans"/>
                      <w:color w:val="000000"/>
                      <w:lang w:val="en-IN"/>
                    </w:rPr>
                  </w:rPrChange>
                </w:rPr>
                <w:t>VISAKHAPATNAM</w:t>
              </w:r>
            </w:ins>
          </w:p>
        </w:tc>
        <w:tc>
          <w:tcPr>
            <w:tcW w:w="3566" w:type="pct"/>
            <w:tcBorders>
              <w:top w:val="single" w:sz="4" w:space="0" w:color="000000"/>
              <w:left w:val="nil"/>
              <w:bottom w:val="single" w:sz="4" w:space="0" w:color="000000"/>
              <w:right w:val="single" w:sz="4" w:space="0" w:color="000000"/>
            </w:tcBorders>
            <w:shd w:val="clear" w:color="auto" w:fill="auto"/>
            <w:hideMark/>
          </w:tcPr>
          <w:p w14:paraId="43B6A8A7" w14:textId="77777777" w:rsidR="00EC2EFE" w:rsidRPr="00EC2EFE" w:rsidRDefault="00EC2EFE" w:rsidP="00EC2EFE">
            <w:pPr>
              <w:widowControl/>
              <w:spacing w:after="0" w:line="240" w:lineRule="auto"/>
              <w:rPr>
                <w:ins w:id="774" w:author="Kush Khalasi" w:date="2025-06-02T18:56:00Z" w16du:dateUtc="2025-06-02T13:26:00Z"/>
                <w:rFonts w:asciiTheme="majorHAnsi" w:eastAsia="Times New Roman" w:hAnsiTheme="majorHAnsi" w:cstheme="majorHAnsi"/>
                <w:color w:val="000000"/>
                <w:lang w:val="en-IN"/>
                <w:rPrChange w:id="775" w:author="Kush Khalasi" w:date="2025-06-02T18:57:00Z" w16du:dateUtc="2025-06-02T13:27:00Z">
                  <w:rPr>
                    <w:ins w:id="776" w:author="Kush Khalasi" w:date="2025-06-02T18:56:00Z" w16du:dateUtc="2025-06-02T13:26:00Z"/>
                    <w:rFonts w:ascii="Quattrocento Sans" w:eastAsia="Times New Roman" w:hAnsi="Quattrocento Sans"/>
                    <w:color w:val="000000"/>
                    <w:lang w:val="en-IN"/>
                  </w:rPr>
                </w:rPrChange>
              </w:rPr>
            </w:pPr>
            <w:ins w:id="777" w:author="Kush Khalasi" w:date="2025-06-02T18:56:00Z" w16du:dateUtc="2025-06-02T13:26:00Z">
              <w:r w:rsidRPr="00EC2EFE">
                <w:rPr>
                  <w:rFonts w:asciiTheme="majorHAnsi" w:eastAsia="Times New Roman" w:hAnsiTheme="majorHAnsi" w:cstheme="majorHAnsi"/>
                  <w:color w:val="000000"/>
                  <w:lang w:val="en-IN"/>
                  <w:rPrChange w:id="778" w:author="Kush Khalasi" w:date="2025-06-02T18:57:00Z" w16du:dateUtc="2025-06-02T13:27:00Z">
                    <w:rPr>
                      <w:rFonts w:ascii="Quattrocento Sans" w:eastAsia="Times New Roman" w:hAnsi="Quattrocento Sans"/>
                      <w:color w:val="000000"/>
                      <w:lang w:val="en-IN"/>
                    </w:rPr>
                  </w:rPrChange>
                </w:rPr>
                <w:t xml:space="preserve">9-1-55/1, New </w:t>
              </w:r>
              <w:proofErr w:type="spellStart"/>
              <w:r w:rsidRPr="00EC2EFE">
                <w:rPr>
                  <w:rFonts w:asciiTheme="majorHAnsi" w:eastAsia="Times New Roman" w:hAnsiTheme="majorHAnsi" w:cstheme="majorHAnsi"/>
                  <w:color w:val="000000"/>
                  <w:lang w:val="en-IN"/>
                  <w:rPrChange w:id="779" w:author="Kush Khalasi" w:date="2025-06-02T18:57:00Z" w16du:dateUtc="2025-06-02T13:27:00Z">
                    <w:rPr>
                      <w:rFonts w:ascii="Quattrocento Sans" w:eastAsia="Times New Roman" w:hAnsi="Quattrocento Sans"/>
                      <w:color w:val="000000"/>
                      <w:lang w:val="en-IN"/>
                    </w:rPr>
                  </w:rPrChange>
                </w:rPr>
                <w:t>Resapuvanipalem</w:t>
              </w:r>
              <w:proofErr w:type="spellEnd"/>
              <w:r w:rsidRPr="00EC2EFE">
                <w:rPr>
                  <w:rFonts w:asciiTheme="majorHAnsi" w:eastAsia="Times New Roman" w:hAnsiTheme="majorHAnsi" w:cstheme="majorHAnsi"/>
                  <w:color w:val="000000"/>
                  <w:lang w:val="en-IN"/>
                  <w:rPrChange w:id="780" w:author="Kush Khalasi" w:date="2025-06-02T18:57:00Z" w16du:dateUtc="2025-06-02T13:27:00Z">
                    <w:rPr>
                      <w:rFonts w:ascii="Quattrocento Sans" w:eastAsia="Times New Roman" w:hAnsi="Quattrocento Sans"/>
                      <w:color w:val="000000"/>
                      <w:lang w:val="en-IN"/>
                    </w:rPr>
                  </w:rPrChange>
                </w:rPr>
                <w:t>, Opp. Swarna Bharti Indoor Stadium, Rama Talkies Road, Visakhapatnam, Andhra Pradesh - 530 013</w:t>
              </w:r>
            </w:ins>
          </w:p>
        </w:tc>
      </w:tr>
    </w:tbl>
    <w:p w14:paraId="467287B9" w14:textId="77777777" w:rsidR="00837265" w:rsidRPr="00EC2EFE" w:rsidRDefault="00837265">
      <w:pPr>
        <w:spacing w:after="0"/>
        <w:rPr>
          <w:b/>
          <w:u w:val="single"/>
        </w:rPr>
      </w:pPr>
    </w:p>
    <w:p w14:paraId="32CD9B33" w14:textId="1E0B1393" w:rsidR="00837265" w:rsidDel="00665752" w:rsidRDefault="00837265">
      <w:pPr>
        <w:spacing w:after="0"/>
        <w:rPr>
          <w:del w:id="781" w:author="Kush Khalasi" w:date="2025-06-02T12:55:00Z" w16du:dateUtc="2025-06-02T07:25:00Z"/>
          <w:b/>
          <w:u w:val="single"/>
        </w:rPr>
      </w:pPr>
    </w:p>
    <w:p w14:paraId="14C7C8F3" w14:textId="1197BC18" w:rsidR="00837265" w:rsidDel="00665752" w:rsidRDefault="00837265">
      <w:pPr>
        <w:spacing w:after="0"/>
        <w:rPr>
          <w:del w:id="782" w:author="Kush Khalasi" w:date="2025-06-02T12:55:00Z" w16du:dateUtc="2025-06-02T07:25:00Z"/>
          <w:b/>
          <w:u w:val="single"/>
        </w:rPr>
      </w:pPr>
    </w:p>
    <w:p w14:paraId="4F74C873" w14:textId="1346DA30" w:rsidR="00837265" w:rsidDel="00665752" w:rsidRDefault="00837265">
      <w:pPr>
        <w:spacing w:after="0"/>
        <w:rPr>
          <w:del w:id="783" w:author="Kush Khalasi" w:date="2025-06-02T12:55:00Z" w16du:dateUtc="2025-06-02T07:25:00Z"/>
          <w:b/>
          <w:u w:val="single"/>
        </w:rPr>
      </w:pPr>
    </w:p>
    <w:p w14:paraId="4E3ACA21" w14:textId="20369A27" w:rsidR="00837265" w:rsidDel="00665752" w:rsidRDefault="00837265">
      <w:pPr>
        <w:spacing w:after="0"/>
        <w:rPr>
          <w:del w:id="784" w:author="Kush Khalasi" w:date="2025-06-02T12:55:00Z" w16du:dateUtc="2025-06-02T07:25:00Z"/>
          <w:b/>
          <w:u w:val="single"/>
        </w:rPr>
      </w:pPr>
    </w:p>
    <w:p w14:paraId="40693279" w14:textId="3E91C0F5" w:rsidR="00837265" w:rsidDel="00665752" w:rsidRDefault="00837265">
      <w:pPr>
        <w:spacing w:after="0"/>
        <w:rPr>
          <w:del w:id="785" w:author="Kush Khalasi" w:date="2025-06-02T12:55:00Z" w16du:dateUtc="2025-06-02T07:25:00Z"/>
          <w:b/>
          <w:u w:val="single"/>
        </w:rPr>
      </w:pPr>
    </w:p>
    <w:p w14:paraId="1EC227AC" w14:textId="6CF7E9E6" w:rsidR="00837265" w:rsidDel="00665752" w:rsidRDefault="00837265">
      <w:pPr>
        <w:spacing w:after="0"/>
        <w:rPr>
          <w:del w:id="786" w:author="Kush Khalasi" w:date="2025-06-02T12:55:00Z" w16du:dateUtc="2025-06-02T07:25:00Z"/>
          <w:b/>
          <w:u w:val="single"/>
        </w:rPr>
      </w:pPr>
    </w:p>
    <w:p w14:paraId="1978B18D" w14:textId="6C8805C4" w:rsidR="00837265" w:rsidDel="00665752" w:rsidRDefault="00837265">
      <w:pPr>
        <w:spacing w:after="0"/>
        <w:rPr>
          <w:del w:id="787" w:author="Kush Khalasi" w:date="2025-06-02T12:55:00Z" w16du:dateUtc="2025-06-02T07:25:00Z"/>
          <w:b/>
          <w:u w:val="single"/>
        </w:rPr>
      </w:pPr>
    </w:p>
    <w:p w14:paraId="46402D50" w14:textId="6FA8947A" w:rsidR="00837265" w:rsidDel="00665752" w:rsidRDefault="00837265">
      <w:pPr>
        <w:spacing w:after="0"/>
        <w:rPr>
          <w:del w:id="788" w:author="Kush Khalasi" w:date="2025-06-02T12:55:00Z" w16du:dateUtc="2025-06-02T07:25:00Z"/>
          <w:b/>
          <w:u w:val="single"/>
        </w:rPr>
      </w:pPr>
    </w:p>
    <w:p w14:paraId="27172DA8" w14:textId="428E89DF" w:rsidR="00837265" w:rsidDel="00665752" w:rsidRDefault="00837265">
      <w:pPr>
        <w:spacing w:after="0"/>
        <w:rPr>
          <w:del w:id="789" w:author="Kush Khalasi" w:date="2025-06-02T12:55:00Z" w16du:dateUtc="2025-06-02T07:25:00Z"/>
          <w:b/>
          <w:u w:val="single"/>
        </w:rPr>
      </w:pPr>
    </w:p>
    <w:p w14:paraId="3F3F4678" w14:textId="77777777" w:rsidR="00837265" w:rsidRDefault="00000000">
      <w:pPr>
        <w:spacing w:after="0"/>
        <w:jc w:val="center"/>
      </w:pPr>
      <w:r>
        <w:rPr>
          <w:b/>
          <w:u w:val="single"/>
        </w:rPr>
        <w:t>2. EMPLOYEE ONBOARDING @ RIYA</w:t>
      </w:r>
    </w:p>
    <w:p w14:paraId="797F4B86" w14:textId="77777777" w:rsidR="00837265" w:rsidRDefault="00837265">
      <w:pPr>
        <w:spacing w:after="0"/>
        <w:jc w:val="both"/>
        <w:rPr>
          <w:ins w:id="790" w:author="Kush Khalasi" w:date="2025-06-02T17:26:00Z" w16du:dateUtc="2025-06-02T11:56:00Z"/>
          <w:b/>
        </w:rPr>
      </w:pPr>
    </w:p>
    <w:p w14:paraId="23BDCFE1" w14:textId="4D2EEE18" w:rsidR="00180D41" w:rsidRPr="00180D41" w:rsidRDefault="00180D41">
      <w:pPr>
        <w:spacing w:after="0"/>
        <w:jc w:val="both"/>
        <w:rPr>
          <w:ins w:id="791" w:author="Kush Khalasi" w:date="2025-06-02T17:26:00Z" w16du:dateUtc="2025-06-02T11:56:00Z"/>
          <w:bCs/>
          <w:rPrChange w:id="792" w:author="Kush Khalasi" w:date="2025-06-02T17:27:00Z" w16du:dateUtc="2025-06-02T11:57:00Z">
            <w:rPr>
              <w:ins w:id="793" w:author="Kush Khalasi" w:date="2025-06-02T17:26:00Z" w16du:dateUtc="2025-06-02T11:56:00Z"/>
              <w:b/>
            </w:rPr>
          </w:rPrChange>
        </w:rPr>
      </w:pPr>
      <w:ins w:id="794" w:author="Kush Khalasi" w:date="2025-06-02T17:26:00Z" w16du:dateUtc="2025-06-02T11:56:00Z">
        <w:r w:rsidRPr="00180D41">
          <w:rPr>
            <w:bCs/>
            <w:rPrChange w:id="795" w:author="Kush Khalasi" w:date="2025-06-02T17:27:00Z" w16du:dateUtc="2025-06-02T11:57:00Z">
              <w:rPr>
                <w:b/>
              </w:rPr>
            </w:rPrChange>
          </w:rPr>
          <w:t>2.1 Recruitment Policy</w:t>
        </w:r>
      </w:ins>
    </w:p>
    <w:p w14:paraId="2ED54862" w14:textId="77777777" w:rsidR="00517AAA" w:rsidRDefault="00517AAA" w:rsidP="00517AAA">
      <w:pPr>
        <w:spacing w:after="0"/>
        <w:jc w:val="both"/>
        <w:rPr>
          <w:ins w:id="796" w:author="Kush Khalasi" w:date="2025-06-02T17:31:00Z" w16du:dateUtc="2025-06-02T12:01:00Z"/>
          <w:bCs/>
          <w:lang w:val="en-IN"/>
        </w:rPr>
      </w:pPr>
      <w:ins w:id="797" w:author="Kush Khalasi" w:date="2025-06-02T17:31:00Z">
        <w:r w:rsidRPr="00517AAA">
          <w:rPr>
            <w:bCs/>
            <w:lang w:val="en-IN"/>
          </w:rPr>
          <w:t>Riya Group of Companies and its Affiliates/Subsidiaries are committed to upholding a fair, transparent, and non-discriminatory recruitment process. We ensure equal employment opportunities for all individuals, irrespective of caste, creed, religion, gender, sexual orientation, age, disability, marital status, or any other protected characteristic.</w:t>
        </w:r>
      </w:ins>
    </w:p>
    <w:p w14:paraId="020C4A76" w14:textId="77777777" w:rsidR="00517AAA" w:rsidRPr="00517AAA" w:rsidRDefault="00517AAA" w:rsidP="00517AAA">
      <w:pPr>
        <w:spacing w:after="0"/>
        <w:jc w:val="both"/>
        <w:rPr>
          <w:ins w:id="798" w:author="Kush Khalasi" w:date="2025-06-02T17:31:00Z"/>
          <w:bCs/>
          <w:lang w:val="en-IN"/>
        </w:rPr>
      </w:pPr>
    </w:p>
    <w:p w14:paraId="474697E4" w14:textId="77777777" w:rsidR="00517AAA" w:rsidRDefault="00517AAA" w:rsidP="00517AAA">
      <w:pPr>
        <w:spacing w:after="0"/>
        <w:jc w:val="both"/>
        <w:rPr>
          <w:ins w:id="799" w:author="Kush Khalasi" w:date="2025-06-02T17:31:00Z" w16du:dateUtc="2025-06-02T12:01:00Z"/>
          <w:bCs/>
          <w:lang w:val="en-IN"/>
        </w:rPr>
      </w:pPr>
      <w:ins w:id="800" w:author="Kush Khalasi" w:date="2025-06-02T17:31:00Z">
        <w:r w:rsidRPr="00517AAA">
          <w:rPr>
            <w:bCs/>
            <w:lang w:val="en-IN"/>
          </w:rPr>
          <w:t>We strive to attract and hire the most qualified candidates based on merit, skills, and alignment with our organizational values and needs. Our recruitment practices are designed to foster diversity and inclusion—key pillars of our continued success. All hiring decisions are made solely based on candidates’ qualifications and potential, in full compliance with applicable laws and internal policies promoting fairness and equity across our workforce.</w:t>
        </w:r>
      </w:ins>
    </w:p>
    <w:p w14:paraId="09282625" w14:textId="77777777" w:rsidR="00517AAA" w:rsidRPr="00517AAA" w:rsidRDefault="00517AAA" w:rsidP="00517AAA">
      <w:pPr>
        <w:spacing w:after="0"/>
        <w:jc w:val="both"/>
        <w:rPr>
          <w:ins w:id="801" w:author="Kush Khalasi" w:date="2025-06-02T17:31:00Z"/>
          <w:bCs/>
          <w:lang w:val="en-IN"/>
        </w:rPr>
      </w:pPr>
    </w:p>
    <w:p w14:paraId="7A3DD9D2" w14:textId="77777777" w:rsidR="00517AAA" w:rsidRPr="00517AAA" w:rsidRDefault="00517AAA" w:rsidP="00517AAA">
      <w:pPr>
        <w:spacing w:after="0"/>
        <w:jc w:val="both"/>
        <w:rPr>
          <w:ins w:id="802" w:author="Kush Khalasi" w:date="2025-06-02T17:31:00Z"/>
          <w:bCs/>
          <w:lang w:val="en-IN"/>
        </w:rPr>
      </w:pPr>
      <w:ins w:id="803" w:author="Kush Khalasi" w:date="2025-06-02T17:31:00Z">
        <w:r w:rsidRPr="00517AAA">
          <w:rPr>
            <w:bCs/>
            <w:lang w:val="en-IN"/>
          </w:rPr>
          <w:t xml:space="preserve">This policy ensures that every applicant is treated with dignity and respect, and that no form of bias or </w:t>
        </w:r>
        <w:proofErr w:type="spellStart"/>
        <w:r w:rsidRPr="00517AAA">
          <w:rPr>
            <w:bCs/>
            <w:lang w:val="en-IN"/>
          </w:rPr>
          <w:t>favoritism</w:t>
        </w:r>
        <w:proofErr w:type="spellEnd"/>
        <w:r w:rsidRPr="00517AAA">
          <w:rPr>
            <w:bCs/>
            <w:lang w:val="en-IN"/>
          </w:rPr>
          <w:t xml:space="preserve"> is tolerated at any stage of the hiring process.</w:t>
        </w:r>
      </w:ins>
    </w:p>
    <w:p w14:paraId="5CA71ED8" w14:textId="22459377" w:rsidR="00180D41" w:rsidRPr="00180D41" w:rsidRDefault="00180D41" w:rsidP="00180D41">
      <w:pPr>
        <w:spacing w:after="0"/>
        <w:jc w:val="both"/>
        <w:rPr>
          <w:ins w:id="804" w:author="Kush Khalasi" w:date="2025-06-02T17:26:00Z" w16du:dateUtc="2025-06-02T11:56:00Z"/>
          <w:bCs/>
          <w:rPrChange w:id="805" w:author="Kush Khalasi" w:date="2025-06-02T17:27:00Z" w16du:dateUtc="2025-06-02T11:57:00Z">
            <w:rPr>
              <w:ins w:id="806" w:author="Kush Khalasi" w:date="2025-06-02T17:26:00Z" w16du:dateUtc="2025-06-02T11:56:00Z"/>
              <w:b/>
            </w:rPr>
          </w:rPrChange>
        </w:rPr>
      </w:pPr>
    </w:p>
    <w:p w14:paraId="3340535F" w14:textId="6204ED0F" w:rsidR="00180D41" w:rsidRPr="00180D41" w:rsidRDefault="00180D41">
      <w:pPr>
        <w:pStyle w:val="ListParagraph"/>
        <w:numPr>
          <w:ilvl w:val="0"/>
          <w:numId w:val="92"/>
        </w:numPr>
        <w:spacing w:after="0"/>
        <w:jc w:val="both"/>
        <w:rPr>
          <w:ins w:id="807" w:author="Kush Khalasi" w:date="2025-06-02T17:26:00Z" w16du:dateUtc="2025-06-02T11:56:00Z"/>
          <w:bCs/>
          <w:rPrChange w:id="808" w:author="Kush Khalasi" w:date="2025-06-02T17:27:00Z" w16du:dateUtc="2025-06-02T11:57:00Z">
            <w:rPr>
              <w:ins w:id="809" w:author="Kush Khalasi" w:date="2025-06-02T17:26:00Z" w16du:dateUtc="2025-06-02T11:56:00Z"/>
              <w:b/>
            </w:rPr>
          </w:rPrChange>
        </w:rPr>
        <w:pPrChange w:id="810" w:author="Kush Khalasi" w:date="2025-06-02T17:27:00Z" w16du:dateUtc="2025-06-02T11:57:00Z">
          <w:pPr>
            <w:spacing w:after="0"/>
            <w:jc w:val="both"/>
          </w:pPr>
        </w:pPrChange>
      </w:pPr>
      <w:ins w:id="811" w:author="Kush Khalasi" w:date="2025-06-02T17:26:00Z" w16du:dateUtc="2025-06-02T11:56:00Z">
        <w:r w:rsidRPr="00180D41">
          <w:rPr>
            <w:bCs/>
            <w:rPrChange w:id="812" w:author="Kush Khalasi" w:date="2025-06-02T17:27:00Z" w16du:dateUtc="2025-06-02T11:57:00Z">
              <w:rPr>
                <w:b/>
              </w:rPr>
            </w:rPrChange>
          </w:rPr>
          <w:t>Job openings: When a job opening becomes available, the hiring manager will work with HR to create a job posting that accurately reflects the duties and requirements of the position. The job posting will include a detailed job description and a list of required qualifications and skills. Talent sourcing platforms used are Job Portals, Placement Agencies, Internal Job Posting, Employee References, Company's career page and social media platforms.</w:t>
        </w:r>
      </w:ins>
    </w:p>
    <w:p w14:paraId="45CB3FAC" w14:textId="4E290B63" w:rsidR="00180D41" w:rsidRPr="00180D41" w:rsidRDefault="00180D41">
      <w:pPr>
        <w:pStyle w:val="ListParagraph"/>
        <w:numPr>
          <w:ilvl w:val="0"/>
          <w:numId w:val="92"/>
        </w:numPr>
        <w:spacing w:after="0"/>
        <w:jc w:val="both"/>
        <w:rPr>
          <w:ins w:id="813" w:author="Kush Khalasi" w:date="2025-06-02T17:26:00Z" w16du:dateUtc="2025-06-02T11:56:00Z"/>
          <w:bCs/>
          <w:rPrChange w:id="814" w:author="Kush Khalasi" w:date="2025-06-02T17:27:00Z" w16du:dateUtc="2025-06-02T11:57:00Z">
            <w:rPr>
              <w:ins w:id="815" w:author="Kush Khalasi" w:date="2025-06-02T17:26:00Z" w16du:dateUtc="2025-06-02T11:56:00Z"/>
              <w:b/>
            </w:rPr>
          </w:rPrChange>
        </w:rPr>
        <w:pPrChange w:id="816" w:author="Kush Khalasi" w:date="2025-06-02T17:27:00Z" w16du:dateUtc="2025-06-02T11:57:00Z">
          <w:pPr>
            <w:spacing w:after="0"/>
            <w:jc w:val="both"/>
          </w:pPr>
        </w:pPrChange>
      </w:pPr>
      <w:ins w:id="817" w:author="Kush Khalasi" w:date="2025-06-02T17:26:00Z" w16du:dateUtc="2025-06-02T11:56:00Z">
        <w:r w:rsidRPr="00180D41">
          <w:rPr>
            <w:bCs/>
            <w:rPrChange w:id="818" w:author="Kush Khalasi" w:date="2025-06-02T17:27:00Z" w16du:dateUtc="2025-06-02T11:57:00Z">
              <w:rPr>
                <w:b/>
              </w:rPr>
            </w:rPrChange>
          </w:rPr>
          <w:t>Applications: Interested candidates can apply for the position by submitting a resume and cover letter through the company's online application system. It is essential that candidates accurately and thoroughly describe their qualifications and experience in their application materials. Incomplete or inaccurate applications may not be considered.</w:t>
        </w:r>
      </w:ins>
    </w:p>
    <w:p w14:paraId="2156935C" w14:textId="1A5791F5" w:rsidR="00180D41" w:rsidRPr="00180D41" w:rsidRDefault="00180D41">
      <w:pPr>
        <w:pStyle w:val="ListParagraph"/>
        <w:numPr>
          <w:ilvl w:val="0"/>
          <w:numId w:val="92"/>
        </w:numPr>
        <w:spacing w:after="0"/>
        <w:jc w:val="both"/>
        <w:rPr>
          <w:ins w:id="819" w:author="Kush Khalasi" w:date="2025-06-02T17:26:00Z" w16du:dateUtc="2025-06-02T11:56:00Z"/>
          <w:bCs/>
          <w:rPrChange w:id="820" w:author="Kush Khalasi" w:date="2025-06-02T17:27:00Z" w16du:dateUtc="2025-06-02T11:57:00Z">
            <w:rPr>
              <w:ins w:id="821" w:author="Kush Khalasi" w:date="2025-06-02T17:26:00Z" w16du:dateUtc="2025-06-02T11:56:00Z"/>
              <w:b/>
            </w:rPr>
          </w:rPrChange>
        </w:rPr>
        <w:pPrChange w:id="822" w:author="Kush Khalasi" w:date="2025-06-02T17:27:00Z" w16du:dateUtc="2025-06-02T11:57:00Z">
          <w:pPr>
            <w:spacing w:after="0"/>
            <w:jc w:val="both"/>
          </w:pPr>
        </w:pPrChange>
      </w:pPr>
      <w:ins w:id="823" w:author="Kush Khalasi" w:date="2025-06-02T17:26:00Z" w16du:dateUtc="2025-06-02T11:56:00Z">
        <w:r w:rsidRPr="00180D41">
          <w:rPr>
            <w:bCs/>
            <w:rPrChange w:id="824" w:author="Kush Khalasi" w:date="2025-06-02T17:27:00Z" w16du:dateUtc="2025-06-02T11:57:00Z">
              <w:rPr>
                <w:b/>
              </w:rPr>
            </w:rPrChange>
          </w:rPr>
          <w:t xml:space="preserve">Initial screening: HR will conduct an initial screening of all candidates to ensure that they meet the minimum </w:t>
        </w:r>
        <w:r w:rsidRPr="00180D41">
          <w:rPr>
            <w:bCs/>
            <w:rPrChange w:id="825" w:author="Kush Khalasi" w:date="2025-06-02T17:27:00Z" w16du:dateUtc="2025-06-02T11:57:00Z">
              <w:rPr>
                <w:b/>
              </w:rPr>
            </w:rPrChange>
          </w:rPr>
          <w:lastRenderedPageBreak/>
          <w:t>requirements for the position. This may include reviewing their resume and cover letter, as well as conducting phone or video interviews. During the initial screening, HR will assess the candidate's qualifications, skills, and fit for the role. Candidates who do not meet the minimum requirements or are not a good fit for the position will not be advanced to the next stage.</w:t>
        </w:r>
      </w:ins>
    </w:p>
    <w:p w14:paraId="115FFD27" w14:textId="4367B4C9" w:rsidR="00180D41" w:rsidRPr="00180D41" w:rsidRDefault="00180D41">
      <w:pPr>
        <w:pStyle w:val="ListParagraph"/>
        <w:numPr>
          <w:ilvl w:val="0"/>
          <w:numId w:val="92"/>
        </w:numPr>
        <w:spacing w:after="0"/>
        <w:jc w:val="both"/>
        <w:rPr>
          <w:ins w:id="826" w:author="Kush Khalasi" w:date="2025-06-02T17:26:00Z" w16du:dateUtc="2025-06-02T11:56:00Z"/>
          <w:bCs/>
          <w:rPrChange w:id="827" w:author="Kush Khalasi" w:date="2025-06-02T17:27:00Z" w16du:dateUtc="2025-06-02T11:57:00Z">
            <w:rPr>
              <w:ins w:id="828" w:author="Kush Khalasi" w:date="2025-06-02T17:26:00Z" w16du:dateUtc="2025-06-02T11:56:00Z"/>
              <w:b/>
            </w:rPr>
          </w:rPrChange>
        </w:rPr>
        <w:pPrChange w:id="829" w:author="Kush Khalasi" w:date="2025-06-02T17:27:00Z" w16du:dateUtc="2025-06-02T11:57:00Z">
          <w:pPr>
            <w:spacing w:after="0"/>
            <w:jc w:val="both"/>
          </w:pPr>
        </w:pPrChange>
      </w:pPr>
      <w:ins w:id="830" w:author="Kush Khalasi" w:date="2025-06-02T17:26:00Z" w16du:dateUtc="2025-06-02T11:56:00Z">
        <w:r w:rsidRPr="00180D41">
          <w:rPr>
            <w:bCs/>
            <w:rPrChange w:id="831" w:author="Kush Khalasi" w:date="2025-06-02T17:27:00Z" w16du:dateUtc="2025-06-02T11:57:00Z">
              <w:rPr>
                <w:b/>
              </w:rPr>
            </w:rPrChange>
          </w:rPr>
          <w:t>Interviews: Selected candidates shall be invited to participate in an in-person or virtual interview with the hiring manager and/or HR representative. The interview will consist of behavioral and technical questions designed to assess the candidate's fit for the role. It is important that candidates arrive on time and dress appropriately for the interview. During the interview, the candidate can ask questions about the role and the company.</w:t>
        </w:r>
      </w:ins>
    </w:p>
    <w:p w14:paraId="2A7F74A5" w14:textId="1175D6AF" w:rsidR="00180D41" w:rsidRPr="00180D41" w:rsidRDefault="00180D41">
      <w:pPr>
        <w:pStyle w:val="ListParagraph"/>
        <w:numPr>
          <w:ilvl w:val="0"/>
          <w:numId w:val="92"/>
        </w:numPr>
        <w:spacing w:after="0"/>
        <w:jc w:val="both"/>
        <w:rPr>
          <w:ins w:id="832" w:author="Kush Khalasi" w:date="2025-06-02T17:26:00Z" w16du:dateUtc="2025-06-02T11:56:00Z"/>
          <w:bCs/>
          <w:rPrChange w:id="833" w:author="Kush Khalasi" w:date="2025-06-02T17:27:00Z" w16du:dateUtc="2025-06-02T11:57:00Z">
            <w:rPr>
              <w:ins w:id="834" w:author="Kush Khalasi" w:date="2025-06-02T17:26:00Z" w16du:dateUtc="2025-06-02T11:56:00Z"/>
              <w:b/>
            </w:rPr>
          </w:rPrChange>
        </w:rPr>
        <w:pPrChange w:id="835" w:author="Kush Khalasi" w:date="2025-06-02T17:27:00Z" w16du:dateUtc="2025-06-02T11:57:00Z">
          <w:pPr>
            <w:spacing w:after="0"/>
            <w:jc w:val="both"/>
          </w:pPr>
        </w:pPrChange>
      </w:pPr>
      <w:ins w:id="836" w:author="Kush Khalasi" w:date="2025-06-02T17:26:00Z" w16du:dateUtc="2025-06-02T11:56:00Z">
        <w:r w:rsidRPr="00180D41">
          <w:rPr>
            <w:bCs/>
            <w:rPrChange w:id="837" w:author="Kush Khalasi" w:date="2025-06-02T17:27:00Z" w16du:dateUtc="2025-06-02T11:57:00Z">
              <w:rPr>
                <w:b/>
              </w:rPr>
            </w:rPrChange>
          </w:rPr>
          <w:t>Basic Document Verification: We at Riya Group are compliant with all the laws, rule and regulations governing employment. Hence as a documented process before releasing the Offer Letter the Talent Acquisition / Recruitment Team asks for below listed documents for verification:</w:t>
        </w:r>
      </w:ins>
    </w:p>
    <w:p w14:paraId="66EF72C3" w14:textId="77777777" w:rsidR="00180D41" w:rsidRPr="00180D41" w:rsidRDefault="00180D41" w:rsidP="00180D41">
      <w:pPr>
        <w:spacing w:after="0"/>
        <w:jc w:val="both"/>
        <w:rPr>
          <w:ins w:id="838" w:author="Kush Khalasi" w:date="2025-06-02T17:26:00Z" w16du:dateUtc="2025-06-02T11:56:00Z"/>
          <w:bCs/>
          <w:rPrChange w:id="839" w:author="Kush Khalasi" w:date="2025-06-02T17:27:00Z" w16du:dateUtc="2025-06-02T11:57:00Z">
            <w:rPr>
              <w:ins w:id="840" w:author="Kush Khalasi" w:date="2025-06-02T17:26:00Z" w16du:dateUtc="2025-06-02T11:56:00Z"/>
              <w:b/>
            </w:rPr>
          </w:rPrChange>
        </w:rPr>
      </w:pPr>
    </w:p>
    <w:p w14:paraId="4BE204AA" w14:textId="31E7C747" w:rsidR="00180D41" w:rsidRPr="00180D41" w:rsidRDefault="00180D41">
      <w:pPr>
        <w:spacing w:after="0"/>
        <w:ind w:left="720"/>
        <w:jc w:val="both"/>
        <w:rPr>
          <w:ins w:id="841" w:author="Kush Khalasi" w:date="2025-06-02T17:26:00Z" w16du:dateUtc="2025-06-02T11:56:00Z"/>
          <w:bCs/>
          <w:rPrChange w:id="842" w:author="Kush Khalasi" w:date="2025-06-02T17:27:00Z" w16du:dateUtc="2025-06-02T11:57:00Z">
            <w:rPr>
              <w:ins w:id="843" w:author="Kush Khalasi" w:date="2025-06-02T17:26:00Z" w16du:dateUtc="2025-06-02T11:56:00Z"/>
              <w:b/>
            </w:rPr>
          </w:rPrChange>
        </w:rPr>
        <w:pPrChange w:id="844" w:author="Kush Khalasi" w:date="2025-06-02T17:27:00Z" w16du:dateUtc="2025-06-02T11:57:00Z">
          <w:pPr>
            <w:spacing w:after="0"/>
            <w:jc w:val="both"/>
          </w:pPr>
        </w:pPrChange>
      </w:pPr>
      <w:ins w:id="845" w:author="Kush Khalasi" w:date="2025-06-02T17:27:00Z" w16du:dateUtc="2025-06-02T11:57:00Z">
        <w:r>
          <w:rPr>
            <w:bCs/>
          </w:rPr>
          <w:t xml:space="preserve">a. </w:t>
        </w:r>
      </w:ins>
      <w:ins w:id="846" w:author="Kush Khalasi" w:date="2025-06-02T17:26:00Z" w16du:dateUtc="2025-06-02T11:56:00Z">
        <w:r w:rsidRPr="00180D41">
          <w:rPr>
            <w:bCs/>
            <w:rPrChange w:id="847" w:author="Kush Khalasi" w:date="2025-06-02T17:27:00Z" w16du:dateUtc="2025-06-02T11:57:00Z">
              <w:rPr>
                <w:b/>
              </w:rPr>
            </w:rPrChange>
          </w:rPr>
          <w:t xml:space="preserve">PAN Card - To verify the name and age of the candidate. We as an organization do not entertain and encourage child </w:t>
        </w:r>
        <w:proofErr w:type="spellStart"/>
        <w:r w:rsidRPr="00180D41">
          <w:rPr>
            <w:bCs/>
            <w:rPrChange w:id="848" w:author="Kush Khalasi" w:date="2025-06-02T17:27:00Z" w16du:dateUtc="2025-06-02T11:57:00Z">
              <w:rPr>
                <w:b/>
              </w:rPr>
            </w:rPrChange>
          </w:rPr>
          <w:t>labour</w:t>
        </w:r>
        <w:proofErr w:type="spellEnd"/>
        <w:r w:rsidRPr="00180D41">
          <w:rPr>
            <w:bCs/>
            <w:rPrChange w:id="849" w:author="Kush Khalasi" w:date="2025-06-02T17:27:00Z" w16du:dateUtc="2025-06-02T11:57:00Z">
              <w:rPr>
                <w:b/>
              </w:rPr>
            </w:rPrChange>
          </w:rPr>
          <w:t>. We only employee candidate who are 18 years or above.</w:t>
        </w:r>
      </w:ins>
    </w:p>
    <w:p w14:paraId="38D9CE0B" w14:textId="77777777" w:rsidR="00180D41" w:rsidRPr="00180D41" w:rsidRDefault="00180D41">
      <w:pPr>
        <w:spacing w:after="0"/>
        <w:ind w:left="720"/>
        <w:jc w:val="both"/>
        <w:rPr>
          <w:ins w:id="850" w:author="Kush Khalasi" w:date="2025-06-02T17:26:00Z" w16du:dateUtc="2025-06-02T11:56:00Z"/>
          <w:bCs/>
          <w:rPrChange w:id="851" w:author="Kush Khalasi" w:date="2025-06-02T17:27:00Z" w16du:dateUtc="2025-06-02T11:57:00Z">
            <w:rPr>
              <w:ins w:id="852" w:author="Kush Khalasi" w:date="2025-06-02T17:26:00Z" w16du:dateUtc="2025-06-02T11:56:00Z"/>
              <w:b/>
            </w:rPr>
          </w:rPrChange>
        </w:rPr>
        <w:pPrChange w:id="853" w:author="Kush Khalasi" w:date="2025-06-02T17:27:00Z" w16du:dateUtc="2025-06-02T11:57:00Z">
          <w:pPr>
            <w:spacing w:after="0"/>
            <w:jc w:val="both"/>
          </w:pPr>
        </w:pPrChange>
      </w:pPr>
      <w:ins w:id="854" w:author="Kush Khalasi" w:date="2025-06-02T17:26:00Z" w16du:dateUtc="2025-06-02T11:56:00Z">
        <w:r w:rsidRPr="00180D41">
          <w:rPr>
            <w:bCs/>
            <w:rPrChange w:id="855" w:author="Kush Khalasi" w:date="2025-06-02T17:27:00Z" w16du:dateUtc="2025-06-02T11:57:00Z">
              <w:rPr>
                <w:b/>
              </w:rPr>
            </w:rPrChange>
          </w:rPr>
          <w:t>b. Aadhar Card - To verify the name and address to be used for releasing the offer letter. As this document is a mandate for Universal Account Number / Provident Fund registration.</w:t>
        </w:r>
      </w:ins>
    </w:p>
    <w:p w14:paraId="16C23F22" w14:textId="77777777" w:rsidR="00180D41" w:rsidRPr="00180D41" w:rsidRDefault="00180D41">
      <w:pPr>
        <w:spacing w:after="0"/>
        <w:ind w:left="720"/>
        <w:jc w:val="both"/>
        <w:rPr>
          <w:ins w:id="856" w:author="Kush Khalasi" w:date="2025-06-02T17:26:00Z" w16du:dateUtc="2025-06-02T11:56:00Z"/>
          <w:bCs/>
          <w:rPrChange w:id="857" w:author="Kush Khalasi" w:date="2025-06-02T17:27:00Z" w16du:dateUtc="2025-06-02T11:57:00Z">
            <w:rPr>
              <w:ins w:id="858" w:author="Kush Khalasi" w:date="2025-06-02T17:26:00Z" w16du:dateUtc="2025-06-02T11:56:00Z"/>
              <w:b/>
            </w:rPr>
          </w:rPrChange>
        </w:rPr>
        <w:pPrChange w:id="859" w:author="Kush Khalasi" w:date="2025-06-02T17:27:00Z" w16du:dateUtc="2025-06-02T11:57:00Z">
          <w:pPr>
            <w:spacing w:after="0"/>
            <w:jc w:val="both"/>
          </w:pPr>
        </w:pPrChange>
      </w:pPr>
      <w:ins w:id="860" w:author="Kush Khalasi" w:date="2025-06-02T17:26:00Z" w16du:dateUtc="2025-06-02T11:56:00Z">
        <w:r w:rsidRPr="00180D41">
          <w:rPr>
            <w:bCs/>
            <w:rPrChange w:id="861" w:author="Kush Khalasi" w:date="2025-06-02T17:27:00Z" w16du:dateUtc="2025-06-02T11:57:00Z">
              <w:rPr>
                <w:b/>
              </w:rPr>
            </w:rPrChange>
          </w:rPr>
          <w:t>c. Salary Slips - The understand the salary break-up of the employee in his current organization.</w:t>
        </w:r>
      </w:ins>
    </w:p>
    <w:p w14:paraId="34FCCB9A" w14:textId="77777777" w:rsidR="00180D41" w:rsidRDefault="00180D41" w:rsidP="00180D41">
      <w:pPr>
        <w:spacing w:after="0"/>
        <w:ind w:left="720"/>
        <w:jc w:val="both"/>
        <w:rPr>
          <w:ins w:id="862" w:author="Kush Khalasi" w:date="2025-06-02T17:28:00Z" w16du:dateUtc="2025-06-02T11:58:00Z"/>
          <w:bCs/>
        </w:rPr>
      </w:pPr>
      <w:ins w:id="863" w:author="Kush Khalasi" w:date="2025-06-02T17:26:00Z" w16du:dateUtc="2025-06-02T11:56:00Z">
        <w:r w:rsidRPr="00180D41">
          <w:rPr>
            <w:bCs/>
            <w:rPrChange w:id="864" w:author="Kush Khalasi" w:date="2025-06-02T17:27:00Z" w16du:dateUtc="2025-06-02T11:57:00Z">
              <w:rPr>
                <w:b/>
              </w:rPr>
            </w:rPrChange>
          </w:rPr>
          <w:t xml:space="preserve">d. Bank Statement - To corroborate the salary listed in the </w:t>
        </w:r>
        <w:proofErr w:type="spellStart"/>
        <w:r w:rsidRPr="00180D41">
          <w:rPr>
            <w:bCs/>
            <w:rPrChange w:id="865" w:author="Kush Khalasi" w:date="2025-06-02T17:27:00Z" w16du:dateUtc="2025-06-02T11:57:00Z">
              <w:rPr>
                <w:b/>
              </w:rPr>
            </w:rPrChange>
          </w:rPr>
          <w:t>salry</w:t>
        </w:r>
        <w:proofErr w:type="spellEnd"/>
        <w:r w:rsidRPr="00180D41">
          <w:rPr>
            <w:bCs/>
            <w:rPrChange w:id="866" w:author="Kush Khalasi" w:date="2025-06-02T17:27:00Z" w16du:dateUtc="2025-06-02T11:57:00Z">
              <w:rPr>
                <w:b/>
              </w:rPr>
            </w:rPrChange>
          </w:rPr>
          <w:t xml:space="preserve"> slips being deposited in the bank account.</w:t>
        </w:r>
      </w:ins>
    </w:p>
    <w:p w14:paraId="20104C4B" w14:textId="77777777" w:rsidR="00180D41" w:rsidRPr="00180D41" w:rsidRDefault="00180D41">
      <w:pPr>
        <w:spacing w:after="0"/>
        <w:ind w:left="720"/>
        <w:jc w:val="both"/>
        <w:rPr>
          <w:ins w:id="867" w:author="Kush Khalasi" w:date="2025-06-02T17:26:00Z" w16du:dateUtc="2025-06-02T11:56:00Z"/>
          <w:bCs/>
          <w:rPrChange w:id="868" w:author="Kush Khalasi" w:date="2025-06-02T17:27:00Z" w16du:dateUtc="2025-06-02T11:57:00Z">
            <w:rPr>
              <w:ins w:id="869" w:author="Kush Khalasi" w:date="2025-06-02T17:26:00Z" w16du:dateUtc="2025-06-02T11:56:00Z"/>
              <w:b/>
            </w:rPr>
          </w:rPrChange>
        </w:rPr>
        <w:pPrChange w:id="870" w:author="Kush Khalasi" w:date="2025-06-02T17:27:00Z" w16du:dateUtc="2025-06-02T11:57:00Z">
          <w:pPr>
            <w:spacing w:after="0"/>
            <w:jc w:val="both"/>
          </w:pPr>
        </w:pPrChange>
      </w:pPr>
    </w:p>
    <w:p w14:paraId="611B9B06" w14:textId="77777777" w:rsidR="00180D41" w:rsidRPr="00180D41" w:rsidRDefault="00180D41" w:rsidP="00180D41">
      <w:pPr>
        <w:spacing w:after="0"/>
        <w:jc w:val="both"/>
        <w:rPr>
          <w:ins w:id="871" w:author="Kush Khalasi" w:date="2025-06-02T17:26:00Z" w16du:dateUtc="2025-06-02T11:56:00Z"/>
          <w:bCs/>
          <w:rPrChange w:id="872" w:author="Kush Khalasi" w:date="2025-06-02T17:27:00Z" w16du:dateUtc="2025-06-02T11:57:00Z">
            <w:rPr>
              <w:ins w:id="873" w:author="Kush Khalasi" w:date="2025-06-02T17:26:00Z" w16du:dateUtc="2025-06-02T11:56:00Z"/>
              <w:b/>
            </w:rPr>
          </w:rPrChange>
        </w:rPr>
      </w:pPr>
      <w:ins w:id="874" w:author="Kush Khalasi" w:date="2025-06-02T17:26:00Z" w16du:dateUtc="2025-06-02T11:56:00Z">
        <w:r w:rsidRPr="00180D41">
          <w:rPr>
            <w:bCs/>
            <w:rPrChange w:id="875" w:author="Kush Khalasi" w:date="2025-06-02T17:27:00Z" w16du:dateUtc="2025-06-02T11:57:00Z">
              <w:rPr>
                <w:b/>
              </w:rPr>
            </w:rPrChange>
          </w:rPr>
          <w:t>Note:</w:t>
        </w:r>
      </w:ins>
    </w:p>
    <w:p w14:paraId="7B172B57" w14:textId="77777777" w:rsidR="00180D41" w:rsidRPr="00180D41" w:rsidRDefault="00180D41" w:rsidP="00180D41">
      <w:pPr>
        <w:spacing w:after="0"/>
        <w:jc w:val="both"/>
        <w:rPr>
          <w:ins w:id="876" w:author="Kush Khalasi" w:date="2025-06-02T17:26:00Z" w16du:dateUtc="2025-06-02T11:56:00Z"/>
          <w:bCs/>
          <w:rPrChange w:id="877" w:author="Kush Khalasi" w:date="2025-06-02T17:27:00Z" w16du:dateUtc="2025-06-02T11:57:00Z">
            <w:rPr>
              <w:ins w:id="878" w:author="Kush Khalasi" w:date="2025-06-02T17:26:00Z" w16du:dateUtc="2025-06-02T11:56:00Z"/>
              <w:b/>
            </w:rPr>
          </w:rPrChange>
        </w:rPr>
      </w:pPr>
      <w:ins w:id="879" w:author="Kush Khalasi" w:date="2025-06-02T17:26:00Z" w16du:dateUtc="2025-06-02T11:56:00Z">
        <w:r w:rsidRPr="00180D41">
          <w:rPr>
            <w:bCs/>
            <w:rPrChange w:id="880" w:author="Kush Khalasi" w:date="2025-06-02T17:27:00Z" w16du:dateUtc="2025-06-02T11:57:00Z">
              <w:rPr>
                <w:b/>
              </w:rPr>
            </w:rPrChange>
          </w:rPr>
          <w:t>1. In case of fresher's being hired, we only ask for their PAN / Aadhar card.</w:t>
        </w:r>
      </w:ins>
    </w:p>
    <w:p w14:paraId="42E6939A" w14:textId="77777777" w:rsidR="00180D41" w:rsidRDefault="00180D41" w:rsidP="00180D41">
      <w:pPr>
        <w:spacing w:after="0"/>
        <w:jc w:val="both"/>
        <w:rPr>
          <w:ins w:id="881" w:author="Kush Khalasi" w:date="2025-06-02T17:28:00Z" w16du:dateUtc="2025-06-02T11:58:00Z"/>
          <w:bCs/>
        </w:rPr>
      </w:pPr>
      <w:ins w:id="882" w:author="Kush Khalasi" w:date="2025-06-02T17:26:00Z" w16du:dateUtc="2025-06-02T11:56:00Z">
        <w:r w:rsidRPr="00180D41">
          <w:rPr>
            <w:bCs/>
            <w:rPrChange w:id="883" w:author="Kush Khalasi" w:date="2025-06-02T17:27:00Z" w16du:dateUtc="2025-06-02T11:57:00Z">
              <w:rPr>
                <w:b/>
              </w:rPr>
            </w:rPrChange>
          </w:rPr>
          <w:t>2. In any case, where there is no PAN Card or Aadhar card, we ask the candidate to apply and submit the application registration number for reference. Post receipt of these documents, the offer is released.</w:t>
        </w:r>
      </w:ins>
    </w:p>
    <w:p w14:paraId="1C05488F" w14:textId="77777777" w:rsidR="00517AAA" w:rsidRPr="00180D41" w:rsidRDefault="00517AAA" w:rsidP="00180D41">
      <w:pPr>
        <w:spacing w:after="0"/>
        <w:jc w:val="both"/>
        <w:rPr>
          <w:ins w:id="884" w:author="Kush Khalasi" w:date="2025-06-02T17:26:00Z" w16du:dateUtc="2025-06-02T11:56:00Z"/>
          <w:bCs/>
          <w:rPrChange w:id="885" w:author="Kush Khalasi" w:date="2025-06-02T17:27:00Z" w16du:dateUtc="2025-06-02T11:57:00Z">
            <w:rPr>
              <w:ins w:id="886" w:author="Kush Khalasi" w:date="2025-06-02T17:26:00Z" w16du:dateUtc="2025-06-02T11:56:00Z"/>
              <w:b/>
            </w:rPr>
          </w:rPrChange>
        </w:rPr>
      </w:pPr>
    </w:p>
    <w:p w14:paraId="22B96379" w14:textId="77777777" w:rsidR="00180D41" w:rsidRPr="00180D41" w:rsidRDefault="00180D41">
      <w:pPr>
        <w:pStyle w:val="ListParagraph"/>
        <w:numPr>
          <w:ilvl w:val="0"/>
          <w:numId w:val="92"/>
        </w:numPr>
        <w:spacing w:after="0"/>
        <w:jc w:val="both"/>
        <w:rPr>
          <w:ins w:id="887" w:author="Kush Khalasi" w:date="2025-06-02T17:26:00Z" w16du:dateUtc="2025-06-02T11:56:00Z"/>
          <w:bCs/>
          <w:rPrChange w:id="888" w:author="Kush Khalasi" w:date="2025-06-02T17:27:00Z" w16du:dateUtc="2025-06-02T11:57:00Z">
            <w:rPr>
              <w:ins w:id="889" w:author="Kush Khalasi" w:date="2025-06-02T17:26:00Z" w16du:dateUtc="2025-06-02T11:56:00Z"/>
              <w:b/>
            </w:rPr>
          </w:rPrChange>
        </w:rPr>
        <w:pPrChange w:id="890" w:author="Kush Khalasi" w:date="2025-06-02T17:28:00Z" w16du:dateUtc="2025-06-02T11:58:00Z">
          <w:pPr>
            <w:spacing w:after="0"/>
            <w:jc w:val="both"/>
          </w:pPr>
        </w:pPrChange>
      </w:pPr>
      <w:ins w:id="891" w:author="Kush Khalasi" w:date="2025-06-02T17:26:00Z" w16du:dateUtc="2025-06-02T11:56:00Z">
        <w:r w:rsidRPr="00180D41">
          <w:rPr>
            <w:bCs/>
            <w:rPrChange w:id="892" w:author="Kush Khalasi" w:date="2025-06-02T17:27:00Z" w16du:dateUtc="2025-06-02T11:57:00Z">
              <w:rPr>
                <w:b/>
              </w:rPr>
            </w:rPrChange>
          </w:rPr>
          <w:t>Job offer: If the candidate is determined to be the best fit for the position, HR will make a job offer in writing. The job offer will include details such as the job title, salary, benefits, and start date. The candidate will have a specified period to accept or decline the offer. If the candidate accepts the offer, they will be required to sign an employment agreement outlining the terms of their employment.</w:t>
        </w:r>
      </w:ins>
    </w:p>
    <w:p w14:paraId="3D29DB58" w14:textId="77777777" w:rsidR="00180D41" w:rsidRPr="00180D41" w:rsidRDefault="00180D41">
      <w:pPr>
        <w:pStyle w:val="ListParagraph"/>
        <w:numPr>
          <w:ilvl w:val="0"/>
          <w:numId w:val="92"/>
        </w:numPr>
        <w:spacing w:after="0"/>
        <w:jc w:val="both"/>
        <w:rPr>
          <w:ins w:id="893" w:author="Kush Khalasi" w:date="2025-06-02T17:26:00Z" w16du:dateUtc="2025-06-02T11:56:00Z"/>
          <w:bCs/>
          <w:rPrChange w:id="894" w:author="Kush Khalasi" w:date="2025-06-02T17:27:00Z" w16du:dateUtc="2025-06-02T11:57:00Z">
            <w:rPr>
              <w:ins w:id="895" w:author="Kush Khalasi" w:date="2025-06-02T17:26:00Z" w16du:dateUtc="2025-06-02T11:56:00Z"/>
              <w:b/>
            </w:rPr>
          </w:rPrChange>
        </w:rPr>
        <w:pPrChange w:id="896" w:author="Kush Khalasi" w:date="2025-06-02T17:28:00Z" w16du:dateUtc="2025-06-02T11:58:00Z">
          <w:pPr>
            <w:spacing w:after="0"/>
            <w:jc w:val="both"/>
          </w:pPr>
        </w:pPrChange>
      </w:pPr>
      <w:ins w:id="897" w:author="Kush Khalasi" w:date="2025-06-02T17:26:00Z" w16du:dateUtc="2025-06-02T11:56:00Z">
        <w:r w:rsidRPr="00180D41">
          <w:rPr>
            <w:bCs/>
            <w:rPrChange w:id="898" w:author="Kush Khalasi" w:date="2025-06-02T17:27:00Z" w16du:dateUtc="2025-06-02T11:57:00Z">
              <w:rPr>
                <w:b/>
              </w:rPr>
            </w:rPrChange>
          </w:rPr>
          <w:t>Onboarding: Once the candidate has accepted the job offer and passed the background check, HR will begin the onboarding process. This will include providing information about the company's policies and procedures, as well as setting up the new hire with the necessary tools and resources to succeed in their role. This may include training, onboarding materials, and access to company systems and resources.</w:t>
        </w:r>
      </w:ins>
    </w:p>
    <w:p w14:paraId="09D09644" w14:textId="3C5A97C9" w:rsidR="00180D41" w:rsidRPr="00180D41" w:rsidRDefault="00180D41">
      <w:pPr>
        <w:pStyle w:val="ListParagraph"/>
        <w:numPr>
          <w:ilvl w:val="0"/>
          <w:numId w:val="92"/>
        </w:numPr>
        <w:spacing w:after="0"/>
        <w:jc w:val="both"/>
        <w:rPr>
          <w:ins w:id="899" w:author="Kush Khalasi" w:date="2025-06-02T17:26:00Z" w16du:dateUtc="2025-06-02T11:56:00Z"/>
          <w:bCs/>
          <w:rPrChange w:id="900" w:author="Kush Khalasi" w:date="2025-06-02T17:27:00Z" w16du:dateUtc="2025-06-02T11:57:00Z">
            <w:rPr>
              <w:ins w:id="901" w:author="Kush Khalasi" w:date="2025-06-02T17:26:00Z" w16du:dateUtc="2025-06-02T11:56:00Z"/>
              <w:b/>
            </w:rPr>
          </w:rPrChange>
        </w:rPr>
        <w:pPrChange w:id="902" w:author="Kush Khalasi" w:date="2025-06-02T17:28:00Z" w16du:dateUtc="2025-06-02T11:58:00Z">
          <w:pPr>
            <w:spacing w:after="0"/>
            <w:jc w:val="both"/>
          </w:pPr>
        </w:pPrChange>
      </w:pPr>
      <w:ins w:id="903" w:author="Kush Khalasi" w:date="2025-06-02T17:26:00Z" w16du:dateUtc="2025-06-02T11:56:00Z">
        <w:r w:rsidRPr="00180D41">
          <w:rPr>
            <w:bCs/>
            <w:rPrChange w:id="904" w:author="Kush Khalasi" w:date="2025-06-02T17:27:00Z" w16du:dateUtc="2025-06-02T11:57:00Z">
              <w:rPr>
                <w:b/>
              </w:rPr>
            </w:rPrChange>
          </w:rPr>
          <w:t>Reference checks: Before making a job offer, HR will conduct reference checks with the candidate's previous employers or professional references. This is an essential step in the hiring process, as it allows us to verify the candidate's employment history and gain insight into their work habits and performance.</w:t>
        </w:r>
      </w:ins>
    </w:p>
    <w:p w14:paraId="676F72C7" w14:textId="1E0E41F6" w:rsidR="00180D41" w:rsidRPr="00180D41" w:rsidRDefault="00180D41">
      <w:pPr>
        <w:pStyle w:val="ListParagraph"/>
        <w:numPr>
          <w:ilvl w:val="0"/>
          <w:numId w:val="92"/>
        </w:numPr>
        <w:spacing w:after="0"/>
        <w:jc w:val="both"/>
        <w:rPr>
          <w:ins w:id="905" w:author="Kush Khalasi" w:date="2025-06-02T17:27:00Z" w16du:dateUtc="2025-06-02T11:57:00Z"/>
          <w:bCs/>
          <w:rPrChange w:id="906" w:author="Kush Khalasi" w:date="2025-06-02T17:27:00Z" w16du:dateUtc="2025-06-02T11:57:00Z">
            <w:rPr>
              <w:ins w:id="907" w:author="Kush Khalasi" w:date="2025-06-02T17:27:00Z" w16du:dateUtc="2025-06-02T11:57:00Z"/>
              <w:b/>
            </w:rPr>
          </w:rPrChange>
        </w:rPr>
        <w:pPrChange w:id="908" w:author="Kush Khalasi" w:date="2025-06-02T17:28:00Z" w16du:dateUtc="2025-06-02T11:58:00Z">
          <w:pPr>
            <w:spacing w:after="0"/>
            <w:jc w:val="both"/>
          </w:pPr>
        </w:pPrChange>
      </w:pPr>
      <w:ins w:id="909" w:author="Kush Khalasi" w:date="2025-06-02T17:26:00Z" w16du:dateUtc="2025-06-02T11:56:00Z">
        <w:r w:rsidRPr="00180D41">
          <w:rPr>
            <w:bCs/>
            <w:rPrChange w:id="910" w:author="Kush Khalasi" w:date="2025-06-02T17:27:00Z" w16du:dateUtc="2025-06-02T11:57:00Z">
              <w:rPr>
                <w:b/>
              </w:rPr>
            </w:rPrChange>
          </w:rPr>
          <w:t>Background checks: Before the candidate starts their new job, HR will conduct a background check to verify their education, employment history, and any other relevant information. This</w:t>
        </w:r>
      </w:ins>
      <w:ins w:id="911" w:author="Kush Khalasi" w:date="2025-06-02T17:27:00Z" w16du:dateUtc="2025-06-02T11:57:00Z">
        <w:r w:rsidRPr="00180D41">
          <w:rPr>
            <w:bCs/>
            <w:rPrChange w:id="912" w:author="Kush Khalasi" w:date="2025-06-02T17:27:00Z" w16du:dateUtc="2025-06-02T11:57:00Z">
              <w:rPr>
                <w:b/>
              </w:rPr>
            </w:rPrChange>
          </w:rPr>
          <w:t xml:space="preserve"> may include a criminal background check and verification of the candidate's education and employment history.</w:t>
        </w:r>
      </w:ins>
    </w:p>
    <w:p w14:paraId="14A97FC1" w14:textId="1C4B2B18" w:rsidR="00180D41" w:rsidRPr="00180D41" w:rsidRDefault="00517AAA">
      <w:pPr>
        <w:pStyle w:val="ListParagraph"/>
        <w:numPr>
          <w:ilvl w:val="0"/>
          <w:numId w:val="92"/>
        </w:numPr>
        <w:spacing w:after="0"/>
        <w:jc w:val="both"/>
        <w:rPr>
          <w:bCs/>
          <w:rPrChange w:id="913" w:author="Kush Khalasi" w:date="2025-06-02T17:27:00Z" w16du:dateUtc="2025-06-02T11:57:00Z">
            <w:rPr>
              <w:b/>
            </w:rPr>
          </w:rPrChange>
        </w:rPr>
        <w:pPrChange w:id="914" w:author="Kush Khalasi" w:date="2025-06-02T17:28:00Z" w16du:dateUtc="2025-06-02T11:58:00Z">
          <w:pPr>
            <w:spacing w:after="0"/>
            <w:jc w:val="both"/>
          </w:pPr>
        </w:pPrChange>
      </w:pPr>
      <w:ins w:id="915" w:author="Kush Khalasi" w:date="2025-06-02T17:29:00Z" w16du:dateUtc="2025-06-02T11:59:00Z">
        <w:r>
          <w:rPr>
            <w:bCs/>
          </w:rPr>
          <w:t>E</w:t>
        </w:r>
      </w:ins>
      <w:ins w:id="916" w:author="Kush Khalasi" w:date="2025-06-02T17:27:00Z" w16du:dateUtc="2025-06-02T11:57:00Z">
        <w:r w:rsidR="00180D41" w:rsidRPr="00180D41">
          <w:rPr>
            <w:bCs/>
            <w:rPrChange w:id="917" w:author="Kush Khalasi" w:date="2025-06-02T17:27:00Z" w16du:dateUtc="2025-06-02T11:57:00Z">
              <w:rPr>
                <w:b/>
              </w:rPr>
            </w:rPrChange>
          </w:rPr>
          <w:t xml:space="preserve">qual opportunity: Riya Group is, first and foremost, an equal opportunity employer and will never </w:t>
        </w:r>
        <w:proofErr w:type="spellStart"/>
        <w:r w:rsidR="00180D41" w:rsidRPr="00180D41">
          <w:rPr>
            <w:bCs/>
            <w:rPrChange w:id="918" w:author="Kush Khalasi" w:date="2025-06-02T17:27:00Z" w16du:dateUtc="2025-06-02T11:57:00Z">
              <w:rPr>
                <w:b/>
              </w:rPr>
            </w:rPrChange>
          </w:rPr>
          <w:t>scriminate</w:t>
        </w:r>
        <w:proofErr w:type="spellEnd"/>
        <w:r w:rsidR="00180D41" w:rsidRPr="00180D41">
          <w:rPr>
            <w:bCs/>
            <w:rPrChange w:id="919" w:author="Kush Khalasi" w:date="2025-06-02T17:27:00Z" w16du:dateUtc="2025-06-02T11:57:00Z">
              <w:rPr>
                <w:b/>
              </w:rPr>
            </w:rPrChange>
          </w:rPr>
          <w:t xml:space="preserve"> based on race, religion, color, national origin, gender, sexual orientation, age, marital </w:t>
        </w:r>
        <w:proofErr w:type="spellStart"/>
        <w:r w:rsidR="00180D41" w:rsidRPr="00180D41">
          <w:rPr>
            <w:bCs/>
            <w:rPrChange w:id="920" w:author="Kush Khalasi" w:date="2025-06-02T17:27:00Z" w16du:dateUtc="2025-06-02T11:57:00Z">
              <w:rPr>
                <w:b/>
              </w:rPr>
            </w:rPrChange>
          </w:rPr>
          <w:t>atus</w:t>
        </w:r>
        <w:proofErr w:type="spellEnd"/>
        <w:r w:rsidR="00180D41" w:rsidRPr="00180D41">
          <w:rPr>
            <w:bCs/>
            <w:rPrChange w:id="921" w:author="Kush Khalasi" w:date="2025-06-02T17:27:00Z" w16du:dateUtc="2025-06-02T11:57:00Z">
              <w:rPr>
                <w:b/>
              </w:rPr>
            </w:rPrChange>
          </w:rPr>
          <w:t xml:space="preserve">, veteran status, or disability status. All candidates will be considered for employment based on </w:t>
        </w:r>
        <w:proofErr w:type="spellStart"/>
        <w:r w:rsidR="00180D41" w:rsidRPr="00180D41">
          <w:rPr>
            <w:bCs/>
            <w:rPrChange w:id="922" w:author="Kush Khalasi" w:date="2025-06-02T17:27:00Z" w16du:dateUtc="2025-06-02T11:57:00Z">
              <w:rPr>
                <w:b/>
              </w:rPr>
            </w:rPrChange>
          </w:rPr>
          <w:t>eir</w:t>
        </w:r>
        <w:proofErr w:type="spellEnd"/>
        <w:r w:rsidR="00180D41" w:rsidRPr="00180D41">
          <w:rPr>
            <w:bCs/>
            <w:rPrChange w:id="923" w:author="Kush Khalasi" w:date="2025-06-02T17:27:00Z" w16du:dateUtc="2025-06-02T11:57:00Z">
              <w:rPr>
                <w:b/>
              </w:rPr>
            </w:rPrChange>
          </w:rPr>
          <w:t xml:space="preserve"> qualifications and experience. We are fully committed to creating a diverse and inclusive workplace r all our employees.</w:t>
        </w:r>
      </w:ins>
    </w:p>
    <w:p w14:paraId="23813D08" w14:textId="77777777" w:rsidR="00837265" w:rsidRDefault="00000000">
      <w:pPr>
        <w:spacing w:after="0"/>
        <w:jc w:val="both"/>
      </w:pPr>
      <w:r>
        <w:rPr>
          <w:b/>
        </w:rPr>
        <w:t>2.1 Job Acceptance:</w:t>
      </w:r>
    </w:p>
    <w:p w14:paraId="300F1E5E" w14:textId="77777777" w:rsidR="00837265" w:rsidRDefault="00000000">
      <w:pPr>
        <w:spacing w:after="393"/>
        <w:jc w:val="both"/>
      </w:pPr>
      <w:r>
        <w:t xml:space="preserve">Upon being offered employment with Riya Group, every new-hire will be asked to sign and return a copy of the Offer Letter and Appointment Letter indicating his / her acceptance of employment with Riya Group Company. </w:t>
      </w:r>
    </w:p>
    <w:p w14:paraId="4F0CDA68" w14:textId="77777777" w:rsidR="00837265" w:rsidRDefault="00000000">
      <w:pPr>
        <w:spacing w:after="0"/>
        <w:jc w:val="both"/>
      </w:pPr>
      <w:r>
        <w:rPr>
          <w:b/>
        </w:rPr>
        <w:lastRenderedPageBreak/>
        <w:t>2.2 Getting Started:</w:t>
      </w:r>
    </w:p>
    <w:p w14:paraId="3B23B4F4" w14:textId="77777777" w:rsidR="00837265" w:rsidRDefault="00000000">
      <w:pPr>
        <w:spacing w:after="0"/>
        <w:jc w:val="both"/>
      </w:pPr>
      <w:r>
        <w:t xml:space="preserve">Immediately after joining the </w:t>
      </w:r>
      <w:proofErr w:type="gramStart"/>
      <w:r>
        <w:t>Company</w:t>
      </w:r>
      <w:proofErr w:type="gramEnd"/>
      <w:r>
        <w:t xml:space="preserve"> you will receive a set of forms that needs to be completed and submitted to HR department, forms such as:</w:t>
      </w:r>
    </w:p>
    <w:p w14:paraId="63E1C111" w14:textId="77777777" w:rsidR="00837265" w:rsidRDefault="00837265">
      <w:pPr>
        <w:spacing w:after="0"/>
        <w:jc w:val="both"/>
      </w:pPr>
    </w:p>
    <w:p w14:paraId="66B88D81" w14:textId="77777777" w:rsidR="00837265" w:rsidRDefault="00000000">
      <w:pPr>
        <w:numPr>
          <w:ilvl w:val="0"/>
          <w:numId w:val="28"/>
        </w:numPr>
        <w:spacing w:after="0"/>
        <w:jc w:val="both"/>
      </w:pPr>
      <w:r>
        <w:t xml:space="preserve">Riya Application Form </w:t>
      </w:r>
    </w:p>
    <w:p w14:paraId="51197005" w14:textId="77777777" w:rsidR="00837265" w:rsidRDefault="00000000">
      <w:pPr>
        <w:numPr>
          <w:ilvl w:val="0"/>
          <w:numId w:val="28"/>
        </w:numPr>
        <w:spacing w:after="0"/>
        <w:jc w:val="both"/>
      </w:pPr>
      <w:r>
        <w:t>Statutory deductions Forms such as Provident Fund (P.F.), Employee State Insurance Corporation (E.S.I.C.), Gratuity Nomination and UAN Form.</w:t>
      </w:r>
    </w:p>
    <w:p w14:paraId="57EB47B5" w14:textId="77777777" w:rsidR="00837265" w:rsidRDefault="00000000">
      <w:pPr>
        <w:numPr>
          <w:ilvl w:val="0"/>
          <w:numId w:val="28"/>
        </w:numPr>
        <w:spacing w:after="0"/>
        <w:jc w:val="both"/>
      </w:pPr>
      <w:r>
        <w:t>Bank Account opening form.</w:t>
      </w:r>
    </w:p>
    <w:p w14:paraId="782AC710" w14:textId="77777777" w:rsidR="00837265" w:rsidRDefault="00000000">
      <w:pPr>
        <w:numPr>
          <w:ilvl w:val="0"/>
          <w:numId w:val="25"/>
        </w:numPr>
        <w:spacing w:after="0"/>
        <w:jc w:val="both"/>
      </w:pPr>
      <w:r>
        <w:t xml:space="preserve">It is mandatory for all new </w:t>
      </w:r>
      <w:proofErr w:type="spellStart"/>
      <w:r>
        <w:t>joinees</w:t>
      </w:r>
      <w:proofErr w:type="spellEnd"/>
      <w:r>
        <w:t xml:space="preserve"> to open an Account in Federal bank. </w:t>
      </w:r>
    </w:p>
    <w:p w14:paraId="1C23A8A0" w14:textId="77777777" w:rsidR="00837265" w:rsidRDefault="00000000">
      <w:pPr>
        <w:numPr>
          <w:ilvl w:val="0"/>
          <w:numId w:val="25"/>
        </w:numPr>
        <w:spacing w:after="0"/>
        <w:jc w:val="both"/>
      </w:pPr>
      <w:r>
        <w:t xml:space="preserve">Every new account will be opened with the shortest possible time provided all the required documents are in place. </w:t>
      </w:r>
    </w:p>
    <w:p w14:paraId="1F08C6B0" w14:textId="77777777" w:rsidR="00837265" w:rsidRDefault="00000000">
      <w:pPr>
        <w:numPr>
          <w:ilvl w:val="0"/>
          <w:numId w:val="25"/>
        </w:numPr>
        <w:spacing w:after="0"/>
        <w:jc w:val="both"/>
      </w:pPr>
      <w:r>
        <w:t xml:space="preserve">It has been decided by the management that </w:t>
      </w:r>
      <w:r>
        <w:rPr>
          <w:b/>
        </w:rPr>
        <w:t xml:space="preserve">NO </w:t>
      </w:r>
      <w:r>
        <w:t xml:space="preserve">new staff will get his </w:t>
      </w:r>
      <w:r>
        <w:rPr>
          <w:b/>
        </w:rPr>
        <w:t>salary by cheque</w:t>
      </w:r>
      <w:r>
        <w:t xml:space="preserve">. He/she needs to wait till the time the Account is opened. </w:t>
      </w:r>
    </w:p>
    <w:p w14:paraId="2EBB0922" w14:textId="77777777" w:rsidR="00837265" w:rsidRDefault="00000000">
      <w:pPr>
        <w:numPr>
          <w:ilvl w:val="0"/>
          <w:numId w:val="28"/>
        </w:numPr>
        <w:spacing w:after="0"/>
        <w:jc w:val="both"/>
      </w:pPr>
      <w:r>
        <w:t xml:space="preserve">You would have to mail the soft copy of your documents which includes a Pan card, Aadhar card, </w:t>
      </w:r>
      <w:proofErr w:type="gramStart"/>
      <w:r>
        <w:t>Educational</w:t>
      </w:r>
      <w:proofErr w:type="gramEnd"/>
      <w:r>
        <w:t xml:space="preserve"> certificate.</w:t>
      </w:r>
    </w:p>
    <w:p w14:paraId="585A23DC" w14:textId="77777777" w:rsidR="00837265" w:rsidRDefault="00000000">
      <w:pPr>
        <w:numPr>
          <w:ilvl w:val="0"/>
          <w:numId w:val="28"/>
        </w:numPr>
        <w:spacing w:after="0"/>
        <w:jc w:val="both"/>
      </w:pPr>
      <w:r>
        <w:t>If you have been working earlier, you need to also mail us a copy of your last three-month Salary Slip or Bank Statement, Experience letter on</w:t>
      </w:r>
      <w:r>
        <w:rPr>
          <w:b/>
        </w:rPr>
        <w:t xml:space="preserve"> hr@riya.travel </w:t>
      </w:r>
      <w:r>
        <w:t>before the prescribed date.</w:t>
      </w:r>
    </w:p>
    <w:p w14:paraId="151E85D7" w14:textId="77777777" w:rsidR="00837265" w:rsidRDefault="00000000">
      <w:pPr>
        <w:numPr>
          <w:ilvl w:val="0"/>
          <w:numId w:val="28"/>
        </w:numPr>
        <w:spacing w:after="0"/>
        <w:jc w:val="both"/>
      </w:pPr>
      <w:r>
        <w:t xml:space="preserve">Employees are also required to submit three copies of passport size latest </w:t>
      </w:r>
      <w:r>
        <w:rPr>
          <w:b/>
        </w:rPr>
        <w:t>photographs.</w:t>
      </w:r>
    </w:p>
    <w:p w14:paraId="4F01578E" w14:textId="77777777" w:rsidR="00837265" w:rsidRDefault="00000000">
      <w:pPr>
        <w:spacing w:after="0"/>
        <w:jc w:val="both"/>
      </w:pPr>
      <w:r>
        <w:t xml:space="preserve">You need to complete all the above said forms and return it to the Human Resources Department, along with copies of </w:t>
      </w:r>
      <w:r>
        <w:rPr>
          <w:b/>
        </w:rPr>
        <w:t xml:space="preserve">documents and certificates. </w:t>
      </w:r>
      <w:r>
        <w:t>It is also important to inform HR whenever there are any changes in this information.</w:t>
      </w:r>
    </w:p>
    <w:p w14:paraId="0188C33F" w14:textId="77777777" w:rsidR="00837265" w:rsidRDefault="00837265">
      <w:pPr>
        <w:spacing w:after="0"/>
        <w:jc w:val="both"/>
      </w:pPr>
    </w:p>
    <w:p w14:paraId="76B7077F" w14:textId="77777777" w:rsidR="00837265" w:rsidRDefault="00000000">
      <w:pPr>
        <w:spacing w:after="0"/>
        <w:ind w:left="280" w:hanging="260"/>
        <w:jc w:val="both"/>
        <w:rPr>
          <w:b/>
        </w:rPr>
      </w:pPr>
      <w:r>
        <w:rPr>
          <w:b/>
        </w:rPr>
        <w:t>2.3 Medical Fitness:</w:t>
      </w:r>
    </w:p>
    <w:p w14:paraId="66A79B81" w14:textId="77777777" w:rsidR="00837265" w:rsidRDefault="00000000">
      <w:pPr>
        <w:spacing w:after="0"/>
        <w:jc w:val="both"/>
      </w:pPr>
      <w:r>
        <w:t xml:space="preserve">If desired, the Company reserves the right of asking you to undergo a medical check-up. Your employment is subject to you being and remaining medically (physically &amp; mentally) fit. </w:t>
      </w:r>
    </w:p>
    <w:p w14:paraId="47059FB8" w14:textId="77777777" w:rsidR="00837265" w:rsidRDefault="00837265">
      <w:pPr>
        <w:spacing w:after="0"/>
        <w:jc w:val="both"/>
      </w:pPr>
    </w:p>
    <w:p w14:paraId="3DCD3959" w14:textId="77777777" w:rsidR="00837265" w:rsidRDefault="00000000">
      <w:pPr>
        <w:spacing w:after="0"/>
        <w:jc w:val="both"/>
        <w:rPr>
          <w:b/>
        </w:rPr>
      </w:pPr>
      <w:r>
        <w:rPr>
          <w:b/>
        </w:rPr>
        <w:t>2.4 Background and Employment Verification:</w:t>
      </w:r>
    </w:p>
    <w:p w14:paraId="051DED91" w14:textId="77777777" w:rsidR="00837265" w:rsidRDefault="00000000">
      <w:pPr>
        <w:spacing w:after="0"/>
        <w:ind w:left="20"/>
        <w:jc w:val="both"/>
      </w:pPr>
      <w:r>
        <w:t xml:space="preserve">Riya Group has the right to conduct employment and background verification for staff joining. In case at a later date any of your particulars furnished are found to be false or misleading, the appointment may be held void, at the sole </w:t>
      </w:r>
    </w:p>
    <w:p w14:paraId="682F8C2B" w14:textId="77777777" w:rsidR="00837265" w:rsidRDefault="00000000">
      <w:pPr>
        <w:spacing w:after="0"/>
        <w:jc w:val="both"/>
      </w:pPr>
      <w:r>
        <w:t xml:space="preserve">discretion of the Management, and your services shall come to an end with immediate effect without any </w:t>
      </w:r>
    </w:p>
    <w:p w14:paraId="03214C2E" w14:textId="77777777" w:rsidR="00837265" w:rsidRDefault="00000000">
      <w:pPr>
        <w:spacing w:after="0"/>
        <w:jc w:val="both"/>
      </w:pPr>
      <w:r>
        <w:t>compensation.</w:t>
      </w:r>
    </w:p>
    <w:p w14:paraId="2F742C2C" w14:textId="77777777" w:rsidR="00837265" w:rsidRDefault="00837265">
      <w:pPr>
        <w:spacing w:after="0"/>
        <w:jc w:val="both"/>
        <w:rPr>
          <w:b/>
        </w:rPr>
      </w:pPr>
    </w:p>
    <w:p w14:paraId="16CF54F4" w14:textId="77777777" w:rsidR="00837265" w:rsidRDefault="00000000">
      <w:pPr>
        <w:spacing w:after="0"/>
        <w:jc w:val="both"/>
      </w:pPr>
      <w:r>
        <w:rPr>
          <w:b/>
        </w:rPr>
        <w:t>2.5 Induction:</w:t>
      </w:r>
    </w:p>
    <w:p w14:paraId="2AFACB44" w14:textId="77777777" w:rsidR="00837265" w:rsidRDefault="00000000">
      <w:pPr>
        <w:spacing w:after="393"/>
        <w:jc w:val="both"/>
        <w:rPr>
          <w:b/>
        </w:rPr>
      </w:pPr>
      <w:r>
        <w:t xml:space="preserve">An induction </w:t>
      </w:r>
      <w:proofErr w:type="spellStart"/>
      <w:r>
        <w:t>programme</w:t>
      </w:r>
      <w:proofErr w:type="spellEnd"/>
      <w:r>
        <w:t xml:space="preserve"> is held for the newly recruited employees to ensure that the new entrants are extended all information and guidance that are needed to get a good start and become familiar with their job role, work culture and service conditions. All new </w:t>
      </w:r>
      <w:proofErr w:type="spellStart"/>
      <w:r>
        <w:t>joinees</w:t>
      </w:r>
      <w:proofErr w:type="spellEnd"/>
      <w:r>
        <w:t xml:space="preserve"> are mandatorily required to attend the induction.</w:t>
      </w:r>
    </w:p>
    <w:p w14:paraId="7254B323" w14:textId="77777777" w:rsidR="00837265" w:rsidRDefault="00000000">
      <w:pPr>
        <w:spacing w:after="0"/>
        <w:jc w:val="both"/>
      </w:pPr>
      <w:r>
        <w:rPr>
          <w:b/>
        </w:rPr>
        <w:t>2.6 Appointment:</w:t>
      </w:r>
    </w:p>
    <w:p w14:paraId="366931D6" w14:textId="77777777" w:rsidR="00837265" w:rsidRDefault="00000000">
      <w:pPr>
        <w:spacing w:after="0"/>
        <w:jc w:val="both"/>
        <w:rPr>
          <w:ins w:id="924" w:author="Kush Khalasi" w:date="2025-06-02T12:56:00Z" w16du:dateUtc="2025-06-02T07:26:00Z"/>
        </w:rPr>
      </w:pPr>
      <w:r>
        <w:t xml:space="preserve">Every employee at the time of appointment, confirmation, promotion, classification or reclassification, etc. is given a written order specifying the nature of his/her appointment, confirmation, promotion, classification, and stipulating other conditions of appointment, wherever necessary. </w:t>
      </w:r>
    </w:p>
    <w:p w14:paraId="6D6BFFF9" w14:textId="77777777" w:rsidR="00665752" w:rsidRDefault="00665752">
      <w:pPr>
        <w:spacing w:after="0"/>
        <w:jc w:val="both"/>
      </w:pPr>
    </w:p>
    <w:p w14:paraId="7CA9BCC6" w14:textId="77777777" w:rsidR="00837265" w:rsidRDefault="00000000">
      <w:pPr>
        <w:spacing w:after="393"/>
        <w:jc w:val="center"/>
        <w:rPr>
          <w:u w:val="single"/>
        </w:rPr>
      </w:pPr>
      <w:r>
        <w:rPr>
          <w:b/>
          <w:u w:val="single"/>
        </w:rPr>
        <w:t>3. STAFF DEVELOPMENT</w:t>
      </w:r>
    </w:p>
    <w:p w14:paraId="16BBF690" w14:textId="77777777" w:rsidR="00837265" w:rsidRDefault="00000000">
      <w:pPr>
        <w:spacing w:after="0"/>
      </w:pPr>
      <w:r>
        <w:rPr>
          <w:b/>
        </w:rPr>
        <w:t>3.1 Probation:</w:t>
      </w:r>
    </w:p>
    <w:p w14:paraId="43EEA4E4" w14:textId="77777777" w:rsidR="00837265" w:rsidRDefault="00000000">
      <w:pPr>
        <w:spacing w:after="0"/>
        <w:jc w:val="both"/>
      </w:pPr>
      <w:r>
        <w:t xml:space="preserve">Every employee recruited / appointed by the management should, unless otherwise specifically mentioned in the </w:t>
      </w:r>
      <w:r>
        <w:lastRenderedPageBreak/>
        <w:t>appointment order, or subject to the conditions stipulated in the order of appointment, be on probation for a period which would be 6 months’ maximum and further extension of One month on the probation period. Managers need to either confirm or part ways with the staff if no performance improvement is noticed in the staff as further extension of probation period is not allowed.</w:t>
      </w:r>
    </w:p>
    <w:p w14:paraId="3538899C" w14:textId="77777777" w:rsidR="00837265" w:rsidRDefault="00837265">
      <w:pPr>
        <w:spacing w:after="0"/>
        <w:jc w:val="both"/>
        <w:rPr>
          <w:highlight w:val="yellow"/>
        </w:rPr>
      </w:pPr>
    </w:p>
    <w:p w14:paraId="5503E3C9" w14:textId="77777777" w:rsidR="00837265" w:rsidRDefault="00000000">
      <w:pPr>
        <w:spacing w:after="393"/>
        <w:jc w:val="both"/>
      </w:pPr>
      <w:r>
        <w:t xml:space="preserve">During the probationary period, the Management can dispense the services, for any reason whatsoever at any time, the Management has the right to do so without assigning any reason and without giving any notice, and the probationer will only be paid for the actual number of days worked based upon the rate of monthly salary mentioned above and will not be entitled to any payment in lieu of such notice or termination of employment. </w:t>
      </w:r>
    </w:p>
    <w:p w14:paraId="1146861E" w14:textId="77777777" w:rsidR="00837265" w:rsidRDefault="00000000">
      <w:pPr>
        <w:spacing w:after="393"/>
        <w:jc w:val="both"/>
        <w:rPr>
          <w:highlight w:val="yellow"/>
        </w:rPr>
      </w:pPr>
      <w:r>
        <w:t xml:space="preserve">During the period of probation, the probationer will not be entitled to any privilege and/ or benefits which are allowed to the company’s permanent staff. </w:t>
      </w:r>
    </w:p>
    <w:p w14:paraId="5993D62F" w14:textId="77777777" w:rsidR="00837265" w:rsidRDefault="00000000">
      <w:pPr>
        <w:spacing w:after="0"/>
        <w:jc w:val="both"/>
      </w:pPr>
      <w:r>
        <w:rPr>
          <w:b/>
        </w:rPr>
        <w:t>3.2 Confirmation:</w:t>
      </w:r>
    </w:p>
    <w:p w14:paraId="178CA623" w14:textId="306BFBB7" w:rsidR="00837265" w:rsidRDefault="00000000">
      <w:pPr>
        <w:spacing w:after="393"/>
        <w:jc w:val="both"/>
      </w:pPr>
      <w:r>
        <w:t xml:space="preserve">On successful completion of probation, the reporting manager would review the performance of the probationer. </w:t>
      </w:r>
      <w:del w:id="925" w:author="Kush Khalasi" w:date="2025-06-02T12:56:00Z" w16du:dateUtc="2025-06-02T07:26:00Z">
        <w:r w:rsidDel="00665752">
          <w:delText>A positive feedback</w:delText>
        </w:r>
      </w:del>
      <w:ins w:id="926" w:author="Kush Khalasi" w:date="2025-06-02T12:56:00Z" w16du:dateUtc="2025-06-02T07:26:00Z">
        <w:r w:rsidR="00665752">
          <w:t>Positive feedback</w:t>
        </w:r>
      </w:ins>
      <w:r>
        <w:t xml:space="preserve"> would lead to confirmation whereas </w:t>
      </w:r>
      <w:del w:id="927" w:author="Kush Khalasi" w:date="2025-06-02T12:57:00Z" w16du:dateUtc="2025-06-02T07:27:00Z">
        <w:r w:rsidDel="00665752">
          <w:delText>a negative feedback</w:delText>
        </w:r>
      </w:del>
      <w:ins w:id="928" w:author="Kush Khalasi" w:date="2025-06-02T12:57:00Z" w16du:dateUtc="2025-06-02T07:27:00Z">
        <w:r w:rsidR="00665752">
          <w:t>negative feedback</w:t>
        </w:r>
      </w:ins>
      <w:r>
        <w:t xml:space="preserve"> will result in partying ways with the staff. A Confirmation mail will be sent to the employee to confirm his/her services in the company </w:t>
      </w:r>
    </w:p>
    <w:p w14:paraId="09CE571F" w14:textId="77777777" w:rsidR="00837265" w:rsidRDefault="00000000">
      <w:pPr>
        <w:spacing w:after="0"/>
        <w:jc w:val="both"/>
      </w:pPr>
      <w:r>
        <w:rPr>
          <w:b/>
        </w:rPr>
        <w:t>3.3 Training:</w:t>
      </w:r>
    </w:p>
    <w:p w14:paraId="4BF101E6" w14:textId="77777777" w:rsidR="00837265" w:rsidRDefault="00000000">
      <w:pPr>
        <w:spacing w:after="393"/>
        <w:jc w:val="both"/>
      </w:pPr>
      <w:r>
        <w:t xml:space="preserve">Every employee recruited would undergo a general orientation about the company and specific training in the specialized area where they have to work. The training plan and duration would be developed according to the nature of the work and position. During the training the trainee would work under the guidance of the supervisor/senior and would obey the rules and regulations as well as the instructions from superiors.  </w:t>
      </w:r>
    </w:p>
    <w:p w14:paraId="77E2B2E3" w14:textId="77777777" w:rsidR="00837265" w:rsidRDefault="00000000">
      <w:pPr>
        <w:spacing w:after="393"/>
        <w:jc w:val="both"/>
      </w:pPr>
      <w:r>
        <w:t xml:space="preserve">Any refusal to participate in a training &amp; development </w:t>
      </w:r>
      <w:proofErr w:type="spellStart"/>
      <w:r>
        <w:t>programme</w:t>
      </w:r>
      <w:proofErr w:type="spellEnd"/>
      <w:r>
        <w:t xml:space="preserve"> without any extraneous circumstances would lead to a strict action against, which may also include termination of services. </w:t>
      </w:r>
    </w:p>
    <w:p w14:paraId="4EF5A29A" w14:textId="77777777" w:rsidR="00837265" w:rsidRDefault="00000000">
      <w:pPr>
        <w:spacing w:after="0"/>
        <w:jc w:val="both"/>
      </w:pPr>
      <w:r>
        <w:rPr>
          <w:b/>
        </w:rPr>
        <w:t>3.4 Transfer:</w:t>
      </w:r>
    </w:p>
    <w:p w14:paraId="406BDCC4" w14:textId="77777777" w:rsidR="00837265" w:rsidRDefault="00000000">
      <w:pPr>
        <w:spacing w:after="0"/>
        <w:jc w:val="both"/>
      </w:pPr>
      <w:r>
        <w:t xml:space="preserve">Every employee is liable to be transferred at the discretion of the Management, from one department or branch to another, giving due consideration to his/her qualification / experience, competence etc. Employees are also liable to be transferred to any subsidiary of the company or any other establishment belonging to the company, whether at present existing or that may be established in the future or to any other company formed by splitting up or reorganizing the company. </w:t>
      </w:r>
    </w:p>
    <w:p w14:paraId="0501177C" w14:textId="77777777" w:rsidR="00837265" w:rsidRDefault="00000000">
      <w:pPr>
        <w:spacing w:after="0"/>
        <w:jc w:val="both"/>
      </w:pPr>
      <w:r>
        <w:t>Employees who are seeking transfer to another branch have to drop an email to his/her reporting manager with a copy to HR. Transfer request would only be considered/sanctioned if the respective branch has an opening which matches the employee grade, experience and competencies.</w:t>
      </w:r>
    </w:p>
    <w:p w14:paraId="15EEA014" w14:textId="77777777" w:rsidR="00837265" w:rsidRDefault="00837265">
      <w:pPr>
        <w:spacing w:after="0"/>
        <w:jc w:val="both"/>
      </w:pPr>
    </w:p>
    <w:p w14:paraId="7E7FE34C" w14:textId="77777777" w:rsidR="00837265" w:rsidRDefault="00000000">
      <w:pPr>
        <w:spacing w:after="0"/>
        <w:jc w:val="both"/>
        <w:rPr>
          <w:ins w:id="929" w:author="Kush Khalasi" w:date="2025-06-02T17:09:00Z" w16du:dateUtc="2025-06-02T11:39:00Z"/>
          <w:b/>
        </w:rPr>
      </w:pPr>
      <w:r>
        <w:rPr>
          <w:b/>
        </w:rPr>
        <w:t>3.5 Performance Management System:</w:t>
      </w:r>
    </w:p>
    <w:p w14:paraId="42A6C510" w14:textId="5310F497" w:rsidR="00213ECC" w:rsidRPr="00213ECC" w:rsidRDefault="00213ECC">
      <w:pPr>
        <w:spacing w:after="0"/>
        <w:jc w:val="both"/>
        <w:rPr>
          <w:ins w:id="930" w:author="Kush Khalasi" w:date="2025-06-02T17:09:00Z" w16du:dateUtc="2025-06-02T11:39:00Z"/>
          <w:bCs/>
          <w:rPrChange w:id="931" w:author="Kush Khalasi" w:date="2025-06-02T17:11:00Z" w16du:dateUtc="2025-06-02T11:41:00Z">
            <w:rPr>
              <w:ins w:id="932" w:author="Kush Khalasi" w:date="2025-06-02T17:09:00Z" w16du:dateUtc="2025-06-02T11:39:00Z"/>
              <w:b/>
            </w:rPr>
          </w:rPrChange>
        </w:rPr>
      </w:pPr>
      <w:ins w:id="933" w:author="Kush Khalasi" w:date="2025-06-02T17:09:00Z">
        <w:r w:rsidRPr="00213ECC">
          <w:rPr>
            <w:bCs/>
            <w:rPrChange w:id="934" w:author="Kush Khalasi" w:date="2025-06-02T17:11:00Z" w16du:dateUtc="2025-06-02T11:41:00Z">
              <w:rPr>
                <w:b/>
              </w:rPr>
            </w:rPrChange>
          </w:rPr>
          <w:t>Performance management is an ongoing organizational process that aligns individual employee contributions with the company’s strategic objectives. It aims to enhance employee competencies, improve productivity, and support career growth while driving the company’s overall success.</w:t>
        </w:r>
      </w:ins>
    </w:p>
    <w:p w14:paraId="00DCE8FF" w14:textId="77777777" w:rsidR="00213ECC" w:rsidRDefault="00213ECC">
      <w:pPr>
        <w:spacing w:after="0"/>
        <w:jc w:val="both"/>
        <w:rPr>
          <w:ins w:id="935" w:author="Kush Khalasi" w:date="2025-06-02T17:09:00Z" w16du:dateUtc="2025-06-02T11:39:00Z"/>
          <w:b/>
        </w:rPr>
      </w:pPr>
    </w:p>
    <w:p w14:paraId="2262DDB5" w14:textId="77777777" w:rsidR="00213ECC" w:rsidRPr="00213ECC" w:rsidRDefault="00213ECC" w:rsidP="00213ECC">
      <w:pPr>
        <w:spacing w:after="0"/>
        <w:jc w:val="both"/>
        <w:rPr>
          <w:ins w:id="936" w:author="Kush Khalasi" w:date="2025-06-02T17:09:00Z"/>
          <w:b/>
          <w:bCs/>
          <w:lang w:val="en-IN"/>
        </w:rPr>
      </w:pPr>
      <w:ins w:id="937" w:author="Kush Khalasi" w:date="2025-06-02T17:09:00Z">
        <w:r w:rsidRPr="00213ECC">
          <w:rPr>
            <w:b/>
            <w:bCs/>
            <w:lang w:val="en-IN"/>
          </w:rPr>
          <w:t>Goal Setting and Target Alignment</w:t>
        </w:r>
      </w:ins>
    </w:p>
    <w:p w14:paraId="45E0315C" w14:textId="77777777" w:rsidR="00213ECC" w:rsidRPr="00213ECC" w:rsidRDefault="00213ECC" w:rsidP="00213ECC">
      <w:pPr>
        <w:numPr>
          <w:ilvl w:val="0"/>
          <w:numId w:val="81"/>
        </w:numPr>
        <w:spacing w:after="0"/>
        <w:jc w:val="both"/>
        <w:rPr>
          <w:ins w:id="938" w:author="Kush Khalasi" w:date="2025-06-02T17:09:00Z"/>
          <w:bCs/>
          <w:lang w:val="en-IN"/>
          <w:rPrChange w:id="939" w:author="Kush Khalasi" w:date="2025-06-02T17:11:00Z" w16du:dateUtc="2025-06-02T11:41:00Z">
            <w:rPr>
              <w:ins w:id="940" w:author="Kush Khalasi" w:date="2025-06-02T17:09:00Z"/>
              <w:b/>
              <w:lang w:val="en-IN"/>
            </w:rPr>
          </w:rPrChange>
        </w:rPr>
      </w:pPr>
      <w:ins w:id="941" w:author="Kush Khalasi" w:date="2025-06-02T17:09:00Z">
        <w:r w:rsidRPr="00213ECC">
          <w:rPr>
            <w:bCs/>
            <w:lang w:val="en-IN"/>
            <w:rPrChange w:id="942" w:author="Kush Khalasi" w:date="2025-06-02T17:11:00Z" w16du:dateUtc="2025-06-02T11:41:00Z">
              <w:rPr>
                <w:b/>
                <w:lang w:val="en-IN"/>
              </w:rPr>
            </w:rPrChange>
          </w:rPr>
          <w:t xml:space="preserve">The Company establishes its annual goals and targets by </w:t>
        </w:r>
        <w:proofErr w:type="spellStart"/>
        <w:r w:rsidRPr="00213ECC">
          <w:rPr>
            <w:bCs/>
            <w:lang w:val="en-IN"/>
            <w:rPrChange w:id="943" w:author="Kush Khalasi" w:date="2025-06-02T17:11:00Z" w16du:dateUtc="2025-06-02T11:41:00Z">
              <w:rPr>
                <w:b/>
                <w:lang w:val="en-IN"/>
              </w:rPr>
            </w:rPrChange>
          </w:rPr>
          <w:t>analyzing</w:t>
        </w:r>
        <w:proofErr w:type="spellEnd"/>
        <w:r w:rsidRPr="00213ECC">
          <w:rPr>
            <w:bCs/>
            <w:lang w:val="en-IN"/>
            <w:rPrChange w:id="944" w:author="Kush Khalasi" w:date="2025-06-02T17:11:00Z" w16du:dateUtc="2025-06-02T11:41:00Z">
              <w:rPr>
                <w:b/>
                <w:lang w:val="en-IN"/>
              </w:rPr>
            </w:rPrChange>
          </w:rPr>
          <w:t xml:space="preserve"> market conditions, budget forecasts, and purchase order expectations.</w:t>
        </w:r>
      </w:ins>
    </w:p>
    <w:p w14:paraId="44D270A3" w14:textId="77777777" w:rsidR="00213ECC" w:rsidRPr="00213ECC" w:rsidRDefault="00213ECC" w:rsidP="00213ECC">
      <w:pPr>
        <w:numPr>
          <w:ilvl w:val="0"/>
          <w:numId w:val="81"/>
        </w:numPr>
        <w:spacing w:after="0"/>
        <w:jc w:val="both"/>
        <w:rPr>
          <w:ins w:id="945" w:author="Kush Khalasi" w:date="2025-06-02T17:09:00Z"/>
          <w:bCs/>
          <w:lang w:val="en-IN"/>
          <w:rPrChange w:id="946" w:author="Kush Khalasi" w:date="2025-06-02T17:11:00Z" w16du:dateUtc="2025-06-02T11:41:00Z">
            <w:rPr>
              <w:ins w:id="947" w:author="Kush Khalasi" w:date="2025-06-02T17:09:00Z"/>
              <w:b/>
              <w:lang w:val="en-IN"/>
            </w:rPr>
          </w:rPrChange>
        </w:rPr>
      </w:pPr>
      <w:ins w:id="948" w:author="Kush Khalasi" w:date="2025-06-02T17:09:00Z">
        <w:r w:rsidRPr="00213ECC">
          <w:rPr>
            <w:bCs/>
            <w:lang w:val="en-IN"/>
            <w:rPrChange w:id="949" w:author="Kush Khalasi" w:date="2025-06-02T17:11:00Z" w16du:dateUtc="2025-06-02T11:41:00Z">
              <w:rPr>
                <w:b/>
                <w:lang w:val="en-IN"/>
              </w:rPr>
            </w:rPrChange>
          </w:rPr>
          <w:lastRenderedPageBreak/>
          <w:t>These organizational goals are cascaded down to departmental levels, where specific targets are defined in alignment with company objectives.</w:t>
        </w:r>
      </w:ins>
    </w:p>
    <w:p w14:paraId="5837EB5D" w14:textId="77777777" w:rsidR="00213ECC" w:rsidRPr="00213ECC" w:rsidRDefault="00213ECC" w:rsidP="00213ECC">
      <w:pPr>
        <w:numPr>
          <w:ilvl w:val="0"/>
          <w:numId w:val="81"/>
        </w:numPr>
        <w:spacing w:after="0"/>
        <w:jc w:val="both"/>
        <w:rPr>
          <w:ins w:id="950" w:author="Kush Khalasi" w:date="2025-06-02T17:09:00Z"/>
          <w:bCs/>
          <w:lang w:val="en-IN"/>
          <w:rPrChange w:id="951" w:author="Kush Khalasi" w:date="2025-06-02T17:11:00Z" w16du:dateUtc="2025-06-02T11:41:00Z">
            <w:rPr>
              <w:ins w:id="952" w:author="Kush Khalasi" w:date="2025-06-02T17:09:00Z"/>
              <w:b/>
              <w:lang w:val="en-IN"/>
            </w:rPr>
          </w:rPrChange>
        </w:rPr>
      </w:pPr>
      <w:ins w:id="953" w:author="Kush Khalasi" w:date="2025-06-02T17:09:00Z">
        <w:r w:rsidRPr="00213ECC">
          <w:rPr>
            <w:bCs/>
            <w:lang w:val="en-IN"/>
            <w:rPrChange w:id="954" w:author="Kush Khalasi" w:date="2025-06-02T17:11:00Z" w16du:dateUtc="2025-06-02T11:41:00Z">
              <w:rPr>
                <w:b/>
                <w:lang w:val="en-IN"/>
              </w:rPr>
            </w:rPrChange>
          </w:rPr>
          <w:t>Each employee’s individual goals and targets are then set based on their respective department’s priorities and role responsibilities.</w:t>
        </w:r>
      </w:ins>
    </w:p>
    <w:p w14:paraId="744D39EE" w14:textId="77777777" w:rsidR="00213ECC" w:rsidRPr="00213ECC" w:rsidRDefault="00213ECC" w:rsidP="00213ECC">
      <w:pPr>
        <w:numPr>
          <w:ilvl w:val="0"/>
          <w:numId w:val="81"/>
        </w:numPr>
        <w:spacing w:after="0"/>
        <w:jc w:val="both"/>
        <w:rPr>
          <w:ins w:id="955" w:author="Kush Khalasi" w:date="2025-06-02T17:09:00Z"/>
          <w:bCs/>
          <w:lang w:val="en-IN"/>
          <w:rPrChange w:id="956" w:author="Kush Khalasi" w:date="2025-06-02T17:11:00Z" w16du:dateUtc="2025-06-02T11:41:00Z">
            <w:rPr>
              <w:ins w:id="957" w:author="Kush Khalasi" w:date="2025-06-02T17:09:00Z"/>
              <w:b/>
              <w:lang w:val="en-IN"/>
            </w:rPr>
          </w:rPrChange>
        </w:rPr>
      </w:pPr>
      <w:ins w:id="958" w:author="Kush Khalasi" w:date="2025-06-02T17:09:00Z">
        <w:r w:rsidRPr="00213ECC">
          <w:rPr>
            <w:bCs/>
            <w:lang w:val="en-IN"/>
            <w:rPrChange w:id="959" w:author="Kush Khalasi" w:date="2025-06-02T17:11:00Z" w16du:dateUtc="2025-06-02T11:41:00Z">
              <w:rPr>
                <w:b/>
                <w:lang w:val="en-IN"/>
              </w:rPr>
            </w:rPrChange>
          </w:rPr>
          <w:t>The goal-setting process is completed by mid-April each year to ensure clear performance expectations from the start of the appraisal cycle.</w:t>
        </w:r>
      </w:ins>
    </w:p>
    <w:p w14:paraId="51B455EC" w14:textId="362BA024" w:rsidR="00213ECC" w:rsidRPr="00213ECC" w:rsidRDefault="00213ECC" w:rsidP="00213ECC">
      <w:pPr>
        <w:numPr>
          <w:ilvl w:val="0"/>
          <w:numId w:val="81"/>
        </w:numPr>
        <w:spacing w:after="0"/>
        <w:jc w:val="both"/>
        <w:rPr>
          <w:ins w:id="960" w:author="Kush Khalasi" w:date="2025-06-02T17:09:00Z"/>
          <w:bCs/>
          <w:lang w:val="en-IN"/>
          <w:rPrChange w:id="961" w:author="Kush Khalasi" w:date="2025-06-02T17:11:00Z" w16du:dateUtc="2025-06-02T11:41:00Z">
            <w:rPr>
              <w:ins w:id="962" w:author="Kush Khalasi" w:date="2025-06-02T17:09:00Z"/>
              <w:b/>
              <w:lang w:val="en-IN"/>
            </w:rPr>
          </w:rPrChange>
        </w:rPr>
      </w:pPr>
      <w:ins w:id="963" w:author="Kush Khalasi" w:date="2025-06-02T17:09:00Z">
        <w:r w:rsidRPr="00213ECC">
          <w:rPr>
            <w:bCs/>
            <w:lang w:val="en-IN"/>
            <w:rPrChange w:id="964" w:author="Kush Khalasi" w:date="2025-06-02T17:11:00Z" w16du:dateUtc="2025-06-02T11:41:00Z">
              <w:rPr>
                <w:b/>
                <w:lang w:val="en-IN"/>
              </w:rPr>
            </w:rPrChange>
          </w:rPr>
          <w:t>Individual goals and targets are formally documented using the designated Goal Setting Form (Form No.</w:t>
        </w:r>
      </w:ins>
      <w:ins w:id="965" w:author="Kush Khalasi" w:date="2025-06-02T17:09:00Z" w16du:dateUtc="2025-06-02T11:39:00Z">
        <w:r w:rsidRPr="00213ECC">
          <w:rPr>
            <w:bCs/>
            <w:lang w:val="en-IN"/>
            <w:rPrChange w:id="966" w:author="Kush Khalasi" w:date="2025-06-02T17:11:00Z" w16du:dateUtc="2025-06-02T11:41:00Z">
              <w:rPr>
                <w:b/>
                <w:lang w:val="en-IN"/>
              </w:rPr>
            </w:rPrChange>
          </w:rPr>
          <w:t xml:space="preserve"> 102</w:t>
        </w:r>
      </w:ins>
      <w:ins w:id="967" w:author="Kush Khalasi" w:date="2025-06-02T17:09:00Z">
        <w:r w:rsidRPr="00213ECC">
          <w:rPr>
            <w:bCs/>
            <w:lang w:val="en-IN"/>
            <w:rPrChange w:id="968" w:author="Kush Khalasi" w:date="2025-06-02T17:11:00Z" w16du:dateUtc="2025-06-02T11:41:00Z">
              <w:rPr>
                <w:b/>
                <w:lang w:val="en-IN"/>
              </w:rPr>
            </w:rPrChange>
          </w:rPr>
          <w:t>).</w:t>
        </w:r>
      </w:ins>
    </w:p>
    <w:p w14:paraId="513D1EA3" w14:textId="77777777" w:rsidR="00213ECC" w:rsidRDefault="00213ECC">
      <w:pPr>
        <w:spacing w:after="0"/>
        <w:jc w:val="both"/>
        <w:rPr>
          <w:b/>
        </w:rPr>
      </w:pPr>
    </w:p>
    <w:p w14:paraId="0B3FD81E" w14:textId="77777777" w:rsidR="00837265" w:rsidRDefault="00000000">
      <w:pPr>
        <w:spacing w:after="0"/>
        <w:ind w:firstLine="720"/>
        <w:jc w:val="both"/>
      </w:pPr>
      <w:r>
        <w:rPr>
          <w:b/>
        </w:rPr>
        <w:t>3.5.1 Performance Appraisal:</w:t>
      </w:r>
    </w:p>
    <w:p w14:paraId="2B52B3F7" w14:textId="77777777" w:rsidR="00837265" w:rsidRDefault="00000000">
      <w:pPr>
        <w:spacing w:after="0"/>
        <w:ind w:left="720"/>
        <w:jc w:val="both"/>
        <w:rPr>
          <w:ins w:id="969" w:author="Kush Khalasi" w:date="2025-06-02T17:09:00Z" w16du:dateUtc="2025-06-02T11:39:00Z"/>
        </w:rPr>
      </w:pPr>
      <w:r>
        <w:t>All confirmed employees will be appraised based on their performance at least once in a year. He / She will be given the opportunity to explain their contribution towards the organization and their ability to take more responsibilities.</w:t>
      </w:r>
      <w:del w:id="970" w:author="Kush Khalasi" w:date="2025-06-02T17:11:00Z" w16du:dateUtc="2025-06-02T11:41:00Z">
        <w:r w:rsidDel="00213ECC">
          <w:delText xml:space="preserve"> </w:delText>
        </w:r>
      </w:del>
    </w:p>
    <w:p w14:paraId="6F922428" w14:textId="669B9BB5" w:rsidR="00213ECC" w:rsidRDefault="00213ECC" w:rsidP="00213ECC">
      <w:pPr>
        <w:spacing w:after="0"/>
        <w:ind w:left="720"/>
        <w:jc w:val="both"/>
        <w:rPr>
          <w:ins w:id="971" w:author="Kush Khalasi" w:date="2025-06-02T17:14:00Z" w16du:dateUtc="2025-06-02T11:44:00Z"/>
          <w:lang w:val="en-IN"/>
        </w:rPr>
      </w:pPr>
      <w:ins w:id="972" w:author="Kush Khalasi" w:date="2025-06-02T17:09:00Z">
        <w:r w:rsidRPr="00213ECC">
          <w:rPr>
            <w:b/>
            <w:bCs/>
            <w:lang w:val="en-IN"/>
          </w:rPr>
          <w:t>Self-Appraisal</w:t>
        </w:r>
      </w:ins>
      <w:ins w:id="973" w:author="Kush Khalasi" w:date="2025-06-02T17:11:00Z" w16du:dateUtc="2025-06-02T11:41:00Z">
        <w:r>
          <w:rPr>
            <w:b/>
            <w:bCs/>
            <w:lang w:val="en-IN"/>
          </w:rPr>
          <w:t xml:space="preserve">: </w:t>
        </w:r>
      </w:ins>
      <w:ins w:id="974" w:author="Kush Khalasi" w:date="2025-06-02T17:09:00Z">
        <w:r w:rsidRPr="00213ECC">
          <w:rPr>
            <w:lang w:val="en-IN"/>
          </w:rPr>
          <w:t>Employees are required to complete a self-appraisal honestly and thoughtfully, reflecting on their accomplishments, challenges, and areas for growth. This process encourages self-awareness and prepares employees for meaningful performance discussions with their supervisors.</w:t>
        </w:r>
      </w:ins>
    </w:p>
    <w:p w14:paraId="28399A2A" w14:textId="77777777" w:rsidR="00213ECC" w:rsidRPr="00213ECC" w:rsidRDefault="00213ECC" w:rsidP="00213ECC">
      <w:pPr>
        <w:spacing w:after="0"/>
        <w:ind w:left="720"/>
        <w:jc w:val="both"/>
        <w:rPr>
          <w:ins w:id="975" w:author="Kush Khalasi" w:date="2025-06-02T17:09:00Z"/>
          <w:lang w:val="en-IN"/>
        </w:rPr>
      </w:pPr>
    </w:p>
    <w:p w14:paraId="1BE1F5CF" w14:textId="63A30963" w:rsidR="00213ECC" w:rsidRPr="00213ECC" w:rsidRDefault="00213ECC" w:rsidP="00213ECC">
      <w:pPr>
        <w:spacing w:after="0"/>
        <w:ind w:left="720"/>
        <w:jc w:val="both"/>
        <w:rPr>
          <w:ins w:id="976" w:author="Kush Khalasi" w:date="2025-06-02T17:09:00Z"/>
          <w:lang w:val="en-IN"/>
        </w:rPr>
      </w:pPr>
      <w:ins w:id="977" w:author="Kush Khalasi" w:date="2025-06-02T17:09:00Z">
        <w:r w:rsidRPr="00213ECC">
          <w:rPr>
            <w:b/>
            <w:bCs/>
            <w:lang w:val="en-IN"/>
          </w:rPr>
          <w:t>Supervisor / Department Head Review</w:t>
        </w:r>
      </w:ins>
      <w:ins w:id="978" w:author="Kush Khalasi" w:date="2025-06-02T17:11:00Z" w16du:dateUtc="2025-06-02T11:41:00Z">
        <w:r>
          <w:rPr>
            <w:b/>
            <w:bCs/>
            <w:lang w:val="en-IN"/>
          </w:rPr>
          <w:t xml:space="preserve">: </w:t>
        </w:r>
      </w:ins>
      <w:ins w:id="979" w:author="Kush Khalasi" w:date="2025-06-02T17:09:00Z">
        <w:r w:rsidRPr="00213ECC">
          <w:rPr>
            <w:lang w:val="en-IN"/>
          </w:rPr>
          <w:t xml:space="preserve">Supervisors and department heads conduct formal appraisals of their team members at least once annually, evaluating performance against predefined criteria, including Key Performance Indicators (KPIs) and </w:t>
        </w:r>
        <w:proofErr w:type="spellStart"/>
        <w:r w:rsidRPr="00213ECC">
          <w:rPr>
            <w:lang w:val="en-IN"/>
          </w:rPr>
          <w:t>behavioral</w:t>
        </w:r>
        <w:proofErr w:type="spellEnd"/>
        <w:r w:rsidRPr="00213ECC">
          <w:rPr>
            <w:lang w:val="en-IN"/>
          </w:rPr>
          <w:t xml:space="preserve"> competencies. Collective bargaining agreements may specify additional guidelines for certain employee groups.</w:t>
        </w:r>
      </w:ins>
    </w:p>
    <w:p w14:paraId="2A28EB4D" w14:textId="469FCC2F" w:rsidR="00213ECC" w:rsidRDefault="00213ECC">
      <w:pPr>
        <w:spacing w:after="0"/>
        <w:ind w:left="720"/>
        <w:jc w:val="both"/>
        <w:rPr>
          <w:ins w:id="980" w:author="Kush Khalasi" w:date="2025-06-02T17:10:00Z" w16du:dateUtc="2025-06-02T11:40:00Z"/>
        </w:rPr>
      </w:pPr>
    </w:p>
    <w:p w14:paraId="3B5488DC" w14:textId="77777777" w:rsidR="00213ECC" w:rsidRDefault="00213ECC" w:rsidP="00213ECC">
      <w:pPr>
        <w:numPr>
          <w:ilvl w:val="0"/>
          <w:numId w:val="37"/>
        </w:numPr>
        <w:spacing w:after="0"/>
        <w:jc w:val="both"/>
        <w:rPr>
          <w:ins w:id="981" w:author="Kush Khalasi" w:date="2025-06-02T17:14:00Z" w16du:dateUtc="2025-06-02T11:44:00Z"/>
          <w:b/>
          <w:bCs/>
          <w:u w:val="single"/>
          <w:lang w:val="en-IN"/>
        </w:rPr>
      </w:pPr>
      <w:ins w:id="982" w:author="Kush Khalasi" w:date="2025-06-02T17:10:00Z">
        <w:r w:rsidRPr="00213ECC">
          <w:rPr>
            <w:b/>
            <w:rPrChange w:id="983" w:author="Kush Khalasi" w:date="2025-06-02T17:12:00Z" w16du:dateUtc="2025-06-02T11:42:00Z">
              <w:rPr>
                <w:b/>
                <w:bCs/>
                <w:u w:val="single"/>
                <w:lang w:val="en-IN"/>
              </w:rPr>
            </w:rPrChange>
          </w:rPr>
          <w:t>Performance</w:t>
        </w:r>
        <w:r w:rsidRPr="00213ECC">
          <w:rPr>
            <w:b/>
            <w:bCs/>
            <w:u w:val="single"/>
            <w:lang w:val="en-IN"/>
          </w:rPr>
          <w:t xml:space="preserve"> Assessment Criteria</w:t>
        </w:r>
      </w:ins>
    </w:p>
    <w:p w14:paraId="7DF10EAB" w14:textId="77777777" w:rsidR="00213ECC" w:rsidRPr="00213ECC" w:rsidRDefault="00213ECC">
      <w:pPr>
        <w:spacing w:after="0"/>
        <w:ind w:left="360"/>
        <w:jc w:val="both"/>
        <w:rPr>
          <w:ins w:id="984" w:author="Kush Khalasi" w:date="2025-06-02T17:10:00Z"/>
          <w:b/>
          <w:bCs/>
          <w:u w:val="single"/>
          <w:lang w:val="en-IN"/>
        </w:rPr>
        <w:pPrChange w:id="985" w:author="Kush Khalasi" w:date="2025-06-02T17:14:00Z" w16du:dateUtc="2025-06-02T11:44:00Z">
          <w:pPr>
            <w:spacing w:after="0"/>
            <w:ind w:left="720"/>
            <w:jc w:val="both"/>
          </w:pPr>
        </w:pPrChange>
      </w:pPr>
    </w:p>
    <w:p w14:paraId="3513338B" w14:textId="77777777" w:rsidR="00213ECC" w:rsidRPr="00213ECC" w:rsidRDefault="00213ECC">
      <w:pPr>
        <w:numPr>
          <w:ilvl w:val="0"/>
          <w:numId w:val="50"/>
        </w:numPr>
        <w:tabs>
          <w:tab w:val="clear" w:pos="1080"/>
          <w:tab w:val="num" w:pos="900"/>
          <w:tab w:val="left" w:pos="1170"/>
        </w:tabs>
        <w:spacing w:after="0"/>
        <w:ind w:left="900"/>
        <w:jc w:val="both"/>
        <w:rPr>
          <w:ins w:id="986" w:author="Kush Khalasi" w:date="2025-06-02T17:10:00Z"/>
          <w:lang w:val="en-IN"/>
          <w:rPrChange w:id="987" w:author="Kush Khalasi" w:date="2025-06-02T17:11:00Z" w16du:dateUtc="2025-06-02T11:41:00Z">
            <w:rPr>
              <w:ins w:id="988" w:author="Kush Khalasi" w:date="2025-06-02T17:10:00Z"/>
              <w:b/>
              <w:u w:val="single"/>
              <w:lang w:val="en-IN"/>
            </w:rPr>
          </w:rPrChange>
        </w:rPr>
        <w:pPrChange w:id="989" w:author="Kush Khalasi" w:date="2025-06-02T17:12:00Z" w16du:dateUtc="2025-06-02T11:42:00Z">
          <w:pPr>
            <w:numPr>
              <w:numId w:val="82"/>
            </w:numPr>
            <w:tabs>
              <w:tab w:val="num" w:pos="720"/>
            </w:tabs>
            <w:spacing w:after="0"/>
            <w:ind w:left="720" w:hanging="360"/>
            <w:jc w:val="both"/>
          </w:pPr>
        </w:pPrChange>
      </w:pPr>
      <w:ins w:id="990" w:author="Kush Khalasi" w:date="2025-06-02T17:10:00Z">
        <w:r w:rsidRPr="00213ECC">
          <w:rPr>
            <w:lang w:val="en-IN"/>
            <w:rPrChange w:id="991" w:author="Kush Khalasi" w:date="2025-06-02T17:11:00Z" w16du:dateUtc="2025-06-02T11:41:00Z">
              <w:rPr>
                <w:b/>
                <w:bCs/>
                <w:u w:val="single"/>
                <w:lang w:val="en-IN"/>
              </w:rPr>
            </w:rPrChange>
          </w:rPr>
          <w:t>Key Performance Indicators (KPIs):</w:t>
        </w:r>
        <w:r w:rsidRPr="00213ECC">
          <w:rPr>
            <w:lang w:val="en-IN"/>
            <w:rPrChange w:id="992" w:author="Kush Khalasi" w:date="2025-06-02T17:11:00Z" w16du:dateUtc="2025-06-02T11:41:00Z">
              <w:rPr>
                <w:b/>
                <w:u w:val="single"/>
                <w:lang w:val="en-IN"/>
              </w:rPr>
            </w:rPrChange>
          </w:rPr>
          <w:t xml:space="preserve"> Quantitative measures such as target achievement, efficiency, quality, timeliness, and customer satisfaction.</w:t>
        </w:r>
      </w:ins>
    </w:p>
    <w:p w14:paraId="3CAD2A3F" w14:textId="77777777" w:rsidR="00213ECC" w:rsidRPr="00213ECC" w:rsidRDefault="00213ECC">
      <w:pPr>
        <w:numPr>
          <w:ilvl w:val="0"/>
          <w:numId w:val="50"/>
        </w:numPr>
        <w:tabs>
          <w:tab w:val="clear" w:pos="1080"/>
          <w:tab w:val="num" w:pos="900"/>
          <w:tab w:val="left" w:pos="1170"/>
        </w:tabs>
        <w:spacing w:after="0"/>
        <w:ind w:left="900"/>
        <w:jc w:val="both"/>
        <w:rPr>
          <w:ins w:id="993" w:author="Kush Khalasi" w:date="2025-06-02T17:10:00Z"/>
          <w:lang w:val="en-IN"/>
          <w:rPrChange w:id="994" w:author="Kush Khalasi" w:date="2025-06-02T17:11:00Z" w16du:dateUtc="2025-06-02T11:41:00Z">
            <w:rPr>
              <w:ins w:id="995" w:author="Kush Khalasi" w:date="2025-06-02T17:10:00Z"/>
              <w:b/>
              <w:u w:val="single"/>
              <w:lang w:val="en-IN"/>
            </w:rPr>
          </w:rPrChange>
        </w:rPr>
        <w:pPrChange w:id="996" w:author="Kush Khalasi" w:date="2025-06-02T17:12:00Z" w16du:dateUtc="2025-06-02T11:42:00Z">
          <w:pPr>
            <w:numPr>
              <w:numId w:val="82"/>
            </w:numPr>
            <w:tabs>
              <w:tab w:val="num" w:pos="720"/>
            </w:tabs>
            <w:spacing w:after="0"/>
            <w:ind w:left="720" w:hanging="360"/>
            <w:jc w:val="both"/>
          </w:pPr>
        </w:pPrChange>
      </w:pPr>
      <w:proofErr w:type="spellStart"/>
      <w:ins w:id="997" w:author="Kush Khalasi" w:date="2025-06-02T17:10:00Z">
        <w:r w:rsidRPr="00213ECC">
          <w:rPr>
            <w:lang w:val="en-IN"/>
            <w:rPrChange w:id="998" w:author="Kush Khalasi" w:date="2025-06-02T17:11:00Z" w16du:dateUtc="2025-06-02T11:41:00Z">
              <w:rPr>
                <w:b/>
                <w:bCs/>
                <w:u w:val="single"/>
                <w:lang w:val="en-IN"/>
              </w:rPr>
            </w:rPrChange>
          </w:rPr>
          <w:t>Behavioral</w:t>
        </w:r>
        <w:proofErr w:type="spellEnd"/>
        <w:r w:rsidRPr="00213ECC">
          <w:rPr>
            <w:lang w:val="en-IN"/>
            <w:rPrChange w:id="999" w:author="Kush Khalasi" w:date="2025-06-02T17:11:00Z" w16du:dateUtc="2025-06-02T11:41:00Z">
              <w:rPr>
                <w:b/>
                <w:bCs/>
                <w:u w:val="single"/>
                <w:lang w:val="en-IN"/>
              </w:rPr>
            </w:rPrChange>
          </w:rPr>
          <w:t xml:space="preserve"> Competencies:</w:t>
        </w:r>
        <w:r w:rsidRPr="00213ECC">
          <w:rPr>
            <w:lang w:val="en-IN"/>
            <w:rPrChange w:id="1000" w:author="Kush Khalasi" w:date="2025-06-02T17:11:00Z" w16du:dateUtc="2025-06-02T11:41:00Z">
              <w:rPr>
                <w:b/>
                <w:u w:val="single"/>
                <w:lang w:val="en-IN"/>
              </w:rPr>
            </w:rPrChange>
          </w:rPr>
          <w:t xml:space="preserve"> Qualitative factors including teamwork, communication, initiative, problem-solving, adaptability, and leadership potential.</w:t>
        </w:r>
      </w:ins>
    </w:p>
    <w:p w14:paraId="5A3A890E" w14:textId="77777777" w:rsidR="00213ECC" w:rsidRDefault="00213ECC" w:rsidP="00213ECC">
      <w:pPr>
        <w:numPr>
          <w:ilvl w:val="0"/>
          <w:numId w:val="50"/>
        </w:numPr>
        <w:tabs>
          <w:tab w:val="clear" w:pos="1080"/>
          <w:tab w:val="num" w:pos="900"/>
          <w:tab w:val="left" w:pos="1170"/>
        </w:tabs>
        <w:spacing w:after="0"/>
        <w:ind w:left="900"/>
        <w:jc w:val="both"/>
        <w:rPr>
          <w:ins w:id="1001" w:author="Kush Khalasi" w:date="2025-06-02T17:14:00Z" w16du:dateUtc="2025-06-02T11:44:00Z"/>
          <w:lang w:val="en-IN"/>
        </w:rPr>
      </w:pPr>
      <w:ins w:id="1002" w:author="Kush Khalasi" w:date="2025-06-02T17:10:00Z">
        <w:r w:rsidRPr="00213ECC">
          <w:rPr>
            <w:lang w:val="en-IN"/>
            <w:rPrChange w:id="1003" w:author="Kush Khalasi" w:date="2025-06-02T17:11:00Z" w16du:dateUtc="2025-06-02T11:41:00Z">
              <w:rPr>
                <w:b/>
                <w:bCs/>
                <w:u w:val="single"/>
                <w:lang w:val="en-IN"/>
              </w:rPr>
            </w:rPrChange>
          </w:rPr>
          <w:t>Rating Scale:</w:t>
        </w:r>
        <w:r w:rsidRPr="00213ECC">
          <w:rPr>
            <w:lang w:val="en-IN"/>
            <w:rPrChange w:id="1004" w:author="Kush Khalasi" w:date="2025-06-02T17:11:00Z" w16du:dateUtc="2025-06-02T11:41:00Z">
              <w:rPr>
                <w:b/>
                <w:u w:val="single"/>
                <w:lang w:val="en-IN"/>
              </w:rPr>
            </w:rPrChange>
          </w:rPr>
          <w:t xml:space="preserve"> Performance is rated on a standardized five-point scale — Outstanding, Exceeds Expectations, Meets Expectations, Needs Improvement, and Unsatisfactory.</w:t>
        </w:r>
      </w:ins>
    </w:p>
    <w:p w14:paraId="5A99D01B" w14:textId="77777777" w:rsidR="00213ECC" w:rsidRPr="00213ECC" w:rsidRDefault="00213ECC">
      <w:pPr>
        <w:tabs>
          <w:tab w:val="left" w:pos="1170"/>
        </w:tabs>
        <w:spacing w:after="0"/>
        <w:ind w:left="900"/>
        <w:jc w:val="both"/>
        <w:rPr>
          <w:ins w:id="1005" w:author="Kush Khalasi" w:date="2025-06-02T17:10:00Z"/>
          <w:lang w:val="en-IN"/>
          <w:rPrChange w:id="1006" w:author="Kush Khalasi" w:date="2025-06-02T17:11:00Z" w16du:dateUtc="2025-06-02T11:41:00Z">
            <w:rPr>
              <w:ins w:id="1007" w:author="Kush Khalasi" w:date="2025-06-02T17:10:00Z"/>
              <w:b/>
              <w:u w:val="single"/>
              <w:lang w:val="en-IN"/>
            </w:rPr>
          </w:rPrChange>
        </w:rPr>
        <w:pPrChange w:id="1008" w:author="Kush Khalasi" w:date="2025-06-02T17:14:00Z" w16du:dateUtc="2025-06-02T11:44:00Z">
          <w:pPr>
            <w:numPr>
              <w:numId w:val="82"/>
            </w:numPr>
            <w:tabs>
              <w:tab w:val="num" w:pos="720"/>
            </w:tabs>
            <w:spacing w:after="0"/>
            <w:ind w:left="720" w:hanging="360"/>
            <w:jc w:val="both"/>
          </w:pPr>
        </w:pPrChange>
      </w:pPr>
    </w:p>
    <w:p w14:paraId="12A8B395" w14:textId="1E3F98D7" w:rsidR="00213ECC" w:rsidRDefault="00213ECC" w:rsidP="00213ECC">
      <w:pPr>
        <w:numPr>
          <w:ilvl w:val="0"/>
          <w:numId w:val="37"/>
        </w:numPr>
        <w:spacing w:after="0"/>
        <w:jc w:val="both"/>
        <w:rPr>
          <w:ins w:id="1009" w:author="Kush Khalasi" w:date="2025-06-02T17:14:00Z" w16du:dateUtc="2025-06-02T11:44:00Z"/>
          <w:b/>
          <w:bCs/>
          <w:u w:val="single"/>
          <w:lang w:val="en-IN"/>
        </w:rPr>
      </w:pPr>
      <w:ins w:id="1010" w:author="Kush Khalasi" w:date="2025-06-02T17:10:00Z">
        <w:r w:rsidRPr="00213ECC">
          <w:rPr>
            <w:b/>
            <w:bCs/>
            <w:u w:val="single"/>
            <w:lang w:val="en-IN"/>
          </w:rPr>
          <w:t>Feedback and Communication</w:t>
        </w:r>
      </w:ins>
    </w:p>
    <w:p w14:paraId="2C90872E" w14:textId="77777777" w:rsidR="00213ECC" w:rsidRPr="00213ECC" w:rsidRDefault="00213ECC">
      <w:pPr>
        <w:spacing w:after="0"/>
        <w:ind w:left="360"/>
        <w:jc w:val="both"/>
        <w:rPr>
          <w:ins w:id="1011" w:author="Kush Khalasi" w:date="2025-06-02T17:10:00Z"/>
          <w:b/>
          <w:bCs/>
          <w:u w:val="single"/>
          <w:lang w:val="en-IN"/>
        </w:rPr>
        <w:pPrChange w:id="1012" w:author="Kush Khalasi" w:date="2025-06-02T17:14:00Z" w16du:dateUtc="2025-06-02T11:44:00Z">
          <w:pPr>
            <w:spacing w:after="0"/>
            <w:ind w:left="720"/>
            <w:jc w:val="both"/>
          </w:pPr>
        </w:pPrChange>
      </w:pPr>
    </w:p>
    <w:p w14:paraId="6CFE1845" w14:textId="77777777" w:rsidR="00213ECC" w:rsidRPr="00213ECC" w:rsidRDefault="00213ECC">
      <w:pPr>
        <w:numPr>
          <w:ilvl w:val="0"/>
          <w:numId w:val="86"/>
        </w:numPr>
        <w:tabs>
          <w:tab w:val="clear" w:pos="1080"/>
          <w:tab w:val="num" w:pos="900"/>
          <w:tab w:val="left" w:pos="1170"/>
        </w:tabs>
        <w:spacing w:after="0"/>
        <w:ind w:left="900"/>
        <w:jc w:val="both"/>
        <w:rPr>
          <w:ins w:id="1013" w:author="Kush Khalasi" w:date="2025-06-02T17:10:00Z"/>
          <w:lang w:val="en-IN"/>
          <w:rPrChange w:id="1014" w:author="Kush Khalasi" w:date="2025-06-02T17:12:00Z" w16du:dateUtc="2025-06-02T11:42:00Z">
            <w:rPr>
              <w:ins w:id="1015" w:author="Kush Khalasi" w:date="2025-06-02T17:10:00Z"/>
              <w:b/>
              <w:u w:val="single"/>
              <w:lang w:val="en-IN"/>
            </w:rPr>
          </w:rPrChange>
        </w:rPr>
        <w:pPrChange w:id="1016" w:author="Kush Khalasi" w:date="2025-06-02T17:13:00Z" w16du:dateUtc="2025-06-02T11:43:00Z">
          <w:pPr>
            <w:numPr>
              <w:numId w:val="83"/>
            </w:numPr>
            <w:tabs>
              <w:tab w:val="num" w:pos="720"/>
            </w:tabs>
            <w:spacing w:after="0"/>
            <w:ind w:left="720" w:hanging="360"/>
            <w:jc w:val="both"/>
          </w:pPr>
        </w:pPrChange>
      </w:pPr>
      <w:ins w:id="1017" w:author="Kush Khalasi" w:date="2025-06-02T17:10:00Z">
        <w:r w:rsidRPr="00213ECC">
          <w:rPr>
            <w:lang w:val="en-IN"/>
            <w:rPrChange w:id="1018" w:author="Kush Khalasi" w:date="2025-06-02T17:12:00Z" w16du:dateUtc="2025-06-02T11:42:00Z">
              <w:rPr>
                <w:b/>
                <w:u w:val="single"/>
                <w:lang w:val="en-IN"/>
              </w:rPr>
            </w:rPrChange>
          </w:rPr>
          <w:t>Ongoing feedback is encouraged throughout the year to support employee development and course correction.</w:t>
        </w:r>
      </w:ins>
    </w:p>
    <w:p w14:paraId="6AF5F14C" w14:textId="77777777" w:rsidR="00213ECC" w:rsidRPr="00213ECC" w:rsidRDefault="00213ECC">
      <w:pPr>
        <w:numPr>
          <w:ilvl w:val="0"/>
          <w:numId w:val="86"/>
        </w:numPr>
        <w:tabs>
          <w:tab w:val="clear" w:pos="1080"/>
          <w:tab w:val="num" w:pos="900"/>
          <w:tab w:val="left" w:pos="1170"/>
        </w:tabs>
        <w:spacing w:after="0"/>
        <w:ind w:left="900"/>
        <w:jc w:val="both"/>
        <w:rPr>
          <w:ins w:id="1019" w:author="Kush Khalasi" w:date="2025-06-02T17:10:00Z"/>
          <w:lang w:val="en-IN"/>
          <w:rPrChange w:id="1020" w:author="Kush Khalasi" w:date="2025-06-02T17:12:00Z" w16du:dateUtc="2025-06-02T11:42:00Z">
            <w:rPr>
              <w:ins w:id="1021" w:author="Kush Khalasi" w:date="2025-06-02T17:10:00Z"/>
              <w:b/>
              <w:u w:val="single"/>
              <w:lang w:val="en-IN"/>
            </w:rPr>
          </w:rPrChange>
        </w:rPr>
        <w:pPrChange w:id="1022" w:author="Kush Khalasi" w:date="2025-06-02T17:13:00Z" w16du:dateUtc="2025-06-02T11:43:00Z">
          <w:pPr>
            <w:numPr>
              <w:numId w:val="83"/>
            </w:numPr>
            <w:tabs>
              <w:tab w:val="num" w:pos="720"/>
            </w:tabs>
            <w:spacing w:after="0"/>
            <w:ind w:left="720" w:hanging="360"/>
            <w:jc w:val="both"/>
          </w:pPr>
        </w:pPrChange>
      </w:pPr>
      <w:ins w:id="1023" w:author="Kush Khalasi" w:date="2025-06-02T17:10:00Z">
        <w:r w:rsidRPr="00213ECC">
          <w:rPr>
            <w:lang w:val="en-IN"/>
            <w:rPrChange w:id="1024" w:author="Kush Khalasi" w:date="2025-06-02T17:12:00Z" w16du:dateUtc="2025-06-02T11:42:00Z">
              <w:rPr>
                <w:b/>
                <w:u w:val="single"/>
                <w:lang w:val="en-IN"/>
              </w:rPr>
            </w:rPrChange>
          </w:rPr>
          <w:t>Formal performance discussions occur bi-annually, with an interim review in October and a final appraisal in March.</w:t>
        </w:r>
      </w:ins>
    </w:p>
    <w:p w14:paraId="7836CF8A" w14:textId="77777777" w:rsidR="00213ECC" w:rsidRPr="00213ECC" w:rsidRDefault="00213ECC">
      <w:pPr>
        <w:numPr>
          <w:ilvl w:val="0"/>
          <w:numId w:val="86"/>
        </w:numPr>
        <w:tabs>
          <w:tab w:val="clear" w:pos="1080"/>
          <w:tab w:val="num" w:pos="900"/>
          <w:tab w:val="left" w:pos="1170"/>
        </w:tabs>
        <w:spacing w:after="0"/>
        <w:ind w:left="900"/>
        <w:jc w:val="both"/>
        <w:rPr>
          <w:ins w:id="1025" w:author="Kush Khalasi" w:date="2025-06-02T17:10:00Z"/>
          <w:lang w:val="en-IN"/>
          <w:rPrChange w:id="1026" w:author="Kush Khalasi" w:date="2025-06-02T17:12:00Z" w16du:dateUtc="2025-06-02T11:42:00Z">
            <w:rPr>
              <w:ins w:id="1027" w:author="Kush Khalasi" w:date="2025-06-02T17:10:00Z"/>
              <w:b/>
              <w:u w:val="single"/>
              <w:lang w:val="en-IN"/>
            </w:rPr>
          </w:rPrChange>
        </w:rPr>
        <w:pPrChange w:id="1028" w:author="Kush Khalasi" w:date="2025-06-02T17:13:00Z" w16du:dateUtc="2025-06-02T11:43:00Z">
          <w:pPr>
            <w:numPr>
              <w:numId w:val="83"/>
            </w:numPr>
            <w:tabs>
              <w:tab w:val="num" w:pos="720"/>
            </w:tabs>
            <w:spacing w:after="0"/>
            <w:ind w:left="720" w:hanging="360"/>
            <w:jc w:val="both"/>
          </w:pPr>
        </w:pPrChange>
      </w:pPr>
      <w:ins w:id="1029" w:author="Kush Khalasi" w:date="2025-06-02T17:10:00Z">
        <w:r w:rsidRPr="00213ECC">
          <w:rPr>
            <w:lang w:val="en-IN"/>
            <w:rPrChange w:id="1030" w:author="Kush Khalasi" w:date="2025-06-02T17:12:00Z" w16du:dateUtc="2025-06-02T11:42:00Z">
              <w:rPr>
                <w:b/>
                <w:u w:val="single"/>
                <w:lang w:val="en-IN"/>
              </w:rPr>
            </w:rPrChange>
          </w:rPr>
          <w:t>Employees are given the opportunity to provide comments on their evaluations, fostering open dialogue.</w:t>
        </w:r>
      </w:ins>
    </w:p>
    <w:p w14:paraId="69C4E6BA" w14:textId="77777777" w:rsidR="00213ECC" w:rsidRPr="00213ECC" w:rsidRDefault="00213ECC" w:rsidP="00213ECC">
      <w:pPr>
        <w:numPr>
          <w:ilvl w:val="0"/>
          <w:numId w:val="86"/>
        </w:numPr>
        <w:tabs>
          <w:tab w:val="clear" w:pos="1080"/>
          <w:tab w:val="num" w:pos="900"/>
          <w:tab w:val="left" w:pos="1170"/>
        </w:tabs>
        <w:spacing w:after="0"/>
        <w:ind w:left="900"/>
        <w:jc w:val="both"/>
        <w:rPr>
          <w:ins w:id="1031" w:author="Kush Khalasi" w:date="2025-06-02T17:14:00Z" w16du:dateUtc="2025-06-02T11:44:00Z"/>
          <w:b/>
          <w:u w:val="single"/>
          <w:lang w:val="en-IN"/>
          <w:rPrChange w:id="1032" w:author="Kush Khalasi" w:date="2025-06-02T17:14:00Z" w16du:dateUtc="2025-06-02T11:44:00Z">
            <w:rPr>
              <w:ins w:id="1033" w:author="Kush Khalasi" w:date="2025-06-02T17:14:00Z" w16du:dateUtc="2025-06-02T11:44:00Z"/>
              <w:lang w:val="en-IN"/>
            </w:rPr>
          </w:rPrChange>
        </w:rPr>
      </w:pPr>
      <w:ins w:id="1034" w:author="Kush Khalasi" w:date="2025-06-02T17:10:00Z">
        <w:r w:rsidRPr="00213ECC">
          <w:rPr>
            <w:lang w:val="en-IN"/>
            <w:rPrChange w:id="1035" w:author="Kush Khalasi" w:date="2025-06-02T17:12:00Z" w16du:dateUtc="2025-06-02T11:42:00Z">
              <w:rPr>
                <w:b/>
                <w:u w:val="single"/>
                <w:lang w:val="en-IN"/>
              </w:rPr>
            </w:rPrChange>
          </w:rPr>
          <w:t>Performance review outcomes are documented in the official appraisal form (Form No. 77).</w:t>
        </w:r>
      </w:ins>
    </w:p>
    <w:p w14:paraId="1724D4A1" w14:textId="77777777" w:rsidR="00213ECC" w:rsidRPr="00213ECC" w:rsidRDefault="00213ECC">
      <w:pPr>
        <w:tabs>
          <w:tab w:val="left" w:pos="1170"/>
        </w:tabs>
        <w:spacing w:after="0"/>
        <w:ind w:left="900"/>
        <w:jc w:val="both"/>
        <w:rPr>
          <w:ins w:id="1036" w:author="Kush Khalasi" w:date="2025-06-02T17:10:00Z"/>
          <w:b/>
          <w:u w:val="single"/>
          <w:lang w:val="en-IN"/>
        </w:rPr>
        <w:pPrChange w:id="1037" w:author="Kush Khalasi" w:date="2025-06-02T17:14:00Z" w16du:dateUtc="2025-06-02T11:44:00Z">
          <w:pPr>
            <w:numPr>
              <w:numId w:val="83"/>
            </w:numPr>
            <w:tabs>
              <w:tab w:val="num" w:pos="720"/>
            </w:tabs>
            <w:spacing w:after="0"/>
            <w:ind w:left="720" w:hanging="360"/>
            <w:jc w:val="both"/>
          </w:pPr>
        </w:pPrChange>
      </w:pPr>
    </w:p>
    <w:p w14:paraId="41D468AD" w14:textId="5C5455D6" w:rsidR="00213ECC" w:rsidRDefault="00213ECC" w:rsidP="00213ECC">
      <w:pPr>
        <w:numPr>
          <w:ilvl w:val="0"/>
          <w:numId w:val="37"/>
        </w:numPr>
        <w:spacing w:after="0"/>
        <w:jc w:val="both"/>
        <w:rPr>
          <w:ins w:id="1038" w:author="Kush Khalasi" w:date="2025-06-02T17:14:00Z" w16du:dateUtc="2025-06-02T11:44:00Z"/>
          <w:b/>
          <w:bCs/>
          <w:u w:val="single"/>
          <w:lang w:val="en-IN"/>
        </w:rPr>
      </w:pPr>
      <w:ins w:id="1039" w:author="Kush Khalasi" w:date="2025-06-02T17:10:00Z">
        <w:r w:rsidRPr="00213ECC">
          <w:rPr>
            <w:b/>
            <w:bCs/>
            <w:u w:val="single"/>
            <w:lang w:val="en-IN"/>
          </w:rPr>
          <w:t xml:space="preserve">Career </w:t>
        </w:r>
        <w:r w:rsidRPr="00213ECC">
          <w:rPr>
            <w:b/>
            <w:rPrChange w:id="1040" w:author="Kush Khalasi" w:date="2025-06-02T17:12:00Z" w16du:dateUtc="2025-06-02T11:42:00Z">
              <w:rPr>
                <w:b/>
                <w:bCs/>
                <w:u w:val="single"/>
                <w:lang w:val="en-IN"/>
              </w:rPr>
            </w:rPrChange>
          </w:rPr>
          <w:t>Development</w:t>
        </w:r>
        <w:r w:rsidRPr="00213ECC">
          <w:rPr>
            <w:b/>
            <w:bCs/>
            <w:u w:val="single"/>
            <w:lang w:val="en-IN"/>
          </w:rPr>
          <w:t xml:space="preserve"> Planning</w:t>
        </w:r>
      </w:ins>
    </w:p>
    <w:p w14:paraId="6CADE7A4" w14:textId="77777777" w:rsidR="00213ECC" w:rsidRPr="00213ECC" w:rsidRDefault="00213ECC">
      <w:pPr>
        <w:spacing w:after="0"/>
        <w:ind w:left="360"/>
        <w:jc w:val="both"/>
        <w:rPr>
          <w:ins w:id="1041" w:author="Kush Khalasi" w:date="2025-06-02T17:10:00Z"/>
          <w:b/>
          <w:bCs/>
          <w:u w:val="single"/>
          <w:lang w:val="en-IN"/>
        </w:rPr>
        <w:pPrChange w:id="1042" w:author="Kush Khalasi" w:date="2025-06-02T17:14:00Z" w16du:dateUtc="2025-06-02T11:44:00Z">
          <w:pPr>
            <w:spacing w:after="0"/>
            <w:ind w:left="720"/>
            <w:jc w:val="both"/>
          </w:pPr>
        </w:pPrChange>
      </w:pPr>
    </w:p>
    <w:p w14:paraId="0CC09F66" w14:textId="77777777" w:rsidR="00213ECC" w:rsidRPr="00213ECC" w:rsidRDefault="00213ECC">
      <w:pPr>
        <w:numPr>
          <w:ilvl w:val="0"/>
          <w:numId w:val="87"/>
        </w:numPr>
        <w:tabs>
          <w:tab w:val="clear" w:pos="1080"/>
          <w:tab w:val="num" w:pos="990"/>
          <w:tab w:val="left" w:pos="1170"/>
        </w:tabs>
        <w:spacing w:after="0"/>
        <w:ind w:left="900"/>
        <w:jc w:val="both"/>
        <w:rPr>
          <w:ins w:id="1043" w:author="Kush Khalasi" w:date="2025-06-02T17:10:00Z"/>
          <w:lang w:val="en-IN"/>
          <w:rPrChange w:id="1044" w:author="Kush Khalasi" w:date="2025-06-02T17:13:00Z" w16du:dateUtc="2025-06-02T11:43:00Z">
            <w:rPr>
              <w:ins w:id="1045" w:author="Kush Khalasi" w:date="2025-06-02T17:10:00Z"/>
              <w:b/>
              <w:u w:val="single"/>
              <w:lang w:val="en-IN"/>
            </w:rPr>
          </w:rPrChange>
        </w:rPr>
        <w:pPrChange w:id="1046" w:author="Kush Khalasi" w:date="2025-06-02T17:13:00Z" w16du:dateUtc="2025-06-02T11:43:00Z">
          <w:pPr>
            <w:numPr>
              <w:numId w:val="84"/>
            </w:numPr>
            <w:tabs>
              <w:tab w:val="num" w:pos="720"/>
            </w:tabs>
            <w:spacing w:after="0"/>
            <w:ind w:left="720" w:hanging="360"/>
            <w:jc w:val="both"/>
          </w:pPr>
        </w:pPrChange>
      </w:pPr>
      <w:ins w:id="1047" w:author="Kush Khalasi" w:date="2025-06-02T17:10:00Z">
        <w:r w:rsidRPr="00213ECC">
          <w:rPr>
            <w:lang w:val="en-IN"/>
            <w:rPrChange w:id="1048" w:author="Kush Khalasi" w:date="2025-06-02T17:13:00Z" w16du:dateUtc="2025-06-02T11:43:00Z">
              <w:rPr>
                <w:b/>
                <w:u w:val="single"/>
                <w:lang w:val="en-IN"/>
              </w:rPr>
            </w:rPrChange>
          </w:rPr>
          <w:t>Based on appraisal results, employees and supervisors jointly create a Career Development Plan (CDP) focused on skill enhancement, career aspirations, and growth opportunities.</w:t>
        </w:r>
      </w:ins>
    </w:p>
    <w:p w14:paraId="54AFCAC5" w14:textId="77777777" w:rsidR="00213ECC" w:rsidRPr="00213ECC" w:rsidRDefault="00213ECC">
      <w:pPr>
        <w:numPr>
          <w:ilvl w:val="0"/>
          <w:numId w:val="87"/>
        </w:numPr>
        <w:tabs>
          <w:tab w:val="left" w:pos="1170"/>
        </w:tabs>
        <w:spacing w:after="0"/>
        <w:ind w:left="900"/>
        <w:jc w:val="both"/>
        <w:rPr>
          <w:ins w:id="1049" w:author="Kush Khalasi" w:date="2025-06-02T17:10:00Z"/>
          <w:lang w:val="en-IN"/>
          <w:rPrChange w:id="1050" w:author="Kush Khalasi" w:date="2025-06-02T17:13:00Z" w16du:dateUtc="2025-06-02T11:43:00Z">
            <w:rPr>
              <w:ins w:id="1051" w:author="Kush Khalasi" w:date="2025-06-02T17:10:00Z"/>
              <w:b/>
              <w:u w:val="single"/>
              <w:lang w:val="en-IN"/>
            </w:rPr>
          </w:rPrChange>
        </w:rPr>
        <w:pPrChange w:id="1052" w:author="Kush Khalasi" w:date="2025-06-02T17:13:00Z" w16du:dateUtc="2025-06-02T11:43:00Z">
          <w:pPr>
            <w:numPr>
              <w:numId w:val="84"/>
            </w:numPr>
            <w:tabs>
              <w:tab w:val="num" w:pos="720"/>
            </w:tabs>
            <w:spacing w:after="0"/>
            <w:ind w:left="720" w:hanging="360"/>
            <w:jc w:val="both"/>
          </w:pPr>
        </w:pPrChange>
      </w:pPr>
      <w:ins w:id="1053" w:author="Kush Khalasi" w:date="2025-06-02T17:10:00Z">
        <w:r w:rsidRPr="00213ECC">
          <w:rPr>
            <w:lang w:val="en-IN"/>
            <w:rPrChange w:id="1054" w:author="Kush Khalasi" w:date="2025-06-02T17:13:00Z" w16du:dateUtc="2025-06-02T11:43:00Z">
              <w:rPr>
                <w:b/>
                <w:u w:val="single"/>
                <w:lang w:val="en-IN"/>
              </w:rPr>
            </w:rPrChange>
          </w:rPr>
          <w:t>The CDP identifies relevant training, mentoring, certifications, and project assignments to support employee development.</w:t>
        </w:r>
      </w:ins>
    </w:p>
    <w:p w14:paraId="7702C2AD" w14:textId="77777777" w:rsidR="00213ECC" w:rsidRPr="00213ECC" w:rsidRDefault="00213ECC">
      <w:pPr>
        <w:numPr>
          <w:ilvl w:val="0"/>
          <w:numId w:val="87"/>
        </w:numPr>
        <w:tabs>
          <w:tab w:val="left" w:pos="1170"/>
        </w:tabs>
        <w:spacing w:after="0"/>
        <w:ind w:left="900"/>
        <w:jc w:val="both"/>
        <w:rPr>
          <w:ins w:id="1055" w:author="Kush Khalasi" w:date="2025-06-02T17:10:00Z"/>
          <w:lang w:val="en-IN"/>
          <w:rPrChange w:id="1056" w:author="Kush Khalasi" w:date="2025-06-02T17:13:00Z" w16du:dateUtc="2025-06-02T11:43:00Z">
            <w:rPr>
              <w:ins w:id="1057" w:author="Kush Khalasi" w:date="2025-06-02T17:10:00Z"/>
              <w:b/>
              <w:u w:val="single"/>
              <w:lang w:val="en-IN"/>
            </w:rPr>
          </w:rPrChange>
        </w:rPr>
        <w:pPrChange w:id="1058" w:author="Kush Khalasi" w:date="2025-06-02T17:13:00Z" w16du:dateUtc="2025-06-02T11:43:00Z">
          <w:pPr>
            <w:numPr>
              <w:numId w:val="84"/>
            </w:numPr>
            <w:tabs>
              <w:tab w:val="num" w:pos="720"/>
            </w:tabs>
            <w:spacing w:after="0"/>
            <w:ind w:left="720" w:hanging="360"/>
            <w:jc w:val="both"/>
          </w:pPr>
        </w:pPrChange>
      </w:pPr>
      <w:ins w:id="1059" w:author="Kush Khalasi" w:date="2025-06-02T17:10:00Z">
        <w:r w:rsidRPr="00213ECC">
          <w:rPr>
            <w:lang w:val="en-IN"/>
            <w:rPrChange w:id="1060" w:author="Kush Khalasi" w:date="2025-06-02T17:13:00Z" w16du:dateUtc="2025-06-02T11:43:00Z">
              <w:rPr>
                <w:b/>
                <w:u w:val="single"/>
                <w:lang w:val="en-IN"/>
              </w:rPr>
            </w:rPrChange>
          </w:rPr>
          <w:t xml:space="preserve">The CDP is reviewed at least twice annually to monitor progress and adjust development activities as </w:t>
        </w:r>
        <w:r w:rsidRPr="00213ECC">
          <w:rPr>
            <w:lang w:val="en-IN"/>
            <w:rPrChange w:id="1061" w:author="Kush Khalasi" w:date="2025-06-02T17:13:00Z" w16du:dateUtc="2025-06-02T11:43:00Z">
              <w:rPr>
                <w:b/>
                <w:u w:val="single"/>
                <w:lang w:val="en-IN"/>
              </w:rPr>
            </w:rPrChange>
          </w:rPr>
          <w:lastRenderedPageBreak/>
          <w:t>needed.</w:t>
        </w:r>
      </w:ins>
    </w:p>
    <w:p w14:paraId="3FF36241" w14:textId="77777777" w:rsidR="00213ECC" w:rsidRPr="00213ECC" w:rsidRDefault="00213ECC">
      <w:pPr>
        <w:numPr>
          <w:ilvl w:val="0"/>
          <w:numId w:val="87"/>
        </w:numPr>
        <w:tabs>
          <w:tab w:val="left" w:pos="1170"/>
        </w:tabs>
        <w:spacing w:after="0"/>
        <w:ind w:left="900"/>
        <w:jc w:val="both"/>
        <w:rPr>
          <w:ins w:id="1062" w:author="Kush Khalasi" w:date="2025-06-02T17:10:00Z"/>
          <w:lang w:val="en-IN"/>
          <w:rPrChange w:id="1063" w:author="Kush Khalasi" w:date="2025-06-02T17:13:00Z" w16du:dateUtc="2025-06-02T11:43:00Z">
            <w:rPr>
              <w:ins w:id="1064" w:author="Kush Khalasi" w:date="2025-06-02T17:10:00Z"/>
              <w:b/>
              <w:u w:val="single"/>
              <w:lang w:val="en-IN"/>
            </w:rPr>
          </w:rPrChange>
        </w:rPr>
        <w:pPrChange w:id="1065" w:author="Kush Khalasi" w:date="2025-06-02T17:13:00Z" w16du:dateUtc="2025-06-02T11:43:00Z">
          <w:pPr>
            <w:numPr>
              <w:numId w:val="84"/>
            </w:numPr>
            <w:tabs>
              <w:tab w:val="num" w:pos="720"/>
            </w:tabs>
            <w:spacing w:after="0"/>
            <w:ind w:left="720" w:hanging="360"/>
            <w:jc w:val="both"/>
          </w:pPr>
        </w:pPrChange>
      </w:pPr>
      <w:ins w:id="1066" w:author="Kush Khalasi" w:date="2025-06-02T17:10:00Z">
        <w:r w:rsidRPr="00213ECC">
          <w:rPr>
            <w:lang w:val="en-IN"/>
            <w:rPrChange w:id="1067" w:author="Kush Khalasi" w:date="2025-06-02T17:13:00Z" w16du:dateUtc="2025-06-02T11:43:00Z">
              <w:rPr>
                <w:b/>
                <w:u w:val="single"/>
                <w:lang w:val="en-IN"/>
              </w:rPr>
            </w:rPrChange>
          </w:rPr>
          <w:t>All CDPs are maintained by HR to facilitate access to development resources and support.</w:t>
        </w:r>
      </w:ins>
    </w:p>
    <w:p w14:paraId="770D37BE" w14:textId="77777777" w:rsidR="00213ECC" w:rsidRPr="00213ECC" w:rsidRDefault="00213ECC">
      <w:pPr>
        <w:numPr>
          <w:ilvl w:val="0"/>
          <w:numId w:val="87"/>
        </w:numPr>
        <w:tabs>
          <w:tab w:val="left" w:pos="1170"/>
        </w:tabs>
        <w:spacing w:after="0"/>
        <w:ind w:left="900"/>
        <w:jc w:val="both"/>
        <w:rPr>
          <w:ins w:id="1068" w:author="Kush Khalasi" w:date="2025-06-02T17:10:00Z"/>
          <w:lang w:val="en-IN"/>
          <w:rPrChange w:id="1069" w:author="Kush Khalasi" w:date="2025-06-02T17:13:00Z" w16du:dateUtc="2025-06-02T11:43:00Z">
            <w:rPr>
              <w:ins w:id="1070" w:author="Kush Khalasi" w:date="2025-06-02T17:10:00Z"/>
              <w:b/>
              <w:u w:val="single"/>
              <w:lang w:val="en-IN"/>
            </w:rPr>
          </w:rPrChange>
        </w:rPr>
        <w:pPrChange w:id="1071" w:author="Kush Khalasi" w:date="2025-06-02T17:13:00Z" w16du:dateUtc="2025-06-02T11:43:00Z">
          <w:pPr>
            <w:numPr>
              <w:numId w:val="84"/>
            </w:numPr>
            <w:tabs>
              <w:tab w:val="num" w:pos="720"/>
            </w:tabs>
            <w:spacing w:after="0"/>
            <w:ind w:left="720" w:hanging="360"/>
            <w:jc w:val="both"/>
          </w:pPr>
        </w:pPrChange>
      </w:pPr>
      <w:ins w:id="1072" w:author="Kush Khalasi" w:date="2025-06-02T17:10:00Z">
        <w:r w:rsidRPr="00213ECC">
          <w:rPr>
            <w:lang w:val="en-IN"/>
            <w:rPrChange w:id="1073" w:author="Kush Khalasi" w:date="2025-06-02T17:13:00Z" w16du:dateUtc="2025-06-02T11:43:00Z">
              <w:rPr>
                <w:b/>
                <w:u w:val="single"/>
                <w:lang w:val="en-IN"/>
              </w:rPr>
            </w:rPrChange>
          </w:rPr>
          <w:t>Successful completion of development objectives positively influences future appraisals and succession planning.</w:t>
        </w:r>
      </w:ins>
    </w:p>
    <w:p w14:paraId="38FCE823" w14:textId="77777777" w:rsidR="00213ECC" w:rsidRPr="00213ECC" w:rsidRDefault="00213ECC">
      <w:pPr>
        <w:spacing w:after="0"/>
        <w:ind w:left="720"/>
        <w:jc w:val="both"/>
        <w:rPr>
          <w:lang w:val="en-IN"/>
          <w:rPrChange w:id="1074" w:author="Kush Khalasi" w:date="2025-06-02T17:10:00Z" w16du:dateUtc="2025-06-02T11:40:00Z">
            <w:rPr/>
          </w:rPrChange>
        </w:rPr>
      </w:pPr>
    </w:p>
    <w:p w14:paraId="1ECEE5FF" w14:textId="483D5945" w:rsidR="00837265" w:rsidDel="00213ECC" w:rsidRDefault="00837265">
      <w:pPr>
        <w:spacing w:after="0"/>
        <w:ind w:left="720"/>
        <w:jc w:val="both"/>
        <w:rPr>
          <w:del w:id="1075" w:author="Kush Khalasi" w:date="2025-06-02T17:14:00Z" w16du:dateUtc="2025-06-02T11:44:00Z"/>
        </w:rPr>
      </w:pPr>
    </w:p>
    <w:p w14:paraId="025A2442" w14:textId="77777777" w:rsidR="00837265" w:rsidRDefault="00000000">
      <w:pPr>
        <w:spacing w:after="0"/>
        <w:ind w:firstLine="720"/>
        <w:jc w:val="both"/>
      </w:pPr>
      <w:r>
        <w:rPr>
          <w:b/>
        </w:rPr>
        <w:t>3.5.2 Annual Increment:</w:t>
      </w:r>
    </w:p>
    <w:p w14:paraId="572DA96E" w14:textId="77777777" w:rsidR="00837265" w:rsidRDefault="00000000">
      <w:pPr>
        <w:spacing w:after="0"/>
        <w:ind w:left="720"/>
        <w:jc w:val="both"/>
        <w:rPr>
          <w:ins w:id="1076" w:author="Kush Khalasi" w:date="2025-06-02T17:14:00Z" w16du:dateUtc="2025-06-02T11:44:00Z"/>
        </w:rPr>
      </w:pPr>
      <w:r>
        <w:t xml:space="preserve">All the confirmed employees are eligible for an annual increment. </w:t>
      </w:r>
      <w:r>
        <w:rPr>
          <w:highlight w:val="white"/>
        </w:rPr>
        <w:t xml:space="preserve">You cannot claim any increment as a matter of right. This will be at the sole and absolute discretion of the Management and will be based on your performance. </w:t>
      </w:r>
    </w:p>
    <w:p w14:paraId="050303AA" w14:textId="77777777" w:rsidR="00213ECC" w:rsidRDefault="00213ECC">
      <w:pPr>
        <w:spacing w:after="0"/>
        <w:ind w:left="720"/>
        <w:jc w:val="both"/>
      </w:pPr>
    </w:p>
    <w:p w14:paraId="1977203A" w14:textId="04FE3FA0" w:rsidR="00213ECC" w:rsidRPr="00213ECC" w:rsidRDefault="00000000" w:rsidP="00213ECC">
      <w:pPr>
        <w:spacing w:after="393"/>
        <w:ind w:left="720"/>
        <w:jc w:val="both"/>
        <w:rPr>
          <w:ins w:id="1077" w:author="Kush Khalasi" w:date="2025-06-02T17:15:00Z"/>
          <w:bCs/>
          <w:u w:val="single"/>
          <w:lang w:val="en-IN"/>
          <w:rPrChange w:id="1078" w:author="Kush Khalasi" w:date="2025-06-02T17:15:00Z" w16du:dateUtc="2025-06-02T11:45:00Z">
            <w:rPr>
              <w:ins w:id="1079" w:author="Kush Khalasi" w:date="2025-06-02T17:15:00Z"/>
              <w:b/>
              <w:u w:val="single"/>
              <w:lang w:val="en-IN"/>
            </w:rPr>
          </w:rPrChange>
        </w:rPr>
      </w:pPr>
      <w:r>
        <w:rPr>
          <w:b/>
        </w:rPr>
        <w:t>3.5.3 Promotion:</w:t>
      </w:r>
      <w:r>
        <w:t xml:space="preserve"> </w:t>
      </w:r>
      <w:del w:id="1080" w:author="Kush Khalasi" w:date="2025-06-02T17:16:00Z" w16du:dateUtc="2025-06-02T11:46:00Z">
        <w:r w:rsidDel="00213ECC">
          <w:delText xml:space="preserve">All the employees will be given equal opportunity for promotion to a higher position. This will be on the basis of their performance. </w:delText>
        </w:r>
      </w:del>
      <w:ins w:id="1081" w:author="Kush Khalasi" w:date="2025-06-02T17:15:00Z">
        <w:r w:rsidR="00213ECC" w:rsidRPr="00213ECC">
          <w:rPr>
            <w:bCs/>
            <w:u w:val="single"/>
            <w:lang w:val="en-IN"/>
            <w:rPrChange w:id="1082" w:author="Kush Khalasi" w:date="2025-06-02T17:15:00Z" w16du:dateUtc="2025-06-02T11:45:00Z">
              <w:rPr>
                <w:b/>
                <w:u w:val="single"/>
                <w:lang w:val="en-IN"/>
              </w:rPr>
            </w:rPrChange>
          </w:rPr>
          <w:t>At Riya Group, all employees are guaranteed equal opportunities for promotion, transfer, and role changes, without any discrimination based on gender, age, ethnicity, religion, disability, or any other protected characteristic. Our promotion and mobility practices are designed to be fair, transparent, and based solely on merit, performance, potential, and alignment with organizational needs.</w:t>
        </w:r>
      </w:ins>
    </w:p>
    <w:p w14:paraId="6F070A9E" w14:textId="0FDDCCA5" w:rsidR="00213ECC" w:rsidRPr="00213ECC" w:rsidRDefault="00213ECC">
      <w:pPr>
        <w:spacing w:after="0"/>
        <w:ind w:left="720"/>
        <w:jc w:val="both"/>
        <w:rPr>
          <w:ins w:id="1083" w:author="Kush Khalasi" w:date="2025-06-02T17:15:00Z"/>
          <w:bCs/>
          <w:u w:val="single"/>
          <w:lang w:val="en-IN"/>
          <w:rPrChange w:id="1084" w:author="Kush Khalasi" w:date="2025-06-02T17:15:00Z" w16du:dateUtc="2025-06-02T11:45:00Z">
            <w:rPr>
              <w:ins w:id="1085" w:author="Kush Khalasi" w:date="2025-06-02T17:15:00Z"/>
              <w:b/>
              <w:u w:val="single"/>
              <w:lang w:val="en-IN"/>
            </w:rPr>
          </w:rPrChange>
        </w:rPr>
        <w:pPrChange w:id="1086" w:author="Kush Khalasi" w:date="2025-06-02T17:16:00Z" w16du:dateUtc="2025-06-02T11:46:00Z">
          <w:pPr>
            <w:spacing w:after="393"/>
            <w:ind w:left="720"/>
            <w:jc w:val="both"/>
          </w:pPr>
        </w:pPrChange>
      </w:pPr>
      <w:ins w:id="1087" w:author="Kush Khalasi" w:date="2025-06-02T17:15:00Z">
        <w:r w:rsidRPr="00213ECC">
          <w:rPr>
            <w:b/>
            <w:u w:val="single"/>
            <w:lang w:val="en-IN"/>
          </w:rPr>
          <w:t>Non-Discrimination in Promotions</w:t>
        </w:r>
      </w:ins>
      <w:ins w:id="1088" w:author="Kush Khalasi" w:date="2025-06-02T17:16:00Z" w16du:dateUtc="2025-06-02T11:46:00Z">
        <w:r w:rsidRPr="00213ECC">
          <w:rPr>
            <w:b/>
            <w:u w:val="single"/>
            <w:lang w:val="en-IN"/>
            <w:rPrChange w:id="1089" w:author="Kush Khalasi" w:date="2025-06-02T17:17:00Z" w16du:dateUtc="2025-06-02T11:47:00Z">
              <w:rPr>
                <w:bCs/>
                <w:u w:val="single"/>
                <w:lang w:val="en-IN"/>
              </w:rPr>
            </w:rPrChange>
          </w:rPr>
          <w:t>:</w:t>
        </w:r>
        <w:r>
          <w:rPr>
            <w:bCs/>
            <w:u w:val="single"/>
            <w:lang w:val="en-IN"/>
          </w:rPr>
          <w:t xml:space="preserve"> </w:t>
        </w:r>
      </w:ins>
      <w:ins w:id="1090" w:author="Kush Khalasi" w:date="2025-06-02T17:15:00Z">
        <w:r w:rsidRPr="00213ECC">
          <w:rPr>
            <w:bCs/>
            <w:u w:val="single"/>
            <w:lang w:val="en-IN"/>
            <w:rPrChange w:id="1091" w:author="Kush Khalasi" w:date="2025-06-02T17:15:00Z" w16du:dateUtc="2025-06-02T11:45:00Z">
              <w:rPr>
                <w:b/>
                <w:u w:val="single"/>
                <w:lang w:val="en-IN"/>
              </w:rPr>
            </w:rPrChange>
          </w:rPr>
          <w:t>Promotions to higher positions are granted on the basis of demonstrated performance, competencies, and readiness to assume greater responsibilities. We strictly prohibit any bias or discriminatory practices in promotional decisions to foster an inclusive and equitable workplace.</w:t>
        </w:r>
      </w:ins>
    </w:p>
    <w:p w14:paraId="5825439A" w14:textId="77777777" w:rsidR="00213ECC" w:rsidRDefault="00213ECC" w:rsidP="00213ECC">
      <w:pPr>
        <w:spacing w:after="0"/>
        <w:ind w:left="720"/>
        <w:jc w:val="both"/>
        <w:rPr>
          <w:ins w:id="1092" w:author="Kush Khalasi" w:date="2025-06-02T17:16:00Z" w16du:dateUtc="2025-06-02T11:46:00Z"/>
          <w:bCs/>
          <w:u w:val="single"/>
          <w:lang w:val="en-IN"/>
        </w:rPr>
      </w:pPr>
    </w:p>
    <w:p w14:paraId="7C2F3752" w14:textId="7421F0CF" w:rsidR="00213ECC" w:rsidRPr="00213ECC" w:rsidRDefault="00213ECC">
      <w:pPr>
        <w:spacing w:after="0"/>
        <w:ind w:left="720"/>
        <w:jc w:val="both"/>
        <w:rPr>
          <w:ins w:id="1093" w:author="Kush Khalasi" w:date="2025-06-02T17:15:00Z"/>
          <w:b/>
          <w:u w:val="single"/>
          <w:lang w:val="en-IN"/>
        </w:rPr>
        <w:pPrChange w:id="1094" w:author="Kush Khalasi" w:date="2025-06-02T17:16:00Z" w16du:dateUtc="2025-06-02T11:46:00Z">
          <w:pPr>
            <w:spacing w:after="393"/>
            <w:ind w:left="720"/>
            <w:jc w:val="both"/>
          </w:pPr>
        </w:pPrChange>
      </w:pPr>
      <w:ins w:id="1095" w:author="Kush Khalasi" w:date="2025-06-02T17:15:00Z">
        <w:r w:rsidRPr="00213ECC">
          <w:rPr>
            <w:b/>
            <w:u w:val="single"/>
            <w:lang w:val="en-IN"/>
          </w:rPr>
          <w:t>Communication of Opportunities</w:t>
        </w:r>
      </w:ins>
      <w:ins w:id="1096" w:author="Kush Khalasi" w:date="2025-06-02T17:16:00Z" w16du:dateUtc="2025-06-02T11:46:00Z">
        <w:r w:rsidRPr="00213ECC">
          <w:rPr>
            <w:b/>
            <w:u w:val="single"/>
            <w:lang w:val="en-IN"/>
            <w:rPrChange w:id="1097" w:author="Kush Khalasi" w:date="2025-06-02T17:16:00Z" w16du:dateUtc="2025-06-02T11:46:00Z">
              <w:rPr>
                <w:bCs/>
                <w:u w:val="single"/>
                <w:lang w:val="en-IN"/>
              </w:rPr>
            </w:rPrChange>
          </w:rPr>
          <w:t>:</w:t>
        </w:r>
      </w:ins>
    </w:p>
    <w:p w14:paraId="3A6A4298" w14:textId="77777777" w:rsidR="00213ECC" w:rsidRPr="00213ECC" w:rsidRDefault="00213ECC">
      <w:pPr>
        <w:numPr>
          <w:ilvl w:val="0"/>
          <w:numId w:val="88"/>
        </w:numPr>
        <w:tabs>
          <w:tab w:val="num" w:pos="720"/>
        </w:tabs>
        <w:spacing w:after="0"/>
        <w:jc w:val="both"/>
        <w:rPr>
          <w:ins w:id="1098" w:author="Kush Khalasi" w:date="2025-06-02T17:15:00Z"/>
          <w:bCs/>
          <w:u w:val="single"/>
          <w:lang w:val="en-IN"/>
          <w:rPrChange w:id="1099" w:author="Kush Khalasi" w:date="2025-06-02T17:15:00Z" w16du:dateUtc="2025-06-02T11:45:00Z">
            <w:rPr>
              <w:ins w:id="1100" w:author="Kush Khalasi" w:date="2025-06-02T17:15:00Z"/>
              <w:b/>
              <w:u w:val="single"/>
              <w:lang w:val="en-IN"/>
            </w:rPr>
          </w:rPrChange>
        </w:rPr>
        <w:pPrChange w:id="1101" w:author="Kush Khalasi" w:date="2025-06-02T17:16:00Z" w16du:dateUtc="2025-06-02T11:46:00Z">
          <w:pPr>
            <w:numPr>
              <w:numId w:val="88"/>
            </w:numPr>
            <w:tabs>
              <w:tab w:val="num" w:pos="720"/>
              <w:tab w:val="num" w:pos="1080"/>
            </w:tabs>
            <w:spacing w:after="393"/>
            <w:ind w:left="1080" w:hanging="360"/>
            <w:jc w:val="both"/>
          </w:pPr>
        </w:pPrChange>
      </w:pPr>
      <w:ins w:id="1102" w:author="Kush Khalasi" w:date="2025-06-02T17:15:00Z">
        <w:r w:rsidRPr="00213ECC">
          <w:rPr>
            <w:bCs/>
            <w:u w:val="single"/>
            <w:lang w:val="en-IN"/>
            <w:rPrChange w:id="1103" w:author="Kush Khalasi" w:date="2025-06-02T17:15:00Z" w16du:dateUtc="2025-06-02T11:45:00Z">
              <w:rPr>
                <w:b/>
                <w:u w:val="single"/>
                <w:lang w:val="en-IN"/>
              </w:rPr>
            </w:rPrChange>
          </w:rPr>
          <w:t>All promotion, transfer, and internal job opportunities are communicated transparently through formal channels such as internal job postings, company-wide announcements, and talent marketplace platforms accessible to all eligible employees.</w:t>
        </w:r>
      </w:ins>
    </w:p>
    <w:p w14:paraId="19899A29" w14:textId="77777777" w:rsidR="00213ECC" w:rsidRPr="00213ECC" w:rsidRDefault="00213ECC" w:rsidP="00213ECC">
      <w:pPr>
        <w:numPr>
          <w:ilvl w:val="0"/>
          <w:numId w:val="88"/>
        </w:numPr>
        <w:tabs>
          <w:tab w:val="num" w:pos="720"/>
        </w:tabs>
        <w:spacing w:after="393"/>
        <w:jc w:val="both"/>
        <w:rPr>
          <w:ins w:id="1104" w:author="Kush Khalasi" w:date="2025-06-02T17:15:00Z"/>
          <w:bCs/>
          <w:u w:val="single"/>
          <w:lang w:val="en-IN"/>
          <w:rPrChange w:id="1105" w:author="Kush Khalasi" w:date="2025-06-02T17:15:00Z" w16du:dateUtc="2025-06-02T11:45:00Z">
            <w:rPr>
              <w:ins w:id="1106" w:author="Kush Khalasi" w:date="2025-06-02T17:15:00Z"/>
              <w:b/>
              <w:u w:val="single"/>
              <w:lang w:val="en-IN"/>
            </w:rPr>
          </w:rPrChange>
        </w:rPr>
      </w:pPr>
      <w:ins w:id="1107" w:author="Kush Khalasi" w:date="2025-06-02T17:15:00Z">
        <w:r w:rsidRPr="00213ECC">
          <w:rPr>
            <w:bCs/>
            <w:u w:val="single"/>
            <w:lang w:val="en-IN"/>
            <w:rPrChange w:id="1108" w:author="Kush Khalasi" w:date="2025-06-02T17:15:00Z" w16du:dateUtc="2025-06-02T11:45:00Z">
              <w:rPr>
                <w:b/>
                <w:u w:val="single"/>
                <w:lang w:val="en-IN"/>
              </w:rPr>
            </w:rPrChange>
          </w:rPr>
          <w:t>Relevant procedural documents and communication materials explaining the promotion and internal mobility processes are made available to employees to ensure clarity and accessibility.</w:t>
        </w:r>
      </w:ins>
    </w:p>
    <w:p w14:paraId="4EEBE1AC" w14:textId="77777777" w:rsidR="00213ECC" w:rsidRPr="00213ECC" w:rsidRDefault="00213ECC">
      <w:pPr>
        <w:spacing w:after="0"/>
        <w:ind w:left="720"/>
        <w:jc w:val="both"/>
        <w:rPr>
          <w:ins w:id="1109" w:author="Kush Khalasi" w:date="2025-06-02T17:15:00Z"/>
          <w:b/>
          <w:u w:val="single"/>
          <w:lang w:val="en-IN"/>
        </w:rPr>
        <w:pPrChange w:id="1110" w:author="Kush Khalasi" w:date="2025-06-02T17:16:00Z" w16du:dateUtc="2025-06-02T11:46:00Z">
          <w:pPr>
            <w:spacing w:after="393"/>
            <w:ind w:left="720"/>
            <w:jc w:val="both"/>
          </w:pPr>
        </w:pPrChange>
      </w:pPr>
      <w:ins w:id="1111" w:author="Kush Khalasi" w:date="2025-06-02T17:15:00Z">
        <w:r w:rsidRPr="00213ECC">
          <w:rPr>
            <w:b/>
            <w:u w:val="single"/>
            <w:lang w:val="en-IN"/>
          </w:rPr>
          <w:t>Internal Mobility Programs</w:t>
        </w:r>
      </w:ins>
    </w:p>
    <w:p w14:paraId="4A3D67F7" w14:textId="77777777" w:rsidR="00213ECC" w:rsidRPr="00213ECC" w:rsidRDefault="00213ECC" w:rsidP="00213ECC">
      <w:pPr>
        <w:spacing w:after="393"/>
        <w:ind w:left="720"/>
        <w:jc w:val="both"/>
        <w:rPr>
          <w:ins w:id="1112" w:author="Kush Khalasi" w:date="2025-06-02T17:15:00Z"/>
          <w:bCs/>
          <w:u w:val="single"/>
          <w:lang w:val="en-IN"/>
          <w:rPrChange w:id="1113" w:author="Kush Khalasi" w:date="2025-06-02T17:15:00Z" w16du:dateUtc="2025-06-02T11:45:00Z">
            <w:rPr>
              <w:ins w:id="1114" w:author="Kush Khalasi" w:date="2025-06-02T17:15:00Z"/>
              <w:b/>
              <w:u w:val="single"/>
              <w:lang w:val="en-IN"/>
            </w:rPr>
          </w:rPrChange>
        </w:rPr>
      </w:pPr>
      <w:ins w:id="1115" w:author="Kush Khalasi" w:date="2025-06-02T17:15:00Z">
        <w:r w:rsidRPr="00213ECC">
          <w:rPr>
            <w:bCs/>
            <w:u w:val="single"/>
            <w:lang w:val="en-IN"/>
            <w:rPrChange w:id="1116" w:author="Kush Khalasi" w:date="2025-06-02T17:15:00Z" w16du:dateUtc="2025-06-02T11:45:00Z">
              <w:rPr>
                <w:b/>
                <w:u w:val="single"/>
                <w:lang w:val="en-IN"/>
              </w:rPr>
            </w:rPrChange>
          </w:rPr>
          <w:t>Riya Group actively promotes internal mobility to support career growth, employee engagement, and organizational flexibility. Our internal mobility initiatives include:</w:t>
        </w:r>
      </w:ins>
    </w:p>
    <w:p w14:paraId="30CA3876" w14:textId="77777777" w:rsidR="00213ECC" w:rsidRPr="00213ECC" w:rsidRDefault="00213ECC">
      <w:pPr>
        <w:numPr>
          <w:ilvl w:val="0"/>
          <w:numId w:val="88"/>
        </w:numPr>
        <w:tabs>
          <w:tab w:val="num" w:pos="720"/>
        </w:tabs>
        <w:spacing w:after="0"/>
        <w:jc w:val="both"/>
        <w:rPr>
          <w:ins w:id="1117" w:author="Kush Khalasi" w:date="2025-06-02T17:15:00Z"/>
          <w:bCs/>
          <w:u w:val="single"/>
          <w:lang w:val="en-IN"/>
          <w:rPrChange w:id="1118" w:author="Kush Khalasi" w:date="2025-06-02T17:15:00Z" w16du:dateUtc="2025-06-02T11:45:00Z">
            <w:rPr>
              <w:ins w:id="1119" w:author="Kush Khalasi" w:date="2025-06-02T17:15:00Z"/>
              <w:b/>
              <w:u w:val="single"/>
              <w:lang w:val="en-IN"/>
            </w:rPr>
          </w:rPrChange>
        </w:rPr>
        <w:pPrChange w:id="1120" w:author="Kush Khalasi" w:date="2025-06-02T17:17:00Z" w16du:dateUtc="2025-06-02T11:47:00Z">
          <w:pPr>
            <w:numPr>
              <w:numId w:val="89"/>
            </w:numPr>
            <w:tabs>
              <w:tab w:val="num" w:pos="720"/>
            </w:tabs>
            <w:spacing w:after="393"/>
            <w:ind w:left="720" w:hanging="360"/>
            <w:jc w:val="both"/>
          </w:pPr>
        </w:pPrChange>
      </w:pPr>
      <w:ins w:id="1121" w:author="Kush Khalasi" w:date="2025-06-02T17:15:00Z">
        <w:r w:rsidRPr="00180D41">
          <w:rPr>
            <w:b/>
            <w:u w:val="single"/>
            <w:lang w:val="en-IN"/>
          </w:rPr>
          <w:t>Vertical Mobility:</w:t>
        </w:r>
        <w:r w:rsidRPr="00213ECC">
          <w:rPr>
            <w:bCs/>
            <w:u w:val="single"/>
            <w:lang w:val="en-IN"/>
            <w:rPrChange w:id="1122" w:author="Kush Khalasi" w:date="2025-06-02T17:15:00Z" w16du:dateUtc="2025-06-02T11:45:00Z">
              <w:rPr>
                <w:b/>
                <w:u w:val="single"/>
                <w:lang w:val="en-IN"/>
              </w:rPr>
            </w:rPrChange>
          </w:rPr>
          <w:t xml:space="preserve"> Opportunities for employees to advance to higher levels within the organizational hierarchy through promotions or transfers that reflect increased responsibilities and seniority.</w:t>
        </w:r>
      </w:ins>
    </w:p>
    <w:p w14:paraId="58E4D684" w14:textId="77777777" w:rsidR="00213ECC" w:rsidRPr="00213ECC" w:rsidRDefault="00213ECC">
      <w:pPr>
        <w:numPr>
          <w:ilvl w:val="0"/>
          <w:numId w:val="88"/>
        </w:numPr>
        <w:tabs>
          <w:tab w:val="num" w:pos="720"/>
        </w:tabs>
        <w:spacing w:after="0"/>
        <w:jc w:val="both"/>
        <w:rPr>
          <w:ins w:id="1123" w:author="Kush Khalasi" w:date="2025-06-02T17:15:00Z"/>
          <w:bCs/>
          <w:u w:val="single"/>
          <w:lang w:val="en-IN"/>
          <w:rPrChange w:id="1124" w:author="Kush Khalasi" w:date="2025-06-02T17:15:00Z" w16du:dateUtc="2025-06-02T11:45:00Z">
            <w:rPr>
              <w:ins w:id="1125" w:author="Kush Khalasi" w:date="2025-06-02T17:15:00Z"/>
              <w:b/>
              <w:u w:val="single"/>
              <w:lang w:val="en-IN"/>
            </w:rPr>
          </w:rPrChange>
        </w:rPr>
        <w:pPrChange w:id="1126" w:author="Kush Khalasi" w:date="2025-06-02T17:17:00Z" w16du:dateUtc="2025-06-02T11:47:00Z">
          <w:pPr>
            <w:numPr>
              <w:numId w:val="89"/>
            </w:numPr>
            <w:tabs>
              <w:tab w:val="num" w:pos="720"/>
            </w:tabs>
            <w:spacing w:after="393"/>
            <w:ind w:left="720" w:hanging="360"/>
            <w:jc w:val="both"/>
          </w:pPr>
        </w:pPrChange>
      </w:pPr>
      <w:ins w:id="1127" w:author="Kush Khalasi" w:date="2025-06-02T17:15:00Z">
        <w:r w:rsidRPr="00180D41">
          <w:rPr>
            <w:b/>
            <w:u w:val="single"/>
            <w:lang w:val="en-IN"/>
          </w:rPr>
          <w:t>Horizontal Mobility:</w:t>
        </w:r>
        <w:r w:rsidRPr="00213ECC">
          <w:rPr>
            <w:bCs/>
            <w:u w:val="single"/>
            <w:lang w:val="en-IN"/>
            <w:rPrChange w:id="1128" w:author="Kush Khalasi" w:date="2025-06-02T17:15:00Z" w16du:dateUtc="2025-06-02T11:45:00Z">
              <w:rPr>
                <w:b/>
                <w:u w:val="single"/>
                <w:lang w:val="en-IN"/>
              </w:rPr>
            </w:rPrChange>
          </w:rPr>
          <w:t xml:space="preserve"> Facilitation of transfers or role changes within the same job level, allowing employees to gain experience in different functions or departments to broaden skills and knowledge.</w:t>
        </w:r>
      </w:ins>
    </w:p>
    <w:p w14:paraId="5E066303" w14:textId="77777777" w:rsidR="00213ECC" w:rsidRPr="00213ECC" w:rsidRDefault="00213ECC">
      <w:pPr>
        <w:numPr>
          <w:ilvl w:val="0"/>
          <w:numId w:val="88"/>
        </w:numPr>
        <w:tabs>
          <w:tab w:val="num" w:pos="720"/>
        </w:tabs>
        <w:spacing w:after="0"/>
        <w:jc w:val="both"/>
        <w:rPr>
          <w:ins w:id="1129" w:author="Kush Khalasi" w:date="2025-06-02T17:15:00Z"/>
          <w:bCs/>
          <w:u w:val="single"/>
          <w:lang w:val="en-IN"/>
          <w:rPrChange w:id="1130" w:author="Kush Khalasi" w:date="2025-06-02T17:15:00Z" w16du:dateUtc="2025-06-02T11:45:00Z">
            <w:rPr>
              <w:ins w:id="1131" w:author="Kush Khalasi" w:date="2025-06-02T17:15:00Z"/>
              <w:b/>
              <w:u w:val="single"/>
              <w:lang w:val="en-IN"/>
            </w:rPr>
          </w:rPrChange>
        </w:rPr>
        <w:pPrChange w:id="1132" w:author="Kush Khalasi" w:date="2025-06-02T17:17:00Z" w16du:dateUtc="2025-06-02T11:47:00Z">
          <w:pPr>
            <w:numPr>
              <w:numId w:val="89"/>
            </w:numPr>
            <w:tabs>
              <w:tab w:val="num" w:pos="720"/>
            </w:tabs>
            <w:spacing w:after="393"/>
            <w:ind w:left="720" w:hanging="360"/>
            <w:jc w:val="both"/>
          </w:pPr>
        </w:pPrChange>
      </w:pPr>
      <w:ins w:id="1133" w:author="Kush Khalasi" w:date="2025-06-02T17:15:00Z">
        <w:r w:rsidRPr="00180D41">
          <w:rPr>
            <w:b/>
            <w:u w:val="single"/>
            <w:lang w:val="en-IN"/>
          </w:rPr>
          <w:t>Geographical Mobility:</w:t>
        </w:r>
        <w:r w:rsidRPr="00213ECC">
          <w:rPr>
            <w:bCs/>
            <w:u w:val="single"/>
            <w:lang w:val="en-IN"/>
            <w:rPrChange w:id="1134" w:author="Kush Khalasi" w:date="2025-06-02T17:15:00Z" w16du:dateUtc="2025-06-02T11:45:00Z">
              <w:rPr>
                <w:b/>
                <w:u w:val="single"/>
                <w:lang w:val="en-IN"/>
              </w:rPr>
            </w:rPrChange>
          </w:rPr>
          <w:t xml:space="preserve"> Support for employees who choose to take up assignments or roles at different company locations or sites, promoting workforce flexibility and cross-location collaboration.</w:t>
        </w:r>
      </w:ins>
    </w:p>
    <w:p w14:paraId="36115ADC" w14:textId="77777777" w:rsidR="00213ECC" w:rsidRDefault="00213ECC" w:rsidP="00213ECC">
      <w:pPr>
        <w:numPr>
          <w:ilvl w:val="0"/>
          <w:numId w:val="88"/>
        </w:numPr>
        <w:tabs>
          <w:tab w:val="num" w:pos="720"/>
        </w:tabs>
        <w:spacing w:after="0"/>
        <w:jc w:val="both"/>
        <w:rPr>
          <w:ins w:id="1135" w:author="Kush Khalasi" w:date="2025-06-02T17:17:00Z" w16du:dateUtc="2025-06-02T11:47:00Z"/>
          <w:bCs/>
          <w:u w:val="single"/>
          <w:lang w:val="en-IN"/>
        </w:rPr>
      </w:pPr>
      <w:ins w:id="1136" w:author="Kush Khalasi" w:date="2025-06-02T17:15:00Z">
        <w:r w:rsidRPr="00180D41">
          <w:rPr>
            <w:b/>
            <w:u w:val="single"/>
            <w:lang w:val="en-IN"/>
          </w:rPr>
          <w:t>Transversal Mobility (Cross-Skilling):</w:t>
        </w:r>
        <w:r w:rsidRPr="00213ECC">
          <w:rPr>
            <w:bCs/>
            <w:u w:val="single"/>
            <w:lang w:val="en-IN"/>
            <w:rPrChange w:id="1137" w:author="Kush Khalasi" w:date="2025-06-02T17:15:00Z" w16du:dateUtc="2025-06-02T11:45:00Z">
              <w:rPr>
                <w:b/>
                <w:u w:val="single"/>
                <w:lang w:val="en-IN"/>
              </w:rPr>
            </w:rPrChange>
          </w:rPr>
          <w:t xml:space="preserve"> Encouragement for employees to move across different roles or functions by leveraging transferable skills, enabling cross-functional expertise and career diversification.</w:t>
        </w:r>
      </w:ins>
    </w:p>
    <w:p w14:paraId="516C73DA" w14:textId="77777777" w:rsidR="00213ECC" w:rsidRPr="00213ECC" w:rsidRDefault="00213ECC">
      <w:pPr>
        <w:spacing w:after="0"/>
        <w:ind w:left="1080"/>
        <w:jc w:val="both"/>
        <w:rPr>
          <w:ins w:id="1138" w:author="Kush Khalasi" w:date="2025-06-02T17:15:00Z"/>
          <w:bCs/>
          <w:u w:val="single"/>
          <w:lang w:val="en-IN"/>
          <w:rPrChange w:id="1139" w:author="Kush Khalasi" w:date="2025-06-02T17:15:00Z" w16du:dateUtc="2025-06-02T11:45:00Z">
            <w:rPr>
              <w:ins w:id="1140" w:author="Kush Khalasi" w:date="2025-06-02T17:15:00Z"/>
              <w:b/>
              <w:u w:val="single"/>
              <w:lang w:val="en-IN"/>
            </w:rPr>
          </w:rPrChange>
        </w:rPr>
        <w:pPrChange w:id="1141" w:author="Kush Khalasi" w:date="2025-06-02T17:17:00Z" w16du:dateUtc="2025-06-02T11:47:00Z">
          <w:pPr>
            <w:numPr>
              <w:numId w:val="89"/>
            </w:numPr>
            <w:tabs>
              <w:tab w:val="num" w:pos="720"/>
            </w:tabs>
            <w:spacing w:after="393"/>
            <w:ind w:left="720" w:hanging="360"/>
            <w:jc w:val="both"/>
          </w:pPr>
        </w:pPrChange>
      </w:pPr>
    </w:p>
    <w:p w14:paraId="52D76B8F" w14:textId="77777777" w:rsidR="00213ECC" w:rsidRDefault="00213ECC" w:rsidP="00213ECC">
      <w:pPr>
        <w:spacing w:after="0"/>
        <w:ind w:left="720"/>
        <w:jc w:val="both"/>
        <w:rPr>
          <w:ins w:id="1142" w:author="Kush Khalasi" w:date="2025-06-02T17:17:00Z" w16du:dateUtc="2025-06-02T11:47:00Z"/>
          <w:b/>
          <w:u w:val="single"/>
          <w:lang w:val="en-IN"/>
        </w:rPr>
      </w:pPr>
      <w:ins w:id="1143" w:author="Kush Khalasi" w:date="2025-06-02T17:15:00Z">
        <w:r w:rsidRPr="00213ECC">
          <w:rPr>
            <w:b/>
            <w:u w:val="single"/>
            <w:lang w:val="en-IN"/>
          </w:rPr>
          <w:t>Implementation and Support</w:t>
        </w:r>
      </w:ins>
    </w:p>
    <w:p w14:paraId="7A8A7A57" w14:textId="77777777" w:rsidR="00213ECC" w:rsidRPr="00213ECC" w:rsidRDefault="00213ECC">
      <w:pPr>
        <w:spacing w:after="0"/>
        <w:ind w:left="720"/>
        <w:jc w:val="both"/>
        <w:rPr>
          <w:ins w:id="1144" w:author="Kush Khalasi" w:date="2025-06-02T17:15:00Z"/>
          <w:b/>
          <w:u w:val="single"/>
          <w:lang w:val="en-IN"/>
        </w:rPr>
        <w:pPrChange w:id="1145" w:author="Kush Khalasi" w:date="2025-06-02T17:16:00Z" w16du:dateUtc="2025-06-02T11:46:00Z">
          <w:pPr>
            <w:spacing w:after="393"/>
            <w:ind w:left="720"/>
            <w:jc w:val="both"/>
          </w:pPr>
        </w:pPrChange>
      </w:pPr>
    </w:p>
    <w:p w14:paraId="2D462B49" w14:textId="77777777" w:rsidR="00213ECC" w:rsidRPr="00213ECC" w:rsidRDefault="00213ECC">
      <w:pPr>
        <w:numPr>
          <w:ilvl w:val="0"/>
          <w:numId w:val="88"/>
        </w:numPr>
        <w:tabs>
          <w:tab w:val="num" w:pos="720"/>
        </w:tabs>
        <w:spacing w:after="0"/>
        <w:jc w:val="both"/>
        <w:rPr>
          <w:ins w:id="1146" w:author="Kush Khalasi" w:date="2025-06-02T17:15:00Z"/>
          <w:bCs/>
          <w:u w:val="single"/>
          <w:lang w:val="en-IN"/>
          <w:rPrChange w:id="1147" w:author="Kush Khalasi" w:date="2025-06-02T17:15:00Z" w16du:dateUtc="2025-06-02T11:45:00Z">
            <w:rPr>
              <w:ins w:id="1148" w:author="Kush Khalasi" w:date="2025-06-02T17:15:00Z"/>
              <w:b/>
              <w:u w:val="single"/>
              <w:lang w:val="en-IN"/>
            </w:rPr>
          </w:rPrChange>
        </w:rPr>
        <w:pPrChange w:id="1149" w:author="Kush Khalasi" w:date="2025-06-02T17:17:00Z" w16du:dateUtc="2025-06-02T11:47:00Z">
          <w:pPr>
            <w:numPr>
              <w:numId w:val="90"/>
            </w:numPr>
            <w:tabs>
              <w:tab w:val="num" w:pos="720"/>
            </w:tabs>
            <w:spacing w:after="393"/>
            <w:ind w:left="720" w:hanging="360"/>
            <w:jc w:val="both"/>
          </w:pPr>
        </w:pPrChange>
      </w:pPr>
      <w:ins w:id="1150" w:author="Kush Khalasi" w:date="2025-06-02T17:15:00Z">
        <w:r w:rsidRPr="00213ECC">
          <w:rPr>
            <w:bCs/>
            <w:u w:val="single"/>
            <w:lang w:val="en-IN"/>
            <w:rPrChange w:id="1151" w:author="Kush Khalasi" w:date="2025-06-02T17:15:00Z" w16du:dateUtc="2025-06-02T11:45:00Z">
              <w:rPr>
                <w:b/>
                <w:u w:val="single"/>
                <w:lang w:val="en-IN"/>
              </w:rPr>
            </w:rPrChange>
          </w:rPr>
          <w:t>The Company maintains documented records of internal job postings, announcements, and the use of internal talent marketplace platforms to track and promote transparency in hiring and role changes.</w:t>
        </w:r>
      </w:ins>
    </w:p>
    <w:p w14:paraId="77F75D4B" w14:textId="77777777" w:rsidR="00213ECC" w:rsidRPr="00213ECC" w:rsidRDefault="00213ECC">
      <w:pPr>
        <w:numPr>
          <w:ilvl w:val="0"/>
          <w:numId w:val="88"/>
        </w:numPr>
        <w:tabs>
          <w:tab w:val="num" w:pos="720"/>
        </w:tabs>
        <w:spacing w:after="0"/>
        <w:jc w:val="both"/>
        <w:rPr>
          <w:ins w:id="1152" w:author="Kush Khalasi" w:date="2025-06-02T17:15:00Z"/>
          <w:bCs/>
          <w:u w:val="single"/>
          <w:lang w:val="en-IN"/>
          <w:rPrChange w:id="1153" w:author="Kush Khalasi" w:date="2025-06-02T17:15:00Z" w16du:dateUtc="2025-06-02T11:45:00Z">
            <w:rPr>
              <w:ins w:id="1154" w:author="Kush Khalasi" w:date="2025-06-02T17:15:00Z"/>
              <w:b/>
              <w:u w:val="single"/>
              <w:lang w:val="en-IN"/>
            </w:rPr>
          </w:rPrChange>
        </w:rPr>
        <w:pPrChange w:id="1155" w:author="Kush Khalasi" w:date="2025-06-02T17:17:00Z" w16du:dateUtc="2025-06-02T11:47:00Z">
          <w:pPr>
            <w:numPr>
              <w:numId w:val="90"/>
            </w:numPr>
            <w:tabs>
              <w:tab w:val="num" w:pos="720"/>
            </w:tabs>
            <w:spacing w:after="393"/>
            <w:ind w:left="720" w:hanging="360"/>
            <w:jc w:val="both"/>
          </w:pPr>
        </w:pPrChange>
      </w:pPr>
      <w:ins w:id="1156" w:author="Kush Khalasi" w:date="2025-06-02T17:15:00Z">
        <w:r w:rsidRPr="00213ECC">
          <w:rPr>
            <w:bCs/>
            <w:u w:val="single"/>
            <w:lang w:val="en-IN"/>
            <w:rPrChange w:id="1157" w:author="Kush Khalasi" w:date="2025-06-02T17:15:00Z" w16du:dateUtc="2025-06-02T11:45:00Z">
              <w:rPr>
                <w:b/>
                <w:u w:val="single"/>
                <w:lang w:val="en-IN"/>
              </w:rPr>
            </w:rPrChange>
          </w:rPr>
          <w:t xml:space="preserve">We implement job shadowing programs, internal mentoring or sponsorship initiatives, and employee job rotation or job swap programs to support skill development and facilitate smooth transitions across roles </w:t>
        </w:r>
        <w:r w:rsidRPr="00213ECC">
          <w:rPr>
            <w:bCs/>
            <w:u w:val="single"/>
            <w:lang w:val="en-IN"/>
            <w:rPrChange w:id="1158" w:author="Kush Khalasi" w:date="2025-06-02T17:15:00Z" w16du:dateUtc="2025-06-02T11:45:00Z">
              <w:rPr>
                <w:b/>
                <w:u w:val="single"/>
                <w:lang w:val="en-IN"/>
              </w:rPr>
            </w:rPrChange>
          </w:rPr>
          <w:lastRenderedPageBreak/>
          <w:t>or departments.</w:t>
        </w:r>
      </w:ins>
    </w:p>
    <w:p w14:paraId="67C2F4EA" w14:textId="77777777" w:rsidR="00213ECC" w:rsidRPr="00213ECC" w:rsidRDefault="00213ECC">
      <w:pPr>
        <w:numPr>
          <w:ilvl w:val="0"/>
          <w:numId w:val="88"/>
        </w:numPr>
        <w:tabs>
          <w:tab w:val="num" w:pos="720"/>
        </w:tabs>
        <w:spacing w:after="0"/>
        <w:jc w:val="both"/>
        <w:rPr>
          <w:ins w:id="1159" w:author="Kush Khalasi" w:date="2025-06-02T17:15:00Z"/>
          <w:bCs/>
          <w:u w:val="single"/>
          <w:lang w:val="en-IN"/>
          <w:rPrChange w:id="1160" w:author="Kush Khalasi" w:date="2025-06-02T17:15:00Z" w16du:dateUtc="2025-06-02T11:45:00Z">
            <w:rPr>
              <w:ins w:id="1161" w:author="Kush Khalasi" w:date="2025-06-02T17:15:00Z"/>
              <w:b/>
              <w:u w:val="single"/>
              <w:lang w:val="en-IN"/>
            </w:rPr>
          </w:rPrChange>
        </w:rPr>
        <w:pPrChange w:id="1162" w:author="Kush Khalasi" w:date="2025-06-02T17:17:00Z" w16du:dateUtc="2025-06-02T11:47:00Z">
          <w:pPr>
            <w:numPr>
              <w:numId w:val="90"/>
            </w:numPr>
            <w:tabs>
              <w:tab w:val="num" w:pos="720"/>
            </w:tabs>
            <w:spacing w:after="393"/>
            <w:ind w:left="720" w:hanging="360"/>
            <w:jc w:val="both"/>
          </w:pPr>
        </w:pPrChange>
      </w:pPr>
      <w:ins w:id="1163" w:author="Kush Khalasi" w:date="2025-06-02T17:15:00Z">
        <w:r w:rsidRPr="00213ECC">
          <w:rPr>
            <w:bCs/>
            <w:u w:val="single"/>
            <w:lang w:val="en-IN"/>
            <w:rPrChange w:id="1164" w:author="Kush Khalasi" w:date="2025-06-02T17:15:00Z" w16du:dateUtc="2025-06-02T11:45:00Z">
              <w:rPr>
                <w:b/>
                <w:u w:val="single"/>
                <w:lang w:val="en-IN"/>
              </w:rPr>
            </w:rPrChange>
          </w:rPr>
          <w:t>Supervisors and HR partners work closely to identify and recommend suitable internal mobility opportunities aligned with employees’ career aspirations and the organization’s needs.</w:t>
        </w:r>
      </w:ins>
    </w:p>
    <w:p w14:paraId="3D3A99C9" w14:textId="77777777" w:rsidR="00213ECC" w:rsidRDefault="00213ECC" w:rsidP="00213ECC">
      <w:pPr>
        <w:numPr>
          <w:ilvl w:val="0"/>
          <w:numId w:val="88"/>
        </w:numPr>
        <w:tabs>
          <w:tab w:val="num" w:pos="720"/>
        </w:tabs>
        <w:spacing w:after="0"/>
        <w:jc w:val="both"/>
        <w:rPr>
          <w:ins w:id="1165" w:author="Kush Khalasi" w:date="2025-06-02T17:17:00Z" w16du:dateUtc="2025-06-02T11:47:00Z"/>
          <w:bCs/>
          <w:u w:val="single"/>
          <w:lang w:val="en-IN"/>
        </w:rPr>
      </w:pPr>
      <w:ins w:id="1166" w:author="Kush Khalasi" w:date="2025-06-02T17:15:00Z">
        <w:r w:rsidRPr="00213ECC">
          <w:rPr>
            <w:bCs/>
            <w:u w:val="single"/>
            <w:lang w:val="en-IN"/>
            <w:rPrChange w:id="1167" w:author="Kush Khalasi" w:date="2025-06-02T17:15:00Z" w16du:dateUtc="2025-06-02T11:45:00Z">
              <w:rPr>
                <w:b/>
                <w:u w:val="single"/>
                <w:lang w:val="en-IN"/>
              </w:rPr>
            </w:rPrChange>
          </w:rPr>
          <w:t>All internal mobility activities are tracked and reviewed periodically to measure their effectiveness and to continuously improve career development offerings.</w:t>
        </w:r>
      </w:ins>
    </w:p>
    <w:p w14:paraId="669D33A5" w14:textId="77777777" w:rsidR="00213ECC" w:rsidRPr="00213ECC" w:rsidRDefault="00213ECC">
      <w:pPr>
        <w:spacing w:after="0"/>
        <w:ind w:left="1080"/>
        <w:jc w:val="both"/>
        <w:rPr>
          <w:ins w:id="1168" w:author="Kush Khalasi" w:date="2025-06-02T17:15:00Z"/>
          <w:bCs/>
          <w:u w:val="single"/>
          <w:lang w:val="en-IN"/>
          <w:rPrChange w:id="1169" w:author="Kush Khalasi" w:date="2025-06-02T17:15:00Z" w16du:dateUtc="2025-06-02T11:45:00Z">
            <w:rPr>
              <w:ins w:id="1170" w:author="Kush Khalasi" w:date="2025-06-02T17:15:00Z"/>
              <w:b/>
              <w:u w:val="single"/>
              <w:lang w:val="en-IN"/>
            </w:rPr>
          </w:rPrChange>
        </w:rPr>
        <w:pPrChange w:id="1171" w:author="Kush Khalasi" w:date="2025-06-02T17:17:00Z" w16du:dateUtc="2025-06-02T11:47:00Z">
          <w:pPr>
            <w:numPr>
              <w:numId w:val="90"/>
            </w:numPr>
            <w:tabs>
              <w:tab w:val="num" w:pos="720"/>
            </w:tabs>
            <w:spacing w:after="393"/>
            <w:ind w:left="720" w:hanging="360"/>
            <w:jc w:val="both"/>
          </w:pPr>
        </w:pPrChange>
      </w:pPr>
    </w:p>
    <w:p w14:paraId="0C2A99A0" w14:textId="77777777" w:rsidR="00213ECC" w:rsidRPr="00213ECC" w:rsidRDefault="00213ECC" w:rsidP="00213ECC">
      <w:pPr>
        <w:spacing w:after="393"/>
        <w:ind w:left="720"/>
        <w:jc w:val="both"/>
        <w:rPr>
          <w:ins w:id="1172" w:author="Kush Khalasi" w:date="2025-06-02T17:15:00Z"/>
          <w:bCs/>
          <w:u w:val="single"/>
          <w:lang w:val="en-IN"/>
          <w:rPrChange w:id="1173" w:author="Kush Khalasi" w:date="2025-06-02T17:15:00Z" w16du:dateUtc="2025-06-02T11:45:00Z">
            <w:rPr>
              <w:ins w:id="1174" w:author="Kush Khalasi" w:date="2025-06-02T17:15:00Z"/>
              <w:b/>
              <w:u w:val="single"/>
              <w:lang w:val="en-IN"/>
            </w:rPr>
          </w:rPrChange>
        </w:rPr>
      </w:pPr>
      <w:ins w:id="1175" w:author="Kush Khalasi" w:date="2025-06-02T17:15:00Z">
        <w:r w:rsidRPr="00213ECC">
          <w:rPr>
            <w:bCs/>
            <w:u w:val="single"/>
            <w:lang w:val="en-IN"/>
            <w:rPrChange w:id="1176" w:author="Kush Khalasi" w:date="2025-06-02T17:15:00Z" w16du:dateUtc="2025-06-02T11:45:00Z">
              <w:rPr>
                <w:b/>
                <w:u w:val="single"/>
                <w:lang w:val="en-IN"/>
              </w:rPr>
            </w:rPrChange>
          </w:rPr>
          <w:t>By fostering a culture of fair, transparent, and diverse internal mobility, Riya Group ensures employees have multiple pathways for growth, whether through promotion, lateral moves, or expanding their expertise across locations and functions.</w:t>
        </w:r>
      </w:ins>
    </w:p>
    <w:p w14:paraId="69517B23" w14:textId="59B9D03C" w:rsidR="00180D41" w:rsidDel="00492CBD" w:rsidRDefault="00180D41">
      <w:pPr>
        <w:spacing w:after="393"/>
        <w:ind w:left="720"/>
        <w:jc w:val="both"/>
        <w:rPr>
          <w:del w:id="1177" w:author="Kush Khalasi" w:date="2025-06-02T18:45:00Z" w16du:dateUtc="2025-06-02T13:15:00Z"/>
          <w:b/>
          <w:u w:val="single"/>
        </w:rPr>
      </w:pPr>
    </w:p>
    <w:p w14:paraId="0E63BAE9" w14:textId="77777777" w:rsidR="00837265" w:rsidRDefault="00000000">
      <w:pPr>
        <w:spacing w:after="393"/>
        <w:jc w:val="center"/>
        <w:rPr>
          <w:b/>
          <w:u w:val="single"/>
        </w:rPr>
      </w:pPr>
      <w:r>
        <w:rPr>
          <w:b/>
          <w:u w:val="single"/>
        </w:rPr>
        <w:t>3.5.4 HIERARCHY AT RIYA GROUP</w:t>
      </w:r>
    </w:p>
    <w:tbl>
      <w:tblPr>
        <w:tblStyle w:val="a"/>
        <w:tblW w:w="6480" w:type="dxa"/>
        <w:jc w:val="center"/>
        <w:tblBorders>
          <w:top w:val="nil"/>
          <w:left w:val="nil"/>
          <w:bottom w:val="nil"/>
          <w:right w:val="nil"/>
          <w:insideH w:val="nil"/>
          <w:insideV w:val="nil"/>
        </w:tblBorders>
        <w:tblLayout w:type="fixed"/>
        <w:tblLook w:val="0600" w:firstRow="0" w:lastRow="0" w:firstColumn="0" w:lastColumn="0" w:noHBand="1" w:noVBand="1"/>
      </w:tblPr>
      <w:tblGrid>
        <w:gridCol w:w="750"/>
        <w:gridCol w:w="3930"/>
        <w:gridCol w:w="885"/>
        <w:gridCol w:w="915"/>
      </w:tblGrid>
      <w:tr w:rsidR="00837265" w14:paraId="4E930959" w14:textId="77777777">
        <w:trPr>
          <w:trHeight w:val="375"/>
          <w:jc w:val="center"/>
        </w:trPr>
        <w:tc>
          <w:tcPr>
            <w:tcW w:w="750" w:type="dxa"/>
            <w:tcBorders>
              <w:top w:val="single" w:sz="8" w:space="0" w:color="000000"/>
              <w:left w:val="single" w:sz="8" w:space="0" w:color="000000"/>
              <w:bottom w:val="single" w:sz="8" w:space="0" w:color="000000"/>
              <w:right w:val="single" w:sz="8" w:space="0" w:color="000000"/>
            </w:tcBorders>
            <w:shd w:val="clear" w:color="auto" w:fill="FFC000"/>
            <w:tcMar>
              <w:top w:w="40" w:type="dxa"/>
              <w:left w:w="40" w:type="dxa"/>
              <w:bottom w:w="40" w:type="dxa"/>
              <w:right w:w="40" w:type="dxa"/>
            </w:tcMar>
            <w:vAlign w:val="center"/>
          </w:tcPr>
          <w:p w14:paraId="230637B1" w14:textId="77777777" w:rsidR="00837265" w:rsidRDefault="00000000">
            <w:pPr>
              <w:spacing w:after="0"/>
              <w:ind w:left="60"/>
              <w:jc w:val="center"/>
              <w:rPr>
                <w:b/>
                <w:u w:val="single"/>
              </w:rPr>
            </w:pPr>
            <w:r>
              <w:rPr>
                <w:b/>
                <w:u w:val="single"/>
              </w:rPr>
              <w:t>Sr. No.</w:t>
            </w:r>
          </w:p>
        </w:tc>
        <w:tc>
          <w:tcPr>
            <w:tcW w:w="3930" w:type="dxa"/>
            <w:tcBorders>
              <w:top w:val="single" w:sz="8" w:space="0" w:color="000000"/>
              <w:left w:val="single" w:sz="8" w:space="0" w:color="000000"/>
              <w:bottom w:val="single" w:sz="8" w:space="0" w:color="000000"/>
              <w:right w:val="single" w:sz="8" w:space="0" w:color="000000"/>
            </w:tcBorders>
            <w:shd w:val="clear" w:color="auto" w:fill="FFC000"/>
            <w:tcMar>
              <w:top w:w="40" w:type="dxa"/>
              <w:left w:w="40" w:type="dxa"/>
              <w:bottom w:w="40" w:type="dxa"/>
              <w:right w:w="40" w:type="dxa"/>
            </w:tcMar>
            <w:vAlign w:val="center"/>
          </w:tcPr>
          <w:p w14:paraId="409339DF" w14:textId="77777777" w:rsidR="00837265" w:rsidRDefault="00000000">
            <w:pPr>
              <w:spacing w:after="0"/>
              <w:ind w:left="60"/>
              <w:jc w:val="center"/>
              <w:rPr>
                <w:b/>
                <w:u w:val="single"/>
              </w:rPr>
            </w:pPr>
            <w:r>
              <w:rPr>
                <w:b/>
                <w:u w:val="single"/>
              </w:rPr>
              <w:t>Designation</w:t>
            </w:r>
          </w:p>
        </w:tc>
        <w:tc>
          <w:tcPr>
            <w:tcW w:w="885" w:type="dxa"/>
            <w:tcBorders>
              <w:top w:val="single" w:sz="8" w:space="0" w:color="000000"/>
              <w:left w:val="single" w:sz="8" w:space="0" w:color="000000"/>
              <w:bottom w:val="single" w:sz="8" w:space="0" w:color="000000"/>
              <w:right w:val="single" w:sz="8" w:space="0" w:color="000000"/>
            </w:tcBorders>
            <w:shd w:val="clear" w:color="auto" w:fill="FFC000"/>
            <w:tcMar>
              <w:top w:w="40" w:type="dxa"/>
              <w:left w:w="40" w:type="dxa"/>
              <w:bottom w:w="40" w:type="dxa"/>
              <w:right w:w="40" w:type="dxa"/>
            </w:tcMar>
            <w:vAlign w:val="center"/>
          </w:tcPr>
          <w:p w14:paraId="6B1FFF2B" w14:textId="77777777" w:rsidR="00837265" w:rsidRDefault="00000000">
            <w:pPr>
              <w:spacing w:after="0"/>
              <w:ind w:left="60"/>
              <w:jc w:val="center"/>
              <w:rPr>
                <w:b/>
                <w:u w:val="single"/>
              </w:rPr>
            </w:pPr>
            <w:r>
              <w:rPr>
                <w:b/>
                <w:u w:val="single"/>
              </w:rPr>
              <w:t>Grade</w:t>
            </w:r>
          </w:p>
        </w:tc>
        <w:tc>
          <w:tcPr>
            <w:tcW w:w="915" w:type="dxa"/>
            <w:tcBorders>
              <w:top w:val="single" w:sz="8" w:space="0" w:color="000000"/>
              <w:left w:val="single" w:sz="8" w:space="0" w:color="000000"/>
              <w:bottom w:val="single" w:sz="8" w:space="0" w:color="000000"/>
              <w:right w:val="single" w:sz="8" w:space="0" w:color="000000"/>
            </w:tcBorders>
            <w:shd w:val="clear" w:color="auto" w:fill="FFC000"/>
            <w:tcMar>
              <w:top w:w="40" w:type="dxa"/>
              <w:left w:w="40" w:type="dxa"/>
              <w:bottom w:w="40" w:type="dxa"/>
              <w:right w:w="40" w:type="dxa"/>
            </w:tcMar>
            <w:vAlign w:val="center"/>
          </w:tcPr>
          <w:p w14:paraId="458D08AF" w14:textId="77777777" w:rsidR="00837265" w:rsidRDefault="00000000">
            <w:pPr>
              <w:spacing w:after="0"/>
              <w:ind w:left="60"/>
              <w:jc w:val="center"/>
              <w:rPr>
                <w:b/>
                <w:u w:val="single"/>
              </w:rPr>
            </w:pPr>
            <w:r>
              <w:rPr>
                <w:b/>
                <w:u w:val="single"/>
              </w:rPr>
              <w:t>Level</w:t>
            </w:r>
          </w:p>
        </w:tc>
      </w:tr>
      <w:tr w:rsidR="00837265" w14:paraId="60AF94A0" w14:textId="77777777">
        <w:trPr>
          <w:trHeight w:val="375"/>
          <w:jc w:val="center"/>
        </w:trPr>
        <w:tc>
          <w:tcPr>
            <w:tcW w:w="750"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vAlign w:val="center"/>
          </w:tcPr>
          <w:p w14:paraId="79DA8B1F" w14:textId="77777777" w:rsidR="00837265" w:rsidRDefault="00000000">
            <w:pPr>
              <w:spacing w:after="0"/>
              <w:ind w:left="60"/>
              <w:jc w:val="center"/>
              <w:rPr>
                <w:b/>
                <w:color w:val="222222"/>
                <w:u w:val="single"/>
              </w:rPr>
            </w:pPr>
            <w:r>
              <w:rPr>
                <w:b/>
                <w:color w:val="222222"/>
                <w:u w:val="single"/>
              </w:rPr>
              <w:t>1</w:t>
            </w:r>
          </w:p>
        </w:tc>
        <w:tc>
          <w:tcPr>
            <w:tcW w:w="3930"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vAlign w:val="center"/>
          </w:tcPr>
          <w:p w14:paraId="501824C3" w14:textId="77777777" w:rsidR="00837265" w:rsidRDefault="00000000">
            <w:pPr>
              <w:spacing w:after="0"/>
              <w:ind w:left="60"/>
              <w:jc w:val="center"/>
              <w:rPr>
                <w:b/>
                <w:color w:val="222222"/>
                <w:u w:val="single"/>
              </w:rPr>
            </w:pPr>
            <w:r>
              <w:rPr>
                <w:b/>
                <w:color w:val="222222"/>
                <w:u w:val="single"/>
              </w:rPr>
              <w:t>Chairman &amp; Managing Director (CMD)</w:t>
            </w:r>
          </w:p>
        </w:tc>
        <w:tc>
          <w:tcPr>
            <w:tcW w:w="885"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vAlign w:val="center"/>
          </w:tcPr>
          <w:p w14:paraId="49473A76" w14:textId="77777777" w:rsidR="00837265" w:rsidRDefault="00000000">
            <w:pPr>
              <w:spacing w:after="0"/>
              <w:ind w:left="60"/>
              <w:jc w:val="center"/>
              <w:rPr>
                <w:b/>
                <w:color w:val="222222"/>
                <w:u w:val="single"/>
              </w:rPr>
            </w:pPr>
            <w:r>
              <w:rPr>
                <w:b/>
                <w:color w:val="222222"/>
                <w:u w:val="single"/>
              </w:rPr>
              <w:t>G0</w:t>
            </w:r>
          </w:p>
        </w:tc>
        <w:tc>
          <w:tcPr>
            <w:tcW w:w="915"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vAlign w:val="center"/>
          </w:tcPr>
          <w:p w14:paraId="4C9A90BE" w14:textId="77777777" w:rsidR="00837265" w:rsidRDefault="00000000">
            <w:pPr>
              <w:spacing w:after="0"/>
              <w:ind w:left="60"/>
              <w:jc w:val="center"/>
              <w:rPr>
                <w:b/>
                <w:color w:val="222222"/>
                <w:u w:val="single"/>
              </w:rPr>
            </w:pPr>
            <w:r>
              <w:rPr>
                <w:b/>
                <w:color w:val="222222"/>
                <w:u w:val="single"/>
              </w:rPr>
              <w:t>NA</w:t>
            </w:r>
          </w:p>
        </w:tc>
      </w:tr>
      <w:tr w:rsidR="00837265" w14:paraId="6EE05F60" w14:textId="77777777">
        <w:trPr>
          <w:trHeight w:val="375"/>
          <w:jc w:val="center"/>
        </w:trPr>
        <w:tc>
          <w:tcPr>
            <w:tcW w:w="750"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vAlign w:val="center"/>
          </w:tcPr>
          <w:p w14:paraId="4AE5A287" w14:textId="77777777" w:rsidR="00837265" w:rsidRDefault="00000000">
            <w:pPr>
              <w:spacing w:after="0"/>
              <w:ind w:left="60"/>
              <w:jc w:val="center"/>
              <w:rPr>
                <w:b/>
                <w:color w:val="222222"/>
                <w:u w:val="single"/>
              </w:rPr>
            </w:pPr>
            <w:r>
              <w:rPr>
                <w:b/>
                <w:color w:val="222222"/>
                <w:u w:val="single"/>
              </w:rPr>
              <w:t>2</w:t>
            </w:r>
          </w:p>
        </w:tc>
        <w:tc>
          <w:tcPr>
            <w:tcW w:w="3930"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vAlign w:val="center"/>
          </w:tcPr>
          <w:p w14:paraId="6698FE2A" w14:textId="77777777" w:rsidR="00837265" w:rsidRDefault="00000000">
            <w:pPr>
              <w:spacing w:after="0"/>
              <w:ind w:left="60"/>
              <w:jc w:val="center"/>
              <w:rPr>
                <w:b/>
                <w:color w:val="222222"/>
                <w:u w:val="single"/>
              </w:rPr>
            </w:pPr>
            <w:r>
              <w:rPr>
                <w:b/>
                <w:color w:val="222222"/>
                <w:u w:val="single"/>
              </w:rPr>
              <w:t>Director</w:t>
            </w:r>
          </w:p>
        </w:tc>
        <w:tc>
          <w:tcPr>
            <w:tcW w:w="885"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vAlign w:val="center"/>
          </w:tcPr>
          <w:p w14:paraId="165B8B65" w14:textId="77777777" w:rsidR="00837265" w:rsidRDefault="00000000">
            <w:pPr>
              <w:spacing w:after="0"/>
              <w:ind w:left="60"/>
              <w:jc w:val="center"/>
              <w:rPr>
                <w:b/>
                <w:color w:val="222222"/>
                <w:u w:val="single"/>
              </w:rPr>
            </w:pPr>
            <w:r>
              <w:rPr>
                <w:b/>
                <w:color w:val="222222"/>
                <w:u w:val="single"/>
              </w:rPr>
              <w:t>G1</w:t>
            </w:r>
          </w:p>
        </w:tc>
        <w:tc>
          <w:tcPr>
            <w:tcW w:w="915"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vAlign w:val="center"/>
          </w:tcPr>
          <w:p w14:paraId="50FF5804" w14:textId="77777777" w:rsidR="00837265" w:rsidRDefault="00000000">
            <w:pPr>
              <w:spacing w:after="0"/>
              <w:ind w:left="60"/>
              <w:jc w:val="center"/>
              <w:rPr>
                <w:b/>
                <w:color w:val="222222"/>
                <w:u w:val="single"/>
              </w:rPr>
            </w:pPr>
            <w:r>
              <w:rPr>
                <w:b/>
                <w:color w:val="222222"/>
                <w:u w:val="single"/>
              </w:rPr>
              <w:t>NA</w:t>
            </w:r>
          </w:p>
        </w:tc>
      </w:tr>
      <w:tr w:rsidR="00837265" w14:paraId="55AD1F84" w14:textId="77777777">
        <w:trPr>
          <w:trHeight w:val="375"/>
          <w:jc w:val="center"/>
        </w:trPr>
        <w:tc>
          <w:tcPr>
            <w:tcW w:w="750"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vAlign w:val="center"/>
          </w:tcPr>
          <w:p w14:paraId="30B7E27B" w14:textId="77777777" w:rsidR="00837265" w:rsidRDefault="00000000">
            <w:pPr>
              <w:spacing w:after="0"/>
              <w:ind w:left="60"/>
              <w:jc w:val="center"/>
              <w:rPr>
                <w:b/>
                <w:color w:val="222222"/>
                <w:u w:val="single"/>
              </w:rPr>
            </w:pPr>
            <w:r>
              <w:rPr>
                <w:b/>
                <w:color w:val="222222"/>
                <w:u w:val="single"/>
              </w:rPr>
              <w:t>3</w:t>
            </w:r>
          </w:p>
        </w:tc>
        <w:tc>
          <w:tcPr>
            <w:tcW w:w="3930"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vAlign w:val="center"/>
          </w:tcPr>
          <w:p w14:paraId="19786539" w14:textId="77777777" w:rsidR="00837265" w:rsidRDefault="00000000">
            <w:pPr>
              <w:spacing w:after="0"/>
              <w:ind w:left="60"/>
              <w:jc w:val="center"/>
              <w:rPr>
                <w:b/>
                <w:color w:val="222222"/>
                <w:u w:val="single"/>
              </w:rPr>
            </w:pPr>
            <w:r>
              <w:rPr>
                <w:b/>
                <w:color w:val="222222"/>
                <w:u w:val="single"/>
              </w:rPr>
              <w:t>CXO (CEO, CFO)</w:t>
            </w:r>
          </w:p>
        </w:tc>
        <w:tc>
          <w:tcPr>
            <w:tcW w:w="885"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vAlign w:val="center"/>
          </w:tcPr>
          <w:p w14:paraId="3ACFFBB2" w14:textId="77777777" w:rsidR="00837265" w:rsidRDefault="00000000">
            <w:pPr>
              <w:spacing w:after="0"/>
              <w:ind w:left="60"/>
              <w:jc w:val="center"/>
              <w:rPr>
                <w:b/>
                <w:color w:val="222222"/>
                <w:u w:val="single"/>
              </w:rPr>
            </w:pPr>
            <w:r>
              <w:rPr>
                <w:b/>
                <w:color w:val="222222"/>
                <w:u w:val="single"/>
              </w:rPr>
              <w:t>G2</w:t>
            </w:r>
          </w:p>
        </w:tc>
        <w:tc>
          <w:tcPr>
            <w:tcW w:w="915"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vAlign w:val="center"/>
          </w:tcPr>
          <w:p w14:paraId="57F7BA26" w14:textId="77777777" w:rsidR="00837265" w:rsidRDefault="00000000">
            <w:pPr>
              <w:spacing w:after="0"/>
              <w:ind w:left="60"/>
              <w:jc w:val="center"/>
              <w:rPr>
                <w:b/>
                <w:color w:val="222222"/>
                <w:u w:val="single"/>
              </w:rPr>
            </w:pPr>
            <w:r>
              <w:rPr>
                <w:b/>
                <w:color w:val="222222"/>
                <w:u w:val="single"/>
              </w:rPr>
              <w:t>NA</w:t>
            </w:r>
          </w:p>
        </w:tc>
      </w:tr>
      <w:tr w:rsidR="00837265" w14:paraId="4A14EF33" w14:textId="77777777">
        <w:trPr>
          <w:trHeight w:val="375"/>
          <w:jc w:val="center"/>
        </w:trPr>
        <w:tc>
          <w:tcPr>
            <w:tcW w:w="750"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vAlign w:val="center"/>
          </w:tcPr>
          <w:p w14:paraId="6D9EF161" w14:textId="77777777" w:rsidR="00837265" w:rsidRDefault="00000000">
            <w:pPr>
              <w:spacing w:after="0"/>
              <w:ind w:left="60"/>
              <w:jc w:val="center"/>
              <w:rPr>
                <w:b/>
                <w:color w:val="222222"/>
                <w:u w:val="single"/>
              </w:rPr>
            </w:pPr>
            <w:r>
              <w:rPr>
                <w:b/>
                <w:color w:val="222222"/>
                <w:u w:val="single"/>
              </w:rPr>
              <w:t>4</w:t>
            </w:r>
          </w:p>
        </w:tc>
        <w:tc>
          <w:tcPr>
            <w:tcW w:w="3930"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vAlign w:val="center"/>
          </w:tcPr>
          <w:p w14:paraId="059EFBB2" w14:textId="77777777" w:rsidR="00837265" w:rsidRDefault="00000000">
            <w:pPr>
              <w:spacing w:after="0"/>
              <w:ind w:left="60"/>
              <w:jc w:val="center"/>
              <w:rPr>
                <w:b/>
                <w:color w:val="222222"/>
                <w:u w:val="single"/>
              </w:rPr>
            </w:pPr>
            <w:r>
              <w:rPr>
                <w:b/>
                <w:color w:val="222222"/>
                <w:u w:val="single"/>
              </w:rPr>
              <w:t>Senior  Vice President</w:t>
            </w:r>
          </w:p>
        </w:tc>
        <w:tc>
          <w:tcPr>
            <w:tcW w:w="885"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vAlign w:val="center"/>
          </w:tcPr>
          <w:p w14:paraId="3F2A8D0B" w14:textId="77777777" w:rsidR="00837265" w:rsidRDefault="00000000">
            <w:pPr>
              <w:spacing w:after="0"/>
              <w:ind w:left="60"/>
              <w:jc w:val="center"/>
              <w:rPr>
                <w:b/>
                <w:color w:val="222222"/>
                <w:u w:val="single"/>
              </w:rPr>
            </w:pPr>
            <w:r>
              <w:rPr>
                <w:b/>
                <w:color w:val="222222"/>
                <w:u w:val="single"/>
              </w:rPr>
              <w:t>G3</w:t>
            </w:r>
          </w:p>
        </w:tc>
        <w:tc>
          <w:tcPr>
            <w:tcW w:w="915"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vAlign w:val="center"/>
          </w:tcPr>
          <w:p w14:paraId="5E71AD5F" w14:textId="77777777" w:rsidR="00837265" w:rsidRDefault="00000000">
            <w:pPr>
              <w:spacing w:after="0"/>
              <w:ind w:left="60"/>
              <w:jc w:val="center"/>
              <w:rPr>
                <w:b/>
                <w:color w:val="222222"/>
                <w:u w:val="single"/>
              </w:rPr>
            </w:pPr>
            <w:r>
              <w:rPr>
                <w:b/>
                <w:color w:val="222222"/>
                <w:u w:val="single"/>
              </w:rPr>
              <w:t>L1</w:t>
            </w:r>
          </w:p>
        </w:tc>
      </w:tr>
      <w:tr w:rsidR="00837265" w14:paraId="4AE8DD41" w14:textId="77777777">
        <w:trPr>
          <w:trHeight w:val="375"/>
          <w:jc w:val="center"/>
        </w:trPr>
        <w:tc>
          <w:tcPr>
            <w:tcW w:w="750"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vAlign w:val="center"/>
          </w:tcPr>
          <w:p w14:paraId="202961A1" w14:textId="77777777" w:rsidR="00837265" w:rsidRDefault="00000000">
            <w:pPr>
              <w:spacing w:after="0"/>
              <w:ind w:left="60"/>
              <w:jc w:val="center"/>
              <w:rPr>
                <w:b/>
                <w:color w:val="222222"/>
                <w:u w:val="single"/>
              </w:rPr>
            </w:pPr>
            <w:r>
              <w:rPr>
                <w:b/>
                <w:color w:val="222222"/>
                <w:u w:val="single"/>
              </w:rPr>
              <w:t>5</w:t>
            </w:r>
          </w:p>
        </w:tc>
        <w:tc>
          <w:tcPr>
            <w:tcW w:w="3930"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vAlign w:val="center"/>
          </w:tcPr>
          <w:p w14:paraId="6E9318C1" w14:textId="77777777" w:rsidR="00837265" w:rsidRDefault="00000000">
            <w:pPr>
              <w:spacing w:after="0"/>
              <w:ind w:left="60"/>
              <w:jc w:val="center"/>
              <w:rPr>
                <w:b/>
                <w:color w:val="222222"/>
                <w:u w:val="single"/>
              </w:rPr>
            </w:pPr>
            <w:r>
              <w:rPr>
                <w:b/>
                <w:color w:val="222222"/>
                <w:u w:val="single"/>
              </w:rPr>
              <w:t>Vice President</w:t>
            </w:r>
          </w:p>
        </w:tc>
        <w:tc>
          <w:tcPr>
            <w:tcW w:w="885"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vAlign w:val="center"/>
          </w:tcPr>
          <w:p w14:paraId="1C2997F4" w14:textId="77777777" w:rsidR="00837265" w:rsidRDefault="00000000">
            <w:pPr>
              <w:spacing w:after="0"/>
              <w:ind w:left="60"/>
              <w:jc w:val="center"/>
              <w:rPr>
                <w:b/>
                <w:color w:val="222222"/>
                <w:u w:val="single"/>
              </w:rPr>
            </w:pPr>
            <w:r>
              <w:rPr>
                <w:b/>
                <w:color w:val="222222"/>
                <w:u w:val="single"/>
              </w:rPr>
              <w:t>G3</w:t>
            </w:r>
          </w:p>
        </w:tc>
        <w:tc>
          <w:tcPr>
            <w:tcW w:w="915"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vAlign w:val="center"/>
          </w:tcPr>
          <w:p w14:paraId="02B73E97" w14:textId="77777777" w:rsidR="00837265" w:rsidRDefault="00000000">
            <w:pPr>
              <w:spacing w:after="0"/>
              <w:ind w:left="60"/>
              <w:jc w:val="center"/>
              <w:rPr>
                <w:b/>
                <w:color w:val="222222"/>
                <w:u w:val="single"/>
              </w:rPr>
            </w:pPr>
            <w:r>
              <w:rPr>
                <w:b/>
                <w:color w:val="222222"/>
                <w:u w:val="single"/>
              </w:rPr>
              <w:t>L2</w:t>
            </w:r>
          </w:p>
        </w:tc>
      </w:tr>
      <w:tr w:rsidR="00837265" w14:paraId="2E28A10A" w14:textId="77777777">
        <w:trPr>
          <w:trHeight w:val="375"/>
          <w:jc w:val="center"/>
        </w:trPr>
        <w:tc>
          <w:tcPr>
            <w:tcW w:w="750"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vAlign w:val="center"/>
          </w:tcPr>
          <w:p w14:paraId="627CDB82" w14:textId="77777777" w:rsidR="00837265" w:rsidRDefault="00000000">
            <w:pPr>
              <w:spacing w:after="0"/>
              <w:ind w:left="60"/>
              <w:jc w:val="center"/>
              <w:rPr>
                <w:b/>
                <w:color w:val="222222"/>
                <w:u w:val="single"/>
              </w:rPr>
            </w:pPr>
            <w:r>
              <w:rPr>
                <w:b/>
                <w:color w:val="222222"/>
                <w:u w:val="single"/>
              </w:rPr>
              <w:t>6</w:t>
            </w:r>
          </w:p>
        </w:tc>
        <w:tc>
          <w:tcPr>
            <w:tcW w:w="3930"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vAlign w:val="center"/>
          </w:tcPr>
          <w:p w14:paraId="6AFDF359" w14:textId="77777777" w:rsidR="00837265" w:rsidRDefault="00000000">
            <w:pPr>
              <w:spacing w:after="0"/>
              <w:ind w:left="60"/>
              <w:jc w:val="center"/>
              <w:rPr>
                <w:b/>
                <w:color w:val="222222"/>
                <w:u w:val="single"/>
              </w:rPr>
            </w:pPr>
            <w:r>
              <w:rPr>
                <w:b/>
                <w:color w:val="222222"/>
                <w:u w:val="single"/>
              </w:rPr>
              <w:t>Associate Vice President</w:t>
            </w:r>
          </w:p>
        </w:tc>
        <w:tc>
          <w:tcPr>
            <w:tcW w:w="885"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vAlign w:val="center"/>
          </w:tcPr>
          <w:p w14:paraId="2B6D9777" w14:textId="77777777" w:rsidR="00837265" w:rsidRDefault="00000000">
            <w:pPr>
              <w:spacing w:after="0"/>
              <w:ind w:left="60"/>
              <w:jc w:val="center"/>
              <w:rPr>
                <w:b/>
                <w:color w:val="222222"/>
                <w:u w:val="single"/>
              </w:rPr>
            </w:pPr>
            <w:r>
              <w:rPr>
                <w:b/>
                <w:color w:val="222222"/>
                <w:u w:val="single"/>
              </w:rPr>
              <w:t>G3</w:t>
            </w:r>
          </w:p>
        </w:tc>
        <w:tc>
          <w:tcPr>
            <w:tcW w:w="915"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vAlign w:val="center"/>
          </w:tcPr>
          <w:p w14:paraId="26588D12" w14:textId="77777777" w:rsidR="00837265" w:rsidRDefault="00000000">
            <w:pPr>
              <w:spacing w:after="0"/>
              <w:ind w:left="60"/>
              <w:jc w:val="center"/>
              <w:rPr>
                <w:b/>
                <w:color w:val="222222"/>
                <w:u w:val="single"/>
              </w:rPr>
            </w:pPr>
            <w:r>
              <w:rPr>
                <w:b/>
                <w:color w:val="222222"/>
                <w:u w:val="single"/>
              </w:rPr>
              <w:t>L3</w:t>
            </w:r>
          </w:p>
        </w:tc>
      </w:tr>
      <w:tr w:rsidR="00837265" w14:paraId="293F2A2F" w14:textId="77777777">
        <w:trPr>
          <w:trHeight w:val="375"/>
          <w:jc w:val="center"/>
        </w:trPr>
        <w:tc>
          <w:tcPr>
            <w:tcW w:w="750"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vAlign w:val="center"/>
          </w:tcPr>
          <w:p w14:paraId="67B6CAA2" w14:textId="77777777" w:rsidR="00837265" w:rsidRDefault="00000000">
            <w:pPr>
              <w:spacing w:after="0"/>
              <w:ind w:left="60"/>
              <w:jc w:val="center"/>
              <w:rPr>
                <w:b/>
                <w:color w:val="222222"/>
                <w:u w:val="single"/>
              </w:rPr>
            </w:pPr>
            <w:r>
              <w:rPr>
                <w:b/>
                <w:color w:val="222222"/>
                <w:u w:val="single"/>
              </w:rPr>
              <w:t>7</w:t>
            </w:r>
          </w:p>
        </w:tc>
        <w:tc>
          <w:tcPr>
            <w:tcW w:w="3930"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vAlign w:val="center"/>
          </w:tcPr>
          <w:p w14:paraId="6A88860F" w14:textId="77777777" w:rsidR="00837265" w:rsidRDefault="00000000">
            <w:pPr>
              <w:spacing w:after="0"/>
              <w:ind w:left="60"/>
              <w:jc w:val="center"/>
              <w:rPr>
                <w:b/>
                <w:color w:val="222222"/>
                <w:u w:val="single"/>
              </w:rPr>
            </w:pPr>
            <w:r>
              <w:rPr>
                <w:b/>
                <w:color w:val="222222"/>
                <w:u w:val="single"/>
              </w:rPr>
              <w:t>General Manager</w:t>
            </w:r>
          </w:p>
        </w:tc>
        <w:tc>
          <w:tcPr>
            <w:tcW w:w="885"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vAlign w:val="center"/>
          </w:tcPr>
          <w:p w14:paraId="128BEC28" w14:textId="77777777" w:rsidR="00837265" w:rsidRDefault="00000000">
            <w:pPr>
              <w:spacing w:after="0"/>
              <w:ind w:left="60"/>
              <w:jc w:val="center"/>
              <w:rPr>
                <w:b/>
                <w:color w:val="222222"/>
                <w:u w:val="single"/>
              </w:rPr>
            </w:pPr>
            <w:r>
              <w:rPr>
                <w:b/>
                <w:color w:val="222222"/>
                <w:u w:val="single"/>
              </w:rPr>
              <w:t>G4</w:t>
            </w:r>
          </w:p>
        </w:tc>
        <w:tc>
          <w:tcPr>
            <w:tcW w:w="915"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vAlign w:val="center"/>
          </w:tcPr>
          <w:p w14:paraId="1CEF73EE" w14:textId="77777777" w:rsidR="00837265" w:rsidRDefault="00000000">
            <w:pPr>
              <w:spacing w:after="0"/>
              <w:ind w:left="60"/>
              <w:jc w:val="center"/>
              <w:rPr>
                <w:b/>
                <w:color w:val="222222"/>
                <w:u w:val="single"/>
              </w:rPr>
            </w:pPr>
            <w:r>
              <w:rPr>
                <w:b/>
                <w:color w:val="222222"/>
                <w:u w:val="single"/>
              </w:rPr>
              <w:t>L1</w:t>
            </w:r>
          </w:p>
        </w:tc>
      </w:tr>
      <w:tr w:rsidR="00837265" w14:paraId="314E1C89" w14:textId="77777777">
        <w:trPr>
          <w:trHeight w:val="375"/>
          <w:jc w:val="center"/>
        </w:trPr>
        <w:tc>
          <w:tcPr>
            <w:tcW w:w="750"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vAlign w:val="center"/>
          </w:tcPr>
          <w:p w14:paraId="774213CE" w14:textId="77777777" w:rsidR="00837265" w:rsidRDefault="00000000">
            <w:pPr>
              <w:spacing w:after="0"/>
              <w:ind w:left="60"/>
              <w:jc w:val="center"/>
              <w:rPr>
                <w:b/>
                <w:color w:val="222222"/>
                <w:u w:val="single"/>
              </w:rPr>
            </w:pPr>
            <w:r>
              <w:rPr>
                <w:b/>
                <w:color w:val="222222"/>
                <w:u w:val="single"/>
              </w:rPr>
              <w:t>8</w:t>
            </w:r>
          </w:p>
        </w:tc>
        <w:tc>
          <w:tcPr>
            <w:tcW w:w="3930"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vAlign w:val="center"/>
          </w:tcPr>
          <w:p w14:paraId="3CFEB1A9" w14:textId="77777777" w:rsidR="00837265" w:rsidRDefault="00000000">
            <w:pPr>
              <w:spacing w:after="0"/>
              <w:ind w:left="60"/>
              <w:jc w:val="center"/>
              <w:rPr>
                <w:b/>
                <w:color w:val="222222"/>
                <w:u w:val="single"/>
              </w:rPr>
            </w:pPr>
            <w:r>
              <w:rPr>
                <w:b/>
                <w:color w:val="222222"/>
                <w:u w:val="single"/>
              </w:rPr>
              <w:t>Deputy General Manager</w:t>
            </w:r>
          </w:p>
        </w:tc>
        <w:tc>
          <w:tcPr>
            <w:tcW w:w="885"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vAlign w:val="center"/>
          </w:tcPr>
          <w:p w14:paraId="11F2628F" w14:textId="77777777" w:rsidR="00837265" w:rsidRDefault="00000000">
            <w:pPr>
              <w:spacing w:after="0"/>
              <w:ind w:left="60"/>
              <w:jc w:val="center"/>
              <w:rPr>
                <w:b/>
                <w:color w:val="222222"/>
                <w:u w:val="single"/>
              </w:rPr>
            </w:pPr>
            <w:r>
              <w:rPr>
                <w:b/>
                <w:color w:val="222222"/>
                <w:u w:val="single"/>
              </w:rPr>
              <w:t>G4</w:t>
            </w:r>
          </w:p>
        </w:tc>
        <w:tc>
          <w:tcPr>
            <w:tcW w:w="915"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vAlign w:val="center"/>
          </w:tcPr>
          <w:p w14:paraId="1ABBCA57" w14:textId="77777777" w:rsidR="00837265" w:rsidRDefault="00000000">
            <w:pPr>
              <w:spacing w:after="0"/>
              <w:ind w:left="60"/>
              <w:jc w:val="center"/>
              <w:rPr>
                <w:b/>
                <w:color w:val="222222"/>
                <w:u w:val="single"/>
              </w:rPr>
            </w:pPr>
            <w:r>
              <w:rPr>
                <w:b/>
                <w:color w:val="222222"/>
                <w:u w:val="single"/>
              </w:rPr>
              <w:t>L2</w:t>
            </w:r>
          </w:p>
        </w:tc>
      </w:tr>
      <w:tr w:rsidR="00837265" w14:paraId="393344B4" w14:textId="77777777">
        <w:trPr>
          <w:trHeight w:val="375"/>
          <w:jc w:val="center"/>
        </w:trPr>
        <w:tc>
          <w:tcPr>
            <w:tcW w:w="750"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vAlign w:val="center"/>
          </w:tcPr>
          <w:p w14:paraId="1CA97EB3" w14:textId="77777777" w:rsidR="00837265" w:rsidRDefault="00000000">
            <w:pPr>
              <w:spacing w:after="0"/>
              <w:ind w:left="60"/>
              <w:jc w:val="center"/>
              <w:rPr>
                <w:b/>
                <w:color w:val="222222"/>
                <w:u w:val="single"/>
              </w:rPr>
            </w:pPr>
            <w:r>
              <w:rPr>
                <w:b/>
                <w:color w:val="222222"/>
                <w:u w:val="single"/>
              </w:rPr>
              <w:t>9</w:t>
            </w:r>
          </w:p>
        </w:tc>
        <w:tc>
          <w:tcPr>
            <w:tcW w:w="3930"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vAlign w:val="center"/>
          </w:tcPr>
          <w:p w14:paraId="2D6E6515" w14:textId="77777777" w:rsidR="00837265" w:rsidRDefault="00000000">
            <w:pPr>
              <w:spacing w:after="0"/>
              <w:ind w:left="60"/>
              <w:jc w:val="center"/>
              <w:rPr>
                <w:b/>
                <w:color w:val="222222"/>
                <w:u w:val="single"/>
              </w:rPr>
            </w:pPr>
            <w:r>
              <w:rPr>
                <w:b/>
                <w:color w:val="222222"/>
                <w:u w:val="single"/>
              </w:rPr>
              <w:t xml:space="preserve">Associate General Manager </w:t>
            </w:r>
          </w:p>
        </w:tc>
        <w:tc>
          <w:tcPr>
            <w:tcW w:w="885"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vAlign w:val="center"/>
          </w:tcPr>
          <w:p w14:paraId="7F28981D" w14:textId="77777777" w:rsidR="00837265" w:rsidRDefault="00000000">
            <w:pPr>
              <w:spacing w:after="0"/>
              <w:ind w:left="60"/>
              <w:jc w:val="center"/>
              <w:rPr>
                <w:b/>
                <w:color w:val="222222"/>
                <w:u w:val="single"/>
              </w:rPr>
            </w:pPr>
            <w:r>
              <w:rPr>
                <w:b/>
                <w:color w:val="222222"/>
                <w:u w:val="single"/>
              </w:rPr>
              <w:t>G4</w:t>
            </w:r>
          </w:p>
        </w:tc>
        <w:tc>
          <w:tcPr>
            <w:tcW w:w="915"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vAlign w:val="center"/>
          </w:tcPr>
          <w:p w14:paraId="5360874C" w14:textId="77777777" w:rsidR="00837265" w:rsidRDefault="00000000">
            <w:pPr>
              <w:spacing w:after="0"/>
              <w:ind w:left="60"/>
              <w:jc w:val="center"/>
              <w:rPr>
                <w:b/>
                <w:color w:val="222222"/>
                <w:u w:val="single"/>
              </w:rPr>
            </w:pPr>
            <w:r>
              <w:rPr>
                <w:b/>
                <w:color w:val="222222"/>
                <w:u w:val="single"/>
              </w:rPr>
              <w:t>L3</w:t>
            </w:r>
          </w:p>
        </w:tc>
      </w:tr>
      <w:tr w:rsidR="00837265" w14:paraId="3681D430" w14:textId="77777777">
        <w:trPr>
          <w:trHeight w:val="375"/>
          <w:jc w:val="center"/>
        </w:trPr>
        <w:tc>
          <w:tcPr>
            <w:tcW w:w="750"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vAlign w:val="center"/>
          </w:tcPr>
          <w:p w14:paraId="7EDF7BE9" w14:textId="77777777" w:rsidR="00837265" w:rsidRDefault="00000000">
            <w:pPr>
              <w:spacing w:after="0"/>
              <w:ind w:left="60"/>
              <w:jc w:val="center"/>
              <w:rPr>
                <w:b/>
                <w:color w:val="222222"/>
                <w:u w:val="single"/>
              </w:rPr>
            </w:pPr>
            <w:r>
              <w:rPr>
                <w:b/>
                <w:color w:val="222222"/>
                <w:u w:val="single"/>
              </w:rPr>
              <w:t>10</w:t>
            </w:r>
          </w:p>
        </w:tc>
        <w:tc>
          <w:tcPr>
            <w:tcW w:w="3930"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vAlign w:val="center"/>
          </w:tcPr>
          <w:p w14:paraId="5EA1A7A2" w14:textId="77777777" w:rsidR="00837265" w:rsidRDefault="00000000">
            <w:pPr>
              <w:spacing w:after="0"/>
              <w:ind w:left="60"/>
              <w:jc w:val="center"/>
              <w:rPr>
                <w:b/>
                <w:color w:val="222222"/>
                <w:u w:val="single"/>
              </w:rPr>
            </w:pPr>
            <w:r>
              <w:rPr>
                <w:b/>
                <w:color w:val="222222"/>
                <w:u w:val="single"/>
              </w:rPr>
              <w:t>Chief Manager  / Regional Manager/ Territory Manager</w:t>
            </w:r>
          </w:p>
        </w:tc>
        <w:tc>
          <w:tcPr>
            <w:tcW w:w="885"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vAlign w:val="center"/>
          </w:tcPr>
          <w:p w14:paraId="7AA8D3C8" w14:textId="77777777" w:rsidR="00837265" w:rsidRDefault="00000000">
            <w:pPr>
              <w:spacing w:after="0"/>
              <w:ind w:left="60"/>
              <w:jc w:val="center"/>
              <w:rPr>
                <w:b/>
                <w:color w:val="222222"/>
                <w:u w:val="single"/>
              </w:rPr>
            </w:pPr>
            <w:r>
              <w:rPr>
                <w:b/>
                <w:color w:val="222222"/>
                <w:u w:val="single"/>
              </w:rPr>
              <w:t>G5</w:t>
            </w:r>
          </w:p>
        </w:tc>
        <w:tc>
          <w:tcPr>
            <w:tcW w:w="915"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vAlign w:val="center"/>
          </w:tcPr>
          <w:p w14:paraId="39D18902" w14:textId="77777777" w:rsidR="00837265" w:rsidRDefault="00000000">
            <w:pPr>
              <w:spacing w:after="0"/>
              <w:ind w:left="60"/>
              <w:jc w:val="center"/>
              <w:rPr>
                <w:b/>
                <w:color w:val="222222"/>
                <w:u w:val="single"/>
              </w:rPr>
            </w:pPr>
            <w:r>
              <w:rPr>
                <w:b/>
                <w:color w:val="222222"/>
                <w:u w:val="single"/>
              </w:rPr>
              <w:t>L1</w:t>
            </w:r>
          </w:p>
        </w:tc>
      </w:tr>
      <w:tr w:rsidR="00837265" w14:paraId="6D8DFB6E" w14:textId="77777777">
        <w:trPr>
          <w:trHeight w:val="375"/>
          <w:jc w:val="center"/>
        </w:trPr>
        <w:tc>
          <w:tcPr>
            <w:tcW w:w="750"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vAlign w:val="center"/>
          </w:tcPr>
          <w:p w14:paraId="2DB613B3" w14:textId="77777777" w:rsidR="00837265" w:rsidRDefault="00000000">
            <w:pPr>
              <w:spacing w:after="0"/>
              <w:ind w:left="60"/>
              <w:jc w:val="center"/>
              <w:rPr>
                <w:b/>
                <w:color w:val="222222"/>
                <w:u w:val="single"/>
              </w:rPr>
            </w:pPr>
            <w:r>
              <w:rPr>
                <w:b/>
                <w:color w:val="222222"/>
                <w:u w:val="single"/>
              </w:rPr>
              <w:t>11</w:t>
            </w:r>
          </w:p>
        </w:tc>
        <w:tc>
          <w:tcPr>
            <w:tcW w:w="3930"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vAlign w:val="center"/>
          </w:tcPr>
          <w:p w14:paraId="3D1E80D6" w14:textId="77777777" w:rsidR="00837265" w:rsidRDefault="00000000">
            <w:pPr>
              <w:spacing w:after="0"/>
              <w:ind w:left="60"/>
              <w:jc w:val="center"/>
              <w:rPr>
                <w:b/>
                <w:color w:val="222222"/>
                <w:u w:val="single"/>
              </w:rPr>
            </w:pPr>
            <w:r>
              <w:rPr>
                <w:b/>
                <w:color w:val="222222"/>
                <w:u w:val="single"/>
              </w:rPr>
              <w:t>Senior Manager</w:t>
            </w:r>
          </w:p>
        </w:tc>
        <w:tc>
          <w:tcPr>
            <w:tcW w:w="885"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vAlign w:val="center"/>
          </w:tcPr>
          <w:p w14:paraId="56415E2B" w14:textId="77777777" w:rsidR="00837265" w:rsidRDefault="00000000">
            <w:pPr>
              <w:spacing w:after="0"/>
              <w:ind w:left="60"/>
              <w:jc w:val="center"/>
              <w:rPr>
                <w:b/>
                <w:color w:val="222222"/>
                <w:u w:val="single"/>
              </w:rPr>
            </w:pPr>
            <w:r>
              <w:rPr>
                <w:b/>
                <w:color w:val="222222"/>
                <w:u w:val="single"/>
              </w:rPr>
              <w:t>G5</w:t>
            </w:r>
          </w:p>
        </w:tc>
        <w:tc>
          <w:tcPr>
            <w:tcW w:w="915"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vAlign w:val="center"/>
          </w:tcPr>
          <w:p w14:paraId="24C67BF4" w14:textId="77777777" w:rsidR="00837265" w:rsidRDefault="00000000">
            <w:pPr>
              <w:spacing w:after="0"/>
              <w:ind w:left="60"/>
              <w:jc w:val="center"/>
              <w:rPr>
                <w:b/>
                <w:color w:val="222222"/>
                <w:u w:val="single"/>
              </w:rPr>
            </w:pPr>
            <w:r>
              <w:rPr>
                <w:b/>
                <w:color w:val="222222"/>
                <w:u w:val="single"/>
              </w:rPr>
              <w:t>L2</w:t>
            </w:r>
          </w:p>
        </w:tc>
      </w:tr>
      <w:tr w:rsidR="00837265" w14:paraId="3AA0AC5C" w14:textId="77777777">
        <w:trPr>
          <w:trHeight w:val="375"/>
          <w:jc w:val="center"/>
        </w:trPr>
        <w:tc>
          <w:tcPr>
            <w:tcW w:w="750"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vAlign w:val="center"/>
          </w:tcPr>
          <w:p w14:paraId="7AF3A936" w14:textId="77777777" w:rsidR="00837265" w:rsidRDefault="00000000">
            <w:pPr>
              <w:spacing w:after="0"/>
              <w:ind w:left="60"/>
              <w:jc w:val="center"/>
              <w:rPr>
                <w:b/>
                <w:color w:val="222222"/>
                <w:u w:val="single"/>
              </w:rPr>
            </w:pPr>
            <w:r>
              <w:rPr>
                <w:b/>
                <w:color w:val="222222"/>
                <w:u w:val="single"/>
              </w:rPr>
              <w:t>12</w:t>
            </w:r>
          </w:p>
        </w:tc>
        <w:tc>
          <w:tcPr>
            <w:tcW w:w="3930"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vAlign w:val="center"/>
          </w:tcPr>
          <w:p w14:paraId="70AF7F5D" w14:textId="77777777" w:rsidR="00837265" w:rsidRDefault="00000000">
            <w:pPr>
              <w:spacing w:after="0"/>
              <w:ind w:left="60"/>
              <w:jc w:val="center"/>
              <w:rPr>
                <w:b/>
                <w:color w:val="222222"/>
                <w:u w:val="single"/>
              </w:rPr>
            </w:pPr>
            <w:r>
              <w:rPr>
                <w:b/>
                <w:color w:val="222222"/>
                <w:u w:val="single"/>
              </w:rPr>
              <w:t>Manager</w:t>
            </w:r>
          </w:p>
        </w:tc>
        <w:tc>
          <w:tcPr>
            <w:tcW w:w="885"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vAlign w:val="center"/>
          </w:tcPr>
          <w:p w14:paraId="17B611A4" w14:textId="77777777" w:rsidR="00837265" w:rsidRDefault="00000000">
            <w:pPr>
              <w:spacing w:after="0"/>
              <w:ind w:left="60"/>
              <w:jc w:val="center"/>
              <w:rPr>
                <w:b/>
                <w:color w:val="222222"/>
                <w:u w:val="single"/>
              </w:rPr>
            </w:pPr>
            <w:r>
              <w:rPr>
                <w:b/>
                <w:color w:val="222222"/>
                <w:u w:val="single"/>
              </w:rPr>
              <w:t>G6</w:t>
            </w:r>
          </w:p>
        </w:tc>
        <w:tc>
          <w:tcPr>
            <w:tcW w:w="915"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vAlign w:val="center"/>
          </w:tcPr>
          <w:p w14:paraId="3ECF87FC" w14:textId="77777777" w:rsidR="00837265" w:rsidRDefault="00000000">
            <w:pPr>
              <w:spacing w:after="0"/>
              <w:ind w:left="60"/>
              <w:jc w:val="center"/>
              <w:rPr>
                <w:b/>
                <w:color w:val="222222"/>
                <w:u w:val="single"/>
              </w:rPr>
            </w:pPr>
            <w:r>
              <w:rPr>
                <w:b/>
                <w:color w:val="222222"/>
                <w:u w:val="single"/>
              </w:rPr>
              <w:t>L1</w:t>
            </w:r>
          </w:p>
        </w:tc>
      </w:tr>
      <w:tr w:rsidR="00837265" w14:paraId="333666B3" w14:textId="77777777">
        <w:trPr>
          <w:trHeight w:val="375"/>
          <w:jc w:val="center"/>
        </w:trPr>
        <w:tc>
          <w:tcPr>
            <w:tcW w:w="750"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vAlign w:val="center"/>
          </w:tcPr>
          <w:p w14:paraId="410108C8" w14:textId="77777777" w:rsidR="00837265" w:rsidRDefault="00000000">
            <w:pPr>
              <w:spacing w:after="0"/>
              <w:ind w:left="60"/>
              <w:jc w:val="center"/>
              <w:rPr>
                <w:b/>
                <w:color w:val="222222"/>
                <w:u w:val="single"/>
              </w:rPr>
            </w:pPr>
            <w:r>
              <w:rPr>
                <w:b/>
                <w:color w:val="222222"/>
                <w:u w:val="single"/>
              </w:rPr>
              <w:t>13</w:t>
            </w:r>
          </w:p>
        </w:tc>
        <w:tc>
          <w:tcPr>
            <w:tcW w:w="3930"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vAlign w:val="center"/>
          </w:tcPr>
          <w:p w14:paraId="5FBAC5CF" w14:textId="77777777" w:rsidR="00837265" w:rsidRDefault="00000000">
            <w:pPr>
              <w:spacing w:after="0"/>
              <w:ind w:left="60"/>
              <w:jc w:val="center"/>
              <w:rPr>
                <w:b/>
                <w:color w:val="222222"/>
                <w:u w:val="single"/>
              </w:rPr>
            </w:pPr>
            <w:r>
              <w:rPr>
                <w:b/>
                <w:color w:val="222222"/>
                <w:u w:val="single"/>
              </w:rPr>
              <w:t>Deputy Manager</w:t>
            </w:r>
          </w:p>
        </w:tc>
        <w:tc>
          <w:tcPr>
            <w:tcW w:w="885"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vAlign w:val="center"/>
          </w:tcPr>
          <w:p w14:paraId="1B437848" w14:textId="77777777" w:rsidR="00837265" w:rsidRDefault="00000000">
            <w:pPr>
              <w:spacing w:after="0"/>
              <w:ind w:left="60"/>
              <w:jc w:val="center"/>
              <w:rPr>
                <w:b/>
                <w:color w:val="222222"/>
                <w:u w:val="single"/>
              </w:rPr>
            </w:pPr>
            <w:r>
              <w:rPr>
                <w:b/>
                <w:color w:val="222222"/>
                <w:u w:val="single"/>
              </w:rPr>
              <w:t>G6</w:t>
            </w:r>
          </w:p>
        </w:tc>
        <w:tc>
          <w:tcPr>
            <w:tcW w:w="915"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vAlign w:val="center"/>
          </w:tcPr>
          <w:p w14:paraId="066A3315" w14:textId="77777777" w:rsidR="00837265" w:rsidRDefault="00000000">
            <w:pPr>
              <w:spacing w:after="0"/>
              <w:ind w:left="60"/>
              <w:jc w:val="center"/>
              <w:rPr>
                <w:b/>
                <w:color w:val="222222"/>
                <w:u w:val="single"/>
              </w:rPr>
            </w:pPr>
            <w:r>
              <w:rPr>
                <w:b/>
                <w:color w:val="222222"/>
                <w:u w:val="single"/>
              </w:rPr>
              <w:t>L2</w:t>
            </w:r>
          </w:p>
        </w:tc>
      </w:tr>
      <w:tr w:rsidR="00837265" w14:paraId="45C7C1D8" w14:textId="77777777">
        <w:trPr>
          <w:trHeight w:val="375"/>
          <w:jc w:val="center"/>
        </w:trPr>
        <w:tc>
          <w:tcPr>
            <w:tcW w:w="750"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14:paraId="490EB219" w14:textId="77777777" w:rsidR="00837265" w:rsidRDefault="00000000">
            <w:pPr>
              <w:spacing w:after="0"/>
              <w:ind w:left="60"/>
              <w:jc w:val="center"/>
              <w:rPr>
                <w:b/>
                <w:color w:val="222222"/>
                <w:u w:val="single"/>
              </w:rPr>
            </w:pPr>
            <w:r>
              <w:rPr>
                <w:b/>
                <w:color w:val="222222"/>
                <w:u w:val="single"/>
              </w:rPr>
              <w:t>14</w:t>
            </w:r>
          </w:p>
        </w:tc>
        <w:tc>
          <w:tcPr>
            <w:tcW w:w="3930"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14:paraId="53D35773" w14:textId="77777777" w:rsidR="00837265" w:rsidRDefault="00000000">
            <w:pPr>
              <w:spacing w:after="0"/>
              <w:ind w:left="60"/>
              <w:jc w:val="center"/>
              <w:rPr>
                <w:b/>
                <w:color w:val="222222"/>
                <w:u w:val="single"/>
              </w:rPr>
            </w:pPr>
            <w:r>
              <w:rPr>
                <w:b/>
                <w:color w:val="222222"/>
                <w:u w:val="single"/>
              </w:rPr>
              <w:t>Assistant Manager</w:t>
            </w:r>
          </w:p>
        </w:tc>
        <w:tc>
          <w:tcPr>
            <w:tcW w:w="885"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14:paraId="6DCEC5F8" w14:textId="77777777" w:rsidR="00837265" w:rsidRDefault="00000000">
            <w:pPr>
              <w:spacing w:after="0"/>
              <w:ind w:left="60"/>
              <w:jc w:val="center"/>
              <w:rPr>
                <w:b/>
                <w:color w:val="222222"/>
                <w:u w:val="single"/>
              </w:rPr>
            </w:pPr>
            <w:r>
              <w:rPr>
                <w:b/>
                <w:color w:val="222222"/>
                <w:u w:val="single"/>
              </w:rPr>
              <w:t>G7</w:t>
            </w:r>
          </w:p>
        </w:tc>
        <w:tc>
          <w:tcPr>
            <w:tcW w:w="915"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14:paraId="308DAA37" w14:textId="77777777" w:rsidR="00837265" w:rsidRDefault="00000000">
            <w:pPr>
              <w:spacing w:after="0"/>
              <w:ind w:left="60"/>
              <w:jc w:val="center"/>
              <w:rPr>
                <w:b/>
                <w:color w:val="222222"/>
                <w:u w:val="single"/>
              </w:rPr>
            </w:pPr>
            <w:r>
              <w:rPr>
                <w:b/>
                <w:color w:val="222222"/>
                <w:u w:val="single"/>
              </w:rPr>
              <w:t>L1</w:t>
            </w:r>
          </w:p>
        </w:tc>
      </w:tr>
      <w:tr w:rsidR="00837265" w14:paraId="1A3F325C" w14:textId="77777777">
        <w:trPr>
          <w:trHeight w:val="375"/>
          <w:jc w:val="center"/>
        </w:trPr>
        <w:tc>
          <w:tcPr>
            <w:tcW w:w="750"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14:paraId="1B644859" w14:textId="77777777" w:rsidR="00837265" w:rsidRDefault="00000000">
            <w:pPr>
              <w:spacing w:after="0"/>
              <w:ind w:left="60"/>
              <w:jc w:val="center"/>
              <w:rPr>
                <w:b/>
                <w:color w:val="222222"/>
                <w:u w:val="single"/>
              </w:rPr>
            </w:pPr>
            <w:r>
              <w:rPr>
                <w:b/>
                <w:color w:val="222222"/>
                <w:u w:val="single"/>
              </w:rPr>
              <w:t>15</w:t>
            </w:r>
          </w:p>
        </w:tc>
        <w:tc>
          <w:tcPr>
            <w:tcW w:w="3930"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14:paraId="71383FBE" w14:textId="77777777" w:rsidR="00837265" w:rsidRDefault="00000000">
            <w:pPr>
              <w:spacing w:after="0"/>
              <w:ind w:left="60"/>
              <w:jc w:val="center"/>
              <w:rPr>
                <w:b/>
                <w:color w:val="222222"/>
                <w:u w:val="single"/>
              </w:rPr>
            </w:pPr>
            <w:r>
              <w:rPr>
                <w:b/>
                <w:color w:val="222222"/>
                <w:u w:val="single"/>
              </w:rPr>
              <w:t>Team Leader</w:t>
            </w:r>
          </w:p>
        </w:tc>
        <w:tc>
          <w:tcPr>
            <w:tcW w:w="885"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14:paraId="15F24BD2" w14:textId="77777777" w:rsidR="00837265" w:rsidRDefault="00000000">
            <w:pPr>
              <w:spacing w:after="0"/>
              <w:ind w:left="60"/>
              <w:jc w:val="center"/>
              <w:rPr>
                <w:b/>
                <w:color w:val="222222"/>
                <w:u w:val="single"/>
              </w:rPr>
            </w:pPr>
            <w:r>
              <w:rPr>
                <w:b/>
                <w:color w:val="222222"/>
                <w:u w:val="single"/>
              </w:rPr>
              <w:t>G7</w:t>
            </w:r>
          </w:p>
        </w:tc>
        <w:tc>
          <w:tcPr>
            <w:tcW w:w="915"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14:paraId="0B536B11" w14:textId="77777777" w:rsidR="00837265" w:rsidRDefault="00000000">
            <w:pPr>
              <w:spacing w:after="0"/>
              <w:ind w:left="60"/>
              <w:jc w:val="center"/>
              <w:rPr>
                <w:b/>
                <w:color w:val="222222"/>
                <w:u w:val="single"/>
              </w:rPr>
            </w:pPr>
            <w:r>
              <w:rPr>
                <w:b/>
                <w:color w:val="222222"/>
                <w:u w:val="single"/>
              </w:rPr>
              <w:t>L2</w:t>
            </w:r>
          </w:p>
        </w:tc>
      </w:tr>
      <w:tr w:rsidR="00837265" w14:paraId="21E195E0" w14:textId="77777777">
        <w:trPr>
          <w:trHeight w:val="375"/>
          <w:jc w:val="center"/>
        </w:trPr>
        <w:tc>
          <w:tcPr>
            <w:tcW w:w="750"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14:paraId="057BBC55" w14:textId="77777777" w:rsidR="00837265" w:rsidRDefault="00000000">
            <w:pPr>
              <w:spacing w:after="0"/>
              <w:ind w:left="60"/>
              <w:jc w:val="center"/>
              <w:rPr>
                <w:b/>
                <w:color w:val="222222"/>
                <w:u w:val="single"/>
              </w:rPr>
            </w:pPr>
            <w:r>
              <w:rPr>
                <w:b/>
                <w:color w:val="222222"/>
                <w:u w:val="single"/>
              </w:rPr>
              <w:t>16</w:t>
            </w:r>
          </w:p>
        </w:tc>
        <w:tc>
          <w:tcPr>
            <w:tcW w:w="3930"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14:paraId="76F4B23C" w14:textId="77777777" w:rsidR="00837265" w:rsidRDefault="00000000">
            <w:pPr>
              <w:spacing w:after="0"/>
              <w:ind w:left="60"/>
              <w:jc w:val="center"/>
              <w:rPr>
                <w:b/>
                <w:color w:val="222222"/>
                <w:u w:val="single"/>
              </w:rPr>
            </w:pPr>
            <w:r>
              <w:rPr>
                <w:b/>
                <w:color w:val="222222"/>
                <w:u w:val="single"/>
              </w:rPr>
              <w:t>Senior - Officer / Consultant/ Executive</w:t>
            </w:r>
          </w:p>
        </w:tc>
        <w:tc>
          <w:tcPr>
            <w:tcW w:w="885"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14:paraId="2466B231" w14:textId="77777777" w:rsidR="00837265" w:rsidRDefault="00000000">
            <w:pPr>
              <w:spacing w:after="0"/>
              <w:ind w:left="60"/>
              <w:jc w:val="center"/>
              <w:rPr>
                <w:b/>
                <w:color w:val="222222"/>
                <w:u w:val="single"/>
              </w:rPr>
            </w:pPr>
            <w:r>
              <w:rPr>
                <w:b/>
                <w:color w:val="222222"/>
                <w:u w:val="single"/>
              </w:rPr>
              <w:t>G8</w:t>
            </w:r>
          </w:p>
        </w:tc>
        <w:tc>
          <w:tcPr>
            <w:tcW w:w="915"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14:paraId="12CEC829" w14:textId="77777777" w:rsidR="00837265" w:rsidRDefault="00000000">
            <w:pPr>
              <w:spacing w:after="0"/>
              <w:ind w:left="60"/>
              <w:jc w:val="center"/>
              <w:rPr>
                <w:b/>
                <w:color w:val="222222"/>
                <w:u w:val="single"/>
              </w:rPr>
            </w:pPr>
            <w:r>
              <w:rPr>
                <w:b/>
                <w:color w:val="222222"/>
                <w:u w:val="single"/>
              </w:rPr>
              <w:t>L1</w:t>
            </w:r>
          </w:p>
        </w:tc>
      </w:tr>
      <w:tr w:rsidR="00837265" w14:paraId="5F9C931A" w14:textId="77777777">
        <w:trPr>
          <w:trHeight w:val="375"/>
          <w:jc w:val="center"/>
        </w:trPr>
        <w:tc>
          <w:tcPr>
            <w:tcW w:w="750"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14:paraId="663F8911" w14:textId="77777777" w:rsidR="00837265" w:rsidRDefault="00000000">
            <w:pPr>
              <w:spacing w:after="0"/>
              <w:ind w:left="60"/>
              <w:jc w:val="center"/>
              <w:rPr>
                <w:b/>
                <w:color w:val="222222"/>
                <w:u w:val="single"/>
              </w:rPr>
            </w:pPr>
            <w:r>
              <w:rPr>
                <w:b/>
                <w:color w:val="222222"/>
                <w:u w:val="single"/>
              </w:rPr>
              <w:t>17</w:t>
            </w:r>
          </w:p>
        </w:tc>
        <w:tc>
          <w:tcPr>
            <w:tcW w:w="3930"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14:paraId="2E7A3116" w14:textId="77777777" w:rsidR="00837265" w:rsidRDefault="00000000">
            <w:pPr>
              <w:spacing w:after="0"/>
              <w:ind w:left="60"/>
              <w:jc w:val="center"/>
              <w:rPr>
                <w:b/>
                <w:color w:val="222222"/>
                <w:u w:val="single"/>
              </w:rPr>
            </w:pPr>
            <w:r>
              <w:rPr>
                <w:b/>
                <w:color w:val="222222"/>
                <w:u w:val="single"/>
              </w:rPr>
              <w:t>Officer / Consultant/ Executive</w:t>
            </w:r>
          </w:p>
        </w:tc>
        <w:tc>
          <w:tcPr>
            <w:tcW w:w="885"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14:paraId="20B9DFA7" w14:textId="77777777" w:rsidR="00837265" w:rsidRDefault="00000000">
            <w:pPr>
              <w:spacing w:after="0"/>
              <w:ind w:left="60"/>
              <w:jc w:val="center"/>
              <w:rPr>
                <w:b/>
                <w:color w:val="222222"/>
                <w:u w:val="single"/>
              </w:rPr>
            </w:pPr>
            <w:r>
              <w:rPr>
                <w:b/>
                <w:color w:val="222222"/>
                <w:u w:val="single"/>
              </w:rPr>
              <w:t>G8</w:t>
            </w:r>
          </w:p>
        </w:tc>
        <w:tc>
          <w:tcPr>
            <w:tcW w:w="915"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14:paraId="15C5C829" w14:textId="77777777" w:rsidR="00837265" w:rsidRDefault="00000000">
            <w:pPr>
              <w:spacing w:after="0"/>
              <w:ind w:left="60"/>
              <w:jc w:val="center"/>
              <w:rPr>
                <w:b/>
                <w:color w:val="222222"/>
                <w:u w:val="single"/>
              </w:rPr>
            </w:pPr>
            <w:r>
              <w:rPr>
                <w:b/>
                <w:color w:val="222222"/>
                <w:u w:val="single"/>
              </w:rPr>
              <w:t>L2</w:t>
            </w:r>
          </w:p>
        </w:tc>
      </w:tr>
      <w:tr w:rsidR="00837265" w14:paraId="62F3E7A3" w14:textId="77777777">
        <w:trPr>
          <w:trHeight w:val="375"/>
          <w:jc w:val="center"/>
        </w:trPr>
        <w:tc>
          <w:tcPr>
            <w:tcW w:w="750"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14:paraId="14C42DDB" w14:textId="77777777" w:rsidR="00837265" w:rsidRDefault="00000000">
            <w:pPr>
              <w:spacing w:after="0"/>
              <w:ind w:left="60"/>
              <w:jc w:val="center"/>
              <w:rPr>
                <w:b/>
                <w:color w:val="222222"/>
                <w:u w:val="single"/>
              </w:rPr>
            </w:pPr>
            <w:r>
              <w:rPr>
                <w:b/>
                <w:color w:val="222222"/>
                <w:u w:val="single"/>
              </w:rPr>
              <w:t>18</w:t>
            </w:r>
          </w:p>
        </w:tc>
        <w:tc>
          <w:tcPr>
            <w:tcW w:w="3930"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14:paraId="451FE321" w14:textId="77777777" w:rsidR="00837265" w:rsidRDefault="00000000">
            <w:pPr>
              <w:spacing w:after="0"/>
              <w:ind w:left="60"/>
              <w:jc w:val="center"/>
              <w:rPr>
                <w:b/>
                <w:color w:val="222222"/>
                <w:u w:val="single"/>
              </w:rPr>
            </w:pPr>
            <w:r>
              <w:rPr>
                <w:b/>
                <w:color w:val="222222"/>
                <w:u w:val="single"/>
              </w:rPr>
              <w:t>Junior - Officer / Consultant / Executive</w:t>
            </w:r>
          </w:p>
        </w:tc>
        <w:tc>
          <w:tcPr>
            <w:tcW w:w="885"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14:paraId="73594825" w14:textId="77777777" w:rsidR="00837265" w:rsidRDefault="00000000">
            <w:pPr>
              <w:spacing w:after="0"/>
              <w:ind w:left="60"/>
              <w:jc w:val="center"/>
              <w:rPr>
                <w:b/>
                <w:color w:val="222222"/>
                <w:u w:val="single"/>
              </w:rPr>
            </w:pPr>
            <w:r>
              <w:rPr>
                <w:b/>
                <w:color w:val="222222"/>
                <w:u w:val="single"/>
              </w:rPr>
              <w:t>G9</w:t>
            </w:r>
          </w:p>
        </w:tc>
        <w:tc>
          <w:tcPr>
            <w:tcW w:w="915"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14:paraId="4331A781" w14:textId="77777777" w:rsidR="00837265" w:rsidRDefault="00000000">
            <w:pPr>
              <w:spacing w:after="0"/>
              <w:ind w:left="60"/>
              <w:jc w:val="center"/>
              <w:rPr>
                <w:b/>
                <w:color w:val="222222"/>
                <w:u w:val="single"/>
              </w:rPr>
            </w:pPr>
            <w:r>
              <w:rPr>
                <w:b/>
                <w:color w:val="222222"/>
                <w:u w:val="single"/>
              </w:rPr>
              <w:t>L1</w:t>
            </w:r>
          </w:p>
        </w:tc>
      </w:tr>
      <w:tr w:rsidR="00837265" w14:paraId="53A14D3E" w14:textId="77777777">
        <w:trPr>
          <w:trHeight w:val="375"/>
          <w:jc w:val="center"/>
        </w:trPr>
        <w:tc>
          <w:tcPr>
            <w:tcW w:w="750"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14:paraId="420A4802" w14:textId="77777777" w:rsidR="00837265" w:rsidRDefault="00000000">
            <w:pPr>
              <w:spacing w:after="0"/>
              <w:ind w:left="60"/>
              <w:jc w:val="center"/>
              <w:rPr>
                <w:b/>
                <w:color w:val="222222"/>
                <w:u w:val="single"/>
              </w:rPr>
            </w:pPr>
            <w:r>
              <w:rPr>
                <w:b/>
                <w:color w:val="222222"/>
                <w:u w:val="single"/>
              </w:rPr>
              <w:t>19</w:t>
            </w:r>
          </w:p>
        </w:tc>
        <w:tc>
          <w:tcPr>
            <w:tcW w:w="3930"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14:paraId="1F794EDE" w14:textId="77777777" w:rsidR="00837265" w:rsidRDefault="00000000">
            <w:pPr>
              <w:spacing w:after="0"/>
              <w:ind w:left="60"/>
              <w:jc w:val="center"/>
              <w:rPr>
                <w:b/>
                <w:color w:val="222222"/>
                <w:u w:val="single"/>
              </w:rPr>
            </w:pPr>
            <w:r>
              <w:rPr>
                <w:b/>
                <w:color w:val="222222"/>
                <w:u w:val="single"/>
              </w:rPr>
              <w:t>Trainee*</w:t>
            </w:r>
          </w:p>
        </w:tc>
        <w:tc>
          <w:tcPr>
            <w:tcW w:w="885"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14:paraId="0BD361D5" w14:textId="77777777" w:rsidR="00837265" w:rsidRDefault="00000000">
            <w:pPr>
              <w:spacing w:after="0"/>
              <w:ind w:left="60"/>
              <w:jc w:val="center"/>
              <w:rPr>
                <w:b/>
                <w:color w:val="222222"/>
                <w:u w:val="single"/>
              </w:rPr>
            </w:pPr>
            <w:r>
              <w:rPr>
                <w:b/>
                <w:color w:val="222222"/>
                <w:u w:val="single"/>
              </w:rPr>
              <w:t>G9</w:t>
            </w:r>
          </w:p>
        </w:tc>
        <w:tc>
          <w:tcPr>
            <w:tcW w:w="915"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14:paraId="475CF149" w14:textId="77777777" w:rsidR="00837265" w:rsidRDefault="00000000">
            <w:pPr>
              <w:spacing w:after="0"/>
              <w:ind w:left="60"/>
              <w:jc w:val="center"/>
              <w:rPr>
                <w:b/>
                <w:color w:val="222222"/>
                <w:u w:val="single"/>
              </w:rPr>
            </w:pPr>
            <w:r>
              <w:rPr>
                <w:b/>
                <w:color w:val="222222"/>
                <w:u w:val="single"/>
              </w:rPr>
              <w:t>L2</w:t>
            </w:r>
          </w:p>
        </w:tc>
      </w:tr>
      <w:tr w:rsidR="00837265" w14:paraId="310BD076" w14:textId="77777777">
        <w:trPr>
          <w:trHeight w:val="375"/>
          <w:jc w:val="center"/>
        </w:trPr>
        <w:tc>
          <w:tcPr>
            <w:tcW w:w="750"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14:paraId="6E1D278D" w14:textId="77777777" w:rsidR="00837265" w:rsidRDefault="00000000">
            <w:pPr>
              <w:spacing w:after="0"/>
              <w:ind w:left="60"/>
              <w:jc w:val="center"/>
              <w:rPr>
                <w:b/>
                <w:color w:val="222222"/>
                <w:u w:val="single"/>
              </w:rPr>
            </w:pPr>
            <w:r>
              <w:rPr>
                <w:b/>
                <w:color w:val="222222"/>
                <w:u w:val="single"/>
              </w:rPr>
              <w:t>20</w:t>
            </w:r>
          </w:p>
        </w:tc>
        <w:tc>
          <w:tcPr>
            <w:tcW w:w="3930"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14:paraId="6F8338DE" w14:textId="77777777" w:rsidR="00837265" w:rsidRDefault="00000000">
            <w:pPr>
              <w:spacing w:after="0"/>
              <w:ind w:left="60"/>
              <w:jc w:val="center"/>
              <w:rPr>
                <w:b/>
                <w:color w:val="222222"/>
                <w:u w:val="single"/>
              </w:rPr>
            </w:pPr>
            <w:r>
              <w:rPr>
                <w:b/>
                <w:color w:val="222222"/>
                <w:u w:val="single"/>
              </w:rPr>
              <w:t>Office Admin/ Assistant</w:t>
            </w:r>
          </w:p>
        </w:tc>
        <w:tc>
          <w:tcPr>
            <w:tcW w:w="885"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14:paraId="1829852D" w14:textId="77777777" w:rsidR="00837265" w:rsidRDefault="00000000">
            <w:pPr>
              <w:spacing w:after="0"/>
              <w:ind w:left="60"/>
              <w:jc w:val="center"/>
              <w:rPr>
                <w:b/>
                <w:color w:val="222222"/>
                <w:u w:val="single"/>
              </w:rPr>
            </w:pPr>
            <w:r>
              <w:rPr>
                <w:b/>
                <w:color w:val="222222"/>
                <w:u w:val="single"/>
              </w:rPr>
              <w:t>G10</w:t>
            </w:r>
          </w:p>
        </w:tc>
        <w:tc>
          <w:tcPr>
            <w:tcW w:w="915" w:type="dxa"/>
            <w:tcBorders>
              <w:top w:val="nil"/>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14:paraId="0BE6D1D0" w14:textId="77777777" w:rsidR="00837265" w:rsidRDefault="00000000">
            <w:pPr>
              <w:spacing w:after="0"/>
              <w:ind w:left="60"/>
              <w:jc w:val="center"/>
              <w:rPr>
                <w:b/>
                <w:color w:val="222222"/>
                <w:u w:val="single"/>
              </w:rPr>
            </w:pPr>
            <w:r>
              <w:rPr>
                <w:b/>
                <w:color w:val="222222"/>
                <w:u w:val="single"/>
              </w:rPr>
              <w:t>NA</w:t>
            </w:r>
          </w:p>
        </w:tc>
      </w:tr>
    </w:tbl>
    <w:p w14:paraId="2D4A3428" w14:textId="77777777" w:rsidR="00213ECC" w:rsidRPr="00213ECC" w:rsidRDefault="00213ECC">
      <w:pPr>
        <w:spacing w:after="0"/>
        <w:rPr>
          <w:b/>
          <w:u w:val="single"/>
          <w:lang w:val="en-IN"/>
          <w:rPrChange w:id="1178" w:author="Kush Khalasi" w:date="2025-06-02T17:10:00Z" w16du:dateUtc="2025-06-02T11:40:00Z">
            <w:rPr>
              <w:b/>
              <w:u w:val="single"/>
            </w:rPr>
          </w:rPrChange>
        </w:rPr>
        <w:pPrChange w:id="1179" w:author="Kush Khalasi" w:date="2025-06-02T17:10:00Z" w16du:dateUtc="2025-06-02T11:40:00Z">
          <w:pPr>
            <w:spacing w:after="0"/>
            <w:jc w:val="center"/>
          </w:pPr>
        </w:pPrChange>
      </w:pPr>
    </w:p>
    <w:p w14:paraId="01F2BC1F" w14:textId="77777777" w:rsidR="00837265" w:rsidRDefault="00000000">
      <w:pPr>
        <w:spacing w:after="0"/>
        <w:jc w:val="center"/>
        <w:rPr>
          <w:b/>
          <w:u w:val="single"/>
        </w:rPr>
      </w:pPr>
      <w:r>
        <w:rPr>
          <w:b/>
          <w:u w:val="single"/>
        </w:rPr>
        <w:lastRenderedPageBreak/>
        <w:t>4. IT POLICY</w:t>
      </w:r>
    </w:p>
    <w:p w14:paraId="5827A03E" w14:textId="77777777" w:rsidR="00837265" w:rsidRDefault="00837265">
      <w:pPr>
        <w:spacing w:after="0"/>
        <w:jc w:val="both"/>
        <w:rPr>
          <w:b/>
        </w:rPr>
      </w:pPr>
    </w:p>
    <w:p w14:paraId="033B4019" w14:textId="77777777" w:rsidR="00837265" w:rsidRDefault="00000000">
      <w:pPr>
        <w:spacing w:after="0"/>
        <w:jc w:val="both"/>
      </w:pPr>
      <w:r>
        <w:rPr>
          <w:b/>
        </w:rPr>
        <w:t>4.1 Computers:</w:t>
      </w:r>
    </w:p>
    <w:p w14:paraId="1316B3D6" w14:textId="77777777" w:rsidR="00837265" w:rsidRDefault="00000000">
      <w:pPr>
        <w:spacing w:after="393"/>
        <w:jc w:val="both"/>
      </w:pPr>
      <w:r>
        <w:t xml:space="preserve">Each employee is responsible for maintenance of the computer he/she is using. They should follow the naming conventions for files/folders, take back up regularly and follow the safety instructions for virus protection. Unauthorized use of CD/USB/Hard disk and installation of unauthorized software are not permitted. </w:t>
      </w:r>
    </w:p>
    <w:p w14:paraId="68FDC76C" w14:textId="77777777" w:rsidR="00837265" w:rsidRDefault="00000000">
      <w:pPr>
        <w:spacing w:after="0"/>
        <w:jc w:val="both"/>
        <w:rPr>
          <w:b/>
        </w:rPr>
      </w:pPr>
      <w:r>
        <w:rPr>
          <w:b/>
        </w:rPr>
        <w:t xml:space="preserve">4.2 </w:t>
      </w:r>
      <w:proofErr w:type="spellStart"/>
      <w:r>
        <w:rPr>
          <w:b/>
        </w:rPr>
        <w:t>EMail</w:t>
      </w:r>
      <w:proofErr w:type="spellEnd"/>
      <w:r>
        <w:rPr>
          <w:b/>
        </w:rPr>
        <w:t xml:space="preserve"> Usage Policy:</w:t>
      </w:r>
    </w:p>
    <w:p w14:paraId="6AD8714B" w14:textId="77777777" w:rsidR="00837265" w:rsidRDefault="00000000">
      <w:pPr>
        <w:spacing w:after="0"/>
        <w:jc w:val="both"/>
      </w:pPr>
      <w:r>
        <w:t xml:space="preserve">Company electronic communications systems must be used only for business activities. Users are forbidden from using Company electronic communication systems for private business activities, or amusement/ entertainment purposes. Limited use of Company resources for personal emergencies is permitted. All communications and information transmitted by, received from, passing through, or stored in these systems are company records and exclusive property of the company. </w:t>
      </w:r>
    </w:p>
    <w:p w14:paraId="0C7F3C24" w14:textId="77777777" w:rsidR="00837265" w:rsidRDefault="00837265">
      <w:pPr>
        <w:spacing w:after="0"/>
        <w:jc w:val="both"/>
        <w:rPr>
          <w:b/>
        </w:rPr>
      </w:pPr>
    </w:p>
    <w:p w14:paraId="0832E827" w14:textId="77777777" w:rsidR="00837265" w:rsidRDefault="00000000">
      <w:pPr>
        <w:spacing w:after="0"/>
        <w:jc w:val="both"/>
      </w:pPr>
      <w:r>
        <w:t>Users are reminded that Company electronic communications systems are not encrypted by default. If sensitive information must be sent by electronic communication systems, encryption or similar technologies to protect the data must be employed.</w:t>
      </w:r>
    </w:p>
    <w:p w14:paraId="2400E70D" w14:textId="77777777" w:rsidR="00837265" w:rsidRDefault="00000000">
      <w:pPr>
        <w:spacing w:after="0"/>
        <w:jc w:val="both"/>
      </w:pPr>
      <w:r>
        <w:t xml:space="preserve"> </w:t>
      </w:r>
    </w:p>
    <w:p w14:paraId="51ACB11E" w14:textId="77777777" w:rsidR="00837265" w:rsidRDefault="00000000">
      <w:pPr>
        <w:spacing w:after="0"/>
        <w:jc w:val="both"/>
      </w:pPr>
      <w:r>
        <w:t xml:space="preserve">Company’s policies against sexual or other harassment apply fully to the electronic communication systems, and any violation of those policies is grounds for severe disciplinary action including termination. Therefore, no messages should be created, sent, forwarded, or received on any of the electronic communication systems if they contain intimidating, hostile, or offensive material concerning sex, race, color, national origin, religion, sexual orientation, age, marital status, disability or any other classification protected by law. Additionally, under no circumstances may Company computers or other electronic equipment be used to obtain, view, or reach any pornographic, or otherwise immoral, unethical, or non-business-related Internet sites. Doing so can lead to disciplinary action up to and including termination of employment. </w:t>
      </w:r>
    </w:p>
    <w:p w14:paraId="6913AC1B" w14:textId="77777777" w:rsidR="00837265" w:rsidRDefault="00837265">
      <w:pPr>
        <w:spacing w:after="0"/>
        <w:jc w:val="both"/>
      </w:pPr>
    </w:p>
    <w:p w14:paraId="32BE6A57" w14:textId="77777777" w:rsidR="00837265" w:rsidRDefault="00000000">
      <w:pPr>
        <w:spacing w:after="0"/>
        <w:jc w:val="both"/>
        <w:rPr>
          <w:b/>
        </w:rPr>
      </w:pPr>
      <w:r>
        <w:rPr>
          <w:b/>
        </w:rPr>
        <w:t>4.3 Computer Viruses:</w:t>
      </w:r>
    </w:p>
    <w:p w14:paraId="4E025FF9" w14:textId="77777777" w:rsidR="00837265" w:rsidRDefault="00000000">
      <w:pPr>
        <w:spacing w:after="0"/>
        <w:jc w:val="both"/>
        <w:rPr>
          <w:b/>
        </w:rPr>
      </w:pPr>
      <w:r>
        <w:t xml:space="preserve">Users are not authorized to turn off or disable virus detection software. Antivirus software detects changes in configuration files, system software files, application software files, and other system resources. Integrity checking software must be continuously enabled or run daily. User possession or development of viruses or other malicious software is prohibited. </w:t>
      </w:r>
    </w:p>
    <w:p w14:paraId="4C28C187" w14:textId="77777777" w:rsidR="00837265" w:rsidRDefault="00000000">
      <w:pPr>
        <w:spacing w:after="0"/>
        <w:jc w:val="both"/>
        <w:rPr>
          <w:b/>
        </w:rPr>
      </w:pPr>
      <w:r>
        <w:t xml:space="preserve">If Users get virus alerts, they must immediately disconnect from all networks and cease use of the affected computer, and then call the IT Team for technical assistance. </w:t>
      </w:r>
    </w:p>
    <w:p w14:paraId="52952B5D" w14:textId="77777777" w:rsidR="00837265" w:rsidRDefault="00000000">
      <w:pPr>
        <w:spacing w:after="0"/>
        <w:jc w:val="both"/>
        <w:rPr>
          <w:b/>
        </w:rPr>
      </w:pPr>
      <w:r>
        <w:rPr>
          <w:b/>
        </w:rPr>
        <w:t>4.4 Password Policy:</w:t>
      </w:r>
    </w:p>
    <w:p w14:paraId="3FAD6806" w14:textId="77777777" w:rsidR="00837265" w:rsidRDefault="00000000">
      <w:pPr>
        <w:spacing w:after="0"/>
        <w:jc w:val="both"/>
      </w:pPr>
      <w:r>
        <w:t>All user-chosen passwords must contain at least one character from three of the following groups: capital letters, lowercase letters, numbers, and punctuation marks.  All passwords must be promptly changed if they are suspected of being disclosed, or known to have been disclosed to unauthorized parties.</w:t>
      </w:r>
    </w:p>
    <w:p w14:paraId="7A7C94D4" w14:textId="77777777" w:rsidR="00837265" w:rsidRDefault="00837265">
      <w:pPr>
        <w:spacing w:after="0"/>
        <w:jc w:val="both"/>
      </w:pPr>
    </w:p>
    <w:p w14:paraId="18668360" w14:textId="77777777" w:rsidR="00837265" w:rsidRDefault="00000000">
      <w:pPr>
        <w:spacing w:after="0"/>
        <w:jc w:val="both"/>
      </w:pPr>
      <w:r>
        <w:t>Users are responsible for all activities performed with their personal user-IDs. User-IDs may not be utilized by anyone but the individuals to whom they have been issued. Users must not allow others to perform any activity with their user-IDs. Similarly, Users are forbidden from performing any activity with IDs belonging to other users.</w:t>
      </w:r>
    </w:p>
    <w:p w14:paraId="2FCAC52E" w14:textId="77777777" w:rsidR="00837265" w:rsidRDefault="00837265">
      <w:pPr>
        <w:spacing w:after="0"/>
        <w:jc w:val="both"/>
        <w:rPr>
          <w:b/>
        </w:rPr>
      </w:pPr>
    </w:p>
    <w:p w14:paraId="10FB3E3F" w14:textId="77777777" w:rsidR="00837265" w:rsidRDefault="00000000">
      <w:pPr>
        <w:spacing w:after="0"/>
        <w:jc w:val="both"/>
      </w:pPr>
      <w:r>
        <w:rPr>
          <w:b/>
        </w:rPr>
        <w:t>4.5 Internet Usage:</w:t>
      </w:r>
    </w:p>
    <w:p w14:paraId="118FA3C6" w14:textId="77777777" w:rsidR="00837265" w:rsidRDefault="00000000">
      <w:pPr>
        <w:spacing w:after="0"/>
        <w:jc w:val="both"/>
      </w:pPr>
      <w:r>
        <w:t xml:space="preserve">All the social networking sites (Facebook, Twitter, LinkedIn etc.) have been blocked by the IT team, but there are employees who are still accessing them from their mobile devices. It is strongly advised to refrain from using social </w:t>
      </w:r>
      <w:r>
        <w:lastRenderedPageBreak/>
        <w:t>networking during working hours.</w:t>
      </w:r>
    </w:p>
    <w:p w14:paraId="4E8A8ED6" w14:textId="77777777" w:rsidR="00837265" w:rsidRDefault="00837265">
      <w:pPr>
        <w:spacing w:after="0"/>
        <w:jc w:val="both"/>
      </w:pPr>
    </w:p>
    <w:p w14:paraId="34969284" w14:textId="77777777" w:rsidR="00837265" w:rsidRDefault="00000000">
      <w:pPr>
        <w:spacing w:after="0"/>
        <w:jc w:val="both"/>
        <w:rPr>
          <w:b/>
        </w:rPr>
      </w:pPr>
      <w:r>
        <w:rPr>
          <w:b/>
        </w:rPr>
        <w:t>4.6 Reduction of Energy Consumption via Technology or Equipment Upgrades:</w:t>
      </w:r>
    </w:p>
    <w:p w14:paraId="0F7FA594" w14:textId="77777777" w:rsidR="00837265" w:rsidRDefault="00000000">
      <w:pPr>
        <w:widowControl/>
        <w:spacing w:after="0"/>
        <w:jc w:val="both"/>
      </w:pPr>
      <w:r>
        <w:t>Keeping your equipment in good working condition is vital to becoming more energy efficient. Retro-commissioning systematically looks for equipment in your facility operating below optimal standards. Retro-fitting involves replacing outdated or inefficient equipment.</w:t>
      </w:r>
    </w:p>
    <w:p w14:paraId="2EFFC727" w14:textId="77777777" w:rsidR="00837265" w:rsidRDefault="00837265">
      <w:pPr>
        <w:widowControl/>
        <w:spacing w:after="0"/>
        <w:jc w:val="both"/>
      </w:pPr>
    </w:p>
    <w:p w14:paraId="2587F956" w14:textId="77777777" w:rsidR="00837265" w:rsidRDefault="00000000">
      <w:pPr>
        <w:widowControl/>
        <w:spacing w:after="0"/>
        <w:jc w:val="both"/>
      </w:pPr>
      <w:r>
        <w:t>But do not just associate this with major pieces of equipment in your facility. Savings from upgrading aging equipment to include ceiling fans, motors and computers can also add up in the long run. Implement a schedule for evaluating and maintaining all your equipment—not just the main one.</w:t>
      </w:r>
    </w:p>
    <w:p w14:paraId="6C752DBC" w14:textId="77777777" w:rsidR="00837265" w:rsidRDefault="00837265">
      <w:pPr>
        <w:spacing w:after="0"/>
        <w:jc w:val="both"/>
      </w:pPr>
    </w:p>
    <w:p w14:paraId="666868CD" w14:textId="77777777" w:rsidR="00837265" w:rsidRDefault="00000000">
      <w:pPr>
        <w:spacing w:after="0"/>
        <w:jc w:val="both"/>
        <w:rPr>
          <w:b/>
        </w:rPr>
      </w:pPr>
      <w:r>
        <w:rPr>
          <w:b/>
        </w:rPr>
        <w:t>4.7 Acceptable Usage of Assets:</w:t>
      </w:r>
    </w:p>
    <w:p w14:paraId="4E8962B4" w14:textId="77777777" w:rsidR="00837265" w:rsidRDefault="00000000">
      <w:pPr>
        <w:spacing w:after="0"/>
        <w:jc w:val="both"/>
      </w:pPr>
      <w:r>
        <w:t>You are expected to use technology responsibly and productively as necessary for your job. Internet access and e-mail use is for work-related activities. You may not use Riya Group Internet, e-mail or other electronic communications to transmit, retrieve or store any communications or other content of a defamatory, discriminatory, harassing or pornographic nature. Any illegal activities—including piracy, cracking, extortion, blackmail, copyright infringement and unauthorized access to any computers on the Internet or e-mail—are forbidden. You are prohibited from downloading software or other program files or online services from the Internet without prior approval from the IT department. Riya Group corporate identity is attached to all outgoing email communications, which should reflect corporate values and appropriate workplace language and conduct.</w:t>
      </w:r>
    </w:p>
    <w:p w14:paraId="079C7241" w14:textId="77777777" w:rsidR="00837265" w:rsidRDefault="00837265">
      <w:pPr>
        <w:shd w:val="clear" w:color="auto" w:fill="FFFFFF"/>
        <w:spacing w:after="0"/>
        <w:ind w:left="720"/>
        <w:jc w:val="center"/>
        <w:rPr>
          <w:shd w:val="clear" w:color="auto" w:fill="FF9900"/>
        </w:rPr>
      </w:pPr>
    </w:p>
    <w:p w14:paraId="17D7D972" w14:textId="77777777" w:rsidR="00837265" w:rsidRDefault="00000000">
      <w:pPr>
        <w:shd w:val="clear" w:color="auto" w:fill="FFFFFF"/>
        <w:spacing w:after="0"/>
        <w:ind w:right="80"/>
        <w:jc w:val="center"/>
        <w:rPr>
          <w:b/>
          <w:u w:val="single"/>
        </w:rPr>
      </w:pPr>
      <w:r>
        <w:rPr>
          <w:b/>
          <w:u w:val="single"/>
        </w:rPr>
        <w:t>5. MARKETING POLICY</w:t>
      </w:r>
    </w:p>
    <w:p w14:paraId="4EBD95DF" w14:textId="77777777" w:rsidR="00837265" w:rsidRDefault="00837265">
      <w:pPr>
        <w:shd w:val="clear" w:color="auto" w:fill="FFFFFF"/>
        <w:spacing w:after="0"/>
        <w:ind w:right="80"/>
        <w:jc w:val="center"/>
        <w:rPr>
          <w:b/>
          <w:u w:val="single"/>
          <w:shd w:val="clear" w:color="auto" w:fill="FF9900"/>
        </w:rPr>
      </w:pPr>
    </w:p>
    <w:p w14:paraId="5A2B7356" w14:textId="77777777" w:rsidR="00837265" w:rsidRDefault="00000000">
      <w:pPr>
        <w:shd w:val="clear" w:color="auto" w:fill="FFFFFF"/>
        <w:spacing w:after="0"/>
        <w:ind w:right="80"/>
        <w:jc w:val="both"/>
      </w:pPr>
      <w:r>
        <w:t xml:space="preserve">Riya Group has its own Trademark and Company Logo and the Corporate Marketing Team is the custodian of such Trademark and Company Logo. To ensure naming consistency and to establish brand identity, </w:t>
      </w:r>
      <w:proofErr w:type="gramStart"/>
      <w:r>
        <w:t>Corporate</w:t>
      </w:r>
      <w:proofErr w:type="gramEnd"/>
      <w:r>
        <w:t xml:space="preserve"> marketing should be consulted before use of these for any official use.</w:t>
      </w:r>
    </w:p>
    <w:p w14:paraId="4FF49696" w14:textId="77777777" w:rsidR="00837265" w:rsidRDefault="00837265">
      <w:pPr>
        <w:shd w:val="clear" w:color="auto" w:fill="FFFFFF"/>
        <w:spacing w:after="0"/>
        <w:ind w:right="80"/>
        <w:jc w:val="both"/>
      </w:pPr>
    </w:p>
    <w:p w14:paraId="7541EB5B" w14:textId="77777777" w:rsidR="00837265" w:rsidRDefault="00000000">
      <w:pPr>
        <w:shd w:val="clear" w:color="auto" w:fill="FFFFFF"/>
        <w:spacing w:after="0"/>
        <w:ind w:left="720"/>
        <w:jc w:val="center"/>
        <w:rPr>
          <w:u w:val="single"/>
        </w:rPr>
      </w:pPr>
      <w:r>
        <w:rPr>
          <w:b/>
          <w:u w:val="single"/>
        </w:rPr>
        <w:t>6. WORKPLACE POLICIES AT RIYA GROUP</w:t>
      </w:r>
    </w:p>
    <w:p w14:paraId="7CEEED5A" w14:textId="77777777" w:rsidR="00837265" w:rsidRDefault="00000000">
      <w:pPr>
        <w:spacing w:after="0"/>
      </w:pPr>
      <w:r>
        <w:rPr>
          <w:b/>
        </w:rPr>
        <w:t xml:space="preserve">Our Expectations </w:t>
      </w:r>
    </w:p>
    <w:p w14:paraId="75149A17" w14:textId="77777777" w:rsidR="00837265" w:rsidRDefault="00000000">
      <w:pPr>
        <w:spacing w:after="0"/>
        <w:jc w:val="both"/>
      </w:pPr>
      <w:r>
        <w:t>At Riya we expect our employee should always:</w:t>
      </w:r>
    </w:p>
    <w:p w14:paraId="3268630F" w14:textId="77777777" w:rsidR="00837265" w:rsidRDefault="00000000">
      <w:pPr>
        <w:numPr>
          <w:ilvl w:val="0"/>
          <w:numId w:val="19"/>
        </w:numPr>
        <w:spacing w:after="0"/>
        <w:jc w:val="both"/>
      </w:pPr>
      <w:r>
        <w:t>Take pride in work.</w:t>
      </w:r>
    </w:p>
    <w:p w14:paraId="69AD1648" w14:textId="77777777" w:rsidR="00837265" w:rsidRDefault="00000000">
      <w:pPr>
        <w:numPr>
          <w:ilvl w:val="0"/>
          <w:numId w:val="19"/>
        </w:numPr>
        <w:spacing w:after="0"/>
        <w:jc w:val="both"/>
      </w:pPr>
      <w:r>
        <w:t xml:space="preserve">Always handle your customer’s needs first. </w:t>
      </w:r>
    </w:p>
    <w:p w14:paraId="303CAE36" w14:textId="77777777" w:rsidR="00837265" w:rsidRDefault="00000000">
      <w:pPr>
        <w:numPr>
          <w:ilvl w:val="0"/>
          <w:numId w:val="19"/>
        </w:numPr>
        <w:spacing w:after="0"/>
        <w:jc w:val="both"/>
      </w:pPr>
      <w:r>
        <w:t>Be on time.</w:t>
      </w:r>
    </w:p>
    <w:p w14:paraId="22F4103B" w14:textId="77777777" w:rsidR="00837265" w:rsidRDefault="00000000">
      <w:pPr>
        <w:numPr>
          <w:ilvl w:val="0"/>
          <w:numId w:val="19"/>
        </w:numPr>
        <w:spacing w:after="0"/>
        <w:jc w:val="both"/>
      </w:pPr>
      <w:r>
        <w:t>Do not share confidential information.</w:t>
      </w:r>
    </w:p>
    <w:p w14:paraId="081F6D45" w14:textId="77777777" w:rsidR="00837265" w:rsidRDefault="00000000">
      <w:pPr>
        <w:numPr>
          <w:ilvl w:val="0"/>
          <w:numId w:val="19"/>
        </w:numPr>
        <w:spacing w:after="0"/>
        <w:jc w:val="both"/>
      </w:pPr>
      <w:r>
        <w:t>Return all telephone calls; even the unpleasant ones.</w:t>
      </w:r>
    </w:p>
    <w:p w14:paraId="38AFAEA2" w14:textId="77777777" w:rsidR="00837265" w:rsidRDefault="00000000">
      <w:pPr>
        <w:numPr>
          <w:ilvl w:val="0"/>
          <w:numId w:val="19"/>
        </w:numPr>
        <w:spacing w:after="0"/>
        <w:jc w:val="both"/>
      </w:pPr>
      <w:r>
        <w:t>Dress for success every day.</w:t>
      </w:r>
    </w:p>
    <w:p w14:paraId="46CB4A07" w14:textId="77777777" w:rsidR="00837265" w:rsidRDefault="00000000">
      <w:pPr>
        <w:numPr>
          <w:ilvl w:val="0"/>
          <w:numId w:val="19"/>
        </w:numPr>
        <w:spacing w:after="0"/>
        <w:jc w:val="both"/>
      </w:pPr>
      <w:r>
        <w:t>Always keep your workspace clean and tidy.</w:t>
      </w:r>
    </w:p>
    <w:p w14:paraId="7FE3CBD3" w14:textId="77777777" w:rsidR="00837265" w:rsidRDefault="00000000">
      <w:pPr>
        <w:numPr>
          <w:ilvl w:val="0"/>
          <w:numId w:val="19"/>
        </w:numPr>
        <w:spacing w:after="0"/>
        <w:jc w:val="both"/>
      </w:pPr>
      <w:r>
        <w:t>Maintain a high standard of ethics and integrity in all your dealings.</w:t>
      </w:r>
    </w:p>
    <w:p w14:paraId="610F6353" w14:textId="77777777" w:rsidR="00837265" w:rsidRDefault="00000000">
      <w:pPr>
        <w:numPr>
          <w:ilvl w:val="0"/>
          <w:numId w:val="19"/>
        </w:numPr>
        <w:spacing w:after="0"/>
        <w:jc w:val="both"/>
      </w:pPr>
      <w:r>
        <w:t>Accept your mistakes.</w:t>
      </w:r>
    </w:p>
    <w:p w14:paraId="266242CB" w14:textId="77777777" w:rsidR="00837265" w:rsidRDefault="00000000">
      <w:pPr>
        <w:numPr>
          <w:ilvl w:val="0"/>
          <w:numId w:val="19"/>
        </w:numPr>
        <w:spacing w:after="0"/>
        <w:jc w:val="both"/>
      </w:pPr>
      <w:r>
        <w:t>Keep your word.</w:t>
      </w:r>
    </w:p>
    <w:p w14:paraId="22A91ED8" w14:textId="77777777" w:rsidR="00837265" w:rsidRDefault="00000000">
      <w:pPr>
        <w:numPr>
          <w:ilvl w:val="0"/>
          <w:numId w:val="19"/>
        </w:numPr>
        <w:spacing w:after="0"/>
        <w:jc w:val="both"/>
      </w:pPr>
      <w:r>
        <w:t>Treat everyone with respect, courtesy and professionalism.</w:t>
      </w:r>
    </w:p>
    <w:p w14:paraId="4D1107AE" w14:textId="77777777" w:rsidR="00837265" w:rsidRDefault="00000000">
      <w:pPr>
        <w:numPr>
          <w:ilvl w:val="0"/>
          <w:numId w:val="19"/>
        </w:numPr>
        <w:spacing w:after="0"/>
        <w:jc w:val="both"/>
      </w:pPr>
      <w:r>
        <w:t>Don’t make negative comments about your colleagues, customers, or competitors.</w:t>
      </w:r>
    </w:p>
    <w:p w14:paraId="2160756E" w14:textId="77777777" w:rsidR="00837265" w:rsidRDefault="00000000">
      <w:pPr>
        <w:numPr>
          <w:ilvl w:val="0"/>
          <w:numId w:val="19"/>
        </w:numPr>
        <w:spacing w:after="0"/>
        <w:jc w:val="both"/>
      </w:pPr>
      <w:r>
        <w:t>Don’t be stingy with praise -people respond to praise five times faster than criticism.</w:t>
      </w:r>
    </w:p>
    <w:p w14:paraId="0C85C0ED" w14:textId="77777777" w:rsidR="00837265" w:rsidRDefault="00000000">
      <w:pPr>
        <w:pBdr>
          <w:top w:val="nil"/>
          <w:left w:val="nil"/>
          <w:bottom w:val="nil"/>
          <w:right w:val="nil"/>
          <w:between w:val="nil"/>
        </w:pBdr>
        <w:spacing w:after="0" w:line="240" w:lineRule="auto"/>
        <w:ind w:firstLine="360"/>
        <w:rPr>
          <w:color w:val="000000"/>
        </w:rPr>
      </w:pPr>
      <w:r>
        <w:rPr>
          <w:color w:val="000000"/>
        </w:rPr>
        <w:t xml:space="preserve">14. </w:t>
      </w:r>
      <w:r>
        <w:rPr>
          <w:color w:val="000000"/>
        </w:rPr>
        <w:tab/>
        <w:t>Maintain mutual trust and teamwork. They are the key to our success.</w:t>
      </w:r>
    </w:p>
    <w:p w14:paraId="0246EDE9" w14:textId="77777777" w:rsidR="00837265" w:rsidRDefault="00837265">
      <w:pPr>
        <w:pBdr>
          <w:top w:val="nil"/>
          <w:left w:val="nil"/>
          <w:bottom w:val="nil"/>
          <w:right w:val="nil"/>
          <w:between w:val="nil"/>
        </w:pBdr>
        <w:spacing w:after="0" w:line="240" w:lineRule="auto"/>
        <w:ind w:firstLine="360"/>
      </w:pPr>
    </w:p>
    <w:p w14:paraId="7621C4C1" w14:textId="7D5F6309" w:rsidR="00837265" w:rsidDel="00F028FA" w:rsidRDefault="00837265">
      <w:pPr>
        <w:pBdr>
          <w:top w:val="nil"/>
          <w:left w:val="nil"/>
          <w:bottom w:val="nil"/>
          <w:right w:val="nil"/>
          <w:between w:val="nil"/>
        </w:pBdr>
        <w:spacing w:after="0" w:line="240" w:lineRule="auto"/>
        <w:ind w:firstLine="360"/>
        <w:rPr>
          <w:del w:id="1180" w:author="Kush Khalasi" w:date="2025-06-02T14:31:00Z" w16du:dateUtc="2025-06-02T09:01:00Z"/>
        </w:rPr>
      </w:pPr>
    </w:p>
    <w:p w14:paraId="08861A67" w14:textId="021BED45" w:rsidR="00837265" w:rsidDel="00F028FA" w:rsidRDefault="00837265">
      <w:pPr>
        <w:pBdr>
          <w:top w:val="nil"/>
          <w:left w:val="nil"/>
          <w:bottom w:val="nil"/>
          <w:right w:val="nil"/>
          <w:between w:val="nil"/>
        </w:pBdr>
        <w:spacing w:after="0" w:line="240" w:lineRule="auto"/>
        <w:ind w:firstLine="360"/>
        <w:rPr>
          <w:del w:id="1181" w:author="Kush Khalasi" w:date="2025-06-02T14:31:00Z" w16du:dateUtc="2025-06-02T09:01:00Z"/>
        </w:rPr>
      </w:pPr>
    </w:p>
    <w:p w14:paraId="1BAF9665" w14:textId="1CE278C2" w:rsidR="00837265" w:rsidDel="00F028FA" w:rsidRDefault="00837265">
      <w:pPr>
        <w:pBdr>
          <w:top w:val="nil"/>
          <w:left w:val="nil"/>
          <w:bottom w:val="nil"/>
          <w:right w:val="nil"/>
          <w:between w:val="nil"/>
        </w:pBdr>
        <w:spacing w:after="0" w:line="240" w:lineRule="auto"/>
        <w:ind w:firstLine="360"/>
        <w:rPr>
          <w:del w:id="1182" w:author="Kush Khalasi" w:date="2025-06-02T14:31:00Z" w16du:dateUtc="2025-06-02T09:01:00Z"/>
          <w:color w:val="000000"/>
        </w:rPr>
      </w:pPr>
    </w:p>
    <w:p w14:paraId="3A296447" w14:textId="77777777" w:rsidR="00837265" w:rsidRDefault="00000000">
      <w:pPr>
        <w:spacing w:after="0"/>
        <w:jc w:val="both"/>
      </w:pPr>
      <w:r>
        <w:rPr>
          <w:b/>
        </w:rPr>
        <w:t>6.1 Smoke Free Environment:</w:t>
      </w:r>
    </w:p>
    <w:p w14:paraId="60F8CB7C" w14:textId="77777777" w:rsidR="00837265" w:rsidRDefault="00000000">
      <w:pPr>
        <w:spacing w:after="393"/>
        <w:jc w:val="both"/>
      </w:pPr>
      <w:r>
        <w:lastRenderedPageBreak/>
        <w:t xml:space="preserve">Smoking is not permitted in the office or in any common areas, such as lifts, toilets or hallways of the building. </w:t>
      </w:r>
    </w:p>
    <w:p w14:paraId="43A35021" w14:textId="77777777" w:rsidR="00837265" w:rsidRDefault="00000000">
      <w:pPr>
        <w:spacing w:after="0"/>
        <w:jc w:val="both"/>
      </w:pPr>
      <w:r>
        <w:rPr>
          <w:b/>
        </w:rPr>
        <w:t xml:space="preserve">6.2 Drug and </w:t>
      </w:r>
      <w:proofErr w:type="gramStart"/>
      <w:r>
        <w:rPr>
          <w:b/>
        </w:rPr>
        <w:t>Alcohol Free</w:t>
      </w:r>
      <w:proofErr w:type="gramEnd"/>
      <w:r>
        <w:rPr>
          <w:b/>
        </w:rPr>
        <w:t xml:space="preserve"> workplace:</w:t>
      </w:r>
    </w:p>
    <w:p w14:paraId="6B45D408" w14:textId="77777777" w:rsidR="00837265" w:rsidRDefault="00000000">
      <w:pPr>
        <w:spacing w:after="393"/>
        <w:jc w:val="both"/>
      </w:pPr>
      <w:r>
        <w:t xml:space="preserve">Possession and consumption of narcotic drugs and alcohol within the office premises or reporting for work under its influence is strictly prohibited. Anybody who is noticed possessing, consuming or under the influence will be reported to the legal authorities. </w:t>
      </w:r>
    </w:p>
    <w:p w14:paraId="70E43322" w14:textId="77777777" w:rsidR="00837265" w:rsidRDefault="00000000">
      <w:pPr>
        <w:spacing w:after="0"/>
        <w:jc w:val="both"/>
      </w:pPr>
      <w:r>
        <w:rPr>
          <w:b/>
        </w:rPr>
        <w:t>6.3 Maintenance of Work Area:</w:t>
      </w:r>
    </w:p>
    <w:p w14:paraId="7D8AA5D8" w14:textId="77777777" w:rsidR="00837265" w:rsidRDefault="00000000">
      <w:pPr>
        <w:spacing w:after="393"/>
        <w:jc w:val="both"/>
      </w:pPr>
      <w:r>
        <w:t xml:space="preserve">While the Company will assist you in ensuring that your work areas are clean and orderly at all times, you are also responsible for the maintenance of your own work area. Workstations, cubicles, file cabinets and offices (including bulletin boards and desks) should project an image of orderly control and be left in a neat and secure condition at the end of each day. </w:t>
      </w:r>
    </w:p>
    <w:p w14:paraId="4B095178" w14:textId="77777777" w:rsidR="00837265" w:rsidRDefault="00000000">
      <w:pPr>
        <w:spacing w:after="393"/>
        <w:jc w:val="both"/>
      </w:pPr>
      <w:r>
        <w:t xml:space="preserve">Company </w:t>
      </w:r>
      <w:proofErr w:type="gramStart"/>
      <w:r>
        <w:t>discourage</w:t>
      </w:r>
      <w:proofErr w:type="gramEnd"/>
      <w:r>
        <w:t xml:space="preserve"> keeping any personal items such as mobile, wallet, Passport etc. in the office for safety and security reasons. If anybody doing so, shall be doing at his/her risk. Company will not be responsible for any loss/damage of such items. Lists or other important business data are appropriate for posting on bulletin boards by your desks or in offices. Personal items, such as pictures may also be acceptable, but only within tasteful limits. </w:t>
      </w:r>
    </w:p>
    <w:p w14:paraId="3F874821" w14:textId="1D7FCD87" w:rsidR="00837265" w:rsidRPr="0008036D" w:rsidRDefault="00000000">
      <w:pPr>
        <w:spacing w:after="0"/>
        <w:jc w:val="both"/>
        <w:rPr>
          <w:b/>
          <w:rPrChange w:id="1183" w:author="Kush Khalasi" w:date="2025-06-02T14:19:00Z" w16du:dateUtc="2025-06-02T08:49:00Z">
            <w:rPr/>
          </w:rPrChange>
        </w:rPr>
      </w:pPr>
      <w:r>
        <w:rPr>
          <w:b/>
        </w:rPr>
        <w:t xml:space="preserve">6.4 </w:t>
      </w:r>
      <w:proofErr w:type="gramStart"/>
      <w:r>
        <w:rPr>
          <w:b/>
        </w:rPr>
        <w:t>Non Solicitation</w:t>
      </w:r>
      <w:proofErr w:type="gramEnd"/>
      <w:r>
        <w:rPr>
          <w:b/>
        </w:rPr>
        <w:t>:</w:t>
      </w:r>
    </w:p>
    <w:p w14:paraId="43E6E42B" w14:textId="77777777" w:rsidR="00837265" w:rsidRDefault="00000000">
      <w:pPr>
        <w:spacing w:after="0"/>
        <w:jc w:val="both"/>
        <w:rPr>
          <w:highlight w:val="white"/>
        </w:rPr>
      </w:pPr>
      <w:r>
        <w:t>In the interest of efficiency and security, the Company’s general policy is to restrict solicitations in the Company premises. Solicitations of any kind by non-employees are prohibited on company premises. Non-business written material should not be distributed through intra-Company mail nor be distributed or posted by employees in any working area at any time.</w:t>
      </w:r>
    </w:p>
    <w:p w14:paraId="0BCC18B8" w14:textId="77777777" w:rsidR="00837265" w:rsidRDefault="00000000">
      <w:pPr>
        <w:spacing w:after="0" w:line="331" w:lineRule="auto"/>
        <w:jc w:val="both"/>
        <w:rPr>
          <w:highlight w:val="white"/>
        </w:rPr>
      </w:pPr>
      <w:r>
        <w:rPr>
          <w:highlight w:val="white"/>
        </w:rPr>
        <w:t xml:space="preserve">Also; During the term of your employment with the Company and for </w:t>
      </w:r>
      <w:r>
        <w:rPr>
          <w:b/>
          <w:highlight w:val="white"/>
        </w:rPr>
        <w:t>2 years</w:t>
      </w:r>
      <w:r>
        <w:rPr>
          <w:highlight w:val="white"/>
        </w:rPr>
        <w:t xml:space="preserve"> after the termination thereof, regardless of the reason for the employment termination you shall abide to the following clauses:</w:t>
      </w:r>
    </w:p>
    <w:p w14:paraId="2FDD0F2E" w14:textId="77777777" w:rsidR="00837265" w:rsidRDefault="00000000">
      <w:pPr>
        <w:numPr>
          <w:ilvl w:val="0"/>
          <w:numId w:val="1"/>
        </w:numPr>
        <w:spacing w:after="0" w:line="331" w:lineRule="auto"/>
        <w:ind w:left="940"/>
        <w:jc w:val="both"/>
        <w:rPr>
          <w:color w:val="000000"/>
        </w:rPr>
      </w:pPr>
      <w:r>
        <w:rPr>
          <w:highlight w:val="white"/>
        </w:rPr>
        <w:t>You will not, directly or indirectly, solicit or attempt to solicit any business from any of the Company’s Customers with whom you had Material Contact during your employment with the Company.</w:t>
      </w:r>
    </w:p>
    <w:p w14:paraId="4E9C245D" w14:textId="77777777" w:rsidR="00837265" w:rsidRDefault="00000000">
      <w:pPr>
        <w:numPr>
          <w:ilvl w:val="0"/>
          <w:numId w:val="1"/>
        </w:numPr>
        <w:spacing w:after="0" w:line="331" w:lineRule="auto"/>
        <w:ind w:left="940"/>
        <w:jc w:val="both"/>
        <w:rPr>
          <w:color w:val="000000"/>
        </w:rPr>
      </w:pPr>
      <w:r>
        <w:rPr>
          <w:highlight w:val="white"/>
        </w:rPr>
        <w:t>You will not, directly or indirectly recruit, solicit, or induce, or attempt to recruit, solicit, or induce, any of the Company staff with whom you had personal contact or supervised while performing your Job Duties.</w:t>
      </w:r>
    </w:p>
    <w:p w14:paraId="572BD6A8" w14:textId="77777777" w:rsidR="00837265" w:rsidRDefault="00000000">
      <w:pPr>
        <w:numPr>
          <w:ilvl w:val="0"/>
          <w:numId w:val="1"/>
        </w:numPr>
        <w:spacing w:after="0" w:line="331" w:lineRule="auto"/>
        <w:ind w:left="940"/>
        <w:jc w:val="both"/>
        <w:rPr>
          <w:color w:val="000000"/>
        </w:rPr>
      </w:pPr>
      <w:r>
        <w:rPr>
          <w:highlight w:val="white"/>
        </w:rPr>
        <w:t>You will not, directly or indirectly involve yourself anywhere in the Territory in any kind of business which is similar to the company business without the prior written consent of the company.</w:t>
      </w:r>
    </w:p>
    <w:p w14:paraId="47D6C0D3" w14:textId="77777777" w:rsidR="00837265" w:rsidRDefault="00837265">
      <w:pPr>
        <w:spacing w:after="0"/>
        <w:jc w:val="both"/>
      </w:pPr>
    </w:p>
    <w:p w14:paraId="14B037AC" w14:textId="77777777" w:rsidR="00837265" w:rsidRDefault="00000000">
      <w:pPr>
        <w:spacing w:after="0"/>
        <w:jc w:val="both"/>
        <w:rPr>
          <w:b/>
        </w:rPr>
      </w:pPr>
      <w:r>
        <w:rPr>
          <w:b/>
        </w:rPr>
        <w:t>6.5 Non-Disclosure Agreement:</w:t>
      </w:r>
    </w:p>
    <w:p w14:paraId="47546CDE" w14:textId="77777777" w:rsidR="00837265" w:rsidRDefault="00000000">
      <w:pPr>
        <w:spacing w:after="0"/>
        <w:jc w:val="both"/>
        <w:rPr>
          <w:b/>
        </w:rPr>
      </w:pPr>
      <w:r>
        <w:t>Each employee has to abide by the NDA at Riya Group and is bound to adhere to it. In no way, you are allowed to disclose any particulars of the company that comes to your knowledge as a part of your employment in the organization. All the employees need to adhere to the data privacy policy and confidentiality of information.</w:t>
      </w:r>
      <w:r>
        <w:rPr>
          <w:b/>
        </w:rPr>
        <w:t xml:space="preserve"> </w:t>
      </w:r>
    </w:p>
    <w:p w14:paraId="0CE16102" w14:textId="77777777" w:rsidR="00837265" w:rsidRDefault="00837265">
      <w:pPr>
        <w:spacing w:after="0"/>
        <w:jc w:val="both"/>
        <w:rPr>
          <w:b/>
        </w:rPr>
      </w:pPr>
    </w:p>
    <w:p w14:paraId="3D5353D5" w14:textId="77777777" w:rsidR="00837265" w:rsidRDefault="00000000">
      <w:pPr>
        <w:spacing w:after="0"/>
        <w:jc w:val="both"/>
      </w:pPr>
      <w:r>
        <w:rPr>
          <w:b/>
        </w:rPr>
        <w:t>6.6 Customer Relations:</w:t>
      </w:r>
    </w:p>
    <w:p w14:paraId="40C3DE82" w14:textId="77777777" w:rsidR="00837265" w:rsidRDefault="00000000">
      <w:pPr>
        <w:spacing w:after="0"/>
        <w:jc w:val="both"/>
        <w:rPr>
          <w:ins w:id="1184" w:author="Kush Khalasi" w:date="2025-06-02T14:20:00Z" w16du:dateUtc="2025-06-02T08:50:00Z"/>
        </w:rPr>
      </w:pPr>
      <w:r>
        <w:t xml:space="preserve">The Company’s objective is to provide its </w:t>
      </w:r>
      <w:proofErr w:type="gramStart"/>
      <w:r>
        <w:t>Customers</w:t>
      </w:r>
      <w:proofErr w:type="gramEnd"/>
      <w:r>
        <w:t xml:space="preserve"> with the best possible service. Employees are expected to treat clients in a courteous, respectful manner at all times. </w:t>
      </w:r>
    </w:p>
    <w:p w14:paraId="065CA93C" w14:textId="77777777" w:rsidR="0008036D" w:rsidRDefault="0008036D">
      <w:pPr>
        <w:spacing w:after="0"/>
        <w:jc w:val="both"/>
        <w:rPr>
          <w:ins w:id="1185" w:author="Kush Khalasi" w:date="2025-06-02T14:20:00Z" w16du:dateUtc="2025-06-02T08:50:00Z"/>
        </w:rPr>
      </w:pPr>
    </w:p>
    <w:p w14:paraId="31DEF2BD" w14:textId="77777777" w:rsidR="0008036D" w:rsidRPr="0008036D" w:rsidRDefault="0008036D" w:rsidP="0008036D">
      <w:pPr>
        <w:spacing w:after="0"/>
        <w:jc w:val="both"/>
        <w:rPr>
          <w:ins w:id="1186" w:author="Kush Khalasi" w:date="2025-06-02T14:23:00Z"/>
          <w:b/>
          <w:rPrChange w:id="1187" w:author="Kush Khalasi" w:date="2025-06-02T14:23:00Z" w16du:dateUtc="2025-06-02T08:53:00Z">
            <w:rPr>
              <w:ins w:id="1188" w:author="Kush Khalasi" w:date="2025-06-02T14:23:00Z"/>
              <w:b/>
              <w:bCs/>
              <w:lang w:val="en-IN"/>
            </w:rPr>
          </w:rPrChange>
        </w:rPr>
      </w:pPr>
      <w:ins w:id="1189" w:author="Kush Khalasi" w:date="2025-06-02T14:20:00Z" w16du:dateUtc="2025-06-02T08:50:00Z">
        <w:r w:rsidRPr="0008036D">
          <w:rPr>
            <w:b/>
            <w:rPrChange w:id="1190" w:author="Kush Khalasi" w:date="2025-06-02T14:23:00Z" w16du:dateUtc="2025-06-02T08:53:00Z">
              <w:rPr/>
            </w:rPrChange>
          </w:rPr>
          <w:t xml:space="preserve">6.7 </w:t>
        </w:r>
      </w:ins>
      <w:ins w:id="1191" w:author="Kush Khalasi" w:date="2025-06-02T14:23:00Z">
        <w:r w:rsidRPr="0008036D">
          <w:rPr>
            <w:b/>
            <w:rPrChange w:id="1192" w:author="Kush Khalasi" w:date="2025-06-02T14:23:00Z" w16du:dateUtc="2025-06-02T08:53:00Z">
              <w:rPr>
                <w:b/>
                <w:bCs/>
                <w:lang w:val="en-IN"/>
              </w:rPr>
            </w:rPrChange>
          </w:rPr>
          <w:t>Ergonomics and Safe Workstation Practices</w:t>
        </w:r>
      </w:ins>
    </w:p>
    <w:p w14:paraId="2DB4E554" w14:textId="77777777" w:rsidR="00F028FA" w:rsidRPr="00F028FA" w:rsidRDefault="00F028FA" w:rsidP="00F028FA">
      <w:pPr>
        <w:spacing w:after="0"/>
        <w:jc w:val="both"/>
        <w:rPr>
          <w:ins w:id="1193" w:author="Kush Khalasi" w:date="2025-06-02T14:35:00Z"/>
          <w:lang w:val="en-IN"/>
        </w:rPr>
      </w:pPr>
      <w:ins w:id="1194" w:author="Kush Khalasi" w:date="2025-06-02T14:35:00Z">
        <w:r w:rsidRPr="00F028FA">
          <w:rPr>
            <w:lang w:val="en-IN"/>
          </w:rPr>
          <w:t xml:space="preserve">Riya Group is committed to proactively preventing physical strain, repetitive stress, and long-term injury by ensuring </w:t>
        </w:r>
        <w:r w:rsidRPr="00F028FA">
          <w:rPr>
            <w:lang w:val="en-IN"/>
          </w:rPr>
          <w:lastRenderedPageBreak/>
          <w:t>that all employees have access to ergonomically safe, supportive, and health-conscious workspaces.</w:t>
        </w:r>
      </w:ins>
    </w:p>
    <w:p w14:paraId="07799013" w14:textId="77777777" w:rsidR="0008036D" w:rsidRPr="00F028FA" w:rsidRDefault="0008036D">
      <w:pPr>
        <w:spacing w:after="0"/>
        <w:ind w:left="720"/>
        <w:jc w:val="both"/>
        <w:rPr>
          <w:ins w:id="1195" w:author="Kush Khalasi" w:date="2025-06-02T14:23:00Z"/>
          <w:lang w:val="en-IN"/>
        </w:rPr>
        <w:pPrChange w:id="1196" w:author="Kush Khalasi" w:date="2025-06-02T14:35:00Z" w16du:dateUtc="2025-06-02T09:05:00Z">
          <w:pPr>
            <w:spacing w:after="0"/>
            <w:jc w:val="both"/>
          </w:pPr>
        </w:pPrChange>
      </w:pPr>
    </w:p>
    <w:p w14:paraId="244E2919" w14:textId="77777777" w:rsidR="00F028FA" w:rsidRPr="00F028FA" w:rsidRDefault="00F028FA">
      <w:pPr>
        <w:numPr>
          <w:ilvl w:val="0"/>
          <w:numId w:val="85"/>
        </w:numPr>
        <w:spacing w:after="0"/>
        <w:jc w:val="both"/>
        <w:rPr>
          <w:ins w:id="1197" w:author="Kush Khalasi" w:date="2025-06-02T14:34:00Z" w16du:dateUtc="2025-06-02T09:04:00Z"/>
          <w:lang w:val="en-IN"/>
        </w:rPr>
        <w:pPrChange w:id="1198" w:author="Kush Khalasi" w:date="2025-06-02T17:13:00Z" w16du:dateUtc="2025-06-02T11:43:00Z">
          <w:pPr>
            <w:numPr>
              <w:numId w:val="50"/>
            </w:numPr>
            <w:tabs>
              <w:tab w:val="num" w:pos="1080"/>
            </w:tabs>
            <w:spacing w:after="0"/>
            <w:ind w:left="1080" w:hanging="360"/>
            <w:jc w:val="both"/>
          </w:pPr>
        </w:pPrChange>
      </w:pPr>
      <w:ins w:id="1199" w:author="Kush Khalasi" w:date="2025-06-02T14:34:00Z" w16du:dateUtc="2025-06-02T09:04:00Z">
        <w:r w:rsidRPr="00F028FA">
          <w:rPr>
            <w:b/>
            <w:bCs/>
            <w:lang w:val="en-IN"/>
            <w:rPrChange w:id="1200" w:author="Kush Khalasi" w:date="2025-06-02T14:34:00Z" w16du:dateUtc="2025-06-02T09:04:00Z">
              <w:rPr>
                <w:lang w:val="en-IN"/>
              </w:rPr>
            </w:rPrChange>
          </w:rPr>
          <w:t>Ergonomic Furniture and Tools:</w:t>
        </w:r>
        <w:r w:rsidRPr="00F028FA">
          <w:rPr>
            <w:lang w:val="en-IN"/>
          </w:rPr>
          <w:t xml:space="preserve"> The company provides ergonomic chairs with lumbar support, height-adjustable desks, monitor risers, footrests, and other accessories to promote correct posture and minimize physical strain on the back, neck, and wrists.</w:t>
        </w:r>
      </w:ins>
    </w:p>
    <w:p w14:paraId="2FDB6167" w14:textId="77777777" w:rsidR="00F028FA" w:rsidRPr="00F028FA" w:rsidRDefault="00F028FA">
      <w:pPr>
        <w:numPr>
          <w:ilvl w:val="0"/>
          <w:numId w:val="85"/>
        </w:numPr>
        <w:spacing w:after="0"/>
        <w:jc w:val="both"/>
        <w:rPr>
          <w:ins w:id="1201" w:author="Kush Khalasi" w:date="2025-06-02T14:34:00Z" w16du:dateUtc="2025-06-02T09:04:00Z"/>
          <w:lang w:val="en-IN"/>
        </w:rPr>
        <w:pPrChange w:id="1202" w:author="Kush Khalasi" w:date="2025-06-02T17:13:00Z" w16du:dateUtc="2025-06-02T11:43:00Z">
          <w:pPr>
            <w:numPr>
              <w:numId w:val="50"/>
            </w:numPr>
            <w:tabs>
              <w:tab w:val="num" w:pos="1080"/>
            </w:tabs>
            <w:spacing w:after="0"/>
            <w:ind w:left="1080" w:hanging="360"/>
            <w:jc w:val="both"/>
          </w:pPr>
        </w:pPrChange>
      </w:pPr>
      <w:ins w:id="1203" w:author="Kush Khalasi" w:date="2025-06-02T14:34:00Z" w16du:dateUtc="2025-06-02T09:04:00Z">
        <w:r w:rsidRPr="00F028FA">
          <w:rPr>
            <w:b/>
            <w:bCs/>
            <w:rPrChange w:id="1204" w:author="Kush Khalasi" w:date="2025-06-02T14:34:00Z" w16du:dateUtc="2025-06-02T09:04:00Z">
              <w:rPr>
                <w:lang w:val="en-IN"/>
              </w:rPr>
            </w:rPrChange>
          </w:rPr>
          <w:t>Workstation Assessments:</w:t>
        </w:r>
        <w:r w:rsidRPr="00F028FA">
          <w:rPr>
            <w:lang w:val="en-IN"/>
          </w:rPr>
          <w:t xml:space="preserve"> Regular ergonomic evaluations are conducted by trained personnel to ensure each employee’s desk setup aligns with health and safety guidelines. Risk areas are flagged, and adjustments or enhancements are implemented without delay.</w:t>
        </w:r>
      </w:ins>
    </w:p>
    <w:p w14:paraId="104BC0F0" w14:textId="77777777" w:rsidR="00F028FA" w:rsidRPr="00F028FA" w:rsidRDefault="00F028FA">
      <w:pPr>
        <w:numPr>
          <w:ilvl w:val="0"/>
          <w:numId w:val="85"/>
        </w:numPr>
        <w:spacing w:after="0"/>
        <w:jc w:val="both"/>
        <w:rPr>
          <w:ins w:id="1205" w:author="Kush Khalasi" w:date="2025-06-02T14:34:00Z" w16du:dateUtc="2025-06-02T09:04:00Z"/>
          <w:lang w:val="en-IN"/>
        </w:rPr>
        <w:pPrChange w:id="1206" w:author="Kush Khalasi" w:date="2025-06-02T17:13:00Z" w16du:dateUtc="2025-06-02T11:43:00Z">
          <w:pPr>
            <w:numPr>
              <w:numId w:val="50"/>
            </w:numPr>
            <w:tabs>
              <w:tab w:val="num" w:pos="1080"/>
            </w:tabs>
            <w:spacing w:after="0"/>
            <w:ind w:left="1080" w:hanging="360"/>
            <w:jc w:val="both"/>
          </w:pPr>
        </w:pPrChange>
      </w:pPr>
      <w:ins w:id="1207" w:author="Kush Khalasi" w:date="2025-06-02T14:34:00Z" w16du:dateUtc="2025-06-02T09:04:00Z">
        <w:r w:rsidRPr="00F028FA">
          <w:rPr>
            <w:b/>
            <w:bCs/>
            <w:lang w:val="en-IN"/>
            <w:rPrChange w:id="1208" w:author="Kush Khalasi" w:date="2025-06-02T14:34:00Z" w16du:dateUtc="2025-06-02T09:04:00Z">
              <w:rPr>
                <w:lang w:val="en-IN"/>
              </w:rPr>
            </w:rPrChange>
          </w:rPr>
          <w:t xml:space="preserve">Prevention of Repetitive Strain Injuries (RSI): </w:t>
        </w:r>
        <w:r w:rsidRPr="00F028FA">
          <w:rPr>
            <w:lang w:val="en-IN"/>
          </w:rPr>
          <w:t xml:space="preserve">Employees working for extended hours on computers are supported through best practices in keyboard/mouse placement, wrist support tools, and regular reminders to stretch. RSI prevention is embedded into both workstation design and </w:t>
        </w:r>
        <w:proofErr w:type="spellStart"/>
        <w:r w:rsidRPr="00F028FA">
          <w:rPr>
            <w:lang w:val="en-IN"/>
          </w:rPr>
          <w:t>behavioral</w:t>
        </w:r>
        <w:proofErr w:type="spellEnd"/>
        <w:r w:rsidRPr="00F028FA">
          <w:rPr>
            <w:lang w:val="en-IN"/>
          </w:rPr>
          <w:t xml:space="preserve"> guidance.</w:t>
        </w:r>
      </w:ins>
    </w:p>
    <w:p w14:paraId="2BBFFF26" w14:textId="77777777" w:rsidR="00F028FA" w:rsidRPr="00F028FA" w:rsidRDefault="00F028FA">
      <w:pPr>
        <w:numPr>
          <w:ilvl w:val="0"/>
          <w:numId w:val="85"/>
        </w:numPr>
        <w:spacing w:after="0"/>
        <w:jc w:val="both"/>
        <w:rPr>
          <w:ins w:id="1209" w:author="Kush Khalasi" w:date="2025-06-02T14:34:00Z" w16du:dateUtc="2025-06-02T09:04:00Z"/>
          <w:lang w:val="en-IN"/>
        </w:rPr>
        <w:pPrChange w:id="1210" w:author="Kush Khalasi" w:date="2025-06-02T17:13:00Z" w16du:dateUtc="2025-06-02T11:43:00Z">
          <w:pPr>
            <w:numPr>
              <w:numId w:val="50"/>
            </w:numPr>
            <w:tabs>
              <w:tab w:val="num" w:pos="1080"/>
            </w:tabs>
            <w:spacing w:after="0"/>
            <w:ind w:left="1080" w:hanging="360"/>
            <w:jc w:val="both"/>
          </w:pPr>
        </w:pPrChange>
      </w:pPr>
      <w:ins w:id="1211" w:author="Kush Khalasi" w:date="2025-06-02T14:34:00Z" w16du:dateUtc="2025-06-02T09:04:00Z">
        <w:r w:rsidRPr="00F028FA">
          <w:rPr>
            <w:b/>
            <w:bCs/>
            <w:lang w:val="en-IN"/>
            <w:rPrChange w:id="1212" w:author="Kush Khalasi" w:date="2025-06-02T14:34:00Z" w16du:dateUtc="2025-06-02T09:04:00Z">
              <w:rPr>
                <w:lang w:val="en-IN"/>
              </w:rPr>
            </w:rPrChange>
          </w:rPr>
          <w:t>Break and Movement Encouragement:</w:t>
        </w:r>
        <w:r w:rsidRPr="00F028FA">
          <w:rPr>
            <w:lang w:val="en-IN"/>
          </w:rPr>
          <w:t xml:space="preserve"> The company promotes micro-breaks and periodic movement throughout the workday to reduce fatigue and avoid musculoskeletal strain. Managers are encouraged to lead by example in promoting active wellness habits.</w:t>
        </w:r>
      </w:ins>
    </w:p>
    <w:p w14:paraId="09D43525" w14:textId="77777777" w:rsidR="00F028FA" w:rsidRPr="00F028FA" w:rsidRDefault="00F028FA">
      <w:pPr>
        <w:numPr>
          <w:ilvl w:val="0"/>
          <w:numId w:val="85"/>
        </w:numPr>
        <w:spacing w:after="0"/>
        <w:jc w:val="both"/>
        <w:rPr>
          <w:ins w:id="1213" w:author="Kush Khalasi" w:date="2025-06-02T14:34:00Z" w16du:dateUtc="2025-06-02T09:04:00Z"/>
          <w:lang w:val="en-IN"/>
        </w:rPr>
        <w:pPrChange w:id="1214" w:author="Kush Khalasi" w:date="2025-06-02T17:13:00Z" w16du:dateUtc="2025-06-02T11:43:00Z">
          <w:pPr>
            <w:numPr>
              <w:numId w:val="50"/>
            </w:numPr>
            <w:tabs>
              <w:tab w:val="num" w:pos="1080"/>
            </w:tabs>
            <w:spacing w:after="0"/>
            <w:ind w:left="1080" w:hanging="360"/>
            <w:jc w:val="both"/>
          </w:pPr>
        </w:pPrChange>
      </w:pPr>
      <w:ins w:id="1215" w:author="Kush Khalasi" w:date="2025-06-02T14:34:00Z" w16du:dateUtc="2025-06-02T09:04:00Z">
        <w:r w:rsidRPr="00F028FA">
          <w:rPr>
            <w:b/>
            <w:bCs/>
            <w:lang w:val="en-IN"/>
            <w:rPrChange w:id="1216" w:author="Kush Khalasi" w:date="2025-06-02T14:35:00Z" w16du:dateUtc="2025-06-02T09:05:00Z">
              <w:rPr>
                <w:lang w:val="en-IN"/>
              </w:rPr>
            </w:rPrChange>
          </w:rPr>
          <w:t>Visual Comfort Measures:</w:t>
        </w:r>
        <w:r w:rsidRPr="00F028FA">
          <w:rPr>
            <w:lang w:val="en-IN"/>
          </w:rPr>
          <w:t xml:space="preserve"> To protect against eyestrain, Riya Group ensures optimal screen brightness, encourages the 20-20-20 rule (look 20 feet away every 20 minutes for 20 seconds), and provides anti-glare filters and task lighting when needed.</w:t>
        </w:r>
      </w:ins>
    </w:p>
    <w:p w14:paraId="14F99E14" w14:textId="77777777" w:rsidR="00F028FA" w:rsidRPr="00F028FA" w:rsidRDefault="00F028FA">
      <w:pPr>
        <w:numPr>
          <w:ilvl w:val="0"/>
          <w:numId w:val="85"/>
        </w:numPr>
        <w:spacing w:after="0"/>
        <w:jc w:val="both"/>
        <w:rPr>
          <w:ins w:id="1217" w:author="Kush Khalasi" w:date="2025-06-02T14:34:00Z" w16du:dateUtc="2025-06-02T09:04:00Z"/>
          <w:lang w:val="en-IN"/>
        </w:rPr>
        <w:pPrChange w:id="1218" w:author="Kush Khalasi" w:date="2025-06-02T17:13:00Z" w16du:dateUtc="2025-06-02T11:43:00Z">
          <w:pPr>
            <w:numPr>
              <w:numId w:val="50"/>
            </w:numPr>
            <w:tabs>
              <w:tab w:val="num" w:pos="1080"/>
            </w:tabs>
            <w:spacing w:after="0"/>
            <w:ind w:left="1080" w:hanging="360"/>
            <w:jc w:val="both"/>
          </w:pPr>
        </w:pPrChange>
      </w:pPr>
      <w:ins w:id="1219" w:author="Kush Khalasi" w:date="2025-06-02T14:34:00Z" w16du:dateUtc="2025-06-02T09:04:00Z">
        <w:r w:rsidRPr="00F028FA">
          <w:rPr>
            <w:b/>
            <w:bCs/>
            <w:lang w:val="en-IN"/>
            <w:rPrChange w:id="1220" w:author="Kush Khalasi" w:date="2025-06-02T14:35:00Z" w16du:dateUtc="2025-06-02T09:05:00Z">
              <w:rPr>
                <w:lang w:val="en-IN"/>
              </w:rPr>
            </w:rPrChange>
          </w:rPr>
          <w:t>Training and Awareness on Ergonomics:</w:t>
        </w:r>
        <w:r w:rsidRPr="00F028FA">
          <w:rPr>
            <w:lang w:val="en-IN"/>
          </w:rPr>
          <w:t xml:space="preserve"> Periodic training sessions are held to educate employees on ideal workstation setup, correct posture, and early warning signs of strain or injury. Employees are empowered to make health-conscious adjustments independently.</w:t>
        </w:r>
      </w:ins>
    </w:p>
    <w:p w14:paraId="502C4DDC" w14:textId="6A252916" w:rsidR="00F028FA" w:rsidRPr="0008036D" w:rsidRDefault="00F028FA">
      <w:pPr>
        <w:numPr>
          <w:ilvl w:val="0"/>
          <w:numId w:val="85"/>
        </w:numPr>
        <w:spacing w:after="0"/>
        <w:jc w:val="both"/>
        <w:rPr>
          <w:ins w:id="1221" w:author="Kush Khalasi" w:date="2025-06-02T14:23:00Z"/>
          <w:lang w:val="en-IN"/>
        </w:rPr>
        <w:pPrChange w:id="1222" w:author="Kush Khalasi" w:date="2025-06-02T17:13:00Z" w16du:dateUtc="2025-06-02T11:43:00Z">
          <w:pPr>
            <w:numPr>
              <w:numId w:val="50"/>
            </w:numPr>
            <w:tabs>
              <w:tab w:val="num" w:pos="1080"/>
            </w:tabs>
            <w:spacing w:after="0"/>
            <w:ind w:left="1080" w:hanging="360"/>
            <w:jc w:val="both"/>
          </w:pPr>
        </w:pPrChange>
      </w:pPr>
      <w:ins w:id="1223" w:author="Kush Khalasi" w:date="2025-06-02T14:34:00Z" w16du:dateUtc="2025-06-02T09:04:00Z">
        <w:r w:rsidRPr="00F028FA">
          <w:rPr>
            <w:b/>
            <w:bCs/>
            <w:lang w:val="en-IN"/>
            <w:rPrChange w:id="1224" w:author="Kush Khalasi" w:date="2025-06-02T14:35:00Z" w16du:dateUtc="2025-06-02T09:05:00Z">
              <w:rPr>
                <w:lang w:val="en-IN"/>
              </w:rPr>
            </w:rPrChange>
          </w:rPr>
          <w:t>Responsive Support for Discomfort:</w:t>
        </w:r>
        <w:r w:rsidRPr="00F028FA">
          <w:rPr>
            <w:lang w:val="en-IN"/>
          </w:rPr>
          <w:t xml:space="preserve"> Any reports of pain, discomfort, or repetitive motion issues are taken seriously and addressed promptly. This may include ergonomic re-evaluation, workspace modification, or referral to a medical professional as appropriate.</w:t>
        </w:r>
      </w:ins>
    </w:p>
    <w:p w14:paraId="08DBFC96" w14:textId="5723A721" w:rsidR="0008036D" w:rsidRDefault="0008036D">
      <w:pPr>
        <w:spacing w:after="0"/>
        <w:jc w:val="both"/>
      </w:pPr>
    </w:p>
    <w:p w14:paraId="7577032F" w14:textId="2B3FBFC9" w:rsidR="0008036D" w:rsidRPr="0008036D" w:rsidRDefault="0008036D" w:rsidP="0008036D">
      <w:pPr>
        <w:spacing w:after="0"/>
        <w:jc w:val="both"/>
        <w:rPr>
          <w:ins w:id="1225" w:author="Kush Khalasi" w:date="2025-06-02T14:24:00Z"/>
          <w:b/>
          <w:bCs/>
          <w:lang w:val="en-IN"/>
        </w:rPr>
      </w:pPr>
      <w:ins w:id="1226" w:author="Kush Khalasi" w:date="2025-06-02T14:24:00Z" w16du:dateUtc="2025-06-02T08:54:00Z">
        <w:r>
          <w:rPr>
            <w:b/>
            <w:bCs/>
            <w:lang w:val="en-IN"/>
          </w:rPr>
          <w:t xml:space="preserve">6.8 </w:t>
        </w:r>
      </w:ins>
      <w:ins w:id="1227" w:author="Kush Khalasi" w:date="2025-06-02T14:24:00Z">
        <w:r w:rsidRPr="0008036D">
          <w:rPr>
            <w:b/>
            <w:bCs/>
            <w:lang w:val="en-IN"/>
          </w:rPr>
          <w:t>Supporting Employee Mental Wellbeing</w:t>
        </w:r>
      </w:ins>
    </w:p>
    <w:p w14:paraId="71C225DF" w14:textId="26B090FD" w:rsidR="0008036D" w:rsidRDefault="0008036D" w:rsidP="0008036D">
      <w:pPr>
        <w:spacing w:after="0"/>
        <w:jc w:val="both"/>
        <w:rPr>
          <w:ins w:id="1228" w:author="Kush Khalasi" w:date="2025-06-02T14:25:00Z" w16du:dateUtc="2025-06-02T08:55:00Z"/>
          <w:lang w:val="en-IN"/>
        </w:rPr>
      </w:pPr>
      <w:ins w:id="1229" w:author="Kush Khalasi" w:date="2025-06-02T14:25:00Z" w16du:dateUtc="2025-06-02T08:55:00Z">
        <w:r>
          <w:rPr>
            <w:lang w:val="en-IN"/>
          </w:rPr>
          <w:t>The company</w:t>
        </w:r>
      </w:ins>
      <w:ins w:id="1230" w:author="Kush Khalasi" w:date="2025-06-02T14:24:00Z">
        <w:r w:rsidRPr="0008036D">
          <w:rPr>
            <w:lang w:val="en-IN"/>
          </w:rPr>
          <w:t xml:space="preserve"> recognizes that a mentally healthy workforce is key to long-term success. The company actively works to reduce workplace stress and foster emotional wellbeing through structured programs and support mechanisms.</w:t>
        </w:r>
      </w:ins>
    </w:p>
    <w:p w14:paraId="6C7612CB" w14:textId="77777777" w:rsidR="0008036D" w:rsidRPr="0008036D" w:rsidRDefault="0008036D" w:rsidP="0008036D">
      <w:pPr>
        <w:spacing w:after="0"/>
        <w:jc w:val="both"/>
        <w:rPr>
          <w:ins w:id="1231" w:author="Kush Khalasi" w:date="2025-06-02T14:24:00Z"/>
          <w:lang w:val="en-IN"/>
        </w:rPr>
      </w:pPr>
    </w:p>
    <w:p w14:paraId="4033C955" w14:textId="77777777" w:rsidR="0008036D" w:rsidRPr="0008036D" w:rsidRDefault="0008036D" w:rsidP="0008036D">
      <w:pPr>
        <w:numPr>
          <w:ilvl w:val="0"/>
          <w:numId w:val="51"/>
        </w:numPr>
        <w:spacing w:after="0"/>
        <w:jc w:val="both"/>
        <w:rPr>
          <w:ins w:id="1232" w:author="Kush Khalasi" w:date="2025-06-02T14:24:00Z"/>
          <w:lang w:val="en-IN"/>
        </w:rPr>
      </w:pPr>
      <w:ins w:id="1233" w:author="Kush Khalasi" w:date="2025-06-02T14:24:00Z">
        <w:r w:rsidRPr="0008036D">
          <w:rPr>
            <w:b/>
            <w:bCs/>
            <w:lang w:val="en-IN"/>
          </w:rPr>
          <w:t xml:space="preserve">Access to </w:t>
        </w:r>
        <w:proofErr w:type="spellStart"/>
        <w:r w:rsidRPr="0008036D">
          <w:rPr>
            <w:b/>
            <w:bCs/>
            <w:lang w:val="en-IN"/>
          </w:rPr>
          <w:t>Counseling</w:t>
        </w:r>
        <w:proofErr w:type="spellEnd"/>
        <w:r w:rsidRPr="0008036D">
          <w:rPr>
            <w:b/>
            <w:bCs/>
            <w:lang w:val="en-IN"/>
          </w:rPr>
          <w:t xml:space="preserve"> Services:</w:t>
        </w:r>
        <w:r w:rsidRPr="0008036D">
          <w:rPr>
            <w:lang w:val="en-IN"/>
          </w:rPr>
          <w:t xml:space="preserve"> The company partners with mental health professionals and provides confidential </w:t>
        </w:r>
        <w:proofErr w:type="spellStart"/>
        <w:r w:rsidRPr="0008036D">
          <w:rPr>
            <w:lang w:val="en-IN"/>
          </w:rPr>
          <w:t>counseling</w:t>
        </w:r>
        <w:proofErr w:type="spellEnd"/>
        <w:r w:rsidRPr="0008036D">
          <w:rPr>
            <w:lang w:val="en-IN"/>
          </w:rPr>
          <w:t xml:space="preserve"> services to help employees navigate stress, anxiety, or burnout.</w:t>
        </w:r>
      </w:ins>
    </w:p>
    <w:p w14:paraId="1DBF9C52" w14:textId="77777777" w:rsidR="0008036D" w:rsidRPr="0008036D" w:rsidRDefault="0008036D" w:rsidP="0008036D">
      <w:pPr>
        <w:numPr>
          <w:ilvl w:val="0"/>
          <w:numId w:val="51"/>
        </w:numPr>
        <w:spacing w:after="0"/>
        <w:jc w:val="both"/>
        <w:rPr>
          <w:ins w:id="1234" w:author="Kush Khalasi" w:date="2025-06-02T14:24:00Z"/>
          <w:lang w:val="en-IN"/>
        </w:rPr>
      </w:pPr>
      <w:ins w:id="1235" w:author="Kush Khalasi" w:date="2025-06-02T14:24:00Z">
        <w:r w:rsidRPr="0008036D">
          <w:rPr>
            <w:b/>
            <w:bCs/>
            <w:lang w:val="en-IN"/>
          </w:rPr>
          <w:t>Wellness Days and Leave Flexibility:</w:t>
        </w:r>
        <w:r w:rsidRPr="0008036D">
          <w:rPr>
            <w:lang w:val="en-IN"/>
          </w:rPr>
          <w:t xml:space="preserve"> Employees are encouraged to take paid time off or wellness leave when needed. Managers are instructed to support a healthy work-life balance without judgment.</w:t>
        </w:r>
      </w:ins>
    </w:p>
    <w:p w14:paraId="5ADCB27B" w14:textId="77777777" w:rsidR="0008036D" w:rsidRPr="0008036D" w:rsidRDefault="0008036D" w:rsidP="0008036D">
      <w:pPr>
        <w:numPr>
          <w:ilvl w:val="0"/>
          <w:numId w:val="51"/>
        </w:numPr>
        <w:spacing w:after="0"/>
        <w:jc w:val="both"/>
        <w:rPr>
          <w:ins w:id="1236" w:author="Kush Khalasi" w:date="2025-06-02T14:24:00Z"/>
          <w:lang w:val="en-IN"/>
        </w:rPr>
      </w:pPr>
      <w:ins w:id="1237" w:author="Kush Khalasi" w:date="2025-06-02T14:24:00Z">
        <w:r w:rsidRPr="0008036D">
          <w:rPr>
            <w:b/>
            <w:bCs/>
            <w:lang w:val="en-IN"/>
          </w:rPr>
          <w:t>Stress-Free Environment Practices:</w:t>
        </w:r>
        <w:r w:rsidRPr="0008036D">
          <w:rPr>
            <w:lang w:val="en-IN"/>
          </w:rPr>
          <w:t xml:space="preserve"> Team workloads are monitored to avoid overburdening. Priority is placed on achievable deadlines, fair distribution of tasks, and respectful communication.</w:t>
        </w:r>
      </w:ins>
    </w:p>
    <w:p w14:paraId="5FB7F777" w14:textId="77777777" w:rsidR="0008036D" w:rsidRPr="0008036D" w:rsidRDefault="0008036D" w:rsidP="0008036D">
      <w:pPr>
        <w:numPr>
          <w:ilvl w:val="0"/>
          <w:numId w:val="51"/>
        </w:numPr>
        <w:spacing w:after="0"/>
        <w:jc w:val="both"/>
        <w:rPr>
          <w:ins w:id="1238" w:author="Kush Khalasi" w:date="2025-06-02T14:24:00Z"/>
          <w:lang w:val="en-IN"/>
        </w:rPr>
      </w:pPr>
      <w:ins w:id="1239" w:author="Kush Khalasi" w:date="2025-06-02T14:24:00Z">
        <w:r w:rsidRPr="0008036D">
          <w:rPr>
            <w:b/>
            <w:bCs/>
            <w:lang w:val="en-IN"/>
          </w:rPr>
          <w:t>Wellbeing Programs and Activities:</w:t>
        </w:r>
        <w:r w:rsidRPr="0008036D">
          <w:rPr>
            <w:lang w:val="en-IN"/>
          </w:rPr>
          <w:t xml:space="preserve"> Riya Group regularly organizes mindfulness sessions, stress management workshops, team outings, and wellness webinars to promote mental clarity and emotional resilience.</w:t>
        </w:r>
      </w:ins>
    </w:p>
    <w:p w14:paraId="2F9D87D1" w14:textId="77777777" w:rsidR="0008036D" w:rsidRPr="0008036D" w:rsidRDefault="0008036D" w:rsidP="0008036D">
      <w:pPr>
        <w:numPr>
          <w:ilvl w:val="0"/>
          <w:numId w:val="51"/>
        </w:numPr>
        <w:spacing w:after="0"/>
        <w:jc w:val="both"/>
        <w:rPr>
          <w:ins w:id="1240" w:author="Kush Khalasi" w:date="2025-06-02T14:24:00Z"/>
          <w:lang w:val="en-IN"/>
        </w:rPr>
      </w:pPr>
      <w:ins w:id="1241" w:author="Kush Khalasi" w:date="2025-06-02T14:24:00Z">
        <w:r w:rsidRPr="0008036D">
          <w:rPr>
            <w:b/>
            <w:bCs/>
            <w:lang w:val="en-IN"/>
          </w:rPr>
          <w:t>Psychological Safety Culture:</w:t>
        </w:r>
        <w:r w:rsidRPr="0008036D">
          <w:rPr>
            <w:lang w:val="en-IN"/>
          </w:rPr>
          <w:t xml:space="preserve"> Managers are trained to lead with empathy and recognize early signs of emotional strain among their teams, allowing timely intervention and support.</w:t>
        </w:r>
      </w:ins>
    </w:p>
    <w:p w14:paraId="497032DE" w14:textId="77777777" w:rsidR="0008036D" w:rsidRPr="0008036D" w:rsidRDefault="0008036D" w:rsidP="0008036D">
      <w:pPr>
        <w:numPr>
          <w:ilvl w:val="0"/>
          <w:numId w:val="51"/>
        </w:numPr>
        <w:spacing w:after="0"/>
        <w:jc w:val="both"/>
        <w:rPr>
          <w:ins w:id="1242" w:author="Kush Khalasi" w:date="2025-06-02T14:24:00Z"/>
          <w:lang w:val="en-IN"/>
        </w:rPr>
      </w:pPr>
      <w:ins w:id="1243" w:author="Kush Khalasi" w:date="2025-06-02T14:24:00Z">
        <w:r w:rsidRPr="0008036D">
          <w:rPr>
            <w:b/>
            <w:bCs/>
            <w:lang w:val="en-IN"/>
          </w:rPr>
          <w:t>Anonymous Feedback Channels:</w:t>
        </w:r>
        <w:r w:rsidRPr="0008036D">
          <w:rPr>
            <w:lang w:val="en-IN"/>
          </w:rPr>
          <w:t xml:space="preserve"> Employees can share concerns related to mental health, workload, or workplace culture via anonymous feedback forms or direct communication with HR, without fear of stigma.</w:t>
        </w:r>
      </w:ins>
    </w:p>
    <w:p w14:paraId="705C5599" w14:textId="12102D1F" w:rsidR="0008036D" w:rsidRPr="0008036D" w:rsidRDefault="0008036D" w:rsidP="0008036D">
      <w:pPr>
        <w:numPr>
          <w:ilvl w:val="0"/>
          <w:numId w:val="51"/>
        </w:numPr>
        <w:spacing w:after="0"/>
        <w:jc w:val="both"/>
        <w:rPr>
          <w:ins w:id="1244" w:author="Kush Khalasi" w:date="2025-06-02T14:24:00Z"/>
          <w:lang w:val="en-IN"/>
        </w:rPr>
      </w:pPr>
      <w:ins w:id="1245" w:author="Kush Khalasi" w:date="2025-06-02T14:24:00Z">
        <w:r w:rsidRPr="0008036D">
          <w:rPr>
            <w:b/>
            <w:bCs/>
            <w:lang w:val="en-IN"/>
          </w:rPr>
          <w:t>Mental Health Awareness and Response Training:</w:t>
        </w:r>
        <w:r w:rsidRPr="0008036D">
          <w:rPr>
            <w:lang w:val="en-IN"/>
          </w:rPr>
          <w:t xml:space="preserve"> </w:t>
        </w:r>
      </w:ins>
      <w:ins w:id="1246" w:author="Kush Khalasi" w:date="2025-06-02T14:25:00Z" w16du:dateUtc="2025-06-02T08:55:00Z">
        <w:r>
          <w:rPr>
            <w:lang w:val="en-IN"/>
          </w:rPr>
          <w:t xml:space="preserve">We </w:t>
        </w:r>
      </w:ins>
      <w:ins w:id="1247" w:author="Kush Khalasi" w:date="2025-06-02T14:24:00Z">
        <w:r w:rsidRPr="0008036D">
          <w:rPr>
            <w:lang w:val="en-IN"/>
          </w:rPr>
          <w:t>provides structured training to both employees and managers on recognizing signs of mental health challenges, responding appropriately, and fostering peer support. These sessions are aimed at reducing stigma and creating a mentally informed workplace.</w:t>
        </w:r>
      </w:ins>
    </w:p>
    <w:p w14:paraId="353BE9AF" w14:textId="77777777" w:rsidR="00837265" w:rsidRPr="0008036D" w:rsidRDefault="00837265">
      <w:pPr>
        <w:spacing w:after="0"/>
        <w:jc w:val="both"/>
        <w:rPr>
          <w:lang w:val="en-IN"/>
          <w:rPrChange w:id="1248" w:author="Kush Khalasi" w:date="2025-06-02T14:24:00Z" w16du:dateUtc="2025-06-02T08:54:00Z">
            <w:rPr/>
          </w:rPrChange>
        </w:rPr>
      </w:pPr>
    </w:p>
    <w:p w14:paraId="7007C03C" w14:textId="27321D5A" w:rsidR="00517AAA" w:rsidRDefault="00517AAA">
      <w:pPr>
        <w:spacing w:after="0"/>
        <w:jc w:val="both"/>
        <w:rPr>
          <w:ins w:id="1249" w:author="Kush Khalasi" w:date="2025-06-02T18:18:00Z" w16du:dateUtc="2025-06-02T12:48:00Z"/>
          <w:b/>
        </w:rPr>
      </w:pPr>
      <w:ins w:id="1250" w:author="Kush Khalasi" w:date="2025-06-02T17:33:00Z" w16du:dateUtc="2025-06-02T12:03:00Z">
        <w:r>
          <w:rPr>
            <w:b/>
          </w:rPr>
          <w:t xml:space="preserve">6.7 Prevention of Harassment </w:t>
        </w:r>
      </w:ins>
    </w:p>
    <w:p w14:paraId="3976F5AB" w14:textId="77777777" w:rsidR="0013250D" w:rsidRDefault="0013250D">
      <w:pPr>
        <w:spacing w:after="0"/>
        <w:jc w:val="both"/>
        <w:rPr>
          <w:ins w:id="1251" w:author="Kush Khalasi" w:date="2025-06-02T18:18:00Z" w16du:dateUtc="2025-06-02T12:48:00Z"/>
          <w:b/>
        </w:rPr>
      </w:pPr>
    </w:p>
    <w:p w14:paraId="7B0DC9E9" w14:textId="77777777" w:rsidR="0013250D" w:rsidRDefault="0013250D" w:rsidP="0013250D">
      <w:pPr>
        <w:spacing w:after="0"/>
        <w:jc w:val="both"/>
        <w:rPr>
          <w:ins w:id="1252" w:author="Kush Khalasi" w:date="2025-06-02T18:18:00Z" w16du:dateUtc="2025-06-02T12:48:00Z"/>
          <w:bCs/>
          <w:lang w:val="en-IN"/>
        </w:rPr>
      </w:pPr>
      <w:ins w:id="1253" w:author="Kush Khalasi" w:date="2025-06-02T18:18:00Z">
        <w:r w:rsidRPr="0013250D">
          <w:rPr>
            <w:bCs/>
            <w:lang w:val="en-IN"/>
            <w:rPrChange w:id="1254" w:author="Kush Khalasi" w:date="2025-06-02T18:18:00Z" w16du:dateUtc="2025-06-02T12:48:00Z">
              <w:rPr>
                <w:b/>
                <w:lang w:val="en-IN"/>
              </w:rPr>
            </w:rPrChange>
          </w:rPr>
          <w:lastRenderedPageBreak/>
          <w:t xml:space="preserve">At Riya Group of Companies and its Affiliates/Subsidiaries, we are committed to fostering a respectful, safe, and inclusive work environment where all individuals are treated with dignity. Harassment or inappropriate </w:t>
        </w:r>
        <w:proofErr w:type="spellStart"/>
        <w:r w:rsidRPr="0013250D">
          <w:rPr>
            <w:bCs/>
            <w:lang w:val="en-IN"/>
            <w:rPrChange w:id="1255" w:author="Kush Khalasi" w:date="2025-06-02T18:18:00Z" w16du:dateUtc="2025-06-02T12:48:00Z">
              <w:rPr>
                <w:b/>
                <w:lang w:val="en-IN"/>
              </w:rPr>
            </w:rPrChange>
          </w:rPr>
          <w:t>behavior</w:t>
        </w:r>
        <w:proofErr w:type="spellEnd"/>
        <w:r w:rsidRPr="0013250D">
          <w:rPr>
            <w:bCs/>
            <w:lang w:val="en-IN"/>
            <w:rPrChange w:id="1256" w:author="Kush Khalasi" w:date="2025-06-02T18:18:00Z" w16du:dateUtc="2025-06-02T12:48:00Z">
              <w:rPr>
                <w:b/>
                <w:lang w:val="en-IN"/>
              </w:rPr>
            </w:rPrChange>
          </w:rPr>
          <w:t>—whether based on age, gender, race, religion, caste, marital status, disability, sexual orientation, or gender identity—has no place in our workplace and will not be tolerated.</w:t>
        </w:r>
      </w:ins>
    </w:p>
    <w:p w14:paraId="0AFDC9BD" w14:textId="77777777" w:rsidR="0013250D" w:rsidRPr="0013250D" w:rsidRDefault="0013250D" w:rsidP="0013250D">
      <w:pPr>
        <w:spacing w:after="0"/>
        <w:jc w:val="both"/>
        <w:rPr>
          <w:ins w:id="1257" w:author="Kush Khalasi" w:date="2025-06-02T18:18:00Z"/>
          <w:bCs/>
          <w:lang w:val="en-IN"/>
          <w:rPrChange w:id="1258" w:author="Kush Khalasi" w:date="2025-06-02T18:18:00Z" w16du:dateUtc="2025-06-02T12:48:00Z">
            <w:rPr>
              <w:ins w:id="1259" w:author="Kush Khalasi" w:date="2025-06-02T18:18:00Z"/>
              <w:b/>
              <w:lang w:val="en-IN"/>
            </w:rPr>
          </w:rPrChange>
        </w:rPr>
      </w:pPr>
    </w:p>
    <w:p w14:paraId="5B07E608" w14:textId="77777777" w:rsidR="0013250D" w:rsidRDefault="0013250D" w:rsidP="0013250D">
      <w:pPr>
        <w:spacing w:after="0"/>
        <w:jc w:val="both"/>
        <w:rPr>
          <w:ins w:id="1260" w:author="Kush Khalasi" w:date="2025-06-02T18:18:00Z" w16du:dateUtc="2025-06-02T12:48:00Z"/>
          <w:bCs/>
          <w:lang w:val="en-IN"/>
        </w:rPr>
      </w:pPr>
      <w:ins w:id="1261" w:author="Kush Khalasi" w:date="2025-06-02T18:18:00Z">
        <w:r w:rsidRPr="0013250D">
          <w:rPr>
            <w:bCs/>
            <w:lang w:val="en-IN"/>
            <w:rPrChange w:id="1262" w:author="Kush Khalasi" w:date="2025-06-02T18:18:00Z" w16du:dateUtc="2025-06-02T12:48:00Z">
              <w:rPr>
                <w:b/>
                <w:lang w:val="en-IN"/>
              </w:rPr>
            </w:rPrChange>
          </w:rPr>
          <w:t>All employees share the responsibility to support this commitment by contributing to a culture of mutual respect and taking proactive steps to prevent and report any such misconduct. In cases where an employee is harassed by an external party or third party during the course of business, the company will take all reasonable actions to protect and support the affected employee.</w:t>
        </w:r>
      </w:ins>
    </w:p>
    <w:p w14:paraId="28CF1589" w14:textId="77777777" w:rsidR="0013250D" w:rsidRPr="0013250D" w:rsidRDefault="0013250D" w:rsidP="0013250D">
      <w:pPr>
        <w:spacing w:after="0"/>
        <w:jc w:val="both"/>
        <w:rPr>
          <w:ins w:id="1263" w:author="Kush Khalasi" w:date="2025-06-02T18:18:00Z"/>
          <w:bCs/>
          <w:lang w:val="en-IN"/>
          <w:rPrChange w:id="1264" w:author="Kush Khalasi" w:date="2025-06-02T18:18:00Z" w16du:dateUtc="2025-06-02T12:48:00Z">
            <w:rPr>
              <w:ins w:id="1265" w:author="Kush Khalasi" w:date="2025-06-02T18:18:00Z"/>
              <w:b/>
              <w:lang w:val="en-IN"/>
            </w:rPr>
          </w:rPrChange>
        </w:rPr>
      </w:pPr>
    </w:p>
    <w:p w14:paraId="59109A72" w14:textId="77777777" w:rsidR="0013250D" w:rsidRDefault="0013250D" w:rsidP="0013250D">
      <w:pPr>
        <w:spacing w:after="0"/>
        <w:jc w:val="both"/>
        <w:rPr>
          <w:ins w:id="1266" w:author="Kush Khalasi" w:date="2025-06-02T18:18:00Z" w16du:dateUtc="2025-06-02T12:48:00Z"/>
          <w:bCs/>
          <w:lang w:val="en-IN"/>
        </w:rPr>
      </w:pPr>
      <w:ins w:id="1267" w:author="Kush Khalasi" w:date="2025-06-02T18:18:00Z">
        <w:r w:rsidRPr="0013250D">
          <w:rPr>
            <w:bCs/>
            <w:lang w:val="en-IN"/>
            <w:rPrChange w:id="1268" w:author="Kush Khalasi" w:date="2025-06-02T18:18:00Z" w16du:dateUtc="2025-06-02T12:48:00Z">
              <w:rPr>
                <w:b/>
                <w:lang w:val="en-IN"/>
              </w:rPr>
            </w:rPrChange>
          </w:rPr>
          <w:t>To reinforce this commitment, the company has adopted the following measures:</w:t>
        </w:r>
      </w:ins>
    </w:p>
    <w:p w14:paraId="522247AB" w14:textId="77777777" w:rsidR="0013250D" w:rsidRPr="0013250D" w:rsidRDefault="0013250D" w:rsidP="0013250D">
      <w:pPr>
        <w:spacing w:after="0"/>
        <w:jc w:val="both"/>
        <w:rPr>
          <w:ins w:id="1269" w:author="Kush Khalasi" w:date="2025-06-02T18:18:00Z"/>
          <w:bCs/>
          <w:lang w:val="en-IN"/>
          <w:rPrChange w:id="1270" w:author="Kush Khalasi" w:date="2025-06-02T18:18:00Z" w16du:dateUtc="2025-06-02T12:48:00Z">
            <w:rPr>
              <w:ins w:id="1271" w:author="Kush Khalasi" w:date="2025-06-02T18:18:00Z"/>
              <w:b/>
              <w:lang w:val="en-IN"/>
            </w:rPr>
          </w:rPrChange>
        </w:rPr>
      </w:pPr>
    </w:p>
    <w:p w14:paraId="6D01E393" w14:textId="77777777" w:rsidR="0013250D" w:rsidRPr="0013250D" w:rsidRDefault="0013250D" w:rsidP="0013250D">
      <w:pPr>
        <w:numPr>
          <w:ilvl w:val="0"/>
          <w:numId w:val="93"/>
        </w:numPr>
        <w:spacing w:after="0"/>
        <w:jc w:val="both"/>
        <w:rPr>
          <w:ins w:id="1272" w:author="Kush Khalasi" w:date="2025-06-02T18:18:00Z"/>
          <w:bCs/>
          <w:lang w:val="en-IN"/>
          <w:rPrChange w:id="1273" w:author="Kush Khalasi" w:date="2025-06-02T18:18:00Z" w16du:dateUtc="2025-06-02T12:48:00Z">
            <w:rPr>
              <w:ins w:id="1274" w:author="Kush Khalasi" w:date="2025-06-02T18:18:00Z"/>
              <w:b/>
              <w:lang w:val="en-IN"/>
            </w:rPr>
          </w:rPrChange>
        </w:rPr>
      </w:pPr>
      <w:ins w:id="1275" w:author="Kush Khalasi" w:date="2025-06-02T18:18:00Z">
        <w:r w:rsidRPr="0013250D">
          <w:rPr>
            <w:bCs/>
            <w:lang w:val="en-IN"/>
            <w:rPrChange w:id="1276" w:author="Kush Khalasi" w:date="2025-06-02T18:18:00Z" w16du:dateUtc="2025-06-02T12:48:00Z">
              <w:rPr>
                <w:b/>
                <w:bCs/>
                <w:lang w:val="en-IN"/>
              </w:rPr>
            </w:rPrChange>
          </w:rPr>
          <w:t>Comprehensive Training:</w:t>
        </w:r>
        <w:r w:rsidRPr="0013250D">
          <w:rPr>
            <w:bCs/>
            <w:lang w:val="en-IN"/>
            <w:rPrChange w:id="1277" w:author="Kush Khalasi" w:date="2025-06-02T18:18:00Z" w16du:dateUtc="2025-06-02T12:48:00Z">
              <w:rPr>
                <w:b/>
                <w:lang w:val="en-IN"/>
              </w:rPr>
            </w:rPrChange>
          </w:rPr>
          <w:t xml:space="preserve"> Mandatory training programs on workplace </w:t>
        </w:r>
        <w:proofErr w:type="spellStart"/>
        <w:r w:rsidRPr="0013250D">
          <w:rPr>
            <w:bCs/>
            <w:lang w:val="en-IN"/>
            <w:rPrChange w:id="1278" w:author="Kush Khalasi" w:date="2025-06-02T18:18:00Z" w16du:dateUtc="2025-06-02T12:48:00Z">
              <w:rPr>
                <w:b/>
                <w:lang w:val="en-IN"/>
              </w:rPr>
            </w:rPrChange>
          </w:rPr>
          <w:t>behavior</w:t>
        </w:r>
        <w:proofErr w:type="spellEnd"/>
        <w:r w:rsidRPr="0013250D">
          <w:rPr>
            <w:bCs/>
            <w:lang w:val="en-IN"/>
            <w:rPrChange w:id="1279" w:author="Kush Khalasi" w:date="2025-06-02T18:18:00Z" w16du:dateUtc="2025-06-02T12:48:00Z">
              <w:rPr>
                <w:b/>
                <w:lang w:val="en-IN"/>
              </w:rPr>
            </w:rPrChange>
          </w:rPr>
          <w:t>, diversity, inclusion, and harassment prevention are conducted regularly for all staff, including leadership teams.</w:t>
        </w:r>
      </w:ins>
    </w:p>
    <w:p w14:paraId="7C846846" w14:textId="77777777" w:rsidR="0013250D" w:rsidRPr="0013250D" w:rsidRDefault="0013250D" w:rsidP="0013250D">
      <w:pPr>
        <w:numPr>
          <w:ilvl w:val="0"/>
          <w:numId w:val="93"/>
        </w:numPr>
        <w:spacing w:after="0"/>
        <w:jc w:val="both"/>
        <w:rPr>
          <w:ins w:id="1280" w:author="Kush Khalasi" w:date="2025-06-02T18:18:00Z"/>
          <w:bCs/>
          <w:lang w:val="en-IN"/>
          <w:rPrChange w:id="1281" w:author="Kush Khalasi" w:date="2025-06-02T18:18:00Z" w16du:dateUtc="2025-06-02T12:48:00Z">
            <w:rPr>
              <w:ins w:id="1282" w:author="Kush Khalasi" w:date="2025-06-02T18:18:00Z"/>
              <w:b/>
              <w:lang w:val="en-IN"/>
            </w:rPr>
          </w:rPrChange>
        </w:rPr>
      </w:pPr>
      <w:ins w:id="1283" w:author="Kush Khalasi" w:date="2025-06-02T18:18:00Z">
        <w:r w:rsidRPr="0013250D">
          <w:rPr>
            <w:bCs/>
            <w:lang w:val="en-IN"/>
            <w:rPrChange w:id="1284" w:author="Kush Khalasi" w:date="2025-06-02T18:18:00Z" w16du:dateUtc="2025-06-02T12:48:00Z">
              <w:rPr>
                <w:b/>
                <w:bCs/>
                <w:lang w:val="en-IN"/>
              </w:rPr>
            </w:rPrChange>
          </w:rPr>
          <w:t>Robust Reporting Mechanism:</w:t>
        </w:r>
        <w:r w:rsidRPr="0013250D">
          <w:rPr>
            <w:bCs/>
            <w:lang w:val="en-IN"/>
            <w:rPrChange w:id="1285" w:author="Kush Khalasi" w:date="2025-06-02T18:18:00Z" w16du:dateUtc="2025-06-02T12:48:00Z">
              <w:rPr>
                <w:b/>
                <w:lang w:val="en-IN"/>
              </w:rPr>
            </w:rPrChange>
          </w:rPr>
          <w:t xml:space="preserve"> We have established clear, confidential, and retaliation-free channels for employees to report any incidents of harassment or misconduct.</w:t>
        </w:r>
      </w:ins>
    </w:p>
    <w:p w14:paraId="7EA13897" w14:textId="77777777" w:rsidR="0013250D" w:rsidRPr="0013250D" w:rsidRDefault="0013250D" w:rsidP="0013250D">
      <w:pPr>
        <w:numPr>
          <w:ilvl w:val="0"/>
          <w:numId w:val="93"/>
        </w:numPr>
        <w:spacing w:after="0"/>
        <w:jc w:val="both"/>
        <w:rPr>
          <w:ins w:id="1286" w:author="Kush Khalasi" w:date="2025-06-02T18:18:00Z"/>
          <w:bCs/>
          <w:lang w:val="en-IN"/>
          <w:rPrChange w:id="1287" w:author="Kush Khalasi" w:date="2025-06-02T18:18:00Z" w16du:dateUtc="2025-06-02T12:48:00Z">
            <w:rPr>
              <w:ins w:id="1288" w:author="Kush Khalasi" w:date="2025-06-02T18:18:00Z"/>
              <w:b/>
              <w:lang w:val="en-IN"/>
            </w:rPr>
          </w:rPrChange>
        </w:rPr>
      </w:pPr>
      <w:ins w:id="1289" w:author="Kush Khalasi" w:date="2025-06-02T18:18:00Z">
        <w:r w:rsidRPr="0013250D">
          <w:rPr>
            <w:bCs/>
            <w:lang w:val="en-IN"/>
            <w:rPrChange w:id="1290" w:author="Kush Khalasi" w:date="2025-06-02T18:18:00Z" w16du:dateUtc="2025-06-02T12:48:00Z">
              <w:rPr>
                <w:b/>
                <w:bCs/>
                <w:lang w:val="en-IN"/>
              </w:rPr>
            </w:rPrChange>
          </w:rPr>
          <w:t>Prompt and Fair Investigations:</w:t>
        </w:r>
        <w:r w:rsidRPr="0013250D">
          <w:rPr>
            <w:bCs/>
            <w:lang w:val="en-IN"/>
            <w:rPrChange w:id="1291" w:author="Kush Khalasi" w:date="2025-06-02T18:18:00Z" w16du:dateUtc="2025-06-02T12:48:00Z">
              <w:rPr>
                <w:b/>
                <w:lang w:val="en-IN"/>
              </w:rPr>
            </w:rPrChange>
          </w:rPr>
          <w:t xml:space="preserve"> Trained internal committees oversee the impartial investigation of complaints, ensuring timely and appropriate resolution.</w:t>
        </w:r>
      </w:ins>
    </w:p>
    <w:p w14:paraId="0A05001B" w14:textId="77777777" w:rsidR="0013250D" w:rsidRPr="0013250D" w:rsidRDefault="0013250D" w:rsidP="0013250D">
      <w:pPr>
        <w:numPr>
          <w:ilvl w:val="0"/>
          <w:numId w:val="93"/>
        </w:numPr>
        <w:spacing w:after="0"/>
        <w:jc w:val="both"/>
        <w:rPr>
          <w:ins w:id="1292" w:author="Kush Khalasi" w:date="2025-06-02T18:18:00Z"/>
          <w:bCs/>
          <w:lang w:val="en-IN"/>
          <w:rPrChange w:id="1293" w:author="Kush Khalasi" w:date="2025-06-02T18:18:00Z" w16du:dateUtc="2025-06-02T12:48:00Z">
            <w:rPr>
              <w:ins w:id="1294" w:author="Kush Khalasi" w:date="2025-06-02T18:18:00Z"/>
              <w:b/>
              <w:lang w:val="en-IN"/>
            </w:rPr>
          </w:rPrChange>
        </w:rPr>
      </w:pPr>
      <w:ins w:id="1295" w:author="Kush Khalasi" w:date="2025-06-02T18:18:00Z">
        <w:r w:rsidRPr="0013250D">
          <w:rPr>
            <w:bCs/>
            <w:lang w:val="en-IN"/>
            <w:rPrChange w:id="1296" w:author="Kush Khalasi" w:date="2025-06-02T18:18:00Z" w16du:dateUtc="2025-06-02T12:48:00Z">
              <w:rPr>
                <w:b/>
                <w:bCs/>
                <w:lang w:val="en-IN"/>
              </w:rPr>
            </w:rPrChange>
          </w:rPr>
          <w:t>Workplace Harassment Policy:</w:t>
        </w:r>
        <w:r w:rsidRPr="0013250D">
          <w:rPr>
            <w:bCs/>
            <w:lang w:val="en-IN"/>
            <w:rPrChange w:id="1297" w:author="Kush Khalasi" w:date="2025-06-02T18:18:00Z" w16du:dateUtc="2025-06-02T12:48:00Z">
              <w:rPr>
                <w:b/>
                <w:lang w:val="en-IN"/>
              </w:rPr>
            </w:rPrChange>
          </w:rPr>
          <w:t xml:space="preserve"> A detailed policy is in place, outlining prohibited </w:t>
        </w:r>
        <w:proofErr w:type="spellStart"/>
        <w:r w:rsidRPr="0013250D">
          <w:rPr>
            <w:bCs/>
            <w:lang w:val="en-IN"/>
            <w:rPrChange w:id="1298" w:author="Kush Khalasi" w:date="2025-06-02T18:18:00Z" w16du:dateUtc="2025-06-02T12:48:00Z">
              <w:rPr>
                <w:b/>
                <w:lang w:val="en-IN"/>
              </w:rPr>
            </w:rPrChange>
          </w:rPr>
          <w:t>behaviors</w:t>
        </w:r>
        <w:proofErr w:type="spellEnd"/>
        <w:r w:rsidRPr="0013250D">
          <w:rPr>
            <w:bCs/>
            <w:lang w:val="en-IN"/>
            <w:rPrChange w:id="1299" w:author="Kush Khalasi" w:date="2025-06-02T18:18:00Z" w16du:dateUtc="2025-06-02T12:48:00Z">
              <w:rPr>
                <w:b/>
                <w:lang w:val="en-IN"/>
              </w:rPr>
            </w:rPrChange>
          </w:rPr>
          <w:t>, procedures for raising complaints, and the disciplinary actions that may follow.</w:t>
        </w:r>
      </w:ins>
    </w:p>
    <w:p w14:paraId="7CE1BA09" w14:textId="77777777" w:rsidR="0013250D" w:rsidRPr="0013250D" w:rsidRDefault="0013250D" w:rsidP="0013250D">
      <w:pPr>
        <w:numPr>
          <w:ilvl w:val="0"/>
          <w:numId w:val="93"/>
        </w:numPr>
        <w:spacing w:after="0"/>
        <w:jc w:val="both"/>
        <w:rPr>
          <w:ins w:id="1300" w:author="Kush Khalasi" w:date="2025-06-02T18:18:00Z"/>
          <w:bCs/>
          <w:lang w:val="en-IN"/>
          <w:rPrChange w:id="1301" w:author="Kush Khalasi" w:date="2025-06-02T18:18:00Z" w16du:dateUtc="2025-06-02T12:48:00Z">
            <w:rPr>
              <w:ins w:id="1302" w:author="Kush Khalasi" w:date="2025-06-02T18:18:00Z"/>
              <w:b/>
              <w:lang w:val="en-IN"/>
            </w:rPr>
          </w:rPrChange>
        </w:rPr>
      </w:pPr>
      <w:ins w:id="1303" w:author="Kush Khalasi" w:date="2025-06-02T18:18:00Z">
        <w:r w:rsidRPr="0013250D">
          <w:rPr>
            <w:bCs/>
            <w:lang w:val="en-IN"/>
            <w:rPrChange w:id="1304" w:author="Kush Khalasi" w:date="2025-06-02T18:18:00Z" w16du:dateUtc="2025-06-02T12:48:00Z">
              <w:rPr>
                <w:b/>
                <w:bCs/>
                <w:lang w:val="en-IN"/>
              </w:rPr>
            </w:rPrChange>
          </w:rPr>
          <w:t>Onboarding Awareness:</w:t>
        </w:r>
        <w:r w:rsidRPr="0013250D">
          <w:rPr>
            <w:bCs/>
            <w:lang w:val="en-IN"/>
            <w:rPrChange w:id="1305" w:author="Kush Khalasi" w:date="2025-06-02T18:18:00Z" w16du:dateUtc="2025-06-02T12:48:00Z">
              <w:rPr>
                <w:b/>
                <w:lang w:val="en-IN"/>
              </w:rPr>
            </w:rPrChange>
          </w:rPr>
          <w:t xml:space="preserve"> All new employees receive training on company expectations regarding professional conduct and grievance redressal during their induction.</w:t>
        </w:r>
      </w:ins>
    </w:p>
    <w:p w14:paraId="7AAAEE3E" w14:textId="77777777" w:rsidR="0013250D" w:rsidRPr="0013250D" w:rsidRDefault="0013250D" w:rsidP="0013250D">
      <w:pPr>
        <w:numPr>
          <w:ilvl w:val="0"/>
          <w:numId w:val="93"/>
        </w:numPr>
        <w:spacing w:after="0"/>
        <w:jc w:val="both"/>
        <w:rPr>
          <w:ins w:id="1306" w:author="Kush Khalasi" w:date="2025-06-02T18:18:00Z"/>
          <w:bCs/>
          <w:lang w:val="en-IN"/>
          <w:rPrChange w:id="1307" w:author="Kush Khalasi" w:date="2025-06-02T18:18:00Z" w16du:dateUtc="2025-06-02T12:48:00Z">
            <w:rPr>
              <w:ins w:id="1308" w:author="Kush Khalasi" w:date="2025-06-02T18:18:00Z"/>
              <w:b/>
              <w:lang w:val="en-IN"/>
            </w:rPr>
          </w:rPrChange>
        </w:rPr>
      </w:pPr>
      <w:ins w:id="1309" w:author="Kush Khalasi" w:date="2025-06-02T18:18:00Z">
        <w:r w:rsidRPr="0013250D">
          <w:rPr>
            <w:bCs/>
            <w:lang w:val="en-IN"/>
            <w:rPrChange w:id="1310" w:author="Kush Khalasi" w:date="2025-06-02T18:18:00Z" w16du:dateUtc="2025-06-02T12:48:00Z">
              <w:rPr>
                <w:b/>
                <w:bCs/>
                <w:lang w:val="en-IN"/>
              </w:rPr>
            </w:rPrChange>
          </w:rPr>
          <w:t>Awareness Campaigns:</w:t>
        </w:r>
        <w:r w:rsidRPr="0013250D">
          <w:rPr>
            <w:bCs/>
            <w:lang w:val="en-IN"/>
            <w:rPrChange w:id="1311" w:author="Kush Khalasi" w:date="2025-06-02T18:18:00Z" w16du:dateUtc="2025-06-02T12:48:00Z">
              <w:rPr>
                <w:b/>
                <w:lang w:val="en-IN"/>
              </w:rPr>
            </w:rPrChange>
          </w:rPr>
          <w:t xml:space="preserve"> Posters, emails, digital platforms, and internal communications regularly reinforce our zero-tolerance approach to harassment.</w:t>
        </w:r>
      </w:ins>
    </w:p>
    <w:p w14:paraId="0A82ADD9" w14:textId="77777777" w:rsidR="0013250D" w:rsidRPr="0013250D" w:rsidRDefault="0013250D" w:rsidP="0013250D">
      <w:pPr>
        <w:numPr>
          <w:ilvl w:val="0"/>
          <w:numId w:val="93"/>
        </w:numPr>
        <w:spacing w:after="0"/>
        <w:jc w:val="both"/>
        <w:rPr>
          <w:ins w:id="1312" w:author="Kush Khalasi" w:date="2025-06-02T18:18:00Z"/>
          <w:bCs/>
          <w:lang w:val="en-IN"/>
          <w:rPrChange w:id="1313" w:author="Kush Khalasi" w:date="2025-06-02T18:18:00Z" w16du:dateUtc="2025-06-02T12:48:00Z">
            <w:rPr>
              <w:ins w:id="1314" w:author="Kush Khalasi" w:date="2025-06-02T18:18:00Z"/>
              <w:b/>
              <w:lang w:val="en-IN"/>
            </w:rPr>
          </w:rPrChange>
        </w:rPr>
      </w:pPr>
      <w:ins w:id="1315" w:author="Kush Khalasi" w:date="2025-06-02T18:18:00Z">
        <w:r w:rsidRPr="0013250D">
          <w:rPr>
            <w:bCs/>
            <w:lang w:val="en-IN"/>
            <w:rPrChange w:id="1316" w:author="Kush Khalasi" w:date="2025-06-02T18:18:00Z" w16du:dateUtc="2025-06-02T12:48:00Z">
              <w:rPr>
                <w:b/>
                <w:bCs/>
                <w:lang w:val="en-IN"/>
              </w:rPr>
            </w:rPrChange>
          </w:rPr>
          <w:t>Leadership Accountability:</w:t>
        </w:r>
        <w:r w:rsidRPr="0013250D">
          <w:rPr>
            <w:bCs/>
            <w:lang w:val="en-IN"/>
            <w:rPrChange w:id="1317" w:author="Kush Khalasi" w:date="2025-06-02T18:18:00Z" w16du:dateUtc="2025-06-02T12:48:00Z">
              <w:rPr>
                <w:b/>
                <w:lang w:val="en-IN"/>
              </w:rPr>
            </w:rPrChange>
          </w:rPr>
          <w:t xml:space="preserve"> Managers and supervisors are trained and expected to model respectful </w:t>
        </w:r>
        <w:proofErr w:type="spellStart"/>
        <w:r w:rsidRPr="0013250D">
          <w:rPr>
            <w:bCs/>
            <w:lang w:val="en-IN"/>
            <w:rPrChange w:id="1318" w:author="Kush Khalasi" w:date="2025-06-02T18:18:00Z" w16du:dateUtc="2025-06-02T12:48:00Z">
              <w:rPr>
                <w:b/>
                <w:lang w:val="en-IN"/>
              </w:rPr>
            </w:rPrChange>
          </w:rPr>
          <w:t>behavior</w:t>
        </w:r>
        <w:proofErr w:type="spellEnd"/>
        <w:r w:rsidRPr="0013250D">
          <w:rPr>
            <w:bCs/>
            <w:lang w:val="en-IN"/>
            <w:rPrChange w:id="1319" w:author="Kush Khalasi" w:date="2025-06-02T18:18:00Z" w16du:dateUtc="2025-06-02T12:48:00Z">
              <w:rPr>
                <w:b/>
                <w:lang w:val="en-IN"/>
              </w:rPr>
            </w:rPrChange>
          </w:rPr>
          <w:t xml:space="preserve"> and act promptly if any issues arise within their teams.</w:t>
        </w:r>
      </w:ins>
    </w:p>
    <w:p w14:paraId="525411E8" w14:textId="512726E5" w:rsidR="0013250D" w:rsidRPr="0013250D" w:rsidRDefault="0013250D" w:rsidP="0013250D">
      <w:pPr>
        <w:numPr>
          <w:ilvl w:val="0"/>
          <w:numId w:val="93"/>
        </w:numPr>
        <w:spacing w:after="0"/>
        <w:jc w:val="both"/>
        <w:rPr>
          <w:ins w:id="1320" w:author="Kush Khalasi" w:date="2025-06-02T18:18:00Z"/>
          <w:bCs/>
          <w:lang w:val="en-IN"/>
          <w:rPrChange w:id="1321" w:author="Kush Khalasi" w:date="2025-06-02T18:18:00Z" w16du:dateUtc="2025-06-02T12:48:00Z">
            <w:rPr>
              <w:ins w:id="1322" w:author="Kush Khalasi" w:date="2025-06-02T18:18:00Z"/>
              <w:b/>
              <w:lang w:val="en-IN"/>
            </w:rPr>
          </w:rPrChange>
        </w:rPr>
      </w:pPr>
      <w:ins w:id="1323" w:author="Kush Khalasi" w:date="2025-06-02T18:18:00Z">
        <w:r w:rsidRPr="0013250D">
          <w:rPr>
            <w:bCs/>
            <w:lang w:val="en-IN"/>
            <w:rPrChange w:id="1324" w:author="Kush Khalasi" w:date="2025-06-02T18:18:00Z" w16du:dateUtc="2025-06-02T12:48:00Z">
              <w:rPr>
                <w:b/>
                <w:bCs/>
                <w:lang w:val="en-IN"/>
              </w:rPr>
            </w:rPrChange>
          </w:rPr>
          <w:t>Support Services:</w:t>
        </w:r>
        <w:r w:rsidRPr="0013250D">
          <w:rPr>
            <w:bCs/>
            <w:lang w:val="en-IN"/>
            <w:rPrChange w:id="1325" w:author="Kush Khalasi" w:date="2025-06-02T18:18:00Z" w16du:dateUtc="2025-06-02T12:48:00Z">
              <w:rPr>
                <w:b/>
                <w:lang w:val="en-IN"/>
              </w:rPr>
            </w:rPrChange>
          </w:rPr>
          <w:t xml:space="preserve"> Confidential </w:t>
        </w:r>
        <w:proofErr w:type="spellStart"/>
        <w:r w:rsidRPr="0013250D">
          <w:rPr>
            <w:bCs/>
            <w:lang w:val="en-IN"/>
            <w:rPrChange w:id="1326" w:author="Kush Khalasi" w:date="2025-06-02T18:18:00Z" w16du:dateUtc="2025-06-02T12:48:00Z">
              <w:rPr>
                <w:b/>
                <w:lang w:val="en-IN"/>
              </w:rPr>
            </w:rPrChange>
          </w:rPr>
          <w:t>counseling</w:t>
        </w:r>
        <w:proofErr w:type="spellEnd"/>
        <w:r w:rsidRPr="0013250D">
          <w:rPr>
            <w:bCs/>
            <w:lang w:val="en-IN"/>
            <w:rPrChange w:id="1327" w:author="Kush Khalasi" w:date="2025-06-02T18:18:00Z" w16du:dateUtc="2025-06-02T12:48:00Z">
              <w:rPr>
                <w:b/>
                <w:lang w:val="en-IN"/>
              </w:rPr>
            </w:rPrChange>
          </w:rPr>
          <w:t xml:space="preserve"> support, HR helpdesks, and grievance redressal channels are available to </w:t>
        </w:r>
      </w:ins>
      <w:ins w:id="1328" w:author="Kush Khalasi" w:date="2025-06-02T18:18:00Z" w16du:dateUtc="2025-06-02T12:48:00Z">
        <w:r w:rsidRPr="0013250D">
          <w:rPr>
            <w:bCs/>
            <w:lang w:val="en-IN"/>
          </w:rPr>
          <w:t>employees’</w:t>
        </w:r>
      </w:ins>
      <w:ins w:id="1329" w:author="Kush Khalasi" w:date="2025-06-02T18:18:00Z">
        <w:r w:rsidRPr="0013250D">
          <w:rPr>
            <w:bCs/>
            <w:lang w:val="en-IN"/>
            <w:rPrChange w:id="1330" w:author="Kush Khalasi" w:date="2025-06-02T18:18:00Z" w16du:dateUtc="2025-06-02T12:48:00Z">
              <w:rPr>
                <w:b/>
                <w:lang w:val="en-IN"/>
              </w:rPr>
            </w:rPrChange>
          </w:rPr>
          <w:t xml:space="preserve"> needing assistance.</w:t>
        </w:r>
      </w:ins>
    </w:p>
    <w:p w14:paraId="09190324" w14:textId="0E1BB875" w:rsidR="0013250D" w:rsidRPr="0013250D" w:rsidRDefault="0013250D">
      <w:pPr>
        <w:numPr>
          <w:ilvl w:val="0"/>
          <w:numId w:val="93"/>
        </w:numPr>
        <w:spacing w:after="0"/>
        <w:jc w:val="both"/>
        <w:rPr>
          <w:ins w:id="1331" w:author="Kush Khalasi" w:date="2025-06-02T17:34:00Z" w16du:dateUtc="2025-06-02T12:04:00Z"/>
          <w:bCs/>
          <w:lang w:val="en-IN"/>
          <w:rPrChange w:id="1332" w:author="Kush Khalasi" w:date="2025-06-02T18:18:00Z" w16du:dateUtc="2025-06-02T12:48:00Z">
            <w:rPr>
              <w:ins w:id="1333" w:author="Kush Khalasi" w:date="2025-06-02T17:34:00Z" w16du:dateUtc="2025-06-02T12:04:00Z"/>
              <w:b/>
            </w:rPr>
          </w:rPrChange>
        </w:rPr>
        <w:pPrChange w:id="1334" w:author="Kush Khalasi" w:date="2025-06-02T18:18:00Z" w16du:dateUtc="2025-06-02T12:48:00Z">
          <w:pPr>
            <w:spacing w:after="0"/>
            <w:jc w:val="both"/>
          </w:pPr>
        </w:pPrChange>
      </w:pPr>
      <w:ins w:id="1335" w:author="Kush Khalasi" w:date="2025-06-02T18:18:00Z">
        <w:r w:rsidRPr="0013250D">
          <w:rPr>
            <w:bCs/>
            <w:lang w:val="en-IN"/>
            <w:rPrChange w:id="1336" w:author="Kush Khalasi" w:date="2025-06-02T18:18:00Z" w16du:dateUtc="2025-06-02T12:48:00Z">
              <w:rPr>
                <w:b/>
                <w:bCs/>
                <w:lang w:val="en-IN"/>
              </w:rPr>
            </w:rPrChange>
          </w:rPr>
          <w:t>Monitoring and Feedback:</w:t>
        </w:r>
        <w:r w:rsidRPr="0013250D">
          <w:rPr>
            <w:bCs/>
            <w:lang w:val="en-IN"/>
            <w:rPrChange w:id="1337" w:author="Kush Khalasi" w:date="2025-06-02T18:18:00Z" w16du:dateUtc="2025-06-02T12:48:00Z">
              <w:rPr>
                <w:b/>
                <w:lang w:val="en-IN"/>
              </w:rPr>
            </w:rPrChange>
          </w:rPr>
          <w:t xml:space="preserve"> Regular assessments, culture audits, and employee feedback help us identify areas for improvement and strengthen our prevention efforts.</w:t>
        </w:r>
      </w:ins>
    </w:p>
    <w:p w14:paraId="7BB225A4" w14:textId="77777777" w:rsidR="00517AAA" w:rsidRDefault="00517AAA">
      <w:pPr>
        <w:spacing w:after="0"/>
        <w:jc w:val="both"/>
        <w:rPr>
          <w:ins w:id="1338" w:author="Kush Khalasi" w:date="2025-06-02T17:33:00Z" w16du:dateUtc="2025-06-02T12:03:00Z"/>
          <w:b/>
        </w:rPr>
      </w:pPr>
    </w:p>
    <w:p w14:paraId="5680AADA" w14:textId="669EAAB5" w:rsidR="00837265" w:rsidRDefault="00000000">
      <w:pPr>
        <w:spacing w:after="0"/>
        <w:jc w:val="both"/>
        <w:rPr>
          <w:b/>
        </w:rPr>
      </w:pPr>
      <w:r>
        <w:rPr>
          <w:b/>
        </w:rPr>
        <w:t>6.7 Sexual Harassment Committee:</w:t>
      </w:r>
    </w:p>
    <w:p w14:paraId="21274397" w14:textId="77777777" w:rsidR="00837265" w:rsidRDefault="00000000">
      <w:pPr>
        <w:numPr>
          <w:ilvl w:val="0"/>
          <w:numId w:val="37"/>
        </w:numPr>
        <w:spacing w:after="0"/>
        <w:jc w:val="both"/>
      </w:pPr>
      <w:r>
        <w:rPr>
          <w:b/>
        </w:rPr>
        <w:t xml:space="preserve">Definition of Sexual Harassment: </w:t>
      </w:r>
      <w:r>
        <w:t xml:space="preserve">Sexual harassment may be one or a series of incidents involving unsolicited and unwelcome sexual advances, requests for sexual favors, or any other verbal or physical conduct of sexual nature. Sexual Harassment at the workplace includes: </w:t>
      </w:r>
    </w:p>
    <w:p w14:paraId="7A58BBE3" w14:textId="77777777" w:rsidR="00837265" w:rsidRDefault="00837265">
      <w:pPr>
        <w:spacing w:after="0"/>
        <w:ind w:left="360"/>
        <w:jc w:val="both"/>
      </w:pPr>
    </w:p>
    <w:p w14:paraId="392CF0F8" w14:textId="77777777" w:rsidR="00837265" w:rsidRDefault="00000000">
      <w:pPr>
        <w:widowControl/>
        <w:numPr>
          <w:ilvl w:val="0"/>
          <w:numId w:val="4"/>
        </w:numPr>
        <w:spacing w:after="0" w:line="240" w:lineRule="auto"/>
        <w:jc w:val="both"/>
      </w:pPr>
      <w:r>
        <w:t xml:space="preserve">unwelcome sexual advances (verbal, written or physical), </w:t>
      </w:r>
    </w:p>
    <w:p w14:paraId="0C253D87" w14:textId="77777777" w:rsidR="00837265" w:rsidRDefault="00000000">
      <w:pPr>
        <w:widowControl/>
        <w:numPr>
          <w:ilvl w:val="0"/>
          <w:numId w:val="4"/>
        </w:numPr>
        <w:spacing w:after="0" w:line="240" w:lineRule="auto"/>
        <w:jc w:val="both"/>
      </w:pPr>
      <w:r>
        <w:t>demand or request for sexual favors,</w:t>
      </w:r>
    </w:p>
    <w:p w14:paraId="0BB618F2" w14:textId="77777777" w:rsidR="00837265" w:rsidRDefault="00000000">
      <w:pPr>
        <w:widowControl/>
        <w:numPr>
          <w:ilvl w:val="0"/>
          <w:numId w:val="4"/>
        </w:numPr>
        <w:spacing w:after="0" w:line="240" w:lineRule="auto"/>
        <w:jc w:val="both"/>
      </w:pPr>
      <w:r>
        <w:t>any other type of sexually-oriented conduct,</w:t>
      </w:r>
    </w:p>
    <w:p w14:paraId="63E7B887" w14:textId="77777777" w:rsidR="00837265" w:rsidRDefault="00000000">
      <w:pPr>
        <w:widowControl/>
        <w:numPr>
          <w:ilvl w:val="0"/>
          <w:numId w:val="4"/>
        </w:numPr>
        <w:spacing w:after="0" w:line="240" w:lineRule="auto"/>
        <w:jc w:val="both"/>
      </w:pPr>
      <w:r>
        <w:t xml:space="preserve">verbal abuse or ‘joking’ that is sex-oriented, </w:t>
      </w:r>
    </w:p>
    <w:p w14:paraId="4B9F1139" w14:textId="77777777" w:rsidR="00837265" w:rsidRDefault="00000000">
      <w:pPr>
        <w:widowControl/>
        <w:numPr>
          <w:ilvl w:val="0"/>
          <w:numId w:val="4"/>
        </w:numPr>
        <w:spacing w:after="160" w:line="240" w:lineRule="auto"/>
        <w:jc w:val="both"/>
      </w:pPr>
      <w:r>
        <w:t xml:space="preserve">any conduct that has the purpose or the effect of interfering with an individual’s work performance or creating an intimidating, hostile or offensive work environment and/or submission to such conduct is either an explicit or implicit term or condition of employment and /or submission or rejection of the conduct is used as a basis for making employment decisions. </w:t>
      </w:r>
    </w:p>
    <w:p w14:paraId="30648D0D" w14:textId="77777777" w:rsidR="00837265" w:rsidRDefault="00000000">
      <w:pPr>
        <w:widowControl/>
        <w:numPr>
          <w:ilvl w:val="0"/>
          <w:numId w:val="15"/>
        </w:numPr>
        <w:spacing w:after="0" w:line="240" w:lineRule="auto"/>
        <w:ind w:left="360" w:hanging="270"/>
        <w:jc w:val="both"/>
        <w:rPr>
          <w:b/>
        </w:rPr>
      </w:pPr>
      <w:r>
        <w:rPr>
          <w:b/>
        </w:rPr>
        <w:t xml:space="preserve">Complaint Mechanism: </w:t>
      </w:r>
      <w:r>
        <w:t xml:space="preserve">Whether or not such conduct constitutes an offense under law or a breach of the service rules, an appropriate complaint mechanism in the form of </w:t>
      </w:r>
      <w:r>
        <w:rPr>
          <w:b/>
        </w:rPr>
        <w:t xml:space="preserve">“Complaints Committee” </w:t>
      </w:r>
      <w:r>
        <w:t xml:space="preserve">has been created at Riya Group for time-bound Redressal of the complaint made by the victim. </w:t>
      </w:r>
    </w:p>
    <w:p w14:paraId="1C84014B" w14:textId="77777777" w:rsidR="00837265" w:rsidRDefault="00837265">
      <w:pPr>
        <w:widowControl/>
        <w:spacing w:after="0" w:line="240" w:lineRule="auto"/>
        <w:jc w:val="both"/>
        <w:rPr>
          <w:b/>
        </w:rPr>
      </w:pPr>
    </w:p>
    <w:p w14:paraId="0F325E5C" w14:textId="77777777" w:rsidR="00837265" w:rsidRDefault="00000000">
      <w:pPr>
        <w:widowControl/>
        <w:numPr>
          <w:ilvl w:val="0"/>
          <w:numId w:val="34"/>
        </w:numPr>
        <w:spacing w:after="0" w:line="240" w:lineRule="auto"/>
        <w:ind w:left="360" w:hanging="270"/>
        <w:jc w:val="both"/>
      </w:pPr>
      <w:r>
        <w:rPr>
          <w:b/>
        </w:rPr>
        <w:t xml:space="preserve">Complaints Committee: </w:t>
      </w:r>
      <w:r>
        <w:t>Riya Group has instituted an Internal Complaints Committee (ICC) for Redressal of sexual harassment complaint (made by the victim) and for ensuring time bound treatment of such complaints. Every branch has a dedicated ICC for any grievances for that branch. Moreover, there is a central committee as well. Below is the list of Central Committee Members (formed as of now) *.</w:t>
      </w:r>
    </w:p>
    <w:p w14:paraId="1A5AA72C" w14:textId="77777777" w:rsidR="00837265" w:rsidRDefault="00837265">
      <w:pPr>
        <w:widowControl/>
        <w:spacing w:after="61" w:line="240" w:lineRule="auto"/>
        <w:jc w:val="both"/>
      </w:pPr>
    </w:p>
    <w:p w14:paraId="22CBFBDB" w14:textId="77777777" w:rsidR="00837265" w:rsidRDefault="00000000">
      <w:pPr>
        <w:widowControl/>
        <w:numPr>
          <w:ilvl w:val="0"/>
          <w:numId w:val="33"/>
        </w:numPr>
        <w:spacing w:after="0" w:line="240" w:lineRule="auto"/>
      </w:pPr>
      <w:r>
        <w:rPr>
          <w:b/>
        </w:rPr>
        <w:t>Deepti Gupta - Chairperson</w:t>
      </w:r>
    </w:p>
    <w:p w14:paraId="0689D53B" w14:textId="77777777" w:rsidR="00837265" w:rsidRDefault="00000000">
      <w:pPr>
        <w:widowControl/>
        <w:numPr>
          <w:ilvl w:val="0"/>
          <w:numId w:val="33"/>
        </w:numPr>
        <w:spacing w:after="0" w:line="240" w:lineRule="auto"/>
      </w:pPr>
      <w:r>
        <w:rPr>
          <w:b/>
        </w:rPr>
        <w:t>Anitha Thomas</w:t>
      </w:r>
    </w:p>
    <w:p w14:paraId="70C5F5A6" w14:textId="77777777" w:rsidR="00837265" w:rsidRDefault="00000000">
      <w:pPr>
        <w:widowControl/>
        <w:numPr>
          <w:ilvl w:val="0"/>
          <w:numId w:val="33"/>
        </w:numPr>
        <w:spacing w:after="0" w:line="240" w:lineRule="auto"/>
      </w:pPr>
      <w:r>
        <w:rPr>
          <w:b/>
        </w:rPr>
        <w:t>Prasanna Gangan</w:t>
      </w:r>
    </w:p>
    <w:p w14:paraId="756DCA80" w14:textId="77777777" w:rsidR="00837265" w:rsidRDefault="00000000">
      <w:pPr>
        <w:widowControl/>
        <w:numPr>
          <w:ilvl w:val="0"/>
          <w:numId w:val="33"/>
        </w:numPr>
        <w:spacing w:after="0" w:line="240" w:lineRule="auto"/>
      </w:pPr>
      <w:r>
        <w:rPr>
          <w:b/>
        </w:rPr>
        <w:t>Chandrakant Parmar</w:t>
      </w:r>
    </w:p>
    <w:p w14:paraId="0FFE919B" w14:textId="77777777" w:rsidR="00837265" w:rsidRDefault="00000000">
      <w:pPr>
        <w:widowControl/>
        <w:numPr>
          <w:ilvl w:val="0"/>
          <w:numId w:val="33"/>
        </w:numPr>
        <w:spacing w:after="0" w:line="240" w:lineRule="auto"/>
        <w:rPr>
          <w:rFonts w:ascii="Roboto" w:eastAsia="Roboto" w:hAnsi="Roboto" w:cs="Roboto"/>
          <w:color w:val="1F1F1F"/>
          <w:sz w:val="18"/>
          <w:szCs w:val="18"/>
          <w:highlight w:val="white"/>
        </w:rPr>
      </w:pPr>
      <w:r>
        <w:rPr>
          <w:b/>
        </w:rPr>
        <w:t>Lerina Rodrigues</w:t>
      </w:r>
    </w:p>
    <w:p w14:paraId="34249996" w14:textId="77777777" w:rsidR="00837265" w:rsidRDefault="00000000">
      <w:pPr>
        <w:widowControl/>
        <w:numPr>
          <w:ilvl w:val="0"/>
          <w:numId w:val="33"/>
        </w:numPr>
        <w:spacing w:after="0" w:line="240" w:lineRule="auto"/>
        <w:rPr>
          <w:rFonts w:ascii="Roboto" w:eastAsia="Roboto" w:hAnsi="Roboto" w:cs="Roboto"/>
          <w:color w:val="1F1F1F"/>
          <w:sz w:val="18"/>
          <w:szCs w:val="18"/>
          <w:highlight w:val="white"/>
        </w:rPr>
      </w:pPr>
      <w:r>
        <w:rPr>
          <w:b/>
        </w:rPr>
        <w:t>Lokendra Tawar</w:t>
      </w:r>
    </w:p>
    <w:p w14:paraId="7B24E4C2" w14:textId="77777777" w:rsidR="00837265" w:rsidRDefault="00000000">
      <w:pPr>
        <w:widowControl/>
        <w:numPr>
          <w:ilvl w:val="0"/>
          <w:numId w:val="33"/>
        </w:numPr>
        <w:spacing w:after="0" w:line="240" w:lineRule="auto"/>
        <w:rPr>
          <w:rFonts w:ascii="Roboto" w:eastAsia="Roboto" w:hAnsi="Roboto" w:cs="Roboto"/>
          <w:color w:val="1F1F1F"/>
          <w:sz w:val="18"/>
          <w:szCs w:val="18"/>
          <w:highlight w:val="white"/>
        </w:rPr>
      </w:pPr>
      <w:r>
        <w:rPr>
          <w:b/>
        </w:rPr>
        <w:t>Megha Gohil</w:t>
      </w:r>
    </w:p>
    <w:p w14:paraId="5168DB70" w14:textId="77777777" w:rsidR="00837265" w:rsidRDefault="00000000">
      <w:pPr>
        <w:widowControl/>
        <w:numPr>
          <w:ilvl w:val="0"/>
          <w:numId w:val="33"/>
        </w:numPr>
        <w:spacing w:after="0" w:line="240" w:lineRule="auto"/>
        <w:rPr>
          <w:rFonts w:ascii="Arial" w:eastAsia="Arial" w:hAnsi="Arial" w:cs="Arial"/>
          <w:color w:val="1F1F1F"/>
          <w:sz w:val="20"/>
          <w:szCs w:val="20"/>
          <w:highlight w:val="white"/>
        </w:rPr>
      </w:pPr>
      <w:r>
        <w:rPr>
          <w:b/>
        </w:rPr>
        <w:t>Phanindra Vengari</w:t>
      </w:r>
    </w:p>
    <w:p w14:paraId="3EB7465B" w14:textId="77777777" w:rsidR="00837265" w:rsidRDefault="00000000">
      <w:pPr>
        <w:widowControl/>
        <w:numPr>
          <w:ilvl w:val="0"/>
          <w:numId w:val="33"/>
        </w:numPr>
        <w:spacing w:after="0" w:line="240" w:lineRule="auto"/>
        <w:rPr>
          <w:rFonts w:ascii="Roboto" w:eastAsia="Roboto" w:hAnsi="Roboto" w:cs="Roboto"/>
          <w:color w:val="1F1F1F"/>
          <w:sz w:val="18"/>
          <w:szCs w:val="18"/>
          <w:highlight w:val="white"/>
        </w:rPr>
      </w:pPr>
      <w:proofErr w:type="spellStart"/>
      <w:r>
        <w:rPr>
          <w:b/>
        </w:rPr>
        <w:t>Prabjyot</w:t>
      </w:r>
      <w:proofErr w:type="spellEnd"/>
      <w:r>
        <w:rPr>
          <w:b/>
        </w:rPr>
        <w:t xml:space="preserve"> Kaur Sahi</w:t>
      </w:r>
    </w:p>
    <w:p w14:paraId="1812F5C4" w14:textId="77777777" w:rsidR="00837265" w:rsidRDefault="00000000">
      <w:pPr>
        <w:widowControl/>
        <w:numPr>
          <w:ilvl w:val="0"/>
          <w:numId w:val="33"/>
        </w:numPr>
        <w:spacing w:after="0" w:line="240" w:lineRule="auto"/>
        <w:rPr>
          <w:rFonts w:ascii="Roboto" w:eastAsia="Roboto" w:hAnsi="Roboto" w:cs="Roboto"/>
          <w:color w:val="1F1F1F"/>
          <w:sz w:val="18"/>
          <w:szCs w:val="18"/>
          <w:highlight w:val="white"/>
        </w:rPr>
      </w:pPr>
      <w:r>
        <w:rPr>
          <w:b/>
        </w:rPr>
        <w:t>Ranjit Jaiswal</w:t>
      </w:r>
    </w:p>
    <w:p w14:paraId="2A6B187A" w14:textId="77777777" w:rsidR="00837265" w:rsidRDefault="00000000">
      <w:pPr>
        <w:widowControl/>
        <w:numPr>
          <w:ilvl w:val="0"/>
          <w:numId w:val="33"/>
        </w:numPr>
        <w:spacing w:after="0" w:line="240" w:lineRule="auto"/>
        <w:rPr>
          <w:rFonts w:ascii="Roboto" w:eastAsia="Roboto" w:hAnsi="Roboto" w:cs="Roboto"/>
          <w:color w:val="1F1F1F"/>
          <w:sz w:val="18"/>
          <w:szCs w:val="18"/>
          <w:highlight w:val="white"/>
        </w:rPr>
      </w:pPr>
      <w:r>
        <w:rPr>
          <w:b/>
        </w:rPr>
        <w:t>Sarita Sharma</w:t>
      </w:r>
    </w:p>
    <w:p w14:paraId="6996C39B" w14:textId="77777777" w:rsidR="00837265" w:rsidRDefault="00000000">
      <w:pPr>
        <w:widowControl/>
        <w:numPr>
          <w:ilvl w:val="0"/>
          <w:numId w:val="33"/>
        </w:numPr>
        <w:spacing w:after="0" w:line="240" w:lineRule="auto"/>
        <w:rPr>
          <w:rFonts w:ascii="Arial" w:eastAsia="Arial" w:hAnsi="Arial" w:cs="Arial"/>
          <w:color w:val="1F1F1F"/>
          <w:sz w:val="20"/>
          <w:szCs w:val="20"/>
          <w:highlight w:val="white"/>
        </w:rPr>
      </w:pPr>
      <w:r>
        <w:rPr>
          <w:b/>
        </w:rPr>
        <w:t>Shibu P Chacko</w:t>
      </w:r>
    </w:p>
    <w:p w14:paraId="57DAEF7E" w14:textId="77777777" w:rsidR="00837265" w:rsidRDefault="00000000">
      <w:pPr>
        <w:widowControl/>
        <w:numPr>
          <w:ilvl w:val="0"/>
          <w:numId w:val="33"/>
        </w:numPr>
        <w:spacing w:after="0" w:line="240" w:lineRule="auto"/>
        <w:rPr>
          <w:rFonts w:ascii="Arial" w:eastAsia="Arial" w:hAnsi="Arial" w:cs="Arial"/>
          <w:color w:val="1F1F1F"/>
          <w:sz w:val="20"/>
          <w:szCs w:val="20"/>
          <w:highlight w:val="white"/>
        </w:rPr>
      </w:pPr>
      <w:r>
        <w:rPr>
          <w:b/>
        </w:rPr>
        <w:t>Shweta Shukla</w:t>
      </w:r>
    </w:p>
    <w:p w14:paraId="05229AFB" w14:textId="77777777" w:rsidR="00837265" w:rsidRDefault="00000000">
      <w:pPr>
        <w:widowControl/>
        <w:numPr>
          <w:ilvl w:val="0"/>
          <w:numId w:val="33"/>
        </w:numPr>
        <w:spacing w:after="0" w:line="240" w:lineRule="auto"/>
        <w:rPr>
          <w:rFonts w:ascii="Arial" w:eastAsia="Arial" w:hAnsi="Arial" w:cs="Arial"/>
          <w:color w:val="1F1F1F"/>
          <w:sz w:val="20"/>
          <w:szCs w:val="20"/>
          <w:highlight w:val="white"/>
        </w:rPr>
      </w:pPr>
      <w:r>
        <w:rPr>
          <w:b/>
        </w:rPr>
        <w:t>Sushmitha Prabhu</w:t>
      </w:r>
    </w:p>
    <w:p w14:paraId="1BA0395F" w14:textId="77777777" w:rsidR="00837265" w:rsidRDefault="00837265">
      <w:pPr>
        <w:widowControl/>
        <w:spacing w:after="0" w:line="240" w:lineRule="auto"/>
        <w:jc w:val="both"/>
      </w:pPr>
    </w:p>
    <w:p w14:paraId="6CC5AF1A" w14:textId="77777777" w:rsidR="00837265" w:rsidRDefault="00000000">
      <w:pPr>
        <w:widowControl/>
        <w:spacing w:after="0" w:line="240" w:lineRule="auto"/>
        <w:jc w:val="both"/>
      </w:pPr>
      <w:r>
        <w:t>*This list will be modified as per the availability of the committee members.</w:t>
      </w:r>
    </w:p>
    <w:p w14:paraId="76DB5E1F" w14:textId="77777777" w:rsidR="00837265" w:rsidRDefault="00000000">
      <w:pPr>
        <w:widowControl/>
        <w:spacing w:after="0" w:line="240" w:lineRule="auto"/>
        <w:jc w:val="both"/>
      </w:pPr>
      <w:r>
        <w:t xml:space="preserve">  The Complaints Committee is responsible for: </w:t>
      </w:r>
    </w:p>
    <w:p w14:paraId="58B6B7D5" w14:textId="77777777" w:rsidR="00837265" w:rsidRDefault="00837265">
      <w:pPr>
        <w:widowControl/>
        <w:spacing w:after="0" w:line="240" w:lineRule="auto"/>
        <w:jc w:val="both"/>
      </w:pPr>
    </w:p>
    <w:p w14:paraId="74B747DC" w14:textId="77777777" w:rsidR="00837265" w:rsidRDefault="00000000">
      <w:pPr>
        <w:widowControl/>
        <w:numPr>
          <w:ilvl w:val="0"/>
          <w:numId w:val="16"/>
        </w:numPr>
        <w:spacing w:after="0"/>
      </w:pPr>
      <w:r>
        <w:t>Maintaining a register to endorse the complaint received by it and keeping the contents confidential, if it is so desired, except to use the same for discreet investigation. Investigating every formal written complaint of sexual harassment</w:t>
      </w:r>
    </w:p>
    <w:p w14:paraId="364CA8D3" w14:textId="77777777" w:rsidR="00837265" w:rsidRDefault="00000000">
      <w:pPr>
        <w:widowControl/>
        <w:numPr>
          <w:ilvl w:val="0"/>
          <w:numId w:val="16"/>
        </w:numPr>
        <w:spacing w:after="0"/>
      </w:pPr>
      <w:r>
        <w:t>Taking appropriate remedial measures to respond to any substantiated allegations of sexual harassment.</w:t>
      </w:r>
    </w:p>
    <w:p w14:paraId="35F581B1" w14:textId="77777777" w:rsidR="00837265" w:rsidRDefault="00000000">
      <w:pPr>
        <w:widowControl/>
        <w:numPr>
          <w:ilvl w:val="0"/>
          <w:numId w:val="16"/>
        </w:numPr>
        <w:spacing w:after="0"/>
      </w:pPr>
      <w:r>
        <w:t xml:space="preserve">Discouraging and preventing employment-related sexual harassment </w:t>
      </w:r>
    </w:p>
    <w:p w14:paraId="267D3161" w14:textId="77777777" w:rsidR="00837265" w:rsidRDefault="00837265">
      <w:pPr>
        <w:widowControl/>
        <w:spacing w:after="0"/>
        <w:jc w:val="both"/>
      </w:pPr>
    </w:p>
    <w:p w14:paraId="2BDC140E" w14:textId="77777777" w:rsidR="00837265" w:rsidRDefault="00000000">
      <w:pPr>
        <w:widowControl/>
        <w:numPr>
          <w:ilvl w:val="0"/>
          <w:numId w:val="2"/>
        </w:numPr>
        <w:spacing w:after="0" w:line="240" w:lineRule="auto"/>
        <w:ind w:left="360" w:hanging="270"/>
        <w:jc w:val="both"/>
        <w:rPr>
          <w:b/>
        </w:rPr>
      </w:pPr>
      <w:r>
        <w:rPr>
          <w:b/>
        </w:rPr>
        <w:t xml:space="preserve">Procedures for Resolution, Settlement or Prosecution of Sexual Harassment: </w:t>
      </w:r>
      <w:r>
        <w:t xml:space="preserve">The Company is committed to providing a supportive environment in which to resolve concerns of sexual harassment as under: </w:t>
      </w:r>
    </w:p>
    <w:p w14:paraId="34FA314E" w14:textId="77777777" w:rsidR="00837265" w:rsidRDefault="00837265">
      <w:pPr>
        <w:widowControl/>
        <w:spacing w:after="0" w:line="240" w:lineRule="auto"/>
        <w:jc w:val="both"/>
      </w:pPr>
    </w:p>
    <w:p w14:paraId="7D425D77" w14:textId="77777777" w:rsidR="00837265" w:rsidRDefault="00000000">
      <w:pPr>
        <w:pStyle w:val="Heading3"/>
        <w:keepNext w:val="0"/>
        <w:keepLines w:val="0"/>
        <w:widowControl/>
        <w:numPr>
          <w:ilvl w:val="0"/>
          <w:numId w:val="21"/>
        </w:numPr>
        <w:shd w:val="clear" w:color="auto" w:fill="FFFFFF"/>
        <w:spacing w:before="0" w:after="150" w:line="240" w:lineRule="auto"/>
        <w:ind w:left="270" w:firstLine="90"/>
      </w:pPr>
      <w:r>
        <w:rPr>
          <w:sz w:val="22"/>
          <w:szCs w:val="22"/>
        </w:rPr>
        <w:t>Conciliation process</w:t>
      </w:r>
    </w:p>
    <w:p w14:paraId="7608A027" w14:textId="77777777" w:rsidR="00837265" w:rsidRDefault="00000000">
      <w:pPr>
        <w:widowControl/>
        <w:spacing w:after="61" w:line="240" w:lineRule="auto"/>
        <w:ind w:left="360"/>
        <w:jc w:val="both"/>
      </w:pPr>
      <w:r>
        <w:t>1. The POSH Law also provides for conciliation between the interested parties in its provisions. This option is   commonly seen as an attempt by the legislature to ensure the aggrieved woman and the respondent are able to settle the incident(s) of alleged sexual harassment in an amicable manner.</w:t>
      </w:r>
    </w:p>
    <w:p w14:paraId="43F4F72C" w14:textId="77777777" w:rsidR="00837265" w:rsidRDefault="00837265">
      <w:pPr>
        <w:widowControl/>
        <w:spacing w:after="61" w:line="240" w:lineRule="auto"/>
        <w:ind w:left="360"/>
        <w:jc w:val="both"/>
      </w:pPr>
    </w:p>
    <w:p w14:paraId="27BB2854" w14:textId="77777777" w:rsidR="00837265" w:rsidRDefault="00000000">
      <w:pPr>
        <w:widowControl/>
        <w:spacing w:after="61" w:line="240" w:lineRule="auto"/>
        <w:ind w:left="360"/>
        <w:jc w:val="both"/>
      </w:pPr>
      <w:r>
        <w:t>When an incident of sexual harassment occurs, the victim of such conduct can communicate her disapproval and objections immediately to the harasser and request the harasser to behave decently and approach the ICC as well.</w:t>
      </w:r>
    </w:p>
    <w:p w14:paraId="5206F415" w14:textId="77777777" w:rsidR="00837265" w:rsidRDefault="00837265">
      <w:pPr>
        <w:widowControl/>
        <w:spacing w:after="59" w:line="240" w:lineRule="auto"/>
        <w:jc w:val="both"/>
        <w:rPr>
          <w:b/>
        </w:rPr>
      </w:pPr>
    </w:p>
    <w:p w14:paraId="6FCEB419" w14:textId="46311768" w:rsidR="00837265" w:rsidDel="00F028FA" w:rsidRDefault="00837265">
      <w:pPr>
        <w:widowControl/>
        <w:spacing w:after="59" w:line="240" w:lineRule="auto"/>
        <w:jc w:val="both"/>
        <w:rPr>
          <w:del w:id="1339" w:author="Kush Khalasi" w:date="2025-06-02T14:31:00Z" w16du:dateUtc="2025-06-02T09:01:00Z"/>
          <w:b/>
        </w:rPr>
      </w:pPr>
    </w:p>
    <w:p w14:paraId="67E0278E" w14:textId="6660583A" w:rsidR="00837265" w:rsidDel="00F028FA" w:rsidRDefault="00837265">
      <w:pPr>
        <w:widowControl/>
        <w:spacing w:after="59" w:line="240" w:lineRule="auto"/>
        <w:jc w:val="both"/>
        <w:rPr>
          <w:del w:id="1340" w:author="Kush Khalasi" w:date="2025-06-02T14:31:00Z" w16du:dateUtc="2025-06-02T09:01:00Z"/>
          <w:b/>
        </w:rPr>
      </w:pPr>
    </w:p>
    <w:p w14:paraId="1D5A51D2" w14:textId="75BE2037" w:rsidR="00837265" w:rsidDel="00F028FA" w:rsidRDefault="00837265">
      <w:pPr>
        <w:widowControl/>
        <w:spacing w:after="59" w:line="240" w:lineRule="auto"/>
        <w:jc w:val="both"/>
        <w:rPr>
          <w:del w:id="1341" w:author="Kush Khalasi" w:date="2025-06-02T14:31:00Z" w16du:dateUtc="2025-06-02T09:01:00Z"/>
          <w:b/>
        </w:rPr>
      </w:pPr>
    </w:p>
    <w:p w14:paraId="2D01B9F6" w14:textId="77777777" w:rsidR="00837265" w:rsidRDefault="00000000">
      <w:pPr>
        <w:widowControl/>
        <w:spacing w:after="59" w:line="240" w:lineRule="auto"/>
        <w:ind w:firstLine="360"/>
        <w:jc w:val="both"/>
      </w:pPr>
      <w:r>
        <w:rPr>
          <w:b/>
        </w:rPr>
        <w:t>B. Complaints</w:t>
      </w:r>
      <w:r>
        <w:t xml:space="preserve">: </w:t>
      </w:r>
    </w:p>
    <w:p w14:paraId="3647CF96" w14:textId="77777777" w:rsidR="00837265" w:rsidRDefault="00837265">
      <w:pPr>
        <w:widowControl/>
        <w:spacing w:after="0" w:line="240" w:lineRule="auto"/>
        <w:jc w:val="both"/>
      </w:pPr>
    </w:p>
    <w:p w14:paraId="7BF37053" w14:textId="77777777" w:rsidR="00837265" w:rsidRDefault="00000000">
      <w:pPr>
        <w:widowControl/>
        <w:spacing w:after="0" w:line="240" w:lineRule="auto"/>
        <w:ind w:left="360"/>
        <w:jc w:val="both"/>
      </w:pPr>
      <w:r>
        <w:t xml:space="preserve">1. Any employee with a harassment concern, should make a formal complaint to the Internal Complaints Committee constituted by the Management. The complaint should be in writing and can be in the form of a letter / email, preferably within 3 months from the date of the last alleged incident. </w:t>
      </w:r>
    </w:p>
    <w:p w14:paraId="45292141" w14:textId="77777777" w:rsidR="00837265" w:rsidRDefault="00837265">
      <w:pPr>
        <w:widowControl/>
        <w:spacing w:after="0" w:line="240" w:lineRule="auto"/>
        <w:jc w:val="both"/>
      </w:pPr>
    </w:p>
    <w:p w14:paraId="55ED9341" w14:textId="77777777" w:rsidR="00837265" w:rsidRDefault="00000000">
      <w:pPr>
        <w:widowControl/>
        <w:spacing w:after="0" w:line="240" w:lineRule="auto"/>
        <w:ind w:left="360"/>
        <w:jc w:val="both"/>
      </w:pPr>
      <w:r>
        <w:t xml:space="preserve">2. The ICC will proceed to determine whether the allegations (assuming them to be true only for the purpose of this determination) made in the complaint fall under the purview of Sexual Harassment, within 90 days from receipt of the complaint. In the event, the allegation does not fall under the purview of Sexual Harassment or the </w:t>
      </w:r>
    </w:p>
    <w:p w14:paraId="1636F9E2" w14:textId="77777777" w:rsidR="00837265" w:rsidRDefault="00000000">
      <w:pPr>
        <w:widowControl/>
        <w:spacing w:after="0" w:line="240" w:lineRule="auto"/>
        <w:ind w:left="360"/>
        <w:jc w:val="both"/>
      </w:pPr>
      <w:r>
        <w:lastRenderedPageBreak/>
        <w:t xml:space="preserve">allegation does not mean an offence of Sexual </w:t>
      </w:r>
      <w:proofErr w:type="gramStart"/>
      <w:r>
        <w:t>Harassment,</w:t>
      </w:r>
      <w:proofErr w:type="gramEnd"/>
      <w:r>
        <w:t xml:space="preserve"> ICC will record this finding with reasons and communicate the same to the complainant. </w:t>
      </w:r>
    </w:p>
    <w:p w14:paraId="561D21B3" w14:textId="77777777" w:rsidR="00837265" w:rsidRDefault="00837265">
      <w:pPr>
        <w:widowControl/>
        <w:spacing w:after="0" w:line="240" w:lineRule="auto"/>
        <w:jc w:val="both"/>
      </w:pPr>
    </w:p>
    <w:p w14:paraId="36A2BE9F" w14:textId="77777777" w:rsidR="00837265" w:rsidRDefault="00000000">
      <w:pPr>
        <w:widowControl/>
        <w:spacing w:after="0" w:line="240" w:lineRule="auto"/>
        <w:ind w:left="360"/>
        <w:jc w:val="both"/>
      </w:pPr>
      <w:r>
        <w:t xml:space="preserve">3. If the ICC determines that the allegations constitute an act of sexual harassment, they will proceed to investigate the allegation in a timely manner and shall submit a written report containing the findings and recommendations to the Management as soon as practically possible and in any case, not later than 90 days from the date of receipt of the complaint. </w:t>
      </w:r>
    </w:p>
    <w:p w14:paraId="1C77B780" w14:textId="77777777" w:rsidR="00837265" w:rsidRDefault="00837265">
      <w:pPr>
        <w:widowControl/>
        <w:spacing w:after="0" w:line="240" w:lineRule="auto"/>
        <w:jc w:val="both"/>
        <w:rPr>
          <w:b/>
        </w:rPr>
      </w:pPr>
    </w:p>
    <w:p w14:paraId="37C765E5" w14:textId="77777777" w:rsidR="00837265" w:rsidRDefault="00000000">
      <w:pPr>
        <w:widowControl/>
        <w:spacing w:after="0" w:line="240" w:lineRule="auto"/>
        <w:ind w:left="360"/>
        <w:jc w:val="both"/>
      </w:pPr>
      <w:r>
        <w:t xml:space="preserve">Corrective action may include any of the following: </w:t>
      </w:r>
    </w:p>
    <w:p w14:paraId="779CC519" w14:textId="77777777" w:rsidR="00837265" w:rsidRDefault="00000000">
      <w:pPr>
        <w:widowControl/>
        <w:spacing w:after="61" w:line="240" w:lineRule="auto"/>
        <w:ind w:left="360"/>
        <w:jc w:val="both"/>
      </w:pPr>
      <w:r>
        <w:t>a. Formal apology and/or written undertaking</w:t>
      </w:r>
    </w:p>
    <w:p w14:paraId="54425827" w14:textId="77777777" w:rsidR="00837265" w:rsidRDefault="00000000">
      <w:pPr>
        <w:widowControl/>
        <w:spacing w:after="61" w:line="240" w:lineRule="auto"/>
        <w:jc w:val="both"/>
      </w:pPr>
      <w:r>
        <w:t xml:space="preserve">       b. Counseling </w:t>
      </w:r>
    </w:p>
    <w:p w14:paraId="103CA49E" w14:textId="77777777" w:rsidR="00837265" w:rsidRDefault="00000000">
      <w:pPr>
        <w:widowControl/>
        <w:spacing w:after="61" w:line="240" w:lineRule="auto"/>
        <w:jc w:val="both"/>
      </w:pPr>
      <w:r>
        <w:t xml:space="preserve">       c. Written warning </w:t>
      </w:r>
    </w:p>
    <w:p w14:paraId="0183E9B7" w14:textId="77777777" w:rsidR="00837265" w:rsidRDefault="00000000">
      <w:pPr>
        <w:widowControl/>
        <w:spacing w:after="61" w:line="240" w:lineRule="auto"/>
        <w:jc w:val="both"/>
      </w:pPr>
      <w:r>
        <w:t xml:space="preserve">       d. Change of work assignment / transfer for either the perpetrator or the victim. </w:t>
      </w:r>
    </w:p>
    <w:p w14:paraId="3CA9BA51" w14:textId="77777777" w:rsidR="00837265" w:rsidRDefault="00000000">
      <w:pPr>
        <w:widowControl/>
        <w:spacing w:after="0" w:line="240" w:lineRule="auto"/>
        <w:jc w:val="both"/>
      </w:pPr>
      <w:r>
        <w:t xml:space="preserve">       e. Suspension or termination of services of the employee found guilty of the offense </w:t>
      </w:r>
    </w:p>
    <w:p w14:paraId="565D8F0A" w14:textId="77777777" w:rsidR="00837265" w:rsidRDefault="00837265">
      <w:pPr>
        <w:widowControl/>
        <w:spacing w:after="0" w:line="240" w:lineRule="auto"/>
        <w:jc w:val="both"/>
      </w:pPr>
    </w:p>
    <w:p w14:paraId="5E45613A" w14:textId="77777777" w:rsidR="00837265" w:rsidRDefault="00000000">
      <w:pPr>
        <w:widowControl/>
        <w:tabs>
          <w:tab w:val="left" w:pos="270"/>
        </w:tabs>
        <w:spacing w:after="0" w:line="240" w:lineRule="auto"/>
        <w:ind w:left="360"/>
        <w:jc w:val="both"/>
      </w:pPr>
      <w:r>
        <w:t>4. The Management will implement the recommendation shared as a part of a report prepared by the ICC within 60   days of receipt of such recommendations by the employer.</w:t>
      </w:r>
    </w:p>
    <w:p w14:paraId="26AFCBCF" w14:textId="77777777" w:rsidR="00837265" w:rsidRDefault="00837265">
      <w:pPr>
        <w:widowControl/>
        <w:tabs>
          <w:tab w:val="left" w:pos="270"/>
        </w:tabs>
        <w:spacing w:after="0" w:line="240" w:lineRule="auto"/>
        <w:ind w:left="360"/>
        <w:jc w:val="both"/>
      </w:pPr>
    </w:p>
    <w:p w14:paraId="412A8097" w14:textId="77777777" w:rsidR="00837265" w:rsidRDefault="00000000">
      <w:pPr>
        <w:widowControl/>
        <w:tabs>
          <w:tab w:val="left" w:pos="270"/>
        </w:tabs>
        <w:spacing w:after="0" w:line="240" w:lineRule="auto"/>
        <w:ind w:left="360"/>
        <w:jc w:val="both"/>
      </w:pPr>
      <w:r>
        <w:t>5. In case the complaint is found to be false, the Complainant shall, if deemed fit, be liable for appropriate disciplinary action by the Management.</w:t>
      </w:r>
    </w:p>
    <w:p w14:paraId="16940A22" w14:textId="77777777" w:rsidR="00837265" w:rsidRDefault="00837265">
      <w:pPr>
        <w:widowControl/>
        <w:tabs>
          <w:tab w:val="left" w:pos="270"/>
        </w:tabs>
        <w:spacing w:after="0" w:line="240" w:lineRule="auto"/>
        <w:ind w:left="360"/>
        <w:jc w:val="both"/>
      </w:pPr>
    </w:p>
    <w:p w14:paraId="485575B2" w14:textId="77777777" w:rsidR="00837265" w:rsidRDefault="00000000">
      <w:pPr>
        <w:widowControl/>
        <w:numPr>
          <w:ilvl w:val="0"/>
          <w:numId w:val="47"/>
        </w:numPr>
        <w:spacing w:after="0" w:line="240" w:lineRule="auto"/>
        <w:ind w:left="360"/>
        <w:jc w:val="both"/>
        <w:rPr>
          <w:b/>
        </w:rPr>
      </w:pPr>
      <w:r>
        <w:rPr>
          <w:b/>
        </w:rPr>
        <w:t xml:space="preserve">Access to Reports and Documents: </w:t>
      </w:r>
      <w:r>
        <w:t xml:space="preserve">All records of complaints, including contents of meetings, results of investigations and other relevant material will be kept confidential by the Company except where disclosure is required under disciplinary or other remedial processes. </w:t>
      </w:r>
    </w:p>
    <w:p w14:paraId="1191021D" w14:textId="77777777" w:rsidR="00837265" w:rsidRDefault="00837265">
      <w:pPr>
        <w:widowControl/>
        <w:spacing w:after="0" w:line="240" w:lineRule="auto"/>
        <w:ind w:left="720"/>
        <w:jc w:val="both"/>
      </w:pPr>
    </w:p>
    <w:p w14:paraId="030ABADA" w14:textId="77777777" w:rsidR="00837265" w:rsidRDefault="00000000">
      <w:pPr>
        <w:widowControl/>
        <w:numPr>
          <w:ilvl w:val="0"/>
          <w:numId w:val="47"/>
        </w:numPr>
        <w:spacing w:after="0" w:line="240" w:lineRule="auto"/>
        <w:ind w:left="360"/>
        <w:jc w:val="both"/>
        <w:rPr>
          <w:b/>
        </w:rPr>
      </w:pPr>
      <w:r>
        <w:rPr>
          <w:b/>
        </w:rPr>
        <w:t xml:space="preserve">Protection to Complainant / Victim: </w:t>
      </w:r>
      <w:r>
        <w:t xml:space="preserve">Riya Group is committed to ensuring that no employee who brings forward a harassment concern is subject to any form of reprisal. Any reprisal will be subject to disciplinary action. Riya Group will also ensure that victim or witnesses are not victimized or discriminated against while dealing with complaints of sexual harassment. </w:t>
      </w:r>
    </w:p>
    <w:p w14:paraId="4DAEE608" w14:textId="77777777" w:rsidR="00837265" w:rsidRDefault="00837265">
      <w:pPr>
        <w:widowControl/>
        <w:spacing w:after="0" w:line="240" w:lineRule="auto"/>
        <w:jc w:val="both"/>
      </w:pPr>
    </w:p>
    <w:p w14:paraId="49BB9A86" w14:textId="77777777" w:rsidR="00837265" w:rsidRDefault="00000000">
      <w:pPr>
        <w:widowControl/>
        <w:spacing w:after="0" w:line="240" w:lineRule="auto"/>
        <w:jc w:val="both"/>
      </w:pPr>
      <w:r>
        <w:t xml:space="preserve">       For more information, please refer to below Process flow chart:</w:t>
      </w:r>
    </w:p>
    <w:p w14:paraId="3D23DA73" w14:textId="77777777" w:rsidR="00837265" w:rsidRDefault="00000000">
      <w:pPr>
        <w:widowControl/>
        <w:spacing w:after="0" w:line="240" w:lineRule="auto"/>
        <w:ind w:left="2880" w:firstLine="720"/>
      </w:pPr>
      <w:r>
        <w:t xml:space="preserve">        </w:t>
      </w:r>
    </w:p>
    <w:p w14:paraId="23804A77" w14:textId="77777777" w:rsidR="00837265" w:rsidRDefault="00837265">
      <w:pPr>
        <w:widowControl/>
        <w:spacing w:after="0" w:line="240" w:lineRule="auto"/>
        <w:ind w:left="2880" w:firstLine="720"/>
      </w:pPr>
    </w:p>
    <w:p w14:paraId="0BB58529" w14:textId="5B505986" w:rsidR="00837265" w:rsidDel="00F028FA" w:rsidRDefault="00837265">
      <w:pPr>
        <w:widowControl/>
        <w:spacing w:after="0" w:line="240" w:lineRule="auto"/>
        <w:ind w:left="2880" w:firstLine="720"/>
        <w:rPr>
          <w:del w:id="1342" w:author="Kush Khalasi" w:date="2025-06-02T14:31:00Z" w16du:dateUtc="2025-06-02T09:01:00Z"/>
        </w:rPr>
      </w:pPr>
    </w:p>
    <w:p w14:paraId="4DC225C6" w14:textId="008A155D" w:rsidR="00837265" w:rsidDel="00F028FA" w:rsidRDefault="00837265">
      <w:pPr>
        <w:widowControl/>
        <w:spacing w:after="0" w:line="240" w:lineRule="auto"/>
        <w:ind w:left="2880" w:firstLine="720"/>
        <w:rPr>
          <w:del w:id="1343" w:author="Kush Khalasi" w:date="2025-06-02T14:31:00Z" w16du:dateUtc="2025-06-02T09:01:00Z"/>
        </w:rPr>
      </w:pPr>
    </w:p>
    <w:p w14:paraId="2C2FF965" w14:textId="4AE73CB3" w:rsidR="00837265" w:rsidDel="00F028FA" w:rsidRDefault="00837265">
      <w:pPr>
        <w:widowControl/>
        <w:spacing w:after="0" w:line="240" w:lineRule="auto"/>
        <w:ind w:left="2880" w:firstLine="720"/>
        <w:rPr>
          <w:del w:id="1344" w:author="Kush Khalasi" w:date="2025-06-02T14:31:00Z" w16du:dateUtc="2025-06-02T09:01:00Z"/>
        </w:rPr>
      </w:pPr>
    </w:p>
    <w:p w14:paraId="477F50B6" w14:textId="3DDC5E74" w:rsidR="00837265" w:rsidDel="00F028FA" w:rsidRDefault="00837265">
      <w:pPr>
        <w:widowControl/>
        <w:spacing w:after="0" w:line="240" w:lineRule="auto"/>
        <w:ind w:left="2880" w:firstLine="720"/>
        <w:rPr>
          <w:del w:id="1345" w:author="Kush Khalasi" w:date="2025-06-02T14:31:00Z" w16du:dateUtc="2025-06-02T09:01:00Z"/>
        </w:rPr>
      </w:pPr>
    </w:p>
    <w:p w14:paraId="7A4838B8" w14:textId="3EEA3092" w:rsidR="00837265" w:rsidDel="00F028FA" w:rsidRDefault="00837265">
      <w:pPr>
        <w:widowControl/>
        <w:spacing w:after="0" w:line="240" w:lineRule="auto"/>
        <w:ind w:left="2880" w:firstLine="720"/>
        <w:rPr>
          <w:del w:id="1346" w:author="Kush Khalasi" w:date="2025-06-02T14:31:00Z" w16du:dateUtc="2025-06-02T09:01:00Z"/>
        </w:rPr>
      </w:pPr>
    </w:p>
    <w:p w14:paraId="3FB4EC8C" w14:textId="74097B61" w:rsidR="00837265" w:rsidDel="00F028FA" w:rsidRDefault="00837265">
      <w:pPr>
        <w:widowControl/>
        <w:spacing w:after="0" w:line="240" w:lineRule="auto"/>
        <w:ind w:left="2880" w:firstLine="720"/>
        <w:rPr>
          <w:del w:id="1347" w:author="Kush Khalasi" w:date="2025-06-02T14:31:00Z" w16du:dateUtc="2025-06-02T09:01:00Z"/>
        </w:rPr>
      </w:pPr>
    </w:p>
    <w:p w14:paraId="1AE37A86" w14:textId="691D15AC" w:rsidR="00837265" w:rsidDel="00F028FA" w:rsidRDefault="00837265">
      <w:pPr>
        <w:widowControl/>
        <w:spacing w:after="0" w:line="240" w:lineRule="auto"/>
        <w:ind w:left="2880" w:firstLine="720"/>
        <w:rPr>
          <w:del w:id="1348" w:author="Kush Khalasi" w:date="2025-06-02T14:31:00Z" w16du:dateUtc="2025-06-02T09:01:00Z"/>
        </w:rPr>
      </w:pPr>
    </w:p>
    <w:p w14:paraId="23E01AFB" w14:textId="57D2AAD9" w:rsidR="00837265" w:rsidDel="00F028FA" w:rsidRDefault="00837265">
      <w:pPr>
        <w:widowControl/>
        <w:spacing w:after="0" w:line="240" w:lineRule="auto"/>
        <w:ind w:left="2880" w:firstLine="720"/>
        <w:rPr>
          <w:del w:id="1349" w:author="Kush Khalasi" w:date="2025-06-02T14:31:00Z" w16du:dateUtc="2025-06-02T09:01:00Z"/>
        </w:rPr>
      </w:pPr>
    </w:p>
    <w:p w14:paraId="6777E0C7" w14:textId="195A866A" w:rsidR="00837265" w:rsidDel="00F028FA" w:rsidRDefault="00837265">
      <w:pPr>
        <w:widowControl/>
        <w:spacing w:after="0" w:line="240" w:lineRule="auto"/>
        <w:ind w:left="2880" w:firstLine="720"/>
        <w:rPr>
          <w:del w:id="1350" w:author="Kush Khalasi" w:date="2025-06-02T14:31:00Z" w16du:dateUtc="2025-06-02T09:01:00Z"/>
        </w:rPr>
      </w:pPr>
    </w:p>
    <w:p w14:paraId="7CF72B13" w14:textId="30350ED4" w:rsidR="00837265" w:rsidDel="00F028FA" w:rsidRDefault="00837265">
      <w:pPr>
        <w:widowControl/>
        <w:spacing w:after="0" w:line="240" w:lineRule="auto"/>
        <w:ind w:left="2880" w:firstLine="720"/>
        <w:rPr>
          <w:del w:id="1351" w:author="Kush Khalasi" w:date="2025-06-02T14:31:00Z" w16du:dateUtc="2025-06-02T09:01:00Z"/>
        </w:rPr>
      </w:pPr>
    </w:p>
    <w:p w14:paraId="313C709D" w14:textId="7D2C938E" w:rsidR="00837265" w:rsidDel="00F028FA" w:rsidRDefault="00837265">
      <w:pPr>
        <w:widowControl/>
        <w:spacing w:after="0" w:line="240" w:lineRule="auto"/>
        <w:ind w:left="2880" w:firstLine="720"/>
        <w:rPr>
          <w:del w:id="1352" w:author="Kush Khalasi" w:date="2025-06-02T14:31:00Z" w16du:dateUtc="2025-06-02T09:01:00Z"/>
        </w:rPr>
      </w:pPr>
    </w:p>
    <w:p w14:paraId="76B9027C" w14:textId="07EA7DDD" w:rsidR="00837265" w:rsidDel="00F028FA" w:rsidRDefault="00837265">
      <w:pPr>
        <w:widowControl/>
        <w:spacing w:after="0" w:line="240" w:lineRule="auto"/>
        <w:rPr>
          <w:del w:id="1353" w:author="Kush Khalasi" w:date="2025-06-02T14:31:00Z" w16du:dateUtc="2025-06-02T09:01:00Z"/>
        </w:rPr>
      </w:pPr>
    </w:p>
    <w:p w14:paraId="32A14BE1" w14:textId="77777777" w:rsidR="00837265" w:rsidRDefault="00000000">
      <w:pPr>
        <w:widowControl/>
        <w:spacing w:after="0" w:line="240" w:lineRule="auto"/>
        <w:ind w:left="2880" w:firstLine="720"/>
      </w:pPr>
      <w:r>
        <w:t xml:space="preserve">     </w:t>
      </w:r>
      <w:r>
        <w:rPr>
          <w:b/>
          <w:sz w:val="24"/>
          <w:szCs w:val="24"/>
          <w:u w:val="single"/>
        </w:rPr>
        <w:t>PROCESS FLOW</w:t>
      </w:r>
    </w:p>
    <w:p w14:paraId="70E8C1E4" w14:textId="77777777" w:rsidR="00837265" w:rsidRDefault="00837265">
      <w:pPr>
        <w:widowControl/>
        <w:spacing w:after="0" w:line="240" w:lineRule="auto"/>
        <w:jc w:val="both"/>
      </w:pPr>
    </w:p>
    <w:p w14:paraId="2C6328C9" w14:textId="77777777" w:rsidR="00837265" w:rsidRDefault="00000000">
      <w:pPr>
        <w:widowControl/>
        <w:spacing w:after="0" w:line="240" w:lineRule="auto"/>
        <w:jc w:val="both"/>
      </w:pPr>
      <w:r>
        <w:t xml:space="preserve"> </w:t>
      </w:r>
      <w:r>
        <w:rPr>
          <w:noProof/>
        </w:rPr>
        <mc:AlternateContent>
          <mc:Choice Requires="wps">
            <w:drawing>
              <wp:anchor distT="0" distB="0" distL="114300" distR="114300" simplePos="0" relativeHeight="251661312" behindDoc="0" locked="0" layoutInCell="1" hidden="0" allowOverlap="1" wp14:anchorId="4AC9A699" wp14:editId="350913EC">
                <wp:simplePos x="0" y="0"/>
                <wp:positionH relativeFrom="column">
                  <wp:posOffset>1879600</wp:posOffset>
                </wp:positionH>
                <wp:positionV relativeFrom="paragraph">
                  <wp:posOffset>0</wp:posOffset>
                </wp:positionV>
                <wp:extent cx="2105025" cy="342900"/>
                <wp:effectExtent l="0" t="0" r="0" b="0"/>
                <wp:wrapNone/>
                <wp:docPr id="13" name="Rectangle: Rounded Corners 13"/>
                <wp:cNvGraphicFramePr/>
                <a:graphic xmlns:a="http://schemas.openxmlformats.org/drawingml/2006/main">
                  <a:graphicData uri="http://schemas.microsoft.com/office/word/2010/wordprocessingShape">
                    <wps:wsp>
                      <wps:cNvSpPr/>
                      <wps:spPr>
                        <a:xfrm>
                          <a:off x="4303013" y="3618075"/>
                          <a:ext cx="2085975" cy="323850"/>
                        </a:xfrm>
                        <a:prstGeom prst="roundRect">
                          <a:avLst>
                            <a:gd name="adj" fmla="val 16667"/>
                          </a:avLst>
                        </a:prstGeom>
                        <a:solidFill>
                          <a:srgbClr val="FFFFFF"/>
                        </a:solidFill>
                        <a:ln w="19050" cap="flat" cmpd="sng">
                          <a:solidFill>
                            <a:srgbClr val="000000"/>
                          </a:solidFill>
                          <a:prstDash val="solid"/>
                          <a:round/>
                          <a:headEnd type="none" w="sm" len="sm"/>
                          <a:tailEnd type="none" w="sm" len="sm"/>
                        </a:ln>
                      </wps:spPr>
                      <wps:txbx>
                        <w:txbxContent>
                          <w:p w14:paraId="13EE33E4" w14:textId="77777777" w:rsidR="00837265" w:rsidRDefault="00000000">
                            <w:pPr>
                              <w:spacing w:line="275" w:lineRule="auto"/>
                              <w:jc w:val="center"/>
                              <w:textDirection w:val="btLr"/>
                            </w:pPr>
                            <w:r>
                              <w:rPr>
                                <w:color w:val="000000"/>
                              </w:rPr>
                              <w:t>Victim raises concern</w:t>
                            </w:r>
                          </w:p>
                        </w:txbxContent>
                      </wps:txbx>
                      <wps:bodyPr spcFirstLastPara="1" wrap="square" lIns="88900" tIns="38100" rIns="88900" bIns="38100" anchor="t" anchorCtr="0">
                        <a:noAutofit/>
                      </wps:bodyPr>
                    </wps:wsp>
                  </a:graphicData>
                </a:graphic>
              </wp:anchor>
            </w:drawing>
          </mc:Choice>
          <mc:Fallback>
            <w:pict>
              <v:roundrect w14:anchorId="4AC9A699" id="Rectangle: Rounded Corners 13" o:spid="_x0000_s1026" style="position:absolute;left:0;text-align:left;margin-left:148pt;margin-top:0;width:165.75pt;height:27pt;z-index:251661312;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" strokeweight="1.5pt">
                <v:stroke startarrowwidth="narrow" startarrowlength="short" endarrowwidth="narrow" endarrowlength="short"/>
                <v:textbox inset="7pt,3pt,7pt,3pt">
                  <w:txbxContent>
                    <w:p w14:paraId="13EE33E4" w14:textId="77777777" w:rsidR="00837265" w:rsidRDefault="00000000">
                      <w:pPr>
                        <w:spacing w:line="275" w:lineRule="auto"/>
                        <w:jc w:val="center"/>
                        <w:textDirection w:val="btLr"/>
                      </w:pPr>
                      <w:r>
                        <w:rPr>
                          <w:color w:val="000000"/>
                        </w:rPr>
                        <w:t>Victim raises concern</w:t>
                      </w:r>
                    </w:p>
                  </w:txbxContent>
                </v:textbox>
              </v:roundrect>
            </w:pict>
          </mc:Fallback>
        </mc:AlternateContent>
      </w:r>
    </w:p>
    <w:p w14:paraId="732082A7" w14:textId="77777777" w:rsidR="00837265" w:rsidRDefault="00000000">
      <w:pPr>
        <w:widowControl/>
        <w:spacing w:after="0" w:line="240" w:lineRule="auto"/>
        <w:jc w:val="both"/>
      </w:pPr>
      <w:r>
        <w:t xml:space="preserve"> </w:t>
      </w:r>
      <w:r>
        <w:rPr>
          <w:noProof/>
        </w:rPr>
        <mc:AlternateContent>
          <mc:Choice Requires="wpg">
            <w:drawing>
              <wp:anchor distT="0" distB="0" distL="114300" distR="114300" simplePos="0" relativeHeight="251662336" behindDoc="0" locked="0" layoutInCell="1" hidden="0" allowOverlap="1" wp14:anchorId="384E247E" wp14:editId="28DAD4DC">
                <wp:simplePos x="0" y="0"/>
                <wp:positionH relativeFrom="column">
                  <wp:posOffset>2921000</wp:posOffset>
                </wp:positionH>
                <wp:positionV relativeFrom="paragraph">
                  <wp:posOffset>101600</wp:posOffset>
                </wp:positionV>
                <wp:extent cx="83819" cy="466725"/>
                <wp:effectExtent l="0" t="0" r="0" b="0"/>
                <wp:wrapNone/>
                <wp:docPr id="7" name="Freeform: Shape 7"/>
                <wp:cNvGraphicFramePr/>
                <a:graphic xmlns:a="http://schemas.openxmlformats.org/drawingml/2006/main">
                  <a:graphicData uri="http://schemas.microsoft.com/office/word/2010/wordprocessingShape">
                    <wps:wsp>
                      <wps:cNvSpPr/>
                      <wps:spPr>
                        <a:xfrm>
                          <a:off x="5323141" y="3565688"/>
                          <a:ext cx="45719" cy="428625"/>
                        </a:xfrm>
                        <a:custGeom>
                          <a:avLst/>
                          <a:gdLst/>
                          <a:ahLst/>
                          <a:cxnLst/>
                          <a:rect l="l" t="t" r="r" b="b"/>
                          <a:pathLst>
                            <a:path w="1" h="438150" extrusionOk="0">
                              <a:moveTo>
                                <a:pt x="0" y="0"/>
                              </a:moveTo>
                              <a:lnTo>
                                <a:pt x="0" y="438150"/>
                              </a:lnTo>
                            </a:path>
                          </a:pathLst>
                        </a:custGeom>
                        <a:solidFill>
                          <a:srgbClr val="FFFFFF"/>
                        </a:solidFill>
                        <a:ln w="38100" cap="flat" cmpd="sng">
                          <a:solidFill>
                            <a:srgbClr val="000000"/>
                          </a:solidFill>
                          <a:prstDash val="solid"/>
                          <a:round/>
                          <a:headEnd type="none" w="sm" len="sm"/>
                          <a:tailEnd type="triangle" w="med" len="med"/>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2921000</wp:posOffset>
                </wp:positionH>
                <wp:positionV relativeFrom="paragraph">
                  <wp:posOffset>101600</wp:posOffset>
                </wp:positionV>
                <wp:extent cx="83819" cy="466725"/>
                <wp:effectExtent b="0" l="0" r="0" t="0"/>
                <wp:wrapNone/>
                <wp:docPr id="7" name="image13.png"/>
                <a:graphic>
                  <a:graphicData uri="http://schemas.openxmlformats.org/drawingml/2006/picture">
                    <pic:pic>
                      <pic:nvPicPr>
                        <pic:cNvPr id="0" name="image13.png"/>
                        <pic:cNvPicPr preferRelativeResize="0"/>
                      </pic:nvPicPr>
                      <pic:blipFill>
                        <a:blip r:embed="rId11"/>
                        <a:srcRect/>
                        <a:stretch>
                          <a:fillRect/>
                        </a:stretch>
                      </pic:blipFill>
                      <pic:spPr>
                        <a:xfrm>
                          <a:off x="0" y="0"/>
                          <a:ext cx="83819" cy="466725"/>
                        </a:xfrm>
                        <a:prstGeom prst="rect"/>
                        <a:ln/>
                      </pic:spPr>
                    </pic:pic>
                  </a:graphicData>
                </a:graphic>
              </wp:anchor>
            </w:drawing>
          </mc:Fallback>
        </mc:AlternateContent>
      </w:r>
    </w:p>
    <w:p w14:paraId="4141467D" w14:textId="77777777" w:rsidR="00837265" w:rsidRDefault="00000000">
      <w:pPr>
        <w:widowControl/>
        <w:spacing w:after="0" w:line="240" w:lineRule="auto"/>
        <w:jc w:val="both"/>
      </w:pPr>
      <w:r>
        <w:t xml:space="preserve">  </w:t>
      </w:r>
    </w:p>
    <w:p w14:paraId="003A1323" w14:textId="77777777" w:rsidR="00837265" w:rsidRDefault="00837265">
      <w:pPr>
        <w:widowControl/>
        <w:spacing w:after="0" w:line="240" w:lineRule="auto"/>
        <w:jc w:val="both"/>
      </w:pPr>
    </w:p>
    <w:p w14:paraId="4EFCE481" w14:textId="77777777" w:rsidR="00837265" w:rsidRDefault="00000000">
      <w:pPr>
        <w:widowControl/>
        <w:spacing w:after="0" w:line="240" w:lineRule="auto"/>
        <w:jc w:val="both"/>
      </w:pPr>
      <w:r>
        <w:t xml:space="preserve"> </w:t>
      </w:r>
      <w:r>
        <w:rPr>
          <w:noProof/>
        </w:rPr>
        <mc:AlternateContent>
          <mc:Choice Requires="wps">
            <w:drawing>
              <wp:anchor distT="0" distB="0" distL="114300" distR="114300" simplePos="0" relativeHeight="251663360" behindDoc="0" locked="0" layoutInCell="1" hidden="0" allowOverlap="1" wp14:anchorId="6E24C2A7" wp14:editId="134C6C7E">
                <wp:simplePos x="0" y="0"/>
                <wp:positionH relativeFrom="column">
                  <wp:posOffset>1879600</wp:posOffset>
                </wp:positionH>
                <wp:positionV relativeFrom="paragraph">
                  <wp:posOffset>0</wp:posOffset>
                </wp:positionV>
                <wp:extent cx="2200275" cy="438150"/>
                <wp:effectExtent l="0" t="0" r="0" b="0"/>
                <wp:wrapNone/>
                <wp:docPr id="12" name="Rectangle: Rounded Corners 12"/>
                <wp:cNvGraphicFramePr/>
                <a:graphic xmlns:a="http://schemas.openxmlformats.org/drawingml/2006/main">
                  <a:graphicData uri="http://schemas.microsoft.com/office/word/2010/wordprocessingShape">
                    <wps:wsp>
                      <wps:cNvSpPr/>
                      <wps:spPr>
                        <a:xfrm>
                          <a:off x="4255388" y="3570450"/>
                          <a:ext cx="2181225" cy="419100"/>
                        </a:xfrm>
                        <a:prstGeom prst="roundRect">
                          <a:avLst>
                            <a:gd name="adj" fmla="val 16667"/>
                          </a:avLst>
                        </a:prstGeom>
                        <a:solidFill>
                          <a:srgbClr val="FFFFFF"/>
                        </a:solidFill>
                        <a:ln w="19050" cap="flat" cmpd="sng">
                          <a:solidFill>
                            <a:srgbClr val="000000"/>
                          </a:solidFill>
                          <a:prstDash val="solid"/>
                          <a:round/>
                          <a:headEnd type="none" w="sm" len="sm"/>
                          <a:tailEnd type="none" w="sm" len="sm"/>
                        </a:ln>
                      </wps:spPr>
                      <wps:txbx>
                        <w:txbxContent>
                          <w:p w14:paraId="007ADF19" w14:textId="77777777" w:rsidR="00837265" w:rsidRDefault="00000000">
                            <w:pPr>
                              <w:spacing w:after="0" w:line="240" w:lineRule="auto"/>
                              <w:jc w:val="center"/>
                              <w:textDirection w:val="btLr"/>
                            </w:pPr>
                            <w:r>
                              <w:rPr>
                                <w:color w:val="000000"/>
                              </w:rPr>
                              <w:t>Internal Complaints Committee</w:t>
                            </w:r>
                          </w:p>
                        </w:txbxContent>
                      </wps:txbx>
                      <wps:bodyPr spcFirstLastPara="1" wrap="square" lIns="88900" tIns="38100" rIns="88900" bIns="38100" anchor="t" anchorCtr="0">
                        <a:noAutofit/>
                      </wps:bodyPr>
                    </wps:wsp>
                  </a:graphicData>
                </a:graphic>
              </wp:anchor>
            </w:drawing>
          </mc:Choice>
          <mc:Fallback>
            <w:pict>
              <v:roundrect w14:anchorId="6E24C2A7" id="Rectangle: Rounded Corners 12" o:spid="_x0000_s1027" style="position:absolute;left:0;text-align:left;margin-left:148pt;margin-top:0;width:173.25pt;height:34.5pt;z-index:251663360;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" strokeweight="1.5pt">
                <v:stroke startarrowwidth="narrow" startarrowlength="short" endarrowwidth="narrow" endarrowlength="short"/>
                <v:textbox inset="7pt,3pt,7pt,3pt">
                  <w:txbxContent>
                    <w:p w14:paraId="007ADF19" w14:textId="77777777" w:rsidR="00837265" w:rsidRDefault="00000000">
                      <w:pPr>
                        <w:spacing w:after="0" w:line="240" w:lineRule="auto"/>
                        <w:jc w:val="center"/>
                        <w:textDirection w:val="btLr"/>
                      </w:pPr>
                      <w:r>
                        <w:rPr>
                          <w:color w:val="000000"/>
                        </w:rPr>
                        <w:t>Internal Complaints Committee</w:t>
                      </w:r>
                    </w:p>
                  </w:txbxContent>
                </v:textbox>
              </v:roundrect>
            </w:pict>
          </mc:Fallback>
        </mc:AlternateContent>
      </w:r>
    </w:p>
    <w:p w14:paraId="56D70AF2" w14:textId="77777777" w:rsidR="00837265" w:rsidRDefault="00000000">
      <w:pPr>
        <w:widowControl/>
        <w:spacing w:after="0" w:line="240" w:lineRule="auto"/>
        <w:jc w:val="both"/>
      </w:pPr>
      <w:r>
        <w:t xml:space="preserve"> </w:t>
      </w:r>
    </w:p>
    <w:p w14:paraId="12CBC53A" w14:textId="77777777" w:rsidR="00837265" w:rsidRDefault="00000000">
      <w:pPr>
        <w:widowControl/>
        <w:spacing w:after="0" w:line="240" w:lineRule="auto"/>
        <w:jc w:val="both"/>
      </w:pPr>
      <w:r>
        <w:t xml:space="preserve"> </w:t>
      </w:r>
      <w:r>
        <w:rPr>
          <w:noProof/>
        </w:rPr>
        <mc:AlternateContent>
          <mc:Choice Requires="wpg">
            <w:drawing>
              <wp:anchor distT="0" distB="0" distL="114300" distR="114300" simplePos="0" relativeHeight="251664384" behindDoc="0" locked="0" layoutInCell="1" hidden="0" allowOverlap="1" wp14:anchorId="75EADFEF" wp14:editId="4E9DBC93">
                <wp:simplePos x="0" y="0"/>
                <wp:positionH relativeFrom="column">
                  <wp:posOffset>2921000</wp:posOffset>
                </wp:positionH>
                <wp:positionV relativeFrom="paragraph">
                  <wp:posOffset>76200</wp:posOffset>
                </wp:positionV>
                <wp:extent cx="83819" cy="466725"/>
                <wp:effectExtent l="0" t="0" r="0" b="0"/>
                <wp:wrapNone/>
                <wp:docPr id="11" name="Freeform: Shape 11"/>
                <wp:cNvGraphicFramePr/>
                <a:graphic xmlns:a="http://schemas.openxmlformats.org/drawingml/2006/main">
                  <a:graphicData uri="http://schemas.microsoft.com/office/word/2010/wordprocessingShape">
                    <wps:wsp>
                      <wps:cNvSpPr/>
                      <wps:spPr>
                        <a:xfrm>
                          <a:off x="5323141" y="3565688"/>
                          <a:ext cx="45719" cy="428625"/>
                        </a:xfrm>
                        <a:custGeom>
                          <a:avLst/>
                          <a:gdLst/>
                          <a:ahLst/>
                          <a:cxnLst/>
                          <a:rect l="l" t="t" r="r" b="b"/>
                          <a:pathLst>
                            <a:path w="1" h="438150" extrusionOk="0">
                              <a:moveTo>
                                <a:pt x="0" y="0"/>
                              </a:moveTo>
                              <a:lnTo>
                                <a:pt x="0" y="438150"/>
                              </a:lnTo>
                            </a:path>
                          </a:pathLst>
                        </a:custGeom>
                        <a:solidFill>
                          <a:srgbClr val="FFFFFF"/>
                        </a:solidFill>
                        <a:ln w="38100" cap="flat" cmpd="sng">
                          <a:solidFill>
                            <a:srgbClr val="000000"/>
                          </a:solidFill>
                          <a:prstDash val="solid"/>
                          <a:round/>
                          <a:headEnd type="none" w="sm" len="sm"/>
                          <a:tailEnd type="triangle" w="med" len="med"/>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2921000</wp:posOffset>
                </wp:positionH>
                <wp:positionV relativeFrom="paragraph">
                  <wp:posOffset>76200</wp:posOffset>
                </wp:positionV>
                <wp:extent cx="83819" cy="466725"/>
                <wp:effectExtent b="0" l="0" r="0" t="0"/>
                <wp:wrapNone/>
                <wp:docPr id="11" name="image17.png"/>
                <a:graphic>
                  <a:graphicData uri="http://schemas.openxmlformats.org/drawingml/2006/picture">
                    <pic:pic>
                      <pic:nvPicPr>
                        <pic:cNvPr id="0" name="image17.png"/>
                        <pic:cNvPicPr preferRelativeResize="0"/>
                      </pic:nvPicPr>
                      <pic:blipFill>
                        <a:blip r:embed="rId11"/>
                        <a:srcRect/>
                        <a:stretch>
                          <a:fillRect/>
                        </a:stretch>
                      </pic:blipFill>
                      <pic:spPr>
                        <a:xfrm>
                          <a:off x="0" y="0"/>
                          <a:ext cx="83819" cy="466725"/>
                        </a:xfrm>
                        <a:prstGeom prst="rect"/>
                        <a:ln/>
                      </pic:spPr>
                    </pic:pic>
                  </a:graphicData>
                </a:graphic>
              </wp:anchor>
            </w:drawing>
          </mc:Fallback>
        </mc:AlternateContent>
      </w:r>
    </w:p>
    <w:p w14:paraId="2E59F759" w14:textId="77777777" w:rsidR="00837265" w:rsidRDefault="00000000">
      <w:pPr>
        <w:widowControl/>
        <w:tabs>
          <w:tab w:val="left" w:pos="4545"/>
        </w:tabs>
        <w:spacing w:after="0" w:line="240" w:lineRule="auto"/>
        <w:jc w:val="both"/>
      </w:pPr>
      <w:r>
        <w:t xml:space="preserve"> </w:t>
      </w:r>
      <w:r>
        <w:tab/>
      </w:r>
      <w:r>
        <w:rPr>
          <w:noProof/>
        </w:rPr>
        <mc:AlternateContent>
          <mc:Choice Requires="wps">
            <w:drawing>
              <wp:anchor distT="0" distB="0" distL="114300" distR="114300" simplePos="0" relativeHeight="251665408" behindDoc="0" locked="0" layoutInCell="1" hidden="0" allowOverlap="1" wp14:anchorId="14582AD9" wp14:editId="15707956">
                <wp:simplePos x="0" y="0"/>
                <wp:positionH relativeFrom="column">
                  <wp:posOffset>4533900</wp:posOffset>
                </wp:positionH>
                <wp:positionV relativeFrom="paragraph">
                  <wp:posOffset>0</wp:posOffset>
                </wp:positionV>
                <wp:extent cx="1524000" cy="342900"/>
                <wp:effectExtent l="0" t="0" r="0" b="0"/>
                <wp:wrapNone/>
                <wp:docPr id="2" name="Rectangle: Rounded Corners 2"/>
                <wp:cNvGraphicFramePr/>
                <a:graphic xmlns:a="http://schemas.openxmlformats.org/drawingml/2006/main">
                  <a:graphicData uri="http://schemas.microsoft.com/office/word/2010/wordprocessingShape">
                    <wps:wsp>
                      <wps:cNvSpPr/>
                      <wps:spPr>
                        <a:xfrm>
                          <a:off x="4593525" y="3618075"/>
                          <a:ext cx="1504950" cy="323850"/>
                        </a:xfrm>
                        <a:prstGeom prst="roundRect">
                          <a:avLst>
                            <a:gd name="adj" fmla="val 16667"/>
                          </a:avLst>
                        </a:prstGeom>
                        <a:solidFill>
                          <a:srgbClr val="FFFFFF"/>
                        </a:solidFill>
                        <a:ln w="19050" cap="flat" cmpd="sng">
                          <a:solidFill>
                            <a:srgbClr val="000000"/>
                          </a:solidFill>
                          <a:prstDash val="solid"/>
                          <a:round/>
                          <a:headEnd type="none" w="sm" len="sm"/>
                          <a:tailEnd type="none" w="sm" len="sm"/>
                        </a:ln>
                      </wps:spPr>
                      <wps:txbx>
                        <w:txbxContent>
                          <w:p w14:paraId="55F3655A" w14:textId="77777777" w:rsidR="00837265" w:rsidRDefault="00000000">
                            <w:pPr>
                              <w:spacing w:line="275" w:lineRule="auto"/>
                              <w:jc w:val="center"/>
                              <w:textDirection w:val="btLr"/>
                            </w:pPr>
                            <w:r>
                              <w:rPr>
                                <w:color w:val="000000"/>
                              </w:rPr>
                              <w:t>Conciliation</w:t>
                            </w:r>
                          </w:p>
                        </w:txbxContent>
                      </wps:txbx>
                      <wps:bodyPr spcFirstLastPara="1" wrap="square" lIns="88900" tIns="38100" rIns="88900" bIns="38100" anchor="t" anchorCtr="0">
                        <a:noAutofit/>
                      </wps:bodyPr>
                    </wps:wsp>
                  </a:graphicData>
                </a:graphic>
              </wp:anchor>
            </w:drawing>
          </mc:Choice>
          <mc:Fallback>
            <w:pict>
              <v:roundrect w14:anchorId="14582AD9" id="Rectangle: Rounded Corners 2" o:spid="_x0000_s1028" style="position:absolute;left:0;text-align:left;margin-left:357pt;margin-top:0;width:120pt;height:27pt;z-index:251665408;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" strokeweight="1.5pt">
                <v:stroke startarrowwidth="narrow" startarrowlength="short" endarrowwidth="narrow" endarrowlength="short"/>
                <v:textbox inset="7pt,3pt,7pt,3pt">
                  <w:txbxContent>
                    <w:p w14:paraId="55F3655A" w14:textId="77777777" w:rsidR="00837265" w:rsidRDefault="00000000">
                      <w:pPr>
                        <w:spacing w:line="275" w:lineRule="auto"/>
                        <w:jc w:val="center"/>
                        <w:textDirection w:val="btLr"/>
                      </w:pPr>
                      <w:r>
                        <w:rPr>
                          <w:color w:val="000000"/>
                        </w:rPr>
                        <w:t>Conciliation</w:t>
                      </w:r>
                    </w:p>
                  </w:txbxContent>
                </v:textbox>
              </v:roundrect>
            </w:pict>
          </mc:Fallback>
        </mc:AlternateContent>
      </w:r>
      <w:r>
        <w:rPr>
          <w:noProof/>
        </w:rPr>
        <mc:AlternateContent>
          <mc:Choice Requires="wpg">
            <w:drawing>
              <wp:anchor distT="0" distB="0" distL="114300" distR="114300" simplePos="0" relativeHeight="251666432" behindDoc="0" locked="0" layoutInCell="1" hidden="0" allowOverlap="1" wp14:anchorId="16EB9C0E" wp14:editId="67CE8752">
                <wp:simplePos x="0" y="0"/>
                <wp:positionH relativeFrom="column">
                  <wp:posOffset>3441700</wp:posOffset>
                </wp:positionH>
                <wp:positionV relativeFrom="paragraph">
                  <wp:posOffset>38100</wp:posOffset>
                </wp:positionV>
                <wp:extent cx="942975" cy="83819"/>
                <wp:effectExtent l="0" t="0" r="0" b="0"/>
                <wp:wrapNone/>
                <wp:docPr id="9" name="Freeform: Shape 9"/>
                <wp:cNvGraphicFramePr/>
                <a:graphic xmlns:a="http://schemas.openxmlformats.org/drawingml/2006/main">
                  <a:graphicData uri="http://schemas.microsoft.com/office/word/2010/wordprocessingShape">
                    <wps:wsp>
                      <wps:cNvSpPr/>
                      <wps:spPr>
                        <a:xfrm>
                          <a:off x="4893563" y="3757141"/>
                          <a:ext cx="904875" cy="45719"/>
                        </a:xfrm>
                        <a:custGeom>
                          <a:avLst/>
                          <a:gdLst/>
                          <a:ahLst/>
                          <a:cxnLst/>
                          <a:rect l="l" t="t" r="r" b="b"/>
                          <a:pathLst>
                            <a:path w="1009650" h="635" extrusionOk="0">
                              <a:moveTo>
                                <a:pt x="0" y="0"/>
                              </a:moveTo>
                              <a:lnTo>
                                <a:pt x="1009650" y="635"/>
                              </a:lnTo>
                            </a:path>
                          </a:pathLst>
                        </a:custGeom>
                        <a:solidFill>
                          <a:srgbClr val="FFFFFF"/>
                        </a:solidFill>
                        <a:ln w="38100" cap="flat" cmpd="sng">
                          <a:solidFill>
                            <a:srgbClr val="000000"/>
                          </a:solidFill>
                          <a:prstDash val="solid"/>
                          <a:round/>
                          <a:headEnd type="none" w="sm" len="sm"/>
                          <a:tailEnd type="triangle" w="med" len="med"/>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3441700</wp:posOffset>
                </wp:positionH>
                <wp:positionV relativeFrom="paragraph">
                  <wp:posOffset>38100</wp:posOffset>
                </wp:positionV>
                <wp:extent cx="942975" cy="83819"/>
                <wp:effectExtent b="0" l="0" r="0" t="0"/>
                <wp:wrapNone/>
                <wp:docPr id="9" name="image15.png"/>
                <a:graphic>
                  <a:graphicData uri="http://schemas.openxmlformats.org/drawingml/2006/picture">
                    <pic:pic>
                      <pic:nvPicPr>
                        <pic:cNvPr id="0" name="image15.png"/>
                        <pic:cNvPicPr preferRelativeResize="0"/>
                      </pic:nvPicPr>
                      <pic:blipFill>
                        <a:blip r:embed="rId11"/>
                        <a:srcRect/>
                        <a:stretch>
                          <a:fillRect/>
                        </a:stretch>
                      </pic:blipFill>
                      <pic:spPr>
                        <a:xfrm>
                          <a:off x="0" y="0"/>
                          <a:ext cx="942975" cy="83819"/>
                        </a:xfrm>
                        <a:prstGeom prst="rect"/>
                        <a:ln/>
                      </pic:spPr>
                    </pic:pic>
                  </a:graphicData>
                </a:graphic>
              </wp:anchor>
            </w:drawing>
          </mc:Fallback>
        </mc:AlternateContent>
      </w:r>
    </w:p>
    <w:p w14:paraId="4C72CA6D" w14:textId="77777777" w:rsidR="00837265" w:rsidRDefault="00000000">
      <w:pPr>
        <w:widowControl/>
        <w:spacing w:after="0" w:line="240" w:lineRule="auto"/>
        <w:jc w:val="both"/>
      </w:pPr>
      <w:r>
        <w:t xml:space="preserve"> </w:t>
      </w:r>
    </w:p>
    <w:p w14:paraId="6ACCA12B" w14:textId="77777777" w:rsidR="00837265" w:rsidRDefault="00000000">
      <w:pPr>
        <w:widowControl/>
        <w:spacing w:after="0" w:line="240" w:lineRule="auto"/>
        <w:jc w:val="both"/>
      </w:pPr>
      <w:r>
        <w:t xml:space="preserve"> </w:t>
      </w:r>
      <w:r>
        <w:rPr>
          <w:noProof/>
        </w:rPr>
        <mc:AlternateContent>
          <mc:Choice Requires="wps">
            <w:drawing>
              <wp:anchor distT="0" distB="0" distL="114300" distR="114300" simplePos="0" relativeHeight="251667456" behindDoc="0" locked="0" layoutInCell="1" hidden="0" allowOverlap="1" wp14:anchorId="792A4481" wp14:editId="65930265">
                <wp:simplePos x="0" y="0"/>
                <wp:positionH relativeFrom="column">
                  <wp:posOffset>1943100</wp:posOffset>
                </wp:positionH>
                <wp:positionV relativeFrom="paragraph">
                  <wp:posOffset>12700</wp:posOffset>
                </wp:positionV>
                <wp:extent cx="2095500" cy="371475"/>
                <wp:effectExtent l="0" t="0" r="0" b="0"/>
                <wp:wrapNone/>
                <wp:docPr id="4" name="Rectangle: Rounded Corners 4"/>
                <wp:cNvGraphicFramePr/>
                <a:graphic xmlns:a="http://schemas.openxmlformats.org/drawingml/2006/main">
                  <a:graphicData uri="http://schemas.microsoft.com/office/word/2010/wordprocessingShape">
                    <wps:wsp>
                      <wps:cNvSpPr/>
                      <wps:spPr>
                        <a:xfrm>
                          <a:off x="4307775" y="3603788"/>
                          <a:ext cx="2076450" cy="352425"/>
                        </a:xfrm>
                        <a:prstGeom prst="roundRect">
                          <a:avLst>
                            <a:gd name="adj" fmla="val 16667"/>
                          </a:avLst>
                        </a:prstGeom>
                        <a:solidFill>
                          <a:srgbClr val="FFFFFF"/>
                        </a:solidFill>
                        <a:ln w="19050" cap="flat" cmpd="sng">
                          <a:solidFill>
                            <a:srgbClr val="000000"/>
                          </a:solidFill>
                          <a:prstDash val="solid"/>
                          <a:round/>
                          <a:headEnd type="none" w="sm" len="sm"/>
                          <a:tailEnd type="none" w="sm" len="sm"/>
                        </a:ln>
                      </wps:spPr>
                      <wps:txbx>
                        <w:txbxContent>
                          <w:p w14:paraId="63F553FC" w14:textId="77777777" w:rsidR="00837265" w:rsidRDefault="00000000">
                            <w:pPr>
                              <w:spacing w:line="275" w:lineRule="auto"/>
                              <w:jc w:val="center"/>
                              <w:textDirection w:val="btLr"/>
                            </w:pPr>
                            <w:r>
                              <w:rPr>
                                <w:color w:val="000000"/>
                                <w:sz w:val="24"/>
                              </w:rPr>
                              <w:t>Report of Enquiry</w:t>
                            </w:r>
                          </w:p>
                        </w:txbxContent>
                      </wps:txbx>
                      <wps:bodyPr spcFirstLastPara="1" wrap="square" lIns="88900" tIns="38100" rIns="88900" bIns="38100" anchor="t" anchorCtr="0">
                        <a:noAutofit/>
                      </wps:bodyPr>
                    </wps:wsp>
                  </a:graphicData>
                </a:graphic>
              </wp:anchor>
            </w:drawing>
          </mc:Choice>
          <mc:Fallback>
            <w:pict>
              <v:roundrect w14:anchorId="792A4481" id="Rectangle: Rounded Corners 4" o:spid="_x0000_s1029" style="position:absolute;left:0;text-align:left;margin-left:153pt;margin-top:1pt;width:165pt;height:29.25pt;z-index:251667456;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" strokeweight="1.5pt">
                <v:stroke startarrowwidth="narrow" startarrowlength="short" endarrowwidth="narrow" endarrowlength="short"/>
                <v:textbox inset="7pt,3pt,7pt,3pt">
                  <w:txbxContent>
                    <w:p w14:paraId="63F553FC" w14:textId="77777777" w:rsidR="00837265" w:rsidRDefault="00000000">
                      <w:pPr>
                        <w:spacing w:line="275" w:lineRule="auto"/>
                        <w:jc w:val="center"/>
                        <w:textDirection w:val="btLr"/>
                      </w:pPr>
                      <w:r>
                        <w:rPr>
                          <w:color w:val="000000"/>
                          <w:sz w:val="24"/>
                        </w:rPr>
                        <w:t>Report of Enquiry</w:t>
                      </w:r>
                    </w:p>
                  </w:txbxContent>
                </v:textbox>
              </v:roundrect>
            </w:pict>
          </mc:Fallback>
        </mc:AlternateContent>
      </w:r>
    </w:p>
    <w:p w14:paraId="474FEC33" w14:textId="77777777" w:rsidR="00837265" w:rsidRDefault="00000000">
      <w:pPr>
        <w:widowControl/>
        <w:spacing w:after="0" w:line="240" w:lineRule="auto"/>
        <w:jc w:val="both"/>
      </w:pPr>
      <w:r>
        <w:rPr>
          <w:b/>
        </w:rPr>
        <w:t xml:space="preserve"> </w:t>
      </w:r>
    </w:p>
    <w:p w14:paraId="60254AD9" w14:textId="77777777" w:rsidR="00837265" w:rsidRDefault="00000000">
      <w:pPr>
        <w:widowControl/>
        <w:spacing w:after="0" w:line="240" w:lineRule="auto"/>
        <w:jc w:val="both"/>
      </w:pPr>
      <w:r>
        <w:t xml:space="preserve"> </w:t>
      </w:r>
      <w:r>
        <w:rPr>
          <w:noProof/>
        </w:rPr>
        <mc:AlternateContent>
          <mc:Choice Requires="wpg">
            <w:drawing>
              <wp:anchor distT="0" distB="0" distL="114300" distR="114300" simplePos="0" relativeHeight="251668480" behindDoc="0" locked="0" layoutInCell="1" hidden="0" allowOverlap="1" wp14:anchorId="53CFCE82" wp14:editId="663227B1">
                <wp:simplePos x="0" y="0"/>
                <wp:positionH relativeFrom="column">
                  <wp:posOffset>2933700</wp:posOffset>
                </wp:positionH>
                <wp:positionV relativeFrom="paragraph">
                  <wp:posOffset>38100</wp:posOffset>
                </wp:positionV>
                <wp:extent cx="83185" cy="466725"/>
                <wp:effectExtent l="0" t="0" r="0" b="0"/>
                <wp:wrapNone/>
                <wp:docPr id="1" name="Freeform: Shape 1"/>
                <wp:cNvGraphicFramePr/>
                <a:graphic xmlns:a="http://schemas.openxmlformats.org/drawingml/2006/main">
                  <a:graphicData uri="http://schemas.microsoft.com/office/word/2010/wordprocessingShape">
                    <wps:wsp>
                      <wps:cNvSpPr/>
                      <wps:spPr>
                        <a:xfrm>
                          <a:off x="5323458" y="3565688"/>
                          <a:ext cx="45085" cy="428625"/>
                        </a:xfrm>
                        <a:custGeom>
                          <a:avLst/>
                          <a:gdLst/>
                          <a:ahLst/>
                          <a:cxnLst/>
                          <a:rect l="l" t="t" r="r" b="b"/>
                          <a:pathLst>
                            <a:path w="1" h="438150" extrusionOk="0">
                              <a:moveTo>
                                <a:pt x="0" y="0"/>
                              </a:moveTo>
                              <a:lnTo>
                                <a:pt x="0" y="438150"/>
                              </a:lnTo>
                            </a:path>
                          </a:pathLst>
                        </a:custGeom>
                        <a:solidFill>
                          <a:srgbClr val="FFFFFF"/>
                        </a:solidFill>
                        <a:ln w="38100" cap="flat" cmpd="sng">
                          <a:solidFill>
                            <a:srgbClr val="000000"/>
                          </a:solidFill>
                          <a:prstDash val="solid"/>
                          <a:round/>
                          <a:headEnd type="none" w="sm" len="sm"/>
                          <a:tailEnd type="triangle" w="med" len="med"/>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2933700</wp:posOffset>
                </wp:positionH>
                <wp:positionV relativeFrom="paragraph">
                  <wp:posOffset>38100</wp:posOffset>
                </wp:positionV>
                <wp:extent cx="83185" cy="466725"/>
                <wp:effectExtent b="0" l="0" r="0" t="0"/>
                <wp:wrapNone/>
                <wp:docPr id="1" name="image7.png"/>
                <a:graphic>
                  <a:graphicData uri="http://schemas.openxmlformats.org/drawingml/2006/picture">
                    <pic:pic>
                      <pic:nvPicPr>
                        <pic:cNvPr id="0" name="image7.png"/>
                        <pic:cNvPicPr preferRelativeResize="0"/>
                      </pic:nvPicPr>
                      <pic:blipFill>
                        <a:blip r:embed="rId11"/>
                        <a:srcRect/>
                        <a:stretch>
                          <a:fillRect/>
                        </a:stretch>
                      </pic:blipFill>
                      <pic:spPr>
                        <a:xfrm>
                          <a:off x="0" y="0"/>
                          <a:ext cx="83185" cy="466725"/>
                        </a:xfrm>
                        <a:prstGeom prst="rect"/>
                        <a:ln/>
                      </pic:spPr>
                    </pic:pic>
                  </a:graphicData>
                </a:graphic>
              </wp:anchor>
            </w:drawing>
          </mc:Fallback>
        </mc:AlternateContent>
      </w:r>
      <w:r>
        <w:rPr>
          <w:noProof/>
        </w:rPr>
        <mc:AlternateContent>
          <mc:Choice Requires="wps">
            <w:drawing>
              <wp:anchor distT="0" distB="0" distL="114300" distR="114300" simplePos="0" relativeHeight="251669504" behindDoc="0" locked="0" layoutInCell="1" hidden="0" allowOverlap="1" wp14:anchorId="2D29A2AB" wp14:editId="31524D25">
                <wp:simplePos x="0" y="0"/>
                <wp:positionH relativeFrom="column">
                  <wp:posOffset>1803400</wp:posOffset>
                </wp:positionH>
                <wp:positionV relativeFrom="paragraph">
                  <wp:posOffset>495300</wp:posOffset>
                </wp:positionV>
                <wp:extent cx="2457450" cy="371475"/>
                <wp:effectExtent l="0" t="0" r="0" b="0"/>
                <wp:wrapNone/>
                <wp:docPr id="8" name="Rectangle: Rounded Corners 8"/>
                <wp:cNvGraphicFramePr/>
                <a:graphic xmlns:a="http://schemas.openxmlformats.org/drawingml/2006/main">
                  <a:graphicData uri="http://schemas.microsoft.com/office/word/2010/wordprocessingShape">
                    <wps:wsp>
                      <wps:cNvSpPr/>
                      <wps:spPr>
                        <a:xfrm>
                          <a:off x="4126800" y="3603788"/>
                          <a:ext cx="2438400" cy="352425"/>
                        </a:xfrm>
                        <a:prstGeom prst="roundRect">
                          <a:avLst>
                            <a:gd name="adj" fmla="val 16667"/>
                          </a:avLst>
                        </a:prstGeom>
                        <a:solidFill>
                          <a:srgbClr val="FFFFFF"/>
                        </a:solidFill>
                        <a:ln w="19050" cap="flat" cmpd="sng">
                          <a:solidFill>
                            <a:srgbClr val="000000"/>
                          </a:solidFill>
                          <a:prstDash val="solid"/>
                          <a:round/>
                          <a:headEnd type="none" w="sm" len="sm"/>
                          <a:tailEnd type="none" w="sm" len="sm"/>
                        </a:ln>
                      </wps:spPr>
                      <wps:txbx>
                        <w:txbxContent>
                          <w:p w14:paraId="0B2FA7E9" w14:textId="77777777" w:rsidR="00837265" w:rsidRDefault="00000000">
                            <w:pPr>
                              <w:spacing w:line="275" w:lineRule="auto"/>
                              <w:jc w:val="center"/>
                              <w:textDirection w:val="btLr"/>
                            </w:pPr>
                            <w:r>
                              <w:rPr>
                                <w:color w:val="000000"/>
                                <w:sz w:val="24"/>
                              </w:rPr>
                              <w:t>Submitted to Management</w:t>
                            </w:r>
                          </w:p>
                        </w:txbxContent>
                      </wps:txbx>
                      <wps:bodyPr spcFirstLastPara="1" wrap="square" lIns="88900" tIns="38100" rIns="88900" bIns="38100" anchor="t" anchorCtr="0">
                        <a:noAutofit/>
                      </wps:bodyPr>
                    </wps:wsp>
                  </a:graphicData>
                </a:graphic>
              </wp:anchor>
            </w:drawing>
          </mc:Choice>
          <mc:Fallback>
            <w:pict>
              <v:roundrect w14:anchorId="2D29A2AB" id="Rectangle: Rounded Corners 8" o:spid="_x0000_s1030" style="position:absolute;left:0;text-align:left;margin-left:142pt;margin-top:39pt;width:193.5pt;height:29.25pt;z-index:251669504;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" strokeweight="1.5pt">
                <v:stroke startarrowwidth="narrow" startarrowlength="short" endarrowwidth="narrow" endarrowlength="short"/>
                <v:textbox inset="7pt,3pt,7pt,3pt">
                  <w:txbxContent>
                    <w:p w14:paraId="0B2FA7E9" w14:textId="77777777" w:rsidR="00837265" w:rsidRDefault="00000000">
                      <w:pPr>
                        <w:spacing w:line="275" w:lineRule="auto"/>
                        <w:jc w:val="center"/>
                        <w:textDirection w:val="btLr"/>
                      </w:pPr>
                      <w:r>
                        <w:rPr>
                          <w:color w:val="000000"/>
                          <w:sz w:val="24"/>
                        </w:rPr>
                        <w:t>Submitted to Management</w:t>
                      </w:r>
                    </w:p>
                  </w:txbxContent>
                </v:textbox>
              </v:roundrect>
            </w:pict>
          </mc:Fallback>
        </mc:AlternateContent>
      </w:r>
    </w:p>
    <w:p w14:paraId="11B55D5F" w14:textId="77777777" w:rsidR="00837265" w:rsidRDefault="00000000">
      <w:pPr>
        <w:widowControl/>
        <w:spacing w:after="0" w:line="240" w:lineRule="auto"/>
        <w:jc w:val="both"/>
      </w:pPr>
      <w:r>
        <w:t xml:space="preserve"> </w:t>
      </w:r>
    </w:p>
    <w:p w14:paraId="75CBC69F" w14:textId="77777777" w:rsidR="00837265" w:rsidRDefault="00837265">
      <w:pPr>
        <w:widowControl/>
        <w:spacing w:after="0" w:line="240" w:lineRule="auto"/>
        <w:jc w:val="both"/>
      </w:pPr>
    </w:p>
    <w:p w14:paraId="258FBC0C" w14:textId="77777777" w:rsidR="00837265" w:rsidRDefault="00000000">
      <w:pPr>
        <w:widowControl/>
        <w:spacing w:after="0" w:line="240" w:lineRule="auto"/>
        <w:jc w:val="both"/>
      </w:pPr>
      <w:r>
        <w:t xml:space="preserve"> </w:t>
      </w:r>
    </w:p>
    <w:p w14:paraId="162DDC9F" w14:textId="77777777" w:rsidR="00837265" w:rsidRDefault="00000000">
      <w:pPr>
        <w:widowControl/>
        <w:spacing w:after="0" w:line="240" w:lineRule="auto"/>
        <w:jc w:val="both"/>
      </w:pPr>
      <w:r>
        <w:rPr>
          <w:noProof/>
        </w:rPr>
        <mc:AlternateContent>
          <mc:Choice Requires="wpg">
            <w:drawing>
              <wp:anchor distT="0" distB="0" distL="114300" distR="114300" simplePos="0" relativeHeight="251670528" behindDoc="0" locked="0" layoutInCell="1" hidden="0" allowOverlap="1" wp14:anchorId="3D6641CF" wp14:editId="16F772FA">
                <wp:simplePos x="0" y="0"/>
                <wp:positionH relativeFrom="column">
                  <wp:posOffset>2871788</wp:posOffset>
                </wp:positionH>
                <wp:positionV relativeFrom="paragraph">
                  <wp:posOffset>161925</wp:posOffset>
                </wp:positionV>
                <wp:extent cx="114300" cy="468630"/>
                <wp:effectExtent l="0" t="0" r="0" b="0"/>
                <wp:wrapNone/>
                <wp:docPr id="5" name="Freeform: Shape 5"/>
                <wp:cNvGraphicFramePr/>
                <a:graphic xmlns:a="http://schemas.openxmlformats.org/drawingml/2006/main">
                  <a:graphicData uri="http://schemas.microsoft.com/office/word/2010/wordprocessingShape">
                    <wps:wsp>
                      <wps:cNvSpPr/>
                      <wps:spPr>
                        <a:xfrm>
                          <a:off x="5307900" y="3564735"/>
                          <a:ext cx="76200" cy="430530"/>
                        </a:xfrm>
                        <a:custGeom>
                          <a:avLst/>
                          <a:gdLst/>
                          <a:ahLst/>
                          <a:cxnLst/>
                          <a:rect l="l" t="t" r="r" b="b"/>
                          <a:pathLst>
                            <a:path w="1" h="392430" extrusionOk="0">
                              <a:moveTo>
                                <a:pt x="0" y="0"/>
                              </a:moveTo>
                              <a:lnTo>
                                <a:pt x="0" y="392430"/>
                              </a:lnTo>
                            </a:path>
                          </a:pathLst>
                        </a:custGeom>
                        <a:solidFill>
                          <a:srgbClr val="FFFFFF"/>
                        </a:solidFill>
                        <a:ln w="38100" cap="flat" cmpd="sng">
                          <a:solidFill>
                            <a:srgbClr val="000000"/>
                          </a:solidFill>
                          <a:prstDash val="solid"/>
                          <a:round/>
                          <a:headEnd type="none" w="sm" len="sm"/>
                          <a:tailEnd type="triangle" w="med" len="med"/>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2871788</wp:posOffset>
                </wp:positionH>
                <wp:positionV relativeFrom="paragraph">
                  <wp:posOffset>161925</wp:posOffset>
                </wp:positionV>
                <wp:extent cx="114300" cy="468630"/>
                <wp:effectExtent b="0" l="0" r="0" t="0"/>
                <wp:wrapNone/>
                <wp:docPr id="5" name="image11.png"/>
                <a:graphic>
                  <a:graphicData uri="http://schemas.openxmlformats.org/drawingml/2006/picture">
                    <pic:pic>
                      <pic:nvPicPr>
                        <pic:cNvPr id="0" name="image11.png"/>
                        <pic:cNvPicPr preferRelativeResize="0"/>
                      </pic:nvPicPr>
                      <pic:blipFill>
                        <a:blip r:embed="rId11"/>
                        <a:srcRect/>
                        <a:stretch>
                          <a:fillRect/>
                        </a:stretch>
                      </pic:blipFill>
                      <pic:spPr>
                        <a:xfrm>
                          <a:off x="0" y="0"/>
                          <a:ext cx="114300" cy="468630"/>
                        </a:xfrm>
                        <a:prstGeom prst="rect"/>
                        <a:ln/>
                      </pic:spPr>
                    </pic:pic>
                  </a:graphicData>
                </a:graphic>
              </wp:anchor>
            </w:drawing>
          </mc:Fallback>
        </mc:AlternateContent>
      </w:r>
    </w:p>
    <w:p w14:paraId="78758571" w14:textId="17E147CD" w:rsidR="00837265" w:rsidRDefault="00837265">
      <w:pPr>
        <w:widowControl/>
        <w:spacing w:after="0" w:line="240" w:lineRule="auto"/>
        <w:jc w:val="both"/>
      </w:pPr>
    </w:p>
    <w:p w14:paraId="4F8D3D68" w14:textId="604C90E4" w:rsidR="00837265" w:rsidRDefault="00000000">
      <w:pPr>
        <w:widowControl/>
        <w:spacing w:after="0" w:line="240" w:lineRule="auto"/>
        <w:jc w:val="both"/>
      </w:pPr>
      <w:r>
        <w:lastRenderedPageBreak/>
        <w:t xml:space="preserve">  </w:t>
      </w:r>
    </w:p>
    <w:p w14:paraId="78799445" w14:textId="12554DCF" w:rsidR="00837265" w:rsidRDefault="00837265">
      <w:pPr>
        <w:spacing w:after="0"/>
        <w:jc w:val="both"/>
        <w:rPr>
          <w:b/>
        </w:rPr>
      </w:pPr>
    </w:p>
    <w:p w14:paraId="6B3A24EF" w14:textId="5CF3DC3F" w:rsidR="00837265" w:rsidRDefault="00000000">
      <w:pPr>
        <w:spacing w:after="0"/>
        <w:jc w:val="both"/>
        <w:rPr>
          <w:b/>
        </w:rPr>
      </w:pPr>
      <w:r>
        <w:rPr>
          <w:noProof/>
        </w:rPr>
        <mc:AlternateContent>
          <mc:Choice Requires="wps">
            <w:drawing>
              <wp:anchor distT="0" distB="0" distL="114300" distR="114300" simplePos="0" relativeHeight="251671552" behindDoc="0" locked="0" layoutInCell="1" hidden="0" allowOverlap="1" wp14:anchorId="2E028CF4" wp14:editId="47A13D3D">
                <wp:simplePos x="0" y="0"/>
                <wp:positionH relativeFrom="column">
                  <wp:posOffset>2195513</wp:posOffset>
                </wp:positionH>
                <wp:positionV relativeFrom="paragraph">
                  <wp:posOffset>57150</wp:posOffset>
                </wp:positionV>
                <wp:extent cx="1666875" cy="600075"/>
                <wp:effectExtent l="0" t="0" r="0" b="0"/>
                <wp:wrapNone/>
                <wp:docPr id="10" name="Rectangle: Rounded Corners 10"/>
                <wp:cNvGraphicFramePr/>
                <a:graphic xmlns:a="http://schemas.openxmlformats.org/drawingml/2006/main">
                  <a:graphicData uri="http://schemas.microsoft.com/office/word/2010/wordprocessingShape">
                    <wps:wsp>
                      <wps:cNvSpPr/>
                      <wps:spPr>
                        <a:xfrm>
                          <a:off x="0" y="0"/>
                          <a:ext cx="1666875" cy="600075"/>
                        </a:xfrm>
                        <a:prstGeom prst="roundRect">
                          <a:avLst>
                            <a:gd name="adj" fmla="val 16667"/>
                          </a:avLst>
                        </a:prstGeom>
                        <a:solidFill>
                          <a:srgbClr val="FFFFFF"/>
                        </a:solidFill>
                        <a:ln w="19050" cap="flat" cmpd="sng">
                          <a:solidFill>
                            <a:srgbClr val="000000"/>
                          </a:solidFill>
                          <a:prstDash val="solid"/>
                          <a:round/>
                          <a:headEnd type="none" w="sm" len="sm"/>
                          <a:tailEnd type="none" w="sm" len="sm"/>
                        </a:ln>
                      </wps:spPr>
                      <wps:txbx>
                        <w:txbxContent>
                          <w:p w14:paraId="1CA3BAA5" w14:textId="77777777" w:rsidR="00837265" w:rsidRDefault="00000000">
                            <w:pPr>
                              <w:spacing w:line="275" w:lineRule="auto"/>
                              <w:jc w:val="center"/>
                              <w:textDirection w:val="btLr"/>
                            </w:pPr>
                            <w:r>
                              <w:rPr>
                                <w:color w:val="000000"/>
                                <w:sz w:val="24"/>
                              </w:rPr>
                              <w:t>Action Taken by Management</w:t>
                            </w:r>
                          </w:p>
                        </w:txbxContent>
                      </wps:txbx>
                      <wps:bodyPr spcFirstLastPara="1" wrap="square" lIns="88900" tIns="38100" rIns="88900" bIns="38100" anchor="t" anchorCtr="0">
                        <a:noAutofit/>
                      </wps:bodyPr>
                    </wps:wsp>
                  </a:graphicData>
                </a:graphic>
              </wp:anchor>
            </w:drawing>
          </mc:Choice>
          <mc:Fallback>
            <w:pict>
              <v:roundrect w14:anchorId="2E028CF4" id="Rectangle: Rounded Corners 10" o:spid="_x0000_s1031" style="position:absolute;left:0;text-align:left;margin-left:172.9pt;margin-top:4.5pt;width:131.25pt;height:47.25pt;z-index:251671552;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" strokeweight="1.5pt">
                <v:stroke startarrowwidth="narrow" startarrowlength="short" endarrowwidth="narrow" endarrowlength="short"/>
                <v:textbox inset="7pt,3pt,7pt,3pt">
                  <w:txbxContent>
                    <w:p w14:paraId="1CA3BAA5" w14:textId="77777777" w:rsidR="00837265" w:rsidRDefault="00000000">
                      <w:pPr>
                        <w:spacing w:line="275" w:lineRule="auto"/>
                        <w:jc w:val="center"/>
                        <w:textDirection w:val="btLr"/>
                      </w:pPr>
                      <w:r>
                        <w:rPr>
                          <w:color w:val="000000"/>
                          <w:sz w:val="24"/>
                        </w:rPr>
                        <w:t>Action Taken by Management</w:t>
                      </w:r>
                    </w:p>
                  </w:txbxContent>
                </v:textbox>
              </v:roundrect>
            </w:pict>
          </mc:Fallback>
        </mc:AlternateContent>
      </w:r>
      <w:r>
        <w:rPr>
          <w:noProof/>
        </w:rPr>
        <mc:AlternateContent>
          <mc:Choice Requires="wps">
            <w:drawing>
              <wp:anchor distT="0" distB="0" distL="114300" distR="114300" simplePos="0" relativeHeight="251672576" behindDoc="0" locked="0" layoutInCell="1" hidden="0" allowOverlap="1" wp14:anchorId="47168F43" wp14:editId="4782CD37">
                <wp:simplePos x="0" y="0"/>
                <wp:positionH relativeFrom="column">
                  <wp:posOffset>4972050</wp:posOffset>
                </wp:positionH>
                <wp:positionV relativeFrom="paragraph">
                  <wp:posOffset>185737</wp:posOffset>
                </wp:positionV>
                <wp:extent cx="1524000" cy="342900"/>
                <wp:effectExtent l="0" t="0" r="0" b="0"/>
                <wp:wrapNone/>
                <wp:docPr id="3" name="Rectangle: Rounded Corners 3"/>
                <wp:cNvGraphicFramePr/>
                <a:graphic xmlns:a="http://schemas.openxmlformats.org/drawingml/2006/main">
                  <a:graphicData uri="http://schemas.microsoft.com/office/word/2010/wordprocessingShape">
                    <wps:wsp>
                      <wps:cNvSpPr/>
                      <wps:spPr>
                        <a:xfrm>
                          <a:off x="4593525" y="3618075"/>
                          <a:ext cx="1504950" cy="323850"/>
                        </a:xfrm>
                        <a:prstGeom prst="roundRect">
                          <a:avLst>
                            <a:gd name="adj" fmla="val 16667"/>
                          </a:avLst>
                        </a:prstGeom>
                        <a:solidFill>
                          <a:srgbClr val="FFFFFF"/>
                        </a:solidFill>
                        <a:ln w="19050" cap="flat" cmpd="sng">
                          <a:solidFill>
                            <a:srgbClr val="000000"/>
                          </a:solidFill>
                          <a:prstDash val="solid"/>
                          <a:round/>
                          <a:headEnd type="none" w="sm" len="sm"/>
                          <a:tailEnd type="none" w="sm" len="sm"/>
                        </a:ln>
                      </wps:spPr>
                      <wps:txbx>
                        <w:txbxContent>
                          <w:p w14:paraId="2844033C" w14:textId="77777777" w:rsidR="00837265" w:rsidRDefault="00000000">
                            <w:pPr>
                              <w:spacing w:line="275" w:lineRule="auto"/>
                              <w:jc w:val="center"/>
                              <w:textDirection w:val="btLr"/>
                            </w:pPr>
                            <w:r>
                              <w:rPr>
                                <w:color w:val="000000"/>
                              </w:rPr>
                              <w:t>Case Closed</w:t>
                            </w:r>
                          </w:p>
                        </w:txbxContent>
                      </wps:txbx>
                      <wps:bodyPr spcFirstLastPara="1" wrap="square" lIns="88900" tIns="38100" rIns="88900" bIns="38100" anchor="t" anchorCtr="0">
                        <a:noAutofit/>
                      </wps:bodyPr>
                    </wps:wsp>
                  </a:graphicData>
                </a:graphic>
              </wp:anchor>
            </w:drawing>
          </mc:Choice>
          <mc:Fallback>
            <w:pict>
              <v:roundrect w14:anchorId="47168F43" id="Rectangle: Rounded Corners 3" o:spid="_x0000_s1032" style="position:absolute;left:0;text-align:left;margin-left:391.5pt;margin-top:14.6pt;width:120pt;height:27pt;z-index:251672576;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" strokeweight="1.5pt">
                <v:stroke startarrowwidth="narrow" startarrowlength="short" endarrowwidth="narrow" endarrowlength="short"/>
                <v:textbox inset="7pt,3pt,7pt,3pt">
                  <w:txbxContent>
                    <w:p w14:paraId="2844033C" w14:textId="77777777" w:rsidR="00837265" w:rsidRDefault="00000000">
                      <w:pPr>
                        <w:spacing w:line="275" w:lineRule="auto"/>
                        <w:jc w:val="center"/>
                        <w:textDirection w:val="btLr"/>
                      </w:pPr>
                      <w:r>
                        <w:rPr>
                          <w:color w:val="000000"/>
                        </w:rPr>
                        <w:t>Case Closed</w:t>
                      </w:r>
                    </w:p>
                  </w:txbxContent>
                </v:textbox>
              </v:roundrect>
            </w:pict>
          </mc:Fallback>
        </mc:AlternateContent>
      </w:r>
    </w:p>
    <w:p w14:paraId="30A7C70E" w14:textId="77777777" w:rsidR="00837265" w:rsidRDefault="00000000">
      <w:pPr>
        <w:spacing w:after="0"/>
        <w:jc w:val="both"/>
        <w:rPr>
          <w:b/>
        </w:rPr>
      </w:pPr>
      <w:r>
        <w:rPr>
          <w:noProof/>
        </w:rPr>
        <mc:AlternateContent>
          <mc:Choice Requires="wpg">
            <w:drawing>
              <wp:anchor distT="0" distB="0" distL="114300" distR="114300" simplePos="0" relativeHeight="251673600" behindDoc="0" locked="0" layoutInCell="1" hidden="0" allowOverlap="1" wp14:anchorId="00078296" wp14:editId="3B297289">
                <wp:simplePos x="0" y="0"/>
                <wp:positionH relativeFrom="column">
                  <wp:posOffset>3924300</wp:posOffset>
                </wp:positionH>
                <wp:positionV relativeFrom="paragraph">
                  <wp:posOffset>119062</wp:posOffset>
                </wp:positionV>
                <wp:extent cx="828675" cy="83819"/>
                <wp:effectExtent l="0" t="0" r="0" b="0"/>
                <wp:wrapNone/>
                <wp:docPr id="6" name="Freeform: Shape 6"/>
                <wp:cNvGraphicFramePr/>
                <a:graphic xmlns:a="http://schemas.openxmlformats.org/drawingml/2006/main">
                  <a:graphicData uri="http://schemas.microsoft.com/office/word/2010/wordprocessingShape">
                    <wps:wsp>
                      <wps:cNvSpPr/>
                      <wps:spPr>
                        <a:xfrm>
                          <a:off x="4950713" y="3757141"/>
                          <a:ext cx="790575" cy="45719"/>
                        </a:xfrm>
                        <a:custGeom>
                          <a:avLst/>
                          <a:gdLst/>
                          <a:ahLst/>
                          <a:cxnLst/>
                          <a:rect l="l" t="t" r="r" b="b"/>
                          <a:pathLst>
                            <a:path w="1009650" h="635" extrusionOk="0">
                              <a:moveTo>
                                <a:pt x="0" y="0"/>
                              </a:moveTo>
                              <a:lnTo>
                                <a:pt x="1009650" y="635"/>
                              </a:lnTo>
                            </a:path>
                          </a:pathLst>
                        </a:custGeom>
                        <a:solidFill>
                          <a:srgbClr val="FFFFFF"/>
                        </a:solidFill>
                        <a:ln w="38100" cap="flat" cmpd="sng">
                          <a:solidFill>
                            <a:srgbClr val="000000"/>
                          </a:solidFill>
                          <a:prstDash val="solid"/>
                          <a:round/>
                          <a:headEnd type="none" w="sm" len="sm"/>
                          <a:tailEnd type="triangle" w="med" len="med"/>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3924300</wp:posOffset>
                </wp:positionH>
                <wp:positionV relativeFrom="paragraph">
                  <wp:posOffset>119062</wp:posOffset>
                </wp:positionV>
                <wp:extent cx="828675" cy="83819"/>
                <wp:effectExtent b="0" l="0" r="0" t="0"/>
                <wp:wrapNone/>
                <wp:docPr id="6" name="image12.png"/>
                <a:graphic>
                  <a:graphicData uri="http://schemas.openxmlformats.org/drawingml/2006/picture">
                    <pic:pic>
                      <pic:nvPicPr>
                        <pic:cNvPr id="0" name="image12.png"/>
                        <pic:cNvPicPr preferRelativeResize="0"/>
                      </pic:nvPicPr>
                      <pic:blipFill>
                        <a:blip r:embed="rId11"/>
                        <a:srcRect/>
                        <a:stretch>
                          <a:fillRect/>
                        </a:stretch>
                      </pic:blipFill>
                      <pic:spPr>
                        <a:xfrm>
                          <a:off x="0" y="0"/>
                          <a:ext cx="828675" cy="83819"/>
                        </a:xfrm>
                        <a:prstGeom prst="rect"/>
                        <a:ln/>
                      </pic:spPr>
                    </pic:pic>
                  </a:graphicData>
                </a:graphic>
              </wp:anchor>
            </w:drawing>
          </mc:Fallback>
        </mc:AlternateContent>
      </w:r>
    </w:p>
    <w:p w14:paraId="2F8C4305" w14:textId="77777777" w:rsidR="00837265" w:rsidRDefault="00837265">
      <w:pPr>
        <w:spacing w:after="0"/>
        <w:jc w:val="both"/>
        <w:rPr>
          <w:b/>
        </w:rPr>
      </w:pPr>
    </w:p>
    <w:p w14:paraId="32F3F5FA" w14:textId="77777777" w:rsidR="00837265" w:rsidRDefault="00837265">
      <w:pPr>
        <w:spacing w:after="0"/>
        <w:jc w:val="both"/>
        <w:rPr>
          <w:b/>
        </w:rPr>
      </w:pPr>
    </w:p>
    <w:p w14:paraId="54304585" w14:textId="77777777" w:rsidR="00837265" w:rsidRDefault="00837265">
      <w:pPr>
        <w:spacing w:after="0"/>
        <w:jc w:val="both"/>
        <w:rPr>
          <w:b/>
        </w:rPr>
      </w:pPr>
    </w:p>
    <w:p w14:paraId="5AE7E704" w14:textId="77777777" w:rsidR="00837265" w:rsidRDefault="00000000">
      <w:pPr>
        <w:spacing w:after="0"/>
        <w:jc w:val="both"/>
      </w:pPr>
      <w:r>
        <w:rPr>
          <w:b/>
        </w:rPr>
        <w:t>6.8 Company Name &amp; Facilities:</w:t>
      </w:r>
    </w:p>
    <w:p w14:paraId="0D966D48" w14:textId="77777777" w:rsidR="00837265" w:rsidRDefault="00000000">
      <w:pPr>
        <w:spacing w:after="393"/>
        <w:jc w:val="both"/>
      </w:pPr>
      <w:r>
        <w:t xml:space="preserve">An employee engaged in an approved outside activity may imply or express that he or she is acting as a representative of the Company. Employees may not use the Company’s facilities, such as offices, telephone, stationery, etc.in furtherance of any outside activity. </w:t>
      </w:r>
    </w:p>
    <w:p w14:paraId="5EEB1B0D" w14:textId="77777777" w:rsidR="00837265" w:rsidRDefault="00000000">
      <w:pPr>
        <w:spacing w:after="0"/>
        <w:jc w:val="both"/>
      </w:pPr>
      <w:r>
        <w:rPr>
          <w:b/>
        </w:rPr>
        <w:t>6.9 Personal Visits and roaming outside office:</w:t>
      </w:r>
    </w:p>
    <w:p w14:paraId="7C79AEE4" w14:textId="77777777" w:rsidR="00837265" w:rsidRDefault="00000000">
      <w:pPr>
        <w:spacing w:after="393"/>
        <w:jc w:val="both"/>
      </w:pPr>
      <w:r>
        <w:t xml:space="preserve">Only visitors having official business with Riya Group Enterprise may visit any employee during business hours. Personal visits by friends, relatives or ex-employees are allowed only under exceptional circumstances a prior approval is required from the HR. </w:t>
      </w:r>
    </w:p>
    <w:p w14:paraId="6337539E" w14:textId="77777777" w:rsidR="00837265" w:rsidRDefault="00000000">
      <w:pPr>
        <w:spacing w:after="393"/>
        <w:jc w:val="both"/>
      </w:pPr>
      <w:r>
        <w:t xml:space="preserve">Please note no one is authorized to casually step out of the office for personal matters during office hours, if anyone has a need to do </w:t>
      </w:r>
      <w:proofErr w:type="gramStart"/>
      <w:r>
        <w:t>so</w:t>
      </w:r>
      <w:proofErr w:type="gramEnd"/>
      <w:r>
        <w:t xml:space="preserve"> please notify HR and your immediate supervisor, and obtain approval, prior to logging-out and doing so. </w:t>
      </w:r>
    </w:p>
    <w:p w14:paraId="5C8FB8BA" w14:textId="77777777" w:rsidR="00837265" w:rsidRDefault="00000000">
      <w:pPr>
        <w:spacing w:after="0"/>
        <w:jc w:val="both"/>
      </w:pPr>
      <w:r>
        <w:rPr>
          <w:b/>
        </w:rPr>
        <w:t>6.10 Personal Telephone Calls:</w:t>
      </w:r>
    </w:p>
    <w:p w14:paraId="10AE99BB" w14:textId="77777777" w:rsidR="00837265" w:rsidRDefault="00000000">
      <w:pPr>
        <w:spacing w:after="393"/>
        <w:jc w:val="both"/>
      </w:pPr>
      <w:r>
        <w:t xml:space="preserve">All personal calls, either incoming or outgoing, are discouraged. If you ever need to use the office phones for personal calls, please keep these calls brief. You may be asked to pay the charges for any personal calls made using office telephones.  The Company’s facilities should not be misused for personal purposes except in the case of an emergency. </w:t>
      </w:r>
    </w:p>
    <w:p w14:paraId="154C4C77" w14:textId="77777777" w:rsidR="00837265" w:rsidRDefault="00000000">
      <w:pPr>
        <w:spacing w:after="0"/>
        <w:jc w:val="both"/>
      </w:pPr>
      <w:r>
        <w:rPr>
          <w:b/>
        </w:rPr>
        <w:t>6.11 Personal File:</w:t>
      </w:r>
    </w:p>
    <w:p w14:paraId="2B1E272E" w14:textId="77777777" w:rsidR="00837265" w:rsidRDefault="00000000">
      <w:pPr>
        <w:spacing w:after="393"/>
        <w:jc w:val="both"/>
      </w:pPr>
      <w:r>
        <w:t xml:space="preserve">The Company respects the confidentiality of the information contained in employee records. Certain information about you as a member of the organization is essential for the Personnel and Payroll departments. </w:t>
      </w:r>
    </w:p>
    <w:p w14:paraId="3ED1E129" w14:textId="77777777" w:rsidR="00837265" w:rsidRDefault="00000000">
      <w:pPr>
        <w:spacing w:after="0"/>
        <w:jc w:val="both"/>
        <w:rPr>
          <w:ins w:id="1354" w:author="Kush Khalasi" w:date="2025-06-02T18:31:00Z" w16du:dateUtc="2025-06-02T13:01:00Z"/>
        </w:rPr>
      </w:pPr>
      <w:r>
        <w:t xml:space="preserve">Please notify the Human Resources Department as soon as possible of any change in address, telephone number, marital status or any other pertinent personal information so we can maintain up to date employee records. </w:t>
      </w:r>
    </w:p>
    <w:p w14:paraId="7B7DC65A" w14:textId="77777777" w:rsidR="000D62D9" w:rsidRDefault="000D62D9">
      <w:pPr>
        <w:spacing w:after="0"/>
        <w:jc w:val="both"/>
        <w:rPr>
          <w:ins w:id="1355" w:author="Kush Khalasi" w:date="2025-06-02T18:31:00Z" w16du:dateUtc="2025-06-02T13:01:00Z"/>
        </w:rPr>
      </w:pPr>
    </w:p>
    <w:p w14:paraId="6DC8F843" w14:textId="77777777" w:rsidR="000D62D9" w:rsidRPr="000D62D9" w:rsidRDefault="000D62D9" w:rsidP="000D62D9">
      <w:pPr>
        <w:spacing w:after="0"/>
        <w:jc w:val="both"/>
        <w:rPr>
          <w:ins w:id="1356" w:author="Kush Khalasi" w:date="2025-06-02T18:31:00Z"/>
          <w:b/>
          <w:bCs/>
          <w:lang w:val="en-IN"/>
        </w:rPr>
      </w:pPr>
      <w:ins w:id="1357" w:author="Kush Khalasi" w:date="2025-06-02T18:31:00Z">
        <w:r w:rsidRPr="000D62D9">
          <w:rPr>
            <w:b/>
            <w:bCs/>
            <w:lang w:val="en-IN"/>
          </w:rPr>
          <w:t>Employee Identification Document Handling and Retention Guidelines</w:t>
        </w:r>
      </w:ins>
    </w:p>
    <w:p w14:paraId="51E9223E" w14:textId="77777777" w:rsidR="000D62D9" w:rsidRDefault="000D62D9" w:rsidP="000D62D9">
      <w:pPr>
        <w:spacing w:after="0"/>
        <w:jc w:val="both"/>
        <w:rPr>
          <w:ins w:id="1358" w:author="Kush Khalasi" w:date="2025-06-02T18:31:00Z" w16du:dateUtc="2025-06-02T13:01:00Z"/>
          <w:lang w:val="en-IN"/>
        </w:rPr>
      </w:pPr>
      <w:ins w:id="1359" w:author="Kush Khalasi" w:date="2025-06-02T18:31:00Z">
        <w:r w:rsidRPr="000D62D9">
          <w:rPr>
            <w:lang w:val="en-IN"/>
          </w:rPr>
          <w:t>At Riya Travels Private Limited, we are committed to protecting the privacy, autonomy, and legal rights of our employees by ensuring their personal identification documents are handled with utmost care. Our procedures are aligned with local laws and are designed to prevent unnecessary retention, while maintaining transparency and security.</w:t>
        </w:r>
      </w:ins>
    </w:p>
    <w:p w14:paraId="34486EC3" w14:textId="77777777" w:rsidR="000D62D9" w:rsidRPr="000D62D9" w:rsidRDefault="000D62D9" w:rsidP="000D62D9">
      <w:pPr>
        <w:spacing w:after="0"/>
        <w:jc w:val="both"/>
        <w:rPr>
          <w:ins w:id="1360" w:author="Kush Khalasi" w:date="2025-06-02T18:31:00Z"/>
          <w:lang w:val="en-IN"/>
        </w:rPr>
      </w:pPr>
    </w:p>
    <w:p w14:paraId="77D380C2" w14:textId="77777777" w:rsidR="000D62D9" w:rsidRPr="000D62D9" w:rsidRDefault="000D62D9" w:rsidP="000D62D9">
      <w:pPr>
        <w:spacing w:after="0"/>
        <w:jc w:val="both"/>
        <w:rPr>
          <w:ins w:id="1361" w:author="Kush Khalasi" w:date="2025-06-02T18:31:00Z"/>
          <w:b/>
          <w:bCs/>
          <w:lang w:val="en-IN"/>
        </w:rPr>
      </w:pPr>
      <w:ins w:id="1362" w:author="Kush Khalasi" w:date="2025-06-02T18:31:00Z">
        <w:r w:rsidRPr="000D62D9">
          <w:rPr>
            <w:b/>
            <w:bCs/>
            <w:lang w:val="en-IN"/>
          </w:rPr>
          <w:t>No Retention of Original Identification Documents</w:t>
        </w:r>
      </w:ins>
    </w:p>
    <w:p w14:paraId="07FF8353" w14:textId="77777777" w:rsidR="000D62D9" w:rsidRPr="000D62D9" w:rsidRDefault="000D62D9" w:rsidP="000D62D9">
      <w:pPr>
        <w:numPr>
          <w:ilvl w:val="0"/>
          <w:numId w:val="96"/>
        </w:numPr>
        <w:spacing w:after="0"/>
        <w:jc w:val="both"/>
        <w:rPr>
          <w:ins w:id="1363" w:author="Kush Khalasi" w:date="2025-06-02T18:31:00Z"/>
          <w:lang w:val="en-IN"/>
        </w:rPr>
      </w:pPr>
      <w:ins w:id="1364" w:author="Kush Khalasi" w:date="2025-06-02T18:31:00Z">
        <w:r w:rsidRPr="000D62D9">
          <w:rPr>
            <w:b/>
            <w:bCs/>
            <w:lang w:val="en-IN"/>
          </w:rPr>
          <w:t>Employee Rights:</w:t>
        </w:r>
        <w:r w:rsidRPr="000D62D9">
          <w:rPr>
            <w:lang w:val="en-IN"/>
          </w:rPr>
          <w:t xml:space="preserve"> Employees are not required to surrender original personal identification documents (such as Aadhaar, PAN card, or passport) as a prerequisite for employment or internal processes, unless mandated by applicable law.</w:t>
        </w:r>
      </w:ins>
    </w:p>
    <w:p w14:paraId="705DA98B" w14:textId="77777777" w:rsidR="000D62D9" w:rsidRPr="000D62D9" w:rsidRDefault="000D62D9" w:rsidP="000D62D9">
      <w:pPr>
        <w:numPr>
          <w:ilvl w:val="0"/>
          <w:numId w:val="96"/>
        </w:numPr>
        <w:spacing w:after="0"/>
        <w:jc w:val="both"/>
        <w:rPr>
          <w:ins w:id="1365" w:author="Kush Khalasi" w:date="2025-06-02T18:31:00Z"/>
          <w:lang w:val="en-IN"/>
        </w:rPr>
      </w:pPr>
      <w:ins w:id="1366" w:author="Kush Khalasi" w:date="2025-06-02T18:31:00Z">
        <w:r w:rsidRPr="000D62D9">
          <w:rPr>
            <w:b/>
            <w:bCs/>
            <w:lang w:val="en-IN"/>
          </w:rPr>
          <w:t>Written Communication:</w:t>
        </w:r>
        <w:r w:rsidRPr="000D62D9">
          <w:rPr>
            <w:lang w:val="en-IN"/>
          </w:rPr>
          <w:t xml:space="preserve"> If submission of such documents becomes necessary for compliance or statutory verification, employees will be:</w:t>
        </w:r>
      </w:ins>
    </w:p>
    <w:p w14:paraId="543E21A5" w14:textId="77777777" w:rsidR="000D62D9" w:rsidRPr="000D62D9" w:rsidRDefault="000D62D9" w:rsidP="000D62D9">
      <w:pPr>
        <w:numPr>
          <w:ilvl w:val="1"/>
          <w:numId w:val="96"/>
        </w:numPr>
        <w:spacing w:after="0"/>
        <w:jc w:val="both"/>
        <w:rPr>
          <w:ins w:id="1367" w:author="Kush Khalasi" w:date="2025-06-02T18:31:00Z"/>
          <w:lang w:val="en-IN"/>
        </w:rPr>
      </w:pPr>
      <w:ins w:id="1368" w:author="Kush Khalasi" w:date="2025-06-02T18:31:00Z">
        <w:r w:rsidRPr="000D62D9">
          <w:rPr>
            <w:lang w:val="en-IN"/>
          </w:rPr>
          <w:lastRenderedPageBreak/>
          <w:t>Notified in writing about the purpose of submission.</w:t>
        </w:r>
      </w:ins>
    </w:p>
    <w:p w14:paraId="6E9DA35C" w14:textId="77777777" w:rsidR="000D62D9" w:rsidRPr="000D62D9" w:rsidRDefault="000D62D9" w:rsidP="000D62D9">
      <w:pPr>
        <w:numPr>
          <w:ilvl w:val="1"/>
          <w:numId w:val="96"/>
        </w:numPr>
        <w:spacing w:after="0"/>
        <w:jc w:val="both"/>
        <w:rPr>
          <w:ins w:id="1369" w:author="Kush Khalasi" w:date="2025-06-02T18:31:00Z"/>
          <w:lang w:val="en-IN"/>
        </w:rPr>
      </w:pPr>
      <w:ins w:id="1370" w:author="Kush Khalasi" w:date="2025-06-02T18:31:00Z">
        <w:r w:rsidRPr="000D62D9">
          <w:rPr>
            <w:lang w:val="en-IN"/>
          </w:rPr>
          <w:t>Informed of the exact documents needed and the specific duration for which they will be held.</w:t>
        </w:r>
      </w:ins>
    </w:p>
    <w:p w14:paraId="3090FA42" w14:textId="77777777" w:rsidR="000D62D9" w:rsidRDefault="000D62D9" w:rsidP="000D62D9">
      <w:pPr>
        <w:numPr>
          <w:ilvl w:val="1"/>
          <w:numId w:val="96"/>
        </w:numPr>
        <w:spacing w:after="0"/>
        <w:jc w:val="both"/>
        <w:rPr>
          <w:ins w:id="1371" w:author="Kush Khalasi" w:date="2025-06-02T18:31:00Z" w16du:dateUtc="2025-06-02T13:01:00Z"/>
          <w:lang w:val="en-IN"/>
        </w:rPr>
      </w:pPr>
      <w:ins w:id="1372" w:author="Kush Khalasi" w:date="2025-06-02T18:31:00Z">
        <w:r w:rsidRPr="000D62D9">
          <w:rPr>
            <w:lang w:val="en-IN"/>
          </w:rPr>
          <w:t>Given assurance that documents will be returned promptly once the process is complete.</w:t>
        </w:r>
      </w:ins>
    </w:p>
    <w:p w14:paraId="7D79619E" w14:textId="77777777" w:rsidR="000D62D9" w:rsidRPr="000D62D9" w:rsidRDefault="000D62D9">
      <w:pPr>
        <w:spacing w:after="0"/>
        <w:ind w:left="1440"/>
        <w:jc w:val="both"/>
        <w:rPr>
          <w:ins w:id="1373" w:author="Kush Khalasi" w:date="2025-06-02T18:31:00Z"/>
          <w:lang w:val="en-IN"/>
        </w:rPr>
        <w:pPrChange w:id="1374" w:author="Kush Khalasi" w:date="2025-06-02T18:31:00Z" w16du:dateUtc="2025-06-02T13:01:00Z">
          <w:pPr>
            <w:numPr>
              <w:ilvl w:val="1"/>
              <w:numId w:val="96"/>
            </w:numPr>
            <w:tabs>
              <w:tab w:val="num" w:pos="1440"/>
            </w:tabs>
            <w:spacing w:after="0"/>
            <w:ind w:left="1440" w:hanging="360"/>
            <w:jc w:val="both"/>
          </w:pPr>
        </w:pPrChange>
      </w:pPr>
    </w:p>
    <w:p w14:paraId="44DD76F0" w14:textId="77777777" w:rsidR="000D62D9" w:rsidRPr="000D62D9" w:rsidRDefault="000D62D9" w:rsidP="000D62D9">
      <w:pPr>
        <w:spacing w:after="0"/>
        <w:jc w:val="both"/>
        <w:rPr>
          <w:ins w:id="1375" w:author="Kush Khalasi" w:date="2025-06-02T18:31:00Z"/>
          <w:b/>
          <w:bCs/>
          <w:lang w:val="en-IN"/>
        </w:rPr>
      </w:pPr>
      <w:ins w:id="1376" w:author="Kush Khalasi" w:date="2025-06-02T18:31:00Z">
        <w:r w:rsidRPr="000D62D9">
          <w:rPr>
            <w:b/>
            <w:bCs/>
            <w:lang w:val="en-IN"/>
          </w:rPr>
          <w:t>Process for Temporary Document Submission</w:t>
        </w:r>
      </w:ins>
    </w:p>
    <w:p w14:paraId="7F28C188" w14:textId="77777777" w:rsidR="000D62D9" w:rsidRPr="000D62D9" w:rsidRDefault="000D62D9" w:rsidP="000D62D9">
      <w:pPr>
        <w:numPr>
          <w:ilvl w:val="0"/>
          <w:numId w:val="97"/>
        </w:numPr>
        <w:spacing w:after="0"/>
        <w:jc w:val="both"/>
        <w:rPr>
          <w:ins w:id="1377" w:author="Kush Khalasi" w:date="2025-06-02T18:31:00Z"/>
          <w:lang w:val="en-IN"/>
        </w:rPr>
      </w:pPr>
      <w:ins w:id="1378" w:author="Kush Khalasi" w:date="2025-06-02T18:31:00Z">
        <w:r w:rsidRPr="000D62D9">
          <w:rPr>
            <w:b/>
            <w:bCs/>
            <w:lang w:val="en-IN"/>
          </w:rPr>
          <w:t>Secure Handling:</w:t>
        </w:r>
        <w:r w:rsidRPr="000D62D9">
          <w:rPr>
            <w:lang w:val="en-IN"/>
          </w:rPr>
          <w:t xml:space="preserve"> When temporary document submission is required:</w:t>
        </w:r>
      </w:ins>
    </w:p>
    <w:p w14:paraId="59957145" w14:textId="77777777" w:rsidR="000D62D9" w:rsidRPr="000D62D9" w:rsidRDefault="000D62D9" w:rsidP="000D62D9">
      <w:pPr>
        <w:numPr>
          <w:ilvl w:val="1"/>
          <w:numId w:val="97"/>
        </w:numPr>
        <w:spacing w:after="0"/>
        <w:jc w:val="both"/>
        <w:rPr>
          <w:ins w:id="1379" w:author="Kush Khalasi" w:date="2025-06-02T18:31:00Z"/>
          <w:lang w:val="en-IN"/>
        </w:rPr>
      </w:pPr>
      <w:ins w:id="1380" w:author="Kush Khalasi" w:date="2025-06-02T18:31:00Z">
        <w:r w:rsidRPr="000D62D9">
          <w:rPr>
            <w:lang w:val="en-IN"/>
          </w:rPr>
          <w:t>Documents are securely stored in locked facilities with access limited to authorized HR personnel.</w:t>
        </w:r>
      </w:ins>
    </w:p>
    <w:p w14:paraId="55274F70" w14:textId="77777777" w:rsidR="000D62D9" w:rsidRPr="000D62D9" w:rsidRDefault="000D62D9" w:rsidP="000D62D9">
      <w:pPr>
        <w:numPr>
          <w:ilvl w:val="1"/>
          <w:numId w:val="97"/>
        </w:numPr>
        <w:spacing w:after="0"/>
        <w:jc w:val="both"/>
        <w:rPr>
          <w:ins w:id="1381" w:author="Kush Khalasi" w:date="2025-06-02T18:31:00Z"/>
          <w:lang w:val="en-IN"/>
        </w:rPr>
      </w:pPr>
      <w:ins w:id="1382" w:author="Kush Khalasi" w:date="2025-06-02T18:31:00Z">
        <w:r w:rsidRPr="000D62D9">
          <w:rPr>
            <w:lang w:val="en-IN"/>
          </w:rPr>
          <w:t>A detailed tracking system is used to log the submission and return of documents.</w:t>
        </w:r>
      </w:ins>
    </w:p>
    <w:p w14:paraId="601F60B0" w14:textId="77777777" w:rsidR="000D62D9" w:rsidRDefault="000D62D9" w:rsidP="000D62D9">
      <w:pPr>
        <w:numPr>
          <w:ilvl w:val="1"/>
          <w:numId w:val="97"/>
        </w:numPr>
        <w:spacing w:after="0"/>
        <w:jc w:val="both"/>
        <w:rPr>
          <w:ins w:id="1383" w:author="Kush Khalasi" w:date="2025-06-02T18:32:00Z" w16du:dateUtc="2025-06-02T13:02:00Z"/>
          <w:lang w:val="en-IN"/>
        </w:rPr>
      </w:pPr>
      <w:ins w:id="1384" w:author="Kush Khalasi" w:date="2025-06-02T18:31:00Z">
        <w:r w:rsidRPr="000D62D9">
          <w:rPr>
            <w:lang w:val="en-IN"/>
          </w:rPr>
          <w:t>Employees sign acknowledgment receipts during both submission and return, ensuring full traceability.</w:t>
        </w:r>
      </w:ins>
    </w:p>
    <w:p w14:paraId="161FED4D" w14:textId="77777777" w:rsidR="000D62D9" w:rsidRPr="000D62D9" w:rsidRDefault="000D62D9">
      <w:pPr>
        <w:spacing w:after="0"/>
        <w:ind w:left="1440"/>
        <w:jc w:val="both"/>
        <w:rPr>
          <w:ins w:id="1385" w:author="Kush Khalasi" w:date="2025-06-02T18:31:00Z"/>
          <w:lang w:val="en-IN"/>
        </w:rPr>
        <w:pPrChange w:id="1386" w:author="Kush Khalasi" w:date="2025-06-02T18:32:00Z" w16du:dateUtc="2025-06-02T13:02:00Z">
          <w:pPr>
            <w:numPr>
              <w:ilvl w:val="1"/>
              <w:numId w:val="97"/>
            </w:numPr>
            <w:tabs>
              <w:tab w:val="num" w:pos="1440"/>
            </w:tabs>
            <w:spacing w:after="0"/>
            <w:ind w:left="1440" w:hanging="360"/>
            <w:jc w:val="both"/>
          </w:pPr>
        </w:pPrChange>
      </w:pPr>
    </w:p>
    <w:p w14:paraId="2ECD3A72" w14:textId="77777777" w:rsidR="000D62D9" w:rsidRPr="000D62D9" w:rsidRDefault="000D62D9" w:rsidP="000D62D9">
      <w:pPr>
        <w:spacing w:after="0"/>
        <w:jc w:val="both"/>
        <w:rPr>
          <w:ins w:id="1387" w:author="Kush Khalasi" w:date="2025-06-02T18:31:00Z"/>
          <w:b/>
          <w:bCs/>
          <w:lang w:val="en-IN"/>
        </w:rPr>
      </w:pPr>
      <w:ins w:id="1388" w:author="Kush Khalasi" w:date="2025-06-02T18:31:00Z">
        <w:r w:rsidRPr="000D62D9">
          <w:rPr>
            <w:b/>
            <w:bCs/>
            <w:lang w:val="en-IN"/>
          </w:rPr>
          <w:t>Secure Personal Storage Options</w:t>
        </w:r>
      </w:ins>
    </w:p>
    <w:p w14:paraId="12480095" w14:textId="77777777" w:rsidR="000D62D9" w:rsidRPr="000D62D9" w:rsidRDefault="000D62D9" w:rsidP="000D62D9">
      <w:pPr>
        <w:numPr>
          <w:ilvl w:val="0"/>
          <w:numId w:val="98"/>
        </w:numPr>
        <w:spacing w:after="0"/>
        <w:jc w:val="both"/>
        <w:rPr>
          <w:ins w:id="1389" w:author="Kush Khalasi" w:date="2025-06-02T18:31:00Z"/>
          <w:lang w:val="en-IN"/>
        </w:rPr>
      </w:pPr>
      <w:ins w:id="1390" w:author="Kush Khalasi" w:date="2025-06-02T18:31:00Z">
        <w:r w:rsidRPr="000D62D9">
          <w:rPr>
            <w:b/>
            <w:bCs/>
            <w:lang w:val="en-IN"/>
          </w:rPr>
          <w:t>Voluntary Locker Access:</w:t>
        </w:r>
        <w:r w:rsidRPr="000D62D9">
          <w:rPr>
            <w:lang w:val="en-IN"/>
          </w:rPr>
          <w:t xml:space="preserve"> Employees are provided with personal lockers on-site, allowing them to store their identification documents securely and voluntarily.</w:t>
        </w:r>
      </w:ins>
    </w:p>
    <w:p w14:paraId="6F4B0D72" w14:textId="77777777" w:rsidR="000D62D9" w:rsidRDefault="000D62D9" w:rsidP="000D62D9">
      <w:pPr>
        <w:numPr>
          <w:ilvl w:val="0"/>
          <w:numId w:val="98"/>
        </w:numPr>
        <w:spacing w:after="0"/>
        <w:jc w:val="both"/>
        <w:rPr>
          <w:ins w:id="1391" w:author="Kush Khalasi" w:date="2025-06-02T18:32:00Z" w16du:dateUtc="2025-06-02T13:02:00Z"/>
          <w:lang w:val="en-IN"/>
        </w:rPr>
      </w:pPr>
      <w:ins w:id="1392" w:author="Kush Khalasi" w:date="2025-06-02T18:31:00Z">
        <w:r w:rsidRPr="000D62D9">
          <w:rPr>
            <w:b/>
            <w:bCs/>
            <w:lang w:val="en-IN"/>
          </w:rPr>
          <w:t>Autonomy Training:</w:t>
        </w:r>
        <w:r w:rsidRPr="000D62D9">
          <w:rPr>
            <w:lang w:val="en-IN"/>
          </w:rPr>
          <w:t xml:space="preserve"> During onboarding and periodic HR sessions, employees are educated about their right to retain control of their personal documents and the proper methods to store them securely.</w:t>
        </w:r>
      </w:ins>
    </w:p>
    <w:p w14:paraId="773EA9E4" w14:textId="77777777" w:rsidR="000D62D9" w:rsidRPr="000D62D9" w:rsidRDefault="000D62D9">
      <w:pPr>
        <w:spacing w:after="0"/>
        <w:ind w:left="720"/>
        <w:jc w:val="both"/>
        <w:rPr>
          <w:ins w:id="1393" w:author="Kush Khalasi" w:date="2025-06-02T18:31:00Z"/>
          <w:lang w:val="en-IN"/>
        </w:rPr>
        <w:pPrChange w:id="1394" w:author="Kush Khalasi" w:date="2025-06-02T18:32:00Z" w16du:dateUtc="2025-06-02T13:02:00Z">
          <w:pPr>
            <w:numPr>
              <w:numId w:val="98"/>
            </w:numPr>
            <w:tabs>
              <w:tab w:val="num" w:pos="720"/>
            </w:tabs>
            <w:spacing w:after="0"/>
            <w:ind w:left="720" w:hanging="360"/>
            <w:jc w:val="both"/>
          </w:pPr>
        </w:pPrChange>
      </w:pPr>
    </w:p>
    <w:p w14:paraId="2D4FCCE5" w14:textId="77777777" w:rsidR="000D62D9" w:rsidRPr="000D62D9" w:rsidRDefault="000D62D9" w:rsidP="000D62D9">
      <w:pPr>
        <w:spacing w:after="0"/>
        <w:jc w:val="both"/>
        <w:rPr>
          <w:ins w:id="1395" w:author="Kush Khalasi" w:date="2025-06-02T18:31:00Z"/>
          <w:b/>
          <w:bCs/>
          <w:lang w:val="en-IN"/>
        </w:rPr>
      </w:pPr>
      <w:ins w:id="1396" w:author="Kush Khalasi" w:date="2025-06-02T18:31:00Z">
        <w:r w:rsidRPr="000D62D9">
          <w:rPr>
            <w:b/>
            <w:bCs/>
            <w:lang w:val="en-IN"/>
          </w:rPr>
          <w:t>Legal and Regulatory Compliance</w:t>
        </w:r>
      </w:ins>
    </w:p>
    <w:p w14:paraId="6974380B" w14:textId="77777777" w:rsidR="000D62D9" w:rsidRPr="000D62D9" w:rsidRDefault="000D62D9" w:rsidP="000D62D9">
      <w:pPr>
        <w:numPr>
          <w:ilvl w:val="0"/>
          <w:numId w:val="99"/>
        </w:numPr>
        <w:spacing w:after="0"/>
        <w:jc w:val="both"/>
        <w:rPr>
          <w:ins w:id="1397" w:author="Kush Khalasi" w:date="2025-06-02T18:31:00Z"/>
          <w:lang w:val="en-IN"/>
        </w:rPr>
      </w:pPr>
      <w:ins w:id="1398" w:author="Kush Khalasi" w:date="2025-06-02T18:31:00Z">
        <w:r w:rsidRPr="000D62D9">
          <w:rPr>
            <w:b/>
            <w:bCs/>
            <w:lang w:val="en-IN"/>
          </w:rPr>
          <w:t>Clarity and Communication:</w:t>
        </w:r>
        <w:r w:rsidRPr="000D62D9">
          <w:rPr>
            <w:lang w:val="en-IN"/>
          </w:rPr>
          <w:t xml:space="preserve"> If government regulations necessitate the temporary retention of any personal document:</w:t>
        </w:r>
      </w:ins>
    </w:p>
    <w:p w14:paraId="2A96E972" w14:textId="77777777" w:rsidR="000D62D9" w:rsidRPr="000D62D9" w:rsidRDefault="000D62D9" w:rsidP="000D62D9">
      <w:pPr>
        <w:numPr>
          <w:ilvl w:val="1"/>
          <w:numId w:val="99"/>
        </w:numPr>
        <w:spacing w:after="0"/>
        <w:jc w:val="both"/>
        <w:rPr>
          <w:ins w:id="1399" w:author="Kush Khalasi" w:date="2025-06-02T18:31:00Z"/>
          <w:lang w:val="en-IN"/>
        </w:rPr>
      </w:pPr>
      <w:ins w:id="1400" w:author="Kush Khalasi" w:date="2025-06-02T18:31:00Z">
        <w:r w:rsidRPr="000D62D9">
          <w:rPr>
            <w:lang w:val="en-IN"/>
          </w:rPr>
          <w:t>The legal basis is explained clearly to the employee.</w:t>
        </w:r>
      </w:ins>
    </w:p>
    <w:p w14:paraId="7A868005" w14:textId="77777777" w:rsidR="000D62D9" w:rsidRPr="000D62D9" w:rsidRDefault="000D62D9" w:rsidP="000D62D9">
      <w:pPr>
        <w:numPr>
          <w:ilvl w:val="1"/>
          <w:numId w:val="99"/>
        </w:numPr>
        <w:spacing w:after="0"/>
        <w:jc w:val="both"/>
        <w:rPr>
          <w:ins w:id="1401" w:author="Kush Khalasi" w:date="2025-06-02T18:31:00Z"/>
          <w:lang w:val="en-IN"/>
        </w:rPr>
      </w:pPr>
      <w:ins w:id="1402" w:author="Kush Khalasi" w:date="2025-06-02T18:31:00Z">
        <w:r w:rsidRPr="000D62D9">
          <w:rPr>
            <w:lang w:val="en-IN"/>
          </w:rPr>
          <w:t>Duration, reason, and retrieval procedures are transparently communicated in writing.</w:t>
        </w:r>
      </w:ins>
    </w:p>
    <w:p w14:paraId="14EA3635" w14:textId="77777777" w:rsidR="000D62D9" w:rsidRDefault="000D62D9" w:rsidP="000D62D9">
      <w:pPr>
        <w:numPr>
          <w:ilvl w:val="0"/>
          <w:numId w:val="99"/>
        </w:numPr>
        <w:spacing w:after="0"/>
        <w:jc w:val="both"/>
        <w:rPr>
          <w:ins w:id="1403" w:author="Kush Khalasi" w:date="2025-06-02T18:32:00Z" w16du:dateUtc="2025-06-02T13:02:00Z"/>
          <w:lang w:val="en-IN"/>
        </w:rPr>
      </w:pPr>
      <w:ins w:id="1404" w:author="Kush Khalasi" w:date="2025-06-02T18:31:00Z">
        <w:r w:rsidRPr="000D62D9">
          <w:rPr>
            <w:b/>
            <w:bCs/>
            <w:lang w:val="en-IN"/>
          </w:rPr>
          <w:t>Timely Return:</w:t>
        </w:r>
        <w:r w:rsidRPr="000D62D9">
          <w:rPr>
            <w:lang w:val="en-IN"/>
          </w:rPr>
          <w:t xml:space="preserve"> Documents are returned without delay after verification, ensuring employee convenience and compliance.</w:t>
        </w:r>
      </w:ins>
    </w:p>
    <w:p w14:paraId="640601A6" w14:textId="77777777" w:rsidR="000D62D9" w:rsidRPr="000D62D9" w:rsidRDefault="000D62D9">
      <w:pPr>
        <w:spacing w:after="0"/>
        <w:ind w:left="720"/>
        <w:jc w:val="both"/>
        <w:rPr>
          <w:ins w:id="1405" w:author="Kush Khalasi" w:date="2025-06-02T18:31:00Z"/>
          <w:lang w:val="en-IN"/>
        </w:rPr>
        <w:pPrChange w:id="1406" w:author="Kush Khalasi" w:date="2025-06-02T18:32:00Z" w16du:dateUtc="2025-06-02T13:02:00Z">
          <w:pPr>
            <w:numPr>
              <w:numId w:val="99"/>
            </w:numPr>
            <w:tabs>
              <w:tab w:val="num" w:pos="720"/>
            </w:tabs>
            <w:spacing w:after="0"/>
            <w:ind w:left="720" w:hanging="360"/>
            <w:jc w:val="both"/>
          </w:pPr>
        </w:pPrChange>
      </w:pPr>
    </w:p>
    <w:p w14:paraId="782E426D" w14:textId="77777777" w:rsidR="000D62D9" w:rsidRPr="000D62D9" w:rsidRDefault="000D62D9" w:rsidP="000D62D9">
      <w:pPr>
        <w:spacing w:after="0"/>
        <w:jc w:val="both"/>
        <w:rPr>
          <w:ins w:id="1407" w:author="Kush Khalasi" w:date="2025-06-02T18:31:00Z"/>
          <w:b/>
          <w:bCs/>
          <w:lang w:val="en-IN"/>
        </w:rPr>
      </w:pPr>
      <w:ins w:id="1408" w:author="Kush Khalasi" w:date="2025-06-02T18:31:00Z">
        <w:r w:rsidRPr="000D62D9">
          <w:rPr>
            <w:b/>
            <w:bCs/>
            <w:lang w:val="en-IN"/>
          </w:rPr>
          <w:t>Awareness and Protection Measures</w:t>
        </w:r>
      </w:ins>
    </w:p>
    <w:p w14:paraId="21B75220" w14:textId="77777777" w:rsidR="000D62D9" w:rsidRPr="000D62D9" w:rsidRDefault="000D62D9" w:rsidP="000D62D9">
      <w:pPr>
        <w:numPr>
          <w:ilvl w:val="0"/>
          <w:numId w:val="100"/>
        </w:numPr>
        <w:spacing w:after="0"/>
        <w:jc w:val="both"/>
        <w:rPr>
          <w:ins w:id="1409" w:author="Kush Khalasi" w:date="2025-06-02T18:31:00Z"/>
          <w:lang w:val="en-IN"/>
        </w:rPr>
      </w:pPr>
      <w:ins w:id="1410" w:author="Kush Khalasi" w:date="2025-06-02T18:31:00Z">
        <w:r w:rsidRPr="000D62D9">
          <w:rPr>
            <w:b/>
            <w:bCs/>
            <w:lang w:val="en-IN"/>
          </w:rPr>
          <w:t>Training Programs:</w:t>
        </w:r>
        <w:r w:rsidRPr="000D62D9">
          <w:rPr>
            <w:lang w:val="en-IN"/>
          </w:rPr>
          <w:t xml:space="preserve"> Regular awareness sessions are conducted on privacy rights, secure document handling, and company policies related to personal data.</w:t>
        </w:r>
      </w:ins>
    </w:p>
    <w:p w14:paraId="10D6594A" w14:textId="77777777" w:rsidR="000D62D9" w:rsidRPr="000D62D9" w:rsidRDefault="000D62D9" w:rsidP="000D62D9">
      <w:pPr>
        <w:numPr>
          <w:ilvl w:val="0"/>
          <w:numId w:val="100"/>
        </w:numPr>
        <w:spacing w:after="0"/>
        <w:jc w:val="both"/>
        <w:rPr>
          <w:ins w:id="1411" w:author="Kush Khalasi" w:date="2025-06-02T18:31:00Z"/>
          <w:lang w:val="en-IN"/>
        </w:rPr>
      </w:pPr>
      <w:ins w:id="1412" w:author="Kush Khalasi" w:date="2025-06-02T18:31:00Z">
        <w:r w:rsidRPr="000D62D9">
          <w:rPr>
            <w:b/>
            <w:bCs/>
            <w:lang w:val="en-IN"/>
          </w:rPr>
          <w:t>No Coercion:</w:t>
        </w:r>
        <w:r w:rsidRPr="000D62D9">
          <w:rPr>
            <w:lang w:val="en-IN"/>
          </w:rPr>
          <w:t xml:space="preserve"> Riya Travels ensures that under no circumstance are employees coerced to hand over personal identification documents unless legally required.</w:t>
        </w:r>
      </w:ins>
    </w:p>
    <w:p w14:paraId="0A2C2030" w14:textId="525635A8" w:rsidR="000D62D9" w:rsidRPr="000D62D9" w:rsidRDefault="000D62D9" w:rsidP="000D62D9">
      <w:pPr>
        <w:spacing w:after="0"/>
        <w:jc w:val="both"/>
        <w:rPr>
          <w:ins w:id="1413" w:author="Kush Khalasi" w:date="2025-06-02T18:31:00Z"/>
          <w:lang w:val="en-IN"/>
        </w:rPr>
      </w:pPr>
    </w:p>
    <w:p w14:paraId="59DB7CAB" w14:textId="77777777" w:rsidR="000D62D9" w:rsidRDefault="000D62D9" w:rsidP="000D62D9">
      <w:pPr>
        <w:spacing w:after="0"/>
        <w:jc w:val="both"/>
        <w:rPr>
          <w:ins w:id="1414" w:author="Kush Khalasi" w:date="2025-06-02T18:31:00Z" w16du:dateUtc="2025-06-02T13:01:00Z"/>
          <w:b/>
          <w:bCs/>
          <w:lang w:val="en-IN"/>
        </w:rPr>
      </w:pPr>
      <w:ins w:id="1415" w:author="Kush Khalasi" w:date="2025-06-02T18:31:00Z">
        <w:r w:rsidRPr="000D62D9">
          <w:rPr>
            <w:b/>
            <w:bCs/>
            <w:lang w:val="en-IN"/>
          </w:rPr>
          <w:t>Document Retention Schedule – Riya Travels Private Limited</w:t>
        </w:r>
      </w:ins>
    </w:p>
    <w:p w14:paraId="7D25A458" w14:textId="77777777" w:rsidR="000D62D9" w:rsidRPr="000D62D9" w:rsidRDefault="000D62D9" w:rsidP="000D62D9">
      <w:pPr>
        <w:spacing w:after="0"/>
        <w:jc w:val="both"/>
        <w:rPr>
          <w:ins w:id="1416" w:author="Kush Khalasi" w:date="2025-06-02T18:31:00Z"/>
          <w:b/>
          <w:bCs/>
          <w:lang w:val="en-IN"/>
        </w:rPr>
      </w:pPr>
    </w:p>
    <w:p w14:paraId="544AA4E8" w14:textId="77777777" w:rsidR="000D62D9" w:rsidRDefault="000D62D9" w:rsidP="000D62D9">
      <w:pPr>
        <w:spacing w:after="0"/>
        <w:jc w:val="both"/>
        <w:rPr>
          <w:ins w:id="1417" w:author="Kush Khalasi" w:date="2025-06-02T18:31:00Z" w16du:dateUtc="2025-06-02T13:01:00Z"/>
          <w:lang w:val="en-IN"/>
        </w:rPr>
      </w:pPr>
      <w:ins w:id="1418" w:author="Kush Khalasi" w:date="2025-06-02T18:31:00Z">
        <w:r w:rsidRPr="000D62D9">
          <w:rPr>
            <w:lang w:val="en-IN"/>
          </w:rPr>
          <w:t>To ensure compliance with legal obligations and operational efficiency, Riya Travels has adopted a structured approach to document retention and disposal. The following table outlines key document types and their prescribed retention timelines:</w:t>
        </w:r>
      </w:ins>
    </w:p>
    <w:p w14:paraId="48418194" w14:textId="77777777" w:rsidR="000D62D9" w:rsidRPr="000D62D9" w:rsidRDefault="000D62D9" w:rsidP="000D62D9">
      <w:pPr>
        <w:spacing w:after="0"/>
        <w:jc w:val="both"/>
        <w:rPr>
          <w:ins w:id="1419" w:author="Kush Khalasi" w:date="2025-06-02T18:31:00Z"/>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71"/>
        <w:gridCol w:w="2863"/>
        <w:gridCol w:w="3006"/>
      </w:tblGrid>
      <w:tr w:rsidR="000D62D9" w:rsidRPr="000D62D9" w14:paraId="684D19ED" w14:textId="77777777" w:rsidTr="000D62D9">
        <w:trPr>
          <w:tblHeader/>
          <w:tblCellSpacing w:w="15" w:type="dxa"/>
          <w:ins w:id="1420" w:author="Kush Khalasi" w:date="2025-06-02T18:31:00Z"/>
        </w:trPr>
        <w:tc>
          <w:tcPr>
            <w:tcW w:w="0" w:type="auto"/>
            <w:vAlign w:val="center"/>
            <w:hideMark/>
          </w:tcPr>
          <w:p w14:paraId="4EA52AA0" w14:textId="77777777" w:rsidR="000D62D9" w:rsidRPr="000D62D9" w:rsidRDefault="000D62D9" w:rsidP="000D62D9">
            <w:pPr>
              <w:spacing w:after="0"/>
              <w:jc w:val="both"/>
              <w:rPr>
                <w:ins w:id="1421" w:author="Kush Khalasi" w:date="2025-06-02T18:31:00Z"/>
                <w:b/>
                <w:bCs/>
                <w:lang w:val="en-IN"/>
              </w:rPr>
            </w:pPr>
            <w:ins w:id="1422" w:author="Kush Khalasi" w:date="2025-06-02T18:31:00Z">
              <w:r w:rsidRPr="000D62D9">
                <w:rPr>
                  <w:b/>
                  <w:bCs/>
                  <w:lang w:val="en-IN"/>
                </w:rPr>
                <w:t>Document Type</w:t>
              </w:r>
            </w:ins>
          </w:p>
        </w:tc>
        <w:tc>
          <w:tcPr>
            <w:tcW w:w="0" w:type="auto"/>
            <w:vAlign w:val="center"/>
            <w:hideMark/>
          </w:tcPr>
          <w:p w14:paraId="31612DDE" w14:textId="77777777" w:rsidR="000D62D9" w:rsidRPr="000D62D9" w:rsidRDefault="000D62D9" w:rsidP="000D62D9">
            <w:pPr>
              <w:spacing w:after="0"/>
              <w:jc w:val="both"/>
              <w:rPr>
                <w:ins w:id="1423" w:author="Kush Khalasi" w:date="2025-06-02T18:31:00Z"/>
                <w:b/>
                <w:bCs/>
                <w:lang w:val="en-IN"/>
              </w:rPr>
            </w:pPr>
            <w:ins w:id="1424" w:author="Kush Khalasi" w:date="2025-06-02T18:31:00Z">
              <w:r w:rsidRPr="000D62D9">
                <w:rPr>
                  <w:b/>
                  <w:bCs/>
                  <w:lang w:val="en-IN"/>
                </w:rPr>
                <w:t>Retention Period</w:t>
              </w:r>
            </w:ins>
          </w:p>
        </w:tc>
        <w:tc>
          <w:tcPr>
            <w:tcW w:w="0" w:type="auto"/>
            <w:vAlign w:val="center"/>
            <w:hideMark/>
          </w:tcPr>
          <w:p w14:paraId="78296D25" w14:textId="77777777" w:rsidR="000D62D9" w:rsidRPr="000D62D9" w:rsidRDefault="000D62D9" w:rsidP="000D62D9">
            <w:pPr>
              <w:spacing w:after="0"/>
              <w:jc w:val="both"/>
              <w:rPr>
                <w:ins w:id="1425" w:author="Kush Khalasi" w:date="2025-06-02T18:31:00Z"/>
                <w:b/>
                <w:bCs/>
                <w:lang w:val="en-IN"/>
              </w:rPr>
            </w:pPr>
            <w:ins w:id="1426" w:author="Kush Khalasi" w:date="2025-06-02T18:31:00Z">
              <w:r w:rsidRPr="000D62D9">
                <w:rPr>
                  <w:b/>
                  <w:bCs/>
                  <w:lang w:val="en-IN"/>
                </w:rPr>
                <w:t>Disposal Method</w:t>
              </w:r>
            </w:ins>
          </w:p>
        </w:tc>
      </w:tr>
      <w:tr w:rsidR="000D62D9" w:rsidRPr="000D62D9" w14:paraId="7C5B0E60" w14:textId="77777777" w:rsidTr="000D62D9">
        <w:trPr>
          <w:tblCellSpacing w:w="15" w:type="dxa"/>
          <w:ins w:id="1427" w:author="Kush Khalasi" w:date="2025-06-02T18:31:00Z"/>
        </w:trPr>
        <w:tc>
          <w:tcPr>
            <w:tcW w:w="0" w:type="auto"/>
            <w:vAlign w:val="center"/>
            <w:hideMark/>
          </w:tcPr>
          <w:p w14:paraId="70E8921B" w14:textId="77777777" w:rsidR="000D62D9" w:rsidRPr="000D62D9" w:rsidRDefault="000D62D9" w:rsidP="000D62D9">
            <w:pPr>
              <w:spacing w:after="0"/>
              <w:jc w:val="both"/>
              <w:rPr>
                <w:ins w:id="1428" w:author="Kush Khalasi" w:date="2025-06-02T18:31:00Z"/>
                <w:lang w:val="en-IN"/>
              </w:rPr>
            </w:pPr>
            <w:ins w:id="1429" w:author="Kush Khalasi" w:date="2025-06-02T18:31:00Z">
              <w:r w:rsidRPr="000D62D9">
                <w:rPr>
                  <w:lang w:val="en-IN"/>
                </w:rPr>
                <w:t>Personal Identification Documents (Aadhaar, PAN, etc.)</w:t>
              </w:r>
            </w:ins>
          </w:p>
        </w:tc>
        <w:tc>
          <w:tcPr>
            <w:tcW w:w="0" w:type="auto"/>
            <w:vAlign w:val="center"/>
            <w:hideMark/>
          </w:tcPr>
          <w:p w14:paraId="2539FD10" w14:textId="77777777" w:rsidR="000D62D9" w:rsidRPr="000D62D9" w:rsidRDefault="000D62D9" w:rsidP="000D62D9">
            <w:pPr>
              <w:spacing w:after="0"/>
              <w:jc w:val="both"/>
              <w:rPr>
                <w:ins w:id="1430" w:author="Kush Khalasi" w:date="2025-06-02T18:31:00Z"/>
                <w:lang w:val="en-IN"/>
              </w:rPr>
            </w:pPr>
            <w:ins w:id="1431" w:author="Kush Khalasi" w:date="2025-06-02T18:31:00Z">
              <w:r w:rsidRPr="000D62D9">
                <w:rPr>
                  <w:lang w:val="en-IN"/>
                </w:rPr>
                <w:t>As per statutory requirement</w:t>
              </w:r>
            </w:ins>
          </w:p>
        </w:tc>
        <w:tc>
          <w:tcPr>
            <w:tcW w:w="0" w:type="auto"/>
            <w:vAlign w:val="center"/>
            <w:hideMark/>
          </w:tcPr>
          <w:p w14:paraId="3CAE0DFA" w14:textId="77777777" w:rsidR="000D62D9" w:rsidRPr="000D62D9" w:rsidRDefault="000D62D9" w:rsidP="000D62D9">
            <w:pPr>
              <w:spacing w:after="0"/>
              <w:jc w:val="both"/>
              <w:rPr>
                <w:ins w:id="1432" w:author="Kush Khalasi" w:date="2025-06-02T18:31:00Z"/>
                <w:lang w:val="en-IN"/>
              </w:rPr>
            </w:pPr>
            <w:ins w:id="1433" w:author="Kush Khalasi" w:date="2025-06-02T18:31:00Z">
              <w:r w:rsidRPr="000D62D9">
                <w:rPr>
                  <w:lang w:val="en-IN"/>
                </w:rPr>
                <w:t>Secure shredding or digital deletion</w:t>
              </w:r>
            </w:ins>
          </w:p>
        </w:tc>
      </w:tr>
      <w:tr w:rsidR="000D62D9" w:rsidRPr="000D62D9" w14:paraId="39059ACF" w14:textId="77777777" w:rsidTr="000D62D9">
        <w:trPr>
          <w:tblCellSpacing w:w="15" w:type="dxa"/>
          <w:ins w:id="1434" w:author="Kush Khalasi" w:date="2025-06-02T18:31:00Z"/>
        </w:trPr>
        <w:tc>
          <w:tcPr>
            <w:tcW w:w="0" w:type="auto"/>
            <w:vAlign w:val="center"/>
            <w:hideMark/>
          </w:tcPr>
          <w:p w14:paraId="4C4381EB" w14:textId="77777777" w:rsidR="000D62D9" w:rsidRPr="000D62D9" w:rsidRDefault="000D62D9" w:rsidP="000D62D9">
            <w:pPr>
              <w:spacing w:after="0"/>
              <w:jc w:val="both"/>
              <w:rPr>
                <w:ins w:id="1435" w:author="Kush Khalasi" w:date="2025-06-02T18:31:00Z"/>
                <w:lang w:val="en-IN"/>
              </w:rPr>
            </w:pPr>
            <w:ins w:id="1436" w:author="Kush Khalasi" w:date="2025-06-02T18:31:00Z">
              <w:r w:rsidRPr="000D62D9">
                <w:rPr>
                  <w:lang w:val="en-IN"/>
                </w:rPr>
                <w:t>Offer Letters &amp; Employment Contracts</w:t>
              </w:r>
            </w:ins>
          </w:p>
        </w:tc>
        <w:tc>
          <w:tcPr>
            <w:tcW w:w="0" w:type="auto"/>
            <w:vAlign w:val="center"/>
            <w:hideMark/>
          </w:tcPr>
          <w:p w14:paraId="54DBF6C0" w14:textId="77777777" w:rsidR="000D62D9" w:rsidRPr="000D62D9" w:rsidRDefault="000D62D9" w:rsidP="000D62D9">
            <w:pPr>
              <w:spacing w:after="0"/>
              <w:jc w:val="both"/>
              <w:rPr>
                <w:ins w:id="1437" w:author="Kush Khalasi" w:date="2025-06-02T18:31:00Z"/>
                <w:lang w:val="en-IN"/>
              </w:rPr>
            </w:pPr>
            <w:ins w:id="1438" w:author="Kush Khalasi" w:date="2025-06-02T18:31:00Z">
              <w:r w:rsidRPr="000D62D9">
                <w:rPr>
                  <w:lang w:val="en-IN"/>
                </w:rPr>
                <w:t>10 years post-employment</w:t>
              </w:r>
            </w:ins>
          </w:p>
        </w:tc>
        <w:tc>
          <w:tcPr>
            <w:tcW w:w="0" w:type="auto"/>
            <w:vAlign w:val="center"/>
            <w:hideMark/>
          </w:tcPr>
          <w:p w14:paraId="1596108C" w14:textId="77777777" w:rsidR="000D62D9" w:rsidRPr="000D62D9" w:rsidRDefault="000D62D9" w:rsidP="000D62D9">
            <w:pPr>
              <w:spacing w:after="0"/>
              <w:jc w:val="both"/>
              <w:rPr>
                <w:ins w:id="1439" w:author="Kush Khalasi" w:date="2025-06-02T18:31:00Z"/>
                <w:lang w:val="en-IN"/>
              </w:rPr>
            </w:pPr>
            <w:ins w:id="1440" w:author="Kush Khalasi" w:date="2025-06-02T18:31:00Z">
              <w:r w:rsidRPr="000D62D9">
                <w:rPr>
                  <w:lang w:val="en-IN"/>
                </w:rPr>
                <w:t>Secure archiving or shredding</w:t>
              </w:r>
            </w:ins>
          </w:p>
        </w:tc>
      </w:tr>
      <w:tr w:rsidR="000D62D9" w:rsidRPr="000D62D9" w14:paraId="4024BD21" w14:textId="77777777" w:rsidTr="000D62D9">
        <w:trPr>
          <w:tblCellSpacing w:w="15" w:type="dxa"/>
          <w:ins w:id="1441" w:author="Kush Khalasi" w:date="2025-06-02T18:31:00Z"/>
        </w:trPr>
        <w:tc>
          <w:tcPr>
            <w:tcW w:w="0" w:type="auto"/>
            <w:vAlign w:val="center"/>
            <w:hideMark/>
          </w:tcPr>
          <w:p w14:paraId="2710C9C6" w14:textId="77777777" w:rsidR="000D62D9" w:rsidRPr="000D62D9" w:rsidRDefault="000D62D9" w:rsidP="000D62D9">
            <w:pPr>
              <w:spacing w:after="0"/>
              <w:jc w:val="both"/>
              <w:rPr>
                <w:ins w:id="1442" w:author="Kush Khalasi" w:date="2025-06-02T18:31:00Z"/>
                <w:lang w:val="en-IN"/>
              </w:rPr>
            </w:pPr>
            <w:ins w:id="1443" w:author="Kush Khalasi" w:date="2025-06-02T18:31:00Z">
              <w:r w:rsidRPr="000D62D9">
                <w:rPr>
                  <w:lang w:val="en-IN"/>
                </w:rPr>
                <w:t>Payroll and Salary Records</w:t>
              </w:r>
            </w:ins>
          </w:p>
        </w:tc>
        <w:tc>
          <w:tcPr>
            <w:tcW w:w="0" w:type="auto"/>
            <w:vAlign w:val="center"/>
            <w:hideMark/>
          </w:tcPr>
          <w:p w14:paraId="4A196AD9" w14:textId="77777777" w:rsidR="000D62D9" w:rsidRPr="000D62D9" w:rsidRDefault="000D62D9" w:rsidP="000D62D9">
            <w:pPr>
              <w:spacing w:after="0"/>
              <w:jc w:val="both"/>
              <w:rPr>
                <w:ins w:id="1444" w:author="Kush Khalasi" w:date="2025-06-02T18:31:00Z"/>
                <w:lang w:val="en-IN"/>
              </w:rPr>
            </w:pPr>
            <w:ins w:id="1445" w:author="Kush Khalasi" w:date="2025-06-02T18:31:00Z">
              <w:r w:rsidRPr="000D62D9">
                <w:rPr>
                  <w:lang w:val="en-IN"/>
                </w:rPr>
                <w:t>7 years</w:t>
              </w:r>
            </w:ins>
          </w:p>
        </w:tc>
        <w:tc>
          <w:tcPr>
            <w:tcW w:w="0" w:type="auto"/>
            <w:vAlign w:val="center"/>
            <w:hideMark/>
          </w:tcPr>
          <w:p w14:paraId="4C24F055" w14:textId="77777777" w:rsidR="000D62D9" w:rsidRPr="000D62D9" w:rsidRDefault="000D62D9" w:rsidP="000D62D9">
            <w:pPr>
              <w:spacing w:after="0"/>
              <w:jc w:val="both"/>
              <w:rPr>
                <w:ins w:id="1446" w:author="Kush Khalasi" w:date="2025-06-02T18:31:00Z"/>
                <w:lang w:val="en-IN"/>
              </w:rPr>
            </w:pPr>
            <w:ins w:id="1447" w:author="Kush Khalasi" w:date="2025-06-02T18:31:00Z">
              <w:r w:rsidRPr="000D62D9">
                <w:rPr>
                  <w:lang w:val="en-IN"/>
                </w:rPr>
                <w:t>Encrypted digital storage or deletion</w:t>
              </w:r>
            </w:ins>
          </w:p>
        </w:tc>
      </w:tr>
      <w:tr w:rsidR="000D62D9" w:rsidRPr="000D62D9" w14:paraId="6CE2E3AF" w14:textId="77777777" w:rsidTr="000D62D9">
        <w:trPr>
          <w:tblCellSpacing w:w="15" w:type="dxa"/>
          <w:ins w:id="1448" w:author="Kush Khalasi" w:date="2025-06-02T18:31:00Z"/>
        </w:trPr>
        <w:tc>
          <w:tcPr>
            <w:tcW w:w="0" w:type="auto"/>
            <w:vAlign w:val="center"/>
            <w:hideMark/>
          </w:tcPr>
          <w:p w14:paraId="5C786311" w14:textId="77777777" w:rsidR="000D62D9" w:rsidRPr="000D62D9" w:rsidRDefault="000D62D9" w:rsidP="000D62D9">
            <w:pPr>
              <w:spacing w:after="0"/>
              <w:jc w:val="both"/>
              <w:rPr>
                <w:ins w:id="1449" w:author="Kush Khalasi" w:date="2025-06-02T18:31:00Z"/>
                <w:lang w:val="en-IN"/>
              </w:rPr>
            </w:pPr>
            <w:ins w:id="1450" w:author="Kush Khalasi" w:date="2025-06-02T18:31:00Z">
              <w:r w:rsidRPr="000D62D9">
                <w:rPr>
                  <w:lang w:val="en-IN"/>
                </w:rPr>
                <w:t>Leave &amp; Attendance Records</w:t>
              </w:r>
            </w:ins>
          </w:p>
        </w:tc>
        <w:tc>
          <w:tcPr>
            <w:tcW w:w="0" w:type="auto"/>
            <w:vAlign w:val="center"/>
            <w:hideMark/>
          </w:tcPr>
          <w:p w14:paraId="117D7957" w14:textId="77777777" w:rsidR="000D62D9" w:rsidRPr="000D62D9" w:rsidRDefault="000D62D9" w:rsidP="000D62D9">
            <w:pPr>
              <w:spacing w:after="0"/>
              <w:jc w:val="both"/>
              <w:rPr>
                <w:ins w:id="1451" w:author="Kush Khalasi" w:date="2025-06-02T18:31:00Z"/>
                <w:lang w:val="en-IN"/>
              </w:rPr>
            </w:pPr>
            <w:ins w:id="1452" w:author="Kush Khalasi" w:date="2025-06-02T18:31:00Z">
              <w:r w:rsidRPr="000D62D9">
                <w:rPr>
                  <w:lang w:val="en-IN"/>
                </w:rPr>
                <w:t>5 years</w:t>
              </w:r>
            </w:ins>
          </w:p>
        </w:tc>
        <w:tc>
          <w:tcPr>
            <w:tcW w:w="0" w:type="auto"/>
            <w:vAlign w:val="center"/>
            <w:hideMark/>
          </w:tcPr>
          <w:p w14:paraId="15A4C33E" w14:textId="77777777" w:rsidR="000D62D9" w:rsidRPr="000D62D9" w:rsidRDefault="000D62D9" w:rsidP="000D62D9">
            <w:pPr>
              <w:spacing w:after="0"/>
              <w:jc w:val="both"/>
              <w:rPr>
                <w:ins w:id="1453" w:author="Kush Khalasi" w:date="2025-06-02T18:31:00Z"/>
                <w:lang w:val="en-IN"/>
              </w:rPr>
            </w:pPr>
            <w:ins w:id="1454" w:author="Kush Khalasi" w:date="2025-06-02T18:31:00Z">
              <w:r w:rsidRPr="000D62D9">
                <w:rPr>
                  <w:lang w:val="en-IN"/>
                </w:rPr>
                <w:t>Shredding or secure archiving</w:t>
              </w:r>
            </w:ins>
          </w:p>
        </w:tc>
      </w:tr>
      <w:tr w:rsidR="000D62D9" w:rsidRPr="000D62D9" w14:paraId="58E8EBCD" w14:textId="77777777" w:rsidTr="000D62D9">
        <w:trPr>
          <w:tblCellSpacing w:w="15" w:type="dxa"/>
          <w:ins w:id="1455" w:author="Kush Khalasi" w:date="2025-06-02T18:31:00Z"/>
        </w:trPr>
        <w:tc>
          <w:tcPr>
            <w:tcW w:w="0" w:type="auto"/>
            <w:vAlign w:val="center"/>
            <w:hideMark/>
          </w:tcPr>
          <w:p w14:paraId="57459953" w14:textId="77777777" w:rsidR="000D62D9" w:rsidRPr="000D62D9" w:rsidRDefault="000D62D9" w:rsidP="000D62D9">
            <w:pPr>
              <w:spacing w:after="0"/>
              <w:jc w:val="both"/>
              <w:rPr>
                <w:ins w:id="1456" w:author="Kush Khalasi" w:date="2025-06-02T18:31:00Z"/>
                <w:lang w:val="en-IN"/>
              </w:rPr>
            </w:pPr>
            <w:ins w:id="1457" w:author="Kush Khalasi" w:date="2025-06-02T18:31:00Z">
              <w:r w:rsidRPr="000D62D9">
                <w:rPr>
                  <w:lang w:val="en-IN"/>
                </w:rPr>
                <w:t>Performance Appraisal Reports</w:t>
              </w:r>
            </w:ins>
          </w:p>
        </w:tc>
        <w:tc>
          <w:tcPr>
            <w:tcW w:w="0" w:type="auto"/>
            <w:vAlign w:val="center"/>
            <w:hideMark/>
          </w:tcPr>
          <w:p w14:paraId="2417DC98" w14:textId="77777777" w:rsidR="000D62D9" w:rsidRPr="000D62D9" w:rsidRDefault="000D62D9" w:rsidP="000D62D9">
            <w:pPr>
              <w:spacing w:after="0"/>
              <w:jc w:val="both"/>
              <w:rPr>
                <w:ins w:id="1458" w:author="Kush Khalasi" w:date="2025-06-02T18:31:00Z"/>
                <w:lang w:val="en-IN"/>
              </w:rPr>
            </w:pPr>
            <w:ins w:id="1459" w:author="Kush Khalasi" w:date="2025-06-02T18:31:00Z">
              <w:r w:rsidRPr="000D62D9">
                <w:rPr>
                  <w:lang w:val="en-IN"/>
                </w:rPr>
                <w:t xml:space="preserve">7 years after employee </w:t>
              </w:r>
              <w:r w:rsidRPr="000D62D9">
                <w:rPr>
                  <w:lang w:val="en-IN"/>
                </w:rPr>
                <w:lastRenderedPageBreak/>
                <w:t>separation</w:t>
              </w:r>
            </w:ins>
          </w:p>
        </w:tc>
        <w:tc>
          <w:tcPr>
            <w:tcW w:w="0" w:type="auto"/>
            <w:vAlign w:val="center"/>
            <w:hideMark/>
          </w:tcPr>
          <w:p w14:paraId="42768C15" w14:textId="77777777" w:rsidR="000D62D9" w:rsidRPr="000D62D9" w:rsidRDefault="000D62D9" w:rsidP="000D62D9">
            <w:pPr>
              <w:spacing w:after="0"/>
              <w:jc w:val="both"/>
              <w:rPr>
                <w:ins w:id="1460" w:author="Kush Khalasi" w:date="2025-06-02T18:31:00Z"/>
                <w:lang w:val="en-IN"/>
              </w:rPr>
            </w:pPr>
            <w:ins w:id="1461" w:author="Kush Khalasi" w:date="2025-06-02T18:31:00Z">
              <w:r w:rsidRPr="000D62D9">
                <w:rPr>
                  <w:lang w:val="en-IN"/>
                </w:rPr>
                <w:lastRenderedPageBreak/>
                <w:t xml:space="preserve">Secure shredding or digital </w:t>
              </w:r>
              <w:r w:rsidRPr="000D62D9">
                <w:rPr>
                  <w:lang w:val="en-IN"/>
                </w:rPr>
                <w:lastRenderedPageBreak/>
                <w:t>archiving</w:t>
              </w:r>
            </w:ins>
          </w:p>
        </w:tc>
      </w:tr>
      <w:tr w:rsidR="000D62D9" w:rsidRPr="000D62D9" w14:paraId="76B709FA" w14:textId="77777777" w:rsidTr="000D62D9">
        <w:trPr>
          <w:tblCellSpacing w:w="15" w:type="dxa"/>
          <w:ins w:id="1462" w:author="Kush Khalasi" w:date="2025-06-02T18:31:00Z"/>
        </w:trPr>
        <w:tc>
          <w:tcPr>
            <w:tcW w:w="0" w:type="auto"/>
            <w:vAlign w:val="center"/>
            <w:hideMark/>
          </w:tcPr>
          <w:p w14:paraId="7AAB0012" w14:textId="77777777" w:rsidR="000D62D9" w:rsidRPr="000D62D9" w:rsidRDefault="000D62D9" w:rsidP="000D62D9">
            <w:pPr>
              <w:spacing w:after="0"/>
              <w:jc w:val="both"/>
              <w:rPr>
                <w:ins w:id="1463" w:author="Kush Khalasi" w:date="2025-06-02T18:31:00Z"/>
                <w:lang w:val="en-IN"/>
              </w:rPr>
            </w:pPr>
            <w:ins w:id="1464" w:author="Kush Khalasi" w:date="2025-06-02T18:31:00Z">
              <w:r w:rsidRPr="000D62D9">
                <w:rPr>
                  <w:lang w:val="en-IN"/>
                </w:rPr>
                <w:lastRenderedPageBreak/>
                <w:t>Tax and Finance Records (e.g., Invoices, TDS)</w:t>
              </w:r>
            </w:ins>
          </w:p>
        </w:tc>
        <w:tc>
          <w:tcPr>
            <w:tcW w:w="0" w:type="auto"/>
            <w:vAlign w:val="center"/>
            <w:hideMark/>
          </w:tcPr>
          <w:p w14:paraId="0D2EA243" w14:textId="77777777" w:rsidR="000D62D9" w:rsidRPr="000D62D9" w:rsidRDefault="000D62D9" w:rsidP="000D62D9">
            <w:pPr>
              <w:spacing w:after="0"/>
              <w:jc w:val="both"/>
              <w:rPr>
                <w:ins w:id="1465" w:author="Kush Khalasi" w:date="2025-06-02T18:31:00Z"/>
                <w:lang w:val="en-IN"/>
              </w:rPr>
            </w:pPr>
            <w:ins w:id="1466" w:author="Kush Khalasi" w:date="2025-06-02T18:31:00Z">
              <w:r w:rsidRPr="000D62D9">
                <w:rPr>
                  <w:lang w:val="en-IN"/>
                </w:rPr>
                <w:t>7 years</w:t>
              </w:r>
            </w:ins>
          </w:p>
        </w:tc>
        <w:tc>
          <w:tcPr>
            <w:tcW w:w="0" w:type="auto"/>
            <w:vAlign w:val="center"/>
            <w:hideMark/>
          </w:tcPr>
          <w:p w14:paraId="51139139" w14:textId="77777777" w:rsidR="000D62D9" w:rsidRPr="000D62D9" w:rsidRDefault="000D62D9" w:rsidP="000D62D9">
            <w:pPr>
              <w:spacing w:after="0"/>
              <w:jc w:val="both"/>
              <w:rPr>
                <w:ins w:id="1467" w:author="Kush Khalasi" w:date="2025-06-02T18:31:00Z"/>
                <w:lang w:val="en-IN"/>
              </w:rPr>
            </w:pPr>
            <w:ins w:id="1468" w:author="Kush Khalasi" w:date="2025-06-02T18:31:00Z">
              <w:r w:rsidRPr="000D62D9">
                <w:rPr>
                  <w:lang w:val="en-IN"/>
                </w:rPr>
                <w:t>Secure archiving or shredding</w:t>
              </w:r>
            </w:ins>
          </w:p>
        </w:tc>
      </w:tr>
      <w:tr w:rsidR="000D62D9" w:rsidRPr="000D62D9" w14:paraId="1C2A679F" w14:textId="77777777" w:rsidTr="000D62D9">
        <w:trPr>
          <w:tblCellSpacing w:w="15" w:type="dxa"/>
          <w:ins w:id="1469" w:author="Kush Khalasi" w:date="2025-06-02T18:31:00Z"/>
        </w:trPr>
        <w:tc>
          <w:tcPr>
            <w:tcW w:w="0" w:type="auto"/>
            <w:vAlign w:val="center"/>
            <w:hideMark/>
          </w:tcPr>
          <w:p w14:paraId="6706A697" w14:textId="77777777" w:rsidR="000D62D9" w:rsidRPr="000D62D9" w:rsidRDefault="000D62D9" w:rsidP="000D62D9">
            <w:pPr>
              <w:spacing w:after="0"/>
              <w:jc w:val="both"/>
              <w:rPr>
                <w:ins w:id="1470" w:author="Kush Khalasi" w:date="2025-06-02T18:31:00Z"/>
                <w:lang w:val="en-IN"/>
              </w:rPr>
            </w:pPr>
            <w:ins w:id="1471" w:author="Kush Khalasi" w:date="2025-06-02T18:31:00Z">
              <w:r w:rsidRPr="000D62D9">
                <w:rPr>
                  <w:lang w:val="en-IN"/>
                </w:rPr>
                <w:t>Contracts with Service Providers or Partners</w:t>
              </w:r>
            </w:ins>
          </w:p>
        </w:tc>
        <w:tc>
          <w:tcPr>
            <w:tcW w:w="0" w:type="auto"/>
            <w:vAlign w:val="center"/>
            <w:hideMark/>
          </w:tcPr>
          <w:p w14:paraId="0531E8EB" w14:textId="77777777" w:rsidR="000D62D9" w:rsidRPr="000D62D9" w:rsidRDefault="000D62D9" w:rsidP="000D62D9">
            <w:pPr>
              <w:spacing w:after="0"/>
              <w:jc w:val="both"/>
              <w:rPr>
                <w:ins w:id="1472" w:author="Kush Khalasi" w:date="2025-06-02T18:31:00Z"/>
                <w:lang w:val="en-IN"/>
              </w:rPr>
            </w:pPr>
            <w:ins w:id="1473" w:author="Kush Khalasi" w:date="2025-06-02T18:31:00Z">
              <w:r w:rsidRPr="000D62D9">
                <w:rPr>
                  <w:lang w:val="en-IN"/>
                </w:rPr>
                <w:t>7 years after contract end</w:t>
              </w:r>
            </w:ins>
          </w:p>
        </w:tc>
        <w:tc>
          <w:tcPr>
            <w:tcW w:w="0" w:type="auto"/>
            <w:vAlign w:val="center"/>
            <w:hideMark/>
          </w:tcPr>
          <w:p w14:paraId="66C12EB9" w14:textId="77777777" w:rsidR="000D62D9" w:rsidRPr="000D62D9" w:rsidRDefault="000D62D9" w:rsidP="000D62D9">
            <w:pPr>
              <w:spacing w:after="0"/>
              <w:jc w:val="both"/>
              <w:rPr>
                <w:ins w:id="1474" w:author="Kush Khalasi" w:date="2025-06-02T18:31:00Z"/>
                <w:lang w:val="en-IN"/>
              </w:rPr>
            </w:pPr>
            <w:ins w:id="1475" w:author="Kush Khalasi" w:date="2025-06-02T18:31:00Z">
              <w:r w:rsidRPr="000D62D9">
                <w:rPr>
                  <w:lang w:val="en-IN"/>
                </w:rPr>
                <w:t>Secure shredding or digital archiving</w:t>
              </w:r>
            </w:ins>
          </w:p>
        </w:tc>
      </w:tr>
      <w:tr w:rsidR="000D62D9" w:rsidRPr="000D62D9" w14:paraId="7A15040B" w14:textId="77777777" w:rsidTr="000D62D9">
        <w:trPr>
          <w:tblCellSpacing w:w="15" w:type="dxa"/>
          <w:ins w:id="1476" w:author="Kush Khalasi" w:date="2025-06-02T18:31:00Z"/>
        </w:trPr>
        <w:tc>
          <w:tcPr>
            <w:tcW w:w="0" w:type="auto"/>
            <w:vAlign w:val="center"/>
            <w:hideMark/>
          </w:tcPr>
          <w:p w14:paraId="21D5EE45" w14:textId="77777777" w:rsidR="000D62D9" w:rsidRPr="000D62D9" w:rsidRDefault="000D62D9" w:rsidP="000D62D9">
            <w:pPr>
              <w:spacing w:after="0"/>
              <w:jc w:val="both"/>
              <w:rPr>
                <w:ins w:id="1477" w:author="Kush Khalasi" w:date="2025-06-02T18:31:00Z"/>
                <w:lang w:val="en-IN"/>
              </w:rPr>
            </w:pPr>
            <w:ins w:id="1478" w:author="Kush Khalasi" w:date="2025-06-02T18:31:00Z">
              <w:r w:rsidRPr="000D62D9">
                <w:rPr>
                  <w:lang w:val="en-IN"/>
                </w:rPr>
                <w:t>Statutory Compliance Records (PF, ESIC, etc.)</w:t>
              </w:r>
            </w:ins>
          </w:p>
        </w:tc>
        <w:tc>
          <w:tcPr>
            <w:tcW w:w="0" w:type="auto"/>
            <w:vAlign w:val="center"/>
            <w:hideMark/>
          </w:tcPr>
          <w:p w14:paraId="272286B0" w14:textId="77777777" w:rsidR="000D62D9" w:rsidRPr="000D62D9" w:rsidRDefault="000D62D9" w:rsidP="000D62D9">
            <w:pPr>
              <w:spacing w:after="0"/>
              <w:jc w:val="both"/>
              <w:rPr>
                <w:ins w:id="1479" w:author="Kush Khalasi" w:date="2025-06-02T18:31:00Z"/>
                <w:lang w:val="en-IN"/>
              </w:rPr>
            </w:pPr>
            <w:ins w:id="1480" w:author="Kush Khalasi" w:date="2025-06-02T18:31:00Z">
              <w:r w:rsidRPr="000D62D9">
                <w:rPr>
                  <w:lang w:val="en-IN"/>
                </w:rPr>
                <w:t>As per regulatory requirements</w:t>
              </w:r>
            </w:ins>
          </w:p>
        </w:tc>
        <w:tc>
          <w:tcPr>
            <w:tcW w:w="0" w:type="auto"/>
            <w:vAlign w:val="center"/>
            <w:hideMark/>
          </w:tcPr>
          <w:p w14:paraId="7295DB8F" w14:textId="77777777" w:rsidR="000D62D9" w:rsidRPr="000D62D9" w:rsidRDefault="000D62D9" w:rsidP="000D62D9">
            <w:pPr>
              <w:spacing w:after="0"/>
              <w:jc w:val="both"/>
              <w:rPr>
                <w:ins w:id="1481" w:author="Kush Khalasi" w:date="2025-06-02T18:31:00Z"/>
                <w:lang w:val="en-IN"/>
              </w:rPr>
            </w:pPr>
            <w:ins w:id="1482" w:author="Kush Khalasi" w:date="2025-06-02T18:31:00Z">
              <w:r w:rsidRPr="000D62D9">
                <w:rPr>
                  <w:lang w:val="en-IN"/>
                </w:rPr>
                <w:t>Secure disposal in line with law</w:t>
              </w:r>
            </w:ins>
          </w:p>
        </w:tc>
      </w:tr>
      <w:tr w:rsidR="000D62D9" w:rsidRPr="000D62D9" w14:paraId="7111CCBA" w14:textId="77777777" w:rsidTr="000D62D9">
        <w:trPr>
          <w:tblCellSpacing w:w="15" w:type="dxa"/>
          <w:ins w:id="1483" w:author="Kush Khalasi" w:date="2025-06-02T18:31:00Z"/>
        </w:trPr>
        <w:tc>
          <w:tcPr>
            <w:tcW w:w="0" w:type="auto"/>
            <w:vAlign w:val="center"/>
            <w:hideMark/>
          </w:tcPr>
          <w:p w14:paraId="13490705" w14:textId="77777777" w:rsidR="000D62D9" w:rsidRPr="000D62D9" w:rsidRDefault="000D62D9" w:rsidP="000D62D9">
            <w:pPr>
              <w:spacing w:after="0"/>
              <w:jc w:val="both"/>
              <w:rPr>
                <w:ins w:id="1484" w:author="Kush Khalasi" w:date="2025-06-02T18:31:00Z"/>
                <w:lang w:val="en-IN"/>
              </w:rPr>
            </w:pPr>
            <w:ins w:id="1485" w:author="Kush Khalasi" w:date="2025-06-02T18:31:00Z">
              <w:r w:rsidRPr="000D62D9">
                <w:rPr>
                  <w:lang w:val="en-IN"/>
                </w:rPr>
                <w:t>Legal Cases &amp; Litigation Documents</w:t>
              </w:r>
            </w:ins>
          </w:p>
        </w:tc>
        <w:tc>
          <w:tcPr>
            <w:tcW w:w="0" w:type="auto"/>
            <w:vAlign w:val="center"/>
            <w:hideMark/>
          </w:tcPr>
          <w:p w14:paraId="739F0961" w14:textId="77777777" w:rsidR="000D62D9" w:rsidRPr="000D62D9" w:rsidRDefault="000D62D9" w:rsidP="000D62D9">
            <w:pPr>
              <w:spacing w:after="0"/>
              <w:jc w:val="both"/>
              <w:rPr>
                <w:ins w:id="1486" w:author="Kush Khalasi" w:date="2025-06-02T18:31:00Z"/>
                <w:lang w:val="en-IN"/>
              </w:rPr>
            </w:pPr>
            <w:ins w:id="1487" w:author="Kush Khalasi" w:date="2025-06-02T18:31:00Z">
              <w:r w:rsidRPr="000D62D9">
                <w:rPr>
                  <w:lang w:val="en-IN"/>
                </w:rPr>
                <w:t>7 years after resolution</w:t>
              </w:r>
            </w:ins>
          </w:p>
        </w:tc>
        <w:tc>
          <w:tcPr>
            <w:tcW w:w="0" w:type="auto"/>
            <w:vAlign w:val="center"/>
            <w:hideMark/>
          </w:tcPr>
          <w:p w14:paraId="3737C1C7" w14:textId="77777777" w:rsidR="000D62D9" w:rsidRPr="000D62D9" w:rsidRDefault="000D62D9" w:rsidP="000D62D9">
            <w:pPr>
              <w:spacing w:after="0"/>
              <w:jc w:val="both"/>
              <w:rPr>
                <w:ins w:id="1488" w:author="Kush Khalasi" w:date="2025-06-02T18:31:00Z"/>
                <w:lang w:val="en-IN"/>
              </w:rPr>
            </w:pPr>
            <w:ins w:id="1489" w:author="Kush Khalasi" w:date="2025-06-02T18:31:00Z">
              <w:r w:rsidRPr="000D62D9">
                <w:rPr>
                  <w:lang w:val="en-IN"/>
                </w:rPr>
                <w:t>Archival or shredding</w:t>
              </w:r>
            </w:ins>
          </w:p>
        </w:tc>
      </w:tr>
      <w:tr w:rsidR="000D62D9" w:rsidRPr="000D62D9" w14:paraId="17BB66F4" w14:textId="77777777" w:rsidTr="000D62D9">
        <w:trPr>
          <w:tblCellSpacing w:w="15" w:type="dxa"/>
          <w:ins w:id="1490" w:author="Kush Khalasi" w:date="2025-06-02T18:31:00Z"/>
        </w:trPr>
        <w:tc>
          <w:tcPr>
            <w:tcW w:w="0" w:type="auto"/>
            <w:vAlign w:val="center"/>
            <w:hideMark/>
          </w:tcPr>
          <w:p w14:paraId="52E7E8D1" w14:textId="77777777" w:rsidR="000D62D9" w:rsidRPr="000D62D9" w:rsidRDefault="000D62D9" w:rsidP="000D62D9">
            <w:pPr>
              <w:spacing w:after="0"/>
              <w:jc w:val="both"/>
              <w:rPr>
                <w:ins w:id="1491" w:author="Kush Khalasi" w:date="2025-06-02T18:31:00Z"/>
                <w:lang w:val="en-IN"/>
              </w:rPr>
            </w:pPr>
            <w:ins w:id="1492" w:author="Kush Khalasi" w:date="2025-06-02T18:31:00Z">
              <w:r w:rsidRPr="000D62D9">
                <w:rPr>
                  <w:lang w:val="en-IN"/>
                </w:rPr>
                <w:t>Health &amp; Safety Reports</w:t>
              </w:r>
            </w:ins>
          </w:p>
        </w:tc>
        <w:tc>
          <w:tcPr>
            <w:tcW w:w="0" w:type="auto"/>
            <w:vAlign w:val="center"/>
            <w:hideMark/>
          </w:tcPr>
          <w:p w14:paraId="25DB6D79" w14:textId="77777777" w:rsidR="000D62D9" w:rsidRPr="000D62D9" w:rsidRDefault="000D62D9" w:rsidP="000D62D9">
            <w:pPr>
              <w:spacing w:after="0"/>
              <w:jc w:val="both"/>
              <w:rPr>
                <w:ins w:id="1493" w:author="Kush Khalasi" w:date="2025-06-02T18:31:00Z"/>
                <w:lang w:val="en-IN"/>
              </w:rPr>
            </w:pPr>
            <w:ins w:id="1494" w:author="Kush Khalasi" w:date="2025-06-02T18:31:00Z">
              <w:r w:rsidRPr="000D62D9">
                <w:rPr>
                  <w:lang w:val="en-IN"/>
                </w:rPr>
                <w:t>5 years</w:t>
              </w:r>
            </w:ins>
          </w:p>
        </w:tc>
        <w:tc>
          <w:tcPr>
            <w:tcW w:w="0" w:type="auto"/>
            <w:vAlign w:val="center"/>
            <w:hideMark/>
          </w:tcPr>
          <w:p w14:paraId="6E0382BC" w14:textId="77777777" w:rsidR="000D62D9" w:rsidRPr="000D62D9" w:rsidRDefault="000D62D9" w:rsidP="000D62D9">
            <w:pPr>
              <w:spacing w:after="0"/>
              <w:jc w:val="both"/>
              <w:rPr>
                <w:ins w:id="1495" w:author="Kush Khalasi" w:date="2025-06-02T18:31:00Z"/>
                <w:lang w:val="en-IN"/>
              </w:rPr>
            </w:pPr>
            <w:ins w:id="1496" w:author="Kush Khalasi" w:date="2025-06-02T18:31:00Z">
              <w:r w:rsidRPr="000D62D9">
                <w:rPr>
                  <w:lang w:val="en-IN"/>
                </w:rPr>
                <w:t>Shredding or digital deletion</w:t>
              </w:r>
            </w:ins>
          </w:p>
        </w:tc>
      </w:tr>
      <w:tr w:rsidR="000D62D9" w:rsidRPr="000D62D9" w14:paraId="21A1D99E" w14:textId="77777777" w:rsidTr="000D62D9">
        <w:trPr>
          <w:tblCellSpacing w:w="15" w:type="dxa"/>
          <w:ins w:id="1497" w:author="Kush Khalasi" w:date="2025-06-02T18:31:00Z"/>
        </w:trPr>
        <w:tc>
          <w:tcPr>
            <w:tcW w:w="0" w:type="auto"/>
            <w:vAlign w:val="center"/>
            <w:hideMark/>
          </w:tcPr>
          <w:p w14:paraId="0B694D79" w14:textId="77777777" w:rsidR="000D62D9" w:rsidRPr="000D62D9" w:rsidRDefault="000D62D9" w:rsidP="000D62D9">
            <w:pPr>
              <w:spacing w:after="0"/>
              <w:jc w:val="both"/>
              <w:rPr>
                <w:ins w:id="1498" w:author="Kush Khalasi" w:date="2025-06-02T18:31:00Z"/>
                <w:lang w:val="en-IN"/>
              </w:rPr>
            </w:pPr>
            <w:ins w:id="1499" w:author="Kush Khalasi" w:date="2025-06-02T18:31:00Z">
              <w:r w:rsidRPr="000D62D9">
                <w:rPr>
                  <w:lang w:val="en-IN"/>
                </w:rPr>
                <w:t>Environmental/CSR Compliance (if applicable)</w:t>
              </w:r>
            </w:ins>
          </w:p>
        </w:tc>
        <w:tc>
          <w:tcPr>
            <w:tcW w:w="0" w:type="auto"/>
            <w:vAlign w:val="center"/>
            <w:hideMark/>
          </w:tcPr>
          <w:p w14:paraId="61CDE296" w14:textId="77777777" w:rsidR="000D62D9" w:rsidRPr="000D62D9" w:rsidRDefault="000D62D9" w:rsidP="000D62D9">
            <w:pPr>
              <w:spacing w:after="0"/>
              <w:jc w:val="both"/>
              <w:rPr>
                <w:ins w:id="1500" w:author="Kush Khalasi" w:date="2025-06-02T18:31:00Z"/>
                <w:lang w:val="en-IN"/>
              </w:rPr>
            </w:pPr>
            <w:ins w:id="1501" w:author="Kush Khalasi" w:date="2025-06-02T18:31:00Z">
              <w:r w:rsidRPr="000D62D9">
                <w:rPr>
                  <w:lang w:val="en-IN"/>
                </w:rPr>
                <w:t>7 years</w:t>
              </w:r>
            </w:ins>
          </w:p>
        </w:tc>
        <w:tc>
          <w:tcPr>
            <w:tcW w:w="0" w:type="auto"/>
            <w:vAlign w:val="center"/>
            <w:hideMark/>
          </w:tcPr>
          <w:p w14:paraId="327A8735" w14:textId="77777777" w:rsidR="000D62D9" w:rsidRPr="000D62D9" w:rsidRDefault="000D62D9" w:rsidP="000D62D9">
            <w:pPr>
              <w:spacing w:after="0"/>
              <w:jc w:val="both"/>
              <w:rPr>
                <w:ins w:id="1502" w:author="Kush Khalasi" w:date="2025-06-02T18:31:00Z"/>
                <w:lang w:val="en-IN"/>
              </w:rPr>
            </w:pPr>
            <w:ins w:id="1503" w:author="Kush Khalasi" w:date="2025-06-02T18:31:00Z">
              <w:r w:rsidRPr="000D62D9">
                <w:rPr>
                  <w:lang w:val="en-IN"/>
                </w:rPr>
                <w:t>Secure archiving or disposal</w:t>
              </w:r>
            </w:ins>
          </w:p>
        </w:tc>
      </w:tr>
    </w:tbl>
    <w:p w14:paraId="4BA4987C" w14:textId="77777777" w:rsidR="000D62D9" w:rsidRDefault="000D62D9" w:rsidP="000D62D9">
      <w:pPr>
        <w:spacing w:after="0"/>
        <w:jc w:val="both"/>
        <w:rPr>
          <w:ins w:id="1504" w:author="Kush Khalasi" w:date="2025-06-02T18:32:00Z" w16du:dateUtc="2025-06-02T13:02:00Z"/>
          <w:b/>
          <w:bCs/>
          <w:lang w:val="en-IN"/>
        </w:rPr>
      </w:pPr>
    </w:p>
    <w:p w14:paraId="59264250" w14:textId="2A925A72" w:rsidR="000D62D9" w:rsidRDefault="000D62D9" w:rsidP="000D62D9">
      <w:pPr>
        <w:spacing w:after="0"/>
        <w:jc w:val="both"/>
        <w:rPr>
          <w:ins w:id="1505" w:author="Kush Khalasi" w:date="2025-06-02T18:32:00Z" w16du:dateUtc="2025-06-02T13:02:00Z"/>
          <w:b/>
          <w:bCs/>
          <w:lang w:val="en-IN"/>
        </w:rPr>
      </w:pPr>
      <w:ins w:id="1506" w:author="Kush Khalasi" w:date="2025-06-02T18:31:00Z">
        <w:r w:rsidRPr="000D62D9">
          <w:rPr>
            <w:b/>
            <w:bCs/>
            <w:lang w:val="en-IN"/>
          </w:rPr>
          <w:t>Implementation Practices</w:t>
        </w:r>
      </w:ins>
    </w:p>
    <w:p w14:paraId="576A0B4A" w14:textId="77777777" w:rsidR="000D62D9" w:rsidRPr="000D62D9" w:rsidRDefault="000D62D9" w:rsidP="000D62D9">
      <w:pPr>
        <w:spacing w:after="0"/>
        <w:jc w:val="both"/>
        <w:rPr>
          <w:ins w:id="1507" w:author="Kush Khalasi" w:date="2025-06-02T18:31:00Z"/>
          <w:b/>
          <w:bCs/>
          <w:lang w:val="en-IN"/>
        </w:rPr>
      </w:pPr>
    </w:p>
    <w:p w14:paraId="2BCACE95" w14:textId="77777777" w:rsidR="000D62D9" w:rsidRPr="000D62D9" w:rsidRDefault="000D62D9" w:rsidP="000D62D9">
      <w:pPr>
        <w:numPr>
          <w:ilvl w:val="0"/>
          <w:numId w:val="101"/>
        </w:numPr>
        <w:spacing w:after="0"/>
        <w:jc w:val="both"/>
        <w:rPr>
          <w:ins w:id="1508" w:author="Kush Khalasi" w:date="2025-06-02T18:31:00Z"/>
          <w:lang w:val="en-IN"/>
        </w:rPr>
      </w:pPr>
      <w:ins w:id="1509" w:author="Kush Khalasi" w:date="2025-06-02T18:31:00Z">
        <w:r w:rsidRPr="000D62D9">
          <w:rPr>
            <w:b/>
            <w:bCs/>
            <w:lang w:val="en-IN"/>
          </w:rPr>
          <w:t>Digital Storage:</w:t>
        </w:r>
        <w:r w:rsidRPr="000D62D9">
          <w:rPr>
            <w:lang w:val="en-IN"/>
          </w:rPr>
          <w:t xml:space="preserve"> Records are stored on encrypted servers with role-based access controls.</w:t>
        </w:r>
      </w:ins>
    </w:p>
    <w:p w14:paraId="1E63E39A" w14:textId="77777777" w:rsidR="000D62D9" w:rsidRPr="000D62D9" w:rsidRDefault="000D62D9" w:rsidP="000D62D9">
      <w:pPr>
        <w:numPr>
          <w:ilvl w:val="0"/>
          <w:numId w:val="101"/>
        </w:numPr>
        <w:spacing w:after="0"/>
        <w:jc w:val="both"/>
        <w:rPr>
          <w:ins w:id="1510" w:author="Kush Khalasi" w:date="2025-06-02T18:31:00Z"/>
          <w:lang w:val="en-IN"/>
        </w:rPr>
      </w:pPr>
      <w:ins w:id="1511" w:author="Kush Khalasi" w:date="2025-06-02T18:31:00Z">
        <w:r w:rsidRPr="000D62D9">
          <w:rPr>
            <w:b/>
            <w:bCs/>
            <w:lang w:val="en-IN"/>
          </w:rPr>
          <w:t>Physical Security:</w:t>
        </w:r>
        <w:r w:rsidRPr="000D62D9">
          <w:rPr>
            <w:lang w:val="en-IN"/>
          </w:rPr>
          <w:t xml:space="preserve"> Hard copies are retained in restricted, access-controlled rooms with strict logbooks.</w:t>
        </w:r>
      </w:ins>
    </w:p>
    <w:p w14:paraId="791F4AA2" w14:textId="77777777" w:rsidR="000D62D9" w:rsidRPr="000D62D9" w:rsidRDefault="000D62D9" w:rsidP="000D62D9">
      <w:pPr>
        <w:numPr>
          <w:ilvl w:val="0"/>
          <w:numId w:val="101"/>
        </w:numPr>
        <w:spacing w:after="0"/>
        <w:jc w:val="both"/>
        <w:rPr>
          <w:ins w:id="1512" w:author="Kush Khalasi" w:date="2025-06-02T18:31:00Z"/>
          <w:lang w:val="en-IN"/>
        </w:rPr>
      </w:pPr>
      <w:ins w:id="1513" w:author="Kush Khalasi" w:date="2025-06-02T18:31:00Z">
        <w:r w:rsidRPr="000D62D9">
          <w:rPr>
            <w:b/>
            <w:bCs/>
            <w:lang w:val="en-IN"/>
          </w:rPr>
          <w:t>Annual Review:</w:t>
        </w:r>
        <w:r w:rsidRPr="000D62D9">
          <w:rPr>
            <w:lang w:val="en-IN"/>
          </w:rPr>
          <w:t xml:space="preserve"> The retention policy is reviewed every year to ensure alignment with evolving legal and business needs.</w:t>
        </w:r>
      </w:ins>
    </w:p>
    <w:p w14:paraId="407F11D4" w14:textId="77777777" w:rsidR="000D62D9" w:rsidRPr="000D62D9" w:rsidRDefault="000D62D9" w:rsidP="000D62D9">
      <w:pPr>
        <w:numPr>
          <w:ilvl w:val="0"/>
          <w:numId w:val="101"/>
        </w:numPr>
        <w:spacing w:after="0"/>
        <w:jc w:val="both"/>
        <w:rPr>
          <w:ins w:id="1514" w:author="Kush Khalasi" w:date="2025-06-02T18:31:00Z"/>
          <w:lang w:val="en-IN"/>
        </w:rPr>
      </w:pPr>
      <w:ins w:id="1515" w:author="Kush Khalasi" w:date="2025-06-02T18:31:00Z">
        <w:r w:rsidRPr="000D62D9">
          <w:rPr>
            <w:b/>
            <w:bCs/>
            <w:lang w:val="en-IN"/>
          </w:rPr>
          <w:t>Compliance Assurance:</w:t>
        </w:r>
        <w:r w:rsidRPr="000D62D9">
          <w:rPr>
            <w:lang w:val="en-IN"/>
          </w:rPr>
          <w:t xml:space="preserve"> Practices are regularly audited to ensure compliance with Indian data protection and labor laws.</w:t>
        </w:r>
      </w:ins>
    </w:p>
    <w:p w14:paraId="0D805E3B" w14:textId="2CBA720A" w:rsidR="000D62D9" w:rsidDel="000D62D9" w:rsidRDefault="000D62D9">
      <w:pPr>
        <w:spacing w:after="0"/>
        <w:jc w:val="both"/>
        <w:rPr>
          <w:del w:id="1516" w:author="Kush Khalasi" w:date="2025-06-02T18:32:00Z" w16du:dateUtc="2025-06-02T13:02:00Z"/>
        </w:rPr>
      </w:pPr>
    </w:p>
    <w:p w14:paraId="14B7A662" w14:textId="77777777" w:rsidR="00837265" w:rsidRDefault="00837265">
      <w:pPr>
        <w:spacing w:after="0"/>
        <w:jc w:val="both"/>
      </w:pPr>
    </w:p>
    <w:p w14:paraId="6476B1D3" w14:textId="77777777" w:rsidR="00837265" w:rsidRDefault="00000000">
      <w:pPr>
        <w:spacing w:after="0"/>
        <w:jc w:val="both"/>
      </w:pPr>
      <w:r>
        <w:rPr>
          <w:b/>
        </w:rPr>
        <w:t xml:space="preserve">6.12 Dress Code &amp; Appearance: </w:t>
      </w:r>
    </w:p>
    <w:p w14:paraId="3890DCA5" w14:textId="77777777" w:rsidR="00837265" w:rsidRDefault="00000000">
      <w:pPr>
        <w:numPr>
          <w:ilvl w:val="0"/>
          <w:numId w:val="22"/>
        </w:numPr>
        <w:spacing w:after="0"/>
        <w:jc w:val="both"/>
      </w:pPr>
      <w:r>
        <w:t xml:space="preserve">Dress code from </w:t>
      </w:r>
      <w:r>
        <w:rPr>
          <w:b/>
        </w:rPr>
        <w:t xml:space="preserve">Monday to Thursday formals only </w:t>
      </w:r>
      <w:r>
        <w:t>(</w:t>
      </w:r>
      <w:r>
        <w:rPr>
          <w:b/>
        </w:rPr>
        <w:t>Casuals can be worn ONLY on Friday &amp; Saturdays</w:t>
      </w:r>
      <w:r>
        <w:t xml:space="preserve">, </w:t>
      </w:r>
      <w:r>
        <w:rPr>
          <w:b/>
        </w:rPr>
        <w:t xml:space="preserve">NO EXCEPTION </w:t>
      </w:r>
      <w:r>
        <w:t xml:space="preserve">on Bank Holidays too) </w:t>
      </w:r>
    </w:p>
    <w:p w14:paraId="286D7C7C" w14:textId="77777777" w:rsidR="00837265" w:rsidRDefault="00000000">
      <w:pPr>
        <w:numPr>
          <w:ilvl w:val="0"/>
          <w:numId w:val="22"/>
        </w:numPr>
        <w:spacing w:after="0"/>
        <w:jc w:val="both"/>
      </w:pPr>
      <w:r>
        <w:t xml:space="preserve">All male staff have to wear </w:t>
      </w:r>
      <w:r>
        <w:rPr>
          <w:b/>
        </w:rPr>
        <w:t xml:space="preserve">shoes in the office from Monday to Friday. </w:t>
      </w:r>
      <w:r>
        <w:t>Floaters are not a part of formal attire and should not be worn in the office.</w:t>
      </w:r>
    </w:p>
    <w:p w14:paraId="0B4D7306" w14:textId="77777777" w:rsidR="00837265" w:rsidRDefault="00000000">
      <w:pPr>
        <w:numPr>
          <w:ilvl w:val="0"/>
          <w:numId w:val="22"/>
        </w:numPr>
        <w:spacing w:after="0"/>
        <w:jc w:val="both"/>
      </w:pPr>
      <w:r>
        <w:t xml:space="preserve">The male staff should be </w:t>
      </w:r>
      <w:r>
        <w:rPr>
          <w:b/>
        </w:rPr>
        <w:t xml:space="preserve">clean shaved in working hours &amp; should be in decent attire. </w:t>
      </w:r>
    </w:p>
    <w:p w14:paraId="354255B8" w14:textId="77777777" w:rsidR="00837265" w:rsidRDefault="00000000">
      <w:pPr>
        <w:numPr>
          <w:ilvl w:val="0"/>
          <w:numId w:val="22"/>
        </w:numPr>
        <w:spacing w:after="0"/>
        <w:jc w:val="both"/>
        <w:rPr>
          <w:color w:val="222222"/>
          <w:sz w:val="20"/>
          <w:szCs w:val="20"/>
        </w:rPr>
      </w:pPr>
      <w:r>
        <w:t>If anyone wants a deviation for shaving for some religious reason, then you need to update the​ same to​ HR in writing.</w:t>
      </w:r>
    </w:p>
    <w:p w14:paraId="4CDF3196" w14:textId="77777777" w:rsidR="00837265" w:rsidRDefault="00000000">
      <w:pPr>
        <w:numPr>
          <w:ilvl w:val="0"/>
          <w:numId w:val="22"/>
        </w:numPr>
        <w:spacing w:after="0"/>
        <w:jc w:val="both"/>
      </w:pPr>
      <w:r>
        <w:t xml:space="preserve">All employees are expected to look neat and tidy while on duty. </w:t>
      </w:r>
    </w:p>
    <w:p w14:paraId="297E14BF" w14:textId="77777777" w:rsidR="00837265" w:rsidRDefault="00837265">
      <w:pPr>
        <w:spacing w:after="0"/>
        <w:jc w:val="both"/>
      </w:pPr>
    </w:p>
    <w:p w14:paraId="64EEA147" w14:textId="77777777" w:rsidR="00837265" w:rsidRDefault="00000000">
      <w:pPr>
        <w:spacing w:after="0"/>
        <w:jc w:val="both"/>
      </w:pPr>
      <w:r>
        <w:rPr>
          <w:b/>
        </w:rPr>
        <w:t xml:space="preserve">6.13 Identity Cards: </w:t>
      </w:r>
    </w:p>
    <w:p w14:paraId="31ADFBFB" w14:textId="77777777" w:rsidR="00837265" w:rsidRDefault="00000000">
      <w:pPr>
        <w:numPr>
          <w:ilvl w:val="0"/>
          <w:numId w:val="20"/>
        </w:numPr>
        <w:spacing w:after="0"/>
        <w:jc w:val="both"/>
      </w:pPr>
      <w:r>
        <w:t xml:space="preserve">Wearing the ID card is not only important inside the Office premise, but it also </w:t>
      </w:r>
      <w:r>
        <w:rPr>
          <w:b/>
        </w:rPr>
        <w:t xml:space="preserve">is mandatory </w:t>
      </w:r>
      <w:r>
        <w:t xml:space="preserve">for security reasons. Anyone found without the ID card can be asked for an explanation immediately. </w:t>
      </w:r>
    </w:p>
    <w:p w14:paraId="7AA8A831" w14:textId="77777777" w:rsidR="00837265" w:rsidRDefault="00000000">
      <w:pPr>
        <w:numPr>
          <w:ilvl w:val="0"/>
          <w:numId w:val="20"/>
        </w:numPr>
        <w:spacing w:after="0"/>
        <w:jc w:val="both"/>
      </w:pPr>
      <w:r>
        <w:t xml:space="preserve">If the </w:t>
      </w:r>
      <w:r>
        <w:rPr>
          <w:b/>
        </w:rPr>
        <w:t>ID card/Access card is lost</w:t>
      </w:r>
      <w:r>
        <w:t xml:space="preserve">, then the staff needs to report immediately to the </w:t>
      </w:r>
      <w:proofErr w:type="gramStart"/>
      <w:r>
        <w:t>Admin</w:t>
      </w:r>
      <w:proofErr w:type="gramEnd"/>
      <w:r>
        <w:t xml:space="preserve"> dept. and issue a new one after </w:t>
      </w:r>
      <w:r>
        <w:rPr>
          <w:b/>
        </w:rPr>
        <w:t xml:space="preserve">paying Rs. 50/-. </w:t>
      </w:r>
    </w:p>
    <w:p w14:paraId="3349621A" w14:textId="77777777" w:rsidR="00837265" w:rsidRDefault="00000000">
      <w:pPr>
        <w:numPr>
          <w:ilvl w:val="0"/>
          <w:numId w:val="20"/>
        </w:numPr>
        <w:spacing w:after="0"/>
        <w:jc w:val="both"/>
      </w:pPr>
      <w:r>
        <w:t xml:space="preserve">It is the </w:t>
      </w:r>
      <w:r>
        <w:rPr>
          <w:b/>
        </w:rPr>
        <w:t>responsibility of the TL/Manager to check whether all the staff are wearing the ID cards</w:t>
      </w:r>
      <w:r>
        <w:t xml:space="preserve">. </w:t>
      </w:r>
    </w:p>
    <w:p w14:paraId="2145547E" w14:textId="77777777" w:rsidR="00837265" w:rsidRDefault="00000000">
      <w:pPr>
        <w:numPr>
          <w:ilvl w:val="0"/>
          <w:numId w:val="20"/>
        </w:numPr>
        <w:spacing w:after="0"/>
        <w:jc w:val="both"/>
      </w:pPr>
      <w:r>
        <w:t xml:space="preserve">The identity card belongs to the Company and therefore must be returned at the time of Resignation. </w:t>
      </w:r>
    </w:p>
    <w:p w14:paraId="7BC71F77" w14:textId="77777777" w:rsidR="00837265" w:rsidRDefault="00837265">
      <w:pPr>
        <w:spacing w:after="0"/>
        <w:jc w:val="both"/>
        <w:rPr>
          <w:b/>
        </w:rPr>
      </w:pPr>
    </w:p>
    <w:p w14:paraId="210F1331" w14:textId="77777777" w:rsidR="00837265" w:rsidRDefault="00000000">
      <w:pPr>
        <w:spacing w:after="0"/>
        <w:jc w:val="both"/>
      </w:pPr>
      <w:r>
        <w:rPr>
          <w:b/>
        </w:rPr>
        <w:t xml:space="preserve">6.14 Usage of Office Boy: </w:t>
      </w:r>
    </w:p>
    <w:p w14:paraId="5A5FF51F" w14:textId="77777777" w:rsidR="00837265" w:rsidRDefault="00000000">
      <w:pPr>
        <w:numPr>
          <w:ilvl w:val="0"/>
          <w:numId w:val="12"/>
        </w:numPr>
        <w:spacing w:after="0"/>
        <w:jc w:val="both"/>
      </w:pPr>
      <w:r>
        <w:t xml:space="preserve">Office boys </w:t>
      </w:r>
      <w:r>
        <w:rPr>
          <w:b/>
        </w:rPr>
        <w:t xml:space="preserve">cannot be used </w:t>
      </w:r>
      <w:r>
        <w:rPr>
          <w:b/>
          <w:u w:val="single"/>
        </w:rPr>
        <w:t>for personal work.</w:t>
      </w:r>
      <w:r>
        <w:rPr>
          <w:b/>
        </w:rPr>
        <w:t xml:space="preserve"> </w:t>
      </w:r>
    </w:p>
    <w:p w14:paraId="2E4B9A8D" w14:textId="77777777" w:rsidR="00837265" w:rsidRDefault="00000000">
      <w:pPr>
        <w:numPr>
          <w:ilvl w:val="0"/>
          <w:numId w:val="12"/>
        </w:numPr>
        <w:spacing w:after="0"/>
        <w:jc w:val="both"/>
      </w:pPr>
      <w:r>
        <w:t xml:space="preserve">Office Boy cannot be asked to collect food parcels from the security counter, the person placing the order has to collect the parcel from the security counter. </w:t>
      </w:r>
    </w:p>
    <w:p w14:paraId="2574E978" w14:textId="77777777" w:rsidR="00837265" w:rsidRDefault="00837265">
      <w:pPr>
        <w:spacing w:after="0"/>
        <w:jc w:val="both"/>
      </w:pPr>
    </w:p>
    <w:p w14:paraId="249FE54A" w14:textId="5086B355" w:rsidR="0013250D" w:rsidRDefault="0013250D">
      <w:pPr>
        <w:spacing w:after="0"/>
        <w:jc w:val="both"/>
        <w:rPr>
          <w:ins w:id="1517" w:author="Kush Khalasi" w:date="2025-06-02T18:21:00Z" w16du:dateUtc="2025-06-02T12:51:00Z"/>
          <w:b/>
        </w:rPr>
      </w:pPr>
      <w:ins w:id="1518" w:author="Kush Khalasi" w:date="2025-06-02T18:20:00Z" w16du:dateUtc="2025-06-02T12:50:00Z">
        <w:r>
          <w:rPr>
            <w:b/>
          </w:rPr>
          <w:t xml:space="preserve">6.15 </w:t>
        </w:r>
      </w:ins>
      <w:ins w:id="1519" w:author="Kush Khalasi" w:date="2025-06-02T18:21:00Z">
        <w:r w:rsidRPr="0013250D">
          <w:rPr>
            <w:b/>
          </w:rPr>
          <w:t>Support for Women’s Development</w:t>
        </w:r>
      </w:ins>
    </w:p>
    <w:p w14:paraId="774A1347" w14:textId="77777777" w:rsidR="0013250D" w:rsidRDefault="0013250D">
      <w:pPr>
        <w:spacing w:after="0"/>
        <w:jc w:val="both"/>
        <w:rPr>
          <w:ins w:id="1520" w:author="Kush Khalasi" w:date="2025-06-02T18:21:00Z" w16du:dateUtc="2025-06-02T12:51:00Z"/>
          <w:b/>
        </w:rPr>
      </w:pPr>
    </w:p>
    <w:p w14:paraId="19A30AAD" w14:textId="77777777" w:rsidR="0013250D" w:rsidRPr="0013250D" w:rsidRDefault="0013250D" w:rsidP="0013250D">
      <w:pPr>
        <w:spacing w:after="0"/>
        <w:jc w:val="both"/>
        <w:rPr>
          <w:ins w:id="1521" w:author="Kush Khalasi" w:date="2025-06-02T18:21:00Z" w16du:dateUtc="2025-06-02T12:51:00Z"/>
          <w:bCs/>
          <w:lang w:val="en-IN"/>
          <w:rPrChange w:id="1522" w:author="Kush Khalasi" w:date="2025-06-02T18:21:00Z" w16du:dateUtc="2025-06-02T12:51:00Z">
            <w:rPr>
              <w:ins w:id="1523" w:author="Kush Khalasi" w:date="2025-06-02T18:21:00Z" w16du:dateUtc="2025-06-02T12:51:00Z"/>
              <w:b/>
              <w:lang w:val="en-IN"/>
            </w:rPr>
          </w:rPrChange>
        </w:rPr>
      </w:pPr>
      <w:ins w:id="1524" w:author="Kush Khalasi" w:date="2025-06-02T18:21:00Z">
        <w:r w:rsidRPr="0013250D">
          <w:rPr>
            <w:bCs/>
            <w:lang w:val="en-IN"/>
            <w:rPrChange w:id="1525" w:author="Kush Khalasi" w:date="2025-06-02T18:21:00Z" w16du:dateUtc="2025-06-02T12:51:00Z">
              <w:rPr>
                <w:b/>
                <w:lang w:val="en-IN"/>
              </w:rPr>
            </w:rPrChange>
          </w:rPr>
          <w:lastRenderedPageBreak/>
          <w:t>At Riya Group of Companies and its Affiliates/Subsidiaries, we are committed to promoting gender equity by empowering women across all levels of our organization. We aim to create a workplace where women feel supported, valued, and enabled to grow—professionally and personally. Understanding the unique challenges faced by women in the workforce, the Company has implemented a variety of initiatives to ensure inclusivity, leadership development, and work-life integration:</w:t>
        </w:r>
      </w:ins>
    </w:p>
    <w:p w14:paraId="4F9093C2" w14:textId="77777777" w:rsidR="0013250D" w:rsidRPr="0013250D" w:rsidRDefault="0013250D" w:rsidP="0013250D">
      <w:pPr>
        <w:spacing w:after="0"/>
        <w:jc w:val="both"/>
        <w:rPr>
          <w:ins w:id="1526" w:author="Kush Khalasi" w:date="2025-06-02T18:21:00Z"/>
          <w:bCs/>
          <w:lang w:val="en-IN"/>
          <w:rPrChange w:id="1527" w:author="Kush Khalasi" w:date="2025-06-02T18:21:00Z" w16du:dateUtc="2025-06-02T12:51:00Z">
            <w:rPr>
              <w:ins w:id="1528" w:author="Kush Khalasi" w:date="2025-06-02T18:21:00Z"/>
              <w:b/>
              <w:lang w:val="en-IN"/>
            </w:rPr>
          </w:rPrChange>
        </w:rPr>
      </w:pPr>
    </w:p>
    <w:p w14:paraId="1EDD5E0D" w14:textId="77777777" w:rsidR="0013250D" w:rsidRPr="0013250D" w:rsidRDefault="0013250D" w:rsidP="0013250D">
      <w:pPr>
        <w:numPr>
          <w:ilvl w:val="0"/>
          <w:numId w:val="94"/>
        </w:numPr>
        <w:spacing w:after="0"/>
        <w:jc w:val="both"/>
        <w:rPr>
          <w:ins w:id="1529" w:author="Kush Khalasi" w:date="2025-06-02T18:21:00Z"/>
          <w:bCs/>
          <w:lang w:val="en-IN"/>
          <w:rPrChange w:id="1530" w:author="Kush Khalasi" w:date="2025-06-02T18:21:00Z" w16du:dateUtc="2025-06-02T12:51:00Z">
            <w:rPr>
              <w:ins w:id="1531" w:author="Kush Khalasi" w:date="2025-06-02T18:21:00Z"/>
              <w:b/>
              <w:lang w:val="en-IN"/>
            </w:rPr>
          </w:rPrChange>
        </w:rPr>
      </w:pPr>
      <w:ins w:id="1532" w:author="Kush Khalasi" w:date="2025-06-02T18:21:00Z">
        <w:r w:rsidRPr="0013250D">
          <w:rPr>
            <w:bCs/>
            <w:lang w:val="en-IN"/>
            <w:rPrChange w:id="1533" w:author="Kush Khalasi" w:date="2025-06-02T18:21:00Z" w16du:dateUtc="2025-06-02T12:51:00Z">
              <w:rPr>
                <w:b/>
                <w:bCs/>
                <w:lang w:val="en-IN"/>
              </w:rPr>
            </w:rPrChange>
          </w:rPr>
          <w:t>Leadership Acceleration Programs:</w:t>
        </w:r>
        <w:r w:rsidRPr="0013250D">
          <w:rPr>
            <w:bCs/>
            <w:lang w:val="en-IN"/>
            <w:rPrChange w:id="1534" w:author="Kush Khalasi" w:date="2025-06-02T18:21:00Z" w16du:dateUtc="2025-06-02T12:51:00Z">
              <w:rPr>
                <w:b/>
                <w:lang w:val="en-IN"/>
              </w:rPr>
            </w:rPrChange>
          </w:rPr>
          <w:t xml:space="preserve"> Customized learning, coaching, and sponsorship initiatives are offered to support women's advancement into leadership and decision-making roles.</w:t>
        </w:r>
      </w:ins>
    </w:p>
    <w:p w14:paraId="2D6DCBFA" w14:textId="77777777" w:rsidR="0013250D" w:rsidRPr="0013250D" w:rsidRDefault="0013250D" w:rsidP="0013250D">
      <w:pPr>
        <w:numPr>
          <w:ilvl w:val="0"/>
          <w:numId w:val="94"/>
        </w:numPr>
        <w:spacing w:after="0"/>
        <w:jc w:val="both"/>
        <w:rPr>
          <w:ins w:id="1535" w:author="Kush Khalasi" w:date="2025-06-02T18:21:00Z"/>
          <w:bCs/>
          <w:lang w:val="en-IN"/>
          <w:rPrChange w:id="1536" w:author="Kush Khalasi" w:date="2025-06-02T18:21:00Z" w16du:dateUtc="2025-06-02T12:51:00Z">
            <w:rPr>
              <w:ins w:id="1537" w:author="Kush Khalasi" w:date="2025-06-02T18:21:00Z"/>
              <w:b/>
              <w:lang w:val="en-IN"/>
            </w:rPr>
          </w:rPrChange>
        </w:rPr>
      </w:pPr>
      <w:ins w:id="1538" w:author="Kush Khalasi" w:date="2025-06-02T18:21:00Z">
        <w:r w:rsidRPr="0013250D">
          <w:rPr>
            <w:bCs/>
            <w:lang w:val="en-IN"/>
            <w:rPrChange w:id="1539" w:author="Kush Khalasi" w:date="2025-06-02T18:21:00Z" w16du:dateUtc="2025-06-02T12:51:00Z">
              <w:rPr>
                <w:b/>
                <w:bCs/>
                <w:lang w:val="en-IN"/>
              </w:rPr>
            </w:rPrChange>
          </w:rPr>
          <w:t>Women-Led Employee Resource Groups (ERGs):</w:t>
        </w:r>
        <w:r w:rsidRPr="0013250D">
          <w:rPr>
            <w:bCs/>
            <w:lang w:val="en-IN"/>
            <w:rPrChange w:id="1540" w:author="Kush Khalasi" w:date="2025-06-02T18:21:00Z" w16du:dateUtc="2025-06-02T12:51:00Z">
              <w:rPr>
                <w:b/>
                <w:lang w:val="en-IN"/>
              </w:rPr>
            </w:rPrChange>
          </w:rPr>
          <w:t xml:space="preserve"> We facilitate the formation of women-centric forums for mentorship, networking, and professional development, promoting peer support and shared experiences.</w:t>
        </w:r>
      </w:ins>
    </w:p>
    <w:p w14:paraId="6836F296" w14:textId="77777777" w:rsidR="0013250D" w:rsidRPr="0013250D" w:rsidRDefault="0013250D" w:rsidP="0013250D">
      <w:pPr>
        <w:numPr>
          <w:ilvl w:val="0"/>
          <w:numId w:val="94"/>
        </w:numPr>
        <w:spacing w:after="0"/>
        <w:jc w:val="both"/>
        <w:rPr>
          <w:ins w:id="1541" w:author="Kush Khalasi" w:date="2025-06-02T18:21:00Z"/>
          <w:bCs/>
          <w:lang w:val="en-IN"/>
          <w:rPrChange w:id="1542" w:author="Kush Khalasi" w:date="2025-06-02T18:21:00Z" w16du:dateUtc="2025-06-02T12:51:00Z">
            <w:rPr>
              <w:ins w:id="1543" w:author="Kush Khalasi" w:date="2025-06-02T18:21:00Z"/>
              <w:b/>
              <w:lang w:val="en-IN"/>
            </w:rPr>
          </w:rPrChange>
        </w:rPr>
      </w:pPr>
      <w:ins w:id="1544" w:author="Kush Khalasi" w:date="2025-06-02T18:21:00Z">
        <w:r w:rsidRPr="0013250D">
          <w:rPr>
            <w:bCs/>
            <w:lang w:val="en-IN"/>
            <w:rPrChange w:id="1545" w:author="Kush Khalasi" w:date="2025-06-02T18:21:00Z" w16du:dateUtc="2025-06-02T12:51:00Z">
              <w:rPr>
                <w:b/>
                <w:bCs/>
                <w:lang w:val="en-IN"/>
              </w:rPr>
            </w:rPrChange>
          </w:rPr>
          <w:t>Flexible Working Options:</w:t>
        </w:r>
        <w:r w:rsidRPr="0013250D">
          <w:rPr>
            <w:bCs/>
            <w:lang w:val="en-IN"/>
            <w:rPrChange w:id="1546" w:author="Kush Khalasi" w:date="2025-06-02T18:21:00Z" w16du:dateUtc="2025-06-02T12:51:00Z">
              <w:rPr>
                <w:b/>
                <w:lang w:val="en-IN"/>
              </w:rPr>
            </w:rPrChange>
          </w:rPr>
          <w:t xml:space="preserve"> To support working women, we offer flexible scheduling, work-from-home opportunities, and inclusive parental leave policies that accommodate diverse family needs.</w:t>
        </w:r>
      </w:ins>
    </w:p>
    <w:p w14:paraId="1F054A3F" w14:textId="77777777" w:rsidR="0013250D" w:rsidRPr="0013250D" w:rsidRDefault="0013250D" w:rsidP="0013250D">
      <w:pPr>
        <w:numPr>
          <w:ilvl w:val="0"/>
          <w:numId w:val="94"/>
        </w:numPr>
        <w:spacing w:after="0"/>
        <w:jc w:val="both"/>
        <w:rPr>
          <w:ins w:id="1547" w:author="Kush Khalasi" w:date="2025-06-02T18:21:00Z"/>
          <w:bCs/>
          <w:lang w:val="en-IN"/>
          <w:rPrChange w:id="1548" w:author="Kush Khalasi" w:date="2025-06-02T18:21:00Z" w16du:dateUtc="2025-06-02T12:51:00Z">
            <w:rPr>
              <w:ins w:id="1549" w:author="Kush Khalasi" w:date="2025-06-02T18:21:00Z"/>
              <w:b/>
              <w:lang w:val="en-IN"/>
            </w:rPr>
          </w:rPrChange>
        </w:rPr>
      </w:pPr>
      <w:ins w:id="1550" w:author="Kush Khalasi" w:date="2025-06-02T18:21:00Z">
        <w:r w:rsidRPr="0013250D">
          <w:rPr>
            <w:bCs/>
            <w:lang w:val="en-IN"/>
            <w:rPrChange w:id="1551" w:author="Kush Khalasi" w:date="2025-06-02T18:21:00Z" w16du:dateUtc="2025-06-02T12:51:00Z">
              <w:rPr>
                <w:b/>
                <w:bCs/>
                <w:lang w:val="en-IN"/>
              </w:rPr>
            </w:rPrChange>
          </w:rPr>
          <w:t>Reintegration Support:</w:t>
        </w:r>
        <w:r w:rsidRPr="0013250D">
          <w:rPr>
            <w:bCs/>
            <w:lang w:val="en-IN"/>
            <w:rPrChange w:id="1552" w:author="Kush Khalasi" w:date="2025-06-02T18:21:00Z" w16du:dateUtc="2025-06-02T12:51:00Z">
              <w:rPr>
                <w:b/>
                <w:lang w:val="en-IN"/>
              </w:rPr>
            </w:rPrChange>
          </w:rPr>
          <w:t xml:space="preserve"> Women returning from career breaks receive reintegration guidance through refresher programs, skill enhancement modules, and mentorship to aid a smooth transition.</w:t>
        </w:r>
      </w:ins>
    </w:p>
    <w:p w14:paraId="28FE1FFD" w14:textId="77777777" w:rsidR="0013250D" w:rsidRPr="0013250D" w:rsidRDefault="0013250D" w:rsidP="0013250D">
      <w:pPr>
        <w:numPr>
          <w:ilvl w:val="0"/>
          <w:numId w:val="94"/>
        </w:numPr>
        <w:spacing w:after="0"/>
        <w:jc w:val="both"/>
        <w:rPr>
          <w:ins w:id="1553" w:author="Kush Khalasi" w:date="2025-06-02T18:21:00Z"/>
          <w:bCs/>
          <w:lang w:val="en-IN"/>
          <w:rPrChange w:id="1554" w:author="Kush Khalasi" w:date="2025-06-02T18:21:00Z" w16du:dateUtc="2025-06-02T12:51:00Z">
            <w:rPr>
              <w:ins w:id="1555" w:author="Kush Khalasi" w:date="2025-06-02T18:21:00Z"/>
              <w:b/>
              <w:lang w:val="en-IN"/>
            </w:rPr>
          </w:rPrChange>
        </w:rPr>
      </w:pPr>
      <w:ins w:id="1556" w:author="Kush Khalasi" w:date="2025-06-02T18:21:00Z">
        <w:r w:rsidRPr="0013250D">
          <w:rPr>
            <w:bCs/>
            <w:lang w:val="en-IN"/>
            <w:rPrChange w:id="1557" w:author="Kush Khalasi" w:date="2025-06-02T18:21:00Z" w16du:dateUtc="2025-06-02T12:51:00Z">
              <w:rPr>
                <w:b/>
                <w:bCs/>
                <w:lang w:val="en-IN"/>
              </w:rPr>
            </w:rPrChange>
          </w:rPr>
          <w:t>Zero Tolerance for Harassment:</w:t>
        </w:r>
        <w:r w:rsidRPr="0013250D">
          <w:rPr>
            <w:bCs/>
            <w:lang w:val="en-IN"/>
            <w:rPrChange w:id="1558" w:author="Kush Khalasi" w:date="2025-06-02T18:21:00Z" w16du:dateUtc="2025-06-02T12:51:00Z">
              <w:rPr>
                <w:b/>
                <w:lang w:val="en-IN"/>
              </w:rPr>
            </w:rPrChange>
          </w:rPr>
          <w:t xml:space="preserve"> A safe and respectful workplace is paramount. Our robust grievance redressal process, in line with our Prevention of Workplace Harassment Policy, ensures timely and fair resolution of complaints.</w:t>
        </w:r>
      </w:ins>
    </w:p>
    <w:p w14:paraId="381E033A" w14:textId="77777777" w:rsidR="0013250D" w:rsidRPr="0013250D" w:rsidRDefault="0013250D" w:rsidP="0013250D">
      <w:pPr>
        <w:numPr>
          <w:ilvl w:val="0"/>
          <w:numId w:val="94"/>
        </w:numPr>
        <w:spacing w:after="0"/>
        <w:jc w:val="both"/>
        <w:rPr>
          <w:ins w:id="1559" w:author="Kush Khalasi" w:date="2025-06-02T18:21:00Z"/>
          <w:bCs/>
          <w:lang w:val="en-IN"/>
          <w:rPrChange w:id="1560" w:author="Kush Khalasi" w:date="2025-06-02T18:21:00Z" w16du:dateUtc="2025-06-02T12:51:00Z">
            <w:rPr>
              <w:ins w:id="1561" w:author="Kush Khalasi" w:date="2025-06-02T18:21:00Z"/>
              <w:b/>
              <w:lang w:val="en-IN"/>
            </w:rPr>
          </w:rPrChange>
        </w:rPr>
      </w:pPr>
      <w:ins w:id="1562" w:author="Kush Khalasi" w:date="2025-06-02T18:21:00Z">
        <w:r w:rsidRPr="0013250D">
          <w:rPr>
            <w:bCs/>
            <w:lang w:val="en-IN"/>
            <w:rPrChange w:id="1563" w:author="Kush Khalasi" w:date="2025-06-02T18:21:00Z" w16du:dateUtc="2025-06-02T12:51:00Z">
              <w:rPr>
                <w:b/>
                <w:bCs/>
                <w:lang w:val="en-IN"/>
              </w:rPr>
            </w:rPrChange>
          </w:rPr>
          <w:t>Health and Wellness Programs:</w:t>
        </w:r>
        <w:r w:rsidRPr="0013250D">
          <w:rPr>
            <w:bCs/>
            <w:lang w:val="en-IN"/>
            <w:rPrChange w:id="1564" w:author="Kush Khalasi" w:date="2025-06-02T18:21:00Z" w16du:dateUtc="2025-06-02T12:51:00Z">
              <w:rPr>
                <w:b/>
                <w:lang w:val="en-IN"/>
              </w:rPr>
            </w:rPrChange>
          </w:rPr>
          <w:t xml:space="preserve"> Specialized well-being initiatives, including women’s health education, mental health support, and preventive screenings, are made available to promote holistic wellness.</w:t>
        </w:r>
      </w:ins>
    </w:p>
    <w:p w14:paraId="726EAB7F" w14:textId="77777777" w:rsidR="0013250D" w:rsidRPr="0013250D" w:rsidRDefault="0013250D" w:rsidP="0013250D">
      <w:pPr>
        <w:numPr>
          <w:ilvl w:val="0"/>
          <w:numId w:val="94"/>
        </w:numPr>
        <w:spacing w:after="0"/>
        <w:jc w:val="both"/>
        <w:rPr>
          <w:ins w:id="1565" w:author="Kush Khalasi" w:date="2025-06-02T18:21:00Z"/>
          <w:bCs/>
          <w:lang w:val="en-IN"/>
          <w:rPrChange w:id="1566" w:author="Kush Khalasi" w:date="2025-06-02T18:21:00Z" w16du:dateUtc="2025-06-02T12:51:00Z">
            <w:rPr>
              <w:ins w:id="1567" w:author="Kush Khalasi" w:date="2025-06-02T18:21:00Z"/>
              <w:b/>
              <w:lang w:val="en-IN"/>
            </w:rPr>
          </w:rPrChange>
        </w:rPr>
      </w:pPr>
      <w:ins w:id="1568" w:author="Kush Khalasi" w:date="2025-06-02T18:21:00Z">
        <w:r w:rsidRPr="0013250D">
          <w:rPr>
            <w:bCs/>
            <w:lang w:val="en-IN"/>
            <w:rPrChange w:id="1569" w:author="Kush Khalasi" w:date="2025-06-02T18:21:00Z" w16du:dateUtc="2025-06-02T12:51:00Z">
              <w:rPr>
                <w:b/>
                <w:bCs/>
                <w:lang w:val="en-IN"/>
              </w:rPr>
            </w:rPrChange>
          </w:rPr>
          <w:t>Equal Pay and Career Opportunities:</w:t>
        </w:r>
        <w:r w:rsidRPr="0013250D">
          <w:rPr>
            <w:bCs/>
            <w:lang w:val="en-IN"/>
            <w:rPrChange w:id="1570" w:author="Kush Khalasi" w:date="2025-06-02T18:21:00Z" w16du:dateUtc="2025-06-02T12:51:00Z">
              <w:rPr>
                <w:b/>
                <w:lang w:val="en-IN"/>
              </w:rPr>
            </w:rPrChange>
          </w:rPr>
          <w:t xml:space="preserve"> Regular compensation audits and unbiased performance evaluations ensure pay parity and equal growth opportunities for all employees, irrespective of gender.</w:t>
        </w:r>
      </w:ins>
    </w:p>
    <w:p w14:paraId="1AB628C4" w14:textId="77777777" w:rsidR="0013250D" w:rsidRPr="0013250D" w:rsidRDefault="0013250D" w:rsidP="0013250D">
      <w:pPr>
        <w:numPr>
          <w:ilvl w:val="0"/>
          <w:numId w:val="94"/>
        </w:numPr>
        <w:spacing w:after="0"/>
        <w:jc w:val="both"/>
        <w:rPr>
          <w:ins w:id="1571" w:author="Kush Khalasi" w:date="2025-06-02T18:21:00Z"/>
          <w:bCs/>
          <w:lang w:val="en-IN"/>
          <w:rPrChange w:id="1572" w:author="Kush Khalasi" w:date="2025-06-02T18:21:00Z" w16du:dateUtc="2025-06-02T12:51:00Z">
            <w:rPr>
              <w:ins w:id="1573" w:author="Kush Khalasi" w:date="2025-06-02T18:21:00Z"/>
              <w:b/>
              <w:lang w:val="en-IN"/>
            </w:rPr>
          </w:rPrChange>
        </w:rPr>
      </w:pPr>
      <w:ins w:id="1574" w:author="Kush Khalasi" w:date="2025-06-02T18:21:00Z">
        <w:r w:rsidRPr="0013250D">
          <w:rPr>
            <w:bCs/>
            <w:lang w:val="en-IN"/>
            <w:rPrChange w:id="1575" w:author="Kush Khalasi" w:date="2025-06-02T18:21:00Z" w16du:dateUtc="2025-06-02T12:51:00Z">
              <w:rPr>
                <w:b/>
                <w:bCs/>
                <w:lang w:val="en-IN"/>
              </w:rPr>
            </w:rPrChange>
          </w:rPr>
          <w:t>Continuous Learning &amp; Development:</w:t>
        </w:r>
        <w:r w:rsidRPr="0013250D">
          <w:rPr>
            <w:bCs/>
            <w:lang w:val="en-IN"/>
            <w:rPrChange w:id="1576" w:author="Kush Khalasi" w:date="2025-06-02T18:21:00Z" w16du:dateUtc="2025-06-02T12:51:00Z">
              <w:rPr>
                <w:b/>
                <w:lang w:val="en-IN"/>
              </w:rPr>
            </w:rPrChange>
          </w:rPr>
          <w:t xml:space="preserve"> We invest in leadership training, technical certifications, and soft-skill development workshops tailored to support women’s career progression.</w:t>
        </w:r>
      </w:ins>
    </w:p>
    <w:p w14:paraId="5946A3F8" w14:textId="77777777" w:rsidR="0013250D" w:rsidRPr="0013250D" w:rsidRDefault="0013250D" w:rsidP="0013250D">
      <w:pPr>
        <w:numPr>
          <w:ilvl w:val="0"/>
          <w:numId w:val="94"/>
        </w:numPr>
        <w:spacing w:after="0"/>
        <w:jc w:val="both"/>
        <w:rPr>
          <w:ins w:id="1577" w:author="Kush Khalasi" w:date="2025-06-02T18:21:00Z"/>
          <w:bCs/>
          <w:lang w:val="en-IN"/>
          <w:rPrChange w:id="1578" w:author="Kush Khalasi" w:date="2025-06-02T18:21:00Z" w16du:dateUtc="2025-06-02T12:51:00Z">
            <w:rPr>
              <w:ins w:id="1579" w:author="Kush Khalasi" w:date="2025-06-02T18:21:00Z"/>
              <w:b/>
              <w:lang w:val="en-IN"/>
            </w:rPr>
          </w:rPrChange>
        </w:rPr>
      </w:pPr>
      <w:ins w:id="1580" w:author="Kush Khalasi" w:date="2025-06-02T18:21:00Z">
        <w:r w:rsidRPr="0013250D">
          <w:rPr>
            <w:bCs/>
            <w:lang w:val="en-IN"/>
            <w:rPrChange w:id="1581" w:author="Kush Khalasi" w:date="2025-06-02T18:21:00Z" w16du:dateUtc="2025-06-02T12:51:00Z">
              <w:rPr>
                <w:b/>
                <w:bCs/>
                <w:lang w:val="en-IN"/>
              </w:rPr>
            </w:rPrChange>
          </w:rPr>
          <w:t>Industry Engagement:</w:t>
        </w:r>
        <w:r w:rsidRPr="0013250D">
          <w:rPr>
            <w:bCs/>
            <w:lang w:val="en-IN"/>
            <w:rPrChange w:id="1582" w:author="Kush Khalasi" w:date="2025-06-02T18:21:00Z" w16du:dateUtc="2025-06-02T12:51:00Z">
              <w:rPr>
                <w:b/>
                <w:lang w:val="en-IN"/>
              </w:rPr>
            </w:rPrChange>
          </w:rPr>
          <w:t xml:space="preserve"> Women professionals are encouraged to represent the Company in external leadership panels, seminars, and industry forums to build visibility and professional networks.</w:t>
        </w:r>
      </w:ins>
    </w:p>
    <w:p w14:paraId="3A440AA9" w14:textId="77777777" w:rsidR="0013250D" w:rsidRDefault="0013250D">
      <w:pPr>
        <w:spacing w:after="0"/>
        <w:jc w:val="both"/>
        <w:rPr>
          <w:ins w:id="1583" w:author="Kush Khalasi" w:date="2025-06-02T18:21:00Z" w16du:dateUtc="2025-06-02T12:51:00Z"/>
          <w:bCs/>
        </w:rPr>
      </w:pPr>
    </w:p>
    <w:p w14:paraId="50BA0D69" w14:textId="77777777" w:rsidR="0013250D" w:rsidRDefault="0013250D" w:rsidP="0013250D">
      <w:pPr>
        <w:spacing w:after="0"/>
        <w:jc w:val="both"/>
        <w:rPr>
          <w:ins w:id="1584" w:author="Kush Khalasi" w:date="2025-06-02T18:21:00Z" w16du:dateUtc="2025-06-02T12:51:00Z"/>
          <w:b/>
        </w:rPr>
      </w:pPr>
      <w:ins w:id="1585" w:author="Kush Khalasi" w:date="2025-06-02T18:21:00Z">
        <w:r w:rsidRPr="0013250D">
          <w:rPr>
            <w:b/>
            <w:rPrChange w:id="1586" w:author="Kush Khalasi" w:date="2025-06-02T18:21:00Z" w16du:dateUtc="2025-06-02T12:51:00Z">
              <w:rPr>
                <w:b/>
                <w:bCs/>
                <w:lang w:val="en-IN"/>
              </w:rPr>
            </w:rPrChange>
          </w:rPr>
          <w:t>Support for Minority and Vulnerable Groups</w:t>
        </w:r>
      </w:ins>
    </w:p>
    <w:p w14:paraId="7D7436F0" w14:textId="77777777" w:rsidR="0013250D" w:rsidRPr="0013250D" w:rsidRDefault="0013250D" w:rsidP="0013250D">
      <w:pPr>
        <w:spacing w:after="0"/>
        <w:jc w:val="both"/>
        <w:rPr>
          <w:ins w:id="1587" w:author="Kush Khalasi" w:date="2025-06-02T18:21:00Z"/>
          <w:b/>
          <w:rPrChange w:id="1588" w:author="Kush Khalasi" w:date="2025-06-02T18:21:00Z" w16du:dateUtc="2025-06-02T12:51:00Z">
            <w:rPr>
              <w:ins w:id="1589" w:author="Kush Khalasi" w:date="2025-06-02T18:21:00Z"/>
              <w:b/>
              <w:bCs/>
              <w:lang w:val="en-IN"/>
            </w:rPr>
          </w:rPrChange>
        </w:rPr>
      </w:pPr>
    </w:p>
    <w:p w14:paraId="0CA14925" w14:textId="77777777" w:rsidR="0013250D" w:rsidRPr="0013250D" w:rsidRDefault="0013250D" w:rsidP="0013250D">
      <w:pPr>
        <w:spacing w:after="0"/>
        <w:jc w:val="both"/>
        <w:rPr>
          <w:ins w:id="1590" w:author="Kush Khalasi" w:date="2025-06-02T18:21:00Z"/>
          <w:bCs/>
          <w:lang w:val="en-IN"/>
        </w:rPr>
      </w:pPr>
      <w:ins w:id="1591" w:author="Kush Khalasi" w:date="2025-06-02T18:21:00Z">
        <w:r w:rsidRPr="0013250D">
          <w:rPr>
            <w:bCs/>
            <w:lang w:val="en-IN"/>
          </w:rPr>
          <w:t>Riya Group of Companies and its Affiliates/Subsidiaries are dedicated to creating an inclusive workplace that embraces diversity in all its forms. We are committed to providing an equitable environment where employees from minority backgrounds or vulnerable groups can thrive, feel respected, and have equal access to development and growth opportunities. Key measures include:</w:t>
        </w:r>
      </w:ins>
    </w:p>
    <w:p w14:paraId="227FB54F" w14:textId="77777777" w:rsidR="0013250D" w:rsidRPr="0013250D" w:rsidRDefault="0013250D" w:rsidP="0013250D">
      <w:pPr>
        <w:numPr>
          <w:ilvl w:val="0"/>
          <w:numId w:val="95"/>
        </w:numPr>
        <w:spacing w:after="0"/>
        <w:jc w:val="both"/>
        <w:rPr>
          <w:ins w:id="1592" w:author="Kush Khalasi" w:date="2025-06-02T18:21:00Z"/>
          <w:bCs/>
          <w:lang w:val="en-IN"/>
        </w:rPr>
      </w:pPr>
      <w:ins w:id="1593" w:author="Kush Khalasi" w:date="2025-06-02T18:21:00Z">
        <w:r w:rsidRPr="0013250D">
          <w:rPr>
            <w:b/>
            <w:bCs/>
            <w:lang w:val="en-IN"/>
          </w:rPr>
          <w:t>Inclusive Recruitment Processes:</w:t>
        </w:r>
        <w:r w:rsidRPr="0013250D">
          <w:rPr>
            <w:bCs/>
            <w:lang w:val="en-IN"/>
          </w:rPr>
          <w:t xml:space="preserve"> We follow unbiased hiring practices, ensuring fair consideration for candidates from diverse backgrounds, including underrepresented and vulnerable communities.</w:t>
        </w:r>
      </w:ins>
    </w:p>
    <w:p w14:paraId="185B5944" w14:textId="77777777" w:rsidR="0013250D" w:rsidRPr="0013250D" w:rsidRDefault="0013250D" w:rsidP="0013250D">
      <w:pPr>
        <w:numPr>
          <w:ilvl w:val="0"/>
          <w:numId w:val="95"/>
        </w:numPr>
        <w:spacing w:after="0"/>
        <w:jc w:val="both"/>
        <w:rPr>
          <w:ins w:id="1594" w:author="Kush Khalasi" w:date="2025-06-02T18:21:00Z"/>
          <w:bCs/>
          <w:lang w:val="en-IN"/>
        </w:rPr>
      </w:pPr>
      <w:ins w:id="1595" w:author="Kush Khalasi" w:date="2025-06-02T18:21:00Z">
        <w:r w:rsidRPr="0013250D">
          <w:rPr>
            <w:b/>
            <w:bCs/>
            <w:lang w:val="en-IN"/>
          </w:rPr>
          <w:t>Employee Affinity Groups:</w:t>
        </w:r>
        <w:r w:rsidRPr="0013250D">
          <w:rPr>
            <w:bCs/>
            <w:lang w:val="en-IN"/>
          </w:rPr>
          <w:t xml:space="preserve"> Employee-led networks for minority groups offer a safe space to share experiences, address concerns, and advocate for greater inclusivity and belonging.</w:t>
        </w:r>
      </w:ins>
    </w:p>
    <w:p w14:paraId="037C36B6" w14:textId="77777777" w:rsidR="0013250D" w:rsidRPr="0013250D" w:rsidRDefault="0013250D" w:rsidP="0013250D">
      <w:pPr>
        <w:numPr>
          <w:ilvl w:val="0"/>
          <w:numId w:val="95"/>
        </w:numPr>
        <w:spacing w:after="0"/>
        <w:jc w:val="both"/>
        <w:rPr>
          <w:ins w:id="1596" w:author="Kush Khalasi" w:date="2025-06-02T18:21:00Z"/>
          <w:bCs/>
          <w:lang w:val="en-IN"/>
        </w:rPr>
      </w:pPr>
      <w:ins w:id="1597" w:author="Kush Khalasi" w:date="2025-06-02T18:21:00Z">
        <w:r w:rsidRPr="0013250D">
          <w:rPr>
            <w:b/>
            <w:bCs/>
            <w:lang w:val="en-IN"/>
          </w:rPr>
          <w:t>Targeted Mentorship Programs:</w:t>
        </w:r>
        <w:r w:rsidRPr="0013250D">
          <w:rPr>
            <w:bCs/>
            <w:lang w:val="en-IN"/>
          </w:rPr>
          <w:t xml:space="preserve"> Dedicated mentorship opportunities are available for employees from minority or vulnerable groups to support their career growth, visibility, and leadership potential.</w:t>
        </w:r>
      </w:ins>
    </w:p>
    <w:p w14:paraId="4F4B8FA6" w14:textId="77777777" w:rsidR="0013250D" w:rsidRPr="0013250D" w:rsidRDefault="0013250D" w:rsidP="0013250D">
      <w:pPr>
        <w:numPr>
          <w:ilvl w:val="0"/>
          <w:numId w:val="95"/>
        </w:numPr>
        <w:spacing w:after="0"/>
        <w:jc w:val="both"/>
        <w:rPr>
          <w:ins w:id="1598" w:author="Kush Khalasi" w:date="2025-06-02T18:21:00Z"/>
          <w:bCs/>
          <w:lang w:val="en-IN"/>
        </w:rPr>
      </w:pPr>
      <w:ins w:id="1599" w:author="Kush Khalasi" w:date="2025-06-02T18:21:00Z">
        <w:r w:rsidRPr="0013250D">
          <w:rPr>
            <w:b/>
            <w:bCs/>
            <w:lang w:val="en-IN"/>
          </w:rPr>
          <w:t>Accessible Workspaces and Accommodations:</w:t>
        </w:r>
        <w:r w:rsidRPr="0013250D">
          <w:rPr>
            <w:bCs/>
            <w:lang w:val="en-IN"/>
          </w:rPr>
          <w:t xml:space="preserve"> We ensure workplace accessibility and provide reasonable accommodations (such as ergonomic tools or flexible shifts) for persons with disabilities or special needs.</w:t>
        </w:r>
      </w:ins>
    </w:p>
    <w:p w14:paraId="20D2C19A" w14:textId="77777777" w:rsidR="0013250D" w:rsidRPr="0013250D" w:rsidRDefault="0013250D" w:rsidP="0013250D">
      <w:pPr>
        <w:numPr>
          <w:ilvl w:val="0"/>
          <w:numId w:val="95"/>
        </w:numPr>
        <w:spacing w:after="0"/>
        <w:jc w:val="both"/>
        <w:rPr>
          <w:ins w:id="1600" w:author="Kush Khalasi" w:date="2025-06-02T18:21:00Z"/>
          <w:bCs/>
          <w:lang w:val="en-IN"/>
        </w:rPr>
      </w:pPr>
      <w:ins w:id="1601" w:author="Kush Khalasi" w:date="2025-06-02T18:21:00Z">
        <w:r w:rsidRPr="0013250D">
          <w:rPr>
            <w:b/>
            <w:bCs/>
            <w:lang w:val="en-IN"/>
          </w:rPr>
          <w:t>Awareness &amp; Sensitivity Training:</w:t>
        </w:r>
        <w:r w:rsidRPr="0013250D">
          <w:rPr>
            <w:bCs/>
            <w:lang w:val="en-IN"/>
          </w:rPr>
          <w:t xml:space="preserve"> Mandatory training sessions educate staff on inclusion, unconscious bias, cultural sensitivity, LGBTQIA+ allyship, and disability awareness to foster an empathetic work culture.</w:t>
        </w:r>
      </w:ins>
    </w:p>
    <w:p w14:paraId="5059F2CE" w14:textId="77777777" w:rsidR="0013250D" w:rsidRPr="0013250D" w:rsidRDefault="0013250D" w:rsidP="0013250D">
      <w:pPr>
        <w:numPr>
          <w:ilvl w:val="0"/>
          <w:numId w:val="95"/>
        </w:numPr>
        <w:spacing w:after="0"/>
        <w:jc w:val="both"/>
        <w:rPr>
          <w:ins w:id="1602" w:author="Kush Khalasi" w:date="2025-06-02T18:21:00Z"/>
          <w:bCs/>
          <w:lang w:val="en-IN"/>
        </w:rPr>
      </w:pPr>
      <w:ins w:id="1603" w:author="Kush Khalasi" w:date="2025-06-02T18:21:00Z">
        <w:r w:rsidRPr="0013250D">
          <w:rPr>
            <w:b/>
            <w:bCs/>
            <w:lang w:val="en-IN"/>
          </w:rPr>
          <w:t>Strong Anti-Discrimination Framework:</w:t>
        </w:r>
        <w:r w:rsidRPr="0013250D">
          <w:rPr>
            <w:bCs/>
            <w:lang w:val="en-IN"/>
          </w:rPr>
          <w:t xml:space="preserve"> Our policies strictly prohibit discrimination or harassment based on race, religion, gender identity, sexual orientation, ability, caste, or socioeconomic background. These policies are regularly reviewed for effectiveness.</w:t>
        </w:r>
      </w:ins>
    </w:p>
    <w:p w14:paraId="25C4BC14" w14:textId="77777777" w:rsidR="0013250D" w:rsidRPr="0013250D" w:rsidRDefault="0013250D" w:rsidP="0013250D">
      <w:pPr>
        <w:numPr>
          <w:ilvl w:val="0"/>
          <w:numId w:val="95"/>
        </w:numPr>
        <w:spacing w:after="0"/>
        <w:jc w:val="both"/>
        <w:rPr>
          <w:ins w:id="1604" w:author="Kush Khalasi" w:date="2025-06-02T18:21:00Z"/>
          <w:bCs/>
          <w:lang w:val="en-IN"/>
        </w:rPr>
      </w:pPr>
      <w:ins w:id="1605" w:author="Kush Khalasi" w:date="2025-06-02T18:21:00Z">
        <w:r w:rsidRPr="0013250D">
          <w:rPr>
            <w:b/>
            <w:bCs/>
            <w:lang w:val="en-IN"/>
          </w:rPr>
          <w:t>Tailored Support Services:</w:t>
        </w:r>
        <w:r w:rsidRPr="0013250D">
          <w:rPr>
            <w:bCs/>
            <w:lang w:val="en-IN"/>
          </w:rPr>
          <w:t xml:space="preserve"> Employees from marginalized or vulnerable backgrounds can access specialized </w:t>
        </w:r>
        <w:r w:rsidRPr="0013250D">
          <w:rPr>
            <w:bCs/>
            <w:lang w:val="en-IN"/>
          </w:rPr>
          <w:lastRenderedPageBreak/>
          <w:t xml:space="preserve">support, including confidential </w:t>
        </w:r>
        <w:proofErr w:type="spellStart"/>
        <w:r w:rsidRPr="0013250D">
          <w:rPr>
            <w:bCs/>
            <w:lang w:val="en-IN"/>
          </w:rPr>
          <w:t>counseling</w:t>
        </w:r>
        <w:proofErr w:type="spellEnd"/>
        <w:r w:rsidRPr="0013250D">
          <w:rPr>
            <w:bCs/>
            <w:lang w:val="en-IN"/>
          </w:rPr>
          <w:t>, career coaching, and wellness assistance.</w:t>
        </w:r>
      </w:ins>
    </w:p>
    <w:p w14:paraId="07700CAF" w14:textId="77777777" w:rsidR="0013250D" w:rsidRPr="0013250D" w:rsidRDefault="0013250D" w:rsidP="0013250D">
      <w:pPr>
        <w:numPr>
          <w:ilvl w:val="0"/>
          <w:numId w:val="95"/>
        </w:numPr>
        <w:spacing w:after="0"/>
        <w:jc w:val="both"/>
        <w:rPr>
          <w:ins w:id="1606" w:author="Kush Khalasi" w:date="2025-06-02T18:21:00Z"/>
          <w:bCs/>
          <w:lang w:val="en-IN"/>
        </w:rPr>
      </w:pPr>
      <w:ins w:id="1607" w:author="Kush Khalasi" w:date="2025-06-02T18:21:00Z">
        <w:r w:rsidRPr="0013250D">
          <w:rPr>
            <w:b/>
            <w:bCs/>
            <w:lang w:val="en-IN"/>
          </w:rPr>
          <w:t>Pay Equity and Advancement:</w:t>
        </w:r>
        <w:r w:rsidRPr="0013250D">
          <w:rPr>
            <w:bCs/>
            <w:lang w:val="en-IN"/>
          </w:rPr>
          <w:t xml:space="preserve"> Regular assessments are conducted to ensure equal compensation and unbiased promotional practices, reinforcing our commitment to merit-based growth.</w:t>
        </w:r>
      </w:ins>
    </w:p>
    <w:p w14:paraId="70A338A3" w14:textId="77777777" w:rsidR="0013250D" w:rsidRPr="0013250D" w:rsidRDefault="0013250D" w:rsidP="0013250D">
      <w:pPr>
        <w:numPr>
          <w:ilvl w:val="0"/>
          <w:numId w:val="95"/>
        </w:numPr>
        <w:spacing w:after="0"/>
        <w:jc w:val="both"/>
        <w:rPr>
          <w:ins w:id="1608" w:author="Kush Khalasi" w:date="2025-06-02T18:21:00Z"/>
          <w:bCs/>
          <w:lang w:val="en-IN"/>
        </w:rPr>
      </w:pPr>
      <w:ins w:id="1609" w:author="Kush Khalasi" w:date="2025-06-02T18:21:00Z">
        <w:r w:rsidRPr="0013250D">
          <w:rPr>
            <w:b/>
            <w:bCs/>
            <w:lang w:val="en-IN"/>
          </w:rPr>
          <w:t>Wellness Programs:</w:t>
        </w:r>
        <w:r w:rsidRPr="0013250D">
          <w:rPr>
            <w:bCs/>
            <w:lang w:val="en-IN"/>
          </w:rPr>
          <w:t xml:space="preserve"> Mental health services, wellness activities, and health coverage are extended to meet the specific needs of employees from vulnerable or underserved groups.</w:t>
        </w:r>
      </w:ins>
    </w:p>
    <w:p w14:paraId="28420D70" w14:textId="77777777" w:rsidR="0013250D" w:rsidRPr="0013250D" w:rsidRDefault="0013250D">
      <w:pPr>
        <w:spacing w:after="0"/>
        <w:jc w:val="both"/>
        <w:rPr>
          <w:ins w:id="1610" w:author="Kush Khalasi" w:date="2025-06-02T18:20:00Z" w16du:dateUtc="2025-06-02T12:50:00Z"/>
          <w:bCs/>
          <w:rPrChange w:id="1611" w:author="Kush Khalasi" w:date="2025-06-02T18:21:00Z" w16du:dateUtc="2025-06-02T12:51:00Z">
            <w:rPr>
              <w:ins w:id="1612" w:author="Kush Khalasi" w:date="2025-06-02T18:20:00Z" w16du:dateUtc="2025-06-02T12:50:00Z"/>
              <w:b/>
            </w:rPr>
          </w:rPrChange>
        </w:rPr>
      </w:pPr>
    </w:p>
    <w:p w14:paraId="112D56B2" w14:textId="0FE378D9" w:rsidR="00837265" w:rsidRDefault="00000000">
      <w:pPr>
        <w:spacing w:after="0"/>
        <w:jc w:val="both"/>
        <w:rPr>
          <w:b/>
        </w:rPr>
      </w:pPr>
      <w:r>
        <w:rPr>
          <w:b/>
        </w:rPr>
        <w:t>6.15 Fire Safety:</w:t>
      </w:r>
    </w:p>
    <w:p w14:paraId="1363A3B0" w14:textId="77777777" w:rsidR="00837265" w:rsidRDefault="00000000">
      <w:pPr>
        <w:spacing w:after="0"/>
        <w:jc w:val="both"/>
      </w:pPr>
      <w:r>
        <w:t xml:space="preserve">Fire presents significant risk to the Company. It can kill or seriously injure employees or visitors and can damage or </w:t>
      </w:r>
    </w:p>
    <w:p w14:paraId="708B532D" w14:textId="77777777" w:rsidR="00837265" w:rsidRDefault="00000000">
      <w:pPr>
        <w:spacing w:after="0"/>
        <w:jc w:val="both"/>
      </w:pPr>
      <w:r>
        <w:t xml:space="preserve">destroy buildings, equipment and stock. As an employee you must cooperate with the Company to ensure the workplace is safe from fire and its effects. You must inform your manager if you discover any significant risk of fire which might affect the safety of others and co-operate with all measures to reduce/control the risks. You should ensure you know about the fire warning system and how to operate and respond to it. </w:t>
      </w:r>
    </w:p>
    <w:p w14:paraId="2C02E70D" w14:textId="77777777" w:rsidR="00837265" w:rsidRDefault="00837265">
      <w:pPr>
        <w:spacing w:after="0"/>
        <w:jc w:val="both"/>
      </w:pPr>
    </w:p>
    <w:p w14:paraId="0666A163" w14:textId="77777777" w:rsidR="00837265" w:rsidRDefault="00000000">
      <w:pPr>
        <w:spacing w:after="0"/>
        <w:jc w:val="both"/>
        <w:rPr>
          <w:b/>
        </w:rPr>
      </w:pPr>
      <w:r>
        <w:rPr>
          <w:b/>
        </w:rPr>
        <w:t>The following simple points will help to reduce the risk from Fire:</w:t>
      </w:r>
    </w:p>
    <w:p w14:paraId="2A4A0744" w14:textId="77777777" w:rsidR="00837265" w:rsidRDefault="00000000">
      <w:pPr>
        <w:numPr>
          <w:ilvl w:val="0"/>
          <w:numId w:val="26"/>
        </w:numPr>
        <w:spacing w:after="0"/>
        <w:jc w:val="both"/>
      </w:pPr>
      <w:r>
        <w:t xml:space="preserve">Escape routes must be free from any obstructions. </w:t>
      </w:r>
    </w:p>
    <w:p w14:paraId="75058D4C" w14:textId="77777777" w:rsidR="00837265" w:rsidRDefault="00000000">
      <w:pPr>
        <w:numPr>
          <w:ilvl w:val="0"/>
          <w:numId w:val="26"/>
        </w:numPr>
        <w:spacing w:after="0"/>
        <w:jc w:val="both"/>
      </w:pPr>
      <w:r>
        <w:t xml:space="preserve">Good standards of housekeeping. </w:t>
      </w:r>
    </w:p>
    <w:p w14:paraId="710A9564" w14:textId="77777777" w:rsidR="00837265" w:rsidRDefault="00000000">
      <w:pPr>
        <w:numPr>
          <w:ilvl w:val="0"/>
          <w:numId w:val="26"/>
        </w:numPr>
        <w:spacing w:after="0"/>
        <w:jc w:val="both"/>
      </w:pPr>
      <w:r>
        <w:t xml:space="preserve">Keep workplaces tidy. </w:t>
      </w:r>
    </w:p>
    <w:p w14:paraId="3E12160A" w14:textId="77777777" w:rsidR="00837265" w:rsidRDefault="00000000">
      <w:pPr>
        <w:numPr>
          <w:ilvl w:val="0"/>
          <w:numId w:val="26"/>
        </w:numPr>
        <w:spacing w:after="0"/>
        <w:jc w:val="both"/>
      </w:pPr>
      <w:r>
        <w:t xml:space="preserve">Regularly remove any combustible waste. </w:t>
      </w:r>
    </w:p>
    <w:p w14:paraId="56E44916" w14:textId="77777777" w:rsidR="00837265" w:rsidRDefault="00000000">
      <w:pPr>
        <w:numPr>
          <w:ilvl w:val="0"/>
          <w:numId w:val="26"/>
        </w:numPr>
        <w:spacing w:after="0"/>
        <w:jc w:val="both"/>
      </w:pPr>
      <w:r>
        <w:t xml:space="preserve">Keep ignition sources away from combustible material. </w:t>
      </w:r>
    </w:p>
    <w:p w14:paraId="0ED4A776" w14:textId="77777777" w:rsidR="00837265" w:rsidRDefault="00000000">
      <w:pPr>
        <w:numPr>
          <w:ilvl w:val="0"/>
          <w:numId w:val="26"/>
        </w:numPr>
        <w:spacing w:after="0"/>
        <w:jc w:val="both"/>
      </w:pPr>
      <w:r>
        <w:t>Switch off your system before leaving.</w:t>
      </w:r>
    </w:p>
    <w:p w14:paraId="0F2924E0" w14:textId="77777777" w:rsidR="00837265" w:rsidRDefault="00837265">
      <w:pPr>
        <w:spacing w:after="0"/>
        <w:jc w:val="both"/>
      </w:pPr>
    </w:p>
    <w:p w14:paraId="38785208" w14:textId="77777777" w:rsidR="00837265" w:rsidRDefault="00000000">
      <w:pPr>
        <w:spacing w:after="0"/>
        <w:jc w:val="both"/>
      </w:pPr>
      <w:r>
        <w:rPr>
          <w:b/>
        </w:rPr>
        <w:t xml:space="preserve">6.16 Refreshment Rooms: </w:t>
      </w:r>
    </w:p>
    <w:p w14:paraId="7AEFE0A2" w14:textId="77777777" w:rsidR="00837265" w:rsidRDefault="00000000">
      <w:pPr>
        <w:numPr>
          <w:ilvl w:val="0"/>
          <w:numId w:val="46"/>
        </w:numPr>
        <w:spacing w:after="0"/>
        <w:jc w:val="both"/>
      </w:pPr>
      <w:r>
        <w:t xml:space="preserve">A sufficient number of toilets and urinals are provided in the premises for both male and female staff. </w:t>
      </w:r>
    </w:p>
    <w:p w14:paraId="5F899DFC" w14:textId="77777777" w:rsidR="00837265" w:rsidRDefault="00000000">
      <w:pPr>
        <w:numPr>
          <w:ilvl w:val="0"/>
          <w:numId w:val="46"/>
        </w:numPr>
        <w:spacing w:after="0"/>
        <w:jc w:val="both"/>
      </w:pPr>
      <w:r>
        <w:t xml:space="preserve">Apart from the housekeeping staff, it is also the duty of the employees using it to maintain its cleanliness. </w:t>
      </w:r>
    </w:p>
    <w:p w14:paraId="3D7EC58E" w14:textId="77777777" w:rsidR="00837265" w:rsidRDefault="00000000">
      <w:pPr>
        <w:numPr>
          <w:ilvl w:val="0"/>
          <w:numId w:val="46"/>
        </w:numPr>
        <w:spacing w:after="0"/>
        <w:jc w:val="both"/>
      </w:pPr>
      <w:r>
        <w:t>Any complaints regarding Refreshment rooms should be escalated to the Admin. Department.</w:t>
      </w:r>
    </w:p>
    <w:p w14:paraId="436DBFD6" w14:textId="77777777" w:rsidR="00837265" w:rsidRDefault="00000000">
      <w:pPr>
        <w:spacing w:after="0"/>
        <w:jc w:val="both"/>
        <w:rPr>
          <w:b/>
          <w:shd w:val="clear" w:color="auto" w:fill="FF9900"/>
        </w:rPr>
      </w:pPr>
      <w:r>
        <w:rPr>
          <w:b/>
        </w:rPr>
        <w:t>6.17 Gift Policy:</w:t>
      </w:r>
    </w:p>
    <w:p w14:paraId="64655A1E" w14:textId="77777777" w:rsidR="00837265" w:rsidRDefault="00000000">
      <w:pPr>
        <w:spacing w:after="0"/>
        <w:jc w:val="both"/>
      </w:pPr>
      <w:r>
        <w:t>Company prohibits offering, giving, soliciting or receiving any form of bribe or anything conditioned upon granting or receiving an individual or business benefit or an official action.</w:t>
      </w:r>
    </w:p>
    <w:p w14:paraId="1F3F27E3" w14:textId="77777777" w:rsidR="00837265" w:rsidRDefault="00837265">
      <w:pPr>
        <w:spacing w:after="0"/>
        <w:jc w:val="both"/>
      </w:pPr>
    </w:p>
    <w:p w14:paraId="54E9F406" w14:textId="77777777" w:rsidR="00837265" w:rsidRDefault="00000000">
      <w:pPr>
        <w:spacing w:after="0"/>
        <w:ind w:right="1040"/>
        <w:jc w:val="both"/>
        <w:rPr>
          <w:b/>
        </w:rPr>
      </w:pPr>
      <w:r>
        <w:rPr>
          <w:b/>
        </w:rPr>
        <w:t>Category of permissible gifts includes:</w:t>
      </w:r>
    </w:p>
    <w:p w14:paraId="2E436BBD" w14:textId="77777777" w:rsidR="00837265" w:rsidRDefault="00000000">
      <w:pPr>
        <w:numPr>
          <w:ilvl w:val="0"/>
          <w:numId w:val="6"/>
        </w:numPr>
        <w:spacing w:after="0"/>
        <w:jc w:val="both"/>
      </w:pPr>
      <w:r>
        <w:t>Gifts given as courtesy</w:t>
      </w:r>
    </w:p>
    <w:p w14:paraId="6B88F82A" w14:textId="77777777" w:rsidR="00837265" w:rsidRDefault="00000000">
      <w:pPr>
        <w:numPr>
          <w:ilvl w:val="0"/>
          <w:numId w:val="6"/>
        </w:numPr>
        <w:spacing w:after="0"/>
        <w:jc w:val="both"/>
      </w:pPr>
      <w:r>
        <w:t>Gifts given as an expression of Gratitude</w:t>
      </w:r>
    </w:p>
    <w:p w14:paraId="00A5608B" w14:textId="77777777" w:rsidR="00837265" w:rsidRDefault="00000000">
      <w:pPr>
        <w:numPr>
          <w:ilvl w:val="0"/>
          <w:numId w:val="6"/>
        </w:numPr>
        <w:spacing w:after="0"/>
        <w:jc w:val="both"/>
      </w:pPr>
      <w:r>
        <w:t>Gifts given for the demonstration or promotion.</w:t>
      </w:r>
    </w:p>
    <w:p w14:paraId="63755C95" w14:textId="77777777" w:rsidR="00837265" w:rsidRDefault="00000000">
      <w:pPr>
        <w:numPr>
          <w:ilvl w:val="0"/>
          <w:numId w:val="6"/>
        </w:numPr>
        <w:spacing w:after="0"/>
        <w:jc w:val="both"/>
      </w:pPr>
      <w:r>
        <w:t>Gifts are customary and do not violate any local law of the land</w:t>
      </w:r>
    </w:p>
    <w:p w14:paraId="286DA0CA" w14:textId="77777777" w:rsidR="00837265" w:rsidRDefault="00837265">
      <w:pPr>
        <w:spacing w:after="0"/>
        <w:jc w:val="both"/>
      </w:pPr>
    </w:p>
    <w:p w14:paraId="10BE3077" w14:textId="77777777" w:rsidR="00837265" w:rsidRDefault="00000000">
      <w:pPr>
        <w:spacing w:after="0"/>
        <w:ind w:right="280"/>
        <w:jc w:val="both"/>
      </w:pPr>
      <w:r>
        <w:rPr>
          <w:b/>
        </w:rPr>
        <w:t>6.18 Legal Disputes:</w:t>
      </w:r>
    </w:p>
    <w:p w14:paraId="6B55F8DB" w14:textId="77777777" w:rsidR="00837265" w:rsidRDefault="00000000">
      <w:pPr>
        <w:spacing w:after="0"/>
        <w:ind w:right="280"/>
        <w:jc w:val="both"/>
        <w:rPr>
          <w:shd w:val="clear" w:color="auto" w:fill="FF9900"/>
        </w:rPr>
      </w:pPr>
      <w:r>
        <w:t>If you are involved with a lawsuit or other legal dispute between the Company and another entity or person, you should not discuss it with either outsiders or other Riya Group employees without the prior approval of your manager and the Legal Department.</w:t>
      </w:r>
    </w:p>
    <w:p w14:paraId="5C38C92A" w14:textId="77777777" w:rsidR="00837265" w:rsidRDefault="00000000">
      <w:pPr>
        <w:spacing w:after="0"/>
        <w:ind w:right="280"/>
        <w:jc w:val="both"/>
        <w:rPr>
          <w:sz w:val="26"/>
          <w:szCs w:val="26"/>
          <w:shd w:val="clear" w:color="auto" w:fill="FF9900"/>
        </w:rPr>
      </w:pPr>
      <w:r>
        <w:rPr>
          <w:sz w:val="26"/>
          <w:szCs w:val="26"/>
          <w:shd w:val="clear" w:color="auto" w:fill="FF9900"/>
        </w:rPr>
        <w:t xml:space="preserve"> </w:t>
      </w:r>
    </w:p>
    <w:p w14:paraId="098A47C6" w14:textId="77777777" w:rsidR="00837265" w:rsidRDefault="00000000">
      <w:pPr>
        <w:spacing w:after="0"/>
        <w:jc w:val="both"/>
        <w:rPr>
          <w:b/>
        </w:rPr>
      </w:pPr>
      <w:r>
        <w:rPr>
          <w:b/>
        </w:rPr>
        <w:t xml:space="preserve">6.19 Misconduct and Disciplinary Action: </w:t>
      </w:r>
    </w:p>
    <w:p w14:paraId="18F01F8B" w14:textId="77777777" w:rsidR="00837265" w:rsidRDefault="00000000">
      <w:pPr>
        <w:spacing w:after="0"/>
        <w:jc w:val="both"/>
      </w:pPr>
      <w:r>
        <w:t>Employees are not supposed to disclose by word of mouth or otherwise, particulars or details of business plans /trade secrets /finance /administration and / or any other information in relation to the business of the Company, coming to your knowledge by virtue of your being in the employment of the Company.</w:t>
      </w:r>
    </w:p>
    <w:p w14:paraId="4EF6DC34" w14:textId="77777777" w:rsidR="00837265" w:rsidRDefault="00837265">
      <w:pPr>
        <w:spacing w:after="0"/>
        <w:jc w:val="both"/>
      </w:pPr>
    </w:p>
    <w:p w14:paraId="6F6AA662" w14:textId="77777777" w:rsidR="00837265" w:rsidRDefault="00000000">
      <w:pPr>
        <w:spacing w:after="0"/>
        <w:jc w:val="both"/>
      </w:pPr>
      <w:r>
        <w:t xml:space="preserve">Riya Group follows a </w:t>
      </w:r>
      <w:r>
        <w:rPr>
          <w:b/>
        </w:rPr>
        <w:t>Model standing order</w:t>
      </w:r>
      <w:r>
        <w:t xml:space="preserve"> under section 5 (3) of the Industrial Employment (Standing Order) Act, </w:t>
      </w:r>
      <w:r>
        <w:lastRenderedPageBreak/>
        <w:t xml:space="preserve">1946. Any employee found breaching any of the policies mentioned in employee handbook/Appointment letter or the Model standing order under section 5 (3) of the Industrial Employment (Standing Order) Act, 1946 can be issued a disciplinary action form/ Memo. Receiving 3 such Memo will lead to termination of service. Employees involved in misconduct can also lead to termination on immediate grounds. Few of them are mentioned below: </w:t>
      </w:r>
    </w:p>
    <w:p w14:paraId="697DE23A" w14:textId="77777777" w:rsidR="00837265" w:rsidRDefault="00837265">
      <w:pPr>
        <w:spacing w:after="0"/>
        <w:jc w:val="both"/>
        <w:rPr>
          <w:b/>
        </w:rPr>
      </w:pPr>
    </w:p>
    <w:p w14:paraId="1D5CC92D" w14:textId="77777777" w:rsidR="00837265" w:rsidRDefault="00000000">
      <w:pPr>
        <w:spacing w:after="0"/>
        <w:jc w:val="both"/>
        <w:rPr>
          <w:b/>
        </w:rPr>
      </w:pPr>
      <w:r>
        <w:rPr>
          <w:b/>
        </w:rPr>
        <w:t xml:space="preserve">The following acts and omissions on the part of a workman/employee shall amount to misconduct. Gross misconduct will result in the initiation of Company disciplinary procedure, and may result in immediate dismissal with or without notice or pay in lieu of notice. </w:t>
      </w:r>
    </w:p>
    <w:p w14:paraId="0B9E91BA" w14:textId="77777777" w:rsidR="00837265" w:rsidRDefault="00837265">
      <w:pPr>
        <w:spacing w:after="0"/>
        <w:jc w:val="both"/>
      </w:pPr>
    </w:p>
    <w:p w14:paraId="5D493FE5" w14:textId="77777777" w:rsidR="00837265" w:rsidRDefault="00000000">
      <w:pPr>
        <w:numPr>
          <w:ilvl w:val="0"/>
          <w:numId w:val="3"/>
        </w:numPr>
        <w:spacing w:after="0"/>
        <w:jc w:val="both"/>
      </w:pPr>
      <w:r>
        <w:t xml:space="preserve">Throughout the continuance of your service as a Riya Group employee, you are required to devote all of your work hours exclusively to your assigned duties with the Company. While serving Riya Group Company, you shall not, without prior consent in writing from the Management, engage yourself directly or indirectly, with or without remuneration, in any other trade, business, occupation, Part time / Full time honorary or remunerative employment or service. Such an engagement can be considered as grounds for termination of service with Riya Group. </w:t>
      </w:r>
    </w:p>
    <w:p w14:paraId="5E251E4A" w14:textId="77777777" w:rsidR="00837265" w:rsidRDefault="00000000">
      <w:pPr>
        <w:numPr>
          <w:ilvl w:val="0"/>
          <w:numId w:val="3"/>
        </w:numPr>
        <w:spacing w:after="0"/>
        <w:jc w:val="both"/>
      </w:pPr>
      <w:r>
        <w:t>Willful insubordination or disobedience, whether or not in combination with another of any lawful and reasonable order of a superior.</w:t>
      </w:r>
    </w:p>
    <w:p w14:paraId="5107DE83" w14:textId="77777777" w:rsidR="00837265" w:rsidRDefault="00000000">
      <w:pPr>
        <w:numPr>
          <w:ilvl w:val="0"/>
          <w:numId w:val="3"/>
        </w:numPr>
        <w:spacing w:after="0"/>
        <w:jc w:val="both"/>
      </w:pPr>
      <w:r>
        <w:t>Going on an illegal strike or abetting, inciting, instigating or acting in furtherance thereof;</w:t>
      </w:r>
    </w:p>
    <w:p w14:paraId="35F03B6E" w14:textId="77777777" w:rsidR="00837265" w:rsidRDefault="00000000">
      <w:pPr>
        <w:numPr>
          <w:ilvl w:val="0"/>
          <w:numId w:val="3"/>
        </w:numPr>
        <w:spacing w:after="0"/>
        <w:jc w:val="both"/>
      </w:pPr>
      <w:r>
        <w:t>Willful slowing down in performance of work, or abatement or instigation thereof; or interference with the work of another workman.</w:t>
      </w:r>
    </w:p>
    <w:p w14:paraId="5C24BDC1" w14:textId="77777777" w:rsidR="00837265" w:rsidRDefault="00000000">
      <w:pPr>
        <w:numPr>
          <w:ilvl w:val="0"/>
          <w:numId w:val="3"/>
        </w:numPr>
        <w:spacing w:after="0"/>
        <w:jc w:val="both"/>
      </w:pPr>
      <w:r>
        <w:t>Theft, Fraud or Dishonesty in connection with the employer’s business or property or the theft of property of another workman within the premises of the establishment;</w:t>
      </w:r>
    </w:p>
    <w:p w14:paraId="08908A4E" w14:textId="77777777" w:rsidR="00837265" w:rsidRDefault="00000000">
      <w:pPr>
        <w:numPr>
          <w:ilvl w:val="0"/>
          <w:numId w:val="3"/>
        </w:numPr>
        <w:spacing w:after="0"/>
        <w:jc w:val="both"/>
      </w:pPr>
      <w:r>
        <w:t xml:space="preserve">Taking or giving bribes, any illegal gratification, receiving or accepting for own benefit any commission, rebate, discount, gift or profit of any nature from any person, company or firm having business transactions with the Company. </w:t>
      </w:r>
    </w:p>
    <w:p w14:paraId="2C16891C" w14:textId="77777777" w:rsidR="00837265" w:rsidRDefault="00000000">
      <w:pPr>
        <w:numPr>
          <w:ilvl w:val="0"/>
          <w:numId w:val="3"/>
        </w:numPr>
        <w:spacing w:after="0"/>
        <w:jc w:val="both"/>
      </w:pPr>
      <w:r>
        <w:t xml:space="preserve">Habitual absence, Unauthorized absence or absence without permission from duty for more than seven (7) Consecutive days will be dealt seriously and lead to a severe action which can be termination of your services, at the sole discretion of the Management. In such a case, you will not be entitled to any Notice or payment of salary in lieu. </w:t>
      </w:r>
    </w:p>
    <w:p w14:paraId="7796C88A" w14:textId="77777777" w:rsidR="00837265" w:rsidRDefault="00000000">
      <w:pPr>
        <w:numPr>
          <w:ilvl w:val="0"/>
          <w:numId w:val="3"/>
        </w:numPr>
        <w:spacing w:after="0"/>
        <w:jc w:val="both"/>
      </w:pPr>
      <w:r>
        <w:t>Collection without the permission of the Manager of any money within the premises of the establishment except as sanctioned by any Law for the time being in force;</w:t>
      </w:r>
    </w:p>
    <w:p w14:paraId="6E98605F" w14:textId="77777777" w:rsidR="00837265" w:rsidRDefault="00000000">
      <w:pPr>
        <w:numPr>
          <w:ilvl w:val="0"/>
          <w:numId w:val="3"/>
        </w:numPr>
        <w:spacing w:after="0"/>
        <w:jc w:val="both"/>
      </w:pPr>
      <w:r>
        <w:t>Engaging in any trade or business within the premises of the establishment;</w:t>
      </w:r>
    </w:p>
    <w:p w14:paraId="66B621A8" w14:textId="77777777" w:rsidR="00837265" w:rsidRDefault="00000000">
      <w:pPr>
        <w:numPr>
          <w:ilvl w:val="0"/>
          <w:numId w:val="3"/>
        </w:numPr>
        <w:spacing w:after="0"/>
        <w:jc w:val="both"/>
      </w:pPr>
      <w:r>
        <w:t>Drunkenness, riotous, disorderly or indecent behavior, threatening other workmen/ employee or officers of assault within the premises of the establishment, or outside, if such any adversely affects the discipline of the establishment;</w:t>
      </w:r>
    </w:p>
    <w:p w14:paraId="743621B0" w14:textId="77777777" w:rsidR="00837265" w:rsidRDefault="00000000">
      <w:pPr>
        <w:numPr>
          <w:ilvl w:val="0"/>
          <w:numId w:val="3"/>
        </w:numPr>
        <w:spacing w:after="0"/>
        <w:jc w:val="both"/>
      </w:pPr>
      <w:r>
        <w:t xml:space="preserve">Commission of any act subversive of discipline or good behavior on the premises of the establishment, or the outside, if such act adversely </w:t>
      </w:r>
      <w:proofErr w:type="gramStart"/>
      <w:r>
        <w:t>affect</w:t>
      </w:r>
      <w:proofErr w:type="gramEnd"/>
      <w:r>
        <w:t xml:space="preserve"> the discipline of the establishment;</w:t>
      </w:r>
    </w:p>
    <w:p w14:paraId="5BB76036" w14:textId="77777777" w:rsidR="00837265" w:rsidRDefault="00000000">
      <w:pPr>
        <w:numPr>
          <w:ilvl w:val="0"/>
          <w:numId w:val="3"/>
        </w:numPr>
        <w:spacing w:after="0"/>
        <w:jc w:val="both"/>
      </w:pPr>
      <w:r>
        <w:t>Habitual neglect of work, or gross or habitual negligence;</w:t>
      </w:r>
    </w:p>
    <w:p w14:paraId="24F2DA73" w14:textId="77777777" w:rsidR="00837265" w:rsidRDefault="00000000">
      <w:pPr>
        <w:numPr>
          <w:ilvl w:val="0"/>
          <w:numId w:val="3"/>
        </w:numPr>
        <w:spacing w:after="0"/>
        <w:jc w:val="both"/>
      </w:pPr>
      <w:r>
        <w:t>Habitual breach of any rules or instruction for the maintenance and the running of the department or the maintenance of the cleanliness of any portion of the establishment;</w:t>
      </w:r>
    </w:p>
    <w:p w14:paraId="13B337A9" w14:textId="77777777" w:rsidR="00837265" w:rsidRDefault="00000000">
      <w:pPr>
        <w:numPr>
          <w:ilvl w:val="0"/>
          <w:numId w:val="3"/>
        </w:numPr>
        <w:spacing w:after="0"/>
        <w:jc w:val="both"/>
      </w:pPr>
      <w:r>
        <w:t>Habitual commission of any act or omission for which a fine may be imposed under the payment of Wages Act, 1936.</w:t>
      </w:r>
    </w:p>
    <w:p w14:paraId="5D6B059D" w14:textId="77777777" w:rsidR="00837265" w:rsidRDefault="00000000">
      <w:pPr>
        <w:numPr>
          <w:ilvl w:val="0"/>
          <w:numId w:val="3"/>
        </w:numPr>
        <w:spacing w:after="0"/>
        <w:jc w:val="both"/>
      </w:pPr>
      <w:r>
        <w:t xml:space="preserve">Canvassing for the union membership or the collection of union dues within the premises of the </w:t>
      </w:r>
    </w:p>
    <w:p w14:paraId="6DC35337" w14:textId="77777777" w:rsidR="00837265" w:rsidRDefault="00000000">
      <w:pPr>
        <w:spacing w:after="0"/>
        <w:ind w:left="720"/>
        <w:jc w:val="both"/>
      </w:pPr>
      <w:r>
        <w:t>establishment except in accordance with any law or with the permission of the Manager;</w:t>
      </w:r>
    </w:p>
    <w:p w14:paraId="795C567E" w14:textId="77777777" w:rsidR="00837265" w:rsidRDefault="00000000">
      <w:pPr>
        <w:numPr>
          <w:ilvl w:val="0"/>
          <w:numId w:val="3"/>
        </w:numPr>
        <w:spacing w:after="0"/>
        <w:jc w:val="both"/>
      </w:pPr>
      <w:r>
        <w:t xml:space="preserve">Willful damage to the work or the database or the software in process or to any property of the establishment; </w:t>
      </w:r>
      <w:r>
        <w:lastRenderedPageBreak/>
        <w:t>or making unauthorized entries, modifications or tampering the documents or the database or the software of the establishment.</w:t>
      </w:r>
    </w:p>
    <w:p w14:paraId="666F272B" w14:textId="77777777" w:rsidR="00837265" w:rsidRDefault="00000000">
      <w:pPr>
        <w:numPr>
          <w:ilvl w:val="0"/>
          <w:numId w:val="3"/>
        </w:numPr>
        <w:spacing w:after="0"/>
        <w:jc w:val="both"/>
      </w:pPr>
      <w:r>
        <w:t>Holding, meeting inside the premises of the establishment without the previous permission of the Manager or expect in accordance with the provisions of any laws for the time being in force.</w:t>
      </w:r>
    </w:p>
    <w:p w14:paraId="513E7F27" w14:textId="77777777" w:rsidR="00837265" w:rsidRDefault="00000000">
      <w:pPr>
        <w:numPr>
          <w:ilvl w:val="0"/>
          <w:numId w:val="3"/>
        </w:numPr>
        <w:spacing w:after="0"/>
        <w:jc w:val="both"/>
      </w:pPr>
      <w:r>
        <w:t>Disclosing to any unauthorized person any information in regard to the processes or company records or documents or the trade secrets of the establishment which may come into the possession of the workman in the course of his work;</w:t>
      </w:r>
    </w:p>
    <w:p w14:paraId="65A0CF89" w14:textId="77777777" w:rsidR="00837265" w:rsidRDefault="00000000">
      <w:pPr>
        <w:numPr>
          <w:ilvl w:val="0"/>
          <w:numId w:val="3"/>
        </w:numPr>
        <w:spacing w:after="0"/>
        <w:jc w:val="both"/>
      </w:pPr>
      <w:r>
        <w:t>Gambling within the premises of the establishment;</w:t>
      </w:r>
    </w:p>
    <w:p w14:paraId="6546A8D6" w14:textId="77777777" w:rsidR="00837265" w:rsidRDefault="00000000">
      <w:pPr>
        <w:numPr>
          <w:ilvl w:val="0"/>
          <w:numId w:val="3"/>
        </w:numPr>
        <w:spacing w:after="0"/>
        <w:jc w:val="both"/>
      </w:pPr>
      <w:r>
        <w:t>Smoking or spitting or chewing pan or tobacco or gutka on the premises of the establishment where it is prohibited by the employer.</w:t>
      </w:r>
    </w:p>
    <w:p w14:paraId="62C8136D" w14:textId="77777777" w:rsidR="00837265" w:rsidRDefault="00000000">
      <w:pPr>
        <w:numPr>
          <w:ilvl w:val="0"/>
          <w:numId w:val="3"/>
        </w:numPr>
        <w:spacing w:after="0"/>
        <w:jc w:val="both"/>
      </w:pPr>
      <w:r>
        <w:t>Failure to observe safety instructions notified by the employer or interference with any safety device or equipment installed within the establishment;</w:t>
      </w:r>
    </w:p>
    <w:p w14:paraId="309E15D7" w14:textId="77777777" w:rsidR="00837265" w:rsidRDefault="00000000">
      <w:pPr>
        <w:numPr>
          <w:ilvl w:val="0"/>
          <w:numId w:val="3"/>
        </w:numPr>
        <w:spacing w:after="0"/>
        <w:jc w:val="both"/>
      </w:pPr>
      <w:r>
        <w:t>Distribution or exhibiting within the premises of the establishment, hand-bills, pamphlets, posters and such other things or causing to be displayed by means of signs or writing or other visible representation on any matter without previous sanction of the Manger.</w:t>
      </w:r>
    </w:p>
    <w:p w14:paraId="3BB89965" w14:textId="77777777" w:rsidR="00837265" w:rsidRDefault="00000000">
      <w:pPr>
        <w:numPr>
          <w:ilvl w:val="0"/>
          <w:numId w:val="3"/>
        </w:numPr>
        <w:spacing w:after="0"/>
        <w:jc w:val="both"/>
      </w:pPr>
      <w:r>
        <w:t>Refusal to accept a charge-sheet, order or other communication serve in accordance with these Standing Orders;</w:t>
      </w:r>
    </w:p>
    <w:p w14:paraId="33E18BB0" w14:textId="77777777" w:rsidR="00837265" w:rsidRDefault="00000000">
      <w:pPr>
        <w:numPr>
          <w:ilvl w:val="0"/>
          <w:numId w:val="3"/>
        </w:numPr>
        <w:spacing w:after="0"/>
        <w:jc w:val="both"/>
      </w:pPr>
      <w:r>
        <w:t>Unauthorized possession of any lethal weapon, in the premises of the establishment;</w:t>
      </w:r>
    </w:p>
    <w:p w14:paraId="6EB8AA2A" w14:textId="77777777" w:rsidR="00837265" w:rsidRDefault="00000000">
      <w:pPr>
        <w:numPr>
          <w:ilvl w:val="0"/>
          <w:numId w:val="3"/>
        </w:numPr>
        <w:spacing w:after="0"/>
        <w:jc w:val="both"/>
      </w:pPr>
      <w:r>
        <w:t>Sexual harassment which includes unwelcome sexual determined behavior (whether directly or by implication), such as:</w:t>
      </w:r>
    </w:p>
    <w:p w14:paraId="3D64F52F" w14:textId="77777777" w:rsidR="00837265" w:rsidRDefault="00000000">
      <w:pPr>
        <w:numPr>
          <w:ilvl w:val="1"/>
          <w:numId w:val="3"/>
        </w:numPr>
        <w:spacing w:after="0"/>
        <w:jc w:val="both"/>
      </w:pPr>
      <w:r>
        <w:t>1) Physical contact and advanced; or</w:t>
      </w:r>
    </w:p>
    <w:p w14:paraId="651EE383" w14:textId="77777777" w:rsidR="00837265" w:rsidRDefault="00000000">
      <w:pPr>
        <w:numPr>
          <w:ilvl w:val="1"/>
          <w:numId w:val="3"/>
        </w:numPr>
        <w:spacing w:after="0"/>
        <w:jc w:val="both"/>
      </w:pPr>
      <w:r>
        <w:t>2) Demand or request for sexual favors; or</w:t>
      </w:r>
    </w:p>
    <w:p w14:paraId="6D0B17D1" w14:textId="77777777" w:rsidR="00837265" w:rsidRDefault="00000000">
      <w:pPr>
        <w:numPr>
          <w:ilvl w:val="1"/>
          <w:numId w:val="3"/>
        </w:numPr>
        <w:spacing w:after="0"/>
        <w:jc w:val="both"/>
      </w:pPr>
      <w:r>
        <w:t>3) Sexually colored remarks; or</w:t>
      </w:r>
    </w:p>
    <w:p w14:paraId="5D9D9719" w14:textId="77777777" w:rsidR="00837265" w:rsidRDefault="00000000">
      <w:pPr>
        <w:numPr>
          <w:ilvl w:val="1"/>
          <w:numId w:val="3"/>
        </w:numPr>
        <w:spacing w:after="0"/>
        <w:jc w:val="both"/>
      </w:pPr>
      <w:r>
        <w:t>4) Showing pornography; or</w:t>
      </w:r>
    </w:p>
    <w:p w14:paraId="01BA82C3" w14:textId="77777777" w:rsidR="00837265" w:rsidRDefault="00000000">
      <w:pPr>
        <w:numPr>
          <w:ilvl w:val="1"/>
          <w:numId w:val="3"/>
        </w:numPr>
        <w:spacing w:after="0"/>
        <w:jc w:val="both"/>
      </w:pPr>
      <w:r>
        <w:t>5) Any other unwelcome physical, verbal or non-verbal conduct of a sexual nature.</w:t>
      </w:r>
    </w:p>
    <w:p w14:paraId="6B371CCC" w14:textId="77777777" w:rsidR="00837265" w:rsidRDefault="00000000">
      <w:pPr>
        <w:numPr>
          <w:ilvl w:val="1"/>
          <w:numId w:val="3"/>
        </w:numPr>
        <w:spacing w:after="0"/>
        <w:jc w:val="both"/>
      </w:pPr>
      <w:r>
        <w:t>Usage of the establishment's e-mail and or internet access for transmitting, retrieving or the storage of any communications of a discriminatory or harassing nature that are obscene or involving gambling or X-rated material.</w:t>
      </w:r>
    </w:p>
    <w:p w14:paraId="3C58B386" w14:textId="77777777" w:rsidR="00837265" w:rsidRDefault="00000000">
      <w:pPr>
        <w:numPr>
          <w:ilvl w:val="1"/>
          <w:numId w:val="3"/>
        </w:numPr>
        <w:spacing w:after="0"/>
        <w:jc w:val="both"/>
      </w:pPr>
      <w:r>
        <w:t>Downloading any unauthorized software from the internet through the e-mail or internet system of the establishment.</w:t>
      </w:r>
    </w:p>
    <w:p w14:paraId="31EBFE5D" w14:textId="77777777" w:rsidR="00837265" w:rsidRDefault="00000000">
      <w:pPr>
        <w:numPr>
          <w:ilvl w:val="1"/>
          <w:numId w:val="3"/>
        </w:numPr>
        <w:spacing w:after="0"/>
        <w:jc w:val="both"/>
      </w:pPr>
      <w:r>
        <w:t>Conviction by a court of Law for any criminal offense involving moral turpitude.</w:t>
      </w:r>
    </w:p>
    <w:p w14:paraId="4589F1BA" w14:textId="77777777" w:rsidR="00837265" w:rsidRDefault="00000000">
      <w:pPr>
        <w:numPr>
          <w:ilvl w:val="1"/>
          <w:numId w:val="3"/>
        </w:numPr>
        <w:spacing w:after="0"/>
        <w:jc w:val="both"/>
      </w:pPr>
      <w:r>
        <w:t>Sleeping while on duty.</w:t>
      </w:r>
    </w:p>
    <w:p w14:paraId="580B5266" w14:textId="77777777" w:rsidR="00837265" w:rsidRDefault="00000000">
      <w:pPr>
        <w:numPr>
          <w:ilvl w:val="1"/>
          <w:numId w:val="3"/>
        </w:numPr>
        <w:spacing w:after="0"/>
        <w:jc w:val="both"/>
      </w:pPr>
      <w:r>
        <w:t xml:space="preserve">Failure to inform the Manager of the establishment or company </w:t>
      </w:r>
      <w:proofErr w:type="gramStart"/>
      <w:r>
        <w:t>Medical</w:t>
      </w:r>
      <w:proofErr w:type="gramEnd"/>
      <w:r>
        <w:t xml:space="preserve"> officer of the occurrence of a notifiable or contagious disease contracted by the employee.</w:t>
      </w:r>
    </w:p>
    <w:p w14:paraId="4564E720" w14:textId="77777777" w:rsidR="00837265" w:rsidRDefault="00000000">
      <w:pPr>
        <w:numPr>
          <w:ilvl w:val="1"/>
          <w:numId w:val="3"/>
        </w:numPr>
        <w:spacing w:after="0"/>
        <w:jc w:val="both"/>
      </w:pPr>
      <w:r>
        <w:t>Remaining habitually untidy, disheveled during working hours.</w:t>
      </w:r>
    </w:p>
    <w:p w14:paraId="4B0388D2" w14:textId="77777777" w:rsidR="00837265" w:rsidRDefault="00000000">
      <w:pPr>
        <w:numPr>
          <w:ilvl w:val="0"/>
          <w:numId w:val="3"/>
        </w:numPr>
        <w:spacing w:after="0"/>
        <w:jc w:val="both"/>
      </w:pPr>
      <w:r>
        <w:t xml:space="preserve">The Company has the right to terminate your service without any notice or payment of salary in lieu thereof, if you commit any breach of your duties and responsibilities under this contract of service or found guilty of any gross negligence or misconduct which contravenes the express or implied conditions of your service. </w:t>
      </w:r>
    </w:p>
    <w:p w14:paraId="61A4C418" w14:textId="77777777" w:rsidR="00837265" w:rsidRDefault="00000000">
      <w:pPr>
        <w:numPr>
          <w:ilvl w:val="0"/>
          <w:numId w:val="3"/>
        </w:numPr>
        <w:spacing w:after="0"/>
      </w:pPr>
      <w:r>
        <w:t xml:space="preserve">Employees should, in all respects, be governed by the rules, regulations and such other practices, systems, procedures and policies as are in force or may be added, altered, modified or omitted by the Company from time to time. You shall also be governed by statutory laws enacted by the local authorities, State or Central governments as applicable, from time to time. </w:t>
      </w:r>
    </w:p>
    <w:p w14:paraId="0903A477" w14:textId="77777777" w:rsidR="00837265" w:rsidRDefault="00000000">
      <w:pPr>
        <w:numPr>
          <w:ilvl w:val="0"/>
          <w:numId w:val="3"/>
        </w:numPr>
        <w:spacing w:after="0"/>
        <w:jc w:val="both"/>
      </w:pPr>
      <w:r>
        <w:t>The Company will expect you to work in a section/department in which you are placed with a high standard of initiative, efficiency and economy.</w:t>
      </w:r>
    </w:p>
    <w:p w14:paraId="6BC9113D" w14:textId="77777777" w:rsidR="00837265" w:rsidRDefault="00837265">
      <w:pPr>
        <w:spacing w:after="0"/>
        <w:ind w:left="720"/>
        <w:jc w:val="both"/>
      </w:pPr>
    </w:p>
    <w:p w14:paraId="1BA75137" w14:textId="77777777" w:rsidR="00837265" w:rsidRDefault="00000000">
      <w:pPr>
        <w:spacing w:after="0"/>
        <w:jc w:val="both"/>
      </w:pPr>
      <w:r>
        <w:lastRenderedPageBreak/>
        <w:t xml:space="preserve">Minor misconduct, poor performance or minor breaches of rules will normally result in informal counselling or advice being given by the immediate manager/supervisor. If this approach is not successful, it may be necessary to use the formal disciplinary procedure. </w:t>
      </w:r>
    </w:p>
    <w:p w14:paraId="7CE36ECA" w14:textId="77777777" w:rsidR="00837265" w:rsidRDefault="00837265">
      <w:pPr>
        <w:spacing w:after="0"/>
        <w:jc w:val="both"/>
        <w:rPr>
          <w:b/>
        </w:rPr>
      </w:pPr>
    </w:p>
    <w:p w14:paraId="3C1E23FC" w14:textId="77777777" w:rsidR="00837265" w:rsidRDefault="00000000">
      <w:pPr>
        <w:spacing w:after="0"/>
        <w:jc w:val="both"/>
        <w:rPr>
          <w:b/>
        </w:rPr>
      </w:pPr>
      <w:r>
        <w:rPr>
          <w:b/>
        </w:rPr>
        <w:t>To read the standing order you can get in contact with the HR department.</w:t>
      </w:r>
    </w:p>
    <w:p w14:paraId="6B5743E6" w14:textId="77777777" w:rsidR="00837265" w:rsidRDefault="00837265">
      <w:pPr>
        <w:spacing w:after="0"/>
        <w:jc w:val="both"/>
        <w:rPr>
          <w:b/>
        </w:rPr>
      </w:pPr>
    </w:p>
    <w:p w14:paraId="0DD4C817" w14:textId="7EC34C17" w:rsidR="00837265" w:rsidRDefault="00000000">
      <w:pPr>
        <w:spacing w:after="0"/>
        <w:jc w:val="both"/>
      </w:pPr>
      <w:r>
        <w:rPr>
          <w:b/>
        </w:rPr>
        <w:t>6.20 Grievances</w:t>
      </w:r>
      <w:ins w:id="1613" w:author="Kush Khalasi" w:date="2025-06-02T16:32:00Z" w16du:dateUtc="2025-06-02T11:02:00Z">
        <w:r w:rsidR="00C327CC">
          <w:rPr>
            <w:b/>
          </w:rPr>
          <w:t xml:space="preserve"> </w:t>
        </w:r>
      </w:ins>
      <w:ins w:id="1614" w:author="Kush Khalasi" w:date="2025-06-02T16:36:00Z" w16du:dateUtc="2025-06-02T11:06:00Z">
        <w:r w:rsidR="00DE6DD4">
          <w:rPr>
            <w:b/>
          </w:rPr>
          <w:t xml:space="preserve">Redressal </w:t>
        </w:r>
      </w:ins>
      <w:ins w:id="1615" w:author="Kush Khalasi" w:date="2025-06-02T16:32:00Z" w16du:dateUtc="2025-06-02T11:02:00Z">
        <w:r w:rsidR="00C327CC">
          <w:rPr>
            <w:b/>
          </w:rPr>
          <w:t xml:space="preserve">Mechanism </w:t>
        </w:r>
      </w:ins>
      <w:r>
        <w:rPr>
          <w:b/>
        </w:rPr>
        <w:t xml:space="preserve">: </w:t>
      </w:r>
    </w:p>
    <w:p w14:paraId="370CE5CF" w14:textId="32EA1F12" w:rsidR="00837265" w:rsidRDefault="00DE6DD4" w:rsidP="00DE6DD4">
      <w:pPr>
        <w:spacing w:before="240" w:after="393"/>
        <w:jc w:val="both"/>
        <w:rPr>
          <w:ins w:id="1616" w:author="Kush Khalasi" w:date="2025-06-02T16:36:00Z" w16du:dateUtc="2025-06-02T11:06:00Z"/>
        </w:rPr>
      </w:pPr>
      <w:ins w:id="1617" w:author="Kush Khalasi" w:date="2025-06-02T16:37:00Z" w16du:dateUtc="2025-06-02T11:07:00Z">
        <w:r>
          <w:t xml:space="preserve">The company </w:t>
        </w:r>
      </w:ins>
      <w:ins w:id="1618" w:author="Kush Khalasi" w:date="2025-06-02T16:36:00Z">
        <w:r w:rsidRPr="00DE6DD4">
          <w:t>is committed to fostering a transparent, inclusive, and fair workplace culture where every employee feels heard, respected, and protected. This Grievance Redressal Mechanism has been designed to provide employees with a formal platform to express concerns and have them addressed in a structured, timely, and impartial manner.</w:t>
        </w:r>
      </w:ins>
      <w:del w:id="1619" w:author="Kush Khalasi" w:date="2025-06-02T16:36:00Z" w16du:dateUtc="2025-06-02T11:06:00Z">
        <w:r w:rsidDel="00DE6DD4">
          <w:delText xml:space="preserve">We have an open door policy by which an employee can address his/her problem either with the HOD or with top management as the case may be. Management will certainly ensure that all the problems should be resolved immediately. </w:delText>
        </w:r>
      </w:del>
    </w:p>
    <w:p w14:paraId="37EEB964" w14:textId="77777777" w:rsidR="00DE6DD4" w:rsidRPr="00DE6DD4" w:rsidRDefault="00DE6DD4">
      <w:pPr>
        <w:numPr>
          <w:ilvl w:val="0"/>
          <w:numId w:val="3"/>
        </w:numPr>
        <w:spacing w:after="0"/>
        <w:jc w:val="both"/>
        <w:rPr>
          <w:ins w:id="1620" w:author="Kush Khalasi" w:date="2025-06-02T16:37:00Z"/>
          <w:b/>
          <w:bCs/>
          <w:rPrChange w:id="1621" w:author="Kush Khalasi" w:date="2025-06-02T16:38:00Z" w16du:dateUtc="2025-06-02T11:08:00Z">
            <w:rPr>
              <w:ins w:id="1622" w:author="Kush Khalasi" w:date="2025-06-02T16:37:00Z"/>
              <w:b/>
              <w:bCs/>
              <w:lang w:val="en-IN"/>
            </w:rPr>
          </w:rPrChange>
        </w:rPr>
        <w:pPrChange w:id="1623" w:author="Kush Khalasi" w:date="2025-06-02T16:38:00Z" w16du:dateUtc="2025-06-02T11:08:00Z">
          <w:pPr>
            <w:spacing w:before="240" w:after="393"/>
            <w:jc w:val="both"/>
          </w:pPr>
        </w:pPrChange>
      </w:pPr>
      <w:ins w:id="1624" w:author="Kush Khalasi" w:date="2025-06-02T16:37:00Z">
        <w:r w:rsidRPr="00DE6DD4">
          <w:rPr>
            <w:b/>
            <w:bCs/>
            <w:rPrChange w:id="1625" w:author="Kush Khalasi" w:date="2025-06-02T16:38:00Z" w16du:dateUtc="2025-06-02T11:08:00Z">
              <w:rPr>
                <w:b/>
                <w:bCs/>
                <w:lang w:val="en-IN"/>
              </w:rPr>
            </w:rPrChange>
          </w:rPr>
          <w:t>Purpose and Objective</w:t>
        </w:r>
      </w:ins>
    </w:p>
    <w:p w14:paraId="5C4B064C" w14:textId="77777777" w:rsidR="00DE6DD4" w:rsidRPr="00DE6DD4" w:rsidRDefault="00DE6DD4">
      <w:pPr>
        <w:spacing w:before="240" w:after="393"/>
        <w:ind w:left="630"/>
        <w:jc w:val="both"/>
        <w:rPr>
          <w:ins w:id="1626" w:author="Kush Khalasi" w:date="2025-06-02T16:37:00Z"/>
          <w:lang w:val="en-IN"/>
        </w:rPr>
        <w:pPrChange w:id="1627" w:author="Kush Khalasi" w:date="2025-06-02T16:38:00Z" w16du:dateUtc="2025-06-02T11:08:00Z">
          <w:pPr>
            <w:spacing w:before="240" w:after="393"/>
            <w:jc w:val="both"/>
          </w:pPr>
        </w:pPrChange>
      </w:pPr>
      <w:ins w:id="1628" w:author="Kush Khalasi" w:date="2025-06-02T16:37:00Z">
        <w:r w:rsidRPr="00DE6DD4">
          <w:rPr>
            <w:lang w:val="en-IN"/>
          </w:rPr>
          <w:t>The primary objective of this mechanism is to ensure that any grievance or concern raised by an employee regarding their work environment, employment conditions, interpersonal conflicts, or policy violations is acknowledged and resolved fairly. It also aims to create a safe and trusting environment in which employees can raise issues without fear of discrimination or retaliation.</w:t>
        </w:r>
      </w:ins>
    </w:p>
    <w:p w14:paraId="0B4BE2E6" w14:textId="629B5E99" w:rsidR="00DE6DD4" w:rsidRPr="00DE6DD4" w:rsidRDefault="00DE6DD4">
      <w:pPr>
        <w:numPr>
          <w:ilvl w:val="0"/>
          <w:numId w:val="3"/>
        </w:numPr>
        <w:spacing w:after="0"/>
        <w:jc w:val="both"/>
        <w:rPr>
          <w:ins w:id="1629" w:author="Kush Khalasi" w:date="2025-06-02T16:37:00Z"/>
          <w:b/>
          <w:bCs/>
          <w:rPrChange w:id="1630" w:author="Kush Khalasi" w:date="2025-06-02T16:38:00Z" w16du:dateUtc="2025-06-02T11:08:00Z">
            <w:rPr>
              <w:ins w:id="1631" w:author="Kush Khalasi" w:date="2025-06-02T16:37:00Z"/>
              <w:b/>
              <w:bCs/>
              <w:lang w:val="en-IN"/>
            </w:rPr>
          </w:rPrChange>
        </w:rPr>
        <w:pPrChange w:id="1632" w:author="Kush Khalasi" w:date="2025-06-02T16:38:00Z" w16du:dateUtc="2025-06-02T11:08:00Z">
          <w:pPr>
            <w:spacing w:before="240" w:after="393"/>
            <w:jc w:val="both"/>
          </w:pPr>
        </w:pPrChange>
      </w:pPr>
      <w:ins w:id="1633" w:author="Kush Khalasi" w:date="2025-06-02T16:42:00Z">
        <w:r w:rsidRPr="00DE6DD4">
          <w:rPr>
            <w:b/>
            <w:bCs/>
          </w:rPr>
          <w:t>Scope of the Grievance Mechanism</w:t>
        </w:r>
      </w:ins>
    </w:p>
    <w:p w14:paraId="68F1715F" w14:textId="77777777" w:rsidR="00DE6DD4" w:rsidRPr="00DE6DD4" w:rsidRDefault="00DE6DD4" w:rsidP="00DE6DD4">
      <w:pPr>
        <w:spacing w:before="240" w:after="393"/>
        <w:ind w:left="630"/>
        <w:jc w:val="both"/>
        <w:rPr>
          <w:ins w:id="1634" w:author="Kush Khalasi" w:date="2025-06-02T16:39:00Z"/>
          <w:lang w:val="en-IN"/>
        </w:rPr>
      </w:pPr>
      <w:ins w:id="1635" w:author="Kush Khalasi" w:date="2025-06-02T16:39:00Z">
        <w:r w:rsidRPr="00DE6DD4">
          <w:rPr>
            <w:lang w:val="en-IN"/>
          </w:rPr>
          <w:t xml:space="preserve">This grievance mechanism is applicable to </w:t>
        </w:r>
        <w:r w:rsidRPr="00DE6DD4">
          <w:rPr>
            <w:b/>
            <w:bCs/>
            <w:lang w:val="en-IN"/>
          </w:rPr>
          <w:t>all employees</w:t>
        </w:r>
        <w:r w:rsidRPr="00DE6DD4">
          <w:rPr>
            <w:lang w:val="en-IN"/>
          </w:rPr>
          <w:t xml:space="preserve"> of Riya Travel &amp; Tours, including those working on a </w:t>
        </w:r>
        <w:r w:rsidRPr="00DE6DD4">
          <w:rPr>
            <w:b/>
            <w:bCs/>
            <w:lang w:val="en-IN"/>
          </w:rPr>
          <w:t>full-time, part-time, probationary, internship, temporary, or contractual basis</w:t>
        </w:r>
        <w:r w:rsidRPr="00DE6DD4">
          <w:rPr>
            <w:lang w:val="en-IN"/>
          </w:rPr>
          <w:t>, across all departments and locations.</w:t>
        </w:r>
      </w:ins>
    </w:p>
    <w:p w14:paraId="119732A4" w14:textId="77777777" w:rsidR="00DE6DD4" w:rsidRPr="00DE6DD4" w:rsidRDefault="00DE6DD4" w:rsidP="00DE6DD4">
      <w:pPr>
        <w:spacing w:before="240" w:after="393"/>
        <w:ind w:left="630"/>
        <w:jc w:val="both"/>
        <w:rPr>
          <w:ins w:id="1636" w:author="Kush Khalasi" w:date="2025-06-02T16:39:00Z"/>
          <w:lang w:val="en-IN"/>
        </w:rPr>
      </w:pPr>
      <w:ins w:id="1637" w:author="Kush Khalasi" w:date="2025-06-02T16:39:00Z">
        <w:r w:rsidRPr="00DE6DD4">
          <w:rPr>
            <w:lang w:val="en-IN"/>
          </w:rPr>
          <w:t>Employees may use this mechanism to report concerns related to (but not limited to) the following:</w:t>
        </w:r>
      </w:ins>
    </w:p>
    <w:p w14:paraId="22AD63D0" w14:textId="77777777" w:rsidR="00DE6DD4" w:rsidRPr="00DE6DD4" w:rsidRDefault="00DE6DD4">
      <w:pPr>
        <w:numPr>
          <w:ilvl w:val="0"/>
          <w:numId w:val="74"/>
        </w:numPr>
        <w:tabs>
          <w:tab w:val="clear" w:pos="720"/>
          <w:tab w:val="left" w:pos="900"/>
          <w:tab w:val="num" w:pos="1260"/>
        </w:tabs>
        <w:spacing w:after="0"/>
        <w:ind w:left="990"/>
        <w:jc w:val="both"/>
        <w:rPr>
          <w:ins w:id="1638" w:author="Kush Khalasi" w:date="2025-06-02T16:41:00Z" w16du:dateUtc="2025-06-02T11:11:00Z"/>
          <w:lang w:val="en-IN"/>
        </w:rPr>
        <w:pPrChange w:id="1639" w:author="Kush Khalasi" w:date="2025-06-02T16:41:00Z" w16du:dateUtc="2025-06-02T11:11:00Z">
          <w:pPr>
            <w:numPr>
              <w:numId w:val="74"/>
            </w:numPr>
            <w:tabs>
              <w:tab w:val="num" w:pos="720"/>
              <w:tab w:val="left" w:pos="900"/>
            </w:tabs>
            <w:spacing w:after="0"/>
            <w:ind w:left="720" w:hanging="360"/>
            <w:jc w:val="both"/>
          </w:pPr>
        </w:pPrChange>
      </w:pPr>
      <w:ins w:id="1640" w:author="Kush Khalasi" w:date="2025-06-02T16:41:00Z" w16du:dateUtc="2025-06-02T11:11:00Z">
        <w:r w:rsidRPr="00DE6DD4">
          <w:rPr>
            <w:lang w:val="en-IN"/>
          </w:rPr>
          <w:t>Working Conditions</w:t>
        </w:r>
      </w:ins>
    </w:p>
    <w:p w14:paraId="70DAF462" w14:textId="77777777" w:rsidR="00DE6DD4" w:rsidRPr="00DE6DD4" w:rsidRDefault="00DE6DD4">
      <w:pPr>
        <w:numPr>
          <w:ilvl w:val="0"/>
          <w:numId w:val="74"/>
        </w:numPr>
        <w:tabs>
          <w:tab w:val="clear" w:pos="720"/>
          <w:tab w:val="left" w:pos="900"/>
          <w:tab w:val="num" w:pos="1260"/>
        </w:tabs>
        <w:spacing w:after="0"/>
        <w:ind w:left="990"/>
        <w:jc w:val="both"/>
        <w:rPr>
          <w:ins w:id="1641" w:author="Kush Khalasi" w:date="2025-06-02T16:41:00Z" w16du:dateUtc="2025-06-02T11:11:00Z"/>
          <w:lang w:val="en-IN"/>
        </w:rPr>
        <w:pPrChange w:id="1642" w:author="Kush Khalasi" w:date="2025-06-02T16:41:00Z" w16du:dateUtc="2025-06-02T11:11:00Z">
          <w:pPr>
            <w:numPr>
              <w:numId w:val="74"/>
            </w:numPr>
            <w:tabs>
              <w:tab w:val="num" w:pos="720"/>
              <w:tab w:val="left" w:pos="900"/>
            </w:tabs>
            <w:spacing w:after="0"/>
            <w:ind w:left="720" w:hanging="360"/>
            <w:jc w:val="both"/>
          </w:pPr>
        </w:pPrChange>
      </w:pPr>
      <w:ins w:id="1643" w:author="Kush Khalasi" w:date="2025-06-02T16:41:00Z" w16du:dateUtc="2025-06-02T11:11:00Z">
        <w:r w:rsidRPr="00DE6DD4">
          <w:rPr>
            <w:lang w:val="en-IN"/>
          </w:rPr>
          <w:t>Health and Safety</w:t>
        </w:r>
      </w:ins>
    </w:p>
    <w:p w14:paraId="1ADE3AEE" w14:textId="77777777" w:rsidR="00DE6DD4" w:rsidRPr="00DE6DD4" w:rsidRDefault="00DE6DD4">
      <w:pPr>
        <w:numPr>
          <w:ilvl w:val="0"/>
          <w:numId w:val="74"/>
        </w:numPr>
        <w:tabs>
          <w:tab w:val="clear" w:pos="720"/>
          <w:tab w:val="left" w:pos="900"/>
          <w:tab w:val="num" w:pos="1260"/>
        </w:tabs>
        <w:spacing w:after="0"/>
        <w:ind w:left="990"/>
        <w:jc w:val="both"/>
        <w:rPr>
          <w:ins w:id="1644" w:author="Kush Khalasi" w:date="2025-06-02T16:41:00Z" w16du:dateUtc="2025-06-02T11:11:00Z"/>
          <w:lang w:val="en-IN"/>
        </w:rPr>
        <w:pPrChange w:id="1645" w:author="Kush Khalasi" w:date="2025-06-02T16:41:00Z" w16du:dateUtc="2025-06-02T11:11:00Z">
          <w:pPr>
            <w:numPr>
              <w:numId w:val="74"/>
            </w:numPr>
            <w:tabs>
              <w:tab w:val="num" w:pos="720"/>
              <w:tab w:val="left" w:pos="900"/>
            </w:tabs>
            <w:spacing w:after="0"/>
            <w:ind w:left="720" w:hanging="360"/>
            <w:jc w:val="both"/>
          </w:pPr>
        </w:pPrChange>
      </w:pPr>
      <w:ins w:id="1646" w:author="Kush Khalasi" w:date="2025-06-02T16:41:00Z" w16du:dateUtc="2025-06-02T11:11:00Z">
        <w:r w:rsidRPr="00DE6DD4">
          <w:rPr>
            <w:lang w:val="en-IN"/>
          </w:rPr>
          <w:t>Employment Terms</w:t>
        </w:r>
      </w:ins>
    </w:p>
    <w:p w14:paraId="5A878285" w14:textId="77777777" w:rsidR="00DE6DD4" w:rsidRPr="00DE6DD4" w:rsidRDefault="00DE6DD4">
      <w:pPr>
        <w:numPr>
          <w:ilvl w:val="0"/>
          <w:numId w:val="74"/>
        </w:numPr>
        <w:tabs>
          <w:tab w:val="clear" w:pos="720"/>
          <w:tab w:val="left" w:pos="900"/>
          <w:tab w:val="num" w:pos="1260"/>
        </w:tabs>
        <w:spacing w:after="0"/>
        <w:ind w:left="990"/>
        <w:jc w:val="both"/>
        <w:rPr>
          <w:ins w:id="1647" w:author="Kush Khalasi" w:date="2025-06-02T16:41:00Z" w16du:dateUtc="2025-06-02T11:11:00Z"/>
          <w:lang w:val="en-IN"/>
        </w:rPr>
        <w:pPrChange w:id="1648" w:author="Kush Khalasi" w:date="2025-06-02T16:41:00Z" w16du:dateUtc="2025-06-02T11:11:00Z">
          <w:pPr>
            <w:numPr>
              <w:numId w:val="74"/>
            </w:numPr>
            <w:tabs>
              <w:tab w:val="num" w:pos="720"/>
              <w:tab w:val="left" w:pos="900"/>
            </w:tabs>
            <w:spacing w:after="0"/>
            <w:ind w:left="720" w:hanging="360"/>
            <w:jc w:val="both"/>
          </w:pPr>
        </w:pPrChange>
      </w:pPr>
      <w:ins w:id="1649" w:author="Kush Khalasi" w:date="2025-06-02T16:41:00Z" w16du:dateUtc="2025-06-02T11:11:00Z">
        <w:r w:rsidRPr="00DE6DD4">
          <w:rPr>
            <w:lang w:val="en-IN"/>
          </w:rPr>
          <w:t>Child Labor, Forced Labor, and Human Trafficking</w:t>
        </w:r>
      </w:ins>
    </w:p>
    <w:p w14:paraId="1BA6FBCA" w14:textId="77777777" w:rsidR="00DE6DD4" w:rsidRPr="00DE6DD4" w:rsidRDefault="00DE6DD4">
      <w:pPr>
        <w:numPr>
          <w:ilvl w:val="0"/>
          <w:numId w:val="74"/>
        </w:numPr>
        <w:tabs>
          <w:tab w:val="clear" w:pos="720"/>
          <w:tab w:val="left" w:pos="900"/>
          <w:tab w:val="num" w:pos="1260"/>
        </w:tabs>
        <w:spacing w:after="0"/>
        <w:ind w:left="990"/>
        <w:jc w:val="both"/>
        <w:rPr>
          <w:ins w:id="1650" w:author="Kush Khalasi" w:date="2025-06-02T16:41:00Z" w16du:dateUtc="2025-06-02T11:11:00Z"/>
          <w:lang w:val="en-IN"/>
        </w:rPr>
        <w:pPrChange w:id="1651" w:author="Kush Khalasi" w:date="2025-06-02T16:41:00Z" w16du:dateUtc="2025-06-02T11:11:00Z">
          <w:pPr>
            <w:numPr>
              <w:numId w:val="74"/>
            </w:numPr>
            <w:tabs>
              <w:tab w:val="num" w:pos="720"/>
              <w:tab w:val="left" w:pos="900"/>
            </w:tabs>
            <w:spacing w:after="0"/>
            <w:ind w:left="720" w:hanging="360"/>
            <w:jc w:val="both"/>
          </w:pPr>
        </w:pPrChange>
      </w:pPr>
      <w:ins w:id="1652" w:author="Kush Khalasi" w:date="2025-06-02T16:41:00Z" w16du:dateUtc="2025-06-02T11:11:00Z">
        <w:r w:rsidRPr="00DE6DD4">
          <w:rPr>
            <w:lang w:val="en-IN"/>
          </w:rPr>
          <w:t>Work Relationships</w:t>
        </w:r>
      </w:ins>
    </w:p>
    <w:p w14:paraId="70163531" w14:textId="77777777" w:rsidR="00DE6DD4" w:rsidRPr="00DE6DD4" w:rsidRDefault="00DE6DD4">
      <w:pPr>
        <w:numPr>
          <w:ilvl w:val="0"/>
          <w:numId w:val="74"/>
        </w:numPr>
        <w:tabs>
          <w:tab w:val="clear" w:pos="720"/>
          <w:tab w:val="left" w:pos="900"/>
          <w:tab w:val="num" w:pos="1260"/>
        </w:tabs>
        <w:spacing w:after="0"/>
        <w:ind w:left="990"/>
        <w:jc w:val="both"/>
        <w:rPr>
          <w:ins w:id="1653" w:author="Kush Khalasi" w:date="2025-06-02T16:41:00Z" w16du:dateUtc="2025-06-02T11:11:00Z"/>
          <w:lang w:val="en-IN"/>
        </w:rPr>
        <w:pPrChange w:id="1654" w:author="Kush Khalasi" w:date="2025-06-02T16:41:00Z" w16du:dateUtc="2025-06-02T11:11:00Z">
          <w:pPr>
            <w:numPr>
              <w:numId w:val="74"/>
            </w:numPr>
            <w:tabs>
              <w:tab w:val="num" w:pos="720"/>
              <w:tab w:val="left" w:pos="900"/>
            </w:tabs>
            <w:spacing w:after="0"/>
            <w:ind w:left="720" w:hanging="360"/>
            <w:jc w:val="both"/>
          </w:pPr>
        </w:pPrChange>
      </w:pPr>
      <w:ins w:id="1655" w:author="Kush Khalasi" w:date="2025-06-02T16:41:00Z" w16du:dateUtc="2025-06-02T11:11:00Z">
        <w:r w:rsidRPr="00DE6DD4">
          <w:rPr>
            <w:lang w:val="en-IN"/>
          </w:rPr>
          <w:t>Discrimination</w:t>
        </w:r>
      </w:ins>
    </w:p>
    <w:p w14:paraId="1F039D93" w14:textId="77777777" w:rsidR="00DE6DD4" w:rsidRPr="00DE6DD4" w:rsidRDefault="00DE6DD4">
      <w:pPr>
        <w:numPr>
          <w:ilvl w:val="0"/>
          <w:numId w:val="74"/>
        </w:numPr>
        <w:tabs>
          <w:tab w:val="clear" w:pos="720"/>
          <w:tab w:val="left" w:pos="900"/>
          <w:tab w:val="num" w:pos="1260"/>
        </w:tabs>
        <w:spacing w:after="0"/>
        <w:ind w:left="990"/>
        <w:jc w:val="both"/>
        <w:rPr>
          <w:ins w:id="1656" w:author="Kush Khalasi" w:date="2025-06-02T16:41:00Z" w16du:dateUtc="2025-06-02T11:11:00Z"/>
          <w:lang w:val="en-IN"/>
        </w:rPr>
        <w:pPrChange w:id="1657" w:author="Kush Khalasi" w:date="2025-06-02T16:41:00Z" w16du:dateUtc="2025-06-02T11:11:00Z">
          <w:pPr>
            <w:numPr>
              <w:numId w:val="74"/>
            </w:numPr>
            <w:tabs>
              <w:tab w:val="num" w:pos="720"/>
              <w:tab w:val="left" w:pos="900"/>
            </w:tabs>
            <w:spacing w:after="0"/>
            <w:ind w:left="720" w:hanging="360"/>
            <w:jc w:val="both"/>
          </w:pPr>
        </w:pPrChange>
      </w:pPr>
      <w:ins w:id="1658" w:author="Kush Khalasi" w:date="2025-06-02T16:41:00Z" w16du:dateUtc="2025-06-02T11:11:00Z">
        <w:r w:rsidRPr="00DE6DD4">
          <w:rPr>
            <w:lang w:val="en-IN"/>
          </w:rPr>
          <w:t>Harassment</w:t>
        </w:r>
      </w:ins>
    </w:p>
    <w:p w14:paraId="68C0E525" w14:textId="77777777" w:rsidR="00DE6DD4" w:rsidRPr="00DE6DD4" w:rsidRDefault="00DE6DD4">
      <w:pPr>
        <w:numPr>
          <w:ilvl w:val="0"/>
          <w:numId w:val="74"/>
        </w:numPr>
        <w:tabs>
          <w:tab w:val="clear" w:pos="720"/>
          <w:tab w:val="left" w:pos="900"/>
          <w:tab w:val="num" w:pos="1260"/>
        </w:tabs>
        <w:spacing w:after="0"/>
        <w:ind w:left="990"/>
        <w:jc w:val="both"/>
        <w:rPr>
          <w:ins w:id="1659" w:author="Kush Khalasi" w:date="2025-06-02T16:41:00Z" w16du:dateUtc="2025-06-02T11:11:00Z"/>
          <w:lang w:val="en-IN"/>
        </w:rPr>
        <w:pPrChange w:id="1660" w:author="Kush Khalasi" w:date="2025-06-02T16:41:00Z" w16du:dateUtc="2025-06-02T11:11:00Z">
          <w:pPr>
            <w:numPr>
              <w:numId w:val="74"/>
            </w:numPr>
            <w:tabs>
              <w:tab w:val="num" w:pos="720"/>
              <w:tab w:val="left" w:pos="900"/>
            </w:tabs>
            <w:spacing w:after="0"/>
            <w:ind w:left="720" w:hanging="360"/>
            <w:jc w:val="both"/>
          </w:pPr>
        </w:pPrChange>
      </w:pPr>
      <w:ins w:id="1661" w:author="Kush Khalasi" w:date="2025-06-02T16:41:00Z" w16du:dateUtc="2025-06-02T11:11:00Z">
        <w:r w:rsidRPr="00DE6DD4">
          <w:rPr>
            <w:lang w:val="en-IN"/>
          </w:rPr>
          <w:t>Job Role and Responsibilities</w:t>
        </w:r>
      </w:ins>
    </w:p>
    <w:p w14:paraId="4B23A6FD" w14:textId="77777777" w:rsidR="00DE6DD4" w:rsidRPr="00DE6DD4" w:rsidRDefault="00DE6DD4">
      <w:pPr>
        <w:numPr>
          <w:ilvl w:val="0"/>
          <w:numId w:val="74"/>
        </w:numPr>
        <w:tabs>
          <w:tab w:val="clear" w:pos="720"/>
          <w:tab w:val="left" w:pos="900"/>
          <w:tab w:val="num" w:pos="1260"/>
        </w:tabs>
        <w:spacing w:after="0"/>
        <w:ind w:left="990"/>
        <w:jc w:val="both"/>
        <w:rPr>
          <w:ins w:id="1662" w:author="Kush Khalasi" w:date="2025-06-02T16:41:00Z" w16du:dateUtc="2025-06-02T11:11:00Z"/>
          <w:lang w:val="en-IN"/>
        </w:rPr>
        <w:pPrChange w:id="1663" w:author="Kush Khalasi" w:date="2025-06-02T16:41:00Z" w16du:dateUtc="2025-06-02T11:11:00Z">
          <w:pPr>
            <w:numPr>
              <w:numId w:val="74"/>
            </w:numPr>
            <w:tabs>
              <w:tab w:val="num" w:pos="720"/>
              <w:tab w:val="left" w:pos="900"/>
            </w:tabs>
            <w:spacing w:after="0"/>
            <w:ind w:left="720" w:hanging="360"/>
            <w:jc w:val="both"/>
          </w:pPr>
        </w:pPrChange>
      </w:pPr>
      <w:ins w:id="1664" w:author="Kush Khalasi" w:date="2025-06-02T16:41:00Z" w16du:dateUtc="2025-06-02T11:11:00Z">
        <w:r w:rsidRPr="00DE6DD4">
          <w:rPr>
            <w:lang w:val="en-IN"/>
          </w:rPr>
          <w:t>Career Management</w:t>
        </w:r>
      </w:ins>
    </w:p>
    <w:p w14:paraId="31CA1CFD" w14:textId="77777777" w:rsidR="00DE6DD4" w:rsidRPr="00DE6DD4" w:rsidRDefault="00DE6DD4">
      <w:pPr>
        <w:numPr>
          <w:ilvl w:val="0"/>
          <w:numId w:val="74"/>
        </w:numPr>
        <w:tabs>
          <w:tab w:val="clear" w:pos="720"/>
          <w:tab w:val="left" w:pos="900"/>
          <w:tab w:val="num" w:pos="1260"/>
        </w:tabs>
        <w:spacing w:after="0"/>
        <w:ind w:left="990"/>
        <w:jc w:val="both"/>
        <w:rPr>
          <w:ins w:id="1665" w:author="Kush Khalasi" w:date="2025-06-02T16:41:00Z" w16du:dateUtc="2025-06-02T11:11:00Z"/>
          <w:lang w:val="en-IN"/>
        </w:rPr>
        <w:pPrChange w:id="1666" w:author="Kush Khalasi" w:date="2025-06-02T16:41:00Z" w16du:dateUtc="2025-06-02T11:11:00Z">
          <w:pPr>
            <w:numPr>
              <w:numId w:val="74"/>
            </w:numPr>
            <w:tabs>
              <w:tab w:val="num" w:pos="720"/>
              <w:tab w:val="left" w:pos="900"/>
            </w:tabs>
            <w:spacing w:after="0"/>
            <w:ind w:left="720" w:hanging="360"/>
            <w:jc w:val="both"/>
          </w:pPr>
        </w:pPrChange>
      </w:pPr>
      <w:ins w:id="1667" w:author="Kush Khalasi" w:date="2025-06-02T16:41:00Z" w16du:dateUtc="2025-06-02T11:11:00Z">
        <w:r w:rsidRPr="00DE6DD4">
          <w:rPr>
            <w:lang w:val="en-IN"/>
          </w:rPr>
          <w:t>Company Policies and Procedures</w:t>
        </w:r>
      </w:ins>
    </w:p>
    <w:p w14:paraId="31C6F106" w14:textId="77777777" w:rsidR="00DE6DD4" w:rsidRPr="00DE6DD4" w:rsidRDefault="00DE6DD4">
      <w:pPr>
        <w:numPr>
          <w:ilvl w:val="0"/>
          <w:numId w:val="74"/>
        </w:numPr>
        <w:tabs>
          <w:tab w:val="clear" w:pos="720"/>
          <w:tab w:val="left" w:pos="900"/>
          <w:tab w:val="num" w:pos="1260"/>
        </w:tabs>
        <w:spacing w:after="0"/>
        <w:ind w:left="990"/>
        <w:jc w:val="both"/>
        <w:rPr>
          <w:ins w:id="1668" w:author="Kush Khalasi" w:date="2025-06-02T16:41:00Z" w16du:dateUtc="2025-06-02T11:11:00Z"/>
          <w:lang w:val="en-IN"/>
        </w:rPr>
        <w:pPrChange w:id="1669" w:author="Kush Khalasi" w:date="2025-06-02T16:41:00Z" w16du:dateUtc="2025-06-02T11:11:00Z">
          <w:pPr>
            <w:numPr>
              <w:numId w:val="74"/>
            </w:numPr>
            <w:tabs>
              <w:tab w:val="num" w:pos="720"/>
              <w:tab w:val="left" w:pos="900"/>
            </w:tabs>
            <w:spacing w:after="0"/>
            <w:ind w:left="720" w:hanging="360"/>
            <w:jc w:val="both"/>
          </w:pPr>
        </w:pPrChange>
      </w:pPr>
      <w:ins w:id="1670" w:author="Kush Khalasi" w:date="2025-06-02T16:41:00Z" w16du:dateUtc="2025-06-02T11:11:00Z">
        <w:r w:rsidRPr="00DE6DD4">
          <w:rPr>
            <w:lang w:val="en-IN"/>
          </w:rPr>
          <w:t>Disciplinary Action</w:t>
        </w:r>
      </w:ins>
    </w:p>
    <w:p w14:paraId="38194839" w14:textId="77777777" w:rsidR="00DE6DD4" w:rsidRPr="00DE6DD4" w:rsidRDefault="00DE6DD4">
      <w:pPr>
        <w:numPr>
          <w:ilvl w:val="0"/>
          <w:numId w:val="74"/>
        </w:numPr>
        <w:tabs>
          <w:tab w:val="clear" w:pos="720"/>
          <w:tab w:val="left" w:pos="900"/>
          <w:tab w:val="num" w:pos="1260"/>
        </w:tabs>
        <w:spacing w:after="0"/>
        <w:ind w:left="990"/>
        <w:jc w:val="both"/>
        <w:rPr>
          <w:ins w:id="1671" w:author="Kush Khalasi" w:date="2025-06-02T16:41:00Z" w16du:dateUtc="2025-06-02T11:11:00Z"/>
          <w:lang w:val="en-IN"/>
        </w:rPr>
        <w:pPrChange w:id="1672" w:author="Kush Khalasi" w:date="2025-06-02T16:41:00Z" w16du:dateUtc="2025-06-02T11:11:00Z">
          <w:pPr>
            <w:numPr>
              <w:numId w:val="74"/>
            </w:numPr>
            <w:tabs>
              <w:tab w:val="num" w:pos="720"/>
              <w:tab w:val="left" w:pos="900"/>
            </w:tabs>
            <w:spacing w:after="0"/>
            <w:ind w:left="720" w:hanging="360"/>
            <w:jc w:val="both"/>
          </w:pPr>
        </w:pPrChange>
      </w:pPr>
      <w:ins w:id="1673" w:author="Kush Khalasi" w:date="2025-06-02T16:41:00Z" w16du:dateUtc="2025-06-02T11:11:00Z">
        <w:r w:rsidRPr="00DE6DD4">
          <w:rPr>
            <w:lang w:val="en-IN"/>
          </w:rPr>
          <w:t>Performance Appraisals</w:t>
        </w:r>
      </w:ins>
    </w:p>
    <w:p w14:paraId="3CF492C4" w14:textId="77777777" w:rsidR="00DE6DD4" w:rsidRPr="00DE6DD4" w:rsidRDefault="00DE6DD4">
      <w:pPr>
        <w:numPr>
          <w:ilvl w:val="0"/>
          <w:numId w:val="74"/>
        </w:numPr>
        <w:tabs>
          <w:tab w:val="clear" w:pos="720"/>
          <w:tab w:val="left" w:pos="900"/>
          <w:tab w:val="num" w:pos="1260"/>
        </w:tabs>
        <w:spacing w:after="0"/>
        <w:ind w:left="990"/>
        <w:jc w:val="both"/>
        <w:rPr>
          <w:ins w:id="1674" w:author="Kush Khalasi" w:date="2025-06-02T16:41:00Z" w16du:dateUtc="2025-06-02T11:11:00Z"/>
          <w:lang w:val="en-IN"/>
        </w:rPr>
        <w:pPrChange w:id="1675" w:author="Kush Khalasi" w:date="2025-06-02T16:41:00Z" w16du:dateUtc="2025-06-02T11:11:00Z">
          <w:pPr>
            <w:numPr>
              <w:numId w:val="74"/>
            </w:numPr>
            <w:tabs>
              <w:tab w:val="num" w:pos="720"/>
              <w:tab w:val="left" w:pos="900"/>
            </w:tabs>
            <w:spacing w:after="0"/>
            <w:ind w:left="720" w:hanging="360"/>
            <w:jc w:val="both"/>
          </w:pPr>
        </w:pPrChange>
      </w:pPr>
      <w:ins w:id="1676" w:author="Kush Khalasi" w:date="2025-06-02T16:41:00Z" w16du:dateUtc="2025-06-02T11:11:00Z">
        <w:r w:rsidRPr="00DE6DD4">
          <w:rPr>
            <w:lang w:val="en-IN"/>
          </w:rPr>
          <w:t>Equal Opportunity and Fair Treatment</w:t>
        </w:r>
      </w:ins>
    </w:p>
    <w:p w14:paraId="0DAF3DCD" w14:textId="77777777" w:rsidR="00DE6DD4" w:rsidRPr="00DE6DD4" w:rsidRDefault="00DE6DD4">
      <w:pPr>
        <w:numPr>
          <w:ilvl w:val="0"/>
          <w:numId w:val="74"/>
        </w:numPr>
        <w:tabs>
          <w:tab w:val="clear" w:pos="720"/>
          <w:tab w:val="left" w:pos="900"/>
          <w:tab w:val="num" w:pos="1260"/>
        </w:tabs>
        <w:spacing w:after="0"/>
        <w:ind w:left="990"/>
        <w:jc w:val="both"/>
        <w:rPr>
          <w:ins w:id="1677" w:author="Kush Khalasi" w:date="2025-06-02T16:41:00Z" w16du:dateUtc="2025-06-02T11:11:00Z"/>
          <w:lang w:val="en-IN"/>
        </w:rPr>
        <w:pPrChange w:id="1678" w:author="Kush Khalasi" w:date="2025-06-02T16:41:00Z" w16du:dateUtc="2025-06-02T11:11:00Z">
          <w:pPr>
            <w:numPr>
              <w:numId w:val="74"/>
            </w:numPr>
            <w:tabs>
              <w:tab w:val="num" w:pos="720"/>
              <w:tab w:val="left" w:pos="900"/>
            </w:tabs>
            <w:spacing w:after="0"/>
            <w:ind w:left="720" w:hanging="360"/>
            <w:jc w:val="both"/>
          </w:pPr>
        </w:pPrChange>
      </w:pPr>
      <w:ins w:id="1679" w:author="Kush Khalasi" w:date="2025-06-02T16:41:00Z" w16du:dateUtc="2025-06-02T11:11:00Z">
        <w:r w:rsidRPr="00DE6DD4">
          <w:rPr>
            <w:lang w:val="en-IN"/>
          </w:rPr>
          <w:t>Compensation and Recognition</w:t>
        </w:r>
      </w:ins>
    </w:p>
    <w:p w14:paraId="593DAFE1" w14:textId="77777777" w:rsidR="00DE6DD4" w:rsidRDefault="00DE6DD4" w:rsidP="00DE6DD4">
      <w:pPr>
        <w:spacing w:before="240" w:after="393"/>
        <w:ind w:left="630"/>
        <w:jc w:val="both"/>
        <w:rPr>
          <w:ins w:id="1680" w:author="Kush Khalasi" w:date="2025-06-02T16:42:00Z" w16du:dateUtc="2025-06-02T11:12:00Z"/>
          <w:lang w:val="en-IN"/>
        </w:rPr>
      </w:pPr>
      <w:ins w:id="1681" w:author="Kush Khalasi" w:date="2025-06-02T16:39:00Z">
        <w:r w:rsidRPr="00DE6DD4">
          <w:rPr>
            <w:b/>
            <w:bCs/>
            <w:lang w:val="en-IN"/>
          </w:rPr>
          <w:t>Note</w:t>
        </w:r>
        <w:r w:rsidRPr="00DE6DD4">
          <w:rPr>
            <w:lang w:val="en-IN"/>
          </w:rPr>
          <w:t xml:space="preserve">: Any complaint or grievance pertaining to </w:t>
        </w:r>
        <w:r w:rsidRPr="00DE6DD4">
          <w:rPr>
            <w:lang w:val="en-IN"/>
            <w:rPrChange w:id="1682" w:author="Kush Khalasi" w:date="2025-06-02T16:42:00Z" w16du:dateUtc="2025-06-02T11:12:00Z">
              <w:rPr>
                <w:b/>
                <w:bCs/>
                <w:lang w:val="en-IN"/>
              </w:rPr>
            </w:rPrChange>
          </w:rPr>
          <w:t xml:space="preserve">sexual harassment, gender-based misconduct, or </w:t>
        </w:r>
        <w:proofErr w:type="spellStart"/>
        <w:r w:rsidRPr="00DE6DD4">
          <w:rPr>
            <w:lang w:val="en-IN"/>
            <w:rPrChange w:id="1683" w:author="Kush Khalasi" w:date="2025-06-02T16:42:00Z" w16du:dateUtc="2025-06-02T11:12:00Z">
              <w:rPr>
                <w:b/>
                <w:bCs/>
                <w:lang w:val="en-IN"/>
              </w:rPr>
            </w:rPrChange>
          </w:rPr>
          <w:t>behavior</w:t>
        </w:r>
        <w:proofErr w:type="spellEnd"/>
        <w:r w:rsidRPr="00DE6DD4">
          <w:rPr>
            <w:lang w:val="en-IN"/>
            <w:rPrChange w:id="1684" w:author="Kush Khalasi" w:date="2025-06-02T16:42:00Z" w16du:dateUtc="2025-06-02T11:12:00Z">
              <w:rPr>
                <w:b/>
                <w:bCs/>
                <w:lang w:val="en-IN"/>
              </w:rPr>
            </w:rPrChange>
          </w:rPr>
          <w:t xml:space="preserve"> violating the dignity of a person</w:t>
        </w:r>
        <w:r w:rsidRPr="00DE6DD4">
          <w:rPr>
            <w:lang w:val="en-IN"/>
          </w:rPr>
          <w:t xml:space="preserve"> must be reported directly to the </w:t>
        </w:r>
        <w:r w:rsidRPr="00DE6DD4">
          <w:rPr>
            <w:lang w:val="en-IN"/>
            <w:rPrChange w:id="1685" w:author="Kush Khalasi" w:date="2025-06-02T16:42:00Z" w16du:dateUtc="2025-06-02T11:12:00Z">
              <w:rPr>
                <w:b/>
                <w:bCs/>
                <w:lang w:val="en-IN"/>
              </w:rPr>
            </w:rPrChange>
          </w:rPr>
          <w:t>Internal Complaints Committee (ICC)</w:t>
        </w:r>
        <w:r w:rsidRPr="00DE6DD4">
          <w:rPr>
            <w:lang w:val="en-IN"/>
          </w:rPr>
          <w:t xml:space="preserve"> in accordance with the </w:t>
        </w:r>
        <w:r w:rsidRPr="00DE6DD4">
          <w:rPr>
            <w:lang w:val="en-IN"/>
            <w:rPrChange w:id="1686" w:author="Kush Khalasi" w:date="2025-06-02T16:42:00Z" w16du:dateUtc="2025-06-02T11:12:00Z">
              <w:rPr>
                <w:b/>
                <w:bCs/>
                <w:lang w:val="en-IN"/>
              </w:rPr>
            </w:rPrChange>
          </w:rPr>
          <w:t>Sexual Harassment of Women at Workplace (Prevention, Prohibition and Redressal) Act, 2013 (</w:t>
        </w:r>
        <w:proofErr w:type="spellStart"/>
        <w:r w:rsidRPr="00DE6DD4">
          <w:rPr>
            <w:lang w:val="en-IN"/>
            <w:rPrChange w:id="1687" w:author="Kush Khalasi" w:date="2025-06-02T16:42:00Z" w16du:dateUtc="2025-06-02T11:12:00Z">
              <w:rPr>
                <w:b/>
                <w:bCs/>
                <w:lang w:val="en-IN"/>
              </w:rPr>
            </w:rPrChange>
          </w:rPr>
          <w:t>PoSH</w:t>
        </w:r>
        <w:proofErr w:type="spellEnd"/>
        <w:r w:rsidRPr="00DE6DD4">
          <w:rPr>
            <w:lang w:val="en-IN"/>
            <w:rPrChange w:id="1688" w:author="Kush Khalasi" w:date="2025-06-02T16:42:00Z" w16du:dateUtc="2025-06-02T11:12:00Z">
              <w:rPr>
                <w:b/>
                <w:bCs/>
                <w:lang w:val="en-IN"/>
              </w:rPr>
            </w:rPrChange>
          </w:rPr>
          <w:t xml:space="preserve"> Act)</w:t>
        </w:r>
        <w:r w:rsidRPr="00DE6DD4">
          <w:rPr>
            <w:lang w:val="en-IN"/>
          </w:rPr>
          <w:t>.</w:t>
        </w:r>
      </w:ins>
    </w:p>
    <w:p w14:paraId="37E8C0A3" w14:textId="77777777" w:rsidR="00DE6DD4" w:rsidRPr="00DE6DD4" w:rsidRDefault="00DE6DD4">
      <w:pPr>
        <w:numPr>
          <w:ilvl w:val="0"/>
          <w:numId w:val="3"/>
        </w:numPr>
        <w:spacing w:after="0"/>
        <w:jc w:val="both"/>
        <w:rPr>
          <w:ins w:id="1689" w:author="Kush Khalasi" w:date="2025-06-02T16:42:00Z"/>
          <w:b/>
          <w:bCs/>
          <w:lang w:val="en-IN"/>
        </w:rPr>
        <w:pPrChange w:id="1690" w:author="Kush Khalasi" w:date="2025-06-02T16:43:00Z" w16du:dateUtc="2025-06-02T11:13:00Z">
          <w:pPr>
            <w:spacing w:before="240" w:after="393"/>
            <w:ind w:left="630"/>
            <w:jc w:val="both"/>
          </w:pPr>
        </w:pPrChange>
      </w:pPr>
      <w:ins w:id="1691" w:author="Kush Khalasi" w:date="2025-06-02T16:42:00Z">
        <w:r w:rsidRPr="00DE6DD4">
          <w:rPr>
            <w:b/>
            <w:bCs/>
            <w:lang w:val="en-IN"/>
          </w:rPr>
          <w:lastRenderedPageBreak/>
          <w:t>Guiding Principles</w:t>
        </w:r>
      </w:ins>
    </w:p>
    <w:p w14:paraId="7732ED5A" w14:textId="77777777" w:rsidR="00DE6DD4" w:rsidRPr="00DE6DD4" w:rsidRDefault="00DE6DD4" w:rsidP="00DE6DD4">
      <w:pPr>
        <w:spacing w:before="240" w:after="393"/>
        <w:ind w:left="630"/>
        <w:jc w:val="both"/>
        <w:rPr>
          <w:ins w:id="1692" w:author="Kush Khalasi" w:date="2025-06-02T16:42:00Z"/>
          <w:lang w:val="en-IN"/>
        </w:rPr>
      </w:pPr>
      <w:ins w:id="1693" w:author="Kush Khalasi" w:date="2025-06-02T16:42:00Z">
        <w:r w:rsidRPr="00DE6DD4">
          <w:rPr>
            <w:lang w:val="en-IN"/>
          </w:rPr>
          <w:t>This mechanism is built on the foundational principles of confidentiality, neutrality, accessibility, protection against retaliation, and timely resolution. All grievances will be treated with strict confidentiality, and only those directly involved in the resolution process will be informed of the case. The process will be carried out fairly and impartially, with all parties given equal opportunity to present their viewpoint. No employee shall face any form of retaliation for raising a concern in good faith. The process will also adhere to defined timelines to ensure prompt and effective resolution.</w:t>
        </w:r>
      </w:ins>
    </w:p>
    <w:p w14:paraId="204C2380" w14:textId="64647429" w:rsidR="00DE6DD4" w:rsidRPr="00DE6DD4" w:rsidRDefault="00DE6DD4">
      <w:pPr>
        <w:numPr>
          <w:ilvl w:val="0"/>
          <w:numId w:val="3"/>
        </w:numPr>
        <w:spacing w:after="0"/>
        <w:jc w:val="both"/>
        <w:rPr>
          <w:ins w:id="1694" w:author="Kush Khalasi" w:date="2025-06-02T16:37:00Z"/>
          <w:b/>
          <w:bCs/>
          <w:rPrChange w:id="1695" w:author="Kush Khalasi" w:date="2025-06-02T16:38:00Z" w16du:dateUtc="2025-06-02T11:08:00Z">
            <w:rPr>
              <w:ins w:id="1696" w:author="Kush Khalasi" w:date="2025-06-02T16:37:00Z"/>
              <w:b/>
              <w:bCs/>
              <w:lang w:val="en-IN"/>
            </w:rPr>
          </w:rPrChange>
        </w:rPr>
        <w:pPrChange w:id="1697" w:author="Kush Khalasi" w:date="2025-06-02T16:38:00Z" w16du:dateUtc="2025-06-02T11:08:00Z">
          <w:pPr>
            <w:spacing w:before="240" w:after="393"/>
            <w:jc w:val="both"/>
          </w:pPr>
        </w:pPrChange>
      </w:pPr>
      <w:ins w:id="1698" w:author="Kush Khalasi" w:date="2025-06-02T16:37:00Z">
        <w:r w:rsidRPr="00DE6DD4">
          <w:rPr>
            <w:b/>
            <w:bCs/>
            <w:rPrChange w:id="1699" w:author="Kush Khalasi" w:date="2025-06-02T16:38:00Z" w16du:dateUtc="2025-06-02T11:08:00Z">
              <w:rPr>
                <w:b/>
                <w:bCs/>
                <w:lang w:val="en-IN"/>
              </w:rPr>
            </w:rPrChange>
          </w:rPr>
          <w:t>Methods for Raising a Grievance</w:t>
        </w:r>
      </w:ins>
    </w:p>
    <w:p w14:paraId="342DBC74" w14:textId="5409028E" w:rsidR="00DE6DD4" w:rsidRDefault="00DE6DD4" w:rsidP="00DE6DD4">
      <w:pPr>
        <w:spacing w:before="240"/>
        <w:ind w:left="630"/>
        <w:jc w:val="both"/>
        <w:rPr>
          <w:ins w:id="1700" w:author="Kush Khalasi" w:date="2025-06-02T16:43:00Z" w16du:dateUtc="2025-06-02T11:13:00Z"/>
          <w:lang w:val="en-IN"/>
        </w:rPr>
      </w:pPr>
      <w:ins w:id="1701" w:author="Kush Khalasi" w:date="2025-06-02T16:37:00Z">
        <w:r w:rsidRPr="00DE6DD4">
          <w:rPr>
            <w:lang w:val="en-IN"/>
          </w:rPr>
          <w:t>Employees may submit their grievances through any of the following channels:</w:t>
        </w:r>
      </w:ins>
    </w:p>
    <w:p w14:paraId="6426CE50" w14:textId="77777777" w:rsidR="00DE6DD4" w:rsidRPr="00DE6DD4" w:rsidRDefault="00DE6DD4">
      <w:pPr>
        <w:numPr>
          <w:ilvl w:val="0"/>
          <w:numId w:val="74"/>
        </w:numPr>
        <w:tabs>
          <w:tab w:val="clear" w:pos="720"/>
          <w:tab w:val="left" w:pos="900"/>
          <w:tab w:val="num" w:pos="1260"/>
        </w:tabs>
        <w:spacing w:after="0"/>
        <w:ind w:left="990"/>
        <w:jc w:val="both"/>
        <w:rPr>
          <w:ins w:id="1702" w:author="Kush Khalasi" w:date="2025-06-02T16:37:00Z"/>
          <w:lang w:val="en-IN"/>
        </w:rPr>
        <w:pPrChange w:id="1703" w:author="Kush Khalasi" w:date="2025-06-02T16:43:00Z" w16du:dateUtc="2025-06-02T11:13:00Z">
          <w:pPr>
            <w:numPr>
              <w:numId w:val="71"/>
            </w:numPr>
            <w:tabs>
              <w:tab w:val="num" w:pos="720"/>
            </w:tabs>
            <w:spacing w:before="240" w:after="393"/>
            <w:ind w:left="720" w:hanging="360"/>
            <w:jc w:val="both"/>
          </w:pPr>
        </w:pPrChange>
      </w:pPr>
      <w:ins w:id="1704" w:author="Kush Khalasi" w:date="2025-06-02T16:37:00Z">
        <w:r w:rsidRPr="00DE6DD4">
          <w:rPr>
            <w:b/>
            <w:bCs/>
            <w:lang w:val="en-IN"/>
          </w:rPr>
          <w:t>Official Grievance Email</w:t>
        </w:r>
        <w:r w:rsidRPr="00DE6DD4">
          <w:rPr>
            <w:lang w:val="en-IN"/>
          </w:rPr>
          <w:t xml:space="preserve">: Employees may write to </w:t>
        </w:r>
        <w:r w:rsidRPr="00DE6DD4">
          <w:rPr>
            <w:b/>
            <w:bCs/>
            <w:i/>
            <w:iCs/>
            <w:lang w:val="en-IN"/>
            <w:rPrChange w:id="1705" w:author="Kush Khalasi" w:date="2025-06-02T16:44:00Z" w16du:dateUtc="2025-06-02T11:14:00Z">
              <w:rPr>
                <w:i/>
                <w:iCs/>
                <w:lang w:val="en-IN"/>
              </w:rPr>
            </w:rPrChange>
          </w:rPr>
          <w:t>grievance@</w:t>
        </w:r>
        <w:r w:rsidRPr="00DE6DD4">
          <w:rPr>
            <w:b/>
            <w:bCs/>
            <w:lang w:val="en-IN"/>
            <w:rPrChange w:id="1706" w:author="Kush Khalasi" w:date="2025-06-02T16:44:00Z" w16du:dateUtc="2025-06-02T11:14:00Z">
              <w:rPr>
                <w:i/>
                <w:iCs/>
                <w:lang w:val="en-IN"/>
              </w:rPr>
            </w:rPrChange>
          </w:rPr>
          <w:t>riyagroup</w:t>
        </w:r>
        <w:r w:rsidRPr="00DE6DD4">
          <w:rPr>
            <w:b/>
            <w:bCs/>
            <w:i/>
            <w:iCs/>
            <w:lang w:val="en-IN"/>
            <w:rPrChange w:id="1707" w:author="Kush Khalasi" w:date="2025-06-02T16:44:00Z" w16du:dateUtc="2025-06-02T11:14:00Z">
              <w:rPr>
                <w:i/>
                <w:iCs/>
                <w:lang w:val="en-IN"/>
              </w:rPr>
            </w:rPrChange>
          </w:rPr>
          <w:t>.com</w:t>
        </w:r>
        <w:r w:rsidRPr="00DE6DD4">
          <w:rPr>
            <w:lang w:val="en-IN"/>
          </w:rPr>
          <w:t xml:space="preserve"> outlining the issue clearly and objectively.</w:t>
        </w:r>
      </w:ins>
    </w:p>
    <w:p w14:paraId="3FC5B8BE" w14:textId="77777777" w:rsidR="00DE6DD4" w:rsidRPr="00DE6DD4" w:rsidRDefault="00DE6DD4">
      <w:pPr>
        <w:numPr>
          <w:ilvl w:val="0"/>
          <w:numId w:val="74"/>
        </w:numPr>
        <w:tabs>
          <w:tab w:val="clear" w:pos="720"/>
          <w:tab w:val="left" w:pos="900"/>
          <w:tab w:val="num" w:pos="1260"/>
        </w:tabs>
        <w:spacing w:after="0"/>
        <w:ind w:left="990"/>
        <w:jc w:val="both"/>
        <w:rPr>
          <w:ins w:id="1708" w:author="Kush Khalasi" w:date="2025-06-02T16:37:00Z"/>
          <w:lang w:val="en-IN"/>
        </w:rPr>
        <w:pPrChange w:id="1709" w:author="Kush Khalasi" w:date="2025-06-02T16:43:00Z" w16du:dateUtc="2025-06-02T11:13:00Z">
          <w:pPr>
            <w:numPr>
              <w:numId w:val="71"/>
            </w:numPr>
            <w:tabs>
              <w:tab w:val="num" w:pos="720"/>
            </w:tabs>
            <w:spacing w:before="240" w:after="393"/>
            <w:ind w:left="720" w:hanging="360"/>
            <w:jc w:val="both"/>
          </w:pPr>
        </w:pPrChange>
      </w:pPr>
      <w:ins w:id="1710" w:author="Kush Khalasi" w:date="2025-06-02T16:37:00Z">
        <w:r w:rsidRPr="00DE6DD4">
          <w:rPr>
            <w:b/>
            <w:bCs/>
            <w:lang w:val="en-IN"/>
          </w:rPr>
          <w:t>Written Complaint to HR</w:t>
        </w:r>
        <w:r w:rsidRPr="00DE6DD4">
          <w:rPr>
            <w:lang w:val="en-IN"/>
          </w:rPr>
          <w:t>: A signed, hard copy complaint can be submitted directly to the Human Resources department or respective Department Head.</w:t>
        </w:r>
      </w:ins>
    </w:p>
    <w:p w14:paraId="1F4D1729" w14:textId="77777777" w:rsidR="00DE6DD4" w:rsidRPr="00DE6DD4" w:rsidRDefault="00DE6DD4">
      <w:pPr>
        <w:numPr>
          <w:ilvl w:val="0"/>
          <w:numId w:val="74"/>
        </w:numPr>
        <w:tabs>
          <w:tab w:val="clear" w:pos="720"/>
          <w:tab w:val="left" w:pos="900"/>
          <w:tab w:val="num" w:pos="1260"/>
        </w:tabs>
        <w:spacing w:after="0"/>
        <w:ind w:left="990"/>
        <w:jc w:val="both"/>
        <w:rPr>
          <w:ins w:id="1711" w:author="Kush Khalasi" w:date="2025-06-02T16:37:00Z"/>
          <w:lang w:val="en-IN"/>
        </w:rPr>
        <w:pPrChange w:id="1712" w:author="Kush Khalasi" w:date="2025-06-02T16:43:00Z" w16du:dateUtc="2025-06-02T11:13:00Z">
          <w:pPr>
            <w:numPr>
              <w:numId w:val="71"/>
            </w:numPr>
            <w:tabs>
              <w:tab w:val="num" w:pos="720"/>
            </w:tabs>
            <w:spacing w:before="240" w:after="393"/>
            <w:ind w:left="720" w:hanging="360"/>
            <w:jc w:val="both"/>
          </w:pPr>
        </w:pPrChange>
      </w:pPr>
      <w:ins w:id="1713" w:author="Kush Khalasi" w:date="2025-06-02T16:37:00Z">
        <w:r w:rsidRPr="00DE6DD4">
          <w:rPr>
            <w:b/>
            <w:bCs/>
            <w:lang w:val="en-IN"/>
          </w:rPr>
          <w:t>ESS Portal</w:t>
        </w:r>
        <w:r w:rsidRPr="00DE6DD4">
          <w:rPr>
            <w:lang w:val="en-IN"/>
          </w:rPr>
          <w:t>: Employees may log their complaint through the secure Employee Self-Service portal.</w:t>
        </w:r>
      </w:ins>
    </w:p>
    <w:p w14:paraId="6B7E33F8" w14:textId="77777777" w:rsidR="00DE6DD4" w:rsidRPr="00DE6DD4" w:rsidRDefault="00DE6DD4">
      <w:pPr>
        <w:numPr>
          <w:ilvl w:val="0"/>
          <w:numId w:val="74"/>
        </w:numPr>
        <w:tabs>
          <w:tab w:val="clear" w:pos="720"/>
          <w:tab w:val="left" w:pos="900"/>
          <w:tab w:val="num" w:pos="1260"/>
        </w:tabs>
        <w:spacing w:after="0"/>
        <w:ind w:left="990"/>
        <w:jc w:val="both"/>
        <w:rPr>
          <w:ins w:id="1714" w:author="Kush Khalasi" w:date="2025-06-02T16:37:00Z"/>
          <w:lang w:val="en-IN"/>
        </w:rPr>
        <w:pPrChange w:id="1715" w:author="Kush Khalasi" w:date="2025-06-02T16:43:00Z" w16du:dateUtc="2025-06-02T11:13:00Z">
          <w:pPr>
            <w:numPr>
              <w:numId w:val="71"/>
            </w:numPr>
            <w:tabs>
              <w:tab w:val="num" w:pos="720"/>
            </w:tabs>
            <w:spacing w:before="240" w:after="393"/>
            <w:ind w:left="720" w:hanging="360"/>
            <w:jc w:val="both"/>
          </w:pPr>
        </w:pPrChange>
      </w:pPr>
      <w:ins w:id="1716" w:author="Kush Khalasi" w:date="2025-06-02T16:37:00Z">
        <w:r w:rsidRPr="00DE6DD4">
          <w:rPr>
            <w:b/>
            <w:bCs/>
            <w:lang w:val="en-IN"/>
          </w:rPr>
          <w:t>Grievance Drop Box</w:t>
        </w:r>
        <w:r w:rsidRPr="00DE6DD4">
          <w:rPr>
            <w:lang w:val="en-IN"/>
          </w:rPr>
          <w:t>: A physical complaint box is placed near the HR department where written, sealed complaints may be dropped.</w:t>
        </w:r>
      </w:ins>
    </w:p>
    <w:p w14:paraId="639C9426" w14:textId="77777777" w:rsidR="00DE6DD4" w:rsidRPr="00DE6DD4" w:rsidRDefault="00DE6DD4">
      <w:pPr>
        <w:numPr>
          <w:ilvl w:val="0"/>
          <w:numId w:val="74"/>
        </w:numPr>
        <w:tabs>
          <w:tab w:val="clear" w:pos="720"/>
          <w:tab w:val="left" w:pos="900"/>
          <w:tab w:val="num" w:pos="1260"/>
        </w:tabs>
        <w:spacing w:after="0"/>
        <w:ind w:left="990"/>
        <w:jc w:val="both"/>
        <w:rPr>
          <w:ins w:id="1717" w:author="Kush Khalasi" w:date="2025-06-02T16:37:00Z"/>
          <w:lang w:val="en-IN"/>
        </w:rPr>
        <w:pPrChange w:id="1718" w:author="Kush Khalasi" w:date="2025-06-02T16:43:00Z" w16du:dateUtc="2025-06-02T11:13:00Z">
          <w:pPr>
            <w:numPr>
              <w:numId w:val="71"/>
            </w:numPr>
            <w:tabs>
              <w:tab w:val="num" w:pos="720"/>
            </w:tabs>
            <w:spacing w:before="240" w:after="393"/>
            <w:ind w:left="720" w:hanging="360"/>
            <w:jc w:val="both"/>
          </w:pPr>
        </w:pPrChange>
      </w:pPr>
      <w:ins w:id="1719" w:author="Kush Khalasi" w:date="2025-06-02T16:37:00Z">
        <w:r w:rsidRPr="00DE6DD4">
          <w:rPr>
            <w:b/>
            <w:bCs/>
            <w:lang w:val="en-IN"/>
          </w:rPr>
          <w:t>In-person Discussion</w:t>
        </w:r>
        <w:r w:rsidRPr="00DE6DD4">
          <w:rPr>
            <w:lang w:val="en-IN"/>
          </w:rPr>
          <w:t>: Employees may request a direct meeting with their reporting manager or an HR representative to raise their concern confidentially.</w:t>
        </w:r>
      </w:ins>
    </w:p>
    <w:p w14:paraId="08EC54BE" w14:textId="77777777" w:rsidR="00DE6DD4" w:rsidRDefault="00DE6DD4">
      <w:pPr>
        <w:numPr>
          <w:ilvl w:val="0"/>
          <w:numId w:val="74"/>
        </w:numPr>
        <w:tabs>
          <w:tab w:val="clear" w:pos="720"/>
          <w:tab w:val="left" w:pos="900"/>
          <w:tab w:val="num" w:pos="1260"/>
        </w:tabs>
        <w:spacing w:after="0"/>
        <w:ind w:left="990"/>
        <w:jc w:val="both"/>
        <w:rPr>
          <w:ins w:id="1720" w:author="Kush Khalasi" w:date="2025-06-02T16:42:00Z" w16du:dateUtc="2025-06-02T11:12:00Z"/>
          <w:lang w:val="en-IN"/>
        </w:rPr>
        <w:pPrChange w:id="1721" w:author="Kush Khalasi" w:date="2025-06-02T16:43:00Z" w16du:dateUtc="2025-06-02T11:13:00Z">
          <w:pPr>
            <w:numPr>
              <w:numId w:val="71"/>
            </w:numPr>
            <w:tabs>
              <w:tab w:val="num" w:pos="720"/>
            </w:tabs>
            <w:spacing w:after="0"/>
            <w:ind w:left="720" w:hanging="360"/>
            <w:jc w:val="both"/>
          </w:pPr>
        </w:pPrChange>
      </w:pPr>
      <w:ins w:id="1722" w:author="Kush Khalasi" w:date="2025-06-02T16:37:00Z">
        <w:r w:rsidRPr="00DE6DD4">
          <w:rPr>
            <w:b/>
            <w:bCs/>
            <w:lang w:val="en-IN"/>
          </w:rPr>
          <w:t>Helpline (if applicable)</w:t>
        </w:r>
        <w:r w:rsidRPr="00DE6DD4">
          <w:rPr>
            <w:lang w:val="en-IN"/>
          </w:rPr>
          <w:t>: For urgent or sensitive cases, a dedicated helpline (to be specified by the Company) may be used for reporting.</w:t>
        </w:r>
      </w:ins>
    </w:p>
    <w:p w14:paraId="0DD3DC44" w14:textId="77777777" w:rsidR="00DE6DD4" w:rsidRPr="00DE6DD4" w:rsidRDefault="00DE6DD4">
      <w:pPr>
        <w:spacing w:after="0"/>
        <w:ind w:left="720"/>
        <w:jc w:val="both"/>
        <w:rPr>
          <w:ins w:id="1723" w:author="Kush Khalasi" w:date="2025-06-02T16:37:00Z"/>
          <w:lang w:val="en-IN"/>
        </w:rPr>
        <w:pPrChange w:id="1724" w:author="Kush Khalasi" w:date="2025-06-02T16:42:00Z" w16du:dateUtc="2025-06-02T11:12:00Z">
          <w:pPr>
            <w:numPr>
              <w:numId w:val="71"/>
            </w:numPr>
            <w:tabs>
              <w:tab w:val="num" w:pos="720"/>
            </w:tabs>
            <w:spacing w:before="240" w:after="393"/>
            <w:ind w:left="720" w:hanging="360"/>
            <w:jc w:val="both"/>
          </w:pPr>
        </w:pPrChange>
      </w:pPr>
    </w:p>
    <w:p w14:paraId="3DFB06FD" w14:textId="0082E8C4" w:rsidR="00DE6DD4" w:rsidRPr="00DE6DD4" w:rsidRDefault="00DE6DD4">
      <w:pPr>
        <w:numPr>
          <w:ilvl w:val="0"/>
          <w:numId w:val="3"/>
        </w:numPr>
        <w:spacing w:after="0"/>
        <w:jc w:val="both"/>
        <w:rPr>
          <w:ins w:id="1725" w:author="Kush Khalasi" w:date="2025-06-02T16:37:00Z"/>
          <w:b/>
          <w:bCs/>
          <w:lang w:val="en-IN"/>
        </w:rPr>
        <w:pPrChange w:id="1726" w:author="Kush Khalasi" w:date="2025-06-02T16:38:00Z" w16du:dateUtc="2025-06-02T11:08:00Z">
          <w:pPr>
            <w:spacing w:before="240" w:after="393"/>
            <w:jc w:val="both"/>
          </w:pPr>
        </w:pPrChange>
      </w:pPr>
      <w:ins w:id="1727" w:author="Kush Khalasi" w:date="2025-06-02T16:37:00Z">
        <w:r w:rsidRPr="00DE6DD4">
          <w:rPr>
            <w:b/>
            <w:bCs/>
            <w:lang w:val="en-IN"/>
          </w:rPr>
          <w:t>Composition of the Grievance Redressal Committee</w:t>
        </w:r>
      </w:ins>
    </w:p>
    <w:p w14:paraId="6247FFAF" w14:textId="77777777" w:rsidR="00DE6DD4" w:rsidRPr="00DE6DD4" w:rsidRDefault="00DE6DD4">
      <w:pPr>
        <w:spacing w:before="240" w:after="393"/>
        <w:ind w:left="630"/>
        <w:jc w:val="both"/>
        <w:rPr>
          <w:ins w:id="1728" w:author="Kush Khalasi" w:date="2025-06-02T16:37:00Z"/>
          <w:lang w:val="en-IN"/>
        </w:rPr>
        <w:pPrChange w:id="1729" w:author="Kush Khalasi" w:date="2025-06-02T16:38:00Z" w16du:dateUtc="2025-06-02T11:08:00Z">
          <w:pPr>
            <w:spacing w:before="240" w:after="393"/>
            <w:jc w:val="both"/>
          </w:pPr>
        </w:pPrChange>
      </w:pPr>
      <w:ins w:id="1730" w:author="Kush Khalasi" w:date="2025-06-02T16:37:00Z">
        <w:r w:rsidRPr="00DE6DD4">
          <w:rPr>
            <w:lang w:val="en-IN"/>
          </w:rPr>
          <w:t>The Grievance Redressal Committee (GRC) shall be constituted with a balanced panel of members to ensure neutrality. It shall comprise:</w:t>
        </w:r>
      </w:ins>
    </w:p>
    <w:p w14:paraId="7F28CC5D" w14:textId="77777777" w:rsidR="00DE6DD4" w:rsidRPr="00DE6DD4" w:rsidRDefault="00DE6DD4">
      <w:pPr>
        <w:numPr>
          <w:ilvl w:val="0"/>
          <w:numId w:val="74"/>
        </w:numPr>
        <w:tabs>
          <w:tab w:val="clear" w:pos="720"/>
          <w:tab w:val="left" w:pos="900"/>
          <w:tab w:val="num" w:pos="1260"/>
        </w:tabs>
        <w:spacing w:after="0"/>
        <w:ind w:left="990"/>
        <w:jc w:val="both"/>
        <w:rPr>
          <w:ins w:id="1731" w:author="Kush Khalasi" w:date="2025-06-02T16:37:00Z"/>
          <w:lang w:val="en-IN"/>
        </w:rPr>
        <w:pPrChange w:id="1732" w:author="Kush Khalasi" w:date="2025-06-02T16:43:00Z" w16du:dateUtc="2025-06-02T11:13:00Z">
          <w:pPr>
            <w:numPr>
              <w:numId w:val="72"/>
            </w:numPr>
            <w:tabs>
              <w:tab w:val="num" w:pos="720"/>
            </w:tabs>
            <w:spacing w:before="240" w:after="393"/>
            <w:ind w:left="720" w:hanging="360"/>
            <w:jc w:val="both"/>
          </w:pPr>
        </w:pPrChange>
      </w:pPr>
      <w:ins w:id="1733" w:author="Kush Khalasi" w:date="2025-06-02T16:37:00Z">
        <w:r w:rsidRPr="00DE6DD4">
          <w:rPr>
            <w:lang w:val="en-IN"/>
          </w:rPr>
          <w:t>The HR Manager or Senior HR Officer, who will act as the Chairperson.</w:t>
        </w:r>
      </w:ins>
    </w:p>
    <w:p w14:paraId="5B350C49" w14:textId="77777777" w:rsidR="00DE6DD4" w:rsidRPr="00DE6DD4" w:rsidRDefault="00DE6DD4">
      <w:pPr>
        <w:numPr>
          <w:ilvl w:val="0"/>
          <w:numId w:val="74"/>
        </w:numPr>
        <w:tabs>
          <w:tab w:val="clear" w:pos="720"/>
          <w:tab w:val="left" w:pos="900"/>
          <w:tab w:val="num" w:pos="1260"/>
        </w:tabs>
        <w:spacing w:after="0"/>
        <w:ind w:left="990"/>
        <w:jc w:val="both"/>
        <w:rPr>
          <w:ins w:id="1734" w:author="Kush Khalasi" w:date="2025-06-02T16:37:00Z"/>
          <w:lang w:val="en-IN"/>
        </w:rPr>
        <w:pPrChange w:id="1735" w:author="Kush Khalasi" w:date="2025-06-02T16:43:00Z" w16du:dateUtc="2025-06-02T11:13:00Z">
          <w:pPr>
            <w:numPr>
              <w:numId w:val="72"/>
            </w:numPr>
            <w:tabs>
              <w:tab w:val="num" w:pos="720"/>
            </w:tabs>
            <w:spacing w:before="240" w:after="393"/>
            <w:ind w:left="720" w:hanging="360"/>
            <w:jc w:val="both"/>
          </w:pPr>
        </w:pPrChange>
      </w:pPr>
      <w:ins w:id="1736" w:author="Kush Khalasi" w:date="2025-06-02T16:37:00Z">
        <w:r w:rsidRPr="00DE6DD4">
          <w:rPr>
            <w:lang w:val="en-IN"/>
          </w:rPr>
          <w:t>A Senior Manager from a department not involved in the grievance.</w:t>
        </w:r>
      </w:ins>
    </w:p>
    <w:p w14:paraId="1D253A24" w14:textId="77777777" w:rsidR="00DE6DD4" w:rsidRPr="00DE6DD4" w:rsidRDefault="00DE6DD4">
      <w:pPr>
        <w:numPr>
          <w:ilvl w:val="0"/>
          <w:numId w:val="74"/>
        </w:numPr>
        <w:tabs>
          <w:tab w:val="clear" w:pos="720"/>
          <w:tab w:val="left" w:pos="900"/>
          <w:tab w:val="num" w:pos="1260"/>
        </w:tabs>
        <w:spacing w:after="0"/>
        <w:ind w:left="990"/>
        <w:jc w:val="both"/>
        <w:rPr>
          <w:ins w:id="1737" w:author="Kush Khalasi" w:date="2025-06-02T16:37:00Z"/>
          <w:lang w:val="en-IN"/>
        </w:rPr>
        <w:pPrChange w:id="1738" w:author="Kush Khalasi" w:date="2025-06-02T16:43:00Z" w16du:dateUtc="2025-06-02T11:13:00Z">
          <w:pPr>
            <w:numPr>
              <w:numId w:val="72"/>
            </w:numPr>
            <w:tabs>
              <w:tab w:val="num" w:pos="720"/>
            </w:tabs>
            <w:spacing w:before="240" w:after="393"/>
            <w:ind w:left="720" w:hanging="360"/>
            <w:jc w:val="both"/>
          </w:pPr>
        </w:pPrChange>
      </w:pPr>
      <w:ins w:id="1739" w:author="Kush Khalasi" w:date="2025-06-02T16:37:00Z">
        <w:r w:rsidRPr="00DE6DD4">
          <w:rPr>
            <w:lang w:val="en-IN"/>
          </w:rPr>
          <w:t>One employee representative, nominated on a rotational basis every six months.</w:t>
        </w:r>
      </w:ins>
    </w:p>
    <w:p w14:paraId="383446F4" w14:textId="77777777" w:rsidR="00DE6DD4" w:rsidRDefault="00DE6DD4" w:rsidP="00DE6DD4">
      <w:pPr>
        <w:numPr>
          <w:ilvl w:val="0"/>
          <w:numId w:val="74"/>
        </w:numPr>
        <w:tabs>
          <w:tab w:val="clear" w:pos="720"/>
          <w:tab w:val="left" w:pos="900"/>
          <w:tab w:val="num" w:pos="1260"/>
        </w:tabs>
        <w:spacing w:after="0"/>
        <w:ind w:left="990"/>
        <w:jc w:val="both"/>
        <w:rPr>
          <w:ins w:id="1740" w:author="Kush Khalasi" w:date="2025-06-02T16:43:00Z" w16du:dateUtc="2025-06-02T11:13:00Z"/>
          <w:lang w:val="en-IN"/>
        </w:rPr>
      </w:pPr>
      <w:ins w:id="1741" w:author="Kush Khalasi" w:date="2025-06-02T16:37:00Z">
        <w:r w:rsidRPr="00DE6DD4">
          <w:rPr>
            <w:lang w:val="en-IN"/>
          </w:rPr>
          <w:t>An external advisor (optional) may be included for complex or sensitive cases requiring legal or policy interpretation.</w:t>
        </w:r>
      </w:ins>
    </w:p>
    <w:p w14:paraId="4F7283A3" w14:textId="77777777" w:rsidR="00DE6DD4" w:rsidRPr="00DE6DD4" w:rsidRDefault="00DE6DD4">
      <w:pPr>
        <w:tabs>
          <w:tab w:val="left" w:pos="900"/>
        </w:tabs>
        <w:spacing w:after="0"/>
        <w:ind w:left="990"/>
        <w:jc w:val="both"/>
        <w:rPr>
          <w:ins w:id="1742" w:author="Kush Khalasi" w:date="2025-06-02T16:37:00Z"/>
          <w:lang w:val="en-IN"/>
        </w:rPr>
        <w:pPrChange w:id="1743" w:author="Kush Khalasi" w:date="2025-06-02T16:43:00Z" w16du:dateUtc="2025-06-02T11:13:00Z">
          <w:pPr>
            <w:numPr>
              <w:numId w:val="72"/>
            </w:numPr>
            <w:tabs>
              <w:tab w:val="num" w:pos="720"/>
            </w:tabs>
            <w:spacing w:before="240" w:after="393"/>
            <w:ind w:left="720" w:hanging="360"/>
            <w:jc w:val="both"/>
          </w:pPr>
        </w:pPrChange>
      </w:pPr>
    </w:p>
    <w:p w14:paraId="426590ED" w14:textId="4E52F323" w:rsidR="00DE6DD4" w:rsidRPr="00DE6DD4" w:rsidRDefault="00DE6DD4">
      <w:pPr>
        <w:numPr>
          <w:ilvl w:val="0"/>
          <w:numId w:val="3"/>
        </w:numPr>
        <w:spacing w:after="0"/>
        <w:jc w:val="both"/>
        <w:rPr>
          <w:ins w:id="1744" w:author="Kush Khalasi" w:date="2025-06-02T16:37:00Z"/>
          <w:b/>
          <w:bCs/>
          <w:rPrChange w:id="1745" w:author="Kush Khalasi" w:date="2025-06-02T16:38:00Z" w16du:dateUtc="2025-06-02T11:08:00Z">
            <w:rPr>
              <w:ins w:id="1746" w:author="Kush Khalasi" w:date="2025-06-02T16:37:00Z"/>
              <w:b/>
              <w:bCs/>
              <w:lang w:val="en-IN"/>
            </w:rPr>
          </w:rPrChange>
        </w:rPr>
        <w:pPrChange w:id="1747" w:author="Kush Khalasi" w:date="2025-06-02T16:38:00Z" w16du:dateUtc="2025-06-02T11:08:00Z">
          <w:pPr>
            <w:spacing w:before="240" w:after="393"/>
            <w:jc w:val="both"/>
          </w:pPr>
        </w:pPrChange>
      </w:pPr>
      <w:ins w:id="1748" w:author="Kush Khalasi" w:date="2025-06-02T16:37:00Z">
        <w:r w:rsidRPr="00DE6DD4">
          <w:rPr>
            <w:b/>
            <w:bCs/>
            <w:rPrChange w:id="1749" w:author="Kush Khalasi" w:date="2025-06-02T16:38:00Z" w16du:dateUtc="2025-06-02T11:08:00Z">
              <w:rPr>
                <w:b/>
                <w:bCs/>
                <w:lang w:val="en-IN"/>
              </w:rPr>
            </w:rPrChange>
          </w:rPr>
          <w:t>Step-by-Step Grievance Resolution Procedure</w:t>
        </w:r>
      </w:ins>
    </w:p>
    <w:p w14:paraId="4D75BD39" w14:textId="77777777" w:rsidR="00DE6DD4" w:rsidRPr="00DE6DD4" w:rsidRDefault="00DE6DD4">
      <w:pPr>
        <w:numPr>
          <w:ilvl w:val="0"/>
          <w:numId w:val="74"/>
        </w:numPr>
        <w:tabs>
          <w:tab w:val="clear" w:pos="720"/>
          <w:tab w:val="left" w:pos="900"/>
          <w:tab w:val="num" w:pos="1260"/>
        </w:tabs>
        <w:spacing w:after="0"/>
        <w:ind w:left="990"/>
        <w:jc w:val="both"/>
        <w:rPr>
          <w:ins w:id="1750" w:author="Kush Khalasi" w:date="2025-06-02T16:37:00Z"/>
          <w:lang w:val="en-IN"/>
        </w:rPr>
        <w:pPrChange w:id="1751" w:author="Kush Khalasi" w:date="2025-06-02T16:43:00Z" w16du:dateUtc="2025-06-02T11:13:00Z">
          <w:pPr>
            <w:numPr>
              <w:numId w:val="73"/>
            </w:numPr>
            <w:tabs>
              <w:tab w:val="num" w:pos="720"/>
            </w:tabs>
            <w:spacing w:before="240" w:after="393"/>
            <w:ind w:left="720" w:hanging="360"/>
            <w:jc w:val="both"/>
          </w:pPr>
        </w:pPrChange>
      </w:pPr>
      <w:ins w:id="1752" w:author="Kush Khalasi" w:date="2025-06-02T16:37:00Z">
        <w:r w:rsidRPr="00DE6DD4">
          <w:rPr>
            <w:b/>
            <w:bCs/>
            <w:lang w:val="en-IN"/>
          </w:rPr>
          <w:t>Acknowledgment of Complaint</w:t>
        </w:r>
        <w:r w:rsidRPr="00DE6DD4">
          <w:rPr>
            <w:lang w:val="en-IN"/>
          </w:rPr>
          <w:t xml:space="preserve">: Once a grievance is submitted, the HR department shall acknowledge the complaint in writing within </w:t>
        </w:r>
        <w:r w:rsidRPr="00DE6DD4">
          <w:rPr>
            <w:lang w:val="en-IN"/>
            <w:rPrChange w:id="1753" w:author="Kush Khalasi" w:date="2025-06-02T16:44:00Z" w16du:dateUtc="2025-06-02T11:14:00Z">
              <w:rPr>
                <w:b/>
                <w:bCs/>
                <w:lang w:val="en-IN"/>
              </w:rPr>
            </w:rPrChange>
          </w:rPr>
          <w:t>two (2) working days</w:t>
        </w:r>
        <w:r w:rsidRPr="00DE6DD4">
          <w:rPr>
            <w:lang w:val="en-IN"/>
          </w:rPr>
          <w:t xml:space="preserve"> of receipt.</w:t>
        </w:r>
      </w:ins>
    </w:p>
    <w:p w14:paraId="38E9077A" w14:textId="77777777" w:rsidR="00DE6DD4" w:rsidRPr="00DE6DD4" w:rsidRDefault="00DE6DD4">
      <w:pPr>
        <w:numPr>
          <w:ilvl w:val="0"/>
          <w:numId w:val="74"/>
        </w:numPr>
        <w:tabs>
          <w:tab w:val="clear" w:pos="720"/>
          <w:tab w:val="left" w:pos="900"/>
          <w:tab w:val="num" w:pos="1260"/>
        </w:tabs>
        <w:spacing w:after="0"/>
        <w:ind w:left="990"/>
        <w:jc w:val="both"/>
        <w:rPr>
          <w:ins w:id="1754" w:author="Kush Khalasi" w:date="2025-06-02T16:37:00Z"/>
          <w:lang w:val="en-IN"/>
        </w:rPr>
        <w:pPrChange w:id="1755" w:author="Kush Khalasi" w:date="2025-06-02T16:43:00Z" w16du:dateUtc="2025-06-02T11:13:00Z">
          <w:pPr>
            <w:numPr>
              <w:numId w:val="73"/>
            </w:numPr>
            <w:tabs>
              <w:tab w:val="num" w:pos="720"/>
            </w:tabs>
            <w:spacing w:before="240" w:after="393"/>
            <w:ind w:left="720" w:hanging="360"/>
            <w:jc w:val="both"/>
          </w:pPr>
        </w:pPrChange>
      </w:pPr>
      <w:ins w:id="1756" w:author="Kush Khalasi" w:date="2025-06-02T16:37:00Z">
        <w:r w:rsidRPr="00DE6DD4">
          <w:rPr>
            <w:b/>
            <w:bCs/>
            <w:lang w:val="en-IN"/>
          </w:rPr>
          <w:t>Preliminary Review and Acceptance</w:t>
        </w:r>
        <w:r w:rsidRPr="00DE6DD4">
          <w:rPr>
            <w:lang w:val="en-IN"/>
          </w:rPr>
          <w:t>: The HR team or committee shall conduct a basic review to assess whether the grievance falls within the purview of the internal mechanism and assign it a unique case number.</w:t>
        </w:r>
      </w:ins>
    </w:p>
    <w:p w14:paraId="5ED0B001" w14:textId="77777777" w:rsidR="00DE6DD4" w:rsidRPr="00DE6DD4" w:rsidRDefault="00DE6DD4">
      <w:pPr>
        <w:numPr>
          <w:ilvl w:val="0"/>
          <w:numId w:val="74"/>
        </w:numPr>
        <w:tabs>
          <w:tab w:val="clear" w:pos="720"/>
          <w:tab w:val="left" w:pos="900"/>
          <w:tab w:val="num" w:pos="1260"/>
        </w:tabs>
        <w:spacing w:after="0"/>
        <w:ind w:left="990"/>
        <w:jc w:val="both"/>
        <w:rPr>
          <w:ins w:id="1757" w:author="Kush Khalasi" w:date="2025-06-02T16:37:00Z"/>
          <w:lang w:val="en-IN"/>
        </w:rPr>
        <w:pPrChange w:id="1758" w:author="Kush Khalasi" w:date="2025-06-02T16:43:00Z" w16du:dateUtc="2025-06-02T11:13:00Z">
          <w:pPr>
            <w:numPr>
              <w:numId w:val="73"/>
            </w:numPr>
            <w:tabs>
              <w:tab w:val="num" w:pos="720"/>
            </w:tabs>
            <w:spacing w:before="240" w:after="393"/>
            <w:ind w:left="720" w:hanging="360"/>
            <w:jc w:val="both"/>
          </w:pPr>
        </w:pPrChange>
      </w:pPr>
      <w:ins w:id="1759" w:author="Kush Khalasi" w:date="2025-06-02T16:37:00Z">
        <w:r w:rsidRPr="00DE6DD4">
          <w:rPr>
            <w:b/>
            <w:bCs/>
            <w:lang w:val="en-IN"/>
          </w:rPr>
          <w:t>Initial Discussion with the Employee</w:t>
        </w:r>
        <w:r w:rsidRPr="00DE6DD4">
          <w:rPr>
            <w:lang w:val="en-IN"/>
          </w:rPr>
          <w:t xml:space="preserve">: Within </w:t>
        </w:r>
        <w:r w:rsidRPr="00DE6DD4">
          <w:rPr>
            <w:lang w:val="en-IN"/>
            <w:rPrChange w:id="1760" w:author="Kush Khalasi" w:date="2025-06-02T16:44:00Z" w16du:dateUtc="2025-06-02T11:14:00Z">
              <w:rPr>
                <w:b/>
                <w:bCs/>
                <w:lang w:val="en-IN"/>
              </w:rPr>
            </w:rPrChange>
          </w:rPr>
          <w:t>five to seven (5–7) working days</w:t>
        </w:r>
        <w:r w:rsidRPr="00DE6DD4">
          <w:rPr>
            <w:lang w:val="en-IN"/>
          </w:rPr>
          <w:t>, the employee will be invited for a confidential discussion to understand the grievance in greater detail and explore any possible immediate resolution.</w:t>
        </w:r>
      </w:ins>
    </w:p>
    <w:p w14:paraId="06FD0AA8" w14:textId="77777777" w:rsidR="00DE6DD4" w:rsidRPr="00DE6DD4" w:rsidRDefault="00DE6DD4">
      <w:pPr>
        <w:numPr>
          <w:ilvl w:val="0"/>
          <w:numId w:val="74"/>
        </w:numPr>
        <w:tabs>
          <w:tab w:val="clear" w:pos="720"/>
          <w:tab w:val="left" w:pos="900"/>
          <w:tab w:val="num" w:pos="1260"/>
        </w:tabs>
        <w:spacing w:after="0"/>
        <w:ind w:left="990"/>
        <w:jc w:val="both"/>
        <w:rPr>
          <w:ins w:id="1761" w:author="Kush Khalasi" w:date="2025-06-02T16:37:00Z"/>
          <w:lang w:val="en-IN"/>
        </w:rPr>
        <w:pPrChange w:id="1762" w:author="Kush Khalasi" w:date="2025-06-02T16:43:00Z" w16du:dateUtc="2025-06-02T11:13:00Z">
          <w:pPr>
            <w:numPr>
              <w:numId w:val="73"/>
            </w:numPr>
            <w:tabs>
              <w:tab w:val="num" w:pos="720"/>
            </w:tabs>
            <w:spacing w:before="240" w:after="393"/>
            <w:ind w:left="720" w:hanging="360"/>
            <w:jc w:val="both"/>
          </w:pPr>
        </w:pPrChange>
      </w:pPr>
      <w:ins w:id="1763" w:author="Kush Khalasi" w:date="2025-06-02T16:37:00Z">
        <w:r w:rsidRPr="00DE6DD4">
          <w:rPr>
            <w:b/>
            <w:bCs/>
            <w:lang w:val="en-IN"/>
          </w:rPr>
          <w:t>Formal Investigation</w:t>
        </w:r>
        <w:r w:rsidRPr="00DE6DD4">
          <w:rPr>
            <w:lang w:val="en-IN"/>
          </w:rPr>
          <w:t xml:space="preserve">: If the grievance cannot be resolved informally, a formal investigation will be initiated. </w:t>
        </w:r>
        <w:r w:rsidRPr="00DE6DD4">
          <w:rPr>
            <w:lang w:val="en-IN"/>
          </w:rPr>
          <w:lastRenderedPageBreak/>
          <w:t xml:space="preserve">This may involve reviewing documents, meeting with involved parties, and taking written statements. The investigation shall be completed within </w:t>
        </w:r>
        <w:r w:rsidRPr="00DE6DD4">
          <w:rPr>
            <w:lang w:val="en-IN"/>
            <w:rPrChange w:id="1764" w:author="Kush Khalasi" w:date="2025-06-02T16:44:00Z" w16du:dateUtc="2025-06-02T11:14:00Z">
              <w:rPr>
                <w:b/>
                <w:bCs/>
                <w:lang w:val="en-IN"/>
              </w:rPr>
            </w:rPrChange>
          </w:rPr>
          <w:t>seven to ten (7–10) working days</w:t>
        </w:r>
        <w:r w:rsidRPr="00DE6DD4">
          <w:rPr>
            <w:lang w:val="en-IN"/>
          </w:rPr>
          <w:t>, depending on the complexity of the case.</w:t>
        </w:r>
      </w:ins>
    </w:p>
    <w:p w14:paraId="348E7EE9" w14:textId="77777777" w:rsidR="00DE6DD4" w:rsidRPr="00DE6DD4" w:rsidRDefault="00DE6DD4">
      <w:pPr>
        <w:numPr>
          <w:ilvl w:val="0"/>
          <w:numId w:val="74"/>
        </w:numPr>
        <w:tabs>
          <w:tab w:val="clear" w:pos="720"/>
          <w:tab w:val="left" w:pos="900"/>
          <w:tab w:val="num" w:pos="1260"/>
        </w:tabs>
        <w:spacing w:after="0"/>
        <w:ind w:left="990"/>
        <w:jc w:val="both"/>
        <w:rPr>
          <w:ins w:id="1765" w:author="Kush Khalasi" w:date="2025-06-02T16:37:00Z"/>
          <w:lang w:val="en-IN"/>
        </w:rPr>
        <w:pPrChange w:id="1766" w:author="Kush Khalasi" w:date="2025-06-02T16:43:00Z" w16du:dateUtc="2025-06-02T11:13:00Z">
          <w:pPr>
            <w:numPr>
              <w:numId w:val="73"/>
            </w:numPr>
            <w:tabs>
              <w:tab w:val="num" w:pos="720"/>
            </w:tabs>
            <w:spacing w:before="240" w:after="393"/>
            <w:ind w:left="720" w:hanging="360"/>
            <w:jc w:val="both"/>
          </w:pPr>
        </w:pPrChange>
      </w:pPr>
      <w:ins w:id="1767" w:author="Kush Khalasi" w:date="2025-06-02T16:37:00Z">
        <w:r w:rsidRPr="00DE6DD4">
          <w:rPr>
            <w:b/>
            <w:bCs/>
            <w:lang w:val="en-IN"/>
          </w:rPr>
          <w:t>Deliberation and Resolution</w:t>
        </w:r>
        <w:r w:rsidRPr="00DE6DD4">
          <w:rPr>
            <w:lang w:val="en-IN"/>
          </w:rPr>
          <w:t xml:space="preserve">: The Grievance Committee will evaluate all findings and arrive at a fair and objective resolution. The final decision shall be communicated in writing to the concerned employee within </w:t>
        </w:r>
        <w:r w:rsidRPr="00DE6DD4">
          <w:rPr>
            <w:lang w:val="en-IN"/>
            <w:rPrChange w:id="1768" w:author="Kush Khalasi" w:date="2025-06-02T16:44:00Z" w16du:dateUtc="2025-06-02T11:14:00Z">
              <w:rPr>
                <w:b/>
                <w:bCs/>
                <w:lang w:val="en-IN"/>
              </w:rPr>
            </w:rPrChange>
          </w:rPr>
          <w:t>fifteen (15) working days</w:t>
        </w:r>
        <w:r w:rsidRPr="00DE6DD4">
          <w:rPr>
            <w:lang w:val="en-IN"/>
          </w:rPr>
          <w:t xml:space="preserve"> of the grievance being raised.</w:t>
        </w:r>
      </w:ins>
    </w:p>
    <w:p w14:paraId="59A78D1B" w14:textId="77777777" w:rsidR="00DE6DD4" w:rsidRDefault="00DE6DD4" w:rsidP="00DE6DD4">
      <w:pPr>
        <w:numPr>
          <w:ilvl w:val="0"/>
          <w:numId w:val="74"/>
        </w:numPr>
        <w:tabs>
          <w:tab w:val="clear" w:pos="720"/>
          <w:tab w:val="left" w:pos="900"/>
          <w:tab w:val="num" w:pos="1260"/>
        </w:tabs>
        <w:spacing w:after="0"/>
        <w:ind w:left="990"/>
        <w:jc w:val="both"/>
        <w:rPr>
          <w:ins w:id="1769" w:author="Kush Khalasi" w:date="2025-06-02T16:44:00Z" w16du:dateUtc="2025-06-02T11:14:00Z"/>
          <w:lang w:val="en-IN"/>
        </w:rPr>
      </w:pPr>
      <w:ins w:id="1770" w:author="Kush Khalasi" w:date="2025-06-02T16:37:00Z">
        <w:r w:rsidRPr="00DE6DD4">
          <w:rPr>
            <w:b/>
            <w:bCs/>
            <w:lang w:val="en-IN"/>
          </w:rPr>
          <w:t>Implementation and Closure</w:t>
        </w:r>
        <w:r w:rsidRPr="00DE6DD4">
          <w:rPr>
            <w:lang w:val="en-IN"/>
          </w:rPr>
          <w:t>: Once a resolution has been agreed upon, the necessary corrective actions will be taken by the concerned department or individual, and the grievance will be marked as closed in the Grievance Register.</w:t>
        </w:r>
      </w:ins>
    </w:p>
    <w:p w14:paraId="51A7714F" w14:textId="77777777" w:rsidR="00DE6DD4" w:rsidRPr="00DE6DD4" w:rsidRDefault="00DE6DD4">
      <w:pPr>
        <w:tabs>
          <w:tab w:val="left" w:pos="900"/>
        </w:tabs>
        <w:spacing w:after="0"/>
        <w:ind w:left="990"/>
        <w:jc w:val="both"/>
        <w:rPr>
          <w:ins w:id="1771" w:author="Kush Khalasi" w:date="2025-06-02T16:37:00Z"/>
          <w:lang w:val="en-IN"/>
        </w:rPr>
        <w:pPrChange w:id="1772" w:author="Kush Khalasi" w:date="2025-06-02T16:44:00Z" w16du:dateUtc="2025-06-02T11:14:00Z">
          <w:pPr>
            <w:numPr>
              <w:numId w:val="73"/>
            </w:numPr>
            <w:tabs>
              <w:tab w:val="num" w:pos="720"/>
            </w:tabs>
            <w:spacing w:before="240" w:after="393"/>
            <w:ind w:left="720" w:hanging="360"/>
            <w:jc w:val="both"/>
          </w:pPr>
        </w:pPrChange>
      </w:pPr>
    </w:p>
    <w:p w14:paraId="3DC24E68" w14:textId="658E7DD5" w:rsidR="00DE6DD4" w:rsidRPr="00DE6DD4" w:rsidRDefault="00DE6DD4">
      <w:pPr>
        <w:numPr>
          <w:ilvl w:val="0"/>
          <w:numId w:val="3"/>
        </w:numPr>
        <w:spacing w:after="0"/>
        <w:jc w:val="both"/>
        <w:rPr>
          <w:ins w:id="1773" w:author="Kush Khalasi" w:date="2025-06-02T16:37:00Z"/>
          <w:b/>
          <w:bCs/>
          <w:rPrChange w:id="1774" w:author="Kush Khalasi" w:date="2025-06-02T16:38:00Z" w16du:dateUtc="2025-06-02T11:08:00Z">
            <w:rPr>
              <w:ins w:id="1775" w:author="Kush Khalasi" w:date="2025-06-02T16:37:00Z"/>
              <w:b/>
              <w:bCs/>
              <w:lang w:val="en-IN"/>
            </w:rPr>
          </w:rPrChange>
        </w:rPr>
        <w:pPrChange w:id="1776" w:author="Kush Khalasi" w:date="2025-06-02T16:38:00Z" w16du:dateUtc="2025-06-02T11:08:00Z">
          <w:pPr>
            <w:spacing w:before="240" w:after="393"/>
            <w:jc w:val="both"/>
          </w:pPr>
        </w:pPrChange>
      </w:pPr>
      <w:ins w:id="1777" w:author="Kush Khalasi" w:date="2025-06-02T16:37:00Z">
        <w:r w:rsidRPr="00DE6DD4">
          <w:rPr>
            <w:b/>
            <w:bCs/>
            <w:rPrChange w:id="1778" w:author="Kush Khalasi" w:date="2025-06-02T16:38:00Z" w16du:dateUtc="2025-06-02T11:08:00Z">
              <w:rPr>
                <w:b/>
                <w:bCs/>
                <w:lang w:val="en-IN"/>
              </w:rPr>
            </w:rPrChange>
          </w:rPr>
          <w:t>Escalation Process</w:t>
        </w:r>
      </w:ins>
    </w:p>
    <w:p w14:paraId="6246C71E" w14:textId="77777777" w:rsidR="00DE6DD4" w:rsidRPr="00DE6DD4" w:rsidRDefault="00DE6DD4">
      <w:pPr>
        <w:spacing w:before="240" w:after="393"/>
        <w:ind w:left="630"/>
        <w:jc w:val="both"/>
        <w:rPr>
          <w:ins w:id="1779" w:author="Kush Khalasi" w:date="2025-06-02T16:37:00Z"/>
          <w:lang w:val="en-IN"/>
        </w:rPr>
        <w:pPrChange w:id="1780" w:author="Kush Khalasi" w:date="2025-06-02T16:38:00Z" w16du:dateUtc="2025-06-02T11:08:00Z">
          <w:pPr>
            <w:spacing w:before="240" w:after="393"/>
            <w:jc w:val="both"/>
          </w:pPr>
        </w:pPrChange>
      </w:pPr>
      <w:ins w:id="1781" w:author="Kush Khalasi" w:date="2025-06-02T16:37:00Z">
        <w:r w:rsidRPr="00DE6DD4">
          <w:rPr>
            <w:lang w:val="en-IN"/>
          </w:rPr>
          <w:t xml:space="preserve">If the employee is not satisfied with the resolution offered by the Grievance Committee, they may escalate the matter to the </w:t>
        </w:r>
        <w:r w:rsidRPr="00DE6DD4">
          <w:rPr>
            <w:b/>
            <w:bCs/>
            <w:lang w:val="en-IN"/>
          </w:rPr>
          <w:t>Head – Human Resources</w:t>
        </w:r>
        <w:r w:rsidRPr="00DE6DD4">
          <w:rPr>
            <w:lang w:val="en-IN"/>
          </w:rPr>
          <w:t xml:space="preserve"> within </w:t>
        </w:r>
        <w:r w:rsidRPr="00DE6DD4">
          <w:rPr>
            <w:b/>
            <w:bCs/>
            <w:lang w:val="en-IN"/>
          </w:rPr>
          <w:t>seven (7) working days</w:t>
        </w:r>
        <w:r w:rsidRPr="00DE6DD4">
          <w:rPr>
            <w:lang w:val="en-IN"/>
          </w:rPr>
          <w:t xml:space="preserve"> of receiving the decision. Should the concern still remain unresolved, a final appeal can be made to the </w:t>
        </w:r>
        <w:r w:rsidRPr="00DE6DD4">
          <w:rPr>
            <w:b/>
            <w:bCs/>
            <w:lang w:val="en-IN"/>
          </w:rPr>
          <w:t>Managing Director</w:t>
        </w:r>
        <w:r w:rsidRPr="00DE6DD4">
          <w:rPr>
            <w:lang w:val="en-IN"/>
          </w:rPr>
          <w:t xml:space="preserve"> of the company, whose decision shall be final and binding.</w:t>
        </w:r>
      </w:ins>
    </w:p>
    <w:p w14:paraId="696D5F86" w14:textId="4A435D7F" w:rsidR="00DE6DD4" w:rsidRPr="00DE6DD4" w:rsidRDefault="00DE6DD4">
      <w:pPr>
        <w:numPr>
          <w:ilvl w:val="0"/>
          <w:numId w:val="3"/>
        </w:numPr>
        <w:spacing w:after="0"/>
        <w:jc w:val="both"/>
        <w:rPr>
          <w:ins w:id="1782" w:author="Kush Khalasi" w:date="2025-06-02T16:37:00Z"/>
          <w:b/>
          <w:bCs/>
          <w:rPrChange w:id="1783" w:author="Kush Khalasi" w:date="2025-06-02T16:38:00Z" w16du:dateUtc="2025-06-02T11:08:00Z">
            <w:rPr>
              <w:ins w:id="1784" w:author="Kush Khalasi" w:date="2025-06-02T16:37:00Z"/>
              <w:b/>
              <w:bCs/>
              <w:lang w:val="en-IN"/>
            </w:rPr>
          </w:rPrChange>
        </w:rPr>
        <w:pPrChange w:id="1785" w:author="Kush Khalasi" w:date="2025-06-02T16:38:00Z" w16du:dateUtc="2025-06-02T11:08:00Z">
          <w:pPr>
            <w:spacing w:before="240" w:after="393"/>
            <w:jc w:val="both"/>
          </w:pPr>
        </w:pPrChange>
      </w:pPr>
      <w:ins w:id="1786" w:author="Kush Khalasi" w:date="2025-06-02T16:37:00Z">
        <w:r w:rsidRPr="00DE6DD4">
          <w:rPr>
            <w:b/>
            <w:bCs/>
            <w:rPrChange w:id="1787" w:author="Kush Khalasi" w:date="2025-06-02T16:38:00Z" w16du:dateUtc="2025-06-02T11:08:00Z">
              <w:rPr>
                <w:b/>
                <w:bCs/>
                <w:lang w:val="en-IN"/>
              </w:rPr>
            </w:rPrChange>
          </w:rPr>
          <w:t>Documentation and Record-Keeping</w:t>
        </w:r>
      </w:ins>
    </w:p>
    <w:p w14:paraId="23F693C3" w14:textId="77777777" w:rsidR="00DE6DD4" w:rsidRPr="00DE6DD4" w:rsidRDefault="00DE6DD4">
      <w:pPr>
        <w:spacing w:before="240" w:after="393"/>
        <w:ind w:left="630"/>
        <w:jc w:val="both"/>
        <w:rPr>
          <w:ins w:id="1788" w:author="Kush Khalasi" w:date="2025-06-02T16:37:00Z"/>
          <w:lang w:val="en-IN"/>
        </w:rPr>
        <w:pPrChange w:id="1789" w:author="Kush Khalasi" w:date="2025-06-02T16:38:00Z" w16du:dateUtc="2025-06-02T11:08:00Z">
          <w:pPr>
            <w:spacing w:before="240" w:after="393"/>
            <w:jc w:val="both"/>
          </w:pPr>
        </w:pPrChange>
      </w:pPr>
      <w:ins w:id="1790" w:author="Kush Khalasi" w:date="2025-06-02T16:37:00Z">
        <w:r w:rsidRPr="00DE6DD4">
          <w:rPr>
            <w:lang w:val="en-IN"/>
          </w:rPr>
          <w:t xml:space="preserve">All grievances, investigation findings, committee deliberations, actions taken, and resolutions will be documented and securely maintained in the Company’s Grievance Register for a period of </w:t>
        </w:r>
        <w:r w:rsidRPr="00DE6DD4">
          <w:rPr>
            <w:b/>
            <w:bCs/>
            <w:lang w:val="en-IN"/>
          </w:rPr>
          <w:t>three (3) years</w:t>
        </w:r>
        <w:r w:rsidRPr="00DE6DD4">
          <w:rPr>
            <w:lang w:val="en-IN"/>
          </w:rPr>
          <w:t>. These records will be kept confidential and accessed only by authorized personnel for future reference or audits.</w:t>
        </w:r>
      </w:ins>
    </w:p>
    <w:p w14:paraId="2B10E756" w14:textId="3014ACE9" w:rsidR="00DE6DD4" w:rsidRPr="00DE6DD4" w:rsidRDefault="00DE6DD4">
      <w:pPr>
        <w:numPr>
          <w:ilvl w:val="0"/>
          <w:numId w:val="3"/>
        </w:numPr>
        <w:spacing w:after="0"/>
        <w:jc w:val="both"/>
        <w:rPr>
          <w:ins w:id="1791" w:author="Kush Khalasi" w:date="2025-06-02T16:37:00Z"/>
          <w:b/>
          <w:bCs/>
          <w:rPrChange w:id="1792" w:author="Kush Khalasi" w:date="2025-06-02T16:38:00Z" w16du:dateUtc="2025-06-02T11:08:00Z">
            <w:rPr>
              <w:ins w:id="1793" w:author="Kush Khalasi" w:date="2025-06-02T16:37:00Z"/>
              <w:b/>
              <w:bCs/>
              <w:lang w:val="en-IN"/>
            </w:rPr>
          </w:rPrChange>
        </w:rPr>
        <w:pPrChange w:id="1794" w:author="Kush Khalasi" w:date="2025-06-02T16:38:00Z" w16du:dateUtc="2025-06-02T11:08:00Z">
          <w:pPr>
            <w:spacing w:before="240" w:after="393"/>
            <w:jc w:val="both"/>
          </w:pPr>
        </w:pPrChange>
      </w:pPr>
      <w:ins w:id="1795" w:author="Kush Khalasi" w:date="2025-06-02T16:37:00Z">
        <w:r w:rsidRPr="00DE6DD4">
          <w:rPr>
            <w:b/>
            <w:bCs/>
            <w:rPrChange w:id="1796" w:author="Kush Khalasi" w:date="2025-06-02T16:38:00Z" w16du:dateUtc="2025-06-02T11:08:00Z">
              <w:rPr>
                <w:b/>
                <w:bCs/>
                <w:lang w:val="en-IN"/>
              </w:rPr>
            </w:rPrChange>
          </w:rPr>
          <w:t>Monitoring and Systemic Improvements</w:t>
        </w:r>
      </w:ins>
    </w:p>
    <w:p w14:paraId="428787DD" w14:textId="77777777" w:rsidR="00DE6DD4" w:rsidRPr="00DE6DD4" w:rsidRDefault="00DE6DD4">
      <w:pPr>
        <w:spacing w:before="240" w:after="393"/>
        <w:ind w:left="630"/>
        <w:jc w:val="both"/>
        <w:rPr>
          <w:ins w:id="1797" w:author="Kush Khalasi" w:date="2025-06-02T16:37:00Z"/>
          <w:lang w:val="en-IN"/>
        </w:rPr>
        <w:pPrChange w:id="1798" w:author="Kush Khalasi" w:date="2025-06-02T16:38:00Z" w16du:dateUtc="2025-06-02T11:08:00Z">
          <w:pPr>
            <w:spacing w:before="240" w:after="393"/>
            <w:jc w:val="both"/>
          </w:pPr>
        </w:pPrChange>
      </w:pPr>
      <w:ins w:id="1799" w:author="Kush Khalasi" w:date="2025-06-02T16:37:00Z">
        <w:r w:rsidRPr="00DE6DD4">
          <w:rPr>
            <w:lang w:val="en-IN"/>
          </w:rPr>
          <w:t>The HR department will conduct quarterly reviews of grievance data to identify patterns or recurring issues and suggest systemic changes or awareness programs to prevent future occurrences. Any serious or frequent grievances will prompt a review of related policies, training materials, or leadership practices to drive continuous improvement.</w:t>
        </w:r>
      </w:ins>
    </w:p>
    <w:p w14:paraId="4FD42960" w14:textId="3BD0ABDF" w:rsidR="00DE6DD4" w:rsidRPr="00DE6DD4" w:rsidRDefault="00DE6DD4">
      <w:pPr>
        <w:numPr>
          <w:ilvl w:val="0"/>
          <w:numId w:val="3"/>
        </w:numPr>
        <w:spacing w:after="0"/>
        <w:jc w:val="both"/>
        <w:rPr>
          <w:ins w:id="1800" w:author="Kush Khalasi" w:date="2025-06-02T16:37:00Z"/>
          <w:b/>
          <w:bCs/>
          <w:rPrChange w:id="1801" w:author="Kush Khalasi" w:date="2025-06-02T16:38:00Z" w16du:dateUtc="2025-06-02T11:08:00Z">
            <w:rPr>
              <w:ins w:id="1802" w:author="Kush Khalasi" w:date="2025-06-02T16:37:00Z"/>
              <w:b/>
              <w:bCs/>
              <w:lang w:val="en-IN"/>
            </w:rPr>
          </w:rPrChange>
        </w:rPr>
        <w:pPrChange w:id="1803" w:author="Kush Khalasi" w:date="2025-06-02T16:38:00Z" w16du:dateUtc="2025-06-02T11:08:00Z">
          <w:pPr>
            <w:spacing w:before="240" w:after="393"/>
            <w:jc w:val="both"/>
          </w:pPr>
        </w:pPrChange>
      </w:pPr>
      <w:ins w:id="1804" w:author="Kush Khalasi" w:date="2025-06-02T16:37:00Z">
        <w:r w:rsidRPr="00DE6DD4">
          <w:rPr>
            <w:b/>
            <w:bCs/>
            <w:rPrChange w:id="1805" w:author="Kush Khalasi" w:date="2025-06-02T16:38:00Z" w16du:dateUtc="2025-06-02T11:08:00Z">
              <w:rPr>
                <w:b/>
                <w:bCs/>
                <w:lang w:val="en-IN"/>
              </w:rPr>
            </w:rPrChange>
          </w:rPr>
          <w:t>Awareness and Training</w:t>
        </w:r>
      </w:ins>
    </w:p>
    <w:p w14:paraId="194434D3" w14:textId="77777777" w:rsidR="00DE6DD4" w:rsidRDefault="00DE6DD4" w:rsidP="00DE6DD4">
      <w:pPr>
        <w:spacing w:before="240" w:after="393"/>
        <w:ind w:left="630"/>
        <w:jc w:val="both"/>
        <w:rPr>
          <w:ins w:id="1806" w:author="Kush Khalasi" w:date="2025-06-02T16:46:00Z" w16du:dateUtc="2025-06-02T11:16:00Z"/>
          <w:lang w:val="en-IN"/>
        </w:rPr>
      </w:pPr>
      <w:ins w:id="1807" w:author="Kush Khalasi" w:date="2025-06-02T16:37:00Z">
        <w:r w:rsidRPr="00DE6DD4">
          <w:rPr>
            <w:lang w:val="en-IN"/>
          </w:rPr>
          <w:t>The Grievance Redressal Mechanism will be introduced during the employee onboarding process and reinforced through periodic awareness sessions. Summary posters detailing the mechanism, escalation contacts, and grievance email address will be displayed in accessible common areas of the office premises.</w:t>
        </w:r>
      </w:ins>
    </w:p>
    <w:p w14:paraId="4BAC7948" w14:textId="77777777" w:rsidR="00407A69" w:rsidRPr="00407A69" w:rsidRDefault="00407A69">
      <w:pPr>
        <w:numPr>
          <w:ilvl w:val="0"/>
          <w:numId w:val="3"/>
        </w:numPr>
        <w:spacing w:after="0"/>
        <w:jc w:val="both"/>
        <w:rPr>
          <w:ins w:id="1808" w:author="Kush Khalasi" w:date="2025-06-02T16:46:00Z"/>
          <w:b/>
          <w:bCs/>
          <w:rPrChange w:id="1809" w:author="Kush Khalasi" w:date="2025-06-02T16:46:00Z" w16du:dateUtc="2025-06-02T11:16:00Z">
            <w:rPr>
              <w:ins w:id="1810" w:author="Kush Khalasi" w:date="2025-06-02T16:46:00Z"/>
              <w:b/>
              <w:bCs/>
              <w:lang w:val="en-IN"/>
            </w:rPr>
          </w:rPrChange>
        </w:rPr>
        <w:pPrChange w:id="1811" w:author="Kush Khalasi" w:date="2025-06-02T16:46:00Z" w16du:dateUtc="2025-06-02T11:16:00Z">
          <w:pPr>
            <w:spacing w:before="240" w:after="393"/>
            <w:ind w:left="630"/>
            <w:jc w:val="both"/>
          </w:pPr>
        </w:pPrChange>
      </w:pPr>
      <w:ins w:id="1812" w:author="Kush Khalasi" w:date="2025-06-02T16:46:00Z">
        <w:r w:rsidRPr="00407A69">
          <w:rPr>
            <w:b/>
            <w:bCs/>
            <w:rPrChange w:id="1813" w:author="Kush Khalasi" w:date="2025-06-02T16:46:00Z" w16du:dateUtc="2025-06-02T11:16:00Z">
              <w:rPr>
                <w:b/>
                <w:bCs/>
                <w:lang w:val="en-IN"/>
              </w:rPr>
            </w:rPrChange>
          </w:rPr>
          <w:t>Accessibility, Non-Retaliation, and Confidentiality</w:t>
        </w:r>
      </w:ins>
    </w:p>
    <w:p w14:paraId="32B5A2E3" w14:textId="51EE7B04" w:rsidR="00407A69" w:rsidRPr="00407A69" w:rsidRDefault="00407A69" w:rsidP="00407A69">
      <w:pPr>
        <w:spacing w:before="240" w:after="393"/>
        <w:ind w:left="630"/>
        <w:jc w:val="both"/>
        <w:rPr>
          <w:ins w:id="1814" w:author="Kush Khalasi" w:date="2025-06-02T16:46:00Z"/>
          <w:lang w:val="en-IN"/>
        </w:rPr>
      </w:pPr>
      <w:ins w:id="1815" w:author="Kush Khalasi" w:date="2025-06-02T16:46:00Z">
        <w:r w:rsidRPr="00407A69">
          <w:rPr>
            <w:b/>
            <w:bCs/>
            <w:lang w:val="en-IN"/>
          </w:rPr>
          <w:t>Accessibility:</w:t>
        </w:r>
      </w:ins>
      <w:ins w:id="1816" w:author="Kush Khalasi" w:date="2025-06-02T16:46:00Z" w16du:dateUtc="2025-06-02T11:16:00Z">
        <w:r>
          <w:rPr>
            <w:b/>
            <w:bCs/>
            <w:lang w:val="en-IN"/>
          </w:rPr>
          <w:t xml:space="preserve"> </w:t>
        </w:r>
      </w:ins>
      <w:ins w:id="1817" w:author="Kush Khalasi" w:date="2025-06-02T16:46:00Z">
        <w:r w:rsidRPr="00407A69">
          <w:rPr>
            <w:lang w:val="en-IN"/>
          </w:rPr>
          <w:br/>
          <w:t xml:space="preserve">The Company is fully committed to ensuring that information regarding the grievance mechanism is communicated transparently and made easily accessible to all employees and stakeholders at all times. This includes providing the grievance procedure details in multiple languages or formats, where necessary, to accommodate employees who may face linguistic or geographical barriers. Special attention is given to minority groups or those in vulnerable positions within the workforce, ensuring they are equally aware of and able to use the grievance system without any obstacles. Communication channels such as emails, posters, </w:t>
        </w:r>
        <w:r w:rsidRPr="00407A69">
          <w:rPr>
            <w:lang w:val="en-IN"/>
          </w:rPr>
          <w:lastRenderedPageBreak/>
          <w:t>digital platforms, and direct briefings are regularly used to promote awareness and ease of access.</w:t>
        </w:r>
      </w:ins>
    </w:p>
    <w:p w14:paraId="7D36AF3C" w14:textId="77777777" w:rsidR="00407A69" w:rsidRPr="00407A69" w:rsidRDefault="00407A69" w:rsidP="00407A69">
      <w:pPr>
        <w:spacing w:before="240" w:after="393"/>
        <w:ind w:left="630"/>
        <w:jc w:val="both"/>
        <w:rPr>
          <w:ins w:id="1818" w:author="Kush Khalasi" w:date="2025-06-02T16:46:00Z"/>
          <w:lang w:val="en-IN"/>
        </w:rPr>
      </w:pPr>
      <w:ins w:id="1819" w:author="Kush Khalasi" w:date="2025-06-02T16:46:00Z">
        <w:r w:rsidRPr="00407A69">
          <w:rPr>
            <w:b/>
            <w:bCs/>
            <w:lang w:val="en-IN"/>
          </w:rPr>
          <w:t>Non-Retaliation:</w:t>
        </w:r>
        <w:r w:rsidRPr="00407A69">
          <w:rPr>
            <w:lang w:val="en-IN"/>
          </w:rPr>
          <w:br/>
          <w:t>Riya Travel &amp; Tours maintains a strict zero-tolerance policy towards any form of retaliation against employees who raise grievances or concerns in good faith. Employees who come forward to report issues can do so without fear of reprisal, intimidation, or any adverse consequences related to their employment. Protection from retaliation is a fundamental right, and any attempt to undermine or punish employees for reporting grievances will be treated as a serious violation, potentially resulting in disciplinary action against the perpetrator. The Company encourages an open culture where raising concerns is seen as a positive step toward improving the workplace.</w:t>
        </w:r>
      </w:ins>
    </w:p>
    <w:p w14:paraId="35ED89A8" w14:textId="77777777" w:rsidR="00407A69" w:rsidRDefault="00407A69" w:rsidP="00407A69">
      <w:pPr>
        <w:spacing w:before="240" w:after="393"/>
        <w:ind w:left="630"/>
        <w:jc w:val="both"/>
        <w:rPr>
          <w:ins w:id="1820" w:author="Kush Khalasi" w:date="2025-06-02T16:51:00Z" w16du:dateUtc="2025-06-02T11:21:00Z"/>
          <w:lang w:val="en-IN"/>
        </w:rPr>
      </w:pPr>
      <w:ins w:id="1821" w:author="Kush Khalasi" w:date="2025-06-02T16:46:00Z">
        <w:r w:rsidRPr="00407A69">
          <w:rPr>
            <w:b/>
            <w:bCs/>
            <w:lang w:val="en-IN"/>
          </w:rPr>
          <w:t>Confidentiality:</w:t>
        </w:r>
        <w:r w:rsidRPr="00407A69">
          <w:rPr>
            <w:lang w:val="en-IN"/>
          </w:rPr>
          <w:br/>
          <w:t>The confidentiality of all individuals who utilize the grievance mechanism is of utmost importance to the Company. Measures are in place to ensure that the identity and personal information of complainants, witnesses, and all parties involved in the grievance process are safeguarded and disclosed only on a strict need-to-know basis. All documentation related to grievances is securely stored, with limited access granted solely to authorized personnel responsible for investigation and resolution. By maintaining strict confidentiality, the Company fosters a safe environment where employees feel secure to report grievances candidly, without concern for exposure or breach of privacy.</w:t>
        </w:r>
      </w:ins>
    </w:p>
    <w:p w14:paraId="47BB1F99" w14:textId="77777777" w:rsidR="00407A69" w:rsidRDefault="00407A69" w:rsidP="006E2DA8">
      <w:pPr>
        <w:numPr>
          <w:ilvl w:val="0"/>
          <w:numId w:val="3"/>
        </w:numPr>
        <w:spacing w:before="240" w:after="393"/>
        <w:ind w:left="630"/>
        <w:jc w:val="both"/>
        <w:rPr>
          <w:ins w:id="1822" w:author="Kush Khalasi" w:date="2025-06-02T16:52:00Z" w16du:dateUtc="2025-06-02T11:22:00Z"/>
          <w:lang w:val="en-IN"/>
        </w:rPr>
      </w:pPr>
      <w:ins w:id="1823" w:author="Kush Khalasi" w:date="2025-06-02T16:51:00Z">
        <w:r w:rsidRPr="00407A69">
          <w:rPr>
            <w:b/>
            <w:bCs/>
            <w:rPrChange w:id="1824" w:author="Kush Khalasi" w:date="2025-06-02T16:52:00Z" w16du:dateUtc="2025-06-02T11:22:00Z">
              <w:rPr/>
            </w:rPrChange>
          </w:rPr>
          <w:t>Employee Grievance Form</w:t>
        </w:r>
        <w:r w:rsidRPr="00407A69">
          <w:rPr>
            <w:lang w:val="en-IN"/>
          </w:rPr>
          <w:t xml:space="preserve"> </w:t>
        </w:r>
      </w:ins>
    </w:p>
    <w:p w14:paraId="0B3F6304" w14:textId="74464B13" w:rsidR="00407A69" w:rsidRPr="00407A69" w:rsidRDefault="00407A69" w:rsidP="00407A69">
      <w:pPr>
        <w:spacing w:before="240" w:after="393"/>
        <w:ind w:left="630"/>
        <w:jc w:val="both"/>
        <w:rPr>
          <w:ins w:id="1825" w:author="Kush Khalasi" w:date="2025-06-02T16:51:00Z"/>
          <w:lang w:val="en-IN"/>
        </w:rPr>
      </w:pPr>
      <w:ins w:id="1826" w:author="Kush Khalasi" w:date="2025-06-02T16:51:00Z">
        <w:r w:rsidRPr="00407A69">
          <w:rPr>
            <w:b/>
            <w:bCs/>
            <w:lang w:val="en-IN"/>
          </w:rPr>
          <w:t>Employee Details</w:t>
        </w:r>
      </w:ins>
    </w:p>
    <w:tbl>
      <w:tblPr>
        <w:tblW w:w="0" w:type="auto"/>
        <w:tblCellSpacing w:w="15" w:type="dxa"/>
        <w:tblInd w:w="630" w:type="dxa"/>
        <w:tblCellMar>
          <w:top w:w="15" w:type="dxa"/>
          <w:left w:w="15" w:type="dxa"/>
          <w:bottom w:w="15" w:type="dxa"/>
          <w:right w:w="15" w:type="dxa"/>
        </w:tblCellMar>
        <w:tblLook w:val="04A0" w:firstRow="1" w:lastRow="0" w:firstColumn="1" w:lastColumn="0" w:noHBand="0" w:noVBand="1"/>
        <w:tblPrChange w:id="1827" w:author="Kush Khalasi" w:date="2025-06-02T16:52:00Z" w16du:dateUtc="2025-06-02T11:22:00Z">
          <w:tblPr>
            <w:tblW w:w="0" w:type="auto"/>
            <w:tblCellSpacing w:w="15" w:type="dxa"/>
            <w:tblInd w:w="630" w:type="dxa"/>
            <w:tblCellMar>
              <w:top w:w="15" w:type="dxa"/>
              <w:left w:w="15" w:type="dxa"/>
              <w:bottom w:w="15" w:type="dxa"/>
              <w:right w:w="15" w:type="dxa"/>
            </w:tblCellMar>
            <w:tblLook w:val="04A0" w:firstRow="1" w:lastRow="0" w:firstColumn="1" w:lastColumn="0" w:noHBand="0" w:noVBand="1"/>
          </w:tblPr>
        </w:tblPrChange>
      </w:tblPr>
      <w:tblGrid>
        <w:gridCol w:w="3150"/>
        <w:gridCol w:w="2397"/>
        <w:tblGridChange w:id="1828">
          <w:tblGrid>
            <w:gridCol w:w="2373"/>
            <w:gridCol w:w="777"/>
            <w:gridCol w:w="1620"/>
            <w:gridCol w:w="777"/>
          </w:tblGrid>
        </w:tblGridChange>
      </w:tblGrid>
      <w:tr w:rsidR="00407A69" w:rsidRPr="00407A69" w14:paraId="164EDD7A" w14:textId="77777777" w:rsidTr="00407A69">
        <w:trPr>
          <w:tblHeader/>
          <w:tblCellSpacing w:w="15" w:type="dxa"/>
          <w:ins w:id="1829" w:author="Kush Khalasi" w:date="2025-06-02T16:51:00Z"/>
          <w:trPrChange w:id="1830" w:author="Kush Khalasi" w:date="2025-06-02T16:52:00Z" w16du:dateUtc="2025-06-02T11:22:00Z">
            <w:trPr>
              <w:gridAfter w:val="0"/>
              <w:tblHeader/>
              <w:tblCellSpacing w:w="15" w:type="dxa"/>
            </w:trPr>
          </w:trPrChange>
        </w:trPr>
        <w:tc>
          <w:tcPr>
            <w:tcW w:w="3105" w:type="dxa"/>
            <w:vAlign w:val="center"/>
            <w:hideMark/>
            <w:tcPrChange w:id="1831" w:author="Kush Khalasi" w:date="2025-06-02T16:52:00Z" w16du:dateUtc="2025-06-02T11:22:00Z">
              <w:tcPr>
                <w:tcW w:w="0" w:type="auto"/>
                <w:vAlign w:val="center"/>
                <w:hideMark/>
              </w:tcPr>
            </w:tcPrChange>
          </w:tcPr>
          <w:p w14:paraId="19C634A5" w14:textId="77777777" w:rsidR="00407A69" w:rsidRPr="00407A69" w:rsidRDefault="00407A69">
            <w:pPr>
              <w:spacing w:after="0"/>
              <w:ind w:left="142"/>
              <w:jc w:val="both"/>
              <w:rPr>
                <w:ins w:id="1832" w:author="Kush Khalasi" w:date="2025-06-02T16:51:00Z"/>
                <w:b/>
                <w:bCs/>
                <w:lang w:val="en-IN"/>
              </w:rPr>
              <w:pPrChange w:id="1833" w:author="Kush Khalasi" w:date="2025-06-02T16:53:00Z" w16du:dateUtc="2025-06-02T11:23:00Z">
                <w:pPr>
                  <w:spacing w:before="240" w:after="393"/>
                  <w:ind w:left="630"/>
                  <w:jc w:val="both"/>
                </w:pPr>
              </w:pPrChange>
            </w:pPr>
            <w:ins w:id="1834" w:author="Kush Khalasi" w:date="2025-06-02T16:51:00Z">
              <w:r w:rsidRPr="00407A69">
                <w:rPr>
                  <w:b/>
                  <w:bCs/>
                  <w:lang w:val="en-IN"/>
                </w:rPr>
                <w:t>Field</w:t>
              </w:r>
            </w:ins>
          </w:p>
        </w:tc>
        <w:tc>
          <w:tcPr>
            <w:tcW w:w="2352" w:type="dxa"/>
            <w:vAlign w:val="center"/>
            <w:hideMark/>
            <w:tcPrChange w:id="1835" w:author="Kush Khalasi" w:date="2025-06-02T16:52:00Z" w16du:dateUtc="2025-06-02T11:22:00Z">
              <w:tcPr>
                <w:tcW w:w="2352" w:type="dxa"/>
                <w:gridSpan w:val="2"/>
                <w:vAlign w:val="center"/>
                <w:hideMark/>
              </w:tcPr>
            </w:tcPrChange>
          </w:tcPr>
          <w:p w14:paraId="63DE6D83" w14:textId="77777777" w:rsidR="00407A69" w:rsidRPr="00407A69" w:rsidRDefault="00407A69">
            <w:pPr>
              <w:spacing w:after="0"/>
              <w:ind w:left="630"/>
              <w:jc w:val="both"/>
              <w:rPr>
                <w:ins w:id="1836" w:author="Kush Khalasi" w:date="2025-06-02T16:51:00Z"/>
                <w:b/>
                <w:bCs/>
                <w:lang w:val="en-IN"/>
              </w:rPr>
              <w:pPrChange w:id="1837" w:author="Kush Khalasi" w:date="2025-06-02T16:52:00Z" w16du:dateUtc="2025-06-02T11:22:00Z">
                <w:pPr>
                  <w:spacing w:before="240" w:after="393"/>
                  <w:ind w:left="630"/>
                  <w:jc w:val="both"/>
                </w:pPr>
              </w:pPrChange>
            </w:pPr>
            <w:ins w:id="1838" w:author="Kush Khalasi" w:date="2025-06-02T16:51:00Z">
              <w:r w:rsidRPr="00407A69">
                <w:rPr>
                  <w:b/>
                  <w:bCs/>
                  <w:lang w:val="en-IN"/>
                </w:rPr>
                <w:t>Information</w:t>
              </w:r>
            </w:ins>
          </w:p>
        </w:tc>
      </w:tr>
      <w:tr w:rsidR="00407A69" w:rsidRPr="00407A69" w14:paraId="2EE15818" w14:textId="77777777" w:rsidTr="00407A69">
        <w:trPr>
          <w:tblCellSpacing w:w="15" w:type="dxa"/>
          <w:ins w:id="1839" w:author="Kush Khalasi" w:date="2025-06-02T16:51:00Z"/>
          <w:trPrChange w:id="1840" w:author="Kush Khalasi" w:date="2025-06-02T16:52:00Z" w16du:dateUtc="2025-06-02T11:22:00Z">
            <w:trPr>
              <w:gridAfter w:val="0"/>
              <w:tblCellSpacing w:w="15" w:type="dxa"/>
            </w:trPr>
          </w:trPrChange>
        </w:trPr>
        <w:tc>
          <w:tcPr>
            <w:tcW w:w="3105" w:type="dxa"/>
            <w:vAlign w:val="center"/>
            <w:hideMark/>
            <w:tcPrChange w:id="1841" w:author="Kush Khalasi" w:date="2025-06-02T16:52:00Z" w16du:dateUtc="2025-06-02T11:22:00Z">
              <w:tcPr>
                <w:tcW w:w="0" w:type="auto"/>
                <w:vAlign w:val="center"/>
                <w:hideMark/>
              </w:tcPr>
            </w:tcPrChange>
          </w:tcPr>
          <w:p w14:paraId="407895E2" w14:textId="77777777" w:rsidR="00407A69" w:rsidRPr="00407A69" w:rsidRDefault="00407A69">
            <w:pPr>
              <w:spacing w:after="0"/>
              <w:ind w:left="142"/>
              <w:jc w:val="both"/>
              <w:rPr>
                <w:ins w:id="1842" w:author="Kush Khalasi" w:date="2025-06-02T16:51:00Z"/>
                <w:lang w:val="en-IN"/>
              </w:rPr>
              <w:pPrChange w:id="1843" w:author="Kush Khalasi" w:date="2025-06-02T16:53:00Z" w16du:dateUtc="2025-06-02T11:23:00Z">
                <w:pPr>
                  <w:spacing w:before="240" w:after="393"/>
                  <w:ind w:left="630"/>
                  <w:jc w:val="both"/>
                </w:pPr>
              </w:pPrChange>
            </w:pPr>
            <w:ins w:id="1844" w:author="Kush Khalasi" w:date="2025-06-02T16:51:00Z">
              <w:r w:rsidRPr="00407A69">
                <w:rPr>
                  <w:lang w:val="en-IN"/>
                </w:rPr>
                <w:t>Employee Name</w:t>
              </w:r>
            </w:ins>
          </w:p>
        </w:tc>
        <w:tc>
          <w:tcPr>
            <w:tcW w:w="2352" w:type="dxa"/>
            <w:vAlign w:val="center"/>
            <w:hideMark/>
            <w:tcPrChange w:id="1845" w:author="Kush Khalasi" w:date="2025-06-02T16:52:00Z" w16du:dateUtc="2025-06-02T11:22:00Z">
              <w:tcPr>
                <w:tcW w:w="2352" w:type="dxa"/>
                <w:gridSpan w:val="2"/>
                <w:vAlign w:val="center"/>
                <w:hideMark/>
              </w:tcPr>
            </w:tcPrChange>
          </w:tcPr>
          <w:p w14:paraId="6D1AE6BA" w14:textId="77777777" w:rsidR="00407A69" w:rsidRPr="00407A69" w:rsidRDefault="00407A69">
            <w:pPr>
              <w:spacing w:after="0"/>
              <w:ind w:left="630"/>
              <w:jc w:val="both"/>
              <w:rPr>
                <w:ins w:id="1846" w:author="Kush Khalasi" w:date="2025-06-02T16:51:00Z"/>
                <w:lang w:val="en-IN"/>
              </w:rPr>
              <w:pPrChange w:id="1847" w:author="Kush Khalasi" w:date="2025-06-02T16:52:00Z" w16du:dateUtc="2025-06-02T11:22:00Z">
                <w:pPr>
                  <w:spacing w:before="240" w:after="393"/>
                  <w:ind w:left="630"/>
                  <w:jc w:val="both"/>
                </w:pPr>
              </w:pPrChange>
            </w:pPr>
          </w:p>
        </w:tc>
      </w:tr>
      <w:tr w:rsidR="00407A69" w:rsidRPr="00407A69" w14:paraId="5FA98456" w14:textId="77777777" w:rsidTr="00407A69">
        <w:trPr>
          <w:tblCellSpacing w:w="15" w:type="dxa"/>
          <w:ins w:id="1848" w:author="Kush Khalasi" w:date="2025-06-02T16:51:00Z"/>
          <w:trPrChange w:id="1849" w:author="Kush Khalasi" w:date="2025-06-02T16:52:00Z" w16du:dateUtc="2025-06-02T11:22:00Z">
            <w:trPr>
              <w:gridAfter w:val="0"/>
              <w:tblCellSpacing w:w="15" w:type="dxa"/>
            </w:trPr>
          </w:trPrChange>
        </w:trPr>
        <w:tc>
          <w:tcPr>
            <w:tcW w:w="3105" w:type="dxa"/>
            <w:vAlign w:val="center"/>
            <w:hideMark/>
            <w:tcPrChange w:id="1850" w:author="Kush Khalasi" w:date="2025-06-02T16:52:00Z" w16du:dateUtc="2025-06-02T11:22:00Z">
              <w:tcPr>
                <w:tcW w:w="0" w:type="auto"/>
                <w:vAlign w:val="center"/>
                <w:hideMark/>
              </w:tcPr>
            </w:tcPrChange>
          </w:tcPr>
          <w:p w14:paraId="257DEB21" w14:textId="77777777" w:rsidR="00407A69" w:rsidRPr="00407A69" w:rsidRDefault="00407A69">
            <w:pPr>
              <w:spacing w:after="0"/>
              <w:ind w:left="142"/>
              <w:jc w:val="both"/>
              <w:rPr>
                <w:ins w:id="1851" w:author="Kush Khalasi" w:date="2025-06-02T16:51:00Z"/>
                <w:lang w:val="en-IN"/>
              </w:rPr>
              <w:pPrChange w:id="1852" w:author="Kush Khalasi" w:date="2025-06-02T16:53:00Z" w16du:dateUtc="2025-06-02T11:23:00Z">
                <w:pPr>
                  <w:spacing w:before="240" w:after="393"/>
                  <w:ind w:left="630"/>
                  <w:jc w:val="both"/>
                </w:pPr>
              </w:pPrChange>
            </w:pPr>
            <w:ins w:id="1853" w:author="Kush Khalasi" w:date="2025-06-02T16:51:00Z">
              <w:r w:rsidRPr="00407A69">
                <w:rPr>
                  <w:lang w:val="en-IN"/>
                </w:rPr>
                <w:t>Employee ID/Code</w:t>
              </w:r>
            </w:ins>
          </w:p>
        </w:tc>
        <w:tc>
          <w:tcPr>
            <w:tcW w:w="2352" w:type="dxa"/>
            <w:vAlign w:val="center"/>
            <w:hideMark/>
            <w:tcPrChange w:id="1854" w:author="Kush Khalasi" w:date="2025-06-02T16:52:00Z" w16du:dateUtc="2025-06-02T11:22:00Z">
              <w:tcPr>
                <w:tcW w:w="2352" w:type="dxa"/>
                <w:gridSpan w:val="2"/>
                <w:vAlign w:val="center"/>
                <w:hideMark/>
              </w:tcPr>
            </w:tcPrChange>
          </w:tcPr>
          <w:p w14:paraId="6AB2255B" w14:textId="77777777" w:rsidR="00407A69" w:rsidRPr="00407A69" w:rsidRDefault="00407A69">
            <w:pPr>
              <w:spacing w:after="0"/>
              <w:ind w:left="630"/>
              <w:jc w:val="both"/>
              <w:rPr>
                <w:ins w:id="1855" w:author="Kush Khalasi" w:date="2025-06-02T16:51:00Z"/>
                <w:lang w:val="en-IN"/>
              </w:rPr>
              <w:pPrChange w:id="1856" w:author="Kush Khalasi" w:date="2025-06-02T16:52:00Z" w16du:dateUtc="2025-06-02T11:22:00Z">
                <w:pPr>
                  <w:spacing w:before="240" w:after="393"/>
                  <w:ind w:left="630"/>
                  <w:jc w:val="both"/>
                </w:pPr>
              </w:pPrChange>
            </w:pPr>
          </w:p>
        </w:tc>
      </w:tr>
      <w:tr w:rsidR="00407A69" w:rsidRPr="00407A69" w14:paraId="676D6543" w14:textId="77777777" w:rsidTr="00407A69">
        <w:trPr>
          <w:tblCellSpacing w:w="15" w:type="dxa"/>
          <w:ins w:id="1857" w:author="Kush Khalasi" w:date="2025-06-02T16:51:00Z"/>
          <w:trPrChange w:id="1858" w:author="Kush Khalasi" w:date="2025-06-02T16:52:00Z" w16du:dateUtc="2025-06-02T11:22:00Z">
            <w:trPr>
              <w:gridAfter w:val="0"/>
              <w:tblCellSpacing w:w="15" w:type="dxa"/>
            </w:trPr>
          </w:trPrChange>
        </w:trPr>
        <w:tc>
          <w:tcPr>
            <w:tcW w:w="3105" w:type="dxa"/>
            <w:vAlign w:val="center"/>
            <w:hideMark/>
            <w:tcPrChange w:id="1859" w:author="Kush Khalasi" w:date="2025-06-02T16:52:00Z" w16du:dateUtc="2025-06-02T11:22:00Z">
              <w:tcPr>
                <w:tcW w:w="0" w:type="auto"/>
                <w:vAlign w:val="center"/>
                <w:hideMark/>
              </w:tcPr>
            </w:tcPrChange>
          </w:tcPr>
          <w:p w14:paraId="4B6E7F4F" w14:textId="77777777" w:rsidR="00407A69" w:rsidRPr="00407A69" w:rsidRDefault="00407A69">
            <w:pPr>
              <w:spacing w:after="0"/>
              <w:ind w:left="142"/>
              <w:jc w:val="both"/>
              <w:rPr>
                <w:ins w:id="1860" w:author="Kush Khalasi" w:date="2025-06-02T16:51:00Z"/>
                <w:lang w:val="en-IN"/>
              </w:rPr>
              <w:pPrChange w:id="1861" w:author="Kush Khalasi" w:date="2025-06-02T16:53:00Z" w16du:dateUtc="2025-06-02T11:23:00Z">
                <w:pPr>
                  <w:spacing w:before="240" w:after="393"/>
                  <w:ind w:left="630"/>
                  <w:jc w:val="both"/>
                </w:pPr>
              </w:pPrChange>
            </w:pPr>
            <w:ins w:id="1862" w:author="Kush Khalasi" w:date="2025-06-02T16:51:00Z">
              <w:r w:rsidRPr="00407A69">
                <w:rPr>
                  <w:lang w:val="en-IN"/>
                </w:rPr>
                <w:t>Department</w:t>
              </w:r>
            </w:ins>
          </w:p>
        </w:tc>
        <w:tc>
          <w:tcPr>
            <w:tcW w:w="2352" w:type="dxa"/>
            <w:vAlign w:val="center"/>
            <w:hideMark/>
            <w:tcPrChange w:id="1863" w:author="Kush Khalasi" w:date="2025-06-02T16:52:00Z" w16du:dateUtc="2025-06-02T11:22:00Z">
              <w:tcPr>
                <w:tcW w:w="2352" w:type="dxa"/>
                <w:gridSpan w:val="2"/>
                <w:vAlign w:val="center"/>
                <w:hideMark/>
              </w:tcPr>
            </w:tcPrChange>
          </w:tcPr>
          <w:p w14:paraId="6916D2F0" w14:textId="77777777" w:rsidR="00407A69" w:rsidRPr="00407A69" w:rsidRDefault="00407A69">
            <w:pPr>
              <w:spacing w:after="0"/>
              <w:ind w:left="630"/>
              <w:jc w:val="both"/>
              <w:rPr>
                <w:ins w:id="1864" w:author="Kush Khalasi" w:date="2025-06-02T16:51:00Z"/>
                <w:lang w:val="en-IN"/>
              </w:rPr>
              <w:pPrChange w:id="1865" w:author="Kush Khalasi" w:date="2025-06-02T16:52:00Z" w16du:dateUtc="2025-06-02T11:22:00Z">
                <w:pPr>
                  <w:spacing w:before="240" w:after="393"/>
                  <w:ind w:left="630"/>
                  <w:jc w:val="both"/>
                </w:pPr>
              </w:pPrChange>
            </w:pPr>
          </w:p>
        </w:tc>
      </w:tr>
      <w:tr w:rsidR="00407A69" w:rsidRPr="00407A69" w14:paraId="09C87C68" w14:textId="77777777" w:rsidTr="00407A69">
        <w:trPr>
          <w:tblCellSpacing w:w="15" w:type="dxa"/>
          <w:ins w:id="1866" w:author="Kush Khalasi" w:date="2025-06-02T16:51:00Z"/>
          <w:trPrChange w:id="1867" w:author="Kush Khalasi" w:date="2025-06-02T16:52:00Z" w16du:dateUtc="2025-06-02T11:22:00Z">
            <w:trPr>
              <w:gridAfter w:val="0"/>
              <w:tblCellSpacing w:w="15" w:type="dxa"/>
            </w:trPr>
          </w:trPrChange>
        </w:trPr>
        <w:tc>
          <w:tcPr>
            <w:tcW w:w="3105" w:type="dxa"/>
            <w:vAlign w:val="center"/>
            <w:hideMark/>
            <w:tcPrChange w:id="1868" w:author="Kush Khalasi" w:date="2025-06-02T16:52:00Z" w16du:dateUtc="2025-06-02T11:22:00Z">
              <w:tcPr>
                <w:tcW w:w="0" w:type="auto"/>
                <w:vAlign w:val="center"/>
                <w:hideMark/>
              </w:tcPr>
            </w:tcPrChange>
          </w:tcPr>
          <w:p w14:paraId="46B0371A" w14:textId="77777777" w:rsidR="00407A69" w:rsidRPr="00407A69" w:rsidRDefault="00407A69">
            <w:pPr>
              <w:spacing w:after="0"/>
              <w:ind w:left="142"/>
              <w:jc w:val="both"/>
              <w:rPr>
                <w:ins w:id="1869" w:author="Kush Khalasi" w:date="2025-06-02T16:51:00Z"/>
                <w:lang w:val="en-IN"/>
              </w:rPr>
              <w:pPrChange w:id="1870" w:author="Kush Khalasi" w:date="2025-06-02T16:53:00Z" w16du:dateUtc="2025-06-02T11:23:00Z">
                <w:pPr>
                  <w:spacing w:before="240" w:after="393"/>
                  <w:ind w:left="630"/>
                  <w:jc w:val="both"/>
                </w:pPr>
              </w:pPrChange>
            </w:pPr>
            <w:ins w:id="1871" w:author="Kush Khalasi" w:date="2025-06-02T16:51:00Z">
              <w:r w:rsidRPr="00407A69">
                <w:rPr>
                  <w:lang w:val="en-IN"/>
                </w:rPr>
                <w:t>Designation</w:t>
              </w:r>
            </w:ins>
          </w:p>
        </w:tc>
        <w:tc>
          <w:tcPr>
            <w:tcW w:w="2352" w:type="dxa"/>
            <w:vAlign w:val="center"/>
            <w:hideMark/>
            <w:tcPrChange w:id="1872" w:author="Kush Khalasi" w:date="2025-06-02T16:52:00Z" w16du:dateUtc="2025-06-02T11:22:00Z">
              <w:tcPr>
                <w:tcW w:w="2352" w:type="dxa"/>
                <w:gridSpan w:val="2"/>
                <w:vAlign w:val="center"/>
                <w:hideMark/>
              </w:tcPr>
            </w:tcPrChange>
          </w:tcPr>
          <w:p w14:paraId="713EABAC" w14:textId="77777777" w:rsidR="00407A69" w:rsidRPr="00407A69" w:rsidRDefault="00407A69">
            <w:pPr>
              <w:spacing w:after="0"/>
              <w:ind w:left="630"/>
              <w:jc w:val="both"/>
              <w:rPr>
                <w:ins w:id="1873" w:author="Kush Khalasi" w:date="2025-06-02T16:51:00Z"/>
                <w:lang w:val="en-IN"/>
              </w:rPr>
              <w:pPrChange w:id="1874" w:author="Kush Khalasi" w:date="2025-06-02T16:52:00Z" w16du:dateUtc="2025-06-02T11:22:00Z">
                <w:pPr>
                  <w:spacing w:before="240" w:after="393"/>
                  <w:ind w:left="630"/>
                  <w:jc w:val="both"/>
                </w:pPr>
              </w:pPrChange>
            </w:pPr>
          </w:p>
        </w:tc>
      </w:tr>
      <w:tr w:rsidR="00407A69" w:rsidRPr="00407A69" w14:paraId="75798CBF" w14:textId="77777777" w:rsidTr="00407A69">
        <w:trPr>
          <w:tblCellSpacing w:w="15" w:type="dxa"/>
          <w:ins w:id="1875" w:author="Kush Khalasi" w:date="2025-06-02T16:51:00Z"/>
          <w:trPrChange w:id="1876" w:author="Kush Khalasi" w:date="2025-06-02T16:52:00Z" w16du:dateUtc="2025-06-02T11:22:00Z">
            <w:trPr>
              <w:gridAfter w:val="0"/>
              <w:tblCellSpacing w:w="15" w:type="dxa"/>
            </w:trPr>
          </w:trPrChange>
        </w:trPr>
        <w:tc>
          <w:tcPr>
            <w:tcW w:w="3105" w:type="dxa"/>
            <w:vAlign w:val="center"/>
            <w:hideMark/>
            <w:tcPrChange w:id="1877" w:author="Kush Khalasi" w:date="2025-06-02T16:52:00Z" w16du:dateUtc="2025-06-02T11:22:00Z">
              <w:tcPr>
                <w:tcW w:w="0" w:type="auto"/>
                <w:vAlign w:val="center"/>
                <w:hideMark/>
              </w:tcPr>
            </w:tcPrChange>
          </w:tcPr>
          <w:p w14:paraId="79710C95" w14:textId="77777777" w:rsidR="00407A69" w:rsidRPr="00407A69" w:rsidRDefault="00407A69">
            <w:pPr>
              <w:spacing w:after="0"/>
              <w:ind w:left="142"/>
              <w:jc w:val="both"/>
              <w:rPr>
                <w:ins w:id="1878" w:author="Kush Khalasi" w:date="2025-06-02T16:51:00Z"/>
                <w:lang w:val="en-IN"/>
              </w:rPr>
              <w:pPrChange w:id="1879" w:author="Kush Khalasi" w:date="2025-06-02T16:53:00Z" w16du:dateUtc="2025-06-02T11:23:00Z">
                <w:pPr>
                  <w:spacing w:before="240" w:after="393"/>
                  <w:ind w:left="630"/>
                  <w:jc w:val="both"/>
                </w:pPr>
              </w:pPrChange>
            </w:pPr>
            <w:ins w:id="1880" w:author="Kush Khalasi" w:date="2025-06-02T16:51:00Z">
              <w:r w:rsidRPr="00407A69">
                <w:rPr>
                  <w:lang w:val="en-IN"/>
                </w:rPr>
                <w:t>Contact Number</w:t>
              </w:r>
            </w:ins>
          </w:p>
        </w:tc>
        <w:tc>
          <w:tcPr>
            <w:tcW w:w="2352" w:type="dxa"/>
            <w:vAlign w:val="center"/>
            <w:hideMark/>
            <w:tcPrChange w:id="1881" w:author="Kush Khalasi" w:date="2025-06-02T16:52:00Z" w16du:dateUtc="2025-06-02T11:22:00Z">
              <w:tcPr>
                <w:tcW w:w="2352" w:type="dxa"/>
                <w:gridSpan w:val="2"/>
                <w:vAlign w:val="center"/>
                <w:hideMark/>
              </w:tcPr>
            </w:tcPrChange>
          </w:tcPr>
          <w:p w14:paraId="00FCAF5D" w14:textId="77777777" w:rsidR="00407A69" w:rsidRPr="00407A69" w:rsidRDefault="00407A69">
            <w:pPr>
              <w:spacing w:after="0"/>
              <w:ind w:left="630"/>
              <w:jc w:val="both"/>
              <w:rPr>
                <w:ins w:id="1882" w:author="Kush Khalasi" w:date="2025-06-02T16:51:00Z"/>
                <w:lang w:val="en-IN"/>
              </w:rPr>
              <w:pPrChange w:id="1883" w:author="Kush Khalasi" w:date="2025-06-02T16:52:00Z" w16du:dateUtc="2025-06-02T11:22:00Z">
                <w:pPr>
                  <w:spacing w:before="240" w:after="393"/>
                  <w:ind w:left="630"/>
                  <w:jc w:val="both"/>
                </w:pPr>
              </w:pPrChange>
            </w:pPr>
          </w:p>
        </w:tc>
      </w:tr>
      <w:tr w:rsidR="00407A69" w:rsidRPr="00407A69" w14:paraId="531ADD20" w14:textId="77777777" w:rsidTr="00407A69">
        <w:trPr>
          <w:tblCellSpacing w:w="15" w:type="dxa"/>
          <w:ins w:id="1884" w:author="Kush Khalasi" w:date="2025-06-02T16:51:00Z"/>
          <w:trPrChange w:id="1885" w:author="Kush Khalasi" w:date="2025-06-02T16:52:00Z" w16du:dateUtc="2025-06-02T11:22:00Z">
            <w:trPr>
              <w:gridAfter w:val="0"/>
              <w:tblCellSpacing w:w="15" w:type="dxa"/>
            </w:trPr>
          </w:trPrChange>
        </w:trPr>
        <w:tc>
          <w:tcPr>
            <w:tcW w:w="3105" w:type="dxa"/>
            <w:vAlign w:val="center"/>
            <w:hideMark/>
            <w:tcPrChange w:id="1886" w:author="Kush Khalasi" w:date="2025-06-02T16:52:00Z" w16du:dateUtc="2025-06-02T11:22:00Z">
              <w:tcPr>
                <w:tcW w:w="0" w:type="auto"/>
                <w:vAlign w:val="center"/>
                <w:hideMark/>
              </w:tcPr>
            </w:tcPrChange>
          </w:tcPr>
          <w:p w14:paraId="49471FC7" w14:textId="77777777" w:rsidR="00407A69" w:rsidRPr="00407A69" w:rsidRDefault="00407A69">
            <w:pPr>
              <w:spacing w:after="0"/>
              <w:ind w:left="142"/>
              <w:jc w:val="both"/>
              <w:rPr>
                <w:ins w:id="1887" w:author="Kush Khalasi" w:date="2025-06-02T16:51:00Z"/>
                <w:lang w:val="en-IN"/>
              </w:rPr>
              <w:pPrChange w:id="1888" w:author="Kush Khalasi" w:date="2025-06-02T16:53:00Z" w16du:dateUtc="2025-06-02T11:23:00Z">
                <w:pPr>
                  <w:spacing w:before="240" w:after="393"/>
                  <w:ind w:left="630"/>
                  <w:jc w:val="both"/>
                </w:pPr>
              </w:pPrChange>
            </w:pPr>
            <w:ins w:id="1889" w:author="Kush Khalasi" w:date="2025-06-02T16:51:00Z">
              <w:r w:rsidRPr="00407A69">
                <w:rPr>
                  <w:lang w:val="en-IN"/>
                </w:rPr>
                <w:t>Email Address</w:t>
              </w:r>
            </w:ins>
          </w:p>
        </w:tc>
        <w:tc>
          <w:tcPr>
            <w:tcW w:w="2352" w:type="dxa"/>
            <w:vAlign w:val="center"/>
            <w:hideMark/>
            <w:tcPrChange w:id="1890" w:author="Kush Khalasi" w:date="2025-06-02T16:52:00Z" w16du:dateUtc="2025-06-02T11:22:00Z">
              <w:tcPr>
                <w:tcW w:w="2352" w:type="dxa"/>
                <w:gridSpan w:val="2"/>
                <w:vAlign w:val="center"/>
                <w:hideMark/>
              </w:tcPr>
            </w:tcPrChange>
          </w:tcPr>
          <w:p w14:paraId="489AE1F2" w14:textId="77777777" w:rsidR="00407A69" w:rsidRPr="00407A69" w:rsidRDefault="00407A69">
            <w:pPr>
              <w:spacing w:after="0"/>
              <w:ind w:left="630"/>
              <w:jc w:val="both"/>
              <w:rPr>
                <w:ins w:id="1891" w:author="Kush Khalasi" w:date="2025-06-02T16:51:00Z"/>
                <w:lang w:val="en-IN"/>
              </w:rPr>
              <w:pPrChange w:id="1892" w:author="Kush Khalasi" w:date="2025-06-02T16:52:00Z" w16du:dateUtc="2025-06-02T11:22:00Z">
                <w:pPr>
                  <w:spacing w:before="240" w:after="393"/>
                  <w:ind w:left="630"/>
                  <w:jc w:val="both"/>
                </w:pPr>
              </w:pPrChange>
            </w:pPr>
          </w:p>
        </w:tc>
      </w:tr>
    </w:tbl>
    <w:p w14:paraId="389553A7" w14:textId="77777777" w:rsidR="00407A69" w:rsidRPr="00407A69" w:rsidRDefault="00407A69" w:rsidP="00407A69">
      <w:pPr>
        <w:spacing w:before="240" w:after="393"/>
        <w:ind w:left="630"/>
        <w:jc w:val="both"/>
        <w:rPr>
          <w:ins w:id="1893" w:author="Kush Khalasi" w:date="2025-06-02T16:51:00Z"/>
          <w:lang w:val="en-IN"/>
        </w:rPr>
      </w:pPr>
      <w:ins w:id="1894" w:author="Kush Khalasi" w:date="2025-06-02T16:51:00Z">
        <w:r w:rsidRPr="00407A69">
          <w:rPr>
            <w:b/>
            <w:bCs/>
            <w:lang w:val="en-IN"/>
          </w:rPr>
          <w:t>Grievance Details</w:t>
        </w:r>
      </w:ins>
    </w:p>
    <w:tbl>
      <w:tblPr>
        <w:tblW w:w="0" w:type="auto"/>
        <w:tblCellSpacing w:w="15" w:type="dxa"/>
        <w:tblInd w:w="630" w:type="dxa"/>
        <w:tblCellMar>
          <w:top w:w="15" w:type="dxa"/>
          <w:left w:w="15" w:type="dxa"/>
          <w:bottom w:w="15" w:type="dxa"/>
          <w:right w:w="15" w:type="dxa"/>
        </w:tblCellMar>
        <w:tblLook w:val="04A0" w:firstRow="1" w:lastRow="0" w:firstColumn="1" w:lastColumn="0" w:noHBand="0" w:noVBand="1"/>
        <w:tblPrChange w:id="1895" w:author="Kush Khalasi" w:date="2025-06-02T16:53:00Z" w16du:dateUtc="2025-06-02T11:23:00Z">
          <w:tblPr>
            <w:tblW w:w="0" w:type="auto"/>
            <w:tblCellSpacing w:w="15" w:type="dxa"/>
            <w:tblInd w:w="630" w:type="dxa"/>
            <w:tblCellMar>
              <w:top w:w="15" w:type="dxa"/>
              <w:left w:w="15" w:type="dxa"/>
              <w:bottom w:w="15" w:type="dxa"/>
              <w:right w:w="15" w:type="dxa"/>
            </w:tblCellMar>
            <w:tblLook w:val="04A0" w:firstRow="1" w:lastRow="0" w:firstColumn="1" w:lastColumn="0" w:noHBand="0" w:noVBand="1"/>
          </w:tblPr>
        </w:tblPrChange>
      </w:tblPr>
      <w:tblGrid>
        <w:gridCol w:w="3274"/>
        <w:gridCol w:w="2756"/>
        <w:tblGridChange w:id="1896">
          <w:tblGrid>
            <w:gridCol w:w="3274"/>
            <w:gridCol w:w="2694"/>
            <w:gridCol w:w="62"/>
          </w:tblGrid>
        </w:tblGridChange>
      </w:tblGrid>
      <w:tr w:rsidR="00407A69" w:rsidRPr="00407A69" w14:paraId="7139A33C" w14:textId="77777777" w:rsidTr="00407A69">
        <w:trPr>
          <w:tblHeader/>
          <w:tblCellSpacing w:w="15" w:type="dxa"/>
          <w:ins w:id="1897" w:author="Kush Khalasi" w:date="2025-06-02T16:51:00Z"/>
          <w:trPrChange w:id="1898" w:author="Kush Khalasi" w:date="2025-06-02T16:53:00Z" w16du:dateUtc="2025-06-02T11:23:00Z">
            <w:trPr>
              <w:gridAfter w:val="0"/>
              <w:tblHeader/>
              <w:tblCellSpacing w:w="15" w:type="dxa"/>
            </w:trPr>
          </w:trPrChange>
        </w:trPr>
        <w:tc>
          <w:tcPr>
            <w:tcW w:w="3229" w:type="dxa"/>
            <w:vAlign w:val="center"/>
            <w:hideMark/>
            <w:tcPrChange w:id="1899" w:author="Kush Khalasi" w:date="2025-06-02T16:53:00Z" w16du:dateUtc="2025-06-02T11:23:00Z">
              <w:tcPr>
                <w:tcW w:w="3229" w:type="dxa"/>
                <w:vAlign w:val="center"/>
                <w:hideMark/>
              </w:tcPr>
            </w:tcPrChange>
          </w:tcPr>
          <w:p w14:paraId="53B70675" w14:textId="77777777" w:rsidR="00407A69" w:rsidRPr="00407A69" w:rsidRDefault="00407A69">
            <w:pPr>
              <w:spacing w:after="0"/>
              <w:ind w:left="142"/>
              <w:jc w:val="both"/>
              <w:rPr>
                <w:ins w:id="1900" w:author="Kush Khalasi" w:date="2025-06-02T16:51:00Z"/>
                <w:b/>
                <w:bCs/>
                <w:lang w:val="en-IN"/>
              </w:rPr>
              <w:pPrChange w:id="1901" w:author="Kush Khalasi" w:date="2025-06-02T16:53:00Z" w16du:dateUtc="2025-06-02T11:23:00Z">
                <w:pPr>
                  <w:spacing w:before="240" w:after="393"/>
                  <w:ind w:left="630"/>
                  <w:jc w:val="both"/>
                </w:pPr>
              </w:pPrChange>
            </w:pPr>
            <w:ins w:id="1902" w:author="Kush Khalasi" w:date="2025-06-02T16:51:00Z">
              <w:r w:rsidRPr="00407A69">
                <w:rPr>
                  <w:b/>
                  <w:bCs/>
                  <w:lang w:val="en-IN"/>
                </w:rPr>
                <w:t>Field</w:t>
              </w:r>
            </w:ins>
          </w:p>
        </w:tc>
        <w:tc>
          <w:tcPr>
            <w:tcW w:w="2711" w:type="dxa"/>
            <w:vAlign w:val="center"/>
            <w:hideMark/>
            <w:tcPrChange w:id="1903" w:author="Kush Khalasi" w:date="2025-06-02T16:53:00Z" w16du:dateUtc="2025-06-02T11:23:00Z">
              <w:tcPr>
                <w:tcW w:w="0" w:type="auto"/>
                <w:vAlign w:val="center"/>
                <w:hideMark/>
              </w:tcPr>
            </w:tcPrChange>
          </w:tcPr>
          <w:p w14:paraId="2F7F99B6" w14:textId="77777777" w:rsidR="00407A69" w:rsidRPr="00407A69" w:rsidRDefault="00407A69">
            <w:pPr>
              <w:spacing w:after="0"/>
              <w:ind w:left="630"/>
              <w:jc w:val="both"/>
              <w:rPr>
                <w:ins w:id="1904" w:author="Kush Khalasi" w:date="2025-06-02T16:51:00Z"/>
                <w:b/>
                <w:bCs/>
                <w:lang w:val="en-IN"/>
              </w:rPr>
              <w:pPrChange w:id="1905" w:author="Kush Khalasi" w:date="2025-06-02T16:52:00Z" w16du:dateUtc="2025-06-02T11:22:00Z">
                <w:pPr>
                  <w:spacing w:before="240" w:after="393"/>
                  <w:ind w:left="630"/>
                  <w:jc w:val="both"/>
                </w:pPr>
              </w:pPrChange>
            </w:pPr>
            <w:ins w:id="1906" w:author="Kush Khalasi" w:date="2025-06-02T16:51:00Z">
              <w:r w:rsidRPr="00407A69">
                <w:rPr>
                  <w:b/>
                  <w:bCs/>
                  <w:lang w:val="en-IN"/>
                </w:rPr>
                <w:t>Information</w:t>
              </w:r>
            </w:ins>
          </w:p>
        </w:tc>
      </w:tr>
      <w:tr w:rsidR="00407A69" w:rsidRPr="00407A69" w14:paraId="3BD70B5A" w14:textId="77777777" w:rsidTr="00407A69">
        <w:trPr>
          <w:tblCellSpacing w:w="15" w:type="dxa"/>
          <w:ins w:id="1907" w:author="Kush Khalasi" w:date="2025-06-02T16:51:00Z"/>
          <w:trPrChange w:id="1908" w:author="Kush Khalasi" w:date="2025-06-02T16:53:00Z" w16du:dateUtc="2025-06-02T11:23:00Z">
            <w:trPr>
              <w:gridAfter w:val="0"/>
              <w:tblCellSpacing w:w="15" w:type="dxa"/>
            </w:trPr>
          </w:trPrChange>
        </w:trPr>
        <w:tc>
          <w:tcPr>
            <w:tcW w:w="3229" w:type="dxa"/>
            <w:vAlign w:val="center"/>
            <w:hideMark/>
            <w:tcPrChange w:id="1909" w:author="Kush Khalasi" w:date="2025-06-02T16:53:00Z" w16du:dateUtc="2025-06-02T11:23:00Z">
              <w:tcPr>
                <w:tcW w:w="3229" w:type="dxa"/>
                <w:vAlign w:val="center"/>
                <w:hideMark/>
              </w:tcPr>
            </w:tcPrChange>
          </w:tcPr>
          <w:p w14:paraId="10978E4E" w14:textId="77777777" w:rsidR="00407A69" w:rsidRPr="00407A69" w:rsidRDefault="00407A69">
            <w:pPr>
              <w:spacing w:after="0"/>
              <w:ind w:left="142"/>
              <w:jc w:val="both"/>
              <w:rPr>
                <w:ins w:id="1910" w:author="Kush Khalasi" w:date="2025-06-02T16:51:00Z"/>
                <w:lang w:val="en-IN"/>
              </w:rPr>
              <w:pPrChange w:id="1911" w:author="Kush Khalasi" w:date="2025-06-02T16:53:00Z" w16du:dateUtc="2025-06-02T11:23:00Z">
                <w:pPr>
                  <w:spacing w:before="240" w:after="393"/>
                  <w:ind w:left="630"/>
                  <w:jc w:val="both"/>
                </w:pPr>
              </w:pPrChange>
            </w:pPr>
            <w:ins w:id="1912" w:author="Kush Khalasi" w:date="2025-06-02T16:51:00Z">
              <w:r w:rsidRPr="00407A69">
                <w:rPr>
                  <w:lang w:val="en-IN"/>
                </w:rPr>
                <w:t>Date of Grievance</w:t>
              </w:r>
            </w:ins>
          </w:p>
        </w:tc>
        <w:tc>
          <w:tcPr>
            <w:tcW w:w="2711" w:type="dxa"/>
            <w:vAlign w:val="center"/>
            <w:hideMark/>
            <w:tcPrChange w:id="1913" w:author="Kush Khalasi" w:date="2025-06-02T16:53:00Z" w16du:dateUtc="2025-06-02T11:23:00Z">
              <w:tcPr>
                <w:tcW w:w="0" w:type="auto"/>
                <w:vAlign w:val="center"/>
                <w:hideMark/>
              </w:tcPr>
            </w:tcPrChange>
          </w:tcPr>
          <w:p w14:paraId="213AF6AB" w14:textId="77777777" w:rsidR="00407A69" w:rsidRPr="00407A69" w:rsidRDefault="00407A69">
            <w:pPr>
              <w:spacing w:after="0"/>
              <w:ind w:left="630"/>
              <w:jc w:val="both"/>
              <w:rPr>
                <w:ins w:id="1914" w:author="Kush Khalasi" w:date="2025-06-02T16:51:00Z"/>
                <w:lang w:val="en-IN"/>
              </w:rPr>
              <w:pPrChange w:id="1915" w:author="Kush Khalasi" w:date="2025-06-02T16:52:00Z" w16du:dateUtc="2025-06-02T11:22:00Z">
                <w:pPr>
                  <w:spacing w:before="240" w:after="393"/>
                  <w:ind w:left="630"/>
                  <w:jc w:val="both"/>
                </w:pPr>
              </w:pPrChange>
            </w:pPr>
          </w:p>
        </w:tc>
      </w:tr>
      <w:tr w:rsidR="00407A69" w:rsidRPr="00407A69" w14:paraId="6226E618" w14:textId="77777777" w:rsidTr="00407A69">
        <w:trPr>
          <w:tblCellSpacing w:w="15" w:type="dxa"/>
          <w:ins w:id="1916" w:author="Kush Khalasi" w:date="2025-06-02T16:51:00Z"/>
          <w:trPrChange w:id="1917" w:author="Kush Khalasi" w:date="2025-06-02T16:53:00Z" w16du:dateUtc="2025-06-02T11:23:00Z">
            <w:trPr>
              <w:gridAfter w:val="0"/>
              <w:tblCellSpacing w:w="15" w:type="dxa"/>
            </w:trPr>
          </w:trPrChange>
        </w:trPr>
        <w:tc>
          <w:tcPr>
            <w:tcW w:w="3229" w:type="dxa"/>
            <w:vAlign w:val="center"/>
            <w:hideMark/>
            <w:tcPrChange w:id="1918" w:author="Kush Khalasi" w:date="2025-06-02T16:53:00Z" w16du:dateUtc="2025-06-02T11:23:00Z">
              <w:tcPr>
                <w:tcW w:w="3229" w:type="dxa"/>
                <w:vAlign w:val="center"/>
                <w:hideMark/>
              </w:tcPr>
            </w:tcPrChange>
          </w:tcPr>
          <w:p w14:paraId="5233E1C7" w14:textId="77777777" w:rsidR="00407A69" w:rsidRPr="00407A69" w:rsidRDefault="00407A69">
            <w:pPr>
              <w:spacing w:after="0"/>
              <w:ind w:left="142"/>
              <w:jc w:val="both"/>
              <w:rPr>
                <w:ins w:id="1919" w:author="Kush Khalasi" w:date="2025-06-02T16:51:00Z"/>
                <w:lang w:val="en-IN"/>
              </w:rPr>
              <w:pPrChange w:id="1920" w:author="Kush Khalasi" w:date="2025-06-02T16:53:00Z" w16du:dateUtc="2025-06-02T11:23:00Z">
                <w:pPr>
                  <w:spacing w:before="240" w:after="393"/>
                  <w:ind w:left="630"/>
                  <w:jc w:val="both"/>
                </w:pPr>
              </w:pPrChange>
            </w:pPr>
            <w:ins w:id="1921" w:author="Kush Khalasi" w:date="2025-06-02T16:51:00Z">
              <w:r w:rsidRPr="00407A69">
                <w:rPr>
                  <w:lang w:val="en-IN"/>
                </w:rPr>
                <w:t>Location (Office/Branch)</w:t>
              </w:r>
            </w:ins>
          </w:p>
        </w:tc>
        <w:tc>
          <w:tcPr>
            <w:tcW w:w="2711" w:type="dxa"/>
            <w:vAlign w:val="center"/>
            <w:hideMark/>
            <w:tcPrChange w:id="1922" w:author="Kush Khalasi" w:date="2025-06-02T16:53:00Z" w16du:dateUtc="2025-06-02T11:23:00Z">
              <w:tcPr>
                <w:tcW w:w="0" w:type="auto"/>
                <w:vAlign w:val="center"/>
                <w:hideMark/>
              </w:tcPr>
            </w:tcPrChange>
          </w:tcPr>
          <w:p w14:paraId="2B697439" w14:textId="77777777" w:rsidR="00407A69" w:rsidRPr="00407A69" w:rsidRDefault="00407A69">
            <w:pPr>
              <w:spacing w:after="0"/>
              <w:ind w:left="630"/>
              <w:jc w:val="both"/>
              <w:rPr>
                <w:ins w:id="1923" w:author="Kush Khalasi" w:date="2025-06-02T16:51:00Z"/>
                <w:lang w:val="en-IN"/>
              </w:rPr>
              <w:pPrChange w:id="1924" w:author="Kush Khalasi" w:date="2025-06-02T16:52:00Z" w16du:dateUtc="2025-06-02T11:22:00Z">
                <w:pPr>
                  <w:spacing w:before="240" w:after="393"/>
                  <w:ind w:left="630"/>
                  <w:jc w:val="both"/>
                </w:pPr>
              </w:pPrChange>
            </w:pPr>
          </w:p>
        </w:tc>
      </w:tr>
      <w:tr w:rsidR="00407A69" w:rsidRPr="00407A69" w14:paraId="62627562" w14:textId="77777777" w:rsidTr="00407A69">
        <w:trPr>
          <w:tblCellSpacing w:w="15" w:type="dxa"/>
          <w:ins w:id="1925" w:author="Kush Khalasi" w:date="2025-06-02T16:51:00Z"/>
          <w:trPrChange w:id="1926" w:author="Kush Khalasi" w:date="2025-06-02T16:53:00Z" w16du:dateUtc="2025-06-02T11:23:00Z">
            <w:trPr>
              <w:gridAfter w:val="0"/>
              <w:tblCellSpacing w:w="15" w:type="dxa"/>
            </w:trPr>
          </w:trPrChange>
        </w:trPr>
        <w:tc>
          <w:tcPr>
            <w:tcW w:w="3229" w:type="dxa"/>
            <w:vAlign w:val="center"/>
            <w:hideMark/>
            <w:tcPrChange w:id="1927" w:author="Kush Khalasi" w:date="2025-06-02T16:53:00Z" w16du:dateUtc="2025-06-02T11:23:00Z">
              <w:tcPr>
                <w:tcW w:w="3229" w:type="dxa"/>
                <w:vAlign w:val="center"/>
                <w:hideMark/>
              </w:tcPr>
            </w:tcPrChange>
          </w:tcPr>
          <w:p w14:paraId="19496A64" w14:textId="77777777" w:rsidR="00407A69" w:rsidRPr="00407A69" w:rsidRDefault="00407A69">
            <w:pPr>
              <w:spacing w:after="0"/>
              <w:ind w:left="142"/>
              <w:jc w:val="both"/>
              <w:rPr>
                <w:ins w:id="1928" w:author="Kush Khalasi" w:date="2025-06-02T16:51:00Z"/>
                <w:lang w:val="en-IN"/>
              </w:rPr>
              <w:pPrChange w:id="1929" w:author="Kush Khalasi" w:date="2025-06-02T16:53:00Z" w16du:dateUtc="2025-06-02T11:23:00Z">
                <w:pPr>
                  <w:spacing w:before="240" w:after="393"/>
                  <w:ind w:left="630"/>
                  <w:jc w:val="both"/>
                </w:pPr>
              </w:pPrChange>
            </w:pPr>
            <w:ins w:id="1930" w:author="Kush Khalasi" w:date="2025-06-02T16:51:00Z">
              <w:r w:rsidRPr="00407A69">
                <w:rPr>
                  <w:lang w:val="en-IN"/>
                </w:rPr>
                <w:t>Nature of Grievance*</w:t>
              </w:r>
            </w:ins>
          </w:p>
        </w:tc>
        <w:tc>
          <w:tcPr>
            <w:tcW w:w="2711" w:type="dxa"/>
            <w:vAlign w:val="center"/>
            <w:hideMark/>
            <w:tcPrChange w:id="1931" w:author="Kush Khalasi" w:date="2025-06-02T16:53:00Z" w16du:dateUtc="2025-06-02T11:23:00Z">
              <w:tcPr>
                <w:tcW w:w="0" w:type="auto"/>
                <w:vAlign w:val="center"/>
                <w:hideMark/>
              </w:tcPr>
            </w:tcPrChange>
          </w:tcPr>
          <w:p w14:paraId="30833746" w14:textId="77777777" w:rsidR="00407A69" w:rsidRPr="00407A69" w:rsidRDefault="00407A69">
            <w:pPr>
              <w:spacing w:after="0"/>
              <w:ind w:left="130"/>
              <w:jc w:val="both"/>
              <w:rPr>
                <w:ins w:id="1932" w:author="Kush Khalasi" w:date="2025-06-02T16:51:00Z"/>
                <w:lang w:val="en-IN"/>
              </w:rPr>
              <w:pPrChange w:id="1933" w:author="Kush Khalasi" w:date="2025-06-02T16:55:00Z" w16du:dateUtc="2025-06-02T11:25:00Z">
                <w:pPr>
                  <w:spacing w:before="240" w:after="393"/>
                  <w:ind w:left="630"/>
                  <w:jc w:val="both"/>
                </w:pPr>
              </w:pPrChange>
            </w:pPr>
            <w:ins w:id="1934" w:author="Kush Khalasi" w:date="2025-06-02T16:51:00Z">
              <w:r w:rsidRPr="00407A69">
                <w:rPr>
                  <w:lang w:val="en-IN"/>
                </w:rPr>
                <w:t>(Please tick or specify)</w:t>
              </w:r>
            </w:ins>
          </w:p>
        </w:tc>
      </w:tr>
      <w:tr w:rsidR="00407A69" w:rsidRPr="00407A69" w14:paraId="556151E3" w14:textId="77777777" w:rsidTr="00407A69">
        <w:trPr>
          <w:tblCellSpacing w:w="15" w:type="dxa"/>
          <w:ins w:id="1935" w:author="Kush Khalasi" w:date="2025-06-02T16:51:00Z"/>
          <w:trPrChange w:id="1936" w:author="Kush Khalasi" w:date="2025-06-02T16:53:00Z" w16du:dateUtc="2025-06-02T11:23:00Z">
            <w:trPr>
              <w:gridAfter w:val="0"/>
              <w:tblCellSpacing w:w="15" w:type="dxa"/>
            </w:trPr>
          </w:trPrChange>
        </w:trPr>
        <w:tc>
          <w:tcPr>
            <w:tcW w:w="3229" w:type="dxa"/>
            <w:vAlign w:val="center"/>
            <w:hideMark/>
            <w:tcPrChange w:id="1937" w:author="Kush Khalasi" w:date="2025-06-02T16:53:00Z" w16du:dateUtc="2025-06-02T11:23:00Z">
              <w:tcPr>
                <w:tcW w:w="3229" w:type="dxa"/>
                <w:vAlign w:val="center"/>
                <w:hideMark/>
              </w:tcPr>
            </w:tcPrChange>
          </w:tcPr>
          <w:p w14:paraId="6961EFA2" w14:textId="77777777" w:rsidR="00407A69" w:rsidRPr="00407A69" w:rsidRDefault="00407A69">
            <w:pPr>
              <w:spacing w:after="0"/>
              <w:ind w:left="142"/>
              <w:jc w:val="both"/>
              <w:rPr>
                <w:ins w:id="1938" w:author="Kush Khalasi" w:date="2025-06-02T16:51:00Z"/>
                <w:lang w:val="en-IN"/>
              </w:rPr>
              <w:pPrChange w:id="1939" w:author="Kush Khalasi" w:date="2025-06-02T16:53:00Z" w16du:dateUtc="2025-06-02T11:23:00Z">
                <w:pPr>
                  <w:spacing w:before="240" w:after="393"/>
                  <w:ind w:left="630"/>
                  <w:jc w:val="both"/>
                </w:pPr>
              </w:pPrChange>
            </w:pPr>
            <w:ins w:id="1940" w:author="Kush Khalasi" w:date="2025-06-02T16:51:00Z">
              <w:r w:rsidRPr="00407A69">
                <w:rPr>
                  <w:lang w:val="en-IN"/>
                </w:rPr>
                <w:t>- Workplace environment</w:t>
              </w:r>
            </w:ins>
          </w:p>
        </w:tc>
        <w:tc>
          <w:tcPr>
            <w:tcW w:w="2711" w:type="dxa"/>
            <w:vAlign w:val="center"/>
            <w:hideMark/>
            <w:tcPrChange w:id="1941" w:author="Kush Khalasi" w:date="2025-06-02T16:53:00Z" w16du:dateUtc="2025-06-02T11:23:00Z">
              <w:tcPr>
                <w:tcW w:w="0" w:type="auto"/>
                <w:vAlign w:val="center"/>
                <w:hideMark/>
              </w:tcPr>
            </w:tcPrChange>
          </w:tcPr>
          <w:p w14:paraId="6D33036C" w14:textId="77777777" w:rsidR="00407A69" w:rsidRPr="00407A69" w:rsidRDefault="00407A69">
            <w:pPr>
              <w:spacing w:after="0"/>
              <w:ind w:left="630"/>
              <w:jc w:val="both"/>
              <w:rPr>
                <w:ins w:id="1942" w:author="Kush Khalasi" w:date="2025-06-02T16:51:00Z"/>
                <w:lang w:val="en-IN"/>
              </w:rPr>
              <w:pPrChange w:id="1943" w:author="Kush Khalasi" w:date="2025-06-02T16:52:00Z" w16du:dateUtc="2025-06-02T11:22:00Z">
                <w:pPr>
                  <w:spacing w:before="240" w:after="393"/>
                  <w:ind w:left="630"/>
                  <w:jc w:val="both"/>
                </w:pPr>
              </w:pPrChange>
            </w:pPr>
            <w:ins w:id="1944" w:author="Kush Khalasi" w:date="2025-06-02T16:51:00Z">
              <w:r w:rsidRPr="00407A69">
                <w:rPr>
                  <w:rFonts w:ascii="Segoe UI Symbol" w:hAnsi="Segoe UI Symbol" w:cs="Segoe UI Symbol"/>
                  <w:lang w:val="en-IN"/>
                </w:rPr>
                <w:t>☐</w:t>
              </w:r>
            </w:ins>
          </w:p>
        </w:tc>
      </w:tr>
      <w:tr w:rsidR="00407A69" w:rsidRPr="00407A69" w14:paraId="1173AF5A" w14:textId="77777777" w:rsidTr="00407A69">
        <w:trPr>
          <w:tblCellSpacing w:w="15" w:type="dxa"/>
          <w:ins w:id="1945" w:author="Kush Khalasi" w:date="2025-06-02T16:51:00Z"/>
          <w:trPrChange w:id="1946" w:author="Kush Khalasi" w:date="2025-06-02T16:53:00Z" w16du:dateUtc="2025-06-02T11:23:00Z">
            <w:trPr>
              <w:gridAfter w:val="0"/>
              <w:tblCellSpacing w:w="15" w:type="dxa"/>
            </w:trPr>
          </w:trPrChange>
        </w:trPr>
        <w:tc>
          <w:tcPr>
            <w:tcW w:w="3229" w:type="dxa"/>
            <w:vAlign w:val="center"/>
            <w:hideMark/>
            <w:tcPrChange w:id="1947" w:author="Kush Khalasi" w:date="2025-06-02T16:53:00Z" w16du:dateUtc="2025-06-02T11:23:00Z">
              <w:tcPr>
                <w:tcW w:w="3229" w:type="dxa"/>
                <w:vAlign w:val="center"/>
                <w:hideMark/>
              </w:tcPr>
            </w:tcPrChange>
          </w:tcPr>
          <w:p w14:paraId="6C916CE2" w14:textId="77777777" w:rsidR="00407A69" w:rsidRPr="00407A69" w:rsidRDefault="00407A69">
            <w:pPr>
              <w:spacing w:after="0"/>
              <w:ind w:left="142"/>
              <w:jc w:val="both"/>
              <w:rPr>
                <w:ins w:id="1948" w:author="Kush Khalasi" w:date="2025-06-02T16:51:00Z"/>
                <w:lang w:val="en-IN"/>
              </w:rPr>
              <w:pPrChange w:id="1949" w:author="Kush Khalasi" w:date="2025-06-02T16:53:00Z" w16du:dateUtc="2025-06-02T11:23:00Z">
                <w:pPr>
                  <w:spacing w:before="240" w:after="393"/>
                  <w:ind w:left="630"/>
                  <w:jc w:val="both"/>
                </w:pPr>
              </w:pPrChange>
            </w:pPr>
            <w:ins w:id="1950" w:author="Kush Khalasi" w:date="2025-06-02T16:51:00Z">
              <w:r w:rsidRPr="00407A69">
                <w:rPr>
                  <w:lang w:val="en-IN"/>
                </w:rPr>
                <w:t>- Harassment/Discrimination</w:t>
              </w:r>
            </w:ins>
          </w:p>
        </w:tc>
        <w:tc>
          <w:tcPr>
            <w:tcW w:w="2711" w:type="dxa"/>
            <w:vAlign w:val="center"/>
            <w:hideMark/>
            <w:tcPrChange w:id="1951" w:author="Kush Khalasi" w:date="2025-06-02T16:53:00Z" w16du:dateUtc="2025-06-02T11:23:00Z">
              <w:tcPr>
                <w:tcW w:w="0" w:type="auto"/>
                <w:vAlign w:val="center"/>
                <w:hideMark/>
              </w:tcPr>
            </w:tcPrChange>
          </w:tcPr>
          <w:p w14:paraId="220B10A4" w14:textId="77777777" w:rsidR="00407A69" w:rsidRPr="00407A69" w:rsidRDefault="00407A69">
            <w:pPr>
              <w:spacing w:after="0"/>
              <w:ind w:left="630"/>
              <w:jc w:val="both"/>
              <w:rPr>
                <w:ins w:id="1952" w:author="Kush Khalasi" w:date="2025-06-02T16:51:00Z"/>
                <w:lang w:val="en-IN"/>
              </w:rPr>
              <w:pPrChange w:id="1953" w:author="Kush Khalasi" w:date="2025-06-02T16:52:00Z" w16du:dateUtc="2025-06-02T11:22:00Z">
                <w:pPr>
                  <w:spacing w:before="240" w:after="393"/>
                  <w:ind w:left="630"/>
                  <w:jc w:val="both"/>
                </w:pPr>
              </w:pPrChange>
            </w:pPr>
            <w:ins w:id="1954" w:author="Kush Khalasi" w:date="2025-06-02T16:51:00Z">
              <w:r w:rsidRPr="00407A69">
                <w:rPr>
                  <w:rFonts w:ascii="Segoe UI Symbol" w:hAnsi="Segoe UI Symbol" w:cs="Segoe UI Symbol"/>
                  <w:lang w:val="en-IN"/>
                </w:rPr>
                <w:t>☐</w:t>
              </w:r>
            </w:ins>
          </w:p>
        </w:tc>
      </w:tr>
      <w:tr w:rsidR="00407A69" w:rsidRPr="00407A69" w14:paraId="38910E8D" w14:textId="77777777" w:rsidTr="00407A69">
        <w:trPr>
          <w:tblCellSpacing w:w="15" w:type="dxa"/>
          <w:ins w:id="1955" w:author="Kush Khalasi" w:date="2025-06-02T16:51:00Z"/>
          <w:trPrChange w:id="1956" w:author="Kush Khalasi" w:date="2025-06-02T16:53:00Z" w16du:dateUtc="2025-06-02T11:23:00Z">
            <w:trPr>
              <w:gridAfter w:val="0"/>
              <w:tblCellSpacing w:w="15" w:type="dxa"/>
            </w:trPr>
          </w:trPrChange>
        </w:trPr>
        <w:tc>
          <w:tcPr>
            <w:tcW w:w="3229" w:type="dxa"/>
            <w:vAlign w:val="center"/>
            <w:hideMark/>
            <w:tcPrChange w:id="1957" w:author="Kush Khalasi" w:date="2025-06-02T16:53:00Z" w16du:dateUtc="2025-06-02T11:23:00Z">
              <w:tcPr>
                <w:tcW w:w="3229" w:type="dxa"/>
                <w:vAlign w:val="center"/>
                <w:hideMark/>
              </w:tcPr>
            </w:tcPrChange>
          </w:tcPr>
          <w:p w14:paraId="57B42DF6" w14:textId="77777777" w:rsidR="00407A69" w:rsidRPr="00407A69" w:rsidRDefault="00407A69">
            <w:pPr>
              <w:spacing w:after="0"/>
              <w:ind w:left="142"/>
              <w:jc w:val="both"/>
              <w:rPr>
                <w:ins w:id="1958" w:author="Kush Khalasi" w:date="2025-06-02T16:51:00Z"/>
                <w:lang w:val="en-IN"/>
              </w:rPr>
              <w:pPrChange w:id="1959" w:author="Kush Khalasi" w:date="2025-06-02T16:53:00Z" w16du:dateUtc="2025-06-02T11:23:00Z">
                <w:pPr>
                  <w:spacing w:before="240" w:after="393"/>
                  <w:ind w:left="630"/>
                  <w:jc w:val="both"/>
                </w:pPr>
              </w:pPrChange>
            </w:pPr>
            <w:ins w:id="1960" w:author="Kush Khalasi" w:date="2025-06-02T16:51:00Z">
              <w:r w:rsidRPr="00407A69">
                <w:rPr>
                  <w:lang w:val="en-IN"/>
                </w:rPr>
                <w:t>- Salary/Compensation</w:t>
              </w:r>
            </w:ins>
          </w:p>
        </w:tc>
        <w:tc>
          <w:tcPr>
            <w:tcW w:w="2711" w:type="dxa"/>
            <w:vAlign w:val="center"/>
            <w:hideMark/>
            <w:tcPrChange w:id="1961" w:author="Kush Khalasi" w:date="2025-06-02T16:53:00Z" w16du:dateUtc="2025-06-02T11:23:00Z">
              <w:tcPr>
                <w:tcW w:w="0" w:type="auto"/>
                <w:vAlign w:val="center"/>
                <w:hideMark/>
              </w:tcPr>
            </w:tcPrChange>
          </w:tcPr>
          <w:p w14:paraId="365418C0" w14:textId="77777777" w:rsidR="00407A69" w:rsidRPr="00407A69" w:rsidRDefault="00407A69">
            <w:pPr>
              <w:spacing w:after="0"/>
              <w:ind w:left="630"/>
              <w:jc w:val="both"/>
              <w:rPr>
                <w:ins w:id="1962" w:author="Kush Khalasi" w:date="2025-06-02T16:51:00Z"/>
                <w:lang w:val="en-IN"/>
              </w:rPr>
              <w:pPrChange w:id="1963" w:author="Kush Khalasi" w:date="2025-06-02T16:52:00Z" w16du:dateUtc="2025-06-02T11:22:00Z">
                <w:pPr>
                  <w:spacing w:before="240" w:after="393"/>
                  <w:ind w:left="630"/>
                  <w:jc w:val="both"/>
                </w:pPr>
              </w:pPrChange>
            </w:pPr>
            <w:ins w:id="1964" w:author="Kush Khalasi" w:date="2025-06-02T16:51:00Z">
              <w:r w:rsidRPr="00407A69">
                <w:rPr>
                  <w:rFonts w:ascii="Segoe UI Symbol" w:hAnsi="Segoe UI Symbol" w:cs="Segoe UI Symbol"/>
                  <w:lang w:val="en-IN"/>
                </w:rPr>
                <w:t>☐</w:t>
              </w:r>
            </w:ins>
          </w:p>
        </w:tc>
      </w:tr>
      <w:tr w:rsidR="00407A69" w:rsidRPr="00407A69" w14:paraId="1421C601" w14:textId="77777777" w:rsidTr="00407A69">
        <w:trPr>
          <w:tblCellSpacing w:w="15" w:type="dxa"/>
          <w:ins w:id="1965" w:author="Kush Khalasi" w:date="2025-06-02T16:51:00Z"/>
          <w:trPrChange w:id="1966" w:author="Kush Khalasi" w:date="2025-06-02T16:53:00Z" w16du:dateUtc="2025-06-02T11:23:00Z">
            <w:trPr>
              <w:gridAfter w:val="0"/>
              <w:tblCellSpacing w:w="15" w:type="dxa"/>
            </w:trPr>
          </w:trPrChange>
        </w:trPr>
        <w:tc>
          <w:tcPr>
            <w:tcW w:w="3229" w:type="dxa"/>
            <w:vAlign w:val="center"/>
            <w:hideMark/>
            <w:tcPrChange w:id="1967" w:author="Kush Khalasi" w:date="2025-06-02T16:53:00Z" w16du:dateUtc="2025-06-02T11:23:00Z">
              <w:tcPr>
                <w:tcW w:w="3229" w:type="dxa"/>
                <w:vAlign w:val="center"/>
                <w:hideMark/>
              </w:tcPr>
            </w:tcPrChange>
          </w:tcPr>
          <w:p w14:paraId="49B28F06" w14:textId="77777777" w:rsidR="00407A69" w:rsidRPr="00407A69" w:rsidRDefault="00407A69">
            <w:pPr>
              <w:spacing w:after="0"/>
              <w:ind w:left="142"/>
              <w:jc w:val="both"/>
              <w:rPr>
                <w:ins w:id="1968" w:author="Kush Khalasi" w:date="2025-06-02T16:51:00Z"/>
                <w:lang w:val="en-IN"/>
              </w:rPr>
              <w:pPrChange w:id="1969" w:author="Kush Khalasi" w:date="2025-06-02T16:53:00Z" w16du:dateUtc="2025-06-02T11:23:00Z">
                <w:pPr>
                  <w:spacing w:before="240" w:after="393"/>
                  <w:ind w:left="630"/>
                  <w:jc w:val="both"/>
                </w:pPr>
              </w:pPrChange>
            </w:pPr>
            <w:ins w:id="1970" w:author="Kush Khalasi" w:date="2025-06-02T16:51:00Z">
              <w:r w:rsidRPr="00407A69">
                <w:rPr>
                  <w:lang w:val="en-IN"/>
                </w:rPr>
                <w:lastRenderedPageBreak/>
                <w:t>- Working Hours/Leave</w:t>
              </w:r>
            </w:ins>
          </w:p>
        </w:tc>
        <w:tc>
          <w:tcPr>
            <w:tcW w:w="2711" w:type="dxa"/>
            <w:vAlign w:val="center"/>
            <w:hideMark/>
            <w:tcPrChange w:id="1971" w:author="Kush Khalasi" w:date="2025-06-02T16:53:00Z" w16du:dateUtc="2025-06-02T11:23:00Z">
              <w:tcPr>
                <w:tcW w:w="0" w:type="auto"/>
                <w:vAlign w:val="center"/>
                <w:hideMark/>
              </w:tcPr>
            </w:tcPrChange>
          </w:tcPr>
          <w:p w14:paraId="6225ABC0" w14:textId="77777777" w:rsidR="00407A69" w:rsidRPr="00407A69" w:rsidRDefault="00407A69">
            <w:pPr>
              <w:spacing w:after="0"/>
              <w:ind w:left="630"/>
              <w:jc w:val="both"/>
              <w:rPr>
                <w:ins w:id="1972" w:author="Kush Khalasi" w:date="2025-06-02T16:51:00Z"/>
                <w:lang w:val="en-IN"/>
              </w:rPr>
              <w:pPrChange w:id="1973" w:author="Kush Khalasi" w:date="2025-06-02T16:52:00Z" w16du:dateUtc="2025-06-02T11:22:00Z">
                <w:pPr>
                  <w:spacing w:before="240" w:after="393"/>
                  <w:ind w:left="630"/>
                  <w:jc w:val="both"/>
                </w:pPr>
              </w:pPrChange>
            </w:pPr>
            <w:ins w:id="1974" w:author="Kush Khalasi" w:date="2025-06-02T16:51:00Z">
              <w:r w:rsidRPr="00407A69">
                <w:rPr>
                  <w:rFonts w:ascii="Segoe UI Symbol" w:hAnsi="Segoe UI Symbol" w:cs="Segoe UI Symbol"/>
                  <w:lang w:val="en-IN"/>
                </w:rPr>
                <w:t>☐</w:t>
              </w:r>
            </w:ins>
          </w:p>
        </w:tc>
      </w:tr>
      <w:tr w:rsidR="00407A69" w:rsidRPr="00407A69" w14:paraId="56861878" w14:textId="77777777" w:rsidTr="00407A69">
        <w:trPr>
          <w:tblCellSpacing w:w="15" w:type="dxa"/>
          <w:ins w:id="1975" w:author="Kush Khalasi" w:date="2025-06-02T16:51:00Z"/>
          <w:trPrChange w:id="1976" w:author="Kush Khalasi" w:date="2025-06-02T16:53:00Z" w16du:dateUtc="2025-06-02T11:23:00Z">
            <w:trPr>
              <w:gridAfter w:val="0"/>
              <w:tblCellSpacing w:w="15" w:type="dxa"/>
            </w:trPr>
          </w:trPrChange>
        </w:trPr>
        <w:tc>
          <w:tcPr>
            <w:tcW w:w="3229" w:type="dxa"/>
            <w:vAlign w:val="center"/>
            <w:hideMark/>
            <w:tcPrChange w:id="1977" w:author="Kush Khalasi" w:date="2025-06-02T16:53:00Z" w16du:dateUtc="2025-06-02T11:23:00Z">
              <w:tcPr>
                <w:tcW w:w="3229" w:type="dxa"/>
                <w:vAlign w:val="center"/>
                <w:hideMark/>
              </w:tcPr>
            </w:tcPrChange>
          </w:tcPr>
          <w:p w14:paraId="1BA5AD68" w14:textId="77777777" w:rsidR="00407A69" w:rsidRPr="00407A69" w:rsidRDefault="00407A69">
            <w:pPr>
              <w:spacing w:after="0"/>
              <w:ind w:left="142"/>
              <w:jc w:val="both"/>
              <w:rPr>
                <w:ins w:id="1978" w:author="Kush Khalasi" w:date="2025-06-02T16:51:00Z"/>
                <w:lang w:val="en-IN"/>
              </w:rPr>
              <w:pPrChange w:id="1979" w:author="Kush Khalasi" w:date="2025-06-02T16:53:00Z" w16du:dateUtc="2025-06-02T11:23:00Z">
                <w:pPr>
                  <w:spacing w:before="240" w:after="393"/>
                  <w:ind w:left="630"/>
                  <w:jc w:val="both"/>
                </w:pPr>
              </w:pPrChange>
            </w:pPr>
            <w:ins w:id="1980" w:author="Kush Khalasi" w:date="2025-06-02T16:51:00Z">
              <w:r w:rsidRPr="00407A69">
                <w:rPr>
                  <w:lang w:val="en-IN"/>
                </w:rPr>
                <w:t>- Policy/Procedure Violation</w:t>
              </w:r>
            </w:ins>
          </w:p>
        </w:tc>
        <w:tc>
          <w:tcPr>
            <w:tcW w:w="2711" w:type="dxa"/>
            <w:vAlign w:val="center"/>
            <w:hideMark/>
            <w:tcPrChange w:id="1981" w:author="Kush Khalasi" w:date="2025-06-02T16:53:00Z" w16du:dateUtc="2025-06-02T11:23:00Z">
              <w:tcPr>
                <w:tcW w:w="0" w:type="auto"/>
                <w:vAlign w:val="center"/>
                <w:hideMark/>
              </w:tcPr>
            </w:tcPrChange>
          </w:tcPr>
          <w:p w14:paraId="3DFA3F08" w14:textId="77777777" w:rsidR="00407A69" w:rsidRPr="00407A69" w:rsidRDefault="00407A69">
            <w:pPr>
              <w:spacing w:after="0"/>
              <w:ind w:left="630"/>
              <w:jc w:val="both"/>
              <w:rPr>
                <w:ins w:id="1982" w:author="Kush Khalasi" w:date="2025-06-02T16:51:00Z"/>
                <w:lang w:val="en-IN"/>
              </w:rPr>
              <w:pPrChange w:id="1983" w:author="Kush Khalasi" w:date="2025-06-02T16:52:00Z" w16du:dateUtc="2025-06-02T11:22:00Z">
                <w:pPr>
                  <w:spacing w:before="240" w:after="393"/>
                  <w:ind w:left="630"/>
                  <w:jc w:val="both"/>
                </w:pPr>
              </w:pPrChange>
            </w:pPr>
            <w:ins w:id="1984" w:author="Kush Khalasi" w:date="2025-06-02T16:51:00Z">
              <w:r w:rsidRPr="00407A69">
                <w:rPr>
                  <w:rFonts w:ascii="Segoe UI Symbol" w:hAnsi="Segoe UI Symbol" w:cs="Segoe UI Symbol"/>
                  <w:lang w:val="en-IN"/>
                </w:rPr>
                <w:t>☐</w:t>
              </w:r>
            </w:ins>
          </w:p>
        </w:tc>
      </w:tr>
      <w:tr w:rsidR="00407A69" w:rsidRPr="00407A69" w14:paraId="1BF091D9" w14:textId="77777777" w:rsidTr="00407A69">
        <w:trPr>
          <w:tblCellSpacing w:w="15" w:type="dxa"/>
          <w:ins w:id="1985" w:author="Kush Khalasi" w:date="2025-06-02T16:51:00Z"/>
          <w:trPrChange w:id="1986" w:author="Kush Khalasi" w:date="2025-06-02T16:53:00Z" w16du:dateUtc="2025-06-02T11:23:00Z">
            <w:trPr>
              <w:gridAfter w:val="0"/>
              <w:tblCellSpacing w:w="15" w:type="dxa"/>
            </w:trPr>
          </w:trPrChange>
        </w:trPr>
        <w:tc>
          <w:tcPr>
            <w:tcW w:w="3229" w:type="dxa"/>
            <w:vAlign w:val="center"/>
            <w:hideMark/>
            <w:tcPrChange w:id="1987" w:author="Kush Khalasi" w:date="2025-06-02T16:53:00Z" w16du:dateUtc="2025-06-02T11:23:00Z">
              <w:tcPr>
                <w:tcW w:w="3229" w:type="dxa"/>
                <w:vAlign w:val="center"/>
                <w:hideMark/>
              </w:tcPr>
            </w:tcPrChange>
          </w:tcPr>
          <w:p w14:paraId="6D6102B5" w14:textId="77777777" w:rsidR="00407A69" w:rsidRPr="00407A69" w:rsidRDefault="00407A69">
            <w:pPr>
              <w:spacing w:after="0"/>
              <w:ind w:left="142"/>
              <w:jc w:val="both"/>
              <w:rPr>
                <w:ins w:id="1988" w:author="Kush Khalasi" w:date="2025-06-02T16:51:00Z"/>
                <w:lang w:val="en-IN"/>
              </w:rPr>
              <w:pPrChange w:id="1989" w:author="Kush Khalasi" w:date="2025-06-02T16:53:00Z" w16du:dateUtc="2025-06-02T11:23:00Z">
                <w:pPr>
                  <w:spacing w:before="240" w:after="393"/>
                  <w:ind w:left="630"/>
                  <w:jc w:val="both"/>
                </w:pPr>
              </w:pPrChange>
            </w:pPr>
            <w:ins w:id="1990" w:author="Kush Khalasi" w:date="2025-06-02T16:51:00Z">
              <w:r w:rsidRPr="00407A69">
                <w:rPr>
                  <w:lang w:val="en-IN"/>
                </w:rPr>
                <w:t>- Others (Please specify)</w:t>
              </w:r>
            </w:ins>
          </w:p>
        </w:tc>
        <w:tc>
          <w:tcPr>
            <w:tcW w:w="2711" w:type="dxa"/>
            <w:vAlign w:val="center"/>
            <w:hideMark/>
            <w:tcPrChange w:id="1991" w:author="Kush Khalasi" w:date="2025-06-02T16:53:00Z" w16du:dateUtc="2025-06-02T11:23:00Z">
              <w:tcPr>
                <w:tcW w:w="0" w:type="auto"/>
                <w:vAlign w:val="center"/>
                <w:hideMark/>
              </w:tcPr>
            </w:tcPrChange>
          </w:tcPr>
          <w:p w14:paraId="3DB1C4C1" w14:textId="77777777" w:rsidR="00407A69" w:rsidRPr="00407A69" w:rsidRDefault="00407A69">
            <w:pPr>
              <w:spacing w:after="0"/>
              <w:ind w:left="630"/>
              <w:jc w:val="both"/>
              <w:rPr>
                <w:ins w:id="1992" w:author="Kush Khalasi" w:date="2025-06-02T16:51:00Z"/>
                <w:lang w:val="en-IN"/>
              </w:rPr>
              <w:pPrChange w:id="1993" w:author="Kush Khalasi" w:date="2025-06-02T16:52:00Z" w16du:dateUtc="2025-06-02T11:22:00Z">
                <w:pPr>
                  <w:spacing w:before="240" w:after="393"/>
                  <w:ind w:left="630"/>
                  <w:jc w:val="both"/>
                </w:pPr>
              </w:pPrChange>
            </w:pPr>
          </w:p>
        </w:tc>
      </w:tr>
    </w:tbl>
    <w:p w14:paraId="78803C00" w14:textId="77777777" w:rsidR="00407A69" w:rsidRPr="00407A69" w:rsidRDefault="00407A69">
      <w:pPr>
        <w:spacing w:before="240" w:after="393"/>
        <w:ind w:left="630"/>
        <w:rPr>
          <w:ins w:id="1994" w:author="Kush Khalasi" w:date="2025-06-02T16:51:00Z"/>
          <w:lang w:val="en-IN"/>
        </w:rPr>
        <w:pPrChange w:id="1995" w:author="Kush Khalasi" w:date="2025-06-02T16:53:00Z" w16du:dateUtc="2025-06-02T11:23:00Z">
          <w:pPr>
            <w:spacing w:before="240" w:after="393"/>
            <w:ind w:left="630"/>
            <w:jc w:val="both"/>
          </w:pPr>
        </w:pPrChange>
      </w:pPr>
      <w:ins w:id="1996" w:author="Kush Khalasi" w:date="2025-06-02T16:51:00Z">
        <w:r w:rsidRPr="00407A69">
          <w:rPr>
            <w:b/>
            <w:bCs/>
            <w:lang w:val="en-IN"/>
          </w:rPr>
          <w:t>Description of Grievance</w:t>
        </w:r>
        <w:r w:rsidRPr="00407A69">
          <w:rPr>
            <w:lang w:val="en-IN"/>
          </w:rPr>
          <w:br/>
          <w:t>(Please provide a clear and detailed description of your grievance, including relevant dates, names of individuals involved, and any supporting facts or evidence.)</w:t>
        </w:r>
      </w:ins>
    </w:p>
    <w:p w14:paraId="6A8ABD4A" w14:textId="77777777" w:rsidR="00407A69" w:rsidRPr="00407A69" w:rsidRDefault="00000000" w:rsidP="00407A69">
      <w:pPr>
        <w:spacing w:before="240" w:after="393"/>
        <w:ind w:left="630"/>
        <w:jc w:val="both"/>
        <w:rPr>
          <w:ins w:id="1997" w:author="Kush Khalasi" w:date="2025-06-02T16:51:00Z"/>
          <w:lang w:val="en-IN"/>
        </w:rPr>
      </w:pPr>
      <w:ins w:id="1998" w:author="Kush Khalasi" w:date="2025-06-02T16:51:00Z">
        <w:r>
          <w:rPr>
            <w:lang w:val="en-IN"/>
          </w:rPr>
          <w:pict w14:anchorId="4853DBB5">
            <v:rect id="_x0000_i1025" style="width:0;height:1.5pt" o:hralign="center" o:hrstd="t" o:hr="t" fillcolor="#a0a0a0" stroked="f"/>
          </w:pict>
        </w:r>
      </w:ins>
    </w:p>
    <w:p w14:paraId="678CB24C" w14:textId="77777777" w:rsidR="00407A69" w:rsidRPr="00407A69" w:rsidRDefault="00000000" w:rsidP="00407A69">
      <w:pPr>
        <w:spacing w:before="240" w:after="393"/>
        <w:ind w:left="630"/>
        <w:jc w:val="both"/>
        <w:rPr>
          <w:ins w:id="1999" w:author="Kush Khalasi" w:date="2025-06-02T16:51:00Z"/>
          <w:lang w:val="en-IN"/>
        </w:rPr>
      </w:pPr>
      <w:ins w:id="2000" w:author="Kush Khalasi" w:date="2025-06-02T16:51:00Z">
        <w:r>
          <w:rPr>
            <w:lang w:val="en-IN"/>
          </w:rPr>
          <w:pict w14:anchorId="54207B41">
            <v:rect id="_x0000_i1026" style="width:0;height:1.5pt" o:hralign="center" o:hrstd="t" o:hr="t" fillcolor="#a0a0a0" stroked="f"/>
          </w:pict>
        </w:r>
      </w:ins>
    </w:p>
    <w:p w14:paraId="1BA0F576" w14:textId="77777777" w:rsidR="00407A69" w:rsidRPr="00407A69" w:rsidRDefault="00407A69">
      <w:pPr>
        <w:spacing w:before="240" w:after="393"/>
        <w:ind w:left="630"/>
        <w:rPr>
          <w:ins w:id="2001" w:author="Kush Khalasi" w:date="2025-06-02T16:51:00Z"/>
          <w:lang w:val="en-IN"/>
        </w:rPr>
        <w:pPrChange w:id="2002" w:author="Kush Khalasi" w:date="2025-06-02T16:53:00Z" w16du:dateUtc="2025-06-02T11:23:00Z">
          <w:pPr>
            <w:spacing w:before="240" w:after="393"/>
            <w:ind w:left="630"/>
            <w:jc w:val="both"/>
          </w:pPr>
        </w:pPrChange>
      </w:pPr>
      <w:ins w:id="2003" w:author="Kush Khalasi" w:date="2025-06-02T16:51:00Z">
        <w:r w:rsidRPr="00407A69">
          <w:rPr>
            <w:b/>
            <w:bCs/>
            <w:lang w:val="en-IN"/>
          </w:rPr>
          <w:t>Action Requested</w:t>
        </w:r>
        <w:r w:rsidRPr="00407A69">
          <w:rPr>
            <w:lang w:val="en-IN"/>
          </w:rPr>
          <w:br/>
          <w:t>(Please specify what outcome or resolution you are seeking.)</w:t>
        </w:r>
      </w:ins>
    </w:p>
    <w:p w14:paraId="08F58045" w14:textId="77777777" w:rsidR="00407A69" w:rsidRPr="00407A69" w:rsidRDefault="00000000" w:rsidP="00407A69">
      <w:pPr>
        <w:spacing w:before="240" w:after="393"/>
        <w:ind w:left="630"/>
        <w:jc w:val="both"/>
        <w:rPr>
          <w:ins w:id="2004" w:author="Kush Khalasi" w:date="2025-06-02T16:51:00Z"/>
          <w:lang w:val="en-IN"/>
        </w:rPr>
      </w:pPr>
      <w:ins w:id="2005" w:author="Kush Khalasi" w:date="2025-06-02T16:51:00Z">
        <w:r>
          <w:rPr>
            <w:lang w:val="en-IN"/>
          </w:rPr>
          <w:pict w14:anchorId="7D2557E8">
            <v:rect id="_x0000_i1027" style="width:0;height:1.5pt" o:hralign="center" o:hrstd="t" o:hr="t" fillcolor="#a0a0a0" stroked="f"/>
          </w:pict>
        </w:r>
      </w:ins>
    </w:p>
    <w:p w14:paraId="4D4686B8" w14:textId="77777777" w:rsidR="00407A69" w:rsidRPr="00407A69" w:rsidRDefault="00407A69" w:rsidP="00407A69">
      <w:pPr>
        <w:spacing w:before="240" w:after="393"/>
        <w:ind w:left="630"/>
        <w:jc w:val="both"/>
        <w:rPr>
          <w:ins w:id="2006" w:author="Kush Khalasi" w:date="2025-06-02T16:51:00Z"/>
          <w:lang w:val="en-IN"/>
        </w:rPr>
      </w:pPr>
      <w:ins w:id="2007" w:author="Kush Khalasi" w:date="2025-06-02T16:51:00Z">
        <w:r w:rsidRPr="00407A69">
          <w:rPr>
            <w:b/>
            <w:bCs/>
            <w:lang w:val="en-IN"/>
          </w:rPr>
          <w:t>Declaration</w:t>
        </w:r>
      </w:ins>
    </w:p>
    <w:p w14:paraId="25AB2EC4" w14:textId="77777777" w:rsidR="00407A69" w:rsidRPr="00407A69" w:rsidRDefault="00407A69" w:rsidP="00407A69">
      <w:pPr>
        <w:spacing w:before="240" w:after="393"/>
        <w:ind w:left="630"/>
        <w:jc w:val="both"/>
        <w:rPr>
          <w:ins w:id="2008" w:author="Kush Khalasi" w:date="2025-06-02T16:51:00Z"/>
          <w:lang w:val="en-IN"/>
        </w:rPr>
      </w:pPr>
      <w:ins w:id="2009" w:author="Kush Khalasi" w:date="2025-06-02T16:51:00Z">
        <w:r w:rsidRPr="00407A69">
          <w:rPr>
            <w:lang w:val="en-IN"/>
          </w:rPr>
          <w:t>I hereby confirm that the information provided above is true and accurate to the best of my knowledge. I understand that the Company will handle this grievance confidentially and will take appropriate action as per the grievance redressal mechanism.</w:t>
        </w:r>
      </w:ins>
    </w:p>
    <w:p w14:paraId="332DDA96" w14:textId="00126ADA" w:rsidR="00407A69" w:rsidRPr="00407A69" w:rsidRDefault="00407A69">
      <w:pPr>
        <w:spacing w:before="240" w:after="393"/>
        <w:ind w:left="630"/>
        <w:rPr>
          <w:ins w:id="2010" w:author="Kush Khalasi" w:date="2025-06-02T16:51:00Z"/>
          <w:lang w:val="en-IN"/>
        </w:rPr>
        <w:pPrChange w:id="2011" w:author="Kush Khalasi" w:date="2025-06-02T16:53:00Z" w16du:dateUtc="2025-06-02T11:23:00Z">
          <w:pPr>
            <w:spacing w:before="240" w:after="393"/>
            <w:ind w:left="630"/>
            <w:jc w:val="both"/>
          </w:pPr>
        </w:pPrChange>
      </w:pPr>
      <w:ins w:id="2012" w:author="Kush Khalasi" w:date="2025-06-02T16:51:00Z">
        <w:r w:rsidRPr="00407A69">
          <w:rPr>
            <w:lang w:val="en-IN"/>
          </w:rPr>
          <w:t>Employee Signature</w:t>
        </w:r>
      </w:ins>
      <w:ins w:id="2013" w:author="Kush Khalasi" w:date="2025-06-02T16:53:00Z" w16du:dateUtc="2025-06-02T11:23:00Z">
        <w:r>
          <w:rPr>
            <w:lang w:val="en-IN"/>
          </w:rPr>
          <w:t xml:space="preserve">: </w:t>
        </w:r>
      </w:ins>
      <w:ins w:id="2014" w:author="Kush Khalasi" w:date="2025-06-02T16:51:00Z">
        <w:r w:rsidRPr="00407A69">
          <w:rPr>
            <w:lang w:val="en-IN"/>
          </w:rPr>
          <w:t xml:space="preserve"> __________________________ |</w:t>
        </w:r>
        <w:r w:rsidRPr="00407A69">
          <w:rPr>
            <w:lang w:val="en-IN"/>
          </w:rPr>
          <w:br/>
          <w:t>Date</w:t>
        </w:r>
      </w:ins>
      <w:ins w:id="2015" w:author="Kush Khalasi" w:date="2025-06-02T16:54:00Z" w16du:dateUtc="2025-06-02T11:24:00Z">
        <w:r>
          <w:rPr>
            <w:lang w:val="en-IN"/>
          </w:rPr>
          <w:t xml:space="preserve">: </w:t>
        </w:r>
      </w:ins>
      <w:ins w:id="2016" w:author="Kush Khalasi" w:date="2025-06-02T16:51:00Z">
        <w:r w:rsidRPr="00407A69">
          <w:rPr>
            <w:lang w:val="en-IN"/>
          </w:rPr>
          <w:t xml:space="preserve"> __________________________ |</w:t>
        </w:r>
      </w:ins>
    </w:p>
    <w:p w14:paraId="657E6F5C" w14:textId="77777777" w:rsidR="00407A69" w:rsidRPr="00407A69" w:rsidRDefault="00407A69" w:rsidP="00407A69">
      <w:pPr>
        <w:spacing w:before="240" w:after="393"/>
        <w:ind w:left="630"/>
        <w:jc w:val="both"/>
        <w:rPr>
          <w:ins w:id="2017" w:author="Kush Khalasi" w:date="2025-06-02T16:51:00Z"/>
          <w:lang w:val="en-IN"/>
        </w:rPr>
      </w:pPr>
      <w:ins w:id="2018" w:author="Kush Khalasi" w:date="2025-06-02T16:51:00Z">
        <w:r w:rsidRPr="00407A69">
          <w:rPr>
            <w:b/>
            <w:bCs/>
            <w:lang w:val="en-IN"/>
          </w:rPr>
          <w:t>For HR Use Only</w:t>
        </w:r>
      </w:ins>
    </w:p>
    <w:tbl>
      <w:tblPr>
        <w:tblW w:w="0" w:type="auto"/>
        <w:tblCellSpacing w:w="15" w:type="dxa"/>
        <w:tblInd w:w="630" w:type="dxa"/>
        <w:tblCellMar>
          <w:top w:w="15" w:type="dxa"/>
          <w:left w:w="15" w:type="dxa"/>
          <w:bottom w:w="15" w:type="dxa"/>
          <w:right w:w="15" w:type="dxa"/>
        </w:tblCellMar>
        <w:tblLook w:val="04A0" w:firstRow="1" w:lastRow="0" w:firstColumn="1" w:lastColumn="0" w:noHBand="0" w:noVBand="1"/>
      </w:tblPr>
      <w:tblGrid>
        <w:gridCol w:w="2936"/>
        <w:gridCol w:w="2644"/>
      </w:tblGrid>
      <w:tr w:rsidR="00407A69" w:rsidRPr="00407A69" w14:paraId="2D5FB08D" w14:textId="77777777" w:rsidTr="00407A69">
        <w:trPr>
          <w:tblHeader/>
          <w:tblCellSpacing w:w="15" w:type="dxa"/>
          <w:ins w:id="2019" w:author="Kush Khalasi" w:date="2025-06-02T16:51:00Z"/>
        </w:trPr>
        <w:tc>
          <w:tcPr>
            <w:tcW w:w="0" w:type="auto"/>
            <w:vAlign w:val="center"/>
            <w:hideMark/>
          </w:tcPr>
          <w:p w14:paraId="3E82F776" w14:textId="77777777" w:rsidR="00407A69" w:rsidRPr="00407A69" w:rsidRDefault="00407A69">
            <w:pPr>
              <w:spacing w:after="0"/>
              <w:ind w:left="142"/>
              <w:jc w:val="both"/>
              <w:rPr>
                <w:ins w:id="2020" w:author="Kush Khalasi" w:date="2025-06-02T16:51:00Z"/>
                <w:b/>
                <w:bCs/>
                <w:lang w:val="en-IN"/>
              </w:rPr>
              <w:pPrChange w:id="2021" w:author="Kush Khalasi" w:date="2025-06-02T16:54:00Z" w16du:dateUtc="2025-06-02T11:24:00Z">
                <w:pPr>
                  <w:spacing w:before="240" w:after="393"/>
                  <w:ind w:left="630"/>
                  <w:jc w:val="both"/>
                </w:pPr>
              </w:pPrChange>
            </w:pPr>
            <w:ins w:id="2022" w:author="Kush Khalasi" w:date="2025-06-02T16:51:00Z">
              <w:r w:rsidRPr="00407A69">
                <w:rPr>
                  <w:b/>
                  <w:bCs/>
                  <w:lang w:val="en-IN"/>
                </w:rPr>
                <w:t>Field</w:t>
              </w:r>
            </w:ins>
          </w:p>
        </w:tc>
        <w:tc>
          <w:tcPr>
            <w:tcW w:w="2599" w:type="dxa"/>
            <w:vAlign w:val="center"/>
            <w:hideMark/>
          </w:tcPr>
          <w:p w14:paraId="415C4368" w14:textId="77777777" w:rsidR="00407A69" w:rsidRPr="00407A69" w:rsidRDefault="00407A69">
            <w:pPr>
              <w:spacing w:after="0"/>
              <w:ind w:left="630"/>
              <w:jc w:val="both"/>
              <w:rPr>
                <w:ins w:id="2023" w:author="Kush Khalasi" w:date="2025-06-02T16:51:00Z"/>
                <w:b/>
                <w:bCs/>
                <w:lang w:val="en-IN"/>
              </w:rPr>
              <w:pPrChange w:id="2024" w:author="Kush Khalasi" w:date="2025-06-02T16:54:00Z" w16du:dateUtc="2025-06-02T11:24:00Z">
                <w:pPr>
                  <w:spacing w:before="240" w:after="393"/>
                  <w:ind w:left="630"/>
                  <w:jc w:val="both"/>
                </w:pPr>
              </w:pPrChange>
            </w:pPr>
            <w:ins w:id="2025" w:author="Kush Khalasi" w:date="2025-06-02T16:51:00Z">
              <w:r w:rsidRPr="00407A69">
                <w:rPr>
                  <w:b/>
                  <w:bCs/>
                  <w:lang w:val="en-IN"/>
                </w:rPr>
                <w:t>Information</w:t>
              </w:r>
            </w:ins>
          </w:p>
        </w:tc>
      </w:tr>
      <w:tr w:rsidR="00407A69" w:rsidRPr="00407A69" w14:paraId="2EF06DA3" w14:textId="77777777" w:rsidTr="00407A69">
        <w:trPr>
          <w:tblCellSpacing w:w="15" w:type="dxa"/>
          <w:ins w:id="2026" w:author="Kush Khalasi" w:date="2025-06-02T16:51:00Z"/>
        </w:trPr>
        <w:tc>
          <w:tcPr>
            <w:tcW w:w="0" w:type="auto"/>
            <w:vAlign w:val="center"/>
            <w:hideMark/>
          </w:tcPr>
          <w:p w14:paraId="1933AF6D" w14:textId="77777777" w:rsidR="00407A69" w:rsidRPr="00407A69" w:rsidRDefault="00407A69">
            <w:pPr>
              <w:spacing w:after="0"/>
              <w:ind w:left="142"/>
              <w:jc w:val="both"/>
              <w:rPr>
                <w:ins w:id="2027" w:author="Kush Khalasi" w:date="2025-06-02T16:51:00Z"/>
                <w:lang w:val="en-IN"/>
              </w:rPr>
              <w:pPrChange w:id="2028" w:author="Kush Khalasi" w:date="2025-06-02T16:54:00Z" w16du:dateUtc="2025-06-02T11:24:00Z">
                <w:pPr>
                  <w:spacing w:before="240" w:after="393"/>
                  <w:ind w:left="630"/>
                  <w:jc w:val="both"/>
                </w:pPr>
              </w:pPrChange>
            </w:pPr>
            <w:ins w:id="2029" w:author="Kush Khalasi" w:date="2025-06-02T16:51:00Z">
              <w:r w:rsidRPr="00407A69">
                <w:rPr>
                  <w:lang w:val="en-IN"/>
                </w:rPr>
                <w:t>Date Received</w:t>
              </w:r>
            </w:ins>
          </w:p>
        </w:tc>
        <w:tc>
          <w:tcPr>
            <w:tcW w:w="2599" w:type="dxa"/>
            <w:vAlign w:val="center"/>
            <w:hideMark/>
          </w:tcPr>
          <w:p w14:paraId="6EDDB552" w14:textId="77777777" w:rsidR="00407A69" w:rsidRPr="00407A69" w:rsidRDefault="00407A69">
            <w:pPr>
              <w:spacing w:after="0"/>
              <w:ind w:left="630"/>
              <w:jc w:val="both"/>
              <w:rPr>
                <w:ins w:id="2030" w:author="Kush Khalasi" w:date="2025-06-02T16:51:00Z"/>
                <w:lang w:val="en-IN"/>
              </w:rPr>
              <w:pPrChange w:id="2031" w:author="Kush Khalasi" w:date="2025-06-02T16:54:00Z" w16du:dateUtc="2025-06-02T11:24:00Z">
                <w:pPr>
                  <w:spacing w:before="240" w:after="393"/>
                  <w:ind w:left="630"/>
                  <w:jc w:val="both"/>
                </w:pPr>
              </w:pPrChange>
            </w:pPr>
          </w:p>
        </w:tc>
      </w:tr>
      <w:tr w:rsidR="00407A69" w:rsidRPr="00407A69" w14:paraId="72E2FED2" w14:textId="77777777" w:rsidTr="00407A69">
        <w:trPr>
          <w:tblCellSpacing w:w="15" w:type="dxa"/>
          <w:ins w:id="2032" w:author="Kush Khalasi" w:date="2025-06-02T16:51:00Z"/>
        </w:trPr>
        <w:tc>
          <w:tcPr>
            <w:tcW w:w="0" w:type="auto"/>
            <w:vAlign w:val="center"/>
            <w:hideMark/>
          </w:tcPr>
          <w:p w14:paraId="79EC8404" w14:textId="77777777" w:rsidR="00407A69" w:rsidRPr="00407A69" w:rsidRDefault="00407A69">
            <w:pPr>
              <w:spacing w:after="0"/>
              <w:ind w:left="142"/>
              <w:jc w:val="both"/>
              <w:rPr>
                <w:ins w:id="2033" w:author="Kush Khalasi" w:date="2025-06-02T16:51:00Z"/>
                <w:lang w:val="en-IN"/>
              </w:rPr>
              <w:pPrChange w:id="2034" w:author="Kush Khalasi" w:date="2025-06-02T16:54:00Z" w16du:dateUtc="2025-06-02T11:24:00Z">
                <w:pPr>
                  <w:spacing w:before="240" w:after="393"/>
                  <w:ind w:left="630"/>
                  <w:jc w:val="both"/>
                </w:pPr>
              </w:pPrChange>
            </w:pPr>
            <w:ins w:id="2035" w:author="Kush Khalasi" w:date="2025-06-02T16:51:00Z">
              <w:r w:rsidRPr="00407A69">
                <w:rPr>
                  <w:lang w:val="en-IN"/>
                </w:rPr>
                <w:t>Grievance Reference No.</w:t>
              </w:r>
            </w:ins>
          </w:p>
        </w:tc>
        <w:tc>
          <w:tcPr>
            <w:tcW w:w="2599" w:type="dxa"/>
            <w:vAlign w:val="center"/>
            <w:hideMark/>
          </w:tcPr>
          <w:p w14:paraId="0191942E" w14:textId="77777777" w:rsidR="00407A69" w:rsidRPr="00407A69" w:rsidRDefault="00407A69">
            <w:pPr>
              <w:spacing w:after="0"/>
              <w:ind w:left="630"/>
              <w:jc w:val="both"/>
              <w:rPr>
                <w:ins w:id="2036" w:author="Kush Khalasi" w:date="2025-06-02T16:51:00Z"/>
                <w:lang w:val="en-IN"/>
              </w:rPr>
              <w:pPrChange w:id="2037" w:author="Kush Khalasi" w:date="2025-06-02T16:54:00Z" w16du:dateUtc="2025-06-02T11:24:00Z">
                <w:pPr>
                  <w:spacing w:before="240" w:after="393"/>
                  <w:ind w:left="630"/>
                  <w:jc w:val="both"/>
                </w:pPr>
              </w:pPrChange>
            </w:pPr>
          </w:p>
        </w:tc>
      </w:tr>
      <w:tr w:rsidR="00407A69" w:rsidRPr="00407A69" w14:paraId="309D1355" w14:textId="77777777" w:rsidTr="00407A69">
        <w:trPr>
          <w:tblCellSpacing w:w="15" w:type="dxa"/>
          <w:ins w:id="2038" w:author="Kush Khalasi" w:date="2025-06-02T16:51:00Z"/>
        </w:trPr>
        <w:tc>
          <w:tcPr>
            <w:tcW w:w="0" w:type="auto"/>
            <w:vAlign w:val="center"/>
            <w:hideMark/>
          </w:tcPr>
          <w:p w14:paraId="78FD8A02" w14:textId="77777777" w:rsidR="00407A69" w:rsidRPr="00407A69" w:rsidRDefault="00407A69">
            <w:pPr>
              <w:spacing w:after="0"/>
              <w:ind w:left="142"/>
              <w:jc w:val="both"/>
              <w:rPr>
                <w:ins w:id="2039" w:author="Kush Khalasi" w:date="2025-06-02T16:51:00Z"/>
                <w:lang w:val="en-IN"/>
              </w:rPr>
              <w:pPrChange w:id="2040" w:author="Kush Khalasi" w:date="2025-06-02T16:54:00Z" w16du:dateUtc="2025-06-02T11:24:00Z">
                <w:pPr>
                  <w:spacing w:before="240" w:after="393"/>
                  <w:ind w:left="630"/>
                  <w:jc w:val="both"/>
                </w:pPr>
              </w:pPrChange>
            </w:pPr>
            <w:ins w:id="2041" w:author="Kush Khalasi" w:date="2025-06-02T16:51:00Z">
              <w:r w:rsidRPr="00407A69">
                <w:rPr>
                  <w:lang w:val="en-IN"/>
                </w:rPr>
                <w:t>Assigned to</w:t>
              </w:r>
            </w:ins>
          </w:p>
        </w:tc>
        <w:tc>
          <w:tcPr>
            <w:tcW w:w="2599" w:type="dxa"/>
            <w:vAlign w:val="center"/>
            <w:hideMark/>
          </w:tcPr>
          <w:p w14:paraId="31A460C5" w14:textId="77777777" w:rsidR="00407A69" w:rsidRPr="00407A69" w:rsidRDefault="00407A69">
            <w:pPr>
              <w:spacing w:after="0"/>
              <w:ind w:left="630"/>
              <w:jc w:val="both"/>
              <w:rPr>
                <w:ins w:id="2042" w:author="Kush Khalasi" w:date="2025-06-02T16:51:00Z"/>
                <w:lang w:val="en-IN"/>
              </w:rPr>
              <w:pPrChange w:id="2043" w:author="Kush Khalasi" w:date="2025-06-02T16:54:00Z" w16du:dateUtc="2025-06-02T11:24:00Z">
                <w:pPr>
                  <w:spacing w:before="240" w:after="393"/>
                  <w:ind w:left="630"/>
                  <w:jc w:val="both"/>
                </w:pPr>
              </w:pPrChange>
            </w:pPr>
          </w:p>
        </w:tc>
      </w:tr>
      <w:tr w:rsidR="00407A69" w:rsidRPr="00407A69" w14:paraId="5805C44D" w14:textId="77777777" w:rsidTr="00407A69">
        <w:trPr>
          <w:tblCellSpacing w:w="15" w:type="dxa"/>
          <w:ins w:id="2044" w:author="Kush Khalasi" w:date="2025-06-02T16:51:00Z"/>
        </w:trPr>
        <w:tc>
          <w:tcPr>
            <w:tcW w:w="0" w:type="auto"/>
            <w:vAlign w:val="center"/>
            <w:hideMark/>
          </w:tcPr>
          <w:p w14:paraId="3570EE26" w14:textId="77777777" w:rsidR="00407A69" w:rsidRPr="00407A69" w:rsidRDefault="00407A69">
            <w:pPr>
              <w:spacing w:after="0"/>
              <w:ind w:left="142"/>
              <w:jc w:val="both"/>
              <w:rPr>
                <w:ins w:id="2045" w:author="Kush Khalasi" w:date="2025-06-02T16:51:00Z"/>
                <w:lang w:val="en-IN"/>
              </w:rPr>
              <w:pPrChange w:id="2046" w:author="Kush Khalasi" w:date="2025-06-02T16:54:00Z" w16du:dateUtc="2025-06-02T11:24:00Z">
                <w:pPr>
                  <w:spacing w:before="240" w:after="393"/>
                  <w:ind w:left="630"/>
                  <w:jc w:val="both"/>
                </w:pPr>
              </w:pPrChange>
            </w:pPr>
            <w:ins w:id="2047" w:author="Kush Khalasi" w:date="2025-06-02T16:51:00Z">
              <w:r w:rsidRPr="00407A69">
                <w:rPr>
                  <w:lang w:val="en-IN"/>
                </w:rPr>
                <w:t>Investigation Start Date</w:t>
              </w:r>
            </w:ins>
          </w:p>
        </w:tc>
        <w:tc>
          <w:tcPr>
            <w:tcW w:w="2599" w:type="dxa"/>
            <w:vAlign w:val="center"/>
            <w:hideMark/>
          </w:tcPr>
          <w:p w14:paraId="486CF3B5" w14:textId="77777777" w:rsidR="00407A69" w:rsidRPr="00407A69" w:rsidRDefault="00407A69">
            <w:pPr>
              <w:spacing w:after="0"/>
              <w:ind w:left="630"/>
              <w:jc w:val="both"/>
              <w:rPr>
                <w:ins w:id="2048" w:author="Kush Khalasi" w:date="2025-06-02T16:51:00Z"/>
                <w:lang w:val="en-IN"/>
              </w:rPr>
              <w:pPrChange w:id="2049" w:author="Kush Khalasi" w:date="2025-06-02T16:54:00Z" w16du:dateUtc="2025-06-02T11:24:00Z">
                <w:pPr>
                  <w:spacing w:before="240" w:after="393"/>
                  <w:ind w:left="630"/>
                  <w:jc w:val="both"/>
                </w:pPr>
              </w:pPrChange>
            </w:pPr>
          </w:p>
        </w:tc>
      </w:tr>
      <w:tr w:rsidR="00407A69" w:rsidRPr="00407A69" w14:paraId="281EDC0F" w14:textId="77777777" w:rsidTr="00407A69">
        <w:trPr>
          <w:tblCellSpacing w:w="15" w:type="dxa"/>
          <w:ins w:id="2050" w:author="Kush Khalasi" w:date="2025-06-02T16:51:00Z"/>
        </w:trPr>
        <w:tc>
          <w:tcPr>
            <w:tcW w:w="0" w:type="auto"/>
            <w:vAlign w:val="center"/>
            <w:hideMark/>
          </w:tcPr>
          <w:p w14:paraId="0193B8C4" w14:textId="77777777" w:rsidR="00407A69" w:rsidRPr="00407A69" w:rsidRDefault="00407A69">
            <w:pPr>
              <w:spacing w:after="0"/>
              <w:ind w:left="142"/>
              <w:jc w:val="both"/>
              <w:rPr>
                <w:ins w:id="2051" w:author="Kush Khalasi" w:date="2025-06-02T16:51:00Z"/>
                <w:lang w:val="en-IN"/>
              </w:rPr>
              <w:pPrChange w:id="2052" w:author="Kush Khalasi" w:date="2025-06-02T16:54:00Z" w16du:dateUtc="2025-06-02T11:24:00Z">
                <w:pPr>
                  <w:spacing w:before="240" w:after="393"/>
                  <w:ind w:left="630"/>
                  <w:jc w:val="both"/>
                </w:pPr>
              </w:pPrChange>
            </w:pPr>
            <w:ins w:id="2053" w:author="Kush Khalasi" w:date="2025-06-02T16:51:00Z">
              <w:r w:rsidRPr="00407A69">
                <w:rPr>
                  <w:lang w:val="en-IN"/>
                </w:rPr>
                <w:t>Investigation Completion Date</w:t>
              </w:r>
            </w:ins>
          </w:p>
        </w:tc>
        <w:tc>
          <w:tcPr>
            <w:tcW w:w="2599" w:type="dxa"/>
            <w:vAlign w:val="center"/>
            <w:hideMark/>
          </w:tcPr>
          <w:p w14:paraId="1B23E61C" w14:textId="77777777" w:rsidR="00407A69" w:rsidRPr="00407A69" w:rsidRDefault="00407A69">
            <w:pPr>
              <w:spacing w:after="0"/>
              <w:ind w:left="630"/>
              <w:jc w:val="both"/>
              <w:rPr>
                <w:ins w:id="2054" w:author="Kush Khalasi" w:date="2025-06-02T16:51:00Z"/>
                <w:lang w:val="en-IN"/>
              </w:rPr>
              <w:pPrChange w:id="2055" w:author="Kush Khalasi" w:date="2025-06-02T16:54:00Z" w16du:dateUtc="2025-06-02T11:24:00Z">
                <w:pPr>
                  <w:spacing w:before="240" w:after="393"/>
                  <w:ind w:left="630"/>
                  <w:jc w:val="both"/>
                </w:pPr>
              </w:pPrChange>
            </w:pPr>
          </w:p>
        </w:tc>
      </w:tr>
      <w:tr w:rsidR="00407A69" w:rsidRPr="00407A69" w14:paraId="3F1E70BE" w14:textId="77777777" w:rsidTr="00407A69">
        <w:trPr>
          <w:tblCellSpacing w:w="15" w:type="dxa"/>
          <w:ins w:id="2056" w:author="Kush Khalasi" w:date="2025-06-02T16:51:00Z"/>
        </w:trPr>
        <w:tc>
          <w:tcPr>
            <w:tcW w:w="0" w:type="auto"/>
            <w:vAlign w:val="center"/>
            <w:hideMark/>
          </w:tcPr>
          <w:p w14:paraId="605515A9" w14:textId="77777777" w:rsidR="00407A69" w:rsidRPr="00407A69" w:rsidRDefault="00407A69">
            <w:pPr>
              <w:spacing w:after="0"/>
              <w:ind w:left="142"/>
              <w:jc w:val="both"/>
              <w:rPr>
                <w:ins w:id="2057" w:author="Kush Khalasi" w:date="2025-06-02T16:51:00Z"/>
                <w:lang w:val="en-IN"/>
              </w:rPr>
              <w:pPrChange w:id="2058" w:author="Kush Khalasi" w:date="2025-06-02T16:54:00Z" w16du:dateUtc="2025-06-02T11:24:00Z">
                <w:pPr>
                  <w:spacing w:before="240" w:after="393"/>
                  <w:ind w:left="630"/>
                  <w:jc w:val="both"/>
                </w:pPr>
              </w:pPrChange>
            </w:pPr>
            <w:ins w:id="2059" w:author="Kush Khalasi" w:date="2025-06-02T16:51:00Z">
              <w:r w:rsidRPr="00407A69">
                <w:rPr>
                  <w:lang w:val="en-IN"/>
                </w:rPr>
                <w:t>Resolution/Action Taken</w:t>
              </w:r>
            </w:ins>
          </w:p>
        </w:tc>
        <w:tc>
          <w:tcPr>
            <w:tcW w:w="2599" w:type="dxa"/>
            <w:vAlign w:val="center"/>
            <w:hideMark/>
          </w:tcPr>
          <w:p w14:paraId="3B2CE0BE" w14:textId="77777777" w:rsidR="00407A69" w:rsidRPr="00407A69" w:rsidRDefault="00407A69">
            <w:pPr>
              <w:spacing w:after="0"/>
              <w:ind w:left="630"/>
              <w:jc w:val="both"/>
              <w:rPr>
                <w:ins w:id="2060" w:author="Kush Khalasi" w:date="2025-06-02T16:51:00Z"/>
                <w:lang w:val="en-IN"/>
              </w:rPr>
              <w:pPrChange w:id="2061" w:author="Kush Khalasi" w:date="2025-06-02T16:54:00Z" w16du:dateUtc="2025-06-02T11:24:00Z">
                <w:pPr>
                  <w:spacing w:before="240" w:after="393"/>
                  <w:ind w:left="630"/>
                  <w:jc w:val="both"/>
                </w:pPr>
              </w:pPrChange>
            </w:pPr>
          </w:p>
        </w:tc>
      </w:tr>
      <w:tr w:rsidR="00407A69" w:rsidRPr="00407A69" w14:paraId="4A2C5E2B" w14:textId="77777777" w:rsidTr="00407A69">
        <w:trPr>
          <w:tblCellSpacing w:w="15" w:type="dxa"/>
          <w:ins w:id="2062" w:author="Kush Khalasi" w:date="2025-06-02T16:51:00Z"/>
        </w:trPr>
        <w:tc>
          <w:tcPr>
            <w:tcW w:w="0" w:type="auto"/>
            <w:vAlign w:val="center"/>
            <w:hideMark/>
          </w:tcPr>
          <w:p w14:paraId="50F8F0FA" w14:textId="77777777" w:rsidR="00407A69" w:rsidRPr="00407A69" w:rsidRDefault="00407A69">
            <w:pPr>
              <w:spacing w:after="0"/>
              <w:ind w:left="142"/>
              <w:jc w:val="both"/>
              <w:rPr>
                <w:ins w:id="2063" w:author="Kush Khalasi" w:date="2025-06-02T16:51:00Z"/>
                <w:lang w:val="en-IN"/>
              </w:rPr>
              <w:pPrChange w:id="2064" w:author="Kush Khalasi" w:date="2025-06-02T16:54:00Z" w16du:dateUtc="2025-06-02T11:24:00Z">
                <w:pPr>
                  <w:spacing w:before="240" w:after="393"/>
                  <w:ind w:left="630"/>
                  <w:jc w:val="both"/>
                </w:pPr>
              </w:pPrChange>
            </w:pPr>
            <w:ins w:id="2065" w:author="Kush Khalasi" w:date="2025-06-02T16:51:00Z">
              <w:r w:rsidRPr="00407A69">
                <w:rPr>
                  <w:lang w:val="en-IN"/>
                </w:rPr>
                <w:t>Closure Date</w:t>
              </w:r>
            </w:ins>
          </w:p>
        </w:tc>
        <w:tc>
          <w:tcPr>
            <w:tcW w:w="2599" w:type="dxa"/>
            <w:vAlign w:val="center"/>
            <w:hideMark/>
          </w:tcPr>
          <w:p w14:paraId="794184DA" w14:textId="77777777" w:rsidR="00407A69" w:rsidRPr="00407A69" w:rsidRDefault="00407A69">
            <w:pPr>
              <w:spacing w:after="0"/>
              <w:ind w:left="630"/>
              <w:jc w:val="both"/>
              <w:rPr>
                <w:ins w:id="2066" w:author="Kush Khalasi" w:date="2025-06-02T16:51:00Z"/>
                <w:lang w:val="en-IN"/>
              </w:rPr>
              <w:pPrChange w:id="2067" w:author="Kush Khalasi" w:date="2025-06-02T16:54:00Z" w16du:dateUtc="2025-06-02T11:24:00Z">
                <w:pPr>
                  <w:spacing w:before="240" w:after="393"/>
                  <w:ind w:left="630"/>
                  <w:jc w:val="both"/>
                </w:pPr>
              </w:pPrChange>
            </w:pPr>
          </w:p>
        </w:tc>
      </w:tr>
    </w:tbl>
    <w:p w14:paraId="10FB1200" w14:textId="77777777" w:rsidR="00407A69" w:rsidRPr="00407A69" w:rsidRDefault="00407A69">
      <w:pPr>
        <w:spacing w:before="240" w:after="393"/>
        <w:ind w:left="630"/>
        <w:rPr>
          <w:ins w:id="2068" w:author="Kush Khalasi" w:date="2025-06-02T16:51:00Z"/>
          <w:lang w:val="en-IN"/>
        </w:rPr>
        <w:pPrChange w:id="2069" w:author="Kush Khalasi" w:date="2025-06-02T16:55:00Z" w16du:dateUtc="2025-06-02T11:25:00Z">
          <w:pPr>
            <w:spacing w:before="240" w:after="393"/>
            <w:ind w:left="630"/>
            <w:jc w:val="both"/>
          </w:pPr>
        </w:pPrChange>
      </w:pPr>
      <w:ins w:id="2070" w:author="Kush Khalasi" w:date="2025-06-02T16:51:00Z">
        <w:r w:rsidRPr="00407A69">
          <w:rPr>
            <w:b/>
            <w:bCs/>
            <w:lang w:val="en-IN"/>
          </w:rPr>
          <w:t>HR Representative Signature</w:t>
        </w:r>
        <w:r w:rsidRPr="00407A69">
          <w:rPr>
            <w:lang w:val="en-IN"/>
          </w:rPr>
          <w:t>: ______________________</w:t>
        </w:r>
        <w:r w:rsidRPr="00407A69">
          <w:rPr>
            <w:lang w:val="en-IN"/>
          </w:rPr>
          <w:br/>
        </w:r>
        <w:r w:rsidRPr="00407A69">
          <w:rPr>
            <w:b/>
            <w:bCs/>
            <w:lang w:val="en-IN"/>
          </w:rPr>
          <w:t>Date</w:t>
        </w:r>
        <w:r w:rsidRPr="00407A69">
          <w:rPr>
            <w:lang w:val="en-IN"/>
          </w:rPr>
          <w:t>: ______________________</w:t>
        </w:r>
      </w:ins>
    </w:p>
    <w:p w14:paraId="49882D05" w14:textId="759F483B" w:rsidR="00DE6DD4" w:rsidDel="00407A69" w:rsidRDefault="00DE6DD4">
      <w:pPr>
        <w:spacing w:after="0"/>
        <w:jc w:val="both"/>
        <w:rPr>
          <w:del w:id="2071" w:author="Kush Khalasi" w:date="2025-06-02T16:46:00Z" w16du:dateUtc="2025-06-02T11:16:00Z"/>
        </w:rPr>
      </w:pPr>
    </w:p>
    <w:p w14:paraId="1DDB6D00" w14:textId="1023BEDE" w:rsidR="00407A69" w:rsidRDefault="00407A69" w:rsidP="00DE6DD4">
      <w:pPr>
        <w:spacing w:before="240" w:after="393"/>
        <w:jc w:val="both"/>
        <w:rPr>
          <w:ins w:id="2072" w:author="Kush Khalasi" w:date="2025-06-02T16:57:00Z" w16du:dateUtc="2025-06-02T11:27:00Z"/>
        </w:rPr>
      </w:pPr>
      <w:ins w:id="2073" w:author="Kush Khalasi" w:date="2025-06-02T16:56:00Z" w16du:dateUtc="2025-06-02T11:26:00Z">
        <w:r>
          <w:t xml:space="preserve">6.21 </w:t>
        </w:r>
        <w:r w:rsidRPr="00637074">
          <w:rPr>
            <w:b/>
            <w:bCs/>
            <w:rPrChange w:id="2074" w:author="Kush Khalasi" w:date="2025-06-02T17:02:00Z" w16du:dateUtc="2025-06-02T11:32:00Z">
              <w:rPr/>
            </w:rPrChange>
          </w:rPr>
          <w:t>Remediation Procedure</w:t>
        </w:r>
      </w:ins>
    </w:p>
    <w:p w14:paraId="3663D694" w14:textId="77777777" w:rsidR="00637074" w:rsidRPr="00637074" w:rsidRDefault="00637074" w:rsidP="00637074">
      <w:pPr>
        <w:spacing w:before="240" w:after="393"/>
        <w:jc w:val="both"/>
        <w:rPr>
          <w:ins w:id="2075" w:author="Kush Khalasi" w:date="2025-06-02T16:57:00Z"/>
          <w:lang w:val="en-IN"/>
        </w:rPr>
      </w:pPr>
      <w:ins w:id="2076" w:author="Kush Khalasi" w:date="2025-06-02T16:57:00Z">
        <w:r w:rsidRPr="00637074">
          <w:rPr>
            <w:lang w:val="en-IN"/>
          </w:rPr>
          <w:t>The remediation procedure at Riya Travel &amp; Tours is designed to provide comprehensive, timely, and effective support to employees who raise grievances, with the primary focus on addressing and rectifying any harm experienced by the affected individuals. While safeguarding the company’s integrity remains important, this procedure prioritizes the well-being, dignity, and safety of the employee who has been adversely impacted by workplace issues.</w:t>
        </w:r>
      </w:ins>
    </w:p>
    <w:p w14:paraId="2F2BC36F" w14:textId="77777777" w:rsidR="00637074" w:rsidRPr="00637074" w:rsidRDefault="00637074" w:rsidP="00637074">
      <w:pPr>
        <w:spacing w:before="240" w:after="393"/>
        <w:jc w:val="both"/>
        <w:rPr>
          <w:ins w:id="2077" w:author="Kush Khalasi" w:date="2025-06-02T16:57:00Z"/>
          <w:lang w:val="en-IN"/>
        </w:rPr>
      </w:pPr>
      <w:ins w:id="2078" w:author="Kush Khalasi" w:date="2025-06-02T16:57:00Z">
        <w:r w:rsidRPr="00637074">
          <w:rPr>
            <w:lang w:val="en-IN"/>
          </w:rPr>
          <w:t>Grievances may stem from a broad spectrum of workplace concerns, each requiring a customized remediation approach to adequately address the nature and impact of the complaint. Such grievances include, but are not limited to:</w:t>
        </w:r>
      </w:ins>
    </w:p>
    <w:p w14:paraId="3CF540BB" w14:textId="77777777" w:rsidR="00637074" w:rsidRPr="00637074" w:rsidRDefault="00637074">
      <w:pPr>
        <w:numPr>
          <w:ilvl w:val="0"/>
          <w:numId w:val="75"/>
        </w:numPr>
        <w:spacing w:after="0"/>
        <w:jc w:val="both"/>
        <w:rPr>
          <w:ins w:id="2079" w:author="Kush Khalasi" w:date="2025-06-02T16:57:00Z"/>
          <w:lang w:val="en-IN"/>
        </w:rPr>
        <w:pPrChange w:id="2080" w:author="Kush Khalasi" w:date="2025-06-02T16:57:00Z" w16du:dateUtc="2025-06-02T11:27:00Z">
          <w:pPr>
            <w:numPr>
              <w:numId w:val="75"/>
            </w:numPr>
            <w:tabs>
              <w:tab w:val="num" w:pos="720"/>
            </w:tabs>
            <w:spacing w:before="240" w:after="393"/>
            <w:ind w:left="720" w:hanging="360"/>
            <w:jc w:val="both"/>
          </w:pPr>
        </w:pPrChange>
      </w:pPr>
      <w:ins w:id="2081" w:author="Kush Khalasi" w:date="2025-06-02T16:57:00Z">
        <w:r w:rsidRPr="00637074">
          <w:rPr>
            <w:lang w:val="en-IN"/>
          </w:rPr>
          <w:t>Working conditions and environment</w:t>
        </w:r>
      </w:ins>
    </w:p>
    <w:p w14:paraId="27C123BF" w14:textId="77777777" w:rsidR="00637074" w:rsidRPr="00637074" w:rsidRDefault="00637074">
      <w:pPr>
        <w:numPr>
          <w:ilvl w:val="0"/>
          <w:numId w:val="75"/>
        </w:numPr>
        <w:spacing w:after="0"/>
        <w:jc w:val="both"/>
        <w:rPr>
          <w:ins w:id="2082" w:author="Kush Khalasi" w:date="2025-06-02T16:57:00Z"/>
          <w:lang w:val="en-IN"/>
        </w:rPr>
        <w:pPrChange w:id="2083" w:author="Kush Khalasi" w:date="2025-06-02T16:57:00Z" w16du:dateUtc="2025-06-02T11:27:00Z">
          <w:pPr>
            <w:numPr>
              <w:numId w:val="75"/>
            </w:numPr>
            <w:tabs>
              <w:tab w:val="num" w:pos="720"/>
            </w:tabs>
            <w:spacing w:before="240" w:after="393"/>
            <w:ind w:left="720" w:hanging="360"/>
            <w:jc w:val="both"/>
          </w:pPr>
        </w:pPrChange>
      </w:pPr>
      <w:ins w:id="2084" w:author="Kush Khalasi" w:date="2025-06-02T16:57:00Z">
        <w:r w:rsidRPr="00637074">
          <w:rPr>
            <w:lang w:val="en-IN"/>
          </w:rPr>
          <w:t>Health and safety concerns</w:t>
        </w:r>
      </w:ins>
    </w:p>
    <w:p w14:paraId="378519C0" w14:textId="77777777" w:rsidR="00637074" w:rsidRPr="00637074" w:rsidRDefault="00637074">
      <w:pPr>
        <w:numPr>
          <w:ilvl w:val="0"/>
          <w:numId w:val="75"/>
        </w:numPr>
        <w:spacing w:after="0"/>
        <w:jc w:val="both"/>
        <w:rPr>
          <w:ins w:id="2085" w:author="Kush Khalasi" w:date="2025-06-02T16:57:00Z"/>
          <w:lang w:val="en-IN"/>
        </w:rPr>
        <w:pPrChange w:id="2086" w:author="Kush Khalasi" w:date="2025-06-02T16:57:00Z" w16du:dateUtc="2025-06-02T11:27:00Z">
          <w:pPr>
            <w:numPr>
              <w:numId w:val="75"/>
            </w:numPr>
            <w:tabs>
              <w:tab w:val="num" w:pos="720"/>
            </w:tabs>
            <w:spacing w:before="240" w:after="393"/>
            <w:ind w:left="720" w:hanging="360"/>
            <w:jc w:val="both"/>
          </w:pPr>
        </w:pPrChange>
      </w:pPr>
      <w:ins w:id="2087" w:author="Kush Khalasi" w:date="2025-06-02T16:57:00Z">
        <w:r w:rsidRPr="00637074">
          <w:rPr>
            <w:lang w:val="en-IN"/>
          </w:rPr>
          <w:t>Terms and conditions of employment</w:t>
        </w:r>
      </w:ins>
    </w:p>
    <w:p w14:paraId="0839998B" w14:textId="77777777" w:rsidR="00637074" w:rsidRPr="00637074" w:rsidRDefault="00637074">
      <w:pPr>
        <w:numPr>
          <w:ilvl w:val="0"/>
          <w:numId w:val="75"/>
        </w:numPr>
        <w:spacing w:after="0"/>
        <w:jc w:val="both"/>
        <w:rPr>
          <w:ins w:id="2088" w:author="Kush Khalasi" w:date="2025-06-02T16:57:00Z"/>
          <w:lang w:val="en-IN"/>
        </w:rPr>
        <w:pPrChange w:id="2089" w:author="Kush Khalasi" w:date="2025-06-02T16:57:00Z" w16du:dateUtc="2025-06-02T11:27:00Z">
          <w:pPr>
            <w:numPr>
              <w:numId w:val="75"/>
            </w:numPr>
            <w:tabs>
              <w:tab w:val="num" w:pos="720"/>
            </w:tabs>
            <w:spacing w:before="240" w:after="393"/>
            <w:ind w:left="720" w:hanging="360"/>
            <w:jc w:val="both"/>
          </w:pPr>
        </w:pPrChange>
      </w:pPr>
      <w:ins w:id="2090" w:author="Kush Khalasi" w:date="2025-06-02T16:57:00Z">
        <w:r w:rsidRPr="00637074">
          <w:rPr>
            <w:lang w:val="en-IN"/>
          </w:rPr>
          <w:t>Issues related to child labor, forced labor, and human trafficking</w:t>
        </w:r>
      </w:ins>
    </w:p>
    <w:p w14:paraId="24C42537" w14:textId="77777777" w:rsidR="00637074" w:rsidRPr="00637074" w:rsidRDefault="00637074">
      <w:pPr>
        <w:numPr>
          <w:ilvl w:val="0"/>
          <w:numId w:val="75"/>
        </w:numPr>
        <w:spacing w:after="0"/>
        <w:jc w:val="both"/>
        <w:rPr>
          <w:ins w:id="2091" w:author="Kush Khalasi" w:date="2025-06-02T16:57:00Z"/>
          <w:lang w:val="en-IN"/>
        </w:rPr>
        <w:pPrChange w:id="2092" w:author="Kush Khalasi" w:date="2025-06-02T16:57:00Z" w16du:dateUtc="2025-06-02T11:27:00Z">
          <w:pPr>
            <w:numPr>
              <w:numId w:val="75"/>
            </w:numPr>
            <w:tabs>
              <w:tab w:val="num" w:pos="720"/>
            </w:tabs>
            <w:spacing w:before="240" w:after="393"/>
            <w:ind w:left="720" w:hanging="360"/>
            <w:jc w:val="both"/>
          </w:pPr>
        </w:pPrChange>
      </w:pPr>
      <w:ins w:id="2093" w:author="Kush Khalasi" w:date="2025-06-02T16:57:00Z">
        <w:r w:rsidRPr="00637074">
          <w:rPr>
            <w:lang w:val="en-IN"/>
          </w:rPr>
          <w:t>Interpersonal work relationships</w:t>
        </w:r>
      </w:ins>
    </w:p>
    <w:p w14:paraId="13D47FE8" w14:textId="77777777" w:rsidR="00637074" w:rsidRPr="00637074" w:rsidRDefault="00637074">
      <w:pPr>
        <w:numPr>
          <w:ilvl w:val="0"/>
          <w:numId w:val="75"/>
        </w:numPr>
        <w:spacing w:after="0"/>
        <w:jc w:val="both"/>
        <w:rPr>
          <w:ins w:id="2094" w:author="Kush Khalasi" w:date="2025-06-02T16:57:00Z"/>
          <w:lang w:val="en-IN"/>
        </w:rPr>
        <w:pPrChange w:id="2095" w:author="Kush Khalasi" w:date="2025-06-02T16:57:00Z" w16du:dateUtc="2025-06-02T11:27:00Z">
          <w:pPr>
            <w:numPr>
              <w:numId w:val="75"/>
            </w:numPr>
            <w:tabs>
              <w:tab w:val="num" w:pos="720"/>
            </w:tabs>
            <w:spacing w:before="240" w:after="393"/>
            <w:ind w:left="720" w:hanging="360"/>
            <w:jc w:val="both"/>
          </w:pPr>
        </w:pPrChange>
      </w:pPr>
      <w:ins w:id="2096" w:author="Kush Khalasi" w:date="2025-06-02T16:57:00Z">
        <w:r w:rsidRPr="00637074">
          <w:rPr>
            <w:lang w:val="en-IN"/>
          </w:rPr>
          <w:t>Discrimination and harassment</w:t>
        </w:r>
      </w:ins>
    </w:p>
    <w:p w14:paraId="5A3BA159" w14:textId="77777777" w:rsidR="00637074" w:rsidRPr="00637074" w:rsidRDefault="00637074">
      <w:pPr>
        <w:numPr>
          <w:ilvl w:val="0"/>
          <w:numId w:val="75"/>
        </w:numPr>
        <w:spacing w:after="0"/>
        <w:jc w:val="both"/>
        <w:rPr>
          <w:ins w:id="2097" w:author="Kush Khalasi" w:date="2025-06-02T16:57:00Z"/>
          <w:lang w:val="en-IN"/>
        </w:rPr>
        <w:pPrChange w:id="2098" w:author="Kush Khalasi" w:date="2025-06-02T16:57:00Z" w16du:dateUtc="2025-06-02T11:27:00Z">
          <w:pPr>
            <w:numPr>
              <w:numId w:val="75"/>
            </w:numPr>
            <w:tabs>
              <w:tab w:val="num" w:pos="720"/>
            </w:tabs>
            <w:spacing w:before="240" w:after="393"/>
            <w:ind w:left="720" w:hanging="360"/>
            <w:jc w:val="both"/>
          </w:pPr>
        </w:pPrChange>
      </w:pPr>
      <w:ins w:id="2099" w:author="Kush Khalasi" w:date="2025-06-02T16:57:00Z">
        <w:r w:rsidRPr="00637074">
          <w:rPr>
            <w:lang w:val="en-IN"/>
          </w:rPr>
          <w:t>Job roles, responsibilities, and career progression</w:t>
        </w:r>
      </w:ins>
    </w:p>
    <w:p w14:paraId="3CA9CAC5" w14:textId="77777777" w:rsidR="00637074" w:rsidRPr="00637074" w:rsidRDefault="00637074">
      <w:pPr>
        <w:numPr>
          <w:ilvl w:val="0"/>
          <w:numId w:val="75"/>
        </w:numPr>
        <w:spacing w:after="0"/>
        <w:jc w:val="both"/>
        <w:rPr>
          <w:ins w:id="2100" w:author="Kush Khalasi" w:date="2025-06-02T16:57:00Z"/>
          <w:lang w:val="en-IN"/>
        </w:rPr>
        <w:pPrChange w:id="2101" w:author="Kush Khalasi" w:date="2025-06-02T16:57:00Z" w16du:dateUtc="2025-06-02T11:27:00Z">
          <w:pPr>
            <w:numPr>
              <w:numId w:val="75"/>
            </w:numPr>
            <w:tabs>
              <w:tab w:val="num" w:pos="720"/>
            </w:tabs>
            <w:spacing w:before="240" w:after="393"/>
            <w:ind w:left="720" w:hanging="360"/>
            <w:jc w:val="both"/>
          </w:pPr>
        </w:pPrChange>
      </w:pPr>
      <w:ins w:id="2102" w:author="Kush Khalasi" w:date="2025-06-02T16:57:00Z">
        <w:r w:rsidRPr="00637074">
          <w:rPr>
            <w:lang w:val="en-IN"/>
          </w:rPr>
          <w:t>Company policies, procedures, and disciplinary actions</w:t>
        </w:r>
      </w:ins>
    </w:p>
    <w:p w14:paraId="58D4AF92" w14:textId="77777777" w:rsidR="00637074" w:rsidRDefault="00637074" w:rsidP="00637074">
      <w:pPr>
        <w:numPr>
          <w:ilvl w:val="0"/>
          <w:numId w:val="75"/>
        </w:numPr>
        <w:spacing w:after="0"/>
        <w:jc w:val="both"/>
        <w:rPr>
          <w:ins w:id="2103" w:author="Kush Khalasi" w:date="2025-06-02T16:58:00Z" w16du:dateUtc="2025-06-02T11:28:00Z"/>
          <w:lang w:val="en-IN"/>
        </w:rPr>
      </w:pPr>
      <w:ins w:id="2104" w:author="Kush Khalasi" w:date="2025-06-02T16:57:00Z">
        <w:r w:rsidRPr="00637074">
          <w:rPr>
            <w:lang w:val="en-IN"/>
          </w:rPr>
          <w:t>Performance evaluations</w:t>
        </w:r>
      </w:ins>
    </w:p>
    <w:p w14:paraId="12321997" w14:textId="0786BA8E" w:rsidR="00637074" w:rsidRPr="00637074" w:rsidRDefault="00637074" w:rsidP="00637074">
      <w:pPr>
        <w:numPr>
          <w:ilvl w:val="0"/>
          <w:numId w:val="75"/>
        </w:numPr>
        <w:spacing w:after="0"/>
        <w:jc w:val="both"/>
        <w:rPr>
          <w:ins w:id="2105" w:author="Kush Khalasi" w:date="2025-06-02T16:58:00Z" w16du:dateUtc="2025-06-02T11:28:00Z"/>
          <w:lang w:val="en-IN"/>
          <w:rPrChange w:id="2106" w:author="Kush Khalasi" w:date="2025-06-02T16:58:00Z" w16du:dateUtc="2025-06-02T11:28:00Z">
            <w:rPr>
              <w:ins w:id="2107" w:author="Kush Khalasi" w:date="2025-06-02T16:58:00Z" w16du:dateUtc="2025-06-02T11:28:00Z"/>
            </w:rPr>
          </w:rPrChange>
        </w:rPr>
      </w:pPr>
      <w:ins w:id="2108" w:author="Kush Khalasi" w:date="2025-06-02T16:58:00Z">
        <w:r w:rsidRPr="00637074">
          <w:t>Compensation, benefits, and recognition</w:t>
        </w:r>
      </w:ins>
    </w:p>
    <w:p w14:paraId="56C78DB6" w14:textId="77777777" w:rsidR="00637074" w:rsidRDefault="00637074" w:rsidP="00637074">
      <w:pPr>
        <w:spacing w:after="0"/>
        <w:ind w:left="360"/>
        <w:jc w:val="both"/>
        <w:rPr>
          <w:ins w:id="2109" w:author="Kush Khalasi" w:date="2025-06-02T16:58:00Z" w16du:dateUtc="2025-06-02T11:28:00Z"/>
        </w:rPr>
      </w:pPr>
    </w:p>
    <w:p w14:paraId="2357DC5E" w14:textId="77777777" w:rsidR="00637074" w:rsidRPr="00637074" w:rsidRDefault="00637074">
      <w:pPr>
        <w:numPr>
          <w:ilvl w:val="0"/>
          <w:numId w:val="3"/>
        </w:numPr>
        <w:spacing w:after="0"/>
        <w:jc w:val="both"/>
        <w:rPr>
          <w:ins w:id="2110" w:author="Kush Khalasi" w:date="2025-06-02T16:58:00Z"/>
          <w:b/>
          <w:bCs/>
          <w:rPrChange w:id="2111" w:author="Kush Khalasi" w:date="2025-06-02T16:59:00Z" w16du:dateUtc="2025-06-02T11:29:00Z">
            <w:rPr>
              <w:ins w:id="2112" w:author="Kush Khalasi" w:date="2025-06-02T16:58:00Z"/>
              <w:b/>
              <w:bCs/>
              <w:lang w:val="en-IN"/>
            </w:rPr>
          </w:rPrChange>
        </w:rPr>
        <w:pPrChange w:id="2113" w:author="Kush Khalasi" w:date="2025-06-02T16:59:00Z" w16du:dateUtc="2025-06-02T11:29:00Z">
          <w:pPr>
            <w:spacing w:after="0"/>
            <w:ind w:left="360"/>
            <w:jc w:val="both"/>
          </w:pPr>
        </w:pPrChange>
      </w:pPr>
      <w:ins w:id="2114" w:author="Kush Khalasi" w:date="2025-06-02T16:58:00Z">
        <w:r w:rsidRPr="00637074">
          <w:rPr>
            <w:b/>
            <w:bCs/>
            <w:rPrChange w:id="2115" w:author="Kush Khalasi" w:date="2025-06-02T16:59:00Z" w16du:dateUtc="2025-06-02T11:29:00Z">
              <w:rPr>
                <w:b/>
                <w:bCs/>
                <w:lang w:val="en-IN"/>
              </w:rPr>
            </w:rPrChange>
          </w:rPr>
          <w:t>Root Cause Analysis</w:t>
        </w:r>
      </w:ins>
    </w:p>
    <w:p w14:paraId="7CADC85A" w14:textId="77777777" w:rsidR="00637074" w:rsidRDefault="00637074">
      <w:pPr>
        <w:spacing w:after="0"/>
        <w:ind w:left="720"/>
        <w:jc w:val="both"/>
        <w:rPr>
          <w:ins w:id="2116" w:author="Kush Khalasi" w:date="2025-06-02T16:59:00Z" w16du:dateUtc="2025-06-02T11:29:00Z"/>
          <w:lang w:val="en-IN"/>
        </w:rPr>
        <w:pPrChange w:id="2117" w:author="Kush Khalasi" w:date="2025-06-02T16:59:00Z" w16du:dateUtc="2025-06-02T11:29:00Z">
          <w:pPr>
            <w:spacing w:after="0"/>
            <w:ind w:left="360"/>
            <w:jc w:val="both"/>
          </w:pPr>
        </w:pPrChange>
      </w:pPr>
      <w:ins w:id="2118" w:author="Kush Khalasi" w:date="2025-06-02T16:58:00Z">
        <w:r w:rsidRPr="00637074">
          <w:rPr>
            <w:lang w:val="en-IN"/>
          </w:rPr>
          <w:t>Following the resolution of a grievance, a comprehensive root cause analysis will be conducted to identify the underlying factors contributing to the issue. This analysis is essential to prevent recurrence by uncovering systemic weaknesses, policy gaps, or procedural failures that may have led to the grievance.</w:t>
        </w:r>
      </w:ins>
    </w:p>
    <w:p w14:paraId="07188C82" w14:textId="77777777" w:rsidR="00637074" w:rsidRPr="00637074" w:rsidRDefault="00637074" w:rsidP="00637074">
      <w:pPr>
        <w:spacing w:after="0"/>
        <w:ind w:left="360"/>
        <w:jc w:val="both"/>
        <w:rPr>
          <w:ins w:id="2119" w:author="Kush Khalasi" w:date="2025-06-02T16:58:00Z"/>
          <w:lang w:val="en-IN"/>
        </w:rPr>
      </w:pPr>
    </w:p>
    <w:p w14:paraId="31EC2C77" w14:textId="77777777" w:rsidR="00637074" w:rsidRDefault="00637074">
      <w:pPr>
        <w:spacing w:after="0"/>
        <w:ind w:left="720"/>
        <w:jc w:val="both"/>
        <w:rPr>
          <w:ins w:id="2120" w:author="Kush Khalasi" w:date="2025-06-02T16:59:00Z" w16du:dateUtc="2025-06-02T11:29:00Z"/>
          <w:lang w:val="en-IN"/>
        </w:rPr>
        <w:pPrChange w:id="2121" w:author="Kush Khalasi" w:date="2025-06-02T16:59:00Z" w16du:dateUtc="2025-06-02T11:29:00Z">
          <w:pPr>
            <w:spacing w:after="0"/>
            <w:ind w:left="360"/>
            <w:jc w:val="both"/>
          </w:pPr>
        </w:pPrChange>
      </w:pPr>
      <w:ins w:id="2122" w:author="Kush Khalasi" w:date="2025-06-02T16:58:00Z">
        <w:r w:rsidRPr="00637074">
          <w:rPr>
            <w:lang w:val="en-IN"/>
          </w:rPr>
          <w:t>The Root Cause Analysis will be carried out by the respective Department Head in collaboration with the Human Resources department, relevant employees, and any other stakeholders involved. This process includes:</w:t>
        </w:r>
      </w:ins>
    </w:p>
    <w:p w14:paraId="47AE3CE3" w14:textId="77777777" w:rsidR="00637074" w:rsidRPr="00637074" w:rsidRDefault="00637074" w:rsidP="00637074">
      <w:pPr>
        <w:spacing w:after="0"/>
        <w:ind w:left="360"/>
        <w:jc w:val="both"/>
        <w:rPr>
          <w:ins w:id="2123" w:author="Kush Khalasi" w:date="2025-06-02T16:58:00Z"/>
          <w:lang w:val="en-IN"/>
        </w:rPr>
      </w:pPr>
    </w:p>
    <w:p w14:paraId="4C72B02A" w14:textId="77777777" w:rsidR="00637074" w:rsidRPr="00637074" w:rsidRDefault="00637074" w:rsidP="00637074">
      <w:pPr>
        <w:numPr>
          <w:ilvl w:val="0"/>
          <w:numId w:val="76"/>
        </w:numPr>
        <w:tabs>
          <w:tab w:val="num" w:pos="720"/>
        </w:tabs>
        <w:spacing w:after="0"/>
        <w:jc w:val="both"/>
        <w:rPr>
          <w:ins w:id="2124" w:author="Kush Khalasi" w:date="2025-06-02T16:58:00Z"/>
          <w:lang w:val="en-IN"/>
        </w:rPr>
      </w:pPr>
      <w:ins w:id="2125" w:author="Kush Khalasi" w:date="2025-06-02T16:58:00Z">
        <w:r w:rsidRPr="00637074">
          <w:rPr>
            <w:lang w:val="en-IN"/>
          </w:rPr>
          <w:t>Reviewing the circumstances and decisions that led to the grievance</w:t>
        </w:r>
      </w:ins>
    </w:p>
    <w:p w14:paraId="66DD1A6A" w14:textId="77777777" w:rsidR="00637074" w:rsidRPr="00637074" w:rsidRDefault="00637074" w:rsidP="00637074">
      <w:pPr>
        <w:numPr>
          <w:ilvl w:val="0"/>
          <w:numId w:val="76"/>
        </w:numPr>
        <w:tabs>
          <w:tab w:val="num" w:pos="720"/>
        </w:tabs>
        <w:spacing w:after="0"/>
        <w:jc w:val="both"/>
        <w:rPr>
          <w:ins w:id="2126" w:author="Kush Khalasi" w:date="2025-06-02T16:58:00Z"/>
          <w:lang w:val="en-IN"/>
        </w:rPr>
      </w:pPr>
      <w:ins w:id="2127" w:author="Kush Khalasi" w:date="2025-06-02T16:58:00Z">
        <w:r w:rsidRPr="00637074">
          <w:rPr>
            <w:lang w:val="en-IN"/>
          </w:rPr>
          <w:t>Examining relevant policies, procedures, and workflows</w:t>
        </w:r>
      </w:ins>
    </w:p>
    <w:p w14:paraId="4B4B4892" w14:textId="77777777" w:rsidR="00637074" w:rsidRDefault="00637074" w:rsidP="00637074">
      <w:pPr>
        <w:numPr>
          <w:ilvl w:val="0"/>
          <w:numId w:val="76"/>
        </w:numPr>
        <w:spacing w:after="0"/>
        <w:jc w:val="both"/>
        <w:rPr>
          <w:ins w:id="2128" w:author="Kush Khalasi" w:date="2025-06-02T16:59:00Z" w16du:dateUtc="2025-06-02T11:29:00Z"/>
          <w:lang w:val="en-IN"/>
        </w:rPr>
      </w:pPr>
      <w:ins w:id="2129" w:author="Kush Khalasi" w:date="2025-06-02T16:58:00Z">
        <w:r w:rsidRPr="00637074">
          <w:rPr>
            <w:lang w:val="en-IN"/>
          </w:rPr>
          <w:t>Identifying patterns or systemic issues that require correction</w:t>
        </w:r>
      </w:ins>
    </w:p>
    <w:p w14:paraId="54A00493" w14:textId="77777777" w:rsidR="00637074" w:rsidRPr="00637074" w:rsidRDefault="00637074">
      <w:pPr>
        <w:spacing w:after="0"/>
        <w:ind w:left="720"/>
        <w:jc w:val="both"/>
        <w:rPr>
          <w:ins w:id="2130" w:author="Kush Khalasi" w:date="2025-06-02T16:58:00Z"/>
          <w:lang w:val="en-IN"/>
        </w:rPr>
        <w:pPrChange w:id="2131" w:author="Kush Khalasi" w:date="2025-06-02T16:59:00Z" w16du:dateUtc="2025-06-02T11:29:00Z">
          <w:pPr>
            <w:numPr>
              <w:numId w:val="76"/>
            </w:numPr>
            <w:tabs>
              <w:tab w:val="num" w:pos="720"/>
              <w:tab w:val="num" w:pos="1440"/>
            </w:tabs>
            <w:spacing w:after="0"/>
            <w:ind w:left="1440" w:hanging="360"/>
            <w:jc w:val="both"/>
          </w:pPr>
        </w:pPrChange>
      </w:pPr>
    </w:p>
    <w:p w14:paraId="222BF0BE" w14:textId="77777777" w:rsidR="00637074" w:rsidRPr="00637074" w:rsidRDefault="00637074">
      <w:pPr>
        <w:spacing w:after="0"/>
        <w:ind w:left="720"/>
        <w:jc w:val="both"/>
        <w:rPr>
          <w:ins w:id="2132" w:author="Kush Khalasi" w:date="2025-06-02T16:58:00Z"/>
          <w:lang w:val="en-IN"/>
        </w:rPr>
        <w:pPrChange w:id="2133" w:author="Kush Khalasi" w:date="2025-06-02T16:59:00Z" w16du:dateUtc="2025-06-02T11:29:00Z">
          <w:pPr>
            <w:spacing w:after="0"/>
            <w:ind w:left="360"/>
            <w:jc w:val="both"/>
          </w:pPr>
        </w:pPrChange>
      </w:pPr>
      <w:ins w:id="2134" w:author="Kush Khalasi" w:date="2025-06-02T16:58:00Z">
        <w:r w:rsidRPr="00637074">
          <w:rPr>
            <w:lang w:val="en-IN"/>
          </w:rPr>
          <w:t>The findings from this analysis will directly inform targeted remediation and preventive measures, ensuring the company’s approach is both corrective and proactive.</w:t>
        </w:r>
      </w:ins>
    </w:p>
    <w:p w14:paraId="0ABF6B7D" w14:textId="30A31761" w:rsidR="00637074" w:rsidRPr="00637074" w:rsidRDefault="00637074" w:rsidP="00637074">
      <w:pPr>
        <w:spacing w:after="0"/>
        <w:ind w:left="360"/>
        <w:jc w:val="both"/>
        <w:rPr>
          <w:ins w:id="2135" w:author="Kush Khalasi" w:date="2025-06-02T16:58:00Z"/>
          <w:lang w:val="en-IN"/>
        </w:rPr>
      </w:pPr>
    </w:p>
    <w:p w14:paraId="6C8B524E" w14:textId="11A50444" w:rsidR="00637074" w:rsidRPr="00637074" w:rsidRDefault="00637074">
      <w:pPr>
        <w:numPr>
          <w:ilvl w:val="0"/>
          <w:numId w:val="3"/>
        </w:numPr>
        <w:spacing w:after="0"/>
        <w:jc w:val="both"/>
        <w:rPr>
          <w:ins w:id="2136" w:author="Kush Khalasi" w:date="2025-06-02T16:58:00Z"/>
          <w:b/>
          <w:bCs/>
          <w:rPrChange w:id="2137" w:author="Kush Khalasi" w:date="2025-06-02T16:59:00Z" w16du:dateUtc="2025-06-02T11:29:00Z">
            <w:rPr>
              <w:ins w:id="2138" w:author="Kush Khalasi" w:date="2025-06-02T16:58:00Z"/>
              <w:b/>
              <w:bCs/>
              <w:lang w:val="en-IN"/>
            </w:rPr>
          </w:rPrChange>
        </w:rPr>
        <w:pPrChange w:id="2139" w:author="Kush Khalasi" w:date="2025-06-02T16:59:00Z" w16du:dateUtc="2025-06-02T11:29:00Z">
          <w:pPr>
            <w:spacing w:after="0"/>
            <w:ind w:left="360"/>
            <w:jc w:val="both"/>
          </w:pPr>
        </w:pPrChange>
      </w:pPr>
      <w:ins w:id="2140" w:author="Kush Khalasi" w:date="2025-06-02T16:58:00Z">
        <w:r w:rsidRPr="00637074">
          <w:rPr>
            <w:b/>
            <w:bCs/>
            <w:rPrChange w:id="2141" w:author="Kush Khalasi" w:date="2025-06-02T16:59:00Z" w16du:dateUtc="2025-06-02T11:29:00Z">
              <w:rPr>
                <w:b/>
                <w:bCs/>
                <w:lang w:val="en-IN"/>
              </w:rPr>
            </w:rPrChange>
          </w:rPr>
          <w:t>Proportionality: Identification of Appropriate Responses</w:t>
        </w:r>
      </w:ins>
    </w:p>
    <w:p w14:paraId="37E16782" w14:textId="77777777" w:rsidR="00637074" w:rsidRDefault="00637074">
      <w:pPr>
        <w:spacing w:after="0"/>
        <w:ind w:left="720"/>
        <w:jc w:val="both"/>
        <w:rPr>
          <w:ins w:id="2142" w:author="Kush Khalasi" w:date="2025-06-02T16:59:00Z" w16du:dateUtc="2025-06-02T11:29:00Z"/>
          <w:lang w:val="en-IN"/>
        </w:rPr>
        <w:pPrChange w:id="2143" w:author="Kush Khalasi" w:date="2025-06-02T16:59:00Z" w16du:dateUtc="2025-06-02T11:29:00Z">
          <w:pPr>
            <w:spacing w:after="0"/>
            <w:ind w:left="360"/>
            <w:jc w:val="both"/>
          </w:pPr>
        </w:pPrChange>
      </w:pPr>
      <w:ins w:id="2144" w:author="Kush Khalasi" w:date="2025-06-02T16:58:00Z">
        <w:r w:rsidRPr="00637074">
          <w:rPr>
            <w:lang w:val="en-IN"/>
          </w:rPr>
          <w:t>The response to any grievance will be proportional to its nature and severity, ensuring fairness and addressing the specific needs of the complainant. This involves:</w:t>
        </w:r>
      </w:ins>
    </w:p>
    <w:p w14:paraId="6A224014" w14:textId="77777777" w:rsidR="00637074" w:rsidRPr="00637074" w:rsidRDefault="00637074">
      <w:pPr>
        <w:spacing w:after="0"/>
        <w:jc w:val="both"/>
        <w:rPr>
          <w:ins w:id="2145" w:author="Kush Khalasi" w:date="2025-06-02T16:58:00Z"/>
          <w:lang w:val="en-IN"/>
        </w:rPr>
        <w:pPrChange w:id="2146" w:author="Kush Khalasi" w:date="2025-06-02T16:59:00Z" w16du:dateUtc="2025-06-02T11:29:00Z">
          <w:pPr>
            <w:spacing w:after="0"/>
            <w:ind w:left="360"/>
            <w:jc w:val="both"/>
          </w:pPr>
        </w:pPrChange>
      </w:pPr>
    </w:p>
    <w:p w14:paraId="5D4CB2BA" w14:textId="77777777" w:rsidR="00637074" w:rsidRPr="00637074" w:rsidRDefault="00637074" w:rsidP="00637074">
      <w:pPr>
        <w:numPr>
          <w:ilvl w:val="0"/>
          <w:numId w:val="77"/>
        </w:numPr>
        <w:tabs>
          <w:tab w:val="num" w:pos="720"/>
        </w:tabs>
        <w:spacing w:after="0"/>
        <w:jc w:val="both"/>
        <w:rPr>
          <w:ins w:id="2147" w:author="Kush Khalasi" w:date="2025-06-02T16:58:00Z"/>
          <w:lang w:val="en-IN"/>
        </w:rPr>
      </w:pPr>
      <w:ins w:id="2148" w:author="Kush Khalasi" w:date="2025-06-02T16:58:00Z">
        <w:r w:rsidRPr="00637074">
          <w:rPr>
            <w:b/>
            <w:bCs/>
            <w:lang w:val="en-IN"/>
          </w:rPr>
          <w:t>Consultation with Victims:</w:t>
        </w:r>
        <w:r w:rsidRPr="00637074">
          <w:rPr>
            <w:lang w:val="en-IN"/>
          </w:rPr>
          <w:t xml:space="preserve"> Engaging directly with the affected employee to understand the full impact of the grievance and to collaboratively determine the most suitable remedies. This approach ensures the employee’s voice guides the remediation process and their needs are prioritized.</w:t>
        </w:r>
      </w:ins>
    </w:p>
    <w:p w14:paraId="627174DE" w14:textId="77777777" w:rsidR="00637074" w:rsidRPr="00637074" w:rsidRDefault="00637074" w:rsidP="00637074">
      <w:pPr>
        <w:numPr>
          <w:ilvl w:val="0"/>
          <w:numId w:val="77"/>
        </w:numPr>
        <w:tabs>
          <w:tab w:val="num" w:pos="720"/>
        </w:tabs>
        <w:spacing w:after="0"/>
        <w:jc w:val="both"/>
        <w:rPr>
          <w:ins w:id="2149" w:author="Kush Khalasi" w:date="2025-06-02T16:58:00Z"/>
          <w:lang w:val="en-IN"/>
        </w:rPr>
      </w:pPr>
      <w:ins w:id="2150" w:author="Kush Khalasi" w:date="2025-06-02T16:58:00Z">
        <w:r w:rsidRPr="00637074">
          <w:rPr>
            <w:b/>
            <w:bCs/>
            <w:lang w:val="en-IN"/>
          </w:rPr>
          <w:lastRenderedPageBreak/>
          <w:t>Restorative Actions:</w:t>
        </w:r>
        <w:r w:rsidRPr="00637074">
          <w:rPr>
            <w:lang w:val="en-IN"/>
          </w:rPr>
          <w:t xml:space="preserve"> Depending on the grievance category, restorative actions may include:</w:t>
        </w:r>
      </w:ins>
    </w:p>
    <w:p w14:paraId="359D46AF" w14:textId="77777777" w:rsidR="00637074" w:rsidRPr="00637074" w:rsidRDefault="00637074" w:rsidP="00637074">
      <w:pPr>
        <w:numPr>
          <w:ilvl w:val="1"/>
          <w:numId w:val="77"/>
        </w:numPr>
        <w:tabs>
          <w:tab w:val="num" w:pos="1440"/>
        </w:tabs>
        <w:spacing w:after="0"/>
        <w:jc w:val="both"/>
        <w:rPr>
          <w:ins w:id="2151" w:author="Kush Khalasi" w:date="2025-06-02T16:58:00Z"/>
          <w:lang w:val="en-IN"/>
        </w:rPr>
      </w:pPr>
      <w:ins w:id="2152" w:author="Kush Khalasi" w:date="2025-06-02T16:58:00Z">
        <w:r w:rsidRPr="00637074">
          <w:rPr>
            <w:i/>
            <w:iCs/>
            <w:lang w:val="en-IN"/>
          </w:rPr>
          <w:t>Psychological Support:</w:t>
        </w:r>
        <w:r w:rsidRPr="00637074">
          <w:rPr>
            <w:lang w:val="en-IN"/>
          </w:rPr>
          <w:t xml:space="preserve"> Access to </w:t>
        </w:r>
        <w:proofErr w:type="spellStart"/>
        <w:r w:rsidRPr="00637074">
          <w:rPr>
            <w:lang w:val="en-IN"/>
          </w:rPr>
          <w:t>counseling</w:t>
        </w:r>
        <w:proofErr w:type="spellEnd"/>
        <w:r w:rsidRPr="00637074">
          <w:rPr>
            <w:lang w:val="en-IN"/>
          </w:rPr>
          <w:t xml:space="preserve"> or Employee Assistance Programs (EAPs) to help the employee cope with emotional or mental health impacts.</w:t>
        </w:r>
      </w:ins>
    </w:p>
    <w:p w14:paraId="6DAD7FD6" w14:textId="77777777" w:rsidR="00637074" w:rsidRPr="00637074" w:rsidRDefault="00637074" w:rsidP="00637074">
      <w:pPr>
        <w:numPr>
          <w:ilvl w:val="1"/>
          <w:numId w:val="77"/>
        </w:numPr>
        <w:tabs>
          <w:tab w:val="num" w:pos="1440"/>
        </w:tabs>
        <w:spacing w:after="0"/>
        <w:jc w:val="both"/>
        <w:rPr>
          <w:ins w:id="2153" w:author="Kush Khalasi" w:date="2025-06-02T16:58:00Z"/>
          <w:lang w:val="en-IN"/>
        </w:rPr>
      </w:pPr>
      <w:ins w:id="2154" w:author="Kush Khalasi" w:date="2025-06-02T16:58:00Z">
        <w:r w:rsidRPr="00637074">
          <w:rPr>
            <w:i/>
            <w:iCs/>
            <w:lang w:val="en-IN"/>
          </w:rPr>
          <w:t>Professional Support:</w:t>
        </w:r>
        <w:r w:rsidRPr="00637074">
          <w:rPr>
            <w:lang w:val="en-IN"/>
          </w:rPr>
          <w:t xml:space="preserve"> Career coaching, mentoring, or training to rebuild confidence and professional standing.</w:t>
        </w:r>
      </w:ins>
    </w:p>
    <w:p w14:paraId="340E33E6" w14:textId="77777777" w:rsidR="00637074" w:rsidRPr="00637074" w:rsidRDefault="00637074" w:rsidP="00637074">
      <w:pPr>
        <w:numPr>
          <w:ilvl w:val="1"/>
          <w:numId w:val="77"/>
        </w:numPr>
        <w:tabs>
          <w:tab w:val="num" w:pos="1440"/>
        </w:tabs>
        <w:spacing w:after="0"/>
        <w:jc w:val="both"/>
        <w:rPr>
          <w:ins w:id="2155" w:author="Kush Khalasi" w:date="2025-06-02T16:58:00Z"/>
          <w:lang w:val="en-IN"/>
        </w:rPr>
      </w:pPr>
      <w:ins w:id="2156" w:author="Kush Khalasi" w:date="2025-06-02T16:58:00Z">
        <w:r w:rsidRPr="00637074">
          <w:rPr>
            <w:i/>
            <w:iCs/>
            <w:lang w:val="en-IN"/>
          </w:rPr>
          <w:t>Workplace Adjustments:</w:t>
        </w:r>
        <w:r w:rsidRPr="00637074">
          <w:rPr>
            <w:lang w:val="en-IN"/>
          </w:rPr>
          <w:t xml:space="preserve"> Modifications to job roles, work environment, or schedules to safeguard the employee’s comfort and safety.</w:t>
        </w:r>
      </w:ins>
    </w:p>
    <w:p w14:paraId="1FE9BB79" w14:textId="77777777" w:rsidR="00637074" w:rsidRDefault="00637074" w:rsidP="00637074">
      <w:pPr>
        <w:numPr>
          <w:ilvl w:val="1"/>
          <w:numId w:val="77"/>
        </w:numPr>
        <w:spacing w:after="0"/>
        <w:jc w:val="both"/>
        <w:rPr>
          <w:ins w:id="2157" w:author="Kush Khalasi" w:date="2025-06-02T16:59:00Z" w16du:dateUtc="2025-06-02T11:29:00Z"/>
          <w:lang w:val="en-IN"/>
        </w:rPr>
      </w:pPr>
      <w:ins w:id="2158" w:author="Kush Khalasi" w:date="2025-06-02T16:58:00Z">
        <w:r w:rsidRPr="00637074">
          <w:rPr>
            <w:i/>
            <w:iCs/>
            <w:lang w:val="en-IN"/>
          </w:rPr>
          <w:t>Financial Remedies:</w:t>
        </w:r>
        <w:r w:rsidRPr="00637074">
          <w:rPr>
            <w:lang w:val="en-IN"/>
          </w:rPr>
          <w:t xml:space="preserve"> Compensation or adjustments for any tangible losses caused by the grievance.</w:t>
        </w:r>
      </w:ins>
    </w:p>
    <w:p w14:paraId="3B48FC6B" w14:textId="77777777" w:rsidR="00637074" w:rsidRPr="00637074" w:rsidRDefault="00637074">
      <w:pPr>
        <w:tabs>
          <w:tab w:val="num" w:pos="2160"/>
        </w:tabs>
        <w:spacing w:after="0"/>
        <w:ind w:left="1440"/>
        <w:jc w:val="both"/>
        <w:rPr>
          <w:ins w:id="2159" w:author="Kush Khalasi" w:date="2025-06-02T16:58:00Z"/>
          <w:lang w:val="en-IN"/>
        </w:rPr>
        <w:pPrChange w:id="2160" w:author="Kush Khalasi" w:date="2025-06-02T16:59:00Z" w16du:dateUtc="2025-06-02T11:29:00Z">
          <w:pPr>
            <w:numPr>
              <w:ilvl w:val="1"/>
              <w:numId w:val="77"/>
            </w:numPr>
            <w:tabs>
              <w:tab w:val="num" w:pos="1440"/>
              <w:tab w:val="num" w:pos="2160"/>
            </w:tabs>
            <w:spacing w:after="0"/>
            <w:ind w:left="2160" w:hanging="360"/>
            <w:jc w:val="both"/>
          </w:pPr>
        </w:pPrChange>
      </w:pPr>
    </w:p>
    <w:p w14:paraId="64C9DE48" w14:textId="77777777" w:rsidR="00637074" w:rsidRPr="00637074" w:rsidRDefault="00637074" w:rsidP="00637074">
      <w:pPr>
        <w:numPr>
          <w:ilvl w:val="0"/>
          <w:numId w:val="77"/>
        </w:numPr>
        <w:tabs>
          <w:tab w:val="num" w:pos="720"/>
        </w:tabs>
        <w:spacing w:after="0"/>
        <w:jc w:val="both"/>
        <w:rPr>
          <w:ins w:id="2161" w:author="Kush Khalasi" w:date="2025-06-02T16:58:00Z"/>
          <w:lang w:val="en-IN"/>
        </w:rPr>
      </w:pPr>
      <w:ins w:id="2162" w:author="Kush Khalasi" w:date="2025-06-02T16:58:00Z">
        <w:r w:rsidRPr="00637074">
          <w:rPr>
            <w:b/>
            <w:bCs/>
            <w:lang w:val="en-IN"/>
          </w:rPr>
          <w:t>Sanctions for Perpetrators:</w:t>
        </w:r>
        <w:r w:rsidRPr="00637074">
          <w:rPr>
            <w:lang w:val="en-IN"/>
          </w:rPr>
          <w:t xml:space="preserve"> When the grievance reveals misconduct or violation of company policy, appropriate disciplinary measures will be taken. These may include warnings, mandatory training, suspension, or termination, aligned with the severity of the offense.</w:t>
        </w:r>
      </w:ins>
    </w:p>
    <w:p w14:paraId="2F615B61" w14:textId="40D566A7" w:rsidR="00637074" w:rsidRPr="00637074" w:rsidRDefault="00637074" w:rsidP="00637074">
      <w:pPr>
        <w:spacing w:after="0"/>
        <w:ind w:left="360"/>
        <w:jc w:val="both"/>
        <w:rPr>
          <w:ins w:id="2163" w:author="Kush Khalasi" w:date="2025-06-02T16:58:00Z"/>
          <w:lang w:val="en-IN"/>
        </w:rPr>
      </w:pPr>
    </w:p>
    <w:p w14:paraId="44FB6F4E" w14:textId="77777777" w:rsidR="00637074" w:rsidRPr="00637074" w:rsidRDefault="00637074">
      <w:pPr>
        <w:numPr>
          <w:ilvl w:val="0"/>
          <w:numId w:val="3"/>
        </w:numPr>
        <w:spacing w:after="0"/>
        <w:jc w:val="both"/>
        <w:rPr>
          <w:ins w:id="2164" w:author="Kush Khalasi" w:date="2025-06-02T16:59:00Z" w16du:dateUtc="2025-06-02T11:29:00Z"/>
          <w:b/>
          <w:bCs/>
          <w:rPrChange w:id="2165" w:author="Kush Khalasi" w:date="2025-06-02T16:59:00Z" w16du:dateUtc="2025-06-02T11:29:00Z">
            <w:rPr>
              <w:ins w:id="2166" w:author="Kush Khalasi" w:date="2025-06-02T16:59:00Z" w16du:dateUtc="2025-06-02T11:29:00Z"/>
              <w:b/>
              <w:bCs/>
              <w:lang w:val="en-IN"/>
            </w:rPr>
          </w:rPrChange>
        </w:rPr>
        <w:pPrChange w:id="2167" w:author="Kush Khalasi" w:date="2025-06-02T16:59:00Z" w16du:dateUtc="2025-06-02T11:29:00Z">
          <w:pPr>
            <w:spacing w:after="0"/>
            <w:ind w:left="360"/>
            <w:jc w:val="both"/>
          </w:pPr>
        </w:pPrChange>
      </w:pPr>
      <w:ins w:id="2168" w:author="Kush Khalasi" w:date="2025-06-02T16:58:00Z">
        <w:r w:rsidRPr="00637074">
          <w:rPr>
            <w:b/>
            <w:bCs/>
            <w:rPrChange w:id="2169" w:author="Kush Khalasi" w:date="2025-06-02T16:59:00Z" w16du:dateUtc="2025-06-02T11:29:00Z">
              <w:rPr>
                <w:b/>
                <w:bCs/>
                <w:lang w:val="en-IN"/>
              </w:rPr>
            </w:rPrChange>
          </w:rPr>
          <w:t>Transparency: Clear Communication with Stakeholders</w:t>
        </w:r>
      </w:ins>
    </w:p>
    <w:p w14:paraId="79763A40" w14:textId="77777777" w:rsidR="00637074" w:rsidRPr="00637074" w:rsidRDefault="00637074" w:rsidP="00637074">
      <w:pPr>
        <w:spacing w:after="0"/>
        <w:ind w:left="360"/>
        <w:jc w:val="both"/>
        <w:rPr>
          <w:ins w:id="2170" w:author="Kush Khalasi" w:date="2025-06-02T16:58:00Z"/>
          <w:b/>
          <w:bCs/>
          <w:lang w:val="en-IN"/>
        </w:rPr>
      </w:pPr>
    </w:p>
    <w:p w14:paraId="7CE9DFB8" w14:textId="77777777" w:rsidR="00637074" w:rsidRDefault="00637074">
      <w:pPr>
        <w:spacing w:after="0"/>
        <w:ind w:left="720"/>
        <w:jc w:val="both"/>
        <w:rPr>
          <w:ins w:id="2171" w:author="Kush Khalasi" w:date="2025-06-02T16:59:00Z" w16du:dateUtc="2025-06-02T11:29:00Z"/>
          <w:lang w:val="en-IN"/>
        </w:rPr>
        <w:pPrChange w:id="2172" w:author="Kush Khalasi" w:date="2025-06-02T17:00:00Z" w16du:dateUtc="2025-06-02T11:30:00Z">
          <w:pPr>
            <w:spacing w:after="0"/>
            <w:ind w:left="360"/>
            <w:jc w:val="both"/>
          </w:pPr>
        </w:pPrChange>
      </w:pPr>
      <w:ins w:id="2173" w:author="Kush Khalasi" w:date="2025-06-02T16:58:00Z">
        <w:r w:rsidRPr="00637074">
          <w:rPr>
            <w:lang w:val="en-IN"/>
          </w:rPr>
          <w:t>Maintaining transparent communication throughout the grievance and remediation process is crucial for trust and fairness. Key principles include:</w:t>
        </w:r>
      </w:ins>
    </w:p>
    <w:p w14:paraId="2BB67D1C" w14:textId="77777777" w:rsidR="00637074" w:rsidRPr="00637074" w:rsidRDefault="00637074" w:rsidP="00637074">
      <w:pPr>
        <w:spacing w:after="0"/>
        <w:ind w:left="360"/>
        <w:jc w:val="both"/>
        <w:rPr>
          <w:ins w:id="2174" w:author="Kush Khalasi" w:date="2025-06-02T16:58:00Z"/>
          <w:lang w:val="en-IN"/>
        </w:rPr>
      </w:pPr>
    </w:p>
    <w:p w14:paraId="333894A0" w14:textId="77777777" w:rsidR="00637074" w:rsidRPr="00637074" w:rsidRDefault="00637074">
      <w:pPr>
        <w:numPr>
          <w:ilvl w:val="0"/>
          <w:numId w:val="77"/>
        </w:numPr>
        <w:tabs>
          <w:tab w:val="num" w:pos="720"/>
        </w:tabs>
        <w:spacing w:after="0"/>
        <w:jc w:val="both"/>
        <w:rPr>
          <w:ins w:id="2175" w:author="Kush Khalasi" w:date="2025-06-02T16:58:00Z"/>
          <w:lang w:val="en-IN"/>
        </w:rPr>
        <w:pPrChange w:id="2176" w:author="Kush Khalasi" w:date="2025-06-02T17:00:00Z" w16du:dateUtc="2025-06-02T11:30:00Z">
          <w:pPr>
            <w:numPr>
              <w:numId w:val="78"/>
            </w:numPr>
            <w:tabs>
              <w:tab w:val="num" w:pos="720"/>
            </w:tabs>
            <w:spacing w:after="0"/>
            <w:ind w:left="720" w:hanging="360"/>
            <w:jc w:val="both"/>
          </w:pPr>
        </w:pPrChange>
      </w:pPr>
      <w:ins w:id="2177" w:author="Kush Khalasi" w:date="2025-06-02T16:58:00Z">
        <w:r w:rsidRPr="00637074">
          <w:rPr>
            <w:b/>
            <w:bCs/>
            <w:lang w:val="en-IN"/>
          </w:rPr>
          <w:t>Right to Information:</w:t>
        </w:r>
        <w:r w:rsidRPr="00637074">
          <w:rPr>
            <w:lang w:val="en-IN"/>
          </w:rPr>
          <w:t xml:space="preserve"> The complainant will be regularly updated about the status of their grievance, including decisions made and actions planned, while respecting confidentiality.</w:t>
        </w:r>
      </w:ins>
    </w:p>
    <w:p w14:paraId="1CAA7E7E" w14:textId="77777777" w:rsidR="00637074" w:rsidRPr="00637074" w:rsidRDefault="00637074">
      <w:pPr>
        <w:numPr>
          <w:ilvl w:val="0"/>
          <w:numId w:val="77"/>
        </w:numPr>
        <w:tabs>
          <w:tab w:val="num" w:pos="720"/>
        </w:tabs>
        <w:spacing w:after="0"/>
        <w:jc w:val="both"/>
        <w:rPr>
          <w:ins w:id="2178" w:author="Kush Khalasi" w:date="2025-06-02T16:58:00Z"/>
          <w:lang w:val="en-IN"/>
        </w:rPr>
        <w:pPrChange w:id="2179" w:author="Kush Khalasi" w:date="2025-06-02T17:00:00Z" w16du:dateUtc="2025-06-02T11:30:00Z">
          <w:pPr>
            <w:numPr>
              <w:numId w:val="78"/>
            </w:numPr>
            <w:tabs>
              <w:tab w:val="num" w:pos="720"/>
            </w:tabs>
            <w:spacing w:after="0"/>
            <w:ind w:left="720" w:hanging="360"/>
            <w:jc w:val="both"/>
          </w:pPr>
        </w:pPrChange>
      </w:pPr>
      <w:ins w:id="2180" w:author="Kush Khalasi" w:date="2025-06-02T16:58:00Z">
        <w:r w:rsidRPr="00637074">
          <w:rPr>
            <w:b/>
            <w:bCs/>
            <w:lang w:val="en-IN"/>
          </w:rPr>
          <w:t>Documentation:</w:t>
        </w:r>
        <w:r w:rsidRPr="00637074">
          <w:rPr>
            <w:lang w:val="en-IN"/>
          </w:rPr>
          <w:t xml:space="preserve"> All steps, decisions, and communications will be documented accurately by HR, and the complainant may request access to this information.</w:t>
        </w:r>
      </w:ins>
    </w:p>
    <w:p w14:paraId="53C35C5F" w14:textId="77777777" w:rsidR="00637074" w:rsidRPr="00637074" w:rsidRDefault="00637074">
      <w:pPr>
        <w:numPr>
          <w:ilvl w:val="0"/>
          <w:numId w:val="77"/>
        </w:numPr>
        <w:tabs>
          <w:tab w:val="num" w:pos="720"/>
        </w:tabs>
        <w:spacing w:after="0"/>
        <w:jc w:val="both"/>
        <w:rPr>
          <w:ins w:id="2181" w:author="Kush Khalasi" w:date="2025-06-02T16:58:00Z"/>
          <w:lang w:val="en-IN"/>
        </w:rPr>
        <w:pPrChange w:id="2182" w:author="Kush Khalasi" w:date="2025-06-02T17:00:00Z" w16du:dateUtc="2025-06-02T11:30:00Z">
          <w:pPr>
            <w:numPr>
              <w:numId w:val="78"/>
            </w:numPr>
            <w:tabs>
              <w:tab w:val="num" w:pos="720"/>
            </w:tabs>
            <w:spacing w:after="0"/>
            <w:ind w:left="720" w:hanging="360"/>
            <w:jc w:val="both"/>
          </w:pPr>
        </w:pPrChange>
      </w:pPr>
      <w:ins w:id="2183" w:author="Kush Khalasi" w:date="2025-06-02T16:58:00Z">
        <w:r w:rsidRPr="00637074">
          <w:rPr>
            <w:b/>
            <w:bCs/>
            <w:lang w:val="en-IN"/>
          </w:rPr>
          <w:t>Open Dialogue:</w:t>
        </w:r>
        <w:r w:rsidRPr="00637074">
          <w:rPr>
            <w:lang w:val="en-IN"/>
          </w:rPr>
          <w:t xml:space="preserve"> The company encourages ongoing conversations with the affected employee to address any concerns and to assess the effectiveness of remediation.</w:t>
        </w:r>
      </w:ins>
    </w:p>
    <w:p w14:paraId="08BB95FC" w14:textId="225475C6" w:rsidR="00637074" w:rsidRPr="00637074" w:rsidRDefault="00637074" w:rsidP="00637074">
      <w:pPr>
        <w:spacing w:after="0"/>
        <w:ind w:left="360"/>
        <w:jc w:val="both"/>
        <w:rPr>
          <w:ins w:id="2184" w:author="Kush Khalasi" w:date="2025-06-02T16:58:00Z"/>
          <w:lang w:val="en-IN"/>
        </w:rPr>
      </w:pPr>
    </w:p>
    <w:p w14:paraId="1F75A67C" w14:textId="77777777" w:rsidR="00637074" w:rsidRDefault="00637074" w:rsidP="00637074">
      <w:pPr>
        <w:numPr>
          <w:ilvl w:val="0"/>
          <w:numId w:val="3"/>
        </w:numPr>
        <w:spacing w:after="0"/>
        <w:jc w:val="both"/>
        <w:rPr>
          <w:ins w:id="2185" w:author="Kush Khalasi" w:date="2025-06-02T17:00:00Z" w16du:dateUtc="2025-06-02T11:30:00Z"/>
          <w:b/>
          <w:bCs/>
        </w:rPr>
      </w:pPr>
      <w:ins w:id="2186" w:author="Kush Khalasi" w:date="2025-06-02T16:58:00Z">
        <w:r w:rsidRPr="00637074">
          <w:rPr>
            <w:b/>
            <w:bCs/>
            <w:rPrChange w:id="2187" w:author="Kush Khalasi" w:date="2025-06-02T16:59:00Z" w16du:dateUtc="2025-06-02T11:29:00Z">
              <w:rPr>
                <w:b/>
                <w:bCs/>
                <w:lang w:val="en-IN"/>
              </w:rPr>
            </w:rPrChange>
          </w:rPr>
          <w:t>Monitoring: Ensuring Effectiveness of Remedies</w:t>
        </w:r>
      </w:ins>
    </w:p>
    <w:p w14:paraId="26C09778" w14:textId="77777777" w:rsidR="00637074" w:rsidRPr="00637074" w:rsidRDefault="00637074">
      <w:pPr>
        <w:spacing w:after="0"/>
        <w:ind w:left="720"/>
        <w:jc w:val="both"/>
        <w:rPr>
          <w:ins w:id="2188" w:author="Kush Khalasi" w:date="2025-06-02T16:58:00Z"/>
          <w:b/>
          <w:bCs/>
          <w:rPrChange w:id="2189" w:author="Kush Khalasi" w:date="2025-06-02T16:59:00Z" w16du:dateUtc="2025-06-02T11:29:00Z">
            <w:rPr>
              <w:ins w:id="2190" w:author="Kush Khalasi" w:date="2025-06-02T16:58:00Z"/>
              <w:b/>
              <w:bCs/>
              <w:lang w:val="en-IN"/>
            </w:rPr>
          </w:rPrChange>
        </w:rPr>
        <w:pPrChange w:id="2191" w:author="Kush Khalasi" w:date="2025-06-02T17:00:00Z" w16du:dateUtc="2025-06-02T11:30:00Z">
          <w:pPr>
            <w:spacing w:after="0"/>
            <w:ind w:left="360"/>
            <w:jc w:val="both"/>
          </w:pPr>
        </w:pPrChange>
      </w:pPr>
    </w:p>
    <w:p w14:paraId="7F80B6E3" w14:textId="77777777" w:rsidR="00637074" w:rsidRDefault="00637074" w:rsidP="00637074">
      <w:pPr>
        <w:spacing w:after="0"/>
        <w:ind w:left="720"/>
        <w:jc w:val="both"/>
        <w:rPr>
          <w:ins w:id="2192" w:author="Kush Khalasi" w:date="2025-06-02T17:00:00Z" w16du:dateUtc="2025-06-02T11:30:00Z"/>
          <w:lang w:val="en-IN"/>
        </w:rPr>
      </w:pPr>
      <w:ins w:id="2193" w:author="Kush Khalasi" w:date="2025-06-02T16:58:00Z">
        <w:r w:rsidRPr="00637074">
          <w:rPr>
            <w:lang w:val="en-IN"/>
          </w:rPr>
          <w:t>Remediation does not end with immediate corrective actions. Continuous monitoring is vital to confirm that solutions are effective and that no further harm or retaliation occurs. This includes:</w:t>
        </w:r>
      </w:ins>
    </w:p>
    <w:p w14:paraId="0547FA5F" w14:textId="77777777" w:rsidR="00637074" w:rsidRPr="00637074" w:rsidRDefault="00637074">
      <w:pPr>
        <w:spacing w:after="0"/>
        <w:ind w:left="720"/>
        <w:jc w:val="both"/>
        <w:rPr>
          <w:ins w:id="2194" w:author="Kush Khalasi" w:date="2025-06-02T16:58:00Z"/>
          <w:lang w:val="en-IN"/>
        </w:rPr>
        <w:pPrChange w:id="2195" w:author="Kush Khalasi" w:date="2025-06-02T17:00:00Z" w16du:dateUtc="2025-06-02T11:30:00Z">
          <w:pPr>
            <w:spacing w:after="0"/>
            <w:ind w:left="360"/>
            <w:jc w:val="both"/>
          </w:pPr>
        </w:pPrChange>
      </w:pPr>
    </w:p>
    <w:p w14:paraId="07F52C7D" w14:textId="77777777" w:rsidR="00637074" w:rsidRPr="00637074" w:rsidRDefault="00637074">
      <w:pPr>
        <w:numPr>
          <w:ilvl w:val="0"/>
          <w:numId w:val="77"/>
        </w:numPr>
        <w:tabs>
          <w:tab w:val="num" w:pos="720"/>
        </w:tabs>
        <w:spacing w:after="0"/>
        <w:jc w:val="both"/>
        <w:rPr>
          <w:ins w:id="2196" w:author="Kush Khalasi" w:date="2025-06-02T16:58:00Z"/>
          <w:lang w:val="en-IN"/>
        </w:rPr>
        <w:pPrChange w:id="2197" w:author="Kush Khalasi" w:date="2025-06-02T17:00:00Z" w16du:dateUtc="2025-06-02T11:30:00Z">
          <w:pPr>
            <w:numPr>
              <w:numId w:val="79"/>
            </w:numPr>
            <w:tabs>
              <w:tab w:val="num" w:pos="720"/>
            </w:tabs>
            <w:spacing w:after="0"/>
            <w:ind w:left="720" w:hanging="360"/>
            <w:jc w:val="both"/>
          </w:pPr>
        </w:pPrChange>
      </w:pPr>
      <w:ins w:id="2198" w:author="Kush Khalasi" w:date="2025-06-02T16:58:00Z">
        <w:r w:rsidRPr="00637074">
          <w:rPr>
            <w:b/>
            <w:bCs/>
            <w:lang w:val="en-IN"/>
          </w:rPr>
          <w:t>Regular Follow-ups:</w:t>
        </w:r>
        <w:r w:rsidRPr="00637074">
          <w:rPr>
            <w:lang w:val="en-IN"/>
          </w:rPr>
          <w:t xml:space="preserve"> Scheduled meetings with the complainant to review their satisfaction and well-being, and to identify any additional needs or adjustments.</w:t>
        </w:r>
      </w:ins>
    </w:p>
    <w:p w14:paraId="63B85B00" w14:textId="77777777" w:rsidR="00637074" w:rsidRPr="00637074" w:rsidRDefault="00637074">
      <w:pPr>
        <w:numPr>
          <w:ilvl w:val="0"/>
          <w:numId w:val="77"/>
        </w:numPr>
        <w:tabs>
          <w:tab w:val="num" w:pos="720"/>
        </w:tabs>
        <w:spacing w:after="0"/>
        <w:jc w:val="both"/>
        <w:rPr>
          <w:ins w:id="2199" w:author="Kush Khalasi" w:date="2025-06-02T16:58:00Z"/>
          <w:lang w:val="en-IN"/>
        </w:rPr>
        <w:pPrChange w:id="2200" w:author="Kush Khalasi" w:date="2025-06-02T17:00:00Z" w16du:dateUtc="2025-06-02T11:30:00Z">
          <w:pPr>
            <w:numPr>
              <w:numId w:val="79"/>
            </w:numPr>
            <w:tabs>
              <w:tab w:val="num" w:pos="720"/>
            </w:tabs>
            <w:spacing w:after="0"/>
            <w:ind w:left="720" w:hanging="360"/>
            <w:jc w:val="both"/>
          </w:pPr>
        </w:pPrChange>
      </w:pPr>
      <w:ins w:id="2201" w:author="Kush Khalasi" w:date="2025-06-02T16:58:00Z">
        <w:r w:rsidRPr="00637074">
          <w:rPr>
            <w:b/>
            <w:bCs/>
            <w:lang w:val="en-IN"/>
          </w:rPr>
          <w:t>Workplace Environment Monitoring:</w:t>
        </w:r>
        <w:r w:rsidRPr="00637074">
          <w:rPr>
            <w:lang w:val="en-IN"/>
          </w:rPr>
          <w:t xml:space="preserve"> Active observation of the team and work climate to prevent recurrence of issues or retaliation.</w:t>
        </w:r>
      </w:ins>
    </w:p>
    <w:p w14:paraId="3287F38E" w14:textId="77777777" w:rsidR="00637074" w:rsidRPr="00637074" w:rsidRDefault="00637074">
      <w:pPr>
        <w:numPr>
          <w:ilvl w:val="0"/>
          <w:numId w:val="77"/>
        </w:numPr>
        <w:tabs>
          <w:tab w:val="num" w:pos="720"/>
        </w:tabs>
        <w:spacing w:after="0"/>
        <w:jc w:val="both"/>
        <w:rPr>
          <w:ins w:id="2202" w:author="Kush Khalasi" w:date="2025-06-02T16:58:00Z"/>
          <w:lang w:val="en-IN"/>
        </w:rPr>
        <w:pPrChange w:id="2203" w:author="Kush Khalasi" w:date="2025-06-02T17:00:00Z" w16du:dateUtc="2025-06-02T11:30:00Z">
          <w:pPr>
            <w:numPr>
              <w:numId w:val="79"/>
            </w:numPr>
            <w:tabs>
              <w:tab w:val="num" w:pos="720"/>
            </w:tabs>
            <w:spacing w:after="0"/>
            <w:ind w:left="720" w:hanging="360"/>
            <w:jc w:val="both"/>
          </w:pPr>
        </w:pPrChange>
      </w:pPr>
      <w:ins w:id="2204" w:author="Kush Khalasi" w:date="2025-06-02T16:58:00Z">
        <w:r w:rsidRPr="00637074">
          <w:rPr>
            <w:b/>
            <w:bCs/>
            <w:lang w:val="en-IN"/>
          </w:rPr>
          <w:t>Feedback Channels:</w:t>
        </w:r>
        <w:r w:rsidRPr="00637074">
          <w:rPr>
            <w:lang w:val="en-IN"/>
          </w:rPr>
          <w:t xml:space="preserve"> Anonymous mechanisms allowing employees to share their experiences and concerns about the grievance process, helping the company refine its approach.</w:t>
        </w:r>
      </w:ins>
    </w:p>
    <w:p w14:paraId="24975F49" w14:textId="54B6203D" w:rsidR="00637074" w:rsidRPr="00637074" w:rsidRDefault="00637074" w:rsidP="00637074">
      <w:pPr>
        <w:spacing w:after="0"/>
        <w:ind w:left="360"/>
        <w:jc w:val="both"/>
        <w:rPr>
          <w:ins w:id="2205" w:author="Kush Khalasi" w:date="2025-06-02T16:58:00Z"/>
          <w:lang w:val="en-IN"/>
        </w:rPr>
      </w:pPr>
    </w:p>
    <w:p w14:paraId="5E2F3F0C" w14:textId="77777777" w:rsidR="00637074" w:rsidRDefault="00637074" w:rsidP="00637074">
      <w:pPr>
        <w:numPr>
          <w:ilvl w:val="0"/>
          <w:numId w:val="3"/>
        </w:numPr>
        <w:spacing w:after="0"/>
        <w:jc w:val="both"/>
        <w:rPr>
          <w:ins w:id="2206" w:author="Kush Khalasi" w:date="2025-06-02T17:00:00Z" w16du:dateUtc="2025-06-02T11:30:00Z"/>
          <w:b/>
          <w:bCs/>
        </w:rPr>
      </w:pPr>
      <w:ins w:id="2207" w:author="Kush Khalasi" w:date="2025-06-02T16:58:00Z">
        <w:r w:rsidRPr="00637074">
          <w:rPr>
            <w:b/>
            <w:bCs/>
            <w:rPrChange w:id="2208" w:author="Kush Khalasi" w:date="2025-06-02T16:59:00Z" w16du:dateUtc="2025-06-02T11:29:00Z">
              <w:rPr>
                <w:b/>
                <w:bCs/>
                <w:lang w:val="en-IN"/>
              </w:rPr>
            </w:rPrChange>
          </w:rPr>
          <w:t>Long-Term Support and Prevention</w:t>
        </w:r>
      </w:ins>
    </w:p>
    <w:p w14:paraId="70E8B8F3" w14:textId="77777777" w:rsidR="00637074" w:rsidRPr="00637074" w:rsidRDefault="00637074">
      <w:pPr>
        <w:spacing w:after="0"/>
        <w:ind w:left="720"/>
        <w:jc w:val="both"/>
        <w:rPr>
          <w:ins w:id="2209" w:author="Kush Khalasi" w:date="2025-06-02T16:58:00Z"/>
          <w:b/>
          <w:bCs/>
          <w:rPrChange w:id="2210" w:author="Kush Khalasi" w:date="2025-06-02T16:59:00Z" w16du:dateUtc="2025-06-02T11:29:00Z">
            <w:rPr>
              <w:ins w:id="2211" w:author="Kush Khalasi" w:date="2025-06-02T16:58:00Z"/>
              <w:b/>
              <w:bCs/>
              <w:lang w:val="en-IN"/>
            </w:rPr>
          </w:rPrChange>
        </w:rPr>
        <w:pPrChange w:id="2212" w:author="Kush Khalasi" w:date="2025-06-02T17:00:00Z" w16du:dateUtc="2025-06-02T11:30:00Z">
          <w:pPr>
            <w:spacing w:after="0"/>
            <w:ind w:left="360"/>
            <w:jc w:val="both"/>
          </w:pPr>
        </w:pPrChange>
      </w:pPr>
    </w:p>
    <w:p w14:paraId="55928CCB" w14:textId="77777777" w:rsidR="00637074" w:rsidRDefault="00637074" w:rsidP="00637074">
      <w:pPr>
        <w:spacing w:after="0"/>
        <w:ind w:left="720"/>
        <w:jc w:val="both"/>
        <w:rPr>
          <w:ins w:id="2213" w:author="Kush Khalasi" w:date="2025-06-02T17:00:00Z" w16du:dateUtc="2025-06-02T11:30:00Z"/>
          <w:lang w:val="en-IN"/>
        </w:rPr>
      </w:pPr>
      <w:ins w:id="2214" w:author="Kush Khalasi" w:date="2025-06-02T16:58:00Z">
        <w:r w:rsidRPr="00637074">
          <w:rPr>
            <w:lang w:val="en-IN"/>
          </w:rPr>
          <w:t>To foster a healthy, respectful workplace culture, the company commits to ongoing initiatives beyond grievance resolution, such as:</w:t>
        </w:r>
      </w:ins>
    </w:p>
    <w:p w14:paraId="602FFFE4" w14:textId="77777777" w:rsidR="00637074" w:rsidRPr="00637074" w:rsidRDefault="00637074">
      <w:pPr>
        <w:spacing w:after="0"/>
        <w:ind w:left="720"/>
        <w:jc w:val="both"/>
        <w:rPr>
          <w:ins w:id="2215" w:author="Kush Khalasi" w:date="2025-06-02T16:58:00Z"/>
          <w:lang w:val="en-IN"/>
        </w:rPr>
        <w:pPrChange w:id="2216" w:author="Kush Khalasi" w:date="2025-06-02T17:00:00Z" w16du:dateUtc="2025-06-02T11:30:00Z">
          <w:pPr>
            <w:spacing w:after="0"/>
            <w:ind w:left="360"/>
            <w:jc w:val="both"/>
          </w:pPr>
        </w:pPrChange>
      </w:pPr>
    </w:p>
    <w:p w14:paraId="723034FD" w14:textId="77777777" w:rsidR="00637074" w:rsidRPr="00637074" w:rsidRDefault="00637074">
      <w:pPr>
        <w:numPr>
          <w:ilvl w:val="0"/>
          <w:numId w:val="77"/>
        </w:numPr>
        <w:tabs>
          <w:tab w:val="num" w:pos="720"/>
        </w:tabs>
        <w:spacing w:after="0"/>
        <w:jc w:val="both"/>
        <w:rPr>
          <w:ins w:id="2217" w:author="Kush Khalasi" w:date="2025-06-02T16:58:00Z"/>
          <w:lang w:val="en-IN"/>
        </w:rPr>
        <w:pPrChange w:id="2218" w:author="Kush Khalasi" w:date="2025-06-02T17:00:00Z" w16du:dateUtc="2025-06-02T11:30:00Z">
          <w:pPr>
            <w:numPr>
              <w:numId w:val="80"/>
            </w:numPr>
            <w:tabs>
              <w:tab w:val="num" w:pos="720"/>
            </w:tabs>
            <w:spacing w:after="0"/>
            <w:ind w:left="720" w:hanging="360"/>
            <w:jc w:val="both"/>
          </w:pPr>
        </w:pPrChange>
      </w:pPr>
      <w:ins w:id="2219" w:author="Kush Khalasi" w:date="2025-06-02T16:58:00Z">
        <w:r w:rsidRPr="00637074">
          <w:rPr>
            <w:b/>
            <w:bCs/>
            <w:lang w:val="en-IN"/>
          </w:rPr>
          <w:t>Preventive Training:</w:t>
        </w:r>
        <w:r w:rsidRPr="00637074">
          <w:rPr>
            <w:lang w:val="en-IN"/>
          </w:rPr>
          <w:t xml:space="preserve"> Regular training sessions on harassment, discrimination, conflict management, and company policies.</w:t>
        </w:r>
      </w:ins>
    </w:p>
    <w:p w14:paraId="3E6DC7AB" w14:textId="77777777" w:rsidR="00637074" w:rsidRPr="00637074" w:rsidRDefault="00637074">
      <w:pPr>
        <w:numPr>
          <w:ilvl w:val="0"/>
          <w:numId w:val="77"/>
        </w:numPr>
        <w:tabs>
          <w:tab w:val="num" w:pos="720"/>
        </w:tabs>
        <w:spacing w:after="0"/>
        <w:jc w:val="both"/>
        <w:rPr>
          <w:ins w:id="2220" w:author="Kush Khalasi" w:date="2025-06-02T16:58:00Z"/>
          <w:lang w:val="en-IN"/>
        </w:rPr>
        <w:pPrChange w:id="2221" w:author="Kush Khalasi" w:date="2025-06-02T17:00:00Z" w16du:dateUtc="2025-06-02T11:30:00Z">
          <w:pPr>
            <w:numPr>
              <w:numId w:val="80"/>
            </w:numPr>
            <w:tabs>
              <w:tab w:val="num" w:pos="720"/>
            </w:tabs>
            <w:spacing w:after="0"/>
            <w:ind w:left="720" w:hanging="360"/>
            <w:jc w:val="both"/>
          </w:pPr>
        </w:pPrChange>
      </w:pPr>
      <w:ins w:id="2222" w:author="Kush Khalasi" w:date="2025-06-02T16:58:00Z">
        <w:r w:rsidRPr="00637074">
          <w:rPr>
            <w:b/>
            <w:bCs/>
            <w:lang w:val="en-IN"/>
          </w:rPr>
          <w:t>Policy and Procedure Review:</w:t>
        </w:r>
        <w:r w:rsidRPr="00637074">
          <w:rPr>
            <w:lang w:val="en-IN"/>
          </w:rPr>
          <w:t xml:space="preserve"> Periodic evaluation and update of grievance policies and employee </w:t>
        </w:r>
        <w:r w:rsidRPr="00637074">
          <w:rPr>
            <w:lang w:val="en-IN"/>
          </w:rPr>
          <w:lastRenderedPageBreak/>
          <w:t>handbooks to close gaps and improve clarity.</w:t>
        </w:r>
      </w:ins>
    </w:p>
    <w:p w14:paraId="1491CB68" w14:textId="7D8A459E" w:rsidR="00637074" w:rsidRPr="00637074" w:rsidRDefault="00637074">
      <w:pPr>
        <w:spacing w:after="0"/>
        <w:ind w:left="720"/>
        <w:jc w:val="both"/>
        <w:rPr>
          <w:ins w:id="2223" w:author="Kush Khalasi" w:date="2025-06-02T16:58:00Z"/>
          <w:b/>
          <w:bCs/>
          <w:rPrChange w:id="2224" w:author="Kush Khalasi" w:date="2025-06-02T16:59:00Z" w16du:dateUtc="2025-06-02T11:29:00Z">
            <w:rPr>
              <w:ins w:id="2225" w:author="Kush Khalasi" w:date="2025-06-02T16:58:00Z"/>
              <w:lang w:val="en-IN"/>
            </w:rPr>
          </w:rPrChange>
        </w:rPr>
        <w:pPrChange w:id="2226" w:author="Kush Khalasi" w:date="2025-06-02T16:59:00Z" w16du:dateUtc="2025-06-02T11:29:00Z">
          <w:pPr>
            <w:spacing w:after="0"/>
            <w:ind w:left="360"/>
            <w:jc w:val="both"/>
          </w:pPr>
        </w:pPrChange>
      </w:pPr>
    </w:p>
    <w:p w14:paraId="383517EB" w14:textId="77777777" w:rsidR="00637074" w:rsidRDefault="00637074" w:rsidP="00637074">
      <w:pPr>
        <w:numPr>
          <w:ilvl w:val="0"/>
          <w:numId w:val="3"/>
        </w:numPr>
        <w:spacing w:after="0"/>
        <w:jc w:val="both"/>
        <w:rPr>
          <w:ins w:id="2227" w:author="Kush Khalasi" w:date="2025-06-02T17:01:00Z" w16du:dateUtc="2025-06-02T11:31:00Z"/>
          <w:b/>
          <w:bCs/>
        </w:rPr>
      </w:pPr>
      <w:ins w:id="2228" w:author="Kush Khalasi" w:date="2025-06-02T16:58:00Z">
        <w:r w:rsidRPr="00637074">
          <w:rPr>
            <w:b/>
            <w:bCs/>
            <w:rPrChange w:id="2229" w:author="Kush Khalasi" w:date="2025-06-02T16:59:00Z" w16du:dateUtc="2025-06-02T11:29:00Z">
              <w:rPr>
                <w:b/>
                <w:bCs/>
                <w:lang w:val="en-IN"/>
              </w:rPr>
            </w:rPrChange>
          </w:rPr>
          <w:t>Conclusion</w:t>
        </w:r>
      </w:ins>
    </w:p>
    <w:p w14:paraId="11C7884D" w14:textId="77777777" w:rsidR="00637074" w:rsidRPr="00637074" w:rsidRDefault="00637074">
      <w:pPr>
        <w:spacing w:after="0"/>
        <w:ind w:left="720"/>
        <w:jc w:val="both"/>
        <w:rPr>
          <w:ins w:id="2230" w:author="Kush Khalasi" w:date="2025-06-02T16:58:00Z"/>
          <w:b/>
          <w:bCs/>
          <w:rPrChange w:id="2231" w:author="Kush Khalasi" w:date="2025-06-02T16:59:00Z" w16du:dateUtc="2025-06-02T11:29:00Z">
            <w:rPr>
              <w:ins w:id="2232" w:author="Kush Khalasi" w:date="2025-06-02T16:58:00Z"/>
              <w:b/>
              <w:bCs/>
              <w:lang w:val="en-IN"/>
            </w:rPr>
          </w:rPrChange>
        </w:rPr>
        <w:pPrChange w:id="2233" w:author="Kush Khalasi" w:date="2025-06-02T17:01:00Z" w16du:dateUtc="2025-06-02T11:31:00Z">
          <w:pPr>
            <w:spacing w:after="0"/>
            <w:ind w:left="360"/>
            <w:jc w:val="both"/>
          </w:pPr>
        </w:pPrChange>
      </w:pPr>
    </w:p>
    <w:p w14:paraId="67E3629E" w14:textId="2CC63ED0" w:rsidR="00637074" w:rsidRDefault="00637074" w:rsidP="00637074">
      <w:pPr>
        <w:spacing w:after="0"/>
        <w:ind w:left="720"/>
        <w:jc w:val="both"/>
        <w:rPr>
          <w:ins w:id="2234" w:author="Kush Khalasi" w:date="2025-06-02T18:36:00Z" w16du:dateUtc="2025-06-02T13:06:00Z"/>
          <w:lang w:val="en-IN"/>
        </w:rPr>
      </w:pPr>
      <w:ins w:id="2235" w:author="Kush Khalasi" w:date="2025-06-02T17:01:00Z" w16du:dateUtc="2025-06-02T11:31:00Z">
        <w:r>
          <w:rPr>
            <w:lang w:val="en-IN"/>
          </w:rPr>
          <w:t>R</w:t>
        </w:r>
      </w:ins>
      <w:ins w:id="2236" w:author="Kush Khalasi" w:date="2025-06-02T16:58:00Z">
        <w:r w:rsidRPr="00637074">
          <w:rPr>
            <w:lang w:val="en-IN"/>
          </w:rPr>
          <w:t>emediation procedure is a vital component of its commitment to a fair, safe, and supportive workplace. By focusing on proportional, victim-</w:t>
        </w:r>
        <w:proofErr w:type="spellStart"/>
        <w:r w:rsidRPr="00637074">
          <w:rPr>
            <w:lang w:val="en-IN"/>
          </w:rPr>
          <w:t>centered</w:t>
        </w:r>
        <w:proofErr w:type="spellEnd"/>
        <w:r w:rsidRPr="00637074">
          <w:rPr>
            <w:lang w:val="en-IN"/>
          </w:rPr>
          <w:t xml:space="preserve"> responses, transparent communication, continuous monitoring, and long-term prevention, the company ensures that grievances are addressed thoroughly, respectfully, and constructively.</w:t>
        </w:r>
      </w:ins>
    </w:p>
    <w:p w14:paraId="38B85D9C" w14:textId="77777777" w:rsidR="000D62D9" w:rsidRDefault="000D62D9" w:rsidP="00637074">
      <w:pPr>
        <w:spacing w:after="0"/>
        <w:ind w:left="720"/>
        <w:jc w:val="both"/>
        <w:rPr>
          <w:ins w:id="2237" w:author="Kush Khalasi" w:date="2025-06-02T18:36:00Z" w16du:dateUtc="2025-06-02T13:06:00Z"/>
          <w:lang w:val="en-IN"/>
        </w:rPr>
      </w:pPr>
    </w:p>
    <w:p w14:paraId="2C7EBCEE" w14:textId="77777777" w:rsidR="000D62D9" w:rsidRDefault="000D62D9" w:rsidP="00637074">
      <w:pPr>
        <w:spacing w:after="0"/>
        <w:ind w:left="720"/>
        <w:jc w:val="both"/>
        <w:rPr>
          <w:ins w:id="2238" w:author="Kush Khalasi" w:date="2025-06-02T18:36:00Z" w16du:dateUtc="2025-06-02T13:06:00Z"/>
          <w:lang w:val="en-IN"/>
        </w:rPr>
      </w:pPr>
    </w:p>
    <w:p w14:paraId="6C6346DE" w14:textId="77777777" w:rsidR="000D62D9" w:rsidRDefault="000D62D9" w:rsidP="000D62D9">
      <w:pPr>
        <w:spacing w:after="0"/>
        <w:ind w:left="720"/>
        <w:jc w:val="both"/>
        <w:rPr>
          <w:ins w:id="2239" w:author="Kush Khalasi" w:date="2025-06-02T18:36:00Z" w16du:dateUtc="2025-06-02T13:06:00Z"/>
          <w:b/>
          <w:bCs/>
          <w:lang w:val="en-IN"/>
        </w:rPr>
      </w:pPr>
      <w:ins w:id="2240" w:author="Kush Khalasi" w:date="2025-06-02T18:36:00Z">
        <w:r w:rsidRPr="000D62D9">
          <w:rPr>
            <w:b/>
            <w:bCs/>
            <w:lang w:val="en-IN"/>
          </w:rPr>
          <w:t>Upholding Employee Dignity and Respect in Security Practices</w:t>
        </w:r>
      </w:ins>
    </w:p>
    <w:p w14:paraId="2F70D4A3" w14:textId="77777777" w:rsidR="000D62D9" w:rsidRPr="000D62D9" w:rsidRDefault="000D62D9" w:rsidP="000D62D9">
      <w:pPr>
        <w:spacing w:after="0"/>
        <w:ind w:left="720"/>
        <w:jc w:val="both"/>
        <w:rPr>
          <w:ins w:id="2241" w:author="Kush Khalasi" w:date="2025-06-02T18:36:00Z"/>
          <w:b/>
          <w:bCs/>
          <w:lang w:val="en-IN"/>
        </w:rPr>
      </w:pPr>
    </w:p>
    <w:p w14:paraId="37A296F1" w14:textId="77777777" w:rsidR="000D62D9" w:rsidRPr="000D62D9" w:rsidRDefault="000D62D9" w:rsidP="000D62D9">
      <w:pPr>
        <w:spacing w:after="0"/>
        <w:ind w:left="720"/>
        <w:jc w:val="both"/>
        <w:rPr>
          <w:ins w:id="2242" w:author="Kush Khalasi" w:date="2025-06-02T18:36:00Z"/>
          <w:lang w:val="en-IN"/>
        </w:rPr>
      </w:pPr>
      <w:ins w:id="2243" w:author="Kush Khalasi" w:date="2025-06-02T18:36:00Z">
        <w:r w:rsidRPr="000D62D9">
          <w:rPr>
            <w:lang w:val="en-IN"/>
          </w:rPr>
          <w:t xml:space="preserve">At </w:t>
        </w:r>
        <w:r w:rsidRPr="000D62D9">
          <w:rPr>
            <w:b/>
            <w:bCs/>
            <w:lang w:val="en-IN"/>
          </w:rPr>
          <w:t>Riya Travels Private Limited</w:t>
        </w:r>
        <w:r w:rsidRPr="000D62D9">
          <w:rPr>
            <w:lang w:val="en-IN"/>
          </w:rPr>
          <w:t>, we are committed to maintaining a work environment where every employee feels safe, respected, and free from coercion. Our security protocols are designed to protect—not control—our people. All practices involving security personnel are guided by principles of human dignity, legal compliance, and ethical conduct.</w:t>
        </w:r>
      </w:ins>
    </w:p>
    <w:p w14:paraId="73856727" w14:textId="56885F44" w:rsidR="000D62D9" w:rsidRPr="000D62D9" w:rsidRDefault="000D62D9" w:rsidP="000D62D9">
      <w:pPr>
        <w:spacing w:after="0"/>
        <w:ind w:left="720"/>
        <w:jc w:val="both"/>
        <w:rPr>
          <w:ins w:id="2244" w:author="Kush Khalasi" w:date="2025-06-02T18:36:00Z"/>
          <w:lang w:val="en-IN"/>
        </w:rPr>
      </w:pPr>
    </w:p>
    <w:p w14:paraId="5FD32792" w14:textId="77777777" w:rsidR="000D62D9" w:rsidRPr="000D62D9" w:rsidRDefault="000D62D9" w:rsidP="000D62D9">
      <w:pPr>
        <w:spacing w:after="0"/>
        <w:ind w:left="720"/>
        <w:jc w:val="both"/>
        <w:rPr>
          <w:ins w:id="2245" w:author="Kush Khalasi" w:date="2025-06-02T18:36:00Z"/>
          <w:b/>
          <w:bCs/>
          <w:lang w:val="en-IN"/>
        </w:rPr>
      </w:pPr>
      <w:ins w:id="2246" w:author="Kush Khalasi" w:date="2025-06-02T18:36:00Z">
        <w:r w:rsidRPr="000D62D9">
          <w:rPr>
            <w:b/>
            <w:bCs/>
            <w:lang w:val="en-IN"/>
          </w:rPr>
          <w:t>Freedom of Movement Within Office Premises</w:t>
        </w:r>
      </w:ins>
    </w:p>
    <w:p w14:paraId="42A1F52A" w14:textId="77777777" w:rsidR="000D62D9" w:rsidRPr="000D62D9" w:rsidRDefault="000D62D9">
      <w:pPr>
        <w:numPr>
          <w:ilvl w:val="0"/>
          <w:numId w:val="102"/>
        </w:numPr>
        <w:tabs>
          <w:tab w:val="clear" w:pos="720"/>
          <w:tab w:val="num" w:pos="1170"/>
        </w:tabs>
        <w:spacing w:after="0"/>
        <w:ind w:left="1080"/>
        <w:jc w:val="both"/>
        <w:rPr>
          <w:ins w:id="2247" w:author="Kush Khalasi" w:date="2025-06-02T18:36:00Z"/>
          <w:lang w:val="en-IN"/>
        </w:rPr>
        <w:pPrChange w:id="2248" w:author="Kush Khalasi" w:date="2025-06-02T18:37:00Z" w16du:dateUtc="2025-06-02T13:07:00Z">
          <w:pPr>
            <w:numPr>
              <w:numId w:val="102"/>
            </w:numPr>
            <w:tabs>
              <w:tab w:val="num" w:pos="720"/>
            </w:tabs>
            <w:spacing w:after="0"/>
            <w:ind w:left="720" w:hanging="360"/>
            <w:jc w:val="both"/>
          </w:pPr>
        </w:pPrChange>
      </w:pPr>
      <w:ins w:id="2249" w:author="Kush Khalasi" w:date="2025-06-02T18:36:00Z">
        <w:r w:rsidRPr="000D62D9">
          <w:rPr>
            <w:lang w:val="en-IN"/>
          </w:rPr>
          <w:t>Employees have the right to move freely across their designated work areas, common rooms, and other authorized office spaces without obstruction.</w:t>
        </w:r>
      </w:ins>
    </w:p>
    <w:p w14:paraId="5A472007" w14:textId="77777777" w:rsidR="000D62D9" w:rsidRPr="000D62D9" w:rsidRDefault="000D62D9">
      <w:pPr>
        <w:numPr>
          <w:ilvl w:val="0"/>
          <w:numId w:val="102"/>
        </w:numPr>
        <w:tabs>
          <w:tab w:val="clear" w:pos="720"/>
          <w:tab w:val="num" w:pos="1170"/>
        </w:tabs>
        <w:spacing w:after="0"/>
        <w:ind w:left="1080"/>
        <w:jc w:val="both"/>
        <w:rPr>
          <w:ins w:id="2250" w:author="Kush Khalasi" w:date="2025-06-02T18:36:00Z"/>
          <w:lang w:val="en-IN"/>
        </w:rPr>
        <w:pPrChange w:id="2251" w:author="Kush Khalasi" w:date="2025-06-02T18:37:00Z" w16du:dateUtc="2025-06-02T13:07:00Z">
          <w:pPr>
            <w:numPr>
              <w:numId w:val="102"/>
            </w:numPr>
            <w:tabs>
              <w:tab w:val="num" w:pos="720"/>
            </w:tabs>
            <w:spacing w:after="0"/>
            <w:ind w:left="720" w:hanging="360"/>
            <w:jc w:val="both"/>
          </w:pPr>
        </w:pPrChange>
      </w:pPr>
      <w:ins w:id="2252" w:author="Kush Khalasi" w:date="2025-06-02T18:36:00Z">
        <w:r w:rsidRPr="000D62D9">
          <w:rPr>
            <w:lang w:val="en-IN"/>
          </w:rPr>
          <w:t>Security personnel are not authorized to physically detain or redirect employees under normal conditions.</w:t>
        </w:r>
      </w:ins>
    </w:p>
    <w:p w14:paraId="75A4893A" w14:textId="77777777" w:rsidR="000D62D9" w:rsidRPr="000D62D9" w:rsidRDefault="000D62D9">
      <w:pPr>
        <w:numPr>
          <w:ilvl w:val="0"/>
          <w:numId w:val="102"/>
        </w:numPr>
        <w:tabs>
          <w:tab w:val="clear" w:pos="720"/>
          <w:tab w:val="num" w:pos="1170"/>
        </w:tabs>
        <w:spacing w:after="0"/>
        <w:ind w:left="1080"/>
        <w:jc w:val="both"/>
        <w:rPr>
          <w:ins w:id="2253" w:author="Kush Khalasi" w:date="2025-06-02T18:36:00Z"/>
          <w:lang w:val="en-IN"/>
        </w:rPr>
        <w:pPrChange w:id="2254" w:author="Kush Khalasi" w:date="2025-06-02T18:37:00Z" w16du:dateUtc="2025-06-02T13:07:00Z">
          <w:pPr>
            <w:numPr>
              <w:numId w:val="102"/>
            </w:numPr>
            <w:tabs>
              <w:tab w:val="num" w:pos="720"/>
            </w:tabs>
            <w:spacing w:after="0"/>
            <w:ind w:left="720" w:hanging="360"/>
            <w:jc w:val="both"/>
          </w:pPr>
        </w:pPrChange>
      </w:pPr>
      <w:ins w:id="2255" w:author="Kush Khalasi" w:date="2025-06-02T18:36:00Z">
        <w:r w:rsidRPr="000D62D9">
          <w:rPr>
            <w:lang w:val="en-IN"/>
          </w:rPr>
          <w:t>Any restriction of movement will be:</w:t>
        </w:r>
      </w:ins>
    </w:p>
    <w:p w14:paraId="44316A5C" w14:textId="77777777" w:rsidR="000D62D9" w:rsidRPr="000D62D9" w:rsidRDefault="000D62D9">
      <w:pPr>
        <w:numPr>
          <w:ilvl w:val="2"/>
          <w:numId w:val="102"/>
        </w:numPr>
        <w:spacing w:after="0"/>
        <w:jc w:val="both"/>
        <w:rPr>
          <w:ins w:id="2256" w:author="Kush Khalasi" w:date="2025-06-02T18:36:00Z"/>
          <w:lang w:val="en-IN"/>
        </w:rPr>
        <w:pPrChange w:id="2257" w:author="Kush Khalasi" w:date="2025-06-02T18:38:00Z" w16du:dateUtc="2025-06-02T13:08:00Z">
          <w:pPr>
            <w:numPr>
              <w:ilvl w:val="1"/>
              <w:numId w:val="102"/>
            </w:numPr>
            <w:tabs>
              <w:tab w:val="num" w:pos="1440"/>
            </w:tabs>
            <w:spacing w:after="0"/>
            <w:ind w:left="1440" w:hanging="360"/>
            <w:jc w:val="both"/>
          </w:pPr>
        </w:pPrChange>
      </w:pPr>
      <w:ins w:id="2258" w:author="Kush Khalasi" w:date="2025-06-02T18:36:00Z">
        <w:r w:rsidRPr="000D62D9">
          <w:rPr>
            <w:lang w:val="en-IN"/>
          </w:rPr>
          <w:t>Based solely on verified safety threats or emergencies,</w:t>
        </w:r>
      </w:ins>
    </w:p>
    <w:p w14:paraId="36CA21AA" w14:textId="77777777" w:rsidR="000D62D9" w:rsidRPr="000D62D9" w:rsidRDefault="000D62D9">
      <w:pPr>
        <w:numPr>
          <w:ilvl w:val="2"/>
          <w:numId w:val="102"/>
        </w:numPr>
        <w:spacing w:after="0"/>
        <w:jc w:val="both"/>
        <w:rPr>
          <w:ins w:id="2259" w:author="Kush Khalasi" w:date="2025-06-02T18:36:00Z"/>
          <w:lang w:val="en-IN"/>
        </w:rPr>
        <w:pPrChange w:id="2260" w:author="Kush Khalasi" w:date="2025-06-02T18:38:00Z" w16du:dateUtc="2025-06-02T13:08:00Z">
          <w:pPr>
            <w:numPr>
              <w:ilvl w:val="1"/>
              <w:numId w:val="102"/>
            </w:numPr>
            <w:tabs>
              <w:tab w:val="num" w:pos="1440"/>
            </w:tabs>
            <w:spacing w:after="0"/>
            <w:ind w:left="1440" w:hanging="360"/>
            <w:jc w:val="both"/>
          </w:pPr>
        </w:pPrChange>
      </w:pPr>
      <w:ins w:id="2261" w:author="Kush Khalasi" w:date="2025-06-02T18:36:00Z">
        <w:r w:rsidRPr="000D62D9">
          <w:rPr>
            <w:lang w:val="en-IN"/>
          </w:rPr>
          <w:t>Time-limited and proportionate,</w:t>
        </w:r>
      </w:ins>
    </w:p>
    <w:p w14:paraId="037A5339" w14:textId="77777777" w:rsidR="000D62D9" w:rsidRPr="000D62D9" w:rsidRDefault="000D62D9">
      <w:pPr>
        <w:numPr>
          <w:ilvl w:val="2"/>
          <w:numId w:val="102"/>
        </w:numPr>
        <w:spacing w:after="0"/>
        <w:jc w:val="both"/>
        <w:rPr>
          <w:ins w:id="2262" w:author="Kush Khalasi" w:date="2025-06-02T18:36:00Z"/>
          <w:lang w:val="en-IN"/>
        </w:rPr>
        <w:pPrChange w:id="2263" w:author="Kush Khalasi" w:date="2025-06-02T18:38:00Z" w16du:dateUtc="2025-06-02T13:08:00Z">
          <w:pPr>
            <w:numPr>
              <w:ilvl w:val="1"/>
              <w:numId w:val="102"/>
            </w:numPr>
            <w:tabs>
              <w:tab w:val="num" w:pos="1440"/>
            </w:tabs>
            <w:spacing w:after="0"/>
            <w:ind w:left="1440" w:hanging="360"/>
            <w:jc w:val="both"/>
          </w:pPr>
        </w:pPrChange>
      </w:pPr>
      <w:ins w:id="2264" w:author="Kush Khalasi" w:date="2025-06-02T18:36:00Z">
        <w:r w:rsidRPr="000D62D9">
          <w:rPr>
            <w:lang w:val="en-IN"/>
          </w:rPr>
          <w:t>Properly documented and communicated through HR when applicable.</w:t>
        </w:r>
      </w:ins>
    </w:p>
    <w:p w14:paraId="06D76ABB" w14:textId="77777777" w:rsidR="000D62D9" w:rsidRPr="000D62D9" w:rsidRDefault="000D62D9">
      <w:pPr>
        <w:numPr>
          <w:ilvl w:val="0"/>
          <w:numId w:val="102"/>
        </w:numPr>
        <w:tabs>
          <w:tab w:val="clear" w:pos="720"/>
          <w:tab w:val="num" w:pos="1170"/>
        </w:tabs>
        <w:spacing w:after="0"/>
        <w:ind w:left="1080"/>
        <w:jc w:val="both"/>
        <w:rPr>
          <w:ins w:id="2265" w:author="Kush Khalasi" w:date="2025-06-02T18:36:00Z"/>
          <w:lang w:val="en-IN"/>
        </w:rPr>
        <w:pPrChange w:id="2266" w:author="Kush Khalasi" w:date="2025-06-02T18:37:00Z" w16du:dateUtc="2025-06-02T13:07:00Z">
          <w:pPr>
            <w:numPr>
              <w:numId w:val="102"/>
            </w:numPr>
            <w:tabs>
              <w:tab w:val="num" w:pos="720"/>
            </w:tabs>
            <w:spacing w:after="0"/>
            <w:ind w:left="720" w:hanging="360"/>
            <w:jc w:val="both"/>
          </w:pPr>
        </w:pPrChange>
      </w:pPr>
      <w:ins w:id="2267" w:author="Kush Khalasi" w:date="2025-06-02T18:36:00Z">
        <w:r w:rsidRPr="000D62D9">
          <w:rPr>
            <w:lang w:val="en-IN"/>
          </w:rPr>
          <w:t>In case of evacuation drills or building lockdowns, prior notice will be provided unless an immediate emergency occurs.</w:t>
        </w:r>
      </w:ins>
    </w:p>
    <w:p w14:paraId="1126442E" w14:textId="7A4C7670" w:rsidR="000D62D9" w:rsidRPr="000D62D9" w:rsidRDefault="000D62D9" w:rsidP="000D62D9">
      <w:pPr>
        <w:spacing w:after="0"/>
        <w:ind w:left="720"/>
        <w:jc w:val="both"/>
        <w:rPr>
          <w:ins w:id="2268" w:author="Kush Khalasi" w:date="2025-06-02T18:36:00Z"/>
          <w:lang w:val="en-IN"/>
        </w:rPr>
      </w:pPr>
    </w:p>
    <w:p w14:paraId="04124DB0" w14:textId="77777777" w:rsidR="000D62D9" w:rsidRPr="000D62D9" w:rsidRDefault="000D62D9" w:rsidP="000D62D9">
      <w:pPr>
        <w:spacing w:after="0"/>
        <w:ind w:left="720"/>
        <w:jc w:val="both"/>
        <w:rPr>
          <w:ins w:id="2269" w:author="Kush Khalasi" w:date="2025-06-02T18:36:00Z"/>
          <w:b/>
          <w:bCs/>
          <w:lang w:val="en-IN"/>
        </w:rPr>
      </w:pPr>
      <w:ins w:id="2270" w:author="Kush Khalasi" w:date="2025-06-02T18:36:00Z">
        <w:r w:rsidRPr="000D62D9">
          <w:rPr>
            <w:b/>
            <w:bCs/>
            <w:lang w:val="en-IN"/>
          </w:rPr>
          <w:t>Prohibition of Unjustified Use of Force</w:t>
        </w:r>
      </w:ins>
    </w:p>
    <w:p w14:paraId="4D3B1C86" w14:textId="77777777" w:rsidR="000D62D9" w:rsidRPr="000D62D9" w:rsidRDefault="000D62D9">
      <w:pPr>
        <w:numPr>
          <w:ilvl w:val="0"/>
          <w:numId w:val="102"/>
        </w:numPr>
        <w:tabs>
          <w:tab w:val="clear" w:pos="720"/>
          <w:tab w:val="num" w:pos="1170"/>
        </w:tabs>
        <w:spacing w:after="0"/>
        <w:ind w:left="1080"/>
        <w:jc w:val="both"/>
        <w:rPr>
          <w:ins w:id="2271" w:author="Kush Khalasi" w:date="2025-06-02T18:36:00Z"/>
          <w:lang w:val="en-IN"/>
        </w:rPr>
        <w:pPrChange w:id="2272" w:author="Kush Khalasi" w:date="2025-06-02T18:37:00Z" w16du:dateUtc="2025-06-02T13:07:00Z">
          <w:pPr>
            <w:numPr>
              <w:numId w:val="103"/>
            </w:numPr>
            <w:tabs>
              <w:tab w:val="num" w:pos="720"/>
            </w:tabs>
            <w:spacing w:after="0"/>
            <w:ind w:left="720" w:hanging="360"/>
            <w:jc w:val="both"/>
          </w:pPr>
        </w:pPrChange>
      </w:pPr>
      <w:ins w:id="2273" w:author="Kush Khalasi" w:date="2025-06-02T18:36:00Z">
        <w:r w:rsidRPr="000D62D9">
          <w:rPr>
            <w:lang w:val="en-IN"/>
          </w:rPr>
          <w:t>Riya Travels adheres to a strict policy against any use of unnecessary force. Physical intervention by security staff is permitted only if there is a credible, immediate threat to safety.</w:t>
        </w:r>
      </w:ins>
    </w:p>
    <w:p w14:paraId="6FC2145F" w14:textId="77777777" w:rsidR="000D62D9" w:rsidRPr="000D62D9" w:rsidRDefault="000D62D9">
      <w:pPr>
        <w:numPr>
          <w:ilvl w:val="0"/>
          <w:numId w:val="102"/>
        </w:numPr>
        <w:tabs>
          <w:tab w:val="clear" w:pos="720"/>
          <w:tab w:val="num" w:pos="1170"/>
        </w:tabs>
        <w:spacing w:after="0"/>
        <w:ind w:left="1080"/>
        <w:jc w:val="both"/>
        <w:rPr>
          <w:ins w:id="2274" w:author="Kush Khalasi" w:date="2025-06-02T18:36:00Z"/>
          <w:lang w:val="en-IN"/>
        </w:rPr>
        <w:pPrChange w:id="2275" w:author="Kush Khalasi" w:date="2025-06-02T18:37:00Z" w16du:dateUtc="2025-06-02T13:07:00Z">
          <w:pPr>
            <w:numPr>
              <w:numId w:val="103"/>
            </w:numPr>
            <w:tabs>
              <w:tab w:val="num" w:pos="720"/>
            </w:tabs>
            <w:spacing w:after="0"/>
            <w:ind w:left="720" w:hanging="360"/>
            <w:jc w:val="both"/>
          </w:pPr>
        </w:pPrChange>
      </w:pPr>
      <w:ins w:id="2276" w:author="Kush Khalasi" w:date="2025-06-02T18:36:00Z">
        <w:r w:rsidRPr="000D62D9">
          <w:rPr>
            <w:lang w:val="en-IN"/>
          </w:rPr>
          <w:t>Actions such as verbal intimidation, threats, physical handling, or coercion are strictly prohibited.</w:t>
        </w:r>
      </w:ins>
    </w:p>
    <w:p w14:paraId="03947C99" w14:textId="77777777" w:rsidR="000D62D9" w:rsidRPr="000D62D9" w:rsidRDefault="000D62D9">
      <w:pPr>
        <w:numPr>
          <w:ilvl w:val="0"/>
          <w:numId w:val="102"/>
        </w:numPr>
        <w:tabs>
          <w:tab w:val="clear" w:pos="720"/>
          <w:tab w:val="num" w:pos="1170"/>
        </w:tabs>
        <w:spacing w:after="0"/>
        <w:ind w:left="1080"/>
        <w:jc w:val="both"/>
        <w:rPr>
          <w:ins w:id="2277" w:author="Kush Khalasi" w:date="2025-06-02T18:36:00Z"/>
          <w:lang w:val="en-IN"/>
        </w:rPr>
        <w:pPrChange w:id="2278" w:author="Kush Khalasi" w:date="2025-06-02T18:37:00Z" w16du:dateUtc="2025-06-02T13:07:00Z">
          <w:pPr>
            <w:numPr>
              <w:numId w:val="103"/>
            </w:numPr>
            <w:tabs>
              <w:tab w:val="num" w:pos="720"/>
            </w:tabs>
            <w:spacing w:after="0"/>
            <w:ind w:left="720" w:hanging="360"/>
            <w:jc w:val="both"/>
          </w:pPr>
        </w:pPrChange>
      </w:pPr>
      <w:ins w:id="2279" w:author="Kush Khalasi" w:date="2025-06-02T18:36:00Z">
        <w:r w:rsidRPr="000D62D9">
          <w:rPr>
            <w:lang w:val="en-IN"/>
          </w:rPr>
          <w:t>Any employee subjected to such treatment has full right to raise a complaint, and all such incidents are taken seriously and addressed immediately.</w:t>
        </w:r>
      </w:ins>
    </w:p>
    <w:p w14:paraId="727CA543" w14:textId="77777777" w:rsidR="000D62D9" w:rsidRPr="000D62D9" w:rsidRDefault="000D62D9">
      <w:pPr>
        <w:numPr>
          <w:ilvl w:val="0"/>
          <w:numId w:val="102"/>
        </w:numPr>
        <w:tabs>
          <w:tab w:val="clear" w:pos="720"/>
          <w:tab w:val="num" w:pos="1170"/>
        </w:tabs>
        <w:spacing w:after="0"/>
        <w:ind w:left="1080"/>
        <w:jc w:val="both"/>
        <w:rPr>
          <w:ins w:id="2280" w:author="Kush Khalasi" w:date="2025-06-02T18:36:00Z"/>
          <w:lang w:val="en-IN"/>
        </w:rPr>
        <w:pPrChange w:id="2281" w:author="Kush Khalasi" w:date="2025-06-02T18:37:00Z" w16du:dateUtc="2025-06-02T13:07:00Z">
          <w:pPr>
            <w:numPr>
              <w:numId w:val="103"/>
            </w:numPr>
            <w:tabs>
              <w:tab w:val="num" w:pos="720"/>
            </w:tabs>
            <w:spacing w:after="0"/>
            <w:ind w:left="720" w:hanging="360"/>
            <w:jc w:val="both"/>
          </w:pPr>
        </w:pPrChange>
      </w:pPr>
      <w:ins w:id="2282" w:author="Kush Khalasi" w:date="2025-06-02T18:36:00Z">
        <w:r w:rsidRPr="000D62D9">
          <w:rPr>
            <w:lang w:val="en-IN"/>
          </w:rPr>
          <w:t xml:space="preserve">We maintain a </w:t>
        </w:r>
        <w:r w:rsidRPr="000D62D9">
          <w:rPr>
            <w:lang w:val="en-IN"/>
            <w:rPrChange w:id="2283" w:author="Kush Khalasi" w:date="2025-06-02T18:37:00Z" w16du:dateUtc="2025-06-02T13:07:00Z">
              <w:rPr>
                <w:b/>
                <w:bCs/>
                <w:lang w:val="en-IN"/>
              </w:rPr>
            </w:rPrChange>
          </w:rPr>
          <w:t>zero</w:t>
        </w:r>
        <w:r w:rsidRPr="000D62D9">
          <w:rPr>
            <w:b/>
            <w:bCs/>
            <w:lang w:val="en-IN"/>
          </w:rPr>
          <w:t>-tolerance policy</w:t>
        </w:r>
        <w:r w:rsidRPr="000D62D9">
          <w:rPr>
            <w:lang w:val="en-IN"/>
          </w:rPr>
          <w:t xml:space="preserve"> for misconduct by security personnel.</w:t>
        </w:r>
      </w:ins>
    </w:p>
    <w:p w14:paraId="32DCF792" w14:textId="56EB8BBA" w:rsidR="000D62D9" w:rsidRPr="000D62D9" w:rsidRDefault="000D62D9" w:rsidP="000D62D9">
      <w:pPr>
        <w:spacing w:after="0"/>
        <w:ind w:left="720"/>
        <w:jc w:val="both"/>
        <w:rPr>
          <w:ins w:id="2284" w:author="Kush Khalasi" w:date="2025-06-02T18:36:00Z"/>
          <w:lang w:val="en-IN"/>
        </w:rPr>
      </w:pPr>
    </w:p>
    <w:p w14:paraId="62127C2C" w14:textId="77777777" w:rsidR="000D62D9" w:rsidRPr="000D62D9" w:rsidRDefault="000D62D9" w:rsidP="000D62D9">
      <w:pPr>
        <w:spacing w:after="0"/>
        <w:ind w:left="720"/>
        <w:jc w:val="both"/>
        <w:rPr>
          <w:ins w:id="2285" w:author="Kush Khalasi" w:date="2025-06-02T18:36:00Z"/>
          <w:b/>
          <w:bCs/>
          <w:lang w:val="en-IN"/>
        </w:rPr>
      </w:pPr>
      <w:ins w:id="2286" w:author="Kush Khalasi" w:date="2025-06-02T18:36:00Z">
        <w:r w:rsidRPr="000D62D9">
          <w:rPr>
            <w:b/>
            <w:bCs/>
            <w:lang w:val="en-IN"/>
          </w:rPr>
          <w:t>Ethical Standards for Security Personnel</w:t>
        </w:r>
      </w:ins>
    </w:p>
    <w:p w14:paraId="7A327F8B" w14:textId="77777777" w:rsidR="000D62D9" w:rsidRPr="000D62D9" w:rsidRDefault="000D62D9" w:rsidP="000D62D9">
      <w:pPr>
        <w:spacing w:after="0"/>
        <w:ind w:left="720"/>
        <w:jc w:val="both"/>
        <w:rPr>
          <w:ins w:id="2287" w:author="Kush Khalasi" w:date="2025-06-02T18:36:00Z"/>
          <w:lang w:val="en-IN"/>
        </w:rPr>
      </w:pPr>
      <w:ins w:id="2288" w:author="Kush Khalasi" w:date="2025-06-02T18:36:00Z">
        <w:r w:rsidRPr="000D62D9">
          <w:rPr>
            <w:lang w:val="en-IN"/>
          </w:rPr>
          <w:t xml:space="preserve">All security guards—whether directly hired or provided by a vendor—must comply with a formal </w:t>
        </w:r>
        <w:r w:rsidRPr="000D62D9">
          <w:rPr>
            <w:b/>
            <w:bCs/>
            <w:lang w:val="en-IN"/>
          </w:rPr>
          <w:t>Code of Conduct</w:t>
        </w:r>
        <w:r w:rsidRPr="000D62D9">
          <w:rPr>
            <w:lang w:val="en-IN"/>
          </w:rPr>
          <w:t xml:space="preserve"> that includes:</w:t>
        </w:r>
      </w:ins>
    </w:p>
    <w:p w14:paraId="7E53F659" w14:textId="77777777" w:rsidR="000D62D9" w:rsidRPr="000D62D9" w:rsidRDefault="000D62D9">
      <w:pPr>
        <w:numPr>
          <w:ilvl w:val="0"/>
          <w:numId w:val="102"/>
        </w:numPr>
        <w:tabs>
          <w:tab w:val="clear" w:pos="720"/>
          <w:tab w:val="num" w:pos="1170"/>
        </w:tabs>
        <w:spacing w:after="0"/>
        <w:ind w:left="1080"/>
        <w:jc w:val="both"/>
        <w:rPr>
          <w:ins w:id="2289" w:author="Kush Khalasi" w:date="2025-06-02T18:36:00Z"/>
          <w:lang w:val="en-IN"/>
        </w:rPr>
        <w:pPrChange w:id="2290" w:author="Kush Khalasi" w:date="2025-06-02T18:37:00Z" w16du:dateUtc="2025-06-02T13:07:00Z">
          <w:pPr>
            <w:numPr>
              <w:numId w:val="104"/>
            </w:numPr>
            <w:tabs>
              <w:tab w:val="num" w:pos="720"/>
            </w:tabs>
            <w:spacing w:after="0"/>
            <w:ind w:left="720" w:hanging="360"/>
            <w:jc w:val="both"/>
          </w:pPr>
        </w:pPrChange>
      </w:pPr>
      <w:ins w:id="2291" w:author="Kush Khalasi" w:date="2025-06-02T18:36:00Z">
        <w:r w:rsidRPr="000D62D9">
          <w:rPr>
            <w:lang w:val="en-IN"/>
          </w:rPr>
          <w:t>No unauthorized or unwarranted interactions with employees.</w:t>
        </w:r>
      </w:ins>
    </w:p>
    <w:p w14:paraId="761EA219" w14:textId="77777777" w:rsidR="000D62D9" w:rsidRPr="000D62D9" w:rsidRDefault="000D62D9">
      <w:pPr>
        <w:numPr>
          <w:ilvl w:val="0"/>
          <w:numId w:val="102"/>
        </w:numPr>
        <w:tabs>
          <w:tab w:val="clear" w:pos="720"/>
          <w:tab w:val="num" w:pos="1170"/>
        </w:tabs>
        <w:spacing w:after="0"/>
        <w:ind w:left="1080"/>
        <w:jc w:val="both"/>
        <w:rPr>
          <w:ins w:id="2292" w:author="Kush Khalasi" w:date="2025-06-02T18:36:00Z"/>
          <w:lang w:val="en-IN"/>
        </w:rPr>
        <w:pPrChange w:id="2293" w:author="Kush Khalasi" w:date="2025-06-02T18:37:00Z" w16du:dateUtc="2025-06-02T13:07:00Z">
          <w:pPr>
            <w:numPr>
              <w:numId w:val="104"/>
            </w:numPr>
            <w:tabs>
              <w:tab w:val="num" w:pos="720"/>
            </w:tabs>
            <w:spacing w:after="0"/>
            <w:ind w:left="720" w:hanging="360"/>
            <w:jc w:val="both"/>
          </w:pPr>
        </w:pPrChange>
      </w:pPr>
      <w:ins w:id="2294" w:author="Kush Khalasi" w:date="2025-06-02T18:36:00Z">
        <w:r w:rsidRPr="000D62D9">
          <w:rPr>
            <w:lang w:val="en-IN"/>
          </w:rPr>
          <w:t>A focus on non-violent conflict resolution and communication skills.</w:t>
        </w:r>
      </w:ins>
    </w:p>
    <w:p w14:paraId="103D9D55" w14:textId="77777777" w:rsidR="000D62D9" w:rsidRPr="000D62D9" w:rsidRDefault="000D62D9">
      <w:pPr>
        <w:numPr>
          <w:ilvl w:val="0"/>
          <w:numId w:val="102"/>
        </w:numPr>
        <w:tabs>
          <w:tab w:val="clear" w:pos="720"/>
          <w:tab w:val="num" w:pos="1170"/>
        </w:tabs>
        <w:spacing w:after="0"/>
        <w:ind w:left="1080"/>
        <w:jc w:val="both"/>
        <w:rPr>
          <w:ins w:id="2295" w:author="Kush Khalasi" w:date="2025-06-02T18:36:00Z"/>
          <w:lang w:val="en-IN"/>
        </w:rPr>
        <w:pPrChange w:id="2296" w:author="Kush Khalasi" w:date="2025-06-02T18:37:00Z" w16du:dateUtc="2025-06-02T13:07:00Z">
          <w:pPr>
            <w:numPr>
              <w:numId w:val="104"/>
            </w:numPr>
            <w:tabs>
              <w:tab w:val="num" w:pos="720"/>
            </w:tabs>
            <w:spacing w:after="0"/>
            <w:ind w:left="720" w:hanging="360"/>
            <w:jc w:val="both"/>
          </w:pPr>
        </w:pPrChange>
      </w:pPr>
      <w:ins w:id="2297" w:author="Kush Khalasi" w:date="2025-06-02T18:36:00Z">
        <w:r w:rsidRPr="000D62D9">
          <w:rPr>
            <w:lang w:val="en-IN"/>
          </w:rPr>
          <w:t>A mandate to escalate issues to HR or senior management rather than taking independent action unless in an actual emergency.</w:t>
        </w:r>
      </w:ins>
    </w:p>
    <w:p w14:paraId="26C99049" w14:textId="77777777" w:rsidR="000D62D9" w:rsidRPr="000D62D9" w:rsidRDefault="000D62D9">
      <w:pPr>
        <w:numPr>
          <w:ilvl w:val="0"/>
          <w:numId w:val="102"/>
        </w:numPr>
        <w:tabs>
          <w:tab w:val="clear" w:pos="720"/>
          <w:tab w:val="num" w:pos="1170"/>
        </w:tabs>
        <w:spacing w:after="0"/>
        <w:ind w:left="1080"/>
        <w:jc w:val="both"/>
        <w:rPr>
          <w:ins w:id="2298" w:author="Kush Khalasi" w:date="2025-06-02T18:36:00Z"/>
          <w:lang w:val="en-IN"/>
        </w:rPr>
        <w:pPrChange w:id="2299" w:author="Kush Khalasi" w:date="2025-06-02T18:37:00Z" w16du:dateUtc="2025-06-02T13:07:00Z">
          <w:pPr>
            <w:numPr>
              <w:numId w:val="104"/>
            </w:numPr>
            <w:tabs>
              <w:tab w:val="num" w:pos="720"/>
            </w:tabs>
            <w:spacing w:after="0"/>
            <w:ind w:left="720" w:hanging="360"/>
            <w:jc w:val="both"/>
          </w:pPr>
        </w:pPrChange>
      </w:pPr>
      <w:ins w:id="2300" w:author="Kush Khalasi" w:date="2025-06-02T18:36:00Z">
        <w:r w:rsidRPr="000D62D9">
          <w:rPr>
            <w:lang w:val="en-IN"/>
          </w:rPr>
          <w:t>Inclusion of human rights obligations in security service contracts, along with periodic audits to ensure compliance.</w:t>
        </w:r>
      </w:ins>
    </w:p>
    <w:p w14:paraId="1DB10229" w14:textId="77777777" w:rsidR="000D62D9" w:rsidRPr="000D62D9" w:rsidRDefault="000D62D9">
      <w:pPr>
        <w:numPr>
          <w:ilvl w:val="0"/>
          <w:numId w:val="102"/>
        </w:numPr>
        <w:tabs>
          <w:tab w:val="clear" w:pos="720"/>
          <w:tab w:val="num" w:pos="1170"/>
        </w:tabs>
        <w:spacing w:after="0"/>
        <w:ind w:left="1080"/>
        <w:jc w:val="both"/>
        <w:rPr>
          <w:ins w:id="2301" w:author="Kush Khalasi" w:date="2025-06-02T18:36:00Z"/>
          <w:lang w:val="en-IN"/>
        </w:rPr>
        <w:pPrChange w:id="2302" w:author="Kush Khalasi" w:date="2025-06-02T18:37:00Z" w16du:dateUtc="2025-06-02T13:07:00Z">
          <w:pPr>
            <w:numPr>
              <w:numId w:val="104"/>
            </w:numPr>
            <w:tabs>
              <w:tab w:val="num" w:pos="720"/>
            </w:tabs>
            <w:spacing w:after="0"/>
            <w:ind w:left="720" w:hanging="360"/>
            <w:jc w:val="both"/>
          </w:pPr>
        </w:pPrChange>
      </w:pPr>
      <w:ins w:id="2303" w:author="Kush Khalasi" w:date="2025-06-02T18:36:00Z">
        <w:r w:rsidRPr="000D62D9">
          <w:rPr>
            <w:lang w:val="en-IN"/>
          </w:rPr>
          <w:t xml:space="preserve">Regular training and orientation for security staff to reinforce </w:t>
        </w:r>
        <w:proofErr w:type="spellStart"/>
        <w:r w:rsidRPr="000D62D9">
          <w:rPr>
            <w:lang w:val="en-IN"/>
          </w:rPr>
          <w:t>behavioral</w:t>
        </w:r>
        <w:proofErr w:type="spellEnd"/>
        <w:r w:rsidRPr="000D62D9">
          <w:rPr>
            <w:lang w:val="en-IN"/>
          </w:rPr>
          <w:t xml:space="preserve"> expectations.</w:t>
        </w:r>
      </w:ins>
    </w:p>
    <w:p w14:paraId="2AAC96DE" w14:textId="4E945C62" w:rsidR="000D62D9" w:rsidRPr="000D62D9" w:rsidRDefault="000D62D9" w:rsidP="000D62D9">
      <w:pPr>
        <w:spacing w:after="0"/>
        <w:ind w:left="720"/>
        <w:jc w:val="both"/>
        <w:rPr>
          <w:ins w:id="2304" w:author="Kush Khalasi" w:date="2025-06-02T18:36:00Z"/>
          <w:lang w:val="en-IN"/>
        </w:rPr>
      </w:pPr>
    </w:p>
    <w:p w14:paraId="3A24906D" w14:textId="77777777" w:rsidR="000D62D9" w:rsidRPr="000D62D9" w:rsidRDefault="000D62D9" w:rsidP="000D62D9">
      <w:pPr>
        <w:spacing w:after="0"/>
        <w:ind w:left="720"/>
        <w:jc w:val="both"/>
        <w:rPr>
          <w:ins w:id="2305" w:author="Kush Khalasi" w:date="2025-06-02T18:36:00Z"/>
          <w:b/>
          <w:bCs/>
          <w:lang w:val="en-IN"/>
        </w:rPr>
      </w:pPr>
      <w:ins w:id="2306" w:author="Kush Khalasi" w:date="2025-06-02T18:36:00Z">
        <w:r w:rsidRPr="000D62D9">
          <w:rPr>
            <w:b/>
            <w:bCs/>
            <w:lang w:val="en-IN"/>
          </w:rPr>
          <w:t>Employee Grievance and Protection Mechanisms</w:t>
        </w:r>
      </w:ins>
    </w:p>
    <w:p w14:paraId="27C56DE8" w14:textId="77777777" w:rsidR="000D62D9" w:rsidRPr="000D62D9" w:rsidRDefault="000D62D9" w:rsidP="000D62D9">
      <w:pPr>
        <w:spacing w:after="0"/>
        <w:ind w:left="720"/>
        <w:jc w:val="both"/>
        <w:rPr>
          <w:ins w:id="2307" w:author="Kush Khalasi" w:date="2025-06-02T18:36:00Z"/>
          <w:lang w:val="en-IN"/>
        </w:rPr>
      </w:pPr>
      <w:ins w:id="2308" w:author="Kush Khalasi" w:date="2025-06-02T18:36:00Z">
        <w:r w:rsidRPr="000D62D9">
          <w:rPr>
            <w:lang w:val="en-IN"/>
          </w:rPr>
          <w:t>Employees who feel harassed, threatened, or unfairly treated by security staff are encouraged to report the incident through one of the following:</w:t>
        </w:r>
      </w:ins>
    </w:p>
    <w:p w14:paraId="5C161B9F" w14:textId="77777777" w:rsidR="000D62D9" w:rsidRPr="000D62D9" w:rsidRDefault="000D62D9">
      <w:pPr>
        <w:numPr>
          <w:ilvl w:val="0"/>
          <w:numId w:val="102"/>
        </w:numPr>
        <w:tabs>
          <w:tab w:val="clear" w:pos="720"/>
          <w:tab w:val="num" w:pos="1170"/>
        </w:tabs>
        <w:spacing w:after="0"/>
        <w:ind w:left="1080"/>
        <w:jc w:val="both"/>
        <w:rPr>
          <w:ins w:id="2309" w:author="Kush Khalasi" w:date="2025-06-02T18:36:00Z"/>
          <w:b/>
          <w:bCs/>
          <w:lang w:val="en-IN"/>
          <w:rPrChange w:id="2310" w:author="Kush Khalasi" w:date="2025-06-02T18:37:00Z" w16du:dateUtc="2025-06-02T13:07:00Z">
            <w:rPr>
              <w:ins w:id="2311" w:author="Kush Khalasi" w:date="2025-06-02T18:36:00Z"/>
              <w:lang w:val="en-IN"/>
            </w:rPr>
          </w:rPrChange>
        </w:rPr>
        <w:pPrChange w:id="2312" w:author="Kush Khalasi" w:date="2025-06-02T18:37:00Z" w16du:dateUtc="2025-06-02T13:07:00Z">
          <w:pPr>
            <w:numPr>
              <w:numId w:val="105"/>
            </w:numPr>
            <w:tabs>
              <w:tab w:val="num" w:pos="720"/>
            </w:tabs>
            <w:spacing w:after="0"/>
            <w:ind w:left="720" w:hanging="360"/>
            <w:jc w:val="both"/>
          </w:pPr>
        </w:pPrChange>
      </w:pPr>
      <w:ins w:id="2313" w:author="Kush Khalasi" w:date="2025-06-02T18:36:00Z">
        <w:r w:rsidRPr="000D62D9">
          <w:rPr>
            <w:b/>
            <w:bCs/>
            <w:lang w:val="en-IN"/>
          </w:rPr>
          <w:t>Human Resources (HR)</w:t>
        </w:r>
      </w:ins>
    </w:p>
    <w:p w14:paraId="572E8165" w14:textId="77777777" w:rsidR="000D62D9" w:rsidRPr="000D62D9" w:rsidRDefault="000D62D9">
      <w:pPr>
        <w:numPr>
          <w:ilvl w:val="0"/>
          <w:numId w:val="102"/>
        </w:numPr>
        <w:tabs>
          <w:tab w:val="clear" w:pos="720"/>
          <w:tab w:val="num" w:pos="1170"/>
        </w:tabs>
        <w:spacing w:after="0"/>
        <w:ind w:left="1080"/>
        <w:jc w:val="both"/>
        <w:rPr>
          <w:ins w:id="2314" w:author="Kush Khalasi" w:date="2025-06-02T18:36:00Z"/>
          <w:b/>
          <w:bCs/>
          <w:lang w:val="en-IN"/>
          <w:rPrChange w:id="2315" w:author="Kush Khalasi" w:date="2025-06-02T18:37:00Z" w16du:dateUtc="2025-06-02T13:07:00Z">
            <w:rPr>
              <w:ins w:id="2316" w:author="Kush Khalasi" w:date="2025-06-02T18:36:00Z"/>
              <w:lang w:val="en-IN"/>
            </w:rPr>
          </w:rPrChange>
        </w:rPr>
        <w:pPrChange w:id="2317" w:author="Kush Khalasi" w:date="2025-06-02T18:37:00Z" w16du:dateUtc="2025-06-02T13:07:00Z">
          <w:pPr>
            <w:numPr>
              <w:numId w:val="105"/>
            </w:numPr>
            <w:tabs>
              <w:tab w:val="num" w:pos="720"/>
            </w:tabs>
            <w:spacing w:after="0"/>
            <w:ind w:left="720" w:hanging="360"/>
            <w:jc w:val="both"/>
          </w:pPr>
        </w:pPrChange>
      </w:pPr>
      <w:ins w:id="2318" w:author="Kush Khalasi" w:date="2025-06-02T18:36:00Z">
        <w:r w:rsidRPr="000D62D9">
          <w:rPr>
            <w:b/>
            <w:bCs/>
            <w:lang w:val="en-IN"/>
          </w:rPr>
          <w:t>Internal Grievance Committee</w:t>
        </w:r>
      </w:ins>
    </w:p>
    <w:p w14:paraId="2E26E957" w14:textId="77777777" w:rsidR="000D62D9" w:rsidRPr="000D62D9" w:rsidRDefault="000D62D9">
      <w:pPr>
        <w:numPr>
          <w:ilvl w:val="0"/>
          <w:numId w:val="102"/>
        </w:numPr>
        <w:tabs>
          <w:tab w:val="clear" w:pos="720"/>
          <w:tab w:val="num" w:pos="1170"/>
        </w:tabs>
        <w:spacing w:after="0"/>
        <w:ind w:left="1080"/>
        <w:jc w:val="both"/>
        <w:rPr>
          <w:ins w:id="2319" w:author="Kush Khalasi" w:date="2025-06-02T18:36:00Z"/>
          <w:b/>
          <w:bCs/>
          <w:lang w:val="en-IN"/>
          <w:rPrChange w:id="2320" w:author="Kush Khalasi" w:date="2025-06-02T18:37:00Z" w16du:dateUtc="2025-06-02T13:07:00Z">
            <w:rPr>
              <w:ins w:id="2321" w:author="Kush Khalasi" w:date="2025-06-02T18:36:00Z"/>
              <w:lang w:val="en-IN"/>
            </w:rPr>
          </w:rPrChange>
        </w:rPr>
        <w:pPrChange w:id="2322" w:author="Kush Khalasi" w:date="2025-06-02T18:37:00Z" w16du:dateUtc="2025-06-02T13:07:00Z">
          <w:pPr>
            <w:numPr>
              <w:numId w:val="105"/>
            </w:numPr>
            <w:tabs>
              <w:tab w:val="num" w:pos="720"/>
            </w:tabs>
            <w:spacing w:after="0"/>
            <w:ind w:left="720" w:hanging="360"/>
            <w:jc w:val="both"/>
          </w:pPr>
        </w:pPrChange>
      </w:pPr>
      <w:ins w:id="2323" w:author="Kush Khalasi" w:date="2025-06-02T18:36:00Z">
        <w:r w:rsidRPr="000D62D9">
          <w:rPr>
            <w:b/>
            <w:bCs/>
            <w:lang w:val="en-IN"/>
          </w:rPr>
          <w:t>Anonymous Reporting Tools</w:t>
        </w:r>
        <w:r w:rsidRPr="000D62D9">
          <w:rPr>
            <w:b/>
            <w:bCs/>
            <w:lang w:val="en-IN"/>
            <w:rPrChange w:id="2324" w:author="Kush Khalasi" w:date="2025-06-02T18:37:00Z" w16du:dateUtc="2025-06-02T13:07:00Z">
              <w:rPr>
                <w:lang w:val="en-IN"/>
              </w:rPr>
            </w:rPrChange>
          </w:rPr>
          <w:t xml:space="preserve"> (if applicable)</w:t>
        </w:r>
      </w:ins>
    </w:p>
    <w:p w14:paraId="25D28CCB" w14:textId="77777777" w:rsidR="000D62D9" w:rsidRPr="000D62D9" w:rsidRDefault="000D62D9">
      <w:pPr>
        <w:numPr>
          <w:ilvl w:val="2"/>
          <w:numId w:val="102"/>
        </w:numPr>
        <w:spacing w:after="0"/>
        <w:jc w:val="both"/>
        <w:rPr>
          <w:ins w:id="2325" w:author="Kush Khalasi" w:date="2025-06-02T18:36:00Z"/>
          <w:lang w:val="en-IN"/>
        </w:rPr>
        <w:pPrChange w:id="2326" w:author="Kush Khalasi" w:date="2025-06-02T18:38:00Z" w16du:dateUtc="2025-06-02T13:08:00Z">
          <w:pPr>
            <w:numPr>
              <w:ilvl w:val="1"/>
              <w:numId w:val="105"/>
            </w:numPr>
            <w:tabs>
              <w:tab w:val="num" w:pos="1440"/>
            </w:tabs>
            <w:spacing w:after="0"/>
            <w:ind w:left="1440" w:hanging="360"/>
            <w:jc w:val="both"/>
          </w:pPr>
        </w:pPrChange>
      </w:pPr>
      <w:ins w:id="2327" w:author="Kush Khalasi" w:date="2025-06-02T18:36:00Z">
        <w:r w:rsidRPr="000D62D9">
          <w:rPr>
            <w:lang w:val="en-IN"/>
          </w:rPr>
          <w:t>All reports are handled confidentially and fairly.</w:t>
        </w:r>
      </w:ins>
    </w:p>
    <w:p w14:paraId="19700796" w14:textId="77777777" w:rsidR="000D62D9" w:rsidRPr="000D62D9" w:rsidRDefault="000D62D9">
      <w:pPr>
        <w:numPr>
          <w:ilvl w:val="2"/>
          <w:numId w:val="102"/>
        </w:numPr>
        <w:spacing w:after="0"/>
        <w:jc w:val="both"/>
        <w:rPr>
          <w:ins w:id="2328" w:author="Kush Khalasi" w:date="2025-06-02T18:36:00Z"/>
          <w:lang w:val="en-IN"/>
        </w:rPr>
        <w:pPrChange w:id="2329" w:author="Kush Khalasi" w:date="2025-06-02T18:38:00Z" w16du:dateUtc="2025-06-02T13:08:00Z">
          <w:pPr>
            <w:numPr>
              <w:ilvl w:val="1"/>
              <w:numId w:val="105"/>
            </w:numPr>
            <w:tabs>
              <w:tab w:val="num" w:pos="1440"/>
            </w:tabs>
            <w:spacing w:after="0"/>
            <w:ind w:left="1440" w:hanging="360"/>
            <w:jc w:val="both"/>
          </w:pPr>
        </w:pPrChange>
      </w:pPr>
      <w:ins w:id="2330" w:author="Kush Khalasi" w:date="2025-06-02T18:36:00Z">
        <w:r w:rsidRPr="000D62D9">
          <w:rPr>
            <w:lang w:val="en-IN"/>
          </w:rPr>
          <w:t>There is zero tolerance for retaliation against those who raise concerns.</w:t>
        </w:r>
      </w:ins>
    </w:p>
    <w:p w14:paraId="79DFD609" w14:textId="77777777" w:rsidR="000D62D9" w:rsidRPr="000D62D9" w:rsidRDefault="000D62D9">
      <w:pPr>
        <w:numPr>
          <w:ilvl w:val="2"/>
          <w:numId w:val="102"/>
        </w:numPr>
        <w:spacing w:after="0"/>
        <w:jc w:val="both"/>
        <w:rPr>
          <w:ins w:id="2331" w:author="Kush Khalasi" w:date="2025-06-02T18:36:00Z"/>
          <w:lang w:val="en-IN"/>
        </w:rPr>
        <w:pPrChange w:id="2332" w:author="Kush Khalasi" w:date="2025-06-02T18:38:00Z" w16du:dateUtc="2025-06-02T13:08:00Z">
          <w:pPr>
            <w:numPr>
              <w:ilvl w:val="1"/>
              <w:numId w:val="105"/>
            </w:numPr>
            <w:tabs>
              <w:tab w:val="num" w:pos="1440"/>
            </w:tabs>
            <w:spacing w:after="0"/>
            <w:ind w:left="1440" w:hanging="360"/>
            <w:jc w:val="both"/>
          </w:pPr>
        </w:pPrChange>
      </w:pPr>
      <w:ins w:id="2333" w:author="Kush Khalasi" w:date="2025-06-02T18:36:00Z">
        <w:r w:rsidRPr="000D62D9">
          <w:rPr>
            <w:lang w:val="en-IN"/>
          </w:rPr>
          <w:t>Responses may include verbal or written warnings, retraining, contractor replacement, or legal escalation based on severity.</w:t>
        </w:r>
      </w:ins>
    </w:p>
    <w:p w14:paraId="1B232197" w14:textId="7B09BB7F" w:rsidR="000D62D9" w:rsidRPr="000D62D9" w:rsidRDefault="000D62D9" w:rsidP="000D62D9">
      <w:pPr>
        <w:spacing w:after="0"/>
        <w:ind w:left="720"/>
        <w:jc w:val="both"/>
        <w:rPr>
          <w:ins w:id="2334" w:author="Kush Khalasi" w:date="2025-06-02T18:36:00Z"/>
          <w:lang w:val="en-IN"/>
        </w:rPr>
      </w:pPr>
    </w:p>
    <w:p w14:paraId="2DCC5D52" w14:textId="77777777" w:rsidR="000D62D9" w:rsidRPr="000D62D9" w:rsidRDefault="000D62D9" w:rsidP="000D62D9">
      <w:pPr>
        <w:spacing w:after="0"/>
        <w:ind w:left="720"/>
        <w:jc w:val="both"/>
        <w:rPr>
          <w:ins w:id="2335" w:author="Kush Khalasi" w:date="2025-06-02T18:36:00Z"/>
          <w:b/>
          <w:bCs/>
          <w:lang w:val="en-IN"/>
        </w:rPr>
      </w:pPr>
      <w:ins w:id="2336" w:author="Kush Khalasi" w:date="2025-06-02T18:36:00Z">
        <w:r w:rsidRPr="000D62D9">
          <w:rPr>
            <w:b/>
            <w:bCs/>
            <w:lang w:val="en-IN"/>
          </w:rPr>
          <w:t>Training and Employee Awareness</w:t>
        </w:r>
      </w:ins>
    </w:p>
    <w:p w14:paraId="1424E6DD" w14:textId="77777777" w:rsidR="000D62D9" w:rsidRPr="000D62D9" w:rsidRDefault="000D62D9">
      <w:pPr>
        <w:numPr>
          <w:ilvl w:val="0"/>
          <w:numId w:val="102"/>
        </w:numPr>
        <w:tabs>
          <w:tab w:val="clear" w:pos="720"/>
          <w:tab w:val="num" w:pos="1170"/>
        </w:tabs>
        <w:spacing w:after="0"/>
        <w:ind w:left="1080"/>
        <w:jc w:val="both"/>
        <w:rPr>
          <w:ins w:id="2337" w:author="Kush Khalasi" w:date="2025-06-02T18:36:00Z"/>
          <w:lang w:val="en-IN"/>
        </w:rPr>
        <w:pPrChange w:id="2338" w:author="Kush Khalasi" w:date="2025-06-02T18:38:00Z" w16du:dateUtc="2025-06-02T13:08:00Z">
          <w:pPr>
            <w:numPr>
              <w:numId w:val="106"/>
            </w:numPr>
            <w:tabs>
              <w:tab w:val="num" w:pos="720"/>
            </w:tabs>
            <w:spacing w:after="0"/>
            <w:ind w:left="720" w:hanging="360"/>
            <w:jc w:val="both"/>
          </w:pPr>
        </w:pPrChange>
      </w:pPr>
      <w:ins w:id="2339" w:author="Kush Khalasi" w:date="2025-06-02T18:36:00Z">
        <w:r w:rsidRPr="000D62D9">
          <w:rPr>
            <w:lang w:val="en-IN"/>
          </w:rPr>
          <w:t>All new hires are informed of their rights related to workplace safety, freedom of movement, and expected conduct by security staff.</w:t>
        </w:r>
      </w:ins>
    </w:p>
    <w:p w14:paraId="66B9581E" w14:textId="77777777" w:rsidR="000D62D9" w:rsidRPr="000D62D9" w:rsidRDefault="000D62D9">
      <w:pPr>
        <w:numPr>
          <w:ilvl w:val="0"/>
          <w:numId w:val="102"/>
        </w:numPr>
        <w:tabs>
          <w:tab w:val="clear" w:pos="720"/>
          <w:tab w:val="num" w:pos="1170"/>
        </w:tabs>
        <w:spacing w:after="0"/>
        <w:ind w:left="1080"/>
        <w:jc w:val="both"/>
        <w:rPr>
          <w:ins w:id="2340" w:author="Kush Khalasi" w:date="2025-06-02T18:36:00Z"/>
          <w:lang w:val="en-IN"/>
        </w:rPr>
        <w:pPrChange w:id="2341" w:author="Kush Khalasi" w:date="2025-06-02T18:38:00Z" w16du:dateUtc="2025-06-02T13:08:00Z">
          <w:pPr>
            <w:numPr>
              <w:numId w:val="106"/>
            </w:numPr>
            <w:tabs>
              <w:tab w:val="num" w:pos="720"/>
            </w:tabs>
            <w:spacing w:after="0"/>
            <w:ind w:left="720" w:hanging="360"/>
            <w:jc w:val="both"/>
          </w:pPr>
        </w:pPrChange>
      </w:pPr>
      <w:ins w:id="2342" w:author="Kush Khalasi" w:date="2025-06-02T18:36:00Z">
        <w:r w:rsidRPr="000D62D9">
          <w:rPr>
            <w:lang w:val="en-IN"/>
          </w:rPr>
          <w:t>Refresher materials such as posters, digital slides, and periodic HR-led sessions are shared with all staff.</w:t>
        </w:r>
      </w:ins>
    </w:p>
    <w:p w14:paraId="6F765AB3" w14:textId="77777777" w:rsidR="000D62D9" w:rsidRPr="000D62D9" w:rsidRDefault="000D62D9">
      <w:pPr>
        <w:numPr>
          <w:ilvl w:val="0"/>
          <w:numId w:val="102"/>
        </w:numPr>
        <w:tabs>
          <w:tab w:val="clear" w:pos="720"/>
          <w:tab w:val="num" w:pos="1170"/>
        </w:tabs>
        <w:spacing w:after="0"/>
        <w:ind w:left="1080"/>
        <w:jc w:val="both"/>
        <w:rPr>
          <w:ins w:id="2343" w:author="Kush Khalasi" w:date="2025-06-02T18:36:00Z"/>
          <w:lang w:val="en-IN"/>
        </w:rPr>
        <w:pPrChange w:id="2344" w:author="Kush Khalasi" w:date="2025-06-02T18:38:00Z" w16du:dateUtc="2025-06-02T13:08:00Z">
          <w:pPr>
            <w:numPr>
              <w:numId w:val="106"/>
            </w:numPr>
            <w:tabs>
              <w:tab w:val="num" w:pos="720"/>
            </w:tabs>
            <w:spacing w:after="0"/>
            <w:ind w:left="720" w:hanging="360"/>
            <w:jc w:val="both"/>
          </w:pPr>
        </w:pPrChange>
      </w:pPr>
      <w:ins w:id="2345" w:author="Kush Khalasi" w:date="2025-06-02T18:36:00Z">
        <w:r w:rsidRPr="000D62D9">
          <w:rPr>
            <w:lang w:val="en-IN"/>
          </w:rPr>
          <w:t>The employee handbook outlines detailed procedures for grievance reporting and company policy on ethical security practices.</w:t>
        </w:r>
      </w:ins>
    </w:p>
    <w:p w14:paraId="656F7DB8" w14:textId="77777777" w:rsidR="000D62D9" w:rsidRPr="00637074" w:rsidRDefault="000D62D9">
      <w:pPr>
        <w:spacing w:after="0"/>
        <w:ind w:left="720"/>
        <w:jc w:val="both"/>
        <w:rPr>
          <w:ins w:id="2346" w:author="Kush Khalasi" w:date="2025-06-02T16:58:00Z"/>
          <w:lang w:val="en-IN"/>
        </w:rPr>
        <w:pPrChange w:id="2347" w:author="Kush Khalasi" w:date="2025-06-02T17:00:00Z" w16du:dateUtc="2025-06-02T11:30:00Z">
          <w:pPr>
            <w:spacing w:after="0"/>
            <w:ind w:left="360"/>
            <w:jc w:val="both"/>
          </w:pPr>
        </w:pPrChange>
      </w:pPr>
    </w:p>
    <w:p w14:paraId="1C45C3D0" w14:textId="77777777" w:rsidR="00637074" w:rsidRPr="00637074" w:rsidRDefault="00637074">
      <w:pPr>
        <w:spacing w:after="0"/>
        <w:ind w:left="360"/>
        <w:jc w:val="both"/>
        <w:rPr>
          <w:ins w:id="2348" w:author="Kush Khalasi" w:date="2025-06-02T16:57:00Z"/>
          <w:lang w:val="en-IN"/>
        </w:rPr>
        <w:pPrChange w:id="2349" w:author="Kush Khalasi" w:date="2025-06-02T16:58:00Z" w16du:dateUtc="2025-06-02T11:28:00Z">
          <w:pPr>
            <w:numPr>
              <w:numId w:val="75"/>
            </w:numPr>
            <w:tabs>
              <w:tab w:val="num" w:pos="720"/>
            </w:tabs>
            <w:spacing w:before="240" w:after="393"/>
            <w:ind w:left="720" w:hanging="360"/>
            <w:jc w:val="both"/>
          </w:pPr>
        </w:pPrChange>
      </w:pPr>
    </w:p>
    <w:p w14:paraId="04D90CAC" w14:textId="77777777" w:rsidR="00837265" w:rsidRDefault="00000000">
      <w:pPr>
        <w:spacing w:after="0"/>
        <w:jc w:val="both"/>
        <w:rPr>
          <w:b/>
        </w:rPr>
      </w:pPr>
      <w:r>
        <w:rPr>
          <w:b/>
        </w:rPr>
        <w:t>6.21 Energy Consumption and Greenhouse Gasses:</w:t>
      </w:r>
    </w:p>
    <w:p w14:paraId="15C7C721" w14:textId="77777777" w:rsidR="00837265" w:rsidRDefault="00837265">
      <w:pPr>
        <w:spacing w:after="0"/>
        <w:jc w:val="both"/>
        <w:rPr>
          <w:b/>
        </w:rPr>
      </w:pPr>
    </w:p>
    <w:p w14:paraId="2C2EE9A6" w14:textId="77777777" w:rsidR="00837265" w:rsidRDefault="00000000">
      <w:pPr>
        <w:numPr>
          <w:ilvl w:val="0"/>
          <w:numId w:val="7"/>
        </w:numPr>
        <w:spacing w:after="0"/>
        <w:ind w:hanging="360"/>
        <w:jc w:val="both"/>
      </w:pPr>
      <w:r>
        <w:rPr>
          <w:b/>
        </w:rPr>
        <w:t>Electricity:</w:t>
      </w:r>
      <w:r>
        <w:t xml:space="preserve"> In the office, just like at home, simple gestures applied systematically can help to reduce electricity consumption.</w:t>
      </w:r>
    </w:p>
    <w:p w14:paraId="1EC642AC" w14:textId="77777777" w:rsidR="00837265" w:rsidRDefault="00837265">
      <w:pPr>
        <w:spacing w:after="0"/>
        <w:ind w:left="720"/>
        <w:jc w:val="both"/>
      </w:pPr>
    </w:p>
    <w:p w14:paraId="36F89142" w14:textId="77777777" w:rsidR="00837265" w:rsidRDefault="00000000">
      <w:pPr>
        <w:numPr>
          <w:ilvl w:val="0"/>
          <w:numId w:val="35"/>
        </w:numPr>
        <w:spacing w:after="0"/>
        <w:ind w:left="630" w:hanging="270"/>
        <w:jc w:val="both"/>
        <w:rPr>
          <w:b/>
        </w:rPr>
      </w:pPr>
      <w:r>
        <w:rPr>
          <w:b/>
        </w:rPr>
        <w:t>Lighting:</w:t>
      </w:r>
    </w:p>
    <w:p w14:paraId="78E96378" w14:textId="77777777" w:rsidR="00837265" w:rsidRDefault="00000000">
      <w:pPr>
        <w:spacing w:after="0"/>
        <w:ind w:left="360"/>
        <w:jc w:val="both"/>
      </w:pPr>
      <w:proofErr w:type="spellStart"/>
      <w:r>
        <w:rPr>
          <w:b/>
        </w:rPr>
        <w:t>i</w:t>
      </w:r>
      <w:proofErr w:type="spellEnd"/>
      <w:r>
        <w:rPr>
          <w:b/>
        </w:rPr>
        <w:t xml:space="preserve">. </w:t>
      </w:r>
      <w:r>
        <w:t>Turn off lights when you’ll be absent for a long time, and in the evening when you leave.</w:t>
      </w:r>
    </w:p>
    <w:p w14:paraId="2C99F246" w14:textId="77777777" w:rsidR="00837265" w:rsidRDefault="00000000">
      <w:pPr>
        <w:spacing w:after="0"/>
        <w:ind w:left="360"/>
        <w:jc w:val="both"/>
      </w:pPr>
      <w:r>
        <w:rPr>
          <w:b/>
        </w:rPr>
        <w:t xml:space="preserve">ii. </w:t>
      </w:r>
      <w:r>
        <w:t>Use natural light by placing your desk perpendicularly to the window.</w:t>
      </w:r>
    </w:p>
    <w:p w14:paraId="28F02EB0" w14:textId="77777777" w:rsidR="00837265" w:rsidRDefault="00837265">
      <w:pPr>
        <w:spacing w:after="0"/>
        <w:ind w:left="360"/>
        <w:jc w:val="both"/>
      </w:pPr>
    </w:p>
    <w:p w14:paraId="213BE5D0" w14:textId="77777777" w:rsidR="00837265" w:rsidRDefault="00000000">
      <w:pPr>
        <w:numPr>
          <w:ilvl w:val="0"/>
          <w:numId w:val="35"/>
        </w:numPr>
        <w:spacing w:after="0"/>
        <w:ind w:left="630" w:hanging="270"/>
        <w:jc w:val="both"/>
        <w:rPr>
          <w:b/>
        </w:rPr>
      </w:pPr>
      <w:r>
        <w:rPr>
          <w:b/>
        </w:rPr>
        <w:t xml:space="preserve">The computer: </w:t>
      </w:r>
    </w:p>
    <w:p w14:paraId="11EC282B" w14:textId="77777777" w:rsidR="00837265" w:rsidRDefault="00000000">
      <w:pPr>
        <w:spacing w:after="0"/>
        <w:ind w:left="540" w:hanging="180"/>
        <w:jc w:val="both"/>
      </w:pPr>
      <w:proofErr w:type="spellStart"/>
      <w:r>
        <w:rPr>
          <w:b/>
        </w:rPr>
        <w:t>i</w:t>
      </w:r>
      <w:proofErr w:type="spellEnd"/>
      <w:r>
        <w:rPr>
          <w:b/>
        </w:rPr>
        <w:t xml:space="preserve">. </w:t>
      </w:r>
      <w:r>
        <w:t>Use sleep</w:t>
      </w:r>
      <w:r>
        <w:rPr>
          <w:b/>
        </w:rPr>
        <w:t xml:space="preserve"> </w:t>
      </w:r>
      <w:r>
        <w:t>mode with discernment. A computer on standby still consumes 20 to 40% of power when switched on.</w:t>
      </w:r>
    </w:p>
    <w:p w14:paraId="2BCDB7AA" w14:textId="77777777" w:rsidR="00837265" w:rsidRDefault="00000000">
      <w:pPr>
        <w:spacing w:after="0"/>
        <w:ind w:left="540" w:hanging="180"/>
        <w:jc w:val="both"/>
      </w:pPr>
      <w:r>
        <w:rPr>
          <w:b/>
        </w:rPr>
        <w:t>ii.</w:t>
      </w:r>
      <w:r>
        <w:t xml:space="preserve"> Switch off the display instead of using standby.</w:t>
      </w:r>
    </w:p>
    <w:p w14:paraId="0E0BB786" w14:textId="77777777" w:rsidR="00837265" w:rsidRDefault="00000000">
      <w:pPr>
        <w:spacing w:after="0"/>
        <w:ind w:left="540" w:hanging="180"/>
        <w:jc w:val="both"/>
      </w:pPr>
      <w:r>
        <w:rPr>
          <w:b/>
        </w:rPr>
        <w:t xml:space="preserve">iii. </w:t>
      </w:r>
      <w:r>
        <w:t>Avoid screen savers that use 3D effects, as they can consume even more energy than active mode.</w:t>
      </w:r>
    </w:p>
    <w:p w14:paraId="728C3D15" w14:textId="77777777" w:rsidR="00837265" w:rsidRDefault="00837265">
      <w:pPr>
        <w:spacing w:after="0"/>
        <w:ind w:left="540" w:hanging="180"/>
        <w:jc w:val="both"/>
      </w:pPr>
    </w:p>
    <w:p w14:paraId="091051AF" w14:textId="77777777" w:rsidR="00837265" w:rsidRDefault="00000000">
      <w:pPr>
        <w:spacing w:after="0"/>
        <w:ind w:left="540" w:hanging="180"/>
        <w:jc w:val="both"/>
        <w:rPr>
          <w:b/>
        </w:rPr>
      </w:pPr>
      <w:r>
        <w:rPr>
          <w:b/>
        </w:rPr>
        <w:t>3)</w:t>
      </w:r>
      <w:r>
        <w:t xml:space="preserve"> </w:t>
      </w:r>
      <w:r>
        <w:rPr>
          <w:b/>
        </w:rPr>
        <w:t xml:space="preserve"> Printer and Copier: </w:t>
      </w:r>
    </w:p>
    <w:p w14:paraId="521A4E36" w14:textId="77777777" w:rsidR="00837265" w:rsidRDefault="00000000">
      <w:pPr>
        <w:spacing w:after="0"/>
        <w:ind w:left="540" w:hanging="180"/>
        <w:jc w:val="both"/>
      </w:pPr>
      <w:proofErr w:type="spellStart"/>
      <w:r>
        <w:rPr>
          <w:b/>
        </w:rPr>
        <w:t>i</w:t>
      </w:r>
      <w:proofErr w:type="spellEnd"/>
      <w:r>
        <w:rPr>
          <w:b/>
        </w:rPr>
        <w:t xml:space="preserve">. </w:t>
      </w:r>
      <w:r>
        <w:t>Equipped the office with a multifunction device (printer/photocopier/scanner in one).</w:t>
      </w:r>
    </w:p>
    <w:p w14:paraId="56374AD4" w14:textId="77777777" w:rsidR="00837265" w:rsidRDefault="00000000">
      <w:pPr>
        <w:spacing w:after="0"/>
        <w:ind w:left="360"/>
        <w:jc w:val="both"/>
      </w:pPr>
      <w:r>
        <w:rPr>
          <w:b/>
        </w:rPr>
        <w:t>ii.</w:t>
      </w:r>
      <w:r>
        <w:t xml:space="preserve"> Connect all computers to a network printer and copier rather than equipping each station with an individual printer. </w:t>
      </w:r>
    </w:p>
    <w:p w14:paraId="223E7F5C" w14:textId="77777777" w:rsidR="00837265" w:rsidRDefault="00000000">
      <w:pPr>
        <w:spacing w:after="0"/>
        <w:ind w:left="360"/>
        <w:jc w:val="both"/>
      </w:pPr>
      <w:r>
        <w:rPr>
          <w:b/>
        </w:rPr>
        <w:t xml:space="preserve">iii. </w:t>
      </w:r>
      <w:r>
        <w:t xml:space="preserve">Use the photocopier to copy in large quantities, rather than printing in large quantities. </w:t>
      </w:r>
    </w:p>
    <w:p w14:paraId="52A8A5D1" w14:textId="77777777" w:rsidR="00837265" w:rsidRDefault="00000000">
      <w:pPr>
        <w:spacing w:after="0"/>
        <w:ind w:left="360"/>
        <w:jc w:val="both"/>
        <w:rPr>
          <w:b/>
        </w:rPr>
      </w:pPr>
      <w:r>
        <w:rPr>
          <w:b/>
        </w:rPr>
        <w:t xml:space="preserve">4) </w:t>
      </w:r>
      <w:r>
        <w:t xml:space="preserve"> </w:t>
      </w:r>
      <w:r>
        <w:rPr>
          <w:b/>
        </w:rPr>
        <w:t>Portable devices:</w:t>
      </w:r>
    </w:p>
    <w:p w14:paraId="2AEE2203" w14:textId="77777777" w:rsidR="00837265" w:rsidRDefault="00000000">
      <w:pPr>
        <w:spacing w:after="0"/>
        <w:ind w:left="360"/>
        <w:jc w:val="both"/>
      </w:pPr>
      <w:proofErr w:type="spellStart"/>
      <w:r>
        <w:rPr>
          <w:b/>
        </w:rPr>
        <w:t>i</w:t>
      </w:r>
      <w:proofErr w:type="spellEnd"/>
      <w:r>
        <w:rPr>
          <w:b/>
        </w:rPr>
        <w:t xml:space="preserve">. </w:t>
      </w:r>
      <w:r>
        <w:t>Do not leave the chargers of portable devices in the socket; they continue to consume energy as long as they are connected.</w:t>
      </w:r>
    </w:p>
    <w:p w14:paraId="0C9B93D3" w14:textId="77777777" w:rsidR="00837265" w:rsidRDefault="00000000">
      <w:pPr>
        <w:spacing w:after="0"/>
        <w:ind w:left="360"/>
        <w:jc w:val="both"/>
      </w:pPr>
      <w:r>
        <w:rPr>
          <w:b/>
        </w:rPr>
        <w:t>ii</w:t>
      </w:r>
      <w:r>
        <w:t>. The power strip is a valuable accessory that allows you to turn off all the devices connected to it at once. Be careful not to overload the power strip by always observing the maximum power connected to it.</w:t>
      </w:r>
    </w:p>
    <w:p w14:paraId="4782CB1C" w14:textId="77777777" w:rsidR="00837265" w:rsidRDefault="00000000">
      <w:pPr>
        <w:spacing w:after="0"/>
        <w:ind w:left="360"/>
        <w:jc w:val="both"/>
      </w:pPr>
      <w:r>
        <w:rPr>
          <w:b/>
        </w:rPr>
        <w:t>iii.</w:t>
      </w:r>
      <w:r>
        <w:t xml:space="preserve"> Finally, when choosing equipment, choose energy-efficient equipment that can be identified with the Energy </w:t>
      </w:r>
      <w:r>
        <w:lastRenderedPageBreak/>
        <w:t>Star logo.</w:t>
      </w:r>
    </w:p>
    <w:p w14:paraId="7FB6D99E" w14:textId="77777777" w:rsidR="00837265" w:rsidRDefault="00000000">
      <w:pPr>
        <w:widowControl/>
        <w:numPr>
          <w:ilvl w:val="0"/>
          <w:numId w:val="7"/>
        </w:numPr>
        <w:shd w:val="clear" w:color="auto" w:fill="FFFFFF"/>
        <w:spacing w:before="240" w:after="240"/>
      </w:pPr>
      <w:r>
        <w:rPr>
          <w:b/>
        </w:rPr>
        <w:t>Traveling:</w:t>
      </w:r>
      <w:r>
        <w:rPr>
          <w:rFonts w:ascii="Arial" w:eastAsia="Arial" w:hAnsi="Arial" w:cs="Arial"/>
          <w:b/>
          <w:shd w:val="clear" w:color="auto" w:fill="F6F8FA"/>
        </w:rPr>
        <w:t xml:space="preserve"> </w:t>
      </w:r>
      <w:r>
        <w:t>Business travel and commuting also generate energy consumption, along with emissions of pollutants and greenhouse gasses.</w:t>
      </w:r>
    </w:p>
    <w:p w14:paraId="24C78A8C" w14:textId="77777777" w:rsidR="00837265" w:rsidRDefault="00000000">
      <w:pPr>
        <w:widowControl/>
        <w:shd w:val="clear" w:color="auto" w:fill="FFFFFF"/>
        <w:spacing w:before="240" w:after="240"/>
        <w:ind w:left="360"/>
      </w:pPr>
      <w:r>
        <w:t>It is possible to limit travel by using modern technology. Organizing telephone meetings or video integrated meetings saves fuel, avoids the emission of pollutants and saves time. For all absolutely necessary travel, try to choose venues that are closer to your own location, and choose traveling by train rather than car or plane, where possible.</w:t>
      </w:r>
    </w:p>
    <w:p w14:paraId="161AD1FD" w14:textId="77777777" w:rsidR="00837265" w:rsidRDefault="00000000">
      <w:pPr>
        <w:widowControl/>
        <w:numPr>
          <w:ilvl w:val="0"/>
          <w:numId w:val="7"/>
        </w:numPr>
        <w:shd w:val="clear" w:color="auto" w:fill="FFFFFF"/>
        <w:spacing w:before="240" w:after="240"/>
        <w:jc w:val="both"/>
      </w:pPr>
      <w:r>
        <w:rPr>
          <w:b/>
        </w:rPr>
        <w:t xml:space="preserve">Waste Management and Recycling: </w:t>
      </w:r>
      <w:r>
        <w:t>We encourage waste management and recycling in all our offices around the world. At a local level, many offices have their own recycling programs, depending on local infrastructure. We have a “Say no to Plastic” policy across the Riya Group.</w:t>
      </w:r>
    </w:p>
    <w:p w14:paraId="1DF68212" w14:textId="77777777" w:rsidR="00837265" w:rsidRDefault="00000000">
      <w:pPr>
        <w:spacing w:after="0"/>
        <w:ind w:left="360" w:hanging="450"/>
        <w:jc w:val="both"/>
      </w:pPr>
      <w:r>
        <w:rPr>
          <w:b/>
        </w:rPr>
        <w:t xml:space="preserve">6.22 Travel Policy: </w:t>
      </w:r>
      <w:r>
        <w:t>This policy lays down the guidelines for various travel entitlements that the employees of Riya are eligible for. It is mandatory for all the employees to go through the policy and adhere to the said entitlements and the process of acquiring the advances and submitting the bills for claims.</w:t>
      </w:r>
    </w:p>
    <w:p w14:paraId="14E8B7FF" w14:textId="77777777" w:rsidR="00837265" w:rsidRDefault="00837265">
      <w:pPr>
        <w:spacing w:after="0"/>
        <w:ind w:left="360" w:hanging="450"/>
        <w:jc w:val="both"/>
      </w:pPr>
    </w:p>
    <w:p w14:paraId="3EE761BE" w14:textId="77777777" w:rsidR="00837265" w:rsidRDefault="00000000">
      <w:pPr>
        <w:widowControl/>
        <w:spacing w:after="160" w:line="259" w:lineRule="auto"/>
        <w:jc w:val="both"/>
      </w:pPr>
      <w:r>
        <w:t xml:space="preserve">       It has details pertaining to:</w:t>
      </w:r>
    </w:p>
    <w:p w14:paraId="4D9D8107" w14:textId="77777777" w:rsidR="00837265" w:rsidRDefault="00000000">
      <w:pPr>
        <w:widowControl/>
        <w:numPr>
          <w:ilvl w:val="0"/>
          <w:numId w:val="17"/>
        </w:numPr>
        <w:spacing w:after="0" w:line="259" w:lineRule="auto"/>
        <w:jc w:val="both"/>
      </w:pPr>
      <w:r>
        <w:t>Flight Entitlements</w:t>
      </w:r>
    </w:p>
    <w:p w14:paraId="2E6BBC91" w14:textId="77777777" w:rsidR="00837265" w:rsidRDefault="00000000">
      <w:pPr>
        <w:widowControl/>
        <w:numPr>
          <w:ilvl w:val="0"/>
          <w:numId w:val="17"/>
        </w:numPr>
        <w:spacing w:after="0" w:line="259" w:lineRule="auto"/>
        <w:jc w:val="both"/>
      </w:pPr>
      <w:r>
        <w:t>Airport Assistance</w:t>
      </w:r>
    </w:p>
    <w:p w14:paraId="762DC40A" w14:textId="77777777" w:rsidR="00837265" w:rsidRDefault="00000000">
      <w:pPr>
        <w:widowControl/>
        <w:numPr>
          <w:ilvl w:val="0"/>
          <w:numId w:val="17"/>
        </w:numPr>
        <w:spacing w:after="0" w:line="259" w:lineRule="auto"/>
        <w:jc w:val="both"/>
      </w:pPr>
      <w:r>
        <w:t xml:space="preserve">Local Travel Conveyance (LTC) &amp; Food Entitlements </w:t>
      </w:r>
    </w:p>
    <w:p w14:paraId="54C6AAC5" w14:textId="77777777" w:rsidR="00837265" w:rsidRDefault="00000000">
      <w:pPr>
        <w:widowControl/>
        <w:numPr>
          <w:ilvl w:val="0"/>
          <w:numId w:val="17"/>
        </w:numPr>
        <w:spacing w:after="0" w:line="259" w:lineRule="auto"/>
        <w:jc w:val="both"/>
      </w:pPr>
      <w:r>
        <w:t>Hotel Stay or Lodging</w:t>
      </w:r>
    </w:p>
    <w:p w14:paraId="64921A36" w14:textId="77777777" w:rsidR="00837265" w:rsidRDefault="00000000">
      <w:pPr>
        <w:widowControl/>
        <w:numPr>
          <w:ilvl w:val="0"/>
          <w:numId w:val="17"/>
        </w:numPr>
        <w:spacing w:after="0" w:line="259" w:lineRule="auto"/>
        <w:jc w:val="both"/>
      </w:pPr>
      <w:r>
        <w:t>International Travel (Dearness Allowance Limit)</w:t>
      </w:r>
    </w:p>
    <w:p w14:paraId="540470DE" w14:textId="77777777" w:rsidR="00837265" w:rsidRDefault="00000000">
      <w:pPr>
        <w:widowControl/>
        <w:numPr>
          <w:ilvl w:val="0"/>
          <w:numId w:val="17"/>
        </w:numPr>
        <w:spacing w:after="160" w:line="259" w:lineRule="auto"/>
        <w:jc w:val="both"/>
      </w:pPr>
      <w:r>
        <w:t>FAM Trips</w:t>
      </w:r>
    </w:p>
    <w:p w14:paraId="496ADA07" w14:textId="77777777" w:rsidR="00837265" w:rsidRDefault="00000000">
      <w:pPr>
        <w:widowControl/>
        <w:spacing w:after="160" w:line="259" w:lineRule="auto"/>
        <w:jc w:val="both"/>
        <w:rPr>
          <w:i/>
          <w:u w:val="single"/>
        </w:rPr>
      </w:pPr>
      <w:bookmarkStart w:id="2350" w:name="_30j0zll" w:colFirst="0" w:colLast="0"/>
      <w:bookmarkEnd w:id="2350"/>
      <w:r>
        <w:rPr>
          <w:i/>
          <w:u w:val="single"/>
        </w:rPr>
        <w:t>NOTE: The company going forward would like to emphasize on using technology to do meetings. This will reduce the energy consumption in terms of Travel (Air / Rail / Road) and also help the environment as a part of the Go Green Initiative.</w:t>
      </w:r>
    </w:p>
    <w:p w14:paraId="233B0F2B" w14:textId="77777777" w:rsidR="00837265" w:rsidRDefault="00000000">
      <w:pPr>
        <w:widowControl/>
        <w:spacing w:after="160" w:line="259" w:lineRule="auto"/>
        <w:jc w:val="both"/>
        <w:rPr>
          <w:i/>
          <w:u w:val="single"/>
        </w:rPr>
      </w:pPr>
      <w:bookmarkStart w:id="2351" w:name="_1fob9te" w:colFirst="0" w:colLast="0"/>
      <w:bookmarkEnd w:id="2351"/>
      <w:r>
        <w:rPr>
          <w:i/>
          <w:u w:val="single"/>
        </w:rPr>
        <w:t xml:space="preserve">As we use Google platform for all our business requirements, Video-conferencing and meeting can be done with the use of Google Meets. </w:t>
      </w:r>
    </w:p>
    <w:p w14:paraId="2BC1A92F" w14:textId="77777777" w:rsidR="00837265" w:rsidRDefault="00000000">
      <w:pPr>
        <w:widowControl/>
        <w:spacing w:after="160" w:line="259" w:lineRule="auto"/>
        <w:jc w:val="both"/>
        <w:rPr>
          <w:rFonts w:ascii="Ubuntu Medium" w:eastAsia="Ubuntu Medium" w:hAnsi="Ubuntu Medium" w:cs="Ubuntu Medium"/>
          <w:sz w:val="24"/>
          <w:szCs w:val="24"/>
        </w:rPr>
      </w:pPr>
      <w:bookmarkStart w:id="2352" w:name="_3znysh7" w:colFirst="0" w:colLast="0"/>
      <w:bookmarkEnd w:id="2352"/>
      <w:proofErr w:type="gramStart"/>
      <w:r>
        <w:rPr>
          <w:i/>
          <w:u w:val="single"/>
        </w:rPr>
        <w:t>Also</w:t>
      </w:r>
      <w:proofErr w:type="gramEnd"/>
      <w:r>
        <w:rPr>
          <w:i/>
          <w:u w:val="single"/>
        </w:rPr>
        <w:t xml:space="preserve"> instead of printing out the report for the meeting, the same can be shared via Google Docs / Google Sheets / Google Slides. Also to conduct surveys, Google Forms is the best product. All these will help us in reducing our CO2 emissions and help the company in the Go Green Initiative.</w:t>
      </w:r>
    </w:p>
    <w:p w14:paraId="3F842B45" w14:textId="77777777" w:rsidR="00837265" w:rsidRDefault="00000000">
      <w:pPr>
        <w:widowControl/>
        <w:numPr>
          <w:ilvl w:val="0"/>
          <w:numId w:val="9"/>
        </w:numPr>
        <w:spacing w:after="160" w:line="259" w:lineRule="auto"/>
        <w:ind w:left="360" w:hanging="360"/>
        <w:jc w:val="both"/>
        <w:rPr>
          <w:b/>
          <w:i/>
        </w:rPr>
      </w:pPr>
      <w:r>
        <w:rPr>
          <w:b/>
          <w:i/>
          <w:u w:val="single"/>
        </w:rPr>
        <w:t>Flight Entitlements</w:t>
      </w:r>
    </w:p>
    <w:p w14:paraId="4C7CBC93" w14:textId="77777777" w:rsidR="00837265" w:rsidRDefault="00000000">
      <w:pPr>
        <w:widowControl/>
        <w:spacing w:after="160" w:line="259" w:lineRule="auto"/>
        <w:jc w:val="both"/>
      </w:pPr>
      <w:r>
        <w:t xml:space="preserve">The flight entitlement to the employees of Riya would be based on the company's Grade Structure: </w:t>
      </w:r>
    </w:p>
    <w:p w14:paraId="685B2A51" w14:textId="77777777" w:rsidR="00837265" w:rsidRDefault="00837265">
      <w:pPr>
        <w:widowControl/>
        <w:spacing w:after="160" w:line="259" w:lineRule="auto"/>
        <w:jc w:val="both"/>
      </w:pPr>
    </w:p>
    <w:tbl>
      <w:tblPr>
        <w:tblStyle w:val="a0"/>
        <w:tblW w:w="799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0"/>
        <w:gridCol w:w="2400"/>
        <w:gridCol w:w="3195"/>
      </w:tblGrid>
      <w:tr w:rsidR="00837265" w14:paraId="163760ED" w14:textId="77777777">
        <w:tc>
          <w:tcPr>
            <w:tcW w:w="2400" w:type="dxa"/>
          </w:tcPr>
          <w:p w14:paraId="0C735A3E" w14:textId="77777777" w:rsidR="00837265" w:rsidRDefault="00000000">
            <w:pPr>
              <w:widowControl/>
              <w:jc w:val="both"/>
              <w:rPr>
                <w:b/>
              </w:rPr>
            </w:pPr>
            <w:r>
              <w:rPr>
                <w:b/>
              </w:rPr>
              <w:t>Grade</w:t>
            </w:r>
          </w:p>
        </w:tc>
        <w:tc>
          <w:tcPr>
            <w:tcW w:w="2400" w:type="dxa"/>
          </w:tcPr>
          <w:p w14:paraId="4059B6D1" w14:textId="77777777" w:rsidR="00837265" w:rsidRDefault="00000000">
            <w:pPr>
              <w:widowControl/>
              <w:jc w:val="both"/>
              <w:rPr>
                <w:b/>
              </w:rPr>
            </w:pPr>
            <w:r>
              <w:rPr>
                <w:b/>
              </w:rPr>
              <w:t>Domestic</w:t>
            </w:r>
          </w:p>
        </w:tc>
        <w:tc>
          <w:tcPr>
            <w:tcW w:w="3195" w:type="dxa"/>
          </w:tcPr>
          <w:p w14:paraId="4CC755E7" w14:textId="77777777" w:rsidR="00837265" w:rsidRDefault="00000000">
            <w:pPr>
              <w:widowControl/>
              <w:jc w:val="both"/>
              <w:rPr>
                <w:b/>
              </w:rPr>
            </w:pPr>
            <w:r>
              <w:rPr>
                <w:b/>
              </w:rPr>
              <w:t>International</w:t>
            </w:r>
          </w:p>
        </w:tc>
      </w:tr>
      <w:tr w:rsidR="00837265" w14:paraId="03F5864E" w14:textId="77777777">
        <w:tc>
          <w:tcPr>
            <w:tcW w:w="2400" w:type="dxa"/>
          </w:tcPr>
          <w:p w14:paraId="658E2E0D" w14:textId="77777777" w:rsidR="00837265" w:rsidRDefault="00000000">
            <w:pPr>
              <w:widowControl/>
              <w:jc w:val="both"/>
            </w:pPr>
            <w:r>
              <w:t>Director - VP</w:t>
            </w:r>
          </w:p>
        </w:tc>
        <w:tc>
          <w:tcPr>
            <w:tcW w:w="2400" w:type="dxa"/>
          </w:tcPr>
          <w:p w14:paraId="1A898D47" w14:textId="77777777" w:rsidR="00837265" w:rsidRDefault="00000000">
            <w:pPr>
              <w:widowControl/>
              <w:jc w:val="both"/>
            </w:pPr>
            <w:r>
              <w:t>Economy</w:t>
            </w:r>
          </w:p>
        </w:tc>
        <w:tc>
          <w:tcPr>
            <w:tcW w:w="3195" w:type="dxa"/>
          </w:tcPr>
          <w:p w14:paraId="29FDAD7E" w14:textId="77777777" w:rsidR="00837265" w:rsidRDefault="00000000">
            <w:pPr>
              <w:widowControl/>
              <w:jc w:val="both"/>
            </w:pPr>
            <w:r>
              <w:t>Business Class / Economy</w:t>
            </w:r>
          </w:p>
        </w:tc>
      </w:tr>
      <w:tr w:rsidR="00837265" w14:paraId="52C2DE36" w14:textId="77777777">
        <w:tc>
          <w:tcPr>
            <w:tcW w:w="2400" w:type="dxa"/>
          </w:tcPr>
          <w:p w14:paraId="7D2E1568" w14:textId="77777777" w:rsidR="00837265" w:rsidRDefault="00000000">
            <w:pPr>
              <w:widowControl/>
              <w:jc w:val="both"/>
            </w:pPr>
            <w:r>
              <w:t>GM - Manager</w:t>
            </w:r>
          </w:p>
        </w:tc>
        <w:tc>
          <w:tcPr>
            <w:tcW w:w="2400" w:type="dxa"/>
          </w:tcPr>
          <w:p w14:paraId="6BF82406" w14:textId="77777777" w:rsidR="00837265" w:rsidRDefault="00000000">
            <w:pPr>
              <w:widowControl/>
              <w:jc w:val="both"/>
            </w:pPr>
            <w:r>
              <w:t>Economy</w:t>
            </w:r>
          </w:p>
        </w:tc>
        <w:tc>
          <w:tcPr>
            <w:tcW w:w="3195" w:type="dxa"/>
          </w:tcPr>
          <w:p w14:paraId="298AF417" w14:textId="77777777" w:rsidR="00837265" w:rsidRDefault="00000000">
            <w:pPr>
              <w:widowControl/>
              <w:jc w:val="both"/>
            </w:pPr>
            <w:r>
              <w:t>Economy</w:t>
            </w:r>
          </w:p>
        </w:tc>
      </w:tr>
    </w:tbl>
    <w:p w14:paraId="18D39EE0" w14:textId="77777777" w:rsidR="00837265" w:rsidRDefault="00837265">
      <w:pPr>
        <w:widowControl/>
        <w:spacing w:after="160" w:line="259" w:lineRule="auto"/>
        <w:jc w:val="both"/>
      </w:pPr>
    </w:p>
    <w:p w14:paraId="0982C860" w14:textId="77777777" w:rsidR="00837265" w:rsidRDefault="00000000">
      <w:pPr>
        <w:widowControl/>
        <w:spacing w:after="160" w:line="259" w:lineRule="auto"/>
        <w:jc w:val="both"/>
      </w:pPr>
      <w:r>
        <w:rPr>
          <w:b/>
        </w:rPr>
        <w:t>Any travel within 250 kms or less, mode of transport for the same needs to be AC Train / Bus</w:t>
      </w:r>
      <w:r>
        <w:t xml:space="preserve"> depending on the cost and availability. Else one can get an approval for traveling in LCC Airlines.</w:t>
      </w:r>
    </w:p>
    <w:p w14:paraId="794DCBE9" w14:textId="77777777" w:rsidR="00837265" w:rsidRDefault="00000000">
      <w:pPr>
        <w:widowControl/>
        <w:spacing w:after="160" w:line="259" w:lineRule="auto"/>
        <w:jc w:val="both"/>
      </w:pPr>
      <w:r>
        <w:t>Any upgrades or changes need to be prior approved by the Division Head and the HR Director.</w:t>
      </w:r>
    </w:p>
    <w:p w14:paraId="38949CF6" w14:textId="77777777" w:rsidR="00837265" w:rsidRDefault="00000000">
      <w:pPr>
        <w:widowControl/>
        <w:numPr>
          <w:ilvl w:val="0"/>
          <w:numId w:val="10"/>
        </w:numPr>
        <w:spacing w:after="160" w:line="259" w:lineRule="auto"/>
        <w:ind w:left="360" w:hanging="360"/>
        <w:jc w:val="both"/>
        <w:rPr>
          <w:b/>
          <w:i/>
        </w:rPr>
      </w:pPr>
      <w:r>
        <w:rPr>
          <w:b/>
          <w:i/>
          <w:u w:val="single"/>
        </w:rPr>
        <w:lastRenderedPageBreak/>
        <w:t>Airport Assistance</w:t>
      </w:r>
    </w:p>
    <w:tbl>
      <w:tblPr>
        <w:tblStyle w:val="a1"/>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88"/>
        <w:gridCol w:w="4788"/>
      </w:tblGrid>
      <w:tr w:rsidR="00837265" w14:paraId="76A19BDA" w14:textId="77777777">
        <w:tc>
          <w:tcPr>
            <w:tcW w:w="4788" w:type="dxa"/>
          </w:tcPr>
          <w:p w14:paraId="385651D3" w14:textId="77777777" w:rsidR="00837265" w:rsidRDefault="00000000">
            <w:pPr>
              <w:widowControl/>
              <w:jc w:val="both"/>
            </w:pPr>
            <w:r>
              <w:t>Grade</w:t>
            </w:r>
          </w:p>
        </w:tc>
        <w:tc>
          <w:tcPr>
            <w:tcW w:w="4788" w:type="dxa"/>
          </w:tcPr>
          <w:p w14:paraId="628DD7ED" w14:textId="77777777" w:rsidR="00837265" w:rsidRDefault="00000000">
            <w:pPr>
              <w:widowControl/>
              <w:jc w:val="both"/>
            </w:pPr>
            <w:r>
              <w:t>Facility</w:t>
            </w:r>
          </w:p>
        </w:tc>
      </w:tr>
      <w:tr w:rsidR="00837265" w14:paraId="3C8A16C7" w14:textId="77777777">
        <w:tc>
          <w:tcPr>
            <w:tcW w:w="4788" w:type="dxa"/>
          </w:tcPr>
          <w:p w14:paraId="30E4E498" w14:textId="77777777" w:rsidR="00837265" w:rsidRDefault="00000000">
            <w:pPr>
              <w:widowControl/>
              <w:jc w:val="both"/>
            </w:pPr>
            <w:r>
              <w:t xml:space="preserve">GM &amp; </w:t>
            </w:r>
            <w:proofErr w:type="gramStart"/>
            <w:r>
              <w:t>Above</w:t>
            </w:r>
            <w:proofErr w:type="gramEnd"/>
          </w:p>
        </w:tc>
        <w:tc>
          <w:tcPr>
            <w:tcW w:w="4788" w:type="dxa"/>
          </w:tcPr>
          <w:p w14:paraId="5822725C" w14:textId="77777777" w:rsidR="00837265" w:rsidRDefault="00000000">
            <w:pPr>
              <w:widowControl/>
              <w:jc w:val="both"/>
            </w:pPr>
            <w:r>
              <w:t>Yes</w:t>
            </w:r>
          </w:p>
        </w:tc>
      </w:tr>
      <w:tr w:rsidR="00837265" w14:paraId="14509FAA" w14:textId="77777777">
        <w:tc>
          <w:tcPr>
            <w:tcW w:w="4788" w:type="dxa"/>
          </w:tcPr>
          <w:p w14:paraId="1898A497" w14:textId="77777777" w:rsidR="00837265" w:rsidRDefault="00000000">
            <w:pPr>
              <w:widowControl/>
              <w:jc w:val="both"/>
            </w:pPr>
            <w:r>
              <w:t>Rest</w:t>
            </w:r>
          </w:p>
        </w:tc>
        <w:tc>
          <w:tcPr>
            <w:tcW w:w="4788" w:type="dxa"/>
          </w:tcPr>
          <w:p w14:paraId="32EEF598" w14:textId="77777777" w:rsidR="00837265" w:rsidRDefault="00000000">
            <w:pPr>
              <w:widowControl/>
              <w:jc w:val="both"/>
            </w:pPr>
            <w:r>
              <w:t>No except when traveling in a group.</w:t>
            </w:r>
          </w:p>
        </w:tc>
      </w:tr>
    </w:tbl>
    <w:p w14:paraId="7409EF42" w14:textId="77777777" w:rsidR="00837265" w:rsidRDefault="00837265">
      <w:pPr>
        <w:widowControl/>
        <w:spacing w:after="160" w:line="259" w:lineRule="auto"/>
        <w:jc w:val="both"/>
      </w:pPr>
    </w:p>
    <w:p w14:paraId="3C2CA127" w14:textId="77777777" w:rsidR="00837265" w:rsidRDefault="00000000">
      <w:pPr>
        <w:widowControl/>
        <w:numPr>
          <w:ilvl w:val="0"/>
          <w:numId w:val="8"/>
        </w:numPr>
        <w:spacing w:after="160" w:line="259" w:lineRule="auto"/>
        <w:ind w:left="360" w:hanging="360"/>
        <w:jc w:val="both"/>
        <w:rPr>
          <w:b/>
          <w:i/>
        </w:rPr>
      </w:pPr>
      <w:r>
        <w:rPr>
          <w:b/>
          <w:i/>
          <w:u w:val="single"/>
        </w:rPr>
        <w:t xml:space="preserve">Local Travel Conveyance (LTC) &amp; Food Entitlements </w:t>
      </w:r>
    </w:p>
    <w:p w14:paraId="172F177B" w14:textId="77777777" w:rsidR="00837265" w:rsidRDefault="00000000">
      <w:pPr>
        <w:widowControl/>
        <w:spacing w:after="160" w:line="259" w:lineRule="auto"/>
        <w:jc w:val="both"/>
      </w:pPr>
      <w:r>
        <w:t>All the local travel conveyance and food entitlements will have to be borne by the employee and the same has to be claimed within 1 week of the said travel.</w:t>
      </w:r>
    </w:p>
    <w:p w14:paraId="04A49A03" w14:textId="77777777" w:rsidR="00837265" w:rsidRDefault="00000000">
      <w:pPr>
        <w:widowControl/>
        <w:spacing w:after="160" w:line="259" w:lineRule="auto"/>
        <w:jc w:val="both"/>
      </w:pPr>
      <w:r>
        <w:t>All claims need to be supported by valid bills and the claims need to be made using the Intranet App Only (No Physical Vouchers would be considered).</w:t>
      </w:r>
    </w:p>
    <w:p w14:paraId="39B50DC7" w14:textId="77777777" w:rsidR="00837265" w:rsidRDefault="00000000">
      <w:pPr>
        <w:widowControl/>
        <w:numPr>
          <w:ilvl w:val="0"/>
          <w:numId w:val="32"/>
        </w:numPr>
        <w:spacing w:after="160" w:line="259" w:lineRule="auto"/>
        <w:ind w:left="360" w:hanging="360"/>
        <w:jc w:val="both"/>
        <w:rPr>
          <w:b/>
          <w:i/>
        </w:rPr>
      </w:pPr>
      <w:r>
        <w:rPr>
          <w:b/>
          <w:i/>
          <w:u w:val="single"/>
        </w:rPr>
        <w:t>Hotel Stay or Lodging</w:t>
      </w:r>
    </w:p>
    <w:p w14:paraId="71DE56F8" w14:textId="77777777" w:rsidR="00837265" w:rsidRDefault="00000000">
      <w:pPr>
        <w:widowControl/>
        <w:spacing w:after="160" w:line="259" w:lineRule="auto"/>
        <w:jc w:val="both"/>
      </w:pPr>
      <w:r>
        <w:t xml:space="preserve">The stay or lodging entitlement to the employees of Riya when they are traveling for business purpose would be based on the company's Grade Structure: </w:t>
      </w:r>
    </w:p>
    <w:tbl>
      <w:tblPr>
        <w:tblStyle w:val="a2"/>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92"/>
        <w:gridCol w:w="3193"/>
        <w:gridCol w:w="3191"/>
      </w:tblGrid>
      <w:tr w:rsidR="00837265" w14:paraId="005FD67B" w14:textId="77777777">
        <w:tc>
          <w:tcPr>
            <w:tcW w:w="3192" w:type="dxa"/>
          </w:tcPr>
          <w:p w14:paraId="79BB5376" w14:textId="77777777" w:rsidR="00837265" w:rsidRDefault="00000000">
            <w:pPr>
              <w:widowControl/>
              <w:jc w:val="both"/>
            </w:pPr>
            <w:r>
              <w:t>Grade</w:t>
            </w:r>
          </w:p>
        </w:tc>
        <w:tc>
          <w:tcPr>
            <w:tcW w:w="3193" w:type="dxa"/>
          </w:tcPr>
          <w:p w14:paraId="227DE150" w14:textId="77777777" w:rsidR="00837265" w:rsidRDefault="00000000">
            <w:pPr>
              <w:widowControl/>
              <w:jc w:val="both"/>
            </w:pPr>
            <w:r>
              <w:t>Domestic</w:t>
            </w:r>
          </w:p>
        </w:tc>
        <w:tc>
          <w:tcPr>
            <w:tcW w:w="3191" w:type="dxa"/>
          </w:tcPr>
          <w:p w14:paraId="52396EE3" w14:textId="77777777" w:rsidR="00837265" w:rsidRDefault="00000000">
            <w:pPr>
              <w:widowControl/>
              <w:jc w:val="both"/>
            </w:pPr>
            <w:r>
              <w:t>International</w:t>
            </w:r>
          </w:p>
        </w:tc>
      </w:tr>
      <w:tr w:rsidR="00837265" w14:paraId="401C5140" w14:textId="77777777">
        <w:tc>
          <w:tcPr>
            <w:tcW w:w="3192" w:type="dxa"/>
          </w:tcPr>
          <w:p w14:paraId="77B3E241" w14:textId="77777777" w:rsidR="00837265" w:rsidRDefault="00000000">
            <w:pPr>
              <w:widowControl/>
              <w:jc w:val="both"/>
            </w:pPr>
            <w:r>
              <w:t xml:space="preserve">GM &amp; </w:t>
            </w:r>
            <w:proofErr w:type="gramStart"/>
            <w:r>
              <w:t>Above</w:t>
            </w:r>
            <w:proofErr w:type="gramEnd"/>
          </w:p>
        </w:tc>
        <w:tc>
          <w:tcPr>
            <w:tcW w:w="3193" w:type="dxa"/>
          </w:tcPr>
          <w:p w14:paraId="4AFBD2F2" w14:textId="77777777" w:rsidR="00837265" w:rsidRDefault="00000000">
            <w:pPr>
              <w:widowControl/>
              <w:jc w:val="both"/>
            </w:pPr>
            <w:r>
              <w:t>4 Star Hotels</w:t>
            </w:r>
          </w:p>
        </w:tc>
        <w:tc>
          <w:tcPr>
            <w:tcW w:w="3191" w:type="dxa"/>
          </w:tcPr>
          <w:p w14:paraId="39D87564" w14:textId="77777777" w:rsidR="00837265" w:rsidRDefault="00000000">
            <w:pPr>
              <w:widowControl/>
              <w:jc w:val="both"/>
            </w:pPr>
            <w:r>
              <w:t>4 Star Hotels</w:t>
            </w:r>
          </w:p>
        </w:tc>
      </w:tr>
      <w:tr w:rsidR="00837265" w14:paraId="55C74FBA" w14:textId="77777777">
        <w:tc>
          <w:tcPr>
            <w:tcW w:w="3192" w:type="dxa"/>
          </w:tcPr>
          <w:p w14:paraId="1965C883" w14:textId="77777777" w:rsidR="00837265" w:rsidRDefault="00000000">
            <w:pPr>
              <w:widowControl/>
              <w:jc w:val="both"/>
            </w:pPr>
            <w:r>
              <w:t>Manager – RM</w:t>
            </w:r>
          </w:p>
        </w:tc>
        <w:tc>
          <w:tcPr>
            <w:tcW w:w="3193" w:type="dxa"/>
          </w:tcPr>
          <w:p w14:paraId="70CA0F45" w14:textId="77777777" w:rsidR="00837265" w:rsidRDefault="00000000">
            <w:pPr>
              <w:widowControl/>
              <w:jc w:val="both"/>
            </w:pPr>
            <w:r>
              <w:t>3 Star Hotels</w:t>
            </w:r>
          </w:p>
        </w:tc>
        <w:tc>
          <w:tcPr>
            <w:tcW w:w="3191" w:type="dxa"/>
          </w:tcPr>
          <w:p w14:paraId="12B8C76D" w14:textId="77777777" w:rsidR="00837265" w:rsidRDefault="00000000">
            <w:pPr>
              <w:widowControl/>
              <w:jc w:val="both"/>
            </w:pPr>
            <w:r>
              <w:t>3 Star Hotels</w:t>
            </w:r>
          </w:p>
        </w:tc>
      </w:tr>
      <w:tr w:rsidR="00837265" w14:paraId="2D1F8C36" w14:textId="77777777">
        <w:tc>
          <w:tcPr>
            <w:tcW w:w="3192" w:type="dxa"/>
          </w:tcPr>
          <w:p w14:paraId="5A4A7613" w14:textId="77777777" w:rsidR="00837265" w:rsidRDefault="00000000">
            <w:pPr>
              <w:widowControl/>
              <w:jc w:val="both"/>
            </w:pPr>
            <w:r>
              <w:t>Rest</w:t>
            </w:r>
          </w:p>
        </w:tc>
        <w:tc>
          <w:tcPr>
            <w:tcW w:w="6384" w:type="dxa"/>
            <w:gridSpan w:val="2"/>
          </w:tcPr>
          <w:p w14:paraId="75A09921" w14:textId="77777777" w:rsidR="00837265" w:rsidRDefault="00000000">
            <w:pPr>
              <w:widowControl/>
              <w:jc w:val="both"/>
            </w:pPr>
            <w:r>
              <w:t>As per management's approval</w:t>
            </w:r>
          </w:p>
        </w:tc>
      </w:tr>
    </w:tbl>
    <w:p w14:paraId="2E52CBF6" w14:textId="77777777" w:rsidR="00837265" w:rsidRDefault="00837265">
      <w:pPr>
        <w:widowControl/>
        <w:spacing w:after="160" w:line="259" w:lineRule="auto"/>
        <w:jc w:val="both"/>
        <w:rPr>
          <w:i/>
        </w:rPr>
      </w:pPr>
    </w:p>
    <w:p w14:paraId="396755C3" w14:textId="77777777" w:rsidR="00837265" w:rsidRDefault="00000000">
      <w:pPr>
        <w:widowControl/>
        <w:numPr>
          <w:ilvl w:val="0"/>
          <w:numId w:val="13"/>
        </w:numPr>
        <w:spacing w:after="160" w:line="259" w:lineRule="auto"/>
        <w:ind w:left="360" w:hanging="360"/>
        <w:jc w:val="both"/>
        <w:rPr>
          <w:b/>
          <w:i/>
        </w:rPr>
      </w:pPr>
      <w:r>
        <w:rPr>
          <w:b/>
          <w:i/>
          <w:u w:val="single"/>
        </w:rPr>
        <w:t>International Travel (Dearness Allowance Limit) ONLY FOR BUSINESS VISITS</w:t>
      </w:r>
    </w:p>
    <w:p w14:paraId="4C51F8EC" w14:textId="77777777" w:rsidR="00837265" w:rsidRDefault="00000000">
      <w:pPr>
        <w:widowControl/>
        <w:spacing w:after="160" w:line="259" w:lineRule="auto"/>
        <w:jc w:val="both"/>
      </w:pPr>
      <w:r>
        <w:t>Employees traveling for official purpose to international destination, will be eligible for a dearness allowance as per the below listed schedule:</w:t>
      </w:r>
    </w:p>
    <w:tbl>
      <w:tblPr>
        <w:tblStyle w:val="a3"/>
        <w:tblW w:w="958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95"/>
        <w:gridCol w:w="2895"/>
        <w:gridCol w:w="3191"/>
      </w:tblGrid>
      <w:tr w:rsidR="00837265" w14:paraId="55050574" w14:textId="77777777">
        <w:tc>
          <w:tcPr>
            <w:tcW w:w="3495" w:type="dxa"/>
          </w:tcPr>
          <w:p w14:paraId="7FC762D4" w14:textId="77777777" w:rsidR="00837265" w:rsidRDefault="00000000">
            <w:pPr>
              <w:widowControl/>
              <w:jc w:val="both"/>
              <w:rPr>
                <w:b/>
              </w:rPr>
            </w:pPr>
            <w:r>
              <w:rPr>
                <w:b/>
              </w:rPr>
              <w:t>Region</w:t>
            </w:r>
          </w:p>
        </w:tc>
        <w:tc>
          <w:tcPr>
            <w:tcW w:w="2895" w:type="dxa"/>
          </w:tcPr>
          <w:p w14:paraId="1F274AD7" w14:textId="77777777" w:rsidR="00837265" w:rsidRDefault="00000000">
            <w:pPr>
              <w:widowControl/>
              <w:jc w:val="both"/>
              <w:rPr>
                <w:b/>
              </w:rPr>
            </w:pPr>
            <w:r>
              <w:rPr>
                <w:b/>
              </w:rPr>
              <w:t>Grade</w:t>
            </w:r>
          </w:p>
        </w:tc>
        <w:tc>
          <w:tcPr>
            <w:tcW w:w="3191" w:type="dxa"/>
          </w:tcPr>
          <w:p w14:paraId="416EDC44" w14:textId="77777777" w:rsidR="00837265" w:rsidRDefault="00000000">
            <w:pPr>
              <w:widowControl/>
              <w:jc w:val="both"/>
              <w:rPr>
                <w:b/>
              </w:rPr>
            </w:pPr>
            <w:r>
              <w:rPr>
                <w:b/>
              </w:rPr>
              <w:t>DA Limit</w:t>
            </w:r>
          </w:p>
        </w:tc>
      </w:tr>
      <w:tr w:rsidR="00837265" w14:paraId="4E7AED9C" w14:textId="77777777">
        <w:tc>
          <w:tcPr>
            <w:tcW w:w="3495" w:type="dxa"/>
          </w:tcPr>
          <w:p w14:paraId="3CAF0A6F" w14:textId="77777777" w:rsidR="00837265" w:rsidRDefault="00000000">
            <w:pPr>
              <w:widowControl/>
              <w:jc w:val="both"/>
            </w:pPr>
            <w:r>
              <w:t>US/Canada/Europe/Australia</w:t>
            </w:r>
          </w:p>
        </w:tc>
        <w:tc>
          <w:tcPr>
            <w:tcW w:w="2895" w:type="dxa"/>
          </w:tcPr>
          <w:p w14:paraId="22300F41" w14:textId="77777777" w:rsidR="00837265" w:rsidRDefault="00000000">
            <w:pPr>
              <w:widowControl/>
              <w:jc w:val="both"/>
            </w:pPr>
            <w:r>
              <w:t>Management</w:t>
            </w:r>
          </w:p>
        </w:tc>
        <w:tc>
          <w:tcPr>
            <w:tcW w:w="3191" w:type="dxa"/>
          </w:tcPr>
          <w:p w14:paraId="28C5FCAB" w14:textId="77777777" w:rsidR="00837265" w:rsidRDefault="00000000">
            <w:pPr>
              <w:widowControl/>
              <w:jc w:val="both"/>
            </w:pPr>
            <w:r>
              <w:t>100 $ per day</w:t>
            </w:r>
          </w:p>
        </w:tc>
      </w:tr>
      <w:tr w:rsidR="00837265" w14:paraId="11B8BB9D" w14:textId="77777777">
        <w:trPr>
          <w:trHeight w:val="300"/>
        </w:trPr>
        <w:tc>
          <w:tcPr>
            <w:tcW w:w="3495" w:type="dxa"/>
          </w:tcPr>
          <w:p w14:paraId="5CFA4A12" w14:textId="77777777" w:rsidR="00837265" w:rsidRDefault="00837265">
            <w:pPr>
              <w:widowControl/>
              <w:jc w:val="both"/>
            </w:pPr>
          </w:p>
        </w:tc>
        <w:tc>
          <w:tcPr>
            <w:tcW w:w="2895" w:type="dxa"/>
          </w:tcPr>
          <w:p w14:paraId="08F86A8F" w14:textId="77777777" w:rsidR="00837265" w:rsidRDefault="00000000">
            <w:pPr>
              <w:widowControl/>
              <w:jc w:val="both"/>
            </w:pPr>
            <w:r>
              <w:t>RM - VP</w:t>
            </w:r>
          </w:p>
        </w:tc>
        <w:tc>
          <w:tcPr>
            <w:tcW w:w="3191" w:type="dxa"/>
          </w:tcPr>
          <w:p w14:paraId="3D1CB782" w14:textId="77777777" w:rsidR="00837265" w:rsidRDefault="00000000">
            <w:pPr>
              <w:widowControl/>
              <w:jc w:val="both"/>
            </w:pPr>
            <w:r>
              <w:t>60 $ per day</w:t>
            </w:r>
          </w:p>
        </w:tc>
      </w:tr>
      <w:tr w:rsidR="00837265" w14:paraId="050757D8" w14:textId="77777777">
        <w:tc>
          <w:tcPr>
            <w:tcW w:w="3495" w:type="dxa"/>
          </w:tcPr>
          <w:p w14:paraId="77023127" w14:textId="77777777" w:rsidR="00837265" w:rsidRDefault="00837265">
            <w:pPr>
              <w:widowControl/>
              <w:jc w:val="both"/>
            </w:pPr>
          </w:p>
        </w:tc>
        <w:tc>
          <w:tcPr>
            <w:tcW w:w="2895" w:type="dxa"/>
          </w:tcPr>
          <w:p w14:paraId="2A248B12" w14:textId="77777777" w:rsidR="00837265" w:rsidRDefault="00000000">
            <w:pPr>
              <w:widowControl/>
              <w:jc w:val="both"/>
            </w:pPr>
            <w:r>
              <w:t>BM - Managers</w:t>
            </w:r>
          </w:p>
        </w:tc>
        <w:tc>
          <w:tcPr>
            <w:tcW w:w="3191" w:type="dxa"/>
          </w:tcPr>
          <w:p w14:paraId="56F80C93" w14:textId="77777777" w:rsidR="00837265" w:rsidRDefault="00000000">
            <w:pPr>
              <w:widowControl/>
              <w:jc w:val="both"/>
            </w:pPr>
            <w:r>
              <w:t>20 $ per day</w:t>
            </w:r>
          </w:p>
        </w:tc>
      </w:tr>
      <w:tr w:rsidR="00837265" w14:paraId="6CABE862" w14:textId="77777777">
        <w:tc>
          <w:tcPr>
            <w:tcW w:w="3495" w:type="dxa"/>
          </w:tcPr>
          <w:p w14:paraId="05C1B74A" w14:textId="77777777" w:rsidR="00837265" w:rsidRDefault="00000000">
            <w:pPr>
              <w:widowControl/>
              <w:jc w:val="both"/>
            </w:pPr>
            <w:r>
              <w:t>Middle East</w:t>
            </w:r>
          </w:p>
        </w:tc>
        <w:tc>
          <w:tcPr>
            <w:tcW w:w="2895" w:type="dxa"/>
          </w:tcPr>
          <w:p w14:paraId="73A13FBC" w14:textId="77777777" w:rsidR="00837265" w:rsidRDefault="00000000">
            <w:pPr>
              <w:widowControl/>
              <w:jc w:val="both"/>
            </w:pPr>
            <w:r>
              <w:t>Management</w:t>
            </w:r>
          </w:p>
        </w:tc>
        <w:tc>
          <w:tcPr>
            <w:tcW w:w="3191" w:type="dxa"/>
          </w:tcPr>
          <w:p w14:paraId="0C1715CC" w14:textId="77777777" w:rsidR="00837265" w:rsidRDefault="00000000">
            <w:pPr>
              <w:widowControl/>
              <w:jc w:val="both"/>
            </w:pPr>
            <w:r>
              <w:t>75 $ per day</w:t>
            </w:r>
          </w:p>
        </w:tc>
      </w:tr>
      <w:tr w:rsidR="00837265" w14:paraId="2BD2EDCC" w14:textId="77777777">
        <w:tc>
          <w:tcPr>
            <w:tcW w:w="3495" w:type="dxa"/>
          </w:tcPr>
          <w:p w14:paraId="19FED710" w14:textId="77777777" w:rsidR="00837265" w:rsidRDefault="00837265">
            <w:pPr>
              <w:widowControl/>
              <w:jc w:val="both"/>
            </w:pPr>
          </w:p>
        </w:tc>
        <w:tc>
          <w:tcPr>
            <w:tcW w:w="2895" w:type="dxa"/>
          </w:tcPr>
          <w:p w14:paraId="608D442C" w14:textId="77777777" w:rsidR="00837265" w:rsidRDefault="00000000">
            <w:pPr>
              <w:widowControl/>
              <w:jc w:val="both"/>
            </w:pPr>
            <w:r>
              <w:t>RM - VP</w:t>
            </w:r>
          </w:p>
        </w:tc>
        <w:tc>
          <w:tcPr>
            <w:tcW w:w="3191" w:type="dxa"/>
          </w:tcPr>
          <w:p w14:paraId="267D3124" w14:textId="77777777" w:rsidR="00837265" w:rsidRDefault="00000000">
            <w:pPr>
              <w:widowControl/>
              <w:jc w:val="both"/>
            </w:pPr>
            <w:r>
              <w:t>45 $ per day</w:t>
            </w:r>
          </w:p>
        </w:tc>
      </w:tr>
      <w:tr w:rsidR="00837265" w14:paraId="63BA6437" w14:textId="77777777">
        <w:tc>
          <w:tcPr>
            <w:tcW w:w="3495" w:type="dxa"/>
          </w:tcPr>
          <w:p w14:paraId="55F97C08" w14:textId="77777777" w:rsidR="00837265" w:rsidRDefault="00837265">
            <w:pPr>
              <w:widowControl/>
              <w:jc w:val="both"/>
            </w:pPr>
          </w:p>
        </w:tc>
        <w:tc>
          <w:tcPr>
            <w:tcW w:w="2895" w:type="dxa"/>
          </w:tcPr>
          <w:p w14:paraId="5F181F56" w14:textId="77777777" w:rsidR="00837265" w:rsidRDefault="00000000">
            <w:pPr>
              <w:widowControl/>
              <w:jc w:val="both"/>
            </w:pPr>
            <w:r>
              <w:t>BM - Managers</w:t>
            </w:r>
          </w:p>
        </w:tc>
        <w:tc>
          <w:tcPr>
            <w:tcW w:w="3191" w:type="dxa"/>
          </w:tcPr>
          <w:p w14:paraId="3B771DAE" w14:textId="77777777" w:rsidR="00837265" w:rsidRDefault="00000000">
            <w:pPr>
              <w:widowControl/>
              <w:jc w:val="both"/>
            </w:pPr>
            <w:r>
              <w:t>15 $ per day</w:t>
            </w:r>
          </w:p>
        </w:tc>
      </w:tr>
      <w:tr w:rsidR="00837265" w14:paraId="67A5BBFD" w14:textId="77777777">
        <w:tc>
          <w:tcPr>
            <w:tcW w:w="3495" w:type="dxa"/>
          </w:tcPr>
          <w:p w14:paraId="00A3812E" w14:textId="77777777" w:rsidR="00837265" w:rsidRDefault="00000000">
            <w:pPr>
              <w:widowControl/>
              <w:tabs>
                <w:tab w:val="right" w:pos="3279"/>
              </w:tabs>
              <w:jc w:val="both"/>
            </w:pPr>
            <w:r>
              <w:t>Far East</w:t>
            </w:r>
            <w:r>
              <w:tab/>
            </w:r>
          </w:p>
        </w:tc>
        <w:tc>
          <w:tcPr>
            <w:tcW w:w="2895" w:type="dxa"/>
          </w:tcPr>
          <w:p w14:paraId="1B9F641B" w14:textId="77777777" w:rsidR="00837265" w:rsidRDefault="00000000">
            <w:pPr>
              <w:widowControl/>
              <w:jc w:val="both"/>
            </w:pPr>
            <w:r>
              <w:t>Management</w:t>
            </w:r>
          </w:p>
        </w:tc>
        <w:tc>
          <w:tcPr>
            <w:tcW w:w="3191" w:type="dxa"/>
          </w:tcPr>
          <w:p w14:paraId="4CD02199" w14:textId="77777777" w:rsidR="00837265" w:rsidRDefault="00000000">
            <w:pPr>
              <w:widowControl/>
              <w:jc w:val="both"/>
            </w:pPr>
            <w:r>
              <w:t>50 $ per day</w:t>
            </w:r>
          </w:p>
        </w:tc>
      </w:tr>
      <w:tr w:rsidR="00837265" w14:paraId="2C28A1F6" w14:textId="77777777">
        <w:tc>
          <w:tcPr>
            <w:tcW w:w="3495" w:type="dxa"/>
          </w:tcPr>
          <w:p w14:paraId="5C29D37E" w14:textId="77777777" w:rsidR="00837265" w:rsidRDefault="00837265">
            <w:pPr>
              <w:widowControl/>
              <w:jc w:val="both"/>
            </w:pPr>
          </w:p>
        </w:tc>
        <w:tc>
          <w:tcPr>
            <w:tcW w:w="2895" w:type="dxa"/>
          </w:tcPr>
          <w:p w14:paraId="4BA368E8" w14:textId="77777777" w:rsidR="00837265" w:rsidRDefault="00000000">
            <w:pPr>
              <w:widowControl/>
              <w:jc w:val="both"/>
            </w:pPr>
            <w:r>
              <w:t>RM - VP</w:t>
            </w:r>
          </w:p>
        </w:tc>
        <w:tc>
          <w:tcPr>
            <w:tcW w:w="3191" w:type="dxa"/>
          </w:tcPr>
          <w:p w14:paraId="56FC67D8" w14:textId="77777777" w:rsidR="00837265" w:rsidRDefault="00000000">
            <w:pPr>
              <w:widowControl/>
              <w:jc w:val="both"/>
            </w:pPr>
            <w:r>
              <w:t>30 $ per day</w:t>
            </w:r>
          </w:p>
        </w:tc>
      </w:tr>
      <w:tr w:rsidR="00837265" w14:paraId="0947468E" w14:textId="77777777">
        <w:tc>
          <w:tcPr>
            <w:tcW w:w="3495" w:type="dxa"/>
          </w:tcPr>
          <w:p w14:paraId="2DDA21B3" w14:textId="77777777" w:rsidR="00837265" w:rsidRDefault="00837265">
            <w:pPr>
              <w:widowControl/>
              <w:jc w:val="both"/>
            </w:pPr>
          </w:p>
        </w:tc>
        <w:tc>
          <w:tcPr>
            <w:tcW w:w="2895" w:type="dxa"/>
          </w:tcPr>
          <w:p w14:paraId="244BA6DF" w14:textId="77777777" w:rsidR="00837265" w:rsidRDefault="00000000">
            <w:pPr>
              <w:widowControl/>
              <w:jc w:val="both"/>
            </w:pPr>
            <w:r>
              <w:t>BM - Managers</w:t>
            </w:r>
          </w:p>
        </w:tc>
        <w:tc>
          <w:tcPr>
            <w:tcW w:w="3191" w:type="dxa"/>
          </w:tcPr>
          <w:p w14:paraId="054D807F" w14:textId="77777777" w:rsidR="00837265" w:rsidRDefault="00000000">
            <w:pPr>
              <w:widowControl/>
              <w:jc w:val="both"/>
            </w:pPr>
            <w:r>
              <w:t>10 $ per day</w:t>
            </w:r>
          </w:p>
        </w:tc>
      </w:tr>
    </w:tbl>
    <w:p w14:paraId="0E6A74D4" w14:textId="77777777" w:rsidR="00837265" w:rsidRDefault="00000000">
      <w:pPr>
        <w:widowControl/>
        <w:spacing w:after="160" w:line="259" w:lineRule="auto"/>
        <w:jc w:val="both"/>
      </w:pPr>
      <w:r>
        <w:t>Any money spent needs to be supported by valid bills / vouchers for settlement. Any balance money will have to be repaid back to the company at the time of settling the claims of the trip, within 1 week of completing the same.</w:t>
      </w:r>
    </w:p>
    <w:p w14:paraId="2510A82F" w14:textId="77777777" w:rsidR="00837265" w:rsidRDefault="00837265">
      <w:pPr>
        <w:widowControl/>
        <w:spacing w:after="160" w:line="259" w:lineRule="auto"/>
        <w:jc w:val="both"/>
      </w:pPr>
    </w:p>
    <w:p w14:paraId="0B10CB46" w14:textId="77777777" w:rsidR="00837265" w:rsidRDefault="00000000">
      <w:pPr>
        <w:widowControl/>
        <w:numPr>
          <w:ilvl w:val="0"/>
          <w:numId w:val="29"/>
        </w:numPr>
        <w:spacing w:after="160" w:line="259" w:lineRule="auto"/>
        <w:ind w:left="360" w:hanging="360"/>
        <w:jc w:val="both"/>
        <w:rPr>
          <w:b/>
        </w:rPr>
      </w:pPr>
      <w:r>
        <w:rPr>
          <w:b/>
          <w:u w:val="single"/>
        </w:rPr>
        <w:t>FAM Trips</w:t>
      </w:r>
    </w:p>
    <w:p w14:paraId="1E52F8C0" w14:textId="77777777" w:rsidR="00837265" w:rsidRDefault="00000000">
      <w:pPr>
        <w:widowControl/>
        <w:spacing w:after="160" w:line="259" w:lineRule="auto"/>
        <w:jc w:val="both"/>
      </w:pPr>
      <w:r>
        <w:t>Familiarization (FAM) Trips are trips that are arranged by the airlines to promote a particular locale or the airlines itself. The purpose of these trips would be to understand and promote the sales of the said locale or airlines.</w:t>
      </w:r>
    </w:p>
    <w:p w14:paraId="701D99B1" w14:textId="77777777" w:rsidR="00837265" w:rsidRDefault="00000000">
      <w:pPr>
        <w:widowControl/>
        <w:spacing w:after="160" w:line="259" w:lineRule="auto"/>
        <w:jc w:val="both"/>
      </w:pPr>
      <w:r>
        <w:t>Employee/s traveling on FAM trips need to get approval by the reporting manager, the Divisional Head and the HR Department by dropping in a mail along with the travel details and the itinerary.</w:t>
      </w:r>
    </w:p>
    <w:p w14:paraId="3A9E0121" w14:textId="77777777" w:rsidR="00837265" w:rsidRDefault="00000000">
      <w:pPr>
        <w:widowControl/>
        <w:spacing w:after="160" w:line="259" w:lineRule="auto"/>
        <w:jc w:val="both"/>
      </w:pPr>
      <w:r>
        <w:t>Process:</w:t>
      </w:r>
    </w:p>
    <w:p w14:paraId="5A9E2322" w14:textId="77777777" w:rsidR="00837265" w:rsidRDefault="00000000">
      <w:pPr>
        <w:widowControl/>
        <w:numPr>
          <w:ilvl w:val="0"/>
          <w:numId w:val="38"/>
        </w:numPr>
        <w:spacing w:after="0" w:line="259" w:lineRule="auto"/>
        <w:jc w:val="both"/>
      </w:pPr>
      <w:r>
        <w:lastRenderedPageBreak/>
        <w:t>Regional Managers are responsible for nominating employees for any FAM trips (Domestic or International).</w:t>
      </w:r>
    </w:p>
    <w:p w14:paraId="7FB6A883" w14:textId="77777777" w:rsidR="00837265" w:rsidRDefault="00000000">
      <w:pPr>
        <w:widowControl/>
        <w:numPr>
          <w:ilvl w:val="0"/>
          <w:numId w:val="38"/>
        </w:numPr>
        <w:spacing w:after="0" w:line="259" w:lineRule="auto"/>
        <w:jc w:val="both"/>
      </w:pPr>
      <w:r>
        <w:t xml:space="preserve">Regional Managers are eligible to travel for trips which are not more than 10 days (Domestic or International). </w:t>
      </w:r>
      <w:proofErr w:type="gramStart"/>
      <w:r>
        <w:t>Also</w:t>
      </w:r>
      <w:proofErr w:type="gramEnd"/>
      <w:r>
        <w:t xml:space="preserve"> the capping for them would be preferably 1 trip or maximum 2 trips a year.</w:t>
      </w:r>
    </w:p>
    <w:p w14:paraId="1D6BAFA4" w14:textId="77777777" w:rsidR="00837265" w:rsidRDefault="00000000">
      <w:pPr>
        <w:widowControl/>
        <w:numPr>
          <w:ilvl w:val="0"/>
          <w:numId w:val="38"/>
        </w:numPr>
        <w:spacing w:after="0" w:line="259" w:lineRule="auto"/>
        <w:jc w:val="both"/>
      </w:pPr>
      <w:r>
        <w:t>All operations staff i.e. Manager Grade and above need to be given equal opportunity to go on FAM trips.</w:t>
      </w:r>
    </w:p>
    <w:p w14:paraId="473DD868" w14:textId="77777777" w:rsidR="00837265" w:rsidRDefault="00000000">
      <w:pPr>
        <w:widowControl/>
        <w:numPr>
          <w:ilvl w:val="0"/>
          <w:numId w:val="38"/>
        </w:numPr>
        <w:spacing w:after="160" w:line="259" w:lineRule="auto"/>
        <w:jc w:val="both"/>
      </w:pPr>
      <w:r>
        <w:t>Employee/s traveling on FAM trips need to get approval by the reporting manager, the Divisional Head and the HR Department by dropping in a mail along with the travel details and the itinerary.</w:t>
      </w:r>
    </w:p>
    <w:p w14:paraId="2AA3DF9B" w14:textId="77777777" w:rsidR="00837265" w:rsidRDefault="00000000">
      <w:pPr>
        <w:widowControl/>
        <w:spacing w:after="160" w:line="259" w:lineRule="auto"/>
        <w:jc w:val="both"/>
      </w:pPr>
      <w:r>
        <w:t xml:space="preserve">No Dearness Allowance that will be paid to employees who would be traveling to any FAM (International Destination) tours. </w:t>
      </w:r>
    </w:p>
    <w:p w14:paraId="6BC5FE45" w14:textId="77777777" w:rsidR="00837265" w:rsidRDefault="00000000">
      <w:pPr>
        <w:widowControl/>
        <w:spacing w:after="160" w:line="259" w:lineRule="auto"/>
        <w:jc w:val="both"/>
        <w:rPr>
          <w:b/>
          <w:u w:val="single"/>
        </w:rPr>
      </w:pPr>
      <w:r>
        <w:rPr>
          <w:b/>
          <w:u w:val="single"/>
        </w:rPr>
        <w:t xml:space="preserve">Note: Any FOREX collected from Branch for any International Trip or FAM needs to be settled within a week of returning from the said travel. </w:t>
      </w:r>
    </w:p>
    <w:p w14:paraId="25B8896A" w14:textId="77777777" w:rsidR="00837265" w:rsidRDefault="00000000">
      <w:pPr>
        <w:widowControl/>
        <w:spacing w:after="160" w:line="259" w:lineRule="auto"/>
        <w:jc w:val="both"/>
        <w:rPr>
          <w:b/>
          <w:u w:val="single"/>
        </w:rPr>
      </w:pPr>
      <w:r>
        <w:rPr>
          <w:b/>
          <w:u w:val="single"/>
        </w:rPr>
        <w:t>Note: All the staff needs to be given equal opportunity to attend or visit FAM Trips</w:t>
      </w:r>
    </w:p>
    <w:p w14:paraId="337C7429" w14:textId="77777777" w:rsidR="00837265" w:rsidRDefault="00000000">
      <w:pPr>
        <w:widowControl/>
        <w:spacing w:after="160" w:line="259" w:lineRule="auto"/>
        <w:jc w:val="both"/>
        <w:rPr>
          <w:b/>
          <w:u w:val="single"/>
        </w:rPr>
      </w:pPr>
      <w:r>
        <w:rPr>
          <w:b/>
          <w:u w:val="single"/>
        </w:rPr>
        <w:t>Key Points to Remember:</w:t>
      </w:r>
    </w:p>
    <w:p w14:paraId="48811BC4" w14:textId="77777777" w:rsidR="00837265" w:rsidRDefault="00000000">
      <w:pPr>
        <w:widowControl/>
        <w:numPr>
          <w:ilvl w:val="0"/>
          <w:numId w:val="48"/>
        </w:numPr>
        <w:spacing w:after="0" w:line="259" w:lineRule="auto"/>
        <w:jc w:val="both"/>
      </w:pPr>
      <w:r>
        <w:t>An agenda for the travel needs to be shared with the Reporting Manager and Business Head / Management. Post completion of the trip a detailed report of your travel, be it Official or FAM also needs to be submitted within a week of return.</w:t>
      </w:r>
    </w:p>
    <w:p w14:paraId="1C130400" w14:textId="77777777" w:rsidR="00837265" w:rsidRDefault="00000000">
      <w:pPr>
        <w:widowControl/>
        <w:numPr>
          <w:ilvl w:val="0"/>
          <w:numId w:val="48"/>
        </w:numPr>
        <w:spacing w:after="0" w:line="259" w:lineRule="auto"/>
        <w:jc w:val="both"/>
      </w:pPr>
      <w:r>
        <w:t xml:space="preserve">If more than one person is traveling to the said destination, it will be advised to share the rooms. </w:t>
      </w:r>
      <w:proofErr w:type="gramStart"/>
      <w:r>
        <w:t>Also</w:t>
      </w:r>
      <w:proofErr w:type="gramEnd"/>
      <w:r>
        <w:t xml:space="preserve"> it is advised that only one employee raises the claim for the travel expenditure for the entire trip, rather than multiple claims for the same trip.</w:t>
      </w:r>
    </w:p>
    <w:p w14:paraId="208D26A7" w14:textId="77777777" w:rsidR="00837265" w:rsidRDefault="00000000">
      <w:pPr>
        <w:widowControl/>
        <w:numPr>
          <w:ilvl w:val="0"/>
          <w:numId w:val="48"/>
        </w:numPr>
        <w:spacing w:after="0" w:line="259" w:lineRule="auto"/>
        <w:jc w:val="both"/>
      </w:pPr>
      <w:r>
        <w:t>If any of the above claims have anything pertaining to any banned substances like alcohol, drugs, etc. cannot be billed or charged or claimed from the company.</w:t>
      </w:r>
    </w:p>
    <w:p w14:paraId="6210A66A" w14:textId="77777777" w:rsidR="00837265" w:rsidRDefault="00000000">
      <w:pPr>
        <w:widowControl/>
        <w:numPr>
          <w:ilvl w:val="0"/>
          <w:numId w:val="48"/>
        </w:numPr>
        <w:spacing w:after="0" w:line="259" w:lineRule="auto"/>
        <w:jc w:val="both"/>
      </w:pPr>
      <w:r>
        <w:t>If an employee has been booked into a non-smoking room, one needs to refrain from smoking in that room. If caught, the employee will be solely responsible for the same and will have to pay the necessary penalty.</w:t>
      </w:r>
    </w:p>
    <w:p w14:paraId="33CD10DE" w14:textId="77777777" w:rsidR="00837265" w:rsidRDefault="00000000">
      <w:pPr>
        <w:widowControl/>
        <w:numPr>
          <w:ilvl w:val="0"/>
          <w:numId w:val="48"/>
        </w:numPr>
        <w:spacing w:after="0" w:line="259" w:lineRule="auto"/>
        <w:jc w:val="both"/>
      </w:pPr>
      <w:r>
        <w:t>Company would not bear the cost of any Laundry Services, Mini Bar, any other special services which are extra and not a part of the said travel, will have to be borne by the employee and cannot be billed or charged or claimed from the company.</w:t>
      </w:r>
    </w:p>
    <w:p w14:paraId="5D0CDEC0" w14:textId="77777777" w:rsidR="00837265" w:rsidRDefault="00000000">
      <w:pPr>
        <w:widowControl/>
        <w:numPr>
          <w:ilvl w:val="0"/>
          <w:numId w:val="48"/>
        </w:numPr>
        <w:spacing w:after="0" w:line="259" w:lineRule="auto"/>
        <w:jc w:val="both"/>
      </w:pPr>
      <w:proofErr w:type="gramStart"/>
      <w:r>
        <w:t>Also</w:t>
      </w:r>
      <w:proofErr w:type="gramEnd"/>
      <w:r>
        <w:t xml:space="preserve"> in case of any other issues during your stay, the employee will be responsible for bearing all the consequences and the company will not be responsible for anything. </w:t>
      </w:r>
    </w:p>
    <w:p w14:paraId="51CA5E3D" w14:textId="77777777" w:rsidR="00837265" w:rsidRDefault="00000000">
      <w:pPr>
        <w:widowControl/>
        <w:numPr>
          <w:ilvl w:val="0"/>
          <w:numId w:val="48"/>
        </w:numPr>
        <w:spacing w:after="160" w:line="259" w:lineRule="auto"/>
        <w:jc w:val="both"/>
      </w:pPr>
      <w:bookmarkStart w:id="2353" w:name="_2et92p0" w:colFirst="0" w:colLast="0"/>
      <w:bookmarkEnd w:id="2353"/>
      <w:r>
        <w:t>And if the company image is tarnished, strict action will be taken against the employee</w:t>
      </w:r>
    </w:p>
    <w:p w14:paraId="5B8E38FA" w14:textId="77777777" w:rsidR="00837265" w:rsidRDefault="00000000">
      <w:pPr>
        <w:spacing w:after="0"/>
        <w:jc w:val="both"/>
        <w:rPr>
          <w:b/>
          <w:highlight w:val="white"/>
        </w:rPr>
      </w:pPr>
      <w:r>
        <w:rPr>
          <w:b/>
          <w:highlight w:val="white"/>
        </w:rPr>
        <w:t>Policy Violation</w:t>
      </w:r>
    </w:p>
    <w:p w14:paraId="7A2CC175" w14:textId="77777777" w:rsidR="00837265" w:rsidRDefault="00000000">
      <w:pPr>
        <w:spacing w:after="0"/>
        <w:ind w:right="560"/>
        <w:jc w:val="both"/>
        <w:rPr>
          <w:b/>
          <w:highlight w:val="white"/>
        </w:rPr>
      </w:pPr>
      <w:r>
        <w:rPr>
          <w:b/>
          <w:highlight w:val="white"/>
        </w:rPr>
        <w:t>Violation of this policy is a serious matter and shall result in appropriate disciplinary action the scope of which shall be determined by company management. Such disciplinary action may include termination of employment and civil and criminal legal action.</w:t>
      </w:r>
    </w:p>
    <w:p w14:paraId="2206A243" w14:textId="77777777" w:rsidR="00837265" w:rsidRDefault="00837265">
      <w:pPr>
        <w:spacing w:after="0"/>
        <w:ind w:right="560"/>
        <w:jc w:val="both"/>
        <w:rPr>
          <w:b/>
          <w:highlight w:val="white"/>
        </w:rPr>
      </w:pPr>
    </w:p>
    <w:p w14:paraId="738BA872" w14:textId="77777777" w:rsidR="00837265" w:rsidRDefault="00000000">
      <w:pPr>
        <w:spacing w:after="0"/>
        <w:ind w:right="560"/>
        <w:jc w:val="both"/>
        <w:rPr>
          <w:b/>
          <w:highlight w:val="white"/>
        </w:rPr>
      </w:pPr>
      <w:r>
        <w:rPr>
          <w:b/>
          <w:highlight w:val="white"/>
        </w:rPr>
        <w:t>6.23 COVID-19 Protocols</w:t>
      </w:r>
    </w:p>
    <w:p w14:paraId="4FCA21E3" w14:textId="77777777" w:rsidR="00837265" w:rsidRDefault="00000000">
      <w:pPr>
        <w:spacing w:after="0"/>
        <w:ind w:right="560"/>
        <w:jc w:val="both"/>
        <w:rPr>
          <w:highlight w:val="white"/>
        </w:rPr>
      </w:pPr>
      <w:r>
        <w:rPr>
          <w:highlight w:val="white"/>
        </w:rPr>
        <w:t>We, at Riya – The Travel Expert are happy to pen down certain basic do’s &amp; don’ts mandate to follow in this pandemic situation. This has been done taking into account the safety of our  employees along with their near and dear ones.</w:t>
      </w:r>
    </w:p>
    <w:p w14:paraId="1882E0B4" w14:textId="77777777" w:rsidR="00837265" w:rsidRDefault="00837265">
      <w:pPr>
        <w:spacing w:after="0"/>
        <w:ind w:right="560"/>
        <w:jc w:val="both"/>
        <w:rPr>
          <w:highlight w:val="white"/>
        </w:rPr>
      </w:pPr>
    </w:p>
    <w:tbl>
      <w:tblPr>
        <w:tblStyle w:val="a4"/>
        <w:tblW w:w="10436" w:type="dxa"/>
        <w:tblBorders>
          <w:top w:val="nil"/>
          <w:left w:val="nil"/>
          <w:bottom w:val="nil"/>
          <w:right w:val="nil"/>
          <w:insideH w:val="nil"/>
          <w:insideV w:val="nil"/>
        </w:tblBorders>
        <w:tblLayout w:type="fixed"/>
        <w:tblLook w:val="0600" w:firstRow="0" w:lastRow="0" w:firstColumn="0" w:lastColumn="0" w:noHBand="1" w:noVBand="1"/>
      </w:tblPr>
      <w:tblGrid>
        <w:gridCol w:w="558"/>
        <w:gridCol w:w="1363"/>
        <w:gridCol w:w="1601"/>
        <w:gridCol w:w="2030"/>
        <w:gridCol w:w="1831"/>
        <w:gridCol w:w="1452"/>
        <w:gridCol w:w="1601"/>
      </w:tblGrid>
      <w:tr w:rsidR="00837265" w14:paraId="140564D5" w14:textId="77777777">
        <w:trPr>
          <w:trHeight w:val="615"/>
        </w:trPr>
        <w:tc>
          <w:tcPr>
            <w:tcW w:w="557"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tcPr>
          <w:p w14:paraId="6FF307B2" w14:textId="77777777" w:rsidR="00837265" w:rsidRDefault="00837265">
            <w:pPr>
              <w:spacing w:after="0"/>
              <w:jc w:val="center"/>
              <w:rPr>
                <w:rFonts w:ascii="Arial" w:eastAsia="Arial" w:hAnsi="Arial" w:cs="Arial"/>
                <w:color w:val="2F2F2F"/>
                <w:sz w:val="20"/>
                <w:szCs w:val="20"/>
              </w:rPr>
            </w:pPr>
            <w:hyperlink r:id="rId12">
              <w:proofErr w:type="spellStart"/>
              <w:r>
                <w:rPr>
                  <w:b/>
                  <w:color w:val="2F2F2F"/>
                </w:rPr>
                <w:t>Sr.No</w:t>
              </w:r>
              <w:proofErr w:type="spellEnd"/>
            </w:hyperlink>
          </w:p>
        </w:tc>
        <w:tc>
          <w:tcPr>
            <w:tcW w:w="1363"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597B1B3E" w14:textId="77777777" w:rsidR="00837265" w:rsidRDefault="00000000">
            <w:pPr>
              <w:spacing w:after="0"/>
              <w:jc w:val="center"/>
              <w:rPr>
                <w:rFonts w:ascii="Arial" w:eastAsia="Arial" w:hAnsi="Arial" w:cs="Arial"/>
                <w:sz w:val="20"/>
                <w:szCs w:val="20"/>
              </w:rPr>
            </w:pPr>
            <w:r>
              <w:rPr>
                <w:b/>
              </w:rPr>
              <w:t>Before Leaving for Work</w:t>
            </w:r>
          </w:p>
        </w:tc>
        <w:tc>
          <w:tcPr>
            <w:tcW w:w="1601"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62D102CC" w14:textId="77777777" w:rsidR="00837265" w:rsidRDefault="00000000">
            <w:pPr>
              <w:spacing w:after="0"/>
              <w:jc w:val="center"/>
              <w:rPr>
                <w:rFonts w:ascii="Arial" w:eastAsia="Arial" w:hAnsi="Arial" w:cs="Arial"/>
                <w:sz w:val="20"/>
                <w:szCs w:val="20"/>
              </w:rPr>
            </w:pPr>
            <w:r>
              <w:rPr>
                <w:b/>
              </w:rPr>
              <w:t xml:space="preserve">While Traveling </w:t>
            </w:r>
            <w:proofErr w:type="gramStart"/>
            <w:r>
              <w:rPr>
                <w:b/>
              </w:rPr>
              <w:t>To</w:t>
            </w:r>
            <w:proofErr w:type="gramEnd"/>
            <w:r>
              <w:rPr>
                <w:b/>
              </w:rPr>
              <w:t xml:space="preserve"> and From Work</w:t>
            </w:r>
          </w:p>
        </w:tc>
        <w:tc>
          <w:tcPr>
            <w:tcW w:w="2029"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7652DD2" w14:textId="77777777" w:rsidR="00837265" w:rsidRDefault="00000000">
            <w:pPr>
              <w:spacing w:after="0"/>
              <w:jc w:val="center"/>
              <w:rPr>
                <w:rFonts w:ascii="Arial" w:eastAsia="Arial" w:hAnsi="Arial" w:cs="Arial"/>
                <w:sz w:val="20"/>
                <w:szCs w:val="20"/>
              </w:rPr>
            </w:pPr>
            <w:r>
              <w:rPr>
                <w:b/>
              </w:rPr>
              <w:t>At the Workplace</w:t>
            </w:r>
          </w:p>
        </w:tc>
        <w:tc>
          <w:tcPr>
            <w:tcW w:w="183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4F9B7F5F" w14:textId="77777777" w:rsidR="00837265" w:rsidRDefault="00000000">
            <w:pPr>
              <w:spacing w:after="0"/>
              <w:jc w:val="center"/>
              <w:rPr>
                <w:rFonts w:ascii="Arial" w:eastAsia="Arial" w:hAnsi="Arial" w:cs="Arial"/>
                <w:sz w:val="20"/>
                <w:szCs w:val="20"/>
              </w:rPr>
            </w:pPr>
            <w:r>
              <w:rPr>
                <w:b/>
              </w:rPr>
              <w:t>Meetings In the Conference Rooms</w:t>
            </w:r>
          </w:p>
        </w:tc>
        <w:tc>
          <w:tcPr>
            <w:tcW w:w="1452"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1B722E30" w14:textId="77777777" w:rsidR="00837265" w:rsidRDefault="00000000">
            <w:pPr>
              <w:spacing w:after="0"/>
              <w:jc w:val="center"/>
              <w:rPr>
                <w:rFonts w:ascii="Arial" w:eastAsia="Arial" w:hAnsi="Arial" w:cs="Arial"/>
                <w:sz w:val="20"/>
                <w:szCs w:val="20"/>
              </w:rPr>
            </w:pPr>
            <w:r>
              <w:rPr>
                <w:b/>
              </w:rPr>
              <w:t>Visitors in the Office</w:t>
            </w:r>
          </w:p>
        </w:tc>
        <w:tc>
          <w:tcPr>
            <w:tcW w:w="1601"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662B6A4" w14:textId="77777777" w:rsidR="00837265" w:rsidRDefault="00000000">
            <w:pPr>
              <w:spacing w:after="0"/>
              <w:jc w:val="center"/>
              <w:rPr>
                <w:rFonts w:ascii="Arial" w:eastAsia="Arial" w:hAnsi="Arial" w:cs="Arial"/>
                <w:sz w:val="20"/>
                <w:szCs w:val="20"/>
              </w:rPr>
            </w:pPr>
            <w:r>
              <w:rPr>
                <w:b/>
              </w:rPr>
              <w:t>At Home</w:t>
            </w:r>
          </w:p>
        </w:tc>
      </w:tr>
      <w:tr w:rsidR="00837265" w14:paraId="1D7A70D7" w14:textId="77777777">
        <w:trPr>
          <w:trHeight w:val="1155"/>
        </w:trPr>
        <w:tc>
          <w:tcPr>
            <w:tcW w:w="557"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2DF9FC26" w14:textId="77777777" w:rsidR="00837265" w:rsidRDefault="00000000">
            <w:pPr>
              <w:spacing w:after="0"/>
              <w:jc w:val="center"/>
              <w:rPr>
                <w:rFonts w:ascii="Arial" w:eastAsia="Arial" w:hAnsi="Arial" w:cs="Arial"/>
                <w:sz w:val="20"/>
                <w:szCs w:val="20"/>
              </w:rPr>
            </w:pPr>
            <w:r>
              <w:lastRenderedPageBreak/>
              <w:t>1</w:t>
            </w:r>
          </w:p>
        </w:tc>
        <w:tc>
          <w:tcPr>
            <w:tcW w:w="1363"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6A4AFD31" w14:textId="77777777" w:rsidR="00837265" w:rsidRDefault="00000000">
            <w:pPr>
              <w:spacing w:after="0"/>
              <w:rPr>
                <w:rFonts w:ascii="Arial" w:eastAsia="Arial" w:hAnsi="Arial" w:cs="Arial"/>
                <w:sz w:val="20"/>
                <w:szCs w:val="20"/>
              </w:rPr>
            </w:pPr>
            <w:r>
              <w:t>Check your TEMPERATURE</w:t>
            </w:r>
          </w:p>
        </w:tc>
        <w:tc>
          <w:tcPr>
            <w:tcW w:w="1601"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59E03444" w14:textId="77777777" w:rsidR="00837265" w:rsidRDefault="00000000">
            <w:pPr>
              <w:spacing w:after="0"/>
              <w:rPr>
                <w:rFonts w:ascii="Arial" w:eastAsia="Arial" w:hAnsi="Arial" w:cs="Arial"/>
                <w:sz w:val="20"/>
                <w:szCs w:val="20"/>
              </w:rPr>
            </w:pPr>
            <w:r>
              <w:t>Maintain and Follow SOCIAL DISTANCING</w:t>
            </w:r>
          </w:p>
        </w:tc>
        <w:tc>
          <w:tcPr>
            <w:tcW w:w="202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941EB06" w14:textId="77777777" w:rsidR="00837265" w:rsidRDefault="00000000">
            <w:pPr>
              <w:spacing w:after="0"/>
              <w:rPr>
                <w:rFonts w:ascii="Arial" w:eastAsia="Arial" w:hAnsi="Arial" w:cs="Arial"/>
                <w:sz w:val="20"/>
                <w:szCs w:val="20"/>
              </w:rPr>
            </w:pPr>
            <w:r>
              <w:t>Wear Mask THROUGHOUT the DAY</w:t>
            </w:r>
          </w:p>
        </w:tc>
        <w:tc>
          <w:tcPr>
            <w:tcW w:w="183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40E2023F" w14:textId="77777777" w:rsidR="00837265" w:rsidRDefault="00000000">
            <w:pPr>
              <w:spacing w:after="0"/>
              <w:rPr>
                <w:rFonts w:ascii="Arial" w:eastAsia="Arial" w:hAnsi="Arial" w:cs="Arial"/>
                <w:sz w:val="20"/>
                <w:szCs w:val="20"/>
              </w:rPr>
            </w:pPr>
            <w:proofErr w:type="spellStart"/>
            <w:r>
              <w:t>Opt</w:t>
            </w:r>
            <w:proofErr w:type="spellEnd"/>
            <w:r>
              <w:t xml:space="preserve"> for VIRTUAL Meeting , if possible</w:t>
            </w:r>
          </w:p>
        </w:tc>
        <w:tc>
          <w:tcPr>
            <w:tcW w:w="145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397D0626" w14:textId="77777777" w:rsidR="00837265" w:rsidRDefault="00000000">
            <w:pPr>
              <w:spacing w:after="0"/>
              <w:rPr>
                <w:rFonts w:ascii="Arial" w:eastAsia="Arial" w:hAnsi="Arial" w:cs="Arial"/>
                <w:sz w:val="20"/>
                <w:szCs w:val="20"/>
              </w:rPr>
            </w:pPr>
            <w:r>
              <w:t>THERMAL Screening the Visitors</w:t>
            </w:r>
          </w:p>
        </w:tc>
        <w:tc>
          <w:tcPr>
            <w:tcW w:w="1601"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C61C2CA" w14:textId="77777777" w:rsidR="00837265" w:rsidRDefault="00000000">
            <w:pPr>
              <w:spacing w:after="0"/>
              <w:rPr>
                <w:rFonts w:ascii="Arial" w:eastAsia="Arial" w:hAnsi="Arial" w:cs="Arial"/>
                <w:sz w:val="20"/>
                <w:szCs w:val="20"/>
              </w:rPr>
            </w:pPr>
            <w:r>
              <w:t>DISINFECT your personal belongings as like your Shoes / Bag / Wallet / Phone</w:t>
            </w:r>
          </w:p>
        </w:tc>
      </w:tr>
      <w:tr w:rsidR="00837265" w14:paraId="5A72EA0E" w14:textId="77777777">
        <w:trPr>
          <w:trHeight w:val="885"/>
        </w:trPr>
        <w:tc>
          <w:tcPr>
            <w:tcW w:w="557"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7D479715" w14:textId="77777777" w:rsidR="00837265" w:rsidRDefault="00000000">
            <w:pPr>
              <w:spacing w:after="0"/>
              <w:jc w:val="center"/>
              <w:rPr>
                <w:rFonts w:ascii="Arial" w:eastAsia="Arial" w:hAnsi="Arial" w:cs="Arial"/>
                <w:sz w:val="20"/>
                <w:szCs w:val="20"/>
              </w:rPr>
            </w:pPr>
            <w:r>
              <w:t>2</w:t>
            </w:r>
          </w:p>
        </w:tc>
        <w:tc>
          <w:tcPr>
            <w:tcW w:w="1363"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3E7BFC90" w14:textId="77777777" w:rsidR="00837265" w:rsidRDefault="00000000">
            <w:pPr>
              <w:spacing w:after="0"/>
              <w:rPr>
                <w:rFonts w:ascii="Arial" w:eastAsia="Arial" w:hAnsi="Arial" w:cs="Arial"/>
                <w:sz w:val="20"/>
                <w:szCs w:val="20"/>
              </w:rPr>
            </w:pPr>
            <w:r>
              <w:t>Wear a MASK</w:t>
            </w:r>
          </w:p>
        </w:tc>
        <w:tc>
          <w:tcPr>
            <w:tcW w:w="1601"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3594E493" w14:textId="77777777" w:rsidR="00837265" w:rsidRDefault="00000000">
            <w:pPr>
              <w:spacing w:after="0"/>
              <w:rPr>
                <w:rFonts w:ascii="Arial" w:eastAsia="Arial" w:hAnsi="Arial" w:cs="Arial"/>
                <w:sz w:val="20"/>
                <w:szCs w:val="20"/>
              </w:rPr>
            </w:pPr>
            <w:r>
              <w:t>Wear MASK ALL TIME</w:t>
            </w:r>
          </w:p>
        </w:tc>
        <w:tc>
          <w:tcPr>
            <w:tcW w:w="202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2C11A116" w14:textId="77777777" w:rsidR="00837265" w:rsidRDefault="00000000">
            <w:pPr>
              <w:spacing w:after="0"/>
              <w:rPr>
                <w:rFonts w:ascii="Arial" w:eastAsia="Arial" w:hAnsi="Arial" w:cs="Arial"/>
                <w:sz w:val="20"/>
                <w:szCs w:val="20"/>
              </w:rPr>
            </w:pPr>
            <w:r>
              <w:t>Hand Wash and sanitize frequently</w:t>
            </w:r>
          </w:p>
        </w:tc>
        <w:tc>
          <w:tcPr>
            <w:tcW w:w="183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3B5D9FFC" w14:textId="77777777" w:rsidR="00837265" w:rsidRDefault="00000000">
            <w:pPr>
              <w:spacing w:after="0"/>
              <w:rPr>
                <w:rFonts w:ascii="Arial" w:eastAsia="Arial" w:hAnsi="Arial" w:cs="Arial"/>
                <w:sz w:val="20"/>
                <w:szCs w:val="20"/>
              </w:rPr>
            </w:pPr>
            <w:r>
              <w:t>Meeting rooms maximum 4 members to be present and avoid over crowd</w:t>
            </w:r>
          </w:p>
        </w:tc>
        <w:tc>
          <w:tcPr>
            <w:tcW w:w="145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11CF5BF8" w14:textId="77777777" w:rsidR="00837265" w:rsidRDefault="00000000">
            <w:pPr>
              <w:spacing w:after="0"/>
              <w:rPr>
                <w:rFonts w:ascii="Arial" w:eastAsia="Arial" w:hAnsi="Arial" w:cs="Arial"/>
                <w:sz w:val="20"/>
                <w:szCs w:val="20"/>
              </w:rPr>
            </w:pPr>
            <w:r>
              <w:t>Sanitize your hand immediate</w:t>
            </w:r>
          </w:p>
        </w:tc>
        <w:tc>
          <w:tcPr>
            <w:tcW w:w="1601"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5B07EF44" w14:textId="77777777" w:rsidR="00837265" w:rsidRDefault="00000000">
            <w:pPr>
              <w:spacing w:after="0"/>
              <w:rPr>
                <w:rFonts w:ascii="Arial" w:eastAsia="Arial" w:hAnsi="Arial" w:cs="Arial"/>
                <w:sz w:val="20"/>
                <w:szCs w:val="20"/>
              </w:rPr>
            </w:pPr>
            <w:r>
              <w:t>SHOWER Immediately</w:t>
            </w:r>
          </w:p>
        </w:tc>
      </w:tr>
      <w:tr w:rsidR="00837265" w14:paraId="7BDB8556" w14:textId="77777777">
        <w:trPr>
          <w:trHeight w:val="615"/>
        </w:trPr>
        <w:tc>
          <w:tcPr>
            <w:tcW w:w="557"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0589F993" w14:textId="77777777" w:rsidR="00837265" w:rsidRDefault="00000000">
            <w:pPr>
              <w:spacing w:after="0"/>
              <w:jc w:val="center"/>
              <w:rPr>
                <w:rFonts w:ascii="Arial" w:eastAsia="Arial" w:hAnsi="Arial" w:cs="Arial"/>
                <w:sz w:val="20"/>
                <w:szCs w:val="20"/>
              </w:rPr>
            </w:pPr>
            <w:r>
              <w:t>3</w:t>
            </w:r>
          </w:p>
        </w:tc>
        <w:tc>
          <w:tcPr>
            <w:tcW w:w="1363"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193831C1" w14:textId="77777777" w:rsidR="00837265" w:rsidRDefault="00000000">
            <w:pPr>
              <w:spacing w:after="0"/>
              <w:rPr>
                <w:rFonts w:ascii="Arial" w:eastAsia="Arial" w:hAnsi="Arial" w:cs="Arial"/>
                <w:sz w:val="20"/>
                <w:szCs w:val="20"/>
              </w:rPr>
            </w:pPr>
            <w:r>
              <w:t>Carry FOOD / WATER BOTTLE</w:t>
            </w:r>
          </w:p>
        </w:tc>
        <w:tc>
          <w:tcPr>
            <w:tcW w:w="1601"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1BD9792E" w14:textId="77777777" w:rsidR="00837265" w:rsidRDefault="00000000">
            <w:pPr>
              <w:spacing w:after="0"/>
              <w:rPr>
                <w:rFonts w:ascii="Arial" w:eastAsia="Arial" w:hAnsi="Arial" w:cs="Arial"/>
                <w:sz w:val="20"/>
                <w:szCs w:val="20"/>
              </w:rPr>
            </w:pPr>
            <w:r>
              <w:t>Sanitize your HANDS</w:t>
            </w:r>
          </w:p>
        </w:tc>
        <w:tc>
          <w:tcPr>
            <w:tcW w:w="202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10A98CE" w14:textId="77777777" w:rsidR="00837265" w:rsidRDefault="00000000">
            <w:pPr>
              <w:spacing w:after="0"/>
              <w:rPr>
                <w:rFonts w:ascii="Arial" w:eastAsia="Arial" w:hAnsi="Arial" w:cs="Arial"/>
                <w:sz w:val="20"/>
                <w:szCs w:val="20"/>
              </w:rPr>
            </w:pPr>
            <w:r>
              <w:t>THERMAL screening at the entry point</w:t>
            </w:r>
          </w:p>
        </w:tc>
        <w:tc>
          <w:tcPr>
            <w:tcW w:w="183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E94C811" w14:textId="77777777" w:rsidR="00837265" w:rsidRDefault="00837265">
            <w:pPr>
              <w:spacing w:after="0"/>
              <w:rPr>
                <w:rFonts w:ascii="Arial" w:eastAsia="Arial" w:hAnsi="Arial" w:cs="Arial"/>
                <w:sz w:val="20"/>
                <w:szCs w:val="20"/>
              </w:rPr>
            </w:pPr>
          </w:p>
        </w:tc>
        <w:tc>
          <w:tcPr>
            <w:tcW w:w="145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7CCBF49D" w14:textId="77777777" w:rsidR="00837265" w:rsidRDefault="00000000">
            <w:pPr>
              <w:spacing w:after="0"/>
              <w:rPr>
                <w:rFonts w:ascii="Arial" w:eastAsia="Arial" w:hAnsi="Arial" w:cs="Arial"/>
                <w:sz w:val="20"/>
                <w:szCs w:val="20"/>
              </w:rPr>
            </w:pPr>
            <w:r>
              <w:t>AVOID Sharing Visiting cards</w:t>
            </w:r>
          </w:p>
        </w:tc>
        <w:tc>
          <w:tcPr>
            <w:tcW w:w="1601"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37741878" w14:textId="77777777" w:rsidR="00837265" w:rsidRDefault="00000000">
            <w:pPr>
              <w:spacing w:after="0"/>
              <w:rPr>
                <w:rFonts w:ascii="Arial" w:eastAsia="Arial" w:hAnsi="Arial" w:cs="Arial"/>
                <w:sz w:val="20"/>
                <w:szCs w:val="20"/>
              </w:rPr>
            </w:pPr>
            <w:r>
              <w:t>WASH your Clothes</w:t>
            </w:r>
          </w:p>
        </w:tc>
      </w:tr>
      <w:tr w:rsidR="00837265" w14:paraId="5E03ED60" w14:textId="77777777">
        <w:trPr>
          <w:trHeight w:val="1155"/>
        </w:trPr>
        <w:tc>
          <w:tcPr>
            <w:tcW w:w="557"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2F973AF7" w14:textId="77777777" w:rsidR="00837265" w:rsidRDefault="00000000">
            <w:pPr>
              <w:spacing w:after="0"/>
              <w:jc w:val="center"/>
              <w:rPr>
                <w:rFonts w:ascii="Arial" w:eastAsia="Arial" w:hAnsi="Arial" w:cs="Arial"/>
                <w:sz w:val="20"/>
                <w:szCs w:val="20"/>
              </w:rPr>
            </w:pPr>
            <w:r>
              <w:t>4</w:t>
            </w:r>
          </w:p>
        </w:tc>
        <w:tc>
          <w:tcPr>
            <w:tcW w:w="1363"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57BDDFFC" w14:textId="77777777" w:rsidR="00837265" w:rsidRDefault="00000000">
            <w:pPr>
              <w:spacing w:after="0"/>
              <w:rPr>
                <w:rFonts w:ascii="Arial" w:eastAsia="Arial" w:hAnsi="Arial" w:cs="Arial"/>
                <w:sz w:val="20"/>
                <w:szCs w:val="20"/>
              </w:rPr>
            </w:pPr>
            <w:r>
              <w:t>Wear ID CARD</w:t>
            </w:r>
          </w:p>
        </w:tc>
        <w:tc>
          <w:tcPr>
            <w:tcW w:w="1601"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2A46A09D" w14:textId="77777777" w:rsidR="00837265" w:rsidRDefault="00000000">
            <w:pPr>
              <w:spacing w:after="0"/>
              <w:rPr>
                <w:rFonts w:ascii="Arial" w:eastAsia="Arial" w:hAnsi="Arial" w:cs="Arial"/>
                <w:sz w:val="20"/>
                <w:szCs w:val="20"/>
              </w:rPr>
            </w:pPr>
            <w:r>
              <w:t>Avoid Visiting MULTIPLE PLACES to &amp; from OFFICE</w:t>
            </w:r>
          </w:p>
        </w:tc>
        <w:tc>
          <w:tcPr>
            <w:tcW w:w="202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728C673F" w14:textId="77777777" w:rsidR="00837265" w:rsidRDefault="00000000">
            <w:pPr>
              <w:spacing w:after="0"/>
              <w:rPr>
                <w:rFonts w:ascii="Arial" w:eastAsia="Arial" w:hAnsi="Arial" w:cs="Arial"/>
                <w:sz w:val="20"/>
                <w:szCs w:val="20"/>
              </w:rPr>
            </w:pPr>
            <w:r>
              <w:t>DECLARE if you show COVID-19 SYMPTOMS as like headache , body pain, fever, throat pain, cold</w:t>
            </w:r>
          </w:p>
        </w:tc>
        <w:tc>
          <w:tcPr>
            <w:tcW w:w="183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F61CF48" w14:textId="77777777" w:rsidR="00837265" w:rsidRDefault="00837265">
            <w:pPr>
              <w:spacing w:after="0"/>
              <w:rPr>
                <w:rFonts w:ascii="Arial" w:eastAsia="Arial" w:hAnsi="Arial" w:cs="Arial"/>
                <w:sz w:val="20"/>
                <w:szCs w:val="20"/>
              </w:rPr>
            </w:pPr>
          </w:p>
        </w:tc>
        <w:tc>
          <w:tcPr>
            <w:tcW w:w="145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3659A625" w14:textId="77777777" w:rsidR="00837265" w:rsidRDefault="00000000">
            <w:pPr>
              <w:spacing w:after="0"/>
              <w:rPr>
                <w:rFonts w:ascii="Arial" w:eastAsia="Arial" w:hAnsi="Arial" w:cs="Arial"/>
                <w:sz w:val="20"/>
                <w:szCs w:val="20"/>
              </w:rPr>
            </w:pPr>
            <w:r>
              <w:t>Visitors must WEAR MASK</w:t>
            </w:r>
          </w:p>
        </w:tc>
        <w:tc>
          <w:tcPr>
            <w:tcW w:w="1601"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28479AA1" w14:textId="77777777" w:rsidR="00837265" w:rsidRDefault="00837265">
            <w:pPr>
              <w:spacing w:after="0"/>
              <w:rPr>
                <w:rFonts w:ascii="Arial" w:eastAsia="Arial" w:hAnsi="Arial" w:cs="Arial"/>
                <w:sz w:val="20"/>
                <w:szCs w:val="20"/>
              </w:rPr>
            </w:pPr>
          </w:p>
        </w:tc>
      </w:tr>
      <w:tr w:rsidR="00837265" w14:paraId="0831D693" w14:textId="77777777">
        <w:trPr>
          <w:trHeight w:val="615"/>
        </w:trPr>
        <w:tc>
          <w:tcPr>
            <w:tcW w:w="557"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57B66260" w14:textId="77777777" w:rsidR="00837265" w:rsidRDefault="00000000">
            <w:pPr>
              <w:spacing w:after="0"/>
              <w:jc w:val="center"/>
              <w:rPr>
                <w:rFonts w:ascii="Arial" w:eastAsia="Arial" w:hAnsi="Arial" w:cs="Arial"/>
                <w:sz w:val="20"/>
                <w:szCs w:val="20"/>
              </w:rPr>
            </w:pPr>
            <w:r>
              <w:t>5</w:t>
            </w:r>
          </w:p>
        </w:tc>
        <w:tc>
          <w:tcPr>
            <w:tcW w:w="1363"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AE8E94D" w14:textId="77777777" w:rsidR="00837265" w:rsidRDefault="00837265">
            <w:pPr>
              <w:spacing w:after="0"/>
              <w:rPr>
                <w:rFonts w:ascii="Arial" w:eastAsia="Arial" w:hAnsi="Arial" w:cs="Arial"/>
                <w:sz w:val="20"/>
                <w:szCs w:val="20"/>
              </w:rPr>
            </w:pPr>
          </w:p>
        </w:tc>
        <w:tc>
          <w:tcPr>
            <w:tcW w:w="1601"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244ADC15" w14:textId="77777777" w:rsidR="00837265" w:rsidRDefault="00837265">
            <w:pPr>
              <w:spacing w:after="0"/>
              <w:rPr>
                <w:rFonts w:ascii="Arial" w:eastAsia="Arial" w:hAnsi="Arial" w:cs="Arial"/>
                <w:sz w:val="20"/>
                <w:szCs w:val="20"/>
              </w:rPr>
            </w:pPr>
          </w:p>
        </w:tc>
        <w:tc>
          <w:tcPr>
            <w:tcW w:w="202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66E9D271" w14:textId="77777777" w:rsidR="00837265" w:rsidRDefault="00000000">
            <w:pPr>
              <w:spacing w:after="0"/>
              <w:rPr>
                <w:rFonts w:ascii="Arial" w:eastAsia="Arial" w:hAnsi="Arial" w:cs="Arial"/>
                <w:sz w:val="20"/>
                <w:szCs w:val="20"/>
              </w:rPr>
            </w:pPr>
            <w:r>
              <w:t>NO shake Hands, ONLY NAMASTE</w:t>
            </w:r>
          </w:p>
        </w:tc>
        <w:tc>
          <w:tcPr>
            <w:tcW w:w="183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333B1776" w14:textId="77777777" w:rsidR="00837265" w:rsidRDefault="00837265">
            <w:pPr>
              <w:spacing w:after="0"/>
              <w:rPr>
                <w:rFonts w:ascii="Arial" w:eastAsia="Arial" w:hAnsi="Arial" w:cs="Arial"/>
                <w:sz w:val="20"/>
                <w:szCs w:val="20"/>
              </w:rPr>
            </w:pPr>
          </w:p>
        </w:tc>
        <w:tc>
          <w:tcPr>
            <w:tcW w:w="145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7CFFDE9C" w14:textId="77777777" w:rsidR="00837265" w:rsidRDefault="00837265">
            <w:pPr>
              <w:spacing w:after="0"/>
              <w:rPr>
                <w:rFonts w:ascii="Arial" w:eastAsia="Arial" w:hAnsi="Arial" w:cs="Arial"/>
                <w:sz w:val="20"/>
                <w:szCs w:val="20"/>
              </w:rPr>
            </w:pPr>
          </w:p>
        </w:tc>
        <w:tc>
          <w:tcPr>
            <w:tcW w:w="1601"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7F0BF137" w14:textId="77777777" w:rsidR="00837265" w:rsidRDefault="00837265">
            <w:pPr>
              <w:spacing w:after="0"/>
              <w:rPr>
                <w:rFonts w:ascii="Arial" w:eastAsia="Arial" w:hAnsi="Arial" w:cs="Arial"/>
                <w:sz w:val="20"/>
                <w:szCs w:val="20"/>
              </w:rPr>
            </w:pPr>
          </w:p>
        </w:tc>
      </w:tr>
      <w:tr w:rsidR="00837265" w14:paraId="46C53923" w14:textId="77777777">
        <w:trPr>
          <w:trHeight w:val="345"/>
        </w:trPr>
        <w:tc>
          <w:tcPr>
            <w:tcW w:w="557"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7B018829" w14:textId="77777777" w:rsidR="00837265" w:rsidRDefault="00000000">
            <w:pPr>
              <w:spacing w:after="0"/>
              <w:jc w:val="center"/>
              <w:rPr>
                <w:rFonts w:ascii="Arial" w:eastAsia="Arial" w:hAnsi="Arial" w:cs="Arial"/>
                <w:sz w:val="20"/>
                <w:szCs w:val="20"/>
              </w:rPr>
            </w:pPr>
            <w:r>
              <w:t>6</w:t>
            </w:r>
          </w:p>
        </w:tc>
        <w:tc>
          <w:tcPr>
            <w:tcW w:w="1363"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4D18708" w14:textId="77777777" w:rsidR="00837265" w:rsidRDefault="00837265">
            <w:pPr>
              <w:spacing w:after="0"/>
              <w:rPr>
                <w:rFonts w:ascii="Arial" w:eastAsia="Arial" w:hAnsi="Arial" w:cs="Arial"/>
                <w:sz w:val="20"/>
                <w:szCs w:val="20"/>
              </w:rPr>
            </w:pPr>
          </w:p>
        </w:tc>
        <w:tc>
          <w:tcPr>
            <w:tcW w:w="1601"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7535F460" w14:textId="77777777" w:rsidR="00837265" w:rsidRDefault="00837265">
            <w:pPr>
              <w:spacing w:after="0"/>
              <w:rPr>
                <w:rFonts w:ascii="Arial" w:eastAsia="Arial" w:hAnsi="Arial" w:cs="Arial"/>
                <w:sz w:val="20"/>
                <w:szCs w:val="20"/>
              </w:rPr>
            </w:pPr>
          </w:p>
        </w:tc>
        <w:tc>
          <w:tcPr>
            <w:tcW w:w="202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31ED091A" w14:textId="77777777" w:rsidR="00837265" w:rsidRDefault="00000000">
            <w:pPr>
              <w:spacing w:after="0"/>
              <w:rPr>
                <w:rFonts w:ascii="Arial" w:eastAsia="Arial" w:hAnsi="Arial" w:cs="Arial"/>
                <w:sz w:val="20"/>
                <w:szCs w:val="20"/>
              </w:rPr>
            </w:pPr>
            <w:r>
              <w:t>Cough &amp; Sneeze in the ELBOW</w:t>
            </w:r>
          </w:p>
        </w:tc>
        <w:tc>
          <w:tcPr>
            <w:tcW w:w="183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6D82F898" w14:textId="77777777" w:rsidR="00837265" w:rsidRDefault="00837265">
            <w:pPr>
              <w:spacing w:after="0"/>
              <w:rPr>
                <w:rFonts w:ascii="Arial" w:eastAsia="Arial" w:hAnsi="Arial" w:cs="Arial"/>
                <w:sz w:val="20"/>
                <w:szCs w:val="20"/>
              </w:rPr>
            </w:pPr>
          </w:p>
        </w:tc>
        <w:tc>
          <w:tcPr>
            <w:tcW w:w="145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5487CA5E" w14:textId="77777777" w:rsidR="00837265" w:rsidRDefault="00837265">
            <w:pPr>
              <w:spacing w:after="0"/>
              <w:rPr>
                <w:rFonts w:ascii="Arial" w:eastAsia="Arial" w:hAnsi="Arial" w:cs="Arial"/>
                <w:sz w:val="20"/>
                <w:szCs w:val="20"/>
              </w:rPr>
            </w:pPr>
          </w:p>
        </w:tc>
        <w:tc>
          <w:tcPr>
            <w:tcW w:w="1601"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786B4865" w14:textId="77777777" w:rsidR="00837265" w:rsidRDefault="00837265">
            <w:pPr>
              <w:spacing w:after="0"/>
              <w:rPr>
                <w:rFonts w:ascii="Arial" w:eastAsia="Arial" w:hAnsi="Arial" w:cs="Arial"/>
                <w:sz w:val="20"/>
                <w:szCs w:val="20"/>
              </w:rPr>
            </w:pPr>
          </w:p>
        </w:tc>
      </w:tr>
      <w:tr w:rsidR="00837265" w14:paraId="22521C19" w14:textId="77777777">
        <w:trPr>
          <w:trHeight w:val="1530"/>
        </w:trPr>
        <w:tc>
          <w:tcPr>
            <w:tcW w:w="557"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172DC3AB" w14:textId="77777777" w:rsidR="00837265" w:rsidRDefault="00000000">
            <w:pPr>
              <w:spacing w:after="0"/>
              <w:jc w:val="center"/>
              <w:rPr>
                <w:rFonts w:ascii="Arial" w:eastAsia="Arial" w:hAnsi="Arial" w:cs="Arial"/>
                <w:sz w:val="20"/>
                <w:szCs w:val="20"/>
              </w:rPr>
            </w:pPr>
            <w:r>
              <w:t>7</w:t>
            </w:r>
          </w:p>
        </w:tc>
        <w:tc>
          <w:tcPr>
            <w:tcW w:w="1363"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51B82354" w14:textId="77777777" w:rsidR="00837265" w:rsidRDefault="00837265">
            <w:pPr>
              <w:spacing w:after="0"/>
              <w:rPr>
                <w:rFonts w:ascii="Arial" w:eastAsia="Arial" w:hAnsi="Arial" w:cs="Arial"/>
                <w:sz w:val="20"/>
                <w:szCs w:val="20"/>
              </w:rPr>
            </w:pPr>
          </w:p>
        </w:tc>
        <w:tc>
          <w:tcPr>
            <w:tcW w:w="1601"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20302DCD" w14:textId="77777777" w:rsidR="00837265" w:rsidRDefault="00837265">
            <w:pPr>
              <w:spacing w:after="0"/>
              <w:rPr>
                <w:rFonts w:ascii="Arial" w:eastAsia="Arial" w:hAnsi="Arial" w:cs="Arial"/>
                <w:sz w:val="20"/>
                <w:szCs w:val="20"/>
              </w:rPr>
            </w:pPr>
          </w:p>
        </w:tc>
        <w:tc>
          <w:tcPr>
            <w:tcW w:w="202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7359D49B" w14:textId="77777777" w:rsidR="00837265" w:rsidRDefault="00000000">
            <w:pPr>
              <w:spacing w:after="0"/>
              <w:rPr>
                <w:rFonts w:ascii="Arial" w:eastAsia="Arial" w:hAnsi="Arial" w:cs="Arial"/>
                <w:sz w:val="20"/>
                <w:szCs w:val="20"/>
              </w:rPr>
            </w:pPr>
            <w:r>
              <w:t>Sanitize your hands after touching RISK AREA as like DOOR HANDLES / SWITCHES</w:t>
            </w:r>
          </w:p>
        </w:tc>
        <w:tc>
          <w:tcPr>
            <w:tcW w:w="183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583E34EB" w14:textId="77777777" w:rsidR="00837265" w:rsidRDefault="00837265">
            <w:pPr>
              <w:spacing w:after="0"/>
              <w:rPr>
                <w:rFonts w:ascii="Arial" w:eastAsia="Arial" w:hAnsi="Arial" w:cs="Arial"/>
                <w:sz w:val="20"/>
                <w:szCs w:val="20"/>
              </w:rPr>
            </w:pPr>
          </w:p>
        </w:tc>
        <w:tc>
          <w:tcPr>
            <w:tcW w:w="145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658109E3" w14:textId="77777777" w:rsidR="00837265" w:rsidRDefault="00837265">
            <w:pPr>
              <w:spacing w:after="0"/>
              <w:rPr>
                <w:rFonts w:ascii="Arial" w:eastAsia="Arial" w:hAnsi="Arial" w:cs="Arial"/>
                <w:sz w:val="20"/>
                <w:szCs w:val="20"/>
              </w:rPr>
            </w:pPr>
          </w:p>
        </w:tc>
        <w:tc>
          <w:tcPr>
            <w:tcW w:w="1601"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22654699" w14:textId="77777777" w:rsidR="00837265" w:rsidRDefault="00837265">
            <w:pPr>
              <w:spacing w:after="0"/>
              <w:rPr>
                <w:rFonts w:ascii="Arial" w:eastAsia="Arial" w:hAnsi="Arial" w:cs="Arial"/>
                <w:sz w:val="20"/>
                <w:szCs w:val="20"/>
              </w:rPr>
            </w:pPr>
          </w:p>
        </w:tc>
      </w:tr>
      <w:tr w:rsidR="00837265" w14:paraId="586D6BA0" w14:textId="77777777">
        <w:trPr>
          <w:trHeight w:val="345"/>
        </w:trPr>
        <w:tc>
          <w:tcPr>
            <w:tcW w:w="10433" w:type="dxa"/>
            <w:gridSpan w:val="7"/>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30CAD9E" w14:textId="77777777" w:rsidR="00837265" w:rsidRDefault="00000000">
            <w:pPr>
              <w:spacing w:after="0"/>
              <w:jc w:val="center"/>
              <w:rPr>
                <w:rFonts w:ascii="Arial" w:eastAsia="Arial" w:hAnsi="Arial" w:cs="Arial"/>
                <w:sz w:val="20"/>
                <w:szCs w:val="20"/>
              </w:rPr>
            </w:pPr>
            <w:r>
              <w:rPr>
                <w:b/>
              </w:rPr>
              <w:t>CARE / PROTECTION / MINDFULNESS - RECIPE FOR STAYING SAFE</w:t>
            </w:r>
          </w:p>
        </w:tc>
      </w:tr>
    </w:tbl>
    <w:p w14:paraId="78C6C22C" w14:textId="77777777" w:rsidR="00837265" w:rsidRDefault="00837265" w:rsidP="0008036D">
      <w:pPr>
        <w:spacing w:line="360" w:lineRule="auto"/>
        <w:rPr>
          <w:ins w:id="2354" w:author="Kush Khalasi" w:date="2025-06-02T14:28:00Z" w16du:dateUtc="2025-06-02T08:58:00Z"/>
          <w:b/>
          <w:u w:val="single"/>
        </w:rPr>
      </w:pPr>
    </w:p>
    <w:p w14:paraId="43EB1D41" w14:textId="3EA2E0C1" w:rsidR="0008036D" w:rsidRDefault="0008036D" w:rsidP="0008036D">
      <w:pPr>
        <w:spacing w:line="360" w:lineRule="auto"/>
        <w:rPr>
          <w:ins w:id="2355" w:author="Kush Khalasi" w:date="2025-06-02T14:29:00Z" w16du:dateUtc="2025-06-02T08:59:00Z"/>
          <w:b/>
          <w:u w:val="single"/>
          <w:lang w:val="en-IN"/>
        </w:rPr>
      </w:pPr>
      <w:ins w:id="2356" w:author="Kush Khalasi" w:date="2025-06-02T14:28:00Z" w16du:dateUtc="2025-06-02T08:58:00Z">
        <w:r>
          <w:rPr>
            <w:b/>
            <w:u w:val="single"/>
            <w:lang w:val="en-IN"/>
          </w:rPr>
          <w:t>6.</w:t>
        </w:r>
      </w:ins>
      <w:ins w:id="2357" w:author="Kush Khalasi" w:date="2025-06-02T14:29:00Z" w16du:dateUtc="2025-06-02T08:59:00Z">
        <w:r>
          <w:rPr>
            <w:b/>
            <w:u w:val="single"/>
            <w:lang w:val="en-IN"/>
          </w:rPr>
          <w:t xml:space="preserve">24 </w:t>
        </w:r>
      </w:ins>
      <w:ins w:id="2358" w:author="Kush Khalasi" w:date="2025-06-02T14:30:00Z">
        <w:r w:rsidR="00F028FA" w:rsidRPr="00F028FA">
          <w:rPr>
            <w:b/>
            <w:u w:val="single"/>
          </w:rPr>
          <w:t>Ensuring Health and Safety of Non-Employee Personnel on Office Premises</w:t>
        </w:r>
      </w:ins>
    </w:p>
    <w:p w14:paraId="13FC387E" w14:textId="4C1E1A17" w:rsidR="0008036D" w:rsidRPr="0008036D" w:rsidRDefault="0008036D" w:rsidP="0008036D">
      <w:pPr>
        <w:spacing w:line="360" w:lineRule="auto"/>
        <w:rPr>
          <w:ins w:id="2359" w:author="Kush Khalasi" w:date="2025-06-02T14:28:00Z"/>
          <w:b/>
          <w:u w:val="single"/>
          <w:lang w:val="en-IN"/>
        </w:rPr>
      </w:pPr>
      <w:ins w:id="2360" w:author="Kush Khalasi" w:date="2025-06-02T14:28:00Z">
        <w:r w:rsidRPr="0008036D">
          <w:rPr>
            <w:bCs/>
            <w:u w:val="single"/>
            <w:lang w:val="en-IN"/>
            <w:rPrChange w:id="2361" w:author="Kush Khalasi" w:date="2025-06-02T14:29:00Z" w16du:dateUtc="2025-06-02T08:59:00Z">
              <w:rPr>
                <w:b/>
                <w:u w:val="single"/>
                <w:lang w:val="en-IN"/>
              </w:rPr>
            </w:rPrChange>
          </w:rPr>
          <w:t>Riya Group is fully committed to safeguarding the health, safety, and dignity of all individuals present at its office premises — including service providers, housekeeping staff, maintenance technicians, security personnel, interns, consultants, and visitors.</w:t>
        </w:r>
      </w:ins>
    </w:p>
    <w:p w14:paraId="4E0FE455" w14:textId="5AF45956" w:rsidR="0008036D" w:rsidRPr="0008036D" w:rsidRDefault="0008036D">
      <w:pPr>
        <w:numPr>
          <w:ilvl w:val="0"/>
          <w:numId w:val="52"/>
        </w:numPr>
        <w:rPr>
          <w:ins w:id="2362" w:author="Kush Khalasi" w:date="2025-06-02T14:28:00Z"/>
          <w:bCs/>
          <w:u w:val="single"/>
          <w:lang w:val="en-IN"/>
          <w:rPrChange w:id="2363" w:author="Kush Khalasi" w:date="2025-06-02T14:29:00Z" w16du:dateUtc="2025-06-02T08:59:00Z">
            <w:rPr>
              <w:ins w:id="2364" w:author="Kush Khalasi" w:date="2025-06-02T14:28:00Z"/>
              <w:b/>
              <w:u w:val="single"/>
              <w:lang w:val="en-IN"/>
            </w:rPr>
          </w:rPrChange>
        </w:rPr>
        <w:pPrChange w:id="2365" w:author="Kush Khalasi" w:date="2025-06-02T14:29:00Z" w16du:dateUtc="2025-06-02T08:59:00Z">
          <w:pPr>
            <w:numPr>
              <w:numId w:val="52"/>
            </w:numPr>
            <w:tabs>
              <w:tab w:val="num" w:pos="720"/>
            </w:tabs>
            <w:spacing w:line="360" w:lineRule="auto"/>
            <w:ind w:left="720" w:hanging="360"/>
          </w:pPr>
        </w:pPrChange>
      </w:pPr>
      <w:ins w:id="2366" w:author="Kush Khalasi" w:date="2025-06-02T14:28:00Z">
        <w:r w:rsidRPr="0008036D">
          <w:rPr>
            <w:b/>
            <w:bCs/>
            <w:u w:val="single"/>
            <w:lang w:val="en-IN"/>
          </w:rPr>
          <w:t>Induction and Access Orientation:</w:t>
        </w:r>
        <w:r w:rsidRPr="0008036D">
          <w:rPr>
            <w:b/>
            <w:u w:val="single"/>
            <w:lang w:val="en-IN"/>
          </w:rPr>
          <w:t xml:space="preserve"> </w:t>
        </w:r>
        <w:r w:rsidRPr="0008036D">
          <w:rPr>
            <w:bCs/>
            <w:u w:val="single"/>
            <w:lang w:val="en-IN"/>
            <w:rPrChange w:id="2367" w:author="Kush Khalasi" w:date="2025-06-02T14:29:00Z" w16du:dateUtc="2025-06-02T08:59:00Z">
              <w:rPr>
                <w:b/>
                <w:u w:val="single"/>
                <w:lang w:val="en-IN"/>
              </w:rPr>
            </w:rPrChange>
          </w:rPr>
          <w:t xml:space="preserve">All non-employees performing tasks within the office are given a concise orientation on site-specific safety protocols, emergency procedures, and </w:t>
        </w:r>
      </w:ins>
      <w:ins w:id="2368" w:author="Kush Khalasi" w:date="2025-06-02T14:29:00Z" w16du:dateUtc="2025-06-02T08:59:00Z">
        <w:r w:rsidRPr="0008036D">
          <w:rPr>
            <w:bCs/>
            <w:u w:val="single"/>
            <w:lang w:val="en-IN"/>
          </w:rPr>
          <w:t>behavioural</w:t>
        </w:r>
      </w:ins>
      <w:ins w:id="2369" w:author="Kush Khalasi" w:date="2025-06-02T14:28:00Z">
        <w:r w:rsidRPr="0008036D">
          <w:rPr>
            <w:bCs/>
            <w:u w:val="single"/>
            <w:lang w:val="en-IN"/>
            <w:rPrChange w:id="2370" w:author="Kush Khalasi" w:date="2025-06-02T14:29:00Z" w16du:dateUtc="2025-06-02T08:59:00Z">
              <w:rPr>
                <w:b/>
                <w:u w:val="single"/>
                <w:lang w:val="en-IN"/>
              </w:rPr>
            </w:rPrChange>
          </w:rPr>
          <w:t xml:space="preserve"> expectations to ensure their wellbeing and smooth integration into the workspace.</w:t>
        </w:r>
      </w:ins>
    </w:p>
    <w:p w14:paraId="52B77150" w14:textId="77777777" w:rsidR="0008036D" w:rsidRPr="0008036D" w:rsidRDefault="0008036D">
      <w:pPr>
        <w:numPr>
          <w:ilvl w:val="0"/>
          <w:numId w:val="52"/>
        </w:numPr>
        <w:rPr>
          <w:ins w:id="2371" w:author="Kush Khalasi" w:date="2025-06-02T14:28:00Z"/>
          <w:b/>
          <w:u w:val="single"/>
          <w:lang w:val="en-IN"/>
        </w:rPr>
        <w:pPrChange w:id="2372" w:author="Kush Khalasi" w:date="2025-06-02T14:29:00Z" w16du:dateUtc="2025-06-02T08:59:00Z">
          <w:pPr>
            <w:numPr>
              <w:numId w:val="52"/>
            </w:numPr>
            <w:tabs>
              <w:tab w:val="num" w:pos="720"/>
            </w:tabs>
            <w:spacing w:line="360" w:lineRule="auto"/>
            <w:ind w:left="720" w:hanging="360"/>
          </w:pPr>
        </w:pPrChange>
      </w:pPr>
      <w:ins w:id="2373" w:author="Kush Khalasi" w:date="2025-06-02T14:28:00Z">
        <w:r w:rsidRPr="0008036D">
          <w:rPr>
            <w:b/>
            <w:bCs/>
            <w:u w:val="single"/>
            <w:lang w:val="en-IN"/>
          </w:rPr>
          <w:t>Supervised and Secure Access:</w:t>
        </w:r>
        <w:r w:rsidRPr="0008036D">
          <w:rPr>
            <w:b/>
            <w:u w:val="single"/>
            <w:lang w:val="en-IN"/>
          </w:rPr>
          <w:t xml:space="preserve"> </w:t>
        </w:r>
        <w:r w:rsidRPr="0008036D">
          <w:rPr>
            <w:bCs/>
            <w:u w:val="single"/>
            <w:lang w:val="en-IN"/>
            <w:rPrChange w:id="2374" w:author="Kush Khalasi" w:date="2025-06-02T14:29:00Z" w16du:dateUtc="2025-06-02T08:59:00Z">
              <w:rPr>
                <w:b/>
                <w:u w:val="single"/>
                <w:lang w:val="en-IN"/>
              </w:rPr>
            </w:rPrChange>
          </w:rPr>
          <w:t xml:space="preserve">Temporary and support personnel are supervised or guided by designated </w:t>
        </w:r>
        <w:r w:rsidRPr="0008036D">
          <w:rPr>
            <w:bCs/>
            <w:u w:val="single"/>
            <w:lang w:val="en-IN"/>
            <w:rPrChange w:id="2375" w:author="Kush Khalasi" w:date="2025-06-02T14:29:00Z" w16du:dateUtc="2025-06-02T08:59:00Z">
              <w:rPr>
                <w:b/>
                <w:u w:val="single"/>
                <w:lang w:val="en-IN"/>
              </w:rPr>
            </w:rPrChange>
          </w:rPr>
          <w:lastRenderedPageBreak/>
          <w:t>company representatives to ensure their activities align with company safety standards and access protocols.</w:t>
        </w:r>
      </w:ins>
    </w:p>
    <w:p w14:paraId="6282DB22" w14:textId="77777777" w:rsidR="0008036D" w:rsidRPr="0008036D" w:rsidRDefault="0008036D">
      <w:pPr>
        <w:numPr>
          <w:ilvl w:val="0"/>
          <w:numId w:val="52"/>
        </w:numPr>
        <w:rPr>
          <w:ins w:id="2376" w:author="Kush Khalasi" w:date="2025-06-02T14:28:00Z"/>
          <w:b/>
          <w:u w:val="single"/>
          <w:lang w:val="en-IN"/>
        </w:rPr>
        <w:pPrChange w:id="2377" w:author="Kush Khalasi" w:date="2025-06-02T14:29:00Z" w16du:dateUtc="2025-06-02T08:59:00Z">
          <w:pPr>
            <w:numPr>
              <w:numId w:val="52"/>
            </w:numPr>
            <w:tabs>
              <w:tab w:val="num" w:pos="720"/>
            </w:tabs>
            <w:spacing w:line="360" w:lineRule="auto"/>
            <w:ind w:left="720" w:hanging="360"/>
          </w:pPr>
        </w:pPrChange>
      </w:pPr>
      <w:ins w:id="2378" w:author="Kush Khalasi" w:date="2025-06-02T14:28:00Z">
        <w:r w:rsidRPr="0008036D">
          <w:rPr>
            <w:b/>
            <w:bCs/>
            <w:u w:val="single"/>
            <w:lang w:val="en-IN"/>
          </w:rPr>
          <w:t>Essential Amenities and First Aid Access:</w:t>
        </w:r>
        <w:r w:rsidRPr="0008036D">
          <w:rPr>
            <w:b/>
            <w:u w:val="single"/>
            <w:lang w:val="en-IN"/>
          </w:rPr>
          <w:t xml:space="preserve"> </w:t>
        </w:r>
        <w:r w:rsidRPr="0008036D">
          <w:rPr>
            <w:bCs/>
            <w:u w:val="single"/>
            <w:lang w:val="en-IN"/>
            <w:rPrChange w:id="2379" w:author="Kush Khalasi" w:date="2025-06-02T14:29:00Z" w16du:dateUtc="2025-06-02T08:59:00Z">
              <w:rPr>
                <w:b/>
                <w:u w:val="single"/>
                <w:lang w:val="en-IN"/>
              </w:rPr>
            </w:rPrChange>
          </w:rPr>
          <w:t>Riya Group provides all non-employee individuals with access to clean restrooms, drinking water, break areas, and readily available first aid supplies during their time on site.</w:t>
        </w:r>
      </w:ins>
    </w:p>
    <w:p w14:paraId="511D95B8" w14:textId="77777777" w:rsidR="0008036D" w:rsidRPr="0008036D" w:rsidRDefault="0008036D">
      <w:pPr>
        <w:numPr>
          <w:ilvl w:val="0"/>
          <w:numId w:val="52"/>
        </w:numPr>
        <w:rPr>
          <w:ins w:id="2380" w:author="Kush Khalasi" w:date="2025-06-02T14:28:00Z"/>
          <w:b/>
          <w:u w:val="single"/>
          <w:lang w:val="en-IN"/>
        </w:rPr>
        <w:pPrChange w:id="2381" w:author="Kush Khalasi" w:date="2025-06-02T14:29:00Z" w16du:dateUtc="2025-06-02T08:59:00Z">
          <w:pPr>
            <w:numPr>
              <w:numId w:val="52"/>
            </w:numPr>
            <w:tabs>
              <w:tab w:val="num" w:pos="720"/>
            </w:tabs>
            <w:spacing w:line="360" w:lineRule="auto"/>
            <w:ind w:left="720" w:hanging="360"/>
          </w:pPr>
        </w:pPrChange>
      </w:pPr>
      <w:ins w:id="2382" w:author="Kush Khalasi" w:date="2025-06-02T14:28:00Z">
        <w:r w:rsidRPr="0008036D">
          <w:rPr>
            <w:b/>
            <w:bCs/>
            <w:u w:val="single"/>
            <w:lang w:val="en-IN"/>
          </w:rPr>
          <w:t>Incident Reporting and Grievance Handling:</w:t>
        </w:r>
        <w:r w:rsidRPr="0008036D">
          <w:rPr>
            <w:b/>
            <w:u w:val="single"/>
            <w:lang w:val="en-IN"/>
          </w:rPr>
          <w:t xml:space="preserve"> </w:t>
        </w:r>
        <w:r w:rsidRPr="0008036D">
          <w:rPr>
            <w:bCs/>
            <w:u w:val="single"/>
            <w:lang w:val="en-IN"/>
            <w:rPrChange w:id="2383" w:author="Kush Khalasi" w:date="2025-06-02T14:29:00Z" w16du:dateUtc="2025-06-02T08:59:00Z">
              <w:rPr>
                <w:b/>
                <w:u w:val="single"/>
                <w:lang w:val="en-IN"/>
              </w:rPr>
            </w:rPrChange>
          </w:rPr>
          <w:t>Any accidents, health concerns, or workplace grievances involving non-employee individuals are reported, investigated, and resolved with the same urgency and seriousness as those involving full-time staff.</w:t>
        </w:r>
      </w:ins>
    </w:p>
    <w:p w14:paraId="7705A309" w14:textId="77777777" w:rsidR="0008036D" w:rsidRPr="0008036D" w:rsidRDefault="0008036D">
      <w:pPr>
        <w:numPr>
          <w:ilvl w:val="0"/>
          <w:numId w:val="52"/>
        </w:numPr>
        <w:rPr>
          <w:ins w:id="2384" w:author="Kush Khalasi" w:date="2025-06-02T14:28:00Z"/>
          <w:b/>
          <w:u w:val="single"/>
          <w:lang w:val="en-IN"/>
        </w:rPr>
        <w:pPrChange w:id="2385" w:author="Kush Khalasi" w:date="2025-06-02T14:29:00Z" w16du:dateUtc="2025-06-02T08:59:00Z">
          <w:pPr>
            <w:numPr>
              <w:numId w:val="52"/>
            </w:numPr>
            <w:tabs>
              <w:tab w:val="num" w:pos="720"/>
            </w:tabs>
            <w:spacing w:line="360" w:lineRule="auto"/>
            <w:ind w:left="720" w:hanging="360"/>
          </w:pPr>
        </w:pPrChange>
      </w:pPr>
      <w:ins w:id="2386" w:author="Kush Khalasi" w:date="2025-06-02T14:28:00Z">
        <w:r w:rsidRPr="0008036D">
          <w:rPr>
            <w:b/>
            <w:bCs/>
            <w:u w:val="single"/>
            <w:lang w:val="en-IN"/>
          </w:rPr>
          <w:t>Dignity, Inclusion, and Respect:</w:t>
        </w:r>
        <w:r w:rsidRPr="0008036D">
          <w:rPr>
            <w:b/>
            <w:u w:val="single"/>
            <w:lang w:val="en-IN"/>
          </w:rPr>
          <w:t xml:space="preserve"> </w:t>
        </w:r>
        <w:r w:rsidRPr="0008036D">
          <w:rPr>
            <w:bCs/>
            <w:u w:val="single"/>
            <w:lang w:val="en-IN"/>
            <w:rPrChange w:id="2387" w:author="Kush Khalasi" w:date="2025-06-02T14:29:00Z" w16du:dateUtc="2025-06-02T08:59:00Z">
              <w:rPr>
                <w:b/>
                <w:u w:val="single"/>
                <w:lang w:val="en-IN"/>
              </w:rPr>
            </w:rPrChange>
          </w:rPr>
          <w:t>All persons on company premises are to be treated with courtesy and fairness. Any form of neglect, discrimination, or inappropriate conduct towards support staff or visitors is strictly prohibited and will result in disciplinary measures.</w:t>
        </w:r>
      </w:ins>
    </w:p>
    <w:p w14:paraId="2E4C7F64" w14:textId="77777777" w:rsidR="0008036D" w:rsidRPr="0008036D" w:rsidRDefault="0008036D">
      <w:pPr>
        <w:numPr>
          <w:ilvl w:val="0"/>
          <w:numId w:val="52"/>
        </w:numPr>
        <w:rPr>
          <w:ins w:id="2388" w:author="Kush Khalasi" w:date="2025-06-02T14:28:00Z"/>
          <w:b/>
          <w:u w:val="single"/>
          <w:lang w:val="en-IN"/>
        </w:rPr>
        <w:pPrChange w:id="2389" w:author="Kush Khalasi" w:date="2025-06-02T14:29:00Z" w16du:dateUtc="2025-06-02T08:59:00Z">
          <w:pPr>
            <w:numPr>
              <w:numId w:val="52"/>
            </w:numPr>
            <w:tabs>
              <w:tab w:val="num" w:pos="720"/>
            </w:tabs>
            <w:spacing w:line="360" w:lineRule="auto"/>
            <w:ind w:left="720" w:hanging="360"/>
          </w:pPr>
        </w:pPrChange>
      </w:pPr>
      <w:ins w:id="2390" w:author="Kush Khalasi" w:date="2025-06-02T14:28:00Z">
        <w:r w:rsidRPr="0008036D">
          <w:rPr>
            <w:b/>
            <w:bCs/>
            <w:u w:val="single"/>
            <w:lang w:val="en-IN"/>
          </w:rPr>
          <w:t>Proactive Safety Inspections:</w:t>
        </w:r>
        <w:r w:rsidRPr="0008036D">
          <w:rPr>
            <w:b/>
            <w:u w:val="single"/>
            <w:lang w:val="en-IN"/>
          </w:rPr>
          <w:t xml:space="preserve"> </w:t>
        </w:r>
        <w:r w:rsidRPr="0008036D">
          <w:rPr>
            <w:bCs/>
            <w:u w:val="single"/>
            <w:lang w:val="en-IN"/>
            <w:rPrChange w:id="2391" w:author="Kush Khalasi" w:date="2025-06-02T14:29:00Z" w16du:dateUtc="2025-06-02T08:59:00Z">
              <w:rPr>
                <w:b/>
                <w:u w:val="single"/>
                <w:lang w:val="en-IN"/>
              </w:rPr>
            </w:rPrChange>
          </w:rPr>
          <w:t>Regular safety checks of fire alarms, emergency exits, electrical systems, and other key infrastructure are conducted to ensure a safe environment for everyone within the premises, regardless of employment status.</w:t>
        </w:r>
      </w:ins>
    </w:p>
    <w:p w14:paraId="78E20BBB" w14:textId="2C1DB05A" w:rsidR="0008036D" w:rsidRPr="0008036D" w:rsidDel="00492CBD" w:rsidRDefault="0008036D">
      <w:pPr>
        <w:spacing w:line="360" w:lineRule="auto"/>
        <w:rPr>
          <w:del w:id="2392" w:author="Kush Khalasi" w:date="2025-06-02T18:46:00Z" w16du:dateUtc="2025-06-02T13:16:00Z"/>
          <w:b/>
          <w:u w:val="single"/>
          <w:lang w:val="en-IN"/>
          <w:rPrChange w:id="2393" w:author="Kush Khalasi" w:date="2025-06-02T14:28:00Z" w16du:dateUtc="2025-06-02T08:58:00Z">
            <w:rPr>
              <w:del w:id="2394" w:author="Kush Khalasi" w:date="2025-06-02T18:46:00Z" w16du:dateUtc="2025-06-02T13:16:00Z"/>
              <w:b/>
              <w:u w:val="single"/>
            </w:rPr>
          </w:rPrChange>
        </w:rPr>
        <w:pPrChange w:id="2395" w:author="Kush Khalasi" w:date="2025-06-02T14:28:00Z" w16du:dateUtc="2025-06-02T08:58:00Z">
          <w:pPr>
            <w:spacing w:line="360" w:lineRule="auto"/>
            <w:jc w:val="center"/>
          </w:pPr>
        </w:pPrChange>
      </w:pPr>
    </w:p>
    <w:p w14:paraId="7C140525" w14:textId="208F78F5" w:rsidR="00837265" w:rsidRPr="00DF1E28" w:rsidRDefault="00000000">
      <w:pPr>
        <w:pStyle w:val="ListParagraph"/>
        <w:numPr>
          <w:ilvl w:val="0"/>
          <w:numId w:val="52"/>
        </w:numPr>
        <w:spacing w:line="360" w:lineRule="auto"/>
        <w:jc w:val="center"/>
        <w:rPr>
          <w:ins w:id="2396" w:author="Kush Khalasi" w:date="2025-06-02T16:12:00Z" w16du:dateUtc="2025-06-02T10:42:00Z"/>
          <w:b/>
          <w:u w:val="single"/>
          <w:rPrChange w:id="2397" w:author="Kush Khalasi" w:date="2025-06-02T16:12:00Z" w16du:dateUtc="2025-06-02T10:42:00Z">
            <w:rPr>
              <w:ins w:id="2398" w:author="Kush Khalasi" w:date="2025-06-02T16:12:00Z" w16du:dateUtc="2025-06-02T10:42:00Z"/>
            </w:rPr>
          </w:rPrChange>
        </w:rPr>
        <w:pPrChange w:id="2399" w:author="Kush Khalasi" w:date="2025-06-02T16:12:00Z" w16du:dateUtc="2025-06-02T10:42:00Z">
          <w:pPr>
            <w:spacing w:line="360" w:lineRule="auto"/>
            <w:jc w:val="center"/>
          </w:pPr>
        </w:pPrChange>
      </w:pPr>
      <w:del w:id="2400" w:author="Kush Khalasi" w:date="2025-06-02T16:12:00Z" w16du:dateUtc="2025-06-02T10:42:00Z">
        <w:r w:rsidRPr="00DF1E28" w:rsidDel="00DF1E28">
          <w:rPr>
            <w:b/>
            <w:u w:val="single"/>
            <w:rPrChange w:id="2401" w:author="Kush Khalasi" w:date="2025-06-02T16:12:00Z" w16du:dateUtc="2025-06-02T10:42:00Z">
              <w:rPr/>
            </w:rPrChange>
          </w:rPr>
          <w:delText xml:space="preserve">7. </w:delText>
        </w:r>
      </w:del>
      <w:r w:rsidRPr="00DF1E28">
        <w:rPr>
          <w:b/>
          <w:u w:val="single"/>
          <w:rPrChange w:id="2402" w:author="Kush Khalasi" w:date="2025-06-02T16:12:00Z" w16du:dateUtc="2025-06-02T10:42:00Z">
            <w:rPr/>
          </w:rPrChange>
        </w:rPr>
        <w:t>WORK FROM HOME POLICY</w:t>
      </w:r>
    </w:p>
    <w:p w14:paraId="5C88D994" w14:textId="64284A05" w:rsidR="00DF1E28" w:rsidRPr="00DF1E28" w:rsidRDefault="00DF1E28">
      <w:pPr>
        <w:spacing w:line="360" w:lineRule="auto"/>
        <w:rPr>
          <w:ins w:id="2403" w:author="Kush Khalasi" w:date="2025-06-02T16:12:00Z"/>
          <w:bCs/>
          <w:u w:val="single"/>
          <w:lang w:val="en-IN"/>
          <w:rPrChange w:id="2404" w:author="Kush Khalasi" w:date="2025-06-02T16:13:00Z" w16du:dateUtc="2025-06-02T10:43:00Z">
            <w:rPr>
              <w:ins w:id="2405" w:author="Kush Khalasi" w:date="2025-06-02T16:12:00Z"/>
              <w:b/>
              <w:u w:val="single"/>
              <w:lang w:val="en-IN"/>
            </w:rPr>
          </w:rPrChange>
        </w:rPr>
        <w:pPrChange w:id="2406" w:author="Kush Khalasi" w:date="2025-06-02T16:13:00Z" w16du:dateUtc="2025-06-02T10:43:00Z">
          <w:pPr>
            <w:pStyle w:val="ListParagraph"/>
            <w:spacing w:line="360" w:lineRule="auto"/>
          </w:pPr>
        </w:pPrChange>
      </w:pPr>
      <w:ins w:id="2407" w:author="Kush Khalasi" w:date="2025-06-02T16:14:00Z" w16du:dateUtc="2025-06-02T10:44:00Z">
        <w:r>
          <w:rPr>
            <w:bCs/>
            <w:u w:val="single"/>
            <w:lang w:val="en-IN"/>
          </w:rPr>
          <w:t>T</w:t>
        </w:r>
      </w:ins>
      <w:ins w:id="2408" w:author="Kush Khalasi" w:date="2025-06-02T16:12:00Z">
        <w:r w:rsidRPr="00DF1E28">
          <w:rPr>
            <w:bCs/>
            <w:u w:val="single"/>
            <w:lang w:val="en-IN"/>
            <w:rPrChange w:id="2409" w:author="Kush Khalasi" w:date="2025-06-02T16:13:00Z" w16du:dateUtc="2025-06-02T10:43:00Z">
              <w:rPr>
                <w:b/>
                <w:u w:val="single"/>
                <w:lang w:val="en-IN"/>
              </w:rPr>
            </w:rPrChange>
          </w:rPr>
          <w:t>he Company</w:t>
        </w:r>
      </w:ins>
      <w:ins w:id="2410" w:author="Kush Khalasi" w:date="2025-06-02T16:14:00Z" w16du:dateUtc="2025-06-02T10:44:00Z">
        <w:r>
          <w:rPr>
            <w:bCs/>
            <w:u w:val="single"/>
            <w:lang w:val="en-IN"/>
          </w:rPr>
          <w:t xml:space="preserve"> </w:t>
        </w:r>
      </w:ins>
      <w:ins w:id="2411" w:author="Kush Khalasi" w:date="2025-06-02T16:12:00Z">
        <w:r w:rsidRPr="00DF1E28">
          <w:rPr>
            <w:bCs/>
            <w:u w:val="single"/>
            <w:lang w:val="en-IN"/>
            <w:rPrChange w:id="2412" w:author="Kush Khalasi" w:date="2025-06-02T16:13:00Z" w16du:dateUtc="2025-06-02T10:43:00Z">
              <w:rPr>
                <w:b/>
                <w:u w:val="single"/>
                <w:lang w:val="en-IN"/>
              </w:rPr>
            </w:rPrChange>
          </w:rPr>
          <w:t>recognizes the importance of work-life balance and supports flexible work arrangements to enhance employee wellbeing, productivity, and business continuity. To accommodate diverse employee needs and changing work environments, the Company offers various flexible work options, including but not limited to:</w:t>
        </w:r>
      </w:ins>
    </w:p>
    <w:p w14:paraId="090FEE84" w14:textId="77777777" w:rsidR="00DF1E28" w:rsidRPr="00DF1E28" w:rsidRDefault="00DF1E28">
      <w:pPr>
        <w:numPr>
          <w:ilvl w:val="0"/>
          <w:numId w:val="67"/>
        </w:numPr>
        <w:rPr>
          <w:ins w:id="2413" w:author="Kush Khalasi" w:date="2025-06-02T16:12:00Z"/>
          <w:bCs/>
          <w:u w:val="single"/>
          <w:lang w:val="en-IN"/>
          <w:rPrChange w:id="2414" w:author="Kush Khalasi" w:date="2025-06-02T16:13:00Z" w16du:dateUtc="2025-06-02T10:43:00Z">
            <w:rPr>
              <w:ins w:id="2415" w:author="Kush Khalasi" w:date="2025-06-02T16:12:00Z"/>
              <w:b/>
              <w:u w:val="single"/>
              <w:lang w:val="en-IN"/>
            </w:rPr>
          </w:rPrChange>
        </w:rPr>
        <w:pPrChange w:id="2416" w:author="Kush Khalasi" w:date="2025-06-02T16:13:00Z" w16du:dateUtc="2025-06-02T10:43:00Z">
          <w:pPr>
            <w:pStyle w:val="ListParagraph"/>
            <w:numPr>
              <w:numId w:val="66"/>
            </w:numPr>
            <w:tabs>
              <w:tab w:val="num" w:pos="720"/>
            </w:tabs>
            <w:spacing w:line="360" w:lineRule="auto"/>
            <w:ind w:hanging="360"/>
          </w:pPr>
        </w:pPrChange>
      </w:pPr>
      <w:ins w:id="2417" w:author="Kush Khalasi" w:date="2025-06-02T16:12:00Z">
        <w:r w:rsidRPr="00DF1E28">
          <w:rPr>
            <w:b/>
            <w:u w:val="single"/>
            <w:lang w:val="en-IN"/>
          </w:rPr>
          <w:t>Work From Home (WFH):</w:t>
        </w:r>
        <w:r w:rsidRPr="00DF1E28">
          <w:rPr>
            <w:bCs/>
            <w:u w:val="single"/>
            <w:lang w:val="en-IN"/>
            <w:rPrChange w:id="2418" w:author="Kush Khalasi" w:date="2025-06-02T16:13:00Z" w16du:dateUtc="2025-06-02T10:43:00Z">
              <w:rPr>
                <w:b/>
                <w:u w:val="single"/>
                <w:lang w:val="en-IN"/>
              </w:rPr>
            </w:rPrChange>
          </w:rPr>
          <w:t xml:space="preserve"> Remote working from a virtual location on a full-time or part-time basis, as detailed in the following section.</w:t>
        </w:r>
      </w:ins>
    </w:p>
    <w:p w14:paraId="433DF912" w14:textId="77777777" w:rsidR="00DF1E28" w:rsidRPr="00DF1E28" w:rsidRDefault="00DF1E28">
      <w:pPr>
        <w:numPr>
          <w:ilvl w:val="0"/>
          <w:numId w:val="67"/>
        </w:numPr>
        <w:rPr>
          <w:ins w:id="2419" w:author="Kush Khalasi" w:date="2025-06-02T16:12:00Z"/>
          <w:bCs/>
          <w:u w:val="single"/>
          <w:lang w:val="en-IN"/>
          <w:rPrChange w:id="2420" w:author="Kush Khalasi" w:date="2025-06-02T16:13:00Z" w16du:dateUtc="2025-06-02T10:43:00Z">
            <w:rPr>
              <w:ins w:id="2421" w:author="Kush Khalasi" w:date="2025-06-02T16:12:00Z"/>
              <w:b/>
              <w:u w:val="single"/>
              <w:lang w:val="en-IN"/>
            </w:rPr>
          </w:rPrChange>
        </w:rPr>
        <w:pPrChange w:id="2422" w:author="Kush Khalasi" w:date="2025-06-02T16:13:00Z" w16du:dateUtc="2025-06-02T10:43:00Z">
          <w:pPr>
            <w:pStyle w:val="ListParagraph"/>
            <w:numPr>
              <w:numId w:val="66"/>
            </w:numPr>
            <w:tabs>
              <w:tab w:val="num" w:pos="720"/>
            </w:tabs>
            <w:spacing w:line="360" w:lineRule="auto"/>
            <w:ind w:hanging="360"/>
          </w:pPr>
        </w:pPrChange>
      </w:pPr>
      <w:ins w:id="2423" w:author="Kush Khalasi" w:date="2025-06-02T16:12:00Z">
        <w:r w:rsidRPr="00DF1E28">
          <w:rPr>
            <w:b/>
            <w:u w:val="single"/>
            <w:lang w:val="en-IN"/>
          </w:rPr>
          <w:t>Flexible Working Hours:</w:t>
        </w:r>
        <w:r w:rsidRPr="00DF1E28">
          <w:rPr>
            <w:bCs/>
            <w:u w:val="single"/>
            <w:lang w:val="en-IN"/>
            <w:rPrChange w:id="2424" w:author="Kush Khalasi" w:date="2025-06-02T16:13:00Z" w16du:dateUtc="2025-06-02T10:43:00Z">
              <w:rPr>
                <w:b/>
                <w:u w:val="single"/>
                <w:lang w:val="en-IN"/>
              </w:rPr>
            </w:rPrChange>
          </w:rPr>
          <w:t xml:space="preserve"> Allowing employees to adjust their start and end times within defined core hours to better manage personal commitments.</w:t>
        </w:r>
      </w:ins>
    </w:p>
    <w:p w14:paraId="3B890D71" w14:textId="77777777" w:rsidR="00DF1E28" w:rsidRPr="00DF1E28" w:rsidRDefault="00DF1E28">
      <w:pPr>
        <w:numPr>
          <w:ilvl w:val="0"/>
          <w:numId w:val="67"/>
        </w:numPr>
        <w:rPr>
          <w:ins w:id="2425" w:author="Kush Khalasi" w:date="2025-06-02T16:12:00Z"/>
          <w:bCs/>
          <w:u w:val="single"/>
          <w:lang w:val="en-IN"/>
          <w:rPrChange w:id="2426" w:author="Kush Khalasi" w:date="2025-06-02T16:13:00Z" w16du:dateUtc="2025-06-02T10:43:00Z">
            <w:rPr>
              <w:ins w:id="2427" w:author="Kush Khalasi" w:date="2025-06-02T16:12:00Z"/>
              <w:b/>
              <w:u w:val="single"/>
              <w:lang w:val="en-IN"/>
            </w:rPr>
          </w:rPrChange>
        </w:rPr>
        <w:pPrChange w:id="2428" w:author="Kush Khalasi" w:date="2025-06-02T16:13:00Z" w16du:dateUtc="2025-06-02T10:43:00Z">
          <w:pPr>
            <w:pStyle w:val="ListParagraph"/>
            <w:numPr>
              <w:numId w:val="66"/>
            </w:numPr>
            <w:tabs>
              <w:tab w:val="num" w:pos="720"/>
            </w:tabs>
            <w:spacing w:line="360" w:lineRule="auto"/>
            <w:ind w:hanging="360"/>
          </w:pPr>
        </w:pPrChange>
      </w:pPr>
      <w:ins w:id="2429" w:author="Kush Khalasi" w:date="2025-06-02T16:12:00Z">
        <w:r w:rsidRPr="00DF1E28">
          <w:rPr>
            <w:b/>
            <w:u w:val="single"/>
            <w:lang w:val="en-IN"/>
          </w:rPr>
          <w:t>Compressed Workweek:</w:t>
        </w:r>
        <w:r w:rsidRPr="00DF1E28">
          <w:rPr>
            <w:bCs/>
            <w:u w:val="single"/>
            <w:lang w:val="en-IN"/>
            <w:rPrChange w:id="2430" w:author="Kush Khalasi" w:date="2025-06-02T16:13:00Z" w16du:dateUtc="2025-06-02T10:43:00Z">
              <w:rPr>
                <w:b/>
                <w:u w:val="single"/>
                <w:lang w:val="en-IN"/>
              </w:rPr>
            </w:rPrChange>
          </w:rPr>
          <w:t xml:space="preserve"> Options to complete full-time hours in fewer days, subject to operational requirements.</w:t>
        </w:r>
      </w:ins>
    </w:p>
    <w:p w14:paraId="13D58317" w14:textId="77777777" w:rsidR="00DF1E28" w:rsidRPr="00DF1E28" w:rsidRDefault="00DF1E28">
      <w:pPr>
        <w:numPr>
          <w:ilvl w:val="0"/>
          <w:numId w:val="67"/>
        </w:numPr>
        <w:rPr>
          <w:ins w:id="2431" w:author="Kush Khalasi" w:date="2025-06-02T16:12:00Z"/>
          <w:bCs/>
          <w:u w:val="single"/>
          <w:lang w:val="en-IN"/>
          <w:rPrChange w:id="2432" w:author="Kush Khalasi" w:date="2025-06-02T16:13:00Z" w16du:dateUtc="2025-06-02T10:43:00Z">
            <w:rPr>
              <w:ins w:id="2433" w:author="Kush Khalasi" w:date="2025-06-02T16:12:00Z"/>
              <w:b/>
              <w:u w:val="single"/>
              <w:lang w:val="en-IN"/>
            </w:rPr>
          </w:rPrChange>
        </w:rPr>
        <w:pPrChange w:id="2434" w:author="Kush Khalasi" w:date="2025-06-02T16:13:00Z" w16du:dateUtc="2025-06-02T10:43:00Z">
          <w:pPr>
            <w:pStyle w:val="ListParagraph"/>
            <w:numPr>
              <w:numId w:val="66"/>
            </w:numPr>
            <w:tabs>
              <w:tab w:val="num" w:pos="720"/>
            </w:tabs>
            <w:spacing w:line="360" w:lineRule="auto"/>
            <w:ind w:hanging="360"/>
          </w:pPr>
        </w:pPrChange>
      </w:pPr>
      <w:ins w:id="2435" w:author="Kush Khalasi" w:date="2025-06-02T16:12:00Z">
        <w:r w:rsidRPr="00DF1E28">
          <w:rPr>
            <w:b/>
            <w:u w:val="single"/>
            <w:lang w:val="en-IN"/>
          </w:rPr>
          <w:t>Part-Time Work:</w:t>
        </w:r>
        <w:r w:rsidRPr="00DF1E28">
          <w:rPr>
            <w:bCs/>
            <w:u w:val="single"/>
            <w:lang w:val="en-IN"/>
            <w:rPrChange w:id="2436" w:author="Kush Khalasi" w:date="2025-06-02T16:13:00Z" w16du:dateUtc="2025-06-02T10:43:00Z">
              <w:rPr>
                <w:b/>
                <w:u w:val="single"/>
                <w:lang w:val="en-IN"/>
              </w:rPr>
            </w:rPrChange>
          </w:rPr>
          <w:t xml:space="preserve"> Reduced working hours with proportionate pay and benefits, based on mutual agreement.</w:t>
        </w:r>
      </w:ins>
    </w:p>
    <w:p w14:paraId="0112D76F" w14:textId="77777777" w:rsidR="00DF1E28" w:rsidRPr="00DF1E28" w:rsidRDefault="00DF1E28">
      <w:pPr>
        <w:numPr>
          <w:ilvl w:val="0"/>
          <w:numId w:val="67"/>
        </w:numPr>
        <w:rPr>
          <w:ins w:id="2437" w:author="Kush Khalasi" w:date="2025-06-02T16:12:00Z"/>
          <w:bCs/>
          <w:u w:val="single"/>
          <w:lang w:val="en-IN"/>
          <w:rPrChange w:id="2438" w:author="Kush Khalasi" w:date="2025-06-02T16:13:00Z" w16du:dateUtc="2025-06-02T10:43:00Z">
            <w:rPr>
              <w:ins w:id="2439" w:author="Kush Khalasi" w:date="2025-06-02T16:12:00Z"/>
              <w:b/>
              <w:u w:val="single"/>
              <w:lang w:val="en-IN"/>
            </w:rPr>
          </w:rPrChange>
        </w:rPr>
        <w:pPrChange w:id="2440" w:author="Kush Khalasi" w:date="2025-06-02T16:13:00Z" w16du:dateUtc="2025-06-02T10:43:00Z">
          <w:pPr>
            <w:pStyle w:val="ListParagraph"/>
            <w:numPr>
              <w:numId w:val="66"/>
            </w:numPr>
            <w:tabs>
              <w:tab w:val="num" w:pos="720"/>
            </w:tabs>
            <w:spacing w:line="360" w:lineRule="auto"/>
            <w:ind w:hanging="360"/>
          </w:pPr>
        </w:pPrChange>
      </w:pPr>
      <w:ins w:id="2441" w:author="Kush Khalasi" w:date="2025-06-02T16:12:00Z">
        <w:r w:rsidRPr="00DF1E28">
          <w:rPr>
            <w:b/>
            <w:u w:val="single"/>
            <w:lang w:val="en-IN"/>
          </w:rPr>
          <w:t>Job Sharing:</w:t>
        </w:r>
        <w:r w:rsidRPr="00DF1E28">
          <w:rPr>
            <w:bCs/>
            <w:u w:val="single"/>
            <w:lang w:val="en-IN"/>
            <w:rPrChange w:id="2442" w:author="Kush Khalasi" w:date="2025-06-02T16:13:00Z" w16du:dateUtc="2025-06-02T10:43:00Z">
              <w:rPr>
                <w:b/>
                <w:u w:val="single"/>
                <w:lang w:val="en-IN"/>
              </w:rPr>
            </w:rPrChange>
          </w:rPr>
          <w:t xml:space="preserve"> Two employees sharing the responsibilities of one full-time position.</w:t>
        </w:r>
      </w:ins>
    </w:p>
    <w:p w14:paraId="4ADF7B24" w14:textId="77777777" w:rsidR="00DF1E28" w:rsidRPr="00DF1E28" w:rsidRDefault="00DF1E28">
      <w:pPr>
        <w:rPr>
          <w:ins w:id="2443" w:author="Kush Khalasi" w:date="2025-06-02T16:12:00Z"/>
          <w:bCs/>
          <w:u w:val="single"/>
          <w:lang w:val="en-IN"/>
          <w:rPrChange w:id="2444" w:author="Kush Khalasi" w:date="2025-06-02T16:13:00Z" w16du:dateUtc="2025-06-02T10:43:00Z">
            <w:rPr>
              <w:ins w:id="2445" w:author="Kush Khalasi" w:date="2025-06-02T16:12:00Z"/>
              <w:b/>
              <w:u w:val="single"/>
              <w:lang w:val="en-IN"/>
            </w:rPr>
          </w:rPrChange>
        </w:rPr>
        <w:pPrChange w:id="2446" w:author="Kush Khalasi" w:date="2025-06-02T16:13:00Z" w16du:dateUtc="2025-06-02T10:43:00Z">
          <w:pPr>
            <w:pStyle w:val="ListParagraph"/>
            <w:spacing w:line="360" w:lineRule="auto"/>
          </w:pPr>
        </w:pPrChange>
      </w:pPr>
      <w:ins w:id="2447" w:author="Kush Khalasi" w:date="2025-06-02T16:12:00Z">
        <w:r w:rsidRPr="00DF1E28">
          <w:rPr>
            <w:bCs/>
            <w:u w:val="single"/>
            <w:lang w:val="en-IN"/>
            <w:rPrChange w:id="2448" w:author="Kush Khalasi" w:date="2025-06-02T16:13:00Z" w16du:dateUtc="2025-06-02T10:43:00Z">
              <w:rPr>
                <w:b/>
                <w:u w:val="single"/>
                <w:lang w:val="en-IN"/>
              </w:rPr>
            </w:rPrChange>
          </w:rPr>
          <w:t>These arrangements are designed to support employee needs without compromising business objectives or operational effectiveness. Eligibility, approval processes, and guidelines for each flexible work option will be managed by the respective department heads in coordination with HR.</w:t>
        </w:r>
      </w:ins>
    </w:p>
    <w:p w14:paraId="7A83E84C" w14:textId="77777777" w:rsidR="00DF1E28" w:rsidRPr="00DF1E28" w:rsidRDefault="00DF1E28">
      <w:pPr>
        <w:spacing w:line="360" w:lineRule="auto"/>
        <w:rPr>
          <w:ins w:id="2449" w:author="Kush Khalasi" w:date="2025-06-02T16:12:00Z"/>
          <w:bCs/>
          <w:u w:val="single"/>
          <w:lang w:val="en-IN"/>
          <w:rPrChange w:id="2450" w:author="Kush Khalasi" w:date="2025-06-02T16:13:00Z" w16du:dateUtc="2025-06-02T10:43:00Z">
            <w:rPr>
              <w:ins w:id="2451" w:author="Kush Khalasi" w:date="2025-06-02T16:12:00Z"/>
              <w:b/>
              <w:u w:val="single"/>
              <w:lang w:val="en-IN"/>
            </w:rPr>
          </w:rPrChange>
        </w:rPr>
        <w:pPrChange w:id="2452" w:author="Kush Khalasi" w:date="2025-06-02T16:13:00Z" w16du:dateUtc="2025-06-02T10:43:00Z">
          <w:pPr>
            <w:pStyle w:val="ListParagraph"/>
            <w:spacing w:line="360" w:lineRule="auto"/>
          </w:pPr>
        </w:pPrChange>
      </w:pPr>
      <w:ins w:id="2453" w:author="Kush Khalasi" w:date="2025-06-02T16:12:00Z">
        <w:r w:rsidRPr="00DF1E28">
          <w:rPr>
            <w:bCs/>
            <w:u w:val="single"/>
            <w:lang w:val="en-IN"/>
            <w:rPrChange w:id="2454" w:author="Kush Khalasi" w:date="2025-06-02T16:13:00Z" w16du:dateUtc="2025-06-02T10:43:00Z">
              <w:rPr>
                <w:b/>
                <w:u w:val="single"/>
                <w:lang w:val="en-IN"/>
              </w:rPr>
            </w:rPrChange>
          </w:rPr>
          <w:t xml:space="preserve">The detailed </w:t>
        </w:r>
        <w:r w:rsidRPr="00DF1E28">
          <w:rPr>
            <w:bCs/>
            <w:u w:val="single"/>
            <w:lang w:val="en-IN"/>
            <w:rPrChange w:id="2455" w:author="Kush Khalasi" w:date="2025-06-02T16:13:00Z" w16du:dateUtc="2025-06-02T10:43:00Z">
              <w:rPr>
                <w:b/>
                <w:bCs/>
                <w:u w:val="single"/>
                <w:lang w:val="en-IN"/>
              </w:rPr>
            </w:rPrChange>
          </w:rPr>
          <w:t>Work From Home Policy</w:t>
        </w:r>
        <w:r w:rsidRPr="00DF1E28">
          <w:rPr>
            <w:bCs/>
            <w:u w:val="single"/>
            <w:lang w:val="en-IN"/>
            <w:rPrChange w:id="2456" w:author="Kush Khalasi" w:date="2025-06-02T16:13:00Z" w16du:dateUtc="2025-06-02T10:43:00Z">
              <w:rPr>
                <w:b/>
                <w:u w:val="single"/>
                <w:lang w:val="en-IN"/>
              </w:rPr>
            </w:rPrChange>
          </w:rPr>
          <w:t xml:space="preserve"> follows as a key component of the Company’s flexible work initiatives.</w:t>
        </w:r>
      </w:ins>
    </w:p>
    <w:p w14:paraId="4F83AC7D" w14:textId="0F4C0A7C" w:rsidR="00DF1E28" w:rsidRPr="00DF1E28" w:rsidDel="00DF1E28" w:rsidRDefault="00DF1E28">
      <w:pPr>
        <w:pStyle w:val="ListParagraph"/>
        <w:spacing w:line="360" w:lineRule="auto"/>
        <w:rPr>
          <w:del w:id="2457" w:author="Kush Khalasi" w:date="2025-06-02T16:13:00Z" w16du:dateUtc="2025-06-02T10:43:00Z"/>
          <w:b/>
          <w:u w:val="single"/>
          <w:rPrChange w:id="2458" w:author="Kush Khalasi" w:date="2025-06-02T16:12:00Z" w16du:dateUtc="2025-06-02T10:42:00Z">
            <w:rPr>
              <w:del w:id="2459" w:author="Kush Khalasi" w:date="2025-06-02T16:13:00Z" w16du:dateUtc="2025-06-02T10:43:00Z"/>
            </w:rPr>
          </w:rPrChange>
        </w:rPr>
        <w:pPrChange w:id="2460" w:author="Kush Khalasi" w:date="2025-06-02T16:12:00Z" w16du:dateUtc="2025-06-02T10:42:00Z">
          <w:pPr>
            <w:spacing w:line="360" w:lineRule="auto"/>
            <w:jc w:val="center"/>
          </w:pPr>
        </w:pPrChange>
      </w:pPr>
    </w:p>
    <w:p w14:paraId="271663B0" w14:textId="77777777" w:rsidR="00837265" w:rsidRDefault="00000000">
      <w:pPr>
        <w:widowControl/>
        <w:numPr>
          <w:ilvl w:val="1"/>
          <w:numId w:val="40"/>
        </w:numPr>
        <w:pBdr>
          <w:top w:val="nil"/>
          <w:left w:val="nil"/>
          <w:bottom w:val="nil"/>
          <w:right w:val="nil"/>
          <w:between w:val="nil"/>
        </w:pBdr>
        <w:spacing w:after="0" w:line="360" w:lineRule="auto"/>
        <w:jc w:val="both"/>
        <w:rPr>
          <w:b/>
          <w:color w:val="000000"/>
        </w:rPr>
      </w:pPr>
      <w:r>
        <w:rPr>
          <w:b/>
          <w:color w:val="000000"/>
        </w:rPr>
        <w:t xml:space="preserve">  </w:t>
      </w:r>
      <w:r>
        <w:rPr>
          <w:b/>
          <w:color w:val="000000"/>
        </w:rPr>
        <w:tab/>
        <w:t>Overview</w:t>
      </w:r>
    </w:p>
    <w:p w14:paraId="20FB2B89" w14:textId="77777777" w:rsidR="00837265" w:rsidRDefault="00000000">
      <w:pPr>
        <w:spacing w:line="360" w:lineRule="auto"/>
        <w:ind w:left="720"/>
        <w:jc w:val="both"/>
      </w:pPr>
      <w:r>
        <w:t>Work from Home (hereinafter referred to as “WFH”) is the model of working from a virtual location, either on a full time or part time basis. The WFH policies appended within shall come into effect for the employee of Riya Travel &amp; Tours (hereinafter referred to as “Company”)</w:t>
      </w:r>
    </w:p>
    <w:p w14:paraId="5EC1DD04" w14:textId="2F5D3728" w:rsidR="00837265" w:rsidDel="00492CBD" w:rsidRDefault="00837265">
      <w:pPr>
        <w:widowControl/>
        <w:pBdr>
          <w:top w:val="nil"/>
          <w:left w:val="nil"/>
          <w:bottom w:val="nil"/>
          <w:right w:val="nil"/>
          <w:between w:val="nil"/>
        </w:pBdr>
        <w:spacing w:after="0" w:line="360" w:lineRule="auto"/>
        <w:ind w:left="360"/>
        <w:jc w:val="both"/>
        <w:rPr>
          <w:del w:id="2461" w:author="Kush Khalasi" w:date="2025-06-02T18:45:00Z" w16du:dateUtc="2025-06-02T13:15:00Z"/>
        </w:rPr>
      </w:pPr>
    </w:p>
    <w:p w14:paraId="4E48CFC6" w14:textId="77777777" w:rsidR="00837265" w:rsidRDefault="00000000">
      <w:pPr>
        <w:widowControl/>
        <w:numPr>
          <w:ilvl w:val="1"/>
          <w:numId w:val="40"/>
        </w:numPr>
        <w:pBdr>
          <w:top w:val="nil"/>
          <w:left w:val="nil"/>
          <w:bottom w:val="nil"/>
          <w:right w:val="nil"/>
          <w:between w:val="nil"/>
        </w:pBdr>
        <w:spacing w:after="0" w:line="360" w:lineRule="auto"/>
        <w:jc w:val="both"/>
        <w:rPr>
          <w:b/>
          <w:color w:val="000000"/>
        </w:rPr>
      </w:pPr>
      <w:r>
        <w:rPr>
          <w:b/>
          <w:color w:val="000000"/>
        </w:rPr>
        <w:t xml:space="preserve">       Objective</w:t>
      </w:r>
    </w:p>
    <w:p w14:paraId="5A57B94B" w14:textId="77777777" w:rsidR="00837265" w:rsidRDefault="00000000">
      <w:pPr>
        <w:widowControl/>
        <w:numPr>
          <w:ilvl w:val="0"/>
          <w:numId w:val="45"/>
        </w:numPr>
        <w:pBdr>
          <w:top w:val="nil"/>
          <w:left w:val="nil"/>
          <w:bottom w:val="nil"/>
          <w:right w:val="nil"/>
          <w:between w:val="nil"/>
        </w:pBdr>
        <w:spacing w:after="0" w:line="360" w:lineRule="auto"/>
        <w:jc w:val="both"/>
        <w:rPr>
          <w:color w:val="000000"/>
        </w:rPr>
      </w:pPr>
      <w:r>
        <w:lastRenderedPageBreak/>
        <w:t xml:space="preserve">To provide the ease of working from home to employees of the Company, where such an arrangement is required without affecting the business and their daily productivity. </w:t>
      </w:r>
    </w:p>
    <w:p w14:paraId="726C4E55" w14:textId="77777777" w:rsidR="00837265" w:rsidRDefault="00000000">
      <w:pPr>
        <w:widowControl/>
        <w:numPr>
          <w:ilvl w:val="0"/>
          <w:numId w:val="45"/>
        </w:numPr>
        <w:pBdr>
          <w:top w:val="nil"/>
          <w:left w:val="nil"/>
          <w:bottom w:val="nil"/>
          <w:right w:val="nil"/>
          <w:between w:val="nil"/>
        </w:pBdr>
        <w:spacing w:after="0" w:line="360" w:lineRule="auto"/>
        <w:jc w:val="both"/>
        <w:rPr>
          <w:color w:val="000000"/>
        </w:rPr>
      </w:pPr>
      <w:r>
        <w:t xml:space="preserve">To upkeep business continuity at the company level and save time &amp; boost productivity at the individual level. </w:t>
      </w:r>
    </w:p>
    <w:p w14:paraId="4005F5C9" w14:textId="77777777" w:rsidR="00837265" w:rsidRDefault="00000000">
      <w:pPr>
        <w:widowControl/>
        <w:numPr>
          <w:ilvl w:val="0"/>
          <w:numId w:val="45"/>
        </w:numPr>
        <w:pBdr>
          <w:top w:val="nil"/>
          <w:left w:val="nil"/>
          <w:bottom w:val="nil"/>
          <w:right w:val="nil"/>
          <w:between w:val="nil"/>
        </w:pBdr>
        <w:spacing w:after="0" w:line="360" w:lineRule="auto"/>
        <w:jc w:val="both"/>
        <w:rPr>
          <w:color w:val="000000"/>
        </w:rPr>
      </w:pPr>
      <w:r>
        <w:t xml:space="preserve">To ensure full compliance to the Company’s WFH policy by the employee.  </w:t>
      </w:r>
    </w:p>
    <w:p w14:paraId="3FB2F0DE" w14:textId="77777777" w:rsidR="00837265" w:rsidRDefault="00837265">
      <w:pPr>
        <w:widowControl/>
        <w:pBdr>
          <w:top w:val="nil"/>
          <w:left w:val="nil"/>
          <w:bottom w:val="nil"/>
          <w:right w:val="nil"/>
          <w:between w:val="nil"/>
        </w:pBdr>
        <w:spacing w:after="0" w:line="360" w:lineRule="auto"/>
        <w:ind w:left="1440"/>
        <w:jc w:val="both"/>
      </w:pPr>
    </w:p>
    <w:p w14:paraId="4ECF4E1D" w14:textId="77777777" w:rsidR="00837265" w:rsidRDefault="00000000">
      <w:pPr>
        <w:widowControl/>
        <w:pBdr>
          <w:top w:val="nil"/>
          <w:left w:val="nil"/>
          <w:bottom w:val="nil"/>
          <w:right w:val="nil"/>
          <w:between w:val="nil"/>
        </w:pBdr>
        <w:spacing w:after="0" w:line="360" w:lineRule="auto"/>
        <w:ind w:left="360"/>
        <w:jc w:val="both"/>
        <w:rPr>
          <w:b/>
          <w:color w:val="000000"/>
        </w:rPr>
      </w:pPr>
      <w:r>
        <w:rPr>
          <w:b/>
          <w:color w:val="000000"/>
        </w:rPr>
        <w:t xml:space="preserve">       Applicability</w:t>
      </w:r>
    </w:p>
    <w:p w14:paraId="01F483BC" w14:textId="77777777" w:rsidR="00837265" w:rsidRDefault="00000000">
      <w:pPr>
        <w:widowControl/>
        <w:numPr>
          <w:ilvl w:val="0"/>
          <w:numId w:val="41"/>
        </w:numPr>
        <w:pBdr>
          <w:top w:val="nil"/>
          <w:left w:val="nil"/>
          <w:bottom w:val="nil"/>
          <w:right w:val="nil"/>
          <w:between w:val="nil"/>
        </w:pBdr>
        <w:spacing w:after="0" w:line="360" w:lineRule="auto"/>
        <w:jc w:val="both"/>
        <w:rPr>
          <w:b/>
          <w:color w:val="000000"/>
        </w:rPr>
      </w:pPr>
      <w:r>
        <w:rPr>
          <w:color w:val="000000"/>
        </w:rPr>
        <w:t>Employees will be permitted for WFH based on the criteria of the nature of the job.</w:t>
      </w:r>
    </w:p>
    <w:p w14:paraId="1C6E6491" w14:textId="77777777" w:rsidR="00837265" w:rsidRDefault="00000000">
      <w:pPr>
        <w:widowControl/>
        <w:numPr>
          <w:ilvl w:val="0"/>
          <w:numId w:val="41"/>
        </w:numPr>
        <w:pBdr>
          <w:top w:val="nil"/>
          <w:left w:val="nil"/>
          <w:bottom w:val="nil"/>
          <w:right w:val="nil"/>
          <w:between w:val="nil"/>
        </w:pBdr>
        <w:spacing w:after="0" w:line="360" w:lineRule="auto"/>
        <w:jc w:val="both"/>
        <w:rPr>
          <w:b/>
          <w:color w:val="000000"/>
        </w:rPr>
      </w:pPr>
      <w:r>
        <w:t>Employees</w:t>
      </w:r>
      <w:r>
        <w:rPr>
          <w:color w:val="000000"/>
        </w:rPr>
        <w:t xml:space="preserve"> shall be required to complete two months’ tenure in the Company. </w:t>
      </w:r>
    </w:p>
    <w:p w14:paraId="5214DB07" w14:textId="77777777" w:rsidR="00837265" w:rsidRDefault="00000000">
      <w:pPr>
        <w:widowControl/>
        <w:numPr>
          <w:ilvl w:val="0"/>
          <w:numId w:val="41"/>
        </w:numPr>
        <w:pBdr>
          <w:top w:val="nil"/>
          <w:left w:val="nil"/>
          <w:bottom w:val="nil"/>
          <w:right w:val="nil"/>
          <w:between w:val="nil"/>
        </w:pBdr>
        <w:spacing w:after="0" w:line="360" w:lineRule="auto"/>
        <w:jc w:val="both"/>
        <w:rPr>
          <w:b/>
          <w:color w:val="000000"/>
        </w:rPr>
      </w:pPr>
      <w:r>
        <w:rPr>
          <w:color w:val="000000"/>
        </w:rPr>
        <w:t>If an employee is hindered to travel to work owing to any personal exigency, parenting, transportation &amp; bad weather issues, but is deemed fit and healthy to undertake his/her duties from home.</w:t>
      </w:r>
    </w:p>
    <w:p w14:paraId="05238FE9" w14:textId="77777777" w:rsidR="00837265" w:rsidRDefault="00000000">
      <w:pPr>
        <w:widowControl/>
        <w:numPr>
          <w:ilvl w:val="0"/>
          <w:numId w:val="41"/>
        </w:numPr>
        <w:pBdr>
          <w:top w:val="nil"/>
          <w:left w:val="nil"/>
          <w:bottom w:val="nil"/>
          <w:right w:val="nil"/>
          <w:between w:val="nil"/>
        </w:pBdr>
        <w:spacing w:after="0" w:line="360" w:lineRule="auto"/>
        <w:jc w:val="both"/>
        <w:rPr>
          <w:b/>
          <w:color w:val="000000"/>
        </w:rPr>
      </w:pPr>
      <w:r>
        <w:rPr>
          <w:color w:val="000000"/>
        </w:rPr>
        <w:t>Employee who does not require constant face to face interaction with client/s.</w:t>
      </w:r>
    </w:p>
    <w:p w14:paraId="4054947E" w14:textId="77777777" w:rsidR="00837265" w:rsidRDefault="00000000">
      <w:pPr>
        <w:widowControl/>
        <w:numPr>
          <w:ilvl w:val="0"/>
          <w:numId w:val="41"/>
        </w:numPr>
        <w:pBdr>
          <w:top w:val="nil"/>
          <w:left w:val="nil"/>
          <w:bottom w:val="nil"/>
          <w:right w:val="nil"/>
          <w:between w:val="nil"/>
        </w:pBdr>
        <w:spacing w:after="0" w:line="360" w:lineRule="auto"/>
        <w:jc w:val="both"/>
        <w:rPr>
          <w:b/>
          <w:color w:val="000000"/>
        </w:rPr>
      </w:pPr>
      <w:r>
        <w:t>Employees</w:t>
      </w:r>
      <w:r>
        <w:rPr>
          <w:color w:val="000000"/>
        </w:rPr>
        <w:t xml:space="preserve"> must possess the Company laptop/desktop to be eligible for WFH.</w:t>
      </w:r>
    </w:p>
    <w:p w14:paraId="07D17E1E" w14:textId="77777777" w:rsidR="00837265" w:rsidRDefault="00000000">
      <w:pPr>
        <w:widowControl/>
        <w:numPr>
          <w:ilvl w:val="0"/>
          <w:numId w:val="41"/>
        </w:numPr>
        <w:pBdr>
          <w:top w:val="nil"/>
          <w:left w:val="nil"/>
          <w:bottom w:val="nil"/>
          <w:right w:val="nil"/>
          <w:between w:val="nil"/>
        </w:pBdr>
        <w:spacing w:after="0" w:line="360" w:lineRule="auto"/>
        <w:jc w:val="both"/>
        <w:rPr>
          <w:b/>
          <w:color w:val="000000"/>
        </w:rPr>
      </w:pPr>
      <w:r>
        <w:rPr>
          <w:color w:val="000000"/>
        </w:rPr>
        <w:t>The Head of Department along with HR shall assess the eligibility for working from home.</w:t>
      </w:r>
    </w:p>
    <w:p w14:paraId="0ADFFE4C" w14:textId="77777777" w:rsidR="00837265" w:rsidRDefault="00000000">
      <w:pPr>
        <w:widowControl/>
        <w:numPr>
          <w:ilvl w:val="0"/>
          <w:numId w:val="41"/>
        </w:numPr>
        <w:pBdr>
          <w:top w:val="nil"/>
          <w:left w:val="nil"/>
          <w:bottom w:val="nil"/>
          <w:right w:val="nil"/>
          <w:between w:val="nil"/>
        </w:pBdr>
        <w:spacing w:after="0" w:line="360" w:lineRule="auto"/>
        <w:jc w:val="both"/>
        <w:rPr>
          <w:b/>
          <w:color w:val="000000"/>
        </w:rPr>
      </w:pPr>
      <w:r>
        <w:t>Employees</w:t>
      </w:r>
      <w:r>
        <w:rPr>
          <w:color w:val="000000"/>
        </w:rPr>
        <w:t xml:space="preserve"> who have resigned and </w:t>
      </w:r>
      <w:r>
        <w:t>are serving</w:t>
      </w:r>
      <w:r>
        <w:rPr>
          <w:color w:val="000000"/>
        </w:rPr>
        <w:t xml:space="preserve"> notice period shall not be eligible to WFH and will need to begin operating from office premises during the notice period. </w:t>
      </w:r>
    </w:p>
    <w:p w14:paraId="4E2B6254" w14:textId="77777777" w:rsidR="00837265" w:rsidRDefault="00837265">
      <w:pPr>
        <w:widowControl/>
        <w:pBdr>
          <w:top w:val="nil"/>
          <w:left w:val="nil"/>
          <w:bottom w:val="nil"/>
          <w:right w:val="nil"/>
          <w:between w:val="nil"/>
        </w:pBdr>
        <w:spacing w:after="0" w:line="360" w:lineRule="auto"/>
        <w:ind w:left="1080"/>
        <w:jc w:val="both"/>
        <w:rPr>
          <w:b/>
        </w:rPr>
      </w:pPr>
    </w:p>
    <w:p w14:paraId="71681D9C" w14:textId="77777777" w:rsidR="00837265" w:rsidRDefault="00000000">
      <w:pPr>
        <w:widowControl/>
        <w:numPr>
          <w:ilvl w:val="1"/>
          <w:numId w:val="40"/>
        </w:numPr>
        <w:pBdr>
          <w:top w:val="nil"/>
          <w:left w:val="nil"/>
          <w:bottom w:val="nil"/>
          <w:right w:val="nil"/>
          <w:between w:val="nil"/>
        </w:pBdr>
        <w:spacing w:after="0" w:line="360" w:lineRule="auto"/>
        <w:jc w:val="both"/>
        <w:rPr>
          <w:b/>
          <w:color w:val="000000"/>
        </w:rPr>
      </w:pPr>
      <w:r>
        <w:rPr>
          <w:b/>
          <w:color w:val="000000"/>
        </w:rPr>
        <w:t xml:space="preserve">      Rules</w:t>
      </w:r>
    </w:p>
    <w:p w14:paraId="4244D57E" w14:textId="77777777" w:rsidR="00837265" w:rsidRDefault="00000000">
      <w:pPr>
        <w:widowControl/>
        <w:numPr>
          <w:ilvl w:val="0"/>
          <w:numId w:val="42"/>
        </w:numPr>
        <w:pBdr>
          <w:top w:val="nil"/>
          <w:left w:val="nil"/>
          <w:bottom w:val="nil"/>
          <w:right w:val="nil"/>
          <w:between w:val="nil"/>
        </w:pBdr>
        <w:spacing w:after="0" w:line="360" w:lineRule="auto"/>
        <w:jc w:val="both"/>
        <w:rPr>
          <w:b/>
          <w:color w:val="000000"/>
        </w:rPr>
      </w:pPr>
      <w:r>
        <w:rPr>
          <w:color w:val="000000"/>
        </w:rPr>
        <w:t xml:space="preserve">The eligible employee participating in the WFH model must sign the Company’s WFH Agreement and Non-Disclosure Agreement (NDA). </w:t>
      </w:r>
    </w:p>
    <w:p w14:paraId="65BF2B4C" w14:textId="77777777" w:rsidR="00837265" w:rsidRDefault="00000000">
      <w:pPr>
        <w:widowControl/>
        <w:numPr>
          <w:ilvl w:val="0"/>
          <w:numId w:val="42"/>
        </w:numPr>
        <w:pBdr>
          <w:top w:val="nil"/>
          <w:left w:val="nil"/>
          <w:bottom w:val="nil"/>
          <w:right w:val="nil"/>
          <w:between w:val="nil"/>
        </w:pBdr>
        <w:spacing w:after="0" w:line="360" w:lineRule="auto"/>
        <w:jc w:val="both"/>
        <w:rPr>
          <w:b/>
          <w:color w:val="000000"/>
        </w:rPr>
      </w:pPr>
      <w:r>
        <w:rPr>
          <w:color w:val="000000"/>
        </w:rPr>
        <w:t xml:space="preserve">The reporting manager shall formally assess the effectiveness of WFH model for the employee and submit the report in the Company specified form. This will ensure there is no unfavorable impact on business operations and internal &amp; external stakeholders. </w:t>
      </w:r>
    </w:p>
    <w:p w14:paraId="71ECEB5B" w14:textId="77777777" w:rsidR="00837265" w:rsidRDefault="00000000">
      <w:pPr>
        <w:widowControl/>
        <w:numPr>
          <w:ilvl w:val="0"/>
          <w:numId w:val="42"/>
        </w:numPr>
        <w:pBdr>
          <w:top w:val="nil"/>
          <w:left w:val="nil"/>
          <w:bottom w:val="nil"/>
          <w:right w:val="nil"/>
          <w:between w:val="nil"/>
        </w:pBdr>
        <w:spacing w:after="0" w:line="360" w:lineRule="auto"/>
        <w:jc w:val="both"/>
        <w:rPr>
          <w:b/>
          <w:color w:val="000000"/>
        </w:rPr>
      </w:pPr>
      <w:r>
        <w:rPr>
          <w:color w:val="000000"/>
        </w:rPr>
        <w:t>The employee eligible for the WFH model shall demonstrate integrity and adherence to the signed NDA by not divulging any business information whatsoever, either intentionally or unintentionally to a third party.</w:t>
      </w:r>
    </w:p>
    <w:p w14:paraId="290DFFB7" w14:textId="77777777" w:rsidR="00837265" w:rsidRDefault="00000000">
      <w:pPr>
        <w:widowControl/>
        <w:numPr>
          <w:ilvl w:val="0"/>
          <w:numId w:val="42"/>
        </w:numPr>
        <w:pBdr>
          <w:top w:val="nil"/>
          <w:left w:val="nil"/>
          <w:bottom w:val="nil"/>
          <w:right w:val="nil"/>
          <w:between w:val="nil"/>
        </w:pBdr>
        <w:spacing w:after="0" w:line="360" w:lineRule="auto"/>
        <w:jc w:val="both"/>
        <w:rPr>
          <w:b/>
          <w:color w:val="000000"/>
        </w:rPr>
      </w:pPr>
      <w:r>
        <w:rPr>
          <w:color w:val="000000"/>
        </w:rPr>
        <w:t>Employee roles &amp; responsibilities, KRAs, KPIs, core business working hours, specified break hours, project goals/timelines, business etiquettes. established by the Company and the reporting manager remains unchanged during the temporary work from home arrangement.</w:t>
      </w:r>
    </w:p>
    <w:p w14:paraId="1917DA7D" w14:textId="77777777" w:rsidR="00837265" w:rsidRDefault="00000000">
      <w:pPr>
        <w:widowControl/>
        <w:numPr>
          <w:ilvl w:val="0"/>
          <w:numId w:val="42"/>
        </w:numPr>
        <w:pBdr>
          <w:top w:val="nil"/>
          <w:left w:val="nil"/>
          <w:bottom w:val="nil"/>
          <w:right w:val="nil"/>
          <w:between w:val="nil"/>
        </w:pBdr>
        <w:spacing w:after="0" w:line="360" w:lineRule="auto"/>
        <w:jc w:val="both"/>
        <w:rPr>
          <w:b/>
          <w:color w:val="000000"/>
        </w:rPr>
      </w:pPr>
      <w:r>
        <w:rPr>
          <w:color w:val="000000"/>
        </w:rPr>
        <w:t>Employees shall update the attendance in the employee portal by mentioning the reason Work from home approved by the HOD.</w:t>
      </w:r>
    </w:p>
    <w:p w14:paraId="43259A11" w14:textId="77777777" w:rsidR="00837265" w:rsidRDefault="00000000">
      <w:pPr>
        <w:widowControl/>
        <w:numPr>
          <w:ilvl w:val="0"/>
          <w:numId w:val="42"/>
        </w:numPr>
        <w:pBdr>
          <w:top w:val="nil"/>
          <w:left w:val="nil"/>
          <w:bottom w:val="nil"/>
          <w:right w:val="nil"/>
          <w:between w:val="nil"/>
        </w:pBdr>
        <w:spacing w:after="0" w:line="360" w:lineRule="auto"/>
        <w:jc w:val="both"/>
        <w:rPr>
          <w:b/>
          <w:color w:val="000000"/>
        </w:rPr>
      </w:pPr>
      <w:r>
        <w:rPr>
          <w:color w:val="000000"/>
        </w:rPr>
        <w:t>Employees are required to be always available for emergency unscheduled meetings, calls or ad-hoc tasks called out by the reporting manager during the core business working hours at all times via phone, email, google hangout or any other electronic platform specified by the Company.</w:t>
      </w:r>
    </w:p>
    <w:p w14:paraId="149461E9" w14:textId="77777777" w:rsidR="00837265" w:rsidRDefault="00000000">
      <w:pPr>
        <w:widowControl/>
        <w:numPr>
          <w:ilvl w:val="0"/>
          <w:numId w:val="42"/>
        </w:numPr>
        <w:pBdr>
          <w:top w:val="nil"/>
          <w:left w:val="nil"/>
          <w:bottom w:val="nil"/>
          <w:right w:val="nil"/>
          <w:between w:val="nil"/>
        </w:pBdr>
        <w:spacing w:after="0" w:line="360" w:lineRule="auto"/>
        <w:jc w:val="both"/>
        <w:rPr>
          <w:b/>
          <w:color w:val="000000"/>
        </w:rPr>
      </w:pPr>
      <w:r>
        <w:rPr>
          <w:color w:val="000000"/>
        </w:rPr>
        <w:t xml:space="preserve">Employees are required to attend all meetings, training, conferences held in the office, through teleconferencing or in person, as applicable. </w:t>
      </w:r>
    </w:p>
    <w:p w14:paraId="1B7CD20E" w14:textId="77777777" w:rsidR="00837265" w:rsidRDefault="00000000">
      <w:pPr>
        <w:widowControl/>
        <w:numPr>
          <w:ilvl w:val="0"/>
          <w:numId w:val="42"/>
        </w:numPr>
        <w:pBdr>
          <w:top w:val="nil"/>
          <w:left w:val="nil"/>
          <w:bottom w:val="nil"/>
          <w:right w:val="nil"/>
          <w:between w:val="nil"/>
        </w:pBdr>
        <w:spacing w:after="0" w:line="360" w:lineRule="auto"/>
        <w:jc w:val="both"/>
        <w:rPr>
          <w:b/>
          <w:color w:val="000000"/>
        </w:rPr>
      </w:pPr>
      <w:r>
        <w:rPr>
          <w:color w:val="000000"/>
        </w:rPr>
        <w:lastRenderedPageBreak/>
        <w:t>Employees are required to immediately notify the reporting manager in the event of any recurring technical issues until its resolution.</w:t>
      </w:r>
    </w:p>
    <w:p w14:paraId="1E933596" w14:textId="77777777" w:rsidR="00837265" w:rsidRDefault="00000000">
      <w:pPr>
        <w:widowControl/>
        <w:numPr>
          <w:ilvl w:val="0"/>
          <w:numId w:val="42"/>
        </w:numPr>
        <w:pBdr>
          <w:top w:val="nil"/>
          <w:left w:val="nil"/>
          <w:bottom w:val="nil"/>
          <w:right w:val="nil"/>
          <w:between w:val="nil"/>
        </w:pBdr>
        <w:spacing w:after="0" w:line="360" w:lineRule="auto"/>
        <w:jc w:val="both"/>
        <w:rPr>
          <w:b/>
          <w:color w:val="000000"/>
        </w:rPr>
      </w:pPr>
      <w:r>
        <w:rPr>
          <w:color w:val="000000"/>
        </w:rPr>
        <w:t>Employees should not conduct business meetings with their team, peers or business associates at home. Such meetings need to be scheduled in the office premises with prior intimation to the reporting manager and by complying with Company’s policy for occupying the conference room. The employee will not be assigned a permanent workstation in the office.</w:t>
      </w:r>
    </w:p>
    <w:p w14:paraId="107B6E72" w14:textId="77777777" w:rsidR="00837265" w:rsidRDefault="00000000">
      <w:pPr>
        <w:widowControl/>
        <w:numPr>
          <w:ilvl w:val="0"/>
          <w:numId w:val="42"/>
        </w:numPr>
        <w:pBdr>
          <w:top w:val="nil"/>
          <w:left w:val="nil"/>
          <w:bottom w:val="nil"/>
          <w:right w:val="nil"/>
          <w:between w:val="nil"/>
        </w:pBdr>
        <w:spacing w:after="0" w:line="360" w:lineRule="auto"/>
        <w:jc w:val="both"/>
        <w:rPr>
          <w:b/>
          <w:color w:val="000000"/>
        </w:rPr>
      </w:pPr>
      <w:r>
        <w:rPr>
          <w:color w:val="000000"/>
        </w:rPr>
        <w:t xml:space="preserve"> In the event the employee is required to visit a client or other location/s for business purposes, the mileage can be claimed from the employee’s home base as per Company’s mileage policy. </w:t>
      </w:r>
    </w:p>
    <w:p w14:paraId="6A48D2AB" w14:textId="77777777" w:rsidR="00837265" w:rsidRDefault="00000000">
      <w:pPr>
        <w:widowControl/>
        <w:numPr>
          <w:ilvl w:val="0"/>
          <w:numId w:val="42"/>
        </w:numPr>
        <w:pBdr>
          <w:top w:val="nil"/>
          <w:left w:val="nil"/>
          <w:bottom w:val="nil"/>
          <w:right w:val="nil"/>
          <w:between w:val="nil"/>
        </w:pBdr>
        <w:spacing w:after="0" w:line="360" w:lineRule="auto"/>
        <w:jc w:val="both"/>
        <w:rPr>
          <w:b/>
          <w:color w:val="000000"/>
        </w:rPr>
      </w:pPr>
      <w:r>
        <w:rPr>
          <w:color w:val="000000"/>
        </w:rPr>
        <w:t xml:space="preserve">Employees shall ensure that the home office is conducive, safe, noise free and devoid of hazards for effective discharge of official duties, managing the Company </w:t>
      </w:r>
      <w:r>
        <w:t>equipment</w:t>
      </w:r>
      <w:r>
        <w:rPr>
          <w:color w:val="000000"/>
        </w:rPr>
        <w:t>.</w:t>
      </w:r>
    </w:p>
    <w:p w14:paraId="06C6E05D" w14:textId="77777777" w:rsidR="00837265" w:rsidRDefault="00000000">
      <w:pPr>
        <w:widowControl/>
        <w:numPr>
          <w:ilvl w:val="0"/>
          <w:numId w:val="42"/>
        </w:numPr>
        <w:pBdr>
          <w:top w:val="nil"/>
          <w:left w:val="nil"/>
          <w:bottom w:val="nil"/>
          <w:right w:val="nil"/>
          <w:between w:val="nil"/>
        </w:pBdr>
        <w:spacing w:after="0" w:line="360" w:lineRule="auto"/>
        <w:jc w:val="both"/>
        <w:rPr>
          <w:b/>
          <w:color w:val="000000"/>
        </w:rPr>
      </w:pPr>
      <w:r>
        <w:rPr>
          <w:color w:val="000000"/>
        </w:rPr>
        <w:t>The Company shall not be liable for the loss, mishaps or destruction to the employee’s residence or injury to inhabitants that may occur within or in the vicinity of the employee’s home.</w:t>
      </w:r>
    </w:p>
    <w:p w14:paraId="1699F507" w14:textId="77777777" w:rsidR="00837265" w:rsidRDefault="00000000">
      <w:pPr>
        <w:widowControl/>
        <w:numPr>
          <w:ilvl w:val="0"/>
          <w:numId w:val="42"/>
        </w:numPr>
        <w:pBdr>
          <w:top w:val="nil"/>
          <w:left w:val="nil"/>
          <w:bottom w:val="nil"/>
          <w:right w:val="nil"/>
          <w:between w:val="nil"/>
        </w:pBdr>
        <w:spacing w:after="0" w:line="360" w:lineRule="auto"/>
        <w:jc w:val="both"/>
        <w:rPr>
          <w:b/>
          <w:color w:val="000000"/>
        </w:rPr>
      </w:pPr>
      <w:r>
        <w:rPr>
          <w:color w:val="000000"/>
        </w:rPr>
        <w:t>The Company shall not reimburse the cost incurred towards (</w:t>
      </w:r>
      <w:proofErr w:type="spellStart"/>
      <w:r>
        <w:rPr>
          <w:color w:val="000000"/>
        </w:rPr>
        <w:t>i</w:t>
      </w:r>
      <w:proofErr w:type="spellEnd"/>
      <w:r>
        <w:rPr>
          <w:color w:val="000000"/>
        </w:rPr>
        <w:t>) making any structural change to an employee’s home office &amp; (ii) recurring utility bills (electricity), for any other cost kindly refer to clause 5(b).</w:t>
      </w:r>
    </w:p>
    <w:p w14:paraId="2B59CB96" w14:textId="77777777" w:rsidR="00837265" w:rsidRDefault="00000000">
      <w:pPr>
        <w:widowControl/>
        <w:numPr>
          <w:ilvl w:val="0"/>
          <w:numId w:val="42"/>
        </w:numPr>
        <w:pBdr>
          <w:top w:val="nil"/>
          <w:left w:val="nil"/>
          <w:bottom w:val="nil"/>
          <w:right w:val="nil"/>
          <w:between w:val="nil"/>
        </w:pBdr>
        <w:spacing w:after="0" w:line="360" w:lineRule="auto"/>
        <w:jc w:val="both"/>
        <w:rPr>
          <w:b/>
          <w:color w:val="000000"/>
        </w:rPr>
      </w:pPr>
      <w:r>
        <w:rPr>
          <w:color w:val="000000"/>
        </w:rPr>
        <w:t xml:space="preserve">In the event of ad-hoc WFH requirements arising due to personal exigencies, bad weather &amp; transport issues the employee must obtain prior approval of the reporting manager.  </w:t>
      </w:r>
    </w:p>
    <w:p w14:paraId="2EE3FC41" w14:textId="77777777" w:rsidR="00837265" w:rsidRDefault="00000000">
      <w:pPr>
        <w:widowControl/>
        <w:numPr>
          <w:ilvl w:val="0"/>
          <w:numId w:val="42"/>
        </w:numPr>
        <w:pBdr>
          <w:top w:val="nil"/>
          <w:left w:val="nil"/>
          <w:bottom w:val="nil"/>
          <w:right w:val="nil"/>
          <w:between w:val="nil"/>
        </w:pBdr>
        <w:spacing w:after="0" w:line="360" w:lineRule="auto"/>
        <w:jc w:val="both"/>
        <w:rPr>
          <w:b/>
          <w:color w:val="000000"/>
        </w:rPr>
      </w:pPr>
      <w:r>
        <w:rPr>
          <w:color w:val="000000"/>
        </w:rPr>
        <w:t xml:space="preserve">The Company reserves the right to make onsite visits with prior notice to the employee’s home office for the purpose of inspecting, monitoring or retrieving company owned equipment. </w:t>
      </w:r>
    </w:p>
    <w:p w14:paraId="7B511D61" w14:textId="77777777" w:rsidR="00837265" w:rsidRDefault="00000000">
      <w:pPr>
        <w:widowControl/>
        <w:numPr>
          <w:ilvl w:val="0"/>
          <w:numId w:val="42"/>
        </w:numPr>
        <w:pBdr>
          <w:top w:val="nil"/>
          <w:left w:val="nil"/>
          <w:bottom w:val="nil"/>
          <w:right w:val="nil"/>
          <w:between w:val="nil"/>
        </w:pBdr>
        <w:spacing w:after="0" w:line="360" w:lineRule="auto"/>
        <w:jc w:val="both"/>
        <w:rPr>
          <w:b/>
          <w:color w:val="000000"/>
        </w:rPr>
      </w:pPr>
      <w:r>
        <w:rPr>
          <w:color w:val="000000"/>
        </w:rPr>
        <w:t xml:space="preserve">Should the employee move to a different position during the employment term, the WFH agreement shall be rendered null and void. The employee will be required to submit a fresh application based on the new role. </w:t>
      </w:r>
    </w:p>
    <w:p w14:paraId="71E11549" w14:textId="77777777" w:rsidR="00837265" w:rsidRDefault="00000000">
      <w:pPr>
        <w:widowControl/>
        <w:numPr>
          <w:ilvl w:val="0"/>
          <w:numId w:val="42"/>
        </w:numPr>
        <w:pBdr>
          <w:top w:val="nil"/>
          <w:left w:val="nil"/>
          <w:bottom w:val="nil"/>
          <w:right w:val="nil"/>
          <w:between w:val="nil"/>
        </w:pBdr>
        <w:spacing w:after="0" w:line="360" w:lineRule="auto"/>
        <w:jc w:val="both"/>
        <w:rPr>
          <w:b/>
          <w:color w:val="000000"/>
        </w:rPr>
      </w:pPr>
      <w:r>
        <w:rPr>
          <w:color w:val="000000"/>
        </w:rPr>
        <w:t>The WFH facility extended to the employee shall be periodically reviewed by the reporting manager. The Company reserves the right to withdraw the WFH facility, in the event of any abuse, intentional or unintentional by the employee.</w:t>
      </w:r>
    </w:p>
    <w:p w14:paraId="62FA85E2" w14:textId="77777777" w:rsidR="00837265" w:rsidRDefault="00000000">
      <w:pPr>
        <w:widowControl/>
        <w:numPr>
          <w:ilvl w:val="0"/>
          <w:numId w:val="42"/>
        </w:numPr>
        <w:pBdr>
          <w:top w:val="nil"/>
          <w:left w:val="nil"/>
          <w:bottom w:val="nil"/>
          <w:right w:val="nil"/>
          <w:between w:val="nil"/>
        </w:pBdr>
        <w:spacing w:after="0" w:line="360" w:lineRule="auto"/>
        <w:jc w:val="both"/>
        <w:rPr>
          <w:b/>
          <w:color w:val="000000"/>
        </w:rPr>
      </w:pPr>
      <w:r>
        <w:rPr>
          <w:color w:val="000000"/>
        </w:rPr>
        <w:t>The Company reserves the right to allow/deny work from the home facility without describing the reasons whatsoever.</w:t>
      </w:r>
    </w:p>
    <w:p w14:paraId="3FEF0C63" w14:textId="77777777" w:rsidR="00837265" w:rsidRDefault="00837265">
      <w:pPr>
        <w:widowControl/>
        <w:pBdr>
          <w:top w:val="nil"/>
          <w:left w:val="nil"/>
          <w:bottom w:val="nil"/>
          <w:right w:val="nil"/>
          <w:between w:val="nil"/>
        </w:pBdr>
        <w:spacing w:after="0" w:line="360" w:lineRule="auto"/>
        <w:ind w:left="1080"/>
        <w:jc w:val="both"/>
      </w:pPr>
    </w:p>
    <w:p w14:paraId="50BB1146" w14:textId="77777777" w:rsidR="00837265" w:rsidRDefault="00000000">
      <w:pPr>
        <w:widowControl/>
        <w:numPr>
          <w:ilvl w:val="1"/>
          <w:numId w:val="40"/>
        </w:numPr>
        <w:pBdr>
          <w:top w:val="nil"/>
          <w:left w:val="nil"/>
          <w:bottom w:val="nil"/>
          <w:right w:val="nil"/>
          <w:between w:val="nil"/>
        </w:pBdr>
        <w:spacing w:after="0" w:line="360" w:lineRule="auto"/>
        <w:jc w:val="both"/>
        <w:rPr>
          <w:b/>
          <w:color w:val="000000"/>
        </w:rPr>
      </w:pPr>
      <w:r>
        <w:rPr>
          <w:b/>
          <w:color w:val="000000"/>
        </w:rPr>
        <w:t xml:space="preserve">    Company Equipment </w:t>
      </w:r>
    </w:p>
    <w:p w14:paraId="33928611" w14:textId="77777777" w:rsidR="00837265" w:rsidRDefault="00000000">
      <w:pPr>
        <w:widowControl/>
        <w:numPr>
          <w:ilvl w:val="0"/>
          <w:numId w:val="43"/>
        </w:numPr>
        <w:pBdr>
          <w:top w:val="nil"/>
          <w:left w:val="nil"/>
          <w:bottom w:val="nil"/>
          <w:right w:val="nil"/>
          <w:between w:val="nil"/>
        </w:pBdr>
        <w:spacing w:after="0" w:line="360" w:lineRule="auto"/>
        <w:jc w:val="both"/>
        <w:rPr>
          <w:b/>
          <w:color w:val="000000"/>
        </w:rPr>
      </w:pPr>
      <w:r>
        <w:rPr>
          <w:color w:val="000000"/>
        </w:rPr>
        <w:t>Employee is responsible for arranging all required office furniture for the home office at own cost.</w:t>
      </w:r>
    </w:p>
    <w:p w14:paraId="172E19A3" w14:textId="77777777" w:rsidR="00837265" w:rsidRDefault="00000000">
      <w:pPr>
        <w:widowControl/>
        <w:numPr>
          <w:ilvl w:val="0"/>
          <w:numId w:val="43"/>
        </w:numPr>
        <w:pBdr>
          <w:top w:val="nil"/>
          <w:left w:val="nil"/>
          <w:bottom w:val="nil"/>
          <w:right w:val="nil"/>
          <w:between w:val="nil"/>
        </w:pBdr>
        <w:spacing w:after="0" w:line="360" w:lineRule="auto"/>
        <w:jc w:val="both"/>
        <w:rPr>
          <w:b/>
          <w:color w:val="000000"/>
        </w:rPr>
      </w:pPr>
      <w:r>
        <w:rPr>
          <w:color w:val="000000"/>
        </w:rPr>
        <w:t xml:space="preserve">Company shall provide the employee with desktop/ laptop and reimburse the broadband service, mobile usage in accordance with the Company’s policy for the role. The expenses relating to hardware for setting the broadband service and mobile phone handset shall not be covered. Employees must ensure that the broadband and mobile services are in proper working condition at all times. The employee must </w:t>
      </w:r>
    </w:p>
    <w:p w14:paraId="5E9A456D" w14:textId="77777777" w:rsidR="00837265" w:rsidRDefault="00000000">
      <w:pPr>
        <w:widowControl/>
        <w:pBdr>
          <w:top w:val="nil"/>
          <w:left w:val="nil"/>
          <w:bottom w:val="nil"/>
          <w:right w:val="nil"/>
          <w:between w:val="nil"/>
        </w:pBdr>
        <w:spacing w:after="0" w:line="360" w:lineRule="auto"/>
        <w:ind w:left="1080"/>
        <w:jc w:val="both"/>
        <w:rPr>
          <w:b/>
          <w:color w:val="000000"/>
        </w:rPr>
      </w:pPr>
      <w:r>
        <w:rPr>
          <w:color w:val="000000"/>
        </w:rPr>
        <w:t xml:space="preserve">apply for the reimbursement claims through the company’s expenses portal. The </w:t>
      </w:r>
      <w:proofErr w:type="gramStart"/>
      <w:r>
        <w:rPr>
          <w:color w:val="000000"/>
        </w:rPr>
        <w:t>out of pocket</w:t>
      </w:r>
      <w:proofErr w:type="gramEnd"/>
      <w:r>
        <w:rPr>
          <w:color w:val="000000"/>
        </w:rPr>
        <w:t xml:space="preserve"> expenses for supplies will not be reimbursed unless accompanied by prior approval by the reporting manager.</w:t>
      </w:r>
    </w:p>
    <w:p w14:paraId="5F663DD0" w14:textId="77777777" w:rsidR="00837265" w:rsidRDefault="00000000">
      <w:pPr>
        <w:widowControl/>
        <w:numPr>
          <w:ilvl w:val="0"/>
          <w:numId w:val="43"/>
        </w:numPr>
        <w:pBdr>
          <w:top w:val="nil"/>
          <w:left w:val="nil"/>
          <w:bottom w:val="nil"/>
          <w:right w:val="nil"/>
          <w:between w:val="nil"/>
        </w:pBdr>
        <w:spacing w:after="0" w:line="360" w:lineRule="auto"/>
        <w:jc w:val="both"/>
        <w:rPr>
          <w:b/>
          <w:color w:val="000000"/>
        </w:rPr>
      </w:pPr>
      <w:r>
        <w:rPr>
          <w:color w:val="000000"/>
        </w:rPr>
        <w:lastRenderedPageBreak/>
        <w:t>The Company will provide access to the required IT applications (SSO, ERP, CRM and so on) subject to approval from the reporting manager.</w:t>
      </w:r>
    </w:p>
    <w:p w14:paraId="705E3EE2" w14:textId="77777777" w:rsidR="00837265" w:rsidRDefault="00000000">
      <w:pPr>
        <w:widowControl/>
        <w:numPr>
          <w:ilvl w:val="0"/>
          <w:numId w:val="43"/>
        </w:numPr>
        <w:pBdr>
          <w:top w:val="nil"/>
          <w:left w:val="nil"/>
          <w:bottom w:val="nil"/>
          <w:right w:val="nil"/>
          <w:between w:val="nil"/>
        </w:pBdr>
        <w:spacing w:after="0" w:line="360" w:lineRule="auto"/>
        <w:jc w:val="both"/>
        <w:rPr>
          <w:b/>
          <w:color w:val="000000"/>
        </w:rPr>
      </w:pPr>
      <w:r>
        <w:rPr>
          <w:color w:val="000000"/>
        </w:rPr>
        <w:t xml:space="preserve">The Company shall exceptionally provide access to the corporate mail (collaboration platform) based on the role and responsibilities of the employee. </w:t>
      </w:r>
    </w:p>
    <w:p w14:paraId="6A9F5AA3" w14:textId="77777777" w:rsidR="00837265" w:rsidRDefault="00000000">
      <w:pPr>
        <w:widowControl/>
        <w:numPr>
          <w:ilvl w:val="0"/>
          <w:numId w:val="43"/>
        </w:numPr>
        <w:pBdr>
          <w:top w:val="nil"/>
          <w:left w:val="nil"/>
          <w:bottom w:val="nil"/>
          <w:right w:val="nil"/>
          <w:between w:val="nil"/>
        </w:pBdr>
        <w:spacing w:after="0" w:line="360" w:lineRule="auto"/>
        <w:jc w:val="both"/>
        <w:rPr>
          <w:b/>
          <w:color w:val="000000"/>
        </w:rPr>
      </w:pPr>
      <w:r>
        <w:rPr>
          <w:color w:val="000000"/>
        </w:rPr>
        <w:t>Employees should use the Company equipment, software for business purposes only.  The Company reserves the right to access, review and monitor the office equipment at any time. The unauthorized use of Company provided equipment will automatically attract irrevocable disciplinary action (including immediate termination of employment).</w:t>
      </w:r>
    </w:p>
    <w:p w14:paraId="7E6506D6" w14:textId="77777777" w:rsidR="00837265" w:rsidRDefault="00000000">
      <w:pPr>
        <w:widowControl/>
        <w:numPr>
          <w:ilvl w:val="0"/>
          <w:numId w:val="43"/>
        </w:numPr>
        <w:pBdr>
          <w:top w:val="nil"/>
          <w:left w:val="nil"/>
          <w:bottom w:val="nil"/>
          <w:right w:val="nil"/>
          <w:between w:val="nil"/>
        </w:pBdr>
        <w:spacing w:after="0" w:line="360" w:lineRule="auto"/>
        <w:jc w:val="both"/>
        <w:rPr>
          <w:b/>
          <w:color w:val="000000"/>
        </w:rPr>
      </w:pPr>
      <w:r>
        <w:rPr>
          <w:color w:val="000000"/>
        </w:rPr>
        <w:t xml:space="preserve">The access to the Company equipment and data should be limited to the employee and safeguarded from access by family members and visitors.  </w:t>
      </w:r>
    </w:p>
    <w:p w14:paraId="04C447F7" w14:textId="77777777" w:rsidR="00837265" w:rsidRDefault="00000000">
      <w:pPr>
        <w:widowControl/>
        <w:numPr>
          <w:ilvl w:val="0"/>
          <w:numId w:val="43"/>
        </w:numPr>
        <w:pBdr>
          <w:top w:val="nil"/>
          <w:left w:val="nil"/>
          <w:bottom w:val="nil"/>
          <w:right w:val="nil"/>
          <w:between w:val="nil"/>
        </w:pBdr>
        <w:spacing w:after="0" w:line="360" w:lineRule="auto"/>
        <w:jc w:val="both"/>
        <w:rPr>
          <w:b/>
          <w:color w:val="000000"/>
        </w:rPr>
      </w:pPr>
      <w:r>
        <w:rPr>
          <w:color w:val="000000"/>
        </w:rPr>
        <w:t>Employees must ensure full responsibility, safety and security of the allocated Company equipment and use in accordance with specified IT policy and operating instructions.</w:t>
      </w:r>
    </w:p>
    <w:p w14:paraId="79098AE5" w14:textId="77777777" w:rsidR="00837265" w:rsidRDefault="00000000">
      <w:pPr>
        <w:widowControl/>
        <w:numPr>
          <w:ilvl w:val="0"/>
          <w:numId w:val="43"/>
        </w:numPr>
        <w:pBdr>
          <w:top w:val="nil"/>
          <w:left w:val="nil"/>
          <w:bottom w:val="nil"/>
          <w:right w:val="nil"/>
          <w:between w:val="nil"/>
        </w:pBdr>
        <w:spacing w:after="0" w:line="360" w:lineRule="auto"/>
        <w:jc w:val="both"/>
        <w:rPr>
          <w:b/>
          <w:color w:val="000000"/>
        </w:rPr>
      </w:pPr>
      <w:r>
        <w:rPr>
          <w:color w:val="000000"/>
        </w:rPr>
        <w:t xml:space="preserve">The employee is required to initiate a call with IT for trouble shooting through phone or virtual IT support in the office. The employee is required to bring the equipment to the office in the event the troubleshooting cannot be done remotely by IT. The company will not send its IT representative to the employee’s residence for onsite technical support or maintenance. In exceptional situations and on a best effort basis, the IT department will determine the feasibility of arranging the visit of the IT service provider to the employee’s residence for onsite technical support. </w:t>
      </w:r>
    </w:p>
    <w:p w14:paraId="7E226DEC" w14:textId="77777777" w:rsidR="00837265" w:rsidRDefault="00000000">
      <w:pPr>
        <w:widowControl/>
        <w:numPr>
          <w:ilvl w:val="0"/>
          <w:numId w:val="43"/>
        </w:numPr>
        <w:pBdr>
          <w:top w:val="nil"/>
          <w:left w:val="nil"/>
          <w:bottom w:val="nil"/>
          <w:right w:val="nil"/>
          <w:between w:val="nil"/>
        </w:pBdr>
        <w:spacing w:after="0" w:line="360" w:lineRule="auto"/>
        <w:jc w:val="both"/>
        <w:rPr>
          <w:b/>
          <w:color w:val="000000"/>
        </w:rPr>
      </w:pPr>
      <w:r>
        <w:rPr>
          <w:color w:val="000000"/>
        </w:rPr>
        <w:t xml:space="preserve">Employees must immediately notify the reporting manager and IT department in the event of any legitimate repair required to the Company IT equipment. </w:t>
      </w:r>
    </w:p>
    <w:p w14:paraId="09DFE4F5" w14:textId="77777777" w:rsidR="00837265" w:rsidRDefault="00000000">
      <w:pPr>
        <w:widowControl/>
        <w:numPr>
          <w:ilvl w:val="0"/>
          <w:numId w:val="43"/>
        </w:numPr>
        <w:pBdr>
          <w:top w:val="nil"/>
          <w:left w:val="nil"/>
          <w:bottom w:val="nil"/>
          <w:right w:val="nil"/>
          <w:between w:val="nil"/>
        </w:pBdr>
        <w:spacing w:after="0" w:line="360" w:lineRule="auto"/>
        <w:jc w:val="both"/>
        <w:rPr>
          <w:b/>
          <w:color w:val="000000"/>
        </w:rPr>
      </w:pPr>
      <w:r>
        <w:rPr>
          <w:color w:val="000000"/>
        </w:rPr>
        <w:t>Employees must ensure that the Company IT equipment is not left unattended in any vehicle or external environment under any circumstances.</w:t>
      </w:r>
    </w:p>
    <w:p w14:paraId="6D5F45F8" w14:textId="77777777" w:rsidR="00837265" w:rsidRDefault="00000000">
      <w:pPr>
        <w:widowControl/>
        <w:numPr>
          <w:ilvl w:val="0"/>
          <w:numId w:val="43"/>
        </w:numPr>
        <w:pBdr>
          <w:top w:val="nil"/>
          <w:left w:val="nil"/>
          <w:bottom w:val="nil"/>
          <w:right w:val="nil"/>
          <w:between w:val="nil"/>
        </w:pBdr>
        <w:spacing w:after="0" w:line="360" w:lineRule="auto"/>
        <w:jc w:val="both"/>
        <w:rPr>
          <w:b/>
          <w:color w:val="000000"/>
        </w:rPr>
      </w:pPr>
      <w:r>
        <w:rPr>
          <w:color w:val="000000"/>
        </w:rPr>
        <w:t>Employees must ensure that the allocated Company equipment is returned at the end of the WFH arrangement in good condition.</w:t>
      </w:r>
    </w:p>
    <w:p w14:paraId="7B0C396B" w14:textId="77777777" w:rsidR="00837265" w:rsidRDefault="00837265">
      <w:pPr>
        <w:widowControl/>
        <w:pBdr>
          <w:top w:val="nil"/>
          <w:left w:val="nil"/>
          <w:bottom w:val="nil"/>
          <w:right w:val="nil"/>
          <w:between w:val="nil"/>
        </w:pBdr>
        <w:spacing w:after="0" w:line="360" w:lineRule="auto"/>
        <w:ind w:left="1080"/>
        <w:jc w:val="both"/>
      </w:pPr>
    </w:p>
    <w:p w14:paraId="1F03C7AB" w14:textId="77777777" w:rsidR="00837265" w:rsidRDefault="00837265">
      <w:pPr>
        <w:widowControl/>
        <w:pBdr>
          <w:top w:val="nil"/>
          <w:left w:val="nil"/>
          <w:bottom w:val="nil"/>
          <w:right w:val="nil"/>
          <w:between w:val="nil"/>
        </w:pBdr>
        <w:spacing w:after="0" w:line="360" w:lineRule="auto"/>
        <w:ind w:left="1080"/>
        <w:jc w:val="both"/>
      </w:pPr>
    </w:p>
    <w:p w14:paraId="6F0FA018" w14:textId="77777777" w:rsidR="00837265" w:rsidRDefault="00837265">
      <w:pPr>
        <w:widowControl/>
        <w:pBdr>
          <w:top w:val="nil"/>
          <w:left w:val="nil"/>
          <w:bottom w:val="nil"/>
          <w:right w:val="nil"/>
          <w:between w:val="nil"/>
        </w:pBdr>
        <w:spacing w:after="0" w:line="360" w:lineRule="auto"/>
        <w:ind w:left="1080"/>
        <w:jc w:val="both"/>
      </w:pPr>
    </w:p>
    <w:p w14:paraId="457DA2AB" w14:textId="77777777" w:rsidR="00837265" w:rsidRDefault="00837265">
      <w:pPr>
        <w:widowControl/>
        <w:pBdr>
          <w:top w:val="nil"/>
          <w:left w:val="nil"/>
          <w:bottom w:val="nil"/>
          <w:right w:val="nil"/>
          <w:between w:val="nil"/>
        </w:pBdr>
        <w:spacing w:after="0" w:line="360" w:lineRule="auto"/>
        <w:ind w:left="1080"/>
        <w:jc w:val="both"/>
      </w:pPr>
    </w:p>
    <w:p w14:paraId="7FD64DF6" w14:textId="77777777" w:rsidR="00837265" w:rsidRDefault="00837265">
      <w:pPr>
        <w:widowControl/>
        <w:pBdr>
          <w:top w:val="nil"/>
          <w:left w:val="nil"/>
          <w:bottom w:val="nil"/>
          <w:right w:val="nil"/>
          <w:between w:val="nil"/>
        </w:pBdr>
        <w:spacing w:after="0" w:line="360" w:lineRule="auto"/>
        <w:ind w:left="1080"/>
        <w:jc w:val="both"/>
      </w:pPr>
    </w:p>
    <w:p w14:paraId="5B79E062" w14:textId="686AB7B8" w:rsidR="00837265" w:rsidDel="00492CBD" w:rsidRDefault="00837265">
      <w:pPr>
        <w:widowControl/>
        <w:pBdr>
          <w:top w:val="nil"/>
          <w:left w:val="nil"/>
          <w:bottom w:val="nil"/>
          <w:right w:val="nil"/>
          <w:between w:val="nil"/>
        </w:pBdr>
        <w:spacing w:after="0" w:line="360" w:lineRule="auto"/>
        <w:ind w:left="1080"/>
        <w:jc w:val="both"/>
        <w:rPr>
          <w:del w:id="2462" w:author="Kush Khalasi" w:date="2025-06-02T18:46:00Z" w16du:dateUtc="2025-06-02T13:16:00Z"/>
        </w:rPr>
      </w:pPr>
    </w:p>
    <w:p w14:paraId="6DA1FFEB" w14:textId="0E4FA11E" w:rsidR="00837265" w:rsidDel="00492CBD" w:rsidRDefault="00837265">
      <w:pPr>
        <w:widowControl/>
        <w:pBdr>
          <w:top w:val="nil"/>
          <w:left w:val="nil"/>
          <w:bottom w:val="nil"/>
          <w:right w:val="nil"/>
          <w:between w:val="nil"/>
        </w:pBdr>
        <w:spacing w:after="0" w:line="360" w:lineRule="auto"/>
        <w:ind w:left="1080"/>
        <w:jc w:val="both"/>
        <w:rPr>
          <w:del w:id="2463" w:author="Kush Khalasi" w:date="2025-06-02T18:46:00Z" w16du:dateUtc="2025-06-02T13:16:00Z"/>
        </w:rPr>
      </w:pPr>
    </w:p>
    <w:p w14:paraId="7AE3BEEC" w14:textId="4660FC50" w:rsidR="00837265" w:rsidDel="00492CBD" w:rsidRDefault="00837265">
      <w:pPr>
        <w:widowControl/>
        <w:pBdr>
          <w:top w:val="nil"/>
          <w:left w:val="nil"/>
          <w:bottom w:val="nil"/>
          <w:right w:val="nil"/>
          <w:between w:val="nil"/>
        </w:pBdr>
        <w:spacing w:after="0" w:line="360" w:lineRule="auto"/>
        <w:ind w:left="1080"/>
        <w:jc w:val="both"/>
        <w:rPr>
          <w:del w:id="2464" w:author="Kush Khalasi" w:date="2025-06-02T18:46:00Z" w16du:dateUtc="2025-06-02T13:16:00Z"/>
        </w:rPr>
      </w:pPr>
    </w:p>
    <w:p w14:paraId="0E205AF3" w14:textId="3244F498" w:rsidR="00837265" w:rsidDel="00492CBD" w:rsidRDefault="00837265">
      <w:pPr>
        <w:widowControl/>
        <w:pBdr>
          <w:top w:val="nil"/>
          <w:left w:val="nil"/>
          <w:bottom w:val="nil"/>
          <w:right w:val="nil"/>
          <w:between w:val="nil"/>
        </w:pBdr>
        <w:spacing w:after="0" w:line="360" w:lineRule="auto"/>
        <w:ind w:left="1080"/>
        <w:jc w:val="both"/>
        <w:rPr>
          <w:del w:id="2465" w:author="Kush Khalasi" w:date="2025-06-02T18:46:00Z" w16du:dateUtc="2025-06-02T13:16:00Z"/>
        </w:rPr>
      </w:pPr>
    </w:p>
    <w:p w14:paraId="0A4DCF75" w14:textId="66B3D9CF" w:rsidR="00837265" w:rsidDel="00492CBD" w:rsidRDefault="00837265">
      <w:pPr>
        <w:widowControl/>
        <w:pBdr>
          <w:top w:val="nil"/>
          <w:left w:val="nil"/>
          <w:bottom w:val="nil"/>
          <w:right w:val="nil"/>
          <w:between w:val="nil"/>
        </w:pBdr>
        <w:spacing w:after="0" w:line="360" w:lineRule="auto"/>
        <w:ind w:left="1080"/>
        <w:jc w:val="both"/>
        <w:rPr>
          <w:del w:id="2466" w:author="Kush Khalasi" w:date="2025-06-02T18:46:00Z" w16du:dateUtc="2025-06-02T13:16:00Z"/>
        </w:rPr>
      </w:pPr>
    </w:p>
    <w:p w14:paraId="661C714D" w14:textId="0B528647" w:rsidR="00837265" w:rsidDel="00492CBD" w:rsidRDefault="00837265">
      <w:pPr>
        <w:widowControl/>
        <w:pBdr>
          <w:top w:val="nil"/>
          <w:left w:val="nil"/>
          <w:bottom w:val="nil"/>
          <w:right w:val="nil"/>
          <w:between w:val="nil"/>
        </w:pBdr>
        <w:spacing w:after="0" w:line="360" w:lineRule="auto"/>
        <w:ind w:left="1080"/>
        <w:jc w:val="both"/>
        <w:rPr>
          <w:del w:id="2467" w:author="Kush Khalasi" w:date="2025-06-02T18:46:00Z" w16du:dateUtc="2025-06-02T13:16:00Z"/>
        </w:rPr>
      </w:pPr>
    </w:p>
    <w:p w14:paraId="6C3380D8" w14:textId="77777777" w:rsidR="00837265" w:rsidRDefault="00000000">
      <w:pPr>
        <w:spacing w:line="360" w:lineRule="auto"/>
        <w:jc w:val="center"/>
        <w:rPr>
          <w:b/>
          <w:u w:val="single"/>
        </w:rPr>
      </w:pPr>
      <w:r>
        <w:rPr>
          <w:b/>
          <w:u w:val="single"/>
        </w:rPr>
        <w:t>For the Application Process for WFH, do get in touch with your Local HR Team.</w:t>
      </w:r>
    </w:p>
    <w:p w14:paraId="0EE2D190" w14:textId="77777777" w:rsidR="00837265" w:rsidRDefault="00000000">
      <w:pPr>
        <w:spacing w:line="360" w:lineRule="auto"/>
        <w:jc w:val="center"/>
        <w:rPr>
          <w:b/>
          <w:u w:val="single"/>
        </w:rPr>
      </w:pPr>
      <w:r>
        <w:rPr>
          <w:b/>
          <w:noProof/>
          <w:u w:val="single"/>
        </w:rPr>
        <w:lastRenderedPageBreak/>
        <w:drawing>
          <wp:inline distT="114300" distB="114300" distL="114300" distR="114300" wp14:anchorId="401BB488" wp14:editId="01E9A6D1">
            <wp:extent cx="4381500" cy="5037773"/>
            <wp:effectExtent l="0" t="0" r="0" b="0"/>
            <wp:docPr id="17"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3"/>
                    <a:srcRect/>
                    <a:stretch>
                      <a:fillRect/>
                    </a:stretch>
                  </pic:blipFill>
                  <pic:spPr>
                    <a:xfrm>
                      <a:off x="0" y="0"/>
                      <a:ext cx="4381500" cy="5037773"/>
                    </a:xfrm>
                    <a:prstGeom prst="rect">
                      <a:avLst/>
                    </a:prstGeom>
                    <a:ln/>
                  </pic:spPr>
                </pic:pic>
              </a:graphicData>
            </a:graphic>
          </wp:inline>
        </w:drawing>
      </w:r>
    </w:p>
    <w:p w14:paraId="2E8E34CA" w14:textId="77777777" w:rsidR="00837265" w:rsidRDefault="00000000">
      <w:pPr>
        <w:spacing w:after="393"/>
        <w:jc w:val="center"/>
        <w:rPr>
          <w:u w:val="single"/>
        </w:rPr>
      </w:pPr>
      <w:r>
        <w:rPr>
          <w:b/>
          <w:u w:val="single"/>
        </w:rPr>
        <w:t>8. HOURS OF WORK</w:t>
      </w:r>
      <w:r>
        <w:rPr>
          <w:u w:val="single"/>
        </w:rPr>
        <w:t xml:space="preserve">, </w:t>
      </w:r>
      <w:r>
        <w:rPr>
          <w:b/>
          <w:u w:val="single"/>
        </w:rPr>
        <w:t>LEAVE &amp; ATTENDANCE</w:t>
      </w:r>
    </w:p>
    <w:p w14:paraId="27ED0F88" w14:textId="203DB2ED" w:rsidR="007F13C2" w:rsidRDefault="007F13C2">
      <w:pPr>
        <w:spacing w:after="0"/>
        <w:jc w:val="both"/>
        <w:rPr>
          <w:ins w:id="2468" w:author="Kush Khalasi" w:date="2025-06-02T15:16:00Z" w16du:dateUtc="2025-06-02T09:46:00Z"/>
          <w:b/>
        </w:rPr>
      </w:pPr>
      <w:ins w:id="2469" w:author="Kush Khalasi" w:date="2025-06-02T15:10:00Z" w16du:dateUtc="2025-06-02T09:40:00Z">
        <w:r>
          <w:rPr>
            <w:b/>
          </w:rPr>
          <w:t xml:space="preserve">8.1 </w:t>
        </w:r>
      </w:ins>
      <w:ins w:id="2470" w:author="Kush Khalasi" w:date="2025-06-02T15:16:00Z" w16du:dateUtc="2025-06-02T09:46:00Z">
        <w:r>
          <w:rPr>
            <w:b/>
          </w:rPr>
          <w:t xml:space="preserve">        </w:t>
        </w:r>
      </w:ins>
      <w:ins w:id="2471" w:author="Kush Khalasi" w:date="2025-06-02T15:16:00Z">
        <w:r w:rsidRPr="007F13C2">
          <w:rPr>
            <w:b/>
          </w:rPr>
          <w:t>Monitoring and Regulating Employee Work Hours for Wellbeing</w:t>
        </w:r>
      </w:ins>
    </w:p>
    <w:p w14:paraId="7C51B3A9" w14:textId="4EFEF2D8" w:rsidR="007F13C2" w:rsidRDefault="007F13C2" w:rsidP="000F0FE5">
      <w:pPr>
        <w:spacing w:after="0"/>
        <w:ind w:left="720"/>
        <w:jc w:val="both"/>
        <w:rPr>
          <w:ins w:id="2472" w:author="Kush Khalasi" w:date="2025-06-02T15:33:00Z" w16du:dateUtc="2025-06-02T10:03:00Z"/>
          <w:bCs/>
          <w:lang w:val="en-IN"/>
        </w:rPr>
      </w:pPr>
      <w:ins w:id="2473" w:author="Kush Khalasi" w:date="2025-06-02T15:16:00Z">
        <w:r w:rsidRPr="007F13C2">
          <w:rPr>
            <w:bCs/>
            <w:lang w:val="en-IN"/>
            <w:rPrChange w:id="2474" w:author="Kush Khalasi" w:date="2025-06-02T15:17:00Z" w16du:dateUtc="2025-06-02T09:47:00Z">
              <w:rPr>
                <w:b/>
                <w:lang w:val="en-IN"/>
              </w:rPr>
            </w:rPrChange>
          </w:rPr>
          <w:t>Riya Group actively safeguards its employees' health and productivity by managing working hours responsibly and minimizing the risk of overtime through established systems, oversight, and preventive action. The following measures are implemented and consistently enforced across all office locations:</w:t>
        </w:r>
      </w:ins>
    </w:p>
    <w:p w14:paraId="29B1E345" w14:textId="77777777" w:rsidR="007C262C" w:rsidRPr="007F13C2" w:rsidRDefault="007C262C" w:rsidP="000F0FE5">
      <w:pPr>
        <w:spacing w:after="0"/>
        <w:ind w:left="720"/>
        <w:jc w:val="both"/>
        <w:rPr>
          <w:ins w:id="2475" w:author="Kush Khalasi" w:date="2025-06-02T15:16:00Z"/>
          <w:bCs/>
          <w:lang w:val="en-IN"/>
          <w:rPrChange w:id="2476" w:author="Kush Khalasi" w:date="2025-06-02T15:17:00Z" w16du:dateUtc="2025-06-02T09:47:00Z">
            <w:rPr>
              <w:ins w:id="2477" w:author="Kush Khalasi" w:date="2025-06-02T15:16:00Z"/>
              <w:b/>
              <w:lang w:val="en-IN"/>
            </w:rPr>
          </w:rPrChange>
        </w:rPr>
      </w:pPr>
    </w:p>
    <w:p w14:paraId="1F3ED8E8" w14:textId="080A6FC6" w:rsidR="007F13C2" w:rsidRPr="007F13C2" w:rsidRDefault="007F13C2">
      <w:pPr>
        <w:numPr>
          <w:ilvl w:val="0"/>
          <w:numId w:val="44"/>
        </w:numPr>
        <w:spacing w:after="0"/>
        <w:jc w:val="both"/>
        <w:rPr>
          <w:ins w:id="2478" w:author="Kush Khalasi" w:date="2025-06-02T15:16:00Z"/>
          <w:bCs/>
          <w:lang w:val="en-IN"/>
          <w:rPrChange w:id="2479" w:author="Kush Khalasi" w:date="2025-06-02T15:19:00Z" w16du:dateUtc="2025-06-02T09:49:00Z">
            <w:rPr>
              <w:ins w:id="2480" w:author="Kush Khalasi" w:date="2025-06-02T15:16:00Z"/>
              <w:b/>
              <w:lang w:val="en-IN"/>
            </w:rPr>
          </w:rPrChange>
        </w:rPr>
        <w:pPrChange w:id="2481" w:author="Kush Khalasi" w:date="2025-06-02T15:17:00Z" w16du:dateUtc="2025-06-02T09:47:00Z">
          <w:pPr>
            <w:spacing w:after="0"/>
            <w:jc w:val="both"/>
          </w:pPr>
        </w:pPrChange>
      </w:pPr>
      <w:ins w:id="2482" w:author="Kush Khalasi" w:date="2025-06-02T15:16:00Z">
        <w:r w:rsidRPr="007F13C2">
          <w:rPr>
            <w:b/>
            <w:bCs/>
            <w:lang w:val="en-IN"/>
          </w:rPr>
          <w:t xml:space="preserve">Digital Time &amp; Attendance </w:t>
        </w:r>
        <w:r w:rsidRPr="007F13C2">
          <w:rPr>
            <w:b/>
            <w:bCs/>
            <w:rPrChange w:id="2483" w:author="Kush Khalasi" w:date="2025-06-02T15:19:00Z" w16du:dateUtc="2025-06-02T09:49:00Z">
              <w:rPr>
                <w:b/>
                <w:bCs/>
                <w:lang w:val="en-IN"/>
              </w:rPr>
            </w:rPrChange>
          </w:rPr>
          <w:t>System</w:t>
        </w:r>
      </w:ins>
      <w:ins w:id="2484" w:author="Kush Khalasi" w:date="2025-06-02T15:19:00Z" w16du:dateUtc="2025-06-02T09:49:00Z">
        <w:r w:rsidRPr="007F13C2">
          <w:rPr>
            <w:b/>
            <w:bCs/>
            <w:rPrChange w:id="2485" w:author="Kush Khalasi" w:date="2025-06-02T15:19:00Z" w16du:dateUtc="2025-06-02T09:49:00Z">
              <w:rPr/>
            </w:rPrChange>
          </w:rPr>
          <w:t>:</w:t>
        </w:r>
        <w:r>
          <w:t xml:space="preserve"> </w:t>
        </w:r>
      </w:ins>
      <w:ins w:id="2486" w:author="Kush Khalasi" w:date="2025-06-02T15:16:00Z">
        <w:r w:rsidRPr="007F13C2">
          <w:rPr>
            <w:bCs/>
            <w:lang w:val="en-IN"/>
            <w:rPrChange w:id="2487" w:author="Kush Khalasi" w:date="2025-06-02T15:19:00Z" w16du:dateUtc="2025-06-02T09:49:00Z">
              <w:rPr>
                <w:b/>
                <w:lang w:val="en-IN"/>
              </w:rPr>
            </w:rPrChange>
          </w:rPr>
          <w:t>All employees are required to log their working hours using a centralized HRMS portal (riyahrms.peoplestrong.com/</w:t>
        </w:r>
        <w:proofErr w:type="spellStart"/>
        <w:r w:rsidRPr="007F13C2">
          <w:rPr>
            <w:bCs/>
            <w:lang w:val="en-IN"/>
            <w:rPrChange w:id="2488" w:author="Kush Khalasi" w:date="2025-06-02T15:19:00Z" w16du:dateUtc="2025-06-02T09:49:00Z">
              <w:rPr>
                <w:b/>
                <w:lang w:val="en-IN"/>
              </w:rPr>
            </w:rPrChange>
          </w:rPr>
          <w:t>altLogin</w:t>
        </w:r>
        <w:proofErr w:type="spellEnd"/>
        <w:r w:rsidRPr="007F13C2">
          <w:rPr>
            <w:bCs/>
            <w:lang w:val="en-IN"/>
            <w:rPrChange w:id="2489" w:author="Kush Khalasi" w:date="2025-06-02T15:19:00Z" w16du:dateUtc="2025-06-02T09:49:00Z">
              <w:rPr>
                <w:b/>
                <w:lang w:val="en-IN"/>
              </w:rPr>
            </w:rPrChange>
          </w:rPr>
          <w:t>). This ensures accurate capture of punch-in/out times, late marks, early departures, and work shift adherence. The system provides transparent data to both employees and supervisors.</w:t>
        </w:r>
      </w:ins>
    </w:p>
    <w:p w14:paraId="1D1E146F" w14:textId="1DACE78C" w:rsidR="007F13C2" w:rsidRPr="007F13C2" w:rsidRDefault="007F13C2">
      <w:pPr>
        <w:numPr>
          <w:ilvl w:val="0"/>
          <w:numId w:val="44"/>
        </w:numPr>
        <w:spacing w:after="0"/>
        <w:jc w:val="both"/>
        <w:rPr>
          <w:ins w:id="2490" w:author="Kush Khalasi" w:date="2025-06-02T15:16:00Z"/>
          <w:b/>
          <w:lang w:val="en-IN"/>
        </w:rPr>
        <w:pPrChange w:id="2491" w:author="Kush Khalasi" w:date="2025-06-02T15:17:00Z" w16du:dateUtc="2025-06-02T09:47:00Z">
          <w:pPr>
            <w:spacing w:after="0"/>
            <w:jc w:val="both"/>
          </w:pPr>
        </w:pPrChange>
      </w:pPr>
      <w:ins w:id="2492" w:author="Kush Khalasi" w:date="2025-06-02T15:16:00Z">
        <w:r w:rsidRPr="007F13C2">
          <w:rPr>
            <w:b/>
            <w:bCs/>
            <w:lang w:val="en-IN"/>
          </w:rPr>
          <w:t>Periodic Review of Work Hour Data</w:t>
        </w:r>
      </w:ins>
      <w:ins w:id="2493" w:author="Kush Khalasi" w:date="2025-06-02T15:17:00Z" w16du:dateUtc="2025-06-02T09:47:00Z">
        <w:r w:rsidRPr="007F13C2">
          <w:rPr>
            <w:b/>
            <w:bCs/>
            <w:lang w:val="en-IN"/>
            <w:rPrChange w:id="2494" w:author="Kush Khalasi" w:date="2025-06-02T15:19:00Z" w16du:dateUtc="2025-06-02T09:49:00Z">
              <w:rPr>
                <w:lang w:val="en-IN"/>
              </w:rPr>
            </w:rPrChange>
          </w:rPr>
          <w:t>:</w:t>
        </w:r>
      </w:ins>
      <w:ins w:id="2495" w:author="Kush Khalasi" w:date="2025-06-02T15:18:00Z" w16du:dateUtc="2025-06-02T09:48:00Z">
        <w:r w:rsidRPr="007F13C2">
          <w:rPr>
            <w:b/>
            <w:bCs/>
            <w:lang w:val="en-IN"/>
            <w:rPrChange w:id="2496" w:author="Kush Khalasi" w:date="2025-06-02T15:19:00Z" w16du:dateUtc="2025-06-02T09:49:00Z">
              <w:rPr>
                <w:lang w:val="en-IN"/>
              </w:rPr>
            </w:rPrChange>
          </w:rPr>
          <w:t xml:space="preserve"> </w:t>
        </w:r>
      </w:ins>
      <w:ins w:id="2497" w:author="Kush Khalasi" w:date="2025-06-02T15:16:00Z">
        <w:r w:rsidRPr="007F13C2">
          <w:rPr>
            <w:b/>
            <w:bCs/>
            <w:lang w:val="en-IN"/>
          </w:rPr>
          <w:t>HR</w:t>
        </w:r>
        <w:r w:rsidRPr="007F13C2">
          <w:rPr>
            <w:bCs/>
            <w:lang w:val="en-IN"/>
            <w:rPrChange w:id="2498" w:author="Kush Khalasi" w:date="2025-06-02T15:18:00Z" w16du:dateUtc="2025-06-02T09:48:00Z">
              <w:rPr>
                <w:b/>
                <w:lang w:val="en-IN"/>
              </w:rPr>
            </w:rPrChange>
          </w:rPr>
          <w:t xml:space="preserve"> and Admin teams regularly review attendance logs and shift compliance data to detect:</w:t>
        </w:r>
      </w:ins>
    </w:p>
    <w:p w14:paraId="2602B5E6" w14:textId="77777777" w:rsidR="007F13C2" w:rsidRPr="007F13C2" w:rsidRDefault="007F13C2">
      <w:pPr>
        <w:numPr>
          <w:ilvl w:val="1"/>
          <w:numId w:val="44"/>
        </w:numPr>
        <w:spacing w:after="0"/>
        <w:rPr>
          <w:ins w:id="2499" w:author="Kush Khalasi" w:date="2025-06-02T15:16:00Z"/>
          <w:rPrChange w:id="2500" w:author="Kush Khalasi" w:date="2025-06-02T15:18:00Z" w16du:dateUtc="2025-06-02T09:48:00Z">
            <w:rPr>
              <w:ins w:id="2501" w:author="Kush Khalasi" w:date="2025-06-02T15:16:00Z"/>
              <w:b/>
              <w:lang w:val="en-IN"/>
            </w:rPr>
          </w:rPrChange>
        </w:rPr>
        <w:pPrChange w:id="2502" w:author="Kush Khalasi" w:date="2025-06-02T15:18:00Z" w16du:dateUtc="2025-06-02T09:48:00Z">
          <w:pPr>
            <w:numPr>
              <w:numId w:val="54"/>
            </w:numPr>
            <w:tabs>
              <w:tab w:val="num" w:pos="720"/>
            </w:tabs>
            <w:spacing w:after="0"/>
            <w:ind w:left="720" w:hanging="360"/>
            <w:jc w:val="both"/>
          </w:pPr>
        </w:pPrChange>
      </w:pPr>
      <w:ins w:id="2503" w:author="Kush Khalasi" w:date="2025-06-02T15:16:00Z">
        <w:r w:rsidRPr="007F13C2">
          <w:rPr>
            <w:rPrChange w:id="2504" w:author="Kush Khalasi" w:date="2025-06-02T15:18:00Z" w16du:dateUtc="2025-06-02T09:48:00Z">
              <w:rPr>
                <w:b/>
                <w:lang w:val="en-IN"/>
              </w:rPr>
            </w:rPrChange>
          </w:rPr>
          <w:t>Excessive overtime trends</w:t>
        </w:r>
      </w:ins>
    </w:p>
    <w:p w14:paraId="51090EA6" w14:textId="77777777" w:rsidR="007F13C2" w:rsidRPr="007F13C2" w:rsidRDefault="007F13C2">
      <w:pPr>
        <w:numPr>
          <w:ilvl w:val="1"/>
          <w:numId w:val="44"/>
        </w:numPr>
        <w:spacing w:after="0"/>
        <w:rPr>
          <w:ins w:id="2505" w:author="Kush Khalasi" w:date="2025-06-02T15:16:00Z"/>
          <w:rPrChange w:id="2506" w:author="Kush Khalasi" w:date="2025-06-02T15:18:00Z" w16du:dateUtc="2025-06-02T09:48:00Z">
            <w:rPr>
              <w:ins w:id="2507" w:author="Kush Khalasi" w:date="2025-06-02T15:16:00Z"/>
              <w:b/>
              <w:lang w:val="en-IN"/>
            </w:rPr>
          </w:rPrChange>
        </w:rPr>
        <w:pPrChange w:id="2508" w:author="Kush Khalasi" w:date="2025-06-02T15:18:00Z" w16du:dateUtc="2025-06-02T09:48:00Z">
          <w:pPr>
            <w:numPr>
              <w:numId w:val="54"/>
            </w:numPr>
            <w:tabs>
              <w:tab w:val="num" w:pos="720"/>
            </w:tabs>
            <w:spacing w:after="0"/>
            <w:ind w:left="720" w:hanging="360"/>
            <w:jc w:val="both"/>
          </w:pPr>
        </w:pPrChange>
      </w:pPr>
      <w:ins w:id="2509" w:author="Kush Khalasi" w:date="2025-06-02T15:16:00Z">
        <w:r w:rsidRPr="007F13C2">
          <w:rPr>
            <w:rPrChange w:id="2510" w:author="Kush Khalasi" w:date="2025-06-02T15:18:00Z" w16du:dateUtc="2025-06-02T09:48:00Z">
              <w:rPr>
                <w:b/>
                <w:lang w:val="en-IN"/>
              </w:rPr>
            </w:rPrChange>
          </w:rPr>
          <w:t>Frequent late stays or early logins</w:t>
        </w:r>
      </w:ins>
    </w:p>
    <w:p w14:paraId="6383C4D4" w14:textId="77777777" w:rsidR="007F13C2" w:rsidRPr="007F13C2" w:rsidRDefault="007F13C2">
      <w:pPr>
        <w:numPr>
          <w:ilvl w:val="1"/>
          <w:numId w:val="44"/>
        </w:numPr>
        <w:spacing w:after="0"/>
        <w:rPr>
          <w:ins w:id="2511" w:author="Kush Khalasi" w:date="2025-06-02T15:16:00Z"/>
          <w:rPrChange w:id="2512" w:author="Kush Khalasi" w:date="2025-06-02T15:18:00Z" w16du:dateUtc="2025-06-02T09:48:00Z">
            <w:rPr>
              <w:ins w:id="2513" w:author="Kush Khalasi" w:date="2025-06-02T15:16:00Z"/>
              <w:b/>
              <w:lang w:val="en-IN"/>
            </w:rPr>
          </w:rPrChange>
        </w:rPr>
        <w:pPrChange w:id="2514" w:author="Kush Khalasi" w:date="2025-06-02T15:18:00Z" w16du:dateUtc="2025-06-02T09:48:00Z">
          <w:pPr>
            <w:numPr>
              <w:numId w:val="54"/>
            </w:numPr>
            <w:tabs>
              <w:tab w:val="num" w:pos="720"/>
            </w:tabs>
            <w:spacing w:after="0"/>
            <w:ind w:left="720" w:hanging="360"/>
            <w:jc w:val="both"/>
          </w:pPr>
        </w:pPrChange>
      </w:pPr>
      <w:ins w:id="2515" w:author="Kush Khalasi" w:date="2025-06-02T15:16:00Z">
        <w:r w:rsidRPr="007F13C2">
          <w:rPr>
            <w:rPrChange w:id="2516" w:author="Kush Khalasi" w:date="2025-06-02T15:18:00Z" w16du:dateUtc="2025-06-02T09:48:00Z">
              <w:rPr>
                <w:b/>
                <w:lang w:val="en-IN"/>
              </w:rPr>
            </w:rPrChange>
          </w:rPr>
          <w:t>Work-hour deviations from policy</w:t>
        </w:r>
      </w:ins>
    </w:p>
    <w:p w14:paraId="5122E0A4" w14:textId="77777777" w:rsidR="007F13C2" w:rsidRPr="007F13C2" w:rsidRDefault="007F13C2">
      <w:pPr>
        <w:spacing w:after="0"/>
        <w:ind w:left="720"/>
        <w:jc w:val="both"/>
        <w:rPr>
          <w:ins w:id="2517" w:author="Kush Khalasi" w:date="2025-06-02T15:16:00Z"/>
          <w:bCs/>
          <w:lang w:val="en-IN"/>
          <w:rPrChange w:id="2518" w:author="Kush Khalasi" w:date="2025-06-02T15:18:00Z" w16du:dateUtc="2025-06-02T09:48:00Z">
            <w:rPr>
              <w:ins w:id="2519" w:author="Kush Khalasi" w:date="2025-06-02T15:16:00Z"/>
              <w:b/>
              <w:lang w:val="en-IN"/>
            </w:rPr>
          </w:rPrChange>
        </w:rPr>
        <w:pPrChange w:id="2520" w:author="Kush Khalasi" w:date="2025-06-02T15:17:00Z" w16du:dateUtc="2025-06-02T09:47:00Z">
          <w:pPr>
            <w:spacing w:after="0"/>
            <w:jc w:val="both"/>
          </w:pPr>
        </w:pPrChange>
      </w:pPr>
      <w:ins w:id="2521" w:author="Kush Khalasi" w:date="2025-06-02T15:16:00Z">
        <w:r w:rsidRPr="007F13C2">
          <w:rPr>
            <w:bCs/>
            <w:lang w:val="en-IN"/>
            <w:rPrChange w:id="2522" w:author="Kush Khalasi" w:date="2025-06-02T15:18:00Z" w16du:dateUtc="2025-06-02T09:48:00Z">
              <w:rPr>
                <w:b/>
                <w:lang w:val="en-IN"/>
              </w:rPr>
            </w:rPrChange>
          </w:rPr>
          <w:t>Any anomalies are flagged for prompt review and resolution with the concerned department.</w:t>
        </w:r>
      </w:ins>
    </w:p>
    <w:p w14:paraId="1AD8E5B5" w14:textId="1F3EA813" w:rsidR="007F13C2" w:rsidRPr="007F13C2" w:rsidRDefault="007F13C2">
      <w:pPr>
        <w:numPr>
          <w:ilvl w:val="0"/>
          <w:numId w:val="44"/>
        </w:numPr>
        <w:spacing w:after="0"/>
        <w:jc w:val="both"/>
        <w:rPr>
          <w:ins w:id="2523" w:author="Kush Khalasi" w:date="2025-06-02T15:16:00Z"/>
          <w:bCs/>
          <w:lang w:val="en-IN"/>
          <w:rPrChange w:id="2524" w:author="Kush Khalasi" w:date="2025-06-02T15:18:00Z" w16du:dateUtc="2025-06-02T09:48:00Z">
            <w:rPr>
              <w:ins w:id="2525" w:author="Kush Khalasi" w:date="2025-06-02T15:16:00Z"/>
              <w:b/>
              <w:lang w:val="en-IN"/>
            </w:rPr>
          </w:rPrChange>
        </w:rPr>
        <w:pPrChange w:id="2526" w:author="Kush Khalasi" w:date="2025-06-02T15:17:00Z" w16du:dateUtc="2025-06-02T09:47:00Z">
          <w:pPr>
            <w:spacing w:after="0"/>
            <w:jc w:val="both"/>
          </w:pPr>
        </w:pPrChange>
      </w:pPr>
      <w:ins w:id="2527" w:author="Kush Khalasi" w:date="2025-06-02T15:16:00Z">
        <w:r w:rsidRPr="007F13C2">
          <w:rPr>
            <w:b/>
            <w:bCs/>
            <w:lang w:val="en-IN"/>
          </w:rPr>
          <w:t xml:space="preserve">Approval-Based </w:t>
        </w:r>
        <w:r w:rsidRPr="007F13C2">
          <w:rPr>
            <w:b/>
            <w:bCs/>
            <w:rPrChange w:id="2528" w:author="Kush Khalasi" w:date="2025-06-02T15:19:00Z" w16du:dateUtc="2025-06-02T09:49:00Z">
              <w:rPr>
                <w:b/>
                <w:bCs/>
                <w:lang w:val="en-IN"/>
              </w:rPr>
            </w:rPrChange>
          </w:rPr>
          <w:t>Overtime</w:t>
        </w:r>
        <w:r w:rsidRPr="007F13C2">
          <w:rPr>
            <w:b/>
            <w:bCs/>
            <w:lang w:val="en-IN"/>
          </w:rPr>
          <w:t xml:space="preserve"> Protocol</w:t>
        </w:r>
      </w:ins>
      <w:ins w:id="2529" w:author="Kush Khalasi" w:date="2025-06-02T15:18:00Z" w16du:dateUtc="2025-06-02T09:48:00Z">
        <w:r w:rsidRPr="007F13C2">
          <w:rPr>
            <w:b/>
            <w:bCs/>
            <w:lang w:val="en-IN"/>
          </w:rPr>
          <w:t>:</w:t>
        </w:r>
        <w:r w:rsidRPr="007F13C2">
          <w:rPr>
            <w:lang w:val="en-IN"/>
            <w:rPrChange w:id="2530" w:author="Kush Khalasi" w:date="2025-06-02T15:18:00Z" w16du:dateUtc="2025-06-02T09:48:00Z">
              <w:rPr>
                <w:b/>
                <w:bCs/>
                <w:lang w:val="en-IN"/>
              </w:rPr>
            </w:rPrChange>
          </w:rPr>
          <w:t xml:space="preserve"> </w:t>
        </w:r>
      </w:ins>
      <w:ins w:id="2531" w:author="Kush Khalasi" w:date="2025-06-02T15:16:00Z">
        <w:r w:rsidRPr="007F13C2">
          <w:rPr>
            <w:bCs/>
            <w:lang w:val="en-IN"/>
            <w:rPrChange w:id="2532" w:author="Kush Khalasi" w:date="2025-06-02T15:18:00Z" w16du:dateUtc="2025-06-02T09:48:00Z">
              <w:rPr>
                <w:b/>
                <w:lang w:val="en-IN"/>
              </w:rPr>
            </w:rPrChange>
          </w:rPr>
          <w:t xml:space="preserve">Working beyond scheduled hours is not permitted without prior written approval from reporting managers. Ad-hoc or undocumented overtime is discouraged, and repeat </w:t>
        </w:r>
        <w:r w:rsidRPr="007F13C2">
          <w:rPr>
            <w:bCs/>
            <w:lang w:val="en-IN"/>
            <w:rPrChange w:id="2533" w:author="Kush Khalasi" w:date="2025-06-02T15:18:00Z" w16du:dateUtc="2025-06-02T09:48:00Z">
              <w:rPr>
                <w:b/>
                <w:lang w:val="en-IN"/>
              </w:rPr>
            </w:rPrChange>
          </w:rPr>
          <w:lastRenderedPageBreak/>
          <w:t>occurrences are escalated to HR for compliance checks. Approved overtime is tracked to ensure fairness and avoid misuse.</w:t>
        </w:r>
      </w:ins>
    </w:p>
    <w:p w14:paraId="75135C62" w14:textId="43CB4671" w:rsidR="007F13C2" w:rsidRPr="007F13C2" w:rsidRDefault="007F13C2">
      <w:pPr>
        <w:numPr>
          <w:ilvl w:val="0"/>
          <w:numId w:val="44"/>
        </w:numPr>
        <w:spacing w:after="0"/>
        <w:jc w:val="both"/>
        <w:rPr>
          <w:ins w:id="2534" w:author="Kush Khalasi" w:date="2025-06-02T15:16:00Z"/>
          <w:b/>
          <w:lang w:val="en-IN"/>
        </w:rPr>
        <w:pPrChange w:id="2535" w:author="Kush Khalasi" w:date="2025-06-02T15:17:00Z" w16du:dateUtc="2025-06-02T09:47:00Z">
          <w:pPr>
            <w:spacing w:after="0"/>
            <w:jc w:val="both"/>
          </w:pPr>
        </w:pPrChange>
      </w:pPr>
      <w:ins w:id="2536" w:author="Kush Khalasi" w:date="2025-06-02T15:16:00Z">
        <w:r w:rsidRPr="007F13C2">
          <w:rPr>
            <w:b/>
            <w:bCs/>
            <w:lang w:val="en-IN"/>
          </w:rPr>
          <w:t xml:space="preserve">Team Manager </w:t>
        </w:r>
        <w:r w:rsidRPr="007F13C2">
          <w:rPr>
            <w:b/>
            <w:bCs/>
            <w:rPrChange w:id="2537" w:author="Kush Khalasi" w:date="2025-06-02T15:19:00Z" w16du:dateUtc="2025-06-02T09:49:00Z">
              <w:rPr>
                <w:b/>
                <w:bCs/>
                <w:lang w:val="en-IN"/>
              </w:rPr>
            </w:rPrChange>
          </w:rPr>
          <w:t>Accountability</w:t>
        </w:r>
      </w:ins>
      <w:ins w:id="2538" w:author="Kush Khalasi" w:date="2025-06-02T15:18:00Z" w16du:dateUtc="2025-06-02T09:48:00Z">
        <w:r>
          <w:t xml:space="preserve">: </w:t>
        </w:r>
      </w:ins>
      <w:ins w:id="2539" w:author="Kush Khalasi" w:date="2025-06-02T15:16:00Z">
        <w:r w:rsidRPr="007F13C2">
          <w:rPr>
            <w:bCs/>
            <w:lang w:val="en-IN"/>
            <w:rPrChange w:id="2540" w:author="Kush Khalasi" w:date="2025-06-02T15:18:00Z" w16du:dateUtc="2025-06-02T09:48:00Z">
              <w:rPr>
                <w:b/>
                <w:lang w:val="en-IN"/>
              </w:rPr>
            </w:rPrChange>
          </w:rPr>
          <w:t>Supervisors receive regular summaries of their team’s attendance and time reports. They are accountable for managing workload distribution, ensuring employees do not face burnout, and intervening early in cases of recurring late hours or overwork signals.</w:t>
        </w:r>
      </w:ins>
    </w:p>
    <w:p w14:paraId="6A3CAC33" w14:textId="1420CB5B" w:rsidR="007F13C2" w:rsidRPr="007F13C2" w:rsidRDefault="007F13C2">
      <w:pPr>
        <w:numPr>
          <w:ilvl w:val="0"/>
          <w:numId w:val="44"/>
        </w:numPr>
        <w:spacing w:after="0"/>
        <w:jc w:val="both"/>
        <w:rPr>
          <w:ins w:id="2541" w:author="Kush Khalasi" w:date="2025-06-02T15:16:00Z"/>
          <w:bCs/>
          <w:lang w:val="en-IN"/>
          <w:rPrChange w:id="2542" w:author="Kush Khalasi" w:date="2025-06-02T15:18:00Z" w16du:dateUtc="2025-06-02T09:48:00Z">
            <w:rPr>
              <w:ins w:id="2543" w:author="Kush Khalasi" w:date="2025-06-02T15:16:00Z"/>
              <w:b/>
              <w:lang w:val="en-IN"/>
            </w:rPr>
          </w:rPrChange>
        </w:rPr>
        <w:pPrChange w:id="2544" w:author="Kush Khalasi" w:date="2025-06-02T15:17:00Z" w16du:dateUtc="2025-06-02T09:47:00Z">
          <w:pPr>
            <w:spacing w:after="0"/>
            <w:jc w:val="both"/>
          </w:pPr>
        </w:pPrChange>
      </w:pPr>
      <w:ins w:id="2545" w:author="Kush Khalasi" w:date="2025-06-02T15:16:00Z">
        <w:r w:rsidRPr="007F13C2">
          <w:rPr>
            <w:b/>
            <w:bCs/>
            <w:lang w:val="en-IN"/>
          </w:rPr>
          <w:t>Compliance with Labor Standards</w:t>
        </w:r>
      </w:ins>
      <w:ins w:id="2546" w:author="Kush Khalasi" w:date="2025-06-02T15:18:00Z" w16du:dateUtc="2025-06-02T09:48:00Z">
        <w:r w:rsidRPr="007F13C2">
          <w:rPr>
            <w:b/>
            <w:bCs/>
            <w:lang w:val="en-IN"/>
          </w:rPr>
          <w:t xml:space="preserve">: </w:t>
        </w:r>
      </w:ins>
      <w:ins w:id="2547" w:author="Kush Khalasi" w:date="2025-06-02T15:16:00Z">
        <w:r w:rsidRPr="007F13C2">
          <w:rPr>
            <w:bCs/>
            <w:lang w:val="en-IN"/>
            <w:rPrChange w:id="2548" w:author="Kush Khalasi" w:date="2025-06-02T15:18:00Z" w16du:dateUtc="2025-06-02T09:48:00Z">
              <w:rPr>
                <w:b/>
                <w:lang w:val="en-IN"/>
              </w:rPr>
            </w:rPrChange>
          </w:rPr>
          <w:t>These systems ensure strict adherence to company policy and applicable labor regulations. Riya Group treats the responsible management of employee working hours as a core part of its employee wellbeing and operational efficiency framework.</w:t>
        </w:r>
      </w:ins>
    </w:p>
    <w:p w14:paraId="3F954812" w14:textId="34A717F7" w:rsidR="007F13C2" w:rsidRPr="007F13C2" w:rsidRDefault="007F13C2">
      <w:pPr>
        <w:spacing w:after="0"/>
        <w:jc w:val="both"/>
        <w:rPr>
          <w:ins w:id="2549" w:author="Kush Khalasi" w:date="2025-06-02T15:10:00Z" w16du:dateUtc="2025-06-02T09:40:00Z"/>
          <w:b/>
          <w:lang w:val="en-IN"/>
          <w:rPrChange w:id="2550" w:author="Kush Khalasi" w:date="2025-06-02T15:16:00Z" w16du:dateUtc="2025-06-02T09:46:00Z">
            <w:rPr>
              <w:ins w:id="2551" w:author="Kush Khalasi" w:date="2025-06-02T15:10:00Z" w16du:dateUtc="2025-06-02T09:40:00Z"/>
              <w:b/>
            </w:rPr>
          </w:rPrChange>
        </w:rPr>
      </w:pPr>
    </w:p>
    <w:p w14:paraId="208BFB0F" w14:textId="1BD07A35" w:rsidR="00837265" w:rsidRDefault="00000000">
      <w:pPr>
        <w:spacing w:after="0"/>
        <w:jc w:val="both"/>
      </w:pPr>
      <w:r>
        <w:rPr>
          <w:b/>
        </w:rPr>
        <w:t xml:space="preserve">8.1 </w:t>
      </w:r>
      <w:r>
        <w:rPr>
          <w:b/>
        </w:rPr>
        <w:tab/>
        <w:t xml:space="preserve">Hours of work: </w:t>
      </w:r>
    </w:p>
    <w:p w14:paraId="352B217A" w14:textId="77777777" w:rsidR="00837265" w:rsidRDefault="00000000">
      <w:pPr>
        <w:spacing w:after="393"/>
        <w:ind w:left="720"/>
        <w:jc w:val="both"/>
        <w:rPr>
          <w:ins w:id="2552" w:author="Kush Khalasi" w:date="2025-06-02T15:20:00Z" w16du:dateUtc="2025-06-02T09:50:00Z"/>
        </w:rPr>
      </w:pPr>
      <w:r>
        <w:t>All the employees shall report for work at the pre-designated time notified to them at the time of appointment</w:t>
      </w:r>
      <w:r>
        <w:rPr>
          <w:b/>
        </w:rPr>
        <w:t xml:space="preserve">. Actual work timings </w:t>
      </w:r>
      <w:r>
        <w:t>will vary based on the location, customer service requirements and business requirements. The regional management from time to time will declare this. The following are the leave entitlements of a confirmed employee as per financial year.</w:t>
      </w:r>
    </w:p>
    <w:p w14:paraId="731605B3" w14:textId="06136C8B" w:rsidR="007F13C2" w:rsidRDefault="007F13C2" w:rsidP="007F13C2">
      <w:pPr>
        <w:spacing w:after="0"/>
        <w:jc w:val="both"/>
        <w:rPr>
          <w:ins w:id="2553" w:author="Kush Khalasi" w:date="2025-06-02T15:28:00Z" w16du:dateUtc="2025-06-02T09:58:00Z"/>
          <w:b/>
        </w:rPr>
      </w:pPr>
      <w:ins w:id="2554" w:author="Kush Khalasi" w:date="2025-06-02T15:20:00Z" w16du:dateUtc="2025-06-02T09:50:00Z">
        <w:r w:rsidRPr="007F13C2">
          <w:rPr>
            <w:b/>
            <w:rPrChange w:id="2555" w:author="Kush Khalasi" w:date="2025-06-02T15:20:00Z" w16du:dateUtc="2025-06-02T09:50:00Z">
              <w:rPr/>
            </w:rPrChange>
          </w:rPr>
          <w:t xml:space="preserve">8.3 </w:t>
        </w:r>
        <w:r>
          <w:rPr>
            <w:b/>
          </w:rPr>
          <w:t xml:space="preserve">        </w:t>
        </w:r>
      </w:ins>
      <w:ins w:id="2556" w:author="Kush Khalasi" w:date="2025-06-02T15:22:00Z">
        <w:r w:rsidR="000F0FE5" w:rsidRPr="000F0FE5">
          <w:rPr>
            <w:b/>
          </w:rPr>
          <w:t>Overtime Compensation and Fair Remuneration for Extended Hours</w:t>
        </w:r>
      </w:ins>
    </w:p>
    <w:p w14:paraId="710563FC" w14:textId="77777777" w:rsidR="000F0FE5" w:rsidRDefault="000F0FE5" w:rsidP="007F13C2">
      <w:pPr>
        <w:spacing w:after="0"/>
        <w:jc w:val="both"/>
        <w:rPr>
          <w:ins w:id="2557" w:author="Kush Khalasi" w:date="2025-06-02T15:20:00Z" w16du:dateUtc="2025-06-02T09:50:00Z"/>
          <w:b/>
        </w:rPr>
      </w:pPr>
    </w:p>
    <w:p w14:paraId="5D2AEFE6" w14:textId="0FB259DF" w:rsidR="000F0FE5" w:rsidRPr="000F0FE5" w:rsidRDefault="000F0FE5">
      <w:pPr>
        <w:spacing w:after="0"/>
        <w:ind w:left="720"/>
        <w:jc w:val="both"/>
        <w:rPr>
          <w:ins w:id="2558" w:author="Kush Khalasi" w:date="2025-06-02T15:22:00Z"/>
          <w:bCs/>
          <w:lang w:val="en-IN"/>
          <w:rPrChange w:id="2559" w:author="Kush Khalasi" w:date="2025-06-02T15:22:00Z" w16du:dateUtc="2025-06-02T09:52:00Z">
            <w:rPr>
              <w:ins w:id="2560" w:author="Kush Khalasi" w:date="2025-06-02T15:22:00Z"/>
              <w:b/>
              <w:lang w:val="en-IN"/>
            </w:rPr>
          </w:rPrChange>
        </w:rPr>
        <w:pPrChange w:id="2561" w:author="Kush Khalasi" w:date="2025-06-02T15:22:00Z" w16du:dateUtc="2025-06-02T09:52:00Z">
          <w:pPr>
            <w:spacing w:after="0"/>
            <w:jc w:val="both"/>
          </w:pPr>
        </w:pPrChange>
      </w:pPr>
      <w:ins w:id="2562" w:author="Kush Khalasi" w:date="2025-06-02T15:25:00Z" w16du:dateUtc="2025-06-02T09:55:00Z">
        <w:r>
          <w:rPr>
            <w:bCs/>
            <w:lang w:val="en-IN"/>
          </w:rPr>
          <w:t>We</w:t>
        </w:r>
      </w:ins>
      <w:ins w:id="2563" w:author="Kush Khalasi" w:date="2025-06-02T15:22:00Z">
        <w:r w:rsidRPr="000F0FE5">
          <w:rPr>
            <w:bCs/>
            <w:lang w:val="en-IN"/>
            <w:rPrChange w:id="2564" w:author="Kush Khalasi" w:date="2025-06-02T15:22:00Z" w16du:dateUtc="2025-06-02T09:52:00Z">
              <w:rPr>
                <w:b/>
                <w:lang w:val="en-IN"/>
              </w:rPr>
            </w:rPrChange>
          </w:rPr>
          <w:t xml:space="preserve"> recognizes the importance of fairly compensating employees for any hours worked beyond their standard contractual obligations. While the organization actively discourages unnecessary overtime to maintain employee wellbeing, it also ensures that any approved extended work is transparently tracked and duly compensated in compliance with policy.</w:t>
        </w:r>
      </w:ins>
    </w:p>
    <w:p w14:paraId="2EF34067" w14:textId="34522DE7" w:rsidR="000F0FE5" w:rsidRPr="000F0FE5" w:rsidRDefault="000F0FE5">
      <w:pPr>
        <w:numPr>
          <w:ilvl w:val="0"/>
          <w:numId w:val="44"/>
        </w:numPr>
        <w:spacing w:after="0"/>
        <w:jc w:val="both"/>
        <w:rPr>
          <w:ins w:id="2565" w:author="Kush Khalasi" w:date="2025-06-02T15:22:00Z"/>
          <w:bCs/>
          <w:lang w:val="en-IN"/>
          <w:rPrChange w:id="2566" w:author="Kush Khalasi" w:date="2025-06-02T15:23:00Z" w16du:dateUtc="2025-06-02T09:53:00Z">
            <w:rPr>
              <w:ins w:id="2567" w:author="Kush Khalasi" w:date="2025-06-02T15:22:00Z"/>
              <w:b/>
              <w:lang w:val="en-IN"/>
            </w:rPr>
          </w:rPrChange>
        </w:rPr>
        <w:pPrChange w:id="2568" w:author="Kush Khalasi" w:date="2025-06-02T15:22:00Z" w16du:dateUtc="2025-06-02T09:52:00Z">
          <w:pPr>
            <w:spacing w:after="0"/>
            <w:jc w:val="both"/>
          </w:pPr>
        </w:pPrChange>
      </w:pPr>
      <w:ins w:id="2569" w:author="Kush Khalasi" w:date="2025-06-02T15:22:00Z">
        <w:r w:rsidRPr="000F0FE5">
          <w:rPr>
            <w:b/>
            <w:lang w:val="en-IN"/>
          </w:rPr>
          <w:t>Overtime Requires Prior Approval</w:t>
        </w:r>
      </w:ins>
      <w:ins w:id="2570" w:author="Kush Khalasi" w:date="2025-06-02T15:23:00Z" w16du:dateUtc="2025-06-02T09:53:00Z">
        <w:r w:rsidRPr="000F0FE5">
          <w:rPr>
            <w:b/>
            <w:lang w:val="en-IN"/>
          </w:rPr>
          <w:t xml:space="preserve">: </w:t>
        </w:r>
      </w:ins>
      <w:ins w:id="2571" w:author="Kush Khalasi" w:date="2025-06-02T15:22:00Z">
        <w:r w:rsidRPr="000F0FE5">
          <w:rPr>
            <w:bCs/>
            <w:lang w:val="en-IN"/>
            <w:rPrChange w:id="2572" w:author="Kush Khalasi" w:date="2025-06-02T15:23:00Z" w16du:dateUtc="2025-06-02T09:53:00Z">
              <w:rPr>
                <w:b/>
                <w:lang w:val="en-IN"/>
              </w:rPr>
            </w:rPrChange>
          </w:rPr>
          <w:t xml:space="preserve">Employees must receive </w:t>
        </w:r>
        <w:r w:rsidRPr="000F0FE5">
          <w:rPr>
            <w:bCs/>
            <w:lang w:val="en-IN"/>
            <w:rPrChange w:id="2573" w:author="Kush Khalasi" w:date="2025-06-02T15:23:00Z" w16du:dateUtc="2025-06-02T09:53:00Z">
              <w:rPr>
                <w:b/>
                <w:bCs/>
                <w:lang w:val="en-IN"/>
              </w:rPr>
            </w:rPrChange>
          </w:rPr>
          <w:t>prior written approval</w:t>
        </w:r>
        <w:r w:rsidRPr="000F0FE5">
          <w:rPr>
            <w:bCs/>
            <w:lang w:val="en-IN"/>
            <w:rPrChange w:id="2574" w:author="Kush Khalasi" w:date="2025-06-02T15:23:00Z" w16du:dateUtc="2025-06-02T09:53:00Z">
              <w:rPr>
                <w:b/>
                <w:lang w:val="en-IN"/>
              </w:rPr>
            </w:rPrChange>
          </w:rPr>
          <w:t xml:space="preserve"> from their reporting manager for any work expected to extend beyond their assigned shift. This prevents unauthorized overtime and ensures that additional hours are both justified and documented.</w:t>
        </w:r>
      </w:ins>
    </w:p>
    <w:p w14:paraId="5942A83A" w14:textId="10D0BFE4" w:rsidR="000F0FE5" w:rsidRPr="000F0FE5" w:rsidRDefault="000F0FE5">
      <w:pPr>
        <w:numPr>
          <w:ilvl w:val="0"/>
          <w:numId w:val="44"/>
        </w:numPr>
        <w:spacing w:after="0"/>
        <w:jc w:val="both"/>
        <w:rPr>
          <w:ins w:id="2575" w:author="Kush Khalasi" w:date="2025-06-02T15:22:00Z"/>
          <w:bCs/>
          <w:lang w:val="en-IN"/>
          <w:rPrChange w:id="2576" w:author="Kush Khalasi" w:date="2025-06-02T15:23:00Z" w16du:dateUtc="2025-06-02T09:53:00Z">
            <w:rPr>
              <w:ins w:id="2577" w:author="Kush Khalasi" w:date="2025-06-02T15:22:00Z"/>
              <w:b/>
              <w:lang w:val="en-IN"/>
            </w:rPr>
          </w:rPrChange>
        </w:rPr>
        <w:pPrChange w:id="2578" w:author="Kush Khalasi" w:date="2025-06-02T15:22:00Z" w16du:dateUtc="2025-06-02T09:52:00Z">
          <w:pPr>
            <w:spacing w:after="0"/>
            <w:jc w:val="both"/>
          </w:pPr>
        </w:pPrChange>
      </w:pPr>
      <w:ins w:id="2579" w:author="Kush Khalasi" w:date="2025-06-02T15:22:00Z">
        <w:r w:rsidRPr="000F0FE5">
          <w:rPr>
            <w:b/>
            <w:lang w:val="en-IN"/>
          </w:rPr>
          <w:t>Overtime Compensation Through Leave or Pay</w:t>
        </w:r>
      </w:ins>
      <w:ins w:id="2580" w:author="Kush Khalasi" w:date="2025-06-02T15:23:00Z" w16du:dateUtc="2025-06-02T09:53:00Z">
        <w:r w:rsidRPr="000F0FE5">
          <w:rPr>
            <w:b/>
            <w:lang w:val="en-IN"/>
          </w:rPr>
          <w:t xml:space="preserve">: </w:t>
        </w:r>
      </w:ins>
      <w:ins w:id="2581" w:author="Kush Khalasi" w:date="2025-06-02T15:22:00Z">
        <w:r w:rsidRPr="000F0FE5">
          <w:rPr>
            <w:bCs/>
            <w:lang w:val="en-IN"/>
            <w:rPrChange w:id="2582" w:author="Kush Khalasi" w:date="2025-06-02T15:23:00Z" w16du:dateUtc="2025-06-02T09:53:00Z">
              <w:rPr>
                <w:b/>
                <w:lang w:val="en-IN"/>
              </w:rPr>
            </w:rPrChange>
          </w:rPr>
          <w:t>Riya Group provides compensation for overtime in the following ways:</w:t>
        </w:r>
      </w:ins>
    </w:p>
    <w:p w14:paraId="6D3C9D2C" w14:textId="77777777" w:rsidR="000F0FE5" w:rsidRDefault="000F0FE5" w:rsidP="000F0FE5">
      <w:pPr>
        <w:numPr>
          <w:ilvl w:val="1"/>
          <w:numId w:val="44"/>
        </w:numPr>
        <w:spacing w:after="0"/>
        <w:rPr>
          <w:ins w:id="2583" w:author="Kush Khalasi" w:date="2025-06-02T15:27:00Z" w16du:dateUtc="2025-06-02T09:57:00Z"/>
        </w:rPr>
      </w:pPr>
      <w:ins w:id="2584" w:author="Kush Khalasi" w:date="2025-06-02T15:22:00Z">
        <w:r w:rsidRPr="000F0FE5">
          <w:rPr>
            <w:bCs/>
            <w:lang w:val="en-IN"/>
            <w:rPrChange w:id="2585" w:author="Kush Khalasi" w:date="2025-06-02T15:22:00Z" w16du:dateUtc="2025-06-02T09:52:00Z">
              <w:rPr>
                <w:b/>
                <w:bCs/>
                <w:lang w:val="en-IN"/>
              </w:rPr>
            </w:rPrChange>
          </w:rPr>
          <w:t>Compensatory Off (Comp Off):</w:t>
        </w:r>
        <w:r w:rsidRPr="000F0FE5">
          <w:rPr>
            <w:bCs/>
            <w:lang w:val="en-IN"/>
            <w:rPrChange w:id="2586" w:author="Kush Khalasi" w:date="2025-06-02T15:22:00Z" w16du:dateUtc="2025-06-02T09:52:00Z">
              <w:rPr>
                <w:b/>
                <w:lang w:val="en-IN"/>
              </w:rPr>
            </w:rPrChange>
          </w:rPr>
          <w:t xml:space="preserve"> Employees </w:t>
        </w:r>
        <w:r w:rsidRPr="000F0FE5">
          <w:rPr>
            <w:rPrChange w:id="2587" w:author="Kush Khalasi" w:date="2025-06-02T15:23:00Z" w16du:dateUtc="2025-06-02T09:53:00Z">
              <w:rPr>
                <w:b/>
                <w:lang w:val="en-IN"/>
              </w:rPr>
            </w:rPrChange>
          </w:rPr>
          <w:t>working on public holidays, weekends, or beyond regular shift hours with approval are entitled to Comp Off. These must be availed within 15 calendar days of the overtime work, as recorded in the HRMS.</w:t>
        </w:r>
      </w:ins>
    </w:p>
    <w:p w14:paraId="25E6E703" w14:textId="77777777" w:rsidR="000F0FE5" w:rsidRPr="000F0FE5" w:rsidRDefault="000F0FE5">
      <w:pPr>
        <w:spacing w:after="0"/>
        <w:ind w:left="1440"/>
        <w:rPr>
          <w:ins w:id="2588" w:author="Kush Khalasi" w:date="2025-06-02T15:22:00Z"/>
          <w:rPrChange w:id="2589" w:author="Kush Khalasi" w:date="2025-06-02T15:23:00Z" w16du:dateUtc="2025-06-02T09:53:00Z">
            <w:rPr>
              <w:ins w:id="2590" w:author="Kush Khalasi" w:date="2025-06-02T15:22:00Z"/>
              <w:b/>
              <w:lang w:val="en-IN"/>
            </w:rPr>
          </w:rPrChange>
        </w:rPr>
        <w:pPrChange w:id="2591" w:author="Kush Khalasi" w:date="2025-06-02T15:27:00Z" w16du:dateUtc="2025-06-02T09:57:00Z">
          <w:pPr>
            <w:numPr>
              <w:numId w:val="55"/>
            </w:numPr>
            <w:tabs>
              <w:tab w:val="num" w:pos="720"/>
            </w:tabs>
            <w:spacing w:after="0"/>
            <w:ind w:left="720" w:hanging="360"/>
            <w:jc w:val="both"/>
          </w:pPr>
        </w:pPrChange>
      </w:pPr>
    </w:p>
    <w:p w14:paraId="49669499" w14:textId="77777777" w:rsidR="000F0FE5" w:rsidRDefault="000F0FE5" w:rsidP="000F0FE5">
      <w:pPr>
        <w:numPr>
          <w:ilvl w:val="1"/>
          <w:numId w:val="44"/>
        </w:numPr>
        <w:spacing w:after="0"/>
        <w:rPr>
          <w:ins w:id="2592" w:author="Kush Khalasi" w:date="2025-06-02T15:24:00Z" w16du:dateUtc="2025-06-02T09:54:00Z"/>
          <w:bCs/>
          <w:lang w:val="en-IN"/>
        </w:rPr>
      </w:pPr>
      <w:ins w:id="2593" w:author="Kush Khalasi" w:date="2025-06-02T15:22:00Z">
        <w:r w:rsidRPr="000F0FE5">
          <w:rPr>
            <w:rPrChange w:id="2594" w:author="Kush Khalasi" w:date="2025-06-02T15:23:00Z" w16du:dateUtc="2025-06-02T09:53:00Z">
              <w:rPr>
                <w:b/>
                <w:bCs/>
                <w:lang w:val="en-IN"/>
              </w:rPr>
            </w:rPrChange>
          </w:rPr>
          <w:t>Paid Overtime (as applicable):</w:t>
        </w:r>
        <w:r w:rsidRPr="000F0FE5">
          <w:rPr>
            <w:rPrChange w:id="2595" w:author="Kush Khalasi" w:date="2025-06-02T15:23:00Z" w16du:dateUtc="2025-06-02T09:53:00Z">
              <w:rPr>
                <w:b/>
                <w:lang w:val="en-IN"/>
              </w:rPr>
            </w:rPrChange>
          </w:rPr>
          <w:t xml:space="preserve"> In select business processes or locations (e.g., time-sensitive projects or client deliverables), approved overtime is compensated monetarily</w:t>
        </w:r>
        <w:r w:rsidRPr="000F0FE5">
          <w:rPr>
            <w:bCs/>
            <w:lang w:val="en-IN"/>
            <w:rPrChange w:id="2596" w:author="Kush Khalasi" w:date="2025-06-02T15:22:00Z" w16du:dateUtc="2025-06-02T09:52:00Z">
              <w:rPr>
                <w:b/>
                <w:lang w:val="en-IN"/>
              </w:rPr>
            </w:rPrChange>
          </w:rPr>
          <w:t xml:space="preserve"> based on predefined rates, especially where Comp Off is not feasible.</w:t>
        </w:r>
      </w:ins>
    </w:p>
    <w:p w14:paraId="3F98B322" w14:textId="77777777" w:rsidR="000F0FE5" w:rsidRPr="000F0FE5" w:rsidRDefault="000F0FE5">
      <w:pPr>
        <w:pStyle w:val="ListParagraph"/>
        <w:numPr>
          <w:ilvl w:val="0"/>
          <w:numId w:val="57"/>
        </w:numPr>
        <w:spacing w:after="0"/>
        <w:rPr>
          <w:ins w:id="2597" w:author="Kush Khalasi" w:date="2025-06-02T15:24:00Z" w16du:dateUtc="2025-06-02T09:54:00Z"/>
          <w:bCs/>
          <w:lang w:val="en-IN"/>
        </w:rPr>
        <w:pPrChange w:id="2598" w:author="Kush Khalasi" w:date="2025-06-02T15:24:00Z" w16du:dateUtc="2025-06-02T09:54:00Z">
          <w:pPr>
            <w:spacing w:after="0"/>
            <w:ind w:left="1440"/>
          </w:pPr>
        </w:pPrChange>
      </w:pPr>
      <w:ins w:id="2599" w:author="Kush Khalasi" w:date="2025-06-02T15:24:00Z" w16du:dateUtc="2025-06-02T09:54:00Z">
        <w:r w:rsidRPr="000F0FE5">
          <w:rPr>
            <w:bCs/>
            <w:lang w:val="en-IN"/>
          </w:rPr>
          <w:t>1.5 times the regular hourly rate for each hour worked beyond normal working hours on weekdays.</w:t>
        </w:r>
      </w:ins>
    </w:p>
    <w:p w14:paraId="77DF4E0A" w14:textId="4F604333" w:rsidR="000F0FE5" w:rsidRDefault="000F0FE5" w:rsidP="000F0FE5">
      <w:pPr>
        <w:pStyle w:val="ListParagraph"/>
        <w:numPr>
          <w:ilvl w:val="0"/>
          <w:numId w:val="57"/>
        </w:numPr>
        <w:spacing w:after="0"/>
        <w:rPr>
          <w:ins w:id="2600" w:author="Kush Khalasi" w:date="2025-06-02T15:25:00Z" w16du:dateUtc="2025-06-02T09:55:00Z"/>
          <w:bCs/>
          <w:lang w:val="en-IN"/>
        </w:rPr>
      </w:pPr>
      <w:ins w:id="2601" w:author="Kush Khalasi" w:date="2025-06-02T15:24:00Z" w16du:dateUtc="2025-06-02T09:54:00Z">
        <w:r w:rsidRPr="000F0FE5">
          <w:rPr>
            <w:bCs/>
            <w:lang w:val="en-IN"/>
          </w:rPr>
          <w:t>2 times the regular hourly rate for work performed on Sundays or public holidays (where Comp Off is not feasible or declined by the employee).</w:t>
        </w:r>
      </w:ins>
    </w:p>
    <w:p w14:paraId="4FAFCA34" w14:textId="7A289C14" w:rsidR="000F0FE5" w:rsidRPr="000F0FE5" w:rsidRDefault="000F0FE5" w:rsidP="000F0FE5">
      <w:pPr>
        <w:pStyle w:val="ListParagraph"/>
        <w:numPr>
          <w:ilvl w:val="0"/>
          <w:numId w:val="57"/>
        </w:numPr>
        <w:spacing w:after="0"/>
        <w:jc w:val="both"/>
        <w:rPr>
          <w:ins w:id="2602" w:author="Kush Khalasi" w:date="2025-06-02T15:26:00Z" w16du:dateUtc="2025-06-02T09:56:00Z"/>
          <w:bCs/>
          <w:lang w:val="en-IN"/>
          <w:rPrChange w:id="2603" w:author="Kush Khalasi" w:date="2025-06-02T15:26:00Z" w16du:dateUtc="2025-06-02T09:56:00Z">
            <w:rPr>
              <w:ins w:id="2604" w:author="Kush Khalasi" w:date="2025-06-02T15:26:00Z" w16du:dateUtc="2025-06-02T09:56:00Z"/>
              <w:bCs/>
            </w:rPr>
          </w:rPrChange>
        </w:rPr>
      </w:pPr>
      <w:ins w:id="2605" w:author="Kush Khalasi" w:date="2025-06-02T15:25:00Z">
        <w:r w:rsidRPr="000F0FE5">
          <w:rPr>
            <w:bCs/>
          </w:rPr>
          <w:t>Example: If an employee’s regular hourly rate is ₹300, then the overtime pay would be ₹450 per hour on weekdays and ₹600 per hour on holidays (if approved for payout instead of Comp Off).</w:t>
        </w:r>
      </w:ins>
    </w:p>
    <w:p w14:paraId="3D51F953" w14:textId="77777777" w:rsidR="000F0FE5" w:rsidRDefault="000F0FE5" w:rsidP="000F0FE5">
      <w:pPr>
        <w:spacing w:after="0"/>
        <w:jc w:val="both"/>
        <w:rPr>
          <w:ins w:id="2606" w:author="Kush Khalasi" w:date="2025-06-02T15:26:00Z" w16du:dateUtc="2025-06-02T09:56:00Z"/>
          <w:bCs/>
          <w:lang w:val="en-IN"/>
        </w:rPr>
      </w:pPr>
    </w:p>
    <w:p w14:paraId="162BAF07" w14:textId="43A07E12" w:rsidR="000F0FE5" w:rsidRPr="000F0FE5" w:rsidRDefault="000F0FE5">
      <w:pPr>
        <w:numPr>
          <w:ilvl w:val="1"/>
          <w:numId w:val="44"/>
        </w:numPr>
        <w:spacing w:after="0"/>
        <w:rPr>
          <w:ins w:id="2607" w:author="Kush Khalasi" w:date="2025-06-02T15:25:00Z" w16du:dateUtc="2025-06-02T09:55:00Z"/>
          <w:bCs/>
          <w:lang w:val="en-IN"/>
          <w:rPrChange w:id="2608" w:author="Kush Khalasi" w:date="2025-06-02T15:26:00Z" w16du:dateUtc="2025-06-02T09:56:00Z">
            <w:rPr>
              <w:ins w:id="2609" w:author="Kush Khalasi" w:date="2025-06-02T15:25:00Z" w16du:dateUtc="2025-06-02T09:55:00Z"/>
              <w:bCs/>
            </w:rPr>
          </w:rPrChange>
        </w:rPr>
        <w:pPrChange w:id="2610" w:author="Kush Khalasi" w:date="2025-06-02T15:27:00Z" w16du:dateUtc="2025-06-02T09:57:00Z">
          <w:pPr>
            <w:pStyle w:val="ListParagraph"/>
            <w:numPr>
              <w:numId w:val="57"/>
            </w:numPr>
            <w:spacing w:after="0"/>
            <w:ind w:left="2160" w:hanging="360"/>
          </w:pPr>
        </w:pPrChange>
      </w:pPr>
      <w:ins w:id="2611" w:author="Kush Khalasi" w:date="2025-06-02T15:27:00Z">
        <w:r w:rsidRPr="000F0FE5">
          <w:rPr>
            <w:bCs/>
          </w:rPr>
          <w:t xml:space="preserve">Overtime Eligibility </w:t>
        </w:r>
        <w:r w:rsidRPr="000F0FE5">
          <w:t>Conditions</w:t>
        </w:r>
      </w:ins>
    </w:p>
    <w:p w14:paraId="259F6A12" w14:textId="402C439D" w:rsidR="000F0FE5" w:rsidRPr="000F0FE5" w:rsidRDefault="000F0FE5">
      <w:pPr>
        <w:pStyle w:val="ListParagraph"/>
        <w:numPr>
          <w:ilvl w:val="0"/>
          <w:numId w:val="57"/>
        </w:numPr>
        <w:spacing w:after="0"/>
        <w:rPr>
          <w:ins w:id="2612" w:author="Kush Khalasi" w:date="2025-06-02T15:27:00Z" w16du:dateUtc="2025-06-02T09:57:00Z"/>
          <w:bCs/>
          <w:lang w:val="en-IN"/>
          <w:rPrChange w:id="2613" w:author="Kush Khalasi" w:date="2025-06-02T15:27:00Z" w16du:dateUtc="2025-06-02T09:57:00Z">
            <w:rPr>
              <w:ins w:id="2614" w:author="Kush Khalasi" w:date="2025-06-02T15:27:00Z" w16du:dateUtc="2025-06-02T09:57:00Z"/>
              <w:rFonts w:ascii="Times New Roman" w:eastAsia="Times New Roman" w:hAnsi="Times New Roman" w:cs="Times New Roman"/>
              <w:sz w:val="24"/>
              <w:szCs w:val="24"/>
              <w:lang w:val="en-IN"/>
            </w:rPr>
          </w:rPrChange>
        </w:rPr>
        <w:pPrChange w:id="2615" w:author="Kush Khalasi" w:date="2025-06-02T15:27:00Z" w16du:dateUtc="2025-06-02T09:57:00Z">
          <w:pPr>
            <w:pStyle w:val="ListParagraph"/>
            <w:widowControl/>
            <w:numPr>
              <w:numId w:val="44"/>
            </w:numPr>
            <w:spacing w:before="100" w:beforeAutospacing="1" w:after="100" w:afterAutospacing="1" w:line="240" w:lineRule="auto"/>
            <w:ind w:hanging="360"/>
          </w:pPr>
        </w:pPrChange>
      </w:pPr>
      <w:ins w:id="2616" w:author="Kush Khalasi" w:date="2025-06-02T15:27:00Z" w16du:dateUtc="2025-06-02T09:57:00Z">
        <w:r w:rsidRPr="000F0FE5">
          <w:rPr>
            <w:bCs/>
            <w:lang w:val="en-IN"/>
            <w:rPrChange w:id="2617" w:author="Kush Khalasi" w:date="2025-06-02T15:27:00Z" w16du:dateUtc="2025-06-02T09:57:00Z">
              <w:rPr>
                <w:rFonts w:ascii="Times New Roman" w:eastAsia="Times New Roman" w:hAnsi="Times New Roman" w:cs="Times New Roman"/>
                <w:sz w:val="24"/>
                <w:szCs w:val="24"/>
                <w:lang w:val="en-IN"/>
              </w:rPr>
            </w:rPrChange>
          </w:rPr>
          <w:t xml:space="preserve">Overtime must be </w:t>
        </w:r>
        <w:r w:rsidRPr="000F0FE5">
          <w:rPr>
            <w:bCs/>
            <w:lang w:val="en-IN"/>
            <w:rPrChange w:id="2618" w:author="Kush Khalasi" w:date="2025-06-02T15:27:00Z" w16du:dateUtc="2025-06-02T09:57:00Z">
              <w:rPr>
                <w:rFonts w:ascii="Times New Roman" w:eastAsia="Times New Roman" w:hAnsi="Times New Roman" w:cs="Times New Roman"/>
                <w:b/>
                <w:bCs/>
                <w:sz w:val="24"/>
                <w:szCs w:val="24"/>
                <w:lang w:val="en-IN"/>
              </w:rPr>
            </w:rPrChange>
          </w:rPr>
          <w:t>pre-approved in writing</w:t>
        </w:r>
        <w:r w:rsidRPr="000F0FE5">
          <w:rPr>
            <w:bCs/>
            <w:lang w:val="en-IN"/>
            <w:rPrChange w:id="2619" w:author="Kush Khalasi" w:date="2025-06-02T15:27:00Z" w16du:dateUtc="2025-06-02T09:57:00Z">
              <w:rPr>
                <w:rFonts w:ascii="Times New Roman" w:eastAsia="Times New Roman" w:hAnsi="Times New Roman" w:cs="Times New Roman"/>
                <w:sz w:val="24"/>
                <w:szCs w:val="24"/>
                <w:lang w:val="en-IN"/>
              </w:rPr>
            </w:rPrChange>
          </w:rPr>
          <w:t xml:space="preserve"> by the reporting manager.</w:t>
        </w:r>
      </w:ins>
    </w:p>
    <w:p w14:paraId="6FB4F859" w14:textId="4DA7D761" w:rsidR="000F0FE5" w:rsidRPr="000F0FE5" w:rsidRDefault="000F0FE5">
      <w:pPr>
        <w:pStyle w:val="ListParagraph"/>
        <w:numPr>
          <w:ilvl w:val="0"/>
          <w:numId w:val="57"/>
        </w:numPr>
        <w:spacing w:after="0"/>
        <w:rPr>
          <w:ins w:id="2620" w:author="Kush Khalasi" w:date="2025-06-02T15:27:00Z" w16du:dateUtc="2025-06-02T09:57:00Z"/>
          <w:bCs/>
          <w:lang w:val="en-IN"/>
          <w:rPrChange w:id="2621" w:author="Kush Khalasi" w:date="2025-06-02T15:27:00Z" w16du:dateUtc="2025-06-02T09:57:00Z">
            <w:rPr>
              <w:ins w:id="2622" w:author="Kush Khalasi" w:date="2025-06-02T15:27:00Z" w16du:dateUtc="2025-06-02T09:57:00Z"/>
              <w:rFonts w:ascii="Times New Roman" w:eastAsia="Times New Roman" w:hAnsi="Times New Roman" w:cs="Times New Roman"/>
              <w:sz w:val="24"/>
              <w:szCs w:val="24"/>
              <w:lang w:val="en-IN"/>
            </w:rPr>
          </w:rPrChange>
        </w:rPr>
        <w:pPrChange w:id="2623" w:author="Kush Khalasi" w:date="2025-06-02T15:27:00Z" w16du:dateUtc="2025-06-02T09:57:00Z">
          <w:pPr>
            <w:pStyle w:val="ListParagraph"/>
            <w:widowControl/>
            <w:numPr>
              <w:numId w:val="44"/>
            </w:numPr>
            <w:spacing w:before="100" w:beforeAutospacing="1" w:after="100" w:afterAutospacing="1" w:line="240" w:lineRule="auto"/>
            <w:ind w:hanging="360"/>
          </w:pPr>
        </w:pPrChange>
      </w:pPr>
      <w:ins w:id="2624" w:author="Kush Khalasi" w:date="2025-06-02T15:27:00Z" w16du:dateUtc="2025-06-02T09:57:00Z">
        <w:r w:rsidRPr="000F0FE5">
          <w:rPr>
            <w:bCs/>
            <w:lang w:val="en-IN"/>
            <w:rPrChange w:id="2625" w:author="Kush Khalasi" w:date="2025-06-02T15:27:00Z" w16du:dateUtc="2025-06-02T09:57:00Z">
              <w:rPr>
                <w:rFonts w:ascii="Times New Roman" w:eastAsia="Times New Roman" w:hAnsi="Times New Roman" w:cs="Times New Roman"/>
                <w:sz w:val="24"/>
                <w:szCs w:val="24"/>
                <w:lang w:val="en-IN"/>
              </w:rPr>
            </w:rPrChange>
          </w:rPr>
          <w:t xml:space="preserve">The request must be logged in the </w:t>
        </w:r>
        <w:r w:rsidRPr="000F0FE5">
          <w:rPr>
            <w:bCs/>
            <w:lang w:val="en-IN"/>
            <w:rPrChange w:id="2626" w:author="Kush Khalasi" w:date="2025-06-02T15:27:00Z" w16du:dateUtc="2025-06-02T09:57:00Z">
              <w:rPr>
                <w:rFonts w:ascii="Times New Roman" w:eastAsia="Times New Roman" w:hAnsi="Times New Roman" w:cs="Times New Roman"/>
                <w:b/>
                <w:bCs/>
                <w:sz w:val="24"/>
                <w:szCs w:val="24"/>
                <w:lang w:val="en-IN"/>
              </w:rPr>
            </w:rPrChange>
          </w:rPr>
          <w:t>Employee HRMS portal</w:t>
        </w:r>
        <w:r w:rsidRPr="000F0FE5">
          <w:rPr>
            <w:bCs/>
            <w:lang w:val="en-IN"/>
            <w:rPrChange w:id="2627" w:author="Kush Khalasi" w:date="2025-06-02T15:27:00Z" w16du:dateUtc="2025-06-02T09:57:00Z">
              <w:rPr>
                <w:rFonts w:ascii="Times New Roman" w:eastAsia="Times New Roman" w:hAnsi="Times New Roman" w:cs="Times New Roman"/>
                <w:sz w:val="24"/>
                <w:szCs w:val="24"/>
                <w:lang w:val="en-IN"/>
              </w:rPr>
            </w:rPrChange>
          </w:rPr>
          <w:t xml:space="preserve"> along with task details.</w:t>
        </w:r>
      </w:ins>
    </w:p>
    <w:p w14:paraId="0CA856EF" w14:textId="0CAF757C" w:rsidR="000F0FE5" w:rsidRPr="000F0FE5" w:rsidRDefault="000F0FE5">
      <w:pPr>
        <w:pStyle w:val="ListParagraph"/>
        <w:numPr>
          <w:ilvl w:val="0"/>
          <w:numId w:val="57"/>
        </w:numPr>
        <w:spacing w:after="0"/>
        <w:rPr>
          <w:ins w:id="2628" w:author="Kush Khalasi" w:date="2025-06-02T15:27:00Z" w16du:dateUtc="2025-06-02T09:57:00Z"/>
          <w:bCs/>
          <w:lang w:val="en-IN"/>
          <w:rPrChange w:id="2629" w:author="Kush Khalasi" w:date="2025-06-02T15:27:00Z" w16du:dateUtc="2025-06-02T09:57:00Z">
            <w:rPr>
              <w:ins w:id="2630" w:author="Kush Khalasi" w:date="2025-06-02T15:27:00Z" w16du:dateUtc="2025-06-02T09:57:00Z"/>
              <w:rFonts w:ascii="Times New Roman" w:eastAsia="Times New Roman" w:hAnsi="Times New Roman" w:cs="Times New Roman"/>
              <w:sz w:val="24"/>
              <w:szCs w:val="24"/>
              <w:lang w:val="en-IN"/>
            </w:rPr>
          </w:rPrChange>
        </w:rPr>
        <w:pPrChange w:id="2631" w:author="Kush Khalasi" w:date="2025-06-02T15:27:00Z" w16du:dateUtc="2025-06-02T09:57:00Z">
          <w:pPr>
            <w:pStyle w:val="ListParagraph"/>
            <w:widowControl/>
            <w:numPr>
              <w:numId w:val="44"/>
            </w:numPr>
            <w:spacing w:before="100" w:beforeAutospacing="1" w:after="100" w:afterAutospacing="1" w:line="240" w:lineRule="auto"/>
            <w:ind w:hanging="360"/>
          </w:pPr>
        </w:pPrChange>
      </w:pPr>
      <w:ins w:id="2632" w:author="Kush Khalasi" w:date="2025-06-02T15:27:00Z" w16du:dateUtc="2025-06-02T09:57:00Z">
        <w:r w:rsidRPr="000F0FE5">
          <w:rPr>
            <w:bCs/>
            <w:lang w:val="en-IN"/>
            <w:rPrChange w:id="2633" w:author="Kush Khalasi" w:date="2025-06-02T15:27:00Z" w16du:dateUtc="2025-06-02T09:57:00Z">
              <w:rPr>
                <w:rFonts w:ascii="Times New Roman" w:eastAsia="Times New Roman" w:hAnsi="Times New Roman" w:cs="Times New Roman"/>
                <w:sz w:val="24"/>
                <w:szCs w:val="24"/>
                <w:lang w:val="en-IN"/>
              </w:rPr>
            </w:rPrChange>
          </w:rPr>
          <w:t xml:space="preserve"> Payment or Comp Off is processed only after </w:t>
        </w:r>
        <w:r w:rsidRPr="000F0FE5">
          <w:rPr>
            <w:bCs/>
            <w:lang w:val="en-IN"/>
            <w:rPrChange w:id="2634" w:author="Kush Khalasi" w:date="2025-06-02T15:27:00Z" w16du:dateUtc="2025-06-02T09:57:00Z">
              <w:rPr>
                <w:rFonts w:ascii="Times New Roman" w:eastAsia="Times New Roman" w:hAnsi="Times New Roman" w:cs="Times New Roman"/>
                <w:b/>
                <w:bCs/>
                <w:sz w:val="24"/>
                <w:szCs w:val="24"/>
                <w:lang w:val="en-IN"/>
              </w:rPr>
            </w:rPrChange>
          </w:rPr>
          <w:t>managerial and HR validation</w:t>
        </w:r>
        <w:r w:rsidRPr="000F0FE5">
          <w:rPr>
            <w:bCs/>
            <w:lang w:val="en-IN"/>
            <w:rPrChange w:id="2635" w:author="Kush Khalasi" w:date="2025-06-02T15:27:00Z" w16du:dateUtc="2025-06-02T09:57:00Z">
              <w:rPr>
                <w:rFonts w:ascii="Times New Roman" w:eastAsia="Times New Roman" w:hAnsi="Times New Roman" w:cs="Times New Roman"/>
                <w:sz w:val="24"/>
                <w:szCs w:val="24"/>
                <w:lang w:val="en-IN"/>
              </w:rPr>
            </w:rPrChange>
          </w:rPr>
          <w:t>.</w:t>
        </w:r>
      </w:ins>
    </w:p>
    <w:p w14:paraId="4187D365" w14:textId="77777777" w:rsidR="000F0FE5" w:rsidRPr="000F0FE5" w:rsidRDefault="000F0FE5">
      <w:pPr>
        <w:pStyle w:val="ListParagraph"/>
        <w:spacing w:after="0"/>
        <w:ind w:left="2160"/>
        <w:rPr>
          <w:ins w:id="2636" w:author="Kush Khalasi" w:date="2025-06-02T15:22:00Z"/>
          <w:bCs/>
          <w:lang w:val="en-IN"/>
          <w:rPrChange w:id="2637" w:author="Kush Khalasi" w:date="2025-06-02T15:22:00Z" w16du:dateUtc="2025-06-02T09:52:00Z">
            <w:rPr>
              <w:ins w:id="2638" w:author="Kush Khalasi" w:date="2025-06-02T15:22:00Z"/>
              <w:b/>
              <w:lang w:val="en-IN"/>
            </w:rPr>
          </w:rPrChange>
        </w:rPr>
        <w:pPrChange w:id="2639" w:author="Kush Khalasi" w:date="2025-06-02T15:25:00Z" w16du:dateUtc="2025-06-02T09:55:00Z">
          <w:pPr>
            <w:numPr>
              <w:numId w:val="55"/>
            </w:numPr>
            <w:tabs>
              <w:tab w:val="num" w:pos="720"/>
            </w:tabs>
            <w:spacing w:after="0"/>
            <w:ind w:left="720" w:hanging="360"/>
            <w:jc w:val="both"/>
          </w:pPr>
        </w:pPrChange>
      </w:pPr>
    </w:p>
    <w:p w14:paraId="7F5F95E8" w14:textId="41BEF404" w:rsidR="000F0FE5" w:rsidRPr="000F0FE5" w:rsidRDefault="000F0FE5">
      <w:pPr>
        <w:numPr>
          <w:ilvl w:val="0"/>
          <w:numId w:val="44"/>
        </w:numPr>
        <w:spacing w:after="0"/>
        <w:jc w:val="both"/>
        <w:rPr>
          <w:ins w:id="2640" w:author="Kush Khalasi" w:date="2025-06-02T15:22:00Z"/>
          <w:b/>
          <w:lang w:val="en-IN"/>
        </w:rPr>
        <w:pPrChange w:id="2641" w:author="Kush Khalasi" w:date="2025-06-02T15:22:00Z" w16du:dateUtc="2025-06-02T09:52:00Z">
          <w:pPr>
            <w:spacing w:after="0"/>
            <w:jc w:val="both"/>
          </w:pPr>
        </w:pPrChange>
      </w:pPr>
      <w:ins w:id="2642" w:author="Kush Khalasi" w:date="2025-06-02T15:22:00Z">
        <w:r w:rsidRPr="000F0FE5">
          <w:rPr>
            <w:b/>
            <w:lang w:val="en-IN"/>
          </w:rPr>
          <w:t>Transparent Logging in HRMS</w:t>
        </w:r>
      </w:ins>
    </w:p>
    <w:p w14:paraId="1106EDCE" w14:textId="77777777" w:rsidR="000F0FE5" w:rsidRPr="000F0FE5" w:rsidRDefault="000F0FE5">
      <w:pPr>
        <w:spacing w:after="0"/>
        <w:ind w:left="720"/>
        <w:jc w:val="both"/>
        <w:rPr>
          <w:ins w:id="2643" w:author="Kush Khalasi" w:date="2025-06-02T15:22:00Z"/>
          <w:bCs/>
          <w:lang w:val="en-IN"/>
          <w:rPrChange w:id="2644" w:author="Kush Khalasi" w:date="2025-06-02T15:22:00Z" w16du:dateUtc="2025-06-02T09:52:00Z">
            <w:rPr>
              <w:ins w:id="2645" w:author="Kush Khalasi" w:date="2025-06-02T15:22:00Z"/>
              <w:b/>
              <w:lang w:val="en-IN"/>
            </w:rPr>
          </w:rPrChange>
        </w:rPr>
        <w:pPrChange w:id="2646" w:author="Kush Khalasi" w:date="2025-06-02T15:22:00Z" w16du:dateUtc="2025-06-02T09:52:00Z">
          <w:pPr>
            <w:spacing w:after="0"/>
            <w:jc w:val="both"/>
          </w:pPr>
        </w:pPrChange>
      </w:pPr>
      <w:ins w:id="2647" w:author="Kush Khalasi" w:date="2025-06-02T15:22:00Z">
        <w:r w:rsidRPr="000F0FE5">
          <w:rPr>
            <w:bCs/>
            <w:lang w:val="en-IN"/>
            <w:rPrChange w:id="2648" w:author="Kush Khalasi" w:date="2025-06-02T15:22:00Z" w16du:dateUtc="2025-06-02T09:52:00Z">
              <w:rPr>
                <w:b/>
                <w:lang w:val="en-IN"/>
              </w:rPr>
            </w:rPrChange>
          </w:rPr>
          <w:t xml:space="preserve">All overtime hours are logged in the </w:t>
        </w:r>
        <w:r w:rsidRPr="000F0FE5">
          <w:rPr>
            <w:bCs/>
            <w:lang w:val="en-IN"/>
            <w:rPrChange w:id="2649" w:author="Kush Khalasi" w:date="2025-06-02T15:22:00Z" w16du:dateUtc="2025-06-02T09:52:00Z">
              <w:rPr>
                <w:b/>
                <w:bCs/>
                <w:lang w:val="en-IN"/>
              </w:rPr>
            </w:rPrChange>
          </w:rPr>
          <w:t>Employee Portal (riyahrms.peoplestrong.com/</w:t>
        </w:r>
        <w:proofErr w:type="spellStart"/>
        <w:r w:rsidRPr="000F0FE5">
          <w:rPr>
            <w:bCs/>
            <w:lang w:val="en-IN"/>
            <w:rPrChange w:id="2650" w:author="Kush Khalasi" w:date="2025-06-02T15:22:00Z" w16du:dateUtc="2025-06-02T09:52:00Z">
              <w:rPr>
                <w:b/>
                <w:bCs/>
                <w:lang w:val="en-IN"/>
              </w:rPr>
            </w:rPrChange>
          </w:rPr>
          <w:t>altLogin</w:t>
        </w:r>
        <w:proofErr w:type="spellEnd"/>
        <w:r w:rsidRPr="000F0FE5">
          <w:rPr>
            <w:bCs/>
            <w:lang w:val="en-IN"/>
            <w:rPrChange w:id="2651" w:author="Kush Khalasi" w:date="2025-06-02T15:22:00Z" w16du:dateUtc="2025-06-02T09:52:00Z">
              <w:rPr>
                <w:b/>
                <w:bCs/>
                <w:lang w:val="en-IN"/>
              </w:rPr>
            </w:rPrChange>
          </w:rPr>
          <w:t>)</w:t>
        </w:r>
        <w:r w:rsidRPr="000F0FE5">
          <w:rPr>
            <w:bCs/>
            <w:lang w:val="en-IN"/>
            <w:rPrChange w:id="2652" w:author="Kush Khalasi" w:date="2025-06-02T15:22:00Z" w16du:dateUtc="2025-06-02T09:52:00Z">
              <w:rPr>
                <w:b/>
                <w:lang w:val="en-IN"/>
              </w:rPr>
            </w:rPrChange>
          </w:rPr>
          <w:t>. The HR system tracks:</w:t>
        </w:r>
      </w:ins>
    </w:p>
    <w:p w14:paraId="51DDA983" w14:textId="77777777" w:rsidR="000F0FE5" w:rsidRPr="000F0FE5" w:rsidRDefault="000F0FE5">
      <w:pPr>
        <w:numPr>
          <w:ilvl w:val="1"/>
          <w:numId w:val="44"/>
        </w:numPr>
        <w:spacing w:after="0"/>
        <w:rPr>
          <w:ins w:id="2653" w:author="Kush Khalasi" w:date="2025-06-02T15:22:00Z"/>
          <w:rPrChange w:id="2654" w:author="Kush Khalasi" w:date="2025-06-02T15:25:00Z" w16du:dateUtc="2025-06-02T09:55:00Z">
            <w:rPr>
              <w:ins w:id="2655" w:author="Kush Khalasi" w:date="2025-06-02T15:22:00Z"/>
              <w:b/>
              <w:lang w:val="en-IN"/>
            </w:rPr>
          </w:rPrChange>
        </w:rPr>
        <w:pPrChange w:id="2656" w:author="Kush Khalasi" w:date="2025-06-02T15:25:00Z" w16du:dateUtc="2025-06-02T09:55:00Z">
          <w:pPr>
            <w:numPr>
              <w:numId w:val="56"/>
            </w:numPr>
            <w:tabs>
              <w:tab w:val="num" w:pos="720"/>
            </w:tabs>
            <w:spacing w:after="0"/>
            <w:ind w:left="720" w:hanging="360"/>
            <w:jc w:val="both"/>
          </w:pPr>
        </w:pPrChange>
      </w:pPr>
      <w:ins w:id="2657" w:author="Kush Khalasi" w:date="2025-06-02T15:22:00Z">
        <w:r w:rsidRPr="000F0FE5">
          <w:rPr>
            <w:bCs/>
            <w:lang w:val="en-IN"/>
            <w:rPrChange w:id="2658" w:author="Kush Khalasi" w:date="2025-06-02T15:22:00Z" w16du:dateUtc="2025-06-02T09:52:00Z">
              <w:rPr>
                <w:b/>
                <w:lang w:val="en-IN"/>
              </w:rPr>
            </w:rPrChange>
          </w:rPr>
          <w:t xml:space="preserve">Date and </w:t>
        </w:r>
        <w:r w:rsidRPr="000F0FE5">
          <w:rPr>
            <w:rPrChange w:id="2659" w:author="Kush Khalasi" w:date="2025-06-02T15:25:00Z" w16du:dateUtc="2025-06-02T09:55:00Z">
              <w:rPr>
                <w:b/>
                <w:lang w:val="en-IN"/>
              </w:rPr>
            </w:rPrChange>
          </w:rPr>
          <w:t>reason for extended work</w:t>
        </w:r>
      </w:ins>
    </w:p>
    <w:p w14:paraId="3FBCF0D7" w14:textId="77777777" w:rsidR="000F0FE5" w:rsidRPr="000F0FE5" w:rsidRDefault="000F0FE5">
      <w:pPr>
        <w:numPr>
          <w:ilvl w:val="1"/>
          <w:numId w:val="44"/>
        </w:numPr>
        <w:spacing w:after="0"/>
        <w:rPr>
          <w:ins w:id="2660" w:author="Kush Khalasi" w:date="2025-06-02T15:22:00Z"/>
          <w:rPrChange w:id="2661" w:author="Kush Khalasi" w:date="2025-06-02T15:25:00Z" w16du:dateUtc="2025-06-02T09:55:00Z">
            <w:rPr>
              <w:ins w:id="2662" w:author="Kush Khalasi" w:date="2025-06-02T15:22:00Z"/>
              <w:b/>
              <w:lang w:val="en-IN"/>
            </w:rPr>
          </w:rPrChange>
        </w:rPr>
        <w:pPrChange w:id="2663" w:author="Kush Khalasi" w:date="2025-06-02T15:25:00Z" w16du:dateUtc="2025-06-02T09:55:00Z">
          <w:pPr>
            <w:numPr>
              <w:numId w:val="56"/>
            </w:numPr>
            <w:tabs>
              <w:tab w:val="num" w:pos="720"/>
            </w:tabs>
            <w:spacing w:after="0"/>
            <w:ind w:left="720" w:hanging="360"/>
            <w:jc w:val="both"/>
          </w:pPr>
        </w:pPrChange>
      </w:pPr>
      <w:ins w:id="2664" w:author="Kush Khalasi" w:date="2025-06-02T15:22:00Z">
        <w:r w:rsidRPr="000F0FE5">
          <w:rPr>
            <w:rPrChange w:id="2665" w:author="Kush Khalasi" w:date="2025-06-02T15:25:00Z" w16du:dateUtc="2025-06-02T09:55:00Z">
              <w:rPr>
                <w:b/>
                <w:lang w:val="en-IN"/>
              </w:rPr>
            </w:rPrChange>
          </w:rPr>
          <w:t>Name of approving manager</w:t>
        </w:r>
      </w:ins>
    </w:p>
    <w:p w14:paraId="4E70314F" w14:textId="77777777" w:rsidR="000F0FE5" w:rsidRPr="000F0FE5" w:rsidRDefault="000F0FE5">
      <w:pPr>
        <w:numPr>
          <w:ilvl w:val="1"/>
          <w:numId w:val="44"/>
        </w:numPr>
        <w:spacing w:after="0"/>
        <w:rPr>
          <w:ins w:id="2666" w:author="Kush Khalasi" w:date="2025-06-02T15:22:00Z"/>
          <w:rPrChange w:id="2667" w:author="Kush Khalasi" w:date="2025-06-02T15:25:00Z" w16du:dateUtc="2025-06-02T09:55:00Z">
            <w:rPr>
              <w:ins w:id="2668" w:author="Kush Khalasi" w:date="2025-06-02T15:22:00Z"/>
              <w:b/>
              <w:lang w:val="en-IN"/>
            </w:rPr>
          </w:rPrChange>
        </w:rPr>
        <w:pPrChange w:id="2669" w:author="Kush Khalasi" w:date="2025-06-02T15:25:00Z" w16du:dateUtc="2025-06-02T09:55:00Z">
          <w:pPr>
            <w:numPr>
              <w:numId w:val="56"/>
            </w:numPr>
            <w:tabs>
              <w:tab w:val="num" w:pos="720"/>
            </w:tabs>
            <w:spacing w:after="0"/>
            <w:ind w:left="720" w:hanging="360"/>
            <w:jc w:val="both"/>
          </w:pPr>
        </w:pPrChange>
      </w:pPr>
      <w:ins w:id="2670" w:author="Kush Khalasi" w:date="2025-06-02T15:22:00Z">
        <w:r w:rsidRPr="000F0FE5">
          <w:rPr>
            <w:rPrChange w:id="2671" w:author="Kush Khalasi" w:date="2025-06-02T15:25:00Z" w16du:dateUtc="2025-06-02T09:55:00Z">
              <w:rPr>
                <w:b/>
                <w:lang w:val="en-IN"/>
              </w:rPr>
            </w:rPrChange>
          </w:rPr>
          <w:t>Mode of compensation (Comp Off or Payment)</w:t>
        </w:r>
      </w:ins>
    </w:p>
    <w:p w14:paraId="41208F4C" w14:textId="77777777" w:rsidR="000F0FE5" w:rsidRDefault="000F0FE5" w:rsidP="000F0FE5">
      <w:pPr>
        <w:spacing w:after="0"/>
        <w:ind w:left="720"/>
        <w:jc w:val="both"/>
        <w:rPr>
          <w:ins w:id="2672" w:author="Kush Khalasi" w:date="2025-06-02T15:25:00Z" w16du:dateUtc="2025-06-02T09:55:00Z"/>
          <w:bCs/>
          <w:lang w:val="en-IN"/>
        </w:rPr>
      </w:pPr>
      <w:ins w:id="2673" w:author="Kush Khalasi" w:date="2025-06-02T15:22:00Z">
        <w:r w:rsidRPr="000F0FE5">
          <w:rPr>
            <w:rPrChange w:id="2674" w:author="Kush Khalasi" w:date="2025-06-02T15:25:00Z" w16du:dateUtc="2025-06-02T09:55:00Z">
              <w:rPr>
                <w:b/>
                <w:lang w:val="en-IN"/>
              </w:rPr>
            </w:rPrChange>
          </w:rPr>
          <w:t>Employees can view</w:t>
        </w:r>
        <w:r w:rsidRPr="000F0FE5">
          <w:rPr>
            <w:bCs/>
            <w:lang w:val="en-IN"/>
            <w:rPrChange w:id="2675" w:author="Kush Khalasi" w:date="2025-06-02T15:22:00Z" w16du:dateUtc="2025-06-02T09:52:00Z">
              <w:rPr>
                <w:b/>
                <w:lang w:val="en-IN"/>
              </w:rPr>
            </w:rPrChange>
          </w:rPr>
          <w:t xml:space="preserve"> and track their overtime records for full transparency.</w:t>
        </w:r>
      </w:ins>
    </w:p>
    <w:p w14:paraId="31E22487" w14:textId="77777777" w:rsidR="000F0FE5" w:rsidRPr="000F0FE5" w:rsidRDefault="000F0FE5">
      <w:pPr>
        <w:spacing w:after="0"/>
        <w:ind w:left="720"/>
        <w:jc w:val="both"/>
        <w:rPr>
          <w:ins w:id="2676" w:author="Kush Khalasi" w:date="2025-06-02T15:22:00Z"/>
          <w:bCs/>
          <w:lang w:val="en-IN"/>
          <w:rPrChange w:id="2677" w:author="Kush Khalasi" w:date="2025-06-02T15:22:00Z" w16du:dateUtc="2025-06-02T09:52:00Z">
            <w:rPr>
              <w:ins w:id="2678" w:author="Kush Khalasi" w:date="2025-06-02T15:22:00Z"/>
              <w:b/>
              <w:lang w:val="en-IN"/>
            </w:rPr>
          </w:rPrChange>
        </w:rPr>
        <w:pPrChange w:id="2679" w:author="Kush Khalasi" w:date="2025-06-02T15:25:00Z" w16du:dateUtc="2025-06-02T09:55:00Z">
          <w:pPr>
            <w:spacing w:after="0"/>
            <w:jc w:val="both"/>
          </w:pPr>
        </w:pPrChange>
      </w:pPr>
    </w:p>
    <w:p w14:paraId="19262A28" w14:textId="48D686C7" w:rsidR="000F0FE5" w:rsidRPr="000F0FE5" w:rsidRDefault="000F0FE5">
      <w:pPr>
        <w:numPr>
          <w:ilvl w:val="0"/>
          <w:numId w:val="44"/>
        </w:numPr>
        <w:spacing w:after="0"/>
        <w:jc w:val="both"/>
        <w:rPr>
          <w:ins w:id="2680" w:author="Kush Khalasi" w:date="2025-06-02T15:22:00Z"/>
          <w:b/>
          <w:lang w:val="en-IN"/>
        </w:rPr>
        <w:pPrChange w:id="2681" w:author="Kush Khalasi" w:date="2025-06-02T15:25:00Z" w16du:dateUtc="2025-06-02T09:55:00Z">
          <w:pPr>
            <w:spacing w:after="0"/>
            <w:jc w:val="both"/>
          </w:pPr>
        </w:pPrChange>
      </w:pPr>
      <w:ins w:id="2682" w:author="Kush Khalasi" w:date="2025-06-02T15:22:00Z">
        <w:r w:rsidRPr="000F0FE5">
          <w:rPr>
            <w:b/>
            <w:lang w:val="en-IN"/>
          </w:rPr>
          <w:t>Equitable Treatment and No Coercion</w:t>
        </w:r>
      </w:ins>
    </w:p>
    <w:p w14:paraId="682C084F" w14:textId="31C7BF48" w:rsidR="000F0FE5" w:rsidRPr="000F0FE5" w:rsidRDefault="000F0FE5">
      <w:pPr>
        <w:spacing w:after="0"/>
        <w:ind w:left="720"/>
        <w:jc w:val="both"/>
        <w:rPr>
          <w:ins w:id="2683" w:author="Kush Khalasi" w:date="2025-06-02T15:22:00Z"/>
          <w:bCs/>
          <w:lang w:val="en-IN"/>
          <w:rPrChange w:id="2684" w:author="Kush Khalasi" w:date="2025-06-02T15:22:00Z" w16du:dateUtc="2025-06-02T09:52:00Z">
            <w:rPr>
              <w:ins w:id="2685" w:author="Kush Khalasi" w:date="2025-06-02T15:22:00Z"/>
              <w:b/>
              <w:lang w:val="en-IN"/>
            </w:rPr>
          </w:rPrChange>
        </w:rPr>
        <w:pPrChange w:id="2686" w:author="Kush Khalasi" w:date="2025-06-02T15:22:00Z" w16du:dateUtc="2025-06-02T09:52:00Z">
          <w:pPr>
            <w:spacing w:after="0"/>
            <w:jc w:val="both"/>
          </w:pPr>
        </w:pPrChange>
      </w:pPr>
      <w:ins w:id="2687" w:author="Kush Khalasi" w:date="2025-06-02T15:25:00Z" w16du:dateUtc="2025-06-02T09:55:00Z">
        <w:r>
          <w:rPr>
            <w:bCs/>
            <w:lang w:val="en-IN"/>
          </w:rPr>
          <w:t>We</w:t>
        </w:r>
      </w:ins>
      <w:ins w:id="2688" w:author="Kush Khalasi" w:date="2025-06-02T15:22:00Z">
        <w:r w:rsidRPr="000F0FE5">
          <w:rPr>
            <w:bCs/>
            <w:lang w:val="en-IN"/>
            <w:rPrChange w:id="2689" w:author="Kush Khalasi" w:date="2025-06-02T15:22:00Z" w16du:dateUtc="2025-06-02T09:52:00Z">
              <w:rPr>
                <w:b/>
                <w:lang w:val="en-IN"/>
              </w:rPr>
            </w:rPrChange>
          </w:rPr>
          <w:t xml:space="preserve"> maintains a </w:t>
        </w:r>
        <w:r w:rsidRPr="000F0FE5">
          <w:rPr>
            <w:bCs/>
            <w:lang w:val="en-IN"/>
            <w:rPrChange w:id="2690" w:author="Kush Khalasi" w:date="2025-06-02T15:22:00Z" w16du:dateUtc="2025-06-02T09:52:00Z">
              <w:rPr>
                <w:b/>
                <w:bCs/>
                <w:lang w:val="en-IN"/>
              </w:rPr>
            </w:rPrChange>
          </w:rPr>
          <w:t>zero-coercion policy</w:t>
        </w:r>
        <w:r w:rsidRPr="000F0FE5">
          <w:rPr>
            <w:bCs/>
            <w:lang w:val="en-IN"/>
            <w:rPrChange w:id="2691" w:author="Kush Khalasi" w:date="2025-06-02T15:22:00Z" w16du:dateUtc="2025-06-02T09:52:00Z">
              <w:rPr>
                <w:b/>
                <w:lang w:val="en-IN"/>
              </w:rPr>
            </w:rPrChange>
          </w:rPr>
          <w:t xml:space="preserve"> on overtime. Employees have the right to decline overtime unless it has been discussed and agreed upon. No employee shall be penalized for refusing to work beyond their normal hours unless stipulated under special conditions.</w:t>
        </w:r>
      </w:ins>
    </w:p>
    <w:p w14:paraId="5A0A77CD" w14:textId="62AB9BEF" w:rsidR="007F13C2" w:rsidRPr="007F13C2" w:rsidRDefault="007F13C2">
      <w:pPr>
        <w:spacing w:after="0"/>
        <w:jc w:val="both"/>
        <w:rPr>
          <w:b/>
          <w:rPrChange w:id="2692" w:author="Kush Khalasi" w:date="2025-06-02T15:20:00Z" w16du:dateUtc="2025-06-02T09:50:00Z">
            <w:rPr/>
          </w:rPrChange>
        </w:rPr>
        <w:pPrChange w:id="2693" w:author="Kush Khalasi" w:date="2025-06-02T15:20:00Z" w16du:dateUtc="2025-06-02T09:50:00Z">
          <w:pPr>
            <w:spacing w:after="393"/>
            <w:ind w:left="720"/>
            <w:jc w:val="both"/>
          </w:pPr>
        </w:pPrChange>
      </w:pPr>
    </w:p>
    <w:p w14:paraId="52B0138B" w14:textId="77777777" w:rsidR="00837265" w:rsidRDefault="00000000">
      <w:pPr>
        <w:spacing w:after="0"/>
        <w:jc w:val="both"/>
      </w:pPr>
      <w:r>
        <w:rPr>
          <w:b/>
        </w:rPr>
        <w:t xml:space="preserve">8.2 </w:t>
      </w:r>
      <w:r>
        <w:rPr>
          <w:b/>
        </w:rPr>
        <w:tab/>
        <w:t xml:space="preserve">ELs during Probation: </w:t>
      </w:r>
    </w:p>
    <w:p w14:paraId="47EAAD9D" w14:textId="77777777" w:rsidR="00837265" w:rsidRDefault="00000000">
      <w:pPr>
        <w:numPr>
          <w:ilvl w:val="0"/>
          <w:numId w:val="44"/>
        </w:numPr>
        <w:spacing w:after="0"/>
      </w:pPr>
      <w:r>
        <w:t xml:space="preserve">New recruits, who will be on probation, will get </w:t>
      </w:r>
      <w:r>
        <w:rPr>
          <w:b/>
        </w:rPr>
        <w:t xml:space="preserve">1 EL per month </w:t>
      </w:r>
      <w:r>
        <w:t xml:space="preserve">during probation. If the EL is not used in that particular </w:t>
      </w:r>
      <w:proofErr w:type="gramStart"/>
      <w:r>
        <w:t>month</w:t>
      </w:r>
      <w:proofErr w:type="gramEnd"/>
      <w:r>
        <w:t xml:space="preserve"> then it will be carried forward  and will be converted to PL. </w:t>
      </w:r>
    </w:p>
    <w:p w14:paraId="11132C04" w14:textId="77777777" w:rsidR="00837265" w:rsidRDefault="00000000">
      <w:pPr>
        <w:numPr>
          <w:ilvl w:val="0"/>
          <w:numId w:val="44"/>
        </w:numPr>
        <w:spacing w:after="0"/>
      </w:pPr>
      <w:r>
        <w:rPr>
          <w:b/>
        </w:rPr>
        <w:t xml:space="preserve">For example: </w:t>
      </w:r>
      <w:r>
        <w:t xml:space="preserve">If someone joins on </w:t>
      </w:r>
      <w:r>
        <w:rPr>
          <w:b/>
        </w:rPr>
        <w:t>1</w:t>
      </w:r>
      <w:r>
        <w:rPr>
          <w:b/>
          <w:vertAlign w:val="superscript"/>
        </w:rPr>
        <w:t xml:space="preserve">st </w:t>
      </w:r>
      <w:r>
        <w:rPr>
          <w:b/>
        </w:rPr>
        <w:t xml:space="preserve">July, </w:t>
      </w:r>
      <w:r>
        <w:t xml:space="preserve">then he/she can use </w:t>
      </w:r>
      <w:r>
        <w:rPr>
          <w:b/>
        </w:rPr>
        <w:t>6 ELs till 31</w:t>
      </w:r>
      <w:r>
        <w:rPr>
          <w:b/>
          <w:vertAlign w:val="superscript"/>
        </w:rPr>
        <w:t xml:space="preserve">st </w:t>
      </w:r>
      <w:r>
        <w:rPr>
          <w:b/>
        </w:rPr>
        <w:t>March</w:t>
      </w:r>
      <w:r>
        <w:t xml:space="preserve">. </w:t>
      </w:r>
    </w:p>
    <w:p w14:paraId="278C4FF9" w14:textId="77777777" w:rsidR="00837265" w:rsidRDefault="00000000">
      <w:pPr>
        <w:numPr>
          <w:ilvl w:val="1"/>
          <w:numId w:val="44"/>
        </w:numPr>
        <w:spacing w:after="0"/>
      </w:pPr>
      <w:r>
        <w:t xml:space="preserve">Note – Employees can utilize only </w:t>
      </w:r>
      <w:r>
        <w:rPr>
          <w:b/>
        </w:rPr>
        <w:t xml:space="preserve">one EL per month, </w:t>
      </w:r>
      <w:r>
        <w:t xml:space="preserve">the unused EL’s will be provided once the staff </w:t>
      </w:r>
    </w:p>
    <w:p w14:paraId="4CE4D7FA" w14:textId="77777777" w:rsidR="00837265" w:rsidRDefault="00000000">
      <w:pPr>
        <w:spacing w:after="0"/>
        <w:ind w:firstLine="720"/>
      </w:pPr>
      <w:r>
        <w:t xml:space="preserve">is confirmed. </w:t>
      </w:r>
    </w:p>
    <w:p w14:paraId="023E6778" w14:textId="77777777" w:rsidR="00837265" w:rsidRDefault="00000000">
      <w:pPr>
        <w:numPr>
          <w:ilvl w:val="0"/>
          <w:numId w:val="44"/>
        </w:numPr>
        <w:spacing w:after="0"/>
      </w:pPr>
      <w:r>
        <w:t xml:space="preserve">This is </w:t>
      </w:r>
      <w:r>
        <w:rPr>
          <w:b/>
        </w:rPr>
        <w:t xml:space="preserve">NOT </w:t>
      </w:r>
      <w:r>
        <w:t xml:space="preserve">applicable for those whose probation period has been extended </w:t>
      </w:r>
      <w:r>
        <w:rPr>
          <w:b/>
        </w:rPr>
        <w:t xml:space="preserve">beyond 6 months. </w:t>
      </w:r>
    </w:p>
    <w:p w14:paraId="2F140B4F" w14:textId="77777777" w:rsidR="00837265" w:rsidRDefault="00837265">
      <w:pPr>
        <w:spacing w:after="0"/>
      </w:pPr>
    </w:p>
    <w:p w14:paraId="2F02AFB1" w14:textId="77777777" w:rsidR="00837265" w:rsidRDefault="00000000">
      <w:pPr>
        <w:spacing w:after="0"/>
      </w:pPr>
      <w:r>
        <w:rPr>
          <w:b/>
        </w:rPr>
        <w:t xml:space="preserve">8. 3 </w:t>
      </w:r>
      <w:r>
        <w:rPr>
          <w:b/>
        </w:rPr>
        <w:tab/>
        <w:t>PL’s Post Confirmation:</w:t>
      </w:r>
    </w:p>
    <w:p w14:paraId="151AE98D" w14:textId="77777777" w:rsidR="00837265" w:rsidRDefault="00000000">
      <w:pPr>
        <w:spacing w:after="0"/>
        <w:ind w:left="720"/>
      </w:pPr>
      <w:r>
        <w:t xml:space="preserve">Every confirmed employee is entitled to </w:t>
      </w:r>
      <w:r>
        <w:rPr>
          <w:b/>
        </w:rPr>
        <w:t xml:space="preserve">24 calendar days of Privilege Leave </w:t>
      </w:r>
      <w:r>
        <w:t>in a year, where the leaves are calculated on a pro-rata basis post confirmation.</w:t>
      </w:r>
    </w:p>
    <w:p w14:paraId="447E8E4E" w14:textId="77777777" w:rsidR="00837265" w:rsidRDefault="00837265">
      <w:pPr>
        <w:spacing w:after="0"/>
        <w:jc w:val="both"/>
      </w:pPr>
    </w:p>
    <w:p w14:paraId="46261622" w14:textId="77777777" w:rsidR="00837265" w:rsidRDefault="00000000">
      <w:pPr>
        <w:spacing w:after="0"/>
        <w:jc w:val="both"/>
      </w:pPr>
      <w:r>
        <w:rPr>
          <w:b/>
        </w:rPr>
        <w:t xml:space="preserve">8.4 </w:t>
      </w:r>
      <w:r>
        <w:rPr>
          <w:b/>
        </w:rPr>
        <w:tab/>
        <w:t xml:space="preserve">Leave Rules: </w:t>
      </w:r>
    </w:p>
    <w:p w14:paraId="3E2C0159" w14:textId="77777777" w:rsidR="00837265" w:rsidRDefault="00000000">
      <w:pPr>
        <w:numPr>
          <w:ilvl w:val="0"/>
          <w:numId w:val="24"/>
        </w:numPr>
        <w:spacing w:after="0"/>
        <w:jc w:val="both"/>
      </w:pPr>
      <w:r>
        <w:t xml:space="preserve">All leave must be approved before availing. No leave can be claimed as a matter of right and can only be granted to employee’s subject to the exigencies of work. The sanctioning authority has the discretion to refuse, revise, curtail or revoke leave at any time according to the exigencies of work. </w:t>
      </w:r>
    </w:p>
    <w:p w14:paraId="393C9BDC" w14:textId="77777777" w:rsidR="00837265" w:rsidRDefault="00000000">
      <w:pPr>
        <w:numPr>
          <w:ilvl w:val="0"/>
          <w:numId w:val="24"/>
        </w:numPr>
        <w:spacing w:after="0"/>
        <w:jc w:val="both"/>
      </w:pPr>
      <w:r>
        <w:t>Leave can be granted in units of half day or full day as may be applied for by an employee.</w:t>
      </w:r>
    </w:p>
    <w:p w14:paraId="6534094E" w14:textId="77777777" w:rsidR="00837265" w:rsidRDefault="00000000">
      <w:pPr>
        <w:numPr>
          <w:ilvl w:val="1"/>
          <w:numId w:val="24"/>
        </w:numPr>
        <w:spacing w:after="0"/>
        <w:jc w:val="both"/>
      </w:pPr>
      <w:r>
        <w:rPr>
          <w:b/>
        </w:rPr>
        <w:t>Definition of Half Day</w:t>
      </w:r>
      <w:r>
        <w:t xml:space="preserve">: Any </w:t>
      </w:r>
      <w:r>
        <w:rPr>
          <w:b/>
        </w:rPr>
        <w:t xml:space="preserve">half day </w:t>
      </w:r>
      <w:r>
        <w:t xml:space="preserve">means, the staff needs to work a </w:t>
      </w:r>
      <w:r>
        <w:rPr>
          <w:b/>
        </w:rPr>
        <w:t xml:space="preserve">minimum of 4.5 </w:t>
      </w:r>
      <w:proofErr w:type="spellStart"/>
      <w:r>
        <w:rPr>
          <w:b/>
        </w:rPr>
        <w:t>Hrs</w:t>
      </w:r>
      <w:proofErr w:type="spellEnd"/>
      <w:r>
        <w:rPr>
          <w:b/>
        </w:rPr>
        <w:t xml:space="preserve"> </w:t>
      </w:r>
      <w:r>
        <w:t xml:space="preserve">in any one of the halves. </w:t>
      </w:r>
    </w:p>
    <w:p w14:paraId="1855F2FE" w14:textId="77777777" w:rsidR="00837265" w:rsidRDefault="00000000">
      <w:pPr>
        <w:numPr>
          <w:ilvl w:val="1"/>
          <w:numId w:val="24"/>
        </w:numPr>
        <w:spacing w:after="0"/>
        <w:jc w:val="both"/>
      </w:pPr>
      <w:r>
        <w:t xml:space="preserve">For example: If the staff’s shift starts at 10 AM, the person has to work till </w:t>
      </w:r>
      <w:r>
        <w:rPr>
          <w:b/>
        </w:rPr>
        <w:t xml:space="preserve">2:30 PM (excluding the lunch break) </w:t>
      </w:r>
      <w:r>
        <w:t xml:space="preserve">before leaving for the day. If the same staff needs to apply for a First half off, he/she needs to report to the office before </w:t>
      </w:r>
      <w:r>
        <w:rPr>
          <w:b/>
        </w:rPr>
        <w:t>2:30 PM</w:t>
      </w:r>
      <w:r>
        <w:t xml:space="preserve">. </w:t>
      </w:r>
    </w:p>
    <w:p w14:paraId="3457C534" w14:textId="77777777" w:rsidR="00837265" w:rsidRDefault="00000000">
      <w:pPr>
        <w:numPr>
          <w:ilvl w:val="0"/>
          <w:numId w:val="24"/>
        </w:numPr>
        <w:spacing w:after="0"/>
        <w:jc w:val="both"/>
      </w:pPr>
      <w:r>
        <w:rPr>
          <w:b/>
        </w:rPr>
        <w:t xml:space="preserve">Application for leave </w:t>
      </w:r>
      <w:r>
        <w:t xml:space="preserve">for more than </w:t>
      </w:r>
      <w:r>
        <w:rPr>
          <w:b/>
        </w:rPr>
        <w:t xml:space="preserve">3 days </w:t>
      </w:r>
      <w:r>
        <w:t xml:space="preserve">should be made at least </w:t>
      </w:r>
      <w:r>
        <w:rPr>
          <w:b/>
        </w:rPr>
        <w:t xml:space="preserve">7 days </w:t>
      </w:r>
      <w:r>
        <w:t xml:space="preserve">before the date from which the leave is required. </w:t>
      </w:r>
    </w:p>
    <w:p w14:paraId="263527F2" w14:textId="77777777" w:rsidR="00837265" w:rsidRDefault="00000000">
      <w:pPr>
        <w:numPr>
          <w:ilvl w:val="0"/>
          <w:numId w:val="24"/>
        </w:numPr>
        <w:spacing w:after="0"/>
        <w:jc w:val="both"/>
      </w:pPr>
      <w:r>
        <w:t xml:space="preserve">An employee can access the </w:t>
      </w:r>
      <w:r>
        <w:rPr>
          <w:b/>
          <w:u w:val="single"/>
        </w:rPr>
        <w:t>Employee Portal (riyahrms.peoplestrong.com/</w:t>
      </w:r>
      <w:proofErr w:type="spellStart"/>
      <w:r>
        <w:rPr>
          <w:b/>
          <w:u w:val="single"/>
        </w:rPr>
        <w:t>altLogin</w:t>
      </w:r>
      <w:proofErr w:type="spellEnd"/>
      <w:r>
        <w:rPr>
          <w:b/>
          <w:u w:val="single"/>
        </w:rPr>
        <w:t>)</w:t>
      </w:r>
      <w:r>
        <w:t xml:space="preserve"> from anywhere and apply for leaves. </w:t>
      </w:r>
      <w:r>
        <w:rPr>
          <w:b/>
        </w:rPr>
        <w:t xml:space="preserve">Only in </w:t>
      </w:r>
      <w:r>
        <w:t xml:space="preserve">case of </w:t>
      </w:r>
      <w:r>
        <w:rPr>
          <w:b/>
        </w:rPr>
        <w:t>an emergency</w:t>
      </w:r>
      <w:r>
        <w:t xml:space="preserve">, then you may apply for leave after resuming work. But under any circumstances, if an employee forgets to apply leave in a particular month, it would be treated as </w:t>
      </w:r>
      <w:r>
        <w:rPr>
          <w:b/>
        </w:rPr>
        <w:t>LWP (Leave Without Pay)</w:t>
      </w:r>
      <w:r>
        <w:t xml:space="preserve">. </w:t>
      </w:r>
    </w:p>
    <w:p w14:paraId="604A3066" w14:textId="77777777" w:rsidR="00837265" w:rsidRDefault="00837265">
      <w:pPr>
        <w:spacing w:after="0"/>
        <w:jc w:val="both"/>
      </w:pPr>
    </w:p>
    <w:p w14:paraId="192FAFD2" w14:textId="77777777" w:rsidR="00837265" w:rsidRDefault="00000000">
      <w:pPr>
        <w:spacing w:after="0"/>
        <w:jc w:val="both"/>
      </w:pPr>
      <w:r>
        <w:rPr>
          <w:b/>
        </w:rPr>
        <w:t>8.5</w:t>
      </w:r>
      <w:r>
        <w:rPr>
          <w:b/>
        </w:rPr>
        <w:tab/>
        <w:t xml:space="preserve"> Attendance and Late Mark: </w:t>
      </w:r>
    </w:p>
    <w:p w14:paraId="5578BAF1" w14:textId="77777777" w:rsidR="00837265" w:rsidRDefault="00000000">
      <w:pPr>
        <w:spacing w:after="393"/>
        <w:ind w:left="720"/>
        <w:jc w:val="both"/>
      </w:pPr>
      <w:r>
        <w:t xml:space="preserve">Attendance is a key factor in your job performance. Punctuality and regular attendance are expected of all </w:t>
      </w:r>
      <w:r>
        <w:lastRenderedPageBreak/>
        <w:t xml:space="preserve">employees. Excessive absences (whether excused or unexcused), tardiness or leaving early is unacceptable. If you are absent for any reason or plan to arrive late or leave early, you must notify your reporting Manager well in advance and no later than one hour before the start of your scheduled work day. In the event of an emergency, you must notify your reporting Manager as soon as possible. </w:t>
      </w:r>
    </w:p>
    <w:p w14:paraId="13A89D79" w14:textId="77777777" w:rsidR="00837265" w:rsidRDefault="00000000">
      <w:pPr>
        <w:numPr>
          <w:ilvl w:val="0"/>
          <w:numId w:val="23"/>
        </w:numPr>
        <w:spacing w:after="0"/>
      </w:pPr>
      <w:r>
        <w:t xml:space="preserve">Every employee has been </w:t>
      </w:r>
      <w:r>
        <w:rPr>
          <w:b/>
        </w:rPr>
        <w:t xml:space="preserve">assigned a specific shift </w:t>
      </w:r>
      <w:r>
        <w:t xml:space="preserve">and is required to be present unless allowed by his reporting manager any relaxation. </w:t>
      </w:r>
    </w:p>
    <w:p w14:paraId="46ADF057" w14:textId="77777777" w:rsidR="00837265" w:rsidRDefault="00000000">
      <w:pPr>
        <w:numPr>
          <w:ilvl w:val="0"/>
          <w:numId w:val="23"/>
        </w:numPr>
        <w:spacing w:after="0"/>
      </w:pPr>
      <w:r>
        <w:t xml:space="preserve">All the employees have to ensure that they </w:t>
      </w:r>
      <w:r>
        <w:rPr>
          <w:b/>
        </w:rPr>
        <w:t>punch on mandatory basis</w:t>
      </w:r>
      <w:r>
        <w:t xml:space="preserve">, if any issue with regards to punch, the staff is requested to intimate the HR about the same by an email with a copy to their reporting manager, else the same will be considered as absent. </w:t>
      </w:r>
    </w:p>
    <w:p w14:paraId="19EA1B17" w14:textId="77777777" w:rsidR="00837265" w:rsidRDefault="00000000">
      <w:pPr>
        <w:numPr>
          <w:ilvl w:val="0"/>
          <w:numId w:val="23"/>
        </w:numPr>
        <w:spacing w:after="0"/>
      </w:pPr>
      <w:r>
        <w:t xml:space="preserve">Any employee, who reports to the office </w:t>
      </w:r>
      <w:r>
        <w:rPr>
          <w:b/>
        </w:rPr>
        <w:t xml:space="preserve">10 minutes after </w:t>
      </w:r>
      <w:r>
        <w:t>the reporting time in the morning, will be marked LATE.  Similarly, any staff who leaves from office 10 minutes early from their shift timing, will be marked as early going.</w:t>
      </w:r>
    </w:p>
    <w:p w14:paraId="451E00E5" w14:textId="77777777" w:rsidR="00837265" w:rsidRDefault="00000000">
      <w:pPr>
        <w:numPr>
          <w:ilvl w:val="0"/>
          <w:numId w:val="23"/>
        </w:numPr>
        <w:spacing w:after="0"/>
        <w:jc w:val="both"/>
      </w:pPr>
      <w:r>
        <w:t xml:space="preserve">Every 4th </w:t>
      </w:r>
      <w:r>
        <w:rPr>
          <w:b/>
        </w:rPr>
        <w:t>late mark or early going will</w:t>
      </w:r>
      <w:r>
        <w:t xml:space="preserve"> attract </w:t>
      </w:r>
      <w:r>
        <w:rPr>
          <w:b/>
        </w:rPr>
        <w:t xml:space="preserve">one half day deduction </w:t>
      </w:r>
      <w:r>
        <w:t>from the EL’s/PLs, if there are no</w:t>
      </w:r>
      <w:r>
        <w:rPr>
          <w:b/>
        </w:rPr>
        <w:t xml:space="preserve"> EL’s/PLs in account </w:t>
      </w:r>
      <w:r>
        <w:t xml:space="preserve">then there would be a </w:t>
      </w:r>
      <w:r>
        <w:rPr>
          <w:b/>
        </w:rPr>
        <w:t xml:space="preserve">deduction of salary. </w:t>
      </w:r>
    </w:p>
    <w:p w14:paraId="2B152C3B" w14:textId="77777777" w:rsidR="00837265" w:rsidRDefault="00000000">
      <w:pPr>
        <w:numPr>
          <w:ilvl w:val="0"/>
          <w:numId w:val="23"/>
        </w:numPr>
        <w:spacing w:after="0"/>
        <w:jc w:val="both"/>
      </w:pPr>
      <w:r>
        <w:t xml:space="preserve">If any staff is leaving </w:t>
      </w:r>
      <w:r>
        <w:rPr>
          <w:b/>
        </w:rPr>
        <w:t xml:space="preserve">one hour </w:t>
      </w:r>
      <w:r>
        <w:t xml:space="preserve">early or reporting to work </w:t>
      </w:r>
      <w:r>
        <w:rPr>
          <w:b/>
        </w:rPr>
        <w:t xml:space="preserve">one hour late </w:t>
      </w:r>
      <w:r>
        <w:t xml:space="preserve">for more than one time it will be considered as a </w:t>
      </w:r>
      <w:r>
        <w:rPr>
          <w:b/>
        </w:rPr>
        <w:t>half day</w:t>
      </w:r>
      <w:r>
        <w:t xml:space="preserve">. </w:t>
      </w:r>
    </w:p>
    <w:p w14:paraId="664EA182" w14:textId="77777777" w:rsidR="00837265" w:rsidRDefault="00000000">
      <w:pPr>
        <w:numPr>
          <w:ilvl w:val="0"/>
          <w:numId w:val="23"/>
        </w:numPr>
        <w:spacing w:after="0"/>
        <w:jc w:val="both"/>
      </w:pPr>
      <w:r>
        <w:rPr>
          <w:b/>
        </w:rPr>
        <w:t xml:space="preserve">NO STAFF is supposed to leave the premises without the permission of their reporting manager. </w:t>
      </w:r>
    </w:p>
    <w:p w14:paraId="7196DC67" w14:textId="77777777" w:rsidR="00837265" w:rsidRDefault="00000000">
      <w:pPr>
        <w:numPr>
          <w:ilvl w:val="0"/>
          <w:numId w:val="23"/>
        </w:numPr>
        <w:spacing w:after="0"/>
        <w:jc w:val="both"/>
      </w:pPr>
      <w:r>
        <w:t xml:space="preserve">Each and every </w:t>
      </w:r>
      <w:r>
        <w:rPr>
          <w:b/>
        </w:rPr>
        <w:t xml:space="preserve">employee going outside </w:t>
      </w:r>
      <w:r>
        <w:t xml:space="preserve">needs to </w:t>
      </w:r>
      <w:r>
        <w:rPr>
          <w:b/>
        </w:rPr>
        <w:t xml:space="preserve">punch out &amp; punch in </w:t>
      </w:r>
      <w:r>
        <w:t xml:space="preserve">while coming back. </w:t>
      </w:r>
      <w:r>
        <w:rPr>
          <w:b/>
        </w:rPr>
        <w:t xml:space="preserve">Those found not punching for such breaks will be marked a half day. </w:t>
      </w:r>
    </w:p>
    <w:p w14:paraId="43925600" w14:textId="77777777" w:rsidR="00837265" w:rsidRDefault="00000000">
      <w:pPr>
        <w:numPr>
          <w:ilvl w:val="0"/>
          <w:numId w:val="23"/>
        </w:numPr>
        <w:spacing w:after="0"/>
        <w:jc w:val="both"/>
      </w:pPr>
      <w:r>
        <w:t xml:space="preserve">If an employee is </w:t>
      </w:r>
      <w:r>
        <w:rPr>
          <w:b/>
        </w:rPr>
        <w:t>leaving office for official purpose/visit,</w:t>
      </w:r>
      <w:r>
        <w:t xml:space="preserve"> then it is mandatory to apply an OD on the Employee portal stating the purpose and area of visit in the remark section.</w:t>
      </w:r>
    </w:p>
    <w:p w14:paraId="5FFA1E22" w14:textId="77777777" w:rsidR="00837265" w:rsidRDefault="00000000">
      <w:pPr>
        <w:numPr>
          <w:ilvl w:val="0"/>
          <w:numId w:val="23"/>
        </w:numPr>
        <w:spacing w:after="0"/>
        <w:jc w:val="both"/>
      </w:pPr>
      <w:r>
        <w:rPr>
          <w:highlight w:val="white"/>
        </w:rPr>
        <w:t xml:space="preserve">Any query with regards to leaves, ODs, Sat Off, Shift Assignment etc. for the current month, staff need to intimate the HR before </w:t>
      </w:r>
      <w:r>
        <w:rPr>
          <w:b/>
          <w:highlight w:val="white"/>
        </w:rPr>
        <w:t>25th of the same month to ensure that the salary does not get affected.</w:t>
      </w:r>
    </w:p>
    <w:p w14:paraId="1962D9EB" w14:textId="77777777" w:rsidR="00837265" w:rsidRDefault="00000000">
      <w:pPr>
        <w:numPr>
          <w:ilvl w:val="0"/>
          <w:numId w:val="23"/>
        </w:numPr>
        <w:spacing w:after="0"/>
        <w:jc w:val="both"/>
      </w:pPr>
      <w:r>
        <w:t xml:space="preserve">If still any employee skips to update the concerned HR for any issues mentioned above, they need to make sure that they drop a mail to HR with proper explanation </w:t>
      </w:r>
      <w:r>
        <w:rPr>
          <w:b/>
          <w:u w:val="single"/>
        </w:rPr>
        <w:t>before the 10th of the month</w:t>
      </w:r>
      <w:r>
        <w:rPr>
          <w:b/>
        </w:rPr>
        <w:t>.</w:t>
      </w:r>
      <w:r>
        <w:t xml:space="preserve"> Any request received a post that will not be considered under any circumstances.</w:t>
      </w:r>
    </w:p>
    <w:p w14:paraId="004EBE81" w14:textId="77777777" w:rsidR="00837265" w:rsidRDefault="00000000">
      <w:pPr>
        <w:numPr>
          <w:ilvl w:val="0"/>
          <w:numId w:val="23"/>
        </w:numPr>
        <w:spacing w:after="0"/>
        <w:jc w:val="both"/>
      </w:pPr>
      <w:r>
        <w:rPr>
          <w:b/>
        </w:rPr>
        <w:t>Repeated offenders</w:t>
      </w:r>
      <w:r>
        <w:t xml:space="preserve"> who do not apply for leaves &amp; OD and then drop a mail for reversal </w:t>
      </w:r>
      <w:r>
        <w:rPr>
          <w:b/>
        </w:rPr>
        <w:t>will not be considered</w:t>
      </w:r>
      <w:r>
        <w:t xml:space="preserve">. </w:t>
      </w:r>
    </w:p>
    <w:p w14:paraId="67EEFBD4" w14:textId="77777777" w:rsidR="00837265" w:rsidRDefault="00000000">
      <w:pPr>
        <w:numPr>
          <w:ilvl w:val="0"/>
          <w:numId w:val="23"/>
        </w:numPr>
        <w:spacing w:after="0"/>
        <w:jc w:val="both"/>
      </w:pPr>
      <w:r>
        <w:rPr>
          <w:b/>
        </w:rPr>
        <w:t>Each employee is individually responsible to ensure that his/her attendance is proper.</w:t>
      </w:r>
    </w:p>
    <w:p w14:paraId="563FF139" w14:textId="77777777" w:rsidR="00837265" w:rsidRDefault="00837265">
      <w:pPr>
        <w:spacing w:after="0"/>
        <w:rPr>
          <w:b/>
        </w:rPr>
      </w:pPr>
    </w:p>
    <w:p w14:paraId="6E15ED93" w14:textId="77777777" w:rsidR="00837265" w:rsidRDefault="00000000">
      <w:pPr>
        <w:spacing w:after="0"/>
        <w:jc w:val="both"/>
      </w:pPr>
      <w:r>
        <w:rPr>
          <w:b/>
        </w:rPr>
        <w:t xml:space="preserve">8.6 </w:t>
      </w:r>
      <w:r>
        <w:rPr>
          <w:b/>
        </w:rPr>
        <w:tab/>
        <w:t xml:space="preserve">Saturday Shifts </w:t>
      </w:r>
    </w:p>
    <w:p w14:paraId="5A480062" w14:textId="77777777" w:rsidR="00837265" w:rsidRDefault="00000000">
      <w:pPr>
        <w:numPr>
          <w:ilvl w:val="0"/>
          <w:numId w:val="20"/>
        </w:numPr>
        <w:spacing w:after="0"/>
        <w:jc w:val="both"/>
      </w:pPr>
      <w:r>
        <w:rPr>
          <w:color w:val="222222"/>
          <w:highlight w:val="white"/>
        </w:rPr>
        <w:t>Employees can avail Saturday Off (2 per month), though a prior approval from the reporting manager has to be taken.</w:t>
      </w:r>
    </w:p>
    <w:p w14:paraId="1743A3AB" w14:textId="77777777" w:rsidR="00837265" w:rsidRDefault="00000000">
      <w:pPr>
        <w:numPr>
          <w:ilvl w:val="0"/>
          <w:numId w:val="20"/>
        </w:numPr>
        <w:spacing w:after="0"/>
        <w:jc w:val="both"/>
      </w:pPr>
      <w:r>
        <w:t>On Saturdays NO</w:t>
      </w:r>
      <w:r>
        <w:rPr>
          <w:b/>
        </w:rPr>
        <w:t xml:space="preserve"> STAFF</w:t>
      </w:r>
      <w:r>
        <w:t xml:space="preserve"> can leave before their respective NORMAL shift time as per the monthly schedule.</w:t>
      </w:r>
    </w:p>
    <w:p w14:paraId="18EA9876" w14:textId="77777777" w:rsidR="00837265" w:rsidRDefault="00000000">
      <w:pPr>
        <w:numPr>
          <w:ilvl w:val="0"/>
          <w:numId w:val="20"/>
        </w:numPr>
        <w:spacing w:after="0"/>
        <w:jc w:val="both"/>
      </w:pPr>
      <w:r>
        <w:t xml:space="preserve">Saturday off cannot be clubbed with </w:t>
      </w:r>
      <w:proofErr w:type="gramStart"/>
      <w:r>
        <w:rPr>
          <w:b/>
        </w:rPr>
        <w:t>Long</w:t>
      </w:r>
      <w:proofErr w:type="gramEnd"/>
      <w:r>
        <w:rPr>
          <w:b/>
        </w:rPr>
        <w:t xml:space="preserve"> holidays.</w:t>
      </w:r>
    </w:p>
    <w:p w14:paraId="7AE7A953" w14:textId="77777777" w:rsidR="00837265" w:rsidRDefault="00000000">
      <w:pPr>
        <w:numPr>
          <w:ilvl w:val="0"/>
          <w:numId w:val="20"/>
        </w:numPr>
        <w:spacing w:after="0"/>
        <w:jc w:val="both"/>
      </w:pPr>
      <w:r>
        <w:rPr>
          <w:color w:val="222222"/>
          <w:highlight w:val="white"/>
        </w:rPr>
        <w:t xml:space="preserve">Staff cannot club Saturday off with a </w:t>
      </w:r>
      <w:r>
        <w:rPr>
          <w:b/>
          <w:color w:val="222222"/>
          <w:highlight w:val="white"/>
        </w:rPr>
        <w:t>Public Holiday</w:t>
      </w:r>
      <w:r>
        <w:rPr>
          <w:color w:val="222222"/>
          <w:highlight w:val="white"/>
        </w:rPr>
        <w:t xml:space="preserve"> falling on a Friday or Monday.</w:t>
      </w:r>
    </w:p>
    <w:p w14:paraId="2457D9C7" w14:textId="77777777" w:rsidR="00837265" w:rsidRDefault="00000000">
      <w:pPr>
        <w:numPr>
          <w:ilvl w:val="0"/>
          <w:numId w:val="20"/>
        </w:numPr>
        <w:spacing w:after="0"/>
        <w:jc w:val="both"/>
        <w:rPr>
          <w:color w:val="222222"/>
          <w:highlight w:val="white"/>
        </w:rPr>
      </w:pPr>
      <w:r>
        <w:rPr>
          <w:color w:val="222222"/>
          <w:highlight w:val="white"/>
        </w:rPr>
        <w:t>Employees have to apply for Saturday off on the employee portal, failing to which the leave would be considered as LWP.</w:t>
      </w:r>
    </w:p>
    <w:p w14:paraId="594A6E40" w14:textId="77777777" w:rsidR="00837265" w:rsidRDefault="00837265">
      <w:pPr>
        <w:spacing w:after="0"/>
        <w:jc w:val="both"/>
        <w:rPr>
          <w:color w:val="222222"/>
          <w:highlight w:val="white"/>
        </w:rPr>
      </w:pPr>
    </w:p>
    <w:p w14:paraId="1774679E" w14:textId="77777777" w:rsidR="00837265" w:rsidRDefault="00000000">
      <w:pPr>
        <w:spacing w:after="0"/>
        <w:rPr>
          <w:b/>
        </w:rPr>
      </w:pPr>
      <w:r>
        <w:rPr>
          <w:b/>
        </w:rPr>
        <w:t xml:space="preserve">8.7 </w:t>
      </w:r>
      <w:r>
        <w:rPr>
          <w:b/>
        </w:rPr>
        <w:tab/>
        <w:t>Public Holiday:</w:t>
      </w:r>
    </w:p>
    <w:p w14:paraId="67B7CE1F" w14:textId="77777777" w:rsidR="00837265" w:rsidRDefault="00000000">
      <w:pPr>
        <w:spacing w:after="0"/>
        <w:ind w:left="720"/>
        <w:jc w:val="both"/>
      </w:pPr>
      <w:r>
        <w:t>Before the start of the calendar year the management freezes the list of public holidays which is declared by the management along with its rules. Any employee working on the mentioned public holiday would be given a comp off which needs to be availed within 15 days of working on a holiday.</w:t>
      </w:r>
    </w:p>
    <w:p w14:paraId="116B5E2C" w14:textId="77777777" w:rsidR="00837265" w:rsidRDefault="00837265">
      <w:pPr>
        <w:spacing w:after="0"/>
        <w:jc w:val="both"/>
        <w:rPr>
          <w:color w:val="222222"/>
          <w:highlight w:val="white"/>
        </w:rPr>
      </w:pPr>
    </w:p>
    <w:p w14:paraId="5F086878" w14:textId="77777777" w:rsidR="00837265" w:rsidRDefault="00000000">
      <w:pPr>
        <w:spacing w:after="0"/>
        <w:jc w:val="both"/>
        <w:rPr>
          <w:b/>
          <w:color w:val="222222"/>
        </w:rPr>
      </w:pPr>
      <w:r>
        <w:rPr>
          <w:b/>
          <w:color w:val="222222"/>
          <w:highlight w:val="white"/>
        </w:rPr>
        <w:t xml:space="preserve">8.8 </w:t>
      </w:r>
      <w:r>
        <w:rPr>
          <w:b/>
          <w:color w:val="222222"/>
          <w:highlight w:val="white"/>
        </w:rPr>
        <w:tab/>
        <w:t>Long Leave:</w:t>
      </w:r>
    </w:p>
    <w:p w14:paraId="609C9D0E" w14:textId="77777777" w:rsidR="00837265" w:rsidRDefault="00000000">
      <w:pPr>
        <w:spacing w:after="0"/>
        <w:ind w:left="720"/>
        <w:jc w:val="both"/>
        <w:rPr>
          <w:sz w:val="24"/>
          <w:szCs w:val="24"/>
        </w:rPr>
      </w:pPr>
      <w:r>
        <w:rPr>
          <w:sz w:val="24"/>
          <w:szCs w:val="24"/>
        </w:rPr>
        <w:t xml:space="preserve">Anyone applying for long leave must ensure He or She designates a colleague in the same skill level (language/department), to hand over pending work and notify the Reporting head and IT department to transfer all calls/emails during your absence to ensure uninterrupted service to our customers. </w:t>
      </w:r>
    </w:p>
    <w:p w14:paraId="73421DA4" w14:textId="77777777" w:rsidR="00837265" w:rsidRDefault="00837265">
      <w:pPr>
        <w:widowControl/>
        <w:spacing w:after="0"/>
        <w:jc w:val="both"/>
        <w:rPr>
          <w:sz w:val="24"/>
          <w:szCs w:val="24"/>
        </w:rPr>
      </w:pPr>
    </w:p>
    <w:p w14:paraId="4A780A93" w14:textId="77777777" w:rsidR="00837265" w:rsidRDefault="00000000">
      <w:pPr>
        <w:widowControl/>
        <w:spacing w:after="0"/>
        <w:jc w:val="both"/>
        <w:rPr>
          <w:b/>
          <w:color w:val="222222"/>
          <w:highlight w:val="white"/>
        </w:rPr>
      </w:pPr>
      <w:r>
        <w:rPr>
          <w:b/>
          <w:color w:val="222222"/>
          <w:highlight w:val="white"/>
        </w:rPr>
        <w:t xml:space="preserve">8.9 </w:t>
      </w:r>
      <w:r>
        <w:rPr>
          <w:b/>
          <w:color w:val="222222"/>
          <w:highlight w:val="white"/>
        </w:rPr>
        <w:tab/>
        <w:t>Comp off:</w:t>
      </w:r>
    </w:p>
    <w:p w14:paraId="7A3A75C0" w14:textId="77777777" w:rsidR="00837265" w:rsidRDefault="00000000">
      <w:pPr>
        <w:widowControl/>
        <w:spacing w:after="0"/>
        <w:ind w:left="720"/>
        <w:jc w:val="both"/>
        <w:rPr>
          <w:ins w:id="2694" w:author="Kush Khalasi" w:date="2025-06-02T15:30:00Z" w16du:dateUtc="2025-06-02T10:00:00Z"/>
          <w:color w:val="0D0D0D"/>
          <w:highlight w:val="white"/>
        </w:rPr>
      </w:pPr>
      <w:r>
        <w:rPr>
          <w:color w:val="0D0D0D"/>
          <w:highlight w:val="white"/>
        </w:rPr>
        <w:t>Employees working on a holiday (public holidays or Sundays) will get a comp off. Comp Off has to be used within 15 days of working on a holiday.</w:t>
      </w:r>
    </w:p>
    <w:p w14:paraId="095B876C" w14:textId="77777777" w:rsidR="000F0FE5" w:rsidRDefault="000F0FE5">
      <w:pPr>
        <w:widowControl/>
        <w:spacing w:after="0"/>
        <w:ind w:left="720"/>
        <w:jc w:val="both"/>
        <w:rPr>
          <w:ins w:id="2695" w:author="Kush Khalasi" w:date="2025-06-02T15:30:00Z" w16du:dateUtc="2025-06-02T10:00:00Z"/>
          <w:color w:val="0D0D0D"/>
          <w:highlight w:val="white"/>
        </w:rPr>
      </w:pPr>
    </w:p>
    <w:p w14:paraId="0FA01383" w14:textId="4531C734" w:rsidR="007C262C" w:rsidRPr="007C262C" w:rsidRDefault="007C262C">
      <w:pPr>
        <w:widowControl/>
        <w:tabs>
          <w:tab w:val="left" w:pos="720"/>
        </w:tabs>
        <w:spacing w:after="0"/>
        <w:ind w:left="720" w:hanging="720"/>
        <w:jc w:val="both"/>
        <w:rPr>
          <w:ins w:id="2696" w:author="Kush Khalasi" w:date="2025-06-02T15:32:00Z"/>
          <w:b/>
          <w:bCs/>
          <w:color w:val="0D0D0D"/>
          <w:highlight w:val="white"/>
          <w:lang w:val="en-IN"/>
        </w:rPr>
        <w:pPrChange w:id="2697" w:author="Kush Khalasi" w:date="2025-06-02T15:32:00Z" w16du:dateUtc="2025-06-02T10:02:00Z">
          <w:pPr>
            <w:widowControl/>
            <w:spacing w:after="0"/>
            <w:ind w:left="720"/>
            <w:jc w:val="both"/>
          </w:pPr>
        </w:pPrChange>
      </w:pPr>
      <w:ins w:id="2698" w:author="Kush Khalasi" w:date="2025-06-02T15:32:00Z" w16du:dateUtc="2025-06-02T10:02:00Z">
        <w:r>
          <w:rPr>
            <w:b/>
            <w:bCs/>
            <w:color w:val="0D0D0D"/>
            <w:highlight w:val="white"/>
            <w:lang w:val="en-IN"/>
          </w:rPr>
          <w:t xml:space="preserve">8.10      </w:t>
        </w:r>
      </w:ins>
      <w:ins w:id="2699" w:author="Kush Khalasi" w:date="2025-06-02T15:32:00Z">
        <w:r w:rsidRPr="007C262C">
          <w:rPr>
            <w:b/>
            <w:bCs/>
            <w:color w:val="0D0D0D"/>
            <w:highlight w:val="white"/>
            <w:lang w:val="en-IN"/>
          </w:rPr>
          <w:t>Wage Review and Adequacy Assurance</w:t>
        </w:r>
      </w:ins>
    </w:p>
    <w:p w14:paraId="0B193F37" w14:textId="77777777" w:rsidR="007C262C" w:rsidRDefault="007C262C" w:rsidP="007C262C">
      <w:pPr>
        <w:widowControl/>
        <w:spacing w:after="0"/>
        <w:ind w:left="720"/>
        <w:jc w:val="both"/>
        <w:rPr>
          <w:ins w:id="2700" w:author="Kush Khalasi" w:date="2025-06-02T15:33:00Z" w16du:dateUtc="2025-06-02T10:03:00Z"/>
          <w:color w:val="0D0D0D"/>
          <w:highlight w:val="white"/>
          <w:lang w:val="en-IN"/>
        </w:rPr>
      </w:pPr>
      <w:ins w:id="2701" w:author="Kush Khalasi" w:date="2025-06-02T15:32:00Z">
        <w:r w:rsidRPr="007C262C">
          <w:rPr>
            <w:color w:val="0D0D0D"/>
            <w:highlight w:val="white"/>
            <w:lang w:val="en-IN"/>
          </w:rPr>
          <w:t>Riya Group is committed to providing fair, competitive, and adequate wages that align with evolving economic conditions and uphold employee wellbeing. The company has implemented structured mechanisms to periodically evaluate and ensure the adequacy of wages across all roles and locations.</w:t>
        </w:r>
      </w:ins>
    </w:p>
    <w:p w14:paraId="1BE2B39B" w14:textId="77777777" w:rsidR="007C262C" w:rsidRPr="007C262C" w:rsidRDefault="007C262C" w:rsidP="007C262C">
      <w:pPr>
        <w:widowControl/>
        <w:spacing w:after="0"/>
        <w:ind w:left="720"/>
        <w:jc w:val="both"/>
        <w:rPr>
          <w:ins w:id="2702" w:author="Kush Khalasi" w:date="2025-06-02T15:32:00Z"/>
          <w:color w:val="0D0D0D"/>
          <w:highlight w:val="white"/>
          <w:lang w:val="en-IN"/>
        </w:rPr>
      </w:pPr>
    </w:p>
    <w:p w14:paraId="6B39A2A1" w14:textId="49594A90" w:rsidR="007C262C" w:rsidRPr="007C262C" w:rsidRDefault="007C262C">
      <w:pPr>
        <w:widowControl/>
        <w:numPr>
          <w:ilvl w:val="0"/>
          <w:numId w:val="44"/>
        </w:numPr>
        <w:spacing w:after="0"/>
        <w:jc w:val="both"/>
        <w:rPr>
          <w:ins w:id="2703" w:author="Kush Khalasi" w:date="2025-06-02T15:32:00Z"/>
          <w:color w:val="0D0D0D"/>
          <w:highlight w:val="white"/>
          <w:lang w:val="en-IN"/>
        </w:rPr>
        <w:pPrChange w:id="2704" w:author="Kush Khalasi" w:date="2025-06-02T15:33:00Z" w16du:dateUtc="2025-06-02T10:03:00Z">
          <w:pPr>
            <w:widowControl/>
            <w:spacing w:after="0"/>
            <w:ind w:left="720"/>
            <w:jc w:val="both"/>
          </w:pPr>
        </w:pPrChange>
      </w:pPr>
      <w:ins w:id="2705" w:author="Kush Khalasi" w:date="2025-06-02T15:32:00Z">
        <w:r w:rsidRPr="007C262C">
          <w:rPr>
            <w:b/>
            <w:bCs/>
            <w:lang w:val="en-IN"/>
            <w:rPrChange w:id="2706" w:author="Kush Khalasi" w:date="2025-06-02T15:33:00Z" w16du:dateUtc="2025-06-02T10:03:00Z">
              <w:rPr>
                <w:b/>
                <w:bCs/>
                <w:color w:val="0D0D0D"/>
                <w:highlight w:val="white"/>
                <w:lang w:val="en-IN"/>
              </w:rPr>
            </w:rPrChange>
          </w:rPr>
          <w:t>Annual Wage Benchmarking</w:t>
        </w:r>
      </w:ins>
      <w:ins w:id="2707" w:author="Kush Khalasi" w:date="2025-06-02T15:33:00Z" w16du:dateUtc="2025-06-02T10:03:00Z">
        <w:r w:rsidRPr="007C262C">
          <w:rPr>
            <w:b/>
            <w:bCs/>
            <w:lang w:val="en-IN"/>
          </w:rPr>
          <w:t xml:space="preserve">: </w:t>
        </w:r>
      </w:ins>
      <w:ins w:id="2708" w:author="Kush Khalasi" w:date="2025-06-02T15:32:00Z">
        <w:r w:rsidRPr="007C262C">
          <w:rPr>
            <w:color w:val="0D0D0D"/>
            <w:highlight w:val="white"/>
            <w:lang w:val="en-IN"/>
          </w:rPr>
          <w:t xml:space="preserve">Each year, the HR department conducts a </w:t>
        </w:r>
        <w:r w:rsidRPr="007C262C">
          <w:rPr>
            <w:color w:val="0D0D0D"/>
            <w:highlight w:val="white"/>
            <w:lang w:val="en-IN"/>
            <w:rPrChange w:id="2709" w:author="Kush Khalasi" w:date="2025-06-02T15:38:00Z" w16du:dateUtc="2025-06-02T10:08:00Z">
              <w:rPr>
                <w:b/>
                <w:bCs/>
                <w:color w:val="0D0D0D"/>
                <w:highlight w:val="white"/>
                <w:lang w:val="en-IN"/>
              </w:rPr>
            </w:rPrChange>
          </w:rPr>
          <w:t>comprehensive salary benchmarking exercise</w:t>
        </w:r>
        <w:r w:rsidRPr="007C262C">
          <w:rPr>
            <w:color w:val="0D0D0D"/>
            <w:highlight w:val="white"/>
            <w:lang w:val="en-IN"/>
          </w:rPr>
          <w:t xml:space="preserve"> by:</w:t>
        </w:r>
      </w:ins>
    </w:p>
    <w:p w14:paraId="1D20D873" w14:textId="77777777" w:rsidR="007C262C" w:rsidRPr="007C262C" w:rsidRDefault="007C262C">
      <w:pPr>
        <w:numPr>
          <w:ilvl w:val="1"/>
          <w:numId w:val="44"/>
        </w:numPr>
        <w:spacing w:after="0"/>
        <w:rPr>
          <w:ins w:id="2710" w:author="Kush Khalasi" w:date="2025-06-02T15:32:00Z"/>
          <w:rPrChange w:id="2711" w:author="Kush Khalasi" w:date="2025-06-02T15:33:00Z" w16du:dateUtc="2025-06-02T10:03:00Z">
            <w:rPr>
              <w:ins w:id="2712" w:author="Kush Khalasi" w:date="2025-06-02T15:32:00Z"/>
              <w:color w:val="0D0D0D"/>
              <w:highlight w:val="white"/>
              <w:lang w:val="en-IN"/>
            </w:rPr>
          </w:rPrChange>
        </w:rPr>
        <w:pPrChange w:id="2713" w:author="Kush Khalasi" w:date="2025-06-02T15:33:00Z" w16du:dateUtc="2025-06-02T10:03:00Z">
          <w:pPr>
            <w:widowControl/>
            <w:numPr>
              <w:numId w:val="58"/>
            </w:numPr>
            <w:tabs>
              <w:tab w:val="num" w:pos="720"/>
            </w:tabs>
            <w:spacing w:after="0"/>
            <w:ind w:left="720" w:hanging="360"/>
            <w:jc w:val="both"/>
          </w:pPr>
        </w:pPrChange>
      </w:pPr>
      <w:ins w:id="2714" w:author="Kush Khalasi" w:date="2025-06-02T15:32:00Z">
        <w:r w:rsidRPr="007C262C">
          <w:rPr>
            <w:rPrChange w:id="2715" w:author="Kush Khalasi" w:date="2025-06-02T15:33:00Z" w16du:dateUtc="2025-06-02T10:03:00Z">
              <w:rPr>
                <w:color w:val="0D0D0D"/>
                <w:highlight w:val="white"/>
                <w:lang w:val="en-IN"/>
              </w:rPr>
            </w:rPrChange>
          </w:rPr>
          <w:t xml:space="preserve">Comparing current salary structures against </w:t>
        </w:r>
        <w:r w:rsidRPr="007C262C">
          <w:rPr>
            <w:rPrChange w:id="2716" w:author="Kush Khalasi" w:date="2025-06-02T15:33:00Z" w16du:dateUtc="2025-06-02T10:03:00Z">
              <w:rPr>
                <w:b/>
                <w:bCs/>
                <w:color w:val="0D0D0D"/>
                <w:highlight w:val="white"/>
                <w:lang w:val="en-IN"/>
              </w:rPr>
            </w:rPrChange>
          </w:rPr>
          <w:t>industry averages</w:t>
        </w:r>
        <w:r w:rsidRPr="007C262C">
          <w:rPr>
            <w:rPrChange w:id="2717" w:author="Kush Khalasi" w:date="2025-06-02T15:33:00Z" w16du:dateUtc="2025-06-02T10:03:00Z">
              <w:rPr>
                <w:color w:val="0D0D0D"/>
                <w:highlight w:val="white"/>
                <w:lang w:val="en-IN"/>
              </w:rPr>
            </w:rPrChange>
          </w:rPr>
          <w:t xml:space="preserve"> (IT, travel, BPO, support services, etc.).</w:t>
        </w:r>
      </w:ins>
    </w:p>
    <w:p w14:paraId="101C853A" w14:textId="77777777" w:rsidR="007C262C" w:rsidRPr="007C262C" w:rsidRDefault="007C262C">
      <w:pPr>
        <w:numPr>
          <w:ilvl w:val="1"/>
          <w:numId w:val="44"/>
        </w:numPr>
        <w:spacing w:after="0"/>
        <w:rPr>
          <w:ins w:id="2718" w:author="Kush Khalasi" w:date="2025-06-02T15:32:00Z"/>
          <w:rPrChange w:id="2719" w:author="Kush Khalasi" w:date="2025-06-02T15:33:00Z" w16du:dateUtc="2025-06-02T10:03:00Z">
            <w:rPr>
              <w:ins w:id="2720" w:author="Kush Khalasi" w:date="2025-06-02T15:32:00Z"/>
              <w:color w:val="0D0D0D"/>
              <w:highlight w:val="white"/>
              <w:lang w:val="en-IN"/>
            </w:rPr>
          </w:rPrChange>
        </w:rPr>
        <w:pPrChange w:id="2721" w:author="Kush Khalasi" w:date="2025-06-02T15:33:00Z" w16du:dateUtc="2025-06-02T10:03:00Z">
          <w:pPr>
            <w:widowControl/>
            <w:numPr>
              <w:numId w:val="58"/>
            </w:numPr>
            <w:tabs>
              <w:tab w:val="num" w:pos="720"/>
            </w:tabs>
            <w:spacing w:after="0"/>
            <w:ind w:left="720" w:hanging="360"/>
            <w:jc w:val="both"/>
          </w:pPr>
        </w:pPrChange>
      </w:pPr>
      <w:ins w:id="2722" w:author="Kush Khalasi" w:date="2025-06-02T15:32:00Z">
        <w:r w:rsidRPr="007C262C">
          <w:rPr>
            <w:rPrChange w:id="2723" w:author="Kush Khalasi" w:date="2025-06-02T15:33:00Z" w16du:dateUtc="2025-06-02T10:03:00Z">
              <w:rPr>
                <w:color w:val="0D0D0D"/>
                <w:highlight w:val="white"/>
                <w:lang w:val="en-IN"/>
              </w:rPr>
            </w:rPrChange>
          </w:rPr>
          <w:t xml:space="preserve">Referring to data from </w:t>
        </w:r>
        <w:r w:rsidRPr="007C262C">
          <w:rPr>
            <w:rPrChange w:id="2724" w:author="Kush Khalasi" w:date="2025-06-02T15:33:00Z" w16du:dateUtc="2025-06-02T10:03:00Z">
              <w:rPr>
                <w:b/>
                <w:bCs/>
                <w:color w:val="0D0D0D"/>
                <w:highlight w:val="white"/>
                <w:lang w:val="en-IN"/>
              </w:rPr>
            </w:rPrChange>
          </w:rPr>
          <w:t>national wage surveys</w:t>
        </w:r>
        <w:r w:rsidRPr="007C262C">
          <w:rPr>
            <w:rPrChange w:id="2725" w:author="Kush Khalasi" w:date="2025-06-02T15:33:00Z" w16du:dateUtc="2025-06-02T10:03:00Z">
              <w:rPr>
                <w:color w:val="0D0D0D"/>
                <w:highlight w:val="white"/>
                <w:lang w:val="en-IN"/>
              </w:rPr>
            </w:rPrChange>
          </w:rPr>
          <w:t xml:space="preserve">, government notifications, and </w:t>
        </w:r>
        <w:r w:rsidRPr="007C262C">
          <w:rPr>
            <w:rPrChange w:id="2726" w:author="Kush Khalasi" w:date="2025-06-02T15:33:00Z" w16du:dateUtc="2025-06-02T10:03:00Z">
              <w:rPr>
                <w:b/>
                <w:bCs/>
                <w:color w:val="0D0D0D"/>
                <w:highlight w:val="white"/>
                <w:lang w:val="en-IN"/>
              </w:rPr>
            </w:rPrChange>
          </w:rPr>
          <w:t>reputed compensation reports</w:t>
        </w:r>
        <w:r w:rsidRPr="007C262C">
          <w:rPr>
            <w:rPrChange w:id="2727" w:author="Kush Khalasi" w:date="2025-06-02T15:33:00Z" w16du:dateUtc="2025-06-02T10:03:00Z">
              <w:rPr>
                <w:color w:val="0D0D0D"/>
                <w:highlight w:val="white"/>
                <w:lang w:val="en-IN"/>
              </w:rPr>
            </w:rPrChange>
          </w:rPr>
          <w:t xml:space="preserve"> (e.g., Aon, Mercer).</w:t>
        </w:r>
      </w:ins>
    </w:p>
    <w:p w14:paraId="312FC68E" w14:textId="77777777" w:rsidR="007C262C" w:rsidRPr="007C262C" w:rsidRDefault="007C262C">
      <w:pPr>
        <w:numPr>
          <w:ilvl w:val="1"/>
          <w:numId w:val="44"/>
        </w:numPr>
        <w:spacing w:after="0"/>
        <w:rPr>
          <w:ins w:id="2728" w:author="Kush Khalasi" w:date="2025-06-02T15:32:00Z"/>
          <w:color w:val="0D0D0D"/>
          <w:highlight w:val="white"/>
          <w:lang w:val="en-IN"/>
        </w:rPr>
        <w:pPrChange w:id="2729" w:author="Kush Khalasi" w:date="2025-06-02T15:33:00Z" w16du:dateUtc="2025-06-02T10:03:00Z">
          <w:pPr>
            <w:widowControl/>
            <w:numPr>
              <w:numId w:val="58"/>
            </w:numPr>
            <w:tabs>
              <w:tab w:val="num" w:pos="720"/>
            </w:tabs>
            <w:spacing w:after="0"/>
            <w:ind w:left="720" w:hanging="360"/>
            <w:jc w:val="both"/>
          </w:pPr>
        </w:pPrChange>
      </w:pPr>
      <w:ins w:id="2730" w:author="Kush Khalasi" w:date="2025-06-02T15:32:00Z">
        <w:r w:rsidRPr="007C262C">
          <w:rPr>
            <w:rPrChange w:id="2731" w:author="Kush Khalasi" w:date="2025-06-02T15:33:00Z" w16du:dateUtc="2025-06-02T10:03:00Z">
              <w:rPr>
                <w:color w:val="0D0D0D"/>
                <w:highlight w:val="white"/>
                <w:lang w:val="en-IN"/>
              </w:rPr>
            </w:rPrChange>
          </w:rPr>
          <w:t>Ensuring</w:t>
        </w:r>
        <w:r w:rsidRPr="007C262C">
          <w:rPr>
            <w:color w:val="0D0D0D"/>
            <w:highlight w:val="white"/>
            <w:lang w:val="en-IN"/>
          </w:rPr>
          <w:t xml:space="preserve"> alignment with </w:t>
        </w:r>
        <w:r w:rsidRPr="007C262C">
          <w:rPr>
            <w:color w:val="0D0D0D"/>
            <w:highlight w:val="white"/>
            <w:lang w:val="en-IN"/>
            <w:rPrChange w:id="2732" w:author="Kush Khalasi" w:date="2025-06-02T15:33:00Z" w16du:dateUtc="2025-06-02T10:03:00Z">
              <w:rPr>
                <w:b/>
                <w:bCs/>
                <w:color w:val="0D0D0D"/>
                <w:highlight w:val="white"/>
                <w:lang w:val="en-IN"/>
              </w:rPr>
            </w:rPrChange>
          </w:rPr>
          <w:t>regional minimum wage laws</w:t>
        </w:r>
        <w:r w:rsidRPr="007C262C">
          <w:rPr>
            <w:color w:val="0D0D0D"/>
            <w:highlight w:val="white"/>
            <w:lang w:val="en-IN"/>
          </w:rPr>
          <w:t xml:space="preserve"> across all operational states.</w:t>
        </w:r>
      </w:ins>
    </w:p>
    <w:p w14:paraId="10E1102D" w14:textId="77777777" w:rsidR="007C262C" w:rsidRDefault="007C262C" w:rsidP="007C262C">
      <w:pPr>
        <w:widowControl/>
        <w:spacing w:after="0"/>
        <w:ind w:left="720"/>
        <w:jc w:val="both"/>
        <w:rPr>
          <w:ins w:id="2733" w:author="Kush Khalasi" w:date="2025-06-02T15:33:00Z" w16du:dateUtc="2025-06-02T10:03:00Z"/>
          <w:color w:val="0D0D0D"/>
          <w:highlight w:val="white"/>
          <w:lang w:val="en-IN"/>
        </w:rPr>
      </w:pPr>
      <w:ins w:id="2734" w:author="Kush Khalasi" w:date="2025-06-02T15:32:00Z">
        <w:r w:rsidRPr="007C262C">
          <w:rPr>
            <w:color w:val="0D0D0D"/>
            <w:highlight w:val="white"/>
            <w:lang w:val="en-IN"/>
          </w:rPr>
          <w:t>Findings are submitted to the management for review and necessary pay structure adjustments.</w:t>
        </w:r>
      </w:ins>
    </w:p>
    <w:p w14:paraId="35670EBA" w14:textId="77777777" w:rsidR="007C262C" w:rsidRPr="007C262C" w:rsidRDefault="007C262C" w:rsidP="007C262C">
      <w:pPr>
        <w:widowControl/>
        <w:spacing w:after="0"/>
        <w:ind w:left="720"/>
        <w:jc w:val="both"/>
        <w:rPr>
          <w:ins w:id="2735" w:author="Kush Khalasi" w:date="2025-06-02T15:32:00Z"/>
          <w:color w:val="0D0D0D"/>
          <w:highlight w:val="white"/>
          <w:lang w:val="en-IN"/>
        </w:rPr>
      </w:pPr>
    </w:p>
    <w:p w14:paraId="3100455D" w14:textId="69224122" w:rsidR="007C262C" w:rsidRPr="007C262C" w:rsidRDefault="007C262C">
      <w:pPr>
        <w:widowControl/>
        <w:numPr>
          <w:ilvl w:val="0"/>
          <w:numId w:val="44"/>
        </w:numPr>
        <w:spacing w:after="0"/>
        <w:jc w:val="both"/>
        <w:rPr>
          <w:ins w:id="2736" w:author="Kush Khalasi" w:date="2025-06-02T15:32:00Z"/>
          <w:color w:val="0D0D0D"/>
          <w:highlight w:val="white"/>
          <w:lang w:val="en-IN"/>
        </w:rPr>
        <w:pPrChange w:id="2737" w:author="Kush Khalasi" w:date="2025-06-02T15:34:00Z" w16du:dateUtc="2025-06-02T10:04:00Z">
          <w:pPr>
            <w:widowControl/>
            <w:spacing w:after="0"/>
            <w:ind w:left="720"/>
            <w:jc w:val="both"/>
          </w:pPr>
        </w:pPrChange>
      </w:pPr>
      <w:ins w:id="2738" w:author="Kush Khalasi" w:date="2025-06-02T15:32:00Z">
        <w:r w:rsidRPr="007C262C">
          <w:rPr>
            <w:b/>
            <w:bCs/>
            <w:lang w:val="en-IN"/>
            <w:rPrChange w:id="2739" w:author="Kush Khalasi" w:date="2025-06-02T15:34:00Z" w16du:dateUtc="2025-06-02T10:04:00Z">
              <w:rPr>
                <w:b/>
                <w:bCs/>
                <w:color w:val="0D0D0D"/>
                <w:highlight w:val="white"/>
                <w:lang w:val="en-IN"/>
              </w:rPr>
            </w:rPrChange>
          </w:rPr>
          <w:t>Inflation and Cost of Living Adjustments</w:t>
        </w:r>
      </w:ins>
      <w:ins w:id="2740" w:author="Kush Khalasi" w:date="2025-06-02T15:34:00Z" w16du:dateUtc="2025-06-02T10:04:00Z">
        <w:r w:rsidRPr="007C262C">
          <w:rPr>
            <w:b/>
            <w:bCs/>
            <w:lang w:val="en-IN"/>
          </w:rPr>
          <w:t xml:space="preserve">: </w:t>
        </w:r>
      </w:ins>
      <w:ins w:id="2741" w:author="Kush Khalasi" w:date="2025-06-02T15:32:00Z">
        <w:r w:rsidRPr="007C262C">
          <w:rPr>
            <w:color w:val="0D0D0D"/>
            <w:highlight w:val="white"/>
            <w:lang w:val="en-IN"/>
          </w:rPr>
          <w:t>Riya Group regularly monitors macroeconomic indicators such as:</w:t>
        </w:r>
      </w:ins>
    </w:p>
    <w:p w14:paraId="7271D2C1" w14:textId="77777777" w:rsidR="007C262C" w:rsidRPr="007C262C" w:rsidRDefault="007C262C">
      <w:pPr>
        <w:numPr>
          <w:ilvl w:val="1"/>
          <w:numId w:val="44"/>
        </w:numPr>
        <w:spacing w:after="0"/>
        <w:rPr>
          <w:ins w:id="2742" w:author="Kush Khalasi" w:date="2025-06-02T15:32:00Z"/>
          <w:color w:val="0D0D0D"/>
          <w:highlight w:val="white"/>
          <w:lang w:val="en-IN"/>
        </w:rPr>
        <w:pPrChange w:id="2743" w:author="Kush Khalasi" w:date="2025-06-02T15:33:00Z" w16du:dateUtc="2025-06-02T10:03:00Z">
          <w:pPr>
            <w:widowControl/>
            <w:numPr>
              <w:numId w:val="59"/>
            </w:numPr>
            <w:tabs>
              <w:tab w:val="num" w:pos="720"/>
            </w:tabs>
            <w:spacing w:after="0"/>
            <w:ind w:left="720" w:hanging="360"/>
            <w:jc w:val="both"/>
          </w:pPr>
        </w:pPrChange>
      </w:pPr>
      <w:ins w:id="2744" w:author="Kush Khalasi" w:date="2025-06-02T15:32:00Z">
        <w:r w:rsidRPr="007C262C">
          <w:rPr>
            <w:color w:val="0D0D0D"/>
            <w:highlight w:val="white"/>
            <w:lang w:val="en-IN"/>
            <w:rPrChange w:id="2745" w:author="Kush Khalasi" w:date="2025-06-02T15:34:00Z" w16du:dateUtc="2025-06-02T10:04:00Z">
              <w:rPr>
                <w:b/>
                <w:bCs/>
                <w:color w:val="0D0D0D"/>
                <w:highlight w:val="white"/>
                <w:lang w:val="en-IN"/>
              </w:rPr>
            </w:rPrChange>
          </w:rPr>
          <w:t>Inflation rate</w:t>
        </w:r>
        <w:r w:rsidRPr="007C262C">
          <w:rPr>
            <w:color w:val="0D0D0D"/>
            <w:highlight w:val="white"/>
            <w:lang w:val="en-IN"/>
          </w:rPr>
          <w:t xml:space="preserve"> (</w:t>
        </w:r>
        <w:r w:rsidRPr="007C262C">
          <w:rPr>
            <w:rPrChange w:id="2746" w:author="Kush Khalasi" w:date="2025-06-02T15:34:00Z" w16du:dateUtc="2025-06-02T10:04:00Z">
              <w:rPr>
                <w:color w:val="0D0D0D"/>
                <w:highlight w:val="white"/>
                <w:lang w:val="en-IN"/>
              </w:rPr>
            </w:rPrChange>
          </w:rPr>
          <w:t>Consumer</w:t>
        </w:r>
        <w:r w:rsidRPr="007C262C">
          <w:rPr>
            <w:color w:val="0D0D0D"/>
            <w:highlight w:val="white"/>
            <w:lang w:val="en-IN"/>
          </w:rPr>
          <w:t xml:space="preserve"> Price Index)</w:t>
        </w:r>
      </w:ins>
    </w:p>
    <w:p w14:paraId="13AF2B61" w14:textId="77777777" w:rsidR="007C262C" w:rsidRPr="007C262C" w:rsidRDefault="007C262C">
      <w:pPr>
        <w:numPr>
          <w:ilvl w:val="1"/>
          <w:numId w:val="44"/>
        </w:numPr>
        <w:spacing w:after="0"/>
        <w:rPr>
          <w:ins w:id="2747" w:author="Kush Khalasi" w:date="2025-06-02T15:32:00Z"/>
          <w:rPrChange w:id="2748" w:author="Kush Khalasi" w:date="2025-06-02T15:34:00Z" w16du:dateUtc="2025-06-02T10:04:00Z">
            <w:rPr>
              <w:ins w:id="2749" w:author="Kush Khalasi" w:date="2025-06-02T15:32:00Z"/>
              <w:color w:val="0D0D0D"/>
              <w:highlight w:val="white"/>
              <w:lang w:val="en-IN"/>
            </w:rPr>
          </w:rPrChange>
        </w:rPr>
        <w:pPrChange w:id="2750" w:author="Kush Khalasi" w:date="2025-06-02T15:33:00Z" w16du:dateUtc="2025-06-02T10:03:00Z">
          <w:pPr>
            <w:widowControl/>
            <w:numPr>
              <w:numId w:val="59"/>
            </w:numPr>
            <w:tabs>
              <w:tab w:val="num" w:pos="720"/>
            </w:tabs>
            <w:spacing w:after="0"/>
            <w:ind w:left="720" w:hanging="360"/>
            <w:jc w:val="both"/>
          </w:pPr>
        </w:pPrChange>
      </w:pPr>
      <w:ins w:id="2751" w:author="Kush Khalasi" w:date="2025-06-02T15:32:00Z">
        <w:r w:rsidRPr="007C262C">
          <w:rPr>
            <w:color w:val="0D0D0D"/>
            <w:highlight w:val="white"/>
            <w:lang w:val="en-IN"/>
            <w:rPrChange w:id="2752" w:author="Kush Khalasi" w:date="2025-06-02T15:34:00Z" w16du:dateUtc="2025-06-02T10:04:00Z">
              <w:rPr>
                <w:b/>
                <w:bCs/>
                <w:color w:val="0D0D0D"/>
                <w:highlight w:val="white"/>
                <w:lang w:val="en-IN"/>
              </w:rPr>
            </w:rPrChange>
          </w:rPr>
          <w:t xml:space="preserve">Local cost of </w:t>
        </w:r>
        <w:r w:rsidRPr="007C262C">
          <w:rPr>
            <w:rPrChange w:id="2753" w:author="Kush Khalasi" w:date="2025-06-02T15:34:00Z" w16du:dateUtc="2025-06-02T10:04:00Z">
              <w:rPr>
                <w:b/>
                <w:bCs/>
                <w:color w:val="0D0D0D"/>
                <w:highlight w:val="white"/>
                <w:lang w:val="en-IN"/>
              </w:rPr>
            </w:rPrChange>
          </w:rPr>
          <w:t>living fluctuations</w:t>
        </w:r>
      </w:ins>
    </w:p>
    <w:p w14:paraId="421FE60E" w14:textId="77777777" w:rsidR="007C262C" w:rsidRPr="007C262C" w:rsidRDefault="007C262C">
      <w:pPr>
        <w:numPr>
          <w:ilvl w:val="1"/>
          <w:numId w:val="44"/>
        </w:numPr>
        <w:spacing w:after="0"/>
        <w:rPr>
          <w:ins w:id="2754" w:author="Kush Khalasi" w:date="2025-06-02T15:32:00Z"/>
          <w:color w:val="0D0D0D"/>
          <w:highlight w:val="white"/>
          <w:lang w:val="en-IN"/>
        </w:rPr>
        <w:pPrChange w:id="2755" w:author="Kush Khalasi" w:date="2025-06-02T15:33:00Z" w16du:dateUtc="2025-06-02T10:03:00Z">
          <w:pPr>
            <w:widowControl/>
            <w:numPr>
              <w:numId w:val="59"/>
            </w:numPr>
            <w:tabs>
              <w:tab w:val="num" w:pos="720"/>
            </w:tabs>
            <w:spacing w:after="0"/>
            <w:ind w:left="720" w:hanging="360"/>
            <w:jc w:val="both"/>
          </w:pPr>
        </w:pPrChange>
      </w:pPr>
      <w:ins w:id="2756" w:author="Kush Khalasi" w:date="2025-06-02T15:32:00Z">
        <w:r w:rsidRPr="007C262C">
          <w:rPr>
            <w:rPrChange w:id="2757" w:author="Kush Khalasi" w:date="2025-06-02T15:34:00Z" w16du:dateUtc="2025-06-02T10:04:00Z">
              <w:rPr>
                <w:b/>
                <w:bCs/>
                <w:color w:val="0D0D0D"/>
                <w:highlight w:val="white"/>
                <w:lang w:val="en-IN"/>
              </w:rPr>
            </w:rPrChange>
          </w:rPr>
          <w:t>Urban housi</w:t>
        </w:r>
        <w:r w:rsidRPr="007C262C">
          <w:rPr>
            <w:color w:val="0D0D0D"/>
            <w:highlight w:val="white"/>
            <w:lang w:val="en-IN"/>
            <w:rPrChange w:id="2758" w:author="Kush Khalasi" w:date="2025-06-02T15:34:00Z" w16du:dateUtc="2025-06-02T10:04:00Z">
              <w:rPr>
                <w:b/>
                <w:bCs/>
                <w:color w:val="0D0D0D"/>
                <w:highlight w:val="white"/>
                <w:lang w:val="en-IN"/>
              </w:rPr>
            </w:rPrChange>
          </w:rPr>
          <w:t>ng and utility cost trends</w:t>
        </w:r>
      </w:ins>
    </w:p>
    <w:p w14:paraId="5CC97B4E" w14:textId="77777777" w:rsidR="007C262C" w:rsidRDefault="007C262C" w:rsidP="007C262C">
      <w:pPr>
        <w:widowControl/>
        <w:spacing w:after="0"/>
        <w:ind w:left="720"/>
        <w:jc w:val="both"/>
        <w:rPr>
          <w:ins w:id="2759" w:author="Kush Khalasi" w:date="2025-06-02T15:37:00Z" w16du:dateUtc="2025-06-02T10:07:00Z"/>
          <w:color w:val="0D0D0D"/>
          <w:highlight w:val="white"/>
          <w:lang w:val="en-IN"/>
        </w:rPr>
      </w:pPr>
      <w:ins w:id="2760" w:author="Kush Khalasi" w:date="2025-06-02T15:32:00Z">
        <w:r w:rsidRPr="007C262C">
          <w:rPr>
            <w:color w:val="0D0D0D"/>
            <w:highlight w:val="white"/>
            <w:lang w:val="en-IN"/>
          </w:rPr>
          <w:t xml:space="preserve">Based on these insights, annual increments are reviewed to help employees maintain purchasing power and financial stability. </w:t>
        </w:r>
        <w:r w:rsidRPr="007C262C">
          <w:rPr>
            <w:b/>
            <w:bCs/>
            <w:color w:val="0D0D0D"/>
            <w:highlight w:val="white"/>
            <w:lang w:val="en-IN"/>
          </w:rPr>
          <w:t>Cost of living-based salary corrections</w:t>
        </w:r>
        <w:r w:rsidRPr="007C262C">
          <w:rPr>
            <w:color w:val="0D0D0D"/>
            <w:highlight w:val="white"/>
            <w:lang w:val="en-IN"/>
          </w:rPr>
          <w:t xml:space="preserve"> are implemented wherever disparities are identified.</w:t>
        </w:r>
      </w:ins>
    </w:p>
    <w:p w14:paraId="5E269EC5" w14:textId="77777777" w:rsidR="007C262C" w:rsidRPr="007C262C" w:rsidRDefault="007C262C" w:rsidP="007C262C">
      <w:pPr>
        <w:widowControl/>
        <w:spacing w:after="0"/>
        <w:ind w:left="720"/>
        <w:jc w:val="both"/>
        <w:rPr>
          <w:ins w:id="2761" w:author="Kush Khalasi" w:date="2025-06-02T15:32:00Z"/>
          <w:color w:val="0D0D0D"/>
          <w:highlight w:val="white"/>
          <w:lang w:val="en-IN"/>
        </w:rPr>
      </w:pPr>
    </w:p>
    <w:p w14:paraId="388C3F78" w14:textId="2ACD79C5" w:rsidR="007C262C" w:rsidRPr="007C262C" w:rsidRDefault="007C262C">
      <w:pPr>
        <w:numPr>
          <w:ilvl w:val="0"/>
          <w:numId w:val="44"/>
        </w:numPr>
        <w:spacing w:after="0"/>
        <w:jc w:val="both"/>
        <w:rPr>
          <w:ins w:id="2762" w:author="Kush Khalasi" w:date="2025-06-02T15:32:00Z"/>
          <w:b/>
          <w:bCs/>
          <w:lang w:val="en-IN"/>
          <w:rPrChange w:id="2763" w:author="Kush Khalasi" w:date="2025-06-02T15:33:00Z" w16du:dateUtc="2025-06-02T10:03:00Z">
            <w:rPr>
              <w:ins w:id="2764" w:author="Kush Khalasi" w:date="2025-06-02T15:32:00Z"/>
              <w:b/>
              <w:bCs/>
              <w:color w:val="0D0D0D"/>
              <w:highlight w:val="white"/>
              <w:lang w:val="en-IN"/>
            </w:rPr>
          </w:rPrChange>
        </w:rPr>
        <w:pPrChange w:id="2765" w:author="Kush Khalasi" w:date="2025-06-02T15:33:00Z" w16du:dateUtc="2025-06-02T10:03:00Z">
          <w:pPr>
            <w:widowControl/>
            <w:spacing w:after="0"/>
            <w:ind w:left="720"/>
            <w:jc w:val="both"/>
          </w:pPr>
        </w:pPrChange>
      </w:pPr>
      <w:ins w:id="2766" w:author="Kush Khalasi" w:date="2025-06-02T15:32:00Z">
        <w:r w:rsidRPr="007C262C">
          <w:rPr>
            <w:b/>
            <w:bCs/>
            <w:lang w:val="en-IN"/>
            <w:rPrChange w:id="2767" w:author="Kush Khalasi" w:date="2025-06-02T15:33:00Z" w16du:dateUtc="2025-06-02T10:03:00Z">
              <w:rPr>
                <w:b/>
                <w:bCs/>
                <w:color w:val="0D0D0D"/>
                <w:highlight w:val="white"/>
                <w:lang w:val="en-IN"/>
              </w:rPr>
            </w:rPrChange>
          </w:rPr>
          <w:t>Role-Based Internal Equity Audits</w:t>
        </w:r>
      </w:ins>
    </w:p>
    <w:p w14:paraId="776BBA27" w14:textId="77777777" w:rsidR="007C262C" w:rsidRPr="007C262C" w:rsidRDefault="007C262C" w:rsidP="007C262C">
      <w:pPr>
        <w:widowControl/>
        <w:spacing w:after="0"/>
        <w:ind w:left="720"/>
        <w:jc w:val="both"/>
        <w:rPr>
          <w:ins w:id="2768" w:author="Kush Khalasi" w:date="2025-06-02T15:32:00Z"/>
          <w:color w:val="0D0D0D"/>
          <w:highlight w:val="white"/>
          <w:lang w:val="en-IN"/>
        </w:rPr>
      </w:pPr>
      <w:ins w:id="2769" w:author="Kush Khalasi" w:date="2025-06-02T15:32:00Z">
        <w:r w:rsidRPr="007C262C">
          <w:rPr>
            <w:color w:val="0D0D0D"/>
            <w:highlight w:val="white"/>
            <w:lang w:val="en-IN"/>
          </w:rPr>
          <w:t>The company periodically evaluates pay levels to ensure:</w:t>
        </w:r>
      </w:ins>
    </w:p>
    <w:p w14:paraId="7AD16905" w14:textId="77777777" w:rsidR="007C262C" w:rsidRPr="007C262C" w:rsidRDefault="007C262C">
      <w:pPr>
        <w:numPr>
          <w:ilvl w:val="1"/>
          <w:numId w:val="44"/>
        </w:numPr>
        <w:spacing w:after="0"/>
        <w:rPr>
          <w:ins w:id="2770" w:author="Kush Khalasi" w:date="2025-06-02T15:32:00Z"/>
          <w:rPrChange w:id="2771" w:author="Kush Khalasi" w:date="2025-06-02T15:38:00Z" w16du:dateUtc="2025-06-02T10:08:00Z">
            <w:rPr>
              <w:ins w:id="2772" w:author="Kush Khalasi" w:date="2025-06-02T15:32:00Z"/>
              <w:color w:val="0D0D0D"/>
              <w:highlight w:val="white"/>
              <w:lang w:val="en-IN"/>
            </w:rPr>
          </w:rPrChange>
        </w:rPr>
        <w:pPrChange w:id="2773" w:author="Kush Khalasi" w:date="2025-06-02T15:33:00Z" w16du:dateUtc="2025-06-02T10:03:00Z">
          <w:pPr>
            <w:widowControl/>
            <w:numPr>
              <w:numId w:val="60"/>
            </w:numPr>
            <w:tabs>
              <w:tab w:val="num" w:pos="720"/>
            </w:tabs>
            <w:spacing w:after="0"/>
            <w:ind w:left="720" w:hanging="360"/>
            <w:jc w:val="both"/>
          </w:pPr>
        </w:pPrChange>
      </w:pPr>
      <w:ins w:id="2774" w:author="Kush Khalasi" w:date="2025-06-02T15:32:00Z">
        <w:r w:rsidRPr="007C262C">
          <w:rPr>
            <w:color w:val="0D0D0D"/>
            <w:highlight w:val="white"/>
            <w:lang w:val="en-IN"/>
            <w:rPrChange w:id="2775" w:author="Kush Khalasi" w:date="2025-06-02T15:38:00Z" w16du:dateUtc="2025-06-02T10:08:00Z">
              <w:rPr>
                <w:b/>
                <w:bCs/>
                <w:color w:val="0D0D0D"/>
                <w:highlight w:val="white"/>
                <w:lang w:val="en-IN"/>
              </w:rPr>
            </w:rPrChange>
          </w:rPr>
          <w:t xml:space="preserve">Equal pay for equal </w:t>
        </w:r>
        <w:r w:rsidRPr="007C262C">
          <w:rPr>
            <w:rPrChange w:id="2776" w:author="Kush Khalasi" w:date="2025-06-02T15:38:00Z" w16du:dateUtc="2025-06-02T10:08:00Z">
              <w:rPr>
                <w:b/>
                <w:bCs/>
                <w:color w:val="0D0D0D"/>
                <w:highlight w:val="white"/>
                <w:lang w:val="en-IN"/>
              </w:rPr>
            </w:rPrChange>
          </w:rPr>
          <w:t>work</w:t>
        </w:r>
        <w:r w:rsidRPr="007C262C">
          <w:rPr>
            <w:rPrChange w:id="2777" w:author="Kush Khalasi" w:date="2025-06-02T15:38:00Z" w16du:dateUtc="2025-06-02T10:08:00Z">
              <w:rPr>
                <w:color w:val="0D0D0D"/>
                <w:highlight w:val="white"/>
                <w:lang w:val="en-IN"/>
              </w:rPr>
            </w:rPrChange>
          </w:rPr>
          <w:t>, regardless of gender, location, or background.</w:t>
        </w:r>
      </w:ins>
    </w:p>
    <w:p w14:paraId="4EB6D296" w14:textId="77777777" w:rsidR="007C262C" w:rsidRPr="007C262C" w:rsidRDefault="007C262C">
      <w:pPr>
        <w:numPr>
          <w:ilvl w:val="1"/>
          <w:numId w:val="44"/>
        </w:numPr>
        <w:spacing w:after="0"/>
        <w:rPr>
          <w:ins w:id="2778" w:author="Kush Khalasi" w:date="2025-06-02T15:32:00Z"/>
          <w:rPrChange w:id="2779" w:author="Kush Khalasi" w:date="2025-06-02T15:33:00Z" w16du:dateUtc="2025-06-02T10:03:00Z">
            <w:rPr>
              <w:ins w:id="2780" w:author="Kush Khalasi" w:date="2025-06-02T15:32:00Z"/>
              <w:color w:val="0D0D0D"/>
              <w:highlight w:val="white"/>
              <w:lang w:val="en-IN"/>
            </w:rPr>
          </w:rPrChange>
        </w:rPr>
        <w:pPrChange w:id="2781" w:author="Kush Khalasi" w:date="2025-06-02T15:33:00Z" w16du:dateUtc="2025-06-02T10:03:00Z">
          <w:pPr>
            <w:widowControl/>
            <w:numPr>
              <w:numId w:val="60"/>
            </w:numPr>
            <w:tabs>
              <w:tab w:val="num" w:pos="720"/>
            </w:tabs>
            <w:spacing w:after="0"/>
            <w:ind w:left="720" w:hanging="360"/>
            <w:jc w:val="both"/>
          </w:pPr>
        </w:pPrChange>
      </w:pPr>
      <w:ins w:id="2782" w:author="Kush Khalasi" w:date="2025-06-02T15:32:00Z">
        <w:r w:rsidRPr="007C262C">
          <w:rPr>
            <w:rPrChange w:id="2783" w:author="Kush Khalasi" w:date="2025-06-02T15:33:00Z" w16du:dateUtc="2025-06-02T10:03:00Z">
              <w:rPr>
                <w:b/>
                <w:bCs/>
                <w:color w:val="0D0D0D"/>
                <w:highlight w:val="white"/>
                <w:lang w:val="en-IN"/>
              </w:rPr>
            </w:rPrChange>
          </w:rPr>
          <w:t>Internal consistency</w:t>
        </w:r>
        <w:r w:rsidRPr="007C262C">
          <w:rPr>
            <w:rPrChange w:id="2784" w:author="Kush Khalasi" w:date="2025-06-02T15:33:00Z" w16du:dateUtc="2025-06-02T10:03:00Z">
              <w:rPr>
                <w:color w:val="0D0D0D"/>
                <w:highlight w:val="white"/>
                <w:lang w:val="en-IN"/>
              </w:rPr>
            </w:rPrChange>
          </w:rPr>
          <w:t xml:space="preserve"> in pay across similar roles and grades.</w:t>
        </w:r>
      </w:ins>
    </w:p>
    <w:p w14:paraId="56B9A260" w14:textId="77777777" w:rsidR="007C262C" w:rsidRDefault="007C262C" w:rsidP="007C262C">
      <w:pPr>
        <w:numPr>
          <w:ilvl w:val="1"/>
          <w:numId w:val="44"/>
        </w:numPr>
        <w:spacing w:after="0"/>
        <w:rPr>
          <w:ins w:id="2785" w:author="Kush Khalasi" w:date="2025-06-02T15:37:00Z" w16du:dateUtc="2025-06-02T10:07:00Z"/>
          <w:color w:val="0D0D0D"/>
          <w:highlight w:val="white"/>
          <w:lang w:val="en-IN"/>
        </w:rPr>
      </w:pPr>
      <w:ins w:id="2786" w:author="Kush Khalasi" w:date="2025-06-02T15:32:00Z">
        <w:r w:rsidRPr="007C262C">
          <w:rPr>
            <w:rPrChange w:id="2787" w:author="Kush Khalasi" w:date="2025-06-02T15:33:00Z" w16du:dateUtc="2025-06-02T10:03:00Z">
              <w:rPr>
                <w:color w:val="0D0D0D"/>
                <w:highlight w:val="white"/>
                <w:lang w:val="en-IN"/>
              </w:rPr>
            </w:rPrChange>
          </w:rPr>
          <w:t xml:space="preserve">Identification of any </w:t>
        </w:r>
        <w:r w:rsidRPr="007C262C">
          <w:rPr>
            <w:rPrChange w:id="2788" w:author="Kush Khalasi" w:date="2025-06-02T15:33:00Z" w16du:dateUtc="2025-06-02T10:03:00Z">
              <w:rPr>
                <w:b/>
                <w:bCs/>
                <w:color w:val="0D0D0D"/>
                <w:highlight w:val="white"/>
                <w:lang w:val="en-IN"/>
              </w:rPr>
            </w:rPrChange>
          </w:rPr>
          <w:t>unjustified</w:t>
        </w:r>
        <w:r w:rsidRPr="007C262C">
          <w:rPr>
            <w:b/>
            <w:bCs/>
            <w:color w:val="0D0D0D"/>
            <w:highlight w:val="white"/>
            <w:lang w:val="en-IN"/>
          </w:rPr>
          <w:t xml:space="preserve"> wage gaps</w:t>
        </w:r>
        <w:r w:rsidRPr="007C262C">
          <w:rPr>
            <w:color w:val="0D0D0D"/>
            <w:highlight w:val="white"/>
            <w:lang w:val="en-IN"/>
          </w:rPr>
          <w:t>, which are then rectified.</w:t>
        </w:r>
      </w:ins>
    </w:p>
    <w:p w14:paraId="29D2D061" w14:textId="3B885128" w:rsidR="007C262C" w:rsidRPr="007C262C" w:rsidRDefault="007C262C">
      <w:pPr>
        <w:spacing w:after="0"/>
        <w:ind w:left="1440"/>
        <w:rPr>
          <w:ins w:id="2789" w:author="Kush Khalasi" w:date="2025-06-02T15:32:00Z"/>
          <w:color w:val="0D0D0D"/>
          <w:highlight w:val="white"/>
          <w:lang w:val="en-IN"/>
        </w:rPr>
        <w:pPrChange w:id="2790" w:author="Kush Khalasi" w:date="2025-06-02T15:37:00Z" w16du:dateUtc="2025-06-02T10:07:00Z">
          <w:pPr>
            <w:widowControl/>
            <w:numPr>
              <w:numId w:val="60"/>
            </w:numPr>
            <w:tabs>
              <w:tab w:val="num" w:pos="720"/>
            </w:tabs>
            <w:spacing w:after="0"/>
            <w:ind w:left="720" w:hanging="360"/>
            <w:jc w:val="both"/>
          </w:pPr>
        </w:pPrChange>
      </w:pPr>
    </w:p>
    <w:p w14:paraId="2A972D92" w14:textId="0B44E899" w:rsidR="007C262C" w:rsidRPr="007C262C" w:rsidRDefault="007C262C">
      <w:pPr>
        <w:numPr>
          <w:ilvl w:val="0"/>
          <w:numId w:val="44"/>
        </w:numPr>
        <w:spacing w:after="0"/>
        <w:jc w:val="both"/>
        <w:rPr>
          <w:ins w:id="2791" w:author="Kush Khalasi" w:date="2025-06-02T15:32:00Z"/>
          <w:b/>
          <w:bCs/>
          <w:lang w:val="en-IN"/>
          <w:rPrChange w:id="2792" w:author="Kush Khalasi" w:date="2025-06-02T15:33:00Z" w16du:dateUtc="2025-06-02T10:03:00Z">
            <w:rPr>
              <w:ins w:id="2793" w:author="Kush Khalasi" w:date="2025-06-02T15:32:00Z"/>
              <w:b/>
              <w:bCs/>
              <w:color w:val="0D0D0D"/>
              <w:highlight w:val="white"/>
              <w:lang w:val="en-IN"/>
            </w:rPr>
          </w:rPrChange>
        </w:rPr>
        <w:pPrChange w:id="2794" w:author="Kush Khalasi" w:date="2025-06-02T15:33:00Z" w16du:dateUtc="2025-06-02T10:03:00Z">
          <w:pPr>
            <w:widowControl/>
            <w:spacing w:after="0"/>
            <w:ind w:left="720"/>
            <w:jc w:val="both"/>
          </w:pPr>
        </w:pPrChange>
      </w:pPr>
      <w:ins w:id="2795" w:author="Kush Khalasi" w:date="2025-06-02T15:32:00Z">
        <w:r w:rsidRPr="007C262C">
          <w:rPr>
            <w:b/>
            <w:bCs/>
            <w:lang w:val="en-IN"/>
            <w:rPrChange w:id="2796" w:author="Kush Khalasi" w:date="2025-06-02T15:33:00Z" w16du:dateUtc="2025-06-02T10:03:00Z">
              <w:rPr>
                <w:b/>
                <w:bCs/>
                <w:color w:val="0D0D0D"/>
                <w:highlight w:val="white"/>
                <w:lang w:val="en-IN"/>
              </w:rPr>
            </w:rPrChange>
          </w:rPr>
          <w:t>Wage Adequacy for New Roles</w:t>
        </w:r>
      </w:ins>
    </w:p>
    <w:p w14:paraId="04BBF4B6" w14:textId="373646B0" w:rsidR="007C262C" w:rsidRPr="007C262C" w:rsidRDefault="007C262C" w:rsidP="007C262C">
      <w:pPr>
        <w:widowControl/>
        <w:spacing w:after="0"/>
        <w:ind w:left="720"/>
        <w:jc w:val="both"/>
        <w:rPr>
          <w:ins w:id="2797" w:author="Kush Khalasi" w:date="2025-06-02T15:32:00Z"/>
          <w:color w:val="0D0D0D"/>
          <w:highlight w:val="white"/>
          <w:lang w:val="en-IN"/>
        </w:rPr>
      </w:pPr>
      <w:ins w:id="2798" w:author="Kush Khalasi" w:date="2025-06-02T15:32:00Z">
        <w:r w:rsidRPr="007C262C">
          <w:rPr>
            <w:color w:val="0D0D0D"/>
            <w:highlight w:val="white"/>
            <w:lang w:val="en-IN"/>
          </w:rPr>
          <w:t xml:space="preserve">Before launching new </w:t>
        </w:r>
      </w:ins>
      <w:ins w:id="2799" w:author="Kush Khalasi" w:date="2025-06-02T15:38:00Z" w16du:dateUtc="2025-06-02T10:08:00Z">
        <w:r w:rsidRPr="007C262C">
          <w:rPr>
            <w:color w:val="0D0D0D"/>
            <w:highlight w:val="white"/>
            <w:lang w:val="en-IN"/>
          </w:rPr>
          <w:t>job,</w:t>
        </w:r>
      </w:ins>
      <w:ins w:id="2800" w:author="Kush Khalasi" w:date="2025-06-02T15:32:00Z">
        <w:r w:rsidRPr="007C262C">
          <w:rPr>
            <w:color w:val="0D0D0D"/>
            <w:highlight w:val="white"/>
            <w:lang w:val="en-IN"/>
          </w:rPr>
          <w:t xml:space="preserve"> positions or restructuring existing ones, HR carries out a:</w:t>
        </w:r>
      </w:ins>
    </w:p>
    <w:p w14:paraId="39A7A636" w14:textId="77777777" w:rsidR="007C262C" w:rsidRPr="007C262C" w:rsidRDefault="007C262C">
      <w:pPr>
        <w:numPr>
          <w:ilvl w:val="1"/>
          <w:numId w:val="44"/>
        </w:numPr>
        <w:spacing w:after="0"/>
        <w:rPr>
          <w:ins w:id="2801" w:author="Kush Khalasi" w:date="2025-06-02T15:32:00Z"/>
          <w:rPrChange w:id="2802" w:author="Kush Khalasi" w:date="2025-06-02T15:38:00Z" w16du:dateUtc="2025-06-02T10:08:00Z">
            <w:rPr>
              <w:ins w:id="2803" w:author="Kush Khalasi" w:date="2025-06-02T15:32:00Z"/>
              <w:color w:val="0D0D0D"/>
              <w:highlight w:val="white"/>
              <w:lang w:val="en-IN"/>
            </w:rPr>
          </w:rPrChange>
        </w:rPr>
        <w:pPrChange w:id="2804" w:author="Kush Khalasi" w:date="2025-06-02T15:33:00Z" w16du:dateUtc="2025-06-02T10:03:00Z">
          <w:pPr>
            <w:widowControl/>
            <w:numPr>
              <w:numId w:val="61"/>
            </w:numPr>
            <w:tabs>
              <w:tab w:val="num" w:pos="720"/>
            </w:tabs>
            <w:spacing w:after="0"/>
            <w:ind w:left="720" w:hanging="360"/>
            <w:jc w:val="both"/>
          </w:pPr>
        </w:pPrChange>
      </w:pPr>
      <w:ins w:id="2805" w:author="Kush Khalasi" w:date="2025-06-02T15:32:00Z">
        <w:r w:rsidRPr="007C262C">
          <w:rPr>
            <w:color w:val="0D0D0D"/>
            <w:highlight w:val="white"/>
            <w:lang w:val="en-IN"/>
            <w:rPrChange w:id="2806" w:author="Kush Khalasi" w:date="2025-06-02T15:38:00Z" w16du:dateUtc="2025-06-02T10:08:00Z">
              <w:rPr>
                <w:b/>
                <w:bCs/>
                <w:color w:val="0D0D0D"/>
                <w:highlight w:val="white"/>
                <w:lang w:val="en-IN"/>
              </w:rPr>
            </w:rPrChange>
          </w:rPr>
          <w:t xml:space="preserve">Market scan of </w:t>
        </w:r>
        <w:r w:rsidRPr="007C262C">
          <w:rPr>
            <w:rPrChange w:id="2807" w:author="Kush Khalasi" w:date="2025-06-02T15:38:00Z" w16du:dateUtc="2025-06-02T10:08:00Z">
              <w:rPr>
                <w:b/>
                <w:bCs/>
                <w:color w:val="0D0D0D"/>
                <w:highlight w:val="white"/>
                <w:lang w:val="en-IN"/>
              </w:rPr>
            </w:rPrChange>
          </w:rPr>
          <w:t>expected wage ranges</w:t>
        </w:r>
      </w:ins>
    </w:p>
    <w:p w14:paraId="6FA03304" w14:textId="77777777" w:rsidR="007C262C" w:rsidRPr="007C262C" w:rsidRDefault="007C262C">
      <w:pPr>
        <w:numPr>
          <w:ilvl w:val="1"/>
          <w:numId w:val="44"/>
        </w:numPr>
        <w:spacing w:after="0"/>
        <w:rPr>
          <w:ins w:id="2808" w:author="Kush Khalasi" w:date="2025-06-02T15:32:00Z"/>
          <w:rPrChange w:id="2809" w:author="Kush Khalasi" w:date="2025-06-02T15:33:00Z" w16du:dateUtc="2025-06-02T10:03:00Z">
            <w:rPr>
              <w:ins w:id="2810" w:author="Kush Khalasi" w:date="2025-06-02T15:32:00Z"/>
              <w:color w:val="0D0D0D"/>
              <w:highlight w:val="white"/>
              <w:lang w:val="en-IN"/>
            </w:rPr>
          </w:rPrChange>
        </w:rPr>
        <w:pPrChange w:id="2811" w:author="Kush Khalasi" w:date="2025-06-02T15:33:00Z" w16du:dateUtc="2025-06-02T10:03:00Z">
          <w:pPr>
            <w:widowControl/>
            <w:numPr>
              <w:numId w:val="61"/>
            </w:numPr>
            <w:tabs>
              <w:tab w:val="num" w:pos="720"/>
            </w:tabs>
            <w:spacing w:after="0"/>
            <w:ind w:left="720" w:hanging="360"/>
            <w:jc w:val="both"/>
          </w:pPr>
        </w:pPrChange>
      </w:pPr>
      <w:ins w:id="2812" w:author="Kush Khalasi" w:date="2025-06-02T15:32:00Z">
        <w:r w:rsidRPr="007C262C">
          <w:rPr>
            <w:rPrChange w:id="2813" w:author="Kush Khalasi" w:date="2025-06-02T15:33:00Z" w16du:dateUtc="2025-06-02T10:03:00Z">
              <w:rPr>
                <w:b/>
                <w:bCs/>
                <w:color w:val="0D0D0D"/>
                <w:highlight w:val="white"/>
                <w:lang w:val="en-IN"/>
              </w:rPr>
            </w:rPrChange>
          </w:rPr>
          <w:t>Local living wage reference check</w:t>
        </w:r>
        <w:r w:rsidRPr="007C262C">
          <w:rPr>
            <w:rPrChange w:id="2814" w:author="Kush Khalasi" w:date="2025-06-02T15:33:00Z" w16du:dateUtc="2025-06-02T10:03:00Z">
              <w:rPr>
                <w:color w:val="0D0D0D"/>
                <w:highlight w:val="white"/>
                <w:lang w:val="en-IN"/>
              </w:rPr>
            </w:rPrChange>
          </w:rPr>
          <w:t xml:space="preserve"> (for interns, junior staff, etc.)</w:t>
        </w:r>
      </w:ins>
    </w:p>
    <w:p w14:paraId="6FD212A4" w14:textId="77777777" w:rsidR="007C262C" w:rsidRDefault="007C262C" w:rsidP="007C262C">
      <w:pPr>
        <w:numPr>
          <w:ilvl w:val="1"/>
          <w:numId w:val="44"/>
        </w:numPr>
        <w:spacing w:after="0"/>
        <w:rPr>
          <w:ins w:id="2815" w:author="Kush Khalasi" w:date="2025-06-02T15:48:00Z" w16du:dateUtc="2025-06-02T10:18:00Z"/>
          <w:color w:val="0D0D0D"/>
          <w:highlight w:val="white"/>
          <w:lang w:val="en-IN"/>
        </w:rPr>
      </w:pPr>
      <w:ins w:id="2816" w:author="Kush Khalasi" w:date="2025-06-02T15:32:00Z">
        <w:r w:rsidRPr="007C262C">
          <w:rPr>
            <w:rPrChange w:id="2817" w:author="Kush Khalasi" w:date="2025-06-02T15:33:00Z" w16du:dateUtc="2025-06-02T10:03:00Z">
              <w:rPr>
                <w:color w:val="0D0D0D"/>
                <w:highlight w:val="white"/>
                <w:lang w:val="en-IN"/>
              </w:rPr>
            </w:rPrChange>
          </w:rPr>
          <w:t>Finalization of pay that</w:t>
        </w:r>
        <w:r w:rsidRPr="007C262C">
          <w:rPr>
            <w:color w:val="0D0D0D"/>
            <w:highlight w:val="white"/>
            <w:lang w:val="en-IN"/>
          </w:rPr>
          <w:t xml:space="preserve"> meets or exceeds the minimum living standards in that region.</w:t>
        </w:r>
      </w:ins>
    </w:p>
    <w:p w14:paraId="613ADA64" w14:textId="77777777" w:rsidR="00714581" w:rsidRDefault="00714581">
      <w:pPr>
        <w:spacing w:after="0"/>
        <w:ind w:left="1440"/>
        <w:rPr>
          <w:ins w:id="2818" w:author="Kush Khalasi" w:date="2025-06-02T15:47:00Z" w16du:dateUtc="2025-06-02T10:17:00Z"/>
          <w:color w:val="0D0D0D"/>
          <w:highlight w:val="white"/>
          <w:lang w:val="en-IN"/>
        </w:rPr>
        <w:pPrChange w:id="2819" w:author="Kush Khalasi" w:date="2025-06-02T15:48:00Z" w16du:dateUtc="2025-06-02T10:18:00Z">
          <w:pPr>
            <w:numPr>
              <w:ilvl w:val="1"/>
              <w:numId w:val="44"/>
            </w:numPr>
            <w:spacing w:after="0"/>
            <w:ind w:left="1440" w:hanging="360"/>
          </w:pPr>
        </w:pPrChange>
      </w:pPr>
    </w:p>
    <w:p w14:paraId="2A58B2CC" w14:textId="77777777" w:rsidR="00714581" w:rsidRPr="00714581" w:rsidRDefault="00714581" w:rsidP="00714581">
      <w:pPr>
        <w:numPr>
          <w:ilvl w:val="0"/>
          <w:numId w:val="44"/>
        </w:numPr>
        <w:spacing w:after="0"/>
        <w:rPr>
          <w:ins w:id="2820" w:author="Kush Khalasi" w:date="2025-06-02T15:47:00Z"/>
          <w:b/>
          <w:bCs/>
          <w:color w:val="0D0D0D"/>
          <w:highlight w:val="white"/>
          <w:lang w:val="en-IN"/>
        </w:rPr>
      </w:pPr>
      <w:ins w:id="2821" w:author="Kush Khalasi" w:date="2025-06-02T15:47:00Z">
        <w:r w:rsidRPr="00714581">
          <w:rPr>
            <w:b/>
            <w:bCs/>
            <w:color w:val="0D0D0D"/>
            <w:highlight w:val="white"/>
            <w:lang w:val="en-IN"/>
          </w:rPr>
          <w:t>Transparent Pay Structure Communication</w:t>
        </w:r>
      </w:ins>
    </w:p>
    <w:p w14:paraId="27CFF7FB" w14:textId="77777777" w:rsidR="00714581" w:rsidRPr="00714581" w:rsidRDefault="00714581">
      <w:pPr>
        <w:widowControl/>
        <w:spacing w:after="0"/>
        <w:ind w:left="720"/>
        <w:jc w:val="both"/>
        <w:rPr>
          <w:ins w:id="2822" w:author="Kush Khalasi" w:date="2025-06-02T15:47:00Z"/>
          <w:color w:val="0D0D0D"/>
          <w:highlight w:val="white"/>
          <w:lang w:val="en-IN"/>
        </w:rPr>
        <w:pPrChange w:id="2823" w:author="Kush Khalasi" w:date="2025-06-02T15:48:00Z" w16du:dateUtc="2025-06-02T10:18:00Z">
          <w:pPr>
            <w:spacing w:after="0"/>
          </w:pPr>
        </w:pPrChange>
      </w:pPr>
      <w:ins w:id="2824" w:author="Kush Khalasi" w:date="2025-06-02T15:47:00Z">
        <w:r w:rsidRPr="00714581">
          <w:rPr>
            <w:color w:val="0D0D0D"/>
            <w:highlight w:val="white"/>
            <w:lang w:val="en-IN"/>
          </w:rPr>
          <w:lastRenderedPageBreak/>
          <w:t>All employees have access to:</w:t>
        </w:r>
      </w:ins>
    </w:p>
    <w:p w14:paraId="706910AD" w14:textId="77777777" w:rsidR="00714581" w:rsidRPr="00714581" w:rsidRDefault="00714581" w:rsidP="00714581">
      <w:pPr>
        <w:numPr>
          <w:ilvl w:val="1"/>
          <w:numId w:val="44"/>
        </w:numPr>
        <w:spacing w:after="0"/>
        <w:rPr>
          <w:ins w:id="2825" w:author="Kush Khalasi" w:date="2025-06-02T15:47:00Z"/>
          <w:color w:val="0D0D0D"/>
          <w:highlight w:val="white"/>
        </w:rPr>
      </w:pPr>
      <w:ins w:id="2826" w:author="Kush Khalasi" w:date="2025-06-02T15:47:00Z">
        <w:r w:rsidRPr="00714581">
          <w:rPr>
            <w:color w:val="0D0D0D"/>
            <w:highlight w:val="white"/>
            <w:lang w:val="en-IN"/>
          </w:rPr>
          <w:t xml:space="preserve">Their </w:t>
        </w:r>
        <w:r w:rsidRPr="00714581">
          <w:rPr>
            <w:color w:val="0D0D0D"/>
            <w:highlight w:val="white"/>
          </w:rPr>
          <w:t>compensation breakdown via the HRMS portal.</w:t>
        </w:r>
      </w:ins>
    </w:p>
    <w:p w14:paraId="09B1BB68" w14:textId="77777777" w:rsidR="00714581" w:rsidRPr="00714581" w:rsidRDefault="00714581" w:rsidP="00714581">
      <w:pPr>
        <w:numPr>
          <w:ilvl w:val="1"/>
          <w:numId w:val="44"/>
        </w:numPr>
        <w:spacing w:after="0"/>
        <w:rPr>
          <w:ins w:id="2827" w:author="Kush Khalasi" w:date="2025-06-02T15:47:00Z"/>
          <w:color w:val="0D0D0D"/>
          <w:highlight w:val="white"/>
          <w:lang w:val="en-IN"/>
        </w:rPr>
      </w:pPr>
      <w:ins w:id="2828" w:author="Kush Khalasi" w:date="2025-06-02T15:47:00Z">
        <w:r w:rsidRPr="00714581">
          <w:rPr>
            <w:color w:val="0D0D0D"/>
            <w:highlight w:val="white"/>
          </w:rPr>
          <w:t>HR briefings during</w:t>
        </w:r>
        <w:r w:rsidRPr="00714581">
          <w:rPr>
            <w:color w:val="0D0D0D"/>
            <w:highlight w:val="white"/>
            <w:lang w:val="en-IN"/>
          </w:rPr>
          <w:t xml:space="preserve"> annual appraisals to explain how increments are calculated and benchmarked.</w:t>
        </w:r>
      </w:ins>
    </w:p>
    <w:p w14:paraId="38C421C7" w14:textId="77777777" w:rsidR="00714581" w:rsidRDefault="00714581">
      <w:pPr>
        <w:spacing w:after="0"/>
        <w:rPr>
          <w:ins w:id="2829" w:author="Kush Khalasi" w:date="2025-06-02T15:44:00Z" w16du:dateUtc="2025-06-02T10:14:00Z"/>
          <w:color w:val="0D0D0D"/>
          <w:highlight w:val="white"/>
          <w:lang w:val="en-IN"/>
        </w:rPr>
        <w:pPrChange w:id="2830" w:author="Kush Khalasi" w:date="2025-06-02T15:47:00Z" w16du:dateUtc="2025-06-02T10:17:00Z">
          <w:pPr>
            <w:numPr>
              <w:ilvl w:val="1"/>
              <w:numId w:val="44"/>
            </w:numPr>
            <w:spacing w:after="0"/>
            <w:ind w:left="1440" w:hanging="360"/>
          </w:pPr>
        </w:pPrChange>
      </w:pPr>
    </w:p>
    <w:p w14:paraId="38FEC4C5" w14:textId="7AD6041D" w:rsidR="00714581" w:rsidRDefault="00714581">
      <w:pPr>
        <w:widowControl/>
        <w:tabs>
          <w:tab w:val="left" w:pos="720"/>
        </w:tabs>
        <w:spacing w:after="0"/>
        <w:ind w:left="720" w:hanging="720"/>
        <w:jc w:val="both"/>
        <w:rPr>
          <w:ins w:id="2831" w:author="Kush Khalasi" w:date="2025-06-02T15:45:00Z" w16du:dateUtc="2025-06-02T10:15:00Z"/>
          <w:b/>
          <w:bCs/>
          <w:lang w:val="en-IN"/>
        </w:rPr>
        <w:pPrChange w:id="2832" w:author="Kush Khalasi" w:date="2025-06-02T15:45:00Z" w16du:dateUtc="2025-06-02T10:15:00Z">
          <w:pPr>
            <w:spacing w:after="0"/>
            <w:ind w:left="720"/>
            <w:jc w:val="both"/>
          </w:pPr>
        </w:pPrChange>
      </w:pPr>
      <w:ins w:id="2833" w:author="Kush Khalasi" w:date="2025-06-02T15:45:00Z" w16du:dateUtc="2025-06-02T10:15:00Z">
        <w:r>
          <w:rPr>
            <w:b/>
            <w:bCs/>
            <w:lang w:val="en-IN"/>
          </w:rPr>
          <w:t xml:space="preserve">8.11 </w:t>
        </w:r>
      </w:ins>
      <w:ins w:id="2834" w:author="Kush Khalasi" w:date="2025-06-02T15:44:00Z" w16du:dateUtc="2025-06-02T10:14:00Z">
        <w:r w:rsidRPr="00714581">
          <w:rPr>
            <w:b/>
            <w:bCs/>
            <w:color w:val="0D0D0D"/>
            <w:highlight w:val="white"/>
            <w:lang w:val="en-IN"/>
            <w:rPrChange w:id="2835" w:author="Kush Khalasi" w:date="2025-06-02T15:45:00Z" w16du:dateUtc="2025-06-02T10:15:00Z">
              <w:rPr>
                <w:color w:val="0D0D0D"/>
                <w:highlight w:val="white"/>
                <w:lang w:val="en-IN"/>
              </w:rPr>
            </w:rPrChange>
          </w:rPr>
          <w:t>Monitoring</w:t>
        </w:r>
        <w:r w:rsidRPr="00714581">
          <w:rPr>
            <w:b/>
            <w:bCs/>
            <w:lang w:val="en-IN"/>
            <w:rPrChange w:id="2836" w:author="Kush Khalasi" w:date="2025-06-02T15:44:00Z" w16du:dateUtc="2025-06-02T10:14:00Z">
              <w:rPr>
                <w:color w:val="0D0D0D"/>
                <w:highlight w:val="white"/>
                <w:lang w:val="en-IN"/>
              </w:rPr>
            </w:rPrChange>
          </w:rPr>
          <w:t xml:space="preserve"> and Ensuring fair remuneration </w:t>
        </w:r>
      </w:ins>
    </w:p>
    <w:p w14:paraId="555549FE" w14:textId="77777777" w:rsidR="00714581" w:rsidRPr="00714581" w:rsidRDefault="00714581">
      <w:pPr>
        <w:spacing w:after="0"/>
        <w:ind w:left="720"/>
        <w:jc w:val="both"/>
        <w:rPr>
          <w:ins w:id="2837" w:author="Kush Khalasi" w:date="2025-06-02T15:37:00Z" w16du:dateUtc="2025-06-02T10:07:00Z"/>
          <w:b/>
          <w:bCs/>
          <w:lang w:val="en-IN"/>
          <w:rPrChange w:id="2838" w:author="Kush Khalasi" w:date="2025-06-02T15:44:00Z" w16du:dateUtc="2025-06-02T10:14:00Z">
            <w:rPr>
              <w:ins w:id="2839" w:author="Kush Khalasi" w:date="2025-06-02T15:37:00Z" w16du:dateUtc="2025-06-02T10:07:00Z"/>
              <w:color w:val="0D0D0D"/>
              <w:highlight w:val="white"/>
              <w:lang w:val="en-IN"/>
            </w:rPr>
          </w:rPrChange>
        </w:rPr>
        <w:pPrChange w:id="2840" w:author="Kush Khalasi" w:date="2025-06-02T15:45:00Z" w16du:dateUtc="2025-06-02T10:15:00Z">
          <w:pPr>
            <w:numPr>
              <w:ilvl w:val="1"/>
              <w:numId w:val="44"/>
            </w:numPr>
            <w:spacing w:after="0"/>
            <w:ind w:left="1440" w:hanging="360"/>
          </w:pPr>
        </w:pPrChange>
      </w:pPr>
    </w:p>
    <w:p w14:paraId="7E4675A6" w14:textId="689CF1AB" w:rsidR="00714581" w:rsidRPr="00714581" w:rsidRDefault="00714581">
      <w:pPr>
        <w:numPr>
          <w:ilvl w:val="0"/>
          <w:numId w:val="44"/>
        </w:numPr>
        <w:spacing w:after="0"/>
        <w:jc w:val="both"/>
        <w:rPr>
          <w:ins w:id="2841" w:author="Kush Khalasi" w:date="2025-06-02T15:44:00Z"/>
          <w:color w:val="0D0D0D"/>
          <w:highlight w:val="white"/>
          <w:lang w:val="en-IN"/>
        </w:rPr>
        <w:pPrChange w:id="2842" w:author="Kush Khalasi" w:date="2025-06-02T15:45:00Z" w16du:dateUtc="2025-06-02T10:15:00Z">
          <w:pPr>
            <w:spacing w:after="0"/>
          </w:pPr>
        </w:pPrChange>
      </w:pPr>
      <w:ins w:id="2843" w:author="Kush Khalasi" w:date="2025-06-02T15:44:00Z">
        <w:r w:rsidRPr="00714581">
          <w:rPr>
            <w:b/>
            <w:bCs/>
            <w:lang w:val="en-IN"/>
            <w:rPrChange w:id="2844" w:author="Kush Khalasi" w:date="2025-06-02T15:47:00Z" w16du:dateUtc="2025-06-02T10:17:00Z">
              <w:rPr>
                <w:b/>
                <w:bCs/>
                <w:color w:val="0D0D0D"/>
                <w:highlight w:val="white"/>
                <w:lang w:val="en-IN"/>
              </w:rPr>
            </w:rPrChange>
          </w:rPr>
          <w:t>Internal</w:t>
        </w:r>
        <w:r w:rsidRPr="00714581">
          <w:rPr>
            <w:b/>
            <w:bCs/>
            <w:color w:val="0D0D0D"/>
            <w:highlight w:val="white"/>
            <w:lang w:val="en-IN"/>
          </w:rPr>
          <w:t xml:space="preserve"> Audits of Wage Equity</w:t>
        </w:r>
      </w:ins>
      <w:ins w:id="2845" w:author="Kush Khalasi" w:date="2025-06-02T15:47:00Z" w16du:dateUtc="2025-06-02T10:17:00Z">
        <w:r w:rsidRPr="00714581">
          <w:rPr>
            <w:b/>
            <w:bCs/>
            <w:color w:val="0D0D0D"/>
            <w:highlight w:val="white"/>
            <w:lang w:val="en-IN"/>
          </w:rPr>
          <w:t xml:space="preserve">: </w:t>
        </w:r>
      </w:ins>
      <w:ins w:id="2846" w:author="Kush Khalasi" w:date="2025-06-02T15:44:00Z">
        <w:r w:rsidRPr="00714581">
          <w:rPr>
            <w:color w:val="0D0D0D"/>
            <w:highlight w:val="white"/>
            <w:lang w:val="en-IN"/>
          </w:rPr>
          <w:t xml:space="preserve">Riya Group conducts </w:t>
        </w:r>
        <w:r w:rsidRPr="00714581">
          <w:rPr>
            <w:b/>
            <w:bCs/>
            <w:color w:val="0D0D0D"/>
            <w:highlight w:val="white"/>
            <w:lang w:val="en-IN"/>
          </w:rPr>
          <w:t>annual internal audits</w:t>
        </w:r>
        <w:r w:rsidRPr="00714581">
          <w:rPr>
            <w:color w:val="0D0D0D"/>
            <w:highlight w:val="white"/>
            <w:lang w:val="en-IN"/>
          </w:rPr>
          <w:t xml:space="preserve"> of its remuneration practices to ensure compliance with wage equality laws. These audits review salary data across roles, focusing on objective factors like experience, role responsibility, and performance. Where necessary, </w:t>
        </w:r>
        <w:r w:rsidRPr="00714581">
          <w:rPr>
            <w:b/>
            <w:bCs/>
            <w:color w:val="0D0D0D"/>
            <w:highlight w:val="white"/>
            <w:lang w:val="en-IN"/>
          </w:rPr>
          <w:t>independent auditors</w:t>
        </w:r>
        <w:r w:rsidRPr="00714581">
          <w:rPr>
            <w:color w:val="0D0D0D"/>
            <w:highlight w:val="white"/>
            <w:lang w:val="en-IN"/>
          </w:rPr>
          <w:t xml:space="preserve"> may be engaged.</w:t>
        </w:r>
      </w:ins>
    </w:p>
    <w:p w14:paraId="0DD812E7" w14:textId="57F85B95" w:rsidR="00714581" w:rsidRPr="00714581" w:rsidRDefault="00714581">
      <w:pPr>
        <w:numPr>
          <w:ilvl w:val="0"/>
          <w:numId w:val="44"/>
        </w:numPr>
        <w:spacing w:after="0"/>
        <w:jc w:val="both"/>
        <w:rPr>
          <w:ins w:id="2847" w:author="Kush Khalasi" w:date="2025-06-02T15:44:00Z"/>
          <w:color w:val="0D0D0D"/>
          <w:highlight w:val="white"/>
          <w:lang w:val="en-IN"/>
        </w:rPr>
        <w:pPrChange w:id="2848" w:author="Kush Khalasi" w:date="2025-06-02T15:45:00Z" w16du:dateUtc="2025-06-02T10:15:00Z">
          <w:pPr>
            <w:spacing w:after="0"/>
          </w:pPr>
        </w:pPrChange>
      </w:pPr>
      <w:ins w:id="2849" w:author="Kush Khalasi" w:date="2025-06-02T15:44:00Z">
        <w:r w:rsidRPr="00714581">
          <w:rPr>
            <w:b/>
            <w:bCs/>
            <w:color w:val="0D0D0D"/>
            <w:highlight w:val="white"/>
            <w:lang w:val="en-IN"/>
          </w:rPr>
          <w:t>Pay Gap Analysis</w:t>
        </w:r>
      </w:ins>
      <w:ins w:id="2850" w:author="Kush Khalasi" w:date="2025-06-02T15:47:00Z" w16du:dateUtc="2025-06-02T10:17:00Z">
        <w:r w:rsidRPr="00714581">
          <w:rPr>
            <w:b/>
            <w:bCs/>
            <w:color w:val="0D0D0D"/>
            <w:highlight w:val="white"/>
            <w:lang w:val="en-IN"/>
          </w:rPr>
          <w:t>:</w:t>
        </w:r>
        <w:r>
          <w:rPr>
            <w:b/>
            <w:bCs/>
            <w:color w:val="0D0D0D"/>
            <w:highlight w:val="white"/>
            <w:lang w:val="en-IN"/>
          </w:rPr>
          <w:t xml:space="preserve"> </w:t>
        </w:r>
      </w:ins>
      <w:ins w:id="2851" w:author="Kush Khalasi" w:date="2025-06-02T15:44:00Z">
        <w:r w:rsidRPr="00714581">
          <w:rPr>
            <w:color w:val="0D0D0D"/>
            <w:highlight w:val="white"/>
            <w:lang w:val="en-IN"/>
          </w:rPr>
          <w:t xml:space="preserve">The company </w:t>
        </w:r>
        <w:proofErr w:type="spellStart"/>
        <w:r w:rsidRPr="00714581">
          <w:rPr>
            <w:color w:val="0D0D0D"/>
            <w:highlight w:val="white"/>
            <w:lang w:val="en-IN"/>
          </w:rPr>
          <w:t>analyzes</w:t>
        </w:r>
        <w:proofErr w:type="spellEnd"/>
        <w:r w:rsidRPr="00714581">
          <w:rPr>
            <w:color w:val="0D0D0D"/>
            <w:highlight w:val="white"/>
            <w:lang w:val="en-IN"/>
          </w:rPr>
          <w:t xml:space="preserve"> potential pay disparities based on </w:t>
        </w:r>
        <w:r w:rsidRPr="00714581">
          <w:rPr>
            <w:color w:val="0D0D0D"/>
            <w:highlight w:val="white"/>
            <w:lang w:val="en-IN"/>
            <w:rPrChange w:id="2852" w:author="Kush Khalasi" w:date="2025-06-02T15:47:00Z" w16du:dateUtc="2025-06-02T10:17:00Z">
              <w:rPr>
                <w:b/>
                <w:bCs/>
                <w:color w:val="0D0D0D"/>
                <w:highlight w:val="white"/>
                <w:lang w:val="en-IN"/>
              </w:rPr>
            </w:rPrChange>
          </w:rPr>
          <w:t>gender, role, qualifications, geography, and demographic factors</w:t>
        </w:r>
        <w:r w:rsidRPr="00714581">
          <w:rPr>
            <w:color w:val="0D0D0D"/>
            <w:highlight w:val="white"/>
            <w:lang w:val="en-IN"/>
          </w:rPr>
          <w:t>. Any gaps identified are reviewed in context (e.g., cost of living or seniority) and addressed appropriately.</w:t>
        </w:r>
      </w:ins>
    </w:p>
    <w:p w14:paraId="53FA7B16" w14:textId="76D00467" w:rsidR="00714581" w:rsidRPr="00714581" w:rsidRDefault="00714581">
      <w:pPr>
        <w:numPr>
          <w:ilvl w:val="0"/>
          <w:numId w:val="44"/>
        </w:numPr>
        <w:spacing w:after="0"/>
        <w:jc w:val="both"/>
        <w:rPr>
          <w:ins w:id="2853" w:author="Kush Khalasi" w:date="2025-06-02T15:44:00Z"/>
          <w:color w:val="0D0D0D"/>
          <w:highlight w:val="white"/>
          <w:lang w:val="en-IN"/>
        </w:rPr>
        <w:pPrChange w:id="2854" w:author="Kush Khalasi" w:date="2025-06-02T15:45:00Z" w16du:dateUtc="2025-06-02T10:15:00Z">
          <w:pPr>
            <w:spacing w:after="0"/>
          </w:pPr>
        </w:pPrChange>
      </w:pPr>
      <w:ins w:id="2855" w:author="Kush Khalasi" w:date="2025-06-02T15:46:00Z" w16du:dateUtc="2025-06-02T10:16:00Z">
        <w:r w:rsidRPr="00714581">
          <w:rPr>
            <w:b/>
            <w:bCs/>
            <w:color w:val="0D0D0D"/>
            <w:highlight w:val="white"/>
            <w:lang w:val="en-IN"/>
          </w:rPr>
          <w:t>A</w:t>
        </w:r>
      </w:ins>
      <w:ins w:id="2856" w:author="Kush Khalasi" w:date="2025-06-02T15:44:00Z">
        <w:r w:rsidRPr="00714581">
          <w:rPr>
            <w:b/>
            <w:bCs/>
            <w:color w:val="0D0D0D"/>
            <w:highlight w:val="white"/>
            <w:lang w:val="en-IN"/>
          </w:rPr>
          <w:t>nnual Pay Gap Reporting</w:t>
        </w:r>
      </w:ins>
      <w:ins w:id="2857" w:author="Kush Khalasi" w:date="2025-06-02T15:47:00Z" w16du:dateUtc="2025-06-02T10:17:00Z">
        <w:r w:rsidRPr="00714581">
          <w:rPr>
            <w:b/>
            <w:bCs/>
            <w:color w:val="0D0D0D"/>
            <w:highlight w:val="white"/>
            <w:lang w:val="en-IN"/>
          </w:rPr>
          <w:t xml:space="preserve">: </w:t>
        </w:r>
      </w:ins>
      <w:ins w:id="2858" w:author="Kush Khalasi" w:date="2025-06-02T15:44:00Z">
        <w:r w:rsidRPr="00714581">
          <w:rPr>
            <w:color w:val="0D0D0D"/>
            <w:highlight w:val="white"/>
            <w:lang w:val="en-IN"/>
          </w:rPr>
          <w:t xml:space="preserve">An </w:t>
        </w:r>
        <w:r w:rsidRPr="00714581">
          <w:rPr>
            <w:b/>
            <w:bCs/>
            <w:color w:val="0D0D0D"/>
            <w:highlight w:val="white"/>
            <w:lang w:val="en-IN"/>
          </w:rPr>
          <w:t>annual pay equity report</w:t>
        </w:r>
        <w:r w:rsidRPr="00714581">
          <w:rPr>
            <w:color w:val="0D0D0D"/>
            <w:highlight w:val="white"/>
            <w:lang w:val="en-IN"/>
          </w:rPr>
          <w:t xml:space="preserve"> is prepared, detailing wage comparisons by role, grade, and demographic. The report outlines:</w:t>
        </w:r>
      </w:ins>
    </w:p>
    <w:p w14:paraId="4B50D92D" w14:textId="77777777" w:rsidR="00714581" w:rsidRPr="00714581" w:rsidRDefault="00714581">
      <w:pPr>
        <w:numPr>
          <w:ilvl w:val="1"/>
          <w:numId w:val="44"/>
        </w:numPr>
        <w:spacing w:after="0"/>
        <w:rPr>
          <w:ins w:id="2859" w:author="Kush Khalasi" w:date="2025-06-02T15:44:00Z"/>
          <w:color w:val="0D0D0D"/>
          <w:highlight w:val="white"/>
          <w:lang w:val="en-IN"/>
        </w:rPr>
        <w:pPrChange w:id="2860" w:author="Kush Khalasi" w:date="2025-06-02T15:47:00Z" w16du:dateUtc="2025-06-02T10:17:00Z">
          <w:pPr>
            <w:numPr>
              <w:numId w:val="63"/>
            </w:numPr>
            <w:tabs>
              <w:tab w:val="num" w:pos="720"/>
            </w:tabs>
            <w:spacing w:after="0"/>
            <w:ind w:left="720" w:hanging="360"/>
          </w:pPr>
        </w:pPrChange>
      </w:pPr>
      <w:ins w:id="2861" w:author="Kush Khalasi" w:date="2025-06-02T15:44:00Z">
        <w:r w:rsidRPr="00714581">
          <w:rPr>
            <w:color w:val="0D0D0D"/>
            <w:highlight w:val="white"/>
            <w:lang w:val="en-IN"/>
          </w:rPr>
          <w:t>Identified gaps</w:t>
        </w:r>
      </w:ins>
    </w:p>
    <w:p w14:paraId="77A8798C" w14:textId="77777777" w:rsidR="00714581" w:rsidRPr="00714581" w:rsidRDefault="00714581">
      <w:pPr>
        <w:numPr>
          <w:ilvl w:val="1"/>
          <w:numId w:val="44"/>
        </w:numPr>
        <w:spacing w:after="0"/>
        <w:rPr>
          <w:ins w:id="2862" w:author="Kush Khalasi" w:date="2025-06-02T15:44:00Z"/>
          <w:color w:val="0D0D0D"/>
          <w:highlight w:val="white"/>
          <w:lang w:val="en-IN"/>
        </w:rPr>
        <w:pPrChange w:id="2863" w:author="Kush Khalasi" w:date="2025-06-02T15:47:00Z" w16du:dateUtc="2025-06-02T10:17:00Z">
          <w:pPr>
            <w:numPr>
              <w:numId w:val="63"/>
            </w:numPr>
            <w:tabs>
              <w:tab w:val="num" w:pos="720"/>
            </w:tabs>
            <w:spacing w:after="0"/>
            <w:ind w:left="720" w:hanging="360"/>
          </w:pPr>
        </w:pPrChange>
      </w:pPr>
      <w:ins w:id="2864" w:author="Kush Khalasi" w:date="2025-06-02T15:44:00Z">
        <w:r w:rsidRPr="00714581">
          <w:rPr>
            <w:color w:val="0D0D0D"/>
            <w:highlight w:val="white"/>
            <w:lang w:val="en-IN"/>
          </w:rPr>
          <w:t>Corrective actions taken</w:t>
        </w:r>
      </w:ins>
    </w:p>
    <w:p w14:paraId="154BE6C6" w14:textId="77777777" w:rsidR="00714581" w:rsidRPr="00714581" w:rsidRDefault="00714581">
      <w:pPr>
        <w:numPr>
          <w:ilvl w:val="1"/>
          <w:numId w:val="44"/>
        </w:numPr>
        <w:spacing w:after="0"/>
        <w:rPr>
          <w:ins w:id="2865" w:author="Kush Khalasi" w:date="2025-06-02T15:44:00Z"/>
          <w:color w:val="0D0D0D"/>
          <w:highlight w:val="white"/>
          <w:lang w:val="en-IN"/>
        </w:rPr>
        <w:pPrChange w:id="2866" w:author="Kush Khalasi" w:date="2025-06-02T15:47:00Z" w16du:dateUtc="2025-06-02T10:17:00Z">
          <w:pPr>
            <w:numPr>
              <w:numId w:val="63"/>
            </w:numPr>
            <w:tabs>
              <w:tab w:val="num" w:pos="720"/>
            </w:tabs>
            <w:spacing w:after="0"/>
            <w:ind w:left="720" w:hanging="360"/>
          </w:pPr>
        </w:pPrChange>
      </w:pPr>
      <w:ins w:id="2867" w:author="Kush Khalasi" w:date="2025-06-02T15:44:00Z">
        <w:r w:rsidRPr="00714581">
          <w:rPr>
            <w:color w:val="0D0D0D"/>
            <w:highlight w:val="white"/>
            <w:lang w:val="en-IN"/>
          </w:rPr>
          <w:t>Compliance with local wage regulations</w:t>
        </w:r>
      </w:ins>
    </w:p>
    <w:p w14:paraId="1BE0F799" w14:textId="77777777" w:rsidR="00714581" w:rsidRPr="00714581" w:rsidRDefault="00714581" w:rsidP="00714581">
      <w:pPr>
        <w:spacing w:after="0"/>
        <w:ind w:left="720"/>
        <w:rPr>
          <w:ins w:id="2868" w:author="Kush Khalasi" w:date="2025-06-02T15:44:00Z"/>
          <w:color w:val="0D0D0D"/>
          <w:highlight w:val="white"/>
          <w:lang w:val="en-IN"/>
        </w:rPr>
      </w:pPr>
      <w:ins w:id="2869" w:author="Kush Khalasi" w:date="2025-06-02T15:44:00Z">
        <w:r w:rsidRPr="00714581">
          <w:rPr>
            <w:color w:val="0D0D0D"/>
            <w:highlight w:val="white"/>
            <w:lang w:val="en-IN"/>
          </w:rPr>
          <w:t>This is shared with management and made available to employees for transparency.</w:t>
        </w:r>
      </w:ins>
    </w:p>
    <w:p w14:paraId="06B4FCAA" w14:textId="3FE0A731" w:rsidR="00714581" w:rsidRDefault="00714581" w:rsidP="009050C1">
      <w:pPr>
        <w:numPr>
          <w:ilvl w:val="0"/>
          <w:numId w:val="44"/>
        </w:numPr>
        <w:spacing w:after="0"/>
        <w:jc w:val="both"/>
        <w:rPr>
          <w:ins w:id="2870" w:author="Kush Khalasi" w:date="2025-06-02T15:50:00Z" w16du:dateUtc="2025-06-02T10:20:00Z"/>
          <w:color w:val="0D0D0D"/>
          <w:highlight w:val="white"/>
          <w:lang w:val="en-IN"/>
        </w:rPr>
      </w:pPr>
      <w:ins w:id="2871" w:author="Kush Khalasi" w:date="2025-06-02T15:44:00Z">
        <w:r w:rsidRPr="00714581">
          <w:rPr>
            <w:b/>
            <w:bCs/>
            <w:color w:val="0D0D0D"/>
            <w:highlight w:val="white"/>
            <w:lang w:val="en-IN"/>
          </w:rPr>
          <w:t xml:space="preserve">Corrective </w:t>
        </w:r>
        <w:r w:rsidRPr="00714581">
          <w:rPr>
            <w:b/>
            <w:bCs/>
            <w:lang w:val="en-IN"/>
            <w:rPrChange w:id="2872" w:author="Kush Khalasi" w:date="2025-06-02T15:47:00Z" w16du:dateUtc="2025-06-02T10:17:00Z">
              <w:rPr>
                <w:b/>
                <w:bCs/>
                <w:color w:val="0D0D0D"/>
                <w:highlight w:val="white"/>
                <w:lang w:val="en-IN"/>
              </w:rPr>
            </w:rPrChange>
          </w:rPr>
          <w:t>Actions</w:t>
        </w:r>
        <w:r w:rsidRPr="00714581">
          <w:rPr>
            <w:b/>
            <w:bCs/>
            <w:color w:val="0D0D0D"/>
            <w:highlight w:val="white"/>
            <w:lang w:val="en-IN"/>
          </w:rPr>
          <w:t xml:space="preserve"> and Training</w:t>
        </w:r>
      </w:ins>
      <w:ins w:id="2873" w:author="Kush Khalasi" w:date="2025-06-02T15:47:00Z" w16du:dateUtc="2025-06-02T10:17:00Z">
        <w:r w:rsidRPr="00714581">
          <w:rPr>
            <w:b/>
            <w:bCs/>
            <w:color w:val="0D0D0D"/>
            <w:highlight w:val="white"/>
            <w:lang w:val="en-IN"/>
          </w:rPr>
          <w:t xml:space="preserve">: </w:t>
        </w:r>
      </w:ins>
      <w:ins w:id="2874" w:author="Kush Khalasi" w:date="2025-06-02T15:44:00Z">
        <w:r w:rsidRPr="00714581">
          <w:rPr>
            <w:color w:val="0D0D0D"/>
            <w:highlight w:val="white"/>
            <w:lang w:val="en-IN"/>
          </w:rPr>
          <w:t xml:space="preserve">Where unjustified wage differences are found, </w:t>
        </w:r>
        <w:r w:rsidRPr="00714581">
          <w:rPr>
            <w:color w:val="0D0D0D"/>
            <w:highlight w:val="white"/>
            <w:lang w:val="en-IN"/>
            <w:rPrChange w:id="2875" w:author="Kush Khalasi" w:date="2025-06-02T15:47:00Z" w16du:dateUtc="2025-06-02T10:17:00Z">
              <w:rPr>
                <w:b/>
                <w:bCs/>
                <w:color w:val="0D0D0D"/>
                <w:highlight w:val="white"/>
                <w:lang w:val="en-IN"/>
              </w:rPr>
            </w:rPrChange>
          </w:rPr>
          <w:t>salary adjustments</w:t>
        </w:r>
        <w:r w:rsidRPr="00714581">
          <w:rPr>
            <w:color w:val="0D0D0D"/>
            <w:highlight w:val="white"/>
            <w:lang w:val="en-IN"/>
          </w:rPr>
          <w:t xml:space="preserve"> are made. HR and managers undergo </w:t>
        </w:r>
        <w:r w:rsidRPr="00714581">
          <w:rPr>
            <w:color w:val="0D0D0D"/>
            <w:highlight w:val="white"/>
            <w:lang w:val="en-IN"/>
            <w:rPrChange w:id="2876" w:author="Kush Khalasi" w:date="2025-06-02T15:47:00Z" w16du:dateUtc="2025-06-02T10:17:00Z">
              <w:rPr>
                <w:b/>
                <w:bCs/>
                <w:color w:val="0D0D0D"/>
                <w:highlight w:val="white"/>
                <w:lang w:val="en-IN"/>
              </w:rPr>
            </w:rPrChange>
          </w:rPr>
          <w:t>training on fair pay practices and unconscious bias</w:t>
        </w:r>
        <w:r w:rsidRPr="00714581">
          <w:rPr>
            <w:color w:val="0D0D0D"/>
            <w:highlight w:val="white"/>
            <w:lang w:val="en-IN"/>
          </w:rPr>
          <w:t xml:space="preserve">. A </w:t>
        </w:r>
        <w:r w:rsidRPr="00714581">
          <w:rPr>
            <w:color w:val="0D0D0D"/>
            <w:highlight w:val="white"/>
            <w:lang w:val="en-IN"/>
            <w:rPrChange w:id="2877" w:author="Kush Khalasi" w:date="2025-06-02T15:47:00Z" w16du:dateUtc="2025-06-02T10:17:00Z">
              <w:rPr>
                <w:b/>
                <w:bCs/>
                <w:color w:val="0D0D0D"/>
                <w:highlight w:val="white"/>
                <w:lang w:val="en-IN"/>
              </w:rPr>
            </w:rPrChange>
          </w:rPr>
          <w:t>grievance mechanism</w:t>
        </w:r>
        <w:r w:rsidRPr="00714581">
          <w:rPr>
            <w:color w:val="0D0D0D"/>
            <w:highlight w:val="white"/>
            <w:lang w:val="en-IN"/>
          </w:rPr>
          <w:t xml:space="preserve"> is in place for employees to raise wage-related concerns confidentially and without retaliation.</w:t>
        </w:r>
      </w:ins>
    </w:p>
    <w:p w14:paraId="7C6C285C" w14:textId="77777777" w:rsidR="00714581" w:rsidRDefault="00714581" w:rsidP="00714581">
      <w:pPr>
        <w:spacing w:after="0"/>
        <w:jc w:val="both"/>
        <w:rPr>
          <w:ins w:id="2878" w:author="Kush Khalasi" w:date="2025-06-02T15:50:00Z" w16du:dateUtc="2025-06-02T10:20:00Z"/>
          <w:color w:val="0D0D0D"/>
          <w:highlight w:val="white"/>
          <w:lang w:val="en-IN"/>
        </w:rPr>
      </w:pPr>
    </w:p>
    <w:p w14:paraId="691E4A23" w14:textId="35CF2527" w:rsidR="00714581" w:rsidRPr="00714581" w:rsidRDefault="00714581">
      <w:pPr>
        <w:widowControl/>
        <w:tabs>
          <w:tab w:val="left" w:pos="720"/>
        </w:tabs>
        <w:spacing w:after="0"/>
        <w:ind w:left="720" w:hanging="720"/>
        <w:jc w:val="both"/>
        <w:rPr>
          <w:ins w:id="2879" w:author="Kush Khalasi" w:date="2025-06-02T15:50:00Z"/>
          <w:b/>
          <w:bCs/>
          <w:color w:val="0D0D0D"/>
          <w:highlight w:val="white"/>
          <w:lang w:val="en-IN"/>
        </w:rPr>
        <w:pPrChange w:id="2880" w:author="Kush Khalasi" w:date="2025-06-02T15:51:00Z" w16du:dateUtc="2025-06-02T10:21:00Z">
          <w:pPr>
            <w:tabs>
              <w:tab w:val="left" w:pos="90"/>
            </w:tabs>
            <w:spacing w:after="0"/>
            <w:jc w:val="both"/>
          </w:pPr>
        </w:pPrChange>
      </w:pPr>
      <w:ins w:id="2881" w:author="Kush Khalasi" w:date="2025-06-02T15:51:00Z" w16du:dateUtc="2025-06-02T10:21:00Z">
        <w:r>
          <w:rPr>
            <w:b/>
            <w:bCs/>
            <w:color w:val="0D0D0D"/>
            <w:highlight w:val="white"/>
            <w:lang w:val="en-IN"/>
          </w:rPr>
          <w:t xml:space="preserve">8.12 </w:t>
        </w:r>
      </w:ins>
      <w:ins w:id="2882" w:author="Kush Khalasi" w:date="2025-06-02T15:50:00Z">
        <w:r w:rsidRPr="00714581">
          <w:rPr>
            <w:b/>
            <w:bCs/>
            <w:color w:val="0D0D0D"/>
            <w:highlight w:val="white"/>
            <w:lang w:val="en-IN"/>
          </w:rPr>
          <w:t>Salary Communication and Transparency</w:t>
        </w:r>
      </w:ins>
    </w:p>
    <w:p w14:paraId="4A0F0ABD" w14:textId="40E103BB" w:rsidR="00714581" w:rsidRDefault="00714581" w:rsidP="00714581">
      <w:pPr>
        <w:tabs>
          <w:tab w:val="left" w:pos="90"/>
        </w:tabs>
        <w:spacing w:after="0"/>
        <w:ind w:left="720"/>
        <w:jc w:val="both"/>
        <w:rPr>
          <w:ins w:id="2883" w:author="Kush Khalasi" w:date="2025-06-02T15:52:00Z" w16du:dateUtc="2025-06-02T10:22:00Z"/>
          <w:color w:val="0D0D0D"/>
          <w:highlight w:val="white"/>
          <w:lang w:val="en-IN"/>
        </w:rPr>
      </w:pPr>
      <w:ins w:id="2884" w:author="Kush Khalasi" w:date="2025-06-02T15:51:00Z" w16du:dateUtc="2025-06-02T10:21:00Z">
        <w:r>
          <w:rPr>
            <w:color w:val="0D0D0D"/>
            <w:highlight w:val="white"/>
            <w:lang w:val="en-IN"/>
          </w:rPr>
          <w:t>The company</w:t>
        </w:r>
      </w:ins>
      <w:ins w:id="2885" w:author="Kush Khalasi" w:date="2025-06-02T15:50:00Z">
        <w:r w:rsidRPr="00714581">
          <w:rPr>
            <w:color w:val="0D0D0D"/>
            <w:highlight w:val="white"/>
            <w:lang w:val="en-IN"/>
          </w:rPr>
          <w:t xml:space="preserve"> is committed to maintaining a transparent and consistent approach in communicating salary details to employees. Clear and timely salary communication fosters trust and ensures employees are well-informed about their compensation and entitlements.</w:t>
        </w:r>
      </w:ins>
    </w:p>
    <w:p w14:paraId="7014BD28" w14:textId="77777777" w:rsidR="00714581" w:rsidRPr="00714581" w:rsidRDefault="00714581">
      <w:pPr>
        <w:tabs>
          <w:tab w:val="left" w:pos="90"/>
        </w:tabs>
        <w:spacing w:after="0"/>
        <w:ind w:left="720"/>
        <w:jc w:val="both"/>
        <w:rPr>
          <w:ins w:id="2886" w:author="Kush Khalasi" w:date="2025-06-02T15:50:00Z"/>
          <w:color w:val="0D0D0D"/>
          <w:highlight w:val="white"/>
          <w:lang w:val="en-IN"/>
        </w:rPr>
        <w:pPrChange w:id="2887" w:author="Kush Khalasi" w:date="2025-06-02T15:51:00Z" w16du:dateUtc="2025-06-02T10:21:00Z">
          <w:pPr>
            <w:spacing w:after="0"/>
            <w:jc w:val="both"/>
          </w:pPr>
        </w:pPrChange>
      </w:pPr>
    </w:p>
    <w:p w14:paraId="3E1BCF53" w14:textId="77777777" w:rsidR="00714581" w:rsidRPr="00714581" w:rsidRDefault="00714581">
      <w:pPr>
        <w:numPr>
          <w:ilvl w:val="0"/>
          <w:numId w:val="44"/>
        </w:numPr>
        <w:spacing w:after="0"/>
        <w:jc w:val="both"/>
        <w:rPr>
          <w:ins w:id="2888" w:author="Kush Khalasi" w:date="2025-06-02T15:50:00Z"/>
          <w:b/>
          <w:bCs/>
          <w:color w:val="0D0D0D"/>
          <w:highlight w:val="white"/>
          <w:lang w:val="en-IN"/>
        </w:rPr>
        <w:pPrChange w:id="2889" w:author="Kush Khalasi" w:date="2025-06-02T15:51:00Z" w16du:dateUtc="2025-06-02T10:21:00Z">
          <w:pPr>
            <w:spacing w:after="0"/>
            <w:jc w:val="both"/>
          </w:pPr>
        </w:pPrChange>
      </w:pPr>
      <w:ins w:id="2890" w:author="Kush Khalasi" w:date="2025-06-02T15:50:00Z">
        <w:r w:rsidRPr="00714581">
          <w:rPr>
            <w:b/>
            <w:bCs/>
            <w:color w:val="0D0D0D"/>
            <w:highlight w:val="white"/>
            <w:lang w:val="en-IN"/>
          </w:rPr>
          <w:t>Modes of Salary Communication</w:t>
        </w:r>
      </w:ins>
    </w:p>
    <w:p w14:paraId="4BED74C0" w14:textId="1E3D84F8" w:rsidR="00714581" w:rsidRDefault="00714581" w:rsidP="00714581">
      <w:pPr>
        <w:numPr>
          <w:ilvl w:val="1"/>
          <w:numId w:val="44"/>
        </w:numPr>
        <w:spacing w:after="0"/>
        <w:rPr>
          <w:ins w:id="2891" w:author="Kush Khalasi" w:date="2025-06-02T15:53:00Z" w16du:dateUtc="2025-06-02T10:23:00Z"/>
          <w:color w:val="0D0D0D"/>
          <w:highlight w:val="white"/>
          <w:lang w:val="en-IN"/>
        </w:rPr>
      </w:pPr>
      <w:ins w:id="2892" w:author="Kush Khalasi" w:date="2025-06-02T15:50:00Z">
        <w:r w:rsidRPr="00714581">
          <w:rPr>
            <w:b/>
            <w:bCs/>
            <w:color w:val="0D0D0D"/>
            <w:highlight w:val="white"/>
            <w:lang w:val="en-IN"/>
          </w:rPr>
          <w:t>Appointment / Offer Letter</w:t>
        </w:r>
      </w:ins>
      <w:ins w:id="2893" w:author="Kush Khalasi" w:date="2025-06-02T15:52:00Z" w16du:dateUtc="2025-06-02T10:22:00Z">
        <w:r w:rsidRPr="00714581">
          <w:rPr>
            <w:b/>
            <w:bCs/>
            <w:color w:val="0D0D0D"/>
            <w:highlight w:val="white"/>
            <w:lang w:val="en-IN"/>
            <w:rPrChange w:id="2894" w:author="Kush Khalasi" w:date="2025-06-02T15:53:00Z" w16du:dateUtc="2025-06-02T10:23:00Z">
              <w:rPr>
                <w:color w:val="0D0D0D"/>
                <w:highlight w:val="white"/>
                <w:lang w:val="en-IN"/>
              </w:rPr>
            </w:rPrChange>
          </w:rPr>
          <w:t>:</w:t>
        </w:r>
        <w:r>
          <w:rPr>
            <w:color w:val="0D0D0D"/>
            <w:highlight w:val="white"/>
            <w:lang w:val="en-IN"/>
          </w:rPr>
          <w:t xml:space="preserve"> </w:t>
        </w:r>
      </w:ins>
      <w:ins w:id="2895" w:author="Kush Khalasi" w:date="2025-06-02T15:50:00Z">
        <w:r w:rsidRPr="00714581">
          <w:rPr>
            <w:color w:val="0D0D0D"/>
            <w:highlight w:val="white"/>
            <w:lang w:val="en-IN"/>
          </w:rPr>
          <w:t>Upon joining, every employee receives a comprehensive salary structure breakdown via their appointment or offer letter, detailing each component of the compensation.</w:t>
        </w:r>
      </w:ins>
    </w:p>
    <w:p w14:paraId="59F4E31D" w14:textId="77777777" w:rsidR="008D16F5" w:rsidRPr="00714581" w:rsidRDefault="008D16F5">
      <w:pPr>
        <w:spacing w:after="0"/>
        <w:ind w:left="1440"/>
        <w:rPr>
          <w:ins w:id="2896" w:author="Kush Khalasi" w:date="2025-06-02T15:50:00Z"/>
          <w:color w:val="0D0D0D"/>
          <w:highlight w:val="white"/>
          <w:lang w:val="en-IN"/>
        </w:rPr>
        <w:pPrChange w:id="2897" w:author="Kush Khalasi" w:date="2025-06-02T15:53:00Z" w16du:dateUtc="2025-06-02T10:23:00Z">
          <w:pPr>
            <w:numPr>
              <w:numId w:val="64"/>
            </w:numPr>
            <w:tabs>
              <w:tab w:val="num" w:pos="720"/>
            </w:tabs>
            <w:spacing w:after="0"/>
            <w:ind w:left="720" w:hanging="360"/>
            <w:jc w:val="both"/>
          </w:pPr>
        </w:pPrChange>
      </w:pPr>
    </w:p>
    <w:p w14:paraId="6FA4BC2B" w14:textId="66298C0E" w:rsidR="00714581" w:rsidRPr="00714581" w:rsidRDefault="00714581">
      <w:pPr>
        <w:numPr>
          <w:ilvl w:val="1"/>
          <w:numId w:val="44"/>
        </w:numPr>
        <w:spacing w:after="0"/>
        <w:rPr>
          <w:ins w:id="2898" w:author="Kush Khalasi" w:date="2025-06-02T15:50:00Z"/>
          <w:color w:val="0D0D0D"/>
          <w:highlight w:val="white"/>
          <w:lang w:val="en-IN"/>
        </w:rPr>
        <w:pPrChange w:id="2899" w:author="Kush Khalasi" w:date="2025-06-02T15:52:00Z" w16du:dateUtc="2025-06-02T10:22:00Z">
          <w:pPr>
            <w:numPr>
              <w:numId w:val="64"/>
            </w:numPr>
            <w:tabs>
              <w:tab w:val="num" w:pos="720"/>
            </w:tabs>
            <w:spacing w:after="0"/>
            <w:ind w:left="720" w:hanging="360"/>
            <w:jc w:val="both"/>
          </w:pPr>
        </w:pPrChange>
      </w:pPr>
      <w:ins w:id="2900" w:author="Kush Khalasi" w:date="2025-06-02T15:50:00Z">
        <w:r w:rsidRPr="00714581">
          <w:rPr>
            <w:b/>
            <w:bCs/>
            <w:color w:val="0D0D0D"/>
            <w:highlight w:val="white"/>
            <w:lang w:val="en-IN"/>
          </w:rPr>
          <w:t>Monthly Payslip Distribution</w:t>
        </w:r>
      </w:ins>
      <w:ins w:id="2901" w:author="Kush Khalasi" w:date="2025-06-02T15:52:00Z" w16du:dateUtc="2025-06-02T10:22:00Z">
        <w:r w:rsidRPr="00714581">
          <w:rPr>
            <w:b/>
            <w:bCs/>
            <w:color w:val="0D0D0D"/>
            <w:highlight w:val="white"/>
            <w:lang w:val="en-IN"/>
            <w:rPrChange w:id="2902" w:author="Kush Khalasi" w:date="2025-06-02T15:53:00Z" w16du:dateUtc="2025-06-02T10:23:00Z">
              <w:rPr>
                <w:color w:val="0D0D0D"/>
                <w:highlight w:val="white"/>
                <w:lang w:val="en-IN"/>
              </w:rPr>
            </w:rPrChange>
          </w:rPr>
          <w:t>:</w:t>
        </w:r>
        <w:r>
          <w:rPr>
            <w:color w:val="0D0D0D"/>
            <w:highlight w:val="white"/>
            <w:lang w:val="en-IN"/>
          </w:rPr>
          <w:t xml:space="preserve"> </w:t>
        </w:r>
      </w:ins>
      <w:ins w:id="2903" w:author="Kush Khalasi" w:date="2025-06-02T15:50:00Z">
        <w:r w:rsidRPr="00714581">
          <w:rPr>
            <w:color w:val="0D0D0D"/>
            <w:highlight w:val="white"/>
            <w:lang w:val="en-IN"/>
          </w:rPr>
          <w:t>A digital payslip is issued monthly to each employee’s registered email ID. It includes:</w:t>
        </w:r>
      </w:ins>
    </w:p>
    <w:p w14:paraId="1DD3B655" w14:textId="77777777" w:rsidR="00714581" w:rsidRPr="00714581" w:rsidRDefault="00714581">
      <w:pPr>
        <w:numPr>
          <w:ilvl w:val="2"/>
          <w:numId w:val="64"/>
        </w:numPr>
        <w:tabs>
          <w:tab w:val="left" w:pos="90"/>
        </w:tabs>
        <w:spacing w:after="0"/>
        <w:rPr>
          <w:ins w:id="2904" w:author="Kush Khalasi" w:date="2025-06-02T15:50:00Z"/>
          <w:color w:val="0D0D0D"/>
          <w:highlight w:val="white"/>
          <w:lang w:val="en-IN"/>
        </w:rPr>
        <w:pPrChange w:id="2905" w:author="Kush Khalasi" w:date="2025-06-02T15:52:00Z" w16du:dateUtc="2025-06-02T10:22:00Z">
          <w:pPr>
            <w:numPr>
              <w:ilvl w:val="1"/>
              <w:numId w:val="64"/>
            </w:numPr>
            <w:tabs>
              <w:tab w:val="num" w:pos="1440"/>
            </w:tabs>
            <w:spacing w:after="0"/>
            <w:ind w:left="1440" w:hanging="360"/>
            <w:jc w:val="both"/>
          </w:pPr>
        </w:pPrChange>
      </w:pPr>
      <w:ins w:id="2906" w:author="Kush Khalasi" w:date="2025-06-02T15:50:00Z">
        <w:r w:rsidRPr="00714581">
          <w:rPr>
            <w:color w:val="0D0D0D"/>
            <w:highlight w:val="white"/>
            <w:lang w:val="en-IN"/>
          </w:rPr>
          <w:t>Basic salary and gross earnings</w:t>
        </w:r>
      </w:ins>
    </w:p>
    <w:p w14:paraId="5E06A655" w14:textId="77777777" w:rsidR="00714581" w:rsidRPr="00714581" w:rsidRDefault="00714581">
      <w:pPr>
        <w:numPr>
          <w:ilvl w:val="2"/>
          <w:numId w:val="64"/>
        </w:numPr>
        <w:tabs>
          <w:tab w:val="left" w:pos="90"/>
        </w:tabs>
        <w:spacing w:after="0"/>
        <w:rPr>
          <w:ins w:id="2907" w:author="Kush Khalasi" w:date="2025-06-02T15:50:00Z"/>
          <w:color w:val="0D0D0D"/>
          <w:highlight w:val="white"/>
          <w:lang w:val="en-IN"/>
        </w:rPr>
        <w:pPrChange w:id="2908" w:author="Kush Khalasi" w:date="2025-06-02T15:52:00Z" w16du:dateUtc="2025-06-02T10:22:00Z">
          <w:pPr>
            <w:numPr>
              <w:ilvl w:val="1"/>
              <w:numId w:val="64"/>
            </w:numPr>
            <w:tabs>
              <w:tab w:val="num" w:pos="1440"/>
            </w:tabs>
            <w:spacing w:after="0"/>
            <w:ind w:left="1440" w:hanging="360"/>
            <w:jc w:val="both"/>
          </w:pPr>
        </w:pPrChange>
      </w:pPr>
      <w:ins w:id="2909" w:author="Kush Khalasi" w:date="2025-06-02T15:50:00Z">
        <w:r w:rsidRPr="00714581">
          <w:rPr>
            <w:color w:val="0D0D0D"/>
            <w:highlight w:val="white"/>
            <w:lang w:val="en-IN"/>
          </w:rPr>
          <w:t>Statutory and voluntary deductions</w:t>
        </w:r>
      </w:ins>
    </w:p>
    <w:p w14:paraId="4027E159" w14:textId="77777777" w:rsidR="00714581" w:rsidRPr="00714581" w:rsidRDefault="00714581">
      <w:pPr>
        <w:numPr>
          <w:ilvl w:val="2"/>
          <w:numId w:val="64"/>
        </w:numPr>
        <w:tabs>
          <w:tab w:val="left" w:pos="90"/>
        </w:tabs>
        <w:spacing w:after="0"/>
        <w:rPr>
          <w:ins w:id="2910" w:author="Kush Khalasi" w:date="2025-06-02T15:50:00Z"/>
          <w:color w:val="0D0D0D"/>
          <w:highlight w:val="white"/>
          <w:lang w:val="en-IN"/>
        </w:rPr>
        <w:pPrChange w:id="2911" w:author="Kush Khalasi" w:date="2025-06-02T15:52:00Z" w16du:dateUtc="2025-06-02T10:22:00Z">
          <w:pPr>
            <w:numPr>
              <w:ilvl w:val="1"/>
              <w:numId w:val="64"/>
            </w:numPr>
            <w:tabs>
              <w:tab w:val="num" w:pos="1440"/>
            </w:tabs>
            <w:spacing w:after="0"/>
            <w:ind w:left="1440" w:hanging="360"/>
            <w:jc w:val="both"/>
          </w:pPr>
        </w:pPrChange>
      </w:pPr>
      <w:ins w:id="2912" w:author="Kush Khalasi" w:date="2025-06-02T15:50:00Z">
        <w:r w:rsidRPr="00714581">
          <w:rPr>
            <w:color w:val="0D0D0D"/>
            <w:highlight w:val="white"/>
            <w:lang w:val="en-IN"/>
          </w:rPr>
          <w:t>Net salary payable</w:t>
        </w:r>
      </w:ins>
    </w:p>
    <w:p w14:paraId="54FCDE56" w14:textId="77777777" w:rsidR="00714581" w:rsidRDefault="00714581" w:rsidP="00714581">
      <w:pPr>
        <w:numPr>
          <w:ilvl w:val="2"/>
          <w:numId w:val="64"/>
        </w:numPr>
        <w:tabs>
          <w:tab w:val="left" w:pos="90"/>
        </w:tabs>
        <w:spacing w:after="0"/>
        <w:rPr>
          <w:ins w:id="2913" w:author="Kush Khalasi" w:date="2025-06-02T15:53:00Z" w16du:dateUtc="2025-06-02T10:23:00Z"/>
          <w:color w:val="0D0D0D"/>
          <w:highlight w:val="white"/>
          <w:lang w:val="en-IN"/>
        </w:rPr>
      </w:pPr>
      <w:ins w:id="2914" w:author="Kush Khalasi" w:date="2025-06-02T15:50:00Z">
        <w:r w:rsidRPr="00714581">
          <w:rPr>
            <w:color w:val="0D0D0D"/>
            <w:highlight w:val="white"/>
            <w:lang w:val="en-IN"/>
          </w:rPr>
          <w:t>Bank account details and transaction date</w:t>
        </w:r>
      </w:ins>
    </w:p>
    <w:p w14:paraId="077B611C" w14:textId="77777777" w:rsidR="008D16F5" w:rsidRPr="00714581" w:rsidRDefault="008D16F5">
      <w:pPr>
        <w:tabs>
          <w:tab w:val="left" w:pos="90"/>
        </w:tabs>
        <w:spacing w:after="0"/>
        <w:ind w:left="2160"/>
        <w:rPr>
          <w:ins w:id="2915" w:author="Kush Khalasi" w:date="2025-06-02T15:50:00Z"/>
          <w:color w:val="0D0D0D"/>
          <w:highlight w:val="white"/>
          <w:lang w:val="en-IN"/>
        </w:rPr>
        <w:pPrChange w:id="2916" w:author="Kush Khalasi" w:date="2025-06-02T15:53:00Z" w16du:dateUtc="2025-06-02T10:23:00Z">
          <w:pPr>
            <w:numPr>
              <w:ilvl w:val="1"/>
              <w:numId w:val="64"/>
            </w:numPr>
            <w:tabs>
              <w:tab w:val="num" w:pos="1440"/>
            </w:tabs>
            <w:spacing w:after="0"/>
            <w:ind w:left="1440" w:hanging="360"/>
            <w:jc w:val="both"/>
          </w:pPr>
        </w:pPrChange>
      </w:pPr>
    </w:p>
    <w:p w14:paraId="03EA5C44" w14:textId="77777777" w:rsidR="00714581" w:rsidRPr="00714581" w:rsidRDefault="00714581">
      <w:pPr>
        <w:numPr>
          <w:ilvl w:val="1"/>
          <w:numId w:val="44"/>
        </w:numPr>
        <w:spacing w:after="0"/>
        <w:rPr>
          <w:ins w:id="2917" w:author="Kush Khalasi" w:date="2025-06-02T15:50:00Z"/>
          <w:color w:val="0D0D0D"/>
          <w:highlight w:val="white"/>
          <w:lang w:val="en-IN"/>
        </w:rPr>
        <w:pPrChange w:id="2918" w:author="Kush Khalasi" w:date="2025-06-02T15:52:00Z" w16du:dateUtc="2025-06-02T10:22:00Z">
          <w:pPr>
            <w:numPr>
              <w:numId w:val="64"/>
            </w:numPr>
            <w:tabs>
              <w:tab w:val="num" w:pos="720"/>
            </w:tabs>
            <w:spacing w:after="0"/>
            <w:ind w:left="720" w:hanging="360"/>
            <w:jc w:val="both"/>
          </w:pPr>
        </w:pPrChange>
      </w:pPr>
      <w:ins w:id="2919" w:author="Kush Khalasi" w:date="2025-06-02T15:50:00Z">
        <w:r w:rsidRPr="00714581">
          <w:rPr>
            <w:b/>
            <w:bCs/>
            <w:color w:val="0D0D0D"/>
            <w:highlight w:val="white"/>
            <w:lang w:val="en-IN"/>
          </w:rPr>
          <w:t>HRMS / Employee Self-Service (ESS) Portal</w:t>
        </w:r>
        <w:r w:rsidRPr="00714581">
          <w:rPr>
            <w:color w:val="0D0D0D"/>
            <w:highlight w:val="white"/>
            <w:lang w:val="en-IN"/>
          </w:rPr>
          <w:br/>
          <w:t>Where applicable, employees can access a secure portal to:</w:t>
        </w:r>
      </w:ins>
    </w:p>
    <w:p w14:paraId="50E25A12" w14:textId="77777777" w:rsidR="00714581" w:rsidRPr="00714581" w:rsidRDefault="00714581">
      <w:pPr>
        <w:numPr>
          <w:ilvl w:val="2"/>
          <w:numId w:val="64"/>
        </w:numPr>
        <w:tabs>
          <w:tab w:val="left" w:pos="90"/>
        </w:tabs>
        <w:spacing w:after="0"/>
        <w:rPr>
          <w:ins w:id="2920" w:author="Kush Khalasi" w:date="2025-06-02T15:50:00Z"/>
          <w:color w:val="0D0D0D"/>
          <w:highlight w:val="white"/>
          <w:lang w:val="en-IN"/>
        </w:rPr>
        <w:pPrChange w:id="2921" w:author="Kush Khalasi" w:date="2025-06-02T15:52:00Z" w16du:dateUtc="2025-06-02T10:22:00Z">
          <w:pPr>
            <w:numPr>
              <w:ilvl w:val="1"/>
              <w:numId w:val="64"/>
            </w:numPr>
            <w:tabs>
              <w:tab w:val="num" w:pos="1440"/>
            </w:tabs>
            <w:spacing w:after="0"/>
            <w:ind w:left="1440" w:hanging="360"/>
            <w:jc w:val="both"/>
          </w:pPr>
        </w:pPrChange>
      </w:pPr>
      <w:ins w:id="2922" w:author="Kush Khalasi" w:date="2025-06-02T15:50:00Z">
        <w:r w:rsidRPr="00714581">
          <w:rPr>
            <w:color w:val="0D0D0D"/>
            <w:highlight w:val="white"/>
            <w:lang w:val="en-IN"/>
          </w:rPr>
          <w:t>View and download current and past payslips</w:t>
        </w:r>
      </w:ins>
    </w:p>
    <w:p w14:paraId="16A63551" w14:textId="77777777" w:rsidR="00714581" w:rsidRPr="00714581" w:rsidRDefault="00714581">
      <w:pPr>
        <w:numPr>
          <w:ilvl w:val="2"/>
          <w:numId w:val="64"/>
        </w:numPr>
        <w:tabs>
          <w:tab w:val="left" w:pos="90"/>
        </w:tabs>
        <w:spacing w:after="0"/>
        <w:rPr>
          <w:ins w:id="2923" w:author="Kush Khalasi" w:date="2025-06-02T15:50:00Z"/>
          <w:color w:val="0D0D0D"/>
          <w:highlight w:val="white"/>
          <w:lang w:val="en-IN"/>
        </w:rPr>
        <w:pPrChange w:id="2924" w:author="Kush Khalasi" w:date="2025-06-02T15:52:00Z" w16du:dateUtc="2025-06-02T10:22:00Z">
          <w:pPr>
            <w:numPr>
              <w:ilvl w:val="1"/>
              <w:numId w:val="64"/>
            </w:numPr>
            <w:tabs>
              <w:tab w:val="num" w:pos="1440"/>
            </w:tabs>
            <w:spacing w:after="0"/>
            <w:ind w:left="1440" w:hanging="360"/>
            <w:jc w:val="both"/>
          </w:pPr>
        </w:pPrChange>
      </w:pPr>
      <w:ins w:id="2925" w:author="Kush Khalasi" w:date="2025-06-02T15:50:00Z">
        <w:r w:rsidRPr="00714581">
          <w:rPr>
            <w:color w:val="0D0D0D"/>
            <w:highlight w:val="white"/>
            <w:lang w:val="en-IN"/>
          </w:rPr>
          <w:t>Check tax deductions and PF contributions</w:t>
        </w:r>
      </w:ins>
    </w:p>
    <w:p w14:paraId="01581090" w14:textId="77777777" w:rsidR="00714581" w:rsidRDefault="00714581" w:rsidP="00714581">
      <w:pPr>
        <w:numPr>
          <w:ilvl w:val="2"/>
          <w:numId w:val="64"/>
        </w:numPr>
        <w:tabs>
          <w:tab w:val="left" w:pos="90"/>
        </w:tabs>
        <w:spacing w:after="0"/>
        <w:rPr>
          <w:ins w:id="2926" w:author="Kush Khalasi" w:date="2025-06-02T15:53:00Z" w16du:dateUtc="2025-06-02T10:23:00Z"/>
          <w:color w:val="0D0D0D"/>
          <w:highlight w:val="white"/>
          <w:lang w:val="en-IN"/>
        </w:rPr>
      </w:pPr>
      <w:ins w:id="2927" w:author="Kush Khalasi" w:date="2025-06-02T15:50:00Z">
        <w:r w:rsidRPr="00714581">
          <w:rPr>
            <w:color w:val="0D0D0D"/>
            <w:highlight w:val="white"/>
            <w:lang w:val="en-IN"/>
          </w:rPr>
          <w:t>Download Form 16 and other income statements</w:t>
        </w:r>
      </w:ins>
    </w:p>
    <w:p w14:paraId="0FA13B08" w14:textId="77777777" w:rsidR="008D16F5" w:rsidRPr="00714581" w:rsidRDefault="008D16F5">
      <w:pPr>
        <w:tabs>
          <w:tab w:val="left" w:pos="90"/>
        </w:tabs>
        <w:spacing w:after="0"/>
        <w:ind w:left="2160"/>
        <w:rPr>
          <w:ins w:id="2928" w:author="Kush Khalasi" w:date="2025-06-02T15:50:00Z"/>
          <w:color w:val="0D0D0D"/>
          <w:highlight w:val="white"/>
          <w:lang w:val="en-IN"/>
        </w:rPr>
        <w:pPrChange w:id="2929" w:author="Kush Khalasi" w:date="2025-06-02T15:53:00Z" w16du:dateUtc="2025-06-02T10:23:00Z">
          <w:pPr>
            <w:numPr>
              <w:ilvl w:val="1"/>
              <w:numId w:val="64"/>
            </w:numPr>
            <w:tabs>
              <w:tab w:val="num" w:pos="1440"/>
            </w:tabs>
            <w:spacing w:after="0"/>
            <w:ind w:left="1440" w:hanging="360"/>
            <w:jc w:val="both"/>
          </w:pPr>
        </w:pPrChange>
      </w:pPr>
    </w:p>
    <w:p w14:paraId="2A801744" w14:textId="19098CD7" w:rsidR="00714581" w:rsidRDefault="00714581" w:rsidP="00714581">
      <w:pPr>
        <w:numPr>
          <w:ilvl w:val="1"/>
          <w:numId w:val="44"/>
        </w:numPr>
        <w:spacing w:after="0"/>
        <w:rPr>
          <w:ins w:id="2930" w:author="Kush Khalasi" w:date="2025-06-02T15:53:00Z" w16du:dateUtc="2025-06-02T10:23:00Z"/>
          <w:color w:val="0D0D0D"/>
          <w:highlight w:val="white"/>
          <w:lang w:val="en-IN"/>
        </w:rPr>
      </w:pPr>
      <w:ins w:id="2931" w:author="Kush Khalasi" w:date="2025-06-02T15:50:00Z">
        <w:r w:rsidRPr="00714581">
          <w:rPr>
            <w:b/>
            <w:bCs/>
            <w:color w:val="0D0D0D"/>
            <w:highlight w:val="white"/>
            <w:lang w:val="en-IN"/>
          </w:rPr>
          <w:lastRenderedPageBreak/>
          <w:t>Salary Revision Intimations</w:t>
        </w:r>
      </w:ins>
      <w:ins w:id="2932" w:author="Kush Khalasi" w:date="2025-06-02T15:53:00Z" w16du:dateUtc="2025-06-02T10:23:00Z">
        <w:r w:rsidR="008D16F5">
          <w:rPr>
            <w:b/>
            <w:bCs/>
            <w:color w:val="0D0D0D"/>
            <w:highlight w:val="white"/>
            <w:lang w:val="en-IN"/>
          </w:rPr>
          <w:t xml:space="preserve">: </w:t>
        </w:r>
      </w:ins>
      <w:ins w:id="2933" w:author="Kush Khalasi" w:date="2025-06-02T15:50:00Z">
        <w:r w:rsidRPr="00714581">
          <w:rPr>
            <w:color w:val="0D0D0D"/>
            <w:highlight w:val="white"/>
            <w:lang w:val="en-IN"/>
          </w:rPr>
          <w:t>Any change in salary due to performance appraisal, promotion, or policy revision is communicated via a formal email or a signed revision letter issued by the HR team.</w:t>
        </w:r>
      </w:ins>
    </w:p>
    <w:p w14:paraId="2134CBE9" w14:textId="77777777" w:rsidR="008D16F5" w:rsidRPr="00714581" w:rsidRDefault="008D16F5">
      <w:pPr>
        <w:spacing w:after="0"/>
        <w:ind w:left="1440"/>
        <w:rPr>
          <w:ins w:id="2934" w:author="Kush Khalasi" w:date="2025-06-02T15:50:00Z"/>
          <w:color w:val="0D0D0D"/>
          <w:highlight w:val="white"/>
          <w:lang w:val="en-IN"/>
        </w:rPr>
        <w:pPrChange w:id="2935" w:author="Kush Khalasi" w:date="2025-06-02T15:53:00Z" w16du:dateUtc="2025-06-02T10:23:00Z">
          <w:pPr>
            <w:numPr>
              <w:numId w:val="64"/>
            </w:numPr>
            <w:tabs>
              <w:tab w:val="num" w:pos="720"/>
            </w:tabs>
            <w:spacing w:after="0"/>
            <w:ind w:left="720" w:hanging="360"/>
            <w:jc w:val="both"/>
          </w:pPr>
        </w:pPrChange>
      </w:pPr>
    </w:p>
    <w:p w14:paraId="0F0952F7" w14:textId="66B7D2EB" w:rsidR="00714581" w:rsidRDefault="00714581" w:rsidP="00714581">
      <w:pPr>
        <w:numPr>
          <w:ilvl w:val="1"/>
          <w:numId w:val="44"/>
        </w:numPr>
        <w:spacing w:after="0"/>
        <w:rPr>
          <w:ins w:id="2936" w:author="Kush Khalasi" w:date="2025-06-02T15:53:00Z" w16du:dateUtc="2025-06-02T10:23:00Z"/>
          <w:color w:val="0D0D0D"/>
          <w:highlight w:val="white"/>
          <w:lang w:val="en-IN"/>
        </w:rPr>
      </w:pPr>
      <w:ins w:id="2937" w:author="Kush Khalasi" w:date="2025-06-02T15:50:00Z">
        <w:r w:rsidRPr="00714581">
          <w:rPr>
            <w:b/>
            <w:bCs/>
            <w:color w:val="0D0D0D"/>
            <w:highlight w:val="white"/>
            <w:lang w:val="en-IN"/>
          </w:rPr>
          <w:t>Grievance Redressal Mechanism</w:t>
        </w:r>
      </w:ins>
      <w:ins w:id="2938" w:author="Kush Khalasi" w:date="2025-06-02T15:53:00Z" w16du:dateUtc="2025-06-02T10:23:00Z">
        <w:r w:rsidR="008D16F5">
          <w:rPr>
            <w:b/>
            <w:bCs/>
            <w:color w:val="0D0D0D"/>
            <w:highlight w:val="white"/>
            <w:lang w:val="en-IN"/>
          </w:rPr>
          <w:t xml:space="preserve">: </w:t>
        </w:r>
      </w:ins>
      <w:ins w:id="2939" w:author="Kush Khalasi" w:date="2025-06-02T15:50:00Z">
        <w:r w:rsidRPr="00714581">
          <w:rPr>
            <w:color w:val="0D0D0D"/>
            <w:highlight w:val="white"/>
            <w:lang w:val="en-IN"/>
          </w:rPr>
          <w:t>Employees may report salary-related concerns via email or the HR helpdesk. Each query is logged and resolved within a defined timeline to ensure transparency and accountability.</w:t>
        </w:r>
      </w:ins>
    </w:p>
    <w:p w14:paraId="1A36B432" w14:textId="77777777" w:rsidR="008D16F5" w:rsidRPr="00714581" w:rsidRDefault="008D16F5">
      <w:pPr>
        <w:spacing w:after="0"/>
        <w:rPr>
          <w:ins w:id="2940" w:author="Kush Khalasi" w:date="2025-06-02T15:50:00Z"/>
          <w:color w:val="0D0D0D"/>
          <w:highlight w:val="white"/>
          <w:lang w:val="en-IN"/>
        </w:rPr>
        <w:pPrChange w:id="2941" w:author="Kush Khalasi" w:date="2025-06-02T15:53:00Z" w16du:dateUtc="2025-06-02T10:23:00Z">
          <w:pPr>
            <w:numPr>
              <w:numId w:val="64"/>
            </w:numPr>
            <w:tabs>
              <w:tab w:val="num" w:pos="720"/>
            </w:tabs>
            <w:spacing w:after="0"/>
            <w:ind w:left="720" w:hanging="360"/>
            <w:jc w:val="both"/>
          </w:pPr>
        </w:pPrChange>
      </w:pPr>
    </w:p>
    <w:p w14:paraId="73C082BD" w14:textId="2A55049E" w:rsidR="00714581" w:rsidRPr="00714581" w:rsidRDefault="00714581">
      <w:pPr>
        <w:numPr>
          <w:ilvl w:val="1"/>
          <w:numId w:val="44"/>
        </w:numPr>
        <w:spacing w:after="0"/>
        <w:rPr>
          <w:ins w:id="2942" w:author="Kush Khalasi" w:date="2025-06-02T15:50:00Z"/>
          <w:color w:val="0D0D0D"/>
          <w:highlight w:val="white"/>
          <w:lang w:val="en-IN"/>
        </w:rPr>
        <w:pPrChange w:id="2943" w:author="Kush Khalasi" w:date="2025-06-02T15:52:00Z" w16du:dateUtc="2025-06-02T10:22:00Z">
          <w:pPr>
            <w:numPr>
              <w:numId w:val="64"/>
            </w:numPr>
            <w:tabs>
              <w:tab w:val="num" w:pos="720"/>
            </w:tabs>
            <w:spacing w:after="0"/>
            <w:ind w:left="720" w:hanging="360"/>
            <w:jc w:val="both"/>
          </w:pPr>
        </w:pPrChange>
      </w:pPr>
      <w:ins w:id="2944" w:author="Kush Khalasi" w:date="2025-06-02T15:50:00Z">
        <w:r w:rsidRPr="00714581">
          <w:rPr>
            <w:b/>
            <w:bCs/>
            <w:color w:val="0D0D0D"/>
            <w:highlight w:val="white"/>
            <w:lang w:val="en-IN"/>
          </w:rPr>
          <w:t>Optional One-on-One Salary Discussion</w:t>
        </w:r>
      </w:ins>
      <w:ins w:id="2945" w:author="Kush Khalasi" w:date="2025-06-02T15:53:00Z" w16du:dateUtc="2025-06-02T10:23:00Z">
        <w:r w:rsidR="008D16F5">
          <w:rPr>
            <w:b/>
            <w:bCs/>
            <w:color w:val="0D0D0D"/>
            <w:highlight w:val="white"/>
            <w:lang w:val="en-IN"/>
          </w:rPr>
          <w:t xml:space="preserve">: </w:t>
        </w:r>
      </w:ins>
      <w:ins w:id="2946" w:author="Kush Khalasi" w:date="2025-06-02T15:50:00Z">
        <w:r w:rsidRPr="00714581">
          <w:rPr>
            <w:color w:val="0D0D0D"/>
            <w:highlight w:val="white"/>
            <w:lang w:val="en-IN"/>
          </w:rPr>
          <w:t>Employees may request personal meetings with the HR team to discuss their salary structure, taxation, or any deductions, ensuring clarity and employee satisfaction.</w:t>
        </w:r>
      </w:ins>
    </w:p>
    <w:p w14:paraId="0920AF7C" w14:textId="77777777" w:rsidR="00714581" w:rsidRPr="00714581" w:rsidRDefault="00714581">
      <w:pPr>
        <w:spacing w:after="0"/>
        <w:jc w:val="both"/>
        <w:rPr>
          <w:ins w:id="2947" w:author="Kush Khalasi" w:date="2025-06-02T15:44:00Z"/>
          <w:color w:val="0D0D0D"/>
          <w:highlight w:val="white"/>
          <w:lang w:val="en-IN"/>
        </w:rPr>
        <w:pPrChange w:id="2948" w:author="Kush Khalasi" w:date="2025-06-02T15:50:00Z" w16du:dateUtc="2025-06-02T10:20:00Z">
          <w:pPr>
            <w:spacing w:after="0"/>
          </w:pPr>
        </w:pPrChange>
      </w:pPr>
    </w:p>
    <w:p w14:paraId="67F16962" w14:textId="19D67AF3" w:rsidR="000F0FE5" w:rsidRPr="007C262C" w:rsidDel="007C262C" w:rsidRDefault="000F0FE5">
      <w:pPr>
        <w:widowControl/>
        <w:spacing w:after="0"/>
        <w:ind w:left="720"/>
        <w:jc w:val="both"/>
        <w:rPr>
          <w:del w:id="2949" w:author="Kush Khalasi" w:date="2025-06-02T15:38:00Z" w16du:dateUtc="2025-06-02T10:08:00Z"/>
          <w:color w:val="0D0D0D"/>
          <w:highlight w:val="white"/>
          <w:lang w:val="en-IN"/>
          <w:rPrChange w:id="2950" w:author="Kush Khalasi" w:date="2025-06-02T15:32:00Z" w16du:dateUtc="2025-06-02T10:02:00Z">
            <w:rPr>
              <w:del w:id="2951" w:author="Kush Khalasi" w:date="2025-06-02T15:38:00Z" w16du:dateUtc="2025-06-02T10:08:00Z"/>
              <w:color w:val="0D0D0D"/>
              <w:highlight w:val="white"/>
            </w:rPr>
          </w:rPrChange>
        </w:rPr>
      </w:pPr>
    </w:p>
    <w:p w14:paraId="2FC44A7A" w14:textId="77777777" w:rsidR="00837265" w:rsidRDefault="00837265">
      <w:pPr>
        <w:widowControl/>
        <w:spacing w:after="0"/>
        <w:jc w:val="both"/>
        <w:rPr>
          <w:color w:val="222222"/>
          <w:highlight w:val="white"/>
        </w:rPr>
      </w:pPr>
    </w:p>
    <w:p w14:paraId="1869EA63" w14:textId="77777777" w:rsidR="00837265" w:rsidRDefault="00000000">
      <w:pPr>
        <w:widowControl/>
        <w:spacing w:after="0"/>
        <w:jc w:val="both"/>
        <w:rPr>
          <w:b/>
          <w:color w:val="222222"/>
          <w:highlight w:val="white"/>
        </w:rPr>
      </w:pPr>
      <w:r>
        <w:rPr>
          <w:b/>
          <w:color w:val="222222"/>
          <w:highlight w:val="white"/>
        </w:rPr>
        <w:t xml:space="preserve">8.10 </w:t>
      </w:r>
      <w:r>
        <w:rPr>
          <w:b/>
          <w:color w:val="222222"/>
          <w:highlight w:val="white"/>
        </w:rPr>
        <w:tab/>
        <w:t>Additional Guidelines for Gurgaon (US &amp; Canada Process) only:</w:t>
      </w:r>
    </w:p>
    <w:p w14:paraId="3251970E" w14:textId="77777777" w:rsidR="00837265" w:rsidRDefault="00000000">
      <w:pPr>
        <w:widowControl/>
        <w:numPr>
          <w:ilvl w:val="0"/>
          <w:numId w:val="14"/>
        </w:numPr>
        <w:spacing w:after="0"/>
        <w:jc w:val="both"/>
        <w:rPr>
          <w:rFonts w:ascii="Arial" w:eastAsia="Arial" w:hAnsi="Arial" w:cs="Arial"/>
          <w:i/>
          <w:color w:val="222222"/>
          <w:sz w:val="19"/>
          <w:szCs w:val="19"/>
        </w:rPr>
      </w:pPr>
      <w:r>
        <w:rPr>
          <w:b/>
          <w:color w:val="222222"/>
          <w:highlight w:val="white"/>
        </w:rPr>
        <w:t xml:space="preserve">Clubbing of Comp. Offs with PLs/ELs </w:t>
      </w:r>
      <w:r>
        <w:rPr>
          <w:color w:val="222222"/>
          <w:highlight w:val="white"/>
        </w:rPr>
        <w:t>- Comp. Offs cannot be clubbed with PLs/ELs.</w:t>
      </w:r>
    </w:p>
    <w:p w14:paraId="7F1CCBAC" w14:textId="77777777" w:rsidR="00837265" w:rsidRDefault="00000000">
      <w:pPr>
        <w:widowControl/>
        <w:numPr>
          <w:ilvl w:val="0"/>
          <w:numId w:val="14"/>
        </w:numPr>
        <w:spacing w:after="0"/>
        <w:jc w:val="both"/>
        <w:rPr>
          <w:rFonts w:ascii="Arial" w:eastAsia="Arial" w:hAnsi="Arial" w:cs="Arial"/>
          <w:i/>
          <w:color w:val="222222"/>
          <w:sz w:val="19"/>
          <w:szCs w:val="19"/>
        </w:rPr>
      </w:pPr>
      <w:r>
        <w:rPr>
          <w:b/>
          <w:color w:val="222222"/>
          <w:highlight w:val="white"/>
        </w:rPr>
        <w:t xml:space="preserve">Carrying forward of Comp. Offs </w:t>
      </w:r>
      <w:r>
        <w:rPr>
          <w:color w:val="222222"/>
          <w:highlight w:val="white"/>
        </w:rPr>
        <w:t xml:space="preserve">- No Comp offs will be allowed to be availed post 15 days and the same will collapse after 15 days. There will not be any option of carry forward or reversal. </w:t>
      </w:r>
    </w:p>
    <w:p w14:paraId="0EBE92A7" w14:textId="77777777" w:rsidR="00837265" w:rsidRDefault="00000000">
      <w:pPr>
        <w:widowControl/>
        <w:numPr>
          <w:ilvl w:val="0"/>
          <w:numId w:val="14"/>
        </w:numPr>
        <w:spacing w:after="0"/>
        <w:jc w:val="both"/>
        <w:rPr>
          <w:rFonts w:ascii="Arial" w:eastAsia="Arial" w:hAnsi="Arial" w:cs="Arial"/>
          <w:i/>
          <w:color w:val="222222"/>
          <w:sz w:val="19"/>
          <w:szCs w:val="19"/>
        </w:rPr>
      </w:pPr>
      <w:r>
        <w:rPr>
          <w:b/>
          <w:color w:val="222222"/>
          <w:highlight w:val="white"/>
        </w:rPr>
        <w:t>Pay off against Comp. offs</w:t>
      </w:r>
      <w:r>
        <w:rPr>
          <w:color w:val="222222"/>
          <w:highlight w:val="white"/>
        </w:rPr>
        <w:t xml:space="preserve"> - There will not be any pay off against skeleton days worked or </w:t>
      </w:r>
      <w:proofErr w:type="gramStart"/>
      <w:r>
        <w:rPr>
          <w:color w:val="222222"/>
          <w:highlight w:val="white"/>
        </w:rPr>
        <w:t>Comp</w:t>
      </w:r>
      <w:proofErr w:type="gramEnd"/>
      <w:r>
        <w:rPr>
          <w:color w:val="222222"/>
          <w:highlight w:val="white"/>
        </w:rPr>
        <w:t xml:space="preserve"> off not availed.</w:t>
      </w:r>
    </w:p>
    <w:p w14:paraId="400CCC3C" w14:textId="77777777" w:rsidR="00837265" w:rsidRDefault="00000000">
      <w:pPr>
        <w:widowControl/>
        <w:numPr>
          <w:ilvl w:val="0"/>
          <w:numId w:val="14"/>
        </w:numPr>
        <w:spacing w:after="0"/>
        <w:jc w:val="both"/>
        <w:rPr>
          <w:rFonts w:ascii="Arial" w:eastAsia="Arial" w:hAnsi="Arial" w:cs="Arial"/>
          <w:i/>
          <w:color w:val="222222"/>
          <w:sz w:val="19"/>
          <w:szCs w:val="19"/>
        </w:rPr>
      </w:pPr>
      <w:r>
        <w:rPr>
          <w:b/>
          <w:color w:val="222222"/>
          <w:highlight w:val="white"/>
        </w:rPr>
        <w:t xml:space="preserve">Medical Leaves - </w:t>
      </w:r>
      <w:r>
        <w:rPr>
          <w:color w:val="222222"/>
          <w:highlight w:val="white"/>
        </w:rPr>
        <w:t>Any staff who is availing leaves on medical grounds, need to submit all the documents supporting the illness failing which those leaves will be counted as leave without pay.</w:t>
      </w:r>
    </w:p>
    <w:p w14:paraId="46040325" w14:textId="77777777" w:rsidR="00837265" w:rsidRDefault="00000000">
      <w:pPr>
        <w:widowControl/>
        <w:numPr>
          <w:ilvl w:val="0"/>
          <w:numId w:val="14"/>
        </w:numPr>
        <w:spacing w:after="0"/>
        <w:jc w:val="both"/>
        <w:rPr>
          <w:rFonts w:ascii="Arial" w:eastAsia="Arial" w:hAnsi="Arial" w:cs="Arial"/>
          <w:i/>
          <w:color w:val="222222"/>
          <w:sz w:val="19"/>
          <w:szCs w:val="19"/>
        </w:rPr>
      </w:pPr>
      <w:r>
        <w:rPr>
          <w:b/>
          <w:color w:val="222222"/>
          <w:highlight w:val="white"/>
        </w:rPr>
        <w:t xml:space="preserve">Leave without prior intimation </w:t>
      </w:r>
      <w:r>
        <w:rPr>
          <w:color w:val="222222"/>
          <w:highlight w:val="white"/>
        </w:rPr>
        <w:t xml:space="preserve">- Any staff availing leave without prior intimation, even if for emergency leaves (which can be intimated before office hours) will lose the salary for the same or the number of days on leave. Repeat offenders will be issued a </w:t>
      </w:r>
      <w:proofErr w:type="gramStart"/>
      <w:r>
        <w:rPr>
          <w:color w:val="222222"/>
          <w:highlight w:val="white"/>
        </w:rPr>
        <w:t>Memo</w:t>
      </w:r>
      <w:proofErr w:type="gramEnd"/>
      <w:r>
        <w:rPr>
          <w:color w:val="222222"/>
          <w:highlight w:val="white"/>
        </w:rPr>
        <w:t xml:space="preserve"> and </w:t>
      </w:r>
      <w:r>
        <w:rPr>
          <w:rFonts w:ascii="Arial" w:eastAsia="Arial" w:hAnsi="Arial" w:cs="Arial"/>
          <w:i/>
          <w:color w:val="222222"/>
          <w:sz w:val="19"/>
          <w:szCs w:val="19"/>
          <w:highlight w:val="white"/>
        </w:rPr>
        <w:t>the penalty would be even more.</w:t>
      </w:r>
    </w:p>
    <w:p w14:paraId="22F98B1E" w14:textId="77777777" w:rsidR="00837265" w:rsidRDefault="00837265">
      <w:pPr>
        <w:widowControl/>
        <w:spacing w:after="0"/>
        <w:jc w:val="both"/>
        <w:rPr>
          <w:rFonts w:ascii="Arial" w:eastAsia="Arial" w:hAnsi="Arial" w:cs="Arial"/>
          <w:i/>
          <w:color w:val="222222"/>
          <w:sz w:val="19"/>
          <w:szCs w:val="19"/>
          <w:highlight w:val="white"/>
        </w:rPr>
      </w:pPr>
    </w:p>
    <w:p w14:paraId="5A5ACE38" w14:textId="77777777" w:rsidR="00837265" w:rsidRDefault="00837265">
      <w:pPr>
        <w:widowControl/>
        <w:spacing w:after="0"/>
        <w:jc w:val="both"/>
        <w:rPr>
          <w:rFonts w:ascii="Arial" w:eastAsia="Arial" w:hAnsi="Arial" w:cs="Arial"/>
          <w:i/>
          <w:color w:val="222222"/>
          <w:sz w:val="19"/>
          <w:szCs w:val="19"/>
          <w:highlight w:val="white"/>
        </w:rPr>
      </w:pPr>
    </w:p>
    <w:p w14:paraId="68A62FC1" w14:textId="59D2E5E2" w:rsidR="00837265" w:rsidDel="00492CBD" w:rsidRDefault="00837265">
      <w:pPr>
        <w:widowControl/>
        <w:spacing w:after="0"/>
        <w:jc w:val="both"/>
        <w:rPr>
          <w:del w:id="2952" w:author="Kush Khalasi" w:date="2025-06-02T18:47:00Z" w16du:dateUtc="2025-06-02T13:17:00Z"/>
          <w:rFonts w:ascii="Arial" w:eastAsia="Arial" w:hAnsi="Arial" w:cs="Arial"/>
          <w:i/>
          <w:color w:val="222222"/>
          <w:sz w:val="19"/>
          <w:szCs w:val="19"/>
          <w:highlight w:val="white"/>
        </w:rPr>
      </w:pPr>
    </w:p>
    <w:p w14:paraId="4A82F127" w14:textId="029DDD7E" w:rsidR="00837265" w:rsidDel="00492CBD" w:rsidRDefault="00837265">
      <w:pPr>
        <w:widowControl/>
        <w:spacing w:after="0"/>
        <w:ind w:left="720"/>
        <w:jc w:val="both"/>
        <w:rPr>
          <w:del w:id="2953" w:author="Kush Khalasi" w:date="2025-06-02T18:47:00Z" w16du:dateUtc="2025-06-02T13:17:00Z"/>
          <w:rFonts w:ascii="Arial" w:eastAsia="Arial" w:hAnsi="Arial" w:cs="Arial"/>
          <w:i/>
          <w:color w:val="222222"/>
          <w:sz w:val="19"/>
          <w:szCs w:val="19"/>
        </w:rPr>
      </w:pPr>
    </w:p>
    <w:p w14:paraId="1C6A508B" w14:textId="77777777" w:rsidR="00837265" w:rsidRDefault="00000000">
      <w:pPr>
        <w:spacing w:after="393"/>
        <w:jc w:val="center"/>
        <w:rPr>
          <w:u w:val="single"/>
        </w:rPr>
      </w:pPr>
      <w:r>
        <w:rPr>
          <w:b/>
          <w:u w:val="single"/>
        </w:rPr>
        <w:t>9. COMPENSATION &amp; BENEFITS</w:t>
      </w:r>
    </w:p>
    <w:p w14:paraId="35A0A323" w14:textId="77777777" w:rsidR="00837265" w:rsidRDefault="00000000">
      <w:pPr>
        <w:spacing w:after="0"/>
        <w:jc w:val="both"/>
        <w:rPr>
          <w:b/>
        </w:rPr>
      </w:pPr>
      <w:r>
        <w:rPr>
          <w:b/>
        </w:rPr>
        <w:t xml:space="preserve">9.1 </w:t>
      </w:r>
      <w:r>
        <w:rPr>
          <w:b/>
        </w:rPr>
        <w:tab/>
        <w:t>Provident Fund:</w:t>
      </w:r>
    </w:p>
    <w:p w14:paraId="6E9F49DB" w14:textId="77777777" w:rsidR="00837265" w:rsidRDefault="00000000">
      <w:pPr>
        <w:spacing w:after="0"/>
        <w:ind w:left="720"/>
        <w:jc w:val="both"/>
      </w:pPr>
      <w:r>
        <w:t>Each and every employee has to join the P.F. scheme and the deductions will be as per the P.F. Act. The company also will contribute its share towards P.F. i.e. 12% of employee’s gross salary or 12% of 15,000/- whichever is lower. This will be an additional saving for the employees’ future. An employee can also increase his/her PF contribution by sending a mail to the HR department, whereas the employer’s contribution would be fixed to the PF limit of Rs. 15,000/-. Any employee who has been transferred from one branch/unit to another has to fill up the PF transfer form which is available with the HR department.  Employees can also opt for voluntary PF, an email needs to be sent to the HR team, in this case VPF would be deducted from employee’s salary and the employer contribution towards PF would not increase.</w:t>
      </w:r>
    </w:p>
    <w:p w14:paraId="6FE15615" w14:textId="77777777" w:rsidR="00837265" w:rsidRDefault="00837265">
      <w:pPr>
        <w:spacing w:after="0"/>
        <w:jc w:val="both"/>
      </w:pPr>
    </w:p>
    <w:p w14:paraId="32B069D4" w14:textId="77777777" w:rsidR="00837265" w:rsidRDefault="00000000">
      <w:pPr>
        <w:spacing w:after="0"/>
        <w:jc w:val="both"/>
      </w:pPr>
      <w:r>
        <w:rPr>
          <w:b/>
        </w:rPr>
        <w:t xml:space="preserve">9.2 </w:t>
      </w:r>
      <w:r>
        <w:rPr>
          <w:b/>
        </w:rPr>
        <w:tab/>
        <w:t>E.S.I.C. Contribution:</w:t>
      </w:r>
    </w:p>
    <w:p w14:paraId="34D8A9C8" w14:textId="77777777" w:rsidR="00837265" w:rsidRDefault="00000000">
      <w:pPr>
        <w:numPr>
          <w:ilvl w:val="0"/>
          <w:numId w:val="49"/>
        </w:numPr>
        <w:spacing w:after="0"/>
        <w:jc w:val="both"/>
      </w:pPr>
      <w:r>
        <w:t xml:space="preserve">Employees State Insurance Corporation provides medical facilities by the employer as per ESIC Act. </w:t>
      </w:r>
    </w:p>
    <w:p w14:paraId="76F6273C" w14:textId="77777777" w:rsidR="00837265" w:rsidRDefault="00000000">
      <w:pPr>
        <w:numPr>
          <w:ilvl w:val="0"/>
          <w:numId w:val="49"/>
        </w:numPr>
        <w:spacing w:after="0"/>
        <w:jc w:val="both"/>
      </w:pPr>
      <w:r>
        <w:t xml:space="preserve">The main objective of this insurance scheme is to provide medical relief and sickness benefits to all members and maternity benefits to all female employees through a contributory fund. </w:t>
      </w:r>
    </w:p>
    <w:p w14:paraId="5C4C10DF" w14:textId="77777777" w:rsidR="00837265" w:rsidRDefault="00000000">
      <w:pPr>
        <w:numPr>
          <w:ilvl w:val="0"/>
          <w:numId w:val="49"/>
        </w:numPr>
        <w:spacing w:after="0"/>
        <w:jc w:val="both"/>
      </w:pPr>
      <w:r>
        <w:t xml:space="preserve">The E.S.I. Corporation provides every employee covered under this scheme an Identity Card. By registering with ESIC the employee and his/her family members are entitled to receive medical benefits at an ESIC designated hospital or clinic. </w:t>
      </w:r>
    </w:p>
    <w:p w14:paraId="6D302063" w14:textId="77777777" w:rsidR="00837265" w:rsidRDefault="00000000">
      <w:pPr>
        <w:numPr>
          <w:ilvl w:val="0"/>
          <w:numId w:val="49"/>
        </w:numPr>
        <w:spacing w:after="0"/>
        <w:jc w:val="both"/>
      </w:pPr>
      <w:r>
        <w:t xml:space="preserve">The ESIC deduction is compulsory for all employees drawing a salary up to </w:t>
      </w:r>
      <w:r>
        <w:rPr>
          <w:b/>
        </w:rPr>
        <w:t>Rs.21, 000/-</w:t>
      </w:r>
      <w:r>
        <w:t xml:space="preserve">and is registered under this Act. </w:t>
      </w:r>
    </w:p>
    <w:p w14:paraId="6A576CF3" w14:textId="77777777" w:rsidR="00837265" w:rsidRDefault="00837265">
      <w:pPr>
        <w:spacing w:after="0"/>
        <w:jc w:val="both"/>
      </w:pPr>
    </w:p>
    <w:p w14:paraId="36FB9133" w14:textId="77777777" w:rsidR="00837265" w:rsidRDefault="00000000">
      <w:pPr>
        <w:spacing w:after="0"/>
        <w:jc w:val="both"/>
      </w:pPr>
      <w:r>
        <w:rPr>
          <w:b/>
        </w:rPr>
        <w:t xml:space="preserve">9.3 </w:t>
      </w:r>
      <w:r>
        <w:rPr>
          <w:b/>
        </w:rPr>
        <w:tab/>
        <w:t xml:space="preserve">Annual Additional Benefit: </w:t>
      </w:r>
    </w:p>
    <w:p w14:paraId="6BFE3315" w14:textId="77777777" w:rsidR="00837265" w:rsidRDefault="00000000">
      <w:pPr>
        <w:spacing w:after="340"/>
        <w:ind w:left="720"/>
        <w:jc w:val="both"/>
      </w:pPr>
      <w:r>
        <w:t xml:space="preserve">A specific amount is disbursed by the company every year as additional benefit. This has been a practice which has been followed for many years now and it has been disbursed irrespective of company’s performance. Please be informed that disbursement of this benefit to resigned staff is at the sole discretion </w:t>
      </w:r>
    </w:p>
    <w:p w14:paraId="11FA9981" w14:textId="77777777" w:rsidR="00837265" w:rsidRDefault="00000000">
      <w:pPr>
        <w:spacing w:after="340"/>
        <w:ind w:firstLine="720"/>
        <w:jc w:val="both"/>
      </w:pPr>
      <w:r>
        <w:t xml:space="preserve">of the Management and not of the employee. This cannot be claimed as a right by any resigned staff. </w:t>
      </w:r>
    </w:p>
    <w:p w14:paraId="55DF9A7E" w14:textId="77777777" w:rsidR="00837265" w:rsidRDefault="00000000">
      <w:pPr>
        <w:spacing w:after="0"/>
        <w:ind w:left="720"/>
        <w:jc w:val="both"/>
        <w:rPr>
          <w:ins w:id="2954" w:author="Kush Khalasi" w:date="2025-06-02T16:20:00Z" w16du:dateUtc="2025-06-02T10:50:00Z"/>
        </w:rPr>
      </w:pPr>
      <w:r>
        <w:t xml:space="preserve">For existing staff, this is a </w:t>
      </w:r>
      <w:r>
        <w:rPr>
          <w:b/>
        </w:rPr>
        <w:t xml:space="preserve">“Discretionary” </w:t>
      </w:r>
      <w:r>
        <w:t xml:space="preserve">which shall be given every year and is a part of the employee's CTC structure. To know more please contact the HR Department. </w:t>
      </w:r>
    </w:p>
    <w:p w14:paraId="1FBDFE93" w14:textId="77777777" w:rsidR="00DF1E28" w:rsidRDefault="00DF1E28">
      <w:pPr>
        <w:spacing w:after="0"/>
        <w:jc w:val="both"/>
        <w:pPrChange w:id="2955" w:author="Kush Khalasi" w:date="2025-06-02T16:20:00Z" w16du:dateUtc="2025-06-02T10:50:00Z">
          <w:pPr>
            <w:spacing w:after="0"/>
            <w:ind w:left="720"/>
            <w:jc w:val="both"/>
          </w:pPr>
        </w:pPrChange>
      </w:pPr>
    </w:p>
    <w:p w14:paraId="26E295FB" w14:textId="2DD823C5" w:rsidR="00C327CC" w:rsidRDefault="00DF1E28">
      <w:pPr>
        <w:spacing w:after="0"/>
        <w:ind w:left="720" w:hanging="720"/>
        <w:jc w:val="both"/>
        <w:rPr>
          <w:ins w:id="2956" w:author="Kush Khalasi" w:date="2025-06-02T16:22:00Z" w16du:dateUtc="2025-06-02T10:52:00Z"/>
          <w:b/>
        </w:rPr>
        <w:pPrChange w:id="2957" w:author="Kush Khalasi" w:date="2025-06-02T16:23:00Z" w16du:dateUtc="2025-06-02T10:53:00Z">
          <w:pPr>
            <w:spacing w:after="0"/>
            <w:jc w:val="both"/>
          </w:pPr>
        </w:pPrChange>
      </w:pPr>
      <w:ins w:id="2958" w:author="Kush Khalasi" w:date="2025-06-02T16:21:00Z" w16du:dateUtc="2025-06-02T10:51:00Z">
        <w:r>
          <w:rPr>
            <w:b/>
          </w:rPr>
          <w:t>9.4</w:t>
        </w:r>
      </w:ins>
      <w:ins w:id="2959" w:author="Kush Khalasi" w:date="2025-06-02T16:22:00Z" w16du:dateUtc="2025-06-02T10:52:00Z">
        <w:r w:rsidR="00C327CC">
          <w:rPr>
            <w:b/>
          </w:rPr>
          <w:t xml:space="preserve"> </w:t>
        </w:r>
      </w:ins>
      <w:ins w:id="2960" w:author="Kush Khalasi" w:date="2025-06-02T16:23:00Z" w16du:dateUtc="2025-06-02T10:53:00Z">
        <w:r w:rsidR="00C327CC">
          <w:rPr>
            <w:b/>
          </w:rPr>
          <w:t xml:space="preserve">       </w:t>
        </w:r>
      </w:ins>
      <w:ins w:id="2961" w:author="Kush Khalasi" w:date="2025-06-02T16:22:00Z" w16du:dateUtc="2025-06-02T10:52:00Z">
        <w:r w:rsidR="00C327CC">
          <w:rPr>
            <w:b/>
          </w:rPr>
          <w:t>Health care plan</w:t>
        </w:r>
      </w:ins>
      <w:ins w:id="2962" w:author="Kush Khalasi" w:date="2025-06-02T16:21:00Z" w16du:dateUtc="2025-06-02T10:51:00Z">
        <w:r>
          <w:rPr>
            <w:b/>
          </w:rPr>
          <w:t xml:space="preserve"> </w:t>
        </w:r>
      </w:ins>
    </w:p>
    <w:p w14:paraId="7E36A930" w14:textId="05EE6D45" w:rsidR="00837265" w:rsidRPr="00C327CC" w:rsidRDefault="00DF1E28">
      <w:pPr>
        <w:numPr>
          <w:ilvl w:val="0"/>
          <w:numId w:val="44"/>
        </w:numPr>
        <w:spacing w:after="0"/>
        <w:jc w:val="both"/>
        <w:rPr>
          <w:ins w:id="2963" w:author="Kush Khalasi" w:date="2025-06-02T16:21:00Z" w16du:dateUtc="2025-06-02T10:51:00Z"/>
          <w:b/>
          <w:bCs/>
          <w:lang w:val="en-IN"/>
          <w:rPrChange w:id="2964" w:author="Kush Khalasi" w:date="2025-06-02T16:23:00Z" w16du:dateUtc="2025-06-02T10:53:00Z">
            <w:rPr>
              <w:ins w:id="2965" w:author="Kush Khalasi" w:date="2025-06-02T16:21:00Z" w16du:dateUtc="2025-06-02T10:51:00Z"/>
              <w:b/>
            </w:rPr>
          </w:rPrChange>
        </w:rPr>
        <w:pPrChange w:id="2966" w:author="Kush Khalasi" w:date="2025-06-02T16:23:00Z" w16du:dateUtc="2025-06-02T10:53:00Z">
          <w:pPr>
            <w:spacing w:after="0"/>
            <w:jc w:val="both"/>
          </w:pPr>
        </w:pPrChange>
      </w:pPr>
      <w:ins w:id="2967" w:author="Kush Khalasi" w:date="2025-06-02T16:21:00Z">
        <w:r w:rsidRPr="00C327CC">
          <w:rPr>
            <w:b/>
            <w:bCs/>
            <w:lang w:val="en-IN"/>
            <w:rPrChange w:id="2968" w:author="Kush Khalasi" w:date="2025-06-02T16:23:00Z" w16du:dateUtc="2025-06-02T10:53:00Z">
              <w:rPr>
                <w:b/>
              </w:rPr>
            </w:rPrChange>
          </w:rPr>
          <w:t>Group Medical Insurance Coverage</w:t>
        </w:r>
      </w:ins>
    </w:p>
    <w:p w14:paraId="628AF9A8" w14:textId="77777777" w:rsidR="00DF1E28" w:rsidRDefault="00DF1E28" w:rsidP="00C327CC">
      <w:pPr>
        <w:spacing w:after="0"/>
        <w:ind w:left="720"/>
        <w:jc w:val="both"/>
        <w:rPr>
          <w:ins w:id="2969" w:author="Kush Khalasi" w:date="2025-06-02T16:24:00Z" w16du:dateUtc="2025-06-02T10:54:00Z"/>
          <w:bCs/>
          <w:lang w:val="en-IN"/>
        </w:rPr>
      </w:pPr>
      <w:ins w:id="2970" w:author="Kush Khalasi" w:date="2025-06-02T16:21:00Z">
        <w:r w:rsidRPr="00DF1E28">
          <w:rPr>
            <w:bCs/>
            <w:lang w:val="en-IN"/>
            <w:rPrChange w:id="2971" w:author="Kush Khalasi" w:date="2025-06-02T16:21:00Z" w16du:dateUtc="2025-06-02T10:51:00Z">
              <w:rPr>
                <w:b/>
                <w:lang w:val="en-IN"/>
              </w:rPr>
            </w:rPrChange>
          </w:rPr>
          <w:t xml:space="preserve">All confirmed employees are enrolled in a </w:t>
        </w:r>
        <w:r w:rsidRPr="00DF1E28">
          <w:rPr>
            <w:bCs/>
            <w:lang w:val="en-IN"/>
            <w:rPrChange w:id="2972" w:author="Kush Khalasi" w:date="2025-06-02T16:21:00Z" w16du:dateUtc="2025-06-02T10:51:00Z">
              <w:rPr>
                <w:b/>
                <w:bCs/>
                <w:lang w:val="en-IN"/>
              </w:rPr>
            </w:rPrChange>
          </w:rPr>
          <w:t>Group Mediclaim Policy</w:t>
        </w:r>
        <w:r w:rsidRPr="00DF1E28">
          <w:rPr>
            <w:bCs/>
            <w:lang w:val="en-IN"/>
            <w:rPrChange w:id="2973" w:author="Kush Khalasi" w:date="2025-06-02T16:21:00Z" w16du:dateUtc="2025-06-02T10:51:00Z">
              <w:rPr>
                <w:b/>
                <w:lang w:val="en-IN"/>
              </w:rPr>
            </w:rPrChange>
          </w:rPr>
          <w:t xml:space="preserve"> provided by the Company. The key features of the policy include:</w:t>
        </w:r>
      </w:ins>
    </w:p>
    <w:p w14:paraId="08988B89" w14:textId="77777777" w:rsidR="00DF1E28" w:rsidRPr="00DF1E28" w:rsidRDefault="00DF1E28">
      <w:pPr>
        <w:numPr>
          <w:ilvl w:val="0"/>
          <w:numId w:val="68"/>
        </w:numPr>
        <w:spacing w:after="0"/>
        <w:ind w:left="1080"/>
        <w:jc w:val="both"/>
        <w:rPr>
          <w:ins w:id="2974" w:author="Kush Khalasi" w:date="2025-06-02T16:21:00Z"/>
          <w:bCs/>
          <w:lang w:val="en-IN"/>
          <w:rPrChange w:id="2975" w:author="Kush Khalasi" w:date="2025-06-02T16:21:00Z" w16du:dateUtc="2025-06-02T10:51:00Z">
            <w:rPr>
              <w:ins w:id="2976" w:author="Kush Khalasi" w:date="2025-06-02T16:21:00Z"/>
              <w:b/>
              <w:lang w:val="en-IN"/>
            </w:rPr>
          </w:rPrChange>
        </w:rPr>
        <w:pPrChange w:id="2977" w:author="Kush Khalasi" w:date="2025-06-02T16:24:00Z" w16du:dateUtc="2025-06-02T10:54:00Z">
          <w:pPr>
            <w:numPr>
              <w:numId w:val="68"/>
            </w:numPr>
            <w:tabs>
              <w:tab w:val="num" w:pos="720"/>
              <w:tab w:val="num" w:pos="2880"/>
            </w:tabs>
            <w:spacing w:after="0"/>
            <w:ind w:left="720" w:hanging="360"/>
            <w:jc w:val="both"/>
          </w:pPr>
        </w:pPrChange>
      </w:pPr>
      <w:ins w:id="2978" w:author="Kush Khalasi" w:date="2025-06-02T16:21:00Z">
        <w:r w:rsidRPr="00DF1E28">
          <w:rPr>
            <w:b/>
            <w:lang w:val="en-IN"/>
          </w:rPr>
          <w:t>Coverage Amount:</w:t>
        </w:r>
        <w:r w:rsidRPr="00DF1E28">
          <w:rPr>
            <w:bCs/>
            <w:lang w:val="en-IN"/>
            <w:rPrChange w:id="2979" w:author="Kush Khalasi" w:date="2025-06-02T16:21:00Z" w16du:dateUtc="2025-06-02T10:51:00Z">
              <w:rPr>
                <w:b/>
                <w:lang w:val="en-IN"/>
              </w:rPr>
            </w:rPrChange>
          </w:rPr>
          <w:t xml:space="preserve"> ₹3,00,000 per annum per employee (floater policy).</w:t>
        </w:r>
      </w:ins>
    </w:p>
    <w:p w14:paraId="5F2DB0A7" w14:textId="77777777" w:rsidR="00DF1E28" w:rsidRDefault="00DF1E28" w:rsidP="00C327CC">
      <w:pPr>
        <w:numPr>
          <w:ilvl w:val="0"/>
          <w:numId w:val="68"/>
        </w:numPr>
        <w:spacing w:after="0"/>
        <w:ind w:left="1080"/>
        <w:jc w:val="both"/>
        <w:rPr>
          <w:ins w:id="2980" w:author="Kush Khalasi" w:date="2025-06-02T16:24:00Z" w16du:dateUtc="2025-06-02T10:54:00Z"/>
          <w:b/>
          <w:lang w:val="en-IN"/>
        </w:rPr>
      </w:pPr>
      <w:ins w:id="2981" w:author="Kush Khalasi" w:date="2025-06-02T16:21:00Z">
        <w:r w:rsidRPr="00DF1E28">
          <w:rPr>
            <w:b/>
            <w:lang w:val="en-IN"/>
          </w:rPr>
          <w:t>Who is Covered:</w:t>
        </w:r>
      </w:ins>
    </w:p>
    <w:p w14:paraId="76DEE51C" w14:textId="77777777" w:rsidR="00DF1E28" w:rsidRPr="00C327CC" w:rsidRDefault="00DF1E28">
      <w:pPr>
        <w:numPr>
          <w:ilvl w:val="2"/>
          <w:numId w:val="64"/>
        </w:numPr>
        <w:tabs>
          <w:tab w:val="left" w:pos="90"/>
        </w:tabs>
        <w:spacing w:after="0"/>
        <w:rPr>
          <w:ins w:id="2982" w:author="Kush Khalasi" w:date="2025-06-02T16:21:00Z"/>
          <w:color w:val="0D0D0D"/>
          <w:highlight w:val="white"/>
          <w:lang w:val="en-IN"/>
          <w:rPrChange w:id="2983" w:author="Kush Khalasi" w:date="2025-06-02T16:25:00Z" w16du:dateUtc="2025-06-02T10:55:00Z">
            <w:rPr>
              <w:ins w:id="2984" w:author="Kush Khalasi" w:date="2025-06-02T16:21:00Z"/>
              <w:b/>
              <w:lang w:val="en-IN"/>
            </w:rPr>
          </w:rPrChange>
        </w:rPr>
        <w:pPrChange w:id="2985" w:author="Kush Khalasi" w:date="2025-06-02T16:25:00Z" w16du:dateUtc="2025-06-02T10:55:00Z">
          <w:pPr>
            <w:numPr>
              <w:ilvl w:val="1"/>
              <w:numId w:val="68"/>
            </w:numPr>
            <w:tabs>
              <w:tab w:val="num" w:pos="1440"/>
              <w:tab w:val="num" w:pos="3600"/>
            </w:tabs>
            <w:spacing w:after="0"/>
            <w:ind w:left="3600" w:hanging="360"/>
            <w:jc w:val="both"/>
          </w:pPr>
        </w:pPrChange>
      </w:pPr>
      <w:ins w:id="2986" w:author="Kush Khalasi" w:date="2025-06-02T16:21:00Z">
        <w:r w:rsidRPr="00C327CC">
          <w:rPr>
            <w:color w:val="0D0D0D"/>
            <w:highlight w:val="white"/>
            <w:lang w:val="en-IN"/>
            <w:rPrChange w:id="2987" w:author="Kush Khalasi" w:date="2025-06-02T16:25:00Z" w16du:dateUtc="2025-06-02T10:55:00Z">
              <w:rPr>
                <w:b/>
                <w:lang w:val="en-IN"/>
              </w:rPr>
            </w:rPrChange>
          </w:rPr>
          <w:t>Employee (mandatory)</w:t>
        </w:r>
      </w:ins>
    </w:p>
    <w:p w14:paraId="60085955" w14:textId="77777777" w:rsidR="00DF1E28" w:rsidRDefault="00DF1E28">
      <w:pPr>
        <w:numPr>
          <w:ilvl w:val="2"/>
          <w:numId w:val="64"/>
        </w:numPr>
        <w:tabs>
          <w:tab w:val="left" w:pos="90"/>
        </w:tabs>
        <w:spacing w:after="0"/>
        <w:rPr>
          <w:ins w:id="2988" w:author="Kush Khalasi" w:date="2025-06-02T16:24:00Z" w16du:dateUtc="2025-06-02T10:54:00Z"/>
          <w:bCs/>
          <w:lang w:val="en-IN"/>
        </w:rPr>
        <w:pPrChange w:id="2989" w:author="Kush Khalasi" w:date="2025-06-02T16:25:00Z" w16du:dateUtc="2025-06-02T10:55:00Z">
          <w:pPr>
            <w:numPr>
              <w:ilvl w:val="2"/>
              <w:numId w:val="68"/>
            </w:numPr>
            <w:tabs>
              <w:tab w:val="num" w:pos="4320"/>
            </w:tabs>
            <w:spacing w:after="0"/>
            <w:ind w:left="4320" w:hanging="360"/>
            <w:jc w:val="both"/>
          </w:pPr>
        </w:pPrChange>
      </w:pPr>
      <w:ins w:id="2990" w:author="Kush Khalasi" w:date="2025-06-02T16:21:00Z">
        <w:r w:rsidRPr="00C327CC">
          <w:rPr>
            <w:color w:val="0D0D0D"/>
            <w:highlight w:val="white"/>
            <w:lang w:val="en-IN"/>
            <w:rPrChange w:id="2991" w:author="Kush Khalasi" w:date="2025-06-02T16:25:00Z" w16du:dateUtc="2025-06-02T10:55:00Z">
              <w:rPr>
                <w:b/>
                <w:lang w:val="en-IN"/>
              </w:rPr>
            </w:rPrChange>
          </w:rPr>
          <w:t>Spouse a</w:t>
        </w:r>
        <w:r w:rsidRPr="00DF1E28">
          <w:rPr>
            <w:bCs/>
            <w:lang w:val="en-IN"/>
            <w:rPrChange w:id="2992" w:author="Kush Khalasi" w:date="2025-06-02T16:21:00Z" w16du:dateUtc="2025-06-02T10:51:00Z">
              <w:rPr>
                <w:b/>
                <w:lang w:val="en-IN"/>
              </w:rPr>
            </w:rPrChange>
          </w:rPr>
          <w:t>nd up to two dependent children (included in floater sum insured)</w:t>
        </w:r>
      </w:ins>
    </w:p>
    <w:p w14:paraId="6D85CCFE" w14:textId="77777777" w:rsidR="00C327CC" w:rsidRPr="00DF1E28" w:rsidRDefault="00C327CC">
      <w:pPr>
        <w:spacing w:after="0"/>
        <w:ind w:left="4320"/>
        <w:jc w:val="both"/>
        <w:rPr>
          <w:ins w:id="2993" w:author="Kush Khalasi" w:date="2025-06-02T16:21:00Z"/>
          <w:bCs/>
          <w:lang w:val="en-IN"/>
          <w:rPrChange w:id="2994" w:author="Kush Khalasi" w:date="2025-06-02T16:21:00Z" w16du:dateUtc="2025-06-02T10:51:00Z">
            <w:rPr>
              <w:ins w:id="2995" w:author="Kush Khalasi" w:date="2025-06-02T16:21:00Z"/>
              <w:b/>
              <w:lang w:val="en-IN"/>
            </w:rPr>
          </w:rPrChange>
        </w:rPr>
        <w:pPrChange w:id="2996" w:author="Kush Khalasi" w:date="2025-06-02T16:24:00Z" w16du:dateUtc="2025-06-02T10:54:00Z">
          <w:pPr>
            <w:numPr>
              <w:ilvl w:val="1"/>
              <w:numId w:val="68"/>
            </w:numPr>
            <w:tabs>
              <w:tab w:val="num" w:pos="1440"/>
              <w:tab w:val="num" w:pos="3600"/>
            </w:tabs>
            <w:spacing w:after="0"/>
            <w:ind w:left="3600" w:hanging="360"/>
            <w:jc w:val="both"/>
          </w:pPr>
        </w:pPrChange>
      </w:pPr>
    </w:p>
    <w:p w14:paraId="3B57FCF4" w14:textId="77777777" w:rsidR="00DF1E28" w:rsidRPr="00DF1E28" w:rsidRDefault="00DF1E28">
      <w:pPr>
        <w:numPr>
          <w:ilvl w:val="0"/>
          <w:numId w:val="68"/>
        </w:numPr>
        <w:spacing w:after="0"/>
        <w:ind w:left="1080"/>
        <w:jc w:val="both"/>
        <w:rPr>
          <w:ins w:id="2997" w:author="Kush Khalasi" w:date="2025-06-02T16:21:00Z"/>
          <w:b/>
          <w:lang w:val="en-IN"/>
        </w:rPr>
        <w:pPrChange w:id="2998" w:author="Kush Khalasi" w:date="2025-06-02T16:24:00Z" w16du:dateUtc="2025-06-02T10:54:00Z">
          <w:pPr>
            <w:numPr>
              <w:numId w:val="68"/>
            </w:numPr>
            <w:tabs>
              <w:tab w:val="num" w:pos="720"/>
              <w:tab w:val="num" w:pos="2880"/>
            </w:tabs>
            <w:spacing w:after="0"/>
            <w:ind w:left="720" w:hanging="360"/>
            <w:jc w:val="both"/>
          </w:pPr>
        </w:pPrChange>
      </w:pPr>
      <w:ins w:id="2999" w:author="Kush Khalasi" w:date="2025-06-02T16:21:00Z">
        <w:r w:rsidRPr="00DF1E28">
          <w:rPr>
            <w:b/>
            <w:lang w:val="en-IN"/>
          </w:rPr>
          <w:t>Scope of Coverage:</w:t>
        </w:r>
      </w:ins>
    </w:p>
    <w:p w14:paraId="398FE5C5" w14:textId="77777777" w:rsidR="00DF1E28" w:rsidRPr="00C327CC" w:rsidRDefault="00DF1E28">
      <w:pPr>
        <w:numPr>
          <w:ilvl w:val="2"/>
          <w:numId w:val="64"/>
        </w:numPr>
        <w:tabs>
          <w:tab w:val="left" w:pos="90"/>
        </w:tabs>
        <w:spacing w:after="0"/>
        <w:rPr>
          <w:ins w:id="3000" w:author="Kush Khalasi" w:date="2025-06-02T16:21:00Z"/>
          <w:color w:val="0D0D0D"/>
          <w:highlight w:val="white"/>
          <w:lang w:val="en-IN"/>
          <w:rPrChange w:id="3001" w:author="Kush Khalasi" w:date="2025-06-02T16:26:00Z" w16du:dateUtc="2025-06-02T10:56:00Z">
            <w:rPr>
              <w:ins w:id="3002" w:author="Kush Khalasi" w:date="2025-06-02T16:21:00Z"/>
              <w:b/>
              <w:lang w:val="en-IN"/>
            </w:rPr>
          </w:rPrChange>
        </w:rPr>
        <w:pPrChange w:id="3003" w:author="Kush Khalasi" w:date="2025-06-02T16:26:00Z" w16du:dateUtc="2025-06-02T10:56:00Z">
          <w:pPr>
            <w:numPr>
              <w:ilvl w:val="1"/>
              <w:numId w:val="68"/>
            </w:numPr>
            <w:tabs>
              <w:tab w:val="num" w:pos="1440"/>
              <w:tab w:val="num" w:pos="3600"/>
            </w:tabs>
            <w:spacing w:after="0"/>
            <w:ind w:left="3600" w:hanging="360"/>
            <w:jc w:val="both"/>
          </w:pPr>
        </w:pPrChange>
      </w:pPr>
      <w:ins w:id="3004" w:author="Kush Khalasi" w:date="2025-06-02T16:21:00Z">
        <w:r w:rsidRPr="00C327CC">
          <w:rPr>
            <w:color w:val="0D0D0D"/>
            <w:highlight w:val="white"/>
            <w:lang w:val="en-IN"/>
            <w:rPrChange w:id="3005" w:author="Kush Khalasi" w:date="2025-06-02T16:26:00Z" w16du:dateUtc="2025-06-02T10:56:00Z">
              <w:rPr>
                <w:b/>
                <w:lang w:val="en-IN"/>
              </w:rPr>
            </w:rPrChange>
          </w:rPr>
          <w:t>Hospitalization expenses (pre- and post-hospitalization as per policy terms)</w:t>
        </w:r>
      </w:ins>
    </w:p>
    <w:p w14:paraId="606E9B32" w14:textId="77777777" w:rsidR="00DF1E28" w:rsidRPr="00C327CC" w:rsidRDefault="00DF1E28">
      <w:pPr>
        <w:numPr>
          <w:ilvl w:val="2"/>
          <w:numId w:val="64"/>
        </w:numPr>
        <w:tabs>
          <w:tab w:val="left" w:pos="90"/>
        </w:tabs>
        <w:spacing w:after="0"/>
        <w:rPr>
          <w:ins w:id="3006" w:author="Kush Khalasi" w:date="2025-06-02T16:21:00Z"/>
          <w:color w:val="0D0D0D"/>
          <w:highlight w:val="white"/>
          <w:lang w:val="en-IN"/>
          <w:rPrChange w:id="3007" w:author="Kush Khalasi" w:date="2025-06-02T16:26:00Z" w16du:dateUtc="2025-06-02T10:56:00Z">
            <w:rPr>
              <w:ins w:id="3008" w:author="Kush Khalasi" w:date="2025-06-02T16:21:00Z"/>
              <w:b/>
              <w:lang w:val="en-IN"/>
            </w:rPr>
          </w:rPrChange>
        </w:rPr>
        <w:pPrChange w:id="3009" w:author="Kush Khalasi" w:date="2025-06-02T16:26:00Z" w16du:dateUtc="2025-06-02T10:56:00Z">
          <w:pPr>
            <w:numPr>
              <w:ilvl w:val="1"/>
              <w:numId w:val="68"/>
            </w:numPr>
            <w:tabs>
              <w:tab w:val="num" w:pos="1440"/>
              <w:tab w:val="num" w:pos="3600"/>
            </w:tabs>
            <w:spacing w:after="0"/>
            <w:ind w:left="3600" w:hanging="360"/>
            <w:jc w:val="both"/>
          </w:pPr>
        </w:pPrChange>
      </w:pPr>
      <w:ins w:id="3010" w:author="Kush Khalasi" w:date="2025-06-02T16:21:00Z">
        <w:r w:rsidRPr="00C327CC">
          <w:rPr>
            <w:color w:val="0D0D0D"/>
            <w:highlight w:val="white"/>
            <w:lang w:val="en-IN"/>
            <w:rPrChange w:id="3011" w:author="Kush Khalasi" w:date="2025-06-02T16:26:00Z" w16du:dateUtc="2025-06-02T10:56:00Z">
              <w:rPr>
                <w:b/>
                <w:lang w:val="en-IN"/>
              </w:rPr>
            </w:rPrChange>
          </w:rPr>
          <w:t>Emergency and planned surgeries</w:t>
        </w:r>
      </w:ins>
    </w:p>
    <w:p w14:paraId="0E44A4D5" w14:textId="77777777" w:rsidR="00DF1E28" w:rsidRPr="00C327CC" w:rsidRDefault="00DF1E28">
      <w:pPr>
        <w:numPr>
          <w:ilvl w:val="2"/>
          <w:numId w:val="64"/>
        </w:numPr>
        <w:tabs>
          <w:tab w:val="left" w:pos="90"/>
        </w:tabs>
        <w:spacing w:after="0"/>
        <w:rPr>
          <w:ins w:id="3012" w:author="Kush Khalasi" w:date="2025-06-02T16:21:00Z"/>
          <w:color w:val="0D0D0D"/>
          <w:highlight w:val="white"/>
          <w:lang w:val="en-IN"/>
          <w:rPrChange w:id="3013" w:author="Kush Khalasi" w:date="2025-06-02T16:26:00Z" w16du:dateUtc="2025-06-02T10:56:00Z">
            <w:rPr>
              <w:ins w:id="3014" w:author="Kush Khalasi" w:date="2025-06-02T16:21:00Z"/>
              <w:b/>
              <w:lang w:val="en-IN"/>
            </w:rPr>
          </w:rPrChange>
        </w:rPr>
        <w:pPrChange w:id="3015" w:author="Kush Khalasi" w:date="2025-06-02T16:26:00Z" w16du:dateUtc="2025-06-02T10:56:00Z">
          <w:pPr>
            <w:numPr>
              <w:ilvl w:val="1"/>
              <w:numId w:val="68"/>
            </w:numPr>
            <w:tabs>
              <w:tab w:val="num" w:pos="1440"/>
              <w:tab w:val="num" w:pos="3600"/>
            </w:tabs>
            <w:spacing w:after="0"/>
            <w:ind w:left="3600" w:hanging="360"/>
            <w:jc w:val="both"/>
          </w:pPr>
        </w:pPrChange>
      </w:pPr>
      <w:ins w:id="3016" w:author="Kush Khalasi" w:date="2025-06-02T16:21:00Z">
        <w:r w:rsidRPr="00C327CC">
          <w:rPr>
            <w:color w:val="0D0D0D"/>
            <w:highlight w:val="white"/>
            <w:lang w:val="en-IN"/>
            <w:rPrChange w:id="3017" w:author="Kush Khalasi" w:date="2025-06-02T16:26:00Z" w16du:dateUtc="2025-06-02T10:56:00Z">
              <w:rPr>
                <w:b/>
                <w:lang w:val="en-IN"/>
              </w:rPr>
            </w:rPrChange>
          </w:rPr>
          <w:t>Accidents, injuries, and non-work-related medical conditions</w:t>
        </w:r>
      </w:ins>
    </w:p>
    <w:p w14:paraId="7A7446C8" w14:textId="77777777" w:rsidR="00DF1E28" w:rsidRPr="00C327CC" w:rsidRDefault="00DF1E28">
      <w:pPr>
        <w:numPr>
          <w:ilvl w:val="2"/>
          <w:numId w:val="64"/>
        </w:numPr>
        <w:tabs>
          <w:tab w:val="left" w:pos="90"/>
        </w:tabs>
        <w:spacing w:after="0"/>
        <w:rPr>
          <w:ins w:id="3018" w:author="Kush Khalasi" w:date="2025-06-02T16:21:00Z"/>
          <w:color w:val="0D0D0D"/>
          <w:highlight w:val="white"/>
          <w:lang w:val="en-IN"/>
          <w:rPrChange w:id="3019" w:author="Kush Khalasi" w:date="2025-06-02T16:26:00Z" w16du:dateUtc="2025-06-02T10:56:00Z">
            <w:rPr>
              <w:ins w:id="3020" w:author="Kush Khalasi" w:date="2025-06-02T16:21:00Z"/>
              <w:b/>
              <w:lang w:val="en-IN"/>
            </w:rPr>
          </w:rPrChange>
        </w:rPr>
        <w:pPrChange w:id="3021" w:author="Kush Khalasi" w:date="2025-06-02T16:26:00Z" w16du:dateUtc="2025-06-02T10:56:00Z">
          <w:pPr>
            <w:numPr>
              <w:ilvl w:val="1"/>
              <w:numId w:val="68"/>
            </w:numPr>
            <w:tabs>
              <w:tab w:val="num" w:pos="1440"/>
              <w:tab w:val="num" w:pos="3600"/>
            </w:tabs>
            <w:spacing w:after="0"/>
            <w:ind w:left="3600" w:hanging="360"/>
            <w:jc w:val="both"/>
          </w:pPr>
        </w:pPrChange>
      </w:pPr>
      <w:ins w:id="3022" w:author="Kush Khalasi" w:date="2025-06-02T16:21:00Z">
        <w:r w:rsidRPr="00C327CC">
          <w:rPr>
            <w:color w:val="0D0D0D"/>
            <w:highlight w:val="white"/>
            <w:lang w:val="en-IN"/>
            <w:rPrChange w:id="3023" w:author="Kush Khalasi" w:date="2025-06-02T16:26:00Z" w16du:dateUtc="2025-06-02T10:56:00Z">
              <w:rPr>
                <w:b/>
                <w:lang w:val="en-IN"/>
              </w:rPr>
            </w:rPrChange>
          </w:rPr>
          <w:t>Day-care procedures</w:t>
        </w:r>
      </w:ins>
    </w:p>
    <w:p w14:paraId="59CC6AD4" w14:textId="77777777" w:rsidR="00DF1E28" w:rsidRDefault="00DF1E28" w:rsidP="00C327CC">
      <w:pPr>
        <w:numPr>
          <w:ilvl w:val="2"/>
          <w:numId w:val="64"/>
        </w:numPr>
        <w:tabs>
          <w:tab w:val="left" w:pos="90"/>
        </w:tabs>
        <w:spacing w:after="0"/>
        <w:rPr>
          <w:ins w:id="3024" w:author="Kush Khalasi" w:date="2025-06-02T16:26:00Z" w16du:dateUtc="2025-06-02T10:56:00Z"/>
          <w:bCs/>
          <w:lang w:val="en-IN"/>
        </w:rPr>
      </w:pPr>
      <w:ins w:id="3025" w:author="Kush Khalasi" w:date="2025-06-02T16:21:00Z">
        <w:r w:rsidRPr="00C327CC">
          <w:rPr>
            <w:color w:val="0D0D0D"/>
            <w:highlight w:val="white"/>
            <w:lang w:val="en-IN"/>
            <w:rPrChange w:id="3026" w:author="Kush Khalasi" w:date="2025-06-02T16:26:00Z" w16du:dateUtc="2025-06-02T10:56:00Z">
              <w:rPr>
                <w:b/>
                <w:lang w:val="en-IN"/>
              </w:rPr>
            </w:rPrChange>
          </w:rPr>
          <w:t>Maternity expenses</w:t>
        </w:r>
        <w:r w:rsidRPr="00DF1E28">
          <w:rPr>
            <w:bCs/>
            <w:lang w:val="en-IN"/>
            <w:rPrChange w:id="3027" w:author="Kush Khalasi" w:date="2025-06-02T16:21:00Z" w16du:dateUtc="2025-06-02T10:51:00Z">
              <w:rPr>
                <w:b/>
                <w:lang w:val="en-IN"/>
              </w:rPr>
            </w:rPrChange>
          </w:rPr>
          <w:t xml:space="preserve"> (up to ₹50,000, if included and applicable after waiting period)</w:t>
        </w:r>
      </w:ins>
    </w:p>
    <w:p w14:paraId="082263F2" w14:textId="77777777" w:rsidR="00C327CC" w:rsidRPr="00DF1E28" w:rsidRDefault="00C327CC">
      <w:pPr>
        <w:tabs>
          <w:tab w:val="left" w:pos="90"/>
        </w:tabs>
        <w:spacing w:after="0"/>
        <w:ind w:left="2160"/>
        <w:rPr>
          <w:ins w:id="3028" w:author="Kush Khalasi" w:date="2025-06-02T16:21:00Z"/>
          <w:bCs/>
          <w:lang w:val="en-IN"/>
          <w:rPrChange w:id="3029" w:author="Kush Khalasi" w:date="2025-06-02T16:21:00Z" w16du:dateUtc="2025-06-02T10:51:00Z">
            <w:rPr>
              <w:ins w:id="3030" w:author="Kush Khalasi" w:date="2025-06-02T16:21:00Z"/>
              <w:b/>
              <w:lang w:val="en-IN"/>
            </w:rPr>
          </w:rPrChange>
        </w:rPr>
        <w:pPrChange w:id="3031" w:author="Kush Khalasi" w:date="2025-06-02T16:26:00Z" w16du:dateUtc="2025-06-02T10:56:00Z">
          <w:pPr>
            <w:numPr>
              <w:ilvl w:val="1"/>
              <w:numId w:val="68"/>
            </w:numPr>
            <w:tabs>
              <w:tab w:val="num" w:pos="1440"/>
              <w:tab w:val="num" w:pos="3600"/>
            </w:tabs>
            <w:spacing w:after="0"/>
            <w:ind w:left="3600" w:hanging="360"/>
            <w:jc w:val="both"/>
          </w:pPr>
        </w:pPrChange>
      </w:pPr>
    </w:p>
    <w:p w14:paraId="122B30BE" w14:textId="03E6AB9D" w:rsidR="00DF1E28" w:rsidRPr="00DF1E28" w:rsidRDefault="00DF1E28">
      <w:pPr>
        <w:numPr>
          <w:ilvl w:val="0"/>
          <w:numId w:val="68"/>
        </w:numPr>
        <w:spacing w:after="0"/>
        <w:ind w:left="1080"/>
        <w:jc w:val="both"/>
        <w:rPr>
          <w:ins w:id="3032" w:author="Kush Khalasi" w:date="2025-06-02T16:21:00Z"/>
          <w:bCs/>
          <w:lang w:val="en-IN"/>
          <w:rPrChange w:id="3033" w:author="Kush Khalasi" w:date="2025-06-02T16:21:00Z" w16du:dateUtc="2025-06-02T10:51:00Z">
            <w:rPr>
              <w:ins w:id="3034" w:author="Kush Khalasi" w:date="2025-06-02T16:21:00Z"/>
              <w:b/>
              <w:lang w:val="en-IN"/>
            </w:rPr>
          </w:rPrChange>
        </w:rPr>
        <w:pPrChange w:id="3035" w:author="Kush Khalasi" w:date="2025-06-02T16:24:00Z" w16du:dateUtc="2025-06-02T10:54:00Z">
          <w:pPr>
            <w:numPr>
              <w:numId w:val="68"/>
            </w:numPr>
            <w:tabs>
              <w:tab w:val="num" w:pos="720"/>
              <w:tab w:val="num" w:pos="2880"/>
            </w:tabs>
            <w:spacing w:after="0"/>
            <w:ind w:left="720" w:hanging="360"/>
            <w:jc w:val="both"/>
          </w:pPr>
        </w:pPrChange>
      </w:pPr>
      <w:ins w:id="3036" w:author="Kush Khalasi" w:date="2025-06-02T16:21:00Z">
        <w:r w:rsidRPr="00DF1E28">
          <w:rPr>
            <w:b/>
            <w:lang w:val="en-IN"/>
          </w:rPr>
          <w:t>Cashless Network:</w:t>
        </w:r>
        <w:r w:rsidRPr="00DF1E28">
          <w:rPr>
            <w:bCs/>
            <w:lang w:val="en-IN"/>
            <w:rPrChange w:id="3037" w:author="Kush Khalasi" w:date="2025-06-02T16:21:00Z" w16du:dateUtc="2025-06-02T10:51:00Z">
              <w:rPr>
                <w:b/>
                <w:lang w:val="en-IN"/>
              </w:rPr>
            </w:rPrChange>
          </w:rPr>
          <w:t xml:space="preserve"> Available across 5,000+ </w:t>
        </w:r>
      </w:ins>
      <w:ins w:id="3038" w:author="Kush Khalasi" w:date="2025-06-02T16:26:00Z" w16du:dateUtc="2025-06-02T10:56:00Z">
        <w:r w:rsidR="00C327CC" w:rsidRPr="00C327CC">
          <w:rPr>
            <w:bCs/>
            <w:lang w:val="en-IN"/>
          </w:rPr>
          <w:t>empanelled</w:t>
        </w:r>
      </w:ins>
      <w:ins w:id="3039" w:author="Kush Khalasi" w:date="2025-06-02T16:21:00Z">
        <w:r w:rsidRPr="00DF1E28">
          <w:rPr>
            <w:bCs/>
            <w:lang w:val="en-IN"/>
            <w:rPrChange w:id="3040" w:author="Kush Khalasi" w:date="2025-06-02T16:21:00Z" w16du:dateUtc="2025-06-02T10:51:00Z">
              <w:rPr>
                <w:b/>
                <w:lang w:val="en-IN"/>
              </w:rPr>
            </w:rPrChange>
          </w:rPr>
          <w:t xml:space="preserve"> hospitals nationwide.</w:t>
        </w:r>
      </w:ins>
    </w:p>
    <w:p w14:paraId="1DF9A7D1" w14:textId="77777777" w:rsidR="00DF1E28" w:rsidRDefault="00DF1E28" w:rsidP="00C327CC">
      <w:pPr>
        <w:numPr>
          <w:ilvl w:val="0"/>
          <w:numId w:val="68"/>
        </w:numPr>
        <w:spacing w:after="0"/>
        <w:ind w:left="1080"/>
        <w:jc w:val="both"/>
        <w:rPr>
          <w:ins w:id="3041" w:author="Kush Khalasi" w:date="2025-06-02T16:26:00Z" w16du:dateUtc="2025-06-02T10:56:00Z"/>
          <w:bCs/>
          <w:lang w:val="en-IN"/>
        </w:rPr>
      </w:pPr>
      <w:ins w:id="3042" w:author="Kush Khalasi" w:date="2025-06-02T16:21:00Z">
        <w:r w:rsidRPr="00DF1E28">
          <w:rPr>
            <w:b/>
            <w:lang w:val="en-IN"/>
          </w:rPr>
          <w:t>Reimbursement Option:</w:t>
        </w:r>
        <w:r w:rsidRPr="00DF1E28">
          <w:rPr>
            <w:bCs/>
            <w:lang w:val="en-IN"/>
            <w:rPrChange w:id="3043" w:author="Kush Khalasi" w:date="2025-06-02T16:21:00Z" w16du:dateUtc="2025-06-02T10:51:00Z">
              <w:rPr>
                <w:b/>
                <w:lang w:val="en-IN"/>
              </w:rPr>
            </w:rPrChange>
          </w:rPr>
          <w:t xml:space="preserve"> Available for non-network hospitals upon submission of valid documents and approval from the insurer.</w:t>
        </w:r>
      </w:ins>
    </w:p>
    <w:p w14:paraId="4997CABD" w14:textId="77777777" w:rsidR="00C327CC" w:rsidRPr="00DF1E28" w:rsidRDefault="00C327CC">
      <w:pPr>
        <w:spacing w:after="0"/>
        <w:ind w:left="1080"/>
        <w:jc w:val="both"/>
        <w:rPr>
          <w:ins w:id="3044" w:author="Kush Khalasi" w:date="2025-06-02T16:21:00Z"/>
          <w:bCs/>
          <w:lang w:val="en-IN"/>
          <w:rPrChange w:id="3045" w:author="Kush Khalasi" w:date="2025-06-02T16:21:00Z" w16du:dateUtc="2025-06-02T10:51:00Z">
            <w:rPr>
              <w:ins w:id="3046" w:author="Kush Khalasi" w:date="2025-06-02T16:21:00Z"/>
              <w:b/>
              <w:lang w:val="en-IN"/>
            </w:rPr>
          </w:rPrChange>
        </w:rPr>
        <w:pPrChange w:id="3047" w:author="Kush Khalasi" w:date="2025-06-02T16:26:00Z" w16du:dateUtc="2025-06-02T10:56:00Z">
          <w:pPr>
            <w:numPr>
              <w:numId w:val="68"/>
            </w:numPr>
            <w:tabs>
              <w:tab w:val="num" w:pos="720"/>
              <w:tab w:val="num" w:pos="2880"/>
            </w:tabs>
            <w:spacing w:after="0"/>
            <w:ind w:left="720" w:hanging="360"/>
            <w:jc w:val="both"/>
          </w:pPr>
        </w:pPrChange>
      </w:pPr>
    </w:p>
    <w:p w14:paraId="0DA7B8A6" w14:textId="77777777" w:rsidR="00DF1E28" w:rsidRPr="00DF1E28" w:rsidRDefault="00DF1E28">
      <w:pPr>
        <w:spacing w:after="0"/>
        <w:ind w:left="720"/>
        <w:jc w:val="both"/>
        <w:rPr>
          <w:ins w:id="3048" w:author="Kush Khalasi" w:date="2025-06-02T16:21:00Z"/>
          <w:bCs/>
          <w:lang w:val="en-IN"/>
          <w:rPrChange w:id="3049" w:author="Kush Khalasi" w:date="2025-06-02T16:21:00Z" w16du:dateUtc="2025-06-02T10:51:00Z">
            <w:rPr>
              <w:ins w:id="3050" w:author="Kush Khalasi" w:date="2025-06-02T16:21:00Z"/>
              <w:b/>
              <w:lang w:val="en-IN"/>
            </w:rPr>
          </w:rPrChange>
        </w:rPr>
        <w:pPrChange w:id="3051" w:author="Kush Khalasi" w:date="2025-06-02T16:21:00Z" w16du:dateUtc="2025-06-02T10:51:00Z">
          <w:pPr>
            <w:spacing w:after="0"/>
            <w:jc w:val="both"/>
          </w:pPr>
        </w:pPrChange>
      </w:pPr>
      <w:ins w:id="3052" w:author="Kush Khalasi" w:date="2025-06-02T16:21:00Z">
        <w:r w:rsidRPr="00DF1E28">
          <w:rPr>
            <w:bCs/>
            <w:lang w:val="en-IN"/>
            <w:rPrChange w:id="3053" w:author="Kush Khalasi" w:date="2025-06-02T16:21:00Z" w16du:dateUtc="2025-06-02T10:51:00Z">
              <w:rPr>
                <w:b/>
                <w:lang w:val="en-IN"/>
              </w:rPr>
            </w:rPrChange>
          </w:rPr>
          <w:t>Employees will be issued a digital or physical health card by the insurer for hospital admission and claim purposes. A copy of the full policy document is available with the HR department.</w:t>
        </w:r>
      </w:ins>
    </w:p>
    <w:p w14:paraId="4B36AA52" w14:textId="77777777" w:rsidR="00DF1E28" w:rsidRDefault="00DF1E28" w:rsidP="00DF1E28">
      <w:pPr>
        <w:spacing w:after="0"/>
        <w:ind w:left="720"/>
        <w:jc w:val="both"/>
        <w:rPr>
          <w:ins w:id="3054" w:author="Kush Khalasi" w:date="2025-06-02T16:22:00Z" w16du:dateUtc="2025-06-02T10:52:00Z"/>
          <w:bCs/>
          <w:lang w:val="en-IN"/>
        </w:rPr>
      </w:pPr>
    </w:p>
    <w:p w14:paraId="766362DC" w14:textId="0EA42BF2" w:rsidR="00DF1E28" w:rsidRPr="00C327CC" w:rsidRDefault="00DF1E28">
      <w:pPr>
        <w:numPr>
          <w:ilvl w:val="0"/>
          <w:numId w:val="44"/>
        </w:numPr>
        <w:spacing w:after="0"/>
        <w:jc w:val="both"/>
        <w:rPr>
          <w:ins w:id="3055" w:author="Kush Khalasi" w:date="2025-06-02T16:21:00Z"/>
          <w:b/>
          <w:bCs/>
          <w:lang w:val="en-IN"/>
        </w:rPr>
        <w:pPrChange w:id="3056" w:author="Kush Khalasi" w:date="2025-06-02T16:23:00Z" w16du:dateUtc="2025-06-02T10:53:00Z">
          <w:pPr>
            <w:spacing w:after="0"/>
            <w:jc w:val="both"/>
          </w:pPr>
        </w:pPrChange>
      </w:pPr>
      <w:ins w:id="3057" w:author="Kush Khalasi" w:date="2025-06-02T16:21:00Z">
        <w:r w:rsidRPr="00C327CC">
          <w:rPr>
            <w:b/>
            <w:bCs/>
            <w:lang w:val="en-IN"/>
          </w:rPr>
          <w:t>Group Personal Accident Insurance</w:t>
        </w:r>
      </w:ins>
    </w:p>
    <w:p w14:paraId="5DD498B7" w14:textId="77777777" w:rsidR="00DF1E28" w:rsidRPr="00DF1E28" w:rsidRDefault="00DF1E28">
      <w:pPr>
        <w:spacing w:after="0"/>
        <w:ind w:left="720"/>
        <w:jc w:val="both"/>
        <w:rPr>
          <w:ins w:id="3058" w:author="Kush Khalasi" w:date="2025-06-02T16:21:00Z"/>
          <w:bCs/>
          <w:lang w:val="en-IN"/>
          <w:rPrChange w:id="3059" w:author="Kush Khalasi" w:date="2025-06-02T16:21:00Z" w16du:dateUtc="2025-06-02T10:51:00Z">
            <w:rPr>
              <w:ins w:id="3060" w:author="Kush Khalasi" w:date="2025-06-02T16:21:00Z"/>
              <w:b/>
              <w:lang w:val="en-IN"/>
            </w:rPr>
          </w:rPrChange>
        </w:rPr>
        <w:pPrChange w:id="3061" w:author="Kush Khalasi" w:date="2025-06-02T16:21:00Z" w16du:dateUtc="2025-06-02T10:51:00Z">
          <w:pPr>
            <w:spacing w:after="0"/>
            <w:jc w:val="both"/>
          </w:pPr>
        </w:pPrChange>
      </w:pPr>
      <w:ins w:id="3062" w:author="Kush Khalasi" w:date="2025-06-02T16:21:00Z">
        <w:r w:rsidRPr="00DF1E28">
          <w:rPr>
            <w:bCs/>
            <w:lang w:val="en-IN"/>
            <w:rPrChange w:id="3063" w:author="Kush Khalasi" w:date="2025-06-02T16:21:00Z" w16du:dateUtc="2025-06-02T10:51:00Z">
              <w:rPr>
                <w:b/>
                <w:lang w:val="en-IN"/>
              </w:rPr>
            </w:rPrChange>
          </w:rPr>
          <w:t xml:space="preserve">All employees are additionally covered under a </w:t>
        </w:r>
        <w:r w:rsidRPr="00DF1E28">
          <w:rPr>
            <w:bCs/>
            <w:lang w:val="en-IN"/>
            <w:rPrChange w:id="3064" w:author="Kush Khalasi" w:date="2025-06-02T16:21:00Z" w16du:dateUtc="2025-06-02T10:51:00Z">
              <w:rPr>
                <w:b/>
                <w:bCs/>
                <w:lang w:val="en-IN"/>
              </w:rPr>
            </w:rPrChange>
          </w:rPr>
          <w:t>Group Personal Accident Policy</w:t>
        </w:r>
        <w:r w:rsidRPr="00DF1E28">
          <w:rPr>
            <w:bCs/>
            <w:lang w:val="en-IN"/>
            <w:rPrChange w:id="3065" w:author="Kush Khalasi" w:date="2025-06-02T16:21:00Z" w16du:dateUtc="2025-06-02T10:51:00Z">
              <w:rPr>
                <w:b/>
                <w:lang w:val="en-IN"/>
              </w:rPr>
            </w:rPrChange>
          </w:rPr>
          <w:t>.</w:t>
        </w:r>
      </w:ins>
    </w:p>
    <w:p w14:paraId="3FF39BFE" w14:textId="77777777" w:rsidR="00DF1E28" w:rsidRPr="00DF1E28" w:rsidRDefault="00DF1E28">
      <w:pPr>
        <w:numPr>
          <w:ilvl w:val="0"/>
          <w:numId w:val="68"/>
        </w:numPr>
        <w:spacing w:after="0"/>
        <w:ind w:left="1080"/>
        <w:jc w:val="both"/>
        <w:rPr>
          <w:ins w:id="3066" w:author="Kush Khalasi" w:date="2025-06-02T16:21:00Z"/>
          <w:bCs/>
          <w:lang w:val="en-IN"/>
          <w:rPrChange w:id="3067" w:author="Kush Khalasi" w:date="2025-06-02T16:21:00Z" w16du:dateUtc="2025-06-02T10:51:00Z">
            <w:rPr>
              <w:ins w:id="3068" w:author="Kush Khalasi" w:date="2025-06-02T16:21:00Z"/>
              <w:b/>
              <w:lang w:val="en-IN"/>
            </w:rPr>
          </w:rPrChange>
        </w:rPr>
        <w:pPrChange w:id="3069" w:author="Kush Khalasi" w:date="2025-06-02T16:24:00Z" w16du:dateUtc="2025-06-02T10:54:00Z">
          <w:pPr>
            <w:numPr>
              <w:numId w:val="69"/>
            </w:numPr>
            <w:tabs>
              <w:tab w:val="num" w:pos="720"/>
            </w:tabs>
            <w:spacing w:after="0"/>
            <w:ind w:left="720" w:hanging="360"/>
            <w:jc w:val="both"/>
          </w:pPr>
        </w:pPrChange>
      </w:pPr>
      <w:ins w:id="3070" w:author="Kush Khalasi" w:date="2025-06-02T16:21:00Z">
        <w:r w:rsidRPr="00C327CC">
          <w:rPr>
            <w:b/>
            <w:lang w:val="en-IN"/>
          </w:rPr>
          <w:t>Coverage</w:t>
        </w:r>
        <w:r w:rsidRPr="00DF1E28">
          <w:rPr>
            <w:bCs/>
            <w:lang w:val="en-IN"/>
            <w:rPrChange w:id="3071" w:author="Kush Khalasi" w:date="2025-06-02T16:21:00Z" w16du:dateUtc="2025-06-02T10:51:00Z">
              <w:rPr>
                <w:b/>
                <w:bCs/>
                <w:lang w:val="en-IN"/>
              </w:rPr>
            </w:rPrChange>
          </w:rPr>
          <w:t xml:space="preserve"> Amount</w:t>
        </w:r>
        <w:r w:rsidRPr="00DF1E28">
          <w:rPr>
            <w:bCs/>
            <w:lang w:val="en-IN"/>
            <w:rPrChange w:id="3072" w:author="Kush Khalasi" w:date="2025-06-02T16:21:00Z" w16du:dateUtc="2025-06-02T10:51:00Z">
              <w:rPr>
                <w:b/>
                <w:lang w:val="en-IN"/>
              </w:rPr>
            </w:rPrChange>
          </w:rPr>
          <w:t>: ₹5,00,000</w:t>
        </w:r>
      </w:ins>
    </w:p>
    <w:p w14:paraId="7FB42E3F" w14:textId="152E8A54" w:rsidR="00DF1E28" w:rsidRDefault="00DF1E28" w:rsidP="00C327CC">
      <w:pPr>
        <w:numPr>
          <w:ilvl w:val="0"/>
          <w:numId w:val="68"/>
        </w:numPr>
        <w:spacing w:after="0"/>
        <w:ind w:left="1080"/>
        <w:jc w:val="both"/>
        <w:rPr>
          <w:ins w:id="3073" w:author="Kush Khalasi" w:date="2025-06-02T16:26:00Z" w16du:dateUtc="2025-06-02T10:56:00Z"/>
          <w:bCs/>
          <w:lang w:val="en-IN"/>
        </w:rPr>
      </w:pPr>
      <w:ins w:id="3074" w:author="Kush Khalasi" w:date="2025-06-02T16:21:00Z">
        <w:r w:rsidRPr="00C327CC">
          <w:rPr>
            <w:b/>
            <w:lang w:val="en-IN"/>
          </w:rPr>
          <w:t>Scope</w:t>
        </w:r>
        <w:r w:rsidRPr="00DF1E28">
          <w:rPr>
            <w:bCs/>
            <w:lang w:val="en-IN"/>
            <w:rPrChange w:id="3075" w:author="Kush Khalasi" w:date="2025-06-02T16:21:00Z" w16du:dateUtc="2025-06-02T10:51:00Z">
              <w:rPr>
                <w:b/>
                <w:lang w:val="en-IN"/>
              </w:rPr>
            </w:rPrChange>
          </w:rPr>
          <w:t>: Compensation in case of accidental death or permanent disability (total or partial), including accidents outside the workplace</w:t>
        </w:r>
      </w:ins>
      <w:ins w:id="3076" w:author="Kush Khalasi" w:date="2025-06-02T16:26:00Z" w16du:dateUtc="2025-06-02T10:56:00Z">
        <w:r w:rsidR="00C327CC">
          <w:rPr>
            <w:bCs/>
            <w:lang w:val="en-IN"/>
          </w:rPr>
          <w:t>.</w:t>
        </w:r>
      </w:ins>
    </w:p>
    <w:p w14:paraId="3EAF2D25" w14:textId="77777777" w:rsidR="00C327CC" w:rsidRPr="00DF1E28" w:rsidRDefault="00C327CC">
      <w:pPr>
        <w:spacing w:after="0"/>
        <w:ind w:left="1080"/>
        <w:jc w:val="both"/>
        <w:rPr>
          <w:ins w:id="3077" w:author="Kush Khalasi" w:date="2025-06-02T16:21:00Z"/>
          <w:bCs/>
          <w:lang w:val="en-IN"/>
          <w:rPrChange w:id="3078" w:author="Kush Khalasi" w:date="2025-06-02T16:21:00Z" w16du:dateUtc="2025-06-02T10:51:00Z">
            <w:rPr>
              <w:ins w:id="3079" w:author="Kush Khalasi" w:date="2025-06-02T16:21:00Z"/>
              <w:b/>
              <w:lang w:val="en-IN"/>
            </w:rPr>
          </w:rPrChange>
        </w:rPr>
        <w:pPrChange w:id="3080" w:author="Kush Khalasi" w:date="2025-06-02T16:26:00Z" w16du:dateUtc="2025-06-02T10:56:00Z">
          <w:pPr>
            <w:numPr>
              <w:numId w:val="69"/>
            </w:numPr>
            <w:tabs>
              <w:tab w:val="num" w:pos="720"/>
            </w:tabs>
            <w:spacing w:after="0"/>
            <w:ind w:left="720" w:hanging="360"/>
            <w:jc w:val="both"/>
          </w:pPr>
        </w:pPrChange>
      </w:pPr>
    </w:p>
    <w:p w14:paraId="3E5F11F6" w14:textId="7F078AC8" w:rsidR="00DF1E28" w:rsidRPr="00C327CC" w:rsidRDefault="00DF1E28">
      <w:pPr>
        <w:numPr>
          <w:ilvl w:val="0"/>
          <w:numId w:val="44"/>
        </w:numPr>
        <w:spacing w:after="0"/>
        <w:jc w:val="both"/>
        <w:rPr>
          <w:ins w:id="3081" w:author="Kush Khalasi" w:date="2025-06-02T16:21:00Z"/>
          <w:b/>
          <w:bCs/>
          <w:lang w:val="en-IN"/>
        </w:rPr>
        <w:pPrChange w:id="3082" w:author="Kush Khalasi" w:date="2025-06-02T16:23:00Z" w16du:dateUtc="2025-06-02T10:53:00Z">
          <w:pPr>
            <w:spacing w:after="0"/>
            <w:jc w:val="both"/>
          </w:pPr>
        </w:pPrChange>
      </w:pPr>
      <w:ins w:id="3083" w:author="Kush Khalasi" w:date="2025-06-02T16:21:00Z">
        <w:r w:rsidRPr="00C327CC">
          <w:rPr>
            <w:b/>
            <w:bCs/>
            <w:lang w:val="en-IN"/>
          </w:rPr>
          <w:t>Optional Top-Up Insurance</w:t>
        </w:r>
      </w:ins>
    </w:p>
    <w:p w14:paraId="6040D392" w14:textId="77777777" w:rsidR="00DF1E28" w:rsidRPr="00DF1E28" w:rsidRDefault="00DF1E28">
      <w:pPr>
        <w:spacing w:after="0"/>
        <w:ind w:left="720"/>
        <w:jc w:val="both"/>
        <w:rPr>
          <w:ins w:id="3084" w:author="Kush Khalasi" w:date="2025-06-02T16:21:00Z"/>
          <w:bCs/>
          <w:lang w:val="en-IN"/>
          <w:rPrChange w:id="3085" w:author="Kush Khalasi" w:date="2025-06-02T16:21:00Z" w16du:dateUtc="2025-06-02T10:51:00Z">
            <w:rPr>
              <w:ins w:id="3086" w:author="Kush Khalasi" w:date="2025-06-02T16:21:00Z"/>
              <w:b/>
              <w:lang w:val="en-IN"/>
            </w:rPr>
          </w:rPrChange>
        </w:rPr>
        <w:pPrChange w:id="3087" w:author="Kush Khalasi" w:date="2025-06-02T16:21:00Z" w16du:dateUtc="2025-06-02T10:51:00Z">
          <w:pPr>
            <w:spacing w:after="0"/>
            <w:jc w:val="both"/>
          </w:pPr>
        </w:pPrChange>
      </w:pPr>
      <w:ins w:id="3088" w:author="Kush Khalasi" w:date="2025-06-02T16:21:00Z">
        <w:r w:rsidRPr="00DF1E28">
          <w:rPr>
            <w:bCs/>
            <w:lang w:val="en-IN"/>
            <w:rPrChange w:id="3089" w:author="Kush Khalasi" w:date="2025-06-02T16:21:00Z" w16du:dateUtc="2025-06-02T10:51:00Z">
              <w:rPr>
                <w:b/>
                <w:lang w:val="en-IN"/>
              </w:rPr>
            </w:rPrChange>
          </w:rPr>
          <w:t xml:space="preserve">Employees may voluntarily purchase </w:t>
        </w:r>
        <w:r w:rsidRPr="00DF1E28">
          <w:rPr>
            <w:bCs/>
            <w:lang w:val="en-IN"/>
            <w:rPrChange w:id="3090" w:author="Kush Khalasi" w:date="2025-06-02T16:21:00Z" w16du:dateUtc="2025-06-02T10:51:00Z">
              <w:rPr>
                <w:b/>
                <w:bCs/>
                <w:lang w:val="en-IN"/>
              </w:rPr>
            </w:rPrChange>
          </w:rPr>
          <w:t>top-up insurance coverage</w:t>
        </w:r>
        <w:r w:rsidRPr="00DF1E28">
          <w:rPr>
            <w:bCs/>
            <w:lang w:val="en-IN"/>
            <w:rPrChange w:id="3091" w:author="Kush Khalasi" w:date="2025-06-02T16:21:00Z" w16du:dateUtc="2025-06-02T10:51:00Z">
              <w:rPr>
                <w:b/>
                <w:lang w:val="en-IN"/>
              </w:rPr>
            </w:rPrChange>
          </w:rPr>
          <w:t xml:space="preserve"> over and above the company-provided plan during the annual </w:t>
        </w:r>
        <w:proofErr w:type="spellStart"/>
        <w:r w:rsidRPr="00DF1E28">
          <w:rPr>
            <w:bCs/>
            <w:lang w:val="en-IN"/>
            <w:rPrChange w:id="3092" w:author="Kush Khalasi" w:date="2025-06-02T16:21:00Z" w16du:dateUtc="2025-06-02T10:51:00Z">
              <w:rPr>
                <w:b/>
                <w:lang w:val="en-IN"/>
              </w:rPr>
            </w:rPrChange>
          </w:rPr>
          <w:t>enrollment</w:t>
        </w:r>
        <w:proofErr w:type="spellEnd"/>
        <w:r w:rsidRPr="00DF1E28">
          <w:rPr>
            <w:bCs/>
            <w:lang w:val="en-IN"/>
            <w:rPrChange w:id="3093" w:author="Kush Khalasi" w:date="2025-06-02T16:21:00Z" w16du:dateUtc="2025-06-02T10:51:00Z">
              <w:rPr>
                <w:b/>
                <w:lang w:val="en-IN"/>
              </w:rPr>
            </w:rPrChange>
          </w:rPr>
          <w:t xml:space="preserve"> period. The cost of the top-up will be borne by the employee and facilitated by the HR team through payroll deductions (if applicable).</w:t>
        </w:r>
      </w:ins>
    </w:p>
    <w:p w14:paraId="320173A3" w14:textId="77777777" w:rsidR="00DF1E28" w:rsidRPr="00C327CC" w:rsidRDefault="00DF1E28">
      <w:pPr>
        <w:numPr>
          <w:ilvl w:val="0"/>
          <w:numId w:val="44"/>
        </w:numPr>
        <w:spacing w:after="0"/>
        <w:jc w:val="both"/>
        <w:rPr>
          <w:ins w:id="3094" w:author="Kush Khalasi" w:date="2025-06-02T16:21:00Z"/>
          <w:b/>
          <w:bCs/>
          <w:lang w:val="en-IN"/>
        </w:rPr>
        <w:pPrChange w:id="3095" w:author="Kush Khalasi" w:date="2025-06-02T16:23:00Z" w16du:dateUtc="2025-06-02T10:53:00Z">
          <w:pPr>
            <w:spacing w:after="0"/>
            <w:jc w:val="both"/>
          </w:pPr>
        </w:pPrChange>
      </w:pPr>
      <w:ins w:id="3096" w:author="Kush Khalasi" w:date="2025-06-02T16:21:00Z">
        <w:r w:rsidRPr="00C327CC">
          <w:rPr>
            <w:b/>
            <w:bCs/>
            <w:lang w:val="en-IN"/>
          </w:rPr>
          <w:t>9.4.4 Medical Reimbursement (For Specific Grades/Roles)</w:t>
        </w:r>
      </w:ins>
    </w:p>
    <w:p w14:paraId="7CBE07C2" w14:textId="77777777" w:rsidR="00DF1E28" w:rsidRPr="00DF1E28" w:rsidRDefault="00DF1E28">
      <w:pPr>
        <w:spacing w:after="0"/>
        <w:ind w:left="720"/>
        <w:jc w:val="both"/>
        <w:rPr>
          <w:ins w:id="3097" w:author="Kush Khalasi" w:date="2025-06-02T16:21:00Z"/>
          <w:bCs/>
          <w:lang w:val="en-IN"/>
          <w:rPrChange w:id="3098" w:author="Kush Khalasi" w:date="2025-06-02T16:21:00Z" w16du:dateUtc="2025-06-02T10:51:00Z">
            <w:rPr>
              <w:ins w:id="3099" w:author="Kush Khalasi" w:date="2025-06-02T16:21:00Z"/>
              <w:b/>
              <w:lang w:val="en-IN"/>
            </w:rPr>
          </w:rPrChange>
        </w:rPr>
        <w:pPrChange w:id="3100" w:author="Kush Khalasi" w:date="2025-06-02T16:21:00Z" w16du:dateUtc="2025-06-02T10:51:00Z">
          <w:pPr>
            <w:spacing w:after="0"/>
            <w:jc w:val="both"/>
          </w:pPr>
        </w:pPrChange>
      </w:pPr>
      <w:ins w:id="3101" w:author="Kush Khalasi" w:date="2025-06-02T16:21:00Z">
        <w:r w:rsidRPr="00DF1E28">
          <w:rPr>
            <w:bCs/>
            <w:lang w:val="en-IN"/>
            <w:rPrChange w:id="3102" w:author="Kush Khalasi" w:date="2025-06-02T16:21:00Z" w16du:dateUtc="2025-06-02T10:51:00Z">
              <w:rPr>
                <w:b/>
                <w:lang w:val="en-IN"/>
              </w:rPr>
            </w:rPrChange>
          </w:rPr>
          <w:t xml:space="preserve">Select employee grades (as defined by HR policy) may be eligible for </w:t>
        </w:r>
        <w:r w:rsidRPr="00DF1E28">
          <w:rPr>
            <w:bCs/>
            <w:lang w:val="en-IN"/>
            <w:rPrChange w:id="3103" w:author="Kush Khalasi" w:date="2025-06-02T16:21:00Z" w16du:dateUtc="2025-06-02T10:51:00Z">
              <w:rPr>
                <w:b/>
                <w:bCs/>
                <w:lang w:val="en-IN"/>
              </w:rPr>
            </w:rPrChange>
          </w:rPr>
          <w:t xml:space="preserve">Outpatient Department (OPD) </w:t>
        </w:r>
        <w:r w:rsidRPr="00DF1E28">
          <w:rPr>
            <w:bCs/>
            <w:lang w:val="en-IN"/>
            <w:rPrChange w:id="3104" w:author="Kush Khalasi" w:date="2025-06-02T16:21:00Z" w16du:dateUtc="2025-06-02T10:51:00Z">
              <w:rPr>
                <w:b/>
                <w:bCs/>
                <w:lang w:val="en-IN"/>
              </w:rPr>
            </w:rPrChange>
          </w:rPr>
          <w:lastRenderedPageBreak/>
          <w:t>reimbursement</w:t>
        </w:r>
        <w:r w:rsidRPr="00DF1E28">
          <w:rPr>
            <w:bCs/>
            <w:lang w:val="en-IN"/>
            <w:rPrChange w:id="3105" w:author="Kush Khalasi" w:date="2025-06-02T16:21:00Z" w16du:dateUtc="2025-06-02T10:51:00Z">
              <w:rPr>
                <w:b/>
                <w:lang w:val="en-IN"/>
              </w:rPr>
            </w:rPrChange>
          </w:rPr>
          <w:t xml:space="preserve"> up to </w:t>
        </w:r>
        <w:r w:rsidRPr="00DF1E28">
          <w:rPr>
            <w:bCs/>
            <w:lang w:val="en-IN"/>
            <w:rPrChange w:id="3106" w:author="Kush Khalasi" w:date="2025-06-02T16:21:00Z" w16du:dateUtc="2025-06-02T10:51:00Z">
              <w:rPr>
                <w:b/>
                <w:bCs/>
                <w:lang w:val="en-IN"/>
              </w:rPr>
            </w:rPrChange>
          </w:rPr>
          <w:t>₹15,000 per financial year</w:t>
        </w:r>
        <w:r w:rsidRPr="00DF1E28">
          <w:rPr>
            <w:bCs/>
            <w:lang w:val="en-IN"/>
            <w:rPrChange w:id="3107" w:author="Kush Khalasi" w:date="2025-06-02T16:21:00Z" w16du:dateUtc="2025-06-02T10:51:00Z">
              <w:rPr>
                <w:b/>
                <w:lang w:val="en-IN"/>
              </w:rPr>
            </w:rPrChange>
          </w:rPr>
          <w:t>, covering:</w:t>
        </w:r>
      </w:ins>
    </w:p>
    <w:p w14:paraId="213C8BA0" w14:textId="77777777" w:rsidR="00DF1E28" w:rsidRPr="00C327CC" w:rsidRDefault="00DF1E28">
      <w:pPr>
        <w:numPr>
          <w:ilvl w:val="2"/>
          <w:numId w:val="64"/>
        </w:numPr>
        <w:tabs>
          <w:tab w:val="left" w:pos="90"/>
        </w:tabs>
        <w:spacing w:after="0"/>
        <w:rPr>
          <w:ins w:id="3108" w:author="Kush Khalasi" w:date="2025-06-02T16:21:00Z"/>
          <w:color w:val="0D0D0D"/>
          <w:highlight w:val="white"/>
          <w:lang w:val="en-IN"/>
          <w:rPrChange w:id="3109" w:author="Kush Khalasi" w:date="2025-06-02T16:26:00Z" w16du:dateUtc="2025-06-02T10:56:00Z">
            <w:rPr>
              <w:ins w:id="3110" w:author="Kush Khalasi" w:date="2025-06-02T16:21:00Z"/>
              <w:b/>
              <w:lang w:val="en-IN"/>
            </w:rPr>
          </w:rPrChange>
        </w:rPr>
        <w:pPrChange w:id="3111" w:author="Kush Khalasi" w:date="2025-06-02T16:26:00Z" w16du:dateUtc="2025-06-02T10:56:00Z">
          <w:pPr>
            <w:numPr>
              <w:numId w:val="70"/>
            </w:numPr>
            <w:tabs>
              <w:tab w:val="num" w:pos="720"/>
            </w:tabs>
            <w:spacing w:after="0"/>
            <w:ind w:left="720" w:hanging="360"/>
            <w:jc w:val="both"/>
          </w:pPr>
        </w:pPrChange>
      </w:pPr>
      <w:ins w:id="3112" w:author="Kush Khalasi" w:date="2025-06-02T16:21:00Z">
        <w:r w:rsidRPr="00C327CC">
          <w:rPr>
            <w:color w:val="0D0D0D"/>
            <w:highlight w:val="white"/>
            <w:lang w:val="en-IN"/>
            <w:rPrChange w:id="3113" w:author="Kush Khalasi" w:date="2025-06-02T16:26:00Z" w16du:dateUtc="2025-06-02T10:56:00Z">
              <w:rPr>
                <w:b/>
                <w:lang w:val="en-IN"/>
              </w:rPr>
            </w:rPrChange>
          </w:rPr>
          <w:t>Doctor consultation fees</w:t>
        </w:r>
      </w:ins>
    </w:p>
    <w:p w14:paraId="2AC52D34" w14:textId="77777777" w:rsidR="00DF1E28" w:rsidRPr="00C327CC" w:rsidRDefault="00DF1E28">
      <w:pPr>
        <w:numPr>
          <w:ilvl w:val="2"/>
          <w:numId w:val="64"/>
        </w:numPr>
        <w:tabs>
          <w:tab w:val="left" w:pos="90"/>
        </w:tabs>
        <w:spacing w:after="0"/>
        <w:rPr>
          <w:ins w:id="3114" w:author="Kush Khalasi" w:date="2025-06-02T16:21:00Z"/>
          <w:color w:val="0D0D0D"/>
          <w:highlight w:val="white"/>
          <w:lang w:val="en-IN"/>
          <w:rPrChange w:id="3115" w:author="Kush Khalasi" w:date="2025-06-02T16:26:00Z" w16du:dateUtc="2025-06-02T10:56:00Z">
            <w:rPr>
              <w:ins w:id="3116" w:author="Kush Khalasi" w:date="2025-06-02T16:21:00Z"/>
              <w:b/>
              <w:lang w:val="en-IN"/>
            </w:rPr>
          </w:rPrChange>
        </w:rPr>
        <w:pPrChange w:id="3117" w:author="Kush Khalasi" w:date="2025-06-02T16:26:00Z" w16du:dateUtc="2025-06-02T10:56:00Z">
          <w:pPr>
            <w:numPr>
              <w:numId w:val="70"/>
            </w:numPr>
            <w:tabs>
              <w:tab w:val="num" w:pos="720"/>
            </w:tabs>
            <w:spacing w:after="0"/>
            <w:ind w:left="720" w:hanging="360"/>
            <w:jc w:val="both"/>
          </w:pPr>
        </w:pPrChange>
      </w:pPr>
      <w:ins w:id="3118" w:author="Kush Khalasi" w:date="2025-06-02T16:21:00Z">
        <w:r w:rsidRPr="00C327CC">
          <w:rPr>
            <w:color w:val="0D0D0D"/>
            <w:highlight w:val="white"/>
            <w:lang w:val="en-IN"/>
            <w:rPrChange w:id="3119" w:author="Kush Khalasi" w:date="2025-06-02T16:26:00Z" w16du:dateUtc="2025-06-02T10:56:00Z">
              <w:rPr>
                <w:b/>
                <w:lang w:val="en-IN"/>
              </w:rPr>
            </w:rPrChange>
          </w:rPr>
          <w:t>Diagnostic tests</w:t>
        </w:r>
      </w:ins>
    </w:p>
    <w:p w14:paraId="6963E095" w14:textId="77777777" w:rsidR="00DF1E28" w:rsidRPr="00C327CC" w:rsidRDefault="00DF1E28">
      <w:pPr>
        <w:numPr>
          <w:ilvl w:val="2"/>
          <w:numId w:val="64"/>
        </w:numPr>
        <w:tabs>
          <w:tab w:val="left" w:pos="90"/>
        </w:tabs>
        <w:spacing w:after="0"/>
        <w:rPr>
          <w:ins w:id="3120" w:author="Kush Khalasi" w:date="2025-06-02T16:21:00Z"/>
          <w:color w:val="0D0D0D"/>
          <w:highlight w:val="white"/>
          <w:lang w:val="en-IN"/>
          <w:rPrChange w:id="3121" w:author="Kush Khalasi" w:date="2025-06-02T16:26:00Z" w16du:dateUtc="2025-06-02T10:56:00Z">
            <w:rPr>
              <w:ins w:id="3122" w:author="Kush Khalasi" w:date="2025-06-02T16:21:00Z"/>
              <w:b/>
              <w:lang w:val="en-IN"/>
            </w:rPr>
          </w:rPrChange>
        </w:rPr>
        <w:pPrChange w:id="3123" w:author="Kush Khalasi" w:date="2025-06-02T16:26:00Z" w16du:dateUtc="2025-06-02T10:56:00Z">
          <w:pPr>
            <w:numPr>
              <w:numId w:val="70"/>
            </w:numPr>
            <w:tabs>
              <w:tab w:val="num" w:pos="720"/>
            </w:tabs>
            <w:spacing w:after="0"/>
            <w:ind w:left="720" w:hanging="360"/>
            <w:jc w:val="both"/>
          </w:pPr>
        </w:pPrChange>
      </w:pPr>
      <w:ins w:id="3124" w:author="Kush Khalasi" w:date="2025-06-02T16:21:00Z">
        <w:r w:rsidRPr="00C327CC">
          <w:rPr>
            <w:color w:val="0D0D0D"/>
            <w:highlight w:val="white"/>
            <w:lang w:val="en-IN"/>
            <w:rPrChange w:id="3125" w:author="Kush Khalasi" w:date="2025-06-02T16:26:00Z" w16du:dateUtc="2025-06-02T10:56:00Z">
              <w:rPr>
                <w:b/>
                <w:lang w:val="en-IN"/>
              </w:rPr>
            </w:rPrChange>
          </w:rPr>
          <w:t>Medicines (with prescriptions)</w:t>
        </w:r>
      </w:ins>
    </w:p>
    <w:p w14:paraId="29B2CD61" w14:textId="671C7D7E" w:rsidR="00DF1E28" w:rsidRDefault="00DF1E28">
      <w:pPr>
        <w:spacing w:after="0"/>
        <w:jc w:val="both"/>
        <w:rPr>
          <w:b/>
        </w:rPr>
      </w:pPr>
    </w:p>
    <w:p w14:paraId="12059957" w14:textId="77777777" w:rsidR="00837265" w:rsidRDefault="00000000">
      <w:pPr>
        <w:spacing w:after="0"/>
        <w:jc w:val="both"/>
      </w:pPr>
      <w:r>
        <w:rPr>
          <w:b/>
        </w:rPr>
        <w:t>9.4 Gratuity:</w:t>
      </w:r>
    </w:p>
    <w:p w14:paraId="7BD85EAA" w14:textId="77777777" w:rsidR="00837265" w:rsidRDefault="00000000">
      <w:pPr>
        <w:spacing w:after="0"/>
        <w:ind w:left="720"/>
        <w:jc w:val="both"/>
      </w:pPr>
      <w:r>
        <w:t xml:space="preserve">The Gratuity Scheme is covered under Riya Travels Employees Group Gratuity Assurance Scheme with LIC. Gratuity is applicable only to those employees who complete 5 years of continuous service with the company. For Further Details, contact the HR Department. </w:t>
      </w:r>
    </w:p>
    <w:p w14:paraId="36B4AB93" w14:textId="77777777" w:rsidR="00837265" w:rsidRDefault="00837265">
      <w:pPr>
        <w:spacing w:after="0"/>
        <w:jc w:val="both"/>
      </w:pPr>
    </w:p>
    <w:p w14:paraId="4C26FE25" w14:textId="77777777" w:rsidR="00837265" w:rsidRDefault="00000000">
      <w:pPr>
        <w:spacing w:after="0"/>
        <w:jc w:val="both"/>
      </w:pPr>
      <w:r>
        <w:rPr>
          <w:b/>
        </w:rPr>
        <w:t xml:space="preserve">9.5 Maternity Benefit: </w:t>
      </w:r>
    </w:p>
    <w:p w14:paraId="0EF09FD2" w14:textId="77777777" w:rsidR="00837265" w:rsidRDefault="00000000">
      <w:pPr>
        <w:spacing w:after="0"/>
        <w:ind w:left="720"/>
        <w:jc w:val="both"/>
      </w:pPr>
      <w:r>
        <w:t xml:space="preserve">Maternity leave is entitled for pregnant women for 182 days immediately following the day of her delivery or her miscarriage. Maternity Benefit is applicable only for Confirmed female staff. Staff covered under ESIC need to claim Maternity Pay from the ESIC office. For More details, contact the HR department. </w:t>
      </w:r>
    </w:p>
    <w:p w14:paraId="402FEE9E" w14:textId="77777777" w:rsidR="00837265" w:rsidRDefault="00837265">
      <w:pPr>
        <w:spacing w:after="0"/>
        <w:jc w:val="both"/>
      </w:pPr>
    </w:p>
    <w:p w14:paraId="09E1E723" w14:textId="77777777" w:rsidR="00837265" w:rsidRDefault="00000000">
      <w:pPr>
        <w:spacing w:after="0"/>
        <w:ind w:left="720"/>
        <w:jc w:val="both"/>
        <w:rPr>
          <w:ins w:id="3126" w:author="Kush Khalasi" w:date="2025-06-02T15:58:00Z" w16du:dateUtc="2025-06-02T10:28:00Z"/>
        </w:rPr>
      </w:pPr>
      <w:r>
        <w:t xml:space="preserve">You must give The Company at least 4 weeks' notice in writing of your intention to take maternity leave combined with a medical certificate concerning the expected week of the birth of the baby. If you wish to take additional maternity leave, this must be intimated to the HR department and </w:t>
      </w:r>
      <w:proofErr w:type="gramStart"/>
      <w:r>
        <w:t>your</w:t>
      </w:r>
      <w:proofErr w:type="gramEnd"/>
      <w:r>
        <w:t xml:space="preserve"> reporting here at least 4 weeks prior to the end of maternity leave. Maternity extension would be given at the sole discretion of the management keeping the work profile in mind.</w:t>
      </w:r>
    </w:p>
    <w:p w14:paraId="0845FA43" w14:textId="77777777" w:rsidR="008D16F5" w:rsidRDefault="008D16F5">
      <w:pPr>
        <w:spacing w:after="0"/>
        <w:ind w:left="720"/>
        <w:jc w:val="both"/>
      </w:pPr>
    </w:p>
    <w:p w14:paraId="38D126DD" w14:textId="77777777" w:rsidR="008D16F5" w:rsidRPr="008D16F5" w:rsidRDefault="008D16F5">
      <w:pPr>
        <w:numPr>
          <w:ilvl w:val="0"/>
          <w:numId w:val="44"/>
        </w:numPr>
        <w:spacing w:after="0"/>
        <w:jc w:val="both"/>
        <w:rPr>
          <w:ins w:id="3127" w:author="Kush Khalasi" w:date="2025-06-02T15:57:00Z"/>
          <w:b/>
          <w:bCs/>
          <w:color w:val="0D0D0D"/>
          <w:highlight w:val="white"/>
          <w:lang w:val="en-IN"/>
          <w:rPrChange w:id="3128" w:author="Kush Khalasi" w:date="2025-06-02T15:57:00Z" w16du:dateUtc="2025-06-02T10:27:00Z">
            <w:rPr>
              <w:ins w:id="3129" w:author="Kush Khalasi" w:date="2025-06-02T15:57:00Z"/>
              <w:b/>
              <w:bCs/>
              <w:lang w:val="en-IN"/>
            </w:rPr>
          </w:rPrChange>
        </w:rPr>
        <w:pPrChange w:id="3130" w:author="Kush Khalasi" w:date="2025-06-02T15:57:00Z" w16du:dateUtc="2025-06-02T10:27:00Z">
          <w:pPr>
            <w:spacing w:after="0"/>
            <w:jc w:val="both"/>
          </w:pPr>
        </w:pPrChange>
      </w:pPr>
      <w:ins w:id="3131" w:author="Kush Khalasi" w:date="2025-06-02T15:57:00Z">
        <w:r w:rsidRPr="008D16F5">
          <w:rPr>
            <w:b/>
            <w:bCs/>
            <w:color w:val="0D0D0D"/>
            <w:highlight w:val="white"/>
            <w:lang w:val="en-IN"/>
            <w:rPrChange w:id="3132" w:author="Kush Khalasi" w:date="2025-06-02T15:57:00Z" w16du:dateUtc="2025-06-02T10:27:00Z">
              <w:rPr>
                <w:b/>
                <w:bCs/>
                <w:lang w:val="en-IN"/>
              </w:rPr>
            </w:rPrChange>
          </w:rPr>
          <w:t>Additional Provisions and Legal Compliance</w:t>
        </w:r>
      </w:ins>
    </w:p>
    <w:p w14:paraId="4ACCB93C" w14:textId="5DEA0386" w:rsidR="008D16F5" w:rsidRPr="008D16F5" w:rsidRDefault="008D16F5">
      <w:pPr>
        <w:numPr>
          <w:ilvl w:val="1"/>
          <w:numId w:val="44"/>
        </w:numPr>
        <w:spacing w:after="0"/>
        <w:rPr>
          <w:ins w:id="3133" w:author="Kush Khalasi" w:date="2025-06-02T15:57:00Z"/>
          <w:color w:val="0D0D0D"/>
          <w:highlight w:val="white"/>
          <w:lang w:val="en-IN"/>
          <w:rPrChange w:id="3134" w:author="Kush Khalasi" w:date="2025-06-02T15:58:00Z" w16du:dateUtc="2025-06-02T10:28:00Z">
            <w:rPr>
              <w:ins w:id="3135" w:author="Kush Khalasi" w:date="2025-06-02T15:57:00Z"/>
              <w:lang w:val="en-IN"/>
            </w:rPr>
          </w:rPrChange>
        </w:rPr>
        <w:pPrChange w:id="3136" w:author="Kush Khalasi" w:date="2025-06-02T15:58:00Z" w16du:dateUtc="2025-06-02T10:28:00Z">
          <w:pPr>
            <w:numPr>
              <w:numId w:val="65"/>
            </w:numPr>
            <w:tabs>
              <w:tab w:val="num" w:pos="720"/>
            </w:tabs>
            <w:spacing w:after="0"/>
            <w:ind w:left="720" w:hanging="360"/>
            <w:jc w:val="both"/>
          </w:pPr>
        </w:pPrChange>
      </w:pPr>
      <w:ins w:id="3137" w:author="Kush Khalasi" w:date="2025-06-02T15:57:00Z">
        <w:r w:rsidRPr="008D16F5">
          <w:rPr>
            <w:color w:val="0D0D0D"/>
            <w:highlight w:val="white"/>
            <w:lang w:val="en-IN"/>
            <w:rPrChange w:id="3138" w:author="Kush Khalasi" w:date="2025-06-02T15:58:00Z" w16du:dateUtc="2025-06-02T10:28:00Z">
              <w:rPr>
                <w:b/>
                <w:bCs/>
                <w:lang w:val="en-IN"/>
              </w:rPr>
            </w:rPrChange>
          </w:rPr>
          <w:t>Statutory Compliance:</w:t>
        </w:r>
        <w:r w:rsidRPr="008D16F5">
          <w:rPr>
            <w:color w:val="0D0D0D"/>
            <w:highlight w:val="white"/>
            <w:lang w:val="en-IN"/>
            <w:rPrChange w:id="3139" w:author="Kush Khalasi" w:date="2025-06-02T15:58:00Z" w16du:dateUtc="2025-06-02T10:28:00Z">
              <w:rPr>
                <w:lang w:val="en-IN"/>
              </w:rPr>
            </w:rPrChange>
          </w:rPr>
          <w:t xml:space="preserve"> </w:t>
        </w:r>
      </w:ins>
      <w:ins w:id="3140" w:author="Kush Khalasi" w:date="2025-06-02T15:59:00Z" w16du:dateUtc="2025-06-02T10:29:00Z">
        <w:r>
          <w:rPr>
            <w:color w:val="0D0D0D"/>
            <w:highlight w:val="white"/>
            <w:lang w:val="en-IN"/>
          </w:rPr>
          <w:t>We</w:t>
        </w:r>
      </w:ins>
      <w:ins w:id="3141" w:author="Kush Khalasi" w:date="2025-06-02T15:57:00Z">
        <w:r w:rsidRPr="008D16F5">
          <w:rPr>
            <w:color w:val="0D0D0D"/>
            <w:highlight w:val="white"/>
            <w:lang w:val="en-IN"/>
            <w:rPrChange w:id="3142" w:author="Kush Khalasi" w:date="2025-06-02T15:58:00Z" w16du:dateUtc="2025-06-02T10:28:00Z">
              <w:rPr>
                <w:lang w:val="en-IN"/>
              </w:rPr>
            </w:rPrChange>
          </w:rPr>
          <w:t xml:space="preserve"> strictly adheres to the </w:t>
        </w:r>
        <w:r w:rsidRPr="008D16F5">
          <w:rPr>
            <w:color w:val="0D0D0D"/>
            <w:highlight w:val="white"/>
            <w:lang w:val="en-IN"/>
            <w:rPrChange w:id="3143" w:author="Kush Khalasi" w:date="2025-06-02T15:58:00Z" w16du:dateUtc="2025-06-02T10:28:00Z">
              <w:rPr>
                <w:b/>
                <w:bCs/>
                <w:lang w:val="en-IN"/>
              </w:rPr>
            </w:rPrChange>
          </w:rPr>
          <w:t>Maternity Benefit Act, 1961</w:t>
        </w:r>
        <w:r w:rsidRPr="008D16F5">
          <w:rPr>
            <w:color w:val="0D0D0D"/>
            <w:highlight w:val="white"/>
            <w:lang w:val="en-IN"/>
            <w:rPrChange w:id="3144" w:author="Kush Khalasi" w:date="2025-06-02T15:58:00Z" w16du:dateUtc="2025-06-02T10:28:00Z">
              <w:rPr>
                <w:lang w:val="en-IN"/>
              </w:rPr>
            </w:rPrChange>
          </w:rPr>
          <w:t>, which mandates a minimum of 182 days of paid maternity leave for eligible female employees. This leave is inclusive of pre-delivery and post-delivery periods.</w:t>
        </w:r>
      </w:ins>
    </w:p>
    <w:p w14:paraId="2AEB218B" w14:textId="77777777" w:rsidR="008D16F5" w:rsidRPr="008D16F5" w:rsidRDefault="008D16F5">
      <w:pPr>
        <w:numPr>
          <w:ilvl w:val="1"/>
          <w:numId w:val="44"/>
        </w:numPr>
        <w:spacing w:after="0"/>
        <w:rPr>
          <w:ins w:id="3145" w:author="Kush Khalasi" w:date="2025-06-02T15:57:00Z"/>
          <w:color w:val="0D0D0D"/>
          <w:highlight w:val="white"/>
          <w:lang w:val="en-IN"/>
          <w:rPrChange w:id="3146" w:author="Kush Khalasi" w:date="2025-06-02T15:58:00Z" w16du:dateUtc="2025-06-02T10:28:00Z">
            <w:rPr>
              <w:ins w:id="3147" w:author="Kush Khalasi" w:date="2025-06-02T15:57:00Z"/>
              <w:lang w:val="en-IN"/>
            </w:rPr>
          </w:rPrChange>
        </w:rPr>
        <w:pPrChange w:id="3148" w:author="Kush Khalasi" w:date="2025-06-02T15:58:00Z" w16du:dateUtc="2025-06-02T10:28:00Z">
          <w:pPr>
            <w:numPr>
              <w:numId w:val="65"/>
            </w:numPr>
            <w:tabs>
              <w:tab w:val="num" w:pos="720"/>
            </w:tabs>
            <w:spacing w:after="0"/>
            <w:ind w:left="720" w:hanging="360"/>
            <w:jc w:val="both"/>
          </w:pPr>
        </w:pPrChange>
      </w:pPr>
      <w:ins w:id="3149" w:author="Kush Khalasi" w:date="2025-06-02T15:57:00Z">
        <w:r w:rsidRPr="008D16F5">
          <w:rPr>
            <w:color w:val="0D0D0D"/>
            <w:highlight w:val="white"/>
            <w:lang w:val="en-IN"/>
            <w:rPrChange w:id="3150" w:author="Kush Khalasi" w:date="2025-06-02T15:58:00Z" w16du:dateUtc="2025-06-02T10:28:00Z">
              <w:rPr>
                <w:b/>
                <w:bCs/>
                <w:lang w:val="en-IN"/>
              </w:rPr>
            </w:rPrChange>
          </w:rPr>
          <w:t>Eligibility:</w:t>
        </w:r>
        <w:r w:rsidRPr="008D16F5">
          <w:rPr>
            <w:color w:val="0D0D0D"/>
            <w:highlight w:val="white"/>
            <w:lang w:val="en-IN"/>
            <w:rPrChange w:id="3151" w:author="Kush Khalasi" w:date="2025-06-02T15:58:00Z" w16du:dateUtc="2025-06-02T10:28:00Z">
              <w:rPr>
                <w:lang w:val="en-IN"/>
              </w:rPr>
            </w:rPrChange>
          </w:rPr>
          <w:t xml:space="preserve"> Maternity benefits apply to all confirmed female employees who have worked for at least </w:t>
        </w:r>
        <w:r w:rsidRPr="008D16F5">
          <w:rPr>
            <w:color w:val="0D0D0D"/>
            <w:highlight w:val="white"/>
            <w:lang w:val="en-IN"/>
            <w:rPrChange w:id="3152" w:author="Kush Khalasi" w:date="2025-06-02T15:58:00Z" w16du:dateUtc="2025-06-02T10:28:00Z">
              <w:rPr>
                <w:b/>
                <w:bCs/>
                <w:lang w:val="en-IN"/>
              </w:rPr>
            </w:rPrChange>
          </w:rPr>
          <w:t>80 days in the 12 months preceding the expected delivery date</w:t>
        </w:r>
        <w:r w:rsidRPr="008D16F5">
          <w:rPr>
            <w:color w:val="0D0D0D"/>
            <w:highlight w:val="white"/>
            <w:lang w:val="en-IN"/>
            <w:rPrChange w:id="3153" w:author="Kush Khalasi" w:date="2025-06-02T15:58:00Z" w16du:dateUtc="2025-06-02T10:28:00Z">
              <w:rPr>
                <w:lang w:val="en-IN"/>
              </w:rPr>
            </w:rPrChange>
          </w:rPr>
          <w:t>, in line with legal requirements.</w:t>
        </w:r>
      </w:ins>
    </w:p>
    <w:p w14:paraId="197296CF" w14:textId="77777777" w:rsidR="008D16F5" w:rsidRPr="008D16F5" w:rsidRDefault="008D16F5">
      <w:pPr>
        <w:numPr>
          <w:ilvl w:val="1"/>
          <w:numId w:val="44"/>
        </w:numPr>
        <w:spacing w:after="0"/>
        <w:rPr>
          <w:ins w:id="3154" w:author="Kush Khalasi" w:date="2025-06-02T15:57:00Z"/>
          <w:color w:val="0D0D0D"/>
          <w:highlight w:val="white"/>
          <w:lang w:val="en-IN"/>
          <w:rPrChange w:id="3155" w:author="Kush Khalasi" w:date="2025-06-02T15:58:00Z" w16du:dateUtc="2025-06-02T10:28:00Z">
            <w:rPr>
              <w:ins w:id="3156" w:author="Kush Khalasi" w:date="2025-06-02T15:57:00Z"/>
              <w:lang w:val="en-IN"/>
            </w:rPr>
          </w:rPrChange>
        </w:rPr>
        <w:pPrChange w:id="3157" w:author="Kush Khalasi" w:date="2025-06-02T15:58:00Z" w16du:dateUtc="2025-06-02T10:28:00Z">
          <w:pPr>
            <w:numPr>
              <w:numId w:val="65"/>
            </w:numPr>
            <w:tabs>
              <w:tab w:val="num" w:pos="720"/>
            </w:tabs>
            <w:spacing w:after="0"/>
            <w:ind w:left="720" w:hanging="360"/>
            <w:jc w:val="both"/>
          </w:pPr>
        </w:pPrChange>
      </w:pPr>
      <w:ins w:id="3158" w:author="Kush Khalasi" w:date="2025-06-02T15:57:00Z">
        <w:r w:rsidRPr="008D16F5">
          <w:rPr>
            <w:color w:val="0D0D0D"/>
            <w:highlight w:val="white"/>
            <w:lang w:val="en-IN"/>
            <w:rPrChange w:id="3159" w:author="Kush Khalasi" w:date="2025-06-02T15:58:00Z" w16du:dateUtc="2025-06-02T10:28:00Z">
              <w:rPr>
                <w:b/>
                <w:bCs/>
                <w:lang w:val="en-IN"/>
              </w:rPr>
            </w:rPrChange>
          </w:rPr>
          <w:t>Payment During Maternity Leave:</w:t>
        </w:r>
        <w:r w:rsidRPr="008D16F5">
          <w:rPr>
            <w:color w:val="0D0D0D"/>
            <w:highlight w:val="white"/>
            <w:lang w:val="en-IN"/>
            <w:rPrChange w:id="3160" w:author="Kush Khalasi" w:date="2025-06-02T15:58:00Z" w16du:dateUtc="2025-06-02T10:28:00Z">
              <w:rPr>
                <w:lang w:val="en-IN"/>
              </w:rPr>
            </w:rPrChange>
          </w:rPr>
          <w:t xml:space="preserve"> Employees availing maternity leave will receive </w:t>
        </w:r>
        <w:r w:rsidRPr="008D16F5">
          <w:rPr>
            <w:color w:val="0D0D0D"/>
            <w:highlight w:val="white"/>
            <w:lang w:val="en-IN"/>
            <w:rPrChange w:id="3161" w:author="Kush Khalasi" w:date="2025-06-02T15:58:00Z" w16du:dateUtc="2025-06-02T10:28:00Z">
              <w:rPr>
                <w:b/>
                <w:bCs/>
                <w:lang w:val="en-IN"/>
              </w:rPr>
            </w:rPrChange>
          </w:rPr>
          <w:t>full wages</w:t>
        </w:r>
        <w:r w:rsidRPr="008D16F5">
          <w:rPr>
            <w:color w:val="0D0D0D"/>
            <w:highlight w:val="white"/>
            <w:lang w:val="en-IN"/>
            <w:rPrChange w:id="3162" w:author="Kush Khalasi" w:date="2025-06-02T15:58:00Z" w16du:dateUtc="2025-06-02T10:28:00Z">
              <w:rPr>
                <w:lang w:val="en-IN"/>
              </w:rPr>
            </w:rPrChange>
          </w:rPr>
          <w:t xml:space="preserve"> for the entire duration of the leave, as stipulated under the law. For employees covered under ESIC, maternity benefits are processed through ESIC channels.</w:t>
        </w:r>
      </w:ins>
    </w:p>
    <w:p w14:paraId="5C103759" w14:textId="77777777" w:rsidR="008D16F5" w:rsidRPr="008D16F5" w:rsidRDefault="008D16F5">
      <w:pPr>
        <w:numPr>
          <w:ilvl w:val="1"/>
          <w:numId w:val="44"/>
        </w:numPr>
        <w:spacing w:after="0"/>
        <w:rPr>
          <w:ins w:id="3163" w:author="Kush Khalasi" w:date="2025-06-02T15:57:00Z"/>
          <w:color w:val="0D0D0D"/>
          <w:highlight w:val="white"/>
          <w:lang w:val="en-IN"/>
          <w:rPrChange w:id="3164" w:author="Kush Khalasi" w:date="2025-06-02T15:58:00Z" w16du:dateUtc="2025-06-02T10:28:00Z">
            <w:rPr>
              <w:ins w:id="3165" w:author="Kush Khalasi" w:date="2025-06-02T15:57:00Z"/>
              <w:lang w:val="en-IN"/>
            </w:rPr>
          </w:rPrChange>
        </w:rPr>
        <w:pPrChange w:id="3166" w:author="Kush Khalasi" w:date="2025-06-02T15:58:00Z" w16du:dateUtc="2025-06-02T10:28:00Z">
          <w:pPr>
            <w:numPr>
              <w:numId w:val="65"/>
            </w:numPr>
            <w:tabs>
              <w:tab w:val="num" w:pos="720"/>
            </w:tabs>
            <w:spacing w:after="0"/>
            <w:ind w:left="720" w:hanging="360"/>
            <w:jc w:val="both"/>
          </w:pPr>
        </w:pPrChange>
      </w:pPr>
      <w:ins w:id="3167" w:author="Kush Khalasi" w:date="2025-06-02T15:57:00Z">
        <w:r w:rsidRPr="008D16F5">
          <w:rPr>
            <w:color w:val="0D0D0D"/>
            <w:highlight w:val="white"/>
            <w:lang w:val="en-IN"/>
            <w:rPrChange w:id="3168" w:author="Kush Khalasi" w:date="2025-06-02T15:58:00Z" w16du:dateUtc="2025-06-02T10:28:00Z">
              <w:rPr>
                <w:b/>
                <w:bCs/>
                <w:lang w:val="en-IN"/>
              </w:rPr>
            </w:rPrChange>
          </w:rPr>
          <w:t>Protection Against Discrimination:</w:t>
        </w:r>
        <w:r w:rsidRPr="008D16F5">
          <w:rPr>
            <w:color w:val="0D0D0D"/>
            <w:highlight w:val="white"/>
            <w:lang w:val="en-IN"/>
            <w:rPrChange w:id="3169" w:author="Kush Khalasi" w:date="2025-06-02T15:58:00Z" w16du:dateUtc="2025-06-02T10:28:00Z">
              <w:rPr>
                <w:lang w:val="en-IN"/>
              </w:rPr>
            </w:rPrChange>
          </w:rPr>
          <w:t xml:space="preserve"> The company strictly prohibits any discrimination, harassment, or adverse action against women due to pregnancy, childbirth, or maternity leave. Employees returning from maternity leave are entitled to resume their original or equivalent position with no loss of benefits or pay.</w:t>
        </w:r>
      </w:ins>
    </w:p>
    <w:p w14:paraId="75283B5A" w14:textId="0C58F62F" w:rsidR="008D16F5" w:rsidRPr="008D16F5" w:rsidRDefault="008D16F5">
      <w:pPr>
        <w:numPr>
          <w:ilvl w:val="1"/>
          <w:numId w:val="44"/>
        </w:numPr>
        <w:spacing w:after="0"/>
        <w:rPr>
          <w:ins w:id="3170" w:author="Kush Khalasi" w:date="2025-06-02T15:57:00Z"/>
          <w:color w:val="0D0D0D"/>
          <w:highlight w:val="white"/>
          <w:lang w:val="en-IN"/>
          <w:rPrChange w:id="3171" w:author="Kush Khalasi" w:date="2025-06-02T15:58:00Z" w16du:dateUtc="2025-06-02T10:28:00Z">
            <w:rPr>
              <w:ins w:id="3172" w:author="Kush Khalasi" w:date="2025-06-02T15:57:00Z"/>
              <w:lang w:val="en-IN"/>
            </w:rPr>
          </w:rPrChange>
        </w:rPr>
        <w:pPrChange w:id="3173" w:author="Kush Khalasi" w:date="2025-06-02T15:58:00Z" w16du:dateUtc="2025-06-02T10:28:00Z">
          <w:pPr>
            <w:numPr>
              <w:numId w:val="65"/>
            </w:numPr>
            <w:tabs>
              <w:tab w:val="num" w:pos="720"/>
            </w:tabs>
            <w:spacing w:after="0"/>
            <w:ind w:left="720" w:hanging="360"/>
            <w:jc w:val="both"/>
          </w:pPr>
        </w:pPrChange>
      </w:pPr>
      <w:ins w:id="3174" w:author="Kush Khalasi" w:date="2025-06-02T15:57:00Z">
        <w:r w:rsidRPr="008D16F5">
          <w:rPr>
            <w:color w:val="0D0D0D"/>
            <w:highlight w:val="white"/>
            <w:lang w:val="en-IN"/>
            <w:rPrChange w:id="3175" w:author="Kush Khalasi" w:date="2025-06-02T15:58:00Z" w16du:dateUtc="2025-06-02T10:28:00Z">
              <w:rPr>
                <w:b/>
                <w:bCs/>
                <w:lang w:val="en-IN"/>
              </w:rPr>
            </w:rPrChange>
          </w:rPr>
          <w:t>Workplace Support:</w:t>
        </w:r>
        <w:r w:rsidRPr="008D16F5">
          <w:rPr>
            <w:color w:val="0D0D0D"/>
            <w:highlight w:val="white"/>
            <w:lang w:val="en-IN"/>
            <w:rPrChange w:id="3176" w:author="Kush Khalasi" w:date="2025-06-02T15:58:00Z" w16du:dateUtc="2025-06-02T10:28:00Z">
              <w:rPr>
                <w:lang w:val="en-IN"/>
              </w:rPr>
            </w:rPrChange>
          </w:rPr>
          <w:t xml:space="preserve"> </w:t>
        </w:r>
      </w:ins>
      <w:ins w:id="3177" w:author="Kush Khalasi" w:date="2025-06-02T15:59:00Z" w16du:dateUtc="2025-06-02T10:29:00Z">
        <w:r>
          <w:rPr>
            <w:color w:val="0D0D0D"/>
            <w:highlight w:val="white"/>
            <w:lang w:val="en-IN"/>
          </w:rPr>
          <w:t>We</w:t>
        </w:r>
      </w:ins>
      <w:ins w:id="3178" w:author="Kush Khalasi" w:date="2025-06-02T15:57:00Z">
        <w:r w:rsidRPr="008D16F5">
          <w:rPr>
            <w:color w:val="0D0D0D"/>
            <w:highlight w:val="white"/>
            <w:lang w:val="en-IN"/>
            <w:rPrChange w:id="3179" w:author="Kush Khalasi" w:date="2025-06-02T15:58:00Z" w16du:dateUtc="2025-06-02T10:28:00Z">
              <w:rPr>
                <w:lang w:val="en-IN"/>
              </w:rPr>
            </w:rPrChange>
          </w:rPr>
          <w:t xml:space="preserve"> promotes a supportive work environment for expecting and new mothers, including provisions for flexible work arrangements, nursing breaks, and access to maternity-related </w:t>
        </w:r>
        <w:proofErr w:type="spellStart"/>
        <w:r w:rsidRPr="008D16F5">
          <w:rPr>
            <w:color w:val="0D0D0D"/>
            <w:highlight w:val="white"/>
            <w:lang w:val="en-IN"/>
            <w:rPrChange w:id="3180" w:author="Kush Khalasi" w:date="2025-06-02T15:58:00Z" w16du:dateUtc="2025-06-02T10:28:00Z">
              <w:rPr>
                <w:lang w:val="en-IN"/>
              </w:rPr>
            </w:rPrChange>
          </w:rPr>
          <w:t>counseling</w:t>
        </w:r>
        <w:proofErr w:type="spellEnd"/>
        <w:r w:rsidRPr="008D16F5">
          <w:rPr>
            <w:color w:val="0D0D0D"/>
            <w:highlight w:val="white"/>
            <w:lang w:val="en-IN"/>
            <w:rPrChange w:id="3181" w:author="Kush Khalasi" w:date="2025-06-02T15:58:00Z" w16du:dateUtc="2025-06-02T10:28:00Z">
              <w:rPr>
                <w:lang w:val="en-IN"/>
              </w:rPr>
            </w:rPrChange>
          </w:rPr>
          <w:t xml:space="preserve"> if needed.</w:t>
        </w:r>
      </w:ins>
    </w:p>
    <w:p w14:paraId="2379ECB9" w14:textId="77777777" w:rsidR="008D16F5" w:rsidRPr="008D16F5" w:rsidRDefault="008D16F5">
      <w:pPr>
        <w:numPr>
          <w:ilvl w:val="1"/>
          <w:numId w:val="44"/>
        </w:numPr>
        <w:spacing w:after="0"/>
        <w:rPr>
          <w:ins w:id="3182" w:author="Kush Khalasi" w:date="2025-06-02T15:57:00Z"/>
          <w:color w:val="0D0D0D"/>
          <w:highlight w:val="white"/>
          <w:lang w:val="en-IN"/>
          <w:rPrChange w:id="3183" w:author="Kush Khalasi" w:date="2025-06-02T15:58:00Z" w16du:dateUtc="2025-06-02T10:28:00Z">
            <w:rPr>
              <w:ins w:id="3184" w:author="Kush Khalasi" w:date="2025-06-02T15:57:00Z"/>
              <w:lang w:val="en-IN"/>
            </w:rPr>
          </w:rPrChange>
        </w:rPr>
        <w:pPrChange w:id="3185" w:author="Kush Khalasi" w:date="2025-06-02T15:58:00Z" w16du:dateUtc="2025-06-02T10:28:00Z">
          <w:pPr>
            <w:numPr>
              <w:numId w:val="65"/>
            </w:numPr>
            <w:tabs>
              <w:tab w:val="num" w:pos="720"/>
            </w:tabs>
            <w:spacing w:after="0"/>
            <w:ind w:left="720" w:hanging="360"/>
            <w:jc w:val="both"/>
          </w:pPr>
        </w:pPrChange>
      </w:pPr>
      <w:ins w:id="3186" w:author="Kush Khalasi" w:date="2025-06-02T15:57:00Z">
        <w:r w:rsidRPr="008D16F5">
          <w:rPr>
            <w:color w:val="0D0D0D"/>
            <w:highlight w:val="white"/>
            <w:lang w:val="en-IN"/>
            <w:rPrChange w:id="3187" w:author="Kush Khalasi" w:date="2025-06-02T15:58:00Z" w16du:dateUtc="2025-06-02T10:28:00Z">
              <w:rPr>
                <w:b/>
                <w:bCs/>
                <w:lang w:val="en-IN"/>
              </w:rPr>
            </w:rPrChange>
          </w:rPr>
          <w:t>Extended Leave Considerations:</w:t>
        </w:r>
        <w:r w:rsidRPr="008D16F5">
          <w:rPr>
            <w:color w:val="0D0D0D"/>
            <w:highlight w:val="white"/>
            <w:lang w:val="en-IN"/>
            <w:rPrChange w:id="3188" w:author="Kush Khalasi" w:date="2025-06-02T15:58:00Z" w16du:dateUtc="2025-06-02T10:28:00Z">
              <w:rPr>
                <w:lang w:val="en-IN"/>
              </w:rPr>
            </w:rPrChange>
          </w:rPr>
          <w:t xml:space="preserve"> Any request for extended maternity leave beyond the statutory period is considered on a case-by-case basis, ensuring compliance with company policies while balancing operational needs.</w:t>
        </w:r>
      </w:ins>
    </w:p>
    <w:p w14:paraId="177B46F5" w14:textId="77777777" w:rsidR="008D16F5" w:rsidRPr="008D16F5" w:rsidRDefault="008D16F5">
      <w:pPr>
        <w:numPr>
          <w:ilvl w:val="1"/>
          <w:numId w:val="44"/>
        </w:numPr>
        <w:spacing w:after="0"/>
        <w:rPr>
          <w:ins w:id="3189" w:author="Kush Khalasi" w:date="2025-06-02T15:57:00Z"/>
          <w:color w:val="0D0D0D"/>
          <w:highlight w:val="white"/>
          <w:lang w:val="en-IN"/>
          <w:rPrChange w:id="3190" w:author="Kush Khalasi" w:date="2025-06-02T15:58:00Z" w16du:dateUtc="2025-06-02T10:28:00Z">
            <w:rPr>
              <w:ins w:id="3191" w:author="Kush Khalasi" w:date="2025-06-02T15:57:00Z"/>
              <w:lang w:val="en-IN"/>
            </w:rPr>
          </w:rPrChange>
        </w:rPr>
        <w:pPrChange w:id="3192" w:author="Kush Khalasi" w:date="2025-06-02T15:58:00Z" w16du:dateUtc="2025-06-02T10:28:00Z">
          <w:pPr>
            <w:numPr>
              <w:numId w:val="65"/>
            </w:numPr>
            <w:tabs>
              <w:tab w:val="num" w:pos="720"/>
            </w:tabs>
            <w:spacing w:after="0"/>
            <w:ind w:left="720" w:hanging="360"/>
            <w:jc w:val="both"/>
          </w:pPr>
        </w:pPrChange>
      </w:pPr>
      <w:ins w:id="3193" w:author="Kush Khalasi" w:date="2025-06-02T15:57:00Z">
        <w:r w:rsidRPr="008D16F5">
          <w:rPr>
            <w:color w:val="0D0D0D"/>
            <w:highlight w:val="white"/>
            <w:lang w:val="en-IN"/>
            <w:rPrChange w:id="3194" w:author="Kush Khalasi" w:date="2025-06-02T15:58:00Z" w16du:dateUtc="2025-06-02T10:28:00Z">
              <w:rPr>
                <w:b/>
                <w:bCs/>
                <w:lang w:val="en-IN"/>
              </w:rPr>
            </w:rPrChange>
          </w:rPr>
          <w:t>Return-to-Work Reintegration:</w:t>
        </w:r>
        <w:r w:rsidRPr="008D16F5">
          <w:rPr>
            <w:color w:val="0D0D0D"/>
            <w:highlight w:val="white"/>
            <w:lang w:val="en-IN"/>
            <w:rPrChange w:id="3195" w:author="Kush Khalasi" w:date="2025-06-02T15:58:00Z" w16du:dateUtc="2025-06-02T10:28:00Z">
              <w:rPr>
                <w:lang w:val="en-IN"/>
              </w:rPr>
            </w:rPrChange>
          </w:rPr>
          <w:t xml:space="preserve"> Upon return from maternity leave, employees will be provided with appropriate support to reintegrate into their roles effectively, including refresher training and flexible scheduling where feasible.</w:t>
        </w:r>
      </w:ins>
    </w:p>
    <w:p w14:paraId="3A6CE4FC" w14:textId="77777777" w:rsidR="00837265" w:rsidRDefault="00837265">
      <w:pPr>
        <w:spacing w:after="0"/>
        <w:jc w:val="both"/>
      </w:pPr>
    </w:p>
    <w:p w14:paraId="7E996505" w14:textId="77777777" w:rsidR="00837265" w:rsidRDefault="00000000">
      <w:pPr>
        <w:spacing w:after="0"/>
        <w:ind w:left="720"/>
        <w:jc w:val="both"/>
      </w:pPr>
      <w:r>
        <w:t>The Company reserves the right to refuse payment for time-off to employees where there is an abuse of this procedure, and any such abuses will be dealt with under the Disciplinary Procedure.</w:t>
      </w:r>
    </w:p>
    <w:p w14:paraId="5DC569F9" w14:textId="77777777" w:rsidR="00837265" w:rsidRDefault="00837265">
      <w:pPr>
        <w:spacing w:after="0"/>
        <w:jc w:val="both"/>
      </w:pPr>
    </w:p>
    <w:p w14:paraId="797F6AB7" w14:textId="77777777" w:rsidR="00837265" w:rsidRDefault="00000000">
      <w:pPr>
        <w:spacing w:after="0"/>
        <w:jc w:val="both"/>
      </w:pPr>
      <w:r>
        <w:rPr>
          <w:b/>
        </w:rPr>
        <w:t xml:space="preserve">9.6 Leave Encashment and Carry Forward*: </w:t>
      </w:r>
    </w:p>
    <w:p w14:paraId="282DF8F3" w14:textId="77777777" w:rsidR="00837265" w:rsidRDefault="00000000">
      <w:pPr>
        <w:spacing w:after="0"/>
        <w:ind w:left="720"/>
        <w:jc w:val="both"/>
      </w:pPr>
      <w:r>
        <w:t xml:space="preserve">Every confirmed employee is entitled for 24 calendar days of Privilege Leave in a year, where the leaves are calculated on a pro-rata basis post confirmation.  There is No leave encashment or leave carry forward so you may opt to use all your </w:t>
      </w:r>
      <w:proofErr w:type="spellStart"/>
      <w:r>
        <w:t>PLs.</w:t>
      </w:r>
      <w:proofErr w:type="spellEnd"/>
      <w:r>
        <w:t xml:space="preserve">  For Further Details, contact the HR Department. </w:t>
      </w:r>
    </w:p>
    <w:p w14:paraId="06B44F88" w14:textId="77777777" w:rsidR="00837265" w:rsidRDefault="00837265">
      <w:pPr>
        <w:spacing w:after="0"/>
        <w:jc w:val="both"/>
      </w:pPr>
    </w:p>
    <w:p w14:paraId="4E5BD24C" w14:textId="77777777" w:rsidR="00837265" w:rsidRDefault="00000000">
      <w:pPr>
        <w:spacing w:after="0"/>
        <w:jc w:val="both"/>
      </w:pPr>
      <w:r>
        <w:rPr>
          <w:b/>
        </w:rPr>
        <w:t xml:space="preserve">9.7 Mediclaim Policy: </w:t>
      </w:r>
    </w:p>
    <w:p w14:paraId="339F88CC" w14:textId="77777777" w:rsidR="00837265" w:rsidRDefault="00000000">
      <w:pPr>
        <w:spacing w:after="393"/>
        <w:ind w:left="720"/>
        <w:jc w:val="both"/>
      </w:pPr>
      <w:r>
        <w:t xml:space="preserve">Employees who are drawing salaries more than 21, 000/- are entitled for 2,00,000/- Insurance Coverage with Care Health Insurance Pvt </w:t>
      </w:r>
      <w:proofErr w:type="gramStart"/>
      <w:r>
        <w:t>Ltd..</w:t>
      </w:r>
      <w:proofErr w:type="gramEnd"/>
      <w:r>
        <w:t xml:space="preserve"> New </w:t>
      </w:r>
      <w:proofErr w:type="spellStart"/>
      <w:r>
        <w:t>Joinee</w:t>
      </w:r>
      <w:proofErr w:type="spellEnd"/>
      <w:r>
        <w:t xml:space="preserve"> can  avail cashless benefit post completion of 20 days in the company.  Employees on contract / external consultant / Contract workers / Staffs on sabbatical are not eligible for Mediclaim. For Further details, contact the HR Dept.</w:t>
      </w:r>
    </w:p>
    <w:p w14:paraId="0A4FD620" w14:textId="77777777" w:rsidR="00837265" w:rsidRDefault="00000000">
      <w:pPr>
        <w:spacing w:after="393"/>
        <w:jc w:val="both"/>
        <w:rPr>
          <w:b/>
        </w:rPr>
      </w:pPr>
      <w:r>
        <w:rPr>
          <w:b/>
        </w:rPr>
        <w:t>9.8 Allowances:</w:t>
      </w:r>
    </w:p>
    <w:p w14:paraId="33D63F33" w14:textId="77777777" w:rsidR="00837265" w:rsidRDefault="00000000">
      <w:pPr>
        <w:spacing w:after="393"/>
        <w:jc w:val="both"/>
        <w:rPr>
          <w:b/>
        </w:rPr>
      </w:pPr>
      <w:r>
        <w:rPr>
          <w:b/>
        </w:rPr>
        <w:t>9.8.1 Expense Reimbursement Process:</w:t>
      </w:r>
    </w:p>
    <w:p w14:paraId="3D435C7F" w14:textId="77777777" w:rsidR="00837265" w:rsidRDefault="00000000">
      <w:pPr>
        <w:spacing w:after="393"/>
        <w:jc w:val="both"/>
      </w:pPr>
      <w:r>
        <w:t xml:space="preserve">We have now taken a new step and it is towards digitization of our Expense Reimbursement from Offline (Paper &amp; Pen) to Online mode and making the entire Expense Reimbursement process paperless. </w:t>
      </w:r>
    </w:p>
    <w:p w14:paraId="5C404D3A" w14:textId="77777777" w:rsidR="00837265" w:rsidRDefault="00000000">
      <w:pPr>
        <w:spacing w:after="0"/>
      </w:pPr>
      <w:r>
        <w:t>All the reimbursement claim needs to be done on the Riya</w:t>
      </w:r>
      <w:r>
        <w:rPr>
          <w:b/>
        </w:rPr>
        <w:t xml:space="preserve"> Intranet App. </w:t>
      </w:r>
      <w:r>
        <w:t xml:space="preserve">To avail your reimbursement, firstly you need to download Riya Intranet App from Google Play Store. You will find a tab as ‘Reimburse’ in the Riya Intranet App. Below are the steps that you need to follow to claim all types of reimbursement </w:t>
      </w:r>
      <w:r>
        <w:rPr>
          <w:b/>
        </w:rPr>
        <w:t>(Local conveyance, Sales Visit etc.</w:t>
      </w:r>
      <w:r>
        <w:t>) as per your profile.</w:t>
      </w:r>
    </w:p>
    <w:p w14:paraId="29DF82C9" w14:textId="77777777" w:rsidR="00837265" w:rsidRDefault="00000000">
      <w:pPr>
        <w:numPr>
          <w:ilvl w:val="0"/>
          <w:numId w:val="5"/>
        </w:numPr>
        <w:spacing w:after="0"/>
        <w:rPr>
          <w:b/>
        </w:rPr>
      </w:pPr>
      <w:r>
        <w:t>Go to the tab</w:t>
      </w:r>
      <w:r>
        <w:rPr>
          <w:b/>
        </w:rPr>
        <w:t xml:space="preserve"> ‘Reimburse’ </w:t>
      </w:r>
      <w:r>
        <w:t>where you need to login with your employee code.</w:t>
      </w:r>
    </w:p>
    <w:p w14:paraId="7EA93541" w14:textId="77777777" w:rsidR="00837265" w:rsidRDefault="00000000">
      <w:pPr>
        <w:numPr>
          <w:ilvl w:val="0"/>
          <w:numId w:val="5"/>
        </w:numPr>
        <w:spacing w:after="0"/>
      </w:pPr>
      <w:r>
        <w:t>The same will be validated with an</w:t>
      </w:r>
      <w:r>
        <w:rPr>
          <w:b/>
        </w:rPr>
        <w:t xml:space="preserve"> OTP </w:t>
      </w:r>
      <w:r>
        <w:t>which will be sent to your mobile number mentioned in HR records. In case, if there is any change in the mobile number, kindly get in touch with the HR Team to update the same.</w:t>
      </w:r>
    </w:p>
    <w:p w14:paraId="3C6CEF75" w14:textId="77777777" w:rsidR="00837265" w:rsidRDefault="00000000">
      <w:pPr>
        <w:numPr>
          <w:ilvl w:val="0"/>
          <w:numId w:val="39"/>
        </w:numPr>
        <w:spacing w:after="0"/>
        <w:jc w:val="both"/>
      </w:pPr>
      <w:r>
        <w:t>Select the necessary option as per your requirement and fill the details. You also need to click a photo of the bill wherever required (like a food bill).</w:t>
      </w:r>
    </w:p>
    <w:p w14:paraId="3A2B2443" w14:textId="77777777" w:rsidR="00837265" w:rsidRDefault="00000000">
      <w:pPr>
        <w:numPr>
          <w:ilvl w:val="0"/>
          <w:numId w:val="39"/>
        </w:numPr>
        <w:spacing w:after="0"/>
        <w:jc w:val="both"/>
      </w:pPr>
      <w:r>
        <w:t>Once you submit it, a copy of the same will go to your reporting manager for approval. Once it is approved, you will get an intimation by email. The final request will go to the Finance team which will process the reimbursement.</w:t>
      </w:r>
    </w:p>
    <w:p w14:paraId="241AE021" w14:textId="77777777" w:rsidR="00837265" w:rsidRDefault="00000000">
      <w:pPr>
        <w:numPr>
          <w:ilvl w:val="0"/>
          <w:numId w:val="39"/>
        </w:numPr>
        <w:spacing w:after="0"/>
        <w:jc w:val="both"/>
      </w:pPr>
      <w:r>
        <w:t>For all the reimbursements submitted from Monday to Sunday, it will be credited in the salary account on upcoming Thursday.</w:t>
      </w:r>
    </w:p>
    <w:p w14:paraId="361517E6" w14:textId="77777777" w:rsidR="00837265" w:rsidRDefault="00000000">
      <w:pPr>
        <w:numPr>
          <w:ilvl w:val="0"/>
          <w:numId w:val="39"/>
        </w:numPr>
        <w:spacing w:after="0"/>
        <w:jc w:val="both"/>
      </w:pPr>
      <w:r>
        <w:t xml:space="preserve">For Metro reimbursement it will be a monthly exercise and staff need to do it every month. The claim for the previous month needs to be submitted before the 7th of the current month and the same needs to be </w:t>
      </w:r>
    </w:p>
    <w:p w14:paraId="62429816" w14:textId="77777777" w:rsidR="00837265" w:rsidRDefault="00000000">
      <w:pPr>
        <w:spacing w:after="0"/>
        <w:ind w:left="720"/>
        <w:jc w:val="both"/>
      </w:pPr>
      <w:r>
        <w:t xml:space="preserve">approved by the reporting manager as well. For </w:t>
      </w:r>
      <w:proofErr w:type="spellStart"/>
      <w:r>
        <w:t>eg.</w:t>
      </w:r>
      <w:proofErr w:type="spellEnd"/>
      <w:r>
        <w:t xml:space="preserve"> - For claiming Metro pass for March 2017, staff needs to submit it online and get it approved from the reporting manager before 7th April 2017. No request will be taken post that.</w:t>
      </w:r>
    </w:p>
    <w:p w14:paraId="2FD17369" w14:textId="77777777" w:rsidR="00837265" w:rsidRDefault="00000000">
      <w:pPr>
        <w:numPr>
          <w:ilvl w:val="0"/>
          <w:numId w:val="39"/>
        </w:numPr>
        <w:spacing w:after="0"/>
        <w:jc w:val="both"/>
      </w:pPr>
      <w:r>
        <w:t xml:space="preserve">For new </w:t>
      </w:r>
      <w:proofErr w:type="spellStart"/>
      <w:r>
        <w:t>joinees</w:t>
      </w:r>
      <w:proofErr w:type="spellEnd"/>
      <w:r>
        <w:t>, Managers need to make sure that the Metro reimbursement is claimed from the same month that they join.</w:t>
      </w:r>
    </w:p>
    <w:p w14:paraId="114560CF" w14:textId="77777777" w:rsidR="00837265" w:rsidRDefault="00837265">
      <w:pPr>
        <w:spacing w:after="0"/>
        <w:rPr>
          <w:b/>
        </w:rPr>
      </w:pPr>
    </w:p>
    <w:p w14:paraId="2D9F9AA0" w14:textId="77777777" w:rsidR="00837265" w:rsidRDefault="00000000">
      <w:pPr>
        <w:spacing w:after="0"/>
        <w:rPr>
          <w:b/>
        </w:rPr>
      </w:pPr>
      <w:r>
        <w:rPr>
          <w:b/>
        </w:rPr>
        <w:t>Note: This process is currently applicable only for RTT/RBT Mumbai Staff Only.</w:t>
      </w:r>
    </w:p>
    <w:p w14:paraId="5EFBB328" w14:textId="77777777" w:rsidR="00837265" w:rsidRDefault="00837265">
      <w:pPr>
        <w:spacing w:after="0"/>
        <w:rPr>
          <w:b/>
        </w:rPr>
      </w:pPr>
    </w:p>
    <w:p w14:paraId="7914E6DC" w14:textId="77777777" w:rsidR="00837265" w:rsidRDefault="00000000">
      <w:pPr>
        <w:spacing w:after="0"/>
        <w:ind w:right="91"/>
        <w:jc w:val="both"/>
        <w:rPr>
          <w:b/>
        </w:rPr>
      </w:pPr>
      <w:r>
        <w:rPr>
          <w:b/>
        </w:rPr>
        <w:lastRenderedPageBreak/>
        <w:t>9.9 Taxes and Investment declaration:</w:t>
      </w:r>
    </w:p>
    <w:p w14:paraId="31E98441" w14:textId="77777777" w:rsidR="00837265" w:rsidRDefault="00000000">
      <w:pPr>
        <w:spacing w:after="0"/>
        <w:ind w:right="80"/>
        <w:jc w:val="both"/>
        <w:rPr>
          <w:b/>
        </w:rPr>
      </w:pPr>
      <w:r>
        <w:t>Employees are responsible for paying their own personal taxes. Whether or not the Company withholds taxes, this is your personal responsibility. At the start of the financial year employees falling under the tax bracket need to declare their investment on the employee portal. Based on the declared investment and documents submitted taxes are calculated.</w:t>
      </w:r>
    </w:p>
    <w:p w14:paraId="66836EAE" w14:textId="77777777" w:rsidR="00837265" w:rsidRDefault="00837265">
      <w:pPr>
        <w:spacing w:after="0"/>
        <w:jc w:val="both"/>
        <w:rPr>
          <w:b/>
        </w:rPr>
      </w:pPr>
    </w:p>
    <w:p w14:paraId="5B39E479" w14:textId="77777777" w:rsidR="00837265" w:rsidRDefault="00000000">
      <w:pPr>
        <w:spacing w:after="0"/>
        <w:jc w:val="both"/>
        <w:rPr>
          <w:b/>
        </w:rPr>
      </w:pPr>
      <w:r>
        <w:rPr>
          <w:b/>
        </w:rPr>
        <w:t xml:space="preserve">9.10 Mobile Handsets: </w:t>
      </w:r>
    </w:p>
    <w:p w14:paraId="56FED8F0" w14:textId="77777777" w:rsidR="00837265" w:rsidRDefault="00837265">
      <w:pPr>
        <w:spacing w:after="0"/>
        <w:jc w:val="both"/>
      </w:pPr>
    </w:p>
    <w:p w14:paraId="09D54702" w14:textId="77777777" w:rsidR="00837265" w:rsidRDefault="00000000">
      <w:pPr>
        <w:numPr>
          <w:ilvl w:val="0"/>
          <w:numId w:val="18"/>
        </w:numPr>
        <w:spacing w:after="0"/>
        <w:jc w:val="both"/>
      </w:pPr>
      <w:r>
        <w:t>Staff are advised NOT to use personal mobile phones during working hours. Only official mobile phones can be accessed. In case of emergency, you may use the office landline to make calls. Employees who have been allotted lockers need to keep their personal mobile phone in the locker along with other personal belongings that he/she carries. Anyone found using their mobile at the desk can be asked for an explanation failing to which disciplinary action would be taken against the employee.</w:t>
      </w:r>
    </w:p>
    <w:p w14:paraId="5611C6B5" w14:textId="77777777" w:rsidR="00837265" w:rsidRDefault="00000000">
      <w:pPr>
        <w:numPr>
          <w:ilvl w:val="0"/>
          <w:numId w:val="18"/>
        </w:numPr>
        <w:spacing w:after="0"/>
        <w:jc w:val="both"/>
      </w:pPr>
      <w:r>
        <w:t xml:space="preserve">The company will NOT provide new handsets to any new staff. The company will only provide a SIM card to the new </w:t>
      </w:r>
      <w:proofErr w:type="spellStart"/>
      <w:r>
        <w:t>joinees</w:t>
      </w:r>
      <w:proofErr w:type="spellEnd"/>
      <w:r>
        <w:t xml:space="preserve"> (those who are eligible). </w:t>
      </w:r>
    </w:p>
    <w:p w14:paraId="0300E353" w14:textId="77777777" w:rsidR="00837265" w:rsidRDefault="00000000">
      <w:pPr>
        <w:numPr>
          <w:ilvl w:val="0"/>
          <w:numId w:val="18"/>
        </w:numPr>
        <w:spacing w:after="0"/>
        <w:jc w:val="both"/>
      </w:pPr>
      <w:r>
        <w:t xml:space="preserve">Existing staff, who are already using a Company handset (Samsung/Nokia/Blackberry), can continue to use it. In case the handset breaks down for whatever reason, the employees need to service at their own cost; else they can permanently return the handset to the company. No servicing will be done by the company under any circumstances. </w:t>
      </w:r>
    </w:p>
    <w:p w14:paraId="541DAB43" w14:textId="77777777" w:rsidR="00837265" w:rsidRDefault="00000000">
      <w:pPr>
        <w:numPr>
          <w:ilvl w:val="0"/>
          <w:numId w:val="18"/>
        </w:numPr>
        <w:spacing w:after="0"/>
        <w:jc w:val="both"/>
      </w:pPr>
      <w:r>
        <w:t xml:space="preserve">If you have been given Internet Data as a part of your Talk Plan, the objective for the same is to have your </w:t>
      </w:r>
    </w:p>
    <w:p w14:paraId="11400775" w14:textId="77777777" w:rsidR="00837265" w:rsidRDefault="00000000">
      <w:pPr>
        <w:spacing w:after="0"/>
        <w:ind w:left="720"/>
        <w:jc w:val="both"/>
      </w:pPr>
      <w:r>
        <w:t>office email configured in your devices and check your email regularly.</w:t>
      </w:r>
    </w:p>
    <w:p w14:paraId="606ABD03" w14:textId="77777777" w:rsidR="00837265" w:rsidRDefault="00000000">
      <w:pPr>
        <w:numPr>
          <w:ilvl w:val="0"/>
          <w:numId w:val="18"/>
        </w:numPr>
        <w:spacing w:after="0"/>
        <w:jc w:val="both"/>
      </w:pPr>
      <w:r>
        <w:t xml:space="preserve">There will be slab on the usage of mobile phones as follows: </w:t>
      </w:r>
    </w:p>
    <w:p w14:paraId="79E20E0D" w14:textId="77777777" w:rsidR="00837265" w:rsidRDefault="00000000">
      <w:pPr>
        <w:numPr>
          <w:ilvl w:val="0"/>
          <w:numId w:val="18"/>
        </w:numPr>
        <w:spacing w:after="0"/>
        <w:jc w:val="both"/>
      </w:pPr>
      <w:r>
        <w:t xml:space="preserve">If any staff </w:t>
      </w:r>
      <w:r>
        <w:rPr>
          <w:b/>
        </w:rPr>
        <w:t>loses the SIM card or the mobile handset</w:t>
      </w:r>
      <w:r>
        <w:t xml:space="preserve">, then the amounts will be </w:t>
      </w:r>
      <w:r>
        <w:rPr>
          <w:b/>
        </w:rPr>
        <w:t xml:space="preserve">debited </w:t>
      </w:r>
      <w:r>
        <w:t>from their salary.</w:t>
      </w:r>
    </w:p>
    <w:p w14:paraId="7042137D" w14:textId="77777777" w:rsidR="00837265" w:rsidRDefault="00837265">
      <w:pPr>
        <w:spacing w:after="0"/>
        <w:ind w:left="720"/>
        <w:jc w:val="both"/>
      </w:pPr>
    </w:p>
    <w:p w14:paraId="31F28B89" w14:textId="77777777" w:rsidR="00837265" w:rsidRDefault="00000000">
      <w:pPr>
        <w:spacing w:after="280"/>
        <w:jc w:val="center"/>
      </w:pPr>
      <w:r>
        <w:rPr>
          <w:noProof/>
        </w:rPr>
        <w:drawing>
          <wp:inline distT="0" distB="0" distL="114300" distR="114300" wp14:anchorId="7BB1587E" wp14:editId="5D9CDF4C">
            <wp:extent cx="5702300" cy="1092200"/>
            <wp:effectExtent l="0" t="0" r="0" b="0"/>
            <wp:docPr id="20"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4"/>
                    <a:srcRect/>
                    <a:stretch>
                      <a:fillRect/>
                    </a:stretch>
                  </pic:blipFill>
                  <pic:spPr>
                    <a:xfrm>
                      <a:off x="0" y="0"/>
                      <a:ext cx="5702300" cy="1092200"/>
                    </a:xfrm>
                    <a:prstGeom prst="rect">
                      <a:avLst/>
                    </a:prstGeom>
                    <a:ln/>
                  </pic:spPr>
                </pic:pic>
              </a:graphicData>
            </a:graphic>
          </wp:inline>
        </w:drawing>
      </w:r>
    </w:p>
    <w:p w14:paraId="40DFDA9D" w14:textId="77777777" w:rsidR="00837265" w:rsidRDefault="00000000">
      <w:pPr>
        <w:spacing w:after="0"/>
        <w:jc w:val="both"/>
        <w:rPr>
          <w:b/>
        </w:rPr>
      </w:pPr>
      <w:r>
        <w:rPr>
          <w:b/>
        </w:rPr>
        <w:t xml:space="preserve">9.11 Laptop/Data Cards </w:t>
      </w:r>
    </w:p>
    <w:p w14:paraId="66D29CB0" w14:textId="77777777" w:rsidR="00837265" w:rsidRDefault="00837265">
      <w:pPr>
        <w:spacing w:after="0"/>
        <w:jc w:val="both"/>
      </w:pPr>
    </w:p>
    <w:p w14:paraId="38D1FC1B" w14:textId="77777777" w:rsidR="00837265" w:rsidRDefault="00000000">
      <w:pPr>
        <w:numPr>
          <w:ilvl w:val="0"/>
          <w:numId w:val="31"/>
        </w:numPr>
        <w:spacing w:after="0"/>
        <w:jc w:val="both"/>
      </w:pPr>
      <w:r>
        <w:t xml:space="preserve">Eligible employees will be allotted a Laptop and Data card for use. Any such inventory issued to a staff would be at their </w:t>
      </w:r>
      <w:r>
        <w:rPr>
          <w:b/>
        </w:rPr>
        <w:t xml:space="preserve">own responsibility </w:t>
      </w:r>
      <w:r>
        <w:t xml:space="preserve">for a period </w:t>
      </w:r>
      <w:r>
        <w:rPr>
          <w:b/>
        </w:rPr>
        <w:t>of 2 years</w:t>
      </w:r>
      <w:r>
        <w:t xml:space="preserve">. </w:t>
      </w:r>
      <w:r>
        <w:rPr>
          <w:b/>
        </w:rPr>
        <w:t xml:space="preserve">Any cost </w:t>
      </w:r>
      <w:r>
        <w:t xml:space="preserve">arising due to </w:t>
      </w:r>
      <w:r>
        <w:rPr>
          <w:b/>
        </w:rPr>
        <w:t xml:space="preserve">any physical damage </w:t>
      </w:r>
      <w:r>
        <w:t>done to</w:t>
      </w:r>
    </w:p>
    <w:p w14:paraId="6AC16E6C" w14:textId="77777777" w:rsidR="00837265" w:rsidRDefault="00000000">
      <w:pPr>
        <w:spacing w:after="0"/>
        <w:ind w:firstLine="720"/>
        <w:jc w:val="both"/>
      </w:pPr>
      <w:r>
        <w:t xml:space="preserve"> the device would be borne by the respective staff member. </w:t>
      </w:r>
    </w:p>
    <w:p w14:paraId="19B6248A" w14:textId="77777777" w:rsidR="00837265" w:rsidRDefault="00000000">
      <w:pPr>
        <w:numPr>
          <w:ilvl w:val="0"/>
          <w:numId w:val="31"/>
        </w:numPr>
        <w:spacing w:after="0"/>
        <w:jc w:val="both"/>
      </w:pPr>
      <w:r>
        <w:t xml:space="preserve">Employees are </w:t>
      </w:r>
      <w:r>
        <w:rPr>
          <w:b/>
        </w:rPr>
        <w:t xml:space="preserve">not authorized </w:t>
      </w:r>
      <w:r>
        <w:t xml:space="preserve">to install, uninstall, upgrade or do any changes to such devices without prior </w:t>
      </w:r>
    </w:p>
    <w:p w14:paraId="7BA48CE8" w14:textId="77777777" w:rsidR="00837265" w:rsidRDefault="00000000">
      <w:pPr>
        <w:spacing w:after="0"/>
        <w:ind w:left="720"/>
        <w:jc w:val="both"/>
      </w:pPr>
      <w:r>
        <w:t xml:space="preserve">intimation and approval from the IT department. </w:t>
      </w:r>
    </w:p>
    <w:p w14:paraId="72BEAB1F" w14:textId="77777777" w:rsidR="00837265" w:rsidRDefault="00000000">
      <w:pPr>
        <w:numPr>
          <w:ilvl w:val="0"/>
          <w:numId w:val="31"/>
        </w:numPr>
        <w:spacing w:after="0"/>
        <w:jc w:val="both"/>
      </w:pPr>
      <w:r>
        <w:t xml:space="preserve">At the time of delivery of the </w:t>
      </w:r>
      <w:proofErr w:type="gramStart"/>
      <w:r>
        <w:t>Laptop</w:t>
      </w:r>
      <w:proofErr w:type="gramEnd"/>
      <w:r>
        <w:t xml:space="preserve">, the employees need to fill an </w:t>
      </w:r>
      <w:r>
        <w:rPr>
          <w:b/>
        </w:rPr>
        <w:t xml:space="preserve">undertaking form </w:t>
      </w:r>
      <w:r>
        <w:t xml:space="preserve">with the existing </w:t>
      </w:r>
      <w:r>
        <w:rPr>
          <w:b/>
        </w:rPr>
        <w:t xml:space="preserve">valuation </w:t>
      </w:r>
      <w:r>
        <w:t xml:space="preserve">of the Laptop from the IT Dept. Any loss, theft or misuse of such devices will result in debiting your salary. </w:t>
      </w:r>
    </w:p>
    <w:p w14:paraId="17B7B46F" w14:textId="77777777" w:rsidR="00837265" w:rsidRDefault="00000000">
      <w:pPr>
        <w:spacing w:after="0"/>
        <w:jc w:val="center"/>
        <w:rPr>
          <w:b/>
          <w:u w:val="single"/>
        </w:rPr>
      </w:pPr>
      <w:r>
        <w:rPr>
          <w:b/>
          <w:u w:val="single"/>
        </w:rPr>
        <w:t>10. EXIT AND SEPARATION PROCESS</w:t>
      </w:r>
    </w:p>
    <w:p w14:paraId="7D91B6A6" w14:textId="77777777" w:rsidR="00837265" w:rsidRDefault="00837265">
      <w:pPr>
        <w:spacing w:after="0"/>
      </w:pPr>
    </w:p>
    <w:p w14:paraId="5A190493" w14:textId="77777777" w:rsidR="00837265" w:rsidRDefault="00000000">
      <w:pPr>
        <w:spacing w:after="0"/>
      </w:pPr>
      <w:r>
        <w:t>The employee must submit an official communication in the form of a letter or email of his/her intent to resign to the concerned Team Leader/ Reporting Manager for approval with a copy to HR. The clearance process will start upon approval of resignation.</w:t>
      </w:r>
    </w:p>
    <w:p w14:paraId="0CD1686D" w14:textId="77777777" w:rsidR="00837265" w:rsidRDefault="00837265">
      <w:pPr>
        <w:spacing w:after="0"/>
        <w:rPr>
          <w:b/>
        </w:rPr>
      </w:pPr>
    </w:p>
    <w:p w14:paraId="589FDC16" w14:textId="77777777" w:rsidR="00837265" w:rsidRDefault="00000000">
      <w:pPr>
        <w:spacing w:after="0"/>
        <w:rPr>
          <w:b/>
        </w:rPr>
      </w:pPr>
      <w:r>
        <w:rPr>
          <w:b/>
        </w:rPr>
        <w:t>10.1 Notice Period:</w:t>
      </w:r>
    </w:p>
    <w:p w14:paraId="07CB2491" w14:textId="77777777" w:rsidR="00837265" w:rsidRDefault="00000000">
      <w:pPr>
        <w:numPr>
          <w:ilvl w:val="0"/>
          <w:numId w:val="30"/>
        </w:numPr>
        <w:spacing w:after="0"/>
        <w:jc w:val="both"/>
      </w:pPr>
      <w:r>
        <w:t xml:space="preserve">Below is the Notice Period clause, the appointment can be terminated at any time by either party giving </w:t>
      </w:r>
      <w:r>
        <w:rPr>
          <w:b/>
          <w:color w:val="0D0D0D"/>
        </w:rPr>
        <w:t>the</w:t>
      </w:r>
      <w:r>
        <w:rPr>
          <w:b/>
        </w:rPr>
        <w:t xml:space="preserve"> Notice mentioned in the clause</w:t>
      </w:r>
      <w:r>
        <w:t xml:space="preserve"> in writing or payment of salary in lieu thereof would be at the discretion of the Management.</w:t>
      </w:r>
    </w:p>
    <w:p w14:paraId="174689B9" w14:textId="77777777" w:rsidR="00837265" w:rsidRDefault="00837265">
      <w:pPr>
        <w:spacing w:after="0"/>
        <w:ind w:left="720"/>
        <w:jc w:val="center"/>
        <w:rPr>
          <w:rFonts w:ascii="Verdana" w:eastAsia="Verdana" w:hAnsi="Verdana" w:cs="Verdana"/>
          <w:sz w:val="18"/>
          <w:szCs w:val="18"/>
        </w:rPr>
      </w:pPr>
    </w:p>
    <w:tbl>
      <w:tblPr>
        <w:tblStyle w:val="a5"/>
        <w:tblW w:w="8970" w:type="dxa"/>
        <w:tblInd w:w="825" w:type="dxa"/>
        <w:tblBorders>
          <w:top w:val="nil"/>
          <w:left w:val="nil"/>
          <w:bottom w:val="nil"/>
          <w:right w:val="nil"/>
          <w:insideH w:val="nil"/>
          <w:insideV w:val="nil"/>
        </w:tblBorders>
        <w:tblLayout w:type="fixed"/>
        <w:tblLook w:val="0600" w:firstRow="0" w:lastRow="0" w:firstColumn="0" w:lastColumn="0" w:noHBand="1" w:noVBand="1"/>
      </w:tblPr>
      <w:tblGrid>
        <w:gridCol w:w="1170"/>
        <w:gridCol w:w="3345"/>
        <w:gridCol w:w="1695"/>
        <w:gridCol w:w="2760"/>
      </w:tblGrid>
      <w:tr w:rsidR="00837265" w14:paraId="477CE2D7" w14:textId="77777777">
        <w:trPr>
          <w:trHeight w:val="675"/>
        </w:trPr>
        <w:tc>
          <w:tcPr>
            <w:tcW w:w="6210" w:type="dxa"/>
            <w:gridSpan w:val="3"/>
            <w:tcBorders>
              <w:top w:val="single" w:sz="8" w:space="0" w:color="000000"/>
              <w:left w:val="single" w:sz="8" w:space="0" w:color="000000"/>
              <w:bottom w:val="single" w:sz="8" w:space="0" w:color="000000"/>
              <w:right w:val="single" w:sz="8" w:space="0" w:color="000000"/>
            </w:tcBorders>
            <w:shd w:val="clear" w:color="auto" w:fill="A5A5A5"/>
            <w:tcMar>
              <w:top w:w="100" w:type="dxa"/>
              <w:left w:w="100" w:type="dxa"/>
              <w:bottom w:w="100" w:type="dxa"/>
              <w:right w:w="100" w:type="dxa"/>
            </w:tcMar>
          </w:tcPr>
          <w:p w14:paraId="081E36C8" w14:textId="77777777" w:rsidR="00837265" w:rsidRDefault="00000000">
            <w:pPr>
              <w:spacing w:before="240" w:after="0"/>
              <w:ind w:left="140" w:right="140"/>
              <w:jc w:val="center"/>
              <w:rPr>
                <w:rFonts w:ascii="Verdana" w:eastAsia="Verdana" w:hAnsi="Verdana" w:cs="Verdana"/>
                <w:b/>
                <w:sz w:val="18"/>
                <w:szCs w:val="18"/>
              </w:rPr>
            </w:pPr>
            <w:r>
              <w:rPr>
                <w:rFonts w:ascii="Verdana" w:eastAsia="Verdana" w:hAnsi="Verdana" w:cs="Verdana"/>
                <w:b/>
                <w:sz w:val="18"/>
                <w:szCs w:val="18"/>
              </w:rPr>
              <w:t>Notice Period @ Designations / Grades</w:t>
            </w:r>
          </w:p>
        </w:tc>
        <w:tc>
          <w:tcPr>
            <w:tcW w:w="2760" w:type="dxa"/>
            <w:tcBorders>
              <w:top w:val="single" w:sz="8" w:space="0" w:color="000000"/>
              <w:left w:val="nil"/>
              <w:bottom w:val="single" w:sz="8" w:space="0" w:color="000000"/>
              <w:right w:val="single" w:sz="8" w:space="0" w:color="000000"/>
            </w:tcBorders>
            <w:shd w:val="clear" w:color="auto" w:fill="A5A5A5"/>
            <w:tcMar>
              <w:top w:w="100" w:type="dxa"/>
              <w:left w:w="100" w:type="dxa"/>
              <w:bottom w:w="100" w:type="dxa"/>
              <w:right w:w="100" w:type="dxa"/>
            </w:tcMar>
            <w:vAlign w:val="bottom"/>
          </w:tcPr>
          <w:p w14:paraId="0A284F75" w14:textId="77777777" w:rsidR="00837265" w:rsidRDefault="00000000">
            <w:pPr>
              <w:spacing w:before="240" w:after="0"/>
              <w:ind w:left="140" w:right="140"/>
              <w:jc w:val="center"/>
              <w:rPr>
                <w:rFonts w:ascii="Verdana" w:eastAsia="Verdana" w:hAnsi="Verdana" w:cs="Verdana"/>
                <w:b/>
                <w:sz w:val="18"/>
                <w:szCs w:val="18"/>
              </w:rPr>
            </w:pPr>
            <w:r>
              <w:rPr>
                <w:rFonts w:ascii="Verdana" w:eastAsia="Verdana" w:hAnsi="Verdana" w:cs="Verdana"/>
                <w:b/>
                <w:sz w:val="18"/>
                <w:szCs w:val="18"/>
              </w:rPr>
              <w:t>During Probation &amp; Post Confirmation</w:t>
            </w:r>
          </w:p>
        </w:tc>
      </w:tr>
      <w:tr w:rsidR="00837265" w14:paraId="2469309C" w14:textId="77777777">
        <w:trPr>
          <w:trHeight w:val="465"/>
        </w:trPr>
        <w:tc>
          <w:tcPr>
            <w:tcW w:w="1170" w:type="dxa"/>
            <w:tcBorders>
              <w:top w:val="nil"/>
              <w:left w:val="single" w:sz="8" w:space="0" w:color="000000"/>
              <w:bottom w:val="single" w:sz="8" w:space="0" w:color="000000"/>
              <w:right w:val="single" w:sz="8" w:space="0" w:color="000000"/>
            </w:tcBorders>
            <w:shd w:val="clear" w:color="auto" w:fill="DBDBDB"/>
            <w:tcMar>
              <w:top w:w="100" w:type="dxa"/>
              <w:left w:w="100" w:type="dxa"/>
              <w:bottom w:w="100" w:type="dxa"/>
              <w:right w:w="100" w:type="dxa"/>
            </w:tcMar>
          </w:tcPr>
          <w:p w14:paraId="1D1739CF" w14:textId="77777777" w:rsidR="00837265" w:rsidRDefault="00000000">
            <w:pPr>
              <w:spacing w:before="240" w:after="0"/>
              <w:ind w:left="140" w:right="140"/>
              <w:jc w:val="center"/>
              <w:rPr>
                <w:rFonts w:ascii="Verdana" w:eastAsia="Verdana" w:hAnsi="Verdana" w:cs="Verdana"/>
                <w:b/>
                <w:sz w:val="18"/>
                <w:szCs w:val="18"/>
              </w:rPr>
            </w:pPr>
            <w:r>
              <w:rPr>
                <w:rFonts w:ascii="Verdana" w:eastAsia="Verdana" w:hAnsi="Verdana" w:cs="Verdana"/>
                <w:b/>
                <w:sz w:val="18"/>
                <w:szCs w:val="18"/>
              </w:rPr>
              <w:t>Sr. No.</w:t>
            </w:r>
          </w:p>
        </w:tc>
        <w:tc>
          <w:tcPr>
            <w:tcW w:w="3345" w:type="dxa"/>
            <w:tcBorders>
              <w:top w:val="nil"/>
              <w:left w:val="nil"/>
              <w:bottom w:val="single" w:sz="8" w:space="0" w:color="000000"/>
              <w:right w:val="single" w:sz="8" w:space="0" w:color="000000"/>
            </w:tcBorders>
            <w:shd w:val="clear" w:color="auto" w:fill="DBDBDB"/>
            <w:tcMar>
              <w:top w:w="100" w:type="dxa"/>
              <w:left w:w="100" w:type="dxa"/>
              <w:bottom w:w="100" w:type="dxa"/>
              <w:right w:w="100" w:type="dxa"/>
            </w:tcMar>
          </w:tcPr>
          <w:p w14:paraId="1F117CAA" w14:textId="77777777" w:rsidR="00837265" w:rsidRDefault="00000000">
            <w:pPr>
              <w:spacing w:before="240" w:after="0"/>
              <w:ind w:left="140" w:right="140"/>
              <w:jc w:val="center"/>
              <w:rPr>
                <w:rFonts w:ascii="Verdana" w:eastAsia="Verdana" w:hAnsi="Verdana" w:cs="Verdana"/>
                <w:b/>
                <w:sz w:val="18"/>
                <w:szCs w:val="18"/>
              </w:rPr>
            </w:pPr>
            <w:r>
              <w:rPr>
                <w:rFonts w:ascii="Verdana" w:eastAsia="Verdana" w:hAnsi="Verdana" w:cs="Verdana"/>
                <w:b/>
                <w:sz w:val="18"/>
                <w:szCs w:val="18"/>
              </w:rPr>
              <w:t>Designations</w:t>
            </w:r>
          </w:p>
        </w:tc>
        <w:tc>
          <w:tcPr>
            <w:tcW w:w="1695" w:type="dxa"/>
            <w:tcBorders>
              <w:top w:val="nil"/>
              <w:left w:val="nil"/>
              <w:bottom w:val="single" w:sz="8" w:space="0" w:color="000000"/>
              <w:right w:val="single" w:sz="8" w:space="0" w:color="000000"/>
            </w:tcBorders>
            <w:shd w:val="clear" w:color="auto" w:fill="DBDBDB"/>
            <w:tcMar>
              <w:top w:w="100" w:type="dxa"/>
              <w:left w:w="100" w:type="dxa"/>
              <w:bottom w:w="100" w:type="dxa"/>
              <w:right w:w="100" w:type="dxa"/>
            </w:tcMar>
          </w:tcPr>
          <w:p w14:paraId="7CE83DA7" w14:textId="77777777" w:rsidR="00837265" w:rsidRDefault="00000000">
            <w:pPr>
              <w:spacing w:before="240" w:after="0"/>
              <w:ind w:left="140" w:right="140"/>
              <w:jc w:val="center"/>
              <w:rPr>
                <w:rFonts w:ascii="Verdana" w:eastAsia="Verdana" w:hAnsi="Verdana" w:cs="Verdana"/>
                <w:b/>
                <w:sz w:val="18"/>
                <w:szCs w:val="18"/>
              </w:rPr>
            </w:pPr>
            <w:r>
              <w:rPr>
                <w:rFonts w:ascii="Verdana" w:eastAsia="Verdana" w:hAnsi="Verdana" w:cs="Verdana"/>
                <w:b/>
                <w:sz w:val="18"/>
                <w:szCs w:val="18"/>
              </w:rPr>
              <w:t>Grades</w:t>
            </w:r>
          </w:p>
        </w:tc>
        <w:tc>
          <w:tcPr>
            <w:tcW w:w="2760" w:type="dxa"/>
            <w:tcBorders>
              <w:top w:val="nil"/>
              <w:left w:val="nil"/>
              <w:bottom w:val="single" w:sz="8" w:space="0" w:color="000000"/>
              <w:right w:val="single" w:sz="8" w:space="0" w:color="000000"/>
            </w:tcBorders>
            <w:shd w:val="clear" w:color="auto" w:fill="DBDBDB"/>
            <w:tcMar>
              <w:top w:w="100" w:type="dxa"/>
              <w:left w:w="100" w:type="dxa"/>
              <w:bottom w:w="100" w:type="dxa"/>
              <w:right w:w="100" w:type="dxa"/>
            </w:tcMar>
          </w:tcPr>
          <w:p w14:paraId="74921CD6" w14:textId="77777777" w:rsidR="00837265" w:rsidRDefault="00000000">
            <w:pPr>
              <w:spacing w:before="240" w:after="0"/>
              <w:ind w:left="140" w:right="140"/>
              <w:jc w:val="center"/>
              <w:rPr>
                <w:rFonts w:ascii="Verdana" w:eastAsia="Verdana" w:hAnsi="Verdana" w:cs="Verdana"/>
                <w:b/>
                <w:sz w:val="18"/>
                <w:szCs w:val="18"/>
              </w:rPr>
            </w:pPr>
            <w:r>
              <w:rPr>
                <w:rFonts w:ascii="Verdana" w:eastAsia="Verdana" w:hAnsi="Verdana" w:cs="Verdana"/>
                <w:b/>
                <w:sz w:val="18"/>
                <w:szCs w:val="18"/>
              </w:rPr>
              <w:t>Revised Notice Period</w:t>
            </w:r>
          </w:p>
        </w:tc>
      </w:tr>
      <w:tr w:rsidR="00837265" w14:paraId="184A5812" w14:textId="77777777">
        <w:trPr>
          <w:trHeight w:val="540"/>
        </w:trPr>
        <w:tc>
          <w:tcPr>
            <w:tcW w:w="117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27A95AE" w14:textId="77777777" w:rsidR="00837265" w:rsidRDefault="00000000">
            <w:pPr>
              <w:spacing w:before="240" w:after="0"/>
              <w:ind w:left="140" w:right="140"/>
              <w:jc w:val="center"/>
              <w:rPr>
                <w:rFonts w:ascii="Verdana" w:eastAsia="Verdana" w:hAnsi="Verdana" w:cs="Verdana"/>
                <w:sz w:val="18"/>
                <w:szCs w:val="18"/>
              </w:rPr>
            </w:pPr>
            <w:r>
              <w:rPr>
                <w:rFonts w:ascii="Verdana" w:eastAsia="Verdana" w:hAnsi="Verdana" w:cs="Verdana"/>
                <w:sz w:val="18"/>
                <w:szCs w:val="18"/>
              </w:rPr>
              <w:t>1</w:t>
            </w:r>
          </w:p>
        </w:tc>
        <w:tc>
          <w:tcPr>
            <w:tcW w:w="334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63CD1936" w14:textId="77777777" w:rsidR="00837265" w:rsidRDefault="00000000">
            <w:pPr>
              <w:spacing w:before="240" w:after="0"/>
              <w:ind w:left="140" w:right="140"/>
              <w:jc w:val="center"/>
              <w:rPr>
                <w:rFonts w:ascii="Verdana" w:eastAsia="Verdana" w:hAnsi="Verdana" w:cs="Verdana"/>
                <w:sz w:val="18"/>
                <w:szCs w:val="18"/>
              </w:rPr>
            </w:pPr>
            <w:r>
              <w:rPr>
                <w:rFonts w:ascii="Verdana" w:eastAsia="Verdana" w:hAnsi="Verdana" w:cs="Verdana"/>
                <w:sz w:val="18"/>
                <w:szCs w:val="18"/>
              </w:rPr>
              <w:t>CXO -  General Manager</w:t>
            </w:r>
          </w:p>
        </w:tc>
        <w:tc>
          <w:tcPr>
            <w:tcW w:w="169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4E4D2720" w14:textId="77777777" w:rsidR="00837265" w:rsidRDefault="00000000">
            <w:pPr>
              <w:spacing w:before="240" w:after="0"/>
              <w:ind w:left="140" w:right="140"/>
              <w:jc w:val="center"/>
              <w:rPr>
                <w:rFonts w:ascii="Verdana" w:eastAsia="Verdana" w:hAnsi="Verdana" w:cs="Verdana"/>
                <w:sz w:val="18"/>
                <w:szCs w:val="18"/>
              </w:rPr>
            </w:pPr>
            <w:r>
              <w:rPr>
                <w:rFonts w:ascii="Verdana" w:eastAsia="Verdana" w:hAnsi="Verdana" w:cs="Verdana"/>
                <w:sz w:val="18"/>
                <w:szCs w:val="18"/>
              </w:rPr>
              <w:t>G2 - G4/L1</w:t>
            </w:r>
          </w:p>
        </w:tc>
        <w:tc>
          <w:tcPr>
            <w:tcW w:w="276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0E2CFCB" w14:textId="77777777" w:rsidR="00837265" w:rsidRDefault="00000000">
            <w:pPr>
              <w:spacing w:before="240" w:after="0"/>
              <w:ind w:left="140" w:right="140"/>
              <w:jc w:val="center"/>
              <w:rPr>
                <w:rFonts w:ascii="Verdana" w:eastAsia="Verdana" w:hAnsi="Verdana" w:cs="Verdana"/>
                <w:sz w:val="18"/>
                <w:szCs w:val="18"/>
              </w:rPr>
            </w:pPr>
            <w:r>
              <w:rPr>
                <w:rFonts w:ascii="Verdana" w:eastAsia="Verdana" w:hAnsi="Verdana" w:cs="Verdana"/>
                <w:sz w:val="18"/>
                <w:szCs w:val="18"/>
              </w:rPr>
              <w:t>90</w:t>
            </w:r>
          </w:p>
        </w:tc>
      </w:tr>
      <w:tr w:rsidR="00837265" w14:paraId="5036874E" w14:textId="77777777">
        <w:trPr>
          <w:trHeight w:val="930"/>
        </w:trPr>
        <w:tc>
          <w:tcPr>
            <w:tcW w:w="117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7215C4A" w14:textId="77777777" w:rsidR="00837265" w:rsidRDefault="00000000">
            <w:pPr>
              <w:spacing w:before="240" w:after="0"/>
              <w:ind w:left="140" w:right="140"/>
              <w:jc w:val="center"/>
              <w:rPr>
                <w:rFonts w:ascii="Verdana" w:eastAsia="Verdana" w:hAnsi="Verdana" w:cs="Verdana"/>
                <w:sz w:val="18"/>
                <w:szCs w:val="18"/>
              </w:rPr>
            </w:pPr>
            <w:r>
              <w:rPr>
                <w:rFonts w:ascii="Verdana" w:eastAsia="Verdana" w:hAnsi="Verdana" w:cs="Verdana"/>
                <w:sz w:val="18"/>
                <w:szCs w:val="18"/>
              </w:rPr>
              <w:t>2</w:t>
            </w:r>
          </w:p>
          <w:p w14:paraId="55DE7F9A" w14:textId="77777777" w:rsidR="00837265" w:rsidRDefault="00837265">
            <w:pPr>
              <w:spacing w:before="240" w:after="0"/>
              <w:ind w:left="140" w:right="140"/>
              <w:jc w:val="center"/>
              <w:rPr>
                <w:rFonts w:ascii="Verdana" w:eastAsia="Verdana" w:hAnsi="Verdana" w:cs="Verdana"/>
                <w:sz w:val="18"/>
                <w:szCs w:val="18"/>
              </w:rPr>
            </w:pPr>
          </w:p>
        </w:tc>
        <w:tc>
          <w:tcPr>
            <w:tcW w:w="334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3D20ACA" w14:textId="77777777" w:rsidR="00837265" w:rsidRDefault="00000000">
            <w:pPr>
              <w:spacing w:before="240" w:after="0"/>
              <w:ind w:left="140" w:right="140"/>
              <w:jc w:val="center"/>
              <w:rPr>
                <w:rFonts w:ascii="Verdana" w:eastAsia="Verdana" w:hAnsi="Verdana" w:cs="Verdana"/>
                <w:sz w:val="18"/>
                <w:szCs w:val="18"/>
              </w:rPr>
            </w:pPr>
            <w:r>
              <w:rPr>
                <w:rFonts w:ascii="Verdana" w:eastAsia="Verdana" w:hAnsi="Verdana" w:cs="Verdana"/>
                <w:sz w:val="18"/>
                <w:szCs w:val="18"/>
              </w:rPr>
              <w:t>Deputy General Manager - Manager</w:t>
            </w:r>
          </w:p>
        </w:tc>
        <w:tc>
          <w:tcPr>
            <w:tcW w:w="169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3BF4CB0A" w14:textId="77777777" w:rsidR="00837265" w:rsidRDefault="00000000">
            <w:pPr>
              <w:spacing w:before="240" w:after="0"/>
              <w:ind w:left="140" w:right="140"/>
              <w:jc w:val="center"/>
              <w:rPr>
                <w:rFonts w:ascii="Verdana" w:eastAsia="Verdana" w:hAnsi="Verdana" w:cs="Verdana"/>
                <w:sz w:val="18"/>
                <w:szCs w:val="18"/>
              </w:rPr>
            </w:pPr>
            <w:r>
              <w:rPr>
                <w:rFonts w:ascii="Verdana" w:eastAsia="Verdana" w:hAnsi="Verdana" w:cs="Verdana"/>
                <w:sz w:val="18"/>
                <w:szCs w:val="18"/>
              </w:rPr>
              <w:t>G4/L2 - G6/L1</w:t>
            </w:r>
          </w:p>
        </w:tc>
        <w:tc>
          <w:tcPr>
            <w:tcW w:w="276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391E0870" w14:textId="77777777" w:rsidR="00837265" w:rsidRDefault="00000000">
            <w:pPr>
              <w:spacing w:before="240" w:after="0"/>
              <w:ind w:left="140" w:right="140"/>
              <w:jc w:val="center"/>
              <w:rPr>
                <w:rFonts w:ascii="Verdana" w:eastAsia="Verdana" w:hAnsi="Verdana" w:cs="Verdana"/>
                <w:sz w:val="18"/>
                <w:szCs w:val="18"/>
              </w:rPr>
            </w:pPr>
            <w:r>
              <w:rPr>
                <w:rFonts w:ascii="Verdana" w:eastAsia="Verdana" w:hAnsi="Verdana" w:cs="Verdana"/>
                <w:sz w:val="18"/>
                <w:szCs w:val="18"/>
              </w:rPr>
              <w:t>60</w:t>
            </w:r>
          </w:p>
        </w:tc>
      </w:tr>
      <w:tr w:rsidR="00837265" w14:paraId="732A1B01" w14:textId="77777777">
        <w:trPr>
          <w:trHeight w:val="795"/>
        </w:trPr>
        <w:tc>
          <w:tcPr>
            <w:tcW w:w="117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6F19446" w14:textId="77777777" w:rsidR="00837265" w:rsidRDefault="00000000">
            <w:pPr>
              <w:spacing w:before="240" w:after="0"/>
              <w:ind w:left="140" w:right="140"/>
              <w:jc w:val="center"/>
              <w:rPr>
                <w:rFonts w:ascii="Verdana" w:eastAsia="Verdana" w:hAnsi="Verdana" w:cs="Verdana"/>
                <w:sz w:val="18"/>
                <w:szCs w:val="18"/>
              </w:rPr>
            </w:pPr>
            <w:r>
              <w:rPr>
                <w:rFonts w:ascii="Verdana" w:eastAsia="Verdana" w:hAnsi="Verdana" w:cs="Verdana"/>
                <w:sz w:val="18"/>
                <w:szCs w:val="18"/>
              </w:rPr>
              <w:t>3</w:t>
            </w:r>
          </w:p>
        </w:tc>
        <w:tc>
          <w:tcPr>
            <w:tcW w:w="334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CD23293" w14:textId="77777777" w:rsidR="00837265" w:rsidRDefault="00000000">
            <w:pPr>
              <w:spacing w:before="240" w:after="0"/>
              <w:ind w:left="140" w:right="140"/>
              <w:jc w:val="center"/>
              <w:rPr>
                <w:rFonts w:ascii="Verdana" w:eastAsia="Verdana" w:hAnsi="Verdana" w:cs="Verdana"/>
                <w:sz w:val="18"/>
                <w:szCs w:val="18"/>
              </w:rPr>
            </w:pPr>
            <w:r>
              <w:rPr>
                <w:rFonts w:ascii="Verdana" w:eastAsia="Verdana" w:hAnsi="Verdana" w:cs="Verdana"/>
                <w:sz w:val="18"/>
                <w:szCs w:val="18"/>
              </w:rPr>
              <w:t>Deputy Manager &amp; Below (till Office / Admin Assistant)</w:t>
            </w:r>
          </w:p>
        </w:tc>
        <w:tc>
          <w:tcPr>
            <w:tcW w:w="169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76EAEF84" w14:textId="77777777" w:rsidR="00837265" w:rsidRDefault="00000000">
            <w:pPr>
              <w:spacing w:before="240" w:after="0"/>
              <w:ind w:left="140" w:right="140"/>
              <w:jc w:val="center"/>
              <w:rPr>
                <w:rFonts w:ascii="Verdana" w:eastAsia="Verdana" w:hAnsi="Verdana" w:cs="Verdana"/>
                <w:sz w:val="18"/>
                <w:szCs w:val="18"/>
              </w:rPr>
            </w:pPr>
            <w:r>
              <w:rPr>
                <w:rFonts w:ascii="Verdana" w:eastAsia="Verdana" w:hAnsi="Verdana" w:cs="Verdana"/>
                <w:sz w:val="18"/>
                <w:szCs w:val="18"/>
              </w:rPr>
              <w:t>G6/L2 - G10</w:t>
            </w:r>
          </w:p>
        </w:tc>
        <w:tc>
          <w:tcPr>
            <w:tcW w:w="276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DF38B0C" w14:textId="77777777" w:rsidR="00837265" w:rsidRDefault="00000000">
            <w:pPr>
              <w:spacing w:before="240" w:after="0"/>
              <w:ind w:left="140" w:right="140"/>
              <w:jc w:val="center"/>
              <w:rPr>
                <w:rFonts w:ascii="Verdana" w:eastAsia="Verdana" w:hAnsi="Verdana" w:cs="Verdana"/>
                <w:sz w:val="18"/>
                <w:szCs w:val="18"/>
              </w:rPr>
            </w:pPr>
            <w:r>
              <w:rPr>
                <w:rFonts w:ascii="Verdana" w:eastAsia="Verdana" w:hAnsi="Verdana" w:cs="Verdana"/>
                <w:sz w:val="18"/>
                <w:szCs w:val="18"/>
              </w:rPr>
              <w:t>30</w:t>
            </w:r>
          </w:p>
        </w:tc>
      </w:tr>
    </w:tbl>
    <w:p w14:paraId="315AF8CA" w14:textId="77777777" w:rsidR="00837265" w:rsidRDefault="00837265">
      <w:pPr>
        <w:spacing w:after="0"/>
        <w:ind w:left="720"/>
        <w:jc w:val="both"/>
      </w:pPr>
    </w:p>
    <w:p w14:paraId="0A0727F1" w14:textId="77777777" w:rsidR="00837265" w:rsidRDefault="00000000">
      <w:pPr>
        <w:numPr>
          <w:ilvl w:val="0"/>
          <w:numId w:val="30"/>
        </w:numPr>
        <w:spacing w:after="0"/>
        <w:jc w:val="both"/>
      </w:pPr>
      <w:r>
        <w:t>Software and Designing team post confirmation has to serve a notice period of</w:t>
      </w:r>
      <w:r>
        <w:rPr>
          <w:b/>
        </w:rPr>
        <w:t xml:space="preserve"> 90 days and 30 days </w:t>
      </w:r>
      <w:r>
        <w:t>during probation</w:t>
      </w:r>
      <w:r>
        <w:rPr>
          <w:b/>
        </w:rPr>
        <w:t>.</w:t>
      </w:r>
      <w:r>
        <w:t xml:space="preserve"> Payment in lieu of </w:t>
      </w:r>
      <w:proofErr w:type="gramStart"/>
      <w:r>
        <w:t>notice</w:t>
      </w:r>
      <w:proofErr w:type="gramEnd"/>
      <w:r>
        <w:t xml:space="preserve"> period would be at the discretion of the Management.</w:t>
      </w:r>
    </w:p>
    <w:p w14:paraId="4F93F1C3" w14:textId="77777777" w:rsidR="00837265" w:rsidRDefault="00837265">
      <w:pPr>
        <w:spacing w:after="0"/>
        <w:jc w:val="both"/>
      </w:pPr>
    </w:p>
    <w:p w14:paraId="79AE9BEE" w14:textId="77777777" w:rsidR="00837265" w:rsidRDefault="00000000">
      <w:pPr>
        <w:spacing w:after="0"/>
        <w:jc w:val="both"/>
        <w:rPr>
          <w:b/>
        </w:rPr>
      </w:pPr>
      <w:r>
        <w:rPr>
          <w:b/>
        </w:rPr>
        <w:t>10.2 Procedure:</w:t>
      </w:r>
    </w:p>
    <w:p w14:paraId="3AA0EE5A" w14:textId="77777777" w:rsidR="00837265" w:rsidRDefault="00000000">
      <w:pPr>
        <w:numPr>
          <w:ilvl w:val="0"/>
          <w:numId w:val="11"/>
        </w:numPr>
        <w:spacing w:after="0"/>
        <w:jc w:val="both"/>
      </w:pPr>
      <w:r>
        <w:t xml:space="preserve">Employees resigning need to mail their </w:t>
      </w:r>
      <w:proofErr w:type="gramStart"/>
      <w:r>
        <w:t>Managers</w:t>
      </w:r>
      <w:proofErr w:type="gramEnd"/>
      <w:r>
        <w:t xml:space="preserve"> about their decision of resignation. </w:t>
      </w:r>
    </w:p>
    <w:p w14:paraId="4AE4B3F5" w14:textId="77777777" w:rsidR="00837265" w:rsidRDefault="00000000">
      <w:pPr>
        <w:numPr>
          <w:ilvl w:val="0"/>
          <w:numId w:val="11"/>
        </w:numPr>
        <w:spacing w:after="0"/>
        <w:jc w:val="both"/>
      </w:pPr>
      <w:r>
        <w:t>Post resignation of the employee, the reporting manager would inform HR along with the final relieving date.</w:t>
      </w:r>
    </w:p>
    <w:p w14:paraId="42D89FDC" w14:textId="77777777" w:rsidR="00837265" w:rsidRDefault="00000000">
      <w:pPr>
        <w:numPr>
          <w:ilvl w:val="0"/>
          <w:numId w:val="11"/>
        </w:numPr>
        <w:spacing w:after="0"/>
        <w:jc w:val="both"/>
      </w:pPr>
      <w:r>
        <w:t>The employee has to fill in the clearance form which is available in the employee portal. Lack of submission will lead to delay and/or stoppage on processing the settlement</w:t>
      </w:r>
      <w:r>
        <w:rPr>
          <w:b/>
        </w:rPr>
        <w:t>.</w:t>
      </w:r>
    </w:p>
    <w:p w14:paraId="0B799D4E" w14:textId="77777777" w:rsidR="00837265" w:rsidRDefault="00000000">
      <w:pPr>
        <w:numPr>
          <w:ilvl w:val="0"/>
          <w:numId w:val="11"/>
        </w:numPr>
        <w:spacing w:after="0"/>
        <w:jc w:val="both"/>
      </w:pPr>
      <w:r>
        <w:t xml:space="preserve">In case of resignation; the salary would be put on hold for the month on which the resignation is applied. </w:t>
      </w:r>
      <w:proofErr w:type="gramStart"/>
      <w:r>
        <w:t>Also</w:t>
      </w:r>
      <w:proofErr w:type="gramEnd"/>
      <w:r>
        <w:t xml:space="preserve"> additional days of PLs will be deducted from his/her Full &amp; Final Settlement. At the same time if there is any surplus leave balance; then the same cannot be </w:t>
      </w:r>
      <w:proofErr w:type="spellStart"/>
      <w:r>
        <w:t>encashed</w:t>
      </w:r>
      <w:proofErr w:type="spellEnd"/>
      <w:r>
        <w:t xml:space="preserve"> during Full &amp; Final Settlement. </w:t>
      </w:r>
    </w:p>
    <w:p w14:paraId="53947FC5" w14:textId="77777777" w:rsidR="00837265" w:rsidRDefault="00000000">
      <w:pPr>
        <w:numPr>
          <w:ilvl w:val="0"/>
          <w:numId w:val="11"/>
        </w:numPr>
        <w:spacing w:after="0"/>
        <w:jc w:val="both"/>
      </w:pPr>
      <w:r>
        <w:t>Any leaves availed by staff during the Notice Period would be considered as leave without pay and balance leaves cannot be adjusted against the Notice Period.</w:t>
      </w:r>
    </w:p>
    <w:p w14:paraId="02F67885" w14:textId="77777777" w:rsidR="00837265" w:rsidRDefault="00000000">
      <w:pPr>
        <w:numPr>
          <w:ilvl w:val="0"/>
          <w:numId w:val="11"/>
        </w:numPr>
        <w:spacing w:after="0"/>
        <w:jc w:val="both"/>
      </w:pPr>
      <w:r>
        <w:t xml:space="preserve">Payroll will process the full &amp; final settlement within 45 days from the date of leaving. Staff error /dues would be deducted from the employee’s salary at the time of disbursing full &amp; final settlement. </w:t>
      </w:r>
    </w:p>
    <w:p w14:paraId="447A3286" w14:textId="77777777" w:rsidR="00837265" w:rsidRDefault="00000000">
      <w:pPr>
        <w:numPr>
          <w:ilvl w:val="0"/>
          <w:numId w:val="11"/>
        </w:numPr>
        <w:spacing w:after="0"/>
        <w:jc w:val="both"/>
      </w:pPr>
      <w:r>
        <w:t>For any waiver of the service of notice period or adjustment of the same by reducing against payment of notice period shortfall, an approval from the Vertical Head and HR Head would be required.</w:t>
      </w:r>
    </w:p>
    <w:p w14:paraId="1EF11EF8" w14:textId="77777777" w:rsidR="00837265" w:rsidRDefault="00000000">
      <w:pPr>
        <w:numPr>
          <w:ilvl w:val="0"/>
          <w:numId w:val="11"/>
        </w:numPr>
        <w:spacing w:after="0"/>
        <w:jc w:val="both"/>
      </w:pPr>
      <w:r>
        <w:t>A relieving letter will be issued to the employee only after the Full and Final is completed. Whereas we would not be issuing relieving cum experience Letters to employees who are resigning and are still under probation. Similarly, any employee who is terminated would not be issued an experience cum relieving letter even on demand.</w:t>
      </w:r>
    </w:p>
    <w:p w14:paraId="233DC3DF" w14:textId="77777777" w:rsidR="00837265" w:rsidRDefault="00000000">
      <w:pPr>
        <w:numPr>
          <w:ilvl w:val="0"/>
          <w:numId w:val="11"/>
        </w:numPr>
        <w:spacing w:after="0"/>
        <w:jc w:val="both"/>
      </w:pPr>
      <w:r>
        <w:t>Gratuity would not be released for staff who do not complete their notice period/exit formalities.</w:t>
      </w:r>
    </w:p>
    <w:p w14:paraId="13900932" w14:textId="77777777" w:rsidR="00837265" w:rsidRDefault="00000000">
      <w:pPr>
        <w:spacing w:after="0"/>
        <w:jc w:val="both"/>
      </w:pPr>
      <w:r>
        <w:rPr>
          <w:b/>
        </w:rPr>
        <w:t>10.3 ​Retirement Policy: ​</w:t>
      </w:r>
    </w:p>
    <w:p w14:paraId="17BD8C12" w14:textId="77777777" w:rsidR="00837265" w:rsidRDefault="00000000">
      <w:pPr>
        <w:spacing w:after="0"/>
        <w:jc w:val="both"/>
      </w:pPr>
      <w:r>
        <w:t xml:space="preserve">As per rules of the Company, the ​ retirement age is 60 years. On account of </w:t>
      </w:r>
      <w:proofErr w:type="gramStart"/>
      <w:r>
        <w:t>superannuation</w:t>
      </w:r>
      <w:proofErr w:type="gramEnd"/>
      <w:r>
        <w:t xml:space="preserve"> he/she shall be eligible </w:t>
      </w:r>
      <w:r>
        <w:lastRenderedPageBreak/>
        <w:t xml:space="preserve">for all the​ ​benefits/funds/payments as applicable under law. ​ ​​If the Company recognizes the need to retain certain </w:t>
      </w:r>
    </w:p>
    <w:p w14:paraId="5DB35E43" w14:textId="77777777" w:rsidR="00837265" w:rsidRDefault="00000000">
      <w:pPr>
        <w:spacing w:after="0"/>
        <w:jc w:val="both"/>
      </w:pPr>
      <w:r>
        <w:t>exceptional, highly skilled and productive staff beyond the normal age of retirement it may do so for a period of up to Five years. ​</w:t>
      </w:r>
    </w:p>
    <w:p w14:paraId="4534145E" w14:textId="77777777" w:rsidR="00837265" w:rsidRDefault="00837265">
      <w:pPr>
        <w:spacing w:after="0"/>
        <w:jc w:val="both"/>
      </w:pPr>
    </w:p>
    <w:p w14:paraId="79FE46CB" w14:textId="77777777" w:rsidR="00837265" w:rsidRDefault="00000000">
      <w:pPr>
        <w:spacing w:after="0" w:line="218" w:lineRule="auto"/>
        <w:jc w:val="both"/>
        <w:rPr>
          <w:b/>
        </w:rPr>
      </w:pPr>
      <w:r>
        <w:rPr>
          <w:b/>
        </w:rPr>
        <w:t>Amendment*</w:t>
      </w:r>
    </w:p>
    <w:p w14:paraId="2AEEC21F" w14:textId="77777777" w:rsidR="00837265" w:rsidRDefault="00000000">
      <w:pPr>
        <w:spacing w:after="0"/>
        <w:jc w:val="both"/>
        <w:rPr>
          <w:b/>
          <w:u w:val="single"/>
        </w:rPr>
      </w:pPr>
      <w:r>
        <w:rPr>
          <w:b/>
          <w:highlight w:val="white"/>
          <w:u w:val="single"/>
        </w:rPr>
        <w:t>The management has the right to make changes to the above policy in future for whatsoever reasons. However, any changes or amendments in the policy would be communicated to all employees.</w:t>
      </w:r>
    </w:p>
    <w:p w14:paraId="2499FA27" w14:textId="77777777" w:rsidR="00837265" w:rsidRDefault="00837265">
      <w:pPr>
        <w:spacing w:after="0"/>
        <w:rPr>
          <w:b/>
          <w:u w:val="single"/>
        </w:rPr>
      </w:pPr>
    </w:p>
    <w:p w14:paraId="421E6A4F" w14:textId="77777777" w:rsidR="00837265" w:rsidRDefault="00000000">
      <w:pPr>
        <w:spacing w:after="0"/>
        <w:jc w:val="center"/>
        <w:rPr>
          <w:u w:val="single"/>
        </w:rPr>
      </w:pPr>
      <w:r>
        <w:rPr>
          <w:b/>
          <w:u w:val="single"/>
        </w:rPr>
        <w:t>11. HR CONTACT DETAILS</w:t>
      </w:r>
    </w:p>
    <w:p w14:paraId="23E11EC2" w14:textId="77777777" w:rsidR="00837265" w:rsidRDefault="00837265">
      <w:pPr>
        <w:spacing w:after="0"/>
      </w:pPr>
    </w:p>
    <w:p w14:paraId="0E65CBF3" w14:textId="77777777" w:rsidR="00837265" w:rsidRDefault="00000000">
      <w:pPr>
        <w:spacing w:after="0"/>
      </w:pPr>
      <w:r>
        <w:rPr>
          <w:b/>
          <w:i/>
        </w:rPr>
        <w:t xml:space="preserve">Please feel free to reach us anytime for any ambiguities. </w:t>
      </w:r>
    </w:p>
    <w:p w14:paraId="724DEA16" w14:textId="77777777" w:rsidR="00837265" w:rsidRDefault="00837265">
      <w:pPr>
        <w:spacing w:after="0"/>
      </w:pPr>
    </w:p>
    <w:tbl>
      <w:tblPr>
        <w:tblStyle w:val="a6"/>
        <w:tblW w:w="8055" w:type="dxa"/>
        <w:tblInd w:w="762" w:type="dxa"/>
        <w:tblLayout w:type="fixed"/>
        <w:tblLook w:val="0000" w:firstRow="0" w:lastRow="0" w:firstColumn="0" w:lastColumn="0" w:noHBand="0" w:noVBand="0"/>
        <w:tblPrChange w:id="3196" w:author="Kush Khalasi" w:date="2025-06-02T18:51:00Z" w16du:dateUtc="2025-06-02T13:21:00Z">
          <w:tblPr>
            <w:tblStyle w:val="a6"/>
            <w:tblW w:w="8055" w:type="dxa"/>
            <w:tblInd w:w="762" w:type="dxa"/>
            <w:tblLayout w:type="fixed"/>
            <w:tblLook w:val="0000" w:firstRow="0" w:lastRow="0" w:firstColumn="0" w:lastColumn="0" w:noHBand="0" w:noVBand="0"/>
          </w:tblPr>
        </w:tblPrChange>
      </w:tblPr>
      <w:tblGrid>
        <w:gridCol w:w="3990"/>
        <w:gridCol w:w="4065"/>
        <w:tblGridChange w:id="3197">
          <w:tblGrid>
            <w:gridCol w:w="3990"/>
            <w:gridCol w:w="4065"/>
          </w:tblGrid>
        </w:tblGridChange>
      </w:tblGrid>
      <w:tr w:rsidR="00837265" w14:paraId="36E5FDF3" w14:textId="77777777" w:rsidTr="00492CBD">
        <w:trPr>
          <w:trHeight w:val="389"/>
          <w:trPrChange w:id="3198" w:author="Kush Khalasi" w:date="2025-06-02T18:51:00Z" w16du:dateUtc="2025-06-02T13:21:00Z">
            <w:trPr>
              <w:trHeight w:val="500"/>
            </w:trPr>
          </w:trPrChange>
        </w:trPr>
        <w:tc>
          <w:tcPr>
            <w:tcW w:w="8055" w:type="dxa"/>
            <w:gridSpan w:val="2"/>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Change w:id="3199" w:author="Kush Khalasi" w:date="2025-06-02T18:51:00Z" w16du:dateUtc="2025-06-02T13:21:00Z">
              <w:tcPr>
                <w:tcW w:w="8055" w:type="dxa"/>
                <w:gridSpan w:val="2"/>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tcPrChange>
          </w:tcPr>
          <w:p w14:paraId="321A52C4" w14:textId="77777777" w:rsidR="00837265" w:rsidRDefault="00000000" w:rsidP="00492CBD">
            <w:pPr>
              <w:jc w:val="center"/>
            </w:pPr>
            <w:r>
              <w:rPr>
                <w:b/>
              </w:rPr>
              <w:t>Corporate Office Team</w:t>
            </w:r>
          </w:p>
        </w:tc>
      </w:tr>
      <w:tr w:rsidR="00837265" w14:paraId="722CEEF1" w14:textId="77777777" w:rsidTr="00492CBD">
        <w:trPr>
          <w:trHeight w:val="335"/>
          <w:trPrChange w:id="3200" w:author="Kush Khalasi" w:date="2025-06-02T18:51:00Z" w16du:dateUtc="2025-06-02T13:21:00Z">
            <w:trPr>
              <w:trHeight w:val="500"/>
            </w:trPr>
          </w:trPrChange>
        </w:trPr>
        <w:tc>
          <w:tcPr>
            <w:tcW w:w="8055" w:type="dxa"/>
            <w:gridSpan w:val="2"/>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Change w:id="3201" w:author="Kush Khalasi" w:date="2025-06-02T18:51:00Z" w16du:dateUtc="2025-06-02T13:21:00Z">
              <w:tcPr>
                <w:tcW w:w="8055" w:type="dxa"/>
                <w:gridSpan w:val="2"/>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tcPrChange>
          </w:tcPr>
          <w:p w14:paraId="304C1777" w14:textId="77777777" w:rsidR="00837265" w:rsidRDefault="00000000">
            <w:pPr>
              <w:jc w:val="center"/>
            </w:pPr>
            <w:r>
              <w:t>Mr. Manoj Samuel (Director - HR) -  9833184686</w:t>
            </w:r>
          </w:p>
        </w:tc>
      </w:tr>
      <w:tr w:rsidR="00837265" w14:paraId="297D0297" w14:textId="77777777" w:rsidTr="00492CBD">
        <w:trPr>
          <w:trHeight w:val="326"/>
          <w:trPrChange w:id="3202" w:author="Kush Khalasi" w:date="2025-06-02T18:51:00Z" w16du:dateUtc="2025-06-02T13:21:00Z">
            <w:trPr>
              <w:trHeight w:val="500"/>
            </w:trPr>
          </w:trPrChange>
        </w:trPr>
        <w:tc>
          <w:tcPr>
            <w:tcW w:w="8055" w:type="dxa"/>
            <w:gridSpan w:val="2"/>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Change w:id="3203" w:author="Kush Khalasi" w:date="2025-06-02T18:51:00Z" w16du:dateUtc="2025-06-02T13:21:00Z">
              <w:tcPr>
                <w:tcW w:w="8055" w:type="dxa"/>
                <w:gridSpan w:val="2"/>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tcPrChange>
          </w:tcPr>
          <w:p w14:paraId="40D79507" w14:textId="77777777" w:rsidR="00837265" w:rsidRDefault="00000000">
            <w:pPr>
              <w:jc w:val="center"/>
            </w:pPr>
            <w:r>
              <w:t>Ms. Deepti Gupta (HR Head) - 8976737492</w:t>
            </w:r>
          </w:p>
        </w:tc>
      </w:tr>
      <w:tr w:rsidR="00837265" w14:paraId="2E14E38A" w14:textId="77777777" w:rsidTr="00492CBD">
        <w:trPr>
          <w:trHeight w:val="407"/>
          <w:trPrChange w:id="3204" w:author="Kush Khalasi" w:date="2025-06-02T18:51:00Z" w16du:dateUtc="2025-06-02T13:21:00Z">
            <w:trPr>
              <w:trHeight w:val="460"/>
            </w:trPr>
          </w:trPrChange>
        </w:trPr>
        <w:tc>
          <w:tcPr>
            <w:tcW w:w="399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Change w:id="3205" w:author="Kush Khalasi" w:date="2025-06-02T18:51:00Z" w16du:dateUtc="2025-06-02T13:21:00Z">
              <w:tcPr>
                <w:tcW w:w="399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tcPrChange>
          </w:tcPr>
          <w:p w14:paraId="3BD9148D" w14:textId="77777777" w:rsidR="00837265" w:rsidRDefault="00000000">
            <w:pPr>
              <w:jc w:val="center"/>
            </w:pPr>
            <w:r>
              <w:t>Ms. Grishma Rege - 8657430373</w:t>
            </w:r>
          </w:p>
        </w:tc>
        <w:tc>
          <w:tcPr>
            <w:tcW w:w="406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Change w:id="3206" w:author="Kush Khalasi" w:date="2025-06-02T18:51:00Z" w16du:dateUtc="2025-06-02T13:21:00Z">
              <w:tcPr>
                <w:tcW w:w="406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tcPrChange>
          </w:tcPr>
          <w:p w14:paraId="11F639D2" w14:textId="77777777" w:rsidR="00837265" w:rsidRDefault="00000000">
            <w:pPr>
              <w:jc w:val="center"/>
            </w:pPr>
            <w:r>
              <w:t>Ms. Megha Gohil - 8657034753</w:t>
            </w:r>
          </w:p>
        </w:tc>
      </w:tr>
      <w:tr w:rsidR="00837265" w14:paraId="77C25714" w14:textId="77777777" w:rsidTr="00492CBD">
        <w:trPr>
          <w:trHeight w:val="254"/>
          <w:trPrChange w:id="3207" w:author="Kush Khalasi" w:date="2025-06-02T18:51:00Z" w16du:dateUtc="2025-06-02T13:21:00Z">
            <w:trPr>
              <w:trHeight w:val="460"/>
            </w:trPr>
          </w:trPrChange>
        </w:trPr>
        <w:tc>
          <w:tcPr>
            <w:tcW w:w="399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Change w:id="3208" w:author="Kush Khalasi" w:date="2025-06-02T18:51:00Z" w16du:dateUtc="2025-06-02T13:21:00Z">
              <w:tcPr>
                <w:tcW w:w="399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tcPrChange>
          </w:tcPr>
          <w:p w14:paraId="7269EC16" w14:textId="77777777" w:rsidR="00837265" w:rsidRDefault="00000000">
            <w:pPr>
              <w:jc w:val="center"/>
            </w:pPr>
            <w:r>
              <w:t>Ms. Kalpita Desai - 8657034755</w:t>
            </w:r>
          </w:p>
        </w:tc>
        <w:tc>
          <w:tcPr>
            <w:tcW w:w="406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Change w:id="3209" w:author="Kush Khalasi" w:date="2025-06-02T18:51:00Z" w16du:dateUtc="2025-06-02T13:21:00Z">
              <w:tcPr>
                <w:tcW w:w="406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tcPrChange>
          </w:tcPr>
          <w:p w14:paraId="649308B8" w14:textId="77777777" w:rsidR="00837265" w:rsidRDefault="00000000">
            <w:pPr>
              <w:jc w:val="center"/>
            </w:pPr>
            <w:r>
              <w:t>Mr. Phanindra Vengari - 7506615848</w:t>
            </w:r>
          </w:p>
        </w:tc>
      </w:tr>
      <w:tr w:rsidR="00837265" w14:paraId="68EE6152" w14:textId="77777777" w:rsidTr="00492CBD">
        <w:trPr>
          <w:trHeight w:val="128"/>
          <w:trPrChange w:id="3210" w:author="Kush Khalasi" w:date="2025-06-02T18:51:00Z" w16du:dateUtc="2025-06-02T13:21:00Z">
            <w:trPr>
              <w:trHeight w:val="440"/>
            </w:trPr>
          </w:trPrChange>
        </w:trPr>
        <w:tc>
          <w:tcPr>
            <w:tcW w:w="399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Change w:id="3211" w:author="Kush Khalasi" w:date="2025-06-02T18:51:00Z" w16du:dateUtc="2025-06-02T13:21:00Z">
              <w:tcPr>
                <w:tcW w:w="399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tcPrChange>
          </w:tcPr>
          <w:p w14:paraId="75938B1B" w14:textId="77777777" w:rsidR="00837265" w:rsidRDefault="00000000">
            <w:pPr>
              <w:jc w:val="center"/>
              <w:rPr>
                <w:b/>
              </w:rPr>
            </w:pPr>
            <w:r>
              <w:rPr>
                <w:b/>
              </w:rPr>
              <w:t>South</w:t>
            </w:r>
            <w:r>
              <w:t xml:space="preserve"> </w:t>
            </w:r>
            <w:r>
              <w:rPr>
                <w:b/>
              </w:rPr>
              <w:t>Zone</w:t>
            </w:r>
          </w:p>
        </w:tc>
        <w:tc>
          <w:tcPr>
            <w:tcW w:w="406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Change w:id="3212" w:author="Kush Khalasi" w:date="2025-06-02T18:51:00Z" w16du:dateUtc="2025-06-02T13:21:00Z">
              <w:tcPr>
                <w:tcW w:w="406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tcPrChange>
          </w:tcPr>
          <w:p w14:paraId="384C79EE" w14:textId="77777777" w:rsidR="00837265" w:rsidRDefault="00000000">
            <w:pPr>
              <w:jc w:val="center"/>
            </w:pPr>
            <w:r>
              <w:rPr>
                <w:b/>
              </w:rPr>
              <w:t>North Zone</w:t>
            </w:r>
          </w:p>
        </w:tc>
      </w:tr>
      <w:tr w:rsidR="00837265" w14:paraId="7CE61B7B" w14:textId="77777777" w:rsidTr="00492CBD">
        <w:trPr>
          <w:trHeight w:val="371"/>
          <w:trPrChange w:id="3213" w:author="Kush Khalasi" w:date="2025-06-02T18:51:00Z" w16du:dateUtc="2025-06-02T13:21:00Z">
            <w:trPr>
              <w:trHeight w:val="440"/>
            </w:trPr>
          </w:trPrChange>
        </w:trPr>
        <w:tc>
          <w:tcPr>
            <w:tcW w:w="399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Change w:id="3214" w:author="Kush Khalasi" w:date="2025-06-02T18:51:00Z" w16du:dateUtc="2025-06-02T13:21:00Z">
              <w:tcPr>
                <w:tcW w:w="399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tcPrChange>
          </w:tcPr>
          <w:p w14:paraId="1C187A08" w14:textId="77777777" w:rsidR="00837265" w:rsidRDefault="00000000">
            <w:pPr>
              <w:jc w:val="center"/>
              <w:rPr>
                <w:rFonts w:ascii="Roboto" w:eastAsia="Roboto" w:hAnsi="Roboto" w:cs="Roboto"/>
                <w:b/>
                <w:color w:val="1F1F1F"/>
                <w:sz w:val="26"/>
                <w:szCs w:val="26"/>
              </w:rPr>
            </w:pPr>
            <w:r>
              <w:t xml:space="preserve">  Kusa Kumar </w:t>
            </w:r>
            <w:proofErr w:type="spellStart"/>
            <w:r>
              <w:t>Boggarapu</w:t>
            </w:r>
            <w:proofErr w:type="spellEnd"/>
            <w:r>
              <w:t xml:space="preserve"> - 8105652648</w:t>
            </w:r>
          </w:p>
          <w:p w14:paraId="720E4651" w14:textId="77777777" w:rsidR="00837265" w:rsidRDefault="00837265">
            <w:pPr>
              <w:jc w:val="center"/>
            </w:pPr>
          </w:p>
        </w:tc>
        <w:tc>
          <w:tcPr>
            <w:tcW w:w="406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Change w:id="3215" w:author="Kush Khalasi" w:date="2025-06-02T18:51:00Z" w16du:dateUtc="2025-06-02T13:21:00Z">
              <w:tcPr>
                <w:tcW w:w="406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tcPrChange>
          </w:tcPr>
          <w:p w14:paraId="28AC8138" w14:textId="77777777" w:rsidR="00837265" w:rsidRDefault="00000000">
            <w:pPr>
              <w:jc w:val="center"/>
            </w:pPr>
            <w:r>
              <w:t>Ms. Anjali Sharma - 9910707492</w:t>
            </w:r>
          </w:p>
        </w:tc>
      </w:tr>
      <w:tr w:rsidR="00837265" w14:paraId="34DC7C12" w14:textId="77777777" w:rsidTr="00492CBD">
        <w:trPr>
          <w:trHeight w:val="74"/>
          <w:trPrChange w:id="3216" w:author="Kush Khalasi" w:date="2025-06-02T18:51:00Z" w16du:dateUtc="2025-06-02T13:21:00Z">
            <w:trPr>
              <w:trHeight w:val="440"/>
            </w:trPr>
          </w:trPrChange>
        </w:trPr>
        <w:tc>
          <w:tcPr>
            <w:tcW w:w="399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Change w:id="3217" w:author="Kush Khalasi" w:date="2025-06-02T18:51:00Z" w16du:dateUtc="2025-06-02T13:21:00Z">
              <w:tcPr>
                <w:tcW w:w="399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tcPrChange>
          </w:tcPr>
          <w:p w14:paraId="22B92B3B" w14:textId="77777777" w:rsidR="00837265" w:rsidRDefault="00000000">
            <w:pPr>
              <w:jc w:val="center"/>
            </w:pPr>
            <w:r>
              <w:t xml:space="preserve">    Ms. Sunita Suresh - 9847050060                   </w:t>
            </w:r>
          </w:p>
        </w:tc>
        <w:tc>
          <w:tcPr>
            <w:tcW w:w="406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Change w:id="3218" w:author="Kush Khalasi" w:date="2025-06-02T18:51:00Z" w16du:dateUtc="2025-06-02T13:21:00Z">
              <w:tcPr>
                <w:tcW w:w="406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tcPrChange>
          </w:tcPr>
          <w:p w14:paraId="34BC3F7D" w14:textId="77777777" w:rsidR="00837265" w:rsidRDefault="00000000">
            <w:pPr>
              <w:jc w:val="center"/>
            </w:pPr>
            <w:r>
              <w:t>Mr. Ramesh Khadwal - 9899247492</w:t>
            </w:r>
          </w:p>
        </w:tc>
      </w:tr>
    </w:tbl>
    <w:p w14:paraId="09909A54" w14:textId="77777777" w:rsidR="00837265" w:rsidRDefault="00000000">
      <w:pPr>
        <w:spacing w:after="0"/>
      </w:pPr>
      <w:r>
        <w:rPr>
          <w:noProof/>
        </w:rPr>
        <w:drawing>
          <wp:anchor distT="0" distB="0" distL="114300" distR="114300" simplePos="0" relativeHeight="251674624" behindDoc="0" locked="0" layoutInCell="1" hidden="0" allowOverlap="1" wp14:anchorId="662F4B63" wp14:editId="3F6BFA91">
            <wp:simplePos x="0" y="0"/>
            <wp:positionH relativeFrom="column">
              <wp:posOffset>3543300</wp:posOffset>
            </wp:positionH>
            <wp:positionV relativeFrom="paragraph">
              <wp:posOffset>161925</wp:posOffset>
            </wp:positionV>
            <wp:extent cx="395605" cy="695960"/>
            <wp:effectExtent l="0" t="0" r="0" b="0"/>
            <wp:wrapSquare wrapText="bothSides" distT="0" distB="0" distL="114300" distR="114300"/>
            <wp:docPr id="15"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5"/>
                    <a:srcRect r="25921"/>
                    <a:stretch>
                      <a:fillRect/>
                    </a:stretch>
                  </pic:blipFill>
                  <pic:spPr>
                    <a:xfrm>
                      <a:off x="0" y="0"/>
                      <a:ext cx="395605" cy="695960"/>
                    </a:xfrm>
                    <a:prstGeom prst="rect">
                      <a:avLst/>
                    </a:prstGeom>
                    <a:ln/>
                  </pic:spPr>
                </pic:pic>
              </a:graphicData>
            </a:graphic>
          </wp:anchor>
        </w:drawing>
      </w:r>
    </w:p>
    <w:p w14:paraId="0B7D4F8D" w14:textId="77777777" w:rsidR="00837265" w:rsidRDefault="00000000">
      <w:pPr>
        <w:spacing w:after="0"/>
        <w:jc w:val="both"/>
      </w:pPr>
      <w:r>
        <w:rPr>
          <w:b/>
        </w:rPr>
        <w:t>CORP. OFFICE:</w:t>
      </w:r>
      <w:r>
        <w:t xml:space="preserve"> 022 – 6777 2300  </w:t>
      </w:r>
      <w:r>
        <w:tab/>
      </w:r>
      <w:r>
        <w:tab/>
      </w:r>
      <w:r>
        <w:tab/>
      </w:r>
      <w:r>
        <w:tab/>
      </w:r>
      <w:hyperlink r:id="rId16">
        <w:r w:rsidR="00837265">
          <w:rPr>
            <w:color w:val="0000FF"/>
            <w:u w:val="single"/>
          </w:rPr>
          <w:t>https://www.facebook.com/riya.global/</w:t>
        </w:r>
      </w:hyperlink>
      <w:r>
        <w:tab/>
      </w:r>
    </w:p>
    <w:p w14:paraId="61618F31" w14:textId="77777777" w:rsidR="00837265" w:rsidRPr="00373B3A" w:rsidRDefault="00000000">
      <w:pPr>
        <w:spacing w:after="0"/>
        <w:jc w:val="both"/>
        <w:rPr>
          <w:lang w:val="it-IT"/>
        </w:rPr>
      </w:pPr>
      <w:r w:rsidRPr="00373B3A">
        <w:rPr>
          <w:b/>
          <w:lang w:val="it-IT"/>
        </w:rPr>
        <w:t>E-mail</w:t>
      </w:r>
      <w:r w:rsidR="00837265">
        <w:fldChar w:fldCharType="begin"/>
      </w:r>
      <w:r w:rsidR="00837265" w:rsidRPr="00EC2EFE">
        <w:rPr>
          <w:lang w:val="it-IT"/>
          <w:rPrChange w:id="3219" w:author="Kush Khalasi" w:date="2025-06-02T18:56:00Z" w16du:dateUtc="2025-06-02T13:26:00Z">
            <w:rPr/>
          </w:rPrChange>
        </w:rPr>
        <w:instrText>HYPERLINK "about:blank" \h</w:instrText>
      </w:r>
      <w:r w:rsidR="00837265">
        <w:fldChar w:fldCharType="separate"/>
      </w:r>
      <w:r w:rsidR="00837265" w:rsidRPr="00373B3A">
        <w:rPr>
          <w:b/>
          <w:lang w:val="it-IT"/>
        </w:rPr>
        <w:t xml:space="preserve">: hr@riya.travel </w:t>
      </w:r>
      <w:r w:rsidR="00837265">
        <w:fldChar w:fldCharType="end"/>
      </w:r>
      <w:r w:rsidRPr="00373B3A">
        <w:rPr>
          <w:b/>
          <w:lang w:val="it-IT"/>
        </w:rPr>
        <w:tab/>
      </w:r>
      <w:r w:rsidRPr="00373B3A">
        <w:rPr>
          <w:b/>
          <w:lang w:val="it-IT"/>
        </w:rPr>
        <w:tab/>
      </w:r>
      <w:r w:rsidRPr="00373B3A">
        <w:rPr>
          <w:b/>
          <w:lang w:val="it-IT"/>
        </w:rPr>
        <w:tab/>
      </w:r>
      <w:r w:rsidRPr="00373B3A">
        <w:rPr>
          <w:b/>
          <w:lang w:val="it-IT"/>
        </w:rPr>
        <w:tab/>
      </w:r>
      <w:r w:rsidRPr="00373B3A">
        <w:rPr>
          <w:b/>
          <w:lang w:val="it-IT"/>
        </w:rPr>
        <w:tab/>
      </w:r>
      <w:r w:rsidRPr="00373B3A">
        <w:rPr>
          <w:b/>
          <w:lang w:val="it-IT"/>
        </w:rPr>
        <w:tab/>
      </w:r>
    </w:p>
    <w:p w14:paraId="76BF22C3" w14:textId="77777777" w:rsidR="00837265" w:rsidRDefault="00000000">
      <w:pPr>
        <w:spacing w:after="0"/>
        <w:jc w:val="both"/>
      </w:pPr>
      <w:r>
        <w:rPr>
          <w:b/>
        </w:rPr>
        <w:t>Website</w:t>
      </w:r>
      <w:hyperlink r:id="rId17">
        <w:r w:rsidR="00837265">
          <w:rPr>
            <w:b/>
          </w:rPr>
          <w:t xml:space="preserve">: www.riya.travel </w:t>
        </w:r>
      </w:hyperlink>
      <w:r>
        <w:rPr>
          <w:b/>
        </w:rPr>
        <w:t xml:space="preserve"> </w:t>
      </w:r>
      <w:r>
        <w:rPr>
          <w:b/>
        </w:rPr>
        <w:tab/>
      </w:r>
      <w:r>
        <w:rPr>
          <w:b/>
        </w:rPr>
        <w:tab/>
      </w:r>
      <w:r>
        <w:rPr>
          <w:b/>
        </w:rPr>
        <w:tab/>
      </w:r>
      <w:r>
        <w:rPr>
          <w:b/>
        </w:rPr>
        <w:tab/>
        <w:t xml:space="preserve">                </w:t>
      </w:r>
      <w:r>
        <w:t xml:space="preserve">www.twitter.com/riya_careers </w:t>
      </w:r>
    </w:p>
    <w:p w14:paraId="1DA59C7C" w14:textId="2DF28F59" w:rsidR="00837265" w:rsidRDefault="00000000">
      <w:pPr>
        <w:spacing w:after="0"/>
        <w:rPr>
          <w:ins w:id="3220" w:author="Kush Khalasi" w:date="2025-06-02T18:50:00Z" w16du:dateUtc="2025-06-02T13:20:00Z"/>
          <w:b/>
          <w:u w:val="single"/>
        </w:rPr>
      </w:pPr>
      <w:r>
        <w:rPr>
          <w:b/>
        </w:rPr>
        <w:t xml:space="preserve">HRMS Portal: </w:t>
      </w:r>
      <w:ins w:id="3221" w:author="Kush Khalasi" w:date="2025-06-02T18:50:00Z" w16du:dateUtc="2025-06-02T13:20:00Z">
        <w:r w:rsidR="00492CBD">
          <w:rPr>
            <w:b/>
            <w:u w:val="single"/>
          </w:rPr>
          <w:fldChar w:fldCharType="begin"/>
        </w:r>
        <w:r w:rsidR="00492CBD">
          <w:rPr>
            <w:b/>
            <w:u w:val="single"/>
          </w:rPr>
          <w:instrText>HYPERLINK "</w:instrText>
        </w:r>
      </w:ins>
      <w:r w:rsidR="00492CBD">
        <w:rPr>
          <w:b/>
          <w:u w:val="single"/>
        </w:rPr>
        <w:instrText>https://riyahrms.peoplestrong.com/altLogin.jsf</w:instrText>
      </w:r>
      <w:ins w:id="3222" w:author="Kush Khalasi" w:date="2025-06-02T18:50:00Z" w16du:dateUtc="2025-06-02T13:20:00Z">
        <w:r w:rsidR="00492CBD">
          <w:rPr>
            <w:b/>
            <w:u w:val="single"/>
          </w:rPr>
          <w:instrText>"</w:instrText>
        </w:r>
        <w:r w:rsidR="00492CBD">
          <w:rPr>
            <w:b/>
            <w:u w:val="single"/>
          </w:rPr>
        </w:r>
        <w:r w:rsidR="00492CBD">
          <w:rPr>
            <w:b/>
            <w:u w:val="single"/>
          </w:rPr>
          <w:fldChar w:fldCharType="separate"/>
        </w:r>
      </w:ins>
      <w:r w:rsidR="00492CBD" w:rsidRPr="009F32A6">
        <w:rPr>
          <w:rStyle w:val="Hyperlink"/>
          <w:b/>
        </w:rPr>
        <w:t>https://riyahrms.peoplestrong.com/altLogin.jsf</w:t>
      </w:r>
      <w:ins w:id="3223" w:author="Kush Khalasi" w:date="2025-06-02T18:50:00Z" w16du:dateUtc="2025-06-02T13:20:00Z">
        <w:r w:rsidR="00492CBD">
          <w:rPr>
            <w:b/>
            <w:u w:val="single"/>
          </w:rPr>
          <w:fldChar w:fldCharType="end"/>
        </w:r>
      </w:ins>
    </w:p>
    <w:p w14:paraId="77BEDDBA" w14:textId="77777777" w:rsidR="00492CBD" w:rsidRDefault="00492CBD">
      <w:pPr>
        <w:spacing w:after="0"/>
        <w:rPr>
          <w:ins w:id="3224" w:author="Kush Khalasi" w:date="2025-06-02T18:50:00Z" w16du:dateUtc="2025-06-02T13:20:00Z"/>
          <w:b/>
          <w:u w:val="single"/>
        </w:rPr>
      </w:pPr>
    </w:p>
    <w:p w14:paraId="7A9F3595" w14:textId="77777777" w:rsidR="00492CBD" w:rsidRDefault="00492CBD">
      <w:pPr>
        <w:spacing w:after="0"/>
        <w:rPr>
          <w:ins w:id="3225" w:author="Kush Khalasi" w:date="2025-06-02T18:51:00Z" w16du:dateUtc="2025-06-02T13:21:00Z"/>
          <w:b/>
          <w:u w:val="single"/>
        </w:rPr>
      </w:pPr>
    </w:p>
    <w:p w14:paraId="418A1769" w14:textId="77777777" w:rsidR="00492CBD" w:rsidRDefault="00492CBD">
      <w:pPr>
        <w:spacing w:after="0"/>
        <w:rPr>
          <w:ins w:id="3226" w:author="Kush Khalasi" w:date="2025-06-02T18:51:00Z" w16du:dateUtc="2025-06-02T13:21:00Z"/>
          <w:b/>
          <w:u w:val="single"/>
        </w:rPr>
      </w:pPr>
    </w:p>
    <w:p w14:paraId="1AE0EC68" w14:textId="77777777" w:rsidR="00492CBD" w:rsidRDefault="00492CBD">
      <w:pPr>
        <w:spacing w:after="0"/>
        <w:rPr>
          <w:ins w:id="3227" w:author="Kush Khalasi" w:date="2025-06-02T18:50:00Z" w16du:dateUtc="2025-06-02T13:20:00Z"/>
          <w:b/>
          <w:u w:val="single"/>
        </w:rPr>
      </w:pPr>
    </w:p>
    <w:p w14:paraId="50848ADC" w14:textId="7FE6EA8F" w:rsidR="00492CBD" w:rsidRDefault="00492CBD" w:rsidP="00492CBD">
      <w:pPr>
        <w:spacing w:after="0"/>
        <w:ind w:firstLine="810"/>
        <w:jc w:val="center"/>
        <w:rPr>
          <w:ins w:id="3228" w:author="Kush Khalasi" w:date="2025-06-02T18:50:00Z" w16du:dateUtc="2025-06-02T13:20:00Z"/>
          <w:b/>
          <w:u w:val="single"/>
        </w:rPr>
      </w:pPr>
      <w:ins w:id="3229" w:author="Kush Khalasi" w:date="2025-06-02T18:50:00Z" w16du:dateUtc="2025-06-02T13:20:00Z">
        <w:r>
          <w:rPr>
            <w:b/>
            <w:u w:val="single"/>
          </w:rPr>
          <w:t xml:space="preserve">                                                                                                                             Approved by:</w:t>
        </w:r>
      </w:ins>
    </w:p>
    <w:p w14:paraId="4C83BB3B" w14:textId="49048723" w:rsidR="00492CBD" w:rsidRDefault="00492CBD">
      <w:pPr>
        <w:spacing w:after="0"/>
        <w:ind w:firstLine="810"/>
        <w:jc w:val="center"/>
        <w:rPr>
          <w:b/>
          <w:u w:val="single"/>
        </w:rPr>
        <w:pPrChange w:id="3230" w:author="Kush Khalasi" w:date="2025-06-02T18:50:00Z" w16du:dateUtc="2025-06-02T13:20:00Z">
          <w:pPr>
            <w:spacing w:after="0"/>
          </w:pPr>
        </w:pPrChange>
      </w:pPr>
      <w:ins w:id="3231" w:author="Kush Khalasi" w:date="2025-06-02T18:50:00Z" w16du:dateUtc="2025-06-02T13:20:00Z">
        <w:r>
          <w:rPr>
            <w:b/>
            <w:u w:val="single"/>
          </w:rPr>
          <w:t xml:space="preserve">             </w:t>
        </w:r>
      </w:ins>
      <w:ins w:id="3232" w:author="Kush Khalasi" w:date="2025-06-02T18:51:00Z" w16du:dateUtc="2025-06-02T13:21:00Z">
        <w:r>
          <w:rPr>
            <w:b/>
            <w:u w:val="single"/>
          </w:rPr>
          <w:t xml:space="preserve">                                                                                                            </w:t>
        </w:r>
      </w:ins>
      <w:ins w:id="3233" w:author="Kush Khalasi" w:date="2025-06-02T18:50:00Z" w16du:dateUtc="2025-06-02T13:20:00Z">
        <w:r>
          <w:rPr>
            <w:b/>
            <w:u w:val="single"/>
          </w:rPr>
          <w:t>(General Manger – Riya Travels Group)</w:t>
        </w:r>
      </w:ins>
    </w:p>
    <w:p w14:paraId="3EF0C532" w14:textId="77777777" w:rsidR="000D62D9" w:rsidRDefault="000D62D9" w:rsidP="000D62D9">
      <w:pPr>
        <w:pBdr>
          <w:top w:val="nil"/>
          <w:left w:val="nil"/>
          <w:bottom w:val="nil"/>
          <w:right w:val="nil"/>
          <w:between w:val="nil"/>
        </w:pBdr>
        <w:spacing w:after="0"/>
        <w:jc w:val="both"/>
        <w:rPr>
          <w:ins w:id="3234" w:author="Kush Khalasi" w:date="2025-06-02T18:43:00Z" w16du:dateUtc="2025-06-02T13:13:00Z"/>
          <w:b/>
          <w:bCs/>
          <w:lang w:val="en-IN"/>
        </w:rPr>
      </w:pPr>
      <w:ins w:id="3235" w:author="Kush Khalasi" w:date="2025-06-02T18:43:00Z" w16du:dateUtc="2025-06-02T13:13:00Z">
        <w:r>
          <w:rPr>
            <w:b/>
          </w:rPr>
          <w:br w:type="column"/>
        </w:r>
      </w:ins>
      <w:ins w:id="3236" w:author="Kush Khalasi" w:date="2025-06-02T18:43:00Z">
        <w:r w:rsidRPr="000D62D9">
          <w:rPr>
            <w:b/>
            <w:bCs/>
            <w:lang w:val="en-IN"/>
          </w:rPr>
          <w:lastRenderedPageBreak/>
          <w:t>Employee Acknowledgment Form</w:t>
        </w:r>
      </w:ins>
    </w:p>
    <w:p w14:paraId="2CD79DD8" w14:textId="77777777" w:rsidR="000D62D9" w:rsidRPr="000D62D9" w:rsidRDefault="000D62D9" w:rsidP="000D62D9">
      <w:pPr>
        <w:pBdr>
          <w:top w:val="nil"/>
          <w:left w:val="nil"/>
          <w:bottom w:val="nil"/>
          <w:right w:val="nil"/>
          <w:between w:val="nil"/>
        </w:pBdr>
        <w:spacing w:after="0"/>
        <w:jc w:val="both"/>
        <w:rPr>
          <w:ins w:id="3237" w:author="Kush Khalasi" w:date="2025-06-02T18:43:00Z"/>
          <w:b/>
          <w:bCs/>
          <w:lang w:val="en-IN"/>
        </w:rPr>
      </w:pPr>
    </w:p>
    <w:p w14:paraId="35C9DC0B" w14:textId="77777777" w:rsidR="000D62D9" w:rsidRDefault="000D62D9">
      <w:pPr>
        <w:pBdr>
          <w:top w:val="nil"/>
          <w:left w:val="nil"/>
          <w:bottom w:val="nil"/>
          <w:right w:val="nil"/>
          <w:between w:val="nil"/>
        </w:pBdr>
        <w:spacing w:after="0"/>
        <w:jc w:val="both"/>
        <w:rPr>
          <w:ins w:id="3238" w:author="Kush Khalasi" w:date="2025-06-02T18:43:00Z" w16du:dateUtc="2025-06-02T13:13:00Z"/>
          <w:bCs/>
          <w:lang w:val="en-IN"/>
        </w:rPr>
        <w:pPrChange w:id="3239" w:author="Kush Khalasi" w:date="2025-06-02T18:43:00Z" w16du:dateUtc="2025-06-02T13:13:00Z">
          <w:pPr>
            <w:pBdr>
              <w:top w:val="nil"/>
              <w:left w:val="nil"/>
              <w:bottom w:val="nil"/>
              <w:right w:val="nil"/>
              <w:between w:val="nil"/>
            </w:pBdr>
            <w:spacing w:after="0"/>
          </w:pPr>
        </w:pPrChange>
      </w:pPr>
      <w:ins w:id="3240" w:author="Kush Khalasi" w:date="2025-06-02T18:43:00Z">
        <w:r w:rsidRPr="000D62D9">
          <w:rPr>
            <w:bCs/>
            <w:lang w:val="en-IN"/>
            <w:rPrChange w:id="3241" w:author="Kush Khalasi" w:date="2025-06-02T18:43:00Z" w16du:dateUtc="2025-06-02T13:13:00Z">
              <w:rPr>
                <w:b/>
                <w:lang w:val="en-IN"/>
              </w:rPr>
            </w:rPrChange>
          </w:rPr>
          <w:t xml:space="preserve">I hereby acknowledge that I have received, read, and understood the </w:t>
        </w:r>
        <w:r w:rsidRPr="000D62D9">
          <w:rPr>
            <w:bCs/>
            <w:lang w:val="en-IN"/>
            <w:rPrChange w:id="3242" w:author="Kush Khalasi" w:date="2025-06-02T18:43:00Z" w16du:dateUtc="2025-06-02T13:13:00Z">
              <w:rPr>
                <w:b/>
                <w:bCs/>
                <w:lang w:val="en-IN"/>
              </w:rPr>
            </w:rPrChange>
          </w:rPr>
          <w:t>Employee Handbook of RIYA TRAVEL AND TOURS (INDIA) PVT LTD (GROUP)</w:t>
        </w:r>
        <w:r w:rsidRPr="000D62D9">
          <w:rPr>
            <w:bCs/>
            <w:lang w:val="en-IN"/>
            <w:rPrChange w:id="3243" w:author="Kush Khalasi" w:date="2025-06-02T18:43:00Z" w16du:dateUtc="2025-06-02T13:13:00Z">
              <w:rPr>
                <w:b/>
                <w:lang w:val="en-IN"/>
              </w:rPr>
            </w:rPrChange>
          </w:rPr>
          <w:t>. I understand that it is my responsibility to comply with the policies, procedures, and guidelines outlined in this handbook, including those related to employee conduct, compensation and benefits, workplace ethics, health and safety, diversity, inclusion, and grievance redressal mechanisms.</w:t>
        </w:r>
      </w:ins>
    </w:p>
    <w:p w14:paraId="3DAB094B" w14:textId="77777777" w:rsidR="000D62D9" w:rsidRPr="000D62D9" w:rsidRDefault="000D62D9" w:rsidP="000D62D9">
      <w:pPr>
        <w:pBdr>
          <w:top w:val="nil"/>
          <w:left w:val="nil"/>
          <w:bottom w:val="nil"/>
          <w:right w:val="nil"/>
          <w:between w:val="nil"/>
        </w:pBdr>
        <w:spacing w:after="0"/>
        <w:jc w:val="both"/>
        <w:rPr>
          <w:ins w:id="3244" w:author="Kush Khalasi" w:date="2025-06-02T18:43:00Z"/>
          <w:bCs/>
          <w:lang w:val="en-IN"/>
          <w:rPrChange w:id="3245" w:author="Kush Khalasi" w:date="2025-06-02T18:43:00Z" w16du:dateUtc="2025-06-02T13:13:00Z">
            <w:rPr>
              <w:ins w:id="3246" w:author="Kush Khalasi" w:date="2025-06-02T18:43:00Z"/>
              <w:b/>
              <w:lang w:val="en-IN"/>
            </w:rPr>
          </w:rPrChange>
        </w:rPr>
      </w:pPr>
    </w:p>
    <w:p w14:paraId="1C0B5369" w14:textId="1C3CEB5D" w:rsidR="000D62D9" w:rsidRPr="000D62D9" w:rsidRDefault="000D62D9" w:rsidP="000D62D9">
      <w:pPr>
        <w:pBdr>
          <w:top w:val="nil"/>
          <w:left w:val="nil"/>
          <w:bottom w:val="nil"/>
          <w:right w:val="nil"/>
          <w:between w:val="nil"/>
        </w:pBdr>
        <w:spacing w:after="0"/>
        <w:jc w:val="both"/>
        <w:rPr>
          <w:ins w:id="3247" w:author="Kush Khalasi" w:date="2025-06-02T18:43:00Z"/>
          <w:bCs/>
          <w:lang w:val="en-IN"/>
          <w:rPrChange w:id="3248" w:author="Kush Khalasi" w:date="2025-06-02T18:43:00Z" w16du:dateUtc="2025-06-02T13:13:00Z">
            <w:rPr>
              <w:ins w:id="3249" w:author="Kush Khalasi" w:date="2025-06-02T18:43:00Z"/>
              <w:b/>
              <w:lang w:val="en-IN"/>
            </w:rPr>
          </w:rPrChange>
        </w:rPr>
      </w:pPr>
      <w:ins w:id="3250" w:author="Kush Khalasi" w:date="2025-06-02T18:43:00Z">
        <w:r w:rsidRPr="000D62D9">
          <w:rPr>
            <w:bCs/>
            <w:lang w:val="en-IN"/>
            <w:rPrChange w:id="3251" w:author="Kush Khalasi" w:date="2025-06-02T18:43:00Z" w16du:dateUtc="2025-06-02T13:13:00Z">
              <w:rPr>
                <w:b/>
                <w:lang w:val="en-IN"/>
              </w:rPr>
            </w:rPrChange>
          </w:rPr>
          <w:t>I am aware that this handbook may be revised or updated by the Company from time to time, and I agree to review and adhere to the most recent version made available to employees. I understand that this handbook is intended to serve as a general guide and does not constitute an employment contract or a guarantee of continued employment.</w:t>
        </w:r>
      </w:ins>
      <w:ins w:id="3252" w:author="Kush Khalasi" w:date="2025-06-02T18:43:00Z" w16du:dateUtc="2025-06-02T13:13:00Z">
        <w:r>
          <w:rPr>
            <w:bCs/>
            <w:lang w:val="en-IN"/>
          </w:rPr>
          <w:br/>
        </w:r>
      </w:ins>
    </w:p>
    <w:p w14:paraId="798BAC92" w14:textId="77777777" w:rsidR="000D62D9" w:rsidRPr="000D62D9" w:rsidRDefault="000D62D9" w:rsidP="000D62D9">
      <w:pPr>
        <w:pBdr>
          <w:top w:val="nil"/>
          <w:left w:val="nil"/>
          <w:bottom w:val="nil"/>
          <w:right w:val="nil"/>
          <w:between w:val="nil"/>
        </w:pBdr>
        <w:spacing w:after="0"/>
        <w:jc w:val="both"/>
        <w:rPr>
          <w:ins w:id="3253" w:author="Kush Khalasi" w:date="2025-06-02T18:43:00Z"/>
          <w:bCs/>
          <w:lang w:val="en-IN"/>
          <w:rPrChange w:id="3254" w:author="Kush Khalasi" w:date="2025-06-02T18:43:00Z" w16du:dateUtc="2025-06-02T13:13:00Z">
            <w:rPr>
              <w:ins w:id="3255" w:author="Kush Khalasi" w:date="2025-06-02T18:43:00Z"/>
              <w:b/>
              <w:lang w:val="en-IN"/>
            </w:rPr>
          </w:rPrChange>
        </w:rPr>
      </w:pPr>
      <w:ins w:id="3256" w:author="Kush Khalasi" w:date="2025-06-02T18:43:00Z">
        <w:r w:rsidRPr="000D62D9">
          <w:rPr>
            <w:bCs/>
            <w:lang w:val="en-IN"/>
            <w:rPrChange w:id="3257" w:author="Kush Khalasi" w:date="2025-06-02T18:43:00Z" w16du:dateUtc="2025-06-02T13:13:00Z">
              <w:rPr>
                <w:b/>
                <w:lang w:val="en-IN"/>
              </w:rPr>
            </w:rPrChange>
          </w:rPr>
          <w:t xml:space="preserve">I confirm that I have been given the opportunity to ask questions and seek clarification about the content of the handbook. I agree to uphold the values and professional standards of </w:t>
        </w:r>
        <w:r w:rsidRPr="000D62D9">
          <w:rPr>
            <w:bCs/>
            <w:lang w:val="en-IN"/>
            <w:rPrChange w:id="3258" w:author="Kush Khalasi" w:date="2025-06-02T18:43:00Z" w16du:dateUtc="2025-06-02T13:13:00Z">
              <w:rPr>
                <w:b/>
                <w:bCs/>
                <w:lang w:val="en-IN"/>
              </w:rPr>
            </w:rPrChange>
          </w:rPr>
          <w:t>RIYA TRAVEL AND TOURS (INDIA) PVT LTD (GROUP)</w:t>
        </w:r>
        <w:r w:rsidRPr="000D62D9">
          <w:rPr>
            <w:bCs/>
            <w:lang w:val="en-IN"/>
            <w:rPrChange w:id="3259" w:author="Kush Khalasi" w:date="2025-06-02T18:43:00Z" w16du:dateUtc="2025-06-02T13:13:00Z">
              <w:rPr>
                <w:b/>
                <w:lang w:val="en-IN"/>
              </w:rPr>
            </w:rPrChange>
          </w:rPr>
          <w:t xml:space="preserve"> and contribute to a positive, respectful, and inclusive work environment.</w:t>
        </w:r>
      </w:ins>
    </w:p>
    <w:p w14:paraId="7E685D8A" w14:textId="352E84D0" w:rsidR="000D62D9" w:rsidRPr="000D62D9" w:rsidRDefault="000D62D9">
      <w:pPr>
        <w:pBdr>
          <w:top w:val="nil"/>
          <w:left w:val="nil"/>
          <w:bottom w:val="nil"/>
          <w:right w:val="nil"/>
          <w:between w:val="nil"/>
        </w:pBdr>
        <w:spacing w:after="0"/>
        <w:rPr>
          <w:ins w:id="3260" w:author="Kush Khalasi" w:date="2025-06-02T18:43:00Z"/>
          <w:b/>
          <w:lang w:val="en-IN"/>
        </w:rPr>
        <w:pPrChange w:id="3261" w:author="Kush Khalasi" w:date="2025-06-02T18:43:00Z" w16du:dateUtc="2025-06-02T13:13:00Z">
          <w:pPr>
            <w:pBdr>
              <w:top w:val="nil"/>
              <w:left w:val="nil"/>
              <w:bottom w:val="nil"/>
              <w:right w:val="nil"/>
              <w:between w:val="nil"/>
            </w:pBdr>
            <w:spacing w:after="0"/>
            <w:jc w:val="both"/>
          </w:pPr>
        </w:pPrChange>
      </w:pPr>
    </w:p>
    <w:p w14:paraId="429F3ABB" w14:textId="77777777" w:rsidR="000D62D9" w:rsidRDefault="000D62D9" w:rsidP="000D62D9">
      <w:pPr>
        <w:pBdr>
          <w:top w:val="nil"/>
          <w:left w:val="nil"/>
          <w:bottom w:val="nil"/>
          <w:right w:val="nil"/>
          <w:between w:val="nil"/>
        </w:pBdr>
        <w:spacing w:after="0"/>
        <w:rPr>
          <w:ins w:id="3262" w:author="Kush Khalasi" w:date="2025-06-02T18:43:00Z" w16du:dateUtc="2025-06-02T13:13:00Z"/>
          <w:b/>
          <w:lang w:val="en-IN"/>
        </w:rPr>
      </w:pPr>
      <w:ins w:id="3263" w:author="Kush Khalasi" w:date="2025-06-02T18:43:00Z">
        <w:r w:rsidRPr="000D62D9">
          <w:rPr>
            <w:b/>
            <w:bCs/>
            <w:lang w:val="en-IN"/>
          </w:rPr>
          <w:t>Employee Name:</w:t>
        </w:r>
        <w:r w:rsidRPr="000D62D9">
          <w:rPr>
            <w:b/>
            <w:lang w:val="en-IN"/>
          </w:rPr>
          <w:t xml:space="preserve"> ____________________</w:t>
        </w:r>
      </w:ins>
    </w:p>
    <w:p w14:paraId="3D975ED8" w14:textId="77777777" w:rsidR="000D62D9" w:rsidRDefault="000D62D9" w:rsidP="000D62D9">
      <w:pPr>
        <w:pBdr>
          <w:top w:val="nil"/>
          <w:left w:val="nil"/>
          <w:bottom w:val="nil"/>
          <w:right w:val="nil"/>
          <w:between w:val="nil"/>
        </w:pBdr>
        <w:spacing w:after="0"/>
        <w:rPr>
          <w:ins w:id="3264" w:author="Kush Khalasi" w:date="2025-06-02T18:43:00Z" w16du:dateUtc="2025-06-02T13:13:00Z"/>
          <w:b/>
          <w:lang w:val="en-IN"/>
        </w:rPr>
      </w:pPr>
      <w:ins w:id="3265" w:author="Kush Khalasi" w:date="2025-06-02T18:43:00Z">
        <w:r w:rsidRPr="000D62D9">
          <w:rPr>
            <w:b/>
            <w:lang w:val="en-IN"/>
          </w:rPr>
          <w:br/>
        </w:r>
        <w:r w:rsidRPr="000D62D9">
          <w:rPr>
            <w:b/>
            <w:bCs/>
            <w:lang w:val="en-IN"/>
          </w:rPr>
          <w:t>Employee ID:</w:t>
        </w:r>
        <w:r w:rsidRPr="000D62D9">
          <w:rPr>
            <w:b/>
            <w:lang w:val="en-IN"/>
          </w:rPr>
          <w:t xml:space="preserve"> ____________________</w:t>
        </w:r>
      </w:ins>
    </w:p>
    <w:p w14:paraId="4A49D0FA" w14:textId="77777777" w:rsidR="000D62D9" w:rsidRDefault="000D62D9" w:rsidP="000D62D9">
      <w:pPr>
        <w:pBdr>
          <w:top w:val="nil"/>
          <w:left w:val="nil"/>
          <w:bottom w:val="nil"/>
          <w:right w:val="nil"/>
          <w:between w:val="nil"/>
        </w:pBdr>
        <w:spacing w:after="0"/>
        <w:rPr>
          <w:ins w:id="3266" w:author="Kush Khalasi" w:date="2025-06-02T18:43:00Z" w16du:dateUtc="2025-06-02T13:13:00Z"/>
          <w:b/>
          <w:lang w:val="en-IN"/>
        </w:rPr>
      </w:pPr>
      <w:ins w:id="3267" w:author="Kush Khalasi" w:date="2025-06-02T18:43:00Z">
        <w:r w:rsidRPr="000D62D9">
          <w:rPr>
            <w:b/>
            <w:lang w:val="en-IN"/>
          </w:rPr>
          <w:br/>
        </w:r>
        <w:r w:rsidRPr="000D62D9">
          <w:rPr>
            <w:b/>
            <w:bCs/>
            <w:lang w:val="en-IN"/>
          </w:rPr>
          <w:t>Signature:</w:t>
        </w:r>
        <w:r w:rsidRPr="000D62D9">
          <w:rPr>
            <w:b/>
            <w:lang w:val="en-IN"/>
          </w:rPr>
          <w:t xml:space="preserve"> ____________________</w:t>
        </w:r>
      </w:ins>
    </w:p>
    <w:p w14:paraId="04D964C2" w14:textId="4911C89B" w:rsidR="000D62D9" w:rsidRPr="000D62D9" w:rsidRDefault="000D62D9">
      <w:pPr>
        <w:pBdr>
          <w:top w:val="nil"/>
          <w:left w:val="nil"/>
          <w:bottom w:val="nil"/>
          <w:right w:val="nil"/>
          <w:between w:val="nil"/>
        </w:pBdr>
        <w:spacing w:after="0"/>
        <w:rPr>
          <w:ins w:id="3268" w:author="Kush Khalasi" w:date="2025-06-02T18:43:00Z"/>
          <w:b/>
          <w:lang w:val="en-IN"/>
        </w:rPr>
        <w:pPrChange w:id="3269" w:author="Kush Khalasi" w:date="2025-06-02T18:43:00Z" w16du:dateUtc="2025-06-02T13:13:00Z">
          <w:pPr>
            <w:pBdr>
              <w:top w:val="nil"/>
              <w:left w:val="nil"/>
              <w:bottom w:val="nil"/>
              <w:right w:val="nil"/>
              <w:between w:val="nil"/>
            </w:pBdr>
            <w:spacing w:after="0"/>
            <w:jc w:val="both"/>
          </w:pPr>
        </w:pPrChange>
      </w:pPr>
      <w:ins w:id="3270" w:author="Kush Khalasi" w:date="2025-06-02T18:43:00Z">
        <w:r w:rsidRPr="000D62D9">
          <w:rPr>
            <w:b/>
            <w:lang w:val="en-IN"/>
          </w:rPr>
          <w:br/>
        </w:r>
        <w:r w:rsidRPr="000D62D9">
          <w:rPr>
            <w:b/>
            <w:bCs/>
            <w:lang w:val="en-IN"/>
          </w:rPr>
          <w:t>Date:</w:t>
        </w:r>
        <w:r w:rsidRPr="000D62D9">
          <w:rPr>
            <w:b/>
            <w:lang w:val="en-IN"/>
          </w:rPr>
          <w:t xml:space="preserve"> ____________________</w:t>
        </w:r>
      </w:ins>
    </w:p>
    <w:p w14:paraId="75710E72" w14:textId="22FB1010" w:rsidR="00837265" w:rsidRDefault="00837265">
      <w:pPr>
        <w:pBdr>
          <w:top w:val="nil"/>
          <w:left w:val="nil"/>
          <w:bottom w:val="nil"/>
          <w:right w:val="nil"/>
          <w:between w:val="nil"/>
        </w:pBdr>
        <w:spacing w:after="0"/>
        <w:jc w:val="both"/>
        <w:rPr>
          <w:b/>
        </w:rPr>
      </w:pPr>
    </w:p>
    <w:p w14:paraId="0D441D9C" w14:textId="77777777" w:rsidR="00837265" w:rsidRDefault="00837265">
      <w:pPr>
        <w:pBdr>
          <w:top w:val="nil"/>
          <w:left w:val="nil"/>
          <w:bottom w:val="nil"/>
          <w:right w:val="nil"/>
          <w:between w:val="nil"/>
        </w:pBdr>
        <w:spacing w:after="0"/>
        <w:jc w:val="both"/>
        <w:rPr>
          <w:b/>
        </w:rPr>
      </w:pPr>
    </w:p>
    <w:p w14:paraId="09309642" w14:textId="77777777" w:rsidR="00837265" w:rsidRDefault="00837265">
      <w:pPr>
        <w:spacing w:after="0"/>
        <w:rPr>
          <w:b/>
        </w:rPr>
      </w:pPr>
    </w:p>
    <w:sectPr w:rsidR="00837265">
      <w:headerReference w:type="default" r:id="rId18"/>
      <w:footerReference w:type="default" r:id="rId19"/>
      <w:headerReference w:type="first" r:id="rId20"/>
      <w:pgSz w:w="11909" w:h="16834"/>
      <w:pgMar w:top="900" w:right="569" w:bottom="478" w:left="900" w:header="144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6067DF" w14:textId="77777777" w:rsidR="00A52C1D" w:rsidRDefault="00A52C1D">
      <w:pPr>
        <w:spacing w:after="0" w:line="240" w:lineRule="auto"/>
      </w:pPr>
      <w:r>
        <w:separator/>
      </w:r>
    </w:p>
  </w:endnote>
  <w:endnote w:type="continuationSeparator" w:id="0">
    <w:p w14:paraId="2E90A734" w14:textId="77777777" w:rsidR="00A52C1D" w:rsidRDefault="00A52C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embedRegular r:id="rId1" w:fontKey="{EE00FD58-0DA1-425D-9ED8-FB97195E7DF0}"/>
  </w:font>
  <w:font w:name="Calibri">
    <w:panose1 w:val="020F0502020204030204"/>
    <w:charset w:val="00"/>
    <w:family w:val="swiss"/>
    <w:pitch w:val="variable"/>
    <w:sig w:usb0="E4002EFF" w:usb1="C200247B" w:usb2="00000009" w:usb3="00000000" w:csb0="000001FF" w:csb1="00000000"/>
    <w:embedRegular r:id="rId2" w:fontKey="{1EFBDB55-4E99-4C83-838B-E7B2002C0319}"/>
    <w:embedBold r:id="rId3" w:fontKey="{448B9B61-FB36-49BF-BF94-53D20A924D9A}"/>
    <w:embedItalic r:id="rId4" w:fontKey="{FCFCE430-431E-4A0B-83DB-26CCFE9819C5}"/>
    <w:embedBoldItalic r:id="rId5" w:fontKey="{3F2A0803-D1EC-4E82-B02B-80719335CC3C}"/>
  </w:font>
  <w:font w:name="Georgia">
    <w:panose1 w:val="02040502050405020303"/>
    <w:charset w:val="00"/>
    <w:family w:val="roman"/>
    <w:pitch w:val="variable"/>
    <w:sig w:usb0="00000287" w:usb1="00000000" w:usb2="00000000" w:usb3="00000000" w:csb0="0000009F" w:csb1="00000000"/>
    <w:embedRegular r:id="rId6" w:fontKey="{184DC0A1-FD62-414C-A4C2-C8FEA72FB36E}"/>
    <w:embedItalic r:id="rId7" w:fontKey="{A96A39E4-127A-43BF-B76F-52DFEFC3367C}"/>
  </w:font>
  <w:font w:name="Quattrocento Sans">
    <w:charset w:val="00"/>
    <w:family w:val="swiss"/>
    <w:pitch w:val="variable"/>
    <w:sig w:usb0="800000BF" w:usb1="4000005B" w:usb2="00000000" w:usb3="00000000" w:csb0="00000001" w:csb1="00000000"/>
    <w:embedRegular r:id="rId8" w:fontKey="{0E37EBAD-F069-4039-B30C-4F170F539C11}"/>
  </w:font>
  <w:font w:name="Roboto">
    <w:charset w:val="00"/>
    <w:family w:val="auto"/>
    <w:pitch w:val="variable"/>
    <w:sig w:usb0="E0000AFF" w:usb1="5000217F" w:usb2="00000021" w:usb3="00000000" w:csb0="0000019F" w:csb1="00000000"/>
    <w:embedRegular r:id="rId9" w:fontKey="{BFE702FA-4E97-45F6-BBCC-40C110528D3E}"/>
    <w:embedBold r:id="rId10" w:fontKey="{773BFFD3-BC79-4E67-996C-247CD18C77CA}"/>
  </w:font>
  <w:font w:name="Segoe UI Symbol">
    <w:panose1 w:val="020B0502040204020203"/>
    <w:charset w:val="00"/>
    <w:family w:val="swiss"/>
    <w:pitch w:val="variable"/>
    <w:sig w:usb0="800001E3" w:usb1="1200FFEF" w:usb2="00040000" w:usb3="00000000" w:csb0="00000001" w:csb1="00000000"/>
    <w:embedRegular r:id="rId11" w:fontKey="{90AF87FA-EAB2-4B7A-8A9B-1BA06E0D3FFD}"/>
  </w:font>
  <w:font w:name="Ubuntu Medium">
    <w:charset w:val="00"/>
    <w:family w:val="swiss"/>
    <w:pitch w:val="variable"/>
    <w:sig w:usb0="E00002FF" w:usb1="5000205B" w:usb2="00000000" w:usb3="00000000" w:csb0="0000009F" w:csb1="00000000"/>
    <w:embedRegular r:id="rId12" w:fontKey="{2D11C8A1-3EE2-4AD5-8DF4-430FFBDF8822}"/>
  </w:font>
  <w:font w:name="Verdana">
    <w:panose1 w:val="020B0604030504040204"/>
    <w:charset w:val="00"/>
    <w:family w:val="swiss"/>
    <w:pitch w:val="variable"/>
    <w:sig w:usb0="A00006FF" w:usb1="4000205B" w:usb2="00000010" w:usb3="00000000" w:csb0="0000019F" w:csb1="00000000"/>
    <w:embedRegular r:id="rId13" w:fontKey="{50E0EC55-43AA-4870-BC48-A250BBE584A4}"/>
    <w:embedBold r:id="rId14" w:fontKey="{EAC063EA-9E20-44E9-ABFA-1ECCBC7DE1CF}"/>
  </w:font>
  <w:font w:name="Cambria">
    <w:panose1 w:val="02040503050406030204"/>
    <w:charset w:val="00"/>
    <w:family w:val="roman"/>
    <w:pitch w:val="variable"/>
    <w:sig w:usb0="E00006FF" w:usb1="420024FF" w:usb2="02000000" w:usb3="00000000" w:csb0="0000019F" w:csb1="00000000"/>
    <w:embedRegular r:id="rId15" w:fontKey="{E697554D-D567-4DF1-9708-447E5D40C41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95E06" w14:textId="44209D00" w:rsidR="00837265" w:rsidRDefault="00492CBD">
    <w:pPr>
      <w:jc w:val="right"/>
    </w:pPr>
    <w:ins w:id="3271" w:author="Kush Khalasi" w:date="2025-06-02T18:47:00Z" w16du:dateUtc="2025-06-02T13:17:00Z">
      <w:r>
        <w:rPr>
          <w:noProof/>
        </w:rPr>
        <mc:AlternateContent>
          <mc:Choice Requires="wps">
            <w:drawing>
              <wp:anchor distT="0" distB="0" distL="114300" distR="114300" simplePos="0" relativeHeight="251660288" behindDoc="0" locked="0" layoutInCell="1" allowOverlap="1" wp14:anchorId="3233E6E3" wp14:editId="185BFE2B">
                <wp:simplePos x="0" y="0"/>
                <wp:positionH relativeFrom="column">
                  <wp:posOffset>-317500</wp:posOffset>
                </wp:positionH>
                <wp:positionV relativeFrom="paragraph">
                  <wp:posOffset>22225</wp:posOffset>
                </wp:positionV>
                <wp:extent cx="1659467" cy="262467"/>
                <wp:effectExtent l="0" t="0" r="0" b="4445"/>
                <wp:wrapNone/>
                <wp:docPr id="417881271" name="Text Box 14"/>
                <wp:cNvGraphicFramePr/>
                <a:graphic xmlns:a="http://schemas.openxmlformats.org/drawingml/2006/main">
                  <a:graphicData uri="http://schemas.microsoft.com/office/word/2010/wordprocessingShape">
                    <wps:wsp>
                      <wps:cNvSpPr txBox="1"/>
                      <wps:spPr>
                        <a:xfrm>
                          <a:off x="0" y="0"/>
                          <a:ext cx="1659467" cy="262467"/>
                        </a:xfrm>
                        <a:prstGeom prst="rect">
                          <a:avLst/>
                        </a:prstGeom>
                        <a:solidFill>
                          <a:schemeClr val="lt1"/>
                        </a:solidFill>
                        <a:ln w="6350">
                          <a:noFill/>
                        </a:ln>
                      </wps:spPr>
                      <wps:txbx>
                        <w:txbxContent>
                          <w:p w14:paraId="51426F26" w14:textId="095660EE" w:rsidR="00492CBD" w:rsidRDefault="00492CBD">
                            <w:ins w:id="3272" w:author="Kush Khalasi" w:date="2025-06-02T18:48:00Z" w16du:dateUtc="2025-06-02T13:18:00Z">
                              <w:r>
                                <w:t>DOC</w:t>
                              </w:r>
                            </w:ins>
                            <w:ins w:id="3273" w:author="Kush Khalasi" w:date="2025-06-02T18:47:00Z" w16du:dateUtc="2025-06-02T13:17:00Z">
                              <w:r>
                                <w:t>.RTT.EH</w:t>
                              </w:r>
                            </w:ins>
                            <w:ins w:id="3274" w:author="Kush Khalasi" w:date="2025-06-02T18:48:00Z" w16du:dateUtc="2025-06-02T13:18:00Z">
                              <w:r>
                                <w:t>.01</w:t>
                              </w:r>
                            </w:ins>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233E6E3" id="_x0000_t202" coordsize="21600,21600" o:spt="202" path="m,l,21600r21600,l21600,xe">
                <v:stroke joinstyle="miter"/>
                <v:path gradientshapeok="t" o:connecttype="rect"/>
              </v:shapetype>
              <v:shape id="Text Box 14" o:spid="_x0000_s1033" type="#_x0000_t202" style="position:absolute;left:0;text-align:left;margin-left:-25pt;margin-top:1.75pt;width:130.65pt;height:20.6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" fillcolor="white [3201]" stroked="f" strokeweight=".5pt">
                <v:textbox>
                  <w:txbxContent>
                    <w:p w14:paraId="51426F26" w14:textId="095660EE" w:rsidR="00492CBD" w:rsidRDefault="00492CBD">
                      <w:ins w:id="3275" w:author="Kush Khalasi" w:date="2025-06-02T18:48:00Z" w16du:dateUtc="2025-06-02T13:18:00Z">
                        <w:r>
                          <w:t>DOC</w:t>
                        </w:r>
                      </w:ins>
                      <w:ins w:id="3276" w:author="Kush Khalasi" w:date="2025-06-02T18:47:00Z" w16du:dateUtc="2025-06-02T13:17:00Z">
                        <w:r>
                          <w:t>.RTT.EH</w:t>
                        </w:r>
                      </w:ins>
                      <w:ins w:id="3277" w:author="Kush Khalasi" w:date="2025-06-02T18:48:00Z" w16du:dateUtc="2025-06-02T13:18:00Z">
                        <w:r>
                          <w:t>.01</w:t>
                        </w:r>
                      </w:ins>
                    </w:p>
                  </w:txbxContent>
                </v:textbox>
              </v:shape>
            </w:pict>
          </mc:Fallback>
        </mc:AlternateContent>
      </w:r>
    </w:ins>
    <w:r>
      <w:fldChar w:fldCharType="begin"/>
    </w:r>
    <w:r>
      <w:instrText>PAGE</w:instrText>
    </w:r>
    <w:r>
      <w:fldChar w:fldCharType="separate"/>
    </w:r>
    <w:r w:rsidR="00373B3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4B5F62" w14:textId="77777777" w:rsidR="00A52C1D" w:rsidRDefault="00A52C1D">
      <w:pPr>
        <w:spacing w:after="0" w:line="240" w:lineRule="auto"/>
      </w:pPr>
      <w:r>
        <w:separator/>
      </w:r>
    </w:p>
  </w:footnote>
  <w:footnote w:type="continuationSeparator" w:id="0">
    <w:p w14:paraId="6B38430F" w14:textId="77777777" w:rsidR="00A52C1D" w:rsidRDefault="00A52C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434A9" w14:textId="77777777" w:rsidR="00837265" w:rsidRDefault="00000000">
    <w:r>
      <w:rPr>
        <w:noProof/>
      </w:rPr>
      <w:drawing>
        <wp:anchor distT="114300" distB="114300" distL="114300" distR="114300" simplePos="0" relativeHeight="251658240" behindDoc="0" locked="0" layoutInCell="1" hidden="0" allowOverlap="1" wp14:anchorId="5FB4C071" wp14:editId="3447A4EA">
          <wp:simplePos x="0" y="0"/>
          <wp:positionH relativeFrom="column">
            <wp:posOffset>-257174</wp:posOffset>
          </wp:positionH>
          <wp:positionV relativeFrom="paragraph">
            <wp:posOffset>-800099</wp:posOffset>
          </wp:positionV>
          <wp:extent cx="1600200" cy="852280"/>
          <wp:effectExtent l="0" t="0" r="0" b="0"/>
          <wp:wrapSquare wrapText="bothSides" distT="114300" distB="114300" distL="114300" distR="114300"/>
          <wp:docPr id="18" name="image5.png" descr="red-riya-without-bg.png"/>
          <wp:cNvGraphicFramePr/>
          <a:graphic xmlns:a="http://schemas.openxmlformats.org/drawingml/2006/main">
            <a:graphicData uri="http://schemas.openxmlformats.org/drawingml/2006/picture">
              <pic:pic xmlns:pic="http://schemas.openxmlformats.org/drawingml/2006/picture">
                <pic:nvPicPr>
                  <pic:cNvPr id="0" name="image5.png" descr="red-riya-without-bg.png"/>
                  <pic:cNvPicPr preferRelativeResize="0"/>
                </pic:nvPicPr>
                <pic:blipFill>
                  <a:blip r:embed="rId1"/>
                  <a:srcRect/>
                  <a:stretch>
                    <a:fillRect/>
                  </a:stretch>
                </pic:blipFill>
                <pic:spPr>
                  <a:xfrm>
                    <a:off x="0" y="0"/>
                    <a:ext cx="1600200" cy="85228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1CB84" w14:textId="77777777" w:rsidR="00837265" w:rsidRDefault="00000000">
    <w:r>
      <w:rPr>
        <w:noProof/>
      </w:rPr>
      <w:drawing>
        <wp:anchor distT="114300" distB="114300" distL="114300" distR="114300" simplePos="0" relativeHeight="251659264" behindDoc="0" locked="0" layoutInCell="1" hidden="0" allowOverlap="1" wp14:anchorId="3B8E7422" wp14:editId="630A0EFF">
          <wp:simplePos x="0" y="0"/>
          <wp:positionH relativeFrom="column">
            <wp:posOffset>114300</wp:posOffset>
          </wp:positionH>
          <wp:positionV relativeFrom="paragraph">
            <wp:posOffset>114300</wp:posOffset>
          </wp:positionV>
          <wp:extent cx="2424113" cy="1301015"/>
          <wp:effectExtent l="0" t="0" r="0" b="0"/>
          <wp:wrapSquare wrapText="bothSides" distT="114300" distB="114300" distL="114300" distR="114300"/>
          <wp:docPr id="14" name="image5.png" descr="red-riya-without-bg.png"/>
          <wp:cNvGraphicFramePr/>
          <a:graphic xmlns:a="http://schemas.openxmlformats.org/drawingml/2006/main">
            <a:graphicData uri="http://schemas.openxmlformats.org/drawingml/2006/picture">
              <pic:pic xmlns:pic="http://schemas.openxmlformats.org/drawingml/2006/picture">
                <pic:nvPicPr>
                  <pic:cNvPr id="0" name="image5.png" descr="red-riya-without-bg.png"/>
                  <pic:cNvPicPr preferRelativeResize="0"/>
                </pic:nvPicPr>
                <pic:blipFill>
                  <a:blip r:embed="rId1"/>
                  <a:srcRect/>
                  <a:stretch>
                    <a:fillRect/>
                  </a:stretch>
                </pic:blipFill>
                <pic:spPr>
                  <a:xfrm>
                    <a:off x="0" y="0"/>
                    <a:ext cx="2424113" cy="130101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C4318"/>
    <w:multiLevelType w:val="multilevel"/>
    <w:tmpl w:val="4DFAC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D5E09"/>
    <w:multiLevelType w:val="multilevel"/>
    <w:tmpl w:val="8EE68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A4E3C"/>
    <w:multiLevelType w:val="multilevel"/>
    <w:tmpl w:val="4470D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A72724"/>
    <w:multiLevelType w:val="multilevel"/>
    <w:tmpl w:val="9F26F0A2"/>
    <w:lvl w:ilvl="0">
      <w:start w:val="1"/>
      <w:numFmt w:val="bullet"/>
      <w:lvlText w:val="●"/>
      <w:lvlJc w:val="left"/>
      <w:pPr>
        <w:ind w:left="720" w:hanging="360"/>
      </w:pPr>
      <w:rPr>
        <w:rFonts w:ascii="Arial" w:eastAsia="Arial" w:hAnsi="Arial" w:cs="Arial"/>
        <w:color w:val="222222"/>
        <w:sz w:val="22"/>
        <w:szCs w:val="22"/>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5CE57B2"/>
    <w:multiLevelType w:val="multilevel"/>
    <w:tmpl w:val="425627A0"/>
    <w:lvl w:ilvl="0">
      <w:start w:val="1"/>
      <w:numFmt w:val="bullet"/>
      <w:lvlText w:val="➢"/>
      <w:lvlJc w:val="left"/>
      <w:pPr>
        <w:ind w:left="720" w:hanging="7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73D5C3D"/>
    <w:multiLevelType w:val="multilevel"/>
    <w:tmpl w:val="B2AA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8106F65"/>
    <w:multiLevelType w:val="multilevel"/>
    <w:tmpl w:val="664860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8246C5B"/>
    <w:multiLevelType w:val="multilevel"/>
    <w:tmpl w:val="364EC59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8" w15:restartNumberingAfterBreak="0">
    <w:nsid w:val="08316633"/>
    <w:multiLevelType w:val="multilevel"/>
    <w:tmpl w:val="053C0B6E"/>
    <w:lvl w:ilvl="0">
      <w:start w:val="1"/>
      <w:numFmt w:val="bullet"/>
      <w:lvlText w:val="●"/>
      <w:lvlJc w:val="left"/>
      <w:pPr>
        <w:ind w:left="720" w:hanging="360"/>
      </w:pPr>
      <w:rPr>
        <w:rFonts w:ascii="Arial" w:eastAsia="Arial" w:hAnsi="Arial" w:cs="Arial"/>
        <w:vertAlign w:val="baseline"/>
      </w:rPr>
    </w:lvl>
    <w:lvl w:ilvl="1">
      <w:start w:val="1"/>
      <w:numFmt w:val="bullet"/>
      <w:lvlText w:val="o"/>
      <w:lvlJc w:val="left"/>
      <w:pPr>
        <w:ind w:left="1440" w:hanging="360"/>
      </w:pPr>
      <w:rPr>
        <w:rFonts w:ascii="Arial" w:eastAsia="Arial" w:hAnsi="Arial" w:cs="Arial"/>
        <w:vertAlign w:val="baseline"/>
      </w:rPr>
    </w:lvl>
    <w:lvl w:ilvl="2">
      <w:start w:val="1"/>
      <w:numFmt w:val="bullet"/>
      <w:lvlText w:val="▪"/>
      <w:lvlJc w:val="left"/>
      <w:pPr>
        <w:ind w:left="2160" w:hanging="360"/>
      </w:pPr>
      <w:rPr>
        <w:rFonts w:ascii="Arial" w:eastAsia="Arial" w:hAnsi="Arial" w:cs="Arial"/>
        <w:vertAlign w:val="baseline"/>
      </w:rPr>
    </w:lvl>
    <w:lvl w:ilvl="3">
      <w:start w:val="1"/>
      <w:numFmt w:val="bullet"/>
      <w:lvlText w:val="●"/>
      <w:lvlJc w:val="left"/>
      <w:pPr>
        <w:ind w:left="2880" w:hanging="360"/>
      </w:pPr>
      <w:rPr>
        <w:rFonts w:ascii="Arial" w:eastAsia="Arial" w:hAnsi="Arial" w:cs="Arial"/>
        <w:vertAlign w:val="baseline"/>
      </w:rPr>
    </w:lvl>
    <w:lvl w:ilvl="4">
      <w:start w:val="1"/>
      <w:numFmt w:val="bullet"/>
      <w:lvlText w:val="o"/>
      <w:lvlJc w:val="left"/>
      <w:pPr>
        <w:ind w:left="3600" w:hanging="360"/>
      </w:pPr>
      <w:rPr>
        <w:rFonts w:ascii="Arial" w:eastAsia="Arial" w:hAnsi="Arial" w:cs="Arial"/>
        <w:vertAlign w:val="baseline"/>
      </w:rPr>
    </w:lvl>
    <w:lvl w:ilvl="5">
      <w:start w:val="1"/>
      <w:numFmt w:val="bullet"/>
      <w:lvlText w:val="▪"/>
      <w:lvlJc w:val="left"/>
      <w:pPr>
        <w:ind w:left="4320" w:hanging="360"/>
      </w:pPr>
      <w:rPr>
        <w:rFonts w:ascii="Arial" w:eastAsia="Arial" w:hAnsi="Arial" w:cs="Arial"/>
        <w:vertAlign w:val="baseline"/>
      </w:rPr>
    </w:lvl>
    <w:lvl w:ilvl="6">
      <w:start w:val="1"/>
      <w:numFmt w:val="bullet"/>
      <w:lvlText w:val="●"/>
      <w:lvlJc w:val="left"/>
      <w:pPr>
        <w:ind w:left="5040" w:hanging="360"/>
      </w:pPr>
      <w:rPr>
        <w:rFonts w:ascii="Arial" w:eastAsia="Arial" w:hAnsi="Arial" w:cs="Arial"/>
        <w:vertAlign w:val="baseline"/>
      </w:rPr>
    </w:lvl>
    <w:lvl w:ilvl="7">
      <w:start w:val="1"/>
      <w:numFmt w:val="bullet"/>
      <w:lvlText w:val="o"/>
      <w:lvlJc w:val="left"/>
      <w:pPr>
        <w:ind w:left="5760" w:hanging="360"/>
      </w:pPr>
      <w:rPr>
        <w:rFonts w:ascii="Arial" w:eastAsia="Arial" w:hAnsi="Arial" w:cs="Arial"/>
        <w:vertAlign w:val="baseline"/>
      </w:rPr>
    </w:lvl>
    <w:lvl w:ilvl="8">
      <w:start w:val="1"/>
      <w:numFmt w:val="bullet"/>
      <w:lvlText w:val="▪"/>
      <w:lvlJc w:val="left"/>
      <w:pPr>
        <w:ind w:left="6480" w:hanging="360"/>
      </w:pPr>
      <w:rPr>
        <w:rFonts w:ascii="Arial" w:eastAsia="Arial" w:hAnsi="Arial" w:cs="Arial"/>
        <w:vertAlign w:val="baseline"/>
      </w:rPr>
    </w:lvl>
  </w:abstractNum>
  <w:abstractNum w:abstractNumId="9" w15:restartNumberingAfterBreak="0">
    <w:nsid w:val="09152395"/>
    <w:multiLevelType w:val="multilevel"/>
    <w:tmpl w:val="A5648C36"/>
    <w:lvl w:ilvl="0">
      <w:start w:val="1"/>
      <w:numFmt w:val="bullet"/>
      <w:lvlText w:val="➢"/>
      <w:lvlJc w:val="left"/>
      <w:pPr>
        <w:ind w:left="720" w:hanging="7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9B16AD4"/>
    <w:multiLevelType w:val="multilevel"/>
    <w:tmpl w:val="36EC5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03272F"/>
    <w:multiLevelType w:val="multilevel"/>
    <w:tmpl w:val="36223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D3C6B97"/>
    <w:multiLevelType w:val="multilevel"/>
    <w:tmpl w:val="770CAD8E"/>
    <w:lvl w:ilvl="0">
      <w:start w:val="1"/>
      <w:numFmt w:val="bullet"/>
      <w:lvlText w:val="➢"/>
      <w:lvlJc w:val="left"/>
      <w:pPr>
        <w:ind w:left="720" w:hanging="360"/>
      </w:pPr>
      <w:rPr>
        <w:rFonts w:ascii="Arial" w:eastAsia="Arial" w:hAnsi="Arial" w:cs="Arial"/>
        <w:vertAlign w:val="baseline"/>
      </w:rPr>
    </w:lvl>
    <w:lvl w:ilvl="1">
      <w:start w:val="1"/>
      <w:numFmt w:val="bullet"/>
      <w:lvlText w:val="o"/>
      <w:lvlJc w:val="left"/>
      <w:pPr>
        <w:ind w:left="1440" w:hanging="360"/>
      </w:pPr>
      <w:rPr>
        <w:rFonts w:ascii="Arial" w:eastAsia="Arial" w:hAnsi="Arial" w:cs="Arial"/>
        <w:vertAlign w:val="baseline"/>
      </w:rPr>
    </w:lvl>
    <w:lvl w:ilvl="2">
      <w:start w:val="1"/>
      <w:numFmt w:val="bullet"/>
      <w:lvlText w:val="▪"/>
      <w:lvlJc w:val="left"/>
      <w:pPr>
        <w:ind w:left="2160" w:hanging="360"/>
      </w:pPr>
      <w:rPr>
        <w:rFonts w:ascii="Arial" w:eastAsia="Arial" w:hAnsi="Arial" w:cs="Arial"/>
        <w:vertAlign w:val="baseline"/>
      </w:rPr>
    </w:lvl>
    <w:lvl w:ilvl="3">
      <w:start w:val="1"/>
      <w:numFmt w:val="bullet"/>
      <w:lvlText w:val="●"/>
      <w:lvlJc w:val="left"/>
      <w:pPr>
        <w:ind w:left="2880" w:hanging="360"/>
      </w:pPr>
      <w:rPr>
        <w:rFonts w:ascii="Arial" w:eastAsia="Arial" w:hAnsi="Arial" w:cs="Arial"/>
        <w:vertAlign w:val="baseline"/>
      </w:rPr>
    </w:lvl>
    <w:lvl w:ilvl="4">
      <w:start w:val="1"/>
      <w:numFmt w:val="bullet"/>
      <w:lvlText w:val="o"/>
      <w:lvlJc w:val="left"/>
      <w:pPr>
        <w:ind w:left="3600" w:hanging="360"/>
      </w:pPr>
      <w:rPr>
        <w:rFonts w:ascii="Arial" w:eastAsia="Arial" w:hAnsi="Arial" w:cs="Arial"/>
        <w:vertAlign w:val="baseline"/>
      </w:rPr>
    </w:lvl>
    <w:lvl w:ilvl="5">
      <w:start w:val="1"/>
      <w:numFmt w:val="bullet"/>
      <w:lvlText w:val="▪"/>
      <w:lvlJc w:val="left"/>
      <w:pPr>
        <w:ind w:left="4320" w:hanging="360"/>
      </w:pPr>
      <w:rPr>
        <w:rFonts w:ascii="Arial" w:eastAsia="Arial" w:hAnsi="Arial" w:cs="Arial"/>
        <w:vertAlign w:val="baseline"/>
      </w:rPr>
    </w:lvl>
    <w:lvl w:ilvl="6">
      <w:start w:val="1"/>
      <w:numFmt w:val="bullet"/>
      <w:lvlText w:val="●"/>
      <w:lvlJc w:val="left"/>
      <w:pPr>
        <w:ind w:left="5040" w:hanging="360"/>
      </w:pPr>
      <w:rPr>
        <w:rFonts w:ascii="Arial" w:eastAsia="Arial" w:hAnsi="Arial" w:cs="Arial"/>
        <w:vertAlign w:val="baseline"/>
      </w:rPr>
    </w:lvl>
    <w:lvl w:ilvl="7">
      <w:start w:val="1"/>
      <w:numFmt w:val="bullet"/>
      <w:lvlText w:val="o"/>
      <w:lvlJc w:val="left"/>
      <w:pPr>
        <w:ind w:left="5760" w:hanging="360"/>
      </w:pPr>
      <w:rPr>
        <w:rFonts w:ascii="Arial" w:eastAsia="Arial" w:hAnsi="Arial" w:cs="Arial"/>
        <w:vertAlign w:val="baseline"/>
      </w:rPr>
    </w:lvl>
    <w:lvl w:ilvl="8">
      <w:start w:val="1"/>
      <w:numFmt w:val="bullet"/>
      <w:lvlText w:val="▪"/>
      <w:lvlJc w:val="left"/>
      <w:pPr>
        <w:ind w:left="6480" w:hanging="360"/>
      </w:pPr>
      <w:rPr>
        <w:rFonts w:ascii="Arial" w:eastAsia="Arial" w:hAnsi="Arial" w:cs="Arial"/>
        <w:vertAlign w:val="baseline"/>
      </w:rPr>
    </w:lvl>
  </w:abstractNum>
  <w:abstractNum w:abstractNumId="13" w15:restartNumberingAfterBreak="0">
    <w:nsid w:val="0D692AA4"/>
    <w:multiLevelType w:val="hybridMultilevel"/>
    <w:tmpl w:val="0EEA948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4" w15:restartNumberingAfterBreak="0">
    <w:nsid w:val="0E697E2B"/>
    <w:multiLevelType w:val="multilevel"/>
    <w:tmpl w:val="0B52A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7D1808"/>
    <w:multiLevelType w:val="multilevel"/>
    <w:tmpl w:val="3D02C2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701255"/>
    <w:multiLevelType w:val="multilevel"/>
    <w:tmpl w:val="137AA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500BA8"/>
    <w:multiLevelType w:val="multilevel"/>
    <w:tmpl w:val="A1ACB35A"/>
    <w:lvl w:ilvl="0">
      <w:start w:val="1"/>
      <w:numFmt w:val="bullet"/>
      <w:lvlText w:val="✓"/>
      <w:lvlJc w:val="left"/>
      <w:pPr>
        <w:ind w:left="720" w:hanging="360"/>
      </w:pPr>
      <w:rPr>
        <w:rFonts w:ascii="Arial" w:eastAsia="Arial" w:hAnsi="Arial" w:cs="Arial"/>
        <w:vertAlign w:val="baseline"/>
      </w:rPr>
    </w:lvl>
    <w:lvl w:ilvl="1">
      <w:start w:val="1"/>
      <w:numFmt w:val="bullet"/>
      <w:lvlText w:val="o"/>
      <w:lvlJc w:val="left"/>
      <w:pPr>
        <w:ind w:left="1440" w:hanging="360"/>
      </w:pPr>
      <w:rPr>
        <w:rFonts w:ascii="Arial" w:eastAsia="Arial" w:hAnsi="Arial" w:cs="Arial"/>
        <w:vertAlign w:val="baseline"/>
      </w:rPr>
    </w:lvl>
    <w:lvl w:ilvl="2">
      <w:start w:val="1"/>
      <w:numFmt w:val="bullet"/>
      <w:lvlText w:val="▪"/>
      <w:lvlJc w:val="left"/>
      <w:pPr>
        <w:ind w:left="2160" w:hanging="360"/>
      </w:pPr>
      <w:rPr>
        <w:rFonts w:ascii="Arial" w:eastAsia="Arial" w:hAnsi="Arial" w:cs="Arial"/>
        <w:vertAlign w:val="baseline"/>
      </w:rPr>
    </w:lvl>
    <w:lvl w:ilvl="3">
      <w:start w:val="1"/>
      <w:numFmt w:val="bullet"/>
      <w:lvlText w:val="●"/>
      <w:lvlJc w:val="left"/>
      <w:pPr>
        <w:ind w:left="2880" w:hanging="360"/>
      </w:pPr>
      <w:rPr>
        <w:rFonts w:ascii="Arial" w:eastAsia="Arial" w:hAnsi="Arial" w:cs="Arial"/>
        <w:vertAlign w:val="baseline"/>
      </w:rPr>
    </w:lvl>
    <w:lvl w:ilvl="4">
      <w:start w:val="1"/>
      <w:numFmt w:val="bullet"/>
      <w:lvlText w:val="o"/>
      <w:lvlJc w:val="left"/>
      <w:pPr>
        <w:ind w:left="3600" w:hanging="360"/>
      </w:pPr>
      <w:rPr>
        <w:rFonts w:ascii="Arial" w:eastAsia="Arial" w:hAnsi="Arial" w:cs="Arial"/>
        <w:vertAlign w:val="baseline"/>
      </w:rPr>
    </w:lvl>
    <w:lvl w:ilvl="5">
      <w:start w:val="1"/>
      <w:numFmt w:val="bullet"/>
      <w:lvlText w:val="▪"/>
      <w:lvlJc w:val="left"/>
      <w:pPr>
        <w:ind w:left="4320" w:hanging="360"/>
      </w:pPr>
      <w:rPr>
        <w:rFonts w:ascii="Arial" w:eastAsia="Arial" w:hAnsi="Arial" w:cs="Arial"/>
        <w:vertAlign w:val="baseline"/>
      </w:rPr>
    </w:lvl>
    <w:lvl w:ilvl="6">
      <w:start w:val="1"/>
      <w:numFmt w:val="bullet"/>
      <w:lvlText w:val="●"/>
      <w:lvlJc w:val="left"/>
      <w:pPr>
        <w:ind w:left="5040" w:hanging="360"/>
      </w:pPr>
      <w:rPr>
        <w:rFonts w:ascii="Arial" w:eastAsia="Arial" w:hAnsi="Arial" w:cs="Arial"/>
        <w:vertAlign w:val="baseline"/>
      </w:rPr>
    </w:lvl>
    <w:lvl w:ilvl="7">
      <w:start w:val="1"/>
      <w:numFmt w:val="bullet"/>
      <w:lvlText w:val="o"/>
      <w:lvlJc w:val="left"/>
      <w:pPr>
        <w:ind w:left="5760" w:hanging="360"/>
      </w:pPr>
      <w:rPr>
        <w:rFonts w:ascii="Arial" w:eastAsia="Arial" w:hAnsi="Arial" w:cs="Arial"/>
        <w:vertAlign w:val="baseline"/>
      </w:rPr>
    </w:lvl>
    <w:lvl w:ilvl="8">
      <w:start w:val="1"/>
      <w:numFmt w:val="bullet"/>
      <w:lvlText w:val="▪"/>
      <w:lvlJc w:val="left"/>
      <w:pPr>
        <w:ind w:left="6480" w:hanging="360"/>
      </w:pPr>
      <w:rPr>
        <w:rFonts w:ascii="Arial" w:eastAsia="Arial" w:hAnsi="Arial" w:cs="Arial"/>
        <w:vertAlign w:val="baseline"/>
      </w:rPr>
    </w:lvl>
  </w:abstractNum>
  <w:abstractNum w:abstractNumId="18" w15:restartNumberingAfterBreak="0">
    <w:nsid w:val="13A0162A"/>
    <w:multiLevelType w:val="multilevel"/>
    <w:tmpl w:val="085C04D6"/>
    <w:lvl w:ilvl="0">
      <w:start w:val="1"/>
      <w:numFmt w:val="bullet"/>
      <w:lvlText w:val=""/>
      <w:lvlJc w:val="left"/>
      <w:pPr>
        <w:tabs>
          <w:tab w:val="num" w:pos="2880"/>
        </w:tabs>
        <w:ind w:left="2880" w:hanging="360"/>
      </w:pPr>
      <w:rPr>
        <w:rFonts w:ascii="Symbol" w:hAnsi="Symbol" w:hint="default"/>
        <w:sz w:val="20"/>
      </w:rPr>
    </w:lvl>
    <w:lvl w:ilvl="1">
      <w:start w:val="1"/>
      <w:numFmt w:val="bullet"/>
      <w:lvlText w:val="o"/>
      <w:lvlJc w:val="left"/>
      <w:pPr>
        <w:tabs>
          <w:tab w:val="num" w:pos="3600"/>
        </w:tabs>
        <w:ind w:left="3600" w:hanging="360"/>
      </w:pPr>
      <w:rPr>
        <w:rFonts w:ascii="Courier New" w:hAnsi="Courier New" w:hint="default"/>
        <w:sz w:val="20"/>
      </w:rPr>
    </w:lvl>
    <w:lvl w:ilvl="2">
      <w:start w:val="1"/>
      <w:numFmt w:val="bullet"/>
      <w:lvlText w:val=""/>
      <w:lvlJc w:val="left"/>
      <w:pPr>
        <w:tabs>
          <w:tab w:val="num" w:pos="4320"/>
        </w:tabs>
        <w:ind w:left="4320" w:hanging="360"/>
      </w:pPr>
      <w:rPr>
        <w:rFonts w:ascii="Wingdings" w:hAnsi="Wingdings" w:hint="default"/>
        <w:sz w:val="20"/>
      </w:rPr>
    </w:lvl>
    <w:lvl w:ilvl="3" w:tentative="1">
      <w:start w:val="1"/>
      <w:numFmt w:val="bullet"/>
      <w:lvlText w:val=""/>
      <w:lvlJc w:val="left"/>
      <w:pPr>
        <w:tabs>
          <w:tab w:val="num" w:pos="5040"/>
        </w:tabs>
        <w:ind w:left="5040" w:hanging="360"/>
      </w:pPr>
      <w:rPr>
        <w:rFonts w:ascii="Wingdings" w:hAnsi="Wingdings" w:hint="default"/>
        <w:sz w:val="20"/>
      </w:rPr>
    </w:lvl>
    <w:lvl w:ilvl="4" w:tentative="1">
      <w:start w:val="1"/>
      <w:numFmt w:val="bullet"/>
      <w:lvlText w:val=""/>
      <w:lvlJc w:val="left"/>
      <w:pPr>
        <w:tabs>
          <w:tab w:val="num" w:pos="5760"/>
        </w:tabs>
        <w:ind w:left="5760" w:hanging="360"/>
      </w:pPr>
      <w:rPr>
        <w:rFonts w:ascii="Wingdings" w:hAnsi="Wingdings" w:hint="default"/>
        <w:sz w:val="20"/>
      </w:rPr>
    </w:lvl>
    <w:lvl w:ilvl="5" w:tentative="1">
      <w:start w:val="1"/>
      <w:numFmt w:val="bullet"/>
      <w:lvlText w:val=""/>
      <w:lvlJc w:val="left"/>
      <w:pPr>
        <w:tabs>
          <w:tab w:val="num" w:pos="6480"/>
        </w:tabs>
        <w:ind w:left="6480" w:hanging="360"/>
      </w:pPr>
      <w:rPr>
        <w:rFonts w:ascii="Wingdings" w:hAnsi="Wingdings" w:hint="default"/>
        <w:sz w:val="20"/>
      </w:rPr>
    </w:lvl>
    <w:lvl w:ilvl="6" w:tentative="1">
      <w:start w:val="1"/>
      <w:numFmt w:val="bullet"/>
      <w:lvlText w:val=""/>
      <w:lvlJc w:val="left"/>
      <w:pPr>
        <w:tabs>
          <w:tab w:val="num" w:pos="7200"/>
        </w:tabs>
        <w:ind w:left="7200" w:hanging="360"/>
      </w:pPr>
      <w:rPr>
        <w:rFonts w:ascii="Wingdings" w:hAnsi="Wingdings" w:hint="default"/>
        <w:sz w:val="20"/>
      </w:rPr>
    </w:lvl>
    <w:lvl w:ilvl="7" w:tentative="1">
      <w:start w:val="1"/>
      <w:numFmt w:val="bullet"/>
      <w:lvlText w:val=""/>
      <w:lvlJc w:val="left"/>
      <w:pPr>
        <w:tabs>
          <w:tab w:val="num" w:pos="7920"/>
        </w:tabs>
        <w:ind w:left="7920" w:hanging="360"/>
      </w:pPr>
      <w:rPr>
        <w:rFonts w:ascii="Wingdings" w:hAnsi="Wingdings" w:hint="default"/>
        <w:sz w:val="20"/>
      </w:rPr>
    </w:lvl>
    <w:lvl w:ilvl="8" w:tentative="1">
      <w:start w:val="1"/>
      <w:numFmt w:val="bullet"/>
      <w:lvlText w:val=""/>
      <w:lvlJc w:val="left"/>
      <w:pPr>
        <w:tabs>
          <w:tab w:val="num" w:pos="8640"/>
        </w:tabs>
        <w:ind w:left="8640" w:hanging="360"/>
      </w:pPr>
      <w:rPr>
        <w:rFonts w:ascii="Wingdings" w:hAnsi="Wingdings" w:hint="default"/>
        <w:sz w:val="20"/>
      </w:rPr>
    </w:lvl>
  </w:abstractNum>
  <w:abstractNum w:abstractNumId="19" w15:restartNumberingAfterBreak="0">
    <w:nsid w:val="1C9E21E2"/>
    <w:multiLevelType w:val="multilevel"/>
    <w:tmpl w:val="074657D2"/>
    <w:lvl w:ilvl="0">
      <w:start w:val="1"/>
      <w:numFmt w:val="bullet"/>
      <w:lvlText w:val="➢"/>
      <w:lvlJc w:val="left"/>
      <w:pPr>
        <w:ind w:left="720" w:hanging="7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D1D1FB9"/>
    <w:multiLevelType w:val="multilevel"/>
    <w:tmpl w:val="4B009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22512C"/>
    <w:multiLevelType w:val="multilevel"/>
    <w:tmpl w:val="7B90D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754AF5"/>
    <w:multiLevelType w:val="multilevel"/>
    <w:tmpl w:val="BF3ACE6A"/>
    <w:lvl w:ilvl="0">
      <w:start w:val="1"/>
      <w:numFmt w:val="bullet"/>
      <w:lvlText w:val="➢"/>
      <w:lvlJc w:val="left"/>
      <w:pPr>
        <w:ind w:left="720" w:hanging="360"/>
      </w:pPr>
      <w:rPr>
        <w:rFonts w:ascii="Arial" w:eastAsia="Arial" w:hAnsi="Arial" w:cs="Arial"/>
        <w:vertAlign w:val="baseline"/>
      </w:rPr>
    </w:lvl>
    <w:lvl w:ilvl="1">
      <w:start w:val="1"/>
      <w:numFmt w:val="bullet"/>
      <w:lvlText w:val="o"/>
      <w:lvlJc w:val="left"/>
      <w:pPr>
        <w:ind w:left="1440" w:hanging="360"/>
      </w:pPr>
      <w:rPr>
        <w:rFonts w:ascii="Arial" w:eastAsia="Arial" w:hAnsi="Arial" w:cs="Arial"/>
        <w:vertAlign w:val="baseline"/>
      </w:rPr>
    </w:lvl>
    <w:lvl w:ilvl="2">
      <w:start w:val="1"/>
      <w:numFmt w:val="bullet"/>
      <w:lvlText w:val="▪"/>
      <w:lvlJc w:val="left"/>
      <w:pPr>
        <w:ind w:left="2160" w:hanging="360"/>
      </w:pPr>
      <w:rPr>
        <w:rFonts w:ascii="Arial" w:eastAsia="Arial" w:hAnsi="Arial" w:cs="Arial"/>
        <w:vertAlign w:val="baseline"/>
      </w:rPr>
    </w:lvl>
    <w:lvl w:ilvl="3">
      <w:start w:val="1"/>
      <w:numFmt w:val="bullet"/>
      <w:lvlText w:val="●"/>
      <w:lvlJc w:val="left"/>
      <w:pPr>
        <w:ind w:left="2880" w:hanging="360"/>
      </w:pPr>
      <w:rPr>
        <w:rFonts w:ascii="Arial" w:eastAsia="Arial" w:hAnsi="Arial" w:cs="Arial"/>
        <w:vertAlign w:val="baseline"/>
      </w:rPr>
    </w:lvl>
    <w:lvl w:ilvl="4">
      <w:start w:val="1"/>
      <w:numFmt w:val="bullet"/>
      <w:lvlText w:val="o"/>
      <w:lvlJc w:val="left"/>
      <w:pPr>
        <w:ind w:left="3600" w:hanging="360"/>
      </w:pPr>
      <w:rPr>
        <w:rFonts w:ascii="Arial" w:eastAsia="Arial" w:hAnsi="Arial" w:cs="Arial"/>
        <w:vertAlign w:val="baseline"/>
      </w:rPr>
    </w:lvl>
    <w:lvl w:ilvl="5">
      <w:start w:val="1"/>
      <w:numFmt w:val="bullet"/>
      <w:lvlText w:val="▪"/>
      <w:lvlJc w:val="left"/>
      <w:pPr>
        <w:ind w:left="4320" w:hanging="360"/>
      </w:pPr>
      <w:rPr>
        <w:rFonts w:ascii="Arial" w:eastAsia="Arial" w:hAnsi="Arial" w:cs="Arial"/>
        <w:vertAlign w:val="baseline"/>
      </w:rPr>
    </w:lvl>
    <w:lvl w:ilvl="6">
      <w:start w:val="1"/>
      <w:numFmt w:val="bullet"/>
      <w:lvlText w:val="●"/>
      <w:lvlJc w:val="left"/>
      <w:pPr>
        <w:ind w:left="5040" w:hanging="360"/>
      </w:pPr>
      <w:rPr>
        <w:rFonts w:ascii="Arial" w:eastAsia="Arial" w:hAnsi="Arial" w:cs="Arial"/>
        <w:vertAlign w:val="baseline"/>
      </w:rPr>
    </w:lvl>
    <w:lvl w:ilvl="7">
      <w:start w:val="1"/>
      <w:numFmt w:val="bullet"/>
      <w:lvlText w:val="o"/>
      <w:lvlJc w:val="left"/>
      <w:pPr>
        <w:ind w:left="5760" w:hanging="360"/>
      </w:pPr>
      <w:rPr>
        <w:rFonts w:ascii="Arial" w:eastAsia="Arial" w:hAnsi="Arial" w:cs="Arial"/>
        <w:vertAlign w:val="baseline"/>
      </w:rPr>
    </w:lvl>
    <w:lvl w:ilvl="8">
      <w:start w:val="1"/>
      <w:numFmt w:val="bullet"/>
      <w:lvlText w:val="▪"/>
      <w:lvlJc w:val="left"/>
      <w:pPr>
        <w:ind w:left="6480" w:hanging="360"/>
      </w:pPr>
      <w:rPr>
        <w:rFonts w:ascii="Arial" w:eastAsia="Arial" w:hAnsi="Arial" w:cs="Arial"/>
        <w:vertAlign w:val="baseline"/>
      </w:rPr>
    </w:lvl>
  </w:abstractNum>
  <w:abstractNum w:abstractNumId="23" w15:restartNumberingAfterBreak="0">
    <w:nsid w:val="25FC7794"/>
    <w:multiLevelType w:val="multilevel"/>
    <w:tmpl w:val="8F006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6AA7981"/>
    <w:multiLevelType w:val="multilevel"/>
    <w:tmpl w:val="3B72F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511A09"/>
    <w:multiLevelType w:val="multilevel"/>
    <w:tmpl w:val="0B204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774768"/>
    <w:multiLevelType w:val="multilevel"/>
    <w:tmpl w:val="2FC29F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28143591"/>
    <w:multiLevelType w:val="multilevel"/>
    <w:tmpl w:val="72583842"/>
    <w:lvl w:ilvl="0">
      <w:start w:val="1"/>
      <w:numFmt w:val="decimal"/>
      <w:lvlText w:val="%1."/>
      <w:lvlJc w:val="left"/>
      <w:pPr>
        <w:ind w:left="720" w:hanging="360"/>
      </w:pPr>
      <w:rPr>
        <w:vertAlign w:val="baseline"/>
      </w:rPr>
    </w:lvl>
    <w:lvl w:ilvl="1">
      <w:start w:val="1"/>
      <w:numFmt w:val="bullet"/>
      <w:lvlText w:val="o"/>
      <w:lvlJc w:val="left"/>
      <w:pPr>
        <w:ind w:left="1440" w:hanging="360"/>
      </w:pPr>
      <w:rPr>
        <w:rFonts w:ascii="Arial" w:eastAsia="Arial" w:hAnsi="Arial" w:cs="Arial"/>
        <w:vertAlign w:val="baseline"/>
      </w:rPr>
    </w:lvl>
    <w:lvl w:ilvl="2">
      <w:start w:val="1"/>
      <w:numFmt w:val="bullet"/>
      <w:lvlText w:val="▪"/>
      <w:lvlJc w:val="left"/>
      <w:pPr>
        <w:ind w:left="2160" w:hanging="360"/>
      </w:pPr>
      <w:rPr>
        <w:rFonts w:ascii="Arial" w:eastAsia="Arial" w:hAnsi="Arial" w:cs="Arial"/>
        <w:vertAlign w:val="baseline"/>
      </w:rPr>
    </w:lvl>
    <w:lvl w:ilvl="3">
      <w:start w:val="1"/>
      <w:numFmt w:val="bullet"/>
      <w:lvlText w:val="●"/>
      <w:lvlJc w:val="left"/>
      <w:pPr>
        <w:ind w:left="2880" w:hanging="360"/>
      </w:pPr>
      <w:rPr>
        <w:rFonts w:ascii="Arial" w:eastAsia="Arial" w:hAnsi="Arial" w:cs="Arial"/>
        <w:vertAlign w:val="baseline"/>
      </w:rPr>
    </w:lvl>
    <w:lvl w:ilvl="4">
      <w:start w:val="1"/>
      <w:numFmt w:val="bullet"/>
      <w:lvlText w:val="o"/>
      <w:lvlJc w:val="left"/>
      <w:pPr>
        <w:ind w:left="3600" w:hanging="360"/>
      </w:pPr>
      <w:rPr>
        <w:rFonts w:ascii="Arial" w:eastAsia="Arial" w:hAnsi="Arial" w:cs="Arial"/>
        <w:vertAlign w:val="baseline"/>
      </w:rPr>
    </w:lvl>
    <w:lvl w:ilvl="5">
      <w:start w:val="1"/>
      <w:numFmt w:val="bullet"/>
      <w:lvlText w:val="▪"/>
      <w:lvlJc w:val="left"/>
      <w:pPr>
        <w:ind w:left="4320" w:hanging="360"/>
      </w:pPr>
      <w:rPr>
        <w:rFonts w:ascii="Arial" w:eastAsia="Arial" w:hAnsi="Arial" w:cs="Arial"/>
        <w:vertAlign w:val="baseline"/>
      </w:rPr>
    </w:lvl>
    <w:lvl w:ilvl="6">
      <w:start w:val="1"/>
      <w:numFmt w:val="bullet"/>
      <w:lvlText w:val="●"/>
      <w:lvlJc w:val="left"/>
      <w:pPr>
        <w:ind w:left="5040" w:hanging="360"/>
      </w:pPr>
      <w:rPr>
        <w:rFonts w:ascii="Arial" w:eastAsia="Arial" w:hAnsi="Arial" w:cs="Arial"/>
        <w:vertAlign w:val="baseline"/>
      </w:rPr>
    </w:lvl>
    <w:lvl w:ilvl="7">
      <w:start w:val="1"/>
      <w:numFmt w:val="bullet"/>
      <w:lvlText w:val="o"/>
      <w:lvlJc w:val="left"/>
      <w:pPr>
        <w:ind w:left="5760" w:hanging="360"/>
      </w:pPr>
      <w:rPr>
        <w:rFonts w:ascii="Arial" w:eastAsia="Arial" w:hAnsi="Arial" w:cs="Arial"/>
        <w:vertAlign w:val="baseline"/>
      </w:rPr>
    </w:lvl>
    <w:lvl w:ilvl="8">
      <w:start w:val="1"/>
      <w:numFmt w:val="bullet"/>
      <w:lvlText w:val="▪"/>
      <w:lvlJc w:val="left"/>
      <w:pPr>
        <w:ind w:left="6480" w:hanging="360"/>
      </w:pPr>
      <w:rPr>
        <w:rFonts w:ascii="Arial" w:eastAsia="Arial" w:hAnsi="Arial" w:cs="Arial"/>
        <w:vertAlign w:val="baseline"/>
      </w:rPr>
    </w:lvl>
  </w:abstractNum>
  <w:abstractNum w:abstractNumId="28" w15:restartNumberingAfterBreak="0">
    <w:nsid w:val="28447715"/>
    <w:multiLevelType w:val="multilevel"/>
    <w:tmpl w:val="6A165A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2992734A"/>
    <w:multiLevelType w:val="multilevel"/>
    <w:tmpl w:val="36223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AEF55DD"/>
    <w:multiLevelType w:val="multilevel"/>
    <w:tmpl w:val="8AE02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F697917"/>
    <w:multiLevelType w:val="multilevel"/>
    <w:tmpl w:val="6D0A9F22"/>
    <w:lvl w:ilvl="0">
      <w:start w:val="1"/>
      <w:numFmt w:val="bullet"/>
      <w:lvlText w:val="➢"/>
      <w:lvlJc w:val="left"/>
      <w:pPr>
        <w:ind w:left="720" w:hanging="360"/>
      </w:pPr>
      <w:rPr>
        <w:rFonts w:ascii="Arial" w:eastAsia="Arial" w:hAnsi="Arial" w:cs="Arial"/>
        <w:vertAlign w:val="baseline"/>
      </w:rPr>
    </w:lvl>
    <w:lvl w:ilvl="1">
      <w:start w:val="1"/>
      <w:numFmt w:val="bullet"/>
      <w:lvlText w:val="o"/>
      <w:lvlJc w:val="left"/>
      <w:pPr>
        <w:ind w:left="1440" w:hanging="360"/>
      </w:pPr>
      <w:rPr>
        <w:rFonts w:ascii="Arial" w:eastAsia="Arial" w:hAnsi="Arial" w:cs="Arial"/>
        <w:vertAlign w:val="baseline"/>
      </w:rPr>
    </w:lvl>
    <w:lvl w:ilvl="2">
      <w:start w:val="1"/>
      <w:numFmt w:val="bullet"/>
      <w:lvlText w:val="▪"/>
      <w:lvlJc w:val="left"/>
      <w:pPr>
        <w:ind w:left="2160" w:hanging="360"/>
      </w:pPr>
      <w:rPr>
        <w:rFonts w:ascii="Arial" w:eastAsia="Arial" w:hAnsi="Arial" w:cs="Arial"/>
        <w:vertAlign w:val="baseline"/>
      </w:rPr>
    </w:lvl>
    <w:lvl w:ilvl="3">
      <w:start w:val="1"/>
      <w:numFmt w:val="bullet"/>
      <w:lvlText w:val="●"/>
      <w:lvlJc w:val="left"/>
      <w:pPr>
        <w:ind w:left="2880" w:hanging="360"/>
      </w:pPr>
      <w:rPr>
        <w:rFonts w:ascii="Arial" w:eastAsia="Arial" w:hAnsi="Arial" w:cs="Arial"/>
        <w:vertAlign w:val="baseline"/>
      </w:rPr>
    </w:lvl>
    <w:lvl w:ilvl="4">
      <w:start w:val="1"/>
      <w:numFmt w:val="bullet"/>
      <w:lvlText w:val="o"/>
      <w:lvlJc w:val="left"/>
      <w:pPr>
        <w:ind w:left="3600" w:hanging="360"/>
      </w:pPr>
      <w:rPr>
        <w:rFonts w:ascii="Arial" w:eastAsia="Arial" w:hAnsi="Arial" w:cs="Arial"/>
        <w:vertAlign w:val="baseline"/>
      </w:rPr>
    </w:lvl>
    <w:lvl w:ilvl="5">
      <w:start w:val="1"/>
      <w:numFmt w:val="bullet"/>
      <w:lvlText w:val="▪"/>
      <w:lvlJc w:val="left"/>
      <w:pPr>
        <w:ind w:left="4320" w:hanging="360"/>
      </w:pPr>
      <w:rPr>
        <w:rFonts w:ascii="Arial" w:eastAsia="Arial" w:hAnsi="Arial" w:cs="Arial"/>
        <w:vertAlign w:val="baseline"/>
      </w:rPr>
    </w:lvl>
    <w:lvl w:ilvl="6">
      <w:start w:val="1"/>
      <w:numFmt w:val="bullet"/>
      <w:lvlText w:val="●"/>
      <w:lvlJc w:val="left"/>
      <w:pPr>
        <w:ind w:left="5040" w:hanging="360"/>
      </w:pPr>
      <w:rPr>
        <w:rFonts w:ascii="Arial" w:eastAsia="Arial" w:hAnsi="Arial" w:cs="Arial"/>
        <w:vertAlign w:val="baseline"/>
      </w:rPr>
    </w:lvl>
    <w:lvl w:ilvl="7">
      <w:start w:val="1"/>
      <w:numFmt w:val="bullet"/>
      <w:lvlText w:val="o"/>
      <w:lvlJc w:val="left"/>
      <w:pPr>
        <w:ind w:left="5760" w:hanging="360"/>
      </w:pPr>
      <w:rPr>
        <w:rFonts w:ascii="Arial" w:eastAsia="Arial" w:hAnsi="Arial" w:cs="Arial"/>
        <w:vertAlign w:val="baseline"/>
      </w:rPr>
    </w:lvl>
    <w:lvl w:ilvl="8">
      <w:start w:val="1"/>
      <w:numFmt w:val="bullet"/>
      <w:lvlText w:val="▪"/>
      <w:lvlJc w:val="left"/>
      <w:pPr>
        <w:ind w:left="6480" w:hanging="360"/>
      </w:pPr>
      <w:rPr>
        <w:rFonts w:ascii="Arial" w:eastAsia="Arial" w:hAnsi="Arial" w:cs="Arial"/>
        <w:vertAlign w:val="baseline"/>
      </w:rPr>
    </w:lvl>
  </w:abstractNum>
  <w:abstractNum w:abstractNumId="32" w15:restartNumberingAfterBreak="0">
    <w:nsid w:val="30056420"/>
    <w:multiLevelType w:val="hybridMultilevel"/>
    <w:tmpl w:val="E8BC24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30933C1F"/>
    <w:multiLevelType w:val="multilevel"/>
    <w:tmpl w:val="78027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FB1DEB"/>
    <w:multiLevelType w:val="multilevel"/>
    <w:tmpl w:val="D554B2EA"/>
    <w:lvl w:ilvl="0">
      <w:start w:val="1"/>
      <w:numFmt w:val="lowerLetter"/>
      <w:lvlText w:val="%1."/>
      <w:lvlJc w:val="left"/>
      <w:pPr>
        <w:ind w:left="1440" w:hanging="360"/>
      </w:pPr>
      <w:rPr>
        <w:rFonts w:ascii="Calibri" w:eastAsia="Calibri" w:hAnsi="Calibri" w:cs="Calibri"/>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5" w15:restartNumberingAfterBreak="0">
    <w:nsid w:val="323F4760"/>
    <w:multiLevelType w:val="multilevel"/>
    <w:tmpl w:val="C98CBD80"/>
    <w:lvl w:ilvl="0">
      <w:start w:val="1"/>
      <w:numFmt w:val="bullet"/>
      <w:lvlText w:val="➢"/>
      <w:lvlJc w:val="left"/>
      <w:pPr>
        <w:ind w:left="720" w:hanging="360"/>
      </w:pPr>
      <w:rPr>
        <w:rFonts w:ascii="Arial" w:eastAsia="Arial" w:hAnsi="Arial" w:cs="Arial"/>
        <w:vertAlign w:val="baseline"/>
      </w:rPr>
    </w:lvl>
    <w:lvl w:ilvl="1">
      <w:start w:val="1"/>
      <w:numFmt w:val="bullet"/>
      <w:lvlText w:val="o"/>
      <w:lvlJc w:val="left"/>
      <w:pPr>
        <w:ind w:left="1440" w:hanging="360"/>
      </w:pPr>
      <w:rPr>
        <w:rFonts w:ascii="Arial" w:eastAsia="Arial" w:hAnsi="Arial" w:cs="Arial"/>
        <w:vertAlign w:val="baseline"/>
      </w:rPr>
    </w:lvl>
    <w:lvl w:ilvl="2">
      <w:start w:val="1"/>
      <w:numFmt w:val="bullet"/>
      <w:lvlText w:val="▪"/>
      <w:lvlJc w:val="left"/>
      <w:pPr>
        <w:ind w:left="2160" w:hanging="360"/>
      </w:pPr>
      <w:rPr>
        <w:rFonts w:ascii="Arial" w:eastAsia="Arial" w:hAnsi="Arial" w:cs="Arial"/>
        <w:vertAlign w:val="baseline"/>
      </w:rPr>
    </w:lvl>
    <w:lvl w:ilvl="3">
      <w:start w:val="1"/>
      <w:numFmt w:val="bullet"/>
      <w:lvlText w:val="●"/>
      <w:lvlJc w:val="left"/>
      <w:pPr>
        <w:ind w:left="2880" w:hanging="360"/>
      </w:pPr>
      <w:rPr>
        <w:rFonts w:ascii="Arial" w:eastAsia="Arial" w:hAnsi="Arial" w:cs="Arial"/>
        <w:vertAlign w:val="baseline"/>
      </w:rPr>
    </w:lvl>
    <w:lvl w:ilvl="4">
      <w:start w:val="1"/>
      <w:numFmt w:val="bullet"/>
      <w:lvlText w:val="o"/>
      <w:lvlJc w:val="left"/>
      <w:pPr>
        <w:ind w:left="3600" w:hanging="360"/>
      </w:pPr>
      <w:rPr>
        <w:rFonts w:ascii="Arial" w:eastAsia="Arial" w:hAnsi="Arial" w:cs="Arial"/>
        <w:vertAlign w:val="baseline"/>
      </w:rPr>
    </w:lvl>
    <w:lvl w:ilvl="5">
      <w:start w:val="1"/>
      <w:numFmt w:val="bullet"/>
      <w:lvlText w:val="▪"/>
      <w:lvlJc w:val="left"/>
      <w:pPr>
        <w:ind w:left="4320" w:hanging="360"/>
      </w:pPr>
      <w:rPr>
        <w:rFonts w:ascii="Arial" w:eastAsia="Arial" w:hAnsi="Arial" w:cs="Arial"/>
        <w:vertAlign w:val="baseline"/>
      </w:rPr>
    </w:lvl>
    <w:lvl w:ilvl="6">
      <w:start w:val="1"/>
      <w:numFmt w:val="bullet"/>
      <w:lvlText w:val="●"/>
      <w:lvlJc w:val="left"/>
      <w:pPr>
        <w:ind w:left="5040" w:hanging="360"/>
      </w:pPr>
      <w:rPr>
        <w:rFonts w:ascii="Arial" w:eastAsia="Arial" w:hAnsi="Arial" w:cs="Arial"/>
        <w:vertAlign w:val="baseline"/>
      </w:rPr>
    </w:lvl>
    <w:lvl w:ilvl="7">
      <w:start w:val="1"/>
      <w:numFmt w:val="bullet"/>
      <w:lvlText w:val="o"/>
      <w:lvlJc w:val="left"/>
      <w:pPr>
        <w:ind w:left="5760" w:hanging="360"/>
      </w:pPr>
      <w:rPr>
        <w:rFonts w:ascii="Arial" w:eastAsia="Arial" w:hAnsi="Arial" w:cs="Arial"/>
        <w:vertAlign w:val="baseline"/>
      </w:rPr>
    </w:lvl>
    <w:lvl w:ilvl="8">
      <w:start w:val="1"/>
      <w:numFmt w:val="bullet"/>
      <w:lvlText w:val="▪"/>
      <w:lvlJc w:val="left"/>
      <w:pPr>
        <w:ind w:left="6480" w:hanging="360"/>
      </w:pPr>
      <w:rPr>
        <w:rFonts w:ascii="Arial" w:eastAsia="Arial" w:hAnsi="Arial" w:cs="Arial"/>
        <w:vertAlign w:val="baseline"/>
      </w:rPr>
    </w:lvl>
  </w:abstractNum>
  <w:abstractNum w:abstractNumId="36" w15:restartNumberingAfterBreak="0">
    <w:nsid w:val="328259C1"/>
    <w:multiLevelType w:val="multilevel"/>
    <w:tmpl w:val="0D328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35E723F1"/>
    <w:multiLevelType w:val="multilevel"/>
    <w:tmpl w:val="08AC302C"/>
    <w:lvl w:ilvl="0">
      <w:start w:val="1"/>
      <w:numFmt w:val="bullet"/>
      <w:lvlText w:val="➢"/>
      <w:lvlJc w:val="left"/>
      <w:pPr>
        <w:ind w:left="720" w:hanging="360"/>
      </w:pPr>
      <w:rPr>
        <w:rFonts w:ascii="Arial" w:eastAsia="Arial" w:hAnsi="Arial" w:cs="Arial"/>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8" w15:restartNumberingAfterBreak="0">
    <w:nsid w:val="364A6FF1"/>
    <w:multiLevelType w:val="multilevel"/>
    <w:tmpl w:val="8E9C6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B74C52"/>
    <w:multiLevelType w:val="multilevel"/>
    <w:tmpl w:val="3FD2AA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36F168B6"/>
    <w:multiLevelType w:val="multilevel"/>
    <w:tmpl w:val="C3D08C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15:restartNumberingAfterBreak="0">
    <w:nsid w:val="39454DD1"/>
    <w:multiLevelType w:val="multilevel"/>
    <w:tmpl w:val="FC225E46"/>
    <w:lvl w:ilvl="0">
      <w:start w:val="1"/>
      <w:numFmt w:val="lowerLetter"/>
      <w:lvlText w:val="%1."/>
      <w:lvlJc w:val="left"/>
      <w:pPr>
        <w:ind w:left="1080" w:hanging="360"/>
      </w:pPr>
      <w:rPr>
        <w:b w:val="0"/>
      </w:rPr>
    </w:lvl>
    <w:lvl w:ilvl="1">
      <w:start w:val="1"/>
      <w:numFmt w:val="lowerRoman"/>
      <w:lvlText w:val="%2."/>
      <w:lvlJc w:val="left"/>
      <w:pPr>
        <w:ind w:left="1800" w:hanging="360"/>
      </w:pPr>
      <w:rPr>
        <w:rFonts w:ascii="Calibri" w:eastAsia="Calibri" w:hAnsi="Calibri" w:cs="Calibri"/>
      </w:r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2" w15:restartNumberingAfterBreak="0">
    <w:nsid w:val="3A824C4F"/>
    <w:multiLevelType w:val="multilevel"/>
    <w:tmpl w:val="7284A74E"/>
    <w:lvl w:ilvl="0">
      <w:start w:val="1"/>
      <w:numFmt w:val="bullet"/>
      <w:lvlText w:val="➢"/>
      <w:lvlJc w:val="left"/>
      <w:pPr>
        <w:ind w:left="720" w:hanging="360"/>
      </w:pPr>
      <w:rPr>
        <w:rFonts w:ascii="Arial" w:eastAsia="Arial" w:hAnsi="Arial" w:cs="Arial"/>
        <w:vertAlign w:val="baseline"/>
      </w:rPr>
    </w:lvl>
    <w:lvl w:ilvl="1">
      <w:start w:val="1"/>
      <w:numFmt w:val="bullet"/>
      <w:lvlText w:val="o"/>
      <w:lvlJc w:val="left"/>
      <w:pPr>
        <w:ind w:left="1440" w:hanging="360"/>
      </w:pPr>
      <w:rPr>
        <w:rFonts w:ascii="Arial" w:eastAsia="Arial" w:hAnsi="Arial" w:cs="Arial"/>
        <w:vertAlign w:val="baseline"/>
      </w:rPr>
    </w:lvl>
    <w:lvl w:ilvl="2">
      <w:start w:val="1"/>
      <w:numFmt w:val="bullet"/>
      <w:lvlText w:val="▪"/>
      <w:lvlJc w:val="left"/>
      <w:pPr>
        <w:ind w:left="2160" w:hanging="360"/>
      </w:pPr>
      <w:rPr>
        <w:rFonts w:ascii="Arial" w:eastAsia="Arial" w:hAnsi="Arial" w:cs="Arial"/>
        <w:vertAlign w:val="baseline"/>
      </w:rPr>
    </w:lvl>
    <w:lvl w:ilvl="3">
      <w:start w:val="1"/>
      <w:numFmt w:val="bullet"/>
      <w:lvlText w:val="●"/>
      <w:lvlJc w:val="left"/>
      <w:pPr>
        <w:ind w:left="2880" w:hanging="360"/>
      </w:pPr>
      <w:rPr>
        <w:rFonts w:ascii="Arial" w:eastAsia="Arial" w:hAnsi="Arial" w:cs="Arial"/>
        <w:vertAlign w:val="baseline"/>
      </w:rPr>
    </w:lvl>
    <w:lvl w:ilvl="4">
      <w:start w:val="1"/>
      <w:numFmt w:val="bullet"/>
      <w:lvlText w:val="o"/>
      <w:lvlJc w:val="left"/>
      <w:pPr>
        <w:ind w:left="3600" w:hanging="360"/>
      </w:pPr>
      <w:rPr>
        <w:rFonts w:ascii="Arial" w:eastAsia="Arial" w:hAnsi="Arial" w:cs="Arial"/>
        <w:vertAlign w:val="baseline"/>
      </w:rPr>
    </w:lvl>
    <w:lvl w:ilvl="5">
      <w:start w:val="1"/>
      <w:numFmt w:val="bullet"/>
      <w:lvlText w:val="▪"/>
      <w:lvlJc w:val="left"/>
      <w:pPr>
        <w:ind w:left="4320" w:hanging="360"/>
      </w:pPr>
      <w:rPr>
        <w:rFonts w:ascii="Arial" w:eastAsia="Arial" w:hAnsi="Arial" w:cs="Arial"/>
        <w:vertAlign w:val="baseline"/>
      </w:rPr>
    </w:lvl>
    <w:lvl w:ilvl="6">
      <w:start w:val="1"/>
      <w:numFmt w:val="bullet"/>
      <w:lvlText w:val="●"/>
      <w:lvlJc w:val="left"/>
      <w:pPr>
        <w:ind w:left="5040" w:hanging="360"/>
      </w:pPr>
      <w:rPr>
        <w:rFonts w:ascii="Arial" w:eastAsia="Arial" w:hAnsi="Arial" w:cs="Arial"/>
        <w:vertAlign w:val="baseline"/>
      </w:rPr>
    </w:lvl>
    <w:lvl w:ilvl="7">
      <w:start w:val="1"/>
      <w:numFmt w:val="bullet"/>
      <w:lvlText w:val="o"/>
      <w:lvlJc w:val="left"/>
      <w:pPr>
        <w:ind w:left="5760" w:hanging="360"/>
      </w:pPr>
      <w:rPr>
        <w:rFonts w:ascii="Arial" w:eastAsia="Arial" w:hAnsi="Arial" w:cs="Arial"/>
        <w:vertAlign w:val="baseline"/>
      </w:rPr>
    </w:lvl>
    <w:lvl w:ilvl="8">
      <w:start w:val="1"/>
      <w:numFmt w:val="bullet"/>
      <w:lvlText w:val="▪"/>
      <w:lvlJc w:val="left"/>
      <w:pPr>
        <w:ind w:left="6480" w:hanging="360"/>
      </w:pPr>
      <w:rPr>
        <w:rFonts w:ascii="Arial" w:eastAsia="Arial" w:hAnsi="Arial" w:cs="Arial"/>
        <w:vertAlign w:val="baseline"/>
      </w:rPr>
    </w:lvl>
  </w:abstractNum>
  <w:abstractNum w:abstractNumId="43" w15:restartNumberingAfterBreak="0">
    <w:nsid w:val="3AEE7E30"/>
    <w:multiLevelType w:val="multilevel"/>
    <w:tmpl w:val="75F014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3B8D4551"/>
    <w:multiLevelType w:val="multilevel"/>
    <w:tmpl w:val="14160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C0B2E2D"/>
    <w:multiLevelType w:val="multilevel"/>
    <w:tmpl w:val="50D44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C536F31"/>
    <w:multiLevelType w:val="multilevel"/>
    <w:tmpl w:val="E1BA1CBC"/>
    <w:lvl w:ilvl="0">
      <w:start w:val="1"/>
      <w:numFmt w:val="bullet"/>
      <w:lvlText w:val="✓"/>
      <w:lvlJc w:val="left"/>
      <w:pPr>
        <w:ind w:left="720" w:hanging="360"/>
      </w:pPr>
      <w:rPr>
        <w:rFonts w:ascii="Arial" w:eastAsia="Arial" w:hAnsi="Arial" w:cs="Arial"/>
        <w:vertAlign w:val="baseline"/>
      </w:rPr>
    </w:lvl>
    <w:lvl w:ilvl="1">
      <w:start w:val="1"/>
      <w:numFmt w:val="bullet"/>
      <w:lvlText w:val="o"/>
      <w:lvlJc w:val="left"/>
      <w:pPr>
        <w:ind w:left="1440" w:hanging="360"/>
      </w:pPr>
      <w:rPr>
        <w:rFonts w:ascii="Arial" w:eastAsia="Arial" w:hAnsi="Arial" w:cs="Arial"/>
        <w:vertAlign w:val="baseline"/>
      </w:rPr>
    </w:lvl>
    <w:lvl w:ilvl="2">
      <w:start w:val="1"/>
      <w:numFmt w:val="bullet"/>
      <w:lvlText w:val="▪"/>
      <w:lvlJc w:val="left"/>
      <w:pPr>
        <w:ind w:left="2160" w:hanging="360"/>
      </w:pPr>
      <w:rPr>
        <w:rFonts w:ascii="Arial" w:eastAsia="Arial" w:hAnsi="Arial" w:cs="Arial"/>
        <w:vertAlign w:val="baseline"/>
      </w:rPr>
    </w:lvl>
    <w:lvl w:ilvl="3">
      <w:start w:val="1"/>
      <w:numFmt w:val="bullet"/>
      <w:lvlText w:val="●"/>
      <w:lvlJc w:val="left"/>
      <w:pPr>
        <w:ind w:left="2880" w:hanging="360"/>
      </w:pPr>
      <w:rPr>
        <w:rFonts w:ascii="Arial" w:eastAsia="Arial" w:hAnsi="Arial" w:cs="Arial"/>
        <w:vertAlign w:val="baseline"/>
      </w:rPr>
    </w:lvl>
    <w:lvl w:ilvl="4">
      <w:start w:val="1"/>
      <w:numFmt w:val="bullet"/>
      <w:lvlText w:val="o"/>
      <w:lvlJc w:val="left"/>
      <w:pPr>
        <w:ind w:left="3600" w:hanging="360"/>
      </w:pPr>
      <w:rPr>
        <w:rFonts w:ascii="Arial" w:eastAsia="Arial" w:hAnsi="Arial" w:cs="Arial"/>
        <w:vertAlign w:val="baseline"/>
      </w:rPr>
    </w:lvl>
    <w:lvl w:ilvl="5">
      <w:start w:val="1"/>
      <w:numFmt w:val="bullet"/>
      <w:lvlText w:val="▪"/>
      <w:lvlJc w:val="left"/>
      <w:pPr>
        <w:ind w:left="4320" w:hanging="360"/>
      </w:pPr>
      <w:rPr>
        <w:rFonts w:ascii="Arial" w:eastAsia="Arial" w:hAnsi="Arial" w:cs="Arial"/>
        <w:vertAlign w:val="baseline"/>
      </w:rPr>
    </w:lvl>
    <w:lvl w:ilvl="6">
      <w:start w:val="1"/>
      <w:numFmt w:val="bullet"/>
      <w:lvlText w:val="●"/>
      <w:lvlJc w:val="left"/>
      <w:pPr>
        <w:ind w:left="5040" w:hanging="360"/>
      </w:pPr>
      <w:rPr>
        <w:rFonts w:ascii="Arial" w:eastAsia="Arial" w:hAnsi="Arial" w:cs="Arial"/>
        <w:vertAlign w:val="baseline"/>
      </w:rPr>
    </w:lvl>
    <w:lvl w:ilvl="7">
      <w:start w:val="1"/>
      <w:numFmt w:val="bullet"/>
      <w:lvlText w:val="o"/>
      <w:lvlJc w:val="left"/>
      <w:pPr>
        <w:ind w:left="5760" w:hanging="360"/>
      </w:pPr>
      <w:rPr>
        <w:rFonts w:ascii="Arial" w:eastAsia="Arial" w:hAnsi="Arial" w:cs="Arial"/>
        <w:vertAlign w:val="baseline"/>
      </w:rPr>
    </w:lvl>
    <w:lvl w:ilvl="8">
      <w:start w:val="1"/>
      <w:numFmt w:val="bullet"/>
      <w:lvlText w:val="▪"/>
      <w:lvlJc w:val="left"/>
      <w:pPr>
        <w:ind w:left="6480" w:hanging="360"/>
      </w:pPr>
      <w:rPr>
        <w:rFonts w:ascii="Arial" w:eastAsia="Arial" w:hAnsi="Arial" w:cs="Arial"/>
        <w:vertAlign w:val="baseline"/>
      </w:rPr>
    </w:lvl>
  </w:abstractNum>
  <w:abstractNum w:abstractNumId="47" w15:restartNumberingAfterBreak="0">
    <w:nsid w:val="3C7764F6"/>
    <w:multiLevelType w:val="multilevel"/>
    <w:tmpl w:val="13089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C913C34"/>
    <w:multiLevelType w:val="multilevel"/>
    <w:tmpl w:val="AB241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CF70E49"/>
    <w:multiLevelType w:val="multilevel"/>
    <w:tmpl w:val="690C4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D15220E"/>
    <w:multiLevelType w:val="multilevel"/>
    <w:tmpl w:val="4EC2F7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3E435CDC"/>
    <w:multiLevelType w:val="multilevel"/>
    <w:tmpl w:val="57223DFA"/>
    <w:lvl w:ilvl="0">
      <w:start w:val="1"/>
      <w:numFmt w:val="bullet"/>
      <w:lvlText w:val="✓"/>
      <w:lvlJc w:val="left"/>
      <w:pPr>
        <w:ind w:left="720" w:hanging="360"/>
      </w:pPr>
      <w:rPr>
        <w:rFonts w:ascii="Arial" w:eastAsia="Arial" w:hAnsi="Arial" w:cs="Arial"/>
        <w:vertAlign w:val="baseline"/>
      </w:rPr>
    </w:lvl>
    <w:lvl w:ilvl="1">
      <w:start w:val="1"/>
      <w:numFmt w:val="bullet"/>
      <w:lvlText w:val="o"/>
      <w:lvlJc w:val="left"/>
      <w:pPr>
        <w:ind w:left="1440" w:hanging="360"/>
      </w:pPr>
      <w:rPr>
        <w:rFonts w:ascii="Arial" w:eastAsia="Arial" w:hAnsi="Arial" w:cs="Arial"/>
        <w:vertAlign w:val="baseline"/>
      </w:rPr>
    </w:lvl>
    <w:lvl w:ilvl="2">
      <w:start w:val="1"/>
      <w:numFmt w:val="bullet"/>
      <w:lvlText w:val="▪"/>
      <w:lvlJc w:val="left"/>
      <w:pPr>
        <w:ind w:left="2160" w:hanging="360"/>
      </w:pPr>
      <w:rPr>
        <w:rFonts w:ascii="Arial" w:eastAsia="Arial" w:hAnsi="Arial" w:cs="Arial"/>
        <w:vertAlign w:val="baseline"/>
      </w:rPr>
    </w:lvl>
    <w:lvl w:ilvl="3">
      <w:start w:val="1"/>
      <w:numFmt w:val="bullet"/>
      <w:lvlText w:val="●"/>
      <w:lvlJc w:val="left"/>
      <w:pPr>
        <w:ind w:left="2880" w:hanging="360"/>
      </w:pPr>
      <w:rPr>
        <w:rFonts w:ascii="Arial" w:eastAsia="Arial" w:hAnsi="Arial" w:cs="Arial"/>
        <w:vertAlign w:val="baseline"/>
      </w:rPr>
    </w:lvl>
    <w:lvl w:ilvl="4">
      <w:start w:val="1"/>
      <w:numFmt w:val="bullet"/>
      <w:lvlText w:val="o"/>
      <w:lvlJc w:val="left"/>
      <w:pPr>
        <w:ind w:left="3600" w:hanging="360"/>
      </w:pPr>
      <w:rPr>
        <w:rFonts w:ascii="Arial" w:eastAsia="Arial" w:hAnsi="Arial" w:cs="Arial"/>
        <w:vertAlign w:val="baseline"/>
      </w:rPr>
    </w:lvl>
    <w:lvl w:ilvl="5">
      <w:start w:val="1"/>
      <w:numFmt w:val="bullet"/>
      <w:lvlText w:val="▪"/>
      <w:lvlJc w:val="left"/>
      <w:pPr>
        <w:ind w:left="4320" w:hanging="360"/>
      </w:pPr>
      <w:rPr>
        <w:rFonts w:ascii="Arial" w:eastAsia="Arial" w:hAnsi="Arial" w:cs="Arial"/>
        <w:vertAlign w:val="baseline"/>
      </w:rPr>
    </w:lvl>
    <w:lvl w:ilvl="6">
      <w:start w:val="1"/>
      <w:numFmt w:val="bullet"/>
      <w:lvlText w:val="●"/>
      <w:lvlJc w:val="left"/>
      <w:pPr>
        <w:ind w:left="5040" w:hanging="360"/>
      </w:pPr>
      <w:rPr>
        <w:rFonts w:ascii="Arial" w:eastAsia="Arial" w:hAnsi="Arial" w:cs="Arial"/>
        <w:vertAlign w:val="baseline"/>
      </w:rPr>
    </w:lvl>
    <w:lvl w:ilvl="7">
      <w:start w:val="1"/>
      <w:numFmt w:val="bullet"/>
      <w:lvlText w:val="o"/>
      <w:lvlJc w:val="left"/>
      <w:pPr>
        <w:ind w:left="5760" w:hanging="360"/>
      </w:pPr>
      <w:rPr>
        <w:rFonts w:ascii="Arial" w:eastAsia="Arial" w:hAnsi="Arial" w:cs="Arial"/>
        <w:vertAlign w:val="baseline"/>
      </w:rPr>
    </w:lvl>
    <w:lvl w:ilvl="8">
      <w:start w:val="1"/>
      <w:numFmt w:val="bullet"/>
      <w:lvlText w:val="▪"/>
      <w:lvlJc w:val="left"/>
      <w:pPr>
        <w:ind w:left="6480" w:hanging="360"/>
      </w:pPr>
      <w:rPr>
        <w:rFonts w:ascii="Arial" w:eastAsia="Arial" w:hAnsi="Arial" w:cs="Arial"/>
        <w:vertAlign w:val="baseline"/>
      </w:rPr>
    </w:lvl>
  </w:abstractNum>
  <w:abstractNum w:abstractNumId="52" w15:restartNumberingAfterBreak="0">
    <w:nsid w:val="3EC36F00"/>
    <w:multiLevelType w:val="multilevel"/>
    <w:tmpl w:val="36223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F07369C"/>
    <w:multiLevelType w:val="multilevel"/>
    <w:tmpl w:val="557CD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F19675C"/>
    <w:multiLevelType w:val="multilevel"/>
    <w:tmpl w:val="364EC59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5" w15:restartNumberingAfterBreak="0">
    <w:nsid w:val="40390C79"/>
    <w:multiLevelType w:val="multilevel"/>
    <w:tmpl w:val="7FD0D326"/>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6" w15:restartNumberingAfterBreak="0">
    <w:nsid w:val="42F333A2"/>
    <w:multiLevelType w:val="multilevel"/>
    <w:tmpl w:val="3C3EA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2F918CF"/>
    <w:multiLevelType w:val="multilevel"/>
    <w:tmpl w:val="0386A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4FE746E"/>
    <w:multiLevelType w:val="multilevel"/>
    <w:tmpl w:val="BC768EFC"/>
    <w:lvl w:ilvl="0">
      <w:start w:val="1"/>
      <w:numFmt w:val="bullet"/>
      <w:lvlText w:val="➢"/>
      <w:lvlJc w:val="left"/>
      <w:pPr>
        <w:ind w:left="720" w:hanging="360"/>
      </w:pPr>
      <w:rPr>
        <w:rFonts w:ascii="Arial" w:eastAsia="Arial" w:hAnsi="Arial" w:cs="Arial"/>
        <w:vertAlign w:val="baseline"/>
      </w:rPr>
    </w:lvl>
    <w:lvl w:ilvl="1">
      <w:start w:val="1"/>
      <w:numFmt w:val="bullet"/>
      <w:lvlText w:val="o"/>
      <w:lvlJc w:val="left"/>
      <w:pPr>
        <w:ind w:left="1440" w:hanging="360"/>
      </w:pPr>
      <w:rPr>
        <w:rFonts w:ascii="Arial" w:eastAsia="Arial" w:hAnsi="Arial" w:cs="Arial"/>
        <w:vertAlign w:val="baseline"/>
      </w:rPr>
    </w:lvl>
    <w:lvl w:ilvl="2">
      <w:start w:val="1"/>
      <w:numFmt w:val="bullet"/>
      <w:lvlText w:val="▪"/>
      <w:lvlJc w:val="left"/>
      <w:pPr>
        <w:ind w:left="2160" w:hanging="360"/>
      </w:pPr>
      <w:rPr>
        <w:rFonts w:ascii="Arial" w:eastAsia="Arial" w:hAnsi="Arial" w:cs="Arial"/>
        <w:vertAlign w:val="baseline"/>
      </w:rPr>
    </w:lvl>
    <w:lvl w:ilvl="3">
      <w:start w:val="1"/>
      <w:numFmt w:val="bullet"/>
      <w:lvlText w:val="●"/>
      <w:lvlJc w:val="left"/>
      <w:pPr>
        <w:ind w:left="2880" w:hanging="360"/>
      </w:pPr>
      <w:rPr>
        <w:rFonts w:ascii="Arial" w:eastAsia="Arial" w:hAnsi="Arial" w:cs="Arial"/>
        <w:vertAlign w:val="baseline"/>
      </w:rPr>
    </w:lvl>
    <w:lvl w:ilvl="4">
      <w:start w:val="1"/>
      <w:numFmt w:val="bullet"/>
      <w:lvlText w:val="o"/>
      <w:lvlJc w:val="left"/>
      <w:pPr>
        <w:ind w:left="3600" w:hanging="360"/>
      </w:pPr>
      <w:rPr>
        <w:rFonts w:ascii="Arial" w:eastAsia="Arial" w:hAnsi="Arial" w:cs="Arial"/>
        <w:vertAlign w:val="baseline"/>
      </w:rPr>
    </w:lvl>
    <w:lvl w:ilvl="5">
      <w:start w:val="1"/>
      <w:numFmt w:val="bullet"/>
      <w:lvlText w:val="▪"/>
      <w:lvlJc w:val="left"/>
      <w:pPr>
        <w:ind w:left="4320" w:hanging="360"/>
      </w:pPr>
      <w:rPr>
        <w:rFonts w:ascii="Arial" w:eastAsia="Arial" w:hAnsi="Arial" w:cs="Arial"/>
        <w:vertAlign w:val="baseline"/>
      </w:rPr>
    </w:lvl>
    <w:lvl w:ilvl="6">
      <w:start w:val="1"/>
      <w:numFmt w:val="bullet"/>
      <w:lvlText w:val="●"/>
      <w:lvlJc w:val="left"/>
      <w:pPr>
        <w:ind w:left="5040" w:hanging="360"/>
      </w:pPr>
      <w:rPr>
        <w:rFonts w:ascii="Arial" w:eastAsia="Arial" w:hAnsi="Arial" w:cs="Arial"/>
        <w:vertAlign w:val="baseline"/>
      </w:rPr>
    </w:lvl>
    <w:lvl w:ilvl="7">
      <w:start w:val="1"/>
      <w:numFmt w:val="bullet"/>
      <w:lvlText w:val="o"/>
      <w:lvlJc w:val="left"/>
      <w:pPr>
        <w:ind w:left="5760" w:hanging="360"/>
      </w:pPr>
      <w:rPr>
        <w:rFonts w:ascii="Arial" w:eastAsia="Arial" w:hAnsi="Arial" w:cs="Arial"/>
        <w:vertAlign w:val="baseline"/>
      </w:rPr>
    </w:lvl>
    <w:lvl w:ilvl="8">
      <w:start w:val="1"/>
      <w:numFmt w:val="bullet"/>
      <w:lvlText w:val="▪"/>
      <w:lvlJc w:val="left"/>
      <w:pPr>
        <w:ind w:left="6480" w:hanging="360"/>
      </w:pPr>
      <w:rPr>
        <w:rFonts w:ascii="Arial" w:eastAsia="Arial" w:hAnsi="Arial" w:cs="Arial"/>
        <w:vertAlign w:val="baseline"/>
      </w:rPr>
    </w:lvl>
  </w:abstractNum>
  <w:abstractNum w:abstractNumId="59" w15:restartNumberingAfterBreak="0">
    <w:nsid w:val="45895AA4"/>
    <w:multiLevelType w:val="multilevel"/>
    <w:tmpl w:val="42182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5E06BA6"/>
    <w:multiLevelType w:val="multilevel"/>
    <w:tmpl w:val="F9BAFC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15:restartNumberingAfterBreak="0">
    <w:nsid w:val="478A2F34"/>
    <w:multiLevelType w:val="multilevel"/>
    <w:tmpl w:val="3BAA3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91560DE"/>
    <w:multiLevelType w:val="multilevel"/>
    <w:tmpl w:val="D59C3A98"/>
    <w:lvl w:ilvl="0">
      <w:start w:val="1"/>
      <w:numFmt w:val="bullet"/>
      <w:lvlText w:val="➢"/>
      <w:lvlJc w:val="left"/>
      <w:pPr>
        <w:ind w:left="720" w:hanging="360"/>
      </w:pPr>
      <w:rPr>
        <w:rFonts w:ascii="Arial" w:eastAsia="Arial" w:hAnsi="Arial" w:cs="Arial"/>
        <w:vertAlign w:val="baseline"/>
      </w:rPr>
    </w:lvl>
    <w:lvl w:ilvl="1">
      <w:start w:val="1"/>
      <w:numFmt w:val="bullet"/>
      <w:lvlText w:val="o"/>
      <w:lvlJc w:val="left"/>
      <w:pPr>
        <w:ind w:left="1440" w:hanging="360"/>
      </w:pPr>
      <w:rPr>
        <w:rFonts w:ascii="Arial" w:eastAsia="Arial" w:hAnsi="Arial" w:cs="Arial"/>
        <w:vertAlign w:val="baseline"/>
      </w:rPr>
    </w:lvl>
    <w:lvl w:ilvl="2">
      <w:start w:val="1"/>
      <w:numFmt w:val="bullet"/>
      <w:lvlText w:val="▪"/>
      <w:lvlJc w:val="left"/>
      <w:pPr>
        <w:ind w:left="2160" w:hanging="360"/>
      </w:pPr>
      <w:rPr>
        <w:rFonts w:ascii="Arial" w:eastAsia="Arial" w:hAnsi="Arial" w:cs="Arial"/>
        <w:vertAlign w:val="baseline"/>
      </w:rPr>
    </w:lvl>
    <w:lvl w:ilvl="3">
      <w:start w:val="1"/>
      <w:numFmt w:val="bullet"/>
      <w:lvlText w:val="●"/>
      <w:lvlJc w:val="left"/>
      <w:pPr>
        <w:ind w:left="2880" w:hanging="360"/>
      </w:pPr>
      <w:rPr>
        <w:rFonts w:ascii="Arial" w:eastAsia="Arial" w:hAnsi="Arial" w:cs="Arial"/>
        <w:vertAlign w:val="baseline"/>
      </w:rPr>
    </w:lvl>
    <w:lvl w:ilvl="4">
      <w:start w:val="1"/>
      <w:numFmt w:val="bullet"/>
      <w:lvlText w:val="o"/>
      <w:lvlJc w:val="left"/>
      <w:pPr>
        <w:ind w:left="3600" w:hanging="360"/>
      </w:pPr>
      <w:rPr>
        <w:rFonts w:ascii="Arial" w:eastAsia="Arial" w:hAnsi="Arial" w:cs="Arial"/>
        <w:vertAlign w:val="baseline"/>
      </w:rPr>
    </w:lvl>
    <w:lvl w:ilvl="5">
      <w:start w:val="1"/>
      <w:numFmt w:val="bullet"/>
      <w:lvlText w:val="▪"/>
      <w:lvlJc w:val="left"/>
      <w:pPr>
        <w:ind w:left="4320" w:hanging="360"/>
      </w:pPr>
      <w:rPr>
        <w:rFonts w:ascii="Arial" w:eastAsia="Arial" w:hAnsi="Arial" w:cs="Arial"/>
        <w:vertAlign w:val="baseline"/>
      </w:rPr>
    </w:lvl>
    <w:lvl w:ilvl="6">
      <w:start w:val="1"/>
      <w:numFmt w:val="bullet"/>
      <w:lvlText w:val="●"/>
      <w:lvlJc w:val="left"/>
      <w:pPr>
        <w:ind w:left="5040" w:hanging="360"/>
      </w:pPr>
      <w:rPr>
        <w:rFonts w:ascii="Arial" w:eastAsia="Arial" w:hAnsi="Arial" w:cs="Arial"/>
        <w:vertAlign w:val="baseline"/>
      </w:rPr>
    </w:lvl>
    <w:lvl w:ilvl="7">
      <w:start w:val="1"/>
      <w:numFmt w:val="bullet"/>
      <w:lvlText w:val="o"/>
      <w:lvlJc w:val="left"/>
      <w:pPr>
        <w:ind w:left="5760" w:hanging="360"/>
      </w:pPr>
      <w:rPr>
        <w:rFonts w:ascii="Arial" w:eastAsia="Arial" w:hAnsi="Arial" w:cs="Arial"/>
        <w:vertAlign w:val="baseline"/>
      </w:rPr>
    </w:lvl>
    <w:lvl w:ilvl="8">
      <w:start w:val="1"/>
      <w:numFmt w:val="bullet"/>
      <w:lvlText w:val="▪"/>
      <w:lvlJc w:val="left"/>
      <w:pPr>
        <w:ind w:left="6480" w:hanging="360"/>
      </w:pPr>
      <w:rPr>
        <w:rFonts w:ascii="Arial" w:eastAsia="Arial" w:hAnsi="Arial" w:cs="Arial"/>
        <w:vertAlign w:val="baseline"/>
      </w:rPr>
    </w:lvl>
  </w:abstractNum>
  <w:abstractNum w:abstractNumId="63" w15:restartNumberingAfterBreak="0">
    <w:nsid w:val="49AE5CD4"/>
    <w:multiLevelType w:val="multilevel"/>
    <w:tmpl w:val="E28811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15:restartNumberingAfterBreak="0">
    <w:nsid w:val="4AA559A6"/>
    <w:multiLevelType w:val="multilevel"/>
    <w:tmpl w:val="EFB6C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B8D31FE"/>
    <w:multiLevelType w:val="multilevel"/>
    <w:tmpl w:val="3648DBEE"/>
    <w:lvl w:ilvl="0">
      <w:start w:val="1"/>
      <w:numFmt w:val="lowerRoman"/>
      <w:lvlText w:val="%1."/>
      <w:lvlJc w:val="righ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6" w15:restartNumberingAfterBreak="0">
    <w:nsid w:val="4BAA739A"/>
    <w:multiLevelType w:val="multilevel"/>
    <w:tmpl w:val="7C3C9598"/>
    <w:lvl w:ilvl="0">
      <w:start w:val="1"/>
      <w:numFmt w:val="upperLetter"/>
      <w:lvlText w:val="%1."/>
      <w:lvlJc w:val="left"/>
      <w:pPr>
        <w:ind w:left="360" w:hanging="450"/>
      </w:pPr>
      <w:rPr>
        <w:rFonts w:ascii="Calibri" w:eastAsia="Calibri" w:hAnsi="Calibri" w:cs="Calibri"/>
        <w:b/>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15:restartNumberingAfterBreak="0">
    <w:nsid w:val="4CCA383D"/>
    <w:multiLevelType w:val="multilevel"/>
    <w:tmpl w:val="8F80C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EC761C8"/>
    <w:multiLevelType w:val="multilevel"/>
    <w:tmpl w:val="F1DC3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EF14A4B"/>
    <w:multiLevelType w:val="multilevel"/>
    <w:tmpl w:val="364EC59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0" w15:restartNumberingAfterBreak="0">
    <w:nsid w:val="4F5A7C26"/>
    <w:multiLevelType w:val="multilevel"/>
    <w:tmpl w:val="4568169E"/>
    <w:lvl w:ilvl="0">
      <w:start w:val="1"/>
      <w:numFmt w:val="bullet"/>
      <w:lvlText w:val="➢"/>
      <w:lvlJc w:val="left"/>
      <w:pPr>
        <w:ind w:left="720" w:hanging="360"/>
      </w:pPr>
      <w:rPr>
        <w:rFonts w:ascii="Arial" w:eastAsia="Arial" w:hAnsi="Arial" w:cs="Arial"/>
        <w:vertAlign w:val="baseline"/>
      </w:rPr>
    </w:lvl>
    <w:lvl w:ilvl="1">
      <w:start w:val="1"/>
      <w:numFmt w:val="bullet"/>
      <w:lvlText w:val="o"/>
      <w:lvlJc w:val="left"/>
      <w:pPr>
        <w:ind w:left="1440" w:hanging="360"/>
      </w:pPr>
      <w:rPr>
        <w:rFonts w:ascii="Arial" w:eastAsia="Arial" w:hAnsi="Arial" w:cs="Arial"/>
        <w:vertAlign w:val="baseline"/>
      </w:rPr>
    </w:lvl>
    <w:lvl w:ilvl="2">
      <w:start w:val="1"/>
      <w:numFmt w:val="bullet"/>
      <w:lvlText w:val="▪"/>
      <w:lvlJc w:val="left"/>
      <w:pPr>
        <w:ind w:left="2160" w:hanging="360"/>
      </w:pPr>
      <w:rPr>
        <w:rFonts w:ascii="Arial" w:eastAsia="Arial" w:hAnsi="Arial" w:cs="Arial"/>
        <w:vertAlign w:val="baseline"/>
      </w:rPr>
    </w:lvl>
    <w:lvl w:ilvl="3">
      <w:start w:val="1"/>
      <w:numFmt w:val="bullet"/>
      <w:lvlText w:val="●"/>
      <w:lvlJc w:val="left"/>
      <w:pPr>
        <w:ind w:left="2880" w:hanging="360"/>
      </w:pPr>
      <w:rPr>
        <w:rFonts w:ascii="Arial" w:eastAsia="Arial" w:hAnsi="Arial" w:cs="Arial"/>
        <w:vertAlign w:val="baseline"/>
      </w:rPr>
    </w:lvl>
    <w:lvl w:ilvl="4">
      <w:start w:val="1"/>
      <w:numFmt w:val="bullet"/>
      <w:lvlText w:val="o"/>
      <w:lvlJc w:val="left"/>
      <w:pPr>
        <w:ind w:left="3600" w:hanging="360"/>
      </w:pPr>
      <w:rPr>
        <w:rFonts w:ascii="Arial" w:eastAsia="Arial" w:hAnsi="Arial" w:cs="Arial"/>
        <w:vertAlign w:val="baseline"/>
      </w:rPr>
    </w:lvl>
    <w:lvl w:ilvl="5">
      <w:start w:val="1"/>
      <w:numFmt w:val="bullet"/>
      <w:lvlText w:val="▪"/>
      <w:lvlJc w:val="left"/>
      <w:pPr>
        <w:ind w:left="4320" w:hanging="360"/>
      </w:pPr>
      <w:rPr>
        <w:rFonts w:ascii="Arial" w:eastAsia="Arial" w:hAnsi="Arial" w:cs="Arial"/>
        <w:vertAlign w:val="baseline"/>
      </w:rPr>
    </w:lvl>
    <w:lvl w:ilvl="6">
      <w:start w:val="1"/>
      <w:numFmt w:val="bullet"/>
      <w:lvlText w:val="●"/>
      <w:lvlJc w:val="left"/>
      <w:pPr>
        <w:ind w:left="5040" w:hanging="360"/>
      </w:pPr>
      <w:rPr>
        <w:rFonts w:ascii="Arial" w:eastAsia="Arial" w:hAnsi="Arial" w:cs="Arial"/>
        <w:vertAlign w:val="baseline"/>
      </w:rPr>
    </w:lvl>
    <w:lvl w:ilvl="7">
      <w:start w:val="1"/>
      <w:numFmt w:val="bullet"/>
      <w:lvlText w:val="o"/>
      <w:lvlJc w:val="left"/>
      <w:pPr>
        <w:ind w:left="5760" w:hanging="360"/>
      </w:pPr>
      <w:rPr>
        <w:rFonts w:ascii="Arial" w:eastAsia="Arial" w:hAnsi="Arial" w:cs="Arial"/>
        <w:vertAlign w:val="baseline"/>
      </w:rPr>
    </w:lvl>
    <w:lvl w:ilvl="8">
      <w:start w:val="1"/>
      <w:numFmt w:val="bullet"/>
      <w:lvlText w:val="▪"/>
      <w:lvlJc w:val="left"/>
      <w:pPr>
        <w:ind w:left="6480" w:hanging="360"/>
      </w:pPr>
      <w:rPr>
        <w:rFonts w:ascii="Arial" w:eastAsia="Arial" w:hAnsi="Arial" w:cs="Arial"/>
        <w:vertAlign w:val="baseline"/>
      </w:rPr>
    </w:lvl>
  </w:abstractNum>
  <w:abstractNum w:abstractNumId="71" w15:restartNumberingAfterBreak="0">
    <w:nsid w:val="51A60E72"/>
    <w:multiLevelType w:val="multilevel"/>
    <w:tmpl w:val="C290A27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2" w15:restartNumberingAfterBreak="0">
    <w:nsid w:val="51F2696F"/>
    <w:multiLevelType w:val="multilevel"/>
    <w:tmpl w:val="0F28F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2100005"/>
    <w:multiLevelType w:val="multilevel"/>
    <w:tmpl w:val="D132E65E"/>
    <w:lvl w:ilvl="0">
      <w:start w:val="7"/>
      <w:numFmt w:val="decimal"/>
      <w:lvlText w:val="%1"/>
      <w:lvlJc w:val="left"/>
      <w:pPr>
        <w:ind w:left="360" w:hanging="360"/>
      </w:pPr>
      <w:rPr>
        <w:u w:val="single"/>
      </w:rPr>
    </w:lvl>
    <w:lvl w:ilvl="1">
      <w:start w:val="1"/>
      <w:numFmt w:val="decimal"/>
      <w:lvlText w:val="%1.%2"/>
      <w:lvlJc w:val="left"/>
      <w:pPr>
        <w:ind w:left="360" w:hanging="36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1080" w:hanging="108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440" w:hanging="144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800" w:hanging="1800"/>
      </w:pPr>
      <w:rPr>
        <w:u w:val="single"/>
      </w:rPr>
    </w:lvl>
  </w:abstractNum>
  <w:abstractNum w:abstractNumId="74" w15:restartNumberingAfterBreak="0">
    <w:nsid w:val="52333739"/>
    <w:multiLevelType w:val="multilevel"/>
    <w:tmpl w:val="79426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A3E4F7B"/>
    <w:multiLevelType w:val="multilevel"/>
    <w:tmpl w:val="ED9E6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BFB6B92"/>
    <w:multiLevelType w:val="multilevel"/>
    <w:tmpl w:val="02C8136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7" w15:restartNumberingAfterBreak="0">
    <w:nsid w:val="5D640370"/>
    <w:multiLevelType w:val="multilevel"/>
    <w:tmpl w:val="091612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5D834160"/>
    <w:multiLevelType w:val="multilevel"/>
    <w:tmpl w:val="A6B8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149664B"/>
    <w:multiLevelType w:val="multilevel"/>
    <w:tmpl w:val="555E4ED4"/>
    <w:lvl w:ilvl="0">
      <w:start w:val="1"/>
      <w:numFmt w:val="bullet"/>
      <w:lvlText w:val="➢"/>
      <w:lvlJc w:val="left"/>
      <w:pPr>
        <w:ind w:left="720" w:hanging="7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63B96A6F"/>
    <w:multiLevelType w:val="multilevel"/>
    <w:tmpl w:val="E2FED85E"/>
    <w:lvl w:ilvl="0">
      <w:start w:val="1"/>
      <w:numFmt w:val="bullet"/>
      <w:lvlText w:val="➢"/>
      <w:lvlJc w:val="left"/>
      <w:pPr>
        <w:ind w:left="1440" w:hanging="360"/>
      </w:pPr>
      <w:rPr>
        <w:rFonts w:ascii="Arial" w:eastAsia="Arial" w:hAnsi="Arial" w:cs="Arial"/>
        <w:vertAlign w:val="baseline"/>
      </w:rPr>
    </w:lvl>
    <w:lvl w:ilvl="1">
      <w:start w:val="1"/>
      <w:numFmt w:val="bullet"/>
      <w:lvlText w:val="o"/>
      <w:lvlJc w:val="left"/>
      <w:pPr>
        <w:ind w:left="2160" w:hanging="360"/>
      </w:pPr>
      <w:rPr>
        <w:rFonts w:ascii="Arial" w:eastAsia="Arial" w:hAnsi="Arial" w:cs="Arial"/>
        <w:vertAlign w:val="baseline"/>
      </w:rPr>
    </w:lvl>
    <w:lvl w:ilvl="2">
      <w:start w:val="1"/>
      <w:numFmt w:val="bullet"/>
      <w:lvlText w:val="▪"/>
      <w:lvlJc w:val="left"/>
      <w:pPr>
        <w:ind w:left="2880" w:hanging="360"/>
      </w:pPr>
      <w:rPr>
        <w:rFonts w:ascii="Arial" w:eastAsia="Arial" w:hAnsi="Arial" w:cs="Arial"/>
        <w:vertAlign w:val="baseline"/>
      </w:rPr>
    </w:lvl>
    <w:lvl w:ilvl="3">
      <w:start w:val="1"/>
      <w:numFmt w:val="bullet"/>
      <w:lvlText w:val="●"/>
      <w:lvlJc w:val="left"/>
      <w:pPr>
        <w:ind w:left="3600" w:hanging="360"/>
      </w:pPr>
      <w:rPr>
        <w:rFonts w:ascii="Arial" w:eastAsia="Arial" w:hAnsi="Arial" w:cs="Arial"/>
        <w:vertAlign w:val="baseline"/>
      </w:rPr>
    </w:lvl>
    <w:lvl w:ilvl="4">
      <w:start w:val="1"/>
      <w:numFmt w:val="bullet"/>
      <w:lvlText w:val="o"/>
      <w:lvlJc w:val="left"/>
      <w:pPr>
        <w:ind w:left="4320" w:hanging="360"/>
      </w:pPr>
      <w:rPr>
        <w:rFonts w:ascii="Arial" w:eastAsia="Arial" w:hAnsi="Arial" w:cs="Arial"/>
        <w:vertAlign w:val="baseline"/>
      </w:rPr>
    </w:lvl>
    <w:lvl w:ilvl="5">
      <w:start w:val="1"/>
      <w:numFmt w:val="bullet"/>
      <w:lvlText w:val="▪"/>
      <w:lvlJc w:val="left"/>
      <w:pPr>
        <w:ind w:left="5040" w:hanging="360"/>
      </w:pPr>
      <w:rPr>
        <w:rFonts w:ascii="Arial" w:eastAsia="Arial" w:hAnsi="Arial" w:cs="Arial"/>
        <w:vertAlign w:val="baseline"/>
      </w:rPr>
    </w:lvl>
    <w:lvl w:ilvl="6">
      <w:start w:val="1"/>
      <w:numFmt w:val="bullet"/>
      <w:lvlText w:val="●"/>
      <w:lvlJc w:val="left"/>
      <w:pPr>
        <w:ind w:left="5760" w:hanging="360"/>
      </w:pPr>
      <w:rPr>
        <w:rFonts w:ascii="Arial" w:eastAsia="Arial" w:hAnsi="Arial" w:cs="Arial"/>
        <w:vertAlign w:val="baseline"/>
      </w:rPr>
    </w:lvl>
    <w:lvl w:ilvl="7">
      <w:start w:val="1"/>
      <w:numFmt w:val="bullet"/>
      <w:lvlText w:val="o"/>
      <w:lvlJc w:val="left"/>
      <w:pPr>
        <w:ind w:left="6480" w:hanging="360"/>
      </w:pPr>
      <w:rPr>
        <w:rFonts w:ascii="Arial" w:eastAsia="Arial" w:hAnsi="Arial" w:cs="Arial"/>
        <w:vertAlign w:val="baseline"/>
      </w:rPr>
    </w:lvl>
    <w:lvl w:ilvl="8">
      <w:start w:val="1"/>
      <w:numFmt w:val="bullet"/>
      <w:lvlText w:val="▪"/>
      <w:lvlJc w:val="left"/>
      <w:pPr>
        <w:ind w:left="7200" w:hanging="360"/>
      </w:pPr>
      <w:rPr>
        <w:rFonts w:ascii="Arial" w:eastAsia="Arial" w:hAnsi="Arial" w:cs="Arial"/>
        <w:vertAlign w:val="baseline"/>
      </w:rPr>
    </w:lvl>
  </w:abstractNum>
  <w:abstractNum w:abstractNumId="81" w15:restartNumberingAfterBreak="0">
    <w:nsid w:val="65DA3784"/>
    <w:multiLevelType w:val="multilevel"/>
    <w:tmpl w:val="E8161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62A160B"/>
    <w:multiLevelType w:val="multilevel"/>
    <w:tmpl w:val="AEEE7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6353959"/>
    <w:multiLevelType w:val="multilevel"/>
    <w:tmpl w:val="777C69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75D2118"/>
    <w:multiLevelType w:val="multilevel"/>
    <w:tmpl w:val="ADCE38BC"/>
    <w:lvl w:ilvl="0">
      <w:start w:val="1"/>
      <w:numFmt w:val="bullet"/>
      <w:lvlText w:val="➢"/>
      <w:lvlJc w:val="left"/>
      <w:pPr>
        <w:ind w:left="720" w:hanging="7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68240510"/>
    <w:multiLevelType w:val="multilevel"/>
    <w:tmpl w:val="D93451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8A55659"/>
    <w:multiLevelType w:val="multilevel"/>
    <w:tmpl w:val="AD2CF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9BA45BB"/>
    <w:multiLevelType w:val="multilevel"/>
    <w:tmpl w:val="B6021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AC30518"/>
    <w:multiLevelType w:val="multilevel"/>
    <w:tmpl w:val="25685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B3804A0"/>
    <w:multiLevelType w:val="multilevel"/>
    <w:tmpl w:val="4DFE8EC8"/>
    <w:lvl w:ilvl="0">
      <w:start w:val="1"/>
      <w:numFmt w:val="decimal"/>
      <w:lvlText w:val="%1."/>
      <w:lvlJc w:val="left"/>
      <w:pPr>
        <w:tabs>
          <w:tab w:val="num" w:pos="1080"/>
        </w:tabs>
        <w:ind w:left="1080" w:hanging="360"/>
      </w:pPr>
      <w:rPr>
        <w:b w:val="0"/>
        <w:bCs/>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90" w15:restartNumberingAfterBreak="0">
    <w:nsid w:val="6C205C13"/>
    <w:multiLevelType w:val="multilevel"/>
    <w:tmpl w:val="1C4CD002"/>
    <w:lvl w:ilvl="0">
      <w:start w:val="1"/>
      <w:numFmt w:val="bullet"/>
      <w:lvlText w:val="➢"/>
      <w:lvlJc w:val="left"/>
      <w:pPr>
        <w:ind w:left="720" w:hanging="7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6D994DAE"/>
    <w:multiLevelType w:val="multilevel"/>
    <w:tmpl w:val="36223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FD33F8C"/>
    <w:multiLevelType w:val="multilevel"/>
    <w:tmpl w:val="482C420E"/>
    <w:lvl w:ilvl="0">
      <w:start w:val="1"/>
      <w:numFmt w:val="lowerLetter"/>
      <w:lvlText w:val="%1."/>
      <w:lvlJc w:val="left"/>
      <w:pPr>
        <w:ind w:left="1080" w:hanging="360"/>
      </w:pPr>
      <w:rPr>
        <w:b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3" w15:restartNumberingAfterBreak="0">
    <w:nsid w:val="7008213C"/>
    <w:multiLevelType w:val="multilevel"/>
    <w:tmpl w:val="4A586B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71285E6F"/>
    <w:multiLevelType w:val="multilevel"/>
    <w:tmpl w:val="266EC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23225E2"/>
    <w:multiLevelType w:val="multilevel"/>
    <w:tmpl w:val="36223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23228C1"/>
    <w:multiLevelType w:val="multilevel"/>
    <w:tmpl w:val="7E9A5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2BE3501"/>
    <w:multiLevelType w:val="multilevel"/>
    <w:tmpl w:val="25C2ED72"/>
    <w:lvl w:ilvl="0">
      <w:start w:val="1"/>
      <w:numFmt w:val="lowerLetter"/>
      <w:lvlText w:val="%1."/>
      <w:lvlJc w:val="left"/>
      <w:pPr>
        <w:ind w:left="1080" w:hanging="360"/>
      </w:pPr>
      <w:rPr>
        <w:b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8" w15:restartNumberingAfterBreak="0">
    <w:nsid w:val="735A1E82"/>
    <w:multiLevelType w:val="multilevel"/>
    <w:tmpl w:val="440856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15:restartNumberingAfterBreak="0">
    <w:nsid w:val="77572859"/>
    <w:multiLevelType w:val="multilevel"/>
    <w:tmpl w:val="101C576E"/>
    <w:lvl w:ilvl="0">
      <w:start w:val="1"/>
      <w:numFmt w:val="upperLetter"/>
      <w:lvlText w:val="%1."/>
      <w:lvlJc w:val="left"/>
      <w:pPr>
        <w:ind w:left="720" w:hanging="360"/>
      </w:pPr>
      <w:rPr>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0" w15:restartNumberingAfterBreak="0">
    <w:nsid w:val="788B494E"/>
    <w:multiLevelType w:val="multilevel"/>
    <w:tmpl w:val="0D34C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9190A5E"/>
    <w:multiLevelType w:val="multilevel"/>
    <w:tmpl w:val="E96C72DA"/>
    <w:lvl w:ilvl="0">
      <w:start w:val="1"/>
      <w:numFmt w:val="bullet"/>
      <w:lvlText w:val="➢"/>
      <w:lvlJc w:val="left"/>
      <w:pPr>
        <w:ind w:left="720" w:hanging="360"/>
      </w:pPr>
      <w:rPr>
        <w:rFonts w:ascii="Arial" w:eastAsia="Arial" w:hAnsi="Arial" w:cs="Arial"/>
        <w:vertAlign w:val="baseline"/>
      </w:rPr>
    </w:lvl>
    <w:lvl w:ilvl="1">
      <w:start w:val="1"/>
      <w:numFmt w:val="bullet"/>
      <w:lvlText w:val="o"/>
      <w:lvlJc w:val="left"/>
      <w:pPr>
        <w:ind w:left="1440" w:hanging="360"/>
      </w:pPr>
      <w:rPr>
        <w:rFonts w:ascii="Arial" w:eastAsia="Arial" w:hAnsi="Arial" w:cs="Arial"/>
        <w:vertAlign w:val="baseline"/>
      </w:rPr>
    </w:lvl>
    <w:lvl w:ilvl="2">
      <w:start w:val="1"/>
      <w:numFmt w:val="bullet"/>
      <w:lvlText w:val="▪"/>
      <w:lvlJc w:val="left"/>
      <w:pPr>
        <w:ind w:left="2160" w:hanging="360"/>
      </w:pPr>
      <w:rPr>
        <w:rFonts w:ascii="Arial" w:eastAsia="Arial" w:hAnsi="Arial" w:cs="Arial"/>
        <w:vertAlign w:val="baseline"/>
      </w:rPr>
    </w:lvl>
    <w:lvl w:ilvl="3">
      <w:start w:val="1"/>
      <w:numFmt w:val="bullet"/>
      <w:lvlText w:val="●"/>
      <w:lvlJc w:val="left"/>
      <w:pPr>
        <w:ind w:left="2880" w:hanging="360"/>
      </w:pPr>
      <w:rPr>
        <w:rFonts w:ascii="Arial" w:eastAsia="Arial" w:hAnsi="Arial" w:cs="Arial"/>
        <w:vertAlign w:val="baseline"/>
      </w:rPr>
    </w:lvl>
    <w:lvl w:ilvl="4">
      <w:start w:val="1"/>
      <w:numFmt w:val="bullet"/>
      <w:lvlText w:val="o"/>
      <w:lvlJc w:val="left"/>
      <w:pPr>
        <w:ind w:left="3600" w:hanging="360"/>
      </w:pPr>
      <w:rPr>
        <w:rFonts w:ascii="Arial" w:eastAsia="Arial" w:hAnsi="Arial" w:cs="Arial"/>
        <w:vertAlign w:val="baseline"/>
      </w:rPr>
    </w:lvl>
    <w:lvl w:ilvl="5">
      <w:start w:val="1"/>
      <w:numFmt w:val="bullet"/>
      <w:lvlText w:val="▪"/>
      <w:lvlJc w:val="left"/>
      <w:pPr>
        <w:ind w:left="4320" w:hanging="360"/>
      </w:pPr>
      <w:rPr>
        <w:rFonts w:ascii="Arial" w:eastAsia="Arial" w:hAnsi="Arial" w:cs="Arial"/>
        <w:vertAlign w:val="baseline"/>
      </w:rPr>
    </w:lvl>
    <w:lvl w:ilvl="6">
      <w:start w:val="1"/>
      <w:numFmt w:val="bullet"/>
      <w:lvlText w:val="●"/>
      <w:lvlJc w:val="left"/>
      <w:pPr>
        <w:ind w:left="5040" w:hanging="360"/>
      </w:pPr>
      <w:rPr>
        <w:rFonts w:ascii="Arial" w:eastAsia="Arial" w:hAnsi="Arial" w:cs="Arial"/>
        <w:vertAlign w:val="baseline"/>
      </w:rPr>
    </w:lvl>
    <w:lvl w:ilvl="7">
      <w:start w:val="1"/>
      <w:numFmt w:val="bullet"/>
      <w:lvlText w:val="o"/>
      <w:lvlJc w:val="left"/>
      <w:pPr>
        <w:ind w:left="5760" w:hanging="360"/>
      </w:pPr>
      <w:rPr>
        <w:rFonts w:ascii="Arial" w:eastAsia="Arial" w:hAnsi="Arial" w:cs="Arial"/>
        <w:vertAlign w:val="baseline"/>
      </w:rPr>
    </w:lvl>
    <w:lvl w:ilvl="8">
      <w:start w:val="1"/>
      <w:numFmt w:val="bullet"/>
      <w:lvlText w:val="▪"/>
      <w:lvlJc w:val="left"/>
      <w:pPr>
        <w:ind w:left="6480" w:hanging="360"/>
      </w:pPr>
      <w:rPr>
        <w:rFonts w:ascii="Arial" w:eastAsia="Arial" w:hAnsi="Arial" w:cs="Arial"/>
        <w:vertAlign w:val="baseline"/>
      </w:rPr>
    </w:lvl>
  </w:abstractNum>
  <w:abstractNum w:abstractNumId="102" w15:restartNumberingAfterBreak="0">
    <w:nsid w:val="79EB738D"/>
    <w:multiLevelType w:val="multilevel"/>
    <w:tmpl w:val="8B4C4D1C"/>
    <w:lvl w:ilvl="0">
      <w:start w:val="1"/>
      <w:numFmt w:val="decimal"/>
      <w:lvlText w:val="%1."/>
      <w:lvlJc w:val="left"/>
      <w:pPr>
        <w:ind w:left="720" w:hanging="360"/>
      </w:pPr>
      <w:rPr>
        <w:b/>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3" w15:restartNumberingAfterBreak="0">
    <w:nsid w:val="7A19546F"/>
    <w:multiLevelType w:val="multilevel"/>
    <w:tmpl w:val="E398DB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7C2B45F2"/>
    <w:multiLevelType w:val="multilevel"/>
    <w:tmpl w:val="3F7E387A"/>
    <w:lvl w:ilvl="0">
      <w:start w:val="1"/>
      <w:numFmt w:val="bullet"/>
      <w:lvlText w:val="➢"/>
      <w:lvlJc w:val="left"/>
      <w:pPr>
        <w:ind w:left="360" w:hanging="27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15:restartNumberingAfterBreak="0">
    <w:nsid w:val="7E45657B"/>
    <w:multiLevelType w:val="multilevel"/>
    <w:tmpl w:val="364EC59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num w:numId="1" w16cid:durableId="1486973425">
    <w:abstractNumId w:val="3"/>
  </w:num>
  <w:num w:numId="2" w16cid:durableId="1606108287">
    <w:abstractNumId w:val="103"/>
  </w:num>
  <w:num w:numId="3" w16cid:durableId="1860854272">
    <w:abstractNumId w:val="50"/>
  </w:num>
  <w:num w:numId="4" w16cid:durableId="659426337">
    <w:abstractNumId w:val="63"/>
  </w:num>
  <w:num w:numId="5" w16cid:durableId="1527327622">
    <w:abstractNumId w:val="6"/>
  </w:num>
  <w:num w:numId="6" w16cid:durableId="455291328">
    <w:abstractNumId w:val="93"/>
  </w:num>
  <w:num w:numId="7" w16cid:durableId="1248809597">
    <w:abstractNumId w:val="66"/>
  </w:num>
  <w:num w:numId="8" w16cid:durableId="1487822723">
    <w:abstractNumId w:val="84"/>
  </w:num>
  <w:num w:numId="9" w16cid:durableId="492796820">
    <w:abstractNumId w:val="79"/>
  </w:num>
  <w:num w:numId="10" w16cid:durableId="1935355105">
    <w:abstractNumId w:val="9"/>
  </w:num>
  <w:num w:numId="11" w16cid:durableId="990862523">
    <w:abstractNumId w:val="5"/>
  </w:num>
  <w:num w:numId="12" w16cid:durableId="1992562274">
    <w:abstractNumId w:val="22"/>
  </w:num>
  <w:num w:numId="13" w16cid:durableId="1539464686">
    <w:abstractNumId w:val="4"/>
  </w:num>
  <w:num w:numId="14" w16cid:durableId="226427640">
    <w:abstractNumId w:val="98"/>
  </w:num>
  <w:num w:numId="15" w16cid:durableId="1639844863">
    <w:abstractNumId w:val="43"/>
  </w:num>
  <w:num w:numId="16" w16cid:durableId="94060028">
    <w:abstractNumId w:val="40"/>
  </w:num>
  <w:num w:numId="17" w16cid:durableId="1210729874">
    <w:abstractNumId w:val="28"/>
  </w:num>
  <w:num w:numId="18" w16cid:durableId="733897142">
    <w:abstractNumId w:val="31"/>
  </w:num>
  <w:num w:numId="19" w16cid:durableId="476147492">
    <w:abstractNumId w:val="27"/>
  </w:num>
  <w:num w:numId="20" w16cid:durableId="1189878158">
    <w:abstractNumId w:val="35"/>
  </w:num>
  <w:num w:numId="21" w16cid:durableId="1564751768">
    <w:abstractNumId w:val="99"/>
  </w:num>
  <w:num w:numId="22" w16cid:durableId="665937098">
    <w:abstractNumId w:val="70"/>
  </w:num>
  <w:num w:numId="23" w16cid:durableId="573320742">
    <w:abstractNumId w:val="101"/>
  </w:num>
  <w:num w:numId="24" w16cid:durableId="1223251446">
    <w:abstractNumId w:val="58"/>
  </w:num>
  <w:num w:numId="25" w16cid:durableId="1021198009">
    <w:abstractNumId w:val="80"/>
  </w:num>
  <w:num w:numId="26" w16cid:durableId="1919243614">
    <w:abstractNumId w:val="39"/>
  </w:num>
  <w:num w:numId="27" w16cid:durableId="1260455406">
    <w:abstractNumId w:val="51"/>
  </w:num>
  <w:num w:numId="28" w16cid:durableId="1541239611">
    <w:abstractNumId w:val="17"/>
  </w:num>
  <w:num w:numId="29" w16cid:durableId="1583176658">
    <w:abstractNumId w:val="19"/>
  </w:num>
  <w:num w:numId="30" w16cid:durableId="1238440453">
    <w:abstractNumId w:val="65"/>
  </w:num>
  <w:num w:numId="31" w16cid:durableId="1629166368">
    <w:abstractNumId w:val="62"/>
  </w:num>
  <w:num w:numId="32" w16cid:durableId="1622347930">
    <w:abstractNumId w:val="90"/>
  </w:num>
  <w:num w:numId="33" w16cid:durableId="964312945">
    <w:abstractNumId w:val="102"/>
  </w:num>
  <w:num w:numId="34" w16cid:durableId="296879778">
    <w:abstractNumId w:val="36"/>
  </w:num>
  <w:num w:numId="35" w16cid:durableId="1430857243">
    <w:abstractNumId w:val="60"/>
  </w:num>
  <w:num w:numId="36" w16cid:durableId="322397274">
    <w:abstractNumId w:val="8"/>
  </w:num>
  <w:num w:numId="37" w16cid:durableId="1394933977">
    <w:abstractNumId w:val="104"/>
  </w:num>
  <w:num w:numId="38" w16cid:durableId="536545587">
    <w:abstractNumId w:val="77"/>
  </w:num>
  <w:num w:numId="39" w16cid:durableId="909509476">
    <w:abstractNumId w:val="42"/>
  </w:num>
  <w:num w:numId="40" w16cid:durableId="1512991520">
    <w:abstractNumId w:val="73"/>
  </w:num>
  <w:num w:numId="41" w16cid:durableId="1138188219">
    <w:abstractNumId w:val="97"/>
  </w:num>
  <w:num w:numId="42" w16cid:durableId="1280067010">
    <w:abstractNumId w:val="41"/>
  </w:num>
  <w:num w:numId="43" w16cid:durableId="663322179">
    <w:abstractNumId w:val="92"/>
  </w:num>
  <w:num w:numId="44" w16cid:durableId="423964216">
    <w:abstractNumId w:val="37"/>
  </w:num>
  <w:num w:numId="45" w16cid:durableId="630476897">
    <w:abstractNumId w:val="34"/>
  </w:num>
  <w:num w:numId="46" w16cid:durableId="844201862">
    <w:abstractNumId w:val="12"/>
  </w:num>
  <w:num w:numId="47" w16cid:durableId="2064863437">
    <w:abstractNumId w:val="23"/>
  </w:num>
  <w:num w:numId="48" w16cid:durableId="485828909">
    <w:abstractNumId w:val="26"/>
  </w:num>
  <w:num w:numId="49" w16cid:durableId="133646049">
    <w:abstractNumId w:val="46"/>
  </w:num>
  <w:num w:numId="50" w16cid:durableId="1082992338">
    <w:abstractNumId w:val="7"/>
  </w:num>
  <w:num w:numId="51" w16cid:durableId="562059996">
    <w:abstractNumId w:val="30"/>
  </w:num>
  <w:num w:numId="52" w16cid:durableId="1745561801">
    <w:abstractNumId w:val="52"/>
  </w:num>
  <w:num w:numId="53" w16cid:durableId="1594588633">
    <w:abstractNumId w:val="100"/>
  </w:num>
  <w:num w:numId="54" w16cid:durableId="1477187301">
    <w:abstractNumId w:val="14"/>
  </w:num>
  <w:num w:numId="55" w16cid:durableId="1455103105">
    <w:abstractNumId w:val="72"/>
  </w:num>
  <w:num w:numId="56" w16cid:durableId="616179866">
    <w:abstractNumId w:val="49"/>
  </w:num>
  <w:num w:numId="57" w16cid:durableId="2058621359">
    <w:abstractNumId w:val="13"/>
  </w:num>
  <w:num w:numId="58" w16cid:durableId="570240084">
    <w:abstractNumId w:val="87"/>
  </w:num>
  <w:num w:numId="59" w16cid:durableId="1873692791">
    <w:abstractNumId w:val="75"/>
  </w:num>
  <w:num w:numId="60" w16cid:durableId="1345396721">
    <w:abstractNumId w:val="74"/>
  </w:num>
  <w:num w:numId="61" w16cid:durableId="1109541815">
    <w:abstractNumId w:val="10"/>
  </w:num>
  <w:num w:numId="62" w16cid:durableId="1831869502">
    <w:abstractNumId w:val="2"/>
  </w:num>
  <w:num w:numId="63" w16cid:durableId="301929563">
    <w:abstractNumId w:val="68"/>
  </w:num>
  <w:num w:numId="64" w16cid:durableId="895815918">
    <w:abstractNumId w:val="16"/>
  </w:num>
  <w:num w:numId="65" w16cid:durableId="747574455">
    <w:abstractNumId w:val="81"/>
  </w:num>
  <w:num w:numId="66" w16cid:durableId="2053383369">
    <w:abstractNumId w:val="96"/>
  </w:num>
  <w:num w:numId="67" w16cid:durableId="355619066">
    <w:abstractNumId w:val="95"/>
  </w:num>
  <w:num w:numId="68" w16cid:durableId="1854176446">
    <w:abstractNumId w:val="18"/>
  </w:num>
  <w:num w:numId="69" w16cid:durableId="1663578731">
    <w:abstractNumId w:val="78"/>
  </w:num>
  <w:num w:numId="70" w16cid:durableId="1048070451">
    <w:abstractNumId w:val="94"/>
  </w:num>
  <w:num w:numId="71" w16cid:durableId="206993520">
    <w:abstractNumId w:val="67"/>
  </w:num>
  <w:num w:numId="72" w16cid:durableId="984433585">
    <w:abstractNumId w:val="48"/>
  </w:num>
  <w:num w:numId="73" w16cid:durableId="768238227">
    <w:abstractNumId w:val="29"/>
  </w:num>
  <w:num w:numId="74" w16cid:durableId="1931693947">
    <w:abstractNumId w:val="20"/>
  </w:num>
  <w:num w:numId="75" w16cid:durableId="1869446065">
    <w:abstractNumId w:val="57"/>
  </w:num>
  <w:num w:numId="76" w16cid:durableId="1457140904">
    <w:abstractNumId w:val="76"/>
  </w:num>
  <w:num w:numId="77" w16cid:durableId="23605402">
    <w:abstractNumId w:val="55"/>
  </w:num>
  <w:num w:numId="78" w16cid:durableId="458694424">
    <w:abstractNumId w:val="61"/>
  </w:num>
  <w:num w:numId="79" w16cid:durableId="1307587926">
    <w:abstractNumId w:val="0"/>
  </w:num>
  <w:num w:numId="80" w16cid:durableId="2096247768">
    <w:abstractNumId w:val="88"/>
  </w:num>
  <w:num w:numId="81" w16cid:durableId="1793743076">
    <w:abstractNumId w:val="11"/>
  </w:num>
  <w:num w:numId="82" w16cid:durableId="857308073">
    <w:abstractNumId w:val="21"/>
  </w:num>
  <w:num w:numId="83" w16cid:durableId="830147476">
    <w:abstractNumId w:val="86"/>
  </w:num>
  <w:num w:numId="84" w16cid:durableId="1256786842">
    <w:abstractNumId w:val="91"/>
  </w:num>
  <w:num w:numId="85" w16cid:durableId="1612592712">
    <w:abstractNumId w:val="105"/>
  </w:num>
  <w:num w:numId="86" w16cid:durableId="650134911">
    <w:abstractNumId w:val="89"/>
  </w:num>
  <w:num w:numId="87" w16cid:durableId="316302895">
    <w:abstractNumId w:val="54"/>
  </w:num>
  <w:num w:numId="88" w16cid:durableId="203760132">
    <w:abstractNumId w:val="71"/>
  </w:num>
  <w:num w:numId="89" w16cid:durableId="102268257">
    <w:abstractNumId w:val="53"/>
  </w:num>
  <w:num w:numId="90" w16cid:durableId="1021130817">
    <w:abstractNumId w:val="56"/>
  </w:num>
  <w:num w:numId="91" w16cid:durableId="1959675503">
    <w:abstractNumId w:val="69"/>
  </w:num>
  <w:num w:numId="92" w16cid:durableId="1986932561">
    <w:abstractNumId w:val="32"/>
  </w:num>
  <w:num w:numId="93" w16cid:durableId="1145195460">
    <w:abstractNumId w:val="64"/>
  </w:num>
  <w:num w:numId="94" w16cid:durableId="1380591367">
    <w:abstractNumId w:val="1"/>
  </w:num>
  <w:num w:numId="95" w16cid:durableId="930888889">
    <w:abstractNumId w:val="45"/>
  </w:num>
  <w:num w:numId="96" w16cid:durableId="2072804356">
    <w:abstractNumId w:val="15"/>
  </w:num>
  <w:num w:numId="97" w16cid:durableId="1779371839">
    <w:abstractNumId w:val="85"/>
  </w:num>
  <w:num w:numId="98" w16cid:durableId="982462257">
    <w:abstractNumId w:val="25"/>
  </w:num>
  <w:num w:numId="99" w16cid:durableId="6760027">
    <w:abstractNumId w:val="24"/>
  </w:num>
  <w:num w:numId="100" w16cid:durableId="1556817133">
    <w:abstractNumId w:val="38"/>
  </w:num>
  <w:num w:numId="101" w16cid:durableId="1129393129">
    <w:abstractNumId w:val="59"/>
  </w:num>
  <w:num w:numId="102" w16cid:durableId="1066075497">
    <w:abstractNumId w:val="44"/>
  </w:num>
  <w:num w:numId="103" w16cid:durableId="1175269246">
    <w:abstractNumId w:val="47"/>
  </w:num>
  <w:num w:numId="104" w16cid:durableId="798303716">
    <w:abstractNumId w:val="33"/>
  </w:num>
  <w:num w:numId="105" w16cid:durableId="1745952538">
    <w:abstractNumId w:val="83"/>
  </w:num>
  <w:num w:numId="106" w16cid:durableId="2098213265">
    <w:abstractNumId w:val="8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ush Khalasi">
    <w15:presenceInfo w15:providerId="Windows Live" w15:userId="1a7e504852bb75d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7265"/>
    <w:rsid w:val="0008036D"/>
    <w:rsid w:val="000D62D9"/>
    <w:rsid w:val="000F0FE5"/>
    <w:rsid w:val="0013250D"/>
    <w:rsid w:val="00180D41"/>
    <w:rsid w:val="00213ECC"/>
    <w:rsid w:val="00373B3A"/>
    <w:rsid w:val="003A3350"/>
    <w:rsid w:val="00407A69"/>
    <w:rsid w:val="00492CBD"/>
    <w:rsid w:val="00517AAA"/>
    <w:rsid w:val="0054582B"/>
    <w:rsid w:val="00637074"/>
    <w:rsid w:val="00665752"/>
    <w:rsid w:val="00711C51"/>
    <w:rsid w:val="00714581"/>
    <w:rsid w:val="007C262C"/>
    <w:rsid w:val="007F13C2"/>
    <w:rsid w:val="00837265"/>
    <w:rsid w:val="008D16F5"/>
    <w:rsid w:val="00A52C1D"/>
    <w:rsid w:val="00AE6FA1"/>
    <w:rsid w:val="00B943BB"/>
    <w:rsid w:val="00BB35A7"/>
    <w:rsid w:val="00C327CC"/>
    <w:rsid w:val="00DE6DD4"/>
    <w:rsid w:val="00DF1E28"/>
    <w:rsid w:val="00EC2EFE"/>
    <w:rsid w:val="00F028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A07F2F"/>
  <w15:docId w15:val="{02DC649A-584F-4713-B60F-6BC075362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pPr>
      <w:spacing w:after="0" w:line="240" w:lineRule="auto"/>
    </w:pPr>
    <w:tblPr>
      <w:tblStyleRowBandSize w:val="1"/>
      <w:tblStyleColBandSize w:val="1"/>
    </w:tblPr>
  </w:style>
  <w:style w:type="paragraph" w:styleId="Revision">
    <w:name w:val="Revision"/>
    <w:hidden/>
    <w:uiPriority w:val="99"/>
    <w:semiHidden/>
    <w:rsid w:val="00665752"/>
    <w:pPr>
      <w:widowControl/>
      <w:spacing w:after="0" w:line="240" w:lineRule="auto"/>
    </w:pPr>
  </w:style>
  <w:style w:type="paragraph" w:styleId="NormalWeb">
    <w:name w:val="Normal (Web)"/>
    <w:basedOn w:val="Normal"/>
    <w:uiPriority w:val="99"/>
    <w:semiHidden/>
    <w:unhideWhenUsed/>
    <w:rsid w:val="007F13C2"/>
    <w:rPr>
      <w:rFonts w:ascii="Times New Roman" w:hAnsi="Times New Roman" w:cs="Times New Roman"/>
      <w:sz w:val="24"/>
      <w:szCs w:val="24"/>
    </w:rPr>
  </w:style>
  <w:style w:type="paragraph" w:styleId="ListParagraph">
    <w:name w:val="List Paragraph"/>
    <w:basedOn w:val="Normal"/>
    <w:uiPriority w:val="34"/>
    <w:qFormat/>
    <w:rsid w:val="000F0FE5"/>
    <w:pPr>
      <w:ind w:left="720"/>
      <w:contextualSpacing/>
    </w:pPr>
  </w:style>
  <w:style w:type="character" w:styleId="Strong">
    <w:name w:val="Strong"/>
    <w:basedOn w:val="DefaultParagraphFont"/>
    <w:uiPriority w:val="22"/>
    <w:qFormat/>
    <w:rsid w:val="000F0FE5"/>
    <w:rPr>
      <w:b/>
      <w:bCs/>
    </w:rPr>
  </w:style>
  <w:style w:type="character" w:styleId="Hyperlink">
    <w:name w:val="Hyperlink"/>
    <w:basedOn w:val="DefaultParagraphFont"/>
    <w:uiPriority w:val="99"/>
    <w:unhideWhenUsed/>
    <w:rsid w:val="007C262C"/>
    <w:rPr>
      <w:color w:val="0000FF" w:themeColor="hyperlink"/>
      <w:u w:val="single"/>
    </w:rPr>
  </w:style>
  <w:style w:type="character" w:styleId="UnresolvedMention">
    <w:name w:val="Unresolved Mention"/>
    <w:basedOn w:val="DefaultParagraphFont"/>
    <w:uiPriority w:val="99"/>
    <w:semiHidden/>
    <w:unhideWhenUsed/>
    <w:rsid w:val="007C262C"/>
    <w:rPr>
      <w:color w:val="605E5C"/>
      <w:shd w:val="clear" w:color="auto" w:fill="E1DFDD"/>
    </w:rPr>
  </w:style>
  <w:style w:type="paragraph" w:styleId="Header">
    <w:name w:val="header"/>
    <w:basedOn w:val="Normal"/>
    <w:link w:val="HeaderChar"/>
    <w:uiPriority w:val="99"/>
    <w:unhideWhenUsed/>
    <w:rsid w:val="00492CBD"/>
    <w:pPr>
      <w:tabs>
        <w:tab w:val="center" w:pos="4513"/>
        <w:tab w:val="right" w:pos="9026"/>
      </w:tabs>
      <w:spacing w:after="0" w:line="240" w:lineRule="auto"/>
    </w:pPr>
  </w:style>
  <w:style w:type="character" w:customStyle="1" w:styleId="HeaderChar">
    <w:name w:val="Header Char"/>
    <w:basedOn w:val="DefaultParagraphFont"/>
    <w:link w:val="Header"/>
    <w:uiPriority w:val="99"/>
    <w:rsid w:val="00492CBD"/>
  </w:style>
  <w:style w:type="paragraph" w:styleId="Footer">
    <w:name w:val="footer"/>
    <w:basedOn w:val="Normal"/>
    <w:link w:val="FooterChar"/>
    <w:uiPriority w:val="99"/>
    <w:unhideWhenUsed/>
    <w:rsid w:val="00492C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492C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4269">
      <w:bodyDiv w:val="1"/>
      <w:marLeft w:val="0"/>
      <w:marRight w:val="0"/>
      <w:marTop w:val="0"/>
      <w:marBottom w:val="0"/>
      <w:divBdr>
        <w:top w:val="none" w:sz="0" w:space="0" w:color="auto"/>
        <w:left w:val="none" w:sz="0" w:space="0" w:color="auto"/>
        <w:bottom w:val="none" w:sz="0" w:space="0" w:color="auto"/>
        <w:right w:val="none" w:sz="0" w:space="0" w:color="auto"/>
      </w:divBdr>
    </w:div>
    <w:div w:id="13460017">
      <w:bodyDiv w:val="1"/>
      <w:marLeft w:val="0"/>
      <w:marRight w:val="0"/>
      <w:marTop w:val="0"/>
      <w:marBottom w:val="0"/>
      <w:divBdr>
        <w:top w:val="none" w:sz="0" w:space="0" w:color="auto"/>
        <w:left w:val="none" w:sz="0" w:space="0" w:color="auto"/>
        <w:bottom w:val="none" w:sz="0" w:space="0" w:color="auto"/>
        <w:right w:val="none" w:sz="0" w:space="0" w:color="auto"/>
      </w:divBdr>
    </w:div>
    <w:div w:id="110176093">
      <w:bodyDiv w:val="1"/>
      <w:marLeft w:val="0"/>
      <w:marRight w:val="0"/>
      <w:marTop w:val="0"/>
      <w:marBottom w:val="0"/>
      <w:divBdr>
        <w:top w:val="none" w:sz="0" w:space="0" w:color="auto"/>
        <w:left w:val="none" w:sz="0" w:space="0" w:color="auto"/>
        <w:bottom w:val="none" w:sz="0" w:space="0" w:color="auto"/>
        <w:right w:val="none" w:sz="0" w:space="0" w:color="auto"/>
      </w:divBdr>
    </w:div>
    <w:div w:id="112676064">
      <w:bodyDiv w:val="1"/>
      <w:marLeft w:val="0"/>
      <w:marRight w:val="0"/>
      <w:marTop w:val="0"/>
      <w:marBottom w:val="0"/>
      <w:divBdr>
        <w:top w:val="none" w:sz="0" w:space="0" w:color="auto"/>
        <w:left w:val="none" w:sz="0" w:space="0" w:color="auto"/>
        <w:bottom w:val="none" w:sz="0" w:space="0" w:color="auto"/>
        <w:right w:val="none" w:sz="0" w:space="0" w:color="auto"/>
      </w:divBdr>
    </w:div>
    <w:div w:id="128716969">
      <w:bodyDiv w:val="1"/>
      <w:marLeft w:val="0"/>
      <w:marRight w:val="0"/>
      <w:marTop w:val="0"/>
      <w:marBottom w:val="0"/>
      <w:divBdr>
        <w:top w:val="none" w:sz="0" w:space="0" w:color="auto"/>
        <w:left w:val="none" w:sz="0" w:space="0" w:color="auto"/>
        <w:bottom w:val="none" w:sz="0" w:space="0" w:color="auto"/>
        <w:right w:val="none" w:sz="0" w:space="0" w:color="auto"/>
      </w:divBdr>
    </w:div>
    <w:div w:id="149443763">
      <w:bodyDiv w:val="1"/>
      <w:marLeft w:val="0"/>
      <w:marRight w:val="0"/>
      <w:marTop w:val="0"/>
      <w:marBottom w:val="0"/>
      <w:divBdr>
        <w:top w:val="none" w:sz="0" w:space="0" w:color="auto"/>
        <w:left w:val="none" w:sz="0" w:space="0" w:color="auto"/>
        <w:bottom w:val="none" w:sz="0" w:space="0" w:color="auto"/>
        <w:right w:val="none" w:sz="0" w:space="0" w:color="auto"/>
      </w:divBdr>
    </w:div>
    <w:div w:id="178617806">
      <w:bodyDiv w:val="1"/>
      <w:marLeft w:val="0"/>
      <w:marRight w:val="0"/>
      <w:marTop w:val="0"/>
      <w:marBottom w:val="0"/>
      <w:divBdr>
        <w:top w:val="none" w:sz="0" w:space="0" w:color="auto"/>
        <w:left w:val="none" w:sz="0" w:space="0" w:color="auto"/>
        <w:bottom w:val="none" w:sz="0" w:space="0" w:color="auto"/>
        <w:right w:val="none" w:sz="0" w:space="0" w:color="auto"/>
      </w:divBdr>
    </w:div>
    <w:div w:id="191266527">
      <w:bodyDiv w:val="1"/>
      <w:marLeft w:val="0"/>
      <w:marRight w:val="0"/>
      <w:marTop w:val="0"/>
      <w:marBottom w:val="0"/>
      <w:divBdr>
        <w:top w:val="none" w:sz="0" w:space="0" w:color="auto"/>
        <w:left w:val="none" w:sz="0" w:space="0" w:color="auto"/>
        <w:bottom w:val="none" w:sz="0" w:space="0" w:color="auto"/>
        <w:right w:val="none" w:sz="0" w:space="0" w:color="auto"/>
      </w:divBdr>
    </w:div>
    <w:div w:id="222257772">
      <w:bodyDiv w:val="1"/>
      <w:marLeft w:val="0"/>
      <w:marRight w:val="0"/>
      <w:marTop w:val="0"/>
      <w:marBottom w:val="0"/>
      <w:divBdr>
        <w:top w:val="none" w:sz="0" w:space="0" w:color="auto"/>
        <w:left w:val="none" w:sz="0" w:space="0" w:color="auto"/>
        <w:bottom w:val="none" w:sz="0" w:space="0" w:color="auto"/>
        <w:right w:val="none" w:sz="0" w:space="0" w:color="auto"/>
      </w:divBdr>
    </w:div>
    <w:div w:id="230193238">
      <w:bodyDiv w:val="1"/>
      <w:marLeft w:val="0"/>
      <w:marRight w:val="0"/>
      <w:marTop w:val="0"/>
      <w:marBottom w:val="0"/>
      <w:divBdr>
        <w:top w:val="none" w:sz="0" w:space="0" w:color="auto"/>
        <w:left w:val="none" w:sz="0" w:space="0" w:color="auto"/>
        <w:bottom w:val="none" w:sz="0" w:space="0" w:color="auto"/>
        <w:right w:val="none" w:sz="0" w:space="0" w:color="auto"/>
      </w:divBdr>
    </w:div>
    <w:div w:id="233128456">
      <w:bodyDiv w:val="1"/>
      <w:marLeft w:val="0"/>
      <w:marRight w:val="0"/>
      <w:marTop w:val="0"/>
      <w:marBottom w:val="0"/>
      <w:divBdr>
        <w:top w:val="none" w:sz="0" w:space="0" w:color="auto"/>
        <w:left w:val="none" w:sz="0" w:space="0" w:color="auto"/>
        <w:bottom w:val="none" w:sz="0" w:space="0" w:color="auto"/>
        <w:right w:val="none" w:sz="0" w:space="0" w:color="auto"/>
      </w:divBdr>
    </w:div>
    <w:div w:id="265506466">
      <w:bodyDiv w:val="1"/>
      <w:marLeft w:val="0"/>
      <w:marRight w:val="0"/>
      <w:marTop w:val="0"/>
      <w:marBottom w:val="0"/>
      <w:divBdr>
        <w:top w:val="none" w:sz="0" w:space="0" w:color="auto"/>
        <w:left w:val="none" w:sz="0" w:space="0" w:color="auto"/>
        <w:bottom w:val="none" w:sz="0" w:space="0" w:color="auto"/>
        <w:right w:val="none" w:sz="0" w:space="0" w:color="auto"/>
      </w:divBdr>
    </w:div>
    <w:div w:id="297538819">
      <w:bodyDiv w:val="1"/>
      <w:marLeft w:val="0"/>
      <w:marRight w:val="0"/>
      <w:marTop w:val="0"/>
      <w:marBottom w:val="0"/>
      <w:divBdr>
        <w:top w:val="none" w:sz="0" w:space="0" w:color="auto"/>
        <w:left w:val="none" w:sz="0" w:space="0" w:color="auto"/>
        <w:bottom w:val="none" w:sz="0" w:space="0" w:color="auto"/>
        <w:right w:val="none" w:sz="0" w:space="0" w:color="auto"/>
      </w:divBdr>
    </w:div>
    <w:div w:id="337539492">
      <w:bodyDiv w:val="1"/>
      <w:marLeft w:val="0"/>
      <w:marRight w:val="0"/>
      <w:marTop w:val="0"/>
      <w:marBottom w:val="0"/>
      <w:divBdr>
        <w:top w:val="none" w:sz="0" w:space="0" w:color="auto"/>
        <w:left w:val="none" w:sz="0" w:space="0" w:color="auto"/>
        <w:bottom w:val="none" w:sz="0" w:space="0" w:color="auto"/>
        <w:right w:val="none" w:sz="0" w:space="0" w:color="auto"/>
      </w:divBdr>
    </w:div>
    <w:div w:id="377901609">
      <w:bodyDiv w:val="1"/>
      <w:marLeft w:val="0"/>
      <w:marRight w:val="0"/>
      <w:marTop w:val="0"/>
      <w:marBottom w:val="0"/>
      <w:divBdr>
        <w:top w:val="none" w:sz="0" w:space="0" w:color="auto"/>
        <w:left w:val="none" w:sz="0" w:space="0" w:color="auto"/>
        <w:bottom w:val="none" w:sz="0" w:space="0" w:color="auto"/>
        <w:right w:val="none" w:sz="0" w:space="0" w:color="auto"/>
      </w:divBdr>
    </w:div>
    <w:div w:id="384526049">
      <w:bodyDiv w:val="1"/>
      <w:marLeft w:val="0"/>
      <w:marRight w:val="0"/>
      <w:marTop w:val="0"/>
      <w:marBottom w:val="0"/>
      <w:divBdr>
        <w:top w:val="none" w:sz="0" w:space="0" w:color="auto"/>
        <w:left w:val="none" w:sz="0" w:space="0" w:color="auto"/>
        <w:bottom w:val="none" w:sz="0" w:space="0" w:color="auto"/>
        <w:right w:val="none" w:sz="0" w:space="0" w:color="auto"/>
      </w:divBdr>
    </w:div>
    <w:div w:id="391780616">
      <w:bodyDiv w:val="1"/>
      <w:marLeft w:val="0"/>
      <w:marRight w:val="0"/>
      <w:marTop w:val="0"/>
      <w:marBottom w:val="0"/>
      <w:divBdr>
        <w:top w:val="none" w:sz="0" w:space="0" w:color="auto"/>
        <w:left w:val="none" w:sz="0" w:space="0" w:color="auto"/>
        <w:bottom w:val="none" w:sz="0" w:space="0" w:color="auto"/>
        <w:right w:val="none" w:sz="0" w:space="0" w:color="auto"/>
      </w:divBdr>
    </w:div>
    <w:div w:id="413356133">
      <w:bodyDiv w:val="1"/>
      <w:marLeft w:val="0"/>
      <w:marRight w:val="0"/>
      <w:marTop w:val="0"/>
      <w:marBottom w:val="0"/>
      <w:divBdr>
        <w:top w:val="none" w:sz="0" w:space="0" w:color="auto"/>
        <w:left w:val="none" w:sz="0" w:space="0" w:color="auto"/>
        <w:bottom w:val="none" w:sz="0" w:space="0" w:color="auto"/>
        <w:right w:val="none" w:sz="0" w:space="0" w:color="auto"/>
      </w:divBdr>
    </w:div>
    <w:div w:id="475076843">
      <w:bodyDiv w:val="1"/>
      <w:marLeft w:val="0"/>
      <w:marRight w:val="0"/>
      <w:marTop w:val="0"/>
      <w:marBottom w:val="0"/>
      <w:divBdr>
        <w:top w:val="none" w:sz="0" w:space="0" w:color="auto"/>
        <w:left w:val="none" w:sz="0" w:space="0" w:color="auto"/>
        <w:bottom w:val="none" w:sz="0" w:space="0" w:color="auto"/>
        <w:right w:val="none" w:sz="0" w:space="0" w:color="auto"/>
      </w:divBdr>
    </w:div>
    <w:div w:id="510530591">
      <w:bodyDiv w:val="1"/>
      <w:marLeft w:val="0"/>
      <w:marRight w:val="0"/>
      <w:marTop w:val="0"/>
      <w:marBottom w:val="0"/>
      <w:divBdr>
        <w:top w:val="none" w:sz="0" w:space="0" w:color="auto"/>
        <w:left w:val="none" w:sz="0" w:space="0" w:color="auto"/>
        <w:bottom w:val="none" w:sz="0" w:space="0" w:color="auto"/>
        <w:right w:val="none" w:sz="0" w:space="0" w:color="auto"/>
      </w:divBdr>
    </w:div>
    <w:div w:id="535045958">
      <w:bodyDiv w:val="1"/>
      <w:marLeft w:val="0"/>
      <w:marRight w:val="0"/>
      <w:marTop w:val="0"/>
      <w:marBottom w:val="0"/>
      <w:divBdr>
        <w:top w:val="none" w:sz="0" w:space="0" w:color="auto"/>
        <w:left w:val="none" w:sz="0" w:space="0" w:color="auto"/>
        <w:bottom w:val="none" w:sz="0" w:space="0" w:color="auto"/>
        <w:right w:val="none" w:sz="0" w:space="0" w:color="auto"/>
      </w:divBdr>
    </w:div>
    <w:div w:id="539980228">
      <w:bodyDiv w:val="1"/>
      <w:marLeft w:val="0"/>
      <w:marRight w:val="0"/>
      <w:marTop w:val="0"/>
      <w:marBottom w:val="0"/>
      <w:divBdr>
        <w:top w:val="none" w:sz="0" w:space="0" w:color="auto"/>
        <w:left w:val="none" w:sz="0" w:space="0" w:color="auto"/>
        <w:bottom w:val="none" w:sz="0" w:space="0" w:color="auto"/>
        <w:right w:val="none" w:sz="0" w:space="0" w:color="auto"/>
      </w:divBdr>
      <w:divsChild>
        <w:div w:id="20326024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9073928">
      <w:bodyDiv w:val="1"/>
      <w:marLeft w:val="0"/>
      <w:marRight w:val="0"/>
      <w:marTop w:val="0"/>
      <w:marBottom w:val="0"/>
      <w:divBdr>
        <w:top w:val="none" w:sz="0" w:space="0" w:color="auto"/>
        <w:left w:val="none" w:sz="0" w:space="0" w:color="auto"/>
        <w:bottom w:val="none" w:sz="0" w:space="0" w:color="auto"/>
        <w:right w:val="none" w:sz="0" w:space="0" w:color="auto"/>
      </w:divBdr>
    </w:div>
    <w:div w:id="610473940">
      <w:bodyDiv w:val="1"/>
      <w:marLeft w:val="0"/>
      <w:marRight w:val="0"/>
      <w:marTop w:val="0"/>
      <w:marBottom w:val="0"/>
      <w:divBdr>
        <w:top w:val="none" w:sz="0" w:space="0" w:color="auto"/>
        <w:left w:val="none" w:sz="0" w:space="0" w:color="auto"/>
        <w:bottom w:val="none" w:sz="0" w:space="0" w:color="auto"/>
        <w:right w:val="none" w:sz="0" w:space="0" w:color="auto"/>
      </w:divBdr>
    </w:div>
    <w:div w:id="643318974">
      <w:bodyDiv w:val="1"/>
      <w:marLeft w:val="0"/>
      <w:marRight w:val="0"/>
      <w:marTop w:val="0"/>
      <w:marBottom w:val="0"/>
      <w:divBdr>
        <w:top w:val="none" w:sz="0" w:space="0" w:color="auto"/>
        <w:left w:val="none" w:sz="0" w:space="0" w:color="auto"/>
        <w:bottom w:val="none" w:sz="0" w:space="0" w:color="auto"/>
        <w:right w:val="none" w:sz="0" w:space="0" w:color="auto"/>
      </w:divBdr>
    </w:div>
    <w:div w:id="769855003">
      <w:bodyDiv w:val="1"/>
      <w:marLeft w:val="0"/>
      <w:marRight w:val="0"/>
      <w:marTop w:val="0"/>
      <w:marBottom w:val="0"/>
      <w:divBdr>
        <w:top w:val="none" w:sz="0" w:space="0" w:color="auto"/>
        <w:left w:val="none" w:sz="0" w:space="0" w:color="auto"/>
        <w:bottom w:val="none" w:sz="0" w:space="0" w:color="auto"/>
        <w:right w:val="none" w:sz="0" w:space="0" w:color="auto"/>
      </w:divBdr>
    </w:div>
    <w:div w:id="825825958">
      <w:bodyDiv w:val="1"/>
      <w:marLeft w:val="0"/>
      <w:marRight w:val="0"/>
      <w:marTop w:val="0"/>
      <w:marBottom w:val="0"/>
      <w:divBdr>
        <w:top w:val="none" w:sz="0" w:space="0" w:color="auto"/>
        <w:left w:val="none" w:sz="0" w:space="0" w:color="auto"/>
        <w:bottom w:val="none" w:sz="0" w:space="0" w:color="auto"/>
        <w:right w:val="none" w:sz="0" w:space="0" w:color="auto"/>
      </w:divBdr>
    </w:div>
    <w:div w:id="921766875">
      <w:bodyDiv w:val="1"/>
      <w:marLeft w:val="0"/>
      <w:marRight w:val="0"/>
      <w:marTop w:val="0"/>
      <w:marBottom w:val="0"/>
      <w:divBdr>
        <w:top w:val="none" w:sz="0" w:space="0" w:color="auto"/>
        <w:left w:val="none" w:sz="0" w:space="0" w:color="auto"/>
        <w:bottom w:val="none" w:sz="0" w:space="0" w:color="auto"/>
        <w:right w:val="none" w:sz="0" w:space="0" w:color="auto"/>
      </w:divBdr>
    </w:div>
    <w:div w:id="924343494">
      <w:bodyDiv w:val="1"/>
      <w:marLeft w:val="0"/>
      <w:marRight w:val="0"/>
      <w:marTop w:val="0"/>
      <w:marBottom w:val="0"/>
      <w:divBdr>
        <w:top w:val="none" w:sz="0" w:space="0" w:color="auto"/>
        <w:left w:val="none" w:sz="0" w:space="0" w:color="auto"/>
        <w:bottom w:val="none" w:sz="0" w:space="0" w:color="auto"/>
        <w:right w:val="none" w:sz="0" w:space="0" w:color="auto"/>
      </w:divBdr>
    </w:div>
    <w:div w:id="935789744">
      <w:bodyDiv w:val="1"/>
      <w:marLeft w:val="0"/>
      <w:marRight w:val="0"/>
      <w:marTop w:val="0"/>
      <w:marBottom w:val="0"/>
      <w:divBdr>
        <w:top w:val="none" w:sz="0" w:space="0" w:color="auto"/>
        <w:left w:val="none" w:sz="0" w:space="0" w:color="auto"/>
        <w:bottom w:val="none" w:sz="0" w:space="0" w:color="auto"/>
        <w:right w:val="none" w:sz="0" w:space="0" w:color="auto"/>
      </w:divBdr>
    </w:div>
    <w:div w:id="936015358">
      <w:bodyDiv w:val="1"/>
      <w:marLeft w:val="0"/>
      <w:marRight w:val="0"/>
      <w:marTop w:val="0"/>
      <w:marBottom w:val="0"/>
      <w:divBdr>
        <w:top w:val="none" w:sz="0" w:space="0" w:color="auto"/>
        <w:left w:val="none" w:sz="0" w:space="0" w:color="auto"/>
        <w:bottom w:val="none" w:sz="0" w:space="0" w:color="auto"/>
        <w:right w:val="none" w:sz="0" w:space="0" w:color="auto"/>
      </w:divBdr>
    </w:div>
    <w:div w:id="973831455">
      <w:bodyDiv w:val="1"/>
      <w:marLeft w:val="0"/>
      <w:marRight w:val="0"/>
      <w:marTop w:val="0"/>
      <w:marBottom w:val="0"/>
      <w:divBdr>
        <w:top w:val="none" w:sz="0" w:space="0" w:color="auto"/>
        <w:left w:val="none" w:sz="0" w:space="0" w:color="auto"/>
        <w:bottom w:val="none" w:sz="0" w:space="0" w:color="auto"/>
        <w:right w:val="none" w:sz="0" w:space="0" w:color="auto"/>
      </w:divBdr>
    </w:div>
    <w:div w:id="1002851704">
      <w:bodyDiv w:val="1"/>
      <w:marLeft w:val="0"/>
      <w:marRight w:val="0"/>
      <w:marTop w:val="0"/>
      <w:marBottom w:val="0"/>
      <w:divBdr>
        <w:top w:val="none" w:sz="0" w:space="0" w:color="auto"/>
        <w:left w:val="none" w:sz="0" w:space="0" w:color="auto"/>
        <w:bottom w:val="none" w:sz="0" w:space="0" w:color="auto"/>
        <w:right w:val="none" w:sz="0" w:space="0" w:color="auto"/>
      </w:divBdr>
    </w:div>
    <w:div w:id="1012533277">
      <w:bodyDiv w:val="1"/>
      <w:marLeft w:val="0"/>
      <w:marRight w:val="0"/>
      <w:marTop w:val="0"/>
      <w:marBottom w:val="0"/>
      <w:divBdr>
        <w:top w:val="none" w:sz="0" w:space="0" w:color="auto"/>
        <w:left w:val="none" w:sz="0" w:space="0" w:color="auto"/>
        <w:bottom w:val="none" w:sz="0" w:space="0" w:color="auto"/>
        <w:right w:val="none" w:sz="0" w:space="0" w:color="auto"/>
      </w:divBdr>
    </w:div>
    <w:div w:id="1071925126">
      <w:bodyDiv w:val="1"/>
      <w:marLeft w:val="0"/>
      <w:marRight w:val="0"/>
      <w:marTop w:val="0"/>
      <w:marBottom w:val="0"/>
      <w:divBdr>
        <w:top w:val="none" w:sz="0" w:space="0" w:color="auto"/>
        <w:left w:val="none" w:sz="0" w:space="0" w:color="auto"/>
        <w:bottom w:val="none" w:sz="0" w:space="0" w:color="auto"/>
        <w:right w:val="none" w:sz="0" w:space="0" w:color="auto"/>
      </w:divBdr>
    </w:div>
    <w:div w:id="1108160960">
      <w:bodyDiv w:val="1"/>
      <w:marLeft w:val="0"/>
      <w:marRight w:val="0"/>
      <w:marTop w:val="0"/>
      <w:marBottom w:val="0"/>
      <w:divBdr>
        <w:top w:val="none" w:sz="0" w:space="0" w:color="auto"/>
        <w:left w:val="none" w:sz="0" w:space="0" w:color="auto"/>
        <w:bottom w:val="none" w:sz="0" w:space="0" w:color="auto"/>
        <w:right w:val="none" w:sz="0" w:space="0" w:color="auto"/>
      </w:divBdr>
      <w:divsChild>
        <w:div w:id="831608009">
          <w:marLeft w:val="0"/>
          <w:marRight w:val="0"/>
          <w:marTop w:val="0"/>
          <w:marBottom w:val="0"/>
          <w:divBdr>
            <w:top w:val="none" w:sz="0" w:space="0" w:color="auto"/>
            <w:left w:val="none" w:sz="0" w:space="0" w:color="auto"/>
            <w:bottom w:val="none" w:sz="0" w:space="0" w:color="auto"/>
            <w:right w:val="none" w:sz="0" w:space="0" w:color="auto"/>
          </w:divBdr>
          <w:divsChild>
            <w:div w:id="147568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980651">
      <w:bodyDiv w:val="1"/>
      <w:marLeft w:val="0"/>
      <w:marRight w:val="0"/>
      <w:marTop w:val="0"/>
      <w:marBottom w:val="0"/>
      <w:divBdr>
        <w:top w:val="none" w:sz="0" w:space="0" w:color="auto"/>
        <w:left w:val="none" w:sz="0" w:space="0" w:color="auto"/>
        <w:bottom w:val="none" w:sz="0" w:space="0" w:color="auto"/>
        <w:right w:val="none" w:sz="0" w:space="0" w:color="auto"/>
      </w:divBdr>
    </w:div>
    <w:div w:id="1131829279">
      <w:bodyDiv w:val="1"/>
      <w:marLeft w:val="0"/>
      <w:marRight w:val="0"/>
      <w:marTop w:val="0"/>
      <w:marBottom w:val="0"/>
      <w:divBdr>
        <w:top w:val="none" w:sz="0" w:space="0" w:color="auto"/>
        <w:left w:val="none" w:sz="0" w:space="0" w:color="auto"/>
        <w:bottom w:val="none" w:sz="0" w:space="0" w:color="auto"/>
        <w:right w:val="none" w:sz="0" w:space="0" w:color="auto"/>
      </w:divBdr>
    </w:div>
    <w:div w:id="1136290061">
      <w:bodyDiv w:val="1"/>
      <w:marLeft w:val="0"/>
      <w:marRight w:val="0"/>
      <w:marTop w:val="0"/>
      <w:marBottom w:val="0"/>
      <w:divBdr>
        <w:top w:val="none" w:sz="0" w:space="0" w:color="auto"/>
        <w:left w:val="none" w:sz="0" w:space="0" w:color="auto"/>
        <w:bottom w:val="none" w:sz="0" w:space="0" w:color="auto"/>
        <w:right w:val="none" w:sz="0" w:space="0" w:color="auto"/>
      </w:divBdr>
    </w:div>
    <w:div w:id="1155028281">
      <w:bodyDiv w:val="1"/>
      <w:marLeft w:val="0"/>
      <w:marRight w:val="0"/>
      <w:marTop w:val="0"/>
      <w:marBottom w:val="0"/>
      <w:divBdr>
        <w:top w:val="none" w:sz="0" w:space="0" w:color="auto"/>
        <w:left w:val="none" w:sz="0" w:space="0" w:color="auto"/>
        <w:bottom w:val="none" w:sz="0" w:space="0" w:color="auto"/>
        <w:right w:val="none" w:sz="0" w:space="0" w:color="auto"/>
      </w:divBdr>
    </w:div>
    <w:div w:id="1174733710">
      <w:bodyDiv w:val="1"/>
      <w:marLeft w:val="0"/>
      <w:marRight w:val="0"/>
      <w:marTop w:val="0"/>
      <w:marBottom w:val="0"/>
      <w:divBdr>
        <w:top w:val="none" w:sz="0" w:space="0" w:color="auto"/>
        <w:left w:val="none" w:sz="0" w:space="0" w:color="auto"/>
        <w:bottom w:val="none" w:sz="0" w:space="0" w:color="auto"/>
        <w:right w:val="none" w:sz="0" w:space="0" w:color="auto"/>
      </w:divBdr>
    </w:div>
    <w:div w:id="1180655415">
      <w:bodyDiv w:val="1"/>
      <w:marLeft w:val="0"/>
      <w:marRight w:val="0"/>
      <w:marTop w:val="0"/>
      <w:marBottom w:val="0"/>
      <w:divBdr>
        <w:top w:val="none" w:sz="0" w:space="0" w:color="auto"/>
        <w:left w:val="none" w:sz="0" w:space="0" w:color="auto"/>
        <w:bottom w:val="none" w:sz="0" w:space="0" w:color="auto"/>
        <w:right w:val="none" w:sz="0" w:space="0" w:color="auto"/>
      </w:divBdr>
    </w:div>
    <w:div w:id="1221667596">
      <w:bodyDiv w:val="1"/>
      <w:marLeft w:val="0"/>
      <w:marRight w:val="0"/>
      <w:marTop w:val="0"/>
      <w:marBottom w:val="0"/>
      <w:divBdr>
        <w:top w:val="none" w:sz="0" w:space="0" w:color="auto"/>
        <w:left w:val="none" w:sz="0" w:space="0" w:color="auto"/>
        <w:bottom w:val="none" w:sz="0" w:space="0" w:color="auto"/>
        <w:right w:val="none" w:sz="0" w:space="0" w:color="auto"/>
      </w:divBdr>
    </w:div>
    <w:div w:id="1240865056">
      <w:bodyDiv w:val="1"/>
      <w:marLeft w:val="0"/>
      <w:marRight w:val="0"/>
      <w:marTop w:val="0"/>
      <w:marBottom w:val="0"/>
      <w:divBdr>
        <w:top w:val="none" w:sz="0" w:space="0" w:color="auto"/>
        <w:left w:val="none" w:sz="0" w:space="0" w:color="auto"/>
        <w:bottom w:val="none" w:sz="0" w:space="0" w:color="auto"/>
        <w:right w:val="none" w:sz="0" w:space="0" w:color="auto"/>
      </w:divBdr>
    </w:div>
    <w:div w:id="1309671724">
      <w:bodyDiv w:val="1"/>
      <w:marLeft w:val="0"/>
      <w:marRight w:val="0"/>
      <w:marTop w:val="0"/>
      <w:marBottom w:val="0"/>
      <w:divBdr>
        <w:top w:val="none" w:sz="0" w:space="0" w:color="auto"/>
        <w:left w:val="none" w:sz="0" w:space="0" w:color="auto"/>
        <w:bottom w:val="none" w:sz="0" w:space="0" w:color="auto"/>
        <w:right w:val="none" w:sz="0" w:space="0" w:color="auto"/>
      </w:divBdr>
    </w:div>
    <w:div w:id="1353845365">
      <w:bodyDiv w:val="1"/>
      <w:marLeft w:val="0"/>
      <w:marRight w:val="0"/>
      <w:marTop w:val="0"/>
      <w:marBottom w:val="0"/>
      <w:divBdr>
        <w:top w:val="none" w:sz="0" w:space="0" w:color="auto"/>
        <w:left w:val="none" w:sz="0" w:space="0" w:color="auto"/>
        <w:bottom w:val="none" w:sz="0" w:space="0" w:color="auto"/>
        <w:right w:val="none" w:sz="0" w:space="0" w:color="auto"/>
      </w:divBdr>
    </w:div>
    <w:div w:id="1368334173">
      <w:bodyDiv w:val="1"/>
      <w:marLeft w:val="0"/>
      <w:marRight w:val="0"/>
      <w:marTop w:val="0"/>
      <w:marBottom w:val="0"/>
      <w:divBdr>
        <w:top w:val="none" w:sz="0" w:space="0" w:color="auto"/>
        <w:left w:val="none" w:sz="0" w:space="0" w:color="auto"/>
        <w:bottom w:val="none" w:sz="0" w:space="0" w:color="auto"/>
        <w:right w:val="none" w:sz="0" w:space="0" w:color="auto"/>
      </w:divBdr>
      <w:divsChild>
        <w:div w:id="1965499096">
          <w:marLeft w:val="0"/>
          <w:marRight w:val="0"/>
          <w:marTop w:val="0"/>
          <w:marBottom w:val="0"/>
          <w:divBdr>
            <w:top w:val="none" w:sz="0" w:space="0" w:color="auto"/>
            <w:left w:val="none" w:sz="0" w:space="0" w:color="auto"/>
            <w:bottom w:val="none" w:sz="0" w:space="0" w:color="auto"/>
            <w:right w:val="none" w:sz="0" w:space="0" w:color="auto"/>
          </w:divBdr>
          <w:divsChild>
            <w:div w:id="435100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285022">
      <w:bodyDiv w:val="1"/>
      <w:marLeft w:val="0"/>
      <w:marRight w:val="0"/>
      <w:marTop w:val="0"/>
      <w:marBottom w:val="0"/>
      <w:divBdr>
        <w:top w:val="none" w:sz="0" w:space="0" w:color="auto"/>
        <w:left w:val="none" w:sz="0" w:space="0" w:color="auto"/>
        <w:bottom w:val="none" w:sz="0" w:space="0" w:color="auto"/>
        <w:right w:val="none" w:sz="0" w:space="0" w:color="auto"/>
      </w:divBdr>
    </w:div>
    <w:div w:id="1429542297">
      <w:bodyDiv w:val="1"/>
      <w:marLeft w:val="0"/>
      <w:marRight w:val="0"/>
      <w:marTop w:val="0"/>
      <w:marBottom w:val="0"/>
      <w:divBdr>
        <w:top w:val="none" w:sz="0" w:space="0" w:color="auto"/>
        <w:left w:val="none" w:sz="0" w:space="0" w:color="auto"/>
        <w:bottom w:val="none" w:sz="0" w:space="0" w:color="auto"/>
        <w:right w:val="none" w:sz="0" w:space="0" w:color="auto"/>
      </w:divBdr>
    </w:div>
    <w:div w:id="1446460867">
      <w:bodyDiv w:val="1"/>
      <w:marLeft w:val="0"/>
      <w:marRight w:val="0"/>
      <w:marTop w:val="0"/>
      <w:marBottom w:val="0"/>
      <w:divBdr>
        <w:top w:val="none" w:sz="0" w:space="0" w:color="auto"/>
        <w:left w:val="none" w:sz="0" w:space="0" w:color="auto"/>
        <w:bottom w:val="none" w:sz="0" w:space="0" w:color="auto"/>
        <w:right w:val="none" w:sz="0" w:space="0" w:color="auto"/>
      </w:divBdr>
    </w:div>
    <w:div w:id="1538540253">
      <w:bodyDiv w:val="1"/>
      <w:marLeft w:val="0"/>
      <w:marRight w:val="0"/>
      <w:marTop w:val="0"/>
      <w:marBottom w:val="0"/>
      <w:divBdr>
        <w:top w:val="none" w:sz="0" w:space="0" w:color="auto"/>
        <w:left w:val="none" w:sz="0" w:space="0" w:color="auto"/>
        <w:bottom w:val="none" w:sz="0" w:space="0" w:color="auto"/>
        <w:right w:val="none" w:sz="0" w:space="0" w:color="auto"/>
      </w:divBdr>
    </w:div>
    <w:div w:id="1568420276">
      <w:bodyDiv w:val="1"/>
      <w:marLeft w:val="0"/>
      <w:marRight w:val="0"/>
      <w:marTop w:val="0"/>
      <w:marBottom w:val="0"/>
      <w:divBdr>
        <w:top w:val="none" w:sz="0" w:space="0" w:color="auto"/>
        <w:left w:val="none" w:sz="0" w:space="0" w:color="auto"/>
        <w:bottom w:val="none" w:sz="0" w:space="0" w:color="auto"/>
        <w:right w:val="none" w:sz="0" w:space="0" w:color="auto"/>
      </w:divBdr>
    </w:div>
    <w:div w:id="1598514817">
      <w:bodyDiv w:val="1"/>
      <w:marLeft w:val="0"/>
      <w:marRight w:val="0"/>
      <w:marTop w:val="0"/>
      <w:marBottom w:val="0"/>
      <w:divBdr>
        <w:top w:val="none" w:sz="0" w:space="0" w:color="auto"/>
        <w:left w:val="none" w:sz="0" w:space="0" w:color="auto"/>
        <w:bottom w:val="none" w:sz="0" w:space="0" w:color="auto"/>
        <w:right w:val="none" w:sz="0" w:space="0" w:color="auto"/>
      </w:divBdr>
    </w:div>
    <w:div w:id="1598521279">
      <w:bodyDiv w:val="1"/>
      <w:marLeft w:val="0"/>
      <w:marRight w:val="0"/>
      <w:marTop w:val="0"/>
      <w:marBottom w:val="0"/>
      <w:divBdr>
        <w:top w:val="none" w:sz="0" w:space="0" w:color="auto"/>
        <w:left w:val="none" w:sz="0" w:space="0" w:color="auto"/>
        <w:bottom w:val="none" w:sz="0" w:space="0" w:color="auto"/>
        <w:right w:val="none" w:sz="0" w:space="0" w:color="auto"/>
      </w:divBdr>
    </w:div>
    <w:div w:id="1598706574">
      <w:bodyDiv w:val="1"/>
      <w:marLeft w:val="0"/>
      <w:marRight w:val="0"/>
      <w:marTop w:val="0"/>
      <w:marBottom w:val="0"/>
      <w:divBdr>
        <w:top w:val="none" w:sz="0" w:space="0" w:color="auto"/>
        <w:left w:val="none" w:sz="0" w:space="0" w:color="auto"/>
        <w:bottom w:val="none" w:sz="0" w:space="0" w:color="auto"/>
        <w:right w:val="none" w:sz="0" w:space="0" w:color="auto"/>
      </w:divBdr>
    </w:div>
    <w:div w:id="1606887556">
      <w:bodyDiv w:val="1"/>
      <w:marLeft w:val="0"/>
      <w:marRight w:val="0"/>
      <w:marTop w:val="0"/>
      <w:marBottom w:val="0"/>
      <w:divBdr>
        <w:top w:val="none" w:sz="0" w:space="0" w:color="auto"/>
        <w:left w:val="none" w:sz="0" w:space="0" w:color="auto"/>
        <w:bottom w:val="none" w:sz="0" w:space="0" w:color="auto"/>
        <w:right w:val="none" w:sz="0" w:space="0" w:color="auto"/>
      </w:divBdr>
    </w:div>
    <w:div w:id="1681393990">
      <w:bodyDiv w:val="1"/>
      <w:marLeft w:val="0"/>
      <w:marRight w:val="0"/>
      <w:marTop w:val="0"/>
      <w:marBottom w:val="0"/>
      <w:divBdr>
        <w:top w:val="none" w:sz="0" w:space="0" w:color="auto"/>
        <w:left w:val="none" w:sz="0" w:space="0" w:color="auto"/>
        <w:bottom w:val="none" w:sz="0" w:space="0" w:color="auto"/>
        <w:right w:val="none" w:sz="0" w:space="0" w:color="auto"/>
      </w:divBdr>
    </w:div>
    <w:div w:id="1688603759">
      <w:bodyDiv w:val="1"/>
      <w:marLeft w:val="0"/>
      <w:marRight w:val="0"/>
      <w:marTop w:val="0"/>
      <w:marBottom w:val="0"/>
      <w:divBdr>
        <w:top w:val="none" w:sz="0" w:space="0" w:color="auto"/>
        <w:left w:val="none" w:sz="0" w:space="0" w:color="auto"/>
        <w:bottom w:val="none" w:sz="0" w:space="0" w:color="auto"/>
        <w:right w:val="none" w:sz="0" w:space="0" w:color="auto"/>
      </w:divBdr>
    </w:div>
    <w:div w:id="1718049265">
      <w:bodyDiv w:val="1"/>
      <w:marLeft w:val="0"/>
      <w:marRight w:val="0"/>
      <w:marTop w:val="0"/>
      <w:marBottom w:val="0"/>
      <w:divBdr>
        <w:top w:val="none" w:sz="0" w:space="0" w:color="auto"/>
        <w:left w:val="none" w:sz="0" w:space="0" w:color="auto"/>
        <w:bottom w:val="none" w:sz="0" w:space="0" w:color="auto"/>
        <w:right w:val="none" w:sz="0" w:space="0" w:color="auto"/>
      </w:divBdr>
    </w:div>
    <w:div w:id="1729573029">
      <w:bodyDiv w:val="1"/>
      <w:marLeft w:val="0"/>
      <w:marRight w:val="0"/>
      <w:marTop w:val="0"/>
      <w:marBottom w:val="0"/>
      <w:divBdr>
        <w:top w:val="none" w:sz="0" w:space="0" w:color="auto"/>
        <w:left w:val="none" w:sz="0" w:space="0" w:color="auto"/>
        <w:bottom w:val="none" w:sz="0" w:space="0" w:color="auto"/>
        <w:right w:val="none" w:sz="0" w:space="0" w:color="auto"/>
      </w:divBdr>
    </w:div>
    <w:div w:id="1752005564">
      <w:bodyDiv w:val="1"/>
      <w:marLeft w:val="0"/>
      <w:marRight w:val="0"/>
      <w:marTop w:val="0"/>
      <w:marBottom w:val="0"/>
      <w:divBdr>
        <w:top w:val="none" w:sz="0" w:space="0" w:color="auto"/>
        <w:left w:val="none" w:sz="0" w:space="0" w:color="auto"/>
        <w:bottom w:val="none" w:sz="0" w:space="0" w:color="auto"/>
        <w:right w:val="none" w:sz="0" w:space="0" w:color="auto"/>
      </w:divBdr>
    </w:div>
    <w:div w:id="1755280780">
      <w:bodyDiv w:val="1"/>
      <w:marLeft w:val="0"/>
      <w:marRight w:val="0"/>
      <w:marTop w:val="0"/>
      <w:marBottom w:val="0"/>
      <w:divBdr>
        <w:top w:val="none" w:sz="0" w:space="0" w:color="auto"/>
        <w:left w:val="none" w:sz="0" w:space="0" w:color="auto"/>
        <w:bottom w:val="none" w:sz="0" w:space="0" w:color="auto"/>
        <w:right w:val="none" w:sz="0" w:space="0" w:color="auto"/>
      </w:divBdr>
    </w:div>
    <w:div w:id="1782723982">
      <w:bodyDiv w:val="1"/>
      <w:marLeft w:val="0"/>
      <w:marRight w:val="0"/>
      <w:marTop w:val="0"/>
      <w:marBottom w:val="0"/>
      <w:divBdr>
        <w:top w:val="none" w:sz="0" w:space="0" w:color="auto"/>
        <w:left w:val="none" w:sz="0" w:space="0" w:color="auto"/>
        <w:bottom w:val="none" w:sz="0" w:space="0" w:color="auto"/>
        <w:right w:val="none" w:sz="0" w:space="0" w:color="auto"/>
      </w:divBdr>
    </w:div>
    <w:div w:id="1876194547">
      <w:bodyDiv w:val="1"/>
      <w:marLeft w:val="0"/>
      <w:marRight w:val="0"/>
      <w:marTop w:val="0"/>
      <w:marBottom w:val="0"/>
      <w:divBdr>
        <w:top w:val="none" w:sz="0" w:space="0" w:color="auto"/>
        <w:left w:val="none" w:sz="0" w:space="0" w:color="auto"/>
        <w:bottom w:val="none" w:sz="0" w:space="0" w:color="auto"/>
        <w:right w:val="none" w:sz="0" w:space="0" w:color="auto"/>
      </w:divBdr>
    </w:div>
    <w:div w:id="1877499020">
      <w:bodyDiv w:val="1"/>
      <w:marLeft w:val="0"/>
      <w:marRight w:val="0"/>
      <w:marTop w:val="0"/>
      <w:marBottom w:val="0"/>
      <w:divBdr>
        <w:top w:val="none" w:sz="0" w:space="0" w:color="auto"/>
        <w:left w:val="none" w:sz="0" w:space="0" w:color="auto"/>
        <w:bottom w:val="none" w:sz="0" w:space="0" w:color="auto"/>
        <w:right w:val="none" w:sz="0" w:space="0" w:color="auto"/>
      </w:divBdr>
    </w:div>
    <w:div w:id="1900553827">
      <w:bodyDiv w:val="1"/>
      <w:marLeft w:val="0"/>
      <w:marRight w:val="0"/>
      <w:marTop w:val="0"/>
      <w:marBottom w:val="0"/>
      <w:divBdr>
        <w:top w:val="none" w:sz="0" w:space="0" w:color="auto"/>
        <w:left w:val="none" w:sz="0" w:space="0" w:color="auto"/>
        <w:bottom w:val="none" w:sz="0" w:space="0" w:color="auto"/>
        <w:right w:val="none" w:sz="0" w:space="0" w:color="auto"/>
      </w:divBdr>
    </w:div>
    <w:div w:id="1917284546">
      <w:bodyDiv w:val="1"/>
      <w:marLeft w:val="0"/>
      <w:marRight w:val="0"/>
      <w:marTop w:val="0"/>
      <w:marBottom w:val="0"/>
      <w:divBdr>
        <w:top w:val="none" w:sz="0" w:space="0" w:color="auto"/>
        <w:left w:val="none" w:sz="0" w:space="0" w:color="auto"/>
        <w:bottom w:val="none" w:sz="0" w:space="0" w:color="auto"/>
        <w:right w:val="none" w:sz="0" w:space="0" w:color="auto"/>
      </w:divBdr>
    </w:div>
    <w:div w:id="1971738943">
      <w:bodyDiv w:val="1"/>
      <w:marLeft w:val="0"/>
      <w:marRight w:val="0"/>
      <w:marTop w:val="0"/>
      <w:marBottom w:val="0"/>
      <w:divBdr>
        <w:top w:val="none" w:sz="0" w:space="0" w:color="auto"/>
        <w:left w:val="none" w:sz="0" w:space="0" w:color="auto"/>
        <w:bottom w:val="none" w:sz="0" w:space="0" w:color="auto"/>
        <w:right w:val="none" w:sz="0" w:space="0" w:color="auto"/>
      </w:divBdr>
    </w:div>
    <w:div w:id="1973246062">
      <w:bodyDiv w:val="1"/>
      <w:marLeft w:val="0"/>
      <w:marRight w:val="0"/>
      <w:marTop w:val="0"/>
      <w:marBottom w:val="0"/>
      <w:divBdr>
        <w:top w:val="none" w:sz="0" w:space="0" w:color="auto"/>
        <w:left w:val="none" w:sz="0" w:space="0" w:color="auto"/>
        <w:bottom w:val="none" w:sz="0" w:space="0" w:color="auto"/>
        <w:right w:val="none" w:sz="0" w:space="0" w:color="auto"/>
      </w:divBdr>
    </w:div>
    <w:div w:id="1976837172">
      <w:bodyDiv w:val="1"/>
      <w:marLeft w:val="0"/>
      <w:marRight w:val="0"/>
      <w:marTop w:val="0"/>
      <w:marBottom w:val="0"/>
      <w:divBdr>
        <w:top w:val="none" w:sz="0" w:space="0" w:color="auto"/>
        <w:left w:val="none" w:sz="0" w:space="0" w:color="auto"/>
        <w:bottom w:val="none" w:sz="0" w:space="0" w:color="auto"/>
        <w:right w:val="none" w:sz="0" w:space="0" w:color="auto"/>
      </w:divBdr>
      <w:divsChild>
        <w:div w:id="868492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2442744">
      <w:bodyDiv w:val="1"/>
      <w:marLeft w:val="0"/>
      <w:marRight w:val="0"/>
      <w:marTop w:val="0"/>
      <w:marBottom w:val="0"/>
      <w:divBdr>
        <w:top w:val="none" w:sz="0" w:space="0" w:color="auto"/>
        <w:left w:val="none" w:sz="0" w:space="0" w:color="auto"/>
        <w:bottom w:val="none" w:sz="0" w:space="0" w:color="auto"/>
        <w:right w:val="none" w:sz="0" w:space="0" w:color="auto"/>
      </w:divBdr>
    </w:div>
    <w:div w:id="2016685173">
      <w:bodyDiv w:val="1"/>
      <w:marLeft w:val="0"/>
      <w:marRight w:val="0"/>
      <w:marTop w:val="0"/>
      <w:marBottom w:val="0"/>
      <w:divBdr>
        <w:top w:val="none" w:sz="0" w:space="0" w:color="auto"/>
        <w:left w:val="none" w:sz="0" w:space="0" w:color="auto"/>
        <w:bottom w:val="none" w:sz="0" w:space="0" w:color="auto"/>
        <w:right w:val="none" w:sz="0" w:space="0" w:color="auto"/>
      </w:divBdr>
    </w:div>
    <w:div w:id="2052345315">
      <w:bodyDiv w:val="1"/>
      <w:marLeft w:val="0"/>
      <w:marRight w:val="0"/>
      <w:marTop w:val="0"/>
      <w:marBottom w:val="0"/>
      <w:divBdr>
        <w:top w:val="none" w:sz="0" w:space="0" w:color="auto"/>
        <w:left w:val="none" w:sz="0" w:space="0" w:color="auto"/>
        <w:bottom w:val="none" w:sz="0" w:space="0" w:color="auto"/>
        <w:right w:val="none" w:sz="0" w:space="0" w:color="auto"/>
      </w:divBdr>
    </w:div>
    <w:div w:id="2073430269">
      <w:bodyDiv w:val="1"/>
      <w:marLeft w:val="0"/>
      <w:marRight w:val="0"/>
      <w:marTop w:val="0"/>
      <w:marBottom w:val="0"/>
      <w:divBdr>
        <w:top w:val="none" w:sz="0" w:space="0" w:color="auto"/>
        <w:left w:val="none" w:sz="0" w:space="0" w:color="auto"/>
        <w:bottom w:val="none" w:sz="0" w:space="0" w:color="auto"/>
        <w:right w:val="none" w:sz="0" w:space="0" w:color="auto"/>
      </w:divBdr>
    </w:div>
    <w:div w:id="2088456995">
      <w:bodyDiv w:val="1"/>
      <w:marLeft w:val="0"/>
      <w:marRight w:val="0"/>
      <w:marTop w:val="0"/>
      <w:marBottom w:val="0"/>
      <w:divBdr>
        <w:top w:val="none" w:sz="0" w:space="0" w:color="auto"/>
        <w:left w:val="none" w:sz="0" w:space="0" w:color="auto"/>
        <w:bottom w:val="none" w:sz="0" w:space="0" w:color="auto"/>
        <w:right w:val="none" w:sz="0" w:space="0" w:color="auto"/>
      </w:divBdr>
    </w:div>
    <w:div w:id="21093523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4.jp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http://sr.no" TargetMode="External"/><Relationship Id="rId17" Type="http://schemas.openxmlformats.org/officeDocument/2006/relationships/hyperlink" Target="about:blank" TargetMode="External"/><Relationship Id="rId2" Type="http://schemas.openxmlformats.org/officeDocument/2006/relationships/styles" Target="styles.xml"/><Relationship Id="rId16" Type="http://schemas.openxmlformats.org/officeDocument/2006/relationships/hyperlink" Target="https://www.facebook.com/riya.global/" TargetMode="External"/><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9.png"/><Relationship Id="rId5" Type="http://schemas.openxmlformats.org/officeDocument/2006/relationships/footnotes" Target="footnotes.xml"/><Relationship Id="rId15" Type="http://schemas.openxmlformats.org/officeDocument/2006/relationships/image" Target="media/image6.jpg"/><Relationship Id="rId23" Type="http://schemas.openxmlformats.org/officeDocument/2006/relationships/theme" Target="theme/theme1.xml"/><Relationship Id="rId10" Type="http://schemas.openxmlformats.org/officeDocument/2006/relationships/hyperlink" Target="mailto:hr@riya.travel"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5.jpg"/><Relationship Id="rId22" Type="http://schemas.microsoft.com/office/2011/relationships/people" Target="peop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332</TotalTime>
  <Pages>61</Pages>
  <Words>22710</Words>
  <Characters>129450</Characters>
  <Application>Microsoft Office Word</Application>
  <DocSecurity>0</DocSecurity>
  <Lines>1078</Lines>
  <Paragraphs>303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Kush Khalasi</cp:lastModifiedBy>
  <cp:revision>7</cp:revision>
  <dcterms:created xsi:type="dcterms:W3CDTF">2025-06-02T07:12:00Z</dcterms:created>
  <dcterms:modified xsi:type="dcterms:W3CDTF">2025-06-02T13:27:00Z</dcterms:modified>
</cp:coreProperties>
</file>