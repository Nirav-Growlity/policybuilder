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C16D8" w14:textId="61D870EA" w:rsidR="00EA4886" w:rsidRDefault="00D15EB6" w:rsidP="00DC19A7">
      <w:pPr>
        <w:pStyle w:val="BodyText"/>
        <w:spacing w:before="4"/>
        <w:rPr>
          <w:rFonts w:ascii="Times New Roman"/>
          <w:sz w:val="17"/>
        </w:rPr>
        <w:sectPr w:rsidR="00EA4886">
          <w:headerReference w:type="default" r:id="rId8"/>
          <w:footerReference w:type="default" r:id="rId9"/>
          <w:type w:val="continuous"/>
          <w:pgSz w:w="11910" w:h="16840"/>
          <w:pgMar w:top="1920" w:right="1220" w:bottom="920" w:left="780" w:header="0" w:footer="732" w:gutter="0"/>
          <w:pgNumType w:start="1"/>
          <w:cols w:space="720"/>
        </w:sectPr>
      </w:pPr>
      <w:r>
        <w:rPr>
          <w:noProof/>
        </w:rPr>
        <w:drawing>
          <wp:anchor distT="0" distB="0" distL="114300" distR="114300" simplePos="0" relativeHeight="251674624" behindDoc="0" locked="0" layoutInCell="1" allowOverlap="1" wp14:anchorId="7230C5EB" wp14:editId="534C5EC6">
            <wp:simplePos x="0" y="0"/>
            <wp:positionH relativeFrom="column">
              <wp:posOffset>-495300</wp:posOffset>
            </wp:positionH>
            <wp:positionV relativeFrom="page">
              <wp:posOffset>0</wp:posOffset>
            </wp:positionV>
            <wp:extent cx="7595235" cy="10708005"/>
            <wp:effectExtent l="0" t="0" r="5715" b="0"/>
            <wp:wrapSquare wrapText="bothSides"/>
            <wp:docPr id="4" name="Picture 4" descr="C:\Users\Admin\AppData\Local\Temp\Rar$DIa9716.5384.rartem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Temp\Rar$DIa9716.5384.rartemp\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95235" cy="10708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271DD9" w14:textId="77777777" w:rsidR="00EA4886" w:rsidRDefault="00EA4886">
      <w:pPr>
        <w:pStyle w:val="BodyText"/>
        <w:spacing w:before="322"/>
        <w:rPr>
          <w:rFonts w:ascii="Times New Roman"/>
          <w:sz w:val="32"/>
        </w:rPr>
      </w:pPr>
    </w:p>
    <w:p w14:paraId="5BB0DBFB" w14:textId="77777777" w:rsidR="00EA4886" w:rsidRDefault="003B6366">
      <w:pPr>
        <w:ind w:left="526"/>
        <w:jc w:val="center"/>
        <w:rPr>
          <w:rFonts w:ascii="Calibri Light"/>
          <w:sz w:val="32"/>
        </w:rPr>
      </w:pPr>
      <w:r>
        <w:rPr>
          <w:rFonts w:ascii="Calibri Light"/>
          <w:color w:val="2E5395"/>
          <w:spacing w:val="-2"/>
          <w:sz w:val="32"/>
        </w:rPr>
        <w:t>Contents</w:t>
      </w:r>
    </w:p>
    <w:sdt>
      <w:sdtPr>
        <w:id w:val="845835868"/>
        <w:docPartObj>
          <w:docPartGallery w:val="Table of Contents"/>
          <w:docPartUnique/>
        </w:docPartObj>
      </w:sdtPr>
      <w:sdtContent>
        <w:p w14:paraId="4DFB0AC0" w14:textId="1C359DAD" w:rsidR="00C9421F" w:rsidRDefault="003B6366">
          <w:pPr>
            <w:pStyle w:val="TOC1"/>
            <w:tabs>
              <w:tab w:val="right" w:leader="dot" w:pos="9900"/>
            </w:tabs>
            <w:rPr>
              <w:ins w:id="4"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TOC \o "1-1" \h \z \u </w:instrText>
          </w:r>
          <w:r>
            <w:fldChar w:fldCharType="separate"/>
          </w:r>
          <w:ins w:id="5" w:author="Kush Khalasi" w:date="2025-08-22T18:58:00Z" w16du:dateUtc="2025-08-22T13:28:00Z">
            <w:r w:rsidR="00C9421F" w:rsidRPr="00605FDE">
              <w:rPr>
                <w:rStyle w:val="Hyperlink"/>
                <w:noProof/>
              </w:rPr>
              <w:fldChar w:fldCharType="begin"/>
            </w:r>
            <w:r w:rsidR="00C9421F" w:rsidRPr="00605FDE">
              <w:rPr>
                <w:rStyle w:val="Hyperlink"/>
                <w:noProof/>
              </w:rPr>
              <w:instrText xml:space="preserve"> </w:instrText>
            </w:r>
            <w:r w:rsidR="00C9421F">
              <w:rPr>
                <w:noProof/>
              </w:rPr>
              <w:instrText>HYPERLINK \l "_Toc206781539"</w:instrText>
            </w:r>
            <w:r w:rsidR="00C9421F" w:rsidRPr="00605FDE">
              <w:rPr>
                <w:rStyle w:val="Hyperlink"/>
                <w:noProof/>
              </w:rPr>
              <w:instrText xml:space="preserve"> </w:instrText>
            </w:r>
            <w:r w:rsidR="00C9421F" w:rsidRPr="00605FDE">
              <w:rPr>
                <w:rStyle w:val="Hyperlink"/>
                <w:noProof/>
              </w:rPr>
            </w:r>
            <w:r w:rsidR="00C9421F" w:rsidRPr="00605FDE">
              <w:rPr>
                <w:rStyle w:val="Hyperlink"/>
                <w:noProof/>
              </w:rPr>
              <w:fldChar w:fldCharType="separate"/>
            </w:r>
            <w:r w:rsidR="00C9421F" w:rsidRPr="00605FDE">
              <w:rPr>
                <w:rStyle w:val="Hyperlink"/>
                <w:rFonts w:ascii="Wingdings" w:eastAsia="Wingdings" w:hAnsi="Wingdings" w:cs="Wingdings"/>
                <w:noProof/>
                <w:w w:val="99"/>
              </w:rPr>
              <w:t></w:t>
            </w:r>
            <w:r w:rsidR="00C9421F">
              <w:rPr>
                <w:rFonts w:asciiTheme="minorHAnsi" w:eastAsiaTheme="minorEastAsia" w:hAnsiTheme="minorHAnsi" w:cstheme="minorBidi"/>
                <w:noProof/>
                <w:kern w:val="2"/>
                <w:sz w:val="24"/>
                <w:szCs w:val="24"/>
                <w:lang w:val="en-IN" w:eastAsia="en-IN"/>
                <w14:ligatures w14:val="standardContextual"/>
              </w:rPr>
              <w:tab/>
            </w:r>
            <w:r w:rsidR="00C9421F" w:rsidRPr="00605FDE">
              <w:rPr>
                <w:rStyle w:val="Hyperlink"/>
                <w:noProof/>
                <w:spacing w:val="-2"/>
              </w:rPr>
              <w:t>Introduction</w:t>
            </w:r>
            <w:r w:rsidR="00C9421F">
              <w:rPr>
                <w:noProof/>
                <w:webHidden/>
              </w:rPr>
              <w:tab/>
            </w:r>
            <w:r w:rsidR="00C9421F">
              <w:rPr>
                <w:noProof/>
                <w:webHidden/>
              </w:rPr>
              <w:fldChar w:fldCharType="begin"/>
            </w:r>
            <w:r w:rsidR="00C9421F">
              <w:rPr>
                <w:noProof/>
                <w:webHidden/>
              </w:rPr>
              <w:instrText xml:space="preserve"> PAGEREF _Toc206781539 \h </w:instrText>
            </w:r>
          </w:ins>
          <w:r w:rsidR="00C9421F">
            <w:rPr>
              <w:noProof/>
              <w:webHidden/>
            </w:rPr>
          </w:r>
          <w:ins w:id="6" w:author="Kush Khalasi" w:date="2025-08-22T18:58:00Z" w16du:dateUtc="2025-08-22T13:28:00Z">
            <w:r w:rsidR="00C9421F">
              <w:rPr>
                <w:noProof/>
                <w:webHidden/>
              </w:rPr>
              <w:fldChar w:fldCharType="separate"/>
            </w:r>
            <w:r w:rsidR="00C9421F">
              <w:rPr>
                <w:noProof/>
                <w:webHidden/>
              </w:rPr>
              <w:t>3</w:t>
            </w:r>
            <w:r w:rsidR="00C9421F">
              <w:rPr>
                <w:noProof/>
                <w:webHidden/>
              </w:rPr>
              <w:fldChar w:fldCharType="end"/>
            </w:r>
            <w:r w:rsidR="00C9421F" w:rsidRPr="00605FDE">
              <w:rPr>
                <w:rStyle w:val="Hyperlink"/>
                <w:noProof/>
              </w:rPr>
              <w:fldChar w:fldCharType="end"/>
            </w:r>
          </w:ins>
        </w:p>
        <w:p w14:paraId="32D83B25" w14:textId="117E0B5B" w:rsidR="00C9421F" w:rsidRDefault="00C9421F">
          <w:pPr>
            <w:pStyle w:val="TOC1"/>
            <w:tabs>
              <w:tab w:val="right" w:leader="dot" w:pos="9900"/>
            </w:tabs>
            <w:rPr>
              <w:ins w:id="7"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ins w:id="8" w:author="Kush Khalasi" w:date="2025-08-22T18:58:00Z" w16du:dateUtc="2025-08-22T13:28:00Z">
            <w:r w:rsidRPr="00605FDE">
              <w:rPr>
                <w:rStyle w:val="Hyperlink"/>
                <w:noProof/>
              </w:rPr>
              <w:fldChar w:fldCharType="begin"/>
            </w:r>
            <w:r w:rsidRPr="00605FDE">
              <w:rPr>
                <w:rStyle w:val="Hyperlink"/>
                <w:noProof/>
              </w:rPr>
              <w:instrText xml:space="preserve"> </w:instrText>
            </w:r>
            <w:r>
              <w:rPr>
                <w:noProof/>
              </w:rPr>
              <w:instrText>HYPERLINK \l "_Toc206781540"</w:instrText>
            </w:r>
            <w:r w:rsidRPr="00605FDE">
              <w:rPr>
                <w:rStyle w:val="Hyperlink"/>
                <w:noProof/>
              </w:rPr>
              <w:instrText xml:space="preserve"> </w:instrText>
            </w:r>
            <w:r w:rsidRPr="00605FDE">
              <w:rPr>
                <w:rStyle w:val="Hyperlink"/>
                <w:noProof/>
              </w:rPr>
            </w:r>
            <w:r w:rsidRPr="00605FDE">
              <w:rPr>
                <w:rStyle w:val="Hyperlink"/>
                <w:noProof/>
              </w:rPr>
              <w:fldChar w:fldCharType="separate"/>
            </w:r>
            <w:r w:rsidRPr="00605FDE">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605FDE">
              <w:rPr>
                <w:rStyle w:val="Hyperlink"/>
                <w:noProof/>
                <w:spacing w:val="-2"/>
              </w:rPr>
              <w:t>Scope</w:t>
            </w:r>
            <w:r>
              <w:rPr>
                <w:noProof/>
                <w:webHidden/>
              </w:rPr>
              <w:tab/>
            </w:r>
            <w:r>
              <w:rPr>
                <w:noProof/>
                <w:webHidden/>
              </w:rPr>
              <w:fldChar w:fldCharType="begin"/>
            </w:r>
            <w:r>
              <w:rPr>
                <w:noProof/>
                <w:webHidden/>
              </w:rPr>
              <w:instrText xml:space="preserve"> PAGEREF _Toc206781540 \h </w:instrText>
            </w:r>
          </w:ins>
          <w:r>
            <w:rPr>
              <w:noProof/>
              <w:webHidden/>
            </w:rPr>
          </w:r>
          <w:ins w:id="9" w:author="Kush Khalasi" w:date="2025-08-22T18:58:00Z" w16du:dateUtc="2025-08-22T13:28:00Z">
            <w:r>
              <w:rPr>
                <w:noProof/>
                <w:webHidden/>
              </w:rPr>
              <w:fldChar w:fldCharType="separate"/>
            </w:r>
            <w:r>
              <w:rPr>
                <w:noProof/>
                <w:webHidden/>
              </w:rPr>
              <w:t>3</w:t>
            </w:r>
            <w:r>
              <w:rPr>
                <w:noProof/>
                <w:webHidden/>
              </w:rPr>
              <w:fldChar w:fldCharType="end"/>
            </w:r>
            <w:r w:rsidRPr="00605FDE">
              <w:rPr>
                <w:rStyle w:val="Hyperlink"/>
                <w:noProof/>
              </w:rPr>
              <w:fldChar w:fldCharType="end"/>
            </w:r>
          </w:ins>
        </w:p>
        <w:p w14:paraId="2C61DAA7" w14:textId="5A196B20" w:rsidR="00C9421F" w:rsidRDefault="00C9421F">
          <w:pPr>
            <w:pStyle w:val="TOC1"/>
            <w:tabs>
              <w:tab w:val="right" w:leader="dot" w:pos="9900"/>
            </w:tabs>
            <w:rPr>
              <w:ins w:id="10"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ins w:id="11" w:author="Kush Khalasi" w:date="2025-08-22T18:58:00Z" w16du:dateUtc="2025-08-22T13:28:00Z">
            <w:r w:rsidRPr="00605FDE">
              <w:rPr>
                <w:rStyle w:val="Hyperlink"/>
                <w:noProof/>
              </w:rPr>
              <w:fldChar w:fldCharType="begin"/>
            </w:r>
            <w:r w:rsidRPr="00605FDE">
              <w:rPr>
                <w:rStyle w:val="Hyperlink"/>
                <w:noProof/>
              </w:rPr>
              <w:instrText xml:space="preserve"> </w:instrText>
            </w:r>
            <w:r>
              <w:rPr>
                <w:noProof/>
              </w:rPr>
              <w:instrText>HYPERLINK \l "_Toc206781541"</w:instrText>
            </w:r>
            <w:r w:rsidRPr="00605FDE">
              <w:rPr>
                <w:rStyle w:val="Hyperlink"/>
                <w:noProof/>
              </w:rPr>
              <w:instrText xml:space="preserve"> </w:instrText>
            </w:r>
            <w:r w:rsidRPr="00605FDE">
              <w:rPr>
                <w:rStyle w:val="Hyperlink"/>
                <w:noProof/>
              </w:rPr>
            </w:r>
            <w:r w:rsidRPr="00605FDE">
              <w:rPr>
                <w:rStyle w:val="Hyperlink"/>
                <w:noProof/>
              </w:rPr>
              <w:fldChar w:fldCharType="separate"/>
            </w:r>
            <w:r w:rsidRPr="00605FDE">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605FDE">
              <w:rPr>
                <w:rStyle w:val="Hyperlink"/>
                <w:noProof/>
                <w:spacing w:val="-2"/>
              </w:rPr>
              <w:t>Objective</w:t>
            </w:r>
            <w:r>
              <w:rPr>
                <w:noProof/>
                <w:webHidden/>
              </w:rPr>
              <w:tab/>
            </w:r>
            <w:r>
              <w:rPr>
                <w:noProof/>
                <w:webHidden/>
              </w:rPr>
              <w:fldChar w:fldCharType="begin"/>
            </w:r>
            <w:r>
              <w:rPr>
                <w:noProof/>
                <w:webHidden/>
              </w:rPr>
              <w:instrText xml:space="preserve"> PAGEREF _Toc206781541 \h </w:instrText>
            </w:r>
          </w:ins>
          <w:r>
            <w:rPr>
              <w:noProof/>
              <w:webHidden/>
            </w:rPr>
          </w:r>
          <w:ins w:id="12" w:author="Kush Khalasi" w:date="2025-08-22T18:58:00Z" w16du:dateUtc="2025-08-22T13:28:00Z">
            <w:r>
              <w:rPr>
                <w:noProof/>
                <w:webHidden/>
              </w:rPr>
              <w:fldChar w:fldCharType="separate"/>
            </w:r>
            <w:r>
              <w:rPr>
                <w:noProof/>
                <w:webHidden/>
              </w:rPr>
              <w:t>6</w:t>
            </w:r>
            <w:r>
              <w:rPr>
                <w:noProof/>
                <w:webHidden/>
              </w:rPr>
              <w:fldChar w:fldCharType="end"/>
            </w:r>
            <w:r w:rsidRPr="00605FDE">
              <w:rPr>
                <w:rStyle w:val="Hyperlink"/>
                <w:noProof/>
              </w:rPr>
              <w:fldChar w:fldCharType="end"/>
            </w:r>
          </w:ins>
        </w:p>
        <w:p w14:paraId="410DF4D6" w14:textId="6516851E" w:rsidR="00C9421F" w:rsidRDefault="00C9421F">
          <w:pPr>
            <w:pStyle w:val="TOC1"/>
            <w:tabs>
              <w:tab w:val="right" w:leader="dot" w:pos="9900"/>
            </w:tabs>
            <w:rPr>
              <w:ins w:id="13"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ins w:id="14" w:author="Kush Khalasi" w:date="2025-08-22T18:58:00Z" w16du:dateUtc="2025-08-22T13:28:00Z">
            <w:r w:rsidRPr="00605FDE">
              <w:rPr>
                <w:rStyle w:val="Hyperlink"/>
                <w:noProof/>
              </w:rPr>
              <w:fldChar w:fldCharType="begin"/>
            </w:r>
            <w:r w:rsidRPr="00605FDE">
              <w:rPr>
                <w:rStyle w:val="Hyperlink"/>
                <w:noProof/>
              </w:rPr>
              <w:instrText xml:space="preserve"> </w:instrText>
            </w:r>
            <w:r>
              <w:rPr>
                <w:noProof/>
              </w:rPr>
              <w:instrText>HYPERLINK \l "_Toc206781542"</w:instrText>
            </w:r>
            <w:r w:rsidRPr="00605FDE">
              <w:rPr>
                <w:rStyle w:val="Hyperlink"/>
                <w:noProof/>
              </w:rPr>
              <w:instrText xml:space="preserve"> </w:instrText>
            </w:r>
            <w:r w:rsidRPr="00605FDE">
              <w:rPr>
                <w:rStyle w:val="Hyperlink"/>
                <w:noProof/>
              </w:rPr>
            </w:r>
            <w:r w:rsidRPr="00605FDE">
              <w:rPr>
                <w:rStyle w:val="Hyperlink"/>
                <w:noProof/>
              </w:rPr>
              <w:fldChar w:fldCharType="separate"/>
            </w:r>
            <w:r w:rsidRPr="00605FDE">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605FDE">
              <w:rPr>
                <w:rStyle w:val="Hyperlink"/>
                <w:noProof/>
              </w:rPr>
              <w:t>Area</w:t>
            </w:r>
            <w:r w:rsidRPr="00605FDE">
              <w:rPr>
                <w:rStyle w:val="Hyperlink"/>
                <w:noProof/>
                <w:spacing w:val="-9"/>
              </w:rPr>
              <w:t xml:space="preserve"> </w:t>
            </w:r>
            <w:r w:rsidRPr="00605FDE">
              <w:rPr>
                <w:rStyle w:val="Hyperlink"/>
                <w:noProof/>
              </w:rPr>
              <w:t>where</w:t>
            </w:r>
            <w:r w:rsidRPr="00605FDE">
              <w:rPr>
                <w:rStyle w:val="Hyperlink"/>
                <w:noProof/>
                <w:spacing w:val="-7"/>
              </w:rPr>
              <w:t xml:space="preserve"> </w:t>
            </w:r>
            <w:r w:rsidRPr="00605FDE">
              <w:rPr>
                <w:rStyle w:val="Hyperlink"/>
                <w:noProof/>
              </w:rPr>
              <w:t>we</w:t>
            </w:r>
            <w:r w:rsidRPr="00605FDE">
              <w:rPr>
                <w:rStyle w:val="Hyperlink"/>
                <w:noProof/>
                <w:spacing w:val="-9"/>
              </w:rPr>
              <w:t xml:space="preserve"> </w:t>
            </w:r>
            <w:r w:rsidRPr="00605FDE">
              <w:rPr>
                <w:rStyle w:val="Hyperlink"/>
                <w:noProof/>
              </w:rPr>
              <w:t>were</w:t>
            </w:r>
            <w:r w:rsidRPr="00605FDE">
              <w:rPr>
                <w:rStyle w:val="Hyperlink"/>
                <w:noProof/>
                <w:spacing w:val="-7"/>
              </w:rPr>
              <w:t xml:space="preserve"> </w:t>
            </w:r>
            <w:r w:rsidRPr="00605FDE">
              <w:rPr>
                <w:rStyle w:val="Hyperlink"/>
                <w:noProof/>
                <w:spacing w:val="-2"/>
              </w:rPr>
              <w:t>focusing</w:t>
            </w:r>
            <w:r>
              <w:rPr>
                <w:noProof/>
                <w:webHidden/>
              </w:rPr>
              <w:tab/>
            </w:r>
            <w:r>
              <w:rPr>
                <w:noProof/>
                <w:webHidden/>
              </w:rPr>
              <w:fldChar w:fldCharType="begin"/>
            </w:r>
            <w:r>
              <w:rPr>
                <w:noProof/>
                <w:webHidden/>
              </w:rPr>
              <w:instrText xml:space="preserve"> PAGEREF _Toc206781542 \h </w:instrText>
            </w:r>
          </w:ins>
          <w:r>
            <w:rPr>
              <w:noProof/>
              <w:webHidden/>
            </w:rPr>
          </w:r>
          <w:ins w:id="15" w:author="Kush Khalasi" w:date="2025-08-22T18:58:00Z" w16du:dateUtc="2025-08-22T13:28:00Z">
            <w:r>
              <w:rPr>
                <w:noProof/>
                <w:webHidden/>
              </w:rPr>
              <w:fldChar w:fldCharType="separate"/>
            </w:r>
            <w:r>
              <w:rPr>
                <w:noProof/>
                <w:webHidden/>
              </w:rPr>
              <w:t>7</w:t>
            </w:r>
            <w:r>
              <w:rPr>
                <w:noProof/>
                <w:webHidden/>
              </w:rPr>
              <w:fldChar w:fldCharType="end"/>
            </w:r>
            <w:r w:rsidRPr="00605FDE">
              <w:rPr>
                <w:rStyle w:val="Hyperlink"/>
                <w:noProof/>
              </w:rPr>
              <w:fldChar w:fldCharType="end"/>
            </w:r>
          </w:ins>
        </w:p>
        <w:p w14:paraId="4F768A1C" w14:textId="402009E8" w:rsidR="00C9421F" w:rsidRDefault="00C9421F">
          <w:pPr>
            <w:pStyle w:val="TOC1"/>
            <w:tabs>
              <w:tab w:val="right" w:leader="dot" w:pos="9900"/>
            </w:tabs>
            <w:rPr>
              <w:ins w:id="16"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ins w:id="17" w:author="Kush Khalasi" w:date="2025-08-22T18:58:00Z" w16du:dateUtc="2025-08-22T13:28:00Z">
            <w:r w:rsidRPr="00605FDE">
              <w:rPr>
                <w:rStyle w:val="Hyperlink"/>
                <w:noProof/>
              </w:rPr>
              <w:fldChar w:fldCharType="begin"/>
            </w:r>
            <w:r w:rsidRPr="00605FDE">
              <w:rPr>
                <w:rStyle w:val="Hyperlink"/>
                <w:noProof/>
              </w:rPr>
              <w:instrText xml:space="preserve"> </w:instrText>
            </w:r>
            <w:r>
              <w:rPr>
                <w:noProof/>
              </w:rPr>
              <w:instrText>HYPERLINK \l "_Toc206781543"</w:instrText>
            </w:r>
            <w:r w:rsidRPr="00605FDE">
              <w:rPr>
                <w:rStyle w:val="Hyperlink"/>
                <w:noProof/>
              </w:rPr>
              <w:instrText xml:space="preserve"> </w:instrText>
            </w:r>
            <w:r w:rsidRPr="00605FDE">
              <w:rPr>
                <w:rStyle w:val="Hyperlink"/>
                <w:noProof/>
              </w:rPr>
            </w:r>
            <w:r w:rsidRPr="00605FDE">
              <w:rPr>
                <w:rStyle w:val="Hyperlink"/>
                <w:noProof/>
              </w:rPr>
              <w:fldChar w:fldCharType="separate"/>
            </w:r>
            <w:r w:rsidRPr="00605FDE">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605FDE">
              <w:rPr>
                <w:rStyle w:val="Hyperlink"/>
                <w:noProof/>
                <w:spacing w:val="-2"/>
              </w:rPr>
              <w:t>Quality-based</w:t>
            </w:r>
            <w:r w:rsidRPr="00605FDE">
              <w:rPr>
                <w:rStyle w:val="Hyperlink"/>
                <w:noProof/>
                <w:spacing w:val="6"/>
              </w:rPr>
              <w:t xml:space="preserve"> </w:t>
            </w:r>
            <w:r w:rsidRPr="00605FDE">
              <w:rPr>
                <w:rStyle w:val="Hyperlink"/>
                <w:noProof/>
                <w:spacing w:val="-2"/>
              </w:rPr>
              <w:t>Approach</w:t>
            </w:r>
            <w:r>
              <w:rPr>
                <w:noProof/>
                <w:webHidden/>
              </w:rPr>
              <w:tab/>
            </w:r>
            <w:r>
              <w:rPr>
                <w:noProof/>
                <w:webHidden/>
              </w:rPr>
              <w:fldChar w:fldCharType="begin"/>
            </w:r>
            <w:r>
              <w:rPr>
                <w:noProof/>
                <w:webHidden/>
              </w:rPr>
              <w:instrText xml:space="preserve"> PAGEREF _Toc206781543 \h </w:instrText>
            </w:r>
          </w:ins>
          <w:r>
            <w:rPr>
              <w:noProof/>
              <w:webHidden/>
            </w:rPr>
          </w:r>
          <w:ins w:id="18" w:author="Kush Khalasi" w:date="2025-08-22T18:58:00Z" w16du:dateUtc="2025-08-22T13:28:00Z">
            <w:r>
              <w:rPr>
                <w:noProof/>
                <w:webHidden/>
              </w:rPr>
              <w:fldChar w:fldCharType="separate"/>
            </w:r>
            <w:r>
              <w:rPr>
                <w:noProof/>
                <w:webHidden/>
              </w:rPr>
              <w:t>8</w:t>
            </w:r>
            <w:r>
              <w:rPr>
                <w:noProof/>
                <w:webHidden/>
              </w:rPr>
              <w:fldChar w:fldCharType="end"/>
            </w:r>
            <w:r w:rsidRPr="00605FDE">
              <w:rPr>
                <w:rStyle w:val="Hyperlink"/>
                <w:noProof/>
              </w:rPr>
              <w:fldChar w:fldCharType="end"/>
            </w:r>
          </w:ins>
        </w:p>
        <w:p w14:paraId="119D423F" w14:textId="42F45590" w:rsidR="00C9421F" w:rsidRDefault="00C9421F">
          <w:pPr>
            <w:pStyle w:val="TOC1"/>
            <w:tabs>
              <w:tab w:val="right" w:leader="dot" w:pos="9900"/>
            </w:tabs>
            <w:rPr>
              <w:ins w:id="19"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ins w:id="20" w:author="Kush Khalasi" w:date="2025-08-22T18:58:00Z" w16du:dateUtc="2025-08-22T13:28:00Z">
            <w:r w:rsidRPr="00605FDE">
              <w:rPr>
                <w:rStyle w:val="Hyperlink"/>
                <w:noProof/>
              </w:rPr>
              <w:fldChar w:fldCharType="begin"/>
            </w:r>
            <w:r w:rsidRPr="00605FDE">
              <w:rPr>
                <w:rStyle w:val="Hyperlink"/>
                <w:noProof/>
              </w:rPr>
              <w:instrText xml:space="preserve"> </w:instrText>
            </w:r>
            <w:r>
              <w:rPr>
                <w:noProof/>
              </w:rPr>
              <w:instrText>HYPERLINK \l "_Toc206781545"</w:instrText>
            </w:r>
            <w:r w:rsidRPr="00605FDE">
              <w:rPr>
                <w:rStyle w:val="Hyperlink"/>
                <w:noProof/>
              </w:rPr>
              <w:instrText xml:space="preserve"> </w:instrText>
            </w:r>
            <w:r w:rsidRPr="00605FDE">
              <w:rPr>
                <w:rStyle w:val="Hyperlink"/>
                <w:noProof/>
              </w:rPr>
            </w:r>
            <w:r w:rsidRPr="00605FDE">
              <w:rPr>
                <w:rStyle w:val="Hyperlink"/>
                <w:noProof/>
              </w:rPr>
              <w:fldChar w:fldCharType="separate"/>
            </w:r>
            <w:r w:rsidRPr="00605FDE">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605FDE">
              <w:rPr>
                <w:rStyle w:val="Hyperlink"/>
                <w:noProof/>
                <w:spacing w:val="-2"/>
              </w:rPr>
              <w:t>Targets</w:t>
            </w:r>
            <w:r>
              <w:rPr>
                <w:noProof/>
                <w:webHidden/>
              </w:rPr>
              <w:tab/>
            </w:r>
            <w:r>
              <w:rPr>
                <w:noProof/>
                <w:webHidden/>
              </w:rPr>
              <w:fldChar w:fldCharType="begin"/>
            </w:r>
            <w:r>
              <w:rPr>
                <w:noProof/>
                <w:webHidden/>
              </w:rPr>
              <w:instrText xml:space="preserve"> PAGEREF _Toc206781545 \h </w:instrText>
            </w:r>
          </w:ins>
          <w:r>
            <w:rPr>
              <w:noProof/>
              <w:webHidden/>
            </w:rPr>
          </w:r>
          <w:ins w:id="21" w:author="Kush Khalasi" w:date="2025-08-22T18:58:00Z" w16du:dateUtc="2025-08-22T13:28:00Z">
            <w:r>
              <w:rPr>
                <w:noProof/>
                <w:webHidden/>
              </w:rPr>
              <w:fldChar w:fldCharType="separate"/>
            </w:r>
            <w:r>
              <w:rPr>
                <w:noProof/>
                <w:webHidden/>
              </w:rPr>
              <w:t>10</w:t>
            </w:r>
            <w:r>
              <w:rPr>
                <w:noProof/>
                <w:webHidden/>
              </w:rPr>
              <w:fldChar w:fldCharType="end"/>
            </w:r>
            <w:r w:rsidRPr="00605FDE">
              <w:rPr>
                <w:rStyle w:val="Hyperlink"/>
                <w:noProof/>
              </w:rPr>
              <w:fldChar w:fldCharType="end"/>
            </w:r>
          </w:ins>
        </w:p>
        <w:p w14:paraId="590317D8" w14:textId="7460673D" w:rsidR="00C9421F" w:rsidRDefault="00C9421F">
          <w:pPr>
            <w:pStyle w:val="TOC1"/>
            <w:tabs>
              <w:tab w:val="right" w:leader="dot" w:pos="9900"/>
            </w:tabs>
            <w:rPr>
              <w:ins w:id="22"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ins w:id="23" w:author="Kush Khalasi" w:date="2025-08-22T18:58:00Z" w16du:dateUtc="2025-08-22T13:28:00Z">
            <w:r w:rsidRPr="00605FDE">
              <w:rPr>
                <w:rStyle w:val="Hyperlink"/>
                <w:noProof/>
              </w:rPr>
              <w:fldChar w:fldCharType="begin"/>
            </w:r>
            <w:r w:rsidRPr="00605FDE">
              <w:rPr>
                <w:rStyle w:val="Hyperlink"/>
                <w:noProof/>
              </w:rPr>
              <w:instrText xml:space="preserve"> </w:instrText>
            </w:r>
            <w:r>
              <w:rPr>
                <w:noProof/>
              </w:rPr>
              <w:instrText>HYPERLINK \l "_Toc206781547"</w:instrText>
            </w:r>
            <w:r w:rsidRPr="00605FDE">
              <w:rPr>
                <w:rStyle w:val="Hyperlink"/>
                <w:noProof/>
              </w:rPr>
              <w:instrText xml:space="preserve"> </w:instrText>
            </w:r>
            <w:r w:rsidRPr="00605FDE">
              <w:rPr>
                <w:rStyle w:val="Hyperlink"/>
                <w:noProof/>
              </w:rPr>
            </w:r>
            <w:r w:rsidRPr="00605FDE">
              <w:rPr>
                <w:rStyle w:val="Hyperlink"/>
                <w:noProof/>
              </w:rPr>
              <w:fldChar w:fldCharType="separate"/>
            </w:r>
            <w:r w:rsidRPr="00605FDE">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605FDE">
              <w:rPr>
                <w:rStyle w:val="Hyperlink"/>
                <w:noProof/>
                <w:spacing w:val="-2"/>
              </w:rPr>
              <w:t>Reporting</w:t>
            </w:r>
            <w:r>
              <w:rPr>
                <w:noProof/>
                <w:webHidden/>
              </w:rPr>
              <w:tab/>
            </w:r>
            <w:r>
              <w:rPr>
                <w:noProof/>
                <w:webHidden/>
              </w:rPr>
              <w:fldChar w:fldCharType="begin"/>
            </w:r>
            <w:r>
              <w:rPr>
                <w:noProof/>
                <w:webHidden/>
              </w:rPr>
              <w:instrText xml:space="preserve"> PAGEREF _Toc206781547 \h </w:instrText>
            </w:r>
          </w:ins>
          <w:r>
            <w:rPr>
              <w:noProof/>
              <w:webHidden/>
            </w:rPr>
          </w:r>
          <w:ins w:id="24" w:author="Kush Khalasi" w:date="2025-08-22T18:58:00Z" w16du:dateUtc="2025-08-22T13:28:00Z">
            <w:r>
              <w:rPr>
                <w:noProof/>
                <w:webHidden/>
              </w:rPr>
              <w:fldChar w:fldCharType="separate"/>
            </w:r>
            <w:r>
              <w:rPr>
                <w:noProof/>
                <w:webHidden/>
              </w:rPr>
              <w:t>11</w:t>
            </w:r>
            <w:r>
              <w:rPr>
                <w:noProof/>
                <w:webHidden/>
              </w:rPr>
              <w:fldChar w:fldCharType="end"/>
            </w:r>
            <w:r w:rsidRPr="00605FDE">
              <w:rPr>
                <w:rStyle w:val="Hyperlink"/>
                <w:noProof/>
              </w:rPr>
              <w:fldChar w:fldCharType="end"/>
            </w:r>
          </w:ins>
        </w:p>
        <w:p w14:paraId="66B692B5" w14:textId="2081913A" w:rsidR="00C9421F" w:rsidRDefault="00C9421F">
          <w:pPr>
            <w:pStyle w:val="TOC1"/>
            <w:tabs>
              <w:tab w:val="right" w:leader="dot" w:pos="9900"/>
            </w:tabs>
            <w:rPr>
              <w:ins w:id="25"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ins w:id="26" w:author="Kush Khalasi" w:date="2025-08-22T18:58:00Z" w16du:dateUtc="2025-08-22T13:28:00Z">
            <w:r w:rsidRPr="00605FDE">
              <w:rPr>
                <w:rStyle w:val="Hyperlink"/>
                <w:noProof/>
              </w:rPr>
              <w:fldChar w:fldCharType="begin"/>
            </w:r>
            <w:r w:rsidRPr="00605FDE">
              <w:rPr>
                <w:rStyle w:val="Hyperlink"/>
                <w:noProof/>
              </w:rPr>
              <w:instrText xml:space="preserve"> </w:instrText>
            </w:r>
            <w:r>
              <w:rPr>
                <w:noProof/>
              </w:rPr>
              <w:instrText>HYPERLINK \l "_Toc206781548"</w:instrText>
            </w:r>
            <w:r w:rsidRPr="00605FDE">
              <w:rPr>
                <w:rStyle w:val="Hyperlink"/>
                <w:noProof/>
              </w:rPr>
              <w:instrText xml:space="preserve"> </w:instrText>
            </w:r>
            <w:r w:rsidRPr="00605FDE">
              <w:rPr>
                <w:rStyle w:val="Hyperlink"/>
                <w:noProof/>
              </w:rPr>
            </w:r>
            <w:r w:rsidRPr="00605FDE">
              <w:rPr>
                <w:rStyle w:val="Hyperlink"/>
                <w:noProof/>
              </w:rPr>
              <w:fldChar w:fldCharType="separate"/>
            </w:r>
            <w:r w:rsidRPr="00605FDE">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605FDE">
              <w:rPr>
                <w:rStyle w:val="Hyperlink"/>
                <w:noProof/>
                <w:spacing w:val="-2"/>
              </w:rPr>
              <w:t>Responsibilities</w:t>
            </w:r>
            <w:r>
              <w:rPr>
                <w:noProof/>
                <w:webHidden/>
              </w:rPr>
              <w:tab/>
            </w:r>
            <w:r>
              <w:rPr>
                <w:noProof/>
                <w:webHidden/>
              </w:rPr>
              <w:fldChar w:fldCharType="begin"/>
            </w:r>
            <w:r>
              <w:rPr>
                <w:noProof/>
                <w:webHidden/>
              </w:rPr>
              <w:instrText xml:space="preserve"> PAGEREF _Toc206781548 \h </w:instrText>
            </w:r>
          </w:ins>
          <w:r>
            <w:rPr>
              <w:noProof/>
              <w:webHidden/>
            </w:rPr>
          </w:r>
          <w:ins w:id="27" w:author="Kush Khalasi" w:date="2025-08-22T18:58:00Z" w16du:dateUtc="2025-08-22T13:28:00Z">
            <w:r>
              <w:rPr>
                <w:noProof/>
                <w:webHidden/>
              </w:rPr>
              <w:fldChar w:fldCharType="separate"/>
            </w:r>
            <w:r>
              <w:rPr>
                <w:noProof/>
                <w:webHidden/>
              </w:rPr>
              <w:t>12</w:t>
            </w:r>
            <w:r>
              <w:rPr>
                <w:noProof/>
                <w:webHidden/>
              </w:rPr>
              <w:fldChar w:fldCharType="end"/>
            </w:r>
            <w:r w:rsidRPr="00605FDE">
              <w:rPr>
                <w:rStyle w:val="Hyperlink"/>
                <w:noProof/>
              </w:rPr>
              <w:fldChar w:fldCharType="end"/>
            </w:r>
          </w:ins>
        </w:p>
        <w:p w14:paraId="05271069" w14:textId="7D44857B" w:rsidR="00C9421F" w:rsidRDefault="00C9421F">
          <w:pPr>
            <w:pStyle w:val="TOC1"/>
            <w:tabs>
              <w:tab w:val="right" w:leader="dot" w:pos="9900"/>
            </w:tabs>
            <w:rPr>
              <w:ins w:id="28"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ins w:id="29" w:author="Kush Khalasi" w:date="2025-08-22T18:58:00Z" w16du:dateUtc="2025-08-22T13:28:00Z">
            <w:r w:rsidRPr="00605FDE">
              <w:rPr>
                <w:rStyle w:val="Hyperlink"/>
                <w:noProof/>
              </w:rPr>
              <w:fldChar w:fldCharType="begin"/>
            </w:r>
            <w:r w:rsidRPr="00605FDE">
              <w:rPr>
                <w:rStyle w:val="Hyperlink"/>
                <w:noProof/>
              </w:rPr>
              <w:instrText xml:space="preserve"> </w:instrText>
            </w:r>
            <w:r>
              <w:rPr>
                <w:noProof/>
              </w:rPr>
              <w:instrText>HYPERLINK \l "_Toc206781549"</w:instrText>
            </w:r>
            <w:r w:rsidRPr="00605FDE">
              <w:rPr>
                <w:rStyle w:val="Hyperlink"/>
                <w:noProof/>
              </w:rPr>
              <w:instrText xml:space="preserve"> </w:instrText>
            </w:r>
            <w:r w:rsidRPr="00605FDE">
              <w:rPr>
                <w:rStyle w:val="Hyperlink"/>
                <w:noProof/>
              </w:rPr>
            </w:r>
            <w:r w:rsidRPr="00605FDE">
              <w:rPr>
                <w:rStyle w:val="Hyperlink"/>
                <w:noProof/>
              </w:rPr>
              <w:fldChar w:fldCharType="separate"/>
            </w:r>
            <w:r w:rsidRPr="00605FDE">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605FDE">
              <w:rPr>
                <w:rStyle w:val="Hyperlink"/>
                <w:noProof/>
                <w:spacing w:val="-2"/>
              </w:rPr>
              <w:t>Governance</w:t>
            </w:r>
            <w:r>
              <w:rPr>
                <w:noProof/>
                <w:webHidden/>
              </w:rPr>
              <w:tab/>
            </w:r>
            <w:r>
              <w:rPr>
                <w:noProof/>
                <w:webHidden/>
              </w:rPr>
              <w:fldChar w:fldCharType="begin"/>
            </w:r>
            <w:r>
              <w:rPr>
                <w:noProof/>
                <w:webHidden/>
              </w:rPr>
              <w:instrText xml:space="preserve"> PAGEREF _Toc206781549 \h </w:instrText>
            </w:r>
          </w:ins>
          <w:r>
            <w:rPr>
              <w:noProof/>
              <w:webHidden/>
            </w:rPr>
          </w:r>
          <w:ins w:id="30" w:author="Kush Khalasi" w:date="2025-08-22T18:58:00Z" w16du:dateUtc="2025-08-22T13:28:00Z">
            <w:r>
              <w:rPr>
                <w:noProof/>
                <w:webHidden/>
              </w:rPr>
              <w:fldChar w:fldCharType="separate"/>
            </w:r>
            <w:r>
              <w:rPr>
                <w:noProof/>
                <w:webHidden/>
              </w:rPr>
              <w:t>14</w:t>
            </w:r>
            <w:r>
              <w:rPr>
                <w:noProof/>
                <w:webHidden/>
              </w:rPr>
              <w:fldChar w:fldCharType="end"/>
            </w:r>
            <w:r w:rsidRPr="00605FDE">
              <w:rPr>
                <w:rStyle w:val="Hyperlink"/>
                <w:noProof/>
              </w:rPr>
              <w:fldChar w:fldCharType="end"/>
            </w:r>
          </w:ins>
        </w:p>
        <w:p w14:paraId="46AD39C7" w14:textId="4DDC82C3" w:rsidR="00C9421F" w:rsidRDefault="00C9421F">
          <w:pPr>
            <w:pStyle w:val="TOC1"/>
            <w:tabs>
              <w:tab w:val="right" w:leader="dot" w:pos="9900"/>
            </w:tabs>
            <w:rPr>
              <w:ins w:id="31"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ins w:id="32" w:author="Kush Khalasi" w:date="2025-08-22T18:58:00Z" w16du:dateUtc="2025-08-22T13:28:00Z">
            <w:r w:rsidRPr="00605FDE">
              <w:rPr>
                <w:rStyle w:val="Hyperlink"/>
                <w:noProof/>
              </w:rPr>
              <w:fldChar w:fldCharType="begin"/>
            </w:r>
            <w:r w:rsidRPr="00605FDE">
              <w:rPr>
                <w:rStyle w:val="Hyperlink"/>
                <w:noProof/>
              </w:rPr>
              <w:instrText xml:space="preserve"> </w:instrText>
            </w:r>
            <w:r>
              <w:rPr>
                <w:noProof/>
              </w:rPr>
              <w:instrText>HYPERLINK \l "_Toc206781550"</w:instrText>
            </w:r>
            <w:r w:rsidRPr="00605FDE">
              <w:rPr>
                <w:rStyle w:val="Hyperlink"/>
                <w:noProof/>
              </w:rPr>
              <w:instrText xml:space="preserve"> </w:instrText>
            </w:r>
            <w:r w:rsidRPr="00605FDE">
              <w:rPr>
                <w:rStyle w:val="Hyperlink"/>
                <w:noProof/>
              </w:rPr>
            </w:r>
            <w:r w:rsidRPr="00605FDE">
              <w:rPr>
                <w:rStyle w:val="Hyperlink"/>
                <w:noProof/>
              </w:rPr>
              <w:fldChar w:fldCharType="separate"/>
            </w:r>
            <w:r w:rsidRPr="00605FDE">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605FDE">
              <w:rPr>
                <w:rStyle w:val="Hyperlink"/>
                <w:noProof/>
              </w:rPr>
              <w:t>Continuous</w:t>
            </w:r>
            <w:r w:rsidRPr="00605FDE">
              <w:rPr>
                <w:rStyle w:val="Hyperlink"/>
                <w:noProof/>
                <w:spacing w:val="-16"/>
              </w:rPr>
              <w:t xml:space="preserve"> </w:t>
            </w:r>
            <w:r w:rsidRPr="00605FDE">
              <w:rPr>
                <w:rStyle w:val="Hyperlink"/>
                <w:noProof/>
                <w:spacing w:val="-2"/>
              </w:rPr>
              <w:t>Improvement</w:t>
            </w:r>
            <w:r>
              <w:rPr>
                <w:noProof/>
                <w:webHidden/>
              </w:rPr>
              <w:tab/>
            </w:r>
            <w:r>
              <w:rPr>
                <w:noProof/>
                <w:webHidden/>
              </w:rPr>
              <w:fldChar w:fldCharType="begin"/>
            </w:r>
            <w:r>
              <w:rPr>
                <w:noProof/>
                <w:webHidden/>
              </w:rPr>
              <w:instrText xml:space="preserve"> PAGEREF _Toc206781550 \h </w:instrText>
            </w:r>
          </w:ins>
          <w:r>
            <w:rPr>
              <w:noProof/>
              <w:webHidden/>
            </w:rPr>
          </w:r>
          <w:ins w:id="33" w:author="Kush Khalasi" w:date="2025-08-22T18:58:00Z" w16du:dateUtc="2025-08-22T13:28:00Z">
            <w:r>
              <w:rPr>
                <w:noProof/>
                <w:webHidden/>
              </w:rPr>
              <w:fldChar w:fldCharType="separate"/>
            </w:r>
            <w:r>
              <w:rPr>
                <w:noProof/>
                <w:webHidden/>
              </w:rPr>
              <w:t>14</w:t>
            </w:r>
            <w:r>
              <w:rPr>
                <w:noProof/>
                <w:webHidden/>
              </w:rPr>
              <w:fldChar w:fldCharType="end"/>
            </w:r>
            <w:r w:rsidRPr="00605FDE">
              <w:rPr>
                <w:rStyle w:val="Hyperlink"/>
                <w:noProof/>
              </w:rPr>
              <w:fldChar w:fldCharType="end"/>
            </w:r>
          </w:ins>
        </w:p>
        <w:p w14:paraId="7E8E5284" w14:textId="268A861D" w:rsidR="00C9421F" w:rsidRDefault="00C9421F">
          <w:pPr>
            <w:pStyle w:val="TOC1"/>
            <w:tabs>
              <w:tab w:val="right" w:leader="dot" w:pos="9900"/>
            </w:tabs>
            <w:rPr>
              <w:ins w:id="34"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ins w:id="35" w:author="Kush Khalasi" w:date="2025-08-22T18:58:00Z" w16du:dateUtc="2025-08-22T13:28:00Z">
            <w:r w:rsidRPr="00605FDE">
              <w:rPr>
                <w:rStyle w:val="Hyperlink"/>
                <w:noProof/>
              </w:rPr>
              <w:fldChar w:fldCharType="begin"/>
            </w:r>
            <w:r w:rsidRPr="00605FDE">
              <w:rPr>
                <w:rStyle w:val="Hyperlink"/>
                <w:noProof/>
              </w:rPr>
              <w:instrText xml:space="preserve"> </w:instrText>
            </w:r>
            <w:r>
              <w:rPr>
                <w:noProof/>
              </w:rPr>
              <w:instrText>HYPERLINK \l "_Toc206781552"</w:instrText>
            </w:r>
            <w:r w:rsidRPr="00605FDE">
              <w:rPr>
                <w:rStyle w:val="Hyperlink"/>
                <w:noProof/>
              </w:rPr>
              <w:instrText xml:space="preserve"> </w:instrText>
            </w:r>
            <w:r w:rsidRPr="00605FDE">
              <w:rPr>
                <w:rStyle w:val="Hyperlink"/>
                <w:noProof/>
              </w:rPr>
            </w:r>
            <w:r w:rsidRPr="00605FDE">
              <w:rPr>
                <w:rStyle w:val="Hyperlink"/>
                <w:noProof/>
              </w:rPr>
              <w:fldChar w:fldCharType="separate"/>
            </w:r>
            <w:r w:rsidRPr="00605FDE">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605FDE">
              <w:rPr>
                <w:rStyle w:val="Hyperlink"/>
                <w:noProof/>
              </w:rPr>
              <w:t>Review</w:t>
            </w:r>
            <w:r w:rsidRPr="00605FDE">
              <w:rPr>
                <w:rStyle w:val="Hyperlink"/>
                <w:noProof/>
                <w:spacing w:val="-12"/>
              </w:rPr>
              <w:t xml:space="preserve"> </w:t>
            </w:r>
            <w:r w:rsidRPr="00605FDE">
              <w:rPr>
                <w:rStyle w:val="Hyperlink"/>
                <w:noProof/>
                <w:spacing w:val="-2"/>
              </w:rPr>
              <w:t>mechanism</w:t>
            </w:r>
            <w:r>
              <w:rPr>
                <w:noProof/>
                <w:webHidden/>
              </w:rPr>
              <w:tab/>
            </w:r>
            <w:r>
              <w:rPr>
                <w:noProof/>
                <w:webHidden/>
              </w:rPr>
              <w:fldChar w:fldCharType="begin"/>
            </w:r>
            <w:r>
              <w:rPr>
                <w:noProof/>
                <w:webHidden/>
              </w:rPr>
              <w:instrText xml:space="preserve"> PAGEREF _Toc206781552 \h </w:instrText>
            </w:r>
          </w:ins>
          <w:r>
            <w:rPr>
              <w:noProof/>
              <w:webHidden/>
            </w:rPr>
          </w:r>
          <w:ins w:id="36" w:author="Kush Khalasi" w:date="2025-08-22T18:58:00Z" w16du:dateUtc="2025-08-22T13:28:00Z">
            <w:r>
              <w:rPr>
                <w:noProof/>
                <w:webHidden/>
              </w:rPr>
              <w:fldChar w:fldCharType="separate"/>
            </w:r>
            <w:r>
              <w:rPr>
                <w:noProof/>
                <w:webHidden/>
              </w:rPr>
              <w:t>14</w:t>
            </w:r>
            <w:r>
              <w:rPr>
                <w:noProof/>
                <w:webHidden/>
              </w:rPr>
              <w:fldChar w:fldCharType="end"/>
            </w:r>
            <w:r w:rsidRPr="00605FDE">
              <w:rPr>
                <w:rStyle w:val="Hyperlink"/>
                <w:noProof/>
              </w:rPr>
              <w:fldChar w:fldCharType="end"/>
            </w:r>
          </w:ins>
        </w:p>
        <w:p w14:paraId="3500A03E" w14:textId="7E0A84F8" w:rsidR="00C9421F" w:rsidRDefault="00C9421F">
          <w:pPr>
            <w:pStyle w:val="TOC1"/>
            <w:tabs>
              <w:tab w:val="right" w:leader="dot" w:pos="9900"/>
            </w:tabs>
            <w:rPr>
              <w:ins w:id="37"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ins w:id="38" w:author="Kush Khalasi" w:date="2025-08-22T18:58:00Z" w16du:dateUtc="2025-08-22T13:28:00Z">
            <w:r w:rsidRPr="00605FDE">
              <w:rPr>
                <w:rStyle w:val="Hyperlink"/>
                <w:noProof/>
              </w:rPr>
              <w:fldChar w:fldCharType="begin"/>
            </w:r>
            <w:r w:rsidRPr="00605FDE">
              <w:rPr>
                <w:rStyle w:val="Hyperlink"/>
                <w:noProof/>
              </w:rPr>
              <w:instrText xml:space="preserve"> </w:instrText>
            </w:r>
            <w:r>
              <w:rPr>
                <w:noProof/>
              </w:rPr>
              <w:instrText>HYPERLINK \l "_Toc206781553"</w:instrText>
            </w:r>
            <w:r w:rsidRPr="00605FDE">
              <w:rPr>
                <w:rStyle w:val="Hyperlink"/>
                <w:noProof/>
              </w:rPr>
              <w:instrText xml:space="preserve"> </w:instrText>
            </w:r>
            <w:r w:rsidRPr="00605FDE">
              <w:rPr>
                <w:rStyle w:val="Hyperlink"/>
                <w:noProof/>
              </w:rPr>
            </w:r>
            <w:r w:rsidRPr="00605FDE">
              <w:rPr>
                <w:rStyle w:val="Hyperlink"/>
                <w:noProof/>
              </w:rPr>
              <w:fldChar w:fldCharType="separate"/>
            </w:r>
            <w:r w:rsidRPr="00605FDE">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605FDE">
              <w:rPr>
                <w:rStyle w:val="Hyperlink"/>
                <w:noProof/>
              </w:rPr>
              <w:t>Review</w:t>
            </w:r>
            <w:r w:rsidRPr="00605FDE">
              <w:rPr>
                <w:rStyle w:val="Hyperlink"/>
                <w:noProof/>
                <w:spacing w:val="-12"/>
              </w:rPr>
              <w:t xml:space="preserve"> </w:t>
            </w:r>
            <w:r w:rsidRPr="00605FDE">
              <w:rPr>
                <w:rStyle w:val="Hyperlink"/>
                <w:noProof/>
                <w:spacing w:val="-2"/>
              </w:rPr>
              <w:t>Cycle</w:t>
            </w:r>
            <w:r>
              <w:rPr>
                <w:noProof/>
                <w:webHidden/>
              </w:rPr>
              <w:tab/>
            </w:r>
            <w:r>
              <w:rPr>
                <w:noProof/>
                <w:webHidden/>
              </w:rPr>
              <w:fldChar w:fldCharType="begin"/>
            </w:r>
            <w:r>
              <w:rPr>
                <w:noProof/>
                <w:webHidden/>
              </w:rPr>
              <w:instrText xml:space="preserve"> PAGEREF _Toc206781553 \h </w:instrText>
            </w:r>
          </w:ins>
          <w:r>
            <w:rPr>
              <w:noProof/>
              <w:webHidden/>
            </w:rPr>
          </w:r>
          <w:ins w:id="39" w:author="Kush Khalasi" w:date="2025-08-22T18:58:00Z" w16du:dateUtc="2025-08-22T13:28:00Z">
            <w:r>
              <w:rPr>
                <w:noProof/>
                <w:webHidden/>
              </w:rPr>
              <w:fldChar w:fldCharType="separate"/>
            </w:r>
            <w:r>
              <w:rPr>
                <w:noProof/>
                <w:webHidden/>
              </w:rPr>
              <w:t>15</w:t>
            </w:r>
            <w:r>
              <w:rPr>
                <w:noProof/>
                <w:webHidden/>
              </w:rPr>
              <w:fldChar w:fldCharType="end"/>
            </w:r>
            <w:r w:rsidRPr="00605FDE">
              <w:rPr>
                <w:rStyle w:val="Hyperlink"/>
                <w:noProof/>
              </w:rPr>
              <w:fldChar w:fldCharType="end"/>
            </w:r>
          </w:ins>
        </w:p>
        <w:p w14:paraId="741041F6" w14:textId="2223D3E0" w:rsidR="00C9421F" w:rsidRDefault="00C9421F">
          <w:pPr>
            <w:pStyle w:val="TOC1"/>
            <w:tabs>
              <w:tab w:val="right" w:leader="dot" w:pos="9900"/>
            </w:tabs>
            <w:rPr>
              <w:ins w:id="40"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ins w:id="41" w:author="Kush Khalasi" w:date="2025-08-22T18:58:00Z" w16du:dateUtc="2025-08-22T13:28:00Z">
            <w:r w:rsidRPr="00605FDE">
              <w:rPr>
                <w:rStyle w:val="Hyperlink"/>
                <w:noProof/>
              </w:rPr>
              <w:fldChar w:fldCharType="begin"/>
            </w:r>
            <w:r w:rsidRPr="00605FDE">
              <w:rPr>
                <w:rStyle w:val="Hyperlink"/>
                <w:noProof/>
              </w:rPr>
              <w:instrText xml:space="preserve"> </w:instrText>
            </w:r>
            <w:r>
              <w:rPr>
                <w:noProof/>
              </w:rPr>
              <w:instrText>HYPERLINK \l "_Toc206781554"</w:instrText>
            </w:r>
            <w:r w:rsidRPr="00605FDE">
              <w:rPr>
                <w:rStyle w:val="Hyperlink"/>
                <w:noProof/>
              </w:rPr>
              <w:instrText xml:space="preserve"> </w:instrText>
            </w:r>
            <w:r w:rsidRPr="00605FDE">
              <w:rPr>
                <w:rStyle w:val="Hyperlink"/>
                <w:noProof/>
              </w:rPr>
            </w:r>
            <w:r w:rsidRPr="00605FDE">
              <w:rPr>
                <w:rStyle w:val="Hyperlink"/>
                <w:noProof/>
              </w:rPr>
              <w:fldChar w:fldCharType="separate"/>
            </w:r>
            <w:r w:rsidRPr="00605FDE">
              <w:rPr>
                <w:rStyle w:val="Hyperlink"/>
                <w:rFonts w:cstheme="minorHAnsi"/>
                <w:noProof/>
              </w:rPr>
              <w:t>Dharmendra Jain (Corporate HR)</w:t>
            </w:r>
            <w:r>
              <w:rPr>
                <w:noProof/>
                <w:webHidden/>
              </w:rPr>
              <w:tab/>
            </w:r>
            <w:r>
              <w:rPr>
                <w:noProof/>
                <w:webHidden/>
              </w:rPr>
              <w:fldChar w:fldCharType="begin"/>
            </w:r>
            <w:r>
              <w:rPr>
                <w:noProof/>
                <w:webHidden/>
              </w:rPr>
              <w:instrText xml:space="preserve"> PAGEREF _Toc206781554 \h </w:instrText>
            </w:r>
          </w:ins>
          <w:r>
            <w:rPr>
              <w:noProof/>
              <w:webHidden/>
            </w:rPr>
          </w:r>
          <w:ins w:id="42" w:author="Kush Khalasi" w:date="2025-08-22T18:58:00Z" w16du:dateUtc="2025-08-22T13:28:00Z">
            <w:r>
              <w:rPr>
                <w:noProof/>
                <w:webHidden/>
              </w:rPr>
              <w:fldChar w:fldCharType="separate"/>
            </w:r>
            <w:r>
              <w:rPr>
                <w:noProof/>
                <w:webHidden/>
              </w:rPr>
              <w:t>15</w:t>
            </w:r>
            <w:r>
              <w:rPr>
                <w:noProof/>
                <w:webHidden/>
              </w:rPr>
              <w:fldChar w:fldCharType="end"/>
            </w:r>
            <w:r w:rsidRPr="00605FDE">
              <w:rPr>
                <w:rStyle w:val="Hyperlink"/>
                <w:noProof/>
              </w:rPr>
              <w:fldChar w:fldCharType="end"/>
            </w:r>
          </w:ins>
        </w:p>
        <w:p w14:paraId="2EBF7999" w14:textId="0AC1B06B" w:rsidR="00C9421F" w:rsidRDefault="00C9421F">
          <w:pPr>
            <w:pStyle w:val="TOC1"/>
            <w:tabs>
              <w:tab w:val="right" w:leader="dot" w:pos="9900"/>
            </w:tabs>
            <w:rPr>
              <w:ins w:id="43"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ins w:id="44" w:author="Kush Khalasi" w:date="2025-08-22T18:58:00Z" w16du:dateUtc="2025-08-22T13:28:00Z">
            <w:r w:rsidRPr="00605FDE">
              <w:rPr>
                <w:rStyle w:val="Hyperlink"/>
                <w:noProof/>
              </w:rPr>
              <w:fldChar w:fldCharType="begin"/>
            </w:r>
            <w:r w:rsidRPr="00605FDE">
              <w:rPr>
                <w:rStyle w:val="Hyperlink"/>
                <w:noProof/>
              </w:rPr>
              <w:instrText xml:space="preserve"> </w:instrText>
            </w:r>
            <w:r>
              <w:rPr>
                <w:noProof/>
              </w:rPr>
              <w:instrText>HYPERLINK \l "_Toc206781555"</w:instrText>
            </w:r>
            <w:r w:rsidRPr="00605FDE">
              <w:rPr>
                <w:rStyle w:val="Hyperlink"/>
                <w:noProof/>
              </w:rPr>
              <w:instrText xml:space="preserve"> </w:instrText>
            </w:r>
            <w:r w:rsidRPr="00605FDE">
              <w:rPr>
                <w:rStyle w:val="Hyperlink"/>
                <w:noProof/>
              </w:rPr>
            </w:r>
            <w:r w:rsidRPr="00605FDE">
              <w:rPr>
                <w:rStyle w:val="Hyperlink"/>
                <w:noProof/>
              </w:rPr>
              <w:fldChar w:fldCharType="separate"/>
            </w:r>
            <w:r w:rsidRPr="00605FDE">
              <w:rPr>
                <w:rStyle w:val="Hyperlink"/>
                <w:noProof/>
              </w:rPr>
              <w:t>Employee</w:t>
            </w:r>
            <w:r w:rsidRPr="00605FDE">
              <w:rPr>
                <w:rStyle w:val="Hyperlink"/>
                <w:noProof/>
                <w:spacing w:val="-18"/>
              </w:rPr>
              <w:t xml:space="preserve"> </w:t>
            </w:r>
            <w:r w:rsidRPr="00605FDE">
              <w:rPr>
                <w:rStyle w:val="Hyperlink"/>
                <w:noProof/>
              </w:rPr>
              <w:t>Acknowledgement</w:t>
            </w:r>
            <w:r w:rsidRPr="00605FDE">
              <w:rPr>
                <w:rStyle w:val="Hyperlink"/>
                <w:noProof/>
                <w:spacing w:val="-17"/>
              </w:rPr>
              <w:t xml:space="preserve"> </w:t>
            </w:r>
            <w:r w:rsidRPr="00605FDE">
              <w:rPr>
                <w:rStyle w:val="Hyperlink"/>
                <w:noProof/>
                <w:spacing w:val="-4"/>
              </w:rPr>
              <w:t>Form</w:t>
            </w:r>
            <w:r>
              <w:rPr>
                <w:noProof/>
                <w:webHidden/>
              </w:rPr>
              <w:tab/>
            </w:r>
            <w:r>
              <w:rPr>
                <w:noProof/>
                <w:webHidden/>
              </w:rPr>
              <w:fldChar w:fldCharType="begin"/>
            </w:r>
            <w:r>
              <w:rPr>
                <w:noProof/>
                <w:webHidden/>
              </w:rPr>
              <w:instrText xml:space="preserve"> PAGEREF _Toc206781555 \h </w:instrText>
            </w:r>
          </w:ins>
          <w:r>
            <w:rPr>
              <w:noProof/>
              <w:webHidden/>
            </w:rPr>
          </w:r>
          <w:ins w:id="45" w:author="Kush Khalasi" w:date="2025-08-22T18:58:00Z" w16du:dateUtc="2025-08-22T13:28:00Z">
            <w:r>
              <w:rPr>
                <w:noProof/>
                <w:webHidden/>
              </w:rPr>
              <w:fldChar w:fldCharType="separate"/>
            </w:r>
            <w:r>
              <w:rPr>
                <w:noProof/>
                <w:webHidden/>
              </w:rPr>
              <w:t>16</w:t>
            </w:r>
            <w:r>
              <w:rPr>
                <w:noProof/>
                <w:webHidden/>
              </w:rPr>
              <w:fldChar w:fldCharType="end"/>
            </w:r>
            <w:r w:rsidRPr="00605FDE">
              <w:rPr>
                <w:rStyle w:val="Hyperlink"/>
                <w:noProof/>
              </w:rPr>
              <w:fldChar w:fldCharType="end"/>
            </w:r>
          </w:ins>
        </w:p>
        <w:p w14:paraId="3315C4F8" w14:textId="02A8A68C" w:rsidR="00E50CE8" w:rsidDel="00C9421F" w:rsidRDefault="00E50CE8">
          <w:pPr>
            <w:pStyle w:val="TOC1"/>
            <w:tabs>
              <w:tab w:val="right" w:leader="dot" w:pos="9900"/>
            </w:tabs>
            <w:rPr>
              <w:del w:id="46"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del w:id="47" w:author="Kush Khalasi" w:date="2025-08-22T18:58:00Z" w16du:dateUtc="2025-08-22T13:28:00Z">
            <w:r w:rsidRPr="00C9421F" w:rsidDel="00C9421F">
              <w:rPr>
                <w:rStyle w:val="Hyperlink"/>
                <w:rFonts w:ascii="Wingdings" w:eastAsia="Wingdings" w:hAnsi="Wingdings" w:cs="Wingdings"/>
                <w:noProof/>
                <w:w w:val="99"/>
              </w:rPr>
              <w:delText></w:delText>
            </w:r>
            <w:r w:rsidDel="00C9421F">
              <w:rPr>
                <w:rFonts w:asciiTheme="minorHAnsi" w:eastAsiaTheme="minorEastAsia" w:hAnsiTheme="minorHAnsi" w:cstheme="minorBidi"/>
                <w:noProof/>
                <w:kern w:val="2"/>
                <w:sz w:val="24"/>
                <w:szCs w:val="24"/>
                <w:lang w:val="en-IN" w:eastAsia="en-IN"/>
                <w14:ligatures w14:val="standardContextual"/>
              </w:rPr>
              <w:tab/>
            </w:r>
            <w:r w:rsidRPr="00C9421F" w:rsidDel="00C9421F">
              <w:rPr>
                <w:rStyle w:val="Hyperlink"/>
                <w:noProof/>
                <w:spacing w:val="-2"/>
              </w:rPr>
              <w:delText>Introduction</w:delText>
            </w:r>
            <w:r w:rsidDel="00C9421F">
              <w:rPr>
                <w:noProof/>
                <w:webHidden/>
              </w:rPr>
              <w:tab/>
              <w:delText>3</w:delText>
            </w:r>
          </w:del>
        </w:p>
        <w:p w14:paraId="65321D68" w14:textId="2193918B" w:rsidR="00E50CE8" w:rsidDel="00C9421F" w:rsidRDefault="00E50CE8">
          <w:pPr>
            <w:pStyle w:val="TOC1"/>
            <w:tabs>
              <w:tab w:val="right" w:leader="dot" w:pos="9900"/>
            </w:tabs>
            <w:rPr>
              <w:del w:id="48"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del w:id="49" w:author="Kush Khalasi" w:date="2025-08-22T18:58:00Z" w16du:dateUtc="2025-08-22T13:28:00Z">
            <w:r w:rsidRPr="00C9421F" w:rsidDel="00C9421F">
              <w:rPr>
                <w:rStyle w:val="Hyperlink"/>
                <w:rFonts w:ascii="Wingdings" w:eastAsia="Wingdings" w:hAnsi="Wingdings" w:cs="Wingdings"/>
                <w:noProof/>
                <w:w w:val="99"/>
              </w:rPr>
              <w:delText></w:delText>
            </w:r>
            <w:r w:rsidDel="00C9421F">
              <w:rPr>
                <w:rFonts w:asciiTheme="minorHAnsi" w:eastAsiaTheme="minorEastAsia" w:hAnsiTheme="minorHAnsi" w:cstheme="minorBidi"/>
                <w:noProof/>
                <w:kern w:val="2"/>
                <w:sz w:val="24"/>
                <w:szCs w:val="24"/>
                <w:lang w:val="en-IN" w:eastAsia="en-IN"/>
                <w14:ligatures w14:val="standardContextual"/>
              </w:rPr>
              <w:tab/>
            </w:r>
            <w:r w:rsidRPr="00C9421F" w:rsidDel="00C9421F">
              <w:rPr>
                <w:rStyle w:val="Hyperlink"/>
                <w:noProof/>
                <w:spacing w:val="-2"/>
              </w:rPr>
              <w:delText>Scope</w:delText>
            </w:r>
            <w:r w:rsidDel="00C9421F">
              <w:rPr>
                <w:noProof/>
                <w:webHidden/>
              </w:rPr>
              <w:tab/>
              <w:delText>3</w:delText>
            </w:r>
          </w:del>
        </w:p>
        <w:p w14:paraId="4E9F0B47" w14:textId="656CF22A" w:rsidR="00E50CE8" w:rsidDel="00C9421F" w:rsidRDefault="00E50CE8">
          <w:pPr>
            <w:pStyle w:val="TOC1"/>
            <w:tabs>
              <w:tab w:val="right" w:leader="dot" w:pos="9900"/>
            </w:tabs>
            <w:rPr>
              <w:del w:id="50"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del w:id="51" w:author="Kush Khalasi" w:date="2025-08-22T18:58:00Z" w16du:dateUtc="2025-08-22T13:28:00Z">
            <w:r w:rsidRPr="00C9421F" w:rsidDel="00C9421F">
              <w:rPr>
                <w:rStyle w:val="Hyperlink"/>
                <w:rFonts w:ascii="Wingdings" w:eastAsia="Wingdings" w:hAnsi="Wingdings" w:cs="Wingdings"/>
                <w:noProof/>
                <w:w w:val="99"/>
              </w:rPr>
              <w:delText></w:delText>
            </w:r>
            <w:r w:rsidDel="00C9421F">
              <w:rPr>
                <w:rFonts w:asciiTheme="minorHAnsi" w:eastAsiaTheme="minorEastAsia" w:hAnsiTheme="minorHAnsi" w:cstheme="minorBidi"/>
                <w:noProof/>
                <w:kern w:val="2"/>
                <w:sz w:val="24"/>
                <w:szCs w:val="24"/>
                <w:lang w:val="en-IN" w:eastAsia="en-IN"/>
                <w14:ligatures w14:val="standardContextual"/>
              </w:rPr>
              <w:tab/>
            </w:r>
            <w:r w:rsidRPr="00C9421F" w:rsidDel="00C9421F">
              <w:rPr>
                <w:rStyle w:val="Hyperlink"/>
                <w:noProof/>
                <w:spacing w:val="-2"/>
              </w:rPr>
              <w:delText>Objective</w:delText>
            </w:r>
            <w:r w:rsidDel="00C9421F">
              <w:rPr>
                <w:noProof/>
                <w:webHidden/>
              </w:rPr>
              <w:tab/>
              <w:delText>3</w:delText>
            </w:r>
          </w:del>
        </w:p>
        <w:p w14:paraId="46807D3B" w14:textId="6160BA8B" w:rsidR="00E50CE8" w:rsidDel="00C9421F" w:rsidRDefault="00E50CE8">
          <w:pPr>
            <w:pStyle w:val="TOC1"/>
            <w:tabs>
              <w:tab w:val="right" w:leader="dot" w:pos="9900"/>
            </w:tabs>
            <w:rPr>
              <w:del w:id="52"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del w:id="53" w:author="Kush Khalasi" w:date="2025-08-22T18:58:00Z" w16du:dateUtc="2025-08-22T13:28:00Z">
            <w:r w:rsidRPr="00C9421F" w:rsidDel="00C9421F">
              <w:rPr>
                <w:rStyle w:val="Hyperlink"/>
                <w:rFonts w:ascii="Wingdings" w:eastAsia="Wingdings" w:hAnsi="Wingdings" w:cs="Wingdings"/>
                <w:noProof/>
                <w:w w:val="99"/>
              </w:rPr>
              <w:delText></w:delText>
            </w:r>
            <w:r w:rsidDel="00C9421F">
              <w:rPr>
                <w:rFonts w:asciiTheme="minorHAnsi" w:eastAsiaTheme="minorEastAsia" w:hAnsiTheme="minorHAnsi" w:cstheme="minorBidi"/>
                <w:noProof/>
                <w:kern w:val="2"/>
                <w:sz w:val="24"/>
                <w:szCs w:val="24"/>
                <w:lang w:val="en-IN" w:eastAsia="en-IN"/>
                <w14:ligatures w14:val="standardContextual"/>
              </w:rPr>
              <w:tab/>
            </w:r>
            <w:r w:rsidRPr="00C9421F" w:rsidDel="00C9421F">
              <w:rPr>
                <w:rStyle w:val="Hyperlink"/>
                <w:noProof/>
              </w:rPr>
              <w:delText>Area</w:delText>
            </w:r>
            <w:r w:rsidRPr="00C9421F" w:rsidDel="00C9421F">
              <w:rPr>
                <w:rStyle w:val="Hyperlink"/>
                <w:noProof/>
                <w:spacing w:val="-9"/>
              </w:rPr>
              <w:delText xml:space="preserve"> </w:delText>
            </w:r>
            <w:r w:rsidRPr="00C9421F" w:rsidDel="00C9421F">
              <w:rPr>
                <w:rStyle w:val="Hyperlink"/>
                <w:noProof/>
              </w:rPr>
              <w:delText>where</w:delText>
            </w:r>
            <w:r w:rsidRPr="00C9421F" w:rsidDel="00C9421F">
              <w:rPr>
                <w:rStyle w:val="Hyperlink"/>
                <w:noProof/>
                <w:spacing w:val="-7"/>
              </w:rPr>
              <w:delText xml:space="preserve"> </w:delText>
            </w:r>
            <w:r w:rsidRPr="00C9421F" w:rsidDel="00C9421F">
              <w:rPr>
                <w:rStyle w:val="Hyperlink"/>
                <w:noProof/>
              </w:rPr>
              <w:delText>we</w:delText>
            </w:r>
            <w:r w:rsidRPr="00C9421F" w:rsidDel="00C9421F">
              <w:rPr>
                <w:rStyle w:val="Hyperlink"/>
                <w:noProof/>
                <w:spacing w:val="-9"/>
              </w:rPr>
              <w:delText xml:space="preserve"> </w:delText>
            </w:r>
            <w:r w:rsidRPr="00C9421F" w:rsidDel="00C9421F">
              <w:rPr>
                <w:rStyle w:val="Hyperlink"/>
                <w:noProof/>
              </w:rPr>
              <w:delText>were</w:delText>
            </w:r>
            <w:r w:rsidRPr="00C9421F" w:rsidDel="00C9421F">
              <w:rPr>
                <w:rStyle w:val="Hyperlink"/>
                <w:noProof/>
                <w:spacing w:val="-7"/>
              </w:rPr>
              <w:delText xml:space="preserve"> </w:delText>
            </w:r>
            <w:r w:rsidRPr="00C9421F" w:rsidDel="00C9421F">
              <w:rPr>
                <w:rStyle w:val="Hyperlink"/>
                <w:noProof/>
                <w:spacing w:val="-2"/>
              </w:rPr>
              <w:delText>focusing</w:delText>
            </w:r>
            <w:r w:rsidDel="00C9421F">
              <w:rPr>
                <w:noProof/>
                <w:webHidden/>
              </w:rPr>
              <w:tab/>
              <w:delText>4</w:delText>
            </w:r>
          </w:del>
        </w:p>
        <w:p w14:paraId="4A51237D" w14:textId="0D99DA04" w:rsidR="00E50CE8" w:rsidDel="00C9421F" w:rsidRDefault="00E50CE8">
          <w:pPr>
            <w:pStyle w:val="TOC1"/>
            <w:tabs>
              <w:tab w:val="right" w:leader="dot" w:pos="9900"/>
            </w:tabs>
            <w:rPr>
              <w:del w:id="54"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del w:id="55" w:author="Kush Khalasi" w:date="2025-08-22T18:58:00Z" w16du:dateUtc="2025-08-22T13:28:00Z">
            <w:r w:rsidRPr="00C9421F" w:rsidDel="00C9421F">
              <w:rPr>
                <w:rStyle w:val="Hyperlink"/>
                <w:rFonts w:ascii="Wingdings" w:eastAsia="Wingdings" w:hAnsi="Wingdings" w:cs="Wingdings"/>
                <w:noProof/>
                <w:w w:val="99"/>
              </w:rPr>
              <w:delText></w:delText>
            </w:r>
            <w:r w:rsidDel="00C9421F">
              <w:rPr>
                <w:rFonts w:asciiTheme="minorHAnsi" w:eastAsiaTheme="minorEastAsia" w:hAnsiTheme="minorHAnsi" w:cstheme="minorBidi"/>
                <w:noProof/>
                <w:kern w:val="2"/>
                <w:sz w:val="24"/>
                <w:szCs w:val="24"/>
                <w:lang w:val="en-IN" w:eastAsia="en-IN"/>
                <w14:ligatures w14:val="standardContextual"/>
              </w:rPr>
              <w:tab/>
            </w:r>
            <w:r w:rsidRPr="00C9421F" w:rsidDel="00C9421F">
              <w:rPr>
                <w:rStyle w:val="Hyperlink"/>
                <w:noProof/>
                <w:spacing w:val="-2"/>
              </w:rPr>
              <w:delText>Quality-based</w:delText>
            </w:r>
            <w:r w:rsidRPr="00C9421F" w:rsidDel="00C9421F">
              <w:rPr>
                <w:rStyle w:val="Hyperlink"/>
                <w:noProof/>
                <w:spacing w:val="6"/>
              </w:rPr>
              <w:delText xml:space="preserve"> </w:delText>
            </w:r>
            <w:r w:rsidRPr="00C9421F" w:rsidDel="00C9421F">
              <w:rPr>
                <w:rStyle w:val="Hyperlink"/>
                <w:noProof/>
                <w:spacing w:val="-2"/>
              </w:rPr>
              <w:delText>Approach</w:delText>
            </w:r>
            <w:r w:rsidDel="00C9421F">
              <w:rPr>
                <w:noProof/>
                <w:webHidden/>
              </w:rPr>
              <w:tab/>
              <w:delText>5</w:delText>
            </w:r>
          </w:del>
        </w:p>
        <w:p w14:paraId="25CB5132" w14:textId="261E3527" w:rsidR="00E50CE8" w:rsidDel="00C9421F" w:rsidRDefault="00E50CE8">
          <w:pPr>
            <w:pStyle w:val="TOC1"/>
            <w:tabs>
              <w:tab w:val="right" w:leader="dot" w:pos="9900"/>
            </w:tabs>
            <w:rPr>
              <w:del w:id="56"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del w:id="57" w:author="Kush Khalasi" w:date="2025-08-22T18:58:00Z" w16du:dateUtc="2025-08-22T13:28:00Z">
            <w:r w:rsidRPr="00C9421F" w:rsidDel="00C9421F">
              <w:rPr>
                <w:rStyle w:val="Hyperlink"/>
                <w:rFonts w:ascii="Wingdings" w:eastAsia="Wingdings" w:hAnsi="Wingdings" w:cs="Wingdings"/>
                <w:noProof/>
                <w:w w:val="99"/>
              </w:rPr>
              <w:delText></w:delText>
            </w:r>
            <w:r w:rsidDel="00C9421F">
              <w:rPr>
                <w:rFonts w:asciiTheme="minorHAnsi" w:eastAsiaTheme="minorEastAsia" w:hAnsiTheme="minorHAnsi" w:cstheme="minorBidi"/>
                <w:noProof/>
                <w:kern w:val="2"/>
                <w:sz w:val="24"/>
                <w:szCs w:val="24"/>
                <w:lang w:val="en-IN" w:eastAsia="en-IN"/>
                <w14:ligatures w14:val="standardContextual"/>
              </w:rPr>
              <w:tab/>
            </w:r>
            <w:r w:rsidRPr="00C9421F" w:rsidDel="00C9421F">
              <w:rPr>
                <w:rStyle w:val="Hyperlink"/>
                <w:noProof/>
                <w:spacing w:val="-2"/>
              </w:rPr>
              <w:delText>Targets</w:delText>
            </w:r>
            <w:r w:rsidDel="00C9421F">
              <w:rPr>
                <w:noProof/>
                <w:webHidden/>
              </w:rPr>
              <w:tab/>
              <w:delText>6</w:delText>
            </w:r>
          </w:del>
        </w:p>
        <w:p w14:paraId="03F6BC64" w14:textId="717F6D44" w:rsidR="00E50CE8" w:rsidDel="00C9421F" w:rsidRDefault="00E50CE8">
          <w:pPr>
            <w:pStyle w:val="TOC1"/>
            <w:tabs>
              <w:tab w:val="right" w:leader="dot" w:pos="9900"/>
            </w:tabs>
            <w:rPr>
              <w:del w:id="58"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del w:id="59" w:author="Kush Khalasi" w:date="2025-08-22T18:58:00Z" w16du:dateUtc="2025-08-22T13:28:00Z">
            <w:r w:rsidRPr="00C9421F" w:rsidDel="00C9421F">
              <w:rPr>
                <w:rStyle w:val="Hyperlink"/>
                <w:rFonts w:ascii="Wingdings" w:eastAsia="Wingdings" w:hAnsi="Wingdings" w:cs="Wingdings"/>
                <w:noProof/>
                <w:w w:val="99"/>
              </w:rPr>
              <w:delText></w:delText>
            </w:r>
            <w:r w:rsidDel="00C9421F">
              <w:rPr>
                <w:rFonts w:asciiTheme="minorHAnsi" w:eastAsiaTheme="minorEastAsia" w:hAnsiTheme="minorHAnsi" w:cstheme="minorBidi"/>
                <w:noProof/>
                <w:kern w:val="2"/>
                <w:sz w:val="24"/>
                <w:szCs w:val="24"/>
                <w:lang w:val="en-IN" w:eastAsia="en-IN"/>
                <w14:ligatures w14:val="standardContextual"/>
              </w:rPr>
              <w:tab/>
            </w:r>
            <w:r w:rsidRPr="00C9421F" w:rsidDel="00C9421F">
              <w:rPr>
                <w:rStyle w:val="Hyperlink"/>
                <w:noProof/>
                <w:spacing w:val="-2"/>
              </w:rPr>
              <w:delText>Reporting</w:delText>
            </w:r>
            <w:r w:rsidDel="00C9421F">
              <w:rPr>
                <w:noProof/>
                <w:webHidden/>
              </w:rPr>
              <w:tab/>
              <w:delText>8</w:delText>
            </w:r>
          </w:del>
        </w:p>
        <w:p w14:paraId="2BA5F7E9" w14:textId="6B23010D" w:rsidR="00E50CE8" w:rsidDel="00C9421F" w:rsidRDefault="00E50CE8">
          <w:pPr>
            <w:pStyle w:val="TOC1"/>
            <w:tabs>
              <w:tab w:val="right" w:leader="dot" w:pos="9900"/>
            </w:tabs>
            <w:rPr>
              <w:del w:id="60"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del w:id="61" w:author="Kush Khalasi" w:date="2025-08-22T18:58:00Z" w16du:dateUtc="2025-08-22T13:28:00Z">
            <w:r w:rsidRPr="00C9421F" w:rsidDel="00C9421F">
              <w:rPr>
                <w:rStyle w:val="Hyperlink"/>
                <w:rFonts w:ascii="Wingdings" w:eastAsia="Wingdings" w:hAnsi="Wingdings" w:cs="Wingdings"/>
                <w:noProof/>
                <w:w w:val="99"/>
              </w:rPr>
              <w:delText></w:delText>
            </w:r>
            <w:r w:rsidDel="00C9421F">
              <w:rPr>
                <w:rFonts w:asciiTheme="minorHAnsi" w:eastAsiaTheme="minorEastAsia" w:hAnsiTheme="minorHAnsi" w:cstheme="minorBidi"/>
                <w:noProof/>
                <w:kern w:val="2"/>
                <w:sz w:val="24"/>
                <w:szCs w:val="24"/>
                <w:lang w:val="en-IN" w:eastAsia="en-IN"/>
                <w14:ligatures w14:val="standardContextual"/>
              </w:rPr>
              <w:tab/>
            </w:r>
            <w:r w:rsidRPr="00C9421F" w:rsidDel="00C9421F">
              <w:rPr>
                <w:rStyle w:val="Hyperlink"/>
                <w:noProof/>
                <w:spacing w:val="-2"/>
              </w:rPr>
              <w:delText>Responsibilities</w:delText>
            </w:r>
            <w:r w:rsidDel="00C9421F">
              <w:rPr>
                <w:noProof/>
                <w:webHidden/>
              </w:rPr>
              <w:tab/>
              <w:delText>9</w:delText>
            </w:r>
          </w:del>
        </w:p>
        <w:p w14:paraId="1924663C" w14:textId="1FF5982C" w:rsidR="00E50CE8" w:rsidDel="00C9421F" w:rsidRDefault="00E50CE8">
          <w:pPr>
            <w:pStyle w:val="TOC1"/>
            <w:tabs>
              <w:tab w:val="right" w:leader="dot" w:pos="9900"/>
            </w:tabs>
            <w:rPr>
              <w:del w:id="62"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del w:id="63" w:author="Kush Khalasi" w:date="2025-08-22T18:58:00Z" w16du:dateUtc="2025-08-22T13:28:00Z">
            <w:r w:rsidRPr="00C9421F" w:rsidDel="00C9421F">
              <w:rPr>
                <w:rStyle w:val="Hyperlink"/>
                <w:rFonts w:ascii="Wingdings" w:eastAsia="Wingdings" w:hAnsi="Wingdings" w:cs="Wingdings"/>
                <w:noProof/>
                <w:w w:val="99"/>
              </w:rPr>
              <w:delText></w:delText>
            </w:r>
            <w:r w:rsidDel="00C9421F">
              <w:rPr>
                <w:rFonts w:asciiTheme="minorHAnsi" w:eastAsiaTheme="minorEastAsia" w:hAnsiTheme="minorHAnsi" w:cstheme="minorBidi"/>
                <w:noProof/>
                <w:kern w:val="2"/>
                <w:sz w:val="24"/>
                <w:szCs w:val="24"/>
                <w:lang w:val="en-IN" w:eastAsia="en-IN"/>
                <w14:ligatures w14:val="standardContextual"/>
              </w:rPr>
              <w:tab/>
            </w:r>
            <w:r w:rsidRPr="00C9421F" w:rsidDel="00C9421F">
              <w:rPr>
                <w:rStyle w:val="Hyperlink"/>
                <w:noProof/>
                <w:spacing w:val="-2"/>
              </w:rPr>
              <w:delText>Governance</w:delText>
            </w:r>
            <w:r w:rsidDel="00C9421F">
              <w:rPr>
                <w:noProof/>
                <w:webHidden/>
              </w:rPr>
              <w:tab/>
              <w:delText>11</w:delText>
            </w:r>
          </w:del>
        </w:p>
        <w:p w14:paraId="2472D54E" w14:textId="748BFA2D" w:rsidR="00E50CE8" w:rsidDel="00C9421F" w:rsidRDefault="00E50CE8">
          <w:pPr>
            <w:pStyle w:val="TOC1"/>
            <w:tabs>
              <w:tab w:val="right" w:leader="dot" w:pos="9900"/>
            </w:tabs>
            <w:rPr>
              <w:del w:id="64"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del w:id="65" w:author="Kush Khalasi" w:date="2025-08-22T18:58:00Z" w16du:dateUtc="2025-08-22T13:28:00Z">
            <w:r w:rsidRPr="00C9421F" w:rsidDel="00C9421F">
              <w:rPr>
                <w:rStyle w:val="Hyperlink"/>
                <w:rFonts w:ascii="Wingdings" w:eastAsia="Wingdings" w:hAnsi="Wingdings" w:cs="Wingdings"/>
                <w:noProof/>
                <w:w w:val="99"/>
              </w:rPr>
              <w:delText></w:delText>
            </w:r>
            <w:r w:rsidDel="00C9421F">
              <w:rPr>
                <w:rFonts w:asciiTheme="minorHAnsi" w:eastAsiaTheme="minorEastAsia" w:hAnsiTheme="minorHAnsi" w:cstheme="minorBidi"/>
                <w:noProof/>
                <w:kern w:val="2"/>
                <w:sz w:val="24"/>
                <w:szCs w:val="24"/>
                <w:lang w:val="en-IN" w:eastAsia="en-IN"/>
                <w14:ligatures w14:val="standardContextual"/>
              </w:rPr>
              <w:tab/>
            </w:r>
            <w:r w:rsidRPr="00C9421F" w:rsidDel="00C9421F">
              <w:rPr>
                <w:rStyle w:val="Hyperlink"/>
                <w:noProof/>
              </w:rPr>
              <w:delText>Continuous</w:delText>
            </w:r>
            <w:r w:rsidRPr="00C9421F" w:rsidDel="00C9421F">
              <w:rPr>
                <w:rStyle w:val="Hyperlink"/>
                <w:noProof/>
                <w:spacing w:val="-16"/>
              </w:rPr>
              <w:delText xml:space="preserve"> </w:delText>
            </w:r>
            <w:r w:rsidRPr="00C9421F" w:rsidDel="00C9421F">
              <w:rPr>
                <w:rStyle w:val="Hyperlink"/>
                <w:noProof/>
                <w:spacing w:val="-2"/>
              </w:rPr>
              <w:delText>Improvement</w:delText>
            </w:r>
            <w:r w:rsidDel="00C9421F">
              <w:rPr>
                <w:noProof/>
                <w:webHidden/>
              </w:rPr>
              <w:tab/>
              <w:delText>11</w:delText>
            </w:r>
          </w:del>
        </w:p>
        <w:p w14:paraId="646DCC14" w14:textId="25743418" w:rsidR="00E50CE8" w:rsidDel="00C9421F" w:rsidRDefault="00E50CE8">
          <w:pPr>
            <w:pStyle w:val="TOC1"/>
            <w:tabs>
              <w:tab w:val="right" w:leader="dot" w:pos="9900"/>
            </w:tabs>
            <w:rPr>
              <w:del w:id="66"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del w:id="67" w:author="Kush Khalasi" w:date="2025-08-22T18:58:00Z" w16du:dateUtc="2025-08-22T13:28:00Z">
            <w:r w:rsidRPr="00C9421F" w:rsidDel="00C9421F">
              <w:rPr>
                <w:rStyle w:val="Hyperlink"/>
                <w:rFonts w:ascii="Wingdings" w:eastAsia="Wingdings" w:hAnsi="Wingdings" w:cs="Wingdings"/>
                <w:noProof/>
                <w:w w:val="99"/>
              </w:rPr>
              <w:delText></w:delText>
            </w:r>
            <w:r w:rsidDel="00C9421F">
              <w:rPr>
                <w:rFonts w:asciiTheme="minorHAnsi" w:eastAsiaTheme="minorEastAsia" w:hAnsiTheme="minorHAnsi" w:cstheme="minorBidi"/>
                <w:noProof/>
                <w:kern w:val="2"/>
                <w:sz w:val="24"/>
                <w:szCs w:val="24"/>
                <w:lang w:val="en-IN" w:eastAsia="en-IN"/>
                <w14:ligatures w14:val="standardContextual"/>
              </w:rPr>
              <w:tab/>
            </w:r>
            <w:r w:rsidRPr="00C9421F" w:rsidDel="00C9421F">
              <w:rPr>
                <w:rStyle w:val="Hyperlink"/>
                <w:noProof/>
              </w:rPr>
              <w:delText>Review</w:delText>
            </w:r>
            <w:r w:rsidRPr="00C9421F" w:rsidDel="00C9421F">
              <w:rPr>
                <w:rStyle w:val="Hyperlink"/>
                <w:noProof/>
                <w:spacing w:val="-12"/>
              </w:rPr>
              <w:delText xml:space="preserve"> </w:delText>
            </w:r>
            <w:r w:rsidRPr="00C9421F" w:rsidDel="00C9421F">
              <w:rPr>
                <w:rStyle w:val="Hyperlink"/>
                <w:noProof/>
                <w:spacing w:val="-2"/>
              </w:rPr>
              <w:delText>mechanism</w:delText>
            </w:r>
            <w:r w:rsidDel="00C9421F">
              <w:rPr>
                <w:noProof/>
                <w:webHidden/>
              </w:rPr>
              <w:tab/>
              <w:delText>11</w:delText>
            </w:r>
          </w:del>
        </w:p>
        <w:p w14:paraId="633B04B0" w14:textId="589FA3AA" w:rsidR="00E50CE8" w:rsidDel="00C9421F" w:rsidRDefault="00E50CE8">
          <w:pPr>
            <w:pStyle w:val="TOC1"/>
            <w:tabs>
              <w:tab w:val="right" w:leader="dot" w:pos="9900"/>
            </w:tabs>
            <w:rPr>
              <w:del w:id="68"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del w:id="69" w:author="Kush Khalasi" w:date="2025-08-22T18:58:00Z" w16du:dateUtc="2025-08-22T13:28:00Z">
            <w:r w:rsidRPr="00C9421F" w:rsidDel="00C9421F">
              <w:rPr>
                <w:rStyle w:val="Hyperlink"/>
                <w:rFonts w:ascii="Wingdings" w:eastAsia="Wingdings" w:hAnsi="Wingdings" w:cs="Wingdings"/>
                <w:noProof/>
                <w:w w:val="99"/>
              </w:rPr>
              <w:delText></w:delText>
            </w:r>
            <w:r w:rsidDel="00C9421F">
              <w:rPr>
                <w:rFonts w:asciiTheme="minorHAnsi" w:eastAsiaTheme="minorEastAsia" w:hAnsiTheme="minorHAnsi" w:cstheme="minorBidi"/>
                <w:noProof/>
                <w:kern w:val="2"/>
                <w:sz w:val="24"/>
                <w:szCs w:val="24"/>
                <w:lang w:val="en-IN" w:eastAsia="en-IN"/>
                <w14:ligatures w14:val="standardContextual"/>
              </w:rPr>
              <w:tab/>
            </w:r>
            <w:r w:rsidRPr="00C9421F" w:rsidDel="00C9421F">
              <w:rPr>
                <w:rStyle w:val="Hyperlink"/>
                <w:noProof/>
              </w:rPr>
              <w:delText>Review</w:delText>
            </w:r>
            <w:r w:rsidRPr="00C9421F" w:rsidDel="00C9421F">
              <w:rPr>
                <w:rStyle w:val="Hyperlink"/>
                <w:noProof/>
                <w:spacing w:val="-12"/>
              </w:rPr>
              <w:delText xml:space="preserve"> </w:delText>
            </w:r>
            <w:r w:rsidRPr="00C9421F" w:rsidDel="00C9421F">
              <w:rPr>
                <w:rStyle w:val="Hyperlink"/>
                <w:noProof/>
                <w:spacing w:val="-2"/>
              </w:rPr>
              <w:delText>Cycle</w:delText>
            </w:r>
            <w:r w:rsidDel="00C9421F">
              <w:rPr>
                <w:noProof/>
                <w:webHidden/>
              </w:rPr>
              <w:tab/>
              <w:delText>12</w:delText>
            </w:r>
          </w:del>
        </w:p>
        <w:p w14:paraId="6A2FC394" w14:textId="124D07C4" w:rsidR="00E50CE8" w:rsidDel="00C9421F" w:rsidRDefault="00E50CE8">
          <w:pPr>
            <w:pStyle w:val="TOC1"/>
            <w:tabs>
              <w:tab w:val="right" w:leader="dot" w:pos="9900"/>
            </w:tabs>
            <w:rPr>
              <w:del w:id="70" w:author="Kush Khalasi" w:date="2025-08-22T18:58:00Z" w16du:dateUtc="2025-08-22T13:28:00Z"/>
              <w:rFonts w:asciiTheme="minorHAnsi" w:eastAsiaTheme="minorEastAsia" w:hAnsiTheme="minorHAnsi" w:cstheme="minorBidi"/>
              <w:noProof/>
              <w:kern w:val="2"/>
              <w:sz w:val="24"/>
              <w:szCs w:val="24"/>
              <w:lang w:val="en-IN" w:eastAsia="en-IN"/>
              <w14:ligatures w14:val="standardContextual"/>
            </w:rPr>
          </w:pPr>
          <w:del w:id="71" w:author="Kush Khalasi" w:date="2025-08-22T18:58:00Z" w16du:dateUtc="2025-08-22T13:28:00Z">
            <w:r w:rsidRPr="00C9421F" w:rsidDel="00C9421F">
              <w:rPr>
                <w:rStyle w:val="Hyperlink"/>
                <w:noProof/>
              </w:rPr>
              <w:delText>Employee</w:delText>
            </w:r>
            <w:r w:rsidRPr="00C9421F" w:rsidDel="00C9421F">
              <w:rPr>
                <w:rStyle w:val="Hyperlink"/>
                <w:noProof/>
                <w:spacing w:val="-18"/>
              </w:rPr>
              <w:delText xml:space="preserve"> </w:delText>
            </w:r>
            <w:r w:rsidRPr="00C9421F" w:rsidDel="00C9421F">
              <w:rPr>
                <w:rStyle w:val="Hyperlink"/>
                <w:noProof/>
              </w:rPr>
              <w:delText>Acknowledgement</w:delText>
            </w:r>
            <w:r w:rsidRPr="00C9421F" w:rsidDel="00C9421F">
              <w:rPr>
                <w:rStyle w:val="Hyperlink"/>
                <w:noProof/>
                <w:spacing w:val="-17"/>
              </w:rPr>
              <w:delText xml:space="preserve"> </w:delText>
            </w:r>
            <w:r w:rsidRPr="00C9421F" w:rsidDel="00C9421F">
              <w:rPr>
                <w:rStyle w:val="Hyperlink"/>
                <w:noProof/>
                <w:spacing w:val="-4"/>
              </w:rPr>
              <w:delText>Form</w:delText>
            </w:r>
            <w:r w:rsidDel="00C9421F">
              <w:rPr>
                <w:noProof/>
                <w:webHidden/>
              </w:rPr>
              <w:tab/>
              <w:delText>13</w:delText>
            </w:r>
          </w:del>
        </w:p>
        <w:p w14:paraId="1E818032" w14:textId="456EF755" w:rsidR="00EA4886" w:rsidRDefault="003B6366">
          <w:pPr>
            <w:sectPr w:rsidR="00EA4886" w:rsidSect="00DC19A7">
              <w:pgSz w:w="11910" w:h="16840"/>
              <w:pgMar w:top="2076" w:right="1220" w:bottom="920" w:left="780" w:header="0" w:footer="732" w:gutter="0"/>
              <w:pgBorders w:offsetFrom="page">
                <w:top w:val="double" w:sz="4" w:space="24" w:color="000000"/>
                <w:left w:val="double" w:sz="4" w:space="24" w:color="000000"/>
                <w:bottom w:val="double" w:sz="4" w:space="24" w:color="000000"/>
                <w:right w:val="double" w:sz="4" w:space="24" w:color="000000"/>
              </w:pgBorders>
              <w:cols w:space="720"/>
            </w:sectPr>
          </w:pPr>
          <w:r>
            <w:fldChar w:fldCharType="end"/>
          </w:r>
        </w:p>
      </w:sdtContent>
    </w:sdt>
    <w:tbl>
      <w:tblPr>
        <w:tblW w:w="10537" w:type="dxa"/>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70"/>
        <w:gridCol w:w="1665"/>
        <w:gridCol w:w="1944"/>
        <w:gridCol w:w="1243"/>
        <w:gridCol w:w="1804"/>
        <w:gridCol w:w="2911"/>
      </w:tblGrid>
      <w:tr w:rsidR="00C9421F" w14:paraId="2AE6C450" w14:textId="77777777" w:rsidTr="00C9421F">
        <w:trPr>
          <w:trHeight w:val="803"/>
        </w:trPr>
        <w:tc>
          <w:tcPr>
            <w:tcW w:w="970" w:type="dxa"/>
            <w:tcBorders>
              <w:top w:val="nil"/>
              <w:left w:val="nil"/>
              <w:bottom w:val="nil"/>
              <w:right w:val="nil"/>
            </w:tcBorders>
            <w:shd w:val="clear" w:color="auto" w:fill="000000"/>
            <w:vAlign w:val="center"/>
          </w:tcPr>
          <w:p w14:paraId="14C33E9E" w14:textId="77777777" w:rsidR="00C9421F" w:rsidRDefault="00C9421F" w:rsidP="001309D7">
            <w:pPr>
              <w:pStyle w:val="TableParagraph"/>
              <w:ind w:left="201"/>
              <w:jc w:val="both"/>
              <w:rPr>
                <w:b/>
              </w:rPr>
            </w:pPr>
            <w:bookmarkStart w:id="72" w:name="_Toc206781539"/>
            <w:r>
              <w:rPr>
                <w:b/>
              </w:rPr>
              <w:lastRenderedPageBreak/>
              <w:t>Sr. No.</w:t>
            </w:r>
          </w:p>
        </w:tc>
        <w:tc>
          <w:tcPr>
            <w:tcW w:w="1665" w:type="dxa"/>
            <w:tcBorders>
              <w:top w:val="nil"/>
              <w:left w:val="nil"/>
              <w:bottom w:val="nil"/>
              <w:right w:val="nil"/>
            </w:tcBorders>
            <w:shd w:val="clear" w:color="auto" w:fill="000000"/>
            <w:vAlign w:val="center"/>
          </w:tcPr>
          <w:p w14:paraId="2145FE41" w14:textId="77777777" w:rsidR="00C9421F" w:rsidRDefault="00C9421F" w:rsidP="001309D7">
            <w:pPr>
              <w:pStyle w:val="TableParagraph"/>
              <w:jc w:val="both"/>
              <w:rPr>
                <w:sz w:val="20"/>
              </w:rPr>
            </w:pPr>
          </w:p>
          <w:p w14:paraId="1537C8B3" w14:textId="77777777" w:rsidR="00C9421F" w:rsidRDefault="00C9421F" w:rsidP="001309D7">
            <w:pPr>
              <w:pStyle w:val="TableParagraph"/>
              <w:spacing w:line="276" w:lineRule="auto"/>
              <w:ind w:left="431" w:right="570" w:hanging="142"/>
              <w:jc w:val="both"/>
              <w:rPr>
                <w:b/>
              </w:rPr>
            </w:pPr>
            <w:r>
              <w:rPr>
                <w:b/>
                <w:color w:val="FFFFFF"/>
                <w:spacing w:val="-1"/>
              </w:rPr>
              <w:t>Effective</w:t>
            </w:r>
            <w:r>
              <w:rPr>
                <w:b/>
                <w:color w:val="FFFFFF"/>
                <w:spacing w:val="-47"/>
              </w:rPr>
              <w:t xml:space="preserve"> </w:t>
            </w:r>
            <w:r>
              <w:rPr>
                <w:b/>
                <w:color w:val="FFFFFF"/>
              </w:rPr>
              <w:t>Date</w:t>
            </w:r>
          </w:p>
        </w:tc>
        <w:tc>
          <w:tcPr>
            <w:tcW w:w="1944" w:type="dxa"/>
            <w:tcBorders>
              <w:top w:val="nil"/>
              <w:left w:val="nil"/>
              <w:bottom w:val="nil"/>
              <w:right w:val="nil"/>
            </w:tcBorders>
            <w:shd w:val="clear" w:color="auto" w:fill="000000"/>
            <w:vAlign w:val="center"/>
          </w:tcPr>
          <w:p w14:paraId="181B40A3" w14:textId="77777777" w:rsidR="00C9421F" w:rsidRDefault="00C9421F" w:rsidP="001309D7">
            <w:pPr>
              <w:pStyle w:val="TableParagraph"/>
              <w:ind w:left="202"/>
              <w:jc w:val="both"/>
              <w:rPr>
                <w:b/>
              </w:rPr>
            </w:pPr>
            <w:r>
              <w:rPr>
                <w:b/>
                <w:color w:val="FFFFFF"/>
              </w:rPr>
              <w:t>Author</w:t>
            </w:r>
          </w:p>
        </w:tc>
        <w:tc>
          <w:tcPr>
            <w:tcW w:w="1243" w:type="dxa"/>
            <w:tcBorders>
              <w:top w:val="nil"/>
              <w:left w:val="nil"/>
              <w:bottom w:val="nil"/>
              <w:right w:val="nil"/>
            </w:tcBorders>
            <w:shd w:val="clear" w:color="auto" w:fill="000000"/>
            <w:vAlign w:val="center"/>
          </w:tcPr>
          <w:p w14:paraId="688B7D3C" w14:textId="77777777" w:rsidR="00C9421F" w:rsidRDefault="00C9421F" w:rsidP="001309D7">
            <w:pPr>
              <w:pStyle w:val="TableParagraph"/>
              <w:ind w:left="202"/>
              <w:jc w:val="both"/>
              <w:rPr>
                <w:b/>
              </w:rPr>
            </w:pPr>
            <w:r>
              <w:rPr>
                <w:b/>
                <w:color w:val="FFFFFF"/>
              </w:rPr>
              <w:t>Reviewer</w:t>
            </w:r>
          </w:p>
        </w:tc>
        <w:tc>
          <w:tcPr>
            <w:tcW w:w="1804" w:type="dxa"/>
            <w:tcBorders>
              <w:top w:val="nil"/>
              <w:left w:val="nil"/>
              <w:bottom w:val="nil"/>
              <w:right w:val="nil"/>
            </w:tcBorders>
            <w:shd w:val="clear" w:color="auto" w:fill="000000"/>
            <w:vAlign w:val="center"/>
          </w:tcPr>
          <w:p w14:paraId="4A5066B3" w14:textId="77777777" w:rsidR="00C9421F" w:rsidRDefault="00C9421F" w:rsidP="001309D7">
            <w:pPr>
              <w:pStyle w:val="TableParagraph"/>
              <w:ind w:left="203"/>
              <w:jc w:val="both"/>
              <w:rPr>
                <w:b/>
              </w:rPr>
            </w:pPr>
            <w:r>
              <w:rPr>
                <w:b/>
                <w:color w:val="FFFFFF"/>
              </w:rPr>
              <w:t>Approver</w:t>
            </w:r>
          </w:p>
        </w:tc>
        <w:tc>
          <w:tcPr>
            <w:tcW w:w="2911" w:type="dxa"/>
            <w:tcBorders>
              <w:top w:val="nil"/>
              <w:left w:val="nil"/>
              <w:bottom w:val="nil"/>
              <w:right w:val="nil"/>
            </w:tcBorders>
            <w:shd w:val="clear" w:color="auto" w:fill="000000"/>
            <w:vAlign w:val="center"/>
          </w:tcPr>
          <w:p w14:paraId="0980BD31" w14:textId="77777777" w:rsidR="00C9421F" w:rsidRDefault="00C9421F" w:rsidP="001309D7">
            <w:pPr>
              <w:pStyle w:val="TableParagraph"/>
              <w:ind w:left="204"/>
              <w:jc w:val="both"/>
              <w:rPr>
                <w:b/>
              </w:rPr>
            </w:pPr>
            <w:r>
              <w:rPr>
                <w:b/>
                <w:color w:val="FFFFFF"/>
              </w:rPr>
              <w:t>Change</w:t>
            </w:r>
            <w:r>
              <w:rPr>
                <w:b/>
                <w:color w:val="FFFFFF"/>
                <w:spacing w:val="-4"/>
              </w:rPr>
              <w:t xml:space="preserve"> </w:t>
            </w:r>
            <w:r>
              <w:rPr>
                <w:b/>
                <w:color w:val="FFFFFF"/>
              </w:rPr>
              <w:t>Summary</w:t>
            </w:r>
          </w:p>
        </w:tc>
      </w:tr>
      <w:tr w:rsidR="00C9421F" w14:paraId="1C537425" w14:textId="77777777" w:rsidTr="00C9421F">
        <w:trPr>
          <w:trHeight w:val="851"/>
        </w:trPr>
        <w:tc>
          <w:tcPr>
            <w:tcW w:w="970" w:type="dxa"/>
            <w:vAlign w:val="center"/>
          </w:tcPr>
          <w:p w14:paraId="7205FDC9" w14:textId="77777777" w:rsidR="00C9421F" w:rsidRDefault="00C9421F" w:rsidP="001309D7">
            <w:pPr>
              <w:pStyle w:val="TableParagraph"/>
              <w:ind w:left="60" w:right="90"/>
              <w:jc w:val="center"/>
            </w:pPr>
            <w:r>
              <w:t>1</w:t>
            </w:r>
          </w:p>
        </w:tc>
        <w:tc>
          <w:tcPr>
            <w:tcW w:w="1665" w:type="dxa"/>
            <w:vAlign w:val="center"/>
          </w:tcPr>
          <w:p w14:paraId="6AE60838" w14:textId="755DFAA5" w:rsidR="00C9421F" w:rsidRDefault="00C9421F" w:rsidP="001309D7">
            <w:pPr>
              <w:pStyle w:val="TableParagraph"/>
              <w:ind w:left="82"/>
              <w:jc w:val="center"/>
            </w:pPr>
            <w:r>
              <w:t>Feb</w:t>
            </w:r>
            <w:r>
              <w:rPr>
                <w:spacing w:val="-2"/>
              </w:rPr>
              <w:t xml:space="preserve"> 02</w:t>
            </w:r>
            <w:r>
              <w:t>,</w:t>
            </w:r>
            <w:r>
              <w:rPr>
                <w:spacing w:val="-3"/>
              </w:rPr>
              <w:t xml:space="preserve"> </w:t>
            </w:r>
            <w:r>
              <w:t>2023</w:t>
            </w:r>
          </w:p>
        </w:tc>
        <w:tc>
          <w:tcPr>
            <w:tcW w:w="1944" w:type="dxa"/>
            <w:vAlign w:val="center"/>
          </w:tcPr>
          <w:p w14:paraId="15D64475" w14:textId="77777777" w:rsidR="00C9421F" w:rsidRDefault="00C9421F" w:rsidP="001309D7">
            <w:pPr>
              <w:pStyle w:val="TableParagraph"/>
              <w:ind w:left="-50"/>
              <w:jc w:val="center"/>
            </w:pPr>
            <w:r>
              <w:t>Global</w:t>
            </w:r>
            <w:r>
              <w:rPr>
                <w:spacing w:val="-2"/>
              </w:rPr>
              <w:t xml:space="preserve"> </w:t>
            </w:r>
            <w:r>
              <w:t>Policy</w:t>
            </w:r>
            <w:r>
              <w:rPr>
                <w:spacing w:val="-4"/>
              </w:rPr>
              <w:t xml:space="preserve"> </w:t>
            </w:r>
            <w:r>
              <w:t>Desk</w:t>
            </w:r>
          </w:p>
        </w:tc>
        <w:tc>
          <w:tcPr>
            <w:tcW w:w="1243" w:type="dxa"/>
            <w:vAlign w:val="center"/>
          </w:tcPr>
          <w:p w14:paraId="580CF692" w14:textId="77777777" w:rsidR="00C9421F" w:rsidRDefault="00C9421F" w:rsidP="001309D7">
            <w:pPr>
              <w:pStyle w:val="TableParagraph"/>
              <w:ind w:left="-50"/>
              <w:jc w:val="center"/>
            </w:pPr>
            <w:r>
              <w:t>Corporate</w:t>
            </w:r>
          </w:p>
          <w:p w14:paraId="045C367B" w14:textId="77777777" w:rsidR="00C9421F" w:rsidRDefault="00C9421F" w:rsidP="001309D7">
            <w:pPr>
              <w:pStyle w:val="TableParagraph"/>
              <w:ind w:left="-50"/>
              <w:jc w:val="center"/>
            </w:pPr>
            <w:r>
              <w:t>HR</w:t>
            </w:r>
          </w:p>
        </w:tc>
        <w:tc>
          <w:tcPr>
            <w:tcW w:w="1804" w:type="dxa"/>
            <w:vAlign w:val="center"/>
          </w:tcPr>
          <w:p w14:paraId="60A2AE53" w14:textId="77777777" w:rsidR="00C9421F" w:rsidRDefault="00C9421F" w:rsidP="001309D7">
            <w:pPr>
              <w:pStyle w:val="TableParagraph"/>
              <w:ind w:left="194"/>
              <w:jc w:val="both"/>
            </w:pPr>
            <w:r>
              <w:t>Dharmendra</w:t>
            </w:r>
          </w:p>
          <w:p w14:paraId="5C069558" w14:textId="77777777" w:rsidR="00C9421F" w:rsidRDefault="00C9421F" w:rsidP="001309D7">
            <w:pPr>
              <w:pStyle w:val="TableParagraph"/>
              <w:spacing w:before="39"/>
              <w:ind w:left="194" w:right="136"/>
              <w:jc w:val="both"/>
            </w:pPr>
            <w:r>
              <w:t>Jain</w:t>
            </w:r>
          </w:p>
        </w:tc>
        <w:tc>
          <w:tcPr>
            <w:tcW w:w="2911" w:type="dxa"/>
            <w:vAlign w:val="center"/>
          </w:tcPr>
          <w:p w14:paraId="039C4017" w14:textId="77777777" w:rsidR="00C9421F" w:rsidRDefault="00C9421F">
            <w:pPr>
              <w:pStyle w:val="TableParagraph"/>
              <w:numPr>
                <w:ilvl w:val="0"/>
                <w:numId w:val="7"/>
              </w:numPr>
              <w:spacing w:before="0"/>
              <w:ind w:left="447" w:right="122"/>
              <w:pPrChange w:id="73" w:author="Kush Khalasi" w:date="2025-08-22T16:40:00Z" w16du:dateUtc="2025-08-22T11:10:00Z">
                <w:pPr>
                  <w:pStyle w:val="TableParagraph"/>
                  <w:ind w:left="196"/>
                  <w:jc w:val="center"/>
                </w:pPr>
              </w:pPrChange>
            </w:pPr>
            <w:r>
              <w:t>New</w:t>
            </w:r>
            <w:r w:rsidRPr="00880DF6">
              <w:rPr>
                <w:rPrChange w:id="74" w:author="Kush Khalasi" w:date="2025-08-22T16:40:00Z" w16du:dateUtc="2025-08-22T11:10:00Z">
                  <w:rPr>
                    <w:spacing w:val="-4"/>
                  </w:rPr>
                </w:rPrChange>
              </w:rPr>
              <w:t xml:space="preserve"> </w:t>
            </w:r>
            <w:r>
              <w:t>Policy</w:t>
            </w:r>
          </w:p>
        </w:tc>
      </w:tr>
      <w:tr w:rsidR="00C9421F" w14:paraId="21BC5FE1" w14:textId="77777777" w:rsidTr="00C9421F">
        <w:trPr>
          <w:trHeight w:val="1633"/>
        </w:trPr>
        <w:tc>
          <w:tcPr>
            <w:tcW w:w="970" w:type="dxa"/>
            <w:vAlign w:val="center"/>
          </w:tcPr>
          <w:p w14:paraId="2E152C31" w14:textId="024EAC02" w:rsidR="00C9421F" w:rsidRDefault="00C9421F" w:rsidP="001309D7">
            <w:pPr>
              <w:pStyle w:val="TableParagraph"/>
              <w:ind w:left="60" w:right="90"/>
              <w:jc w:val="center"/>
            </w:pPr>
            <w:r>
              <w:t>2</w:t>
            </w:r>
          </w:p>
        </w:tc>
        <w:tc>
          <w:tcPr>
            <w:tcW w:w="1665" w:type="dxa"/>
            <w:vAlign w:val="center"/>
          </w:tcPr>
          <w:p w14:paraId="7D4D0D0A" w14:textId="77777777" w:rsidR="00C9421F" w:rsidRDefault="00C9421F" w:rsidP="001309D7">
            <w:pPr>
              <w:pStyle w:val="TableParagraph"/>
              <w:ind w:left="82"/>
              <w:jc w:val="center"/>
            </w:pPr>
            <w:r>
              <w:t>Feb</w:t>
            </w:r>
            <w:r w:rsidRPr="00266563">
              <w:t xml:space="preserve"> </w:t>
            </w:r>
            <w:r>
              <w:t>01,</w:t>
            </w:r>
            <w:r w:rsidRPr="00266563">
              <w:t xml:space="preserve"> </w:t>
            </w:r>
            <w:r>
              <w:t>2024</w:t>
            </w:r>
          </w:p>
        </w:tc>
        <w:tc>
          <w:tcPr>
            <w:tcW w:w="1944" w:type="dxa"/>
            <w:vAlign w:val="center"/>
          </w:tcPr>
          <w:p w14:paraId="0FFA2881" w14:textId="77777777" w:rsidR="00C9421F" w:rsidRDefault="00C9421F" w:rsidP="001309D7">
            <w:pPr>
              <w:pStyle w:val="TableParagraph"/>
              <w:ind w:left="-50"/>
              <w:jc w:val="center"/>
            </w:pPr>
            <w:r>
              <w:t>Global</w:t>
            </w:r>
            <w:r w:rsidRPr="00EF449B">
              <w:t xml:space="preserve"> </w:t>
            </w:r>
            <w:r>
              <w:t>Policy</w:t>
            </w:r>
            <w:r w:rsidRPr="00EF449B">
              <w:t xml:space="preserve"> </w:t>
            </w:r>
            <w:r>
              <w:t>Desk</w:t>
            </w:r>
          </w:p>
        </w:tc>
        <w:tc>
          <w:tcPr>
            <w:tcW w:w="1243" w:type="dxa"/>
            <w:vAlign w:val="center"/>
          </w:tcPr>
          <w:p w14:paraId="0AF097B0" w14:textId="77777777" w:rsidR="00C9421F" w:rsidRDefault="00C9421F" w:rsidP="001309D7">
            <w:pPr>
              <w:pStyle w:val="TableParagraph"/>
              <w:ind w:left="-50"/>
              <w:jc w:val="center"/>
            </w:pPr>
            <w:r>
              <w:t>Corporate</w:t>
            </w:r>
          </w:p>
          <w:p w14:paraId="4AF7DE9A" w14:textId="77777777" w:rsidR="00C9421F" w:rsidRDefault="00C9421F" w:rsidP="001309D7">
            <w:pPr>
              <w:pStyle w:val="TableParagraph"/>
              <w:ind w:left="-50"/>
              <w:jc w:val="center"/>
            </w:pPr>
            <w:r>
              <w:t>HR</w:t>
            </w:r>
          </w:p>
        </w:tc>
        <w:tc>
          <w:tcPr>
            <w:tcW w:w="1804" w:type="dxa"/>
            <w:vAlign w:val="center"/>
          </w:tcPr>
          <w:p w14:paraId="2223A578" w14:textId="77777777" w:rsidR="00C9421F" w:rsidRDefault="00C9421F" w:rsidP="001309D7">
            <w:pPr>
              <w:pStyle w:val="TableParagraph"/>
              <w:ind w:left="194"/>
              <w:jc w:val="both"/>
            </w:pPr>
            <w:r>
              <w:t>Dharmendra</w:t>
            </w:r>
          </w:p>
          <w:p w14:paraId="4C8FB92C" w14:textId="77777777" w:rsidR="00C9421F" w:rsidRDefault="00C9421F" w:rsidP="001309D7">
            <w:pPr>
              <w:pStyle w:val="TableParagraph"/>
              <w:spacing w:before="39"/>
              <w:ind w:left="194"/>
              <w:jc w:val="both"/>
            </w:pPr>
            <w:r>
              <w:t>Jain</w:t>
            </w:r>
          </w:p>
        </w:tc>
        <w:tc>
          <w:tcPr>
            <w:tcW w:w="2911" w:type="dxa"/>
            <w:vAlign w:val="center"/>
          </w:tcPr>
          <w:p w14:paraId="11591662" w14:textId="264535A9" w:rsidR="00C9421F" w:rsidRDefault="00C9421F" w:rsidP="00C9421F">
            <w:pPr>
              <w:pStyle w:val="TableParagraph"/>
              <w:numPr>
                <w:ilvl w:val="0"/>
                <w:numId w:val="7"/>
              </w:numPr>
              <w:spacing w:before="0"/>
              <w:ind w:left="447" w:right="122"/>
            </w:pPr>
            <w:r>
              <w:t>New commitments</w:t>
            </w:r>
            <w:r>
              <w:rPr>
                <w:spacing w:val="1"/>
              </w:rPr>
              <w:t xml:space="preserve"> </w:t>
            </w:r>
            <w:r>
              <w:t>aligned with business</w:t>
            </w:r>
            <w:r>
              <w:rPr>
                <w:spacing w:val="-47"/>
              </w:rPr>
              <w:t xml:space="preserve"> </w:t>
            </w:r>
            <w:r>
              <w:t>requirement</w:t>
            </w:r>
          </w:p>
        </w:tc>
      </w:tr>
      <w:tr w:rsidR="00C9421F" w14:paraId="0303D826" w14:textId="77777777" w:rsidTr="00C9421F">
        <w:trPr>
          <w:trHeight w:val="671"/>
        </w:trPr>
        <w:tc>
          <w:tcPr>
            <w:tcW w:w="970" w:type="dxa"/>
          </w:tcPr>
          <w:p w14:paraId="52B71002" w14:textId="2A728F56" w:rsidR="00C9421F" w:rsidRPr="00F61BFF" w:rsidRDefault="00C9421F" w:rsidP="001309D7">
            <w:pPr>
              <w:pStyle w:val="TableParagraph"/>
              <w:ind w:left="60" w:right="90"/>
              <w:jc w:val="center"/>
              <w:rPr>
                <w:highlight w:val="yellow"/>
              </w:rPr>
            </w:pPr>
            <w:r>
              <w:rPr>
                <w:highlight w:val="yellow"/>
              </w:rPr>
              <w:t>3</w:t>
            </w:r>
          </w:p>
        </w:tc>
        <w:tc>
          <w:tcPr>
            <w:tcW w:w="1665" w:type="dxa"/>
          </w:tcPr>
          <w:p w14:paraId="53EDEB53" w14:textId="77777777" w:rsidR="00C9421F" w:rsidRPr="00F61BFF" w:rsidRDefault="00C9421F" w:rsidP="001309D7">
            <w:pPr>
              <w:pStyle w:val="TableParagraph"/>
              <w:ind w:left="82"/>
              <w:jc w:val="center"/>
              <w:rPr>
                <w:highlight w:val="yellow"/>
              </w:rPr>
            </w:pPr>
            <w:r w:rsidRPr="00F61BFF">
              <w:rPr>
                <w:highlight w:val="yellow"/>
              </w:rPr>
              <w:t>Jan 01, 2025</w:t>
            </w:r>
          </w:p>
        </w:tc>
        <w:tc>
          <w:tcPr>
            <w:tcW w:w="1944" w:type="dxa"/>
          </w:tcPr>
          <w:p w14:paraId="6969BDBF" w14:textId="77777777" w:rsidR="00C9421F" w:rsidRPr="00F61BFF" w:rsidRDefault="00C9421F" w:rsidP="001309D7">
            <w:pPr>
              <w:pStyle w:val="TableParagraph"/>
              <w:ind w:left="-50"/>
              <w:jc w:val="center"/>
              <w:rPr>
                <w:highlight w:val="yellow"/>
              </w:rPr>
            </w:pPr>
            <w:r w:rsidRPr="00F61BFF">
              <w:rPr>
                <w:highlight w:val="yellow"/>
              </w:rPr>
              <w:t>Global Policy Desk</w:t>
            </w:r>
          </w:p>
        </w:tc>
        <w:tc>
          <w:tcPr>
            <w:tcW w:w="1243" w:type="dxa"/>
          </w:tcPr>
          <w:p w14:paraId="18A12620" w14:textId="77777777" w:rsidR="00C9421F" w:rsidRPr="00F61BFF" w:rsidRDefault="00C9421F" w:rsidP="001309D7">
            <w:pPr>
              <w:pStyle w:val="TableParagraph"/>
              <w:ind w:left="-50"/>
              <w:jc w:val="center"/>
              <w:rPr>
                <w:highlight w:val="yellow"/>
              </w:rPr>
            </w:pPr>
            <w:r w:rsidRPr="00F61BFF">
              <w:rPr>
                <w:highlight w:val="yellow"/>
              </w:rPr>
              <w:t>Corporate</w:t>
            </w:r>
          </w:p>
          <w:p w14:paraId="79405604" w14:textId="77777777" w:rsidR="00C9421F" w:rsidRPr="00F61BFF" w:rsidRDefault="00C9421F" w:rsidP="001309D7">
            <w:pPr>
              <w:pStyle w:val="TableParagraph"/>
              <w:ind w:left="-50"/>
              <w:jc w:val="center"/>
              <w:rPr>
                <w:highlight w:val="yellow"/>
              </w:rPr>
            </w:pPr>
            <w:r w:rsidRPr="00F61BFF">
              <w:rPr>
                <w:highlight w:val="yellow"/>
              </w:rPr>
              <w:t>HR</w:t>
            </w:r>
          </w:p>
        </w:tc>
        <w:tc>
          <w:tcPr>
            <w:tcW w:w="1804" w:type="dxa"/>
          </w:tcPr>
          <w:p w14:paraId="3430C0BA" w14:textId="77777777" w:rsidR="00C9421F" w:rsidRPr="00F61BFF" w:rsidRDefault="00C9421F" w:rsidP="001309D7">
            <w:pPr>
              <w:pStyle w:val="TableParagraph"/>
              <w:ind w:left="194"/>
              <w:jc w:val="both"/>
              <w:rPr>
                <w:highlight w:val="yellow"/>
              </w:rPr>
            </w:pPr>
            <w:r w:rsidRPr="00F61BFF">
              <w:rPr>
                <w:highlight w:val="yellow"/>
              </w:rPr>
              <w:t>Dharmendra</w:t>
            </w:r>
          </w:p>
          <w:p w14:paraId="4D5E815A" w14:textId="77777777" w:rsidR="00C9421F" w:rsidRPr="00F61BFF" w:rsidRDefault="00C9421F" w:rsidP="001309D7">
            <w:pPr>
              <w:pStyle w:val="TableParagraph"/>
              <w:ind w:left="194"/>
              <w:jc w:val="both"/>
              <w:rPr>
                <w:highlight w:val="yellow"/>
              </w:rPr>
            </w:pPr>
            <w:r w:rsidRPr="00F61BFF">
              <w:rPr>
                <w:highlight w:val="yellow"/>
              </w:rPr>
              <w:t>Jain</w:t>
            </w:r>
          </w:p>
        </w:tc>
        <w:tc>
          <w:tcPr>
            <w:tcW w:w="2911" w:type="dxa"/>
          </w:tcPr>
          <w:p w14:paraId="3D95351C" w14:textId="77777777" w:rsidR="00C9421F" w:rsidRDefault="00C9421F" w:rsidP="00C9421F">
            <w:pPr>
              <w:pStyle w:val="TableParagraph"/>
              <w:numPr>
                <w:ilvl w:val="0"/>
                <w:numId w:val="7"/>
              </w:numPr>
              <w:spacing w:before="0"/>
              <w:ind w:left="447" w:right="122"/>
              <w:rPr>
                <w:ins w:id="75" w:author="Kush Khalasi" w:date="2025-08-22T16:40:00Z" w16du:dateUtc="2025-08-22T11:10:00Z"/>
                <w:highlight w:val="yellow"/>
              </w:rPr>
            </w:pPr>
            <w:r w:rsidRPr="00F61BFF">
              <w:rPr>
                <w:highlight w:val="yellow"/>
              </w:rPr>
              <w:t>Update in Scope</w:t>
            </w:r>
          </w:p>
          <w:p w14:paraId="20233DBA" w14:textId="10E6AC65" w:rsidR="00C9421F" w:rsidRPr="00F61BFF" w:rsidRDefault="00C9421F" w:rsidP="00C9421F">
            <w:pPr>
              <w:pStyle w:val="TableParagraph"/>
              <w:numPr>
                <w:ilvl w:val="0"/>
                <w:numId w:val="7"/>
              </w:numPr>
              <w:spacing w:before="0"/>
              <w:ind w:left="447" w:right="122"/>
              <w:rPr>
                <w:highlight w:val="yellow"/>
              </w:rPr>
            </w:pPr>
            <w:ins w:id="76" w:author="Kush Khalasi" w:date="2025-08-22T16:40:00Z" w16du:dateUtc="2025-08-22T11:10:00Z">
              <w:r>
                <w:rPr>
                  <w:highlight w:val="yellow"/>
                </w:rPr>
                <w:t xml:space="preserve">Update in </w:t>
              </w:r>
            </w:ins>
            <w:r>
              <w:rPr>
                <w:highlight w:val="yellow"/>
              </w:rPr>
              <w:t>Targets</w:t>
            </w:r>
          </w:p>
        </w:tc>
      </w:tr>
    </w:tbl>
    <w:p w14:paraId="1457EB14" w14:textId="77777777" w:rsidR="00C9421F" w:rsidRPr="00C9421F" w:rsidRDefault="00C9421F" w:rsidP="00C9421F">
      <w:pPr>
        <w:pStyle w:val="Heading1"/>
        <w:tabs>
          <w:tab w:val="left" w:pos="1019"/>
        </w:tabs>
        <w:spacing w:before="1"/>
        <w:ind w:firstLine="0"/>
      </w:pPr>
    </w:p>
    <w:p w14:paraId="062E546A" w14:textId="16F01B67" w:rsidR="00EA4886" w:rsidRDefault="00C9421F">
      <w:pPr>
        <w:pStyle w:val="Heading1"/>
        <w:numPr>
          <w:ilvl w:val="0"/>
          <w:numId w:val="3"/>
        </w:numPr>
        <w:tabs>
          <w:tab w:val="left" w:pos="1019"/>
        </w:tabs>
        <w:spacing w:before="1"/>
        <w:ind w:left="1019" w:hanging="359"/>
      </w:pPr>
      <w:ins w:id="77" w:author="Kush Khalasi" w:date="2025-08-22T18:58:00Z" w16du:dateUtc="2025-08-22T13:28:00Z">
        <w:r w:rsidRPr="00C9421F">
          <w:br w:type="column"/>
        </w:r>
      </w:ins>
      <w:r w:rsidR="003B6366">
        <w:rPr>
          <w:color w:val="2E5395"/>
          <w:spacing w:val="-2"/>
        </w:rPr>
        <w:lastRenderedPageBreak/>
        <w:t>Introduction</w:t>
      </w:r>
      <w:bookmarkEnd w:id="72"/>
    </w:p>
    <w:p w14:paraId="3A6924C6" w14:textId="77777777" w:rsidR="00EA4886" w:rsidRDefault="003B6366">
      <w:pPr>
        <w:pStyle w:val="BodyText"/>
        <w:spacing w:before="297" w:line="276" w:lineRule="auto"/>
        <w:ind w:left="1020" w:right="214"/>
        <w:jc w:val="both"/>
      </w:pPr>
      <w:r>
        <w:t>At Yash Technologies, we recognize the critical role that sustainable sourcing and procurement play in advancing our commitment to environmental stewardship and social responsibility. Our Sustainable Sourcing and Procurement Policy reflects our dedication to integrating sustainable practices into every aspect of our supply chain. This policy is designed to ensure that our</w:t>
      </w:r>
      <w:r>
        <w:rPr>
          <w:spacing w:val="40"/>
        </w:rPr>
        <w:t xml:space="preserve"> </w:t>
      </w:r>
      <w:r>
        <w:t xml:space="preserve">sourcing decisions align with our values of integrity, transparency, and environmental stewardship. By prioritizing suppliers who demonstrate a commitment to ethical practices, resource efficiency, and social responsibility, we aim to reduce our ecological footprint and enhance the sustainability of our operations. Our approach encompasses rigorous evaluation criteria for suppliers, a focus on minimizing waste, and fostering long-term partnerships that support sustainable development. Through this policy, Yash Technologies strives to lead by example, driving positive change within the IT industry and contributing to a more sustainable </w:t>
      </w:r>
      <w:r>
        <w:rPr>
          <w:spacing w:val="-2"/>
        </w:rPr>
        <w:t>future.</w:t>
      </w:r>
    </w:p>
    <w:p w14:paraId="6EB49798" w14:textId="77777777" w:rsidR="00EA4886" w:rsidRDefault="003B6366">
      <w:pPr>
        <w:pStyle w:val="Heading1"/>
        <w:numPr>
          <w:ilvl w:val="0"/>
          <w:numId w:val="3"/>
        </w:numPr>
        <w:tabs>
          <w:tab w:val="left" w:pos="1019"/>
        </w:tabs>
        <w:spacing w:before="241"/>
        <w:ind w:left="1019" w:hanging="359"/>
      </w:pPr>
      <w:bookmarkStart w:id="78" w:name="_Toc206781540"/>
      <w:r>
        <w:rPr>
          <w:color w:val="2E5395"/>
          <w:spacing w:val="-2"/>
        </w:rPr>
        <w:t>Scope</w:t>
      </w:r>
      <w:bookmarkEnd w:id="78"/>
    </w:p>
    <w:p w14:paraId="68C4EA6F" w14:textId="77777777" w:rsidR="00163375" w:rsidRDefault="00163375" w:rsidP="00163375">
      <w:pPr>
        <w:pStyle w:val="BodyText"/>
        <w:spacing w:before="297" w:line="276" w:lineRule="auto"/>
        <w:ind w:left="1020" w:right="214"/>
        <w:jc w:val="both"/>
      </w:pPr>
      <w:bookmarkStart w:id="79" w:name="_Hlk206774721"/>
      <w:r>
        <w:t>This Policy applies to all entities, offices, facilities, joint ventures, subsidiaries, and stakeholders of Yash Technologies Group across Asia, Australia, the Middle East &amp; Africa, North America, the United States, and Europe.</w:t>
      </w:r>
    </w:p>
    <w:p w14:paraId="73262633" w14:textId="5D2EEF29" w:rsidR="00E50CE8" w:rsidRPr="00266563" w:rsidRDefault="00163375" w:rsidP="00163375">
      <w:pPr>
        <w:pStyle w:val="BodyText"/>
        <w:spacing w:before="297" w:line="276" w:lineRule="auto"/>
        <w:ind w:left="1020" w:right="214"/>
        <w:jc w:val="both"/>
      </w:pPr>
      <w:r>
        <w:t>The Policy extends to all stakeholders, including employees, workers, contractors, subcontractors, suppliers, and business partners.</w:t>
      </w:r>
    </w:p>
    <w:p w14:paraId="19945E21" w14:textId="596877E0" w:rsidR="00E50CE8" w:rsidRPr="004831C9" w:rsidRDefault="00E50CE8" w:rsidP="00E50CE8">
      <w:pPr>
        <w:pStyle w:val="NoSpacing"/>
        <w:jc w:val="both"/>
        <w:rPr>
          <w:rFonts w:ascii="Segoe UI Symbol" w:hAnsi="Segoe UI Symbol"/>
          <w:sz w:val="24"/>
          <w:szCs w:val="24"/>
          <w:highlight w:val="yellow"/>
        </w:rPr>
      </w:pPr>
    </w:p>
    <w:tbl>
      <w:tblPr>
        <w:tblStyle w:val="TableGrid"/>
        <w:tblW w:w="0" w:type="auto"/>
        <w:tblInd w:w="1098" w:type="dxa"/>
        <w:tblLayout w:type="fixed"/>
        <w:tblLook w:val="04A0" w:firstRow="1" w:lastRow="0" w:firstColumn="1" w:lastColumn="0" w:noHBand="0" w:noVBand="1"/>
      </w:tblPr>
      <w:tblGrid>
        <w:gridCol w:w="1350"/>
        <w:gridCol w:w="1229"/>
        <w:gridCol w:w="3631"/>
        <w:gridCol w:w="1438"/>
        <w:gridCol w:w="1115"/>
      </w:tblGrid>
      <w:tr w:rsidR="00955628" w:rsidRPr="00266563" w14:paraId="32395F71" w14:textId="77777777" w:rsidTr="00955628">
        <w:tc>
          <w:tcPr>
            <w:tcW w:w="1350" w:type="dxa"/>
            <w:vAlign w:val="center"/>
          </w:tcPr>
          <w:p w14:paraId="4EF7F0C4" w14:textId="4C54F3E6" w:rsidR="00955628" w:rsidRPr="00955628" w:rsidRDefault="00955628" w:rsidP="00955628">
            <w:pPr>
              <w:spacing w:line="276" w:lineRule="auto"/>
              <w:jc w:val="center"/>
              <w:rPr>
                <w:rFonts w:asciiTheme="minorHAnsi" w:hAnsiTheme="minorHAnsi" w:cstheme="minorHAnsi"/>
                <w:b/>
                <w:bCs/>
                <w:color w:val="000000" w:themeColor="text1"/>
                <w:sz w:val="22"/>
                <w:szCs w:val="22"/>
              </w:rPr>
            </w:pPr>
            <w:bookmarkStart w:id="80" w:name="_Hlk206751739"/>
            <w:r>
              <w:rPr>
                <w:rFonts w:asciiTheme="minorHAnsi" w:hAnsiTheme="minorHAnsi" w:cstheme="minorHAnsi"/>
                <w:b/>
                <w:bCs/>
                <w:color w:val="000000" w:themeColor="text1"/>
                <w:sz w:val="22"/>
                <w:szCs w:val="22"/>
              </w:rPr>
              <w:t>Region</w:t>
            </w:r>
          </w:p>
        </w:tc>
        <w:tc>
          <w:tcPr>
            <w:tcW w:w="1229" w:type="dxa"/>
            <w:vAlign w:val="center"/>
          </w:tcPr>
          <w:p w14:paraId="18DC69A5" w14:textId="721D9E3C"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b/>
                <w:bCs/>
                <w:color w:val="000000" w:themeColor="text1"/>
                <w:sz w:val="22"/>
                <w:szCs w:val="22"/>
              </w:rPr>
              <w:t>Country</w:t>
            </w:r>
          </w:p>
        </w:tc>
        <w:tc>
          <w:tcPr>
            <w:tcW w:w="3631" w:type="dxa"/>
            <w:vAlign w:val="center"/>
          </w:tcPr>
          <w:p w14:paraId="1CD874A3"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b/>
                <w:bCs/>
                <w:color w:val="000000" w:themeColor="text1"/>
                <w:sz w:val="22"/>
                <w:szCs w:val="22"/>
              </w:rPr>
              <w:t>Office Address</w:t>
            </w:r>
          </w:p>
        </w:tc>
        <w:tc>
          <w:tcPr>
            <w:tcW w:w="1438" w:type="dxa"/>
            <w:vAlign w:val="center"/>
          </w:tcPr>
          <w:p w14:paraId="36FF6270"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eastAsia="Times New Roman" w:hAnsiTheme="minorHAnsi" w:cstheme="minorHAnsi"/>
                <w:b/>
                <w:bCs/>
                <w:color w:val="000000" w:themeColor="text1"/>
                <w:sz w:val="22"/>
                <w:szCs w:val="22"/>
                <w:lang w:eastAsia="en-IN"/>
              </w:rPr>
              <w:t>Function of Office</w:t>
            </w:r>
          </w:p>
        </w:tc>
        <w:tc>
          <w:tcPr>
            <w:tcW w:w="1115" w:type="dxa"/>
            <w:vAlign w:val="center"/>
          </w:tcPr>
          <w:p w14:paraId="7E7038A0"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eastAsia="Times New Roman" w:hAnsiTheme="minorHAnsi" w:cstheme="minorHAnsi"/>
                <w:b/>
                <w:bCs/>
                <w:color w:val="000000" w:themeColor="text1"/>
                <w:sz w:val="22"/>
                <w:szCs w:val="22"/>
                <w:lang w:eastAsia="en-IN"/>
              </w:rPr>
              <w:t>Employee Strength (No.)</w:t>
            </w:r>
          </w:p>
        </w:tc>
      </w:tr>
      <w:tr w:rsidR="00955628" w:rsidRPr="00266563" w14:paraId="2B7C0703" w14:textId="77777777" w:rsidTr="00955628">
        <w:tc>
          <w:tcPr>
            <w:tcW w:w="1350" w:type="dxa"/>
            <w:vMerge w:val="restart"/>
            <w:vAlign w:val="center"/>
          </w:tcPr>
          <w:p w14:paraId="40A1FA4E" w14:textId="35AA054D" w:rsidR="00955628" w:rsidRPr="00955628" w:rsidRDefault="00955628" w:rsidP="001309D7">
            <w:pPr>
              <w:spacing w:line="276" w:lineRule="auto"/>
              <w:jc w:val="center"/>
              <w:rPr>
                <w:rFonts w:asciiTheme="minorHAnsi" w:hAnsiTheme="minorHAnsi" w:cstheme="minorHAnsi"/>
                <w:b/>
                <w:bCs/>
                <w:color w:val="000000" w:themeColor="text1"/>
                <w:sz w:val="22"/>
                <w:szCs w:val="22"/>
              </w:rPr>
            </w:pPr>
            <w:r w:rsidRPr="00955628">
              <w:rPr>
                <w:rFonts w:asciiTheme="minorHAnsi" w:hAnsiTheme="minorHAnsi" w:cstheme="minorHAnsi"/>
                <w:b/>
                <w:bCs/>
                <w:color w:val="000000" w:themeColor="text1"/>
                <w:sz w:val="22"/>
                <w:szCs w:val="22"/>
              </w:rPr>
              <w:t>Asia</w:t>
            </w:r>
          </w:p>
        </w:tc>
        <w:tc>
          <w:tcPr>
            <w:tcW w:w="1229" w:type="dxa"/>
            <w:vMerge w:val="restart"/>
            <w:vAlign w:val="center"/>
          </w:tcPr>
          <w:p w14:paraId="210C4A32"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India</w:t>
            </w:r>
          </w:p>
        </w:tc>
        <w:tc>
          <w:tcPr>
            <w:tcW w:w="3631" w:type="dxa"/>
            <w:vAlign w:val="center"/>
          </w:tcPr>
          <w:p w14:paraId="2D25DF73" w14:textId="77777777" w:rsidR="00955628" w:rsidRPr="00266563" w:rsidRDefault="00955628" w:rsidP="001309D7">
            <w:pPr>
              <w:spacing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shd w:val="clear" w:color="auto" w:fill="FFFFFF"/>
              </w:rPr>
              <w:t xml:space="preserve">201-205 Bansi Trade </w:t>
            </w:r>
            <w:proofErr w:type="spellStart"/>
            <w:r w:rsidRPr="00266563">
              <w:rPr>
                <w:rFonts w:asciiTheme="minorHAnsi" w:hAnsiTheme="minorHAnsi" w:cstheme="minorHAnsi"/>
                <w:color w:val="000000" w:themeColor="text1"/>
                <w:sz w:val="22"/>
                <w:szCs w:val="22"/>
                <w:shd w:val="clear" w:color="auto" w:fill="FFFFFF"/>
              </w:rPr>
              <w:t>Center</w:t>
            </w:r>
            <w:proofErr w:type="spellEnd"/>
            <w:r w:rsidRPr="00266563">
              <w:rPr>
                <w:rFonts w:asciiTheme="minorHAnsi" w:hAnsiTheme="minorHAnsi" w:cstheme="minorHAnsi"/>
                <w:color w:val="000000" w:themeColor="text1"/>
                <w:sz w:val="22"/>
                <w:szCs w:val="22"/>
                <w:shd w:val="clear" w:color="auto" w:fill="FFFFFF"/>
              </w:rPr>
              <w:t>,, 581/5 M. G. Road, Indore, Madhya Pradesh 452001</w:t>
            </w:r>
          </w:p>
        </w:tc>
        <w:tc>
          <w:tcPr>
            <w:tcW w:w="1438" w:type="dxa"/>
            <w:vAlign w:val="center"/>
          </w:tcPr>
          <w:p w14:paraId="20F9FFE4"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shd w:val="clear" w:color="auto" w:fill="FFFFFF"/>
              </w:rPr>
              <w:t>Corporate Office</w:t>
            </w:r>
          </w:p>
        </w:tc>
        <w:tc>
          <w:tcPr>
            <w:tcW w:w="1115" w:type="dxa"/>
            <w:vAlign w:val="center"/>
          </w:tcPr>
          <w:p w14:paraId="31DAA1C0"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40CE94F0" w14:textId="77777777" w:rsidTr="00955628">
        <w:tc>
          <w:tcPr>
            <w:tcW w:w="1350" w:type="dxa"/>
            <w:vMerge/>
            <w:vAlign w:val="center"/>
          </w:tcPr>
          <w:p w14:paraId="5025C3C6" w14:textId="4EB6D647"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53D459EC"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3631" w:type="dxa"/>
            <w:vAlign w:val="center"/>
          </w:tcPr>
          <w:p w14:paraId="21961CB5" w14:textId="77777777" w:rsidR="00955628" w:rsidRPr="00266563" w:rsidRDefault="00955628" w:rsidP="001309D7">
            <w:pPr>
              <w:pStyle w:val="NormalWeb"/>
              <w:shd w:val="clear" w:color="auto" w:fill="FFFFFF"/>
              <w:spacing w:before="0" w:beforeAutospacing="0" w:after="0" w:afterAutospacing="0"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STP-1, Ground Floor, IT/ITES- SEZ, Near Bhawar Kuwan Square, Indore, Madhya Pradesh 452001</w:t>
            </w:r>
          </w:p>
        </w:tc>
        <w:tc>
          <w:tcPr>
            <w:tcW w:w="1438" w:type="dxa"/>
            <w:vAlign w:val="center"/>
          </w:tcPr>
          <w:p w14:paraId="16D80BBF"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79475681"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004C5FE2" w14:textId="77777777" w:rsidTr="00955628">
        <w:tc>
          <w:tcPr>
            <w:tcW w:w="1350" w:type="dxa"/>
            <w:vMerge/>
            <w:vAlign w:val="center"/>
          </w:tcPr>
          <w:p w14:paraId="5034A19D" w14:textId="176DA228"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0E28E97E"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3631" w:type="dxa"/>
            <w:vAlign w:val="center"/>
          </w:tcPr>
          <w:p w14:paraId="4E7B3ECD" w14:textId="77777777" w:rsidR="00955628" w:rsidRPr="00266563" w:rsidRDefault="00955628" w:rsidP="001309D7">
            <w:pPr>
              <w:pStyle w:val="NormalWeb"/>
              <w:spacing w:before="0" w:beforeAutospacing="0" w:after="0" w:afterAutospacing="0"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Plot No. 1, Scheme Number 166, Super Corridor Road, Indore, Madhya Pradesh 452005</w:t>
            </w:r>
          </w:p>
        </w:tc>
        <w:tc>
          <w:tcPr>
            <w:tcW w:w="1438" w:type="dxa"/>
            <w:vAlign w:val="center"/>
          </w:tcPr>
          <w:p w14:paraId="69252067"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5058F8C4"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6A65C4EE" w14:textId="77777777" w:rsidTr="00955628">
        <w:tc>
          <w:tcPr>
            <w:tcW w:w="1350" w:type="dxa"/>
            <w:vMerge/>
            <w:vAlign w:val="center"/>
          </w:tcPr>
          <w:p w14:paraId="0D070B11" w14:textId="7B310284"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624033DD"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3631" w:type="dxa"/>
            <w:vAlign w:val="center"/>
          </w:tcPr>
          <w:p w14:paraId="64AC03E5" w14:textId="77777777" w:rsidR="00955628" w:rsidRPr="00266563" w:rsidRDefault="00955628" w:rsidP="001309D7">
            <w:pPr>
              <w:pStyle w:val="NormalWeb"/>
              <w:shd w:val="clear" w:color="auto" w:fill="FFFFFF"/>
              <w:spacing w:before="0" w:beforeAutospacing="0" w:after="0" w:afterAutospacing="0"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 xml:space="preserve">702, 7th Floor, Campus C, RMZ Centennial, Survey No. 74 &amp; 77, </w:t>
            </w:r>
            <w:proofErr w:type="spellStart"/>
            <w:r w:rsidRPr="00266563">
              <w:rPr>
                <w:rFonts w:asciiTheme="minorHAnsi" w:hAnsiTheme="minorHAnsi" w:cstheme="minorHAnsi"/>
                <w:color w:val="000000" w:themeColor="text1"/>
                <w:sz w:val="22"/>
                <w:szCs w:val="22"/>
              </w:rPr>
              <w:t>Doddanakudi</w:t>
            </w:r>
            <w:proofErr w:type="spellEnd"/>
            <w:r w:rsidRPr="00266563">
              <w:rPr>
                <w:rFonts w:asciiTheme="minorHAnsi" w:hAnsiTheme="minorHAnsi" w:cstheme="minorHAnsi"/>
                <w:color w:val="000000" w:themeColor="text1"/>
                <w:sz w:val="22"/>
                <w:szCs w:val="22"/>
              </w:rPr>
              <w:t xml:space="preserve"> Village, </w:t>
            </w:r>
            <w:r w:rsidRPr="00266563">
              <w:rPr>
                <w:rFonts w:asciiTheme="minorHAnsi" w:hAnsiTheme="minorHAnsi" w:cstheme="minorHAnsi"/>
                <w:color w:val="000000" w:themeColor="text1"/>
                <w:sz w:val="22"/>
                <w:szCs w:val="22"/>
              </w:rPr>
              <w:br/>
            </w:r>
            <w:proofErr w:type="spellStart"/>
            <w:r w:rsidRPr="00266563">
              <w:rPr>
                <w:rFonts w:asciiTheme="minorHAnsi" w:hAnsiTheme="minorHAnsi" w:cstheme="minorHAnsi"/>
                <w:color w:val="000000" w:themeColor="text1"/>
                <w:sz w:val="22"/>
                <w:szCs w:val="22"/>
              </w:rPr>
              <w:t>Krishnarajapuram</w:t>
            </w:r>
            <w:proofErr w:type="spellEnd"/>
            <w:r w:rsidRPr="00266563">
              <w:rPr>
                <w:rFonts w:asciiTheme="minorHAnsi" w:hAnsiTheme="minorHAnsi" w:cstheme="minorHAnsi"/>
                <w:color w:val="000000" w:themeColor="text1"/>
                <w:sz w:val="22"/>
                <w:szCs w:val="22"/>
              </w:rPr>
              <w:t xml:space="preserve">, </w:t>
            </w:r>
            <w:proofErr w:type="spellStart"/>
            <w:r w:rsidRPr="00266563">
              <w:rPr>
                <w:rFonts w:asciiTheme="minorHAnsi" w:hAnsiTheme="minorHAnsi" w:cstheme="minorHAnsi"/>
                <w:color w:val="000000" w:themeColor="text1"/>
                <w:sz w:val="22"/>
                <w:szCs w:val="22"/>
              </w:rPr>
              <w:t>Hobli</w:t>
            </w:r>
            <w:proofErr w:type="spellEnd"/>
            <w:r w:rsidRPr="00266563">
              <w:rPr>
                <w:rFonts w:asciiTheme="minorHAnsi" w:hAnsiTheme="minorHAnsi" w:cstheme="minorHAnsi"/>
                <w:color w:val="000000" w:themeColor="text1"/>
                <w:sz w:val="22"/>
                <w:szCs w:val="22"/>
              </w:rPr>
              <w:br/>
              <w:t>Bengaluru, Karnataka 560048</w:t>
            </w:r>
          </w:p>
        </w:tc>
        <w:tc>
          <w:tcPr>
            <w:tcW w:w="1438" w:type="dxa"/>
            <w:vAlign w:val="center"/>
          </w:tcPr>
          <w:p w14:paraId="361E597C"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455BB619"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0E2E5364" w14:textId="77777777" w:rsidTr="00955628">
        <w:tc>
          <w:tcPr>
            <w:tcW w:w="1350" w:type="dxa"/>
            <w:vMerge/>
            <w:vAlign w:val="center"/>
          </w:tcPr>
          <w:p w14:paraId="5D40D539" w14:textId="5E8C8221"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1B40C1BA"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3631" w:type="dxa"/>
            <w:vAlign w:val="center"/>
          </w:tcPr>
          <w:p w14:paraId="34F4EB5F" w14:textId="77777777" w:rsidR="00955628" w:rsidRPr="00266563" w:rsidRDefault="00955628" w:rsidP="001309D7">
            <w:pPr>
              <w:spacing w:line="276" w:lineRule="auto"/>
              <w:rPr>
                <w:rFonts w:asciiTheme="minorHAnsi" w:hAnsiTheme="minorHAnsi" w:cstheme="minorHAnsi"/>
                <w:color w:val="000000" w:themeColor="text1"/>
                <w:sz w:val="22"/>
                <w:szCs w:val="22"/>
              </w:rPr>
            </w:pPr>
            <w:proofErr w:type="spellStart"/>
            <w:r w:rsidRPr="00266563">
              <w:rPr>
                <w:rFonts w:asciiTheme="minorHAnsi" w:hAnsiTheme="minorHAnsi" w:cstheme="minorHAnsi"/>
                <w:color w:val="000000" w:themeColor="text1"/>
                <w:sz w:val="22"/>
                <w:szCs w:val="22"/>
                <w:shd w:val="clear" w:color="auto" w:fill="FFFFFF"/>
              </w:rPr>
              <w:t>Awfis</w:t>
            </w:r>
            <w:proofErr w:type="spellEnd"/>
            <w:r w:rsidRPr="00266563">
              <w:rPr>
                <w:rFonts w:asciiTheme="minorHAnsi" w:hAnsiTheme="minorHAnsi" w:cstheme="minorHAnsi"/>
                <w:color w:val="000000" w:themeColor="text1"/>
                <w:sz w:val="22"/>
                <w:szCs w:val="22"/>
                <w:shd w:val="clear" w:color="auto" w:fill="FFFFFF"/>
              </w:rPr>
              <w:t xml:space="preserve">, Primus Building, Door No. SP – 7A, Guindy Industrial Estate, SIDCO </w:t>
            </w:r>
            <w:r w:rsidRPr="00266563">
              <w:rPr>
                <w:rFonts w:asciiTheme="minorHAnsi" w:hAnsiTheme="minorHAnsi" w:cstheme="minorHAnsi"/>
                <w:color w:val="000000" w:themeColor="text1"/>
                <w:sz w:val="22"/>
                <w:szCs w:val="22"/>
                <w:shd w:val="clear" w:color="auto" w:fill="FFFFFF"/>
              </w:rPr>
              <w:lastRenderedPageBreak/>
              <w:t>Industrial Estate, Guindy Chennai, Tamil Nadu 600032 (Office Space)</w:t>
            </w:r>
          </w:p>
        </w:tc>
        <w:tc>
          <w:tcPr>
            <w:tcW w:w="1438" w:type="dxa"/>
            <w:vAlign w:val="center"/>
          </w:tcPr>
          <w:p w14:paraId="32F67CFF"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3526022D"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365AF401" w14:textId="77777777" w:rsidTr="00955628">
        <w:tc>
          <w:tcPr>
            <w:tcW w:w="1350" w:type="dxa"/>
            <w:vMerge/>
            <w:vAlign w:val="center"/>
          </w:tcPr>
          <w:p w14:paraId="2241CB0B" w14:textId="75491915"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511722D0"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3631" w:type="dxa"/>
            <w:vAlign w:val="center"/>
          </w:tcPr>
          <w:p w14:paraId="1F442DCB" w14:textId="77777777" w:rsidR="00955628" w:rsidRPr="00266563" w:rsidRDefault="00955628" w:rsidP="001309D7">
            <w:pPr>
              <w:pStyle w:val="NormalWeb"/>
              <w:shd w:val="clear" w:color="auto" w:fill="FFFFFF"/>
              <w:spacing w:before="0" w:beforeAutospacing="0" w:after="0" w:afterAutospacing="0"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C/o Sundew Properties Limited (SEZ Developer), Office 1,2,3 &amp; 4 (2nd Office Floor), 6th Floor Building #20, Raheja Mind space, Cyberabad</w:t>
            </w:r>
            <w:r w:rsidRPr="00266563">
              <w:rPr>
                <w:rFonts w:asciiTheme="minorHAnsi" w:hAnsiTheme="minorHAnsi" w:cstheme="minorHAnsi"/>
                <w:color w:val="000000" w:themeColor="text1"/>
                <w:sz w:val="22"/>
                <w:szCs w:val="22"/>
              </w:rPr>
              <w:br/>
              <w:t>Madhapur, Telangana 500081</w:t>
            </w:r>
          </w:p>
        </w:tc>
        <w:tc>
          <w:tcPr>
            <w:tcW w:w="1438" w:type="dxa"/>
            <w:vAlign w:val="center"/>
          </w:tcPr>
          <w:p w14:paraId="159D7A06"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555EF146"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0C7875D0" w14:textId="77777777" w:rsidTr="00955628">
        <w:tc>
          <w:tcPr>
            <w:tcW w:w="1350" w:type="dxa"/>
            <w:vMerge/>
            <w:vAlign w:val="center"/>
          </w:tcPr>
          <w:p w14:paraId="5A4FA194" w14:textId="62158714"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3BF69517"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3631" w:type="dxa"/>
            <w:vAlign w:val="center"/>
          </w:tcPr>
          <w:p w14:paraId="25711985" w14:textId="77777777" w:rsidR="00955628" w:rsidRPr="00266563" w:rsidRDefault="00955628" w:rsidP="001309D7">
            <w:pPr>
              <w:spacing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shd w:val="clear" w:color="auto" w:fill="FFFFFF"/>
              </w:rPr>
              <w:t>C/o Sundew Properties Limited (SEZ Developer), 10th Floor Building #20, Raheja Mind space, Cyberabad, Madhapur, Telangana 500081</w:t>
            </w:r>
          </w:p>
        </w:tc>
        <w:tc>
          <w:tcPr>
            <w:tcW w:w="1438" w:type="dxa"/>
            <w:vAlign w:val="center"/>
          </w:tcPr>
          <w:p w14:paraId="7EECD74F"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5F0CE34A"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0CEB0D8D" w14:textId="77777777" w:rsidTr="00955628">
        <w:tc>
          <w:tcPr>
            <w:tcW w:w="1350" w:type="dxa"/>
            <w:vMerge/>
            <w:vAlign w:val="center"/>
          </w:tcPr>
          <w:p w14:paraId="044C5D92" w14:textId="090CEBCC"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00AE5594"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3631" w:type="dxa"/>
            <w:vAlign w:val="center"/>
          </w:tcPr>
          <w:p w14:paraId="4A1A951B" w14:textId="77777777" w:rsidR="00955628" w:rsidRPr="00266563" w:rsidRDefault="00955628" w:rsidP="001309D7">
            <w:pPr>
              <w:spacing w:line="276" w:lineRule="auto"/>
              <w:rPr>
                <w:rFonts w:asciiTheme="minorHAnsi" w:hAnsiTheme="minorHAnsi" w:cstheme="minorHAnsi"/>
                <w:color w:val="000000" w:themeColor="text1"/>
                <w:sz w:val="22"/>
                <w:szCs w:val="22"/>
              </w:rPr>
            </w:pPr>
            <w:proofErr w:type="spellStart"/>
            <w:r w:rsidRPr="00266563">
              <w:rPr>
                <w:rFonts w:asciiTheme="minorHAnsi" w:hAnsiTheme="minorHAnsi" w:cstheme="minorHAnsi"/>
                <w:color w:val="000000" w:themeColor="text1"/>
                <w:sz w:val="22"/>
                <w:szCs w:val="22"/>
                <w:shd w:val="clear" w:color="auto" w:fill="FFFFFF"/>
              </w:rPr>
              <w:t>UrbanWrk</w:t>
            </w:r>
            <w:proofErr w:type="spellEnd"/>
            <w:r w:rsidRPr="00266563">
              <w:rPr>
                <w:rFonts w:asciiTheme="minorHAnsi" w:hAnsiTheme="minorHAnsi" w:cstheme="minorHAnsi"/>
                <w:color w:val="000000" w:themeColor="text1"/>
                <w:sz w:val="22"/>
                <w:szCs w:val="22"/>
                <w:shd w:val="clear" w:color="auto" w:fill="FFFFFF"/>
              </w:rPr>
              <w:t>, 10th Floor, Building No 10, Raheja Mindspace, Hitech City, Madhapur, Telangana 500081</w:t>
            </w:r>
          </w:p>
        </w:tc>
        <w:tc>
          <w:tcPr>
            <w:tcW w:w="1438" w:type="dxa"/>
            <w:vAlign w:val="center"/>
          </w:tcPr>
          <w:p w14:paraId="78D70525"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6BED6290"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5AB94439" w14:textId="77777777" w:rsidTr="00955628">
        <w:tc>
          <w:tcPr>
            <w:tcW w:w="1350" w:type="dxa"/>
            <w:vMerge/>
            <w:vAlign w:val="center"/>
          </w:tcPr>
          <w:p w14:paraId="3073889B" w14:textId="2414F7E1"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5B4C667E"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3631" w:type="dxa"/>
            <w:vAlign w:val="center"/>
          </w:tcPr>
          <w:p w14:paraId="5D668A4F" w14:textId="77777777" w:rsidR="00955628" w:rsidRPr="00266563" w:rsidRDefault="00955628" w:rsidP="001309D7">
            <w:pPr>
              <w:spacing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shd w:val="clear" w:color="auto" w:fill="FFFFFF"/>
              </w:rPr>
              <w:t xml:space="preserve">Wing A &amp; B, Level 2, Tower No.1, Cyber City, Magarpatta City, </w:t>
            </w:r>
            <w:proofErr w:type="spellStart"/>
            <w:r w:rsidRPr="00266563">
              <w:rPr>
                <w:rFonts w:asciiTheme="minorHAnsi" w:hAnsiTheme="minorHAnsi" w:cstheme="minorHAnsi"/>
                <w:color w:val="000000" w:themeColor="text1"/>
                <w:sz w:val="22"/>
                <w:szCs w:val="22"/>
                <w:shd w:val="clear" w:color="auto" w:fill="FFFFFF"/>
              </w:rPr>
              <w:t>Hadapsur</w:t>
            </w:r>
            <w:proofErr w:type="spellEnd"/>
            <w:r w:rsidRPr="00266563">
              <w:rPr>
                <w:rFonts w:asciiTheme="minorHAnsi" w:hAnsiTheme="minorHAnsi" w:cstheme="minorHAnsi"/>
                <w:color w:val="000000" w:themeColor="text1"/>
                <w:sz w:val="22"/>
                <w:szCs w:val="22"/>
                <w:shd w:val="clear" w:color="auto" w:fill="FFFFFF"/>
              </w:rPr>
              <w:t>, Pune, Maharashtra 411013</w:t>
            </w:r>
          </w:p>
        </w:tc>
        <w:tc>
          <w:tcPr>
            <w:tcW w:w="1438" w:type="dxa"/>
            <w:vAlign w:val="center"/>
          </w:tcPr>
          <w:p w14:paraId="41D4CDBE"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1BE5D216"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6685F3A1" w14:textId="77777777" w:rsidTr="00955628">
        <w:tc>
          <w:tcPr>
            <w:tcW w:w="1350" w:type="dxa"/>
            <w:vMerge/>
            <w:vAlign w:val="center"/>
          </w:tcPr>
          <w:p w14:paraId="107B1B52" w14:textId="1546D1A6"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5DD3DFBF"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3631" w:type="dxa"/>
            <w:vAlign w:val="center"/>
          </w:tcPr>
          <w:p w14:paraId="192DADD7" w14:textId="77777777" w:rsidR="00955628" w:rsidRPr="00266563" w:rsidRDefault="00955628" w:rsidP="001309D7">
            <w:pPr>
              <w:spacing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shd w:val="clear" w:color="auto" w:fill="FFFFFF"/>
              </w:rPr>
              <w:t>Plot No. 23/1, IT &amp; ITES SEZ (MIDC), Rajiv Gandhi InfoTech Park, Hinjewadi, Phase – III, Pune, Maharashtra 411057</w:t>
            </w:r>
          </w:p>
        </w:tc>
        <w:tc>
          <w:tcPr>
            <w:tcW w:w="1438" w:type="dxa"/>
            <w:vAlign w:val="center"/>
          </w:tcPr>
          <w:p w14:paraId="0872CDA7"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37482A27"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74EB6EF4" w14:textId="77777777" w:rsidTr="00955628">
        <w:tc>
          <w:tcPr>
            <w:tcW w:w="1350" w:type="dxa"/>
            <w:vMerge/>
            <w:vAlign w:val="center"/>
          </w:tcPr>
          <w:p w14:paraId="3BE0630C" w14:textId="3B88F5B9"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Align w:val="center"/>
          </w:tcPr>
          <w:p w14:paraId="2A448AFE"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China</w:t>
            </w:r>
          </w:p>
        </w:tc>
        <w:tc>
          <w:tcPr>
            <w:tcW w:w="3631" w:type="dxa"/>
            <w:vAlign w:val="center"/>
          </w:tcPr>
          <w:p w14:paraId="48F91D7C" w14:textId="77777777" w:rsidR="00955628" w:rsidRPr="00266563" w:rsidRDefault="00955628" w:rsidP="001309D7">
            <w:pPr>
              <w:spacing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shd w:val="clear" w:color="auto" w:fill="FFFFFF"/>
              </w:rPr>
              <w:t>Suite 2006 20/F, Hua Qin International Building, 340 Queen’s Road Central, Hong Kong 999077</w:t>
            </w:r>
          </w:p>
        </w:tc>
        <w:tc>
          <w:tcPr>
            <w:tcW w:w="1438" w:type="dxa"/>
            <w:vAlign w:val="center"/>
          </w:tcPr>
          <w:p w14:paraId="17ED0454"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7ACBBBAA"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60AEBBAF" w14:textId="77777777" w:rsidTr="00955628">
        <w:tc>
          <w:tcPr>
            <w:tcW w:w="1350" w:type="dxa"/>
            <w:vMerge/>
            <w:vAlign w:val="center"/>
          </w:tcPr>
          <w:p w14:paraId="070C6CC6" w14:textId="63CFEDBC"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Align w:val="center"/>
          </w:tcPr>
          <w:p w14:paraId="02B58B3A"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Malaysia</w:t>
            </w:r>
          </w:p>
        </w:tc>
        <w:tc>
          <w:tcPr>
            <w:tcW w:w="3631" w:type="dxa"/>
            <w:vAlign w:val="center"/>
          </w:tcPr>
          <w:p w14:paraId="79560125" w14:textId="77777777" w:rsidR="00955628" w:rsidRPr="00266563" w:rsidRDefault="00955628" w:rsidP="001309D7">
            <w:pPr>
              <w:spacing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shd w:val="clear" w:color="auto" w:fill="FFFFFF"/>
              </w:rPr>
              <w:t xml:space="preserve">C-05-02 , C-05-3A, C-05-10,C-05-12, </w:t>
            </w:r>
            <w:proofErr w:type="spellStart"/>
            <w:r w:rsidRPr="00266563">
              <w:rPr>
                <w:rFonts w:asciiTheme="minorHAnsi" w:hAnsiTheme="minorHAnsi" w:cstheme="minorHAnsi"/>
                <w:color w:val="000000" w:themeColor="text1"/>
                <w:sz w:val="22"/>
                <w:szCs w:val="22"/>
                <w:shd w:val="clear" w:color="auto" w:fill="FFFFFF"/>
              </w:rPr>
              <w:t>iTech</w:t>
            </w:r>
            <w:proofErr w:type="spellEnd"/>
            <w:r w:rsidRPr="00266563">
              <w:rPr>
                <w:rFonts w:asciiTheme="minorHAnsi" w:hAnsiTheme="minorHAnsi" w:cstheme="minorHAnsi"/>
                <w:color w:val="000000" w:themeColor="text1"/>
                <w:sz w:val="22"/>
                <w:szCs w:val="22"/>
                <w:shd w:val="clear" w:color="auto" w:fill="FFFFFF"/>
              </w:rPr>
              <w:t xml:space="preserve"> Tower, Jalan Impact, Cyber 6, Cyberjaya, Selangor Darul Ehsan 63000</w:t>
            </w:r>
          </w:p>
        </w:tc>
        <w:tc>
          <w:tcPr>
            <w:tcW w:w="1438" w:type="dxa"/>
            <w:vAlign w:val="center"/>
          </w:tcPr>
          <w:p w14:paraId="7376EFD3"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34DB6B43"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47A83FC2" w14:textId="77777777" w:rsidTr="00955628">
        <w:tc>
          <w:tcPr>
            <w:tcW w:w="1350" w:type="dxa"/>
            <w:vMerge/>
            <w:vAlign w:val="center"/>
          </w:tcPr>
          <w:p w14:paraId="2A631A51" w14:textId="5CE36228"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Align w:val="center"/>
          </w:tcPr>
          <w:p w14:paraId="36F564ED"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Singapore</w:t>
            </w:r>
          </w:p>
        </w:tc>
        <w:tc>
          <w:tcPr>
            <w:tcW w:w="3631" w:type="dxa"/>
            <w:vAlign w:val="center"/>
          </w:tcPr>
          <w:p w14:paraId="1575085B" w14:textId="77777777" w:rsidR="00955628" w:rsidRPr="00266563" w:rsidRDefault="00955628" w:rsidP="001309D7">
            <w:pPr>
              <w:spacing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shd w:val="clear" w:color="auto" w:fill="FFFFFF"/>
              </w:rPr>
              <w:t>17 Phillip Street, #05-01 Grand Building, Singapore 048695</w:t>
            </w:r>
          </w:p>
        </w:tc>
        <w:tc>
          <w:tcPr>
            <w:tcW w:w="1438" w:type="dxa"/>
            <w:vAlign w:val="center"/>
          </w:tcPr>
          <w:p w14:paraId="45CE4C05"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1647482A"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0722FB26" w14:textId="77777777" w:rsidTr="00955628">
        <w:tc>
          <w:tcPr>
            <w:tcW w:w="1350" w:type="dxa"/>
            <w:vMerge/>
            <w:vAlign w:val="center"/>
          </w:tcPr>
          <w:p w14:paraId="1CA2E0C7" w14:textId="38089E3D"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Align w:val="center"/>
          </w:tcPr>
          <w:p w14:paraId="2F95E9F7"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Thailand</w:t>
            </w:r>
          </w:p>
        </w:tc>
        <w:tc>
          <w:tcPr>
            <w:tcW w:w="3631" w:type="dxa"/>
            <w:vAlign w:val="center"/>
          </w:tcPr>
          <w:p w14:paraId="438A8F6D" w14:textId="77777777" w:rsidR="00955628" w:rsidRPr="00266563" w:rsidRDefault="00955628" w:rsidP="001309D7">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 xml:space="preserve">87/1 Capital Tower, All Seasons Place, 16th Floor, Unit 1603 -6, Wireless Road, </w:t>
            </w:r>
            <w:proofErr w:type="spellStart"/>
            <w:r w:rsidRPr="00266563">
              <w:rPr>
                <w:rFonts w:asciiTheme="minorHAnsi" w:hAnsiTheme="minorHAnsi" w:cstheme="minorHAnsi"/>
                <w:color w:val="000000" w:themeColor="text1"/>
                <w:sz w:val="22"/>
                <w:szCs w:val="22"/>
                <w:shd w:val="clear" w:color="auto" w:fill="FFFFFF"/>
              </w:rPr>
              <w:t>Lumpini</w:t>
            </w:r>
            <w:proofErr w:type="spellEnd"/>
            <w:r w:rsidRPr="00266563">
              <w:rPr>
                <w:rFonts w:asciiTheme="minorHAnsi" w:hAnsiTheme="minorHAnsi" w:cstheme="minorHAnsi"/>
                <w:color w:val="000000" w:themeColor="text1"/>
                <w:sz w:val="22"/>
                <w:szCs w:val="22"/>
                <w:shd w:val="clear" w:color="auto" w:fill="FFFFFF"/>
              </w:rPr>
              <w:t xml:space="preserve"> Sub-district</w:t>
            </w:r>
            <w:r w:rsidRPr="00266563">
              <w:rPr>
                <w:rFonts w:asciiTheme="minorHAnsi" w:hAnsiTheme="minorHAnsi" w:cstheme="minorHAnsi"/>
                <w:color w:val="000000" w:themeColor="text1"/>
                <w:sz w:val="22"/>
                <w:szCs w:val="22"/>
              </w:rPr>
              <w:br/>
            </w:r>
            <w:proofErr w:type="spellStart"/>
            <w:r w:rsidRPr="00266563">
              <w:rPr>
                <w:rFonts w:asciiTheme="minorHAnsi" w:hAnsiTheme="minorHAnsi" w:cstheme="minorHAnsi"/>
                <w:color w:val="000000" w:themeColor="text1"/>
                <w:sz w:val="22"/>
                <w:szCs w:val="22"/>
                <w:shd w:val="clear" w:color="auto" w:fill="FFFFFF"/>
              </w:rPr>
              <w:t>Pathumwan</w:t>
            </w:r>
            <w:proofErr w:type="spellEnd"/>
            <w:r w:rsidRPr="00266563">
              <w:rPr>
                <w:rFonts w:asciiTheme="minorHAnsi" w:hAnsiTheme="minorHAnsi" w:cstheme="minorHAnsi"/>
                <w:color w:val="000000" w:themeColor="text1"/>
                <w:sz w:val="22"/>
                <w:szCs w:val="22"/>
                <w:shd w:val="clear" w:color="auto" w:fill="FFFFFF"/>
              </w:rPr>
              <w:t xml:space="preserve"> District, Bangkok, Thailand 10330</w:t>
            </w:r>
          </w:p>
        </w:tc>
        <w:tc>
          <w:tcPr>
            <w:tcW w:w="1438" w:type="dxa"/>
            <w:vAlign w:val="center"/>
          </w:tcPr>
          <w:p w14:paraId="35AD2BCE"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4F764431"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32F81259" w14:textId="77777777" w:rsidTr="00955628">
        <w:tc>
          <w:tcPr>
            <w:tcW w:w="1350" w:type="dxa"/>
            <w:vMerge w:val="restart"/>
            <w:vAlign w:val="center"/>
          </w:tcPr>
          <w:p w14:paraId="65FDC1FF" w14:textId="7D50B700" w:rsidR="00955628" w:rsidRPr="00955628" w:rsidRDefault="00955628" w:rsidP="001309D7">
            <w:pPr>
              <w:spacing w:line="276" w:lineRule="auto"/>
              <w:jc w:val="center"/>
              <w:rPr>
                <w:rFonts w:asciiTheme="minorHAnsi" w:hAnsiTheme="minorHAnsi" w:cstheme="minorHAnsi"/>
                <w:b/>
                <w:bCs/>
                <w:color w:val="000000" w:themeColor="text1"/>
                <w:sz w:val="22"/>
                <w:szCs w:val="22"/>
              </w:rPr>
            </w:pPr>
            <w:r w:rsidRPr="00955628">
              <w:rPr>
                <w:rFonts w:asciiTheme="minorHAnsi" w:hAnsiTheme="minorHAnsi" w:cstheme="minorHAnsi"/>
                <w:b/>
                <w:bCs/>
                <w:color w:val="000000" w:themeColor="text1"/>
                <w:sz w:val="22"/>
                <w:szCs w:val="22"/>
              </w:rPr>
              <w:t>Australia</w:t>
            </w:r>
          </w:p>
        </w:tc>
        <w:tc>
          <w:tcPr>
            <w:tcW w:w="1229" w:type="dxa"/>
            <w:vMerge w:val="restart"/>
            <w:vAlign w:val="center"/>
          </w:tcPr>
          <w:p w14:paraId="5308387D"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Australia</w:t>
            </w:r>
          </w:p>
        </w:tc>
        <w:tc>
          <w:tcPr>
            <w:tcW w:w="3631" w:type="dxa"/>
            <w:vAlign w:val="center"/>
          </w:tcPr>
          <w:p w14:paraId="33482197" w14:textId="77777777" w:rsidR="00955628" w:rsidRPr="00266563" w:rsidRDefault="00955628" w:rsidP="001309D7">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C/o Crown Corporate Services, Level 35, Tower One, Barangaroo, Sydney, New South Wales 2000</w:t>
            </w:r>
          </w:p>
        </w:tc>
        <w:tc>
          <w:tcPr>
            <w:tcW w:w="1438" w:type="dxa"/>
            <w:vAlign w:val="center"/>
          </w:tcPr>
          <w:p w14:paraId="713D7CC9"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shd w:val="clear" w:color="auto" w:fill="FFFFFF"/>
              </w:rPr>
              <w:t>Corporate Office</w:t>
            </w:r>
          </w:p>
        </w:tc>
        <w:tc>
          <w:tcPr>
            <w:tcW w:w="1115" w:type="dxa"/>
            <w:vAlign w:val="center"/>
          </w:tcPr>
          <w:p w14:paraId="5EE9308A"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2AC84856" w14:textId="77777777" w:rsidTr="00955628">
        <w:tc>
          <w:tcPr>
            <w:tcW w:w="1350" w:type="dxa"/>
            <w:vMerge/>
            <w:vAlign w:val="center"/>
          </w:tcPr>
          <w:p w14:paraId="71E4AF9A" w14:textId="3D961657"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6D31ADE4"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3631" w:type="dxa"/>
            <w:vAlign w:val="center"/>
          </w:tcPr>
          <w:p w14:paraId="7255F1D0" w14:textId="77777777" w:rsidR="00955628" w:rsidRPr="00266563" w:rsidRDefault="00955628" w:rsidP="001309D7">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Level 5/121 King William St, Adelaide, South Australia 5000</w:t>
            </w:r>
          </w:p>
        </w:tc>
        <w:tc>
          <w:tcPr>
            <w:tcW w:w="1438" w:type="dxa"/>
            <w:vAlign w:val="center"/>
          </w:tcPr>
          <w:p w14:paraId="662AAB5A"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0DFC8007"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06BD033A" w14:textId="77777777" w:rsidTr="00955628">
        <w:tc>
          <w:tcPr>
            <w:tcW w:w="1350" w:type="dxa"/>
            <w:vMerge/>
            <w:vAlign w:val="center"/>
          </w:tcPr>
          <w:p w14:paraId="608BE322" w14:textId="619A592C"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71956BA9"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3631" w:type="dxa"/>
            <w:vAlign w:val="center"/>
          </w:tcPr>
          <w:p w14:paraId="7A6FF7CF" w14:textId="77777777" w:rsidR="00955628" w:rsidRPr="00266563" w:rsidRDefault="00955628" w:rsidP="001309D7">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22nd Floor, Northbank Plaza, 69 Ann Street, Brisbane, Queensland 4000</w:t>
            </w:r>
          </w:p>
        </w:tc>
        <w:tc>
          <w:tcPr>
            <w:tcW w:w="1438" w:type="dxa"/>
            <w:vAlign w:val="center"/>
          </w:tcPr>
          <w:p w14:paraId="3482C81F"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184413EC"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13097F89" w14:textId="77777777" w:rsidTr="00955628">
        <w:tc>
          <w:tcPr>
            <w:tcW w:w="1350" w:type="dxa"/>
            <w:vMerge/>
            <w:vAlign w:val="center"/>
          </w:tcPr>
          <w:p w14:paraId="1C318E48" w14:textId="0A254FED"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342C1B33"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3631" w:type="dxa"/>
            <w:vAlign w:val="center"/>
          </w:tcPr>
          <w:p w14:paraId="28945807" w14:textId="77777777" w:rsidR="00955628" w:rsidRPr="00266563" w:rsidRDefault="00955628" w:rsidP="001309D7">
            <w:pPr>
              <w:pStyle w:val="NormalWeb"/>
              <w:shd w:val="clear" w:color="auto" w:fill="FFFFFF"/>
              <w:spacing w:before="0" w:beforeAutospacing="0" w:after="0" w:afterAutospacing="0"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 xml:space="preserve">Rialto, Level 27, South Tower, 525, </w:t>
            </w:r>
            <w:r w:rsidRPr="00266563">
              <w:rPr>
                <w:rFonts w:asciiTheme="minorHAnsi" w:hAnsiTheme="minorHAnsi" w:cstheme="minorHAnsi"/>
                <w:color w:val="000000" w:themeColor="text1"/>
                <w:sz w:val="22"/>
                <w:szCs w:val="22"/>
              </w:rPr>
              <w:lastRenderedPageBreak/>
              <w:t>Collins Street, Melbourne, Victoria 3000</w:t>
            </w:r>
          </w:p>
        </w:tc>
        <w:tc>
          <w:tcPr>
            <w:tcW w:w="1438" w:type="dxa"/>
            <w:vAlign w:val="center"/>
          </w:tcPr>
          <w:p w14:paraId="5E01D23E"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06EB7C3A"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30518D08" w14:textId="77777777" w:rsidTr="00955628">
        <w:tc>
          <w:tcPr>
            <w:tcW w:w="1350" w:type="dxa"/>
            <w:vMerge/>
            <w:vAlign w:val="center"/>
          </w:tcPr>
          <w:p w14:paraId="6E6E62AA" w14:textId="77234C9B"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1BCC00EE"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3631" w:type="dxa"/>
            <w:vAlign w:val="center"/>
          </w:tcPr>
          <w:p w14:paraId="1C7CA6AB" w14:textId="77777777" w:rsidR="00955628" w:rsidRPr="00266563" w:rsidRDefault="00955628" w:rsidP="001309D7">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Level 27, St Martins Tower, 44 St Georges Terrace, Perth, Western Australia 6000</w:t>
            </w:r>
          </w:p>
        </w:tc>
        <w:tc>
          <w:tcPr>
            <w:tcW w:w="1438" w:type="dxa"/>
            <w:vAlign w:val="center"/>
          </w:tcPr>
          <w:p w14:paraId="7512A5CA"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676F3502"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70D0077B" w14:textId="77777777" w:rsidTr="00955628">
        <w:tc>
          <w:tcPr>
            <w:tcW w:w="1350" w:type="dxa"/>
            <w:vMerge w:val="restart"/>
            <w:vAlign w:val="center"/>
          </w:tcPr>
          <w:p w14:paraId="7A3D2ED0" w14:textId="336B04CD" w:rsidR="00955628" w:rsidRPr="00955628" w:rsidRDefault="00955628" w:rsidP="001309D7">
            <w:pPr>
              <w:spacing w:line="276" w:lineRule="auto"/>
              <w:jc w:val="center"/>
              <w:rPr>
                <w:rFonts w:asciiTheme="minorHAnsi" w:hAnsiTheme="minorHAnsi" w:cstheme="minorHAnsi"/>
                <w:b/>
                <w:bCs/>
                <w:color w:val="000000" w:themeColor="text1"/>
                <w:sz w:val="22"/>
                <w:szCs w:val="22"/>
              </w:rPr>
            </w:pPr>
            <w:r w:rsidRPr="00955628">
              <w:rPr>
                <w:rFonts w:asciiTheme="minorHAnsi" w:hAnsiTheme="minorHAnsi" w:cstheme="minorHAnsi"/>
                <w:b/>
                <w:bCs/>
                <w:color w:val="000000" w:themeColor="text1"/>
                <w:sz w:val="22"/>
                <w:szCs w:val="22"/>
              </w:rPr>
              <w:t>Europe</w:t>
            </w:r>
          </w:p>
        </w:tc>
        <w:tc>
          <w:tcPr>
            <w:tcW w:w="1229" w:type="dxa"/>
            <w:vAlign w:val="center"/>
          </w:tcPr>
          <w:p w14:paraId="1839D794"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Finland</w:t>
            </w:r>
          </w:p>
        </w:tc>
        <w:tc>
          <w:tcPr>
            <w:tcW w:w="3631" w:type="dxa"/>
            <w:vAlign w:val="center"/>
          </w:tcPr>
          <w:p w14:paraId="46CB2281" w14:textId="77777777" w:rsidR="00955628" w:rsidRPr="00266563" w:rsidRDefault="00955628" w:rsidP="001309D7">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 xml:space="preserve">Bertel </w:t>
            </w:r>
            <w:proofErr w:type="spellStart"/>
            <w:r w:rsidRPr="00266563">
              <w:rPr>
                <w:rFonts w:asciiTheme="minorHAnsi" w:hAnsiTheme="minorHAnsi" w:cstheme="minorHAnsi"/>
                <w:color w:val="000000" w:themeColor="text1"/>
                <w:sz w:val="22"/>
                <w:szCs w:val="22"/>
                <w:shd w:val="clear" w:color="auto" w:fill="FFFFFF"/>
              </w:rPr>
              <w:t>Jungin</w:t>
            </w:r>
            <w:proofErr w:type="spellEnd"/>
            <w:r w:rsidRPr="00266563">
              <w:rPr>
                <w:rFonts w:asciiTheme="minorHAnsi" w:hAnsiTheme="minorHAnsi" w:cstheme="minorHAnsi"/>
                <w:color w:val="000000" w:themeColor="text1"/>
                <w:sz w:val="22"/>
                <w:szCs w:val="22"/>
                <w:shd w:val="clear" w:color="auto" w:fill="FFFFFF"/>
              </w:rPr>
              <w:t xml:space="preserve"> </w:t>
            </w:r>
            <w:proofErr w:type="spellStart"/>
            <w:r w:rsidRPr="00266563">
              <w:rPr>
                <w:rFonts w:asciiTheme="minorHAnsi" w:hAnsiTheme="minorHAnsi" w:cstheme="minorHAnsi"/>
                <w:color w:val="000000" w:themeColor="text1"/>
                <w:sz w:val="22"/>
                <w:szCs w:val="22"/>
                <w:shd w:val="clear" w:color="auto" w:fill="FFFFFF"/>
              </w:rPr>
              <w:t>aukio</w:t>
            </w:r>
            <w:proofErr w:type="spellEnd"/>
            <w:r w:rsidRPr="00266563">
              <w:rPr>
                <w:rFonts w:asciiTheme="minorHAnsi" w:hAnsiTheme="minorHAnsi" w:cstheme="minorHAnsi"/>
                <w:color w:val="000000" w:themeColor="text1"/>
                <w:sz w:val="22"/>
                <w:szCs w:val="22"/>
                <w:shd w:val="clear" w:color="auto" w:fill="FFFFFF"/>
              </w:rPr>
              <w:t xml:space="preserve"> 5, Espoo, Southern Finland province 02600</w:t>
            </w:r>
          </w:p>
        </w:tc>
        <w:tc>
          <w:tcPr>
            <w:tcW w:w="1438" w:type="dxa"/>
            <w:vAlign w:val="center"/>
          </w:tcPr>
          <w:p w14:paraId="79F792E4"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29CB217A"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6D865C31" w14:textId="77777777" w:rsidTr="00955628">
        <w:tc>
          <w:tcPr>
            <w:tcW w:w="1350" w:type="dxa"/>
            <w:vMerge/>
            <w:vAlign w:val="center"/>
          </w:tcPr>
          <w:p w14:paraId="77BBE26E" w14:textId="42A7B48B"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Align w:val="center"/>
          </w:tcPr>
          <w:p w14:paraId="7DEA93C3"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Germany</w:t>
            </w:r>
          </w:p>
        </w:tc>
        <w:tc>
          <w:tcPr>
            <w:tcW w:w="3631" w:type="dxa"/>
            <w:vAlign w:val="center"/>
          </w:tcPr>
          <w:p w14:paraId="766D194B" w14:textId="77777777" w:rsidR="00955628" w:rsidRPr="00266563" w:rsidRDefault="00955628" w:rsidP="001309D7">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Konrad-</w:t>
            </w:r>
            <w:proofErr w:type="spellStart"/>
            <w:r w:rsidRPr="00266563">
              <w:rPr>
                <w:rFonts w:asciiTheme="minorHAnsi" w:hAnsiTheme="minorHAnsi" w:cstheme="minorHAnsi"/>
                <w:color w:val="000000" w:themeColor="text1"/>
                <w:sz w:val="22"/>
                <w:szCs w:val="22"/>
                <w:shd w:val="clear" w:color="auto" w:fill="FFFFFF"/>
              </w:rPr>
              <w:t>Zuse</w:t>
            </w:r>
            <w:proofErr w:type="spellEnd"/>
            <w:r w:rsidRPr="00266563">
              <w:rPr>
                <w:rFonts w:asciiTheme="minorHAnsi" w:hAnsiTheme="minorHAnsi" w:cstheme="minorHAnsi"/>
                <w:color w:val="000000" w:themeColor="text1"/>
                <w:sz w:val="22"/>
                <w:szCs w:val="22"/>
                <w:shd w:val="clear" w:color="auto" w:fill="FFFFFF"/>
              </w:rPr>
              <w:t>-Ring 28, Mannheim, Baden-Württemberg, 68163</w:t>
            </w:r>
          </w:p>
        </w:tc>
        <w:tc>
          <w:tcPr>
            <w:tcW w:w="1438" w:type="dxa"/>
            <w:vAlign w:val="center"/>
          </w:tcPr>
          <w:p w14:paraId="52703DB1"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36FB9B6C"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4867ADA4" w14:textId="77777777" w:rsidTr="00955628">
        <w:tc>
          <w:tcPr>
            <w:tcW w:w="1350" w:type="dxa"/>
            <w:vMerge/>
            <w:vAlign w:val="center"/>
          </w:tcPr>
          <w:p w14:paraId="568BBB76" w14:textId="59A57ED1"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Merge w:val="restart"/>
            <w:vAlign w:val="center"/>
          </w:tcPr>
          <w:p w14:paraId="49A37ADA"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Netherland</w:t>
            </w:r>
          </w:p>
        </w:tc>
        <w:tc>
          <w:tcPr>
            <w:tcW w:w="3631" w:type="dxa"/>
            <w:vAlign w:val="center"/>
          </w:tcPr>
          <w:p w14:paraId="47268A65" w14:textId="77777777" w:rsidR="00955628" w:rsidRPr="00266563" w:rsidRDefault="00955628" w:rsidP="001309D7">
            <w:pPr>
              <w:spacing w:line="276" w:lineRule="auto"/>
              <w:rPr>
                <w:rFonts w:asciiTheme="minorHAnsi" w:hAnsiTheme="minorHAnsi" w:cstheme="minorHAnsi"/>
                <w:color w:val="000000" w:themeColor="text1"/>
                <w:sz w:val="22"/>
                <w:szCs w:val="22"/>
                <w:shd w:val="clear" w:color="auto" w:fill="FFFFFF"/>
              </w:rPr>
            </w:pPr>
            <w:proofErr w:type="spellStart"/>
            <w:r w:rsidRPr="00266563">
              <w:rPr>
                <w:rFonts w:asciiTheme="minorHAnsi" w:hAnsiTheme="minorHAnsi" w:cstheme="minorHAnsi"/>
                <w:color w:val="000000" w:themeColor="text1"/>
                <w:sz w:val="22"/>
                <w:szCs w:val="22"/>
                <w:shd w:val="clear" w:color="auto" w:fill="FFFFFF"/>
              </w:rPr>
              <w:t>Prinsengracht</w:t>
            </w:r>
            <w:proofErr w:type="spellEnd"/>
            <w:r w:rsidRPr="00266563">
              <w:rPr>
                <w:rFonts w:asciiTheme="minorHAnsi" w:hAnsiTheme="minorHAnsi" w:cstheme="minorHAnsi"/>
                <w:color w:val="000000" w:themeColor="text1"/>
                <w:sz w:val="22"/>
                <w:szCs w:val="22"/>
                <w:shd w:val="clear" w:color="auto" w:fill="FFFFFF"/>
              </w:rPr>
              <w:t xml:space="preserve"> 697-2, Amsterdam, North Holland 1017 JV</w:t>
            </w:r>
          </w:p>
        </w:tc>
        <w:tc>
          <w:tcPr>
            <w:tcW w:w="1438" w:type="dxa"/>
            <w:vAlign w:val="center"/>
          </w:tcPr>
          <w:p w14:paraId="2C9822A7"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637631F7"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7BE33B6E" w14:textId="77777777" w:rsidTr="00955628">
        <w:tc>
          <w:tcPr>
            <w:tcW w:w="1350" w:type="dxa"/>
            <w:vMerge/>
            <w:vAlign w:val="center"/>
          </w:tcPr>
          <w:p w14:paraId="4C7D4F68" w14:textId="211A0754"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7E5C3905"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3631" w:type="dxa"/>
            <w:vAlign w:val="center"/>
          </w:tcPr>
          <w:p w14:paraId="4D99CC19" w14:textId="77777777" w:rsidR="00955628" w:rsidRPr="00266563" w:rsidRDefault="00955628" w:rsidP="001309D7">
            <w:pPr>
              <w:spacing w:line="276" w:lineRule="auto"/>
              <w:rPr>
                <w:rFonts w:asciiTheme="minorHAnsi" w:hAnsiTheme="minorHAnsi" w:cstheme="minorHAnsi"/>
                <w:color w:val="000000" w:themeColor="text1"/>
                <w:sz w:val="22"/>
                <w:szCs w:val="22"/>
                <w:shd w:val="clear" w:color="auto" w:fill="FFFFFF"/>
              </w:rPr>
            </w:pPr>
            <w:proofErr w:type="spellStart"/>
            <w:r w:rsidRPr="00266563">
              <w:rPr>
                <w:rFonts w:asciiTheme="minorHAnsi" w:hAnsiTheme="minorHAnsi" w:cstheme="minorHAnsi"/>
                <w:color w:val="000000" w:themeColor="text1"/>
                <w:sz w:val="22"/>
                <w:szCs w:val="22"/>
                <w:shd w:val="clear" w:color="auto" w:fill="FFFFFF"/>
              </w:rPr>
              <w:t>Hullenberweg</w:t>
            </w:r>
            <w:proofErr w:type="spellEnd"/>
            <w:r w:rsidRPr="00266563">
              <w:rPr>
                <w:rFonts w:asciiTheme="minorHAnsi" w:hAnsiTheme="minorHAnsi" w:cstheme="minorHAnsi"/>
                <w:color w:val="000000" w:themeColor="text1"/>
                <w:sz w:val="22"/>
                <w:szCs w:val="22"/>
                <w:shd w:val="clear" w:color="auto" w:fill="FFFFFF"/>
              </w:rPr>
              <w:t xml:space="preserve"> 278-308, Amsterdam, North Holland 1101 BV</w:t>
            </w:r>
          </w:p>
        </w:tc>
        <w:tc>
          <w:tcPr>
            <w:tcW w:w="1438" w:type="dxa"/>
            <w:vAlign w:val="center"/>
          </w:tcPr>
          <w:p w14:paraId="2037AD35"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12FC80BB"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5AD8C9D9" w14:textId="77777777" w:rsidTr="00955628">
        <w:tc>
          <w:tcPr>
            <w:tcW w:w="1350" w:type="dxa"/>
            <w:vMerge/>
            <w:vAlign w:val="center"/>
          </w:tcPr>
          <w:p w14:paraId="576BDF53" w14:textId="4907B475"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Align w:val="center"/>
          </w:tcPr>
          <w:p w14:paraId="60635070"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Poland</w:t>
            </w:r>
          </w:p>
        </w:tc>
        <w:tc>
          <w:tcPr>
            <w:tcW w:w="3631" w:type="dxa"/>
            <w:vAlign w:val="center"/>
          </w:tcPr>
          <w:p w14:paraId="0BCC8D47" w14:textId="77777777" w:rsidR="00955628" w:rsidRPr="00266563" w:rsidRDefault="00955628" w:rsidP="001309D7">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 xml:space="preserve">ul. </w:t>
            </w:r>
            <w:proofErr w:type="spellStart"/>
            <w:r w:rsidRPr="00266563">
              <w:rPr>
                <w:rFonts w:asciiTheme="minorHAnsi" w:hAnsiTheme="minorHAnsi" w:cstheme="minorHAnsi"/>
                <w:color w:val="000000" w:themeColor="text1"/>
                <w:sz w:val="22"/>
                <w:szCs w:val="22"/>
                <w:shd w:val="clear" w:color="auto" w:fill="FFFFFF"/>
              </w:rPr>
              <w:t>Domaniewska</w:t>
            </w:r>
            <w:proofErr w:type="spellEnd"/>
            <w:r w:rsidRPr="00266563">
              <w:rPr>
                <w:rFonts w:asciiTheme="minorHAnsi" w:hAnsiTheme="minorHAnsi" w:cstheme="minorHAnsi"/>
                <w:color w:val="000000" w:themeColor="text1"/>
                <w:sz w:val="22"/>
                <w:szCs w:val="22"/>
                <w:shd w:val="clear" w:color="auto" w:fill="FFFFFF"/>
              </w:rPr>
              <w:t xml:space="preserve"> 37, Warszawa, Poland 02-672</w:t>
            </w:r>
          </w:p>
        </w:tc>
        <w:tc>
          <w:tcPr>
            <w:tcW w:w="1438" w:type="dxa"/>
            <w:vAlign w:val="center"/>
          </w:tcPr>
          <w:p w14:paraId="415495E3"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65070F09"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0F2DA62D" w14:textId="77777777" w:rsidTr="00955628">
        <w:tc>
          <w:tcPr>
            <w:tcW w:w="1350" w:type="dxa"/>
            <w:vMerge/>
            <w:vAlign w:val="center"/>
          </w:tcPr>
          <w:p w14:paraId="49C47428" w14:textId="2CC48BF0"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Align w:val="center"/>
          </w:tcPr>
          <w:p w14:paraId="10A8F2B5"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Romania</w:t>
            </w:r>
          </w:p>
        </w:tc>
        <w:tc>
          <w:tcPr>
            <w:tcW w:w="3631" w:type="dxa"/>
            <w:vAlign w:val="center"/>
          </w:tcPr>
          <w:p w14:paraId="413A7A92" w14:textId="77777777" w:rsidR="00955628" w:rsidRPr="00266563" w:rsidRDefault="00955628" w:rsidP="001309D7">
            <w:pPr>
              <w:spacing w:line="276" w:lineRule="auto"/>
              <w:rPr>
                <w:rFonts w:asciiTheme="minorHAnsi" w:hAnsiTheme="minorHAnsi" w:cstheme="minorHAnsi"/>
                <w:color w:val="000000" w:themeColor="text1"/>
                <w:sz w:val="22"/>
                <w:szCs w:val="22"/>
                <w:shd w:val="clear" w:color="auto" w:fill="FFFFFF"/>
              </w:rPr>
            </w:pPr>
            <w:proofErr w:type="spellStart"/>
            <w:r w:rsidRPr="00266563">
              <w:rPr>
                <w:rFonts w:asciiTheme="minorHAnsi" w:hAnsiTheme="minorHAnsi" w:cstheme="minorHAnsi"/>
                <w:color w:val="000000" w:themeColor="text1"/>
                <w:sz w:val="22"/>
                <w:szCs w:val="22"/>
                <w:shd w:val="clear" w:color="auto" w:fill="FFFFFF"/>
              </w:rPr>
              <w:t>Soseaua</w:t>
            </w:r>
            <w:proofErr w:type="spellEnd"/>
            <w:r w:rsidRPr="00266563">
              <w:rPr>
                <w:rFonts w:asciiTheme="minorHAnsi" w:hAnsiTheme="minorHAnsi" w:cstheme="minorHAnsi"/>
                <w:color w:val="000000" w:themeColor="text1"/>
                <w:sz w:val="22"/>
                <w:szCs w:val="22"/>
                <w:shd w:val="clear" w:color="auto" w:fill="FFFFFF"/>
              </w:rPr>
              <w:t xml:space="preserve"> Mihai </w:t>
            </w:r>
            <w:proofErr w:type="spellStart"/>
            <w:r w:rsidRPr="00266563">
              <w:rPr>
                <w:rFonts w:asciiTheme="minorHAnsi" w:hAnsiTheme="minorHAnsi" w:cstheme="minorHAnsi"/>
                <w:color w:val="000000" w:themeColor="text1"/>
                <w:sz w:val="22"/>
                <w:szCs w:val="22"/>
                <w:shd w:val="clear" w:color="auto" w:fill="FFFFFF"/>
              </w:rPr>
              <w:t>Bravu</w:t>
            </w:r>
            <w:proofErr w:type="spellEnd"/>
            <w:r w:rsidRPr="00266563">
              <w:rPr>
                <w:rFonts w:asciiTheme="minorHAnsi" w:hAnsiTheme="minorHAnsi" w:cstheme="minorHAnsi"/>
                <w:color w:val="000000" w:themeColor="text1"/>
                <w:sz w:val="22"/>
                <w:szCs w:val="22"/>
                <w:shd w:val="clear" w:color="auto" w:fill="FFFFFF"/>
              </w:rPr>
              <w:t xml:space="preserve"> n </w:t>
            </w:r>
            <w:proofErr w:type="spellStart"/>
            <w:r w:rsidRPr="00266563">
              <w:rPr>
                <w:rFonts w:asciiTheme="minorHAnsi" w:hAnsiTheme="minorHAnsi" w:cstheme="minorHAnsi"/>
                <w:color w:val="000000" w:themeColor="text1"/>
                <w:sz w:val="22"/>
                <w:szCs w:val="22"/>
                <w:shd w:val="clear" w:color="auto" w:fill="FFFFFF"/>
              </w:rPr>
              <w:t>Subsol</w:t>
            </w:r>
            <w:proofErr w:type="spellEnd"/>
            <w:r w:rsidRPr="00266563">
              <w:rPr>
                <w:rFonts w:asciiTheme="minorHAnsi" w:hAnsiTheme="minorHAnsi" w:cstheme="minorHAnsi"/>
                <w:color w:val="000000" w:themeColor="text1"/>
                <w:sz w:val="22"/>
                <w:szCs w:val="22"/>
                <w:shd w:val="clear" w:color="auto" w:fill="FFFFFF"/>
              </w:rPr>
              <w:t>, Modul S083, Sector 3, Bucharest, Southeastern Romania</w:t>
            </w:r>
          </w:p>
        </w:tc>
        <w:tc>
          <w:tcPr>
            <w:tcW w:w="1438" w:type="dxa"/>
            <w:vAlign w:val="center"/>
          </w:tcPr>
          <w:p w14:paraId="7B7CF74C"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04280AA9"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365DF15C" w14:textId="77777777" w:rsidTr="00955628">
        <w:tc>
          <w:tcPr>
            <w:tcW w:w="1350" w:type="dxa"/>
            <w:vMerge/>
            <w:vAlign w:val="center"/>
          </w:tcPr>
          <w:p w14:paraId="654CC956" w14:textId="378E5934"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Align w:val="center"/>
          </w:tcPr>
          <w:p w14:paraId="4DD4E2E6"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roofErr w:type="spellStart"/>
            <w:r w:rsidRPr="00266563">
              <w:rPr>
                <w:rFonts w:asciiTheme="minorHAnsi" w:hAnsiTheme="minorHAnsi" w:cstheme="minorHAnsi"/>
                <w:color w:val="000000" w:themeColor="text1"/>
                <w:sz w:val="22"/>
                <w:szCs w:val="22"/>
              </w:rPr>
              <w:t>Swedan</w:t>
            </w:r>
            <w:proofErr w:type="spellEnd"/>
          </w:p>
        </w:tc>
        <w:tc>
          <w:tcPr>
            <w:tcW w:w="3631" w:type="dxa"/>
            <w:vAlign w:val="center"/>
          </w:tcPr>
          <w:p w14:paraId="684E9C78" w14:textId="77777777" w:rsidR="00955628" w:rsidRPr="00266563" w:rsidRDefault="00955628" w:rsidP="001309D7">
            <w:pPr>
              <w:spacing w:line="276" w:lineRule="auto"/>
              <w:rPr>
                <w:rFonts w:asciiTheme="minorHAnsi" w:hAnsiTheme="minorHAnsi" w:cstheme="minorHAnsi"/>
                <w:color w:val="000000" w:themeColor="text1"/>
                <w:sz w:val="22"/>
                <w:szCs w:val="22"/>
                <w:shd w:val="clear" w:color="auto" w:fill="FFFFFF"/>
              </w:rPr>
            </w:pPr>
            <w:proofErr w:type="spellStart"/>
            <w:r w:rsidRPr="00266563">
              <w:rPr>
                <w:rFonts w:asciiTheme="minorHAnsi" w:hAnsiTheme="minorHAnsi" w:cstheme="minorHAnsi"/>
                <w:color w:val="000000" w:themeColor="text1"/>
                <w:sz w:val="22"/>
                <w:szCs w:val="22"/>
                <w:shd w:val="clear" w:color="auto" w:fill="FFFFFF"/>
              </w:rPr>
              <w:t>Sveavägen</w:t>
            </w:r>
            <w:proofErr w:type="spellEnd"/>
            <w:r w:rsidRPr="00266563">
              <w:rPr>
                <w:rFonts w:asciiTheme="minorHAnsi" w:hAnsiTheme="minorHAnsi" w:cstheme="minorHAnsi"/>
                <w:color w:val="000000" w:themeColor="text1"/>
                <w:sz w:val="22"/>
                <w:szCs w:val="22"/>
                <w:shd w:val="clear" w:color="auto" w:fill="FFFFFF"/>
              </w:rPr>
              <w:t xml:space="preserve"> 33, 3rd Floor, 111 34 Stockholm</w:t>
            </w:r>
          </w:p>
        </w:tc>
        <w:tc>
          <w:tcPr>
            <w:tcW w:w="1438" w:type="dxa"/>
            <w:vAlign w:val="center"/>
          </w:tcPr>
          <w:p w14:paraId="2AD5A6E6"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61709055"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4088CD95" w14:textId="77777777" w:rsidTr="00955628">
        <w:tc>
          <w:tcPr>
            <w:tcW w:w="1350" w:type="dxa"/>
            <w:vMerge/>
            <w:vAlign w:val="center"/>
          </w:tcPr>
          <w:p w14:paraId="4D012027" w14:textId="79263EDC"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Align w:val="center"/>
          </w:tcPr>
          <w:p w14:paraId="3F3B47D1"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United Kingdom</w:t>
            </w:r>
          </w:p>
        </w:tc>
        <w:tc>
          <w:tcPr>
            <w:tcW w:w="3631" w:type="dxa"/>
            <w:vAlign w:val="center"/>
          </w:tcPr>
          <w:p w14:paraId="6B092950" w14:textId="77777777" w:rsidR="00955628" w:rsidRPr="00266563" w:rsidRDefault="00955628" w:rsidP="001309D7">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Level 8, One Canada Square, Canary Wharf, London E14 5AA, United Kingdom</w:t>
            </w:r>
          </w:p>
        </w:tc>
        <w:tc>
          <w:tcPr>
            <w:tcW w:w="1438" w:type="dxa"/>
            <w:vAlign w:val="center"/>
          </w:tcPr>
          <w:p w14:paraId="5982CA10"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098EA627"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37C5F9DA" w14:textId="77777777" w:rsidTr="00955628">
        <w:tc>
          <w:tcPr>
            <w:tcW w:w="1350" w:type="dxa"/>
            <w:vMerge w:val="restart"/>
            <w:vAlign w:val="center"/>
          </w:tcPr>
          <w:p w14:paraId="0EE2F32E" w14:textId="54479B0E" w:rsidR="00955628" w:rsidRPr="00955628" w:rsidRDefault="00955628" w:rsidP="001309D7">
            <w:pPr>
              <w:spacing w:line="276" w:lineRule="auto"/>
              <w:jc w:val="center"/>
              <w:rPr>
                <w:rFonts w:asciiTheme="minorHAnsi" w:hAnsiTheme="minorHAnsi" w:cstheme="minorHAnsi"/>
                <w:color w:val="000000" w:themeColor="text1"/>
                <w:sz w:val="22"/>
                <w:szCs w:val="22"/>
              </w:rPr>
            </w:pPr>
            <w:r w:rsidRPr="00955628">
              <w:rPr>
                <w:rFonts w:asciiTheme="minorHAnsi" w:hAnsiTheme="minorHAnsi" w:cstheme="minorHAnsi"/>
                <w:b/>
                <w:bCs/>
                <w:color w:val="000000" w:themeColor="text1"/>
                <w:sz w:val="22"/>
                <w:szCs w:val="22"/>
              </w:rPr>
              <w:t>Middle East &amp; Africa</w:t>
            </w:r>
          </w:p>
        </w:tc>
        <w:tc>
          <w:tcPr>
            <w:tcW w:w="1229" w:type="dxa"/>
            <w:vMerge w:val="restart"/>
            <w:vAlign w:val="center"/>
          </w:tcPr>
          <w:p w14:paraId="3397EEFF"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UAE</w:t>
            </w:r>
          </w:p>
        </w:tc>
        <w:tc>
          <w:tcPr>
            <w:tcW w:w="3631" w:type="dxa"/>
            <w:vAlign w:val="center"/>
          </w:tcPr>
          <w:p w14:paraId="50B2807E" w14:textId="77777777" w:rsidR="00955628" w:rsidRPr="00266563" w:rsidRDefault="00955628" w:rsidP="001309D7">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Office 3602, 36th Floor, Al Shatha Towers, Dubai Internet City</w:t>
            </w:r>
            <w:r w:rsidRPr="00266563">
              <w:rPr>
                <w:rFonts w:asciiTheme="minorHAnsi" w:hAnsiTheme="minorHAnsi" w:cstheme="minorHAnsi"/>
                <w:color w:val="000000" w:themeColor="text1"/>
                <w:sz w:val="22"/>
                <w:szCs w:val="22"/>
              </w:rPr>
              <w:br/>
            </w:r>
            <w:r w:rsidRPr="00266563">
              <w:rPr>
                <w:rFonts w:asciiTheme="minorHAnsi" w:hAnsiTheme="minorHAnsi" w:cstheme="minorHAnsi"/>
                <w:color w:val="000000" w:themeColor="text1"/>
                <w:sz w:val="22"/>
                <w:szCs w:val="22"/>
                <w:shd w:val="clear" w:color="auto" w:fill="FFFFFF"/>
              </w:rPr>
              <w:t xml:space="preserve">Dubai, </w:t>
            </w:r>
            <w:proofErr w:type="spellStart"/>
            <w:r w:rsidRPr="00266563">
              <w:rPr>
                <w:rFonts w:asciiTheme="minorHAnsi" w:hAnsiTheme="minorHAnsi" w:cstheme="minorHAnsi"/>
                <w:color w:val="000000" w:themeColor="text1"/>
                <w:sz w:val="22"/>
                <w:szCs w:val="22"/>
                <w:shd w:val="clear" w:color="auto" w:fill="FFFFFF"/>
              </w:rPr>
              <w:t>P.O.Box</w:t>
            </w:r>
            <w:proofErr w:type="spellEnd"/>
            <w:r w:rsidRPr="00266563">
              <w:rPr>
                <w:rFonts w:asciiTheme="minorHAnsi" w:hAnsiTheme="minorHAnsi" w:cstheme="minorHAnsi"/>
                <w:color w:val="000000" w:themeColor="text1"/>
                <w:sz w:val="22"/>
                <w:szCs w:val="22"/>
                <w:shd w:val="clear" w:color="auto" w:fill="FFFFFF"/>
              </w:rPr>
              <w:t xml:space="preserve"> 501714</w:t>
            </w:r>
          </w:p>
        </w:tc>
        <w:tc>
          <w:tcPr>
            <w:tcW w:w="1438" w:type="dxa"/>
            <w:vAlign w:val="center"/>
          </w:tcPr>
          <w:p w14:paraId="6AF83252"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shd w:val="clear" w:color="auto" w:fill="FFFFFF"/>
              </w:rPr>
              <w:t>Corporate Office</w:t>
            </w:r>
          </w:p>
        </w:tc>
        <w:tc>
          <w:tcPr>
            <w:tcW w:w="1115" w:type="dxa"/>
            <w:vAlign w:val="center"/>
          </w:tcPr>
          <w:p w14:paraId="4EAF57BE"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311C7411" w14:textId="77777777" w:rsidTr="00955628">
        <w:tc>
          <w:tcPr>
            <w:tcW w:w="1350" w:type="dxa"/>
            <w:vMerge/>
            <w:vAlign w:val="center"/>
          </w:tcPr>
          <w:p w14:paraId="410EF444" w14:textId="6F8973D3"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75BDA6E6"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3631" w:type="dxa"/>
            <w:vAlign w:val="center"/>
          </w:tcPr>
          <w:p w14:paraId="636747A2" w14:textId="77777777" w:rsidR="00955628" w:rsidRPr="00266563" w:rsidRDefault="00955628" w:rsidP="001309D7">
            <w:pPr>
              <w:pStyle w:val="NormalWeb"/>
              <w:shd w:val="clear" w:color="auto" w:fill="FFFFFF"/>
              <w:spacing w:before="0" w:beforeAutospacing="0" w:after="0" w:afterAutospacing="0"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rPr>
              <w:t xml:space="preserve">Office 848, Al Ansari Building, Khalifa Street, Abu Dhabi, </w:t>
            </w:r>
            <w:proofErr w:type="spellStart"/>
            <w:r w:rsidRPr="00266563">
              <w:rPr>
                <w:rFonts w:asciiTheme="minorHAnsi" w:hAnsiTheme="minorHAnsi" w:cstheme="minorHAnsi"/>
                <w:color w:val="000000" w:themeColor="text1"/>
                <w:sz w:val="22"/>
                <w:szCs w:val="22"/>
              </w:rPr>
              <w:t>P.O.Box</w:t>
            </w:r>
            <w:proofErr w:type="spellEnd"/>
            <w:r w:rsidRPr="00266563">
              <w:rPr>
                <w:rFonts w:asciiTheme="minorHAnsi" w:hAnsiTheme="minorHAnsi" w:cstheme="minorHAnsi"/>
                <w:color w:val="000000" w:themeColor="text1"/>
                <w:sz w:val="22"/>
                <w:szCs w:val="22"/>
              </w:rPr>
              <w:t xml:space="preserve"> 28346</w:t>
            </w:r>
          </w:p>
        </w:tc>
        <w:tc>
          <w:tcPr>
            <w:tcW w:w="1438" w:type="dxa"/>
            <w:vAlign w:val="center"/>
          </w:tcPr>
          <w:p w14:paraId="0C33EB8B"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3EDFF73B"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7E0CE939" w14:textId="77777777" w:rsidTr="00955628">
        <w:tc>
          <w:tcPr>
            <w:tcW w:w="1350" w:type="dxa"/>
            <w:vMerge/>
            <w:vAlign w:val="center"/>
          </w:tcPr>
          <w:p w14:paraId="2B9D7DA7" w14:textId="1B9D8379"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Align w:val="center"/>
          </w:tcPr>
          <w:p w14:paraId="53EA4276"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Egypt</w:t>
            </w:r>
          </w:p>
        </w:tc>
        <w:tc>
          <w:tcPr>
            <w:tcW w:w="3631" w:type="dxa"/>
            <w:vAlign w:val="center"/>
          </w:tcPr>
          <w:p w14:paraId="15305C3A" w14:textId="77777777" w:rsidR="00955628" w:rsidRPr="00266563" w:rsidRDefault="00955628" w:rsidP="001309D7">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34A Al-</w:t>
            </w:r>
            <w:proofErr w:type="spellStart"/>
            <w:r w:rsidRPr="00266563">
              <w:rPr>
                <w:rFonts w:asciiTheme="minorHAnsi" w:hAnsiTheme="minorHAnsi" w:cstheme="minorHAnsi"/>
                <w:color w:val="000000" w:themeColor="text1"/>
                <w:sz w:val="22"/>
                <w:szCs w:val="22"/>
                <w:shd w:val="clear" w:color="auto" w:fill="FFFFFF"/>
              </w:rPr>
              <w:t>Multaqa</w:t>
            </w:r>
            <w:proofErr w:type="spellEnd"/>
            <w:r w:rsidRPr="00266563">
              <w:rPr>
                <w:rFonts w:asciiTheme="minorHAnsi" w:hAnsiTheme="minorHAnsi" w:cstheme="minorHAnsi"/>
                <w:color w:val="000000" w:themeColor="text1"/>
                <w:sz w:val="22"/>
                <w:szCs w:val="22"/>
                <w:shd w:val="clear" w:color="auto" w:fill="FFFFFF"/>
              </w:rPr>
              <w:t xml:space="preserve"> Al-Arabi District, 2nd Floor Office 201 </w:t>
            </w:r>
            <w:proofErr w:type="spellStart"/>
            <w:r w:rsidRPr="00266563">
              <w:rPr>
                <w:rFonts w:asciiTheme="minorHAnsi" w:hAnsiTheme="minorHAnsi" w:cstheme="minorHAnsi"/>
                <w:color w:val="000000" w:themeColor="text1"/>
                <w:sz w:val="22"/>
                <w:szCs w:val="22"/>
                <w:shd w:val="clear" w:color="auto" w:fill="FFFFFF"/>
              </w:rPr>
              <w:t>Helioplis</w:t>
            </w:r>
            <w:proofErr w:type="spellEnd"/>
            <w:r w:rsidRPr="00266563">
              <w:rPr>
                <w:rFonts w:asciiTheme="minorHAnsi" w:hAnsiTheme="minorHAnsi" w:cstheme="minorHAnsi"/>
                <w:color w:val="000000" w:themeColor="text1"/>
                <w:sz w:val="22"/>
                <w:szCs w:val="22"/>
                <w:shd w:val="clear" w:color="auto" w:fill="FFFFFF"/>
              </w:rPr>
              <w:t xml:space="preserve"> Division, Sheraton ,Cairo, </w:t>
            </w:r>
            <w:proofErr w:type="spellStart"/>
            <w:r w:rsidRPr="00266563">
              <w:rPr>
                <w:rFonts w:asciiTheme="minorHAnsi" w:hAnsiTheme="minorHAnsi" w:cstheme="minorHAnsi"/>
                <w:color w:val="000000" w:themeColor="text1"/>
                <w:sz w:val="22"/>
                <w:szCs w:val="22"/>
                <w:shd w:val="clear" w:color="auto" w:fill="FFFFFF"/>
              </w:rPr>
              <w:t>P.O.Box</w:t>
            </w:r>
            <w:proofErr w:type="spellEnd"/>
            <w:r w:rsidRPr="00266563">
              <w:rPr>
                <w:rFonts w:asciiTheme="minorHAnsi" w:hAnsiTheme="minorHAnsi" w:cstheme="minorHAnsi"/>
                <w:color w:val="000000" w:themeColor="text1"/>
                <w:sz w:val="22"/>
                <w:szCs w:val="22"/>
                <w:shd w:val="clear" w:color="auto" w:fill="FFFFFF"/>
              </w:rPr>
              <w:t xml:space="preserve"> 11799</w:t>
            </w:r>
          </w:p>
        </w:tc>
        <w:tc>
          <w:tcPr>
            <w:tcW w:w="1438" w:type="dxa"/>
            <w:vAlign w:val="center"/>
          </w:tcPr>
          <w:p w14:paraId="7B4EC813"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185E8B26"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381454A5" w14:textId="77777777" w:rsidTr="00955628">
        <w:tc>
          <w:tcPr>
            <w:tcW w:w="1350" w:type="dxa"/>
            <w:vMerge/>
            <w:vAlign w:val="center"/>
          </w:tcPr>
          <w:p w14:paraId="505C274B" w14:textId="191B84CA"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Align w:val="center"/>
          </w:tcPr>
          <w:p w14:paraId="7A5C3E30"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Lebanon</w:t>
            </w:r>
          </w:p>
        </w:tc>
        <w:tc>
          <w:tcPr>
            <w:tcW w:w="3631" w:type="dxa"/>
            <w:vAlign w:val="center"/>
          </w:tcPr>
          <w:p w14:paraId="5B2B2BFB" w14:textId="77777777" w:rsidR="00955628" w:rsidRPr="00266563" w:rsidRDefault="00955628" w:rsidP="001309D7">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Office Unit No. 1291, Section 4 Sarba, Lebanon</w:t>
            </w:r>
          </w:p>
        </w:tc>
        <w:tc>
          <w:tcPr>
            <w:tcW w:w="1438" w:type="dxa"/>
            <w:vAlign w:val="center"/>
          </w:tcPr>
          <w:p w14:paraId="22432B3B"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05DE3142"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3BF25EE3" w14:textId="77777777" w:rsidTr="00955628">
        <w:tc>
          <w:tcPr>
            <w:tcW w:w="1350" w:type="dxa"/>
            <w:vMerge/>
            <w:vAlign w:val="center"/>
          </w:tcPr>
          <w:p w14:paraId="7F000319" w14:textId="023CA6CD"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Align w:val="center"/>
          </w:tcPr>
          <w:p w14:paraId="3E83C906"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Oman</w:t>
            </w:r>
          </w:p>
        </w:tc>
        <w:tc>
          <w:tcPr>
            <w:tcW w:w="3631" w:type="dxa"/>
            <w:vAlign w:val="center"/>
          </w:tcPr>
          <w:p w14:paraId="4F593A49" w14:textId="77777777" w:rsidR="00955628" w:rsidRPr="00266563" w:rsidRDefault="00955628" w:rsidP="001309D7">
            <w:pPr>
              <w:pStyle w:val="NormalWeb"/>
              <w:shd w:val="clear" w:color="auto" w:fill="FFFFFF"/>
              <w:spacing w:before="0" w:beforeAutospacing="0" w:after="0" w:afterAutospacing="0"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rPr>
              <w:t xml:space="preserve">5th Floor Office A5, Bank Sohar Building </w:t>
            </w:r>
            <w:proofErr w:type="spellStart"/>
            <w:r w:rsidRPr="00266563">
              <w:rPr>
                <w:rFonts w:asciiTheme="minorHAnsi" w:hAnsiTheme="minorHAnsi" w:cstheme="minorHAnsi"/>
                <w:color w:val="000000" w:themeColor="text1"/>
                <w:sz w:val="22"/>
                <w:szCs w:val="22"/>
              </w:rPr>
              <w:t>Dohat</w:t>
            </w:r>
            <w:proofErr w:type="spellEnd"/>
            <w:r w:rsidRPr="00266563">
              <w:rPr>
                <w:rFonts w:asciiTheme="minorHAnsi" w:hAnsiTheme="minorHAnsi" w:cstheme="minorHAnsi"/>
                <w:color w:val="000000" w:themeColor="text1"/>
                <w:sz w:val="22"/>
                <w:szCs w:val="22"/>
              </w:rPr>
              <w:t xml:space="preserve"> Al Adab Street, Al </w:t>
            </w:r>
            <w:proofErr w:type="spellStart"/>
            <w:r w:rsidRPr="00266563">
              <w:rPr>
                <w:rFonts w:asciiTheme="minorHAnsi" w:hAnsiTheme="minorHAnsi" w:cstheme="minorHAnsi"/>
                <w:color w:val="000000" w:themeColor="text1"/>
                <w:sz w:val="22"/>
                <w:szCs w:val="22"/>
              </w:rPr>
              <w:t>Khuwair</w:t>
            </w:r>
            <w:proofErr w:type="spellEnd"/>
            <w:r w:rsidRPr="00266563">
              <w:rPr>
                <w:rFonts w:asciiTheme="minorHAnsi" w:hAnsiTheme="minorHAnsi" w:cstheme="minorHAnsi"/>
                <w:color w:val="000000" w:themeColor="text1"/>
                <w:sz w:val="22"/>
                <w:szCs w:val="22"/>
              </w:rPr>
              <w:t xml:space="preserve"> P.O. Box 395, PC 118, Muscat</w:t>
            </w:r>
          </w:p>
        </w:tc>
        <w:tc>
          <w:tcPr>
            <w:tcW w:w="1438" w:type="dxa"/>
            <w:vAlign w:val="center"/>
          </w:tcPr>
          <w:p w14:paraId="2D1DD2EB"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6C315763"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7E63A9D9" w14:textId="77777777" w:rsidTr="00955628">
        <w:tc>
          <w:tcPr>
            <w:tcW w:w="1350" w:type="dxa"/>
            <w:vMerge/>
            <w:vAlign w:val="center"/>
          </w:tcPr>
          <w:p w14:paraId="5C2EEFEC" w14:textId="60756770"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Align w:val="center"/>
          </w:tcPr>
          <w:p w14:paraId="0FB71930"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Saudi Arabia</w:t>
            </w:r>
          </w:p>
        </w:tc>
        <w:tc>
          <w:tcPr>
            <w:tcW w:w="3631" w:type="dxa"/>
            <w:vAlign w:val="center"/>
          </w:tcPr>
          <w:p w14:paraId="11AA09F9" w14:textId="77777777" w:rsidR="00955628" w:rsidRPr="00266563" w:rsidRDefault="00955628" w:rsidP="001309D7">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 xml:space="preserve">5th Floor, </w:t>
            </w:r>
            <w:proofErr w:type="spellStart"/>
            <w:r w:rsidRPr="00266563">
              <w:rPr>
                <w:rFonts w:asciiTheme="minorHAnsi" w:hAnsiTheme="minorHAnsi" w:cstheme="minorHAnsi"/>
                <w:color w:val="000000" w:themeColor="text1"/>
                <w:sz w:val="22"/>
                <w:szCs w:val="22"/>
                <w:shd w:val="clear" w:color="auto" w:fill="FFFFFF"/>
              </w:rPr>
              <w:t>Balhamer</w:t>
            </w:r>
            <w:proofErr w:type="spellEnd"/>
            <w:r w:rsidRPr="00266563">
              <w:rPr>
                <w:rFonts w:asciiTheme="minorHAnsi" w:hAnsiTheme="minorHAnsi" w:cstheme="minorHAnsi"/>
                <w:color w:val="000000" w:themeColor="text1"/>
                <w:sz w:val="22"/>
                <w:szCs w:val="22"/>
                <w:shd w:val="clear" w:color="auto" w:fill="FFFFFF"/>
              </w:rPr>
              <w:t xml:space="preserve"> Business Gate</w:t>
            </w:r>
            <w:r w:rsidRPr="00266563">
              <w:rPr>
                <w:rFonts w:asciiTheme="minorHAnsi" w:hAnsiTheme="minorHAnsi" w:cstheme="minorHAnsi"/>
                <w:color w:val="000000" w:themeColor="text1"/>
                <w:sz w:val="22"/>
                <w:szCs w:val="22"/>
              </w:rPr>
              <w:br/>
            </w:r>
            <w:r w:rsidRPr="00266563">
              <w:rPr>
                <w:rFonts w:asciiTheme="minorHAnsi" w:hAnsiTheme="minorHAnsi" w:cstheme="minorHAnsi"/>
                <w:color w:val="000000" w:themeColor="text1"/>
                <w:sz w:val="22"/>
                <w:szCs w:val="22"/>
                <w:shd w:val="clear" w:color="auto" w:fill="FFFFFF"/>
              </w:rPr>
              <w:t xml:space="preserve">Ash Shati Ash Sharqi 8196, Dammam, </w:t>
            </w:r>
            <w:proofErr w:type="spellStart"/>
            <w:r w:rsidRPr="00266563">
              <w:rPr>
                <w:rFonts w:asciiTheme="minorHAnsi" w:hAnsiTheme="minorHAnsi" w:cstheme="minorHAnsi"/>
                <w:color w:val="000000" w:themeColor="text1"/>
                <w:sz w:val="22"/>
                <w:szCs w:val="22"/>
                <w:shd w:val="clear" w:color="auto" w:fill="FFFFFF"/>
              </w:rPr>
              <w:t>P.O.Box</w:t>
            </w:r>
            <w:proofErr w:type="spellEnd"/>
            <w:r w:rsidRPr="00266563">
              <w:rPr>
                <w:rFonts w:asciiTheme="minorHAnsi" w:hAnsiTheme="minorHAnsi" w:cstheme="minorHAnsi"/>
                <w:color w:val="000000" w:themeColor="text1"/>
                <w:sz w:val="22"/>
                <w:szCs w:val="22"/>
                <w:shd w:val="clear" w:color="auto" w:fill="FFFFFF"/>
              </w:rPr>
              <w:t xml:space="preserve"> 32414</w:t>
            </w:r>
          </w:p>
        </w:tc>
        <w:tc>
          <w:tcPr>
            <w:tcW w:w="1438" w:type="dxa"/>
            <w:vAlign w:val="center"/>
          </w:tcPr>
          <w:p w14:paraId="434D6003"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0A6922AB"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1F1FDBCE" w14:textId="77777777" w:rsidTr="00955628">
        <w:tc>
          <w:tcPr>
            <w:tcW w:w="1350" w:type="dxa"/>
            <w:vMerge/>
            <w:vAlign w:val="center"/>
          </w:tcPr>
          <w:p w14:paraId="5077DEB8" w14:textId="6A8CCFEB" w:rsidR="00955628" w:rsidRPr="00955628" w:rsidRDefault="00955628" w:rsidP="001309D7">
            <w:pPr>
              <w:spacing w:line="276" w:lineRule="auto"/>
              <w:jc w:val="center"/>
              <w:rPr>
                <w:rFonts w:asciiTheme="minorHAnsi" w:hAnsiTheme="minorHAnsi" w:cstheme="minorHAnsi"/>
                <w:color w:val="000000" w:themeColor="text1"/>
                <w:sz w:val="22"/>
                <w:szCs w:val="22"/>
              </w:rPr>
            </w:pPr>
          </w:p>
        </w:tc>
        <w:tc>
          <w:tcPr>
            <w:tcW w:w="1229" w:type="dxa"/>
            <w:vAlign w:val="center"/>
          </w:tcPr>
          <w:p w14:paraId="21A82079"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State of Qatar</w:t>
            </w:r>
          </w:p>
        </w:tc>
        <w:tc>
          <w:tcPr>
            <w:tcW w:w="3631" w:type="dxa"/>
            <w:vAlign w:val="center"/>
          </w:tcPr>
          <w:p w14:paraId="76C38728" w14:textId="77777777" w:rsidR="00955628" w:rsidRPr="00266563" w:rsidRDefault="00955628" w:rsidP="001309D7">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Office 1111, 11th Floor, Marina Twin Towers, Tower B, Regus Doha Twin Towers. Lusail, State of Qatar P.O. Box 301477</w:t>
            </w:r>
          </w:p>
        </w:tc>
        <w:tc>
          <w:tcPr>
            <w:tcW w:w="1438" w:type="dxa"/>
            <w:vAlign w:val="center"/>
          </w:tcPr>
          <w:p w14:paraId="4624F654"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c>
          <w:tcPr>
            <w:tcW w:w="1115" w:type="dxa"/>
            <w:vAlign w:val="center"/>
          </w:tcPr>
          <w:p w14:paraId="130AC478" w14:textId="77777777" w:rsidR="00955628" w:rsidRPr="00266563" w:rsidRDefault="00955628" w:rsidP="001309D7">
            <w:pPr>
              <w:spacing w:line="276" w:lineRule="auto"/>
              <w:jc w:val="center"/>
              <w:rPr>
                <w:rFonts w:asciiTheme="minorHAnsi" w:hAnsiTheme="minorHAnsi" w:cstheme="minorHAnsi"/>
                <w:color w:val="000000" w:themeColor="text1"/>
                <w:sz w:val="22"/>
                <w:szCs w:val="22"/>
              </w:rPr>
            </w:pPr>
          </w:p>
        </w:tc>
      </w:tr>
      <w:tr w:rsidR="00955628" w:rsidRPr="00266563" w14:paraId="4DCCBA8D" w14:textId="77777777" w:rsidTr="00955628">
        <w:trPr>
          <w:trHeight w:val="890"/>
        </w:trPr>
        <w:tc>
          <w:tcPr>
            <w:tcW w:w="1350" w:type="dxa"/>
            <w:vMerge w:val="restart"/>
            <w:vAlign w:val="center"/>
          </w:tcPr>
          <w:p w14:paraId="1B1E5749" w14:textId="4A2B8B30" w:rsidR="00955628" w:rsidRPr="00955628" w:rsidRDefault="00955628" w:rsidP="00955628">
            <w:pPr>
              <w:spacing w:line="276" w:lineRule="auto"/>
              <w:jc w:val="center"/>
              <w:rPr>
                <w:rFonts w:asciiTheme="minorHAnsi" w:hAnsiTheme="minorHAnsi" w:cstheme="minorHAnsi"/>
                <w:color w:val="000000" w:themeColor="text1"/>
                <w:sz w:val="22"/>
                <w:szCs w:val="22"/>
              </w:rPr>
            </w:pPr>
            <w:r w:rsidRPr="00955628">
              <w:rPr>
                <w:rFonts w:asciiTheme="minorHAnsi" w:hAnsiTheme="minorHAnsi" w:cstheme="minorHAnsi"/>
                <w:b/>
                <w:bCs/>
                <w:color w:val="000000" w:themeColor="text1"/>
                <w:sz w:val="22"/>
                <w:szCs w:val="22"/>
              </w:rPr>
              <w:lastRenderedPageBreak/>
              <w:t>North America</w:t>
            </w:r>
          </w:p>
        </w:tc>
        <w:tc>
          <w:tcPr>
            <w:tcW w:w="1229" w:type="dxa"/>
            <w:vMerge w:val="restart"/>
            <w:vAlign w:val="center"/>
          </w:tcPr>
          <w:p w14:paraId="76075399"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USA</w:t>
            </w:r>
          </w:p>
        </w:tc>
        <w:tc>
          <w:tcPr>
            <w:tcW w:w="3631" w:type="dxa"/>
            <w:vAlign w:val="center"/>
          </w:tcPr>
          <w:p w14:paraId="4BEC0618" w14:textId="775B39AA" w:rsidR="00955628" w:rsidRPr="00266563" w:rsidRDefault="00955628" w:rsidP="00955628">
            <w:pPr>
              <w:spacing w:line="276" w:lineRule="auto"/>
              <w:rPr>
                <w:rFonts w:asciiTheme="minorHAnsi" w:hAnsiTheme="minorHAnsi" w:cstheme="minorHAnsi"/>
                <w:color w:val="000000" w:themeColor="text1"/>
                <w:sz w:val="22"/>
                <w:szCs w:val="22"/>
                <w:shd w:val="clear" w:color="auto" w:fill="FFFFFF"/>
              </w:rPr>
            </w:pPr>
            <w:r w:rsidRPr="00955628">
              <w:rPr>
                <w:rFonts w:asciiTheme="minorHAnsi" w:hAnsiTheme="minorHAnsi" w:cstheme="minorHAnsi"/>
                <w:color w:val="000000" w:themeColor="text1"/>
                <w:sz w:val="22"/>
                <w:szCs w:val="22"/>
                <w:shd w:val="clear" w:color="auto" w:fill="FFFFFF"/>
              </w:rPr>
              <w:t>841 Avenue of the Cities</w:t>
            </w:r>
            <w:r w:rsidRPr="00955628">
              <w:rPr>
                <w:rFonts w:asciiTheme="minorHAnsi" w:hAnsiTheme="minorHAnsi" w:cstheme="minorHAnsi"/>
                <w:color w:val="000000" w:themeColor="text1"/>
                <w:sz w:val="22"/>
                <w:szCs w:val="22"/>
                <w:shd w:val="clear" w:color="auto" w:fill="FFFFFF"/>
              </w:rPr>
              <w:br/>
              <w:t>East Moline IL, 61244</w:t>
            </w:r>
          </w:p>
        </w:tc>
        <w:tc>
          <w:tcPr>
            <w:tcW w:w="1438" w:type="dxa"/>
            <w:vAlign w:val="center"/>
          </w:tcPr>
          <w:p w14:paraId="01C028AC" w14:textId="77777777" w:rsidR="00955628" w:rsidRPr="00955628" w:rsidRDefault="00955628" w:rsidP="00955628">
            <w:pPr>
              <w:jc w:val="center"/>
              <w:rPr>
                <w:rFonts w:asciiTheme="minorHAnsi" w:hAnsiTheme="minorHAnsi" w:cstheme="minorHAnsi"/>
                <w:color w:val="000000" w:themeColor="text1"/>
                <w:sz w:val="22"/>
                <w:szCs w:val="22"/>
                <w:shd w:val="clear" w:color="auto" w:fill="FFFFFF"/>
              </w:rPr>
            </w:pPr>
            <w:r w:rsidRPr="00955628">
              <w:rPr>
                <w:rFonts w:asciiTheme="minorHAnsi" w:hAnsiTheme="minorHAnsi" w:cstheme="minorHAnsi"/>
                <w:color w:val="000000" w:themeColor="text1"/>
                <w:sz w:val="22"/>
                <w:szCs w:val="22"/>
                <w:shd w:val="clear" w:color="auto" w:fill="FFFFFF"/>
              </w:rPr>
              <w:t>Global Headquarters</w:t>
            </w:r>
          </w:p>
          <w:p w14:paraId="38B2B636" w14:textId="43E4EFFA" w:rsidR="00955628" w:rsidRPr="00955628" w:rsidRDefault="00955628" w:rsidP="00955628">
            <w:pPr>
              <w:spacing w:line="276" w:lineRule="auto"/>
              <w:jc w:val="center"/>
              <w:rPr>
                <w:rFonts w:asciiTheme="minorHAnsi" w:hAnsiTheme="minorHAnsi" w:cstheme="minorHAnsi"/>
                <w:color w:val="000000" w:themeColor="text1"/>
                <w:sz w:val="22"/>
                <w:szCs w:val="22"/>
                <w:shd w:val="clear" w:color="auto" w:fill="FFFFFF"/>
              </w:rPr>
            </w:pPr>
            <w:r w:rsidRPr="00955628">
              <w:rPr>
                <w:rFonts w:asciiTheme="minorHAnsi" w:hAnsiTheme="minorHAnsi" w:cstheme="minorHAnsi"/>
                <w:color w:val="000000" w:themeColor="text1"/>
                <w:sz w:val="22"/>
                <w:szCs w:val="22"/>
                <w:shd w:val="clear" w:color="auto" w:fill="FFFFFF"/>
              </w:rPr>
              <w:t>(Corporate Office)</w:t>
            </w:r>
          </w:p>
        </w:tc>
        <w:tc>
          <w:tcPr>
            <w:tcW w:w="1115" w:type="dxa"/>
            <w:vAlign w:val="center"/>
          </w:tcPr>
          <w:p w14:paraId="3B051A3F"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r>
      <w:tr w:rsidR="00955628" w:rsidRPr="00266563" w14:paraId="59490FF2" w14:textId="77777777" w:rsidTr="00955628">
        <w:tc>
          <w:tcPr>
            <w:tcW w:w="1350" w:type="dxa"/>
            <w:vMerge/>
            <w:vAlign w:val="center"/>
          </w:tcPr>
          <w:p w14:paraId="78D92889" w14:textId="77777777" w:rsidR="00955628" w:rsidRPr="00266563" w:rsidRDefault="00955628" w:rsidP="00955628">
            <w:pPr>
              <w:spacing w:line="276" w:lineRule="auto"/>
              <w:jc w:val="center"/>
              <w:rPr>
                <w:rFonts w:asciiTheme="minorHAnsi" w:hAnsiTheme="minorHAnsi" w:cstheme="minorHAnsi"/>
                <w:color w:val="000000" w:themeColor="text1"/>
              </w:rPr>
            </w:pPr>
          </w:p>
        </w:tc>
        <w:tc>
          <w:tcPr>
            <w:tcW w:w="1229" w:type="dxa"/>
            <w:vMerge/>
            <w:vAlign w:val="center"/>
          </w:tcPr>
          <w:p w14:paraId="3DF4F812" w14:textId="77777777" w:rsidR="00955628" w:rsidRPr="00266563" w:rsidRDefault="00955628" w:rsidP="00955628">
            <w:pPr>
              <w:spacing w:line="276" w:lineRule="auto"/>
              <w:jc w:val="center"/>
              <w:rPr>
                <w:rFonts w:asciiTheme="minorHAnsi" w:hAnsiTheme="minorHAnsi" w:cstheme="minorHAnsi"/>
                <w:color w:val="000000" w:themeColor="text1"/>
              </w:rPr>
            </w:pPr>
          </w:p>
        </w:tc>
        <w:tc>
          <w:tcPr>
            <w:tcW w:w="3631" w:type="dxa"/>
            <w:vAlign w:val="center"/>
          </w:tcPr>
          <w:p w14:paraId="79DDACC4" w14:textId="73C539BB" w:rsidR="00955628" w:rsidRPr="00266563" w:rsidRDefault="00955628" w:rsidP="00955628">
            <w:pPr>
              <w:spacing w:line="276" w:lineRule="auto"/>
              <w:rPr>
                <w:rFonts w:asciiTheme="minorHAnsi" w:hAnsiTheme="minorHAnsi" w:cstheme="minorHAnsi"/>
                <w:color w:val="000000" w:themeColor="text1"/>
                <w:shd w:val="clear" w:color="auto" w:fill="FFFFFF"/>
              </w:rPr>
            </w:pPr>
            <w:r w:rsidRPr="00955628">
              <w:rPr>
                <w:rFonts w:asciiTheme="minorHAnsi" w:hAnsiTheme="minorHAnsi" w:cstheme="minorHAnsi"/>
                <w:color w:val="000000" w:themeColor="text1"/>
                <w:sz w:val="22"/>
                <w:szCs w:val="22"/>
                <w:shd w:val="clear" w:color="auto" w:fill="FFFFFF"/>
              </w:rPr>
              <w:t>4801 E Independence Blvd, Suite #900, Charlotte, North Carolina 28212</w:t>
            </w:r>
          </w:p>
        </w:tc>
        <w:tc>
          <w:tcPr>
            <w:tcW w:w="1438" w:type="dxa"/>
            <w:vAlign w:val="center"/>
          </w:tcPr>
          <w:p w14:paraId="4839E06D" w14:textId="77777777" w:rsidR="00955628" w:rsidRPr="00266563" w:rsidRDefault="00955628" w:rsidP="00955628">
            <w:pPr>
              <w:spacing w:line="276" w:lineRule="auto"/>
              <w:jc w:val="center"/>
              <w:rPr>
                <w:rFonts w:asciiTheme="minorHAnsi" w:hAnsiTheme="minorHAnsi" w:cstheme="minorHAnsi"/>
                <w:color w:val="000000" w:themeColor="text1"/>
              </w:rPr>
            </w:pPr>
          </w:p>
        </w:tc>
        <w:tc>
          <w:tcPr>
            <w:tcW w:w="1115" w:type="dxa"/>
            <w:vAlign w:val="center"/>
          </w:tcPr>
          <w:p w14:paraId="6F638DEF" w14:textId="77777777" w:rsidR="00955628" w:rsidRPr="00266563" w:rsidRDefault="00955628" w:rsidP="00955628">
            <w:pPr>
              <w:spacing w:line="276" w:lineRule="auto"/>
              <w:jc w:val="center"/>
              <w:rPr>
                <w:rFonts w:asciiTheme="minorHAnsi" w:hAnsiTheme="minorHAnsi" w:cstheme="minorHAnsi"/>
                <w:color w:val="000000" w:themeColor="text1"/>
              </w:rPr>
            </w:pPr>
          </w:p>
        </w:tc>
      </w:tr>
      <w:tr w:rsidR="00955628" w:rsidRPr="00266563" w14:paraId="103277E6" w14:textId="77777777" w:rsidTr="00955628">
        <w:tc>
          <w:tcPr>
            <w:tcW w:w="1350" w:type="dxa"/>
            <w:vMerge/>
            <w:vAlign w:val="center"/>
          </w:tcPr>
          <w:p w14:paraId="421DA0FE" w14:textId="05C382D1"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05B60E16"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3631" w:type="dxa"/>
            <w:vAlign w:val="center"/>
          </w:tcPr>
          <w:p w14:paraId="2870D2DA" w14:textId="77777777" w:rsidR="00955628" w:rsidRPr="00266563" w:rsidRDefault="00955628" w:rsidP="00955628">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333 N. Michigan Avenue</w:t>
            </w:r>
            <w:r w:rsidRPr="00266563">
              <w:rPr>
                <w:rFonts w:asciiTheme="minorHAnsi" w:hAnsiTheme="minorHAnsi" w:cstheme="minorHAnsi"/>
                <w:color w:val="000000" w:themeColor="text1"/>
                <w:sz w:val="22"/>
                <w:szCs w:val="22"/>
              </w:rPr>
              <w:br/>
            </w:r>
            <w:r w:rsidRPr="00266563">
              <w:rPr>
                <w:rFonts w:asciiTheme="minorHAnsi" w:hAnsiTheme="minorHAnsi" w:cstheme="minorHAnsi"/>
                <w:color w:val="000000" w:themeColor="text1"/>
                <w:sz w:val="22"/>
                <w:szCs w:val="22"/>
                <w:shd w:val="clear" w:color="auto" w:fill="FFFFFF"/>
              </w:rPr>
              <w:t>Suite #800, Chicago, Illinois 60601</w:t>
            </w:r>
          </w:p>
        </w:tc>
        <w:tc>
          <w:tcPr>
            <w:tcW w:w="1438" w:type="dxa"/>
            <w:vAlign w:val="center"/>
          </w:tcPr>
          <w:p w14:paraId="0B55B0EB"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1115" w:type="dxa"/>
            <w:vAlign w:val="center"/>
          </w:tcPr>
          <w:p w14:paraId="7170D1ED"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r>
      <w:tr w:rsidR="00955628" w:rsidRPr="00266563" w14:paraId="1046FBB9" w14:textId="77777777" w:rsidTr="00955628">
        <w:tc>
          <w:tcPr>
            <w:tcW w:w="1350" w:type="dxa"/>
            <w:vMerge/>
            <w:vAlign w:val="center"/>
          </w:tcPr>
          <w:p w14:paraId="7B2E5D56" w14:textId="351C46DB"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3CBFA195"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3631" w:type="dxa"/>
            <w:vAlign w:val="center"/>
          </w:tcPr>
          <w:p w14:paraId="77D4E1F9" w14:textId="77777777" w:rsidR="00955628" w:rsidRPr="00266563" w:rsidRDefault="00955628" w:rsidP="00955628">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455 Avenue of the Cities, East Moline, Illinois 61244</w:t>
            </w:r>
          </w:p>
        </w:tc>
        <w:tc>
          <w:tcPr>
            <w:tcW w:w="1438" w:type="dxa"/>
            <w:vAlign w:val="center"/>
          </w:tcPr>
          <w:p w14:paraId="3CEE1035"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1115" w:type="dxa"/>
            <w:vAlign w:val="center"/>
          </w:tcPr>
          <w:p w14:paraId="13F099BF"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r>
      <w:tr w:rsidR="00955628" w:rsidRPr="00266563" w14:paraId="099E0020" w14:textId="77777777" w:rsidTr="00955628">
        <w:tc>
          <w:tcPr>
            <w:tcW w:w="1350" w:type="dxa"/>
            <w:vMerge/>
            <w:vAlign w:val="center"/>
          </w:tcPr>
          <w:p w14:paraId="0E3398B0" w14:textId="170A01E6"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6C755F6B"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3631" w:type="dxa"/>
            <w:vAlign w:val="center"/>
          </w:tcPr>
          <w:p w14:paraId="702075FB" w14:textId="77777777" w:rsidR="00955628" w:rsidRPr="00266563" w:rsidRDefault="00955628" w:rsidP="00955628">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7760 France Ave S, Suite #1100, Minneapolis, Minnesota 55435</w:t>
            </w:r>
          </w:p>
        </w:tc>
        <w:tc>
          <w:tcPr>
            <w:tcW w:w="1438" w:type="dxa"/>
            <w:vAlign w:val="center"/>
          </w:tcPr>
          <w:p w14:paraId="285B0AC2"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1115" w:type="dxa"/>
            <w:vAlign w:val="center"/>
          </w:tcPr>
          <w:p w14:paraId="47B86F98"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r>
      <w:tr w:rsidR="00955628" w:rsidRPr="00266563" w14:paraId="05919469" w14:textId="77777777" w:rsidTr="00955628">
        <w:tc>
          <w:tcPr>
            <w:tcW w:w="1350" w:type="dxa"/>
            <w:vMerge/>
            <w:vAlign w:val="center"/>
          </w:tcPr>
          <w:p w14:paraId="0D77804E" w14:textId="037FAFA7"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3C81D80C"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3631" w:type="dxa"/>
            <w:vAlign w:val="center"/>
          </w:tcPr>
          <w:p w14:paraId="24020A5B" w14:textId="77777777" w:rsidR="00955628" w:rsidRPr="00266563" w:rsidRDefault="00955628" w:rsidP="00955628">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 xml:space="preserve">2000 W Pioneer Pkwy, Suite #16, Peoria, Illinois 61615, </w:t>
            </w:r>
          </w:p>
        </w:tc>
        <w:tc>
          <w:tcPr>
            <w:tcW w:w="1438" w:type="dxa"/>
            <w:vAlign w:val="center"/>
          </w:tcPr>
          <w:p w14:paraId="7D53FED3"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1115" w:type="dxa"/>
            <w:vAlign w:val="center"/>
          </w:tcPr>
          <w:p w14:paraId="1A63E695"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r>
      <w:tr w:rsidR="00955628" w:rsidRPr="00266563" w14:paraId="2B91796D" w14:textId="77777777" w:rsidTr="00955628">
        <w:tc>
          <w:tcPr>
            <w:tcW w:w="1350" w:type="dxa"/>
            <w:vMerge/>
            <w:vAlign w:val="center"/>
          </w:tcPr>
          <w:p w14:paraId="3CF72F0D" w14:textId="3AF6C1FE"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71D4D452"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3631" w:type="dxa"/>
            <w:vAlign w:val="center"/>
          </w:tcPr>
          <w:p w14:paraId="5E335956" w14:textId="77777777" w:rsidR="00955628" w:rsidRPr="00266563" w:rsidRDefault="00955628" w:rsidP="00955628">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211 College Road East, Suite #102, Princeton, New Jersey 08540</w:t>
            </w:r>
          </w:p>
        </w:tc>
        <w:tc>
          <w:tcPr>
            <w:tcW w:w="1438" w:type="dxa"/>
            <w:vAlign w:val="center"/>
          </w:tcPr>
          <w:p w14:paraId="72F71AFF"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1115" w:type="dxa"/>
            <w:vAlign w:val="center"/>
          </w:tcPr>
          <w:p w14:paraId="0CD391EA"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r>
      <w:tr w:rsidR="00955628" w:rsidRPr="00266563" w14:paraId="7D61716D" w14:textId="77777777" w:rsidTr="00955628">
        <w:tc>
          <w:tcPr>
            <w:tcW w:w="1350" w:type="dxa"/>
            <w:vMerge/>
            <w:vAlign w:val="center"/>
          </w:tcPr>
          <w:p w14:paraId="06EC2604" w14:textId="0A15BB7C"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2C7B0BA5"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3631" w:type="dxa"/>
            <w:vAlign w:val="center"/>
          </w:tcPr>
          <w:p w14:paraId="02D4060D" w14:textId="77777777" w:rsidR="00955628" w:rsidRPr="00266563" w:rsidRDefault="00955628" w:rsidP="00955628">
            <w:pPr>
              <w:pStyle w:val="NormalWeb"/>
              <w:shd w:val="clear" w:color="auto" w:fill="FFFFFF"/>
              <w:spacing w:before="0" w:beforeAutospacing="0" w:after="0" w:afterAutospacing="0"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rPr>
              <w:t>Y &amp; L Consulting, Inc.,</w:t>
            </w:r>
            <w:r w:rsidRPr="00266563">
              <w:rPr>
                <w:rFonts w:asciiTheme="minorHAnsi" w:hAnsiTheme="minorHAnsi" w:cstheme="minorHAnsi"/>
                <w:color w:val="000000" w:themeColor="text1"/>
                <w:sz w:val="22"/>
                <w:szCs w:val="22"/>
              </w:rPr>
              <w:br/>
              <w:t>A YASH Technologies Company, 5750 Epsilon, San Antonio, Texas 78249</w:t>
            </w:r>
          </w:p>
        </w:tc>
        <w:tc>
          <w:tcPr>
            <w:tcW w:w="1438" w:type="dxa"/>
            <w:vAlign w:val="center"/>
          </w:tcPr>
          <w:p w14:paraId="1AF8C8E3"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1115" w:type="dxa"/>
            <w:vAlign w:val="center"/>
          </w:tcPr>
          <w:p w14:paraId="553F6DBB"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r>
      <w:tr w:rsidR="00955628" w:rsidRPr="00266563" w14:paraId="3749D215" w14:textId="77777777" w:rsidTr="00955628">
        <w:tc>
          <w:tcPr>
            <w:tcW w:w="1350" w:type="dxa"/>
            <w:vMerge/>
            <w:vAlign w:val="center"/>
          </w:tcPr>
          <w:p w14:paraId="1E496247" w14:textId="0AF5403D"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004C050E"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3631" w:type="dxa"/>
            <w:vAlign w:val="center"/>
          </w:tcPr>
          <w:p w14:paraId="36AD2030" w14:textId="77777777" w:rsidR="00955628" w:rsidRPr="00266563" w:rsidRDefault="00955628" w:rsidP="00955628">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3 City Place Drive, Suite #520, St. Louis, Missouri 63141</w:t>
            </w:r>
          </w:p>
        </w:tc>
        <w:tc>
          <w:tcPr>
            <w:tcW w:w="1438" w:type="dxa"/>
            <w:vAlign w:val="center"/>
          </w:tcPr>
          <w:p w14:paraId="2AB89DF1"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1115" w:type="dxa"/>
            <w:vAlign w:val="center"/>
          </w:tcPr>
          <w:p w14:paraId="078FEB7D"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r>
      <w:tr w:rsidR="00955628" w:rsidRPr="00266563" w14:paraId="6174F1B8" w14:textId="77777777" w:rsidTr="00955628">
        <w:tc>
          <w:tcPr>
            <w:tcW w:w="1350" w:type="dxa"/>
            <w:vMerge/>
            <w:vAlign w:val="center"/>
          </w:tcPr>
          <w:p w14:paraId="260D47E5" w14:textId="55E627A3"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668BF4FB"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3631" w:type="dxa"/>
            <w:vAlign w:val="center"/>
          </w:tcPr>
          <w:p w14:paraId="5E7AD6AF" w14:textId="77777777" w:rsidR="00955628" w:rsidRPr="00266563" w:rsidRDefault="00955628" w:rsidP="00955628">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17406 Royalton Rd., Suite #104, Strongsville, Ohio 44136</w:t>
            </w:r>
          </w:p>
        </w:tc>
        <w:tc>
          <w:tcPr>
            <w:tcW w:w="1438" w:type="dxa"/>
            <w:vAlign w:val="center"/>
          </w:tcPr>
          <w:p w14:paraId="298AE6EB"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1115" w:type="dxa"/>
            <w:vAlign w:val="center"/>
          </w:tcPr>
          <w:p w14:paraId="50C99C10"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r>
      <w:tr w:rsidR="00955628" w:rsidRPr="00266563" w14:paraId="3FB5C207" w14:textId="77777777" w:rsidTr="00955628">
        <w:tc>
          <w:tcPr>
            <w:tcW w:w="1350" w:type="dxa"/>
            <w:vMerge/>
            <w:vAlign w:val="center"/>
          </w:tcPr>
          <w:p w14:paraId="5E6A0CDD" w14:textId="56760978"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257C5F24"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3631" w:type="dxa"/>
            <w:vAlign w:val="center"/>
          </w:tcPr>
          <w:p w14:paraId="44DD07ED" w14:textId="77777777" w:rsidR="00955628" w:rsidRPr="00266563" w:rsidRDefault="00955628" w:rsidP="00955628">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Aurora Business Park, Building 15, 4408 114th Street, Urbandale, Iowa 50322</w:t>
            </w:r>
          </w:p>
        </w:tc>
        <w:tc>
          <w:tcPr>
            <w:tcW w:w="1438" w:type="dxa"/>
            <w:vAlign w:val="center"/>
          </w:tcPr>
          <w:p w14:paraId="6E85EE07"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1115" w:type="dxa"/>
            <w:vAlign w:val="center"/>
          </w:tcPr>
          <w:p w14:paraId="23098811"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r>
      <w:tr w:rsidR="00955628" w:rsidRPr="00266563" w14:paraId="6AA13C09" w14:textId="77777777" w:rsidTr="00955628">
        <w:tc>
          <w:tcPr>
            <w:tcW w:w="1350" w:type="dxa"/>
            <w:vMerge/>
            <w:vAlign w:val="center"/>
          </w:tcPr>
          <w:p w14:paraId="3AE155D1" w14:textId="0498EBEE"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71A61381"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3631" w:type="dxa"/>
            <w:vAlign w:val="center"/>
          </w:tcPr>
          <w:p w14:paraId="479E80ED" w14:textId="77777777" w:rsidR="00955628" w:rsidRPr="00266563" w:rsidRDefault="00955628" w:rsidP="00955628">
            <w:pPr>
              <w:pStyle w:val="NormalWeb"/>
              <w:shd w:val="clear" w:color="auto" w:fill="FFFFFF"/>
              <w:spacing w:before="0" w:beforeAutospacing="0" w:after="0" w:afterAutospacing="0"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 xml:space="preserve">400 </w:t>
            </w:r>
            <w:proofErr w:type="spellStart"/>
            <w:r w:rsidRPr="00266563">
              <w:rPr>
                <w:rFonts w:asciiTheme="minorHAnsi" w:hAnsiTheme="minorHAnsi" w:cstheme="minorHAnsi"/>
                <w:color w:val="000000" w:themeColor="text1"/>
                <w:sz w:val="22"/>
                <w:szCs w:val="22"/>
              </w:rPr>
              <w:t>Tradecenter</w:t>
            </w:r>
            <w:proofErr w:type="spellEnd"/>
            <w:r w:rsidRPr="00266563">
              <w:rPr>
                <w:rFonts w:asciiTheme="minorHAnsi" w:hAnsiTheme="minorHAnsi" w:cstheme="minorHAnsi"/>
                <w:color w:val="000000" w:themeColor="text1"/>
                <w:sz w:val="22"/>
                <w:szCs w:val="22"/>
              </w:rPr>
              <w:t xml:space="preserve"> Drive, Suite #4880, Woburn, Massachusetts 01801</w:t>
            </w:r>
          </w:p>
        </w:tc>
        <w:tc>
          <w:tcPr>
            <w:tcW w:w="1438" w:type="dxa"/>
            <w:vAlign w:val="center"/>
          </w:tcPr>
          <w:p w14:paraId="26C4CDAE"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1115" w:type="dxa"/>
            <w:vAlign w:val="center"/>
          </w:tcPr>
          <w:p w14:paraId="67134DEC"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r>
      <w:tr w:rsidR="00955628" w:rsidRPr="00266563" w14:paraId="0804DFB4" w14:textId="77777777" w:rsidTr="00955628">
        <w:tc>
          <w:tcPr>
            <w:tcW w:w="1350" w:type="dxa"/>
            <w:vMerge/>
            <w:vAlign w:val="center"/>
          </w:tcPr>
          <w:p w14:paraId="4689154A" w14:textId="15C23B95"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1229" w:type="dxa"/>
            <w:vAlign w:val="center"/>
          </w:tcPr>
          <w:p w14:paraId="14028091"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Canada</w:t>
            </w:r>
          </w:p>
        </w:tc>
        <w:tc>
          <w:tcPr>
            <w:tcW w:w="3631" w:type="dxa"/>
            <w:vAlign w:val="center"/>
          </w:tcPr>
          <w:p w14:paraId="2278D32B" w14:textId="77777777" w:rsidR="00955628" w:rsidRPr="00266563" w:rsidRDefault="00955628" w:rsidP="00955628">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 xml:space="preserve">350 </w:t>
            </w:r>
            <w:proofErr w:type="spellStart"/>
            <w:r w:rsidRPr="00266563">
              <w:rPr>
                <w:rFonts w:asciiTheme="minorHAnsi" w:hAnsiTheme="minorHAnsi" w:cstheme="minorHAnsi"/>
                <w:color w:val="000000" w:themeColor="text1"/>
                <w:sz w:val="22"/>
                <w:szCs w:val="22"/>
                <w:shd w:val="clear" w:color="auto" w:fill="FFFFFF"/>
              </w:rPr>
              <w:t>Burnhamthorpe</w:t>
            </w:r>
            <w:proofErr w:type="spellEnd"/>
            <w:r w:rsidRPr="00266563">
              <w:rPr>
                <w:rFonts w:asciiTheme="minorHAnsi" w:hAnsiTheme="minorHAnsi" w:cstheme="minorHAnsi"/>
                <w:color w:val="000000" w:themeColor="text1"/>
                <w:sz w:val="22"/>
                <w:szCs w:val="22"/>
                <w:shd w:val="clear" w:color="auto" w:fill="FFFFFF"/>
              </w:rPr>
              <w:t xml:space="preserve"> Rd. West, Suite #200, Office 28, Mississauga, Ontario L5B 3J1</w:t>
            </w:r>
          </w:p>
        </w:tc>
        <w:tc>
          <w:tcPr>
            <w:tcW w:w="1438" w:type="dxa"/>
            <w:vAlign w:val="center"/>
          </w:tcPr>
          <w:p w14:paraId="1049DDC8"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c>
          <w:tcPr>
            <w:tcW w:w="1115" w:type="dxa"/>
            <w:vAlign w:val="center"/>
          </w:tcPr>
          <w:p w14:paraId="7CCE0E3B" w14:textId="77777777" w:rsidR="00955628" w:rsidRPr="00266563" w:rsidRDefault="00955628" w:rsidP="00955628">
            <w:pPr>
              <w:spacing w:line="276" w:lineRule="auto"/>
              <w:jc w:val="center"/>
              <w:rPr>
                <w:rFonts w:asciiTheme="minorHAnsi" w:hAnsiTheme="minorHAnsi" w:cstheme="minorHAnsi"/>
                <w:color w:val="000000" w:themeColor="text1"/>
                <w:sz w:val="22"/>
                <w:szCs w:val="22"/>
              </w:rPr>
            </w:pPr>
          </w:p>
        </w:tc>
      </w:tr>
    </w:tbl>
    <w:p w14:paraId="2C28BACC" w14:textId="77777777" w:rsidR="00EA4886" w:rsidRDefault="003B6366">
      <w:pPr>
        <w:pStyle w:val="Heading1"/>
        <w:numPr>
          <w:ilvl w:val="0"/>
          <w:numId w:val="3"/>
        </w:numPr>
        <w:tabs>
          <w:tab w:val="left" w:pos="1019"/>
        </w:tabs>
        <w:spacing w:before="245"/>
        <w:ind w:left="1019" w:hanging="359"/>
      </w:pPr>
      <w:bookmarkStart w:id="81" w:name="_Toc206781541"/>
      <w:bookmarkEnd w:id="79"/>
      <w:bookmarkEnd w:id="80"/>
      <w:r>
        <w:rPr>
          <w:color w:val="2E5395"/>
          <w:spacing w:val="-2"/>
        </w:rPr>
        <w:t>Objective</w:t>
      </w:r>
      <w:bookmarkEnd w:id="81"/>
    </w:p>
    <w:p w14:paraId="3192EE70" w14:textId="77777777" w:rsidR="00EA4886" w:rsidRDefault="003B6366">
      <w:pPr>
        <w:pStyle w:val="Heading3"/>
        <w:numPr>
          <w:ilvl w:val="1"/>
          <w:numId w:val="3"/>
        </w:numPr>
        <w:tabs>
          <w:tab w:val="left" w:pos="1466"/>
        </w:tabs>
        <w:spacing w:before="300" w:line="273" w:lineRule="auto"/>
        <w:ind w:left="1466" w:right="223"/>
        <w:rPr>
          <w:rFonts w:ascii="Symbol" w:hAnsi="Symbol"/>
        </w:rPr>
      </w:pPr>
      <w:r>
        <w:t>Promote Sustainable Practices: Integrate sustainability into procurement decisions by prioritizing suppliers who adhere to environmentally friendly practices, including resource conservation, waste reduction, and energy efficiency.</w:t>
      </w:r>
    </w:p>
    <w:p w14:paraId="6CD21FB8" w14:textId="77777777" w:rsidR="00EA4886" w:rsidRDefault="003B6366">
      <w:pPr>
        <w:pStyle w:val="Heading3"/>
        <w:numPr>
          <w:ilvl w:val="1"/>
          <w:numId w:val="3"/>
        </w:numPr>
        <w:tabs>
          <w:tab w:val="left" w:pos="1466"/>
        </w:tabs>
        <w:spacing w:before="250" w:line="273" w:lineRule="auto"/>
        <w:ind w:left="1466" w:right="218"/>
        <w:rPr>
          <w:rFonts w:ascii="Symbol" w:hAnsi="Symbol"/>
        </w:rPr>
      </w:pPr>
      <w:r>
        <w:t xml:space="preserve">Ensure Ethical Sourcing: Maintain high ethical standards by selecting suppliers that uphold fair labor practices, human rights, and anti-corruption measures in their </w:t>
      </w:r>
      <w:r>
        <w:rPr>
          <w:spacing w:val="-2"/>
        </w:rPr>
        <w:t>operations.</w:t>
      </w:r>
    </w:p>
    <w:p w14:paraId="5417B84C" w14:textId="77777777" w:rsidR="00EA4886" w:rsidRDefault="003B6366">
      <w:pPr>
        <w:pStyle w:val="Heading3"/>
        <w:numPr>
          <w:ilvl w:val="1"/>
          <w:numId w:val="3"/>
        </w:numPr>
        <w:tabs>
          <w:tab w:val="left" w:pos="1466"/>
        </w:tabs>
        <w:spacing w:before="247" w:line="273" w:lineRule="auto"/>
        <w:ind w:left="1466" w:right="221"/>
        <w:rPr>
          <w:rFonts w:ascii="Symbol" w:hAnsi="Symbol"/>
        </w:rPr>
      </w:pPr>
      <w:r>
        <w:t>Minimize</w:t>
      </w:r>
      <w:r>
        <w:rPr>
          <w:spacing w:val="-3"/>
        </w:rPr>
        <w:t xml:space="preserve"> </w:t>
      </w:r>
      <w:r>
        <w:t>Environmental</w:t>
      </w:r>
      <w:r>
        <w:rPr>
          <w:spacing w:val="-3"/>
        </w:rPr>
        <w:t xml:space="preserve"> </w:t>
      </w:r>
      <w:r>
        <w:t>Impact:</w:t>
      </w:r>
      <w:r>
        <w:rPr>
          <w:spacing w:val="-3"/>
        </w:rPr>
        <w:t xml:space="preserve"> </w:t>
      </w:r>
      <w:r>
        <w:t>Reduce</w:t>
      </w:r>
      <w:r>
        <w:rPr>
          <w:spacing w:val="-3"/>
        </w:rPr>
        <w:t xml:space="preserve"> </w:t>
      </w:r>
      <w:r>
        <w:t>the</w:t>
      </w:r>
      <w:r>
        <w:rPr>
          <w:spacing w:val="-3"/>
        </w:rPr>
        <w:t xml:space="preserve"> </w:t>
      </w:r>
      <w:r>
        <w:t>ecological</w:t>
      </w:r>
      <w:r>
        <w:rPr>
          <w:spacing w:val="-1"/>
        </w:rPr>
        <w:t xml:space="preserve"> </w:t>
      </w:r>
      <w:r>
        <w:t>footprint</w:t>
      </w:r>
      <w:r>
        <w:rPr>
          <w:spacing w:val="-3"/>
        </w:rPr>
        <w:t xml:space="preserve"> </w:t>
      </w:r>
      <w:r>
        <w:t>of</w:t>
      </w:r>
      <w:r>
        <w:rPr>
          <w:spacing w:val="-3"/>
        </w:rPr>
        <w:t xml:space="preserve"> </w:t>
      </w:r>
      <w:r>
        <w:t>our</w:t>
      </w:r>
      <w:r>
        <w:rPr>
          <w:spacing w:val="-3"/>
        </w:rPr>
        <w:t xml:space="preserve"> </w:t>
      </w:r>
      <w:r>
        <w:t>supply</w:t>
      </w:r>
      <w:r>
        <w:rPr>
          <w:spacing w:val="-4"/>
        </w:rPr>
        <w:t xml:space="preserve"> </w:t>
      </w:r>
      <w:r>
        <w:t xml:space="preserve">chain </w:t>
      </w:r>
      <w:r>
        <w:lastRenderedPageBreak/>
        <w:t>by sourcing materials and services that minimize environmental harm and support biodiversity conservation.</w:t>
      </w:r>
    </w:p>
    <w:p w14:paraId="2D062F86" w14:textId="77777777" w:rsidR="00EA4886" w:rsidRDefault="003B6366">
      <w:pPr>
        <w:pStyle w:val="Heading3"/>
        <w:numPr>
          <w:ilvl w:val="1"/>
          <w:numId w:val="3"/>
        </w:numPr>
        <w:tabs>
          <w:tab w:val="left" w:pos="1466"/>
        </w:tabs>
        <w:spacing w:before="248" w:line="276" w:lineRule="auto"/>
        <w:ind w:left="1466" w:right="216"/>
        <w:rPr>
          <w:rFonts w:ascii="Symbol" w:hAnsi="Symbol"/>
        </w:rPr>
      </w:pPr>
      <w:r>
        <w:t>Enhance Supply Chain Transparency: Foster transparency and traceability in our supply chain to ensure accountability and facilitate informed decision-making on sourcing practices.</w:t>
      </w:r>
    </w:p>
    <w:p w14:paraId="4B9B4717" w14:textId="77777777" w:rsidR="00EA4886" w:rsidRDefault="00EA4886">
      <w:pPr>
        <w:spacing w:line="276" w:lineRule="auto"/>
        <w:jc w:val="both"/>
        <w:rPr>
          <w:rFonts w:ascii="Symbol" w:hAnsi="Symbol"/>
        </w:rPr>
      </w:pPr>
    </w:p>
    <w:p w14:paraId="22CE0B46" w14:textId="77777777" w:rsidR="00EA4886" w:rsidRDefault="003B6366">
      <w:pPr>
        <w:pStyle w:val="Heading3"/>
        <w:numPr>
          <w:ilvl w:val="1"/>
          <w:numId w:val="3"/>
        </w:numPr>
        <w:tabs>
          <w:tab w:val="left" w:pos="1466"/>
        </w:tabs>
        <w:spacing w:before="0" w:line="273" w:lineRule="auto"/>
        <w:ind w:left="1466"/>
        <w:rPr>
          <w:rFonts w:ascii="Symbol" w:hAnsi="Symbol"/>
        </w:rPr>
      </w:pPr>
      <w:r>
        <w:t>Support Innovation and Efficiency: Encourage suppliers to adopt innovative solutions and technologies that drive sustainability and operational efficiency, contributing to long-term environmental and economic benefits.</w:t>
      </w:r>
    </w:p>
    <w:p w14:paraId="55933E24" w14:textId="77777777" w:rsidR="00EA4886" w:rsidRDefault="003B6366">
      <w:pPr>
        <w:pStyle w:val="Heading3"/>
        <w:numPr>
          <w:ilvl w:val="1"/>
          <w:numId w:val="3"/>
        </w:numPr>
        <w:tabs>
          <w:tab w:val="left" w:pos="1466"/>
        </w:tabs>
        <w:spacing w:before="248" w:line="276" w:lineRule="auto"/>
        <w:ind w:left="1466" w:right="216"/>
        <w:rPr>
          <w:rFonts w:ascii="Symbol" w:hAnsi="Symbol"/>
        </w:rPr>
      </w:pPr>
      <w:r>
        <w:t>Build Long-Term Partnerships: Develop and maintain collaborative relationships</w:t>
      </w:r>
      <w:r>
        <w:rPr>
          <w:spacing w:val="40"/>
        </w:rPr>
        <w:t xml:space="preserve"> </w:t>
      </w:r>
      <w:r>
        <w:t>with suppliers who share our commitment to sustainability, fostering mutual</w:t>
      </w:r>
      <w:r>
        <w:rPr>
          <w:spacing w:val="40"/>
        </w:rPr>
        <w:t xml:space="preserve"> </w:t>
      </w:r>
      <w:r>
        <w:t>growth and reinforcing our corporate values.</w:t>
      </w:r>
    </w:p>
    <w:p w14:paraId="0CC3D062" w14:textId="77777777" w:rsidR="00EA4886" w:rsidRDefault="003B6366">
      <w:pPr>
        <w:pStyle w:val="Heading3"/>
        <w:numPr>
          <w:ilvl w:val="1"/>
          <w:numId w:val="3"/>
        </w:numPr>
        <w:tabs>
          <w:tab w:val="left" w:pos="1466"/>
        </w:tabs>
        <w:spacing w:line="273" w:lineRule="auto"/>
        <w:ind w:left="1466"/>
        <w:rPr>
          <w:rFonts w:ascii="Symbol" w:hAnsi="Symbol"/>
        </w:rPr>
      </w:pPr>
      <w:r>
        <w:t>Monitor and Evaluate Performance: Implement robust mechanisms for monitoring and evaluating supplier performance against sustainability criteria, ensuring continuous improvement and adherence to our policy standards.</w:t>
      </w:r>
    </w:p>
    <w:p w14:paraId="4F1E0941" w14:textId="77777777" w:rsidR="00EA4886" w:rsidRDefault="003B6366">
      <w:pPr>
        <w:pStyle w:val="Heading3"/>
        <w:numPr>
          <w:ilvl w:val="1"/>
          <w:numId w:val="3"/>
        </w:numPr>
        <w:tabs>
          <w:tab w:val="left" w:pos="1466"/>
        </w:tabs>
        <w:spacing w:before="248" w:line="273" w:lineRule="auto"/>
        <w:ind w:left="1466"/>
        <w:rPr>
          <w:rFonts w:ascii="Symbol" w:hAnsi="Symbol"/>
        </w:rPr>
      </w:pPr>
      <w:r>
        <w:t>Promote Regulatory Compliance: Ensure that all sourcing and procurement</w:t>
      </w:r>
      <w:r>
        <w:rPr>
          <w:spacing w:val="40"/>
        </w:rPr>
        <w:t xml:space="preserve"> </w:t>
      </w:r>
      <w:r>
        <w:t>activities comply with relevant environmental regulations and industry standards, mitigating legal and reputational risks.</w:t>
      </w:r>
    </w:p>
    <w:p w14:paraId="4E55F1A8" w14:textId="77777777" w:rsidR="00EA4886" w:rsidRDefault="003B6366">
      <w:pPr>
        <w:pStyle w:val="Heading3"/>
        <w:numPr>
          <w:ilvl w:val="1"/>
          <w:numId w:val="3"/>
        </w:numPr>
        <w:tabs>
          <w:tab w:val="left" w:pos="1466"/>
        </w:tabs>
        <w:spacing w:before="250" w:line="273" w:lineRule="auto"/>
        <w:ind w:left="1466" w:right="222"/>
        <w:rPr>
          <w:rFonts w:ascii="Symbol" w:hAnsi="Symbol"/>
        </w:rPr>
      </w:pPr>
      <w:r>
        <w:t>Engage Stakeholders: Involve stakeholders in the development and implementation of sustainable</w:t>
      </w:r>
      <w:r>
        <w:rPr>
          <w:spacing w:val="-1"/>
        </w:rPr>
        <w:t xml:space="preserve"> </w:t>
      </w:r>
      <w:r>
        <w:t>sourcing</w:t>
      </w:r>
      <w:r>
        <w:rPr>
          <w:spacing w:val="-2"/>
        </w:rPr>
        <w:t xml:space="preserve"> </w:t>
      </w:r>
      <w:r>
        <w:t>practices</w:t>
      </w:r>
      <w:r>
        <w:rPr>
          <w:spacing w:val="-1"/>
        </w:rPr>
        <w:t xml:space="preserve"> </w:t>
      </w:r>
      <w:r>
        <w:t>to</w:t>
      </w:r>
      <w:r>
        <w:rPr>
          <w:spacing w:val="-1"/>
        </w:rPr>
        <w:t xml:space="preserve"> </w:t>
      </w:r>
      <w:r>
        <w:t>align</w:t>
      </w:r>
      <w:r>
        <w:rPr>
          <w:spacing w:val="-1"/>
        </w:rPr>
        <w:t xml:space="preserve"> </w:t>
      </w:r>
      <w:r>
        <w:t>with</w:t>
      </w:r>
      <w:r>
        <w:rPr>
          <w:spacing w:val="-3"/>
        </w:rPr>
        <w:t xml:space="preserve"> </w:t>
      </w:r>
      <w:r>
        <w:t>broader</w:t>
      </w:r>
      <w:r>
        <w:rPr>
          <w:spacing w:val="-1"/>
        </w:rPr>
        <w:t xml:space="preserve"> </w:t>
      </w:r>
      <w:r>
        <w:t>corporate</w:t>
      </w:r>
      <w:r>
        <w:rPr>
          <w:spacing w:val="-1"/>
        </w:rPr>
        <w:t xml:space="preserve"> </w:t>
      </w:r>
      <w:r>
        <w:t>sustainability</w:t>
      </w:r>
      <w:r>
        <w:rPr>
          <w:spacing w:val="-2"/>
        </w:rPr>
        <w:t xml:space="preserve"> </w:t>
      </w:r>
      <w:r>
        <w:t>goals and community expectations.</w:t>
      </w:r>
    </w:p>
    <w:p w14:paraId="52249B36" w14:textId="77777777" w:rsidR="00EA4886" w:rsidRDefault="003B6366">
      <w:pPr>
        <w:pStyle w:val="Heading3"/>
        <w:numPr>
          <w:ilvl w:val="1"/>
          <w:numId w:val="3"/>
        </w:numPr>
        <w:tabs>
          <w:tab w:val="left" w:pos="1466"/>
        </w:tabs>
        <w:spacing w:before="247" w:line="273" w:lineRule="auto"/>
        <w:ind w:left="1466" w:right="220"/>
        <w:rPr>
          <w:rFonts w:ascii="Symbol" w:hAnsi="Symbol"/>
        </w:rPr>
      </w:pPr>
      <w:r>
        <w:t>Foster Employee Awareness: Increase awareness and training among employees about sustainable sourcing practices to ensure that procurement decisions reflect our commitment to sustainability.</w:t>
      </w:r>
    </w:p>
    <w:p w14:paraId="61635702" w14:textId="77777777" w:rsidR="00EA4886" w:rsidRDefault="003B6366">
      <w:pPr>
        <w:pStyle w:val="Heading1"/>
        <w:numPr>
          <w:ilvl w:val="0"/>
          <w:numId w:val="3"/>
        </w:numPr>
        <w:tabs>
          <w:tab w:val="left" w:pos="1019"/>
        </w:tabs>
        <w:spacing w:before="250"/>
        <w:ind w:left="1019" w:hanging="359"/>
      </w:pPr>
      <w:bookmarkStart w:id="82" w:name="_Toc206781542"/>
      <w:r>
        <w:rPr>
          <w:color w:val="2E5395"/>
        </w:rPr>
        <w:t>Area</w:t>
      </w:r>
      <w:r>
        <w:rPr>
          <w:color w:val="2E5395"/>
          <w:spacing w:val="-9"/>
        </w:rPr>
        <w:t xml:space="preserve"> </w:t>
      </w:r>
      <w:r>
        <w:rPr>
          <w:color w:val="2E5395"/>
        </w:rPr>
        <w:t>where</w:t>
      </w:r>
      <w:r>
        <w:rPr>
          <w:color w:val="2E5395"/>
          <w:spacing w:val="-7"/>
        </w:rPr>
        <w:t xml:space="preserve"> </w:t>
      </w:r>
      <w:r>
        <w:rPr>
          <w:color w:val="2E5395"/>
        </w:rPr>
        <w:t>we</w:t>
      </w:r>
      <w:r>
        <w:rPr>
          <w:color w:val="2E5395"/>
          <w:spacing w:val="-9"/>
        </w:rPr>
        <w:t xml:space="preserve"> </w:t>
      </w:r>
      <w:r>
        <w:rPr>
          <w:color w:val="2E5395"/>
        </w:rPr>
        <w:t>were</w:t>
      </w:r>
      <w:r>
        <w:rPr>
          <w:color w:val="2E5395"/>
          <w:spacing w:val="-7"/>
        </w:rPr>
        <w:t xml:space="preserve"> </w:t>
      </w:r>
      <w:r>
        <w:rPr>
          <w:color w:val="2E5395"/>
          <w:spacing w:val="-2"/>
        </w:rPr>
        <w:t>focusing</w:t>
      </w:r>
      <w:bookmarkEnd w:id="82"/>
    </w:p>
    <w:p w14:paraId="3B0DD340" w14:textId="77777777" w:rsidR="00EA4886" w:rsidRDefault="003B6366">
      <w:pPr>
        <w:pStyle w:val="Heading2"/>
        <w:numPr>
          <w:ilvl w:val="1"/>
          <w:numId w:val="3"/>
        </w:numPr>
        <w:tabs>
          <w:tab w:val="left" w:pos="1466"/>
        </w:tabs>
        <w:spacing w:before="299"/>
        <w:ind w:left="1466" w:hanging="446"/>
        <w:rPr>
          <w:rFonts w:ascii="Symbol" w:hAnsi="Symbol"/>
          <w:b w:val="0"/>
        </w:rPr>
      </w:pPr>
      <w:r>
        <w:t>Environmental</w:t>
      </w:r>
      <w:r>
        <w:rPr>
          <w:spacing w:val="-5"/>
        </w:rPr>
        <w:t xml:space="preserve"> </w:t>
      </w:r>
      <w:r>
        <w:rPr>
          <w:spacing w:val="-2"/>
        </w:rPr>
        <w:t>issues</w:t>
      </w:r>
    </w:p>
    <w:p w14:paraId="1C6E0AD4" w14:textId="77777777" w:rsidR="00EA4886" w:rsidRDefault="003B6366">
      <w:pPr>
        <w:pStyle w:val="Heading3"/>
        <w:numPr>
          <w:ilvl w:val="2"/>
          <w:numId w:val="3"/>
        </w:numPr>
        <w:tabs>
          <w:tab w:val="left" w:pos="1927"/>
        </w:tabs>
        <w:spacing w:before="283" w:line="268" w:lineRule="auto"/>
        <w:ind w:right="222"/>
      </w:pPr>
      <w:r>
        <w:t>We are focusing on ensuring that all suppliers adhere to strict environmental regulations and implement practices to minimize their carbon footprint.</w:t>
      </w:r>
    </w:p>
    <w:p w14:paraId="44A232EB" w14:textId="77777777" w:rsidR="00EA4886" w:rsidRDefault="003B6366">
      <w:pPr>
        <w:pStyle w:val="Heading3"/>
        <w:numPr>
          <w:ilvl w:val="2"/>
          <w:numId w:val="3"/>
        </w:numPr>
        <w:tabs>
          <w:tab w:val="left" w:pos="1927"/>
        </w:tabs>
        <w:spacing w:before="248" w:line="273" w:lineRule="auto"/>
        <w:ind w:right="222"/>
      </w:pPr>
      <w:r>
        <w:t>Our focus is on selecting suppliers who actively engage in waste reduction, recycling, and sustainable resource management to support a circular</w:t>
      </w:r>
      <w:r>
        <w:rPr>
          <w:spacing w:val="40"/>
        </w:rPr>
        <w:t xml:space="preserve"> </w:t>
      </w:r>
      <w:r>
        <w:rPr>
          <w:spacing w:val="-2"/>
        </w:rPr>
        <w:t>economy.</w:t>
      </w:r>
    </w:p>
    <w:p w14:paraId="1D883B4A" w14:textId="77777777" w:rsidR="00EA4886" w:rsidRDefault="003B6366">
      <w:pPr>
        <w:pStyle w:val="Heading3"/>
        <w:numPr>
          <w:ilvl w:val="2"/>
          <w:numId w:val="3"/>
        </w:numPr>
        <w:tabs>
          <w:tab w:val="left" w:pos="1927"/>
        </w:tabs>
        <w:spacing w:before="244" w:line="268" w:lineRule="auto"/>
        <w:ind w:right="216"/>
      </w:pPr>
      <w:r>
        <w:t xml:space="preserve">We emphasize the importance of suppliers using energy-efficient technologies </w:t>
      </w:r>
      <w:r>
        <w:lastRenderedPageBreak/>
        <w:t>and renewable energy sources to reduce their environmental impact.</w:t>
      </w:r>
    </w:p>
    <w:p w14:paraId="0C363FA8" w14:textId="77777777" w:rsidR="00EA4886" w:rsidRDefault="00EA4886">
      <w:pPr>
        <w:spacing w:line="268" w:lineRule="auto"/>
        <w:jc w:val="both"/>
        <w:rPr>
          <w:ins w:id="83" w:author="Kush Khalasi" w:date="2025-08-22T18:47:00Z" w16du:dateUtc="2025-08-22T13:17:00Z"/>
        </w:rPr>
      </w:pPr>
    </w:p>
    <w:p w14:paraId="0E57382A" w14:textId="585576D5" w:rsidR="003A471C" w:rsidDel="003A471C" w:rsidRDefault="003A471C">
      <w:pPr>
        <w:spacing w:line="268" w:lineRule="auto"/>
        <w:jc w:val="both"/>
        <w:rPr>
          <w:del w:id="84" w:author="Kush Khalasi" w:date="2025-08-22T18:47:00Z" w16du:dateUtc="2025-08-22T13:17:00Z"/>
        </w:rPr>
        <w:sectPr w:rsidR="003A471C" w:rsidDel="003A471C" w:rsidSect="003A471C">
          <w:headerReference w:type="default" r:id="rId11"/>
          <w:pgSz w:w="11910" w:h="16840"/>
          <w:pgMar w:top="2234" w:right="1220" w:bottom="1440" w:left="780" w:header="0" w:footer="732" w:gutter="0"/>
          <w:pgBorders w:offsetFrom="page">
            <w:top w:val="double" w:sz="4" w:space="24" w:color="000000"/>
            <w:left w:val="double" w:sz="4" w:space="24" w:color="000000"/>
            <w:bottom w:val="double" w:sz="4" w:space="24" w:color="000000"/>
            <w:right w:val="double" w:sz="4" w:space="24" w:color="000000"/>
          </w:pgBorders>
          <w:cols w:space="720"/>
          <w:sectPrChange w:id="85" w:author="Kush Khalasi" w:date="2025-08-22T18:47:00Z" w16du:dateUtc="2025-08-22T13:17:00Z">
            <w:sectPr w:rsidR="003A471C" w:rsidDel="003A471C" w:rsidSect="003A471C">
              <w:pgMar w:top="2234" w:right="1220" w:bottom="920" w:left="780" w:header="0" w:footer="732" w:gutter="0"/>
            </w:sectPr>
          </w:sectPrChange>
        </w:sectPr>
      </w:pPr>
    </w:p>
    <w:p w14:paraId="7705EE4C" w14:textId="77777777" w:rsidR="00EA4886" w:rsidRDefault="003B6366">
      <w:pPr>
        <w:pStyle w:val="Heading3"/>
        <w:numPr>
          <w:ilvl w:val="2"/>
          <w:numId w:val="3"/>
        </w:numPr>
        <w:tabs>
          <w:tab w:val="left" w:pos="1927"/>
        </w:tabs>
        <w:spacing w:before="0" w:line="273" w:lineRule="auto"/>
        <w:ind w:right="221"/>
      </w:pPr>
      <w:r>
        <w:t xml:space="preserve">We are committed to requiring suppliers to regularly report their environmental performance and improvements to ensure transparency and </w:t>
      </w:r>
      <w:r>
        <w:rPr>
          <w:spacing w:val="-2"/>
        </w:rPr>
        <w:t>accountability.</w:t>
      </w:r>
    </w:p>
    <w:p w14:paraId="3993CF66" w14:textId="77777777" w:rsidR="00EA4886" w:rsidRDefault="003B6366">
      <w:pPr>
        <w:pStyle w:val="Heading3"/>
        <w:numPr>
          <w:ilvl w:val="2"/>
          <w:numId w:val="3"/>
        </w:numPr>
        <w:tabs>
          <w:tab w:val="left" w:pos="1927"/>
        </w:tabs>
        <w:spacing w:line="271" w:lineRule="auto"/>
        <w:ind w:right="226"/>
      </w:pPr>
      <w:r>
        <w:t>Our approach involves collaborating with suppliers to develop and implement strategies for reducing greenhouse gas emissions across the supply chain</w:t>
      </w:r>
    </w:p>
    <w:p w14:paraId="76884435" w14:textId="77777777" w:rsidR="00EA4886" w:rsidRDefault="003B6366">
      <w:pPr>
        <w:pStyle w:val="Heading2"/>
        <w:numPr>
          <w:ilvl w:val="1"/>
          <w:numId w:val="3"/>
        </w:numPr>
        <w:tabs>
          <w:tab w:val="left" w:pos="1466"/>
        </w:tabs>
        <w:spacing w:before="247"/>
        <w:ind w:left="1466" w:hanging="446"/>
        <w:rPr>
          <w:rFonts w:ascii="Symbol" w:hAnsi="Symbol"/>
          <w:b w:val="0"/>
        </w:rPr>
      </w:pPr>
      <w:r>
        <w:t>Labor</w:t>
      </w:r>
      <w:r>
        <w:rPr>
          <w:spacing w:val="-2"/>
        </w:rPr>
        <w:t xml:space="preserve"> </w:t>
      </w:r>
      <w:r>
        <w:t>and</w:t>
      </w:r>
      <w:r>
        <w:rPr>
          <w:spacing w:val="-2"/>
        </w:rPr>
        <w:t xml:space="preserve"> </w:t>
      </w:r>
      <w:r>
        <w:t>Human</w:t>
      </w:r>
      <w:r>
        <w:rPr>
          <w:spacing w:val="-2"/>
        </w:rPr>
        <w:t xml:space="preserve"> </w:t>
      </w:r>
      <w:r>
        <w:t>rights</w:t>
      </w:r>
      <w:r>
        <w:rPr>
          <w:spacing w:val="-3"/>
        </w:rPr>
        <w:t xml:space="preserve"> </w:t>
      </w:r>
      <w:r>
        <w:rPr>
          <w:spacing w:val="-2"/>
        </w:rPr>
        <w:t>issue</w:t>
      </w:r>
    </w:p>
    <w:p w14:paraId="64ADA262" w14:textId="77777777" w:rsidR="00EA4886" w:rsidRDefault="003B6366">
      <w:pPr>
        <w:pStyle w:val="Heading3"/>
        <w:numPr>
          <w:ilvl w:val="2"/>
          <w:numId w:val="3"/>
        </w:numPr>
        <w:tabs>
          <w:tab w:val="left" w:pos="1927"/>
        </w:tabs>
        <w:spacing w:before="283" w:line="268" w:lineRule="auto"/>
        <w:ind w:right="223"/>
      </w:pPr>
      <w:r>
        <w:t>We are focusing on ensuring that all suppliers uphold fair labor practices, including safe working conditions and fair wages for all employees.</w:t>
      </w:r>
    </w:p>
    <w:p w14:paraId="743B70A0" w14:textId="77777777" w:rsidR="00EA4886" w:rsidRDefault="003B6366">
      <w:pPr>
        <w:pStyle w:val="Heading3"/>
        <w:numPr>
          <w:ilvl w:val="2"/>
          <w:numId w:val="3"/>
        </w:numPr>
        <w:tabs>
          <w:tab w:val="left" w:pos="1927"/>
        </w:tabs>
        <w:spacing w:before="248" w:line="271" w:lineRule="auto"/>
        <w:ind w:right="223"/>
      </w:pPr>
      <w:r>
        <w:t>Our focus is on requiring suppliers to have robust policies in place to prevent and address any forms of child labor, forced labor, or human trafficking.</w:t>
      </w:r>
    </w:p>
    <w:p w14:paraId="275CA0F7" w14:textId="77777777" w:rsidR="00EA4886" w:rsidRDefault="003B6366">
      <w:pPr>
        <w:pStyle w:val="Heading3"/>
        <w:numPr>
          <w:ilvl w:val="2"/>
          <w:numId w:val="3"/>
        </w:numPr>
        <w:tabs>
          <w:tab w:val="left" w:pos="1927"/>
        </w:tabs>
        <w:spacing w:before="245" w:line="271" w:lineRule="auto"/>
        <w:ind w:right="217"/>
      </w:pPr>
      <w:r>
        <w:t>We emphasize</w:t>
      </w:r>
      <w:r>
        <w:rPr>
          <w:spacing w:val="-2"/>
        </w:rPr>
        <w:t xml:space="preserve"> </w:t>
      </w:r>
      <w:r>
        <w:t>the</w:t>
      </w:r>
      <w:r>
        <w:rPr>
          <w:spacing w:val="-2"/>
        </w:rPr>
        <w:t xml:space="preserve"> </w:t>
      </w:r>
      <w:r>
        <w:t>need</w:t>
      </w:r>
      <w:r>
        <w:rPr>
          <w:spacing w:val="-2"/>
        </w:rPr>
        <w:t xml:space="preserve"> </w:t>
      </w:r>
      <w:r>
        <w:t>for suppliers to</w:t>
      </w:r>
      <w:r>
        <w:rPr>
          <w:spacing w:val="-2"/>
        </w:rPr>
        <w:t xml:space="preserve"> </w:t>
      </w:r>
      <w:r>
        <w:t>provide regular training</w:t>
      </w:r>
      <w:r>
        <w:rPr>
          <w:spacing w:val="-1"/>
        </w:rPr>
        <w:t xml:space="preserve"> </w:t>
      </w:r>
      <w:r>
        <w:t>on labor rights and workplace safety to all their employees.</w:t>
      </w:r>
    </w:p>
    <w:p w14:paraId="2797DA81" w14:textId="77777777" w:rsidR="00EA4886" w:rsidRDefault="003B6366">
      <w:pPr>
        <w:pStyle w:val="Heading3"/>
        <w:numPr>
          <w:ilvl w:val="2"/>
          <w:numId w:val="3"/>
        </w:numPr>
        <w:tabs>
          <w:tab w:val="left" w:pos="1927"/>
        </w:tabs>
        <w:spacing w:before="245" w:line="273" w:lineRule="auto"/>
        <w:ind w:right="223"/>
      </w:pPr>
      <w:r>
        <w:t>We are committed to evaluating suppliers based on their adherence to international human rights standards and their efforts</w:t>
      </w:r>
      <w:r>
        <w:rPr>
          <w:spacing w:val="-1"/>
        </w:rPr>
        <w:t xml:space="preserve"> </w:t>
      </w:r>
      <w:r>
        <w:t xml:space="preserve">to promote equality and </w:t>
      </w:r>
      <w:r>
        <w:rPr>
          <w:spacing w:val="-2"/>
        </w:rPr>
        <w:t>non-discrimination.</w:t>
      </w:r>
    </w:p>
    <w:p w14:paraId="07A6583D" w14:textId="77777777" w:rsidR="00EA4886" w:rsidRDefault="003B6366">
      <w:pPr>
        <w:pStyle w:val="Heading3"/>
        <w:numPr>
          <w:ilvl w:val="2"/>
          <w:numId w:val="3"/>
        </w:numPr>
        <w:tabs>
          <w:tab w:val="left" w:pos="1927"/>
        </w:tabs>
        <w:spacing w:line="273" w:lineRule="auto"/>
        <w:ind w:right="221"/>
      </w:pPr>
      <w:r>
        <w:t xml:space="preserve">Our approach involves working with suppliers to ensure they have effective grievance mechanisms in place for employees to report violations and seek </w:t>
      </w:r>
      <w:r>
        <w:rPr>
          <w:spacing w:val="-2"/>
        </w:rPr>
        <w:t>resolution.</w:t>
      </w:r>
    </w:p>
    <w:p w14:paraId="1393D9AE" w14:textId="77777777" w:rsidR="00EA4886" w:rsidRDefault="003B6366">
      <w:pPr>
        <w:pStyle w:val="Heading1"/>
        <w:numPr>
          <w:ilvl w:val="0"/>
          <w:numId w:val="3"/>
        </w:numPr>
        <w:tabs>
          <w:tab w:val="left" w:pos="1019"/>
        </w:tabs>
        <w:spacing w:before="241"/>
        <w:ind w:left="1019" w:hanging="359"/>
      </w:pPr>
      <w:bookmarkStart w:id="86" w:name="_Toc206781543"/>
      <w:r>
        <w:rPr>
          <w:color w:val="2E5395"/>
          <w:spacing w:val="-2"/>
        </w:rPr>
        <w:t>Quality-based</w:t>
      </w:r>
      <w:r>
        <w:rPr>
          <w:color w:val="2E5395"/>
          <w:spacing w:val="6"/>
        </w:rPr>
        <w:t xml:space="preserve"> </w:t>
      </w:r>
      <w:r>
        <w:rPr>
          <w:color w:val="2E5395"/>
          <w:spacing w:val="-2"/>
        </w:rPr>
        <w:t>Approach</w:t>
      </w:r>
      <w:bookmarkEnd w:id="86"/>
    </w:p>
    <w:p w14:paraId="2A12A08F" w14:textId="77777777" w:rsidR="00EA4886" w:rsidRDefault="003B6366">
      <w:pPr>
        <w:pStyle w:val="Heading2"/>
        <w:numPr>
          <w:ilvl w:val="1"/>
          <w:numId w:val="3"/>
        </w:numPr>
        <w:tabs>
          <w:tab w:val="left" w:pos="1466"/>
        </w:tabs>
        <w:spacing w:before="300"/>
        <w:ind w:left="1466" w:hanging="446"/>
        <w:rPr>
          <w:rFonts w:ascii="Symbol" w:hAnsi="Symbol"/>
          <w:b w:val="0"/>
        </w:rPr>
      </w:pPr>
      <w:r>
        <w:t>Environmental</w:t>
      </w:r>
      <w:r>
        <w:rPr>
          <w:spacing w:val="-5"/>
        </w:rPr>
        <w:t xml:space="preserve"> </w:t>
      </w:r>
      <w:r>
        <w:rPr>
          <w:spacing w:val="-2"/>
        </w:rPr>
        <w:t>issues</w:t>
      </w:r>
    </w:p>
    <w:p w14:paraId="27A65834" w14:textId="77777777" w:rsidR="00EA4886" w:rsidRDefault="003B6366">
      <w:pPr>
        <w:pStyle w:val="Heading3"/>
        <w:numPr>
          <w:ilvl w:val="2"/>
          <w:numId w:val="3"/>
        </w:numPr>
        <w:tabs>
          <w:tab w:val="left" w:pos="2186"/>
        </w:tabs>
        <w:spacing w:before="283" w:line="273" w:lineRule="auto"/>
        <w:ind w:left="2186" w:right="215"/>
      </w:pPr>
      <w:r>
        <w:t>We are implementing a rigorous supplier assessment process to ensure compliance with local and international environmental laws, aiming to reduce overall environmental impact.</w:t>
      </w:r>
    </w:p>
    <w:p w14:paraId="33929CF5" w14:textId="77777777" w:rsidR="00EA4886" w:rsidRDefault="003B6366">
      <w:pPr>
        <w:pStyle w:val="Heading3"/>
        <w:numPr>
          <w:ilvl w:val="2"/>
          <w:numId w:val="3"/>
        </w:numPr>
        <w:tabs>
          <w:tab w:val="left" w:pos="2186"/>
        </w:tabs>
        <w:spacing w:line="273" w:lineRule="auto"/>
        <w:ind w:left="2186" w:right="214"/>
      </w:pPr>
      <w:r>
        <w:t>We will utilize advanced tracking technologies to monitor suppliers’ adherence to environmental regulations, ensuring that their practices align with legal requirements and our sustainability goals.</w:t>
      </w:r>
    </w:p>
    <w:p w14:paraId="7E869CD7" w14:textId="77777777" w:rsidR="00EA4886" w:rsidRDefault="00EA4886">
      <w:pPr>
        <w:spacing w:line="273" w:lineRule="auto"/>
        <w:jc w:val="both"/>
      </w:pPr>
    </w:p>
    <w:p w14:paraId="09068C52" w14:textId="77777777" w:rsidR="00EA4886" w:rsidRDefault="003B6366">
      <w:pPr>
        <w:pStyle w:val="Heading3"/>
        <w:numPr>
          <w:ilvl w:val="2"/>
          <w:numId w:val="3"/>
        </w:numPr>
        <w:tabs>
          <w:tab w:val="left" w:pos="2186"/>
        </w:tabs>
        <w:spacing w:before="0" w:line="273" w:lineRule="auto"/>
        <w:ind w:left="2186"/>
      </w:pPr>
      <w:r>
        <w:t>We are integrating environmental performance metrics into our supplier evaluation criteria, in accordance with environmental legislation, to foster continuous improvement in ecological responsibility.</w:t>
      </w:r>
    </w:p>
    <w:p w14:paraId="5B41DFB6" w14:textId="77777777" w:rsidR="00EA4886" w:rsidRDefault="003B6366">
      <w:pPr>
        <w:pStyle w:val="Heading3"/>
        <w:numPr>
          <w:ilvl w:val="2"/>
          <w:numId w:val="3"/>
        </w:numPr>
        <w:tabs>
          <w:tab w:val="left" w:pos="2186"/>
        </w:tabs>
        <w:spacing w:before="243" w:line="237" w:lineRule="auto"/>
        <w:ind w:left="2186" w:right="213"/>
      </w:pPr>
      <w:r>
        <w:lastRenderedPageBreak/>
        <w:t>We are collaborating with suppliers to promote the adoption of eco-friendly materials and processes, ensuring compliance with environmental laws and supporting our sustainability objectives.</w:t>
      </w:r>
    </w:p>
    <w:p w14:paraId="09302340" w14:textId="6A751B9C" w:rsidR="00EA4886" w:rsidRDefault="003B6366">
      <w:pPr>
        <w:pStyle w:val="Heading3"/>
        <w:numPr>
          <w:ilvl w:val="2"/>
          <w:numId w:val="3"/>
        </w:numPr>
        <w:tabs>
          <w:tab w:val="left" w:pos="2186"/>
        </w:tabs>
        <w:spacing w:before="239" w:line="273" w:lineRule="auto"/>
        <w:ind w:left="2186" w:right="217"/>
        <w:rPr>
          <w:ins w:id="87" w:author="Kush Khalasi" w:date="2025-08-22T18:50:00Z" w16du:dateUtc="2025-08-22T13:20:00Z"/>
        </w:rPr>
      </w:pPr>
      <w:r>
        <w:t xml:space="preserve">We are conducting regular audits of our suppliers' environmental practices to verify adherence to </w:t>
      </w:r>
      <w:r w:rsidR="004C26C2">
        <w:t xml:space="preserve">both </w:t>
      </w:r>
      <w:r>
        <w:t>our internal standards and relevant legal requirements, enhancing overall environmental stewardship.</w:t>
      </w:r>
    </w:p>
    <w:p w14:paraId="3A72B93A" w14:textId="01201022" w:rsidR="003A471C" w:rsidRDefault="00C9421F">
      <w:pPr>
        <w:pStyle w:val="Heading3"/>
        <w:numPr>
          <w:ilvl w:val="2"/>
          <w:numId w:val="3"/>
        </w:numPr>
        <w:tabs>
          <w:tab w:val="left" w:pos="2186"/>
        </w:tabs>
        <w:spacing w:before="239" w:line="273" w:lineRule="auto"/>
        <w:ind w:left="2186" w:right="217"/>
      </w:pPr>
      <w:ins w:id="88" w:author="Kush Khalasi" w:date="2025-08-22T18:51:00Z">
        <w:r w:rsidRPr="00C9421F">
          <w:t>We aim to provide regular and comprehensive training for procurement staff on ESG issues associated with procurement.</w:t>
        </w:r>
      </w:ins>
    </w:p>
    <w:p w14:paraId="16C50626" w14:textId="77777777" w:rsidR="00EA4886" w:rsidRDefault="003B6366">
      <w:pPr>
        <w:pStyle w:val="Heading2"/>
        <w:numPr>
          <w:ilvl w:val="1"/>
          <w:numId w:val="3"/>
        </w:numPr>
        <w:tabs>
          <w:tab w:val="left" w:pos="1466"/>
        </w:tabs>
        <w:spacing w:before="243"/>
        <w:ind w:left="1466" w:hanging="446"/>
        <w:rPr>
          <w:rFonts w:ascii="Symbol" w:hAnsi="Symbol"/>
          <w:b w:val="0"/>
        </w:rPr>
      </w:pPr>
      <w:r>
        <w:t>Labor</w:t>
      </w:r>
      <w:r>
        <w:rPr>
          <w:spacing w:val="-2"/>
        </w:rPr>
        <w:t xml:space="preserve"> </w:t>
      </w:r>
      <w:r>
        <w:t>and</w:t>
      </w:r>
      <w:r>
        <w:rPr>
          <w:spacing w:val="-2"/>
        </w:rPr>
        <w:t xml:space="preserve"> </w:t>
      </w:r>
      <w:r>
        <w:t>Human</w:t>
      </w:r>
      <w:r>
        <w:rPr>
          <w:spacing w:val="-2"/>
        </w:rPr>
        <w:t xml:space="preserve"> </w:t>
      </w:r>
      <w:r>
        <w:t>rights</w:t>
      </w:r>
      <w:r>
        <w:rPr>
          <w:spacing w:val="-3"/>
        </w:rPr>
        <w:t xml:space="preserve"> </w:t>
      </w:r>
      <w:r>
        <w:rPr>
          <w:spacing w:val="-2"/>
        </w:rPr>
        <w:t>issue</w:t>
      </w:r>
    </w:p>
    <w:p w14:paraId="1F89A69D" w14:textId="77777777" w:rsidR="00EA4886" w:rsidRDefault="003B6366">
      <w:pPr>
        <w:pStyle w:val="Heading3"/>
        <w:numPr>
          <w:ilvl w:val="2"/>
          <w:numId w:val="3"/>
        </w:numPr>
        <w:tabs>
          <w:tab w:val="left" w:pos="2186"/>
        </w:tabs>
        <w:spacing w:before="283" w:line="273" w:lineRule="auto"/>
        <w:ind w:left="2186" w:right="218"/>
      </w:pPr>
      <w:r>
        <w:t>We are establishing a comprehensive supplier code of conduct that mandates adherence to local labor laws and international human rights standards, ensuring ethical treatment across our supply chain.</w:t>
      </w:r>
    </w:p>
    <w:p w14:paraId="7EC9A175" w14:textId="77777777" w:rsidR="00EA4886" w:rsidRDefault="003B6366">
      <w:pPr>
        <w:pStyle w:val="Heading3"/>
        <w:numPr>
          <w:ilvl w:val="2"/>
          <w:numId w:val="3"/>
        </w:numPr>
        <w:tabs>
          <w:tab w:val="left" w:pos="2186"/>
        </w:tabs>
        <w:spacing w:line="273" w:lineRule="auto"/>
        <w:ind w:left="2186" w:right="214"/>
      </w:pPr>
      <w:r>
        <w:t>We will implement regular human rights</w:t>
      </w:r>
      <w:r>
        <w:rPr>
          <w:spacing w:val="-1"/>
        </w:rPr>
        <w:t xml:space="preserve"> </w:t>
      </w:r>
      <w:r>
        <w:t>training</w:t>
      </w:r>
      <w:r>
        <w:rPr>
          <w:spacing w:val="-3"/>
        </w:rPr>
        <w:t xml:space="preserve"> </w:t>
      </w:r>
      <w:r>
        <w:t>programs for our suppliers, aligned with applicable labor laws, to ensure awareness and compliance</w:t>
      </w:r>
      <w:r>
        <w:rPr>
          <w:spacing w:val="40"/>
        </w:rPr>
        <w:t xml:space="preserve"> </w:t>
      </w:r>
      <w:r>
        <w:t>with our labor standards.</w:t>
      </w:r>
    </w:p>
    <w:p w14:paraId="18441033" w14:textId="77777777" w:rsidR="00EA4886" w:rsidRDefault="003B6366">
      <w:pPr>
        <w:pStyle w:val="Heading3"/>
        <w:numPr>
          <w:ilvl w:val="2"/>
          <w:numId w:val="3"/>
        </w:numPr>
        <w:tabs>
          <w:tab w:val="left" w:pos="2186"/>
        </w:tabs>
        <w:spacing w:line="273" w:lineRule="auto"/>
        <w:ind w:left="2186" w:right="223"/>
      </w:pPr>
      <w:r>
        <w:t>We are utilizing advanced monitoring tools to evaluate and verify suppliers' labor practices, ensuring alignment with legal requirements and our human rights commitments.</w:t>
      </w:r>
    </w:p>
    <w:p w14:paraId="062E3066" w14:textId="77777777" w:rsidR="00EA4886" w:rsidRDefault="003B6366">
      <w:pPr>
        <w:pStyle w:val="Heading3"/>
        <w:numPr>
          <w:ilvl w:val="2"/>
          <w:numId w:val="3"/>
        </w:numPr>
        <w:tabs>
          <w:tab w:val="left" w:pos="2186"/>
        </w:tabs>
        <w:spacing w:before="243" w:line="271" w:lineRule="auto"/>
        <w:ind w:left="2186" w:right="219"/>
      </w:pPr>
      <w:r>
        <w:t>We are fostering transparent communication channels with our suppliers to address any labor and human rights concerns in accordance with legal standards, ensuring prompt and effective resolution.</w:t>
      </w:r>
    </w:p>
    <w:p w14:paraId="3503718D" w14:textId="77777777" w:rsidR="00EA4886" w:rsidRDefault="003B6366">
      <w:pPr>
        <w:pStyle w:val="Heading3"/>
        <w:numPr>
          <w:ilvl w:val="2"/>
          <w:numId w:val="3"/>
        </w:numPr>
        <w:tabs>
          <w:tab w:val="left" w:pos="2186"/>
        </w:tabs>
        <w:spacing w:before="250" w:line="273" w:lineRule="auto"/>
        <w:ind w:left="2186" w:right="218"/>
        <w:rPr>
          <w:ins w:id="89" w:author="Kush Khalasi" w:date="2025-08-22T18:51:00Z" w16du:dateUtc="2025-08-22T13:21:00Z"/>
        </w:rPr>
      </w:pPr>
      <w:r>
        <w:t>We are conducting periodic audits and reviews of our suppliers' labor practices to ensure continuous compliance with both our ethical standards and relevant labor laws and human rights regulations.</w:t>
      </w:r>
    </w:p>
    <w:p w14:paraId="539D695A" w14:textId="171D2A11" w:rsidR="00C9421F" w:rsidRDefault="00C9421F">
      <w:pPr>
        <w:pStyle w:val="Heading3"/>
        <w:numPr>
          <w:ilvl w:val="2"/>
          <w:numId w:val="3"/>
        </w:numPr>
        <w:tabs>
          <w:tab w:val="left" w:pos="2186"/>
        </w:tabs>
        <w:spacing w:before="250" w:line="273" w:lineRule="auto"/>
        <w:ind w:left="2186" w:right="218"/>
        <w:rPr>
          <w:ins w:id="90" w:author="Kush Khalasi" w:date="2025-08-22T18:43:00Z" w16du:dateUtc="2025-08-22T13:13:00Z"/>
        </w:rPr>
      </w:pPr>
      <w:ins w:id="91" w:author="Kush Khalasi" w:date="2025-08-22T18:51:00Z">
        <w:r w:rsidRPr="00C9421F">
          <w:t>We aim to provide regular and comprehensive training for procurement staff on ESG issues associated with procurement.</w:t>
        </w:r>
      </w:ins>
    </w:p>
    <w:p w14:paraId="0F8FD58F" w14:textId="0535EAF7" w:rsidR="003A471C" w:rsidRDefault="003A471C" w:rsidP="003A471C">
      <w:pPr>
        <w:pStyle w:val="Heading3"/>
        <w:numPr>
          <w:ilvl w:val="0"/>
          <w:numId w:val="5"/>
        </w:numPr>
        <w:rPr>
          <w:ins w:id="92" w:author="Kush Khalasi" w:date="2025-08-22T18:43:00Z" w16du:dateUtc="2025-08-22T13:13:00Z"/>
          <w:b/>
        </w:rPr>
      </w:pPr>
      <w:ins w:id="93" w:author="Kush Khalasi" w:date="2025-08-22T18:43:00Z" w16du:dateUtc="2025-08-22T13:13:00Z">
        <w:r w:rsidRPr="003A471C">
          <w:rPr>
            <w:b/>
            <w:rPrChange w:id="94" w:author="Kush Khalasi" w:date="2025-08-22T18:43:00Z" w16du:dateUtc="2025-08-22T13:13:00Z">
              <w:rPr/>
            </w:rPrChange>
          </w:rPr>
          <w:t>General Principles</w:t>
        </w:r>
      </w:ins>
    </w:p>
    <w:p w14:paraId="54AD8A03" w14:textId="3348E075" w:rsidR="003A471C" w:rsidRPr="003A471C" w:rsidRDefault="003A471C">
      <w:pPr>
        <w:pStyle w:val="Heading3"/>
        <w:numPr>
          <w:ilvl w:val="2"/>
          <w:numId w:val="3"/>
        </w:numPr>
        <w:tabs>
          <w:tab w:val="left" w:pos="2186"/>
        </w:tabs>
        <w:spacing w:line="273" w:lineRule="auto"/>
        <w:ind w:left="2186" w:right="223"/>
        <w:rPr>
          <w:ins w:id="95" w:author="Kush Khalasi" w:date="2025-08-22T18:43:00Z" w16du:dateUtc="2025-08-22T13:13:00Z"/>
        </w:rPr>
        <w:pPrChange w:id="96" w:author="Kush Khalasi" w:date="2025-08-22T18:44:00Z" w16du:dateUtc="2025-08-22T13:14:00Z">
          <w:pPr>
            <w:pStyle w:val="NormalWeb"/>
            <w:numPr>
              <w:numId w:val="5"/>
            </w:numPr>
            <w:ind w:left="1379" w:hanging="360"/>
          </w:pPr>
        </w:pPrChange>
      </w:pPr>
      <w:ins w:id="97" w:author="Kush Khalasi" w:date="2025-08-22T18:43:00Z" w16du:dateUtc="2025-08-22T13:13:00Z">
        <w:r>
          <w:t>We will maintain ongoing communication with suppliers to strengthen collaboration, build mutual trust, and drive improvements in sustainability practices.</w:t>
        </w:r>
      </w:ins>
    </w:p>
    <w:p w14:paraId="20946CFC" w14:textId="1289758E" w:rsidR="003A471C" w:rsidRDefault="003A471C">
      <w:pPr>
        <w:pStyle w:val="Heading3"/>
        <w:numPr>
          <w:ilvl w:val="2"/>
          <w:numId w:val="3"/>
        </w:numPr>
        <w:tabs>
          <w:tab w:val="left" w:pos="2186"/>
        </w:tabs>
        <w:spacing w:line="273" w:lineRule="auto"/>
        <w:ind w:left="2186" w:right="223"/>
        <w:rPr>
          <w:ins w:id="98" w:author="Kush Khalasi" w:date="2025-08-22T18:43:00Z" w16du:dateUtc="2025-08-22T13:13:00Z"/>
        </w:rPr>
        <w:pPrChange w:id="99" w:author="Kush Khalasi" w:date="2025-08-22T18:44:00Z" w16du:dateUtc="2025-08-22T13:14:00Z">
          <w:pPr>
            <w:pStyle w:val="NormalWeb"/>
            <w:numPr>
              <w:numId w:val="5"/>
            </w:numPr>
            <w:ind w:left="1379" w:hanging="360"/>
          </w:pPr>
        </w:pPrChange>
      </w:pPr>
      <w:ins w:id="100" w:author="Kush Khalasi" w:date="2025-08-22T18:43:00Z" w16du:dateUtc="2025-08-22T13:13:00Z">
        <w:r>
          <w:t xml:space="preserve">Joint sustainability initiatives will be developed with strategic suppliers to promote consistent ethical sourcing and sustainable practices across the </w:t>
        </w:r>
        <w:r>
          <w:lastRenderedPageBreak/>
          <w:t>company.</w:t>
        </w:r>
      </w:ins>
    </w:p>
    <w:p w14:paraId="7925B57E" w14:textId="0FB70E5A" w:rsidR="003A471C" w:rsidRDefault="003A471C">
      <w:pPr>
        <w:pStyle w:val="Heading3"/>
        <w:numPr>
          <w:ilvl w:val="2"/>
          <w:numId w:val="3"/>
        </w:numPr>
        <w:tabs>
          <w:tab w:val="left" w:pos="2186"/>
        </w:tabs>
        <w:spacing w:line="273" w:lineRule="auto"/>
        <w:ind w:left="2186" w:right="223"/>
        <w:rPr>
          <w:ins w:id="101" w:author="Kush Khalasi" w:date="2025-08-22T18:43:00Z" w16du:dateUtc="2025-08-22T13:13:00Z"/>
        </w:rPr>
        <w:pPrChange w:id="102" w:author="Kush Khalasi" w:date="2025-08-22T18:44:00Z" w16du:dateUtc="2025-08-22T13:14:00Z">
          <w:pPr>
            <w:pStyle w:val="NormalWeb"/>
            <w:numPr>
              <w:numId w:val="5"/>
            </w:numPr>
            <w:ind w:left="1379" w:hanging="360"/>
          </w:pPr>
        </w:pPrChange>
      </w:pPr>
      <w:ins w:id="103" w:author="Kush Khalasi" w:date="2025-08-22T18:43:00Z" w16du:dateUtc="2025-08-22T13:13:00Z">
        <w:r>
          <w:t>A robust supplier sustainability evaluation system, incorporating environmental, social, and governance (ESG) indicators, will be applied to monitor and enhance supplier performance on a regular basis.</w:t>
        </w:r>
      </w:ins>
    </w:p>
    <w:p w14:paraId="36B09A96" w14:textId="1C70149B" w:rsidR="003A471C" w:rsidRDefault="003A471C">
      <w:pPr>
        <w:pStyle w:val="Heading3"/>
        <w:numPr>
          <w:ilvl w:val="2"/>
          <w:numId w:val="3"/>
        </w:numPr>
        <w:tabs>
          <w:tab w:val="left" w:pos="2186"/>
        </w:tabs>
        <w:spacing w:line="273" w:lineRule="auto"/>
        <w:ind w:left="2186" w:right="223"/>
        <w:rPr>
          <w:ins w:id="104" w:author="Kush Khalasi" w:date="2025-08-22T18:43:00Z" w16du:dateUtc="2025-08-22T13:13:00Z"/>
        </w:rPr>
        <w:pPrChange w:id="105" w:author="Kush Khalasi" w:date="2025-08-22T18:44:00Z" w16du:dateUtc="2025-08-22T13:14:00Z">
          <w:pPr>
            <w:pStyle w:val="NormalWeb"/>
            <w:numPr>
              <w:numId w:val="5"/>
            </w:numPr>
            <w:ind w:left="1379" w:hanging="360"/>
          </w:pPr>
        </w:pPrChange>
      </w:pPr>
      <w:ins w:id="106" w:author="Kush Khalasi" w:date="2025-08-22T18:43:00Z" w16du:dateUtc="2025-08-22T13:13:00Z">
        <w:r>
          <w:t>Sustainability will be embedded into every procurement category by defining clear sustainability standards tailored to each product group.</w:t>
        </w:r>
      </w:ins>
    </w:p>
    <w:p w14:paraId="0B08E1CF" w14:textId="2AF2F4EF" w:rsidR="003A471C" w:rsidRPr="003A471C" w:rsidDel="003A471C" w:rsidRDefault="003A471C">
      <w:pPr>
        <w:pStyle w:val="Heading3"/>
        <w:ind w:left="1379" w:firstLine="0"/>
        <w:rPr>
          <w:del w:id="107" w:author="Kush Khalasi" w:date="2025-08-22T18:44:00Z" w16du:dateUtc="2025-08-22T13:14:00Z"/>
          <w:b/>
          <w:rPrChange w:id="108" w:author="Kush Khalasi" w:date="2025-08-22T18:44:00Z" w16du:dateUtc="2025-08-22T13:14:00Z">
            <w:rPr>
              <w:del w:id="109" w:author="Kush Khalasi" w:date="2025-08-22T18:44:00Z" w16du:dateUtc="2025-08-22T13:14:00Z"/>
            </w:rPr>
          </w:rPrChange>
        </w:rPr>
        <w:pPrChange w:id="110" w:author="Kush Khalasi" w:date="2025-08-22T18:43:00Z" w16du:dateUtc="2025-08-22T13:13:00Z">
          <w:pPr>
            <w:pStyle w:val="Heading3"/>
            <w:numPr>
              <w:ilvl w:val="2"/>
              <w:numId w:val="3"/>
            </w:numPr>
            <w:tabs>
              <w:tab w:val="left" w:pos="2186"/>
            </w:tabs>
            <w:spacing w:before="250" w:line="273" w:lineRule="auto"/>
            <w:ind w:left="1927" w:right="218"/>
          </w:pPr>
        </w:pPrChange>
      </w:pPr>
      <w:bookmarkStart w:id="111" w:name="_Toc206781544"/>
      <w:bookmarkEnd w:id="111"/>
    </w:p>
    <w:p w14:paraId="60280669" w14:textId="77777777" w:rsidR="00EA4886" w:rsidRDefault="003B6366">
      <w:pPr>
        <w:pStyle w:val="Heading1"/>
        <w:numPr>
          <w:ilvl w:val="0"/>
          <w:numId w:val="3"/>
        </w:numPr>
        <w:tabs>
          <w:tab w:val="left" w:pos="1019"/>
        </w:tabs>
        <w:spacing w:before="242"/>
        <w:ind w:left="1019" w:hanging="359"/>
      </w:pPr>
      <w:bookmarkStart w:id="112" w:name="_Toc206781545"/>
      <w:r>
        <w:rPr>
          <w:color w:val="2E5395"/>
          <w:spacing w:val="-2"/>
        </w:rPr>
        <w:t>Targets</w:t>
      </w:r>
      <w:bookmarkEnd w:id="112"/>
    </w:p>
    <w:p w14:paraId="7A8AE254" w14:textId="77777777" w:rsidR="00EA4886" w:rsidRDefault="003B6366">
      <w:pPr>
        <w:pStyle w:val="Heading2"/>
        <w:numPr>
          <w:ilvl w:val="1"/>
          <w:numId w:val="3"/>
        </w:numPr>
        <w:tabs>
          <w:tab w:val="left" w:pos="1466"/>
        </w:tabs>
        <w:spacing w:before="299"/>
        <w:ind w:left="1466" w:hanging="446"/>
        <w:rPr>
          <w:rFonts w:ascii="Symbol" w:hAnsi="Symbol"/>
          <w:b w:val="0"/>
        </w:rPr>
      </w:pPr>
      <w:r>
        <w:t>Environmental</w:t>
      </w:r>
      <w:r>
        <w:rPr>
          <w:spacing w:val="-5"/>
        </w:rPr>
        <w:t xml:space="preserve"> </w:t>
      </w:r>
      <w:r>
        <w:rPr>
          <w:spacing w:val="-2"/>
        </w:rPr>
        <w:t>issues</w:t>
      </w:r>
    </w:p>
    <w:p w14:paraId="3D1997D8" w14:textId="77777777" w:rsidR="00EA4886" w:rsidRDefault="003B6366">
      <w:pPr>
        <w:pStyle w:val="Heading3"/>
        <w:numPr>
          <w:ilvl w:val="2"/>
          <w:numId w:val="3"/>
        </w:numPr>
        <w:tabs>
          <w:tab w:val="left" w:pos="2186"/>
        </w:tabs>
        <w:spacing w:before="283" w:line="268" w:lineRule="auto"/>
        <w:ind w:left="2186" w:right="227"/>
        <w:jc w:val="left"/>
      </w:pPr>
      <w:r>
        <w:t>Ensure that by 2025, all suppliers comply with relevant environmental laws and regulations, with a 50% adherence rate from 2022.</w:t>
      </w:r>
    </w:p>
    <w:p w14:paraId="61223A13" w14:textId="77777777" w:rsidR="00EA4886" w:rsidRDefault="00EA4886">
      <w:pPr>
        <w:pStyle w:val="BodyText"/>
        <w:spacing w:before="110"/>
        <w:rPr>
          <w:sz w:val="24"/>
        </w:rPr>
      </w:pPr>
    </w:p>
    <w:p w14:paraId="791AE6AE" w14:textId="77777777" w:rsidR="00EA4886" w:rsidRDefault="003B6366">
      <w:pPr>
        <w:pStyle w:val="Heading3"/>
        <w:numPr>
          <w:ilvl w:val="2"/>
          <w:numId w:val="3"/>
        </w:numPr>
        <w:tabs>
          <w:tab w:val="left" w:pos="2186"/>
        </w:tabs>
        <w:spacing w:before="0" w:line="268" w:lineRule="auto"/>
        <w:ind w:left="2186" w:right="219"/>
        <w:jc w:val="left"/>
      </w:pPr>
      <w:r>
        <w:t>By</w:t>
      </w:r>
      <w:r>
        <w:rPr>
          <w:spacing w:val="40"/>
        </w:rPr>
        <w:t xml:space="preserve"> </w:t>
      </w:r>
      <w:r>
        <w:t>2025,</w:t>
      </w:r>
      <w:r>
        <w:rPr>
          <w:spacing w:val="40"/>
        </w:rPr>
        <w:t xml:space="preserve"> </w:t>
      </w:r>
      <w:r>
        <w:t>ensure</w:t>
      </w:r>
      <w:r>
        <w:rPr>
          <w:spacing w:val="40"/>
        </w:rPr>
        <w:t xml:space="preserve"> </w:t>
      </w:r>
      <w:r>
        <w:t>large</w:t>
      </w:r>
      <w:r>
        <w:rPr>
          <w:spacing w:val="40"/>
        </w:rPr>
        <w:t xml:space="preserve"> </w:t>
      </w:r>
      <w:r>
        <w:t>scale</w:t>
      </w:r>
      <w:r>
        <w:rPr>
          <w:spacing w:val="40"/>
        </w:rPr>
        <w:t xml:space="preserve"> </w:t>
      </w:r>
      <w:r>
        <w:t>suppliers</w:t>
      </w:r>
      <w:r>
        <w:rPr>
          <w:spacing w:val="40"/>
        </w:rPr>
        <w:t xml:space="preserve"> </w:t>
      </w:r>
      <w:r>
        <w:t>report</w:t>
      </w:r>
      <w:r>
        <w:rPr>
          <w:spacing w:val="40"/>
        </w:rPr>
        <w:t xml:space="preserve"> </w:t>
      </w:r>
      <w:r>
        <w:t>their</w:t>
      </w:r>
      <w:r>
        <w:rPr>
          <w:spacing w:val="40"/>
        </w:rPr>
        <w:t xml:space="preserve"> </w:t>
      </w:r>
      <w:r>
        <w:t>greenhouse</w:t>
      </w:r>
      <w:r>
        <w:rPr>
          <w:spacing w:val="40"/>
        </w:rPr>
        <w:t xml:space="preserve"> </w:t>
      </w:r>
      <w:r>
        <w:t>gas</w:t>
      </w:r>
      <w:r>
        <w:rPr>
          <w:spacing w:val="40"/>
        </w:rPr>
        <w:t xml:space="preserve"> </w:t>
      </w:r>
      <w:r>
        <w:t>(GHG) emissions annually.</w:t>
      </w:r>
    </w:p>
    <w:p w14:paraId="1810A41D" w14:textId="77777777" w:rsidR="00EA4886" w:rsidRDefault="003B6366">
      <w:pPr>
        <w:pStyle w:val="Heading3"/>
        <w:numPr>
          <w:ilvl w:val="2"/>
          <w:numId w:val="3"/>
        </w:numPr>
        <w:tabs>
          <w:tab w:val="left" w:pos="2186"/>
        </w:tabs>
        <w:spacing w:before="251" w:line="268" w:lineRule="auto"/>
        <w:ind w:left="2186" w:right="214"/>
        <w:jc w:val="left"/>
      </w:pPr>
      <w:r>
        <w:t>Reduce the environmental impact of suppliers by requiring at least</w:t>
      </w:r>
      <w:r>
        <w:rPr>
          <w:spacing w:val="31"/>
        </w:rPr>
        <w:t xml:space="preserve"> </w:t>
      </w:r>
      <w:r>
        <w:t>20% to implement energy-saving practices, compared to 0% in 2022.</w:t>
      </w:r>
    </w:p>
    <w:p w14:paraId="5174AC99" w14:textId="77777777" w:rsidR="00EA4886" w:rsidRDefault="003B6366">
      <w:pPr>
        <w:pStyle w:val="Heading3"/>
        <w:numPr>
          <w:ilvl w:val="2"/>
          <w:numId w:val="3"/>
        </w:numPr>
        <w:tabs>
          <w:tab w:val="left" w:pos="2186"/>
        </w:tabs>
        <w:spacing w:before="250" w:line="268" w:lineRule="auto"/>
        <w:ind w:left="2186" w:right="220"/>
        <w:jc w:val="left"/>
      </w:pPr>
      <w:r>
        <w:t>Achieve</w:t>
      </w:r>
      <w:r>
        <w:rPr>
          <w:spacing w:val="40"/>
        </w:rPr>
        <w:t xml:space="preserve"> </w:t>
      </w:r>
      <w:r>
        <w:t>a</w:t>
      </w:r>
      <w:r>
        <w:rPr>
          <w:spacing w:val="40"/>
        </w:rPr>
        <w:t xml:space="preserve"> </w:t>
      </w:r>
      <w:r>
        <w:t>35%</w:t>
      </w:r>
      <w:r>
        <w:rPr>
          <w:spacing w:val="40"/>
        </w:rPr>
        <w:t xml:space="preserve"> </w:t>
      </w:r>
      <w:r>
        <w:t>increase</w:t>
      </w:r>
      <w:r>
        <w:rPr>
          <w:spacing w:val="40"/>
        </w:rPr>
        <w:t xml:space="preserve"> </w:t>
      </w:r>
      <w:r>
        <w:t>in</w:t>
      </w:r>
      <w:r>
        <w:rPr>
          <w:spacing w:val="40"/>
        </w:rPr>
        <w:t xml:space="preserve"> </w:t>
      </w:r>
      <w:r>
        <w:t>suppliers</w:t>
      </w:r>
      <w:r>
        <w:rPr>
          <w:spacing w:val="40"/>
        </w:rPr>
        <w:t xml:space="preserve"> </w:t>
      </w:r>
      <w:r>
        <w:t>adopting</w:t>
      </w:r>
      <w:r>
        <w:rPr>
          <w:spacing w:val="40"/>
        </w:rPr>
        <w:t xml:space="preserve"> </w:t>
      </w:r>
      <w:r>
        <w:t>waste</w:t>
      </w:r>
      <w:r>
        <w:rPr>
          <w:spacing w:val="40"/>
        </w:rPr>
        <w:t xml:space="preserve"> </w:t>
      </w:r>
      <w:r>
        <w:t>reduction</w:t>
      </w:r>
      <w:r>
        <w:rPr>
          <w:spacing w:val="40"/>
        </w:rPr>
        <w:t xml:space="preserve"> </w:t>
      </w:r>
      <w:r>
        <w:t>programs, rising from 15% in 2022 by the end of 2025.</w:t>
      </w:r>
    </w:p>
    <w:p w14:paraId="040E4F0A" w14:textId="77777777" w:rsidR="00EA4886" w:rsidRDefault="003B6366">
      <w:pPr>
        <w:pStyle w:val="Heading3"/>
        <w:numPr>
          <w:ilvl w:val="2"/>
          <w:numId w:val="3"/>
        </w:numPr>
        <w:tabs>
          <w:tab w:val="left" w:pos="2186"/>
        </w:tabs>
        <w:spacing w:before="249" w:line="271" w:lineRule="auto"/>
        <w:ind w:left="2186" w:right="222"/>
        <w:jc w:val="left"/>
        <w:rPr>
          <w:ins w:id="113" w:author="Kush Khalasi" w:date="2025-08-22T18:53:00Z" w16du:dateUtc="2025-08-22T13:23:00Z"/>
        </w:rPr>
      </w:pPr>
      <w:r>
        <w:t>Increase</w:t>
      </w:r>
      <w:r>
        <w:rPr>
          <w:spacing w:val="40"/>
        </w:rPr>
        <w:t xml:space="preserve"> </w:t>
      </w:r>
      <w:r>
        <w:t>the</w:t>
      </w:r>
      <w:r>
        <w:rPr>
          <w:spacing w:val="40"/>
        </w:rPr>
        <w:t xml:space="preserve"> </w:t>
      </w:r>
      <w:r>
        <w:t>percentage</w:t>
      </w:r>
      <w:r>
        <w:rPr>
          <w:spacing w:val="40"/>
        </w:rPr>
        <w:t xml:space="preserve"> </w:t>
      </w:r>
      <w:r>
        <w:t>of</w:t>
      </w:r>
      <w:r>
        <w:rPr>
          <w:spacing w:val="40"/>
        </w:rPr>
        <w:t xml:space="preserve"> </w:t>
      </w:r>
      <w:r>
        <w:t>suppliers</w:t>
      </w:r>
      <w:r>
        <w:rPr>
          <w:spacing w:val="40"/>
        </w:rPr>
        <w:t xml:space="preserve"> </w:t>
      </w:r>
      <w:r>
        <w:t>using</w:t>
      </w:r>
      <w:r>
        <w:rPr>
          <w:spacing w:val="40"/>
        </w:rPr>
        <w:t xml:space="preserve"> </w:t>
      </w:r>
      <w:r>
        <w:t>renewable</w:t>
      </w:r>
      <w:r>
        <w:rPr>
          <w:spacing w:val="40"/>
        </w:rPr>
        <w:t xml:space="preserve"> </w:t>
      </w:r>
      <w:r>
        <w:t>energy</w:t>
      </w:r>
      <w:r>
        <w:rPr>
          <w:spacing w:val="40"/>
        </w:rPr>
        <w:t xml:space="preserve"> </w:t>
      </w:r>
      <w:r>
        <w:t>sources</w:t>
      </w:r>
      <w:r>
        <w:rPr>
          <w:spacing w:val="40"/>
        </w:rPr>
        <w:t xml:space="preserve"> </w:t>
      </w:r>
      <w:r>
        <w:t>to 30%, up from 10% in 2022 by 2025.</w:t>
      </w:r>
    </w:p>
    <w:p w14:paraId="2D303A8D" w14:textId="241C3769" w:rsidR="00C9421F" w:rsidRDefault="00C9421F">
      <w:pPr>
        <w:pStyle w:val="Heading3"/>
        <w:numPr>
          <w:ilvl w:val="2"/>
          <w:numId w:val="3"/>
        </w:numPr>
        <w:tabs>
          <w:tab w:val="left" w:pos="2186"/>
        </w:tabs>
        <w:spacing w:before="249" w:line="271" w:lineRule="auto"/>
        <w:ind w:left="2186" w:right="222"/>
        <w:rPr>
          <w:ins w:id="114" w:author="Kush Khalasi" w:date="2025-08-22T18:52:00Z" w16du:dateUtc="2025-08-22T13:22:00Z"/>
        </w:rPr>
        <w:pPrChange w:id="115" w:author="Kush Khalasi" w:date="2025-08-22T18:54:00Z" w16du:dateUtc="2025-08-22T13:24:00Z">
          <w:pPr>
            <w:pStyle w:val="Heading3"/>
            <w:numPr>
              <w:ilvl w:val="2"/>
              <w:numId w:val="3"/>
            </w:numPr>
            <w:tabs>
              <w:tab w:val="left" w:pos="2186"/>
            </w:tabs>
            <w:spacing w:before="249" w:line="271" w:lineRule="auto"/>
            <w:ind w:left="1927" w:right="222"/>
            <w:jc w:val="left"/>
          </w:pPr>
        </w:pPrChange>
      </w:pPr>
      <w:ins w:id="116" w:author="Kush Khalasi" w:date="2025-08-22T18:53:00Z">
        <w:r w:rsidRPr="00C9421F">
          <w:t xml:space="preserve">Increase partnerships with suppliers holding recognized environmental certifications </w:t>
        </w:r>
      </w:ins>
      <w:ins w:id="117" w:author="Kush Khalasi" w:date="2025-08-22T18:54:00Z" w16du:dateUtc="2025-08-22T13:24:00Z">
        <w:r>
          <w:t xml:space="preserve">(like ISO 1400, ISO 45001, EMAS </w:t>
        </w:r>
        <w:proofErr w:type="spellStart"/>
        <w:r>
          <w:t>etc</w:t>
        </w:r>
        <w:proofErr w:type="spellEnd"/>
        <w:r>
          <w:t>)</w:t>
        </w:r>
      </w:ins>
      <w:ins w:id="118" w:author="Kush Khalasi" w:date="2025-08-22T18:53:00Z">
        <w:r w:rsidRPr="00C9421F">
          <w:t xml:space="preserve">to 40% by 2025, from a baseline </w:t>
        </w:r>
      </w:ins>
      <w:ins w:id="119" w:author="Kush Khalasi" w:date="2025-08-22T18:53:00Z" w16du:dateUtc="2025-08-22T13:23:00Z">
        <w:r>
          <w:t>year 2022.</w:t>
        </w:r>
      </w:ins>
    </w:p>
    <w:p w14:paraId="5A54F181" w14:textId="5019B6A4" w:rsidR="00C9421F" w:rsidRDefault="00C9421F">
      <w:pPr>
        <w:pStyle w:val="Heading3"/>
        <w:numPr>
          <w:ilvl w:val="2"/>
          <w:numId w:val="3"/>
        </w:numPr>
        <w:tabs>
          <w:tab w:val="left" w:pos="2186"/>
        </w:tabs>
        <w:spacing w:before="249" w:line="271" w:lineRule="auto"/>
        <w:ind w:left="2186" w:right="222"/>
        <w:jc w:val="left"/>
      </w:pPr>
      <w:ins w:id="120" w:author="Kush Khalasi" w:date="2025-08-22T18:52:00Z" w16du:dateUtc="2025-08-22T13:22:00Z">
        <w:r>
          <w:t>We aim to t</w:t>
        </w:r>
      </w:ins>
      <w:ins w:id="121" w:author="Kush Khalasi" w:date="2025-08-22T18:52:00Z">
        <w:r w:rsidRPr="00C9421F">
          <w:t>rain 100% of procurement staff on ESG issues by 2025, from a baseline</w:t>
        </w:r>
      </w:ins>
      <w:ins w:id="122" w:author="Kush Khalasi" w:date="2025-08-22T18:52:00Z" w16du:dateUtc="2025-08-22T13:22:00Z">
        <w:r>
          <w:t xml:space="preserve"> year 2022.</w:t>
        </w:r>
      </w:ins>
    </w:p>
    <w:p w14:paraId="33FAE3DD" w14:textId="77777777" w:rsidR="00EA4886" w:rsidRDefault="003B6366">
      <w:pPr>
        <w:pStyle w:val="Heading2"/>
        <w:numPr>
          <w:ilvl w:val="1"/>
          <w:numId w:val="3"/>
        </w:numPr>
        <w:tabs>
          <w:tab w:val="left" w:pos="1466"/>
        </w:tabs>
        <w:spacing w:before="247"/>
        <w:ind w:left="1466" w:hanging="446"/>
        <w:rPr>
          <w:rFonts w:ascii="Symbol" w:hAnsi="Symbol"/>
          <w:b w:val="0"/>
        </w:rPr>
      </w:pPr>
      <w:r>
        <w:t>Labor</w:t>
      </w:r>
      <w:r>
        <w:rPr>
          <w:spacing w:val="-2"/>
        </w:rPr>
        <w:t xml:space="preserve"> </w:t>
      </w:r>
      <w:r>
        <w:t>and</w:t>
      </w:r>
      <w:r>
        <w:rPr>
          <w:spacing w:val="-2"/>
        </w:rPr>
        <w:t xml:space="preserve"> </w:t>
      </w:r>
      <w:r>
        <w:t>Human</w:t>
      </w:r>
      <w:r>
        <w:rPr>
          <w:spacing w:val="-2"/>
        </w:rPr>
        <w:t xml:space="preserve"> </w:t>
      </w:r>
      <w:r>
        <w:t>rights</w:t>
      </w:r>
      <w:r>
        <w:rPr>
          <w:spacing w:val="-3"/>
        </w:rPr>
        <w:t xml:space="preserve"> </w:t>
      </w:r>
      <w:r>
        <w:rPr>
          <w:spacing w:val="-2"/>
        </w:rPr>
        <w:t>issue</w:t>
      </w:r>
    </w:p>
    <w:p w14:paraId="3B0455B9" w14:textId="77777777" w:rsidR="00EA4886" w:rsidRDefault="003B6366">
      <w:pPr>
        <w:pStyle w:val="Heading3"/>
        <w:numPr>
          <w:ilvl w:val="2"/>
          <w:numId w:val="3"/>
        </w:numPr>
        <w:tabs>
          <w:tab w:val="left" w:pos="2186"/>
        </w:tabs>
        <w:spacing w:before="283" w:line="268" w:lineRule="auto"/>
        <w:ind w:left="2186"/>
        <w:jc w:val="left"/>
      </w:pPr>
      <w:r>
        <w:t>By</w:t>
      </w:r>
      <w:r>
        <w:rPr>
          <w:spacing w:val="27"/>
        </w:rPr>
        <w:t xml:space="preserve"> </w:t>
      </w:r>
      <w:r>
        <w:t>2025,</w:t>
      </w:r>
      <w:r>
        <w:rPr>
          <w:spacing w:val="27"/>
        </w:rPr>
        <w:t xml:space="preserve"> </w:t>
      </w:r>
      <w:r>
        <w:t>require</w:t>
      </w:r>
      <w:r>
        <w:rPr>
          <w:spacing w:val="30"/>
        </w:rPr>
        <w:t xml:space="preserve"> </w:t>
      </w:r>
      <w:r>
        <w:t>75%</w:t>
      </w:r>
      <w:r>
        <w:rPr>
          <w:spacing w:val="27"/>
        </w:rPr>
        <w:t xml:space="preserve"> </w:t>
      </w:r>
      <w:r>
        <w:t>of</w:t>
      </w:r>
      <w:r>
        <w:rPr>
          <w:spacing w:val="28"/>
        </w:rPr>
        <w:t xml:space="preserve"> </w:t>
      </w:r>
      <w:r>
        <w:t>suppliers</w:t>
      </w:r>
      <w:r>
        <w:rPr>
          <w:spacing w:val="27"/>
        </w:rPr>
        <w:t xml:space="preserve"> </w:t>
      </w:r>
      <w:r>
        <w:t>to</w:t>
      </w:r>
      <w:r>
        <w:rPr>
          <w:spacing w:val="28"/>
        </w:rPr>
        <w:t xml:space="preserve"> </w:t>
      </w:r>
      <w:r>
        <w:t>comply</w:t>
      </w:r>
      <w:r>
        <w:rPr>
          <w:spacing w:val="27"/>
        </w:rPr>
        <w:t xml:space="preserve"> </w:t>
      </w:r>
      <w:r>
        <w:t>with</w:t>
      </w:r>
      <w:r>
        <w:rPr>
          <w:spacing w:val="28"/>
        </w:rPr>
        <w:t xml:space="preserve"> </w:t>
      </w:r>
      <w:r>
        <w:t>international</w:t>
      </w:r>
      <w:r>
        <w:rPr>
          <w:spacing w:val="28"/>
        </w:rPr>
        <w:t xml:space="preserve"> </w:t>
      </w:r>
      <w:r>
        <w:t>labor</w:t>
      </w:r>
      <w:r>
        <w:rPr>
          <w:spacing w:val="28"/>
        </w:rPr>
        <w:t xml:space="preserve"> </w:t>
      </w:r>
      <w:r>
        <w:t>laws and human rights standards from 2022.</w:t>
      </w:r>
    </w:p>
    <w:p w14:paraId="30597C24" w14:textId="77777777" w:rsidR="00EA4886" w:rsidRDefault="003B6366">
      <w:pPr>
        <w:pStyle w:val="Heading3"/>
        <w:numPr>
          <w:ilvl w:val="2"/>
          <w:numId w:val="3"/>
        </w:numPr>
        <w:tabs>
          <w:tab w:val="left" w:pos="2186"/>
        </w:tabs>
        <w:spacing w:before="250" w:line="268" w:lineRule="auto"/>
        <w:ind w:left="2186" w:right="222"/>
        <w:jc w:val="left"/>
      </w:pPr>
      <w:r>
        <w:t>By 2025, ensure 90% of suppliers have documented policies on preventing</w:t>
      </w:r>
      <w:r>
        <w:rPr>
          <w:spacing w:val="40"/>
        </w:rPr>
        <w:t xml:space="preserve"> </w:t>
      </w:r>
      <w:r>
        <w:t>child labor, up from 60% in 2022.</w:t>
      </w:r>
    </w:p>
    <w:p w14:paraId="73FC3410" w14:textId="57C621C1" w:rsidR="00EA4886" w:rsidRDefault="003B6366">
      <w:pPr>
        <w:pStyle w:val="Heading3"/>
        <w:numPr>
          <w:ilvl w:val="2"/>
          <w:numId w:val="3"/>
        </w:numPr>
        <w:tabs>
          <w:tab w:val="left" w:pos="2186"/>
        </w:tabs>
        <w:spacing w:before="248" w:line="271" w:lineRule="auto"/>
        <w:ind w:left="2186" w:right="220"/>
        <w:jc w:val="left"/>
      </w:pPr>
      <w:r>
        <w:t>Achieve</w:t>
      </w:r>
      <w:r>
        <w:rPr>
          <w:spacing w:val="-2"/>
        </w:rPr>
        <w:t xml:space="preserve"> </w:t>
      </w:r>
      <w:r>
        <w:t>a</w:t>
      </w:r>
      <w:r>
        <w:rPr>
          <w:spacing w:val="-1"/>
        </w:rPr>
        <w:t xml:space="preserve"> </w:t>
      </w:r>
      <w:r>
        <w:t>50%</w:t>
      </w:r>
      <w:r>
        <w:rPr>
          <w:spacing w:val="-3"/>
        </w:rPr>
        <w:t xml:space="preserve"> </w:t>
      </w:r>
      <w:r>
        <w:t>increase</w:t>
      </w:r>
      <w:r>
        <w:rPr>
          <w:spacing w:val="-2"/>
        </w:rPr>
        <w:t xml:space="preserve"> </w:t>
      </w:r>
      <w:r>
        <w:t>in suppliers</w:t>
      </w:r>
      <w:r>
        <w:rPr>
          <w:spacing w:val="-3"/>
        </w:rPr>
        <w:t xml:space="preserve"> </w:t>
      </w:r>
      <w:r>
        <w:t>conducting</w:t>
      </w:r>
      <w:r>
        <w:rPr>
          <w:spacing w:val="-3"/>
        </w:rPr>
        <w:t xml:space="preserve"> </w:t>
      </w:r>
      <w:r>
        <w:t>regular</w:t>
      </w:r>
      <w:r>
        <w:rPr>
          <w:spacing w:val="-2"/>
        </w:rPr>
        <w:t xml:space="preserve"> </w:t>
      </w:r>
      <w:r>
        <w:t>audits</w:t>
      </w:r>
      <w:r>
        <w:rPr>
          <w:spacing w:val="-5"/>
        </w:rPr>
        <w:t xml:space="preserve"> </w:t>
      </w:r>
      <w:r>
        <w:t>for</w:t>
      </w:r>
      <w:r>
        <w:rPr>
          <w:spacing w:val="-2"/>
        </w:rPr>
        <w:t xml:space="preserve"> </w:t>
      </w:r>
      <w:r>
        <w:t>labor</w:t>
      </w:r>
      <w:r>
        <w:rPr>
          <w:spacing w:val="-2"/>
        </w:rPr>
        <w:t xml:space="preserve"> </w:t>
      </w:r>
      <w:r>
        <w:t xml:space="preserve">rights </w:t>
      </w:r>
      <w:r>
        <w:lastRenderedPageBreak/>
        <w:t xml:space="preserve">compliance, compared to </w:t>
      </w:r>
      <w:del w:id="123" w:author="Kush Khalasi" w:date="2025-08-22T18:54:00Z" w16du:dateUtc="2025-08-22T13:24:00Z">
        <w:r w:rsidDel="00C9421F">
          <w:delText xml:space="preserve">20% in </w:delText>
        </w:r>
      </w:del>
      <w:r>
        <w:t>2022.</w:t>
      </w:r>
    </w:p>
    <w:p w14:paraId="5C5BAE88" w14:textId="6CF44B33" w:rsidR="004C26C2" w:rsidRDefault="003B6366" w:rsidP="00302EC5">
      <w:pPr>
        <w:pStyle w:val="Heading3"/>
        <w:numPr>
          <w:ilvl w:val="2"/>
          <w:numId w:val="3"/>
        </w:numPr>
        <w:tabs>
          <w:tab w:val="left" w:pos="2186"/>
        </w:tabs>
        <w:spacing w:before="245" w:line="268" w:lineRule="auto"/>
        <w:ind w:left="2186"/>
        <w:jc w:val="left"/>
        <w:rPr>
          <w:ins w:id="124" w:author="Kush Khalasi" w:date="2025-08-22T18:53:00Z" w16du:dateUtc="2025-08-22T13:23:00Z"/>
        </w:rPr>
      </w:pPr>
      <w:r>
        <w:t>Ensure</w:t>
      </w:r>
      <w:r>
        <w:rPr>
          <w:spacing w:val="80"/>
        </w:rPr>
        <w:t xml:space="preserve"> </w:t>
      </w:r>
      <w:r>
        <w:t>that</w:t>
      </w:r>
      <w:r>
        <w:rPr>
          <w:spacing w:val="80"/>
        </w:rPr>
        <w:t xml:space="preserve"> </w:t>
      </w:r>
      <w:r>
        <w:t>75%</w:t>
      </w:r>
      <w:r>
        <w:rPr>
          <w:spacing w:val="80"/>
        </w:rPr>
        <w:t xml:space="preserve"> </w:t>
      </w:r>
      <w:r>
        <w:t>of</w:t>
      </w:r>
      <w:r>
        <w:rPr>
          <w:spacing w:val="80"/>
        </w:rPr>
        <w:t xml:space="preserve"> </w:t>
      </w:r>
      <w:r>
        <w:t>suppliers</w:t>
      </w:r>
      <w:r>
        <w:rPr>
          <w:spacing w:val="80"/>
        </w:rPr>
        <w:t xml:space="preserve"> </w:t>
      </w:r>
      <w:r>
        <w:t>offer</w:t>
      </w:r>
      <w:r>
        <w:rPr>
          <w:spacing w:val="80"/>
        </w:rPr>
        <w:t xml:space="preserve"> </w:t>
      </w:r>
      <w:r>
        <w:t>fair</w:t>
      </w:r>
      <w:r>
        <w:rPr>
          <w:spacing w:val="80"/>
        </w:rPr>
        <w:t xml:space="preserve"> </w:t>
      </w:r>
      <w:r>
        <w:t>wages</w:t>
      </w:r>
      <w:r>
        <w:rPr>
          <w:spacing w:val="80"/>
        </w:rPr>
        <w:t xml:space="preserve"> </w:t>
      </w:r>
      <w:r>
        <w:t>and</w:t>
      </w:r>
      <w:r>
        <w:rPr>
          <w:spacing w:val="80"/>
        </w:rPr>
        <w:t xml:space="preserve"> </w:t>
      </w:r>
      <w:r>
        <w:t>benefits</w:t>
      </w:r>
      <w:r>
        <w:rPr>
          <w:spacing w:val="80"/>
        </w:rPr>
        <w:t xml:space="preserve"> </w:t>
      </w:r>
      <w:r>
        <w:t>to</w:t>
      </w:r>
      <w:r>
        <w:rPr>
          <w:spacing w:val="80"/>
        </w:rPr>
        <w:t xml:space="preserve"> </w:t>
      </w:r>
      <w:r>
        <w:t>their employees, an increase from 45% in 2022 by 2025.</w:t>
      </w:r>
    </w:p>
    <w:p w14:paraId="36A541C7" w14:textId="792EBAB5" w:rsidR="00C9421F" w:rsidRDefault="00C9421F">
      <w:pPr>
        <w:pStyle w:val="Heading3"/>
        <w:numPr>
          <w:ilvl w:val="2"/>
          <w:numId w:val="3"/>
        </w:numPr>
        <w:tabs>
          <w:tab w:val="left" w:pos="2186"/>
        </w:tabs>
        <w:spacing w:before="245" w:line="268" w:lineRule="auto"/>
        <w:ind w:left="2186"/>
        <w:rPr>
          <w:ins w:id="125" w:author="Kush Khalasi" w:date="2025-08-22T18:52:00Z" w16du:dateUtc="2025-08-22T13:22:00Z"/>
        </w:rPr>
        <w:pPrChange w:id="126" w:author="Kush Khalasi" w:date="2025-08-22T18:55:00Z" w16du:dateUtc="2025-08-22T13:25:00Z">
          <w:pPr>
            <w:pStyle w:val="Heading3"/>
            <w:numPr>
              <w:ilvl w:val="2"/>
              <w:numId w:val="3"/>
            </w:numPr>
            <w:tabs>
              <w:tab w:val="left" w:pos="2186"/>
            </w:tabs>
            <w:spacing w:before="245" w:line="268" w:lineRule="auto"/>
            <w:ind w:left="1927"/>
            <w:jc w:val="left"/>
          </w:pPr>
        </w:pPrChange>
      </w:pPr>
      <w:ins w:id="127" w:author="Kush Khalasi" w:date="2025-08-22T18:55:00Z">
        <w:r w:rsidRPr="00C9421F">
          <w:t>Increase partnerships with suppliers holding recognized labor and human rights certifications (such as SA8000, ISO 26000, SMETA, or BSCI) to 40% by 2025, from a baseline in 2022.</w:t>
        </w:r>
      </w:ins>
    </w:p>
    <w:p w14:paraId="7356EEF1" w14:textId="77777777" w:rsidR="00C9421F" w:rsidRDefault="00C9421F" w:rsidP="00C9421F">
      <w:pPr>
        <w:pStyle w:val="Heading3"/>
        <w:numPr>
          <w:ilvl w:val="2"/>
          <w:numId w:val="3"/>
        </w:numPr>
        <w:tabs>
          <w:tab w:val="left" w:pos="2186"/>
        </w:tabs>
        <w:spacing w:before="249" w:line="271" w:lineRule="auto"/>
        <w:ind w:left="2186" w:right="222"/>
        <w:jc w:val="left"/>
        <w:rPr>
          <w:ins w:id="128" w:author="Kush Khalasi" w:date="2025-08-22T18:52:00Z" w16du:dateUtc="2025-08-22T13:22:00Z"/>
        </w:rPr>
      </w:pPr>
      <w:ins w:id="129" w:author="Kush Khalasi" w:date="2025-08-22T18:52:00Z" w16du:dateUtc="2025-08-22T13:22:00Z">
        <w:r>
          <w:t>We aim to t</w:t>
        </w:r>
        <w:r w:rsidRPr="00C9421F">
          <w:t>rain 100% of procurement staff on ESG issues by 2025, from a baseline</w:t>
        </w:r>
        <w:r>
          <w:t xml:space="preserve"> year 2022.</w:t>
        </w:r>
      </w:ins>
    </w:p>
    <w:p w14:paraId="79AAB5FC" w14:textId="65E4A314" w:rsidR="003A471C" w:rsidRPr="003A471C" w:rsidRDefault="003A471C" w:rsidP="003A471C">
      <w:pPr>
        <w:pStyle w:val="Heading3"/>
        <w:numPr>
          <w:ilvl w:val="0"/>
          <w:numId w:val="5"/>
        </w:numPr>
        <w:rPr>
          <w:ins w:id="130" w:author="Kush Khalasi" w:date="2025-08-22T18:42:00Z"/>
          <w:b/>
        </w:rPr>
      </w:pPr>
      <w:ins w:id="131" w:author="Kush Khalasi" w:date="2025-08-22T18:42:00Z">
        <w:r w:rsidRPr="003A471C">
          <w:rPr>
            <w:b/>
          </w:rPr>
          <w:t xml:space="preserve">General </w:t>
        </w:r>
      </w:ins>
      <w:ins w:id="132" w:author="Kush Khalasi" w:date="2025-08-22T18:43:00Z" w16du:dateUtc="2025-08-22T13:13:00Z">
        <w:r>
          <w:rPr>
            <w:b/>
          </w:rPr>
          <w:t>Principles</w:t>
        </w:r>
      </w:ins>
    </w:p>
    <w:p w14:paraId="2514808E" w14:textId="3F9D90CF" w:rsidR="003A471C" w:rsidRPr="00C9421F" w:rsidRDefault="003A471C" w:rsidP="003A471C">
      <w:pPr>
        <w:pStyle w:val="Heading3"/>
        <w:numPr>
          <w:ilvl w:val="0"/>
          <w:numId w:val="6"/>
        </w:numPr>
        <w:jc w:val="left"/>
        <w:rPr>
          <w:ins w:id="133" w:author="Kush Khalasi" w:date="2025-08-22T18:42:00Z"/>
          <w:rPrChange w:id="134" w:author="Kush Khalasi" w:date="2025-08-22T18:55:00Z" w16du:dateUtc="2025-08-22T13:25:00Z">
            <w:rPr>
              <w:ins w:id="135" w:author="Kush Khalasi" w:date="2025-08-22T18:42:00Z"/>
              <w:b/>
              <w:bCs/>
            </w:rPr>
          </w:rPrChange>
        </w:rPr>
      </w:pPr>
      <w:ins w:id="136" w:author="Kush Khalasi" w:date="2025-08-22T18:42:00Z">
        <w:r w:rsidRPr="003A471C">
          <w:t>B</w:t>
        </w:r>
        <w:r w:rsidRPr="00C9421F">
          <w:t xml:space="preserve">y </w:t>
        </w:r>
        <w:r w:rsidRPr="00C9421F">
          <w:rPr>
            <w:rPrChange w:id="137" w:author="Kush Khalasi" w:date="2025-08-22T18:55:00Z" w16du:dateUtc="2025-08-22T13:25:00Z">
              <w:rPr>
                <w:b/>
                <w:bCs/>
              </w:rPr>
            </w:rPrChange>
          </w:rPr>
          <w:t>202</w:t>
        </w:r>
      </w:ins>
      <w:ins w:id="138" w:author="Kush Khalasi" w:date="2025-08-22T18:44:00Z" w16du:dateUtc="2025-08-22T13:14:00Z">
        <w:r w:rsidRPr="00C9421F">
          <w:rPr>
            <w:rPrChange w:id="139" w:author="Kush Khalasi" w:date="2025-08-22T18:55:00Z" w16du:dateUtc="2025-08-22T13:25:00Z">
              <w:rPr>
                <w:b/>
                <w:bCs/>
              </w:rPr>
            </w:rPrChange>
          </w:rPr>
          <w:t>5</w:t>
        </w:r>
      </w:ins>
      <w:ins w:id="140" w:author="Kush Khalasi" w:date="2025-08-22T18:42:00Z">
        <w:r w:rsidRPr="00C9421F">
          <w:t xml:space="preserve">, ensure </w:t>
        </w:r>
      </w:ins>
      <w:ins w:id="141" w:author="Kush Khalasi" w:date="2025-08-22T18:44:00Z" w16du:dateUtc="2025-08-22T13:14:00Z">
        <w:r w:rsidRPr="00C9421F">
          <w:t>5</w:t>
        </w:r>
      </w:ins>
      <w:ins w:id="142" w:author="Kush Khalasi" w:date="2025-08-22T18:42:00Z">
        <w:r w:rsidRPr="00C9421F">
          <w:rPr>
            <w:rPrChange w:id="143" w:author="Kush Khalasi" w:date="2025-08-22T18:55:00Z" w16du:dateUtc="2025-08-22T13:25:00Z">
              <w:rPr>
                <w:b/>
                <w:bCs/>
              </w:rPr>
            </w:rPrChange>
          </w:rPr>
          <w:t>0% of suppliers</w:t>
        </w:r>
        <w:r w:rsidRPr="00C9421F">
          <w:t xml:space="preserve"> (IT hardware, software, facilities, travel, and utilities) undergo ESG/sustainability screening.</w:t>
        </w:r>
      </w:ins>
    </w:p>
    <w:p w14:paraId="1E9492BE" w14:textId="27F5B81E" w:rsidR="003A471C" w:rsidRPr="00C9421F" w:rsidRDefault="003A471C" w:rsidP="003A471C">
      <w:pPr>
        <w:pStyle w:val="Heading3"/>
        <w:numPr>
          <w:ilvl w:val="0"/>
          <w:numId w:val="6"/>
        </w:numPr>
        <w:jc w:val="left"/>
        <w:rPr>
          <w:ins w:id="144" w:author="Kush Khalasi" w:date="2025-08-22T18:42:00Z"/>
          <w:rPrChange w:id="145" w:author="Kush Khalasi" w:date="2025-08-22T18:55:00Z" w16du:dateUtc="2025-08-22T13:25:00Z">
            <w:rPr>
              <w:ins w:id="146" w:author="Kush Khalasi" w:date="2025-08-22T18:42:00Z"/>
              <w:b/>
              <w:bCs/>
            </w:rPr>
          </w:rPrChange>
        </w:rPr>
      </w:pPr>
      <w:ins w:id="147" w:author="Kush Khalasi" w:date="2025-08-22T18:42:00Z">
        <w:r w:rsidRPr="00C9421F">
          <w:t xml:space="preserve">By </w:t>
        </w:r>
        <w:r w:rsidRPr="00C9421F">
          <w:rPr>
            <w:rPrChange w:id="148" w:author="Kush Khalasi" w:date="2025-08-22T18:55:00Z" w16du:dateUtc="2025-08-22T13:25:00Z">
              <w:rPr>
                <w:b/>
                <w:bCs/>
              </w:rPr>
            </w:rPrChange>
          </w:rPr>
          <w:t>202</w:t>
        </w:r>
      </w:ins>
      <w:ins w:id="149" w:author="Kush Khalasi" w:date="2025-08-22T18:44:00Z" w16du:dateUtc="2025-08-22T13:14:00Z">
        <w:r w:rsidRPr="00C9421F">
          <w:rPr>
            <w:rPrChange w:id="150" w:author="Kush Khalasi" w:date="2025-08-22T18:55:00Z" w16du:dateUtc="2025-08-22T13:25:00Z">
              <w:rPr>
                <w:b/>
                <w:bCs/>
              </w:rPr>
            </w:rPrChange>
          </w:rPr>
          <w:t>5</w:t>
        </w:r>
      </w:ins>
      <w:ins w:id="151" w:author="Kush Khalasi" w:date="2025-08-22T18:42:00Z">
        <w:r w:rsidRPr="00C9421F">
          <w:t xml:space="preserve">, ensure </w:t>
        </w:r>
        <w:r w:rsidRPr="00C9421F">
          <w:rPr>
            <w:rPrChange w:id="152" w:author="Kush Khalasi" w:date="2025-08-22T18:55:00Z" w16du:dateUtc="2025-08-22T13:25:00Z">
              <w:rPr>
                <w:b/>
                <w:bCs/>
              </w:rPr>
            </w:rPrChange>
          </w:rPr>
          <w:t>100% of key strategic suppliers</w:t>
        </w:r>
        <w:r w:rsidRPr="00C9421F">
          <w:t xml:space="preserve"> comply with Supplier Code of Conduct, compared to </w:t>
        </w:r>
      </w:ins>
      <w:ins w:id="153" w:author="Kush Khalasi" w:date="2025-08-22T18:55:00Z" w16du:dateUtc="2025-08-22T13:25:00Z">
        <w:r w:rsidR="00C9421F" w:rsidRPr="00C9421F">
          <w:t>2022.</w:t>
        </w:r>
      </w:ins>
    </w:p>
    <w:p w14:paraId="44CE3D9E" w14:textId="2EF7DB9F" w:rsidR="003A471C" w:rsidRPr="00C9421F" w:rsidRDefault="003A471C" w:rsidP="003A471C">
      <w:pPr>
        <w:pStyle w:val="Heading3"/>
        <w:numPr>
          <w:ilvl w:val="0"/>
          <w:numId w:val="6"/>
        </w:numPr>
        <w:jc w:val="left"/>
        <w:rPr>
          <w:ins w:id="154" w:author="Kush Khalasi" w:date="2025-08-22T18:42:00Z"/>
          <w:rPrChange w:id="155" w:author="Kush Khalasi" w:date="2025-08-22T18:55:00Z" w16du:dateUtc="2025-08-22T13:25:00Z">
            <w:rPr>
              <w:ins w:id="156" w:author="Kush Khalasi" w:date="2025-08-22T18:42:00Z"/>
              <w:b/>
              <w:bCs/>
            </w:rPr>
          </w:rPrChange>
        </w:rPr>
      </w:pPr>
      <w:ins w:id="157" w:author="Kush Khalasi" w:date="2025-08-22T18:42:00Z">
        <w:r w:rsidRPr="00C9421F">
          <w:t>By 202</w:t>
        </w:r>
      </w:ins>
      <w:ins w:id="158" w:author="Kush Khalasi" w:date="2025-08-22T18:44:00Z" w16du:dateUtc="2025-08-22T13:14:00Z">
        <w:r w:rsidRPr="00C9421F">
          <w:t>5</w:t>
        </w:r>
      </w:ins>
      <w:ins w:id="159" w:author="Kush Khalasi" w:date="2025-08-22T18:42:00Z">
        <w:r w:rsidRPr="00C9421F">
          <w:t xml:space="preserve">, implement a structured </w:t>
        </w:r>
        <w:r w:rsidRPr="00C9421F">
          <w:rPr>
            <w:rPrChange w:id="160" w:author="Kush Khalasi" w:date="2025-08-22T18:55:00Z" w16du:dateUtc="2025-08-22T13:25:00Z">
              <w:rPr>
                <w:b/>
                <w:bCs/>
              </w:rPr>
            </w:rPrChange>
          </w:rPr>
          <w:t>Corrective Action Plan (CAP)</w:t>
        </w:r>
        <w:r w:rsidRPr="00C9421F">
          <w:t xml:space="preserve"> process for suppliers who fail to meet sustainability, ethics, or compliance requirements.</w:t>
        </w:r>
      </w:ins>
    </w:p>
    <w:p w14:paraId="371EB1E3" w14:textId="5D730282" w:rsidR="003A471C" w:rsidRPr="00C9421F" w:rsidRDefault="003A471C" w:rsidP="003A471C">
      <w:pPr>
        <w:pStyle w:val="Heading3"/>
        <w:numPr>
          <w:ilvl w:val="0"/>
          <w:numId w:val="6"/>
        </w:numPr>
        <w:jc w:val="left"/>
        <w:rPr>
          <w:ins w:id="161" w:author="Kush Khalasi" w:date="2025-08-22T18:42:00Z"/>
          <w:rPrChange w:id="162" w:author="Kush Khalasi" w:date="2025-08-22T18:55:00Z" w16du:dateUtc="2025-08-22T13:25:00Z">
            <w:rPr>
              <w:ins w:id="163" w:author="Kush Khalasi" w:date="2025-08-22T18:42:00Z"/>
              <w:b/>
              <w:bCs/>
            </w:rPr>
          </w:rPrChange>
        </w:rPr>
      </w:pPr>
      <w:ins w:id="164" w:author="Kush Khalasi" w:date="2025-08-22T18:44:00Z" w16du:dateUtc="2025-08-22T13:14:00Z">
        <w:r w:rsidRPr="00C9421F">
          <w:t>8</w:t>
        </w:r>
      </w:ins>
      <w:ins w:id="165" w:author="Kush Khalasi" w:date="2025-08-22T18:42:00Z">
        <w:r w:rsidRPr="00C9421F">
          <w:t xml:space="preserve">Increase </w:t>
        </w:r>
        <w:r w:rsidRPr="00C9421F">
          <w:rPr>
            <w:rPrChange w:id="166" w:author="Kush Khalasi" w:date="2025-08-22T18:55:00Z" w16du:dateUtc="2025-08-22T13:25:00Z">
              <w:rPr>
                <w:b/>
                <w:bCs/>
              </w:rPr>
            </w:rPrChange>
          </w:rPr>
          <w:t>local procurement spend by 45% by 2026</w:t>
        </w:r>
        <w:r w:rsidRPr="00C9421F">
          <w:t>, supporting small and diverse suppliers</w:t>
        </w:r>
      </w:ins>
      <w:ins w:id="167" w:author="Kush Khalasi" w:date="2025-08-22T18:44:00Z" w16du:dateUtc="2025-08-22T13:14:00Z">
        <w:r w:rsidRPr="00C9421F">
          <w:t xml:space="preserve"> from the baseline 2022.</w:t>
        </w:r>
      </w:ins>
    </w:p>
    <w:p w14:paraId="200188D8" w14:textId="168D0069" w:rsidR="003A471C" w:rsidDel="003A471C" w:rsidRDefault="003A471C">
      <w:pPr>
        <w:pStyle w:val="Heading3"/>
        <w:tabs>
          <w:tab w:val="left" w:pos="2186"/>
        </w:tabs>
        <w:spacing w:before="245" w:line="268" w:lineRule="auto"/>
        <w:ind w:firstLine="0"/>
        <w:jc w:val="left"/>
        <w:rPr>
          <w:del w:id="168" w:author="Kush Khalasi" w:date="2025-08-22T18:42:00Z" w16du:dateUtc="2025-08-22T13:12:00Z"/>
        </w:rPr>
        <w:pPrChange w:id="169" w:author="Kush Khalasi" w:date="2025-08-22T18:42:00Z" w16du:dateUtc="2025-08-22T13:12:00Z">
          <w:pPr>
            <w:pStyle w:val="Heading3"/>
            <w:numPr>
              <w:ilvl w:val="2"/>
              <w:numId w:val="3"/>
            </w:numPr>
            <w:tabs>
              <w:tab w:val="left" w:pos="2186"/>
            </w:tabs>
            <w:spacing w:before="245" w:line="268" w:lineRule="auto"/>
            <w:ind w:left="1927"/>
            <w:jc w:val="left"/>
          </w:pPr>
        </w:pPrChange>
      </w:pPr>
      <w:bookmarkStart w:id="170" w:name="_Toc206781546"/>
      <w:bookmarkEnd w:id="170"/>
    </w:p>
    <w:p w14:paraId="36F7D7E7" w14:textId="77777777" w:rsidR="00EA4886" w:rsidRDefault="003B6366" w:rsidP="00D15EB6">
      <w:pPr>
        <w:pStyle w:val="Heading1"/>
        <w:numPr>
          <w:ilvl w:val="0"/>
          <w:numId w:val="3"/>
        </w:numPr>
        <w:tabs>
          <w:tab w:val="left" w:pos="1019"/>
        </w:tabs>
        <w:spacing w:before="240"/>
        <w:ind w:left="1019" w:hanging="359"/>
        <w:jc w:val="both"/>
      </w:pPr>
      <w:bookmarkStart w:id="171" w:name="_Toc206781547"/>
      <w:r>
        <w:rPr>
          <w:color w:val="2E5395"/>
          <w:spacing w:val="-2"/>
        </w:rPr>
        <w:t>Reporting</w:t>
      </w:r>
      <w:bookmarkEnd w:id="171"/>
    </w:p>
    <w:p w14:paraId="5D227E4D" w14:textId="1AC2FE36" w:rsidR="00EA4886" w:rsidRPr="00D15EB6" w:rsidRDefault="003B6366" w:rsidP="00D15EB6">
      <w:pPr>
        <w:pStyle w:val="ListParagraph"/>
        <w:numPr>
          <w:ilvl w:val="1"/>
          <w:numId w:val="3"/>
        </w:numPr>
        <w:tabs>
          <w:tab w:val="left" w:pos="1380"/>
        </w:tabs>
        <w:spacing w:before="298" w:line="276" w:lineRule="auto"/>
        <w:ind w:right="216"/>
        <w:jc w:val="both"/>
        <w:rPr>
          <w:rFonts w:ascii="Symbol" w:hAnsi="Symbol"/>
          <w:sz w:val="20"/>
        </w:rPr>
      </w:pPr>
      <w:r>
        <w:t xml:space="preserve">Regular Monitoring and Reporting: Yash Technologies will implement a robust system for monitoring and reporting on sustainable sourcing. Monthly </w:t>
      </w:r>
      <w:r w:rsidR="00D15EB6">
        <w:t xml:space="preserve">assessments will track supplier </w:t>
      </w:r>
      <w:r>
        <w:t>compliance with environmental and labor standards. Collected data will be analyzed to measure adherence to sustainability goals and pinpoint areas needing improvement.</w:t>
      </w:r>
    </w:p>
    <w:p w14:paraId="0F543175" w14:textId="77777777" w:rsidR="00EA4886" w:rsidRDefault="003B6366">
      <w:pPr>
        <w:pStyle w:val="ListParagraph"/>
        <w:numPr>
          <w:ilvl w:val="1"/>
          <w:numId w:val="3"/>
        </w:numPr>
        <w:tabs>
          <w:tab w:val="left" w:pos="1380"/>
        </w:tabs>
        <w:spacing w:line="276" w:lineRule="auto"/>
        <w:ind w:right="215"/>
        <w:jc w:val="both"/>
        <w:rPr>
          <w:rFonts w:ascii="Symbol" w:hAnsi="Symbol"/>
          <w:sz w:val="20"/>
        </w:rPr>
      </w:pPr>
      <w:r>
        <w:t>Annual Sustainability Report: We will publish an annual report detailing our progress, challenges, and achievements in sustainable sourcing. This report will offer insights into our environmental and labor practices, supplier compliance, and sustainability metrics, and will be made publicly available to ensure transparency.</w:t>
      </w:r>
    </w:p>
    <w:p w14:paraId="2BFA150B" w14:textId="77777777" w:rsidR="00EA4886" w:rsidRPr="00461DB4" w:rsidRDefault="003B6366">
      <w:pPr>
        <w:pStyle w:val="ListParagraph"/>
        <w:numPr>
          <w:ilvl w:val="1"/>
          <w:numId w:val="3"/>
        </w:numPr>
        <w:tabs>
          <w:tab w:val="left" w:pos="1380"/>
        </w:tabs>
        <w:spacing w:line="273" w:lineRule="auto"/>
        <w:ind w:right="214"/>
        <w:jc w:val="both"/>
        <w:rPr>
          <w:rFonts w:ascii="Symbol" w:hAnsi="Symbol"/>
          <w:sz w:val="20"/>
        </w:rPr>
      </w:pPr>
      <w:r>
        <w:t>Performance Review Meetings: Every six months, review meetings will be held with key stakeholders,</w:t>
      </w:r>
      <w:r>
        <w:rPr>
          <w:spacing w:val="40"/>
        </w:rPr>
        <w:t xml:space="preserve"> </w:t>
      </w:r>
      <w:r>
        <w:t>including</w:t>
      </w:r>
      <w:r>
        <w:rPr>
          <w:spacing w:val="40"/>
        </w:rPr>
        <w:t xml:space="preserve"> </w:t>
      </w:r>
      <w:r>
        <w:t>procurement</w:t>
      </w:r>
      <w:r>
        <w:rPr>
          <w:spacing w:val="40"/>
        </w:rPr>
        <w:t xml:space="preserve"> </w:t>
      </w:r>
      <w:r>
        <w:t>and</w:t>
      </w:r>
      <w:r>
        <w:rPr>
          <w:spacing w:val="40"/>
        </w:rPr>
        <w:t xml:space="preserve"> </w:t>
      </w:r>
      <w:r>
        <w:t>compliance</w:t>
      </w:r>
      <w:r>
        <w:rPr>
          <w:spacing w:val="40"/>
        </w:rPr>
        <w:t xml:space="preserve"> </w:t>
      </w:r>
      <w:r>
        <w:t>teams,</w:t>
      </w:r>
      <w:r>
        <w:rPr>
          <w:spacing w:val="40"/>
        </w:rPr>
        <w:t xml:space="preserve"> </w:t>
      </w:r>
      <w:r>
        <w:t>to</w:t>
      </w:r>
      <w:r>
        <w:rPr>
          <w:spacing w:val="40"/>
        </w:rPr>
        <w:t xml:space="preserve"> </w:t>
      </w:r>
      <w:r>
        <w:t>assess</w:t>
      </w:r>
      <w:r>
        <w:rPr>
          <w:spacing w:val="40"/>
        </w:rPr>
        <w:t xml:space="preserve"> </w:t>
      </w:r>
      <w:r>
        <w:t>our</w:t>
      </w:r>
      <w:r>
        <w:rPr>
          <w:spacing w:val="40"/>
        </w:rPr>
        <w:t xml:space="preserve"> </w:t>
      </w:r>
      <w:r>
        <w:t>progress</w:t>
      </w:r>
      <w:r>
        <w:rPr>
          <w:spacing w:val="40"/>
        </w:rPr>
        <w:t xml:space="preserve"> </w:t>
      </w:r>
      <w:r>
        <w:t>on</w:t>
      </w:r>
    </w:p>
    <w:p w14:paraId="48AFC12E" w14:textId="20E39EEF" w:rsidR="00461DB4" w:rsidRDefault="00D15EB6" w:rsidP="00461DB4">
      <w:pPr>
        <w:pStyle w:val="BodyText"/>
        <w:spacing w:before="1" w:line="276" w:lineRule="auto"/>
        <w:ind w:left="1380"/>
      </w:pPr>
      <w:r>
        <w:t>Sustainability</w:t>
      </w:r>
      <w:r w:rsidR="00461DB4">
        <w:rPr>
          <w:spacing w:val="-1"/>
        </w:rPr>
        <w:t xml:space="preserve"> </w:t>
      </w:r>
      <w:r w:rsidR="00461DB4">
        <w:t>objectives. These meetings will address</w:t>
      </w:r>
      <w:r w:rsidR="00461DB4">
        <w:rPr>
          <w:spacing w:val="-1"/>
        </w:rPr>
        <w:t xml:space="preserve"> </w:t>
      </w:r>
      <w:r w:rsidR="00461DB4">
        <w:t>challenges, evaluate performance, and adjust strategies as needed to achieve our sustainability targets.</w:t>
      </w:r>
    </w:p>
    <w:p w14:paraId="1992E5BE" w14:textId="77777777" w:rsidR="00461DB4" w:rsidRDefault="00461DB4" w:rsidP="00461DB4">
      <w:pPr>
        <w:pStyle w:val="ListParagraph"/>
        <w:numPr>
          <w:ilvl w:val="1"/>
          <w:numId w:val="3"/>
        </w:numPr>
        <w:tabs>
          <w:tab w:val="left" w:pos="1380"/>
        </w:tabs>
        <w:spacing w:before="239" w:line="276" w:lineRule="auto"/>
        <w:ind w:right="213"/>
        <w:jc w:val="both"/>
        <w:rPr>
          <w:rFonts w:ascii="Symbol" w:hAnsi="Symbol"/>
          <w:sz w:val="20"/>
        </w:rPr>
      </w:pPr>
      <w:r>
        <w:t xml:space="preserve">Supplier Compliance Audits: We will conduct regular audits to verify that suppliers meet our environmental and labor standards. Both internal and external auditors will perform these checks to provide an unbiased evaluation of compliance. Audit findings will guide further </w:t>
      </w:r>
      <w:r>
        <w:lastRenderedPageBreak/>
        <w:t>improvements and actions.</w:t>
      </w:r>
    </w:p>
    <w:p w14:paraId="3384704F" w14:textId="77777777" w:rsidR="00461DB4" w:rsidRDefault="00461DB4" w:rsidP="00461DB4">
      <w:pPr>
        <w:pStyle w:val="ListParagraph"/>
        <w:numPr>
          <w:ilvl w:val="1"/>
          <w:numId w:val="3"/>
        </w:numPr>
        <w:tabs>
          <w:tab w:val="left" w:pos="1380"/>
        </w:tabs>
        <w:spacing w:before="240" w:line="276" w:lineRule="auto"/>
        <w:ind w:right="216"/>
        <w:jc w:val="both"/>
        <w:rPr>
          <w:rFonts w:ascii="Symbol" w:hAnsi="Symbol"/>
          <w:sz w:val="20"/>
        </w:rPr>
      </w:pPr>
      <w:r>
        <w:t>Employee Feedback and Training Evaluations: We will gather employee feedback through semi-annual surveys and discussions to evaluate the effectiveness of our training programs and sustainability initiatives. Insights from these surveys will be used to enhance training content and address any concerns, ensuring alignment with our sustainability goals.</w:t>
      </w:r>
    </w:p>
    <w:p w14:paraId="7AD548B5" w14:textId="77777777" w:rsidR="00461DB4" w:rsidRDefault="00461DB4" w:rsidP="00461DB4">
      <w:pPr>
        <w:pStyle w:val="ListParagraph"/>
        <w:numPr>
          <w:ilvl w:val="1"/>
          <w:numId w:val="3"/>
        </w:numPr>
        <w:tabs>
          <w:tab w:val="left" w:pos="1380"/>
        </w:tabs>
        <w:spacing w:before="242" w:line="276" w:lineRule="auto"/>
        <w:ind w:right="218"/>
        <w:jc w:val="both"/>
        <w:rPr>
          <w:rFonts w:ascii="Symbol" w:hAnsi="Symbol"/>
          <w:sz w:val="20"/>
        </w:rPr>
      </w:pPr>
      <w:r>
        <w:t>Sustainability Impact Assessments: Annual impact assessments will review the effectiveness of our sustainable sourcing practices. These assessments will identify strengths and weaknesses, provide opportunities for improvement, and ensure that our sourcing decisions support our environmental and social objectives.</w:t>
      </w:r>
    </w:p>
    <w:p w14:paraId="635348EE" w14:textId="77777777" w:rsidR="00461DB4" w:rsidRDefault="00461DB4" w:rsidP="00461DB4">
      <w:pPr>
        <w:pStyle w:val="ListParagraph"/>
        <w:numPr>
          <w:ilvl w:val="1"/>
          <w:numId w:val="3"/>
        </w:numPr>
        <w:tabs>
          <w:tab w:val="left" w:pos="1380"/>
        </w:tabs>
        <w:spacing w:before="240" w:line="276" w:lineRule="auto"/>
        <w:ind w:right="215"/>
        <w:jc w:val="both"/>
        <w:rPr>
          <w:rFonts w:ascii="Symbol" w:hAnsi="Symbol"/>
          <w:sz w:val="20"/>
        </w:rPr>
      </w:pPr>
      <w:r>
        <w:t>Stakeholder</w:t>
      </w:r>
      <w:r>
        <w:rPr>
          <w:spacing w:val="-9"/>
        </w:rPr>
        <w:t xml:space="preserve"> </w:t>
      </w:r>
      <w:r>
        <w:t>Engagement:</w:t>
      </w:r>
      <w:r>
        <w:rPr>
          <w:spacing w:val="-11"/>
        </w:rPr>
        <w:t xml:space="preserve"> </w:t>
      </w:r>
      <w:r>
        <w:t>We</w:t>
      </w:r>
      <w:r>
        <w:rPr>
          <w:spacing w:val="-11"/>
        </w:rPr>
        <w:t xml:space="preserve"> </w:t>
      </w:r>
      <w:r>
        <w:t>will</w:t>
      </w:r>
      <w:r>
        <w:rPr>
          <w:spacing w:val="-9"/>
        </w:rPr>
        <w:t xml:space="preserve"> </w:t>
      </w:r>
      <w:r>
        <w:t>maintain</w:t>
      </w:r>
      <w:r>
        <w:rPr>
          <w:spacing w:val="-11"/>
        </w:rPr>
        <w:t xml:space="preserve"> </w:t>
      </w:r>
      <w:r>
        <w:t>transparent</w:t>
      </w:r>
      <w:r>
        <w:rPr>
          <w:spacing w:val="-9"/>
        </w:rPr>
        <w:t xml:space="preserve"> </w:t>
      </w:r>
      <w:r>
        <w:t>communication</w:t>
      </w:r>
      <w:r>
        <w:rPr>
          <w:spacing w:val="-10"/>
        </w:rPr>
        <w:t xml:space="preserve"> </w:t>
      </w:r>
      <w:r>
        <w:t>with</w:t>
      </w:r>
      <w:r>
        <w:rPr>
          <w:spacing w:val="-10"/>
        </w:rPr>
        <w:t xml:space="preserve"> </w:t>
      </w:r>
      <w:r>
        <w:t>all</w:t>
      </w:r>
      <w:r>
        <w:rPr>
          <w:spacing w:val="-9"/>
        </w:rPr>
        <w:t xml:space="preserve"> </w:t>
      </w:r>
      <w:r>
        <w:t>stakeholders, including suppliers and community members, through regular updates. Any significant changes or issues related to our sustainable sourcing practices will be communicated promptly to build and maintain trust.</w:t>
      </w:r>
    </w:p>
    <w:p w14:paraId="0D21B1FF" w14:textId="77777777" w:rsidR="00461DB4" w:rsidRDefault="00461DB4" w:rsidP="00461DB4">
      <w:pPr>
        <w:pStyle w:val="ListParagraph"/>
        <w:numPr>
          <w:ilvl w:val="1"/>
          <w:numId w:val="3"/>
        </w:numPr>
        <w:tabs>
          <w:tab w:val="left" w:pos="1380"/>
        </w:tabs>
        <w:spacing w:before="239" w:line="276" w:lineRule="auto"/>
        <w:ind w:right="218"/>
        <w:jc w:val="both"/>
        <w:rPr>
          <w:rFonts w:ascii="Symbol" w:hAnsi="Symbol"/>
          <w:sz w:val="20"/>
        </w:rPr>
      </w:pPr>
      <w:r>
        <w:t>Supplier Performance Reporting: Quarterly performance reports will evaluate suppliers against</w:t>
      </w:r>
      <w:r>
        <w:rPr>
          <w:spacing w:val="-3"/>
        </w:rPr>
        <w:t xml:space="preserve"> </w:t>
      </w:r>
      <w:r>
        <w:t>our</w:t>
      </w:r>
      <w:r>
        <w:rPr>
          <w:spacing w:val="-4"/>
        </w:rPr>
        <w:t xml:space="preserve"> </w:t>
      </w:r>
      <w:r>
        <w:t>sustainability</w:t>
      </w:r>
      <w:r>
        <w:rPr>
          <w:spacing w:val="-3"/>
        </w:rPr>
        <w:t xml:space="preserve"> </w:t>
      </w:r>
      <w:r>
        <w:t>criteria.</w:t>
      </w:r>
      <w:r>
        <w:rPr>
          <w:spacing w:val="-5"/>
        </w:rPr>
        <w:t xml:space="preserve"> </w:t>
      </w:r>
      <w:r>
        <w:t>These</w:t>
      </w:r>
      <w:r>
        <w:rPr>
          <w:spacing w:val="-3"/>
        </w:rPr>
        <w:t xml:space="preserve"> </w:t>
      </w:r>
      <w:r>
        <w:t>reports</w:t>
      </w:r>
      <w:r>
        <w:rPr>
          <w:spacing w:val="-6"/>
        </w:rPr>
        <w:t xml:space="preserve"> </w:t>
      </w:r>
      <w:r>
        <w:t>will</w:t>
      </w:r>
      <w:r>
        <w:rPr>
          <w:spacing w:val="-4"/>
        </w:rPr>
        <w:t xml:space="preserve"> </w:t>
      </w:r>
      <w:r>
        <w:t>include</w:t>
      </w:r>
      <w:r>
        <w:rPr>
          <w:spacing w:val="-3"/>
        </w:rPr>
        <w:t xml:space="preserve"> </w:t>
      </w:r>
      <w:r>
        <w:t>data</w:t>
      </w:r>
      <w:r>
        <w:rPr>
          <w:spacing w:val="-4"/>
        </w:rPr>
        <w:t xml:space="preserve"> </w:t>
      </w:r>
      <w:r>
        <w:t>on</w:t>
      </w:r>
      <w:r>
        <w:rPr>
          <w:spacing w:val="-4"/>
        </w:rPr>
        <w:t xml:space="preserve"> </w:t>
      </w:r>
      <w:r>
        <w:t>environmental</w:t>
      </w:r>
      <w:r>
        <w:rPr>
          <w:spacing w:val="-4"/>
        </w:rPr>
        <w:t xml:space="preserve"> </w:t>
      </w:r>
      <w:r>
        <w:t xml:space="preserve">practices, labor conditions, and compliance with our standards, informing future procurement </w:t>
      </w:r>
      <w:r>
        <w:rPr>
          <w:spacing w:val="-2"/>
        </w:rPr>
        <w:t>decisions.</w:t>
      </w:r>
    </w:p>
    <w:p w14:paraId="60B64DD0" w14:textId="77777777" w:rsidR="00461DB4" w:rsidRPr="00461DB4" w:rsidRDefault="00461DB4" w:rsidP="00461DB4">
      <w:pPr>
        <w:pStyle w:val="ListParagraph"/>
        <w:numPr>
          <w:ilvl w:val="1"/>
          <w:numId w:val="3"/>
        </w:numPr>
        <w:tabs>
          <w:tab w:val="left" w:pos="1380"/>
        </w:tabs>
        <w:spacing w:line="276" w:lineRule="auto"/>
        <w:ind w:right="218"/>
        <w:jc w:val="both"/>
        <w:rPr>
          <w:rFonts w:ascii="Symbol" w:hAnsi="Symbol"/>
          <w:sz w:val="20"/>
        </w:rPr>
      </w:pPr>
      <w:r>
        <w:t>Regulatory Compliance Reporting: Periodic reports will ensure our compliance with relevant environmental and labor regulations. These reports will document adherence to laws and standards, and outline any deviations and corrective measures taken.</w:t>
      </w:r>
    </w:p>
    <w:p w14:paraId="4CD41E05" w14:textId="77777777" w:rsidR="00461DB4" w:rsidRDefault="00461DB4" w:rsidP="00461DB4">
      <w:pPr>
        <w:pStyle w:val="Heading1"/>
        <w:numPr>
          <w:ilvl w:val="0"/>
          <w:numId w:val="3"/>
        </w:numPr>
        <w:tabs>
          <w:tab w:val="left" w:pos="1019"/>
        </w:tabs>
        <w:spacing w:before="240"/>
        <w:ind w:left="1019" w:hanging="359"/>
        <w:jc w:val="both"/>
      </w:pPr>
      <w:bookmarkStart w:id="172" w:name="_Toc206781548"/>
      <w:r>
        <w:rPr>
          <w:color w:val="2E5395"/>
          <w:spacing w:val="-2"/>
        </w:rPr>
        <w:t>Responsibilities</w:t>
      </w:r>
      <w:bookmarkEnd w:id="172"/>
    </w:p>
    <w:p w14:paraId="00909085" w14:textId="77777777" w:rsidR="00461DB4" w:rsidRDefault="00461DB4" w:rsidP="00461DB4">
      <w:pPr>
        <w:pStyle w:val="Heading2"/>
        <w:numPr>
          <w:ilvl w:val="0"/>
          <w:numId w:val="2"/>
        </w:numPr>
        <w:tabs>
          <w:tab w:val="left" w:pos="1104"/>
        </w:tabs>
        <w:spacing w:before="298"/>
        <w:ind w:left="1104" w:hanging="358"/>
      </w:pPr>
      <w:r>
        <w:t>Chief</w:t>
      </w:r>
      <w:r>
        <w:rPr>
          <w:spacing w:val="-3"/>
        </w:rPr>
        <w:t xml:space="preserve"> </w:t>
      </w:r>
      <w:r>
        <w:t>Compliance</w:t>
      </w:r>
      <w:r>
        <w:rPr>
          <w:spacing w:val="-3"/>
        </w:rPr>
        <w:t xml:space="preserve"> </w:t>
      </w:r>
      <w:r>
        <w:rPr>
          <w:spacing w:val="-2"/>
        </w:rPr>
        <w:t>Officer</w:t>
      </w:r>
    </w:p>
    <w:p w14:paraId="4504E49B" w14:textId="77777777" w:rsidR="00461DB4" w:rsidRDefault="00461DB4" w:rsidP="00461DB4">
      <w:pPr>
        <w:pStyle w:val="ListParagraph"/>
        <w:numPr>
          <w:ilvl w:val="1"/>
          <w:numId w:val="2"/>
        </w:numPr>
        <w:tabs>
          <w:tab w:val="left" w:pos="1158"/>
        </w:tabs>
        <w:spacing w:before="240"/>
        <w:ind w:left="1158"/>
        <w:jc w:val="center"/>
      </w:pPr>
      <w:r>
        <w:t>Policy</w:t>
      </w:r>
      <w:r>
        <w:rPr>
          <w:spacing w:val="23"/>
        </w:rPr>
        <w:t xml:space="preserve"> </w:t>
      </w:r>
      <w:r>
        <w:t>Oversight</w:t>
      </w:r>
      <w:r>
        <w:rPr>
          <w:spacing w:val="27"/>
        </w:rPr>
        <w:t xml:space="preserve"> </w:t>
      </w:r>
      <w:r>
        <w:t>and</w:t>
      </w:r>
      <w:r>
        <w:rPr>
          <w:spacing w:val="27"/>
        </w:rPr>
        <w:t xml:space="preserve"> </w:t>
      </w:r>
      <w:r>
        <w:t>review</w:t>
      </w:r>
      <w:r>
        <w:rPr>
          <w:spacing w:val="29"/>
        </w:rPr>
        <w:t xml:space="preserve"> </w:t>
      </w:r>
      <w:r>
        <w:t>:</w:t>
      </w:r>
      <w:r>
        <w:rPr>
          <w:spacing w:val="24"/>
        </w:rPr>
        <w:t xml:space="preserve"> </w:t>
      </w:r>
      <w:r>
        <w:t>Provide</w:t>
      </w:r>
      <w:r>
        <w:rPr>
          <w:spacing w:val="26"/>
        </w:rPr>
        <w:t xml:space="preserve"> </w:t>
      </w:r>
      <w:r>
        <w:t>strategic</w:t>
      </w:r>
      <w:r>
        <w:rPr>
          <w:spacing w:val="26"/>
        </w:rPr>
        <w:t xml:space="preserve"> </w:t>
      </w:r>
      <w:r>
        <w:t>direction</w:t>
      </w:r>
      <w:r>
        <w:rPr>
          <w:spacing w:val="27"/>
        </w:rPr>
        <w:t xml:space="preserve"> </w:t>
      </w:r>
      <w:r>
        <w:t>and</w:t>
      </w:r>
      <w:r>
        <w:rPr>
          <w:spacing w:val="25"/>
        </w:rPr>
        <w:t xml:space="preserve"> </w:t>
      </w:r>
      <w:r>
        <w:t>approve</w:t>
      </w:r>
      <w:r>
        <w:rPr>
          <w:spacing w:val="26"/>
        </w:rPr>
        <w:t xml:space="preserve"> </w:t>
      </w:r>
      <w:r>
        <w:t>major</w:t>
      </w:r>
      <w:r>
        <w:rPr>
          <w:spacing w:val="28"/>
        </w:rPr>
        <w:t xml:space="preserve"> </w:t>
      </w:r>
      <w:r>
        <w:rPr>
          <w:spacing w:val="-2"/>
        </w:rPr>
        <w:t>sustainability</w:t>
      </w:r>
    </w:p>
    <w:p w14:paraId="67C2E12E" w14:textId="77777777" w:rsidR="00461DB4" w:rsidRDefault="00461DB4" w:rsidP="00461DB4">
      <w:pPr>
        <w:pStyle w:val="BodyText"/>
        <w:spacing w:before="41"/>
        <w:ind w:left="1380"/>
      </w:pPr>
      <w:r>
        <w:t>goals</w:t>
      </w:r>
      <w:r>
        <w:rPr>
          <w:spacing w:val="-10"/>
        </w:rPr>
        <w:t xml:space="preserve"> </w:t>
      </w:r>
      <w:r>
        <w:t>and</w:t>
      </w:r>
      <w:r>
        <w:rPr>
          <w:spacing w:val="-8"/>
        </w:rPr>
        <w:t xml:space="preserve"> </w:t>
      </w:r>
      <w:r>
        <w:t>targets.</w:t>
      </w:r>
      <w:r>
        <w:rPr>
          <w:spacing w:val="-10"/>
        </w:rPr>
        <w:t xml:space="preserve"> </w:t>
      </w:r>
      <w:r>
        <w:t>Ensure</w:t>
      </w:r>
      <w:r>
        <w:rPr>
          <w:spacing w:val="-9"/>
        </w:rPr>
        <w:t xml:space="preserve"> </w:t>
      </w:r>
      <w:r>
        <w:t>alignment</w:t>
      </w:r>
      <w:r>
        <w:rPr>
          <w:spacing w:val="-9"/>
        </w:rPr>
        <w:t xml:space="preserve"> </w:t>
      </w:r>
      <w:r>
        <w:t>with</w:t>
      </w:r>
      <w:r>
        <w:rPr>
          <w:spacing w:val="-7"/>
        </w:rPr>
        <w:t xml:space="preserve"> </w:t>
      </w:r>
      <w:r>
        <w:t>the</w:t>
      </w:r>
      <w:r>
        <w:rPr>
          <w:spacing w:val="-9"/>
        </w:rPr>
        <w:t xml:space="preserve"> </w:t>
      </w:r>
      <w:r>
        <w:t>company’s</w:t>
      </w:r>
      <w:r>
        <w:rPr>
          <w:spacing w:val="-7"/>
        </w:rPr>
        <w:t xml:space="preserve"> </w:t>
      </w:r>
      <w:r>
        <w:t>overall</w:t>
      </w:r>
      <w:r>
        <w:rPr>
          <w:spacing w:val="-11"/>
        </w:rPr>
        <w:t xml:space="preserve"> </w:t>
      </w:r>
      <w:r>
        <w:t>mission</w:t>
      </w:r>
      <w:r>
        <w:rPr>
          <w:spacing w:val="-8"/>
        </w:rPr>
        <w:t xml:space="preserve"> </w:t>
      </w:r>
      <w:r>
        <w:t>and</w:t>
      </w:r>
      <w:r>
        <w:rPr>
          <w:spacing w:val="-10"/>
        </w:rPr>
        <w:t xml:space="preserve"> </w:t>
      </w:r>
      <w:r>
        <w:rPr>
          <w:spacing w:val="-2"/>
        </w:rPr>
        <w:t>values.</w:t>
      </w:r>
    </w:p>
    <w:p w14:paraId="3A4582F8" w14:textId="77777777" w:rsidR="00461DB4" w:rsidRDefault="00461DB4" w:rsidP="00461DB4">
      <w:pPr>
        <w:pStyle w:val="BodyText"/>
        <w:spacing w:before="12"/>
      </w:pPr>
    </w:p>
    <w:p w14:paraId="17BE3518" w14:textId="77777777" w:rsidR="00461DB4" w:rsidRDefault="00461DB4" w:rsidP="00461DB4">
      <w:pPr>
        <w:pStyle w:val="ListParagraph"/>
        <w:numPr>
          <w:ilvl w:val="1"/>
          <w:numId w:val="2"/>
        </w:numPr>
        <w:tabs>
          <w:tab w:val="left" w:pos="1380"/>
        </w:tabs>
        <w:spacing w:before="1" w:line="273" w:lineRule="auto"/>
        <w:ind w:right="215"/>
        <w:jc w:val="both"/>
      </w:pPr>
      <w:r>
        <w:t>Stakeholder Engagement: Engage with key stakeholders, including investors and external partners, to communicate sustainability commitments and progress.</w:t>
      </w:r>
    </w:p>
    <w:p w14:paraId="77079AC1" w14:textId="77777777" w:rsidR="00461DB4" w:rsidRPr="00461DB4" w:rsidRDefault="00461DB4" w:rsidP="00461DB4">
      <w:pPr>
        <w:pStyle w:val="Heading2"/>
        <w:numPr>
          <w:ilvl w:val="0"/>
          <w:numId w:val="2"/>
        </w:numPr>
        <w:tabs>
          <w:tab w:val="left" w:pos="1104"/>
        </w:tabs>
        <w:spacing w:before="244" w:after="240"/>
        <w:ind w:left="1104" w:hanging="358"/>
      </w:pPr>
      <w:r>
        <w:t>Procurement</w:t>
      </w:r>
      <w:r>
        <w:rPr>
          <w:spacing w:val="-3"/>
        </w:rPr>
        <w:t xml:space="preserve"> </w:t>
      </w:r>
      <w:r>
        <w:t>and</w:t>
      </w:r>
      <w:r>
        <w:rPr>
          <w:spacing w:val="-2"/>
        </w:rPr>
        <w:t xml:space="preserve"> </w:t>
      </w:r>
      <w:r>
        <w:t>Supply</w:t>
      </w:r>
      <w:r>
        <w:rPr>
          <w:spacing w:val="-4"/>
        </w:rPr>
        <w:t xml:space="preserve"> </w:t>
      </w:r>
      <w:r>
        <w:t>Chain</w:t>
      </w:r>
      <w:r>
        <w:rPr>
          <w:spacing w:val="-2"/>
        </w:rPr>
        <w:t xml:space="preserve"> Management</w:t>
      </w:r>
    </w:p>
    <w:p w14:paraId="7D47FE11" w14:textId="77777777" w:rsidR="00461DB4" w:rsidRDefault="00461DB4" w:rsidP="00461DB4">
      <w:pPr>
        <w:pStyle w:val="ListParagraph"/>
        <w:numPr>
          <w:ilvl w:val="1"/>
          <w:numId w:val="2"/>
        </w:numPr>
        <w:tabs>
          <w:tab w:val="left" w:pos="1380"/>
        </w:tabs>
        <w:spacing w:before="1" w:line="276" w:lineRule="auto"/>
        <w:ind w:right="214"/>
        <w:jc w:val="both"/>
      </w:pPr>
      <w:r>
        <w:t>Supplier Evaluation: Implement rigorous evaluation criteria for selecting and assessing suppliers based on environmental, labor, and ethical standards.</w:t>
      </w:r>
    </w:p>
    <w:p w14:paraId="4DEAD3E0" w14:textId="77777777" w:rsidR="00461DB4" w:rsidRDefault="00461DB4" w:rsidP="00461DB4">
      <w:pPr>
        <w:pStyle w:val="ListParagraph"/>
        <w:numPr>
          <w:ilvl w:val="1"/>
          <w:numId w:val="2"/>
        </w:numPr>
        <w:tabs>
          <w:tab w:val="left" w:pos="1380"/>
        </w:tabs>
        <w:spacing w:before="239" w:line="276" w:lineRule="auto"/>
        <w:ind w:right="221"/>
        <w:jc w:val="both"/>
      </w:pPr>
      <w:r>
        <w:t>Supplier</w:t>
      </w:r>
      <w:r>
        <w:rPr>
          <w:spacing w:val="-3"/>
        </w:rPr>
        <w:t xml:space="preserve"> </w:t>
      </w:r>
      <w:r>
        <w:t>Relations:</w:t>
      </w:r>
      <w:r>
        <w:rPr>
          <w:spacing w:val="-5"/>
        </w:rPr>
        <w:t xml:space="preserve"> </w:t>
      </w:r>
      <w:r>
        <w:t>Develop</w:t>
      </w:r>
      <w:r>
        <w:rPr>
          <w:spacing w:val="-6"/>
        </w:rPr>
        <w:t xml:space="preserve"> </w:t>
      </w:r>
      <w:r>
        <w:t>and</w:t>
      </w:r>
      <w:r>
        <w:rPr>
          <w:spacing w:val="-4"/>
        </w:rPr>
        <w:t xml:space="preserve"> </w:t>
      </w:r>
      <w:r>
        <w:t>maintain</w:t>
      </w:r>
      <w:r>
        <w:rPr>
          <w:spacing w:val="-4"/>
        </w:rPr>
        <w:t xml:space="preserve"> </w:t>
      </w:r>
      <w:r>
        <w:t>relationships</w:t>
      </w:r>
      <w:r>
        <w:rPr>
          <w:spacing w:val="-5"/>
        </w:rPr>
        <w:t xml:space="preserve"> </w:t>
      </w:r>
      <w:r>
        <w:t>with</w:t>
      </w:r>
      <w:r>
        <w:rPr>
          <w:spacing w:val="-4"/>
        </w:rPr>
        <w:t xml:space="preserve"> </w:t>
      </w:r>
      <w:r>
        <w:t>suppliers,</w:t>
      </w:r>
      <w:r>
        <w:rPr>
          <w:spacing w:val="-4"/>
        </w:rPr>
        <w:t xml:space="preserve"> </w:t>
      </w:r>
      <w:r>
        <w:t>ensuring</w:t>
      </w:r>
      <w:r>
        <w:rPr>
          <w:spacing w:val="-4"/>
        </w:rPr>
        <w:t xml:space="preserve"> </w:t>
      </w:r>
      <w:r>
        <w:t>adherence</w:t>
      </w:r>
      <w:r>
        <w:rPr>
          <w:spacing w:val="-3"/>
        </w:rPr>
        <w:t xml:space="preserve"> </w:t>
      </w:r>
      <w:r>
        <w:t>to the Sustainable Sourcing and Procurement Policy.</w:t>
      </w:r>
    </w:p>
    <w:p w14:paraId="44CF2266" w14:textId="77777777" w:rsidR="00461DB4" w:rsidRDefault="00461DB4" w:rsidP="00461DB4">
      <w:pPr>
        <w:pStyle w:val="ListParagraph"/>
        <w:numPr>
          <w:ilvl w:val="1"/>
          <w:numId w:val="2"/>
        </w:numPr>
        <w:tabs>
          <w:tab w:val="left" w:pos="1380"/>
        </w:tabs>
        <w:spacing w:line="273" w:lineRule="auto"/>
        <w:ind w:right="217"/>
        <w:jc w:val="both"/>
      </w:pPr>
      <w:r>
        <w:t>Performance Monitoring: Conduct regular performance reviews and audits of suppliers to assess compliance with sustainability and ethical standards.</w:t>
      </w:r>
    </w:p>
    <w:p w14:paraId="59677DB7" w14:textId="77777777" w:rsidR="00461DB4" w:rsidRDefault="00461DB4" w:rsidP="00461DB4">
      <w:pPr>
        <w:pStyle w:val="Heading2"/>
        <w:numPr>
          <w:ilvl w:val="0"/>
          <w:numId w:val="2"/>
        </w:numPr>
        <w:tabs>
          <w:tab w:val="left" w:pos="1104"/>
        </w:tabs>
        <w:spacing w:before="245"/>
        <w:ind w:left="1104" w:hanging="358"/>
      </w:pPr>
      <w:r>
        <w:lastRenderedPageBreak/>
        <w:t>Environmental</w:t>
      </w:r>
      <w:r>
        <w:rPr>
          <w:spacing w:val="-6"/>
        </w:rPr>
        <w:t xml:space="preserve"> </w:t>
      </w:r>
      <w:r>
        <w:t>Compliance</w:t>
      </w:r>
      <w:r>
        <w:rPr>
          <w:spacing w:val="-5"/>
        </w:rPr>
        <w:t xml:space="preserve"> </w:t>
      </w:r>
      <w:r>
        <w:rPr>
          <w:spacing w:val="-4"/>
        </w:rPr>
        <w:t>Team</w:t>
      </w:r>
    </w:p>
    <w:p w14:paraId="724ECD70" w14:textId="77777777" w:rsidR="00461DB4" w:rsidRDefault="00461DB4" w:rsidP="00461DB4">
      <w:pPr>
        <w:pStyle w:val="ListParagraph"/>
        <w:numPr>
          <w:ilvl w:val="1"/>
          <w:numId w:val="2"/>
        </w:numPr>
        <w:tabs>
          <w:tab w:val="left" w:pos="1380"/>
        </w:tabs>
        <w:spacing w:before="240" w:line="276" w:lineRule="auto"/>
        <w:ind w:right="219"/>
        <w:jc w:val="both"/>
      </w:pPr>
      <w:r>
        <w:t>Regulatory Compliance: Ensure that all sourcing practices comply with environmental regulations and standards.</w:t>
      </w:r>
    </w:p>
    <w:p w14:paraId="542C3A79" w14:textId="77777777" w:rsidR="00461DB4" w:rsidRDefault="00461DB4" w:rsidP="00461DB4">
      <w:pPr>
        <w:pStyle w:val="ListParagraph"/>
        <w:numPr>
          <w:ilvl w:val="1"/>
          <w:numId w:val="2"/>
        </w:numPr>
        <w:tabs>
          <w:tab w:val="left" w:pos="1380"/>
        </w:tabs>
        <w:spacing w:before="242"/>
      </w:pPr>
      <w:r>
        <w:t>Impact</w:t>
      </w:r>
      <w:r>
        <w:rPr>
          <w:spacing w:val="13"/>
        </w:rPr>
        <w:t xml:space="preserve"> </w:t>
      </w:r>
      <w:r>
        <w:t>Reduction:</w:t>
      </w:r>
      <w:r>
        <w:rPr>
          <w:spacing w:val="16"/>
        </w:rPr>
        <w:t xml:space="preserve"> </w:t>
      </w:r>
      <w:r>
        <w:t>Oversee</w:t>
      </w:r>
      <w:r>
        <w:rPr>
          <w:spacing w:val="18"/>
        </w:rPr>
        <w:t xml:space="preserve"> </w:t>
      </w:r>
      <w:r>
        <w:t>initiatives</w:t>
      </w:r>
      <w:r>
        <w:rPr>
          <w:spacing w:val="16"/>
        </w:rPr>
        <w:t xml:space="preserve"> </w:t>
      </w:r>
      <w:r>
        <w:t>to</w:t>
      </w:r>
      <w:r>
        <w:rPr>
          <w:spacing w:val="17"/>
        </w:rPr>
        <w:t xml:space="preserve"> </w:t>
      </w:r>
      <w:r>
        <w:t>reduce</w:t>
      </w:r>
      <w:r>
        <w:rPr>
          <w:spacing w:val="16"/>
        </w:rPr>
        <w:t xml:space="preserve"> </w:t>
      </w:r>
      <w:r>
        <w:t>suppliers’</w:t>
      </w:r>
      <w:r>
        <w:rPr>
          <w:spacing w:val="16"/>
        </w:rPr>
        <w:t xml:space="preserve"> </w:t>
      </w:r>
      <w:r>
        <w:t>environmental</w:t>
      </w:r>
      <w:r>
        <w:rPr>
          <w:spacing w:val="15"/>
        </w:rPr>
        <w:t xml:space="preserve"> </w:t>
      </w:r>
      <w:r>
        <w:t>impact,</w:t>
      </w:r>
      <w:r>
        <w:rPr>
          <w:spacing w:val="16"/>
        </w:rPr>
        <w:t xml:space="preserve"> </w:t>
      </w:r>
      <w:r>
        <w:rPr>
          <w:spacing w:val="-2"/>
        </w:rPr>
        <w:t>including</w:t>
      </w:r>
    </w:p>
    <w:p w14:paraId="3FCC064E" w14:textId="77777777" w:rsidR="00461DB4" w:rsidRDefault="00461DB4" w:rsidP="00461DB4">
      <w:pPr>
        <w:pStyle w:val="BodyText"/>
        <w:spacing w:before="38"/>
        <w:ind w:left="1380"/>
      </w:pPr>
      <w:r>
        <w:t>waste</w:t>
      </w:r>
      <w:r>
        <w:rPr>
          <w:spacing w:val="-13"/>
        </w:rPr>
        <w:t xml:space="preserve"> </w:t>
      </w:r>
      <w:r>
        <w:t>reduction,</w:t>
      </w:r>
      <w:r>
        <w:rPr>
          <w:spacing w:val="-12"/>
        </w:rPr>
        <w:t xml:space="preserve"> </w:t>
      </w:r>
      <w:r>
        <w:t>energy</w:t>
      </w:r>
      <w:r>
        <w:rPr>
          <w:spacing w:val="-13"/>
        </w:rPr>
        <w:t xml:space="preserve"> </w:t>
      </w:r>
      <w:r>
        <w:t>efficiency,</w:t>
      </w:r>
      <w:r>
        <w:rPr>
          <w:spacing w:val="-11"/>
        </w:rPr>
        <w:t xml:space="preserve"> </w:t>
      </w:r>
      <w:r>
        <w:t>and</w:t>
      </w:r>
      <w:r>
        <w:rPr>
          <w:spacing w:val="-13"/>
        </w:rPr>
        <w:t xml:space="preserve"> </w:t>
      </w:r>
      <w:r>
        <w:t>greenhouse</w:t>
      </w:r>
      <w:r>
        <w:rPr>
          <w:spacing w:val="-11"/>
        </w:rPr>
        <w:t xml:space="preserve"> </w:t>
      </w:r>
      <w:r>
        <w:t>gas</w:t>
      </w:r>
      <w:r>
        <w:rPr>
          <w:spacing w:val="-11"/>
        </w:rPr>
        <w:t xml:space="preserve"> </w:t>
      </w:r>
      <w:r>
        <w:rPr>
          <w:spacing w:val="-2"/>
        </w:rPr>
        <w:t>emissions.</w:t>
      </w:r>
    </w:p>
    <w:p w14:paraId="111AA9B8" w14:textId="77777777" w:rsidR="00461DB4" w:rsidRDefault="00461DB4" w:rsidP="00461DB4">
      <w:pPr>
        <w:pStyle w:val="BodyText"/>
        <w:spacing w:before="13"/>
      </w:pPr>
    </w:p>
    <w:p w14:paraId="46EDA0FB" w14:textId="77777777" w:rsidR="00461DB4" w:rsidRDefault="00461DB4" w:rsidP="00461DB4">
      <w:pPr>
        <w:pStyle w:val="ListParagraph"/>
        <w:numPr>
          <w:ilvl w:val="1"/>
          <w:numId w:val="2"/>
        </w:numPr>
        <w:tabs>
          <w:tab w:val="left" w:pos="1380"/>
        </w:tabs>
        <w:spacing w:before="0" w:line="276" w:lineRule="auto"/>
        <w:ind w:right="223"/>
        <w:jc w:val="both"/>
      </w:pPr>
      <w:r>
        <w:t>Reporting and Metrics: Track and report on environmental performance metrics, including supplier adherence to environmental laws and sustainability targets.</w:t>
      </w:r>
    </w:p>
    <w:p w14:paraId="25458C4F" w14:textId="77777777" w:rsidR="00461DB4" w:rsidRDefault="00461DB4" w:rsidP="00461DB4">
      <w:pPr>
        <w:pStyle w:val="Heading2"/>
        <w:numPr>
          <w:ilvl w:val="0"/>
          <w:numId w:val="2"/>
        </w:numPr>
        <w:tabs>
          <w:tab w:val="left" w:pos="1104"/>
        </w:tabs>
        <w:ind w:left="1104" w:hanging="358"/>
      </w:pPr>
      <w:r>
        <w:t>Human</w:t>
      </w:r>
      <w:r>
        <w:rPr>
          <w:spacing w:val="-1"/>
        </w:rPr>
        <w:t xml:space="preserve"> </w:t>
      </w:r>
      <w:r>
        <w:t>Resources</w:t>
      </w:r>
      <w:r>
        <w:rPr>
          <w:spacing w:val="-2"/>
        </w:rPr>
        <w:t xml:space="preserve"> </w:t>
      </w:r>
      <w:r>
        <w:t>and</w:t>
      </w:r>
      <w:r>
        <w:rPr>
          <w:spacing w:val="-2"/>
        </w:rPr>
        <w:t xml:space="preserve"> Compliance</w:t>
      </w:r>
    </w:p>
    <w:p w14:paraId="78248558" w14:textId="77777777" w:rsidR="00461DB4" w:rsidRDefault="00461DB4" w:rsidP="00461DB4">
      <w:pPr>
        <w:pStyle w:val="ListParagraph"/>
        <w:numPr>
          <w:ilvl w:val="1"/>
          <w:numId w:val="2"/>
        </w:numPr>
        <w:tabs>
          <w:tab w:val="left" w:pos="1380"/>
        </w:tabs>
        <w:spacing w:before="240" w:line="276" w:lineRule="auto"/>
        <w:ind w:right="218"/>
        <w:jc w:val="both"/>
      </w:pPr>
      <w:r>
        <w:t>Labor Standards: Ensure suppliers comply with fair labor practices, including safety, wages, and anti-child labor measures.</w:t>
      </w:r>
    </w:p>
    <w:p w14:paraId="2C1C6839" w14:textId="77777777" w:rsidR="00461DB4" w:rsidRDefault="00461DB4" w:rsidP="00461DB4">
      <w:pPr>
        <w:pStyle w:val="ListParagraph"/>
        <w:numPr>
          <w:ilvl w:val="1"/>
          <w:numId w:val="2"/>
        </w:numPr>
        <w:tabs>
          <w:tab w:val="left" w:pos="1380"/>
        </w:tabs>
        <w:spacing w:before="242" w:line="276" w:lineRule="auto"/>
        <w:ind w:right="211"/>
        <w:jc w:val="both"/>
      </w:pPr>
      <w:r>
        <w:t xml:space="preserve">Training and Awareness: Develop and implement training programs for suppliers on labor rights and workplace safety. Promote awareness of human rights standards among </w:t>
      </w:r>
      <w:r>
        <w:rPr>
          <w:spacing w:val="-2"/>
        </w:rPr>
        <w:t>employees.</w:t>
      </w:r>
    </w:p>
    <w:p w14:paraId="58D711DF" w14:textId="77777777" w:rsidR="00461DB4" w:rsidRDefault="00461DB4" w:rsidP="00461DB4">
      <w:pPr>
        <w:pStyle w:val="ListParagraph"/>
        <w:numPr>
          <w:ilvl w:val="1"/>
          <w:numId w:val="2"/>
        </w:numPr>
        <w:tabs>
          <w:tab w:val="left" w:pos="1380"/>
        </w:tabs>
        <w:spacing w:before="240" w:line="273" w:lineRule="auto"/>
        <w:ind w:right="217"/>
        <w:jc w:val="both"/>
      </w:pPr>
      <w:r>
        <w:t>Grievance Mechanisms: Monitor the effectiveness of grievance mechanisms for employees within the supply chain and address any reported issues.</w:t>
      </w:r>
    </w:p>
    <w:p w14:paraId="0127A8F5" w14:textId="77777777" w:rsidR="00461DB4" w:rsidRDefault="00461DB4" w:rsidP="00461DB4">
      <w:pPr>
        <w:pStyle w:val="Heading2"/>
        <w:numPr>
          <w:ilvl w:val="0"/>
          <w:numId w:val="2"/>
        </w:numPr>
        <w:tabs>
          <w:tab w:val="left" w:pos="1104"/>
        </w:tabs>
        <w:spacing w:before="244"/>
        <w:ind w:left="1104" w:hanging="358"/>
      </w:pPr>
      <w:r>
        <w:t>Sustainability</w:t>
      </w:r>
      <w:r>
        <w:rPr>
          <w:spacing w:val="-6"/>
        </w:rPr>
        <w:t xml:space="preserve"> </w:t>
      </w:r>
      <w:r>
        <w:t>and</w:t>
      </w:r>
      <w:r>
        <w:rPr>
          <w:spacing w:val="-4"/>
        </w:rPr>
        <w:t xml:space="preserve"> </w:t>
      </w:r>
      <w:r>
        <w:t>Corporate</w:t>
      </w:r>
      <w:r>
        <w:rPr>
          <w:spacing w:val="-5"/>
        </w:rPr>
        <w:t xml:space="preserve"> </w:t>
      </w:r>
      <w:r>
        <w:t>Responsibility</w:t>
      </w:r>
      <w:r>
        <w:rPr>
          <w:spacing w:val="-7"/>
        </w:rPr>
        <w:t xml:space="preserve"> </w:t>
      </w:r>
      <w:r>
        <w:rPr>
          <w:spacing w:val="-4"/>
        </w:rPr>
        <w:t>Team</w:t>
      </w:r>
    </w:p>
    <w:p w14:paraId="69896D02" w14:textId="77777777" w:rsidR="00461DB4" w:rsidRDefault="00461DB4" w:rsidP="00461DB4">
      <w:pPr>
        <w:pStyle w:val="ListParagraph"/>
        <w:numPr>
          <w:ilvl w:val="1"/>
          <w:numId w:val="2"/>
        </w:numPr>
        <w:tabs>
          <w:tab w:val="left" w:pos="1380"/>
        </w:tabs>
        <w:spacing w:before="240" w:line="276" w:lineRule="auto"/>
        <w:ind w:right="219"/>
        <w:jc w:val="both"/>
      </w:pPr>
      <w:r>
        <w:t>Policy Development: Develop and update the Sustainable Sourcing and Procurement Policy to reflect best practices and evolving sustainability goals.</w:t>
      </w:r>
    </w:p>
    <w:p w14:paraId="5827D3CC" w14:textId="77777777" w:rsidR="00461DB4" w:rsidRDefault="00461DB4" w:rsidP="00461DB4">
      <w:pPr>
        <w:pStyle w:val="ListParagraph"/>
        <w:numPr>
          <w:ilvl w:val="1"/>
          <w:numId w:val="2"/>
        </w:numPr>
        <w:tabs>
          <w:tab w:val="left" w:pos="1380"/>
        </w:tabs>
        <w:spacing w:before="242" w:line="273" w:lineRule="auto"/>
        <w:ind w:right="214"/>
        <w:jc w:val="both"/>
      </w:pPr>
      <w:r>
        <w:t>Impact Assessments: Conduct annual impact assessments to evaluate the effectiveness of sustainable sourcing practices and identify opportunities for improvement.</w:t>
      </w:r>
    </w:p>
    <w:p w14:paraId="0AF517E6" w14:textId="77777777" w:rsidR="00461DB4" w:rsidRDefault="00461DB4" w:rsidP="00461DB4">
      <w:pPr>
        <w:pStyle w:val="ListParagraph"/>
        <w:numPr>
          <w:ilvl w:val="1"/>
          <w:numId w:val="2"/>
        </w:numPr>
        <w:tabs>
          <w:tab w:val="left" w:pos="1380"/>
        </w:tabs>
        <w:spacing w:before="245" w:line="276" w:lineRule="auto"/>
        <w:ind w:right="220"/>
        <w:jc w:val="both"/>
      </w:pPr>
      <w:r>
        <w:t>Internal Reporting: Compile and analyze data for internal reporting and</w:t>
      </w:r>
      <w:r>
        <w:rPr>
          <w:spacing w:val="-1"/>
        </w:rPr>
        <w:t xml:space="preserve"> </w:t>
      </w:r>
      <w:r>
        <w:t>ensure transparency in sustainability achievements and challenges.</w:t>
      </w:r>
    </w:p>
    <w:p w14:paraId="77A27D69" w14:textId="77777777" w:rsidR="00461DB4" w:rsidRPr="00461DB4" w:rsidRDefault="00461DB4" w:rsidP="00461DB4">
      <w:pPr>
        <w:pStyle w:val="Heading2"/>
        <w:numPr>
          <w:ilvl w:val="0"/>
          <w:numId w:val="2"/>
        </w:numPr>
        <w:tabs>
          <w:tab w:val="left" w:pos="1104"/>
        </w:tabs>
        <w:spacing w:after="240"/>
        <w:ind w:left="1104" w:hanging="358"/>
      </w:pPr>
      <w:r>
        <w:t>Compliance</w:t>
      </w:r>
      <w:r>
        <w:rPr>
          <w:spacing w:val="-3"/>
        </w:rPr>
        <w:t xml:space="preserve"> </w:t>
      </w:r>
      <w:r>
        <w:t>and</w:t>
      </w:r>
      <w:r>
        <w:rPr>
          <w:spacing w:val="-1"/>
        </w:rPr>
        <w:t xml:space="preserve"> </w:t>
      </w:r>
      <w:r>
        <w:t>Audit</w:t>
      </w:r>
      <w:r>
        <w:rPr>
          <w:spacing w:val="-3"/>
        </w:rPr>
        <w:t xml:space="preserve"> </w:t>
      </w:r>
      <w:r>
        <w:rPr>
          <w:spacing w:val="-4"/>
        </w:rPr>
        <w:t>Team</w:t>
      </w:r>
    </w:p>
    <w:p w14:paraId="2616757B" w14:textId="77777777" w:rsidR="00461DB4" w:rsidRDefault="00461DB4" w:rsidP="00461DB4">
      <w:pPr>
        <w:pStyle w:val="ListParagraph"/>
        <w:numPr>
          <w:ilvl w:val="1"/>
          <w:numId w:val="2"/>
        </w:numPr>
        <w:tabs>
          <w:tab w:val="left" w:pos="1380"/>
        </w:tabs>
        <w:spacing w:before="1" w:line="276" w:lineRule="auto"/>
        <w:ind w:right="217"/>
      </w:pPr>
      <w:r>
        <w:t>Supplier</w:t>
      </w:r>
      <w:r>
        <w:rPr>
          <w:spacing w:val="80"/>
        </w:rPr>
        <w:t xml:space="preserve"> </w:t>
      </w:r>
      <w:r>
        <w:t>Audits:</w:t>
      </w:r>
      <w:r>
        <w:rPr>
          <w:spacing w:val="80"/>
        </w:rPr>
        <w:t xml:space="preserve"> </w:t>
      </w:r>
      <w:r>
        <w:t>Conduct</w:t>
      </w:r>
      <w:r>
        <w:rPr>
          <w:spacing w:val="80"/>
        </w:rPr>
        <w:t xml:space="preserve"> </w:t>
      </w:r>
      <w:r>
        <w:t>regular</w:t>
      </w:r>
      <w:r>
        <w:rPr>
          <w:spacing w:val="80"/>
        </w:rPr>
        <w:t xml:space="preserve"> </w:t>
      </w:r>
      <w:r>
        <w:t>internal</w:t>
      </w:r>
      <w:r>
        <w:rPr>
          <w:spacing w:val="80"/>
        </w:rPr>
        <w:t xml:space="preserve"> </w:t>
      </w:r>
      <w:r>
        <w:t>and</w:t>
      </w:r>
      <w:r>
        <w:rPr>
          <w:spacing w:val="80"/>
        </w:rPr>
        <w:t xml:space="preserve"> </w:t>
      </w:r>
      <w:r>
        <w:t>external</w:t>
      </w:r>
      <w:r>
        <w:rPr>
          <w:spacing w:val="80"/>
        </w:rPr>
        <w:t xml:space="preserve"> </w:t>
      </w:r>
      <w:r>
        <w:t>audits</w:t>
      </w:r>
      <w:r>
        <w:rPr>
          <w:spacing w:val="80"/>
        </w:rPr>
        <w:t xml:space="preserve"> </w:t>
      </w:r>
      <w:r>
        <w:t>of</w:t>
      </w:r>
      <w:r>
        <w:rPr>
          <w:spacing w:val="80"/>
        </w:rPr>
        <w:t xml:space="preserve"> </w:t>
      </w:r>
      <w:r>
        <w:t>suppliers</w:t>
      </w:r>
      <w:r>
        <w:rPr>
          <w:spacing w:val="80"/>
        </w:rPr>
        <w:t xml:space="preserve"> </w:t>
      </w:r>
      <w:r>
        <w:t>to</w:t>
      </w:r>
      <w:r>
        <w:rPr>
          <w:spacing w:val="80"/>
        </w:rPr>
        <w:t xml:space="preserve"> </w:t>
      </w:r>
      <w:r>
        <w:t>verify compliance with environmental and labor standards.</w:t>
      </w:r>
    </w:p>
    <w:p w14:paraId="46A5BA50" w14:textId="77777777" w:rsidR="00461DB4" w:rsidRDefault="00461DB4" w:rsidP="00461DB4">
      <w:pPr>
        <w:pStyle w:val="ListParagraph"/>
        <w:numPr>
          <w:ilvl w:val="1"/>
          <w:numId w:val="2"/>
        </w:numPr>
        <w:tabs>
          <w:tab w:val="left" w:pos="1380"/>
        </w:tabs>
        <w:spacing w:before="239" w:line="276" w:lineRule="auto"/>
        <w:ind w:right="220"/>
      </w:pPr>
      <w:r>
        <w:t>Performance Reviews: Review audit findings and recommend corrective actions to address non-compliance issues.</w:t>
      </w:r>
    </w:p>
    <w:p w14:paraId="5EE9659A" w14:textId="77777777" w:rsidR="00461DB4" w:rsidRDefault="00461DB4" w:rsidP="00461DB4">
      <w:pPr>
        <w:pStyle w:val="ListParagraph"/>
        <w:numPr>
          <w:ilvl w:val="1"/>
          <w:numId w:val="2"/>
        </w:numPr>
        <w:tabs>
          <w:tab w:val="left" w:pos="1380"/>
        </w:tabs>
        <w:spacing w:line="273" w:lineRule="auto"/>
        <w:ind w:right="219"/>
      </w:pPr>
      <w:r>
        <w:t>Regulatory</w:t>
      </w:r>
      <w:r>
        <w:rPr>
          <w:spacing w:val="40"/>
        </w:rPr>
        <w:t xml:space="preserve"> </w:t>
      </w:r>
      <w:r>
        <w:t>Reporting:</w:t>
      </w:r>
      <w:r>
        <w:rPr>
          <w:spacing w:val="39"/>
        </w:rPr>
        <w:t xml:space="preserve"> </w:t>
      </w:r>
      <w:r>
        <w:t>Ensure</w:t>
      </w:r>
      <w:r>
        <w:rPr>
          <w:spacing w:val="40"/>
        </w:rPr>
        <w:t xml:space="preserve"> </w:t>
      </w:r>
      <w:r>
        <w:t>timely</w:t>
      </w:r>
      <w:r>
        <w:rPr>
          <w:spacing w:val="40"/>
        </w:rPr>
        <w:t xml:space="preserve"> </w:t>
      </w:r>
      <w:r>
        <w:t>and</w:t>
      </w:r>
      <w:r>
        <w:rPr>
          <w:spacing w:val="37"/>
        </w:rPr>
        <w:t xml:space="preserve"> </w:t>
      </w:r>
      <w:r>
        <w:t>accurate</w:t>
      </w:r>
      <w:r>
        <w:rPr>
          <w:spacing w:val="40"/>
        </w:rPr>
        <w:t xml:space="preserve"> </w:t>
      </w:r>
      <w:r>
        <w:t>reporting</w:t>
      </w:r>
      <w:r>
        <w:rPr>
          <w:spacing w:val="37"/>
        </w:rPr>
        <w:t xml:space="preserve"> </w:t>
      </w:r>
      <w:r>
        <w:t>of</w:t>
      </w:r>
      <w:r>
        <w:rPr>
          <w:spacing w:val="38"/>
        </w:rPr>
        <w:t xml:space="preserve"> </w:t>
      </w:r>
      <w:r>
        <w:t>compliance</w:t>
      </w:r>
      <w:r>
        <w:rPr>
          <w:spacing w:val="39"/>
        </w:rPr>
        <w:t xml:space="preserve"> </w:t>
      </w:r>
      <w:r>
        <w:t>with</w:t>
      </w:r>
      <w:r>
        <w:rPr>
          <w:spacing w:val="40"/>
        </w:rPr>
        <w:t xml:space="preserve"> </w:t>
      </w:r>
      <w:r>
        <w:t>relevant regulations and industry standards.</w:t>
      </w:r>
    </w:p>
    <w:p w14:paraId="3AEBBD48" w14:textId="77777777" w:rsidR="00461DB4" w:rsidRDefault="00461DB4" w:rsidP="00461DB4">
      <w:pPr>
        <w:pStyle w:val="Heading2"/>
        <w:numPr>
          <w:ilvl w:val="0"/>
          <w:numId w:val="2"/>
        </w:numPr>
        <w:tabs>
          <w:tab w:val="left" w:pos="1104"/>
        </w:tabs>
        <w:spacing w:before="245"/>
        <w:ind w:left="1104" w:hanging="358"/>
      </w:pPr>
      <w:r>
        <w:t>Training</w:t>
      </w:r>
      <w:r>
        <w:rPr>
          <w:spacing w:val="-5"/>
        </w:rPr>
        <w:t xml:space="preserve"> </w:t>
      </w:r>
      <w:r>
        <w:t>and</w:t>
      </w:r>
      <w:r>
        <w:rPr>
          <w:spacing w:val="-4"/>
        </w:rPr>
        <w:t xml:space="preserve"> </w:t>
      </w:r>
      <w:r>
        <w:t>Development</w:t>
      </w:r>
      <w:r>
        <w:rPr>
          <w:spacing w:val="-4"/>
        </w:rPr>
        <w:t xml:space="preserve"> Team</w:t>
      </w:r>
    </w:p>
    <w:p w14:paraId="00C9420F" w14:textId="77777777" w:rsidR="00461DB4" w:rsidRDefault="00461DB4" w:rsidP="00461DB4">
      <w:pPr>
        <w:pStyle w:val="ListParagraph"/>
        <w:numPr>
          <w:ilvl w:val="1"/>
          <w:numId w:val="2"/>
        </w:numPr>
        <w:tabs>
          <w:tab w:val="left" w:pos="1380"/>
        </w:tabs>
        <w:spacing w:before="240" w:line="276" w:lineRule="auto"/>
        <w:ind w:right="222"/>
      </w:pPr>
      <w:r>
        <w:t xml:space="preserve">Employee Training: Develop and deliver training programs on sustainable sourcing practices </w:t>
      </w:r>
      <w:r>
        <w:lastRenderedPageBreak/>
        <w:t>and policy updates to employees.</w:t>
      </w:r>
    </w:p>
    <w:p w14:paraId="43F7F731" w14:textId="77777777" w:rsidR="00461DB4" w:rsidRDefault="00461DB4" w:rsidP="00461DB4">
      <w:pPr>
        <w:pStyle w:val="ListParagraph"/>
        <w:numPr>
          <w:ilvl w:val="1"/>
          <w:numId w:val="2"/>
        </w:numPr>
        <w:tabs>
          <w:tab w:val="left" w:pos="1380"/>
        </w:tabs>
        <w:spacing w:before="242" w:line="273" w:lineRule="auto"/>
        <w:ind w:right="216"/>
      </w:pPr>
      <w:r>
        <w:t>Feedback</w:t>
      </w:r>
      <w:r>
        <w:rPr>
          <w:spacing w:val="80"/>
        </w:rPr>
        <w:t xml:space="preserve"> </w:t>
      </w:r>
      <w:r>
        <w:t>Collection:</w:t>
      </w:r>
      <w:r>
        <w:rPr>
          <w:spacing w:val="80"/>
        </w:rPr>
        <w:t xml:space="preserve"> </w:t>
      </w:r>
      <w:r>
        <w:t>Gather</w:t>
      </w:r>
      <w:r>
        <w:rPr>
          <w:spacing w:val="80"/>
        </w:rPr>
        <w:t xml:space="preserve"> </w:t>
      </w:r>
      <w:r>
        <w:t>employee</w:t>
      </w:r>
      <w:r>
        <w:rPr>
          <w:spacing w:val="80"/>
        </w:rPr>
        <w:t xml:space="preserve"> </w:t>
      </w:r>
      <w:r>
        <w:t>feedback</w:t>
      </w:r>
      <w:r>
        <w:rPr>
          <w:spacing w:val="80"/>
        </w:rPr>
        <w:t xml:space="preserve"> </w:t>
      </w:r>
      <w:r>
        <w:t>on</w:t>
      </w:r>
      <w:r>
        <w:rPr>
          <w:spacing w:val="80"/>
        </w:rPr>
        <w:t xml:space="preserve"> </w:t>
      </w:r>
      <w:r>
        <w:t>training</w:t>
      </w:r>
      <w:r>
        <w:rPr>
          <w:spacing w:val="80"/>
        </w:rPr>
        <w:t xml:space="preserve"> </w:t>
      </w:r>
      <w:r>
        <w:t>effectiveness</w:t>
      </w:r>
      <w:r>
        <w:rPr>
          <w:spacing w:val="80"/>
        </w:rPr>
        <w:t xml:space="preserve"> </w:t>
      </w:r>
      <w:r>
        <w:t>and</w:t>
      </w:r>
      <w:r>
        <w:rPr>
          <w:spacing w:val="80"/>
        </w:rPr>
        <w:t xml:space="preserve"> </w:t>
      </w:r>
      <w:r>
        <w:t>make necessary adjustments to improve the content and delivery.</w:t>
      </w:r>
    </w:p>
    <w:p w14:paraId="1AD2E00E" w14:textId="77777777" w:rsidR="00461DB4" w:rsidRDefault="00461DB4" w:rsidP="00461DB4">
      <w:pPr>
        <w:pStyle w:val="ListParagraph"/>
        <w:numPr>
          <w:ilvl w:val="1"/>
          <w:numId w:val="2"/>
        </w:numPr>
        <w:tabs>
          <w:tab w:val="left" w:pos="1380"/>
        </w:tabs>
        <w:spacing w:before="244" w:line="276" w:lineRule="auto"/>
        <w:ind w:right="220"/>
      </w:pPr>
      <w:r>
        <w:t>Awareness</w:t>
      </w:r>
      <w:r>
        <w:rPr>
          <w:spacing w:val="-4"/>
        </w:rPr>
        <w:t xml:space="preserve"> </w:t>
      </w:r>
      <w:r>
        <w:t>Programs:</w:t>
      </w:r>
      <w:r>
        <w:rPr>
          <w:spacing w:val="-4"/>
        </w:rPr>
        <w:t xml:space="preserve"> </w:t>
      </w:r>
      <w:r>
        <w:t>Increase</w:t>
      </w:r>
      <w:r>
        <w:rPr>
          <w:spacing w:val="-4"/>
        </w:rPr>
        <w:t xml:space="preserve"> </w:t>
      </w:r>
      <w:r>
        <w:t>employee</w:t>
      </w:r>
      <w:r>
        <w:rPr>
          <w:spacing w:val="-4"/>
        </w:rPr>
        <w:t xml:space="preserve"> </w:t>
      </w:r>
      <w:r>
        <w:t>awareness</w:t>
      </w:r>
      <w:r>
        <w:rPr>
          <w:spacing w:val="-7"/>
        </w:rPr>
        <w:t xml:space="preserve"> </w:t>
      </w:r>
      <w:r>
        <w:t>of</w:t>
      </w:r>
      <w:r>
        <w:rPr>
          <w:spacing w:val="-5"/>
        </w:rPr>
        <w:t xml:space="preserve"> </w:t>
      </w:r>
      <w:r>
        <w:t>sustainability</w:t>
      </w:r>
      <w:r>
        <w:rPr>
          <w:spacing w:val="-4"/>
        </w:rPr>
        <w:t xml:space="preserve"> </w:t>
      </w:r>
      <w:r>
        <w:t>initiatives</w:t>
      </w:r>
      <w:r>
        <w:rPr>
          <w:spacing w:val="-4"/>
        </w:rPr>
        <w:t xml:space="preserve"> </w:t>
      </w:r>
      <w:r>
        <w:t>and</w:t>
      </w:r>
      <w:r>
        <w:rPr>
          <w:spacing w:val="-5"/>
        </w:rPr>
        <w:t xml:space="preserve"> </w:t>
      </w:r>
      <w:r>
        <w:t>their</w:t>
      </w:r>
      <w:r>
        <w:rPr>
          <w:spacing w:val="-5"/>
        </w:rPr>
        <w:t xml:space="preserve"> </w:t>
      </w:r>
      <w:r>
        <w:t>role in achieving the company’s goals.</w:t>
      </w:r>
    </w:p>
    <w:p w14:paraId="26EA4271" w14:textId="77777777" w:rsidR="00461DB4" w:rsidRDefault="00461DB4" w:rsidP="00461DB4">
      <w:pPr>
        <w:pStyle w:val="Heading2"/>
        <w:numPr>
          <w:ilvl w:val="0"/>
          <w:numId w:val="2"/>
        </w:numPr>
        <w:tabs>
          <w:tab w:val="left" w:pos="1104"/>
        </w:tabs>
        <w:ind w:left="1104" w:hanging="358"/>
      </w:pPr>
      <w:r>
        <w:t>Communications</w:t>
      </w:r>
      <w:r>
        <w:rPr>
          <w:spacing w:val="-4"/>
        </w:rPr>
        <w:t xml:space="preserve"> </w:t>
      </w:r>
      <w:r>
        <w:t>and</w:t>
      </w:r>
      <w:r>
        <w:rPr>
          <w:spacing w:val="-2"/>
        </w:rPr>
        <w:t xml:space="preserve"> </w:t>
      </w:r>
      <w:r>
        <w:t>Public</w:t>
      </w:r>
      <w:r>
        <w:rPr>
          <w:spacing w:val="-4"/>
        </w:rPr>
        <w:t xml:space="preserve"> </w:t>
      </w:r>
      <w:r>
        <w:rPr>
          <w:spacing w:val="-2"/>
        </w:rPr>
        <w:t>Relations</w:t>
      </w:r>
    </w:p>
    <w:p w14:paraId="0403BC3A" w14:textId="77777777" w:rsidR="00461DB4" w:rsidRDefault="00461DB4" w:rsidP="00461DB4">
      <w:pPr>
        <w:pStyle w:val="ListParagraph"/>
        <w:numPr>
          <w:ilvl w:val="1"/>
          <w:numId w:val="2"/>
        </w:numPr>
        <w:tabs>
          <w:tab w:val="left" w:pos="1380"/>
        </w:tabs>
        <w:spacing w:before="240"/>
      </w:pPr>
      <w:r>
        <w:t>Public</w:t>
      </w:r>
      <w:r>
        <w:rPr>
          <w:spacing w:val="6"/>
        </w:rPr>
        <w:t xml:space="preserve"> </w:t>
      </w:r>
      <w:r>
        <w:t>Reporting:</w:t>
      </w:r>
      <w:r>
        <w:rPr>
          <w:spacing w:val="8"/>
        </w:rPr>
        <w:t xml:space="preserve"> </w:t>
      </w:r>
      <w:r>
        <w:t>Prepare</w:t>
      </w:r>
      <w:r>
        <w:rPr>
          <w:spacing w:val="7"/>
        </w:rPr>
        <w:t xml:space="preserve"> </w:t>
      </w:r>
      <w:r>
        <w:t>and</w:t>
      </w:r>
      <w:r>
        <w:rPr>
          <w:spacing w:val="7"/>
        </w:rPr>
        <w:t xml:space="preserve"> </w:t>
      </w:r>
      <w:r>
        <w:t>disseminate</w:t>
      </w:r>
      <w:r>
        <w:rPr>
          <w:spacing w:val="9"/>
        </w:rPr>
        <w:t xml:space="preserve"> </w:t>
      </w:r>
      <w:r>
        <w:t>the</w:t>
      </w:r>
      <w:r>
        <w:rPr>
          <w:spacing w:val="6"/>
        </w:rPr>
        <w:t xml:space="preserve"> </w:t>
      </w:r>
      <w:r>
        <w:t>annual</w:t>
      </w:r>
      <w:r>
        <w:rPr>
          <w:spacing w:val="8"/>
        </w:rPr>
        <w:t xml:space="preserve"> </w:t>
      </w:r>
      <w:r>
        <w:t>sustainability</w:t>
      </w:r>
      <w:r>
        <w:rPr>
          <w:spacing w:val="7"/>
        </w:rPr>
        <w:t xml:space="preserve"> </w:t>
      </w:r>
      <w:r>
        <w:t>report</w:t>
      </w:r>
      <w:r>
        <w:rPr>
          <w:spacing w:val="8"/>
        </w:rPr>
        <w:t xml:space="preserve"> </w:t>
      </w:r>
      <w:r>
        <w:t>and</w:t>
      </w:r>
      <w:r>
        <w:rPr>
          <w:spacing w:val="5"/>
        </w:rPr>
        <w:t xml:space="preserve"> </w:t>
      </w:r>
      <w:r>
        <w:t>other</w:t>
      </w:r>
      <w:r>
        <w:rPr>
          <w:spacing w:val="7"/>
        </w:rPr>
        <w:t xml:space="preserve"> </w:t>
      </w:r>
      <w:r>
        <w:rPr>
          <w:spacing w:val="-2"/>
        </w:rPr>
        <w:t>public</w:t>
      </w:r>
    </w:p>
    <w:p w14:paraId="1E58A203" w14:textId="77777777" w:rsidR="00461DB4" w:rsidRDefault="00461DB4" w:rsidP="00461DB4">
      <w:pPr>
        <w:pStyle w:val="BodyText"/>
        <w:spacing w:before="42"/>
        <w:ind w:left="1380"/>
      </w:pPr>
      <w:r>
        <w:rPr>
          <w:spacing w:val="-2"/>
        </w:rPr>
        <w:t>communications</w:t>
      </w:r>
      <w:r>
        <w:rPr>
          <w:spacing w:val="3"/>
        </w:rPr>
        <w:t xml:space="preserve"> </w:t>
      </w:r>
      <w:r>
        <w:rPr>
          <w:spacing w:val="-2"/>
        </w:rPr>
        <w:t>regarding</w:t>
      </w:r>
      <w:r>
        <w:rPr>
          <w:spacing w:val="4"/>
        </w:rPr>
        <w:t xml:space="preserve"> </w:t>
      </w:r>
      <w:r>
        <w:rPr>
          <w:spacing w:val="-2"/>
        </w:rPr>
        <w:t>the</w:t>
      </w:r>
      <w:r>
        <w:rPr>
          <w:spacing w:val="5"/>
        </w:rPr>
        <w:t xml:space="preserve"> </w:t>
      </w:r>
      <w:r>
        <w:rPr>
          <w:spacing w:val="-2"/>
        </w:rPr>
        <w:t>company’s</w:t>
      </w:r>
      <w:r>
        <w:rPr>
          <w:spacing w:val="2"/>
        </w:rPr>
        <w:t xml:space="preserve"> </w:t>
      </w:r>
      <w:r>
        <w:rPr>
          <w:spacing w:val="-2"/>
        </w:rPr>
        <w:t>sustainability</w:t>
      </w:r>
      <w:r>
        <w:rPr>
          <w:spacing w:val="6"/>
        </w:rPr>
        <w:t xml:space="preserve"> </w:t>
      </w:r>
      <w:r>
        <w:rPr>
          <w:spacing w:val="-2"/>
        </w:rPr>
        <w:t>efforts.</w:t>
      </w:r>
    </w:p>
    <w:p w14:paraId="494C159F" w14:textId="77777777" w:rsidR="00461DB4" w:rsidRDefault="00461DB4" w:rsidP="00461DB4">
      <w:pPr>
        <w:pStyle w:val="BodyText"/>
        <w:spacing w:before="12"/>
      </w:pPr>
    </w:p>
    <w:p w14:paraId="06E64803" w14:textId="77777777" w:rsidR="00461DB4" w:rsidRDefault="00461DB4" w:rsidP="00461DB4">
      <w:pPr>
        <w:pStyle w:val="ListParagraph"/>
        <w:numPr>
          <w:ilvl w:val="1"/>
          <w:numId w:val="2"/>
        </w:numPr>
        <w:tabs>
          <w:tab w:val="left" w:pos="1380"/>
        </w:tabs>
        <w:spacing w:before="0" w:line="273" w:lineRule="auto"/>
        <w:ind w:right="217"/>
      </w:pPr>
      <w:r>
        <w:t>Stakeholder Communication: Maintain transparent communication with stakeholders about sustainability progress, challenges, and achievements.</w:t>
      </w:r>
    </w:p>
    <w:p w14:paraId="4B6546FF" w14:textId="77777777" w:rsidR="00461DB4" w:rsidRDefault="00461DB4" w:rsidP="00461DB4">
      <w:pPr>
        <w:pStyle w:val="ListParagraph"/>
        <w:numPr>
          <w:ilvl w:val="1"/>
          <w:numId w:val="2"/>
        </w:numPr>
        <w:tabs>
          <w:tab w:val="left" w:pos="1380"/>
        </w:tabs>
        <w:spacing w:before="245"/>
      </w:pPr>
      <w:r>
        <w:t>Reputation</w:t>
      </w:r>
      <w:r>
        <w:rPr>
          <w:spacing w:val="6"/>
        </w:rPr>
        <w:t xml:space="preserve"> </w:t>
      </w:r>
      <w:r>
        <w:t>Management:</w:t>
      </w:r>
      <w:r>
        <w:rPr>
          <w:spacing w:val="6"/>
        </w:rPr>
        <w:t xml:space="preserve"> </w:t>
      </w:r>
      <w:r>
        <w:t>Manage</w:t>
      </w:r>
      <w:r>
        <w:rPr>
          <w:spacing w:val="7"/>
        </w:rPr>
        <w:t xml:space="preserve"> </w:t>
      </w:r>
      <w:r>
        <w:t>the</w:t>
      </w:r>
      <w:r>
        <w:rPr>
          <w:spacing w:val="7"/>
        </w:rPr>
        <w:t xml:space="preserve"> </w:t>
      </w:r>
      <w:r>
        <w:t>company’s</w:t>
      </w:r>
      <w:r>
        <w:rPr>
          <w:spacing w:val="8"/>
        </w:rPr>
        <w:t xml:space="preserve"> </w:t>
      </w:r>
      <w:r>
        <w:t>public</w:t>
      </w:r>
      <w:r>
        <w:rPr>
          <w:spacing w:val="7"/>
        </w:rPr>
        <w:t xml:space="preserve"> </w:t>
      </w:r>
      <w:r>
        <w:t>image</w:t>
      </w:r>
      <w:r>
        <w:rPr>
          <w:spacing w:val="7"/>
        </w:rPr>
        <w:t xml:space="preserve"> </w:t>
      </w:r>
      <w:r>
        <w:t>related</w:t>
      </w:r>
      <w:r>
        <w:rPr>
          <w:spacing w:val="7"/>
        </w:rPr>
        <w:t xml:space="preserve"> </w:t>
      </w:r>
      <w:r>
        <w:t>to</w:t>
      </w:r>
      <w:r>
        <w:rPr>
          <w:spacing w:val="8"/>
        </w:rPr>
        <w:t xml:space="preserve"> </w:t>
      </w:r>
      <w:r>
        <w:t>sustainability</w:t>
      </w:r>
      <w:r>
        <w:rPr>
          <w:spacing w:val="8"/>
        </w:rPr>
        <w:t xml:space="preserve"> </w:t>
      </w:r>
      <w:r>
        <w:rPr>
          <w:spacing w:val="-5"/>
        </w:rPr>
        <w:t>and</w:t>
      </w:r>
    </w:p>
    <w:p w14:paraId="07618F6A" w14:textId="77777777" w:rsidR="00461DB4" w:rsidRDefault="00461DB4" w:rsidP="00461DB4">
      <w:pPr>
        <w:pStyle w:val="BodyText"/>
        <w:spacing w:before="41"/>
        <w:ind w:left="1380"/>
        <w:rPr>
          <w:spacing w:val="-2"/>
        </w:rPr>
      </w:pPr>
      <w:r>
        <w:t>address</w:t>
      </w:r>
      <w:r>
        <w:rPr>
          <w:spacing w:val="-6"/>
        </w:rPr>
        <w:t xml:space="preserve"> </w:t>
      </w:r>
      <w:r>
        <w:t>any</w:t>
      </w:r>
      <w:r>
        <w:rPr>
          <w:spacing w:val="-7"/>
        </w:rPr>
        <w:t xml:space="preserve"> </w:t>
      </w:r>
      <w:r>
        <w:t>external</w:t>
      </w:r>
      <w:r>
        <w:rPr>
          <w:spacing w:val="-6"/>
        </w:rPr>
        <w:t xml:space="preserve"> </w:t>
      </w:r>
      <w:r>
        <w:t>concerns</w:t>
      </w:r>
      <w:r>
        <w:rPr>
          <w:spacing w:val="-6"/>
        </w:rPr>
        <w:t xml:space="preserve"> </w:t>
      </w:r>
      <w:r>
        <w:t>or</w:t>
      </w:r>
      <w:r>
        <w:rPr>
          <w:spacing w:val="-6"/>
        </w:rPr>
        <w:t xml:space="preserve"> </w:t>
      </w:r>
      <w:r>
        <w:rPr>
          <w:spacing w:val="-2"/>
        </w:rPr>
        <w:t>queries.</w:t>
      </w:r>
    </w:p>
    <w:p w14:paraId="124349AE" w14:textId="77777777" w:rsidR="00461DB4" w:rsidRDefault="00461DB4" w:rsidP="00461DB4">
      <w:pPr>
        <w:pStyle w:val="Heading1"/>
        <w:numPr>
          <w:ilvl w:val="0"/>
          <w:numId w:val="1"/>
        </w:numPr>
        <w:tabs>
          <w:tab w:val="left" w:pos="1019"/>
        </w:tabs>
        <w:ind w:left="1019" w:hanging="359"/>
      </w:pPr>
      <w:bookmarkStart w:id="173" w:name="_Toc206781549"/>
      <w:r>
        <w:rPr>
          <w:color w:val="2E5395"/>
          <w:spacing w:val="-2"/>
        </w:rPr>
        <w:t>Governance</w:t>
      </w:r>
      <w:bookmarkEnd w:id="173"/>
    </w:p>
    <w:p w14:paraId="3A6E53C8" w14:textId="77777777" w:rsidR="00461DB4" w:rsidRDefault="00461DB4" w:rsidP="00461DB4">
      <w:pPr>
        <w:pStyle w:val="BodyText"/>
        <w:spacing w:before="300" w:after="240" w:line="276" w:lineRule="auto"/>
        <w:ind w:left="1020" w:right="213"/>
        <w:jc w:val="both"/>
      </w:pPr>
      <w:r>
        <w:t>The</w:t>
      </w:r>
      <w:r>
        <w:rPr>
          <w:spacing w:val="-2"/>
        </w:rPr>
        <w:t xml:space="preserve"> </w:t>
      </w:r>
      <w:r>
        <w:t>governance</w:t>
      </w:r>
      <w:r>
        <w:rPr>
          <w:spacing w:val="-5"/>
        </w:rPr>
        <w:t xml:space="preserve"> </w:t>
      </w:r>
      <w:r>
        <w:t>of</w:t>
      </w:r>
      <w:r>
        <w:rPr>
          <w:spacing w:val="-5"/>
        </w:rPr>
        <w:t xml:space="preserve"> </w:t>
      </w:r>
      <w:r>
        <w:t>our</w:t>
      </w:r>
      <w:r>
        <w:rPr>
          <w:spacing w:val="-3"/>
        </w:rPr>
        <w:t xml:space="preserve"> </w:t>
      </w:r>
      <w:r>
        <w:t>Sustainable</w:t>
      </w:r>
      <w:r>
        <w:rPr>
          <w:spacing w:val="-3"/>
        </w:rPr>
        <w:t xml:space="preserve"> </w:t>
      </w:r>
      <w:r>
        <w:t>Sourcing</w:t>
      </w:r>
      <w:r>
        <w:rPr>
          <w:spacing w:val="-3"/>
        </w:rPr>
        <w:t xml:space="preserve"> </w:t>
      </w:r>
      <w:r>
        <w:t>and</w:t>
      </w:r>
      <w:r>
        <w:rPr>
          <w:spacing w:val="-5"/>
        </w:rPr>
        <w:t xml:space="preserve"> </w:t>
      </w:r>
      <w:r>
        <w:t>Procurement</w:t>
      </w:r>
      <w:r>
        <w:rPr>
          <w:spacing w:val="-5"/>
        </w:rPr>
        <w:t xml:space="preserve"> </w:t>
      </w:r>
      <w:r>
        <w:t>Policy</w:t>
      </w:r>
      <w:r>
        <w:rPr>
          <w:spacing w:val="-2"/>
        </w:rPr>
        <w:t xml:space="preserve"> </w:t>
      </w:r>
      <w:r>
        <w:t>is</w:t>
      </w:r>
      <w:r>
        <w:rPr>
          <w:spacing w:val="-7"/>
        </w:rPr>
        <w:t xml:space="preserve"> </w:t>
      </w:r>
      <w:r>
        <w:t>overseen</w:t>
      </w:r>
      <w:r>
        <w:rPr>
          <w:spacing w:val="-3"/>
        </w:rPr>
        <w:t xml:space="preserve"> </w:t>
      </w:r>
      <w:r>
        <w:t>by</w:t>
      </w:r>
      <w:r>
        <w:rPr>
          <w:spacing w:val="-2"/>
        </w:rPr>
        <w:t xml:space="preserve"> </w:t>
      </w:r>
      <w:r>
        <w:t>the</w:t>
      </w:r>
      <w:r>
        <w:rPr>
          <w:spacing w:val="-5"/>
        </w:rPr>
        <w:t xml:space="preserve"> </w:t>
      </w:r>
      <w:r>
        <w:t>Executive Leadership Team, which provides strategic direction, allocates resources, and ensures high-level oversight.</w:t>
      </w:r>
      <w:r>
        <w:rPr>
          <w:spacing w:val="-6"/>
        </w:rPr>
        <w:t xml:space="preserve"> </w:t>
      </w:r>
      <w:r>
        <w:t>The</w:t>
      </w:r>
      <w:r>
        <w:rPr>
          <w:spacing w:val="-6"/>
        </w:rPr>
        <w:t xml:space="preserve"> </w:t>
      </w:r>
      <w:r>
        <w:t>Chief</w:t>
      </w:r>
      <w:r>
        <w:rPr>
          <w:spacing w:val="-8"/>
        </w:rPr>
        <w:t xml:space="preserve"> </w:t>
      </w:r>
      <w:r>
        <w:t>Procurement</w:t>
      </w:r>
      <w:r>
        <w:rPr>
          <w:spacing w:val="-6"/>
        </w:rPr>
        <w:t xml:space="preserve"> </w:t>
      </w:r>
      <w:r>
        <w:t>Officer</w:t>
      </w:r>
      <w:r>
        <w:rPr>
          <w:spacing w:val="-8"/>
        </w:rPr>
        <w:t xml:space="preserve"> </w:t>
      </w:r>
      <w:r>
        <w:t>(CPO)</w:t>
      </w:r>
      <w:r>
        <w:rPr>
          <w:spacing w:val="-5"/>
        </w:rPr>
        <w:t xml:space="preserve"> </w:t>
      </w:r>
      <w:r>
        <w:t>is</w:t>
      </w:r>
      <w:r>
        <w:rPr>
          <w:spacing w:val="-6"/>
        </w:rPr>
        <w:t xml:space="preserve"> </w:t>
      </w:r>
      <w:r>
        <w:t>responsible</w:t>
      </w:r>
      <w:r>
        <w:rPr>
          <w:spacing w:val="-6"/>
        </w:rPr>
        <w:t xml:space="preserve"> </w:t>
      </w:r>
      <w:r>
        <w:t>for</w:t>
      </w:r>
      <w:r>
        <w:rPr>
          <w:spacing w:val="-8"/>
        </w:rPr>
        <w:t xml:space="preserve"> </w:t>
      </w:r>
      <w:r>
        <w:t>the</w:t>
      </w:r>
      <w:r>
        <w:rPr>
          <w:spacing w:val="-6"/>
        </w:rPr>
        <w:t xml:space="preserve"> </w:t>
      </w:r>
      <w:r>
        <w:t>day-to-day</w:t>
      </w:r>
      <w:r>
        <w:rPr>
          <w:spacing w:val="-6"/>
        </w:rPr>
        <w:t xml:space="preserve"> </w:t>
      </w:r>
      <w:r>
        <w:t>implementation, monitoring, reporting, and review of the policy. This role ensures that sourcing practices adhere to environmental regulations, ethical standards, and sustainability goals while addressing any emerging issues. The Environmental Compliance Team and Human Resources and Compliance Team support the CPO by conducting audits, evaluating supplier performance, and ensuring regulatory compliance, further reinforcing our commitment to sustainable and ethical procurement practices.</w:t>
      </w:r>
    </w:p>
    <w:p w14:paraId="0F685DED" w14:textId="77777777" w:rsidR="00461DB4" w:rsidRDefault="00461DB4" w:rsidP="00461DB4">
      <w:pPr>
        <w:pStyle w:val="Heading1"/>
        <w:numPr>
          <w:ilvl w:val="0"/>
          <w:numId w:val="1"/>
        </w:numPr>
        <w:tabs>
          <w:tab w:val="left" w:pos="1019"/>
        </w:tabs>
        <w:spacing w:before="1"/>
        <w:ind w:left="1019" w:hanging="359"/>
      </w:pPr>
      <w:bookmarkStart w:id="174" w:name="_Toc206781550"/>
      <w:r>
        <w:rPr>
          <w:color w:val="2E5395"/>
        </w:rPr>
        <w:t>Continuous</w:t>
      </w:r>
      <w:r>
        <w:rPr>
          <w:color w:val="2E5395"/>
          <w:spacing w:val="-16"/>
        </w:rPr>
        <w:t xml:space="preserve"> </w:t>
      </w:r>
      <w:r>
        <w:rPr>
          <w:color w:val="2E5395"/>
          <w:spacing w:val="-2"/>
        </w:rPr>
        <w:t>Improvement</w:t>
      </w:r>
      <w:bookmarkEnd w:id="174"/>
    </w:p>
    <w:p w14:paraId="31E80ED0" w14:textId="77777777" w:rsidR="00461DB4" w:rsidRDefault="00461DB4" w:rsidP="00461DB4">
      <w:pPr>
        <w:pStyle w:val="BodyText"/>
        <w:spacing w:before="297" w:line="276" w:lineRule="auto"/>
        <w:ind w:left="1020" w:right="213"/>
        <w:jc w:val="both"/>
        <w:rPr>
          <w:ins w:id="175" w:author="Kush Khalasi" w:date="2025-08-22T18:47:00Z" w16du:dateUtc="2025-08-22T13:17:00Z"/>
        </w:rPr>
      </w:pPr>
      <w:r>
        <w:t>Continuous improvement in our Sustainable Sourcing and Procurement Policy is achieved through a structured approach. We regularly assess and enhance our procurement practices by leveraging performance metrics, supplier feedback, and industry best practices. Our Environmental Compliance Team conducts periodic audits to evaluate supplier adherence to sustainability standards, while the Human Resources and Compliance Team monitors labor practices</w:t>
      </w:r>
      <w:r>
        <w:rPr>
          <w:spacing w:val="-4"/>
        </w:rPr>
        <w:t xml:space="preserve"> </w:t>
      </w:r>
      <w:r>
        <w:t>and</w:t>
      </w:r>
      <w:r>
        <w:rPr>
          <w:spacing w:val="-6"/>
        </w:rPr>
        <w:t xml:space="preserve"> </w:t>
      </w:r>
      <w:r>
        <w:t>ensures</w:t>
      </w:r>
      <w:r>
        <w:rPr>
          <w:spacing w:val="-3"/>
        </w:rPr>
        <w:t xml:space="preserve"> </w:t>
      </w:r>
      <w:r>
        <w:t>alignment</w:t>
      </w:r>
      <w:r>
        <w:rPr>
          <w:spacing w:val="-6"/>
        </w:rPr>
        <w:t xml:space="preserve"> </w:t>
      </w:r>
      <w:r>
        <w:t>with</w:t>
      </w:r>
      <w:r>
        <w:rPr>
          <w:spacing w:val="-6"/>
        </w:rPr>
        <w:t xml:space="preserve"> </w:t>
      </w:r>
      <w:r>
        <w:t>ethical</w:t>
      </w:r>
      <w:r>
        <w:rPr>
          <w:spacing w:val="-4"/>
        </w:rPr>
        <w:t xml:space="preserve"> </w:t>
      </w:r>
      <w:r>
        <w:t>guidelines.</w:t>
      </w:r>
      <w:r>
        <w:rPr>
          <w:spacing w:val="-4"/>
        </w:rPr>
        <w:t xml:space="preserve"> </w:t>
      </w:r>
      <w:r>
        <w:t>Insights</w:t>
      </w:r>
      <w:r>
        <w:rPr>
          <w:spacing w:val="-3"/>
        </w:rPr>
        <w:t xml:space="preserve"> </w:t>
      </w:r>
      <w:r>
        <w:t>from</w:t>
      </w:r>
      <w:r>
        <w:rPr>
          <w:spacing w:val="-3"/>
        </w:rPr>
        <w:t xml:space="preserve"> </w:t>
      </w:r>
      <w:r>
        <w:t>these</w:t>
      </w:r>
      <w:r>
        <w:rPr>
          <w:spacing w:val="-6"/>
        </w:rPr>
        <w:t xml:space="preserve"> </w:t>
      </w:r>
      <w:r>
        <w:t>evaluations</w:t>
      </w:r>
      <w:r>
        <w:rPr>
          <w:spacing w:val="-4"/>
        </w:rPr>
        <w:t xml:space="preserve"> </w:t>
      </w:r>
      <w:r>
        <w:t>drive</w:t>
      </w:r>
      <w:r>
        <w:rPr>
          <w:spacing w:val="-4"/>
        </w:rPr>
        <w:t xml:space="preserve"> </w:t>
      </w:r>
      <w:r>
        <w:t>the refinement of our policies and procedures. We foster a culture of ongoing learning and adaptation,</w:t>
      </w:r>
      <w:r>
        <w:rPr>
          <w:spacing w:val="-7"/>
        </w:rPr>
        <w:t xml:space="preserve"> </w:t>
      </w:r>
      <w:r>
        <w:t>encouraging</w:t>
      </w:r>
      <w:r>
        <w:rPr>
          <w:spacing w:val="-8"/>
        </w:rPr>
        <w:t xml:space="preserve"> </w:t>
      </w:r>
      <w:r>
        <w:t>suppliers</w:t>
      </w:r>
      <w:r>
        <w:rPr>
          <w:spacing w:val="-7"/>
        </w:rPr>
        <w:t xml:space="preserve"> </w:t>
      </w:r>
      <w:r>
        <w:t>to</w:t>
      </w:r>
      <w:r>
        <w:rPr>
          <w:spacing w:val="-6"/>
        </w:rPr>
        <w:t xml:space="preserve"> </w:t>
      </w:r>
      <w:r>
        <w:t>innovate</w:t>
      </w:r>
      <w:r>
        <w:rPr>
          <w:spacing w:val="-7"/>
        </w:rPr>
        <w:t xml:space="preserve"> </w:t>
      </w:r>
      <w:r>
        <w:t>and</w:t>
      </w:r>
      <w:r>
        <w:rPr>
          <w:spacing w:val="-8"/>
        </w:rPr>
        <w:t xml:space="preserve"> </w:t>
      </w:r>
      <w:r>
        <w:t>adopt</w:t>
      </w:r>
      <w:r>
        <w:rPr>
          <w:spacing w:val="-7"/>
        </w:rPr>
        <w:t xml:space="preserve"> </w:t>
      </w:r>
      <w:r>
        <w:t>advanced</w:t>
      </w:r>
      <w:r>
        <w:rPr>
          <w:spacing w:val="-7"/>
        </w:rPr>
        <w:t xml:space="preserve"> </w:t>
      </w:r>
      <w:r>
        <w:t>technologies.</w:t>
      </w:r>
      <w:r>
        <w:rPr>
          <w:spacing w:val="-9"/>
        </w:rPr>
        <w:t xml:space="preserve"> </w:t>
      </w:r>
      <w:r>
        <w:t>Regular</w:t>
      </w:r>
      <w:r>
        <w:rPr>
          <w:spacing w:val="-8"/>
        </w:rPr>
        <w:t xml:space="preserve"> </w:t>
      </w:r>
      <w:r>
        <w:t>training and awareness programs for employees ensure that sustainability objectives remain integral to procurement decisions, contributing to our overall goal of</w:t>
      </w:r>
      <w:r>
        <w:rPr>
          <w:spacing w:val="-1"/>
        </w:rPr>
        <w:t xml:space="preserve"> </w:t>
      </w:r>
      <w:r>
        <w:t>minimizing environmental impact and enhancing social responsibility.</w:t>
      </w:r>
    </w:p>
    <w:p w14:paraId="4C456E7D" w14:textId="4B434570" w:rsidR="003A471C" w:rsidDel="00C9421F" w:rsidRDefault="003A471C" w:rsidP="00461DB4">
      <w:pPr>
        <w:pStyle w:val="BodyText"/>
        <w:spacing w:before="297" w:line="276" w:lineRule="auto"/>
        <w:ind w:left="1020" w:right="213"/>
        <w:jc w:val="both"/>
        <w:rPr>
          <w:del w:id="176" w:author="Kush Khalasi" w:date="2025-08-22T18:55:00Z" w16du:dateUtc="2025-08-22T13:25:00Z"/>
        </w:rPr>
      </w:pPr>
      <w:bookmarkStart w:id="177" w:name="_Toc206781551"/>
      <w:bookmarkEnd w:id="177"/>
    </w:p>
    <w:p w14:paraId="2E8D0081" w14:textId="77777777" w:rsidR="00461DB4" w:rsidRDefault="00461DB4" w:rsidP="00461DB4">
      <w:pPr>
        <w:pStyle w:val="Heading1"/>
        <w:numPr>
          <w:ilvl w:val="0"/>
          <w:numId w:val="1"/>
        </w:numPr>
        <w:tabs>
          <w:tab w:val="left" w:pos="1019"/>
        </w:tabs>
        <w:spacing w:before="243"/>
        <w:ind w:left="1019" w:hanging="359"/>
      </w:pPr>
      <w:bookmarkStart w:id="178" w:name="_Toc206781552"/>
      <w:r>
        <w:rPr>
          <w:color w:val="2E5395"/>
        </w:rPr>
        <w:t>Review</w:t>
      </w:r>
      <w:r>
        <w:rPr>
          <w:color w:val="2E5395"/>
          <w:spacing w:val="-12"/>
        </w:rPr>
        <w:t xml:space="preserve"> </w:t>
      </w:r>
      <w:r>
        <w:rPr>
          <w:color w:val="2E5395"/>
          <w:spacing w:val="-2"/>
        </w:rPr>
        <w:t>mechanism</w:t>
      </w:r>
      <w:bookmarkEnd w:id="178"/>
    </w:p>
    <w:p w14:paraId="72591E84" w14:textId="77777777" w:rsidR="00461DB4" w:rsidRDefault="00461DB4" w:rsidP="00461DB4">
      <w:pPr>
        <w:pStyle w:val="BodyText"/>
        <w:spacing w:before="297" w:line="276" w:lineRule="auto"/>
        <w:ind w:left="1020" w:right="217"/>
        <w:jc w:val="both"/>
      </w:pPr>
      <w:r>
        <w:lastRenderedPageBreak/>
        <w:t xml:space="preserve">The Chief Compliance Officer (CCO) conducts an annual review of the Sustainable Sourcing and Procurement Policy to ensure its effectiveness and relevance. </w:t>
      </w:r>
    </w:p>
    <w:p w14:paraId="5FF49CFF" w14:textId="77777777" w:rsidR="00461DB4" w:rsidRDefault="00461DB4" w:rsidP="00461DB4">
      <w:pPr>
        <w:pStyle w:val="BodyText"/>
        <w:spacing w:before="8"/>
        <w:rPr>
          <w:sz w:val="19"/>
        </w:rPr>
      </w:pPr>
    </w:p>
    <w:p w14:paraId="365CFC80" w14:textId="77777777" w:rsidR="00461DB4" w:rsidRDefault="00461DB4" w:rsidP="00461DB4">
      <w:pPr>
        <w:pStyle w:val="Heading1"/>
        <w:numPr>
          <w:ilvl w:val="0"/>
          <w:numId w:val="1"/>
        </w:numPr>
        <w:tabs>
          <w:tab w:val="left" w:pos="1019"/>
        </w:tabs>
        <w:spacing w:before="241"/>
        <w:ind w:left="1019" w:hanging="359"/>
      </w:pPr>
      <w:bookmarkStart w:id="179" w:name="_Toc206781553"/>
      <w:r>
        <w:rPr>
          <w:color w:val="2E5395"/>
        </w:rPr>
        <w:t>Review</w:t>
      </w:r>
      <w:r>
        <w:rPr>
          <w:color w:val="2E5395"/>
          <w:spacing w:val="-12"/>
        </w:rPr>
        <w:t xml:space="preserve"> </w:t>
      </w:r>
      <w:r>
        <w:rPr>
          <w:color w:val="2E5395"/>
          <w:spacing w:val="-2"/>
        </w:rPr>
        <w:t>Cycle</w:t>
      </w:r>
      <w:bookmarkEnd w:id="179"/>
    </w:p>
    <w:p w14:paraId="284F873B" w14:textId="77777777" w:rsidR="00461DB4" w:rsidRDefault="00461DB4" w:rsidP="00461DB4">
      <w:pPr>
        <w:pStyle w:val="BodyText"/>
        <w:spacing w:before="54"/>
        <w:rPr>
          <w:rFonts w:ascii="Calibri Light"/>
          <w:sz w:val="20"/>
        </w:rPr>
      </w:pPr>
    </w:p>
    <w:tbl>
      <w:tblPr>
        <w:tblW w:w="0" w:type="auto"/>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9"/>
        <w:gridCol w:w="3162"/>
        <w:gridCol w:w="3735"/>
      </w:tblGrid>
      <w:tr w:rsidR="00461DB4" w14:paraId="58EC5F66" w14:textId="77777777" w:rsidTr="0006448D">
        <w:trPr>
          <w:trHeight w:val="520"/>
        </w:trPr>
        <w:tc>
          <w:tcPr>
            <w:tcW w:w="1879" w:type="dxa"/>
          </w:tcPr>
          <w:p w14:paraId="0E03ACEA" w14:textId="77777777" w:rsidR="00461DB4" w:rsidRDefault="00461DB4" w:rsidP="0006448D">
            <w:pPr>
              <w:pStyle w:val="TableParagraph"/>
              <w:spacing w:before="104"/>
            </w:pPr>
            <w:r>
              <w:rPr>
                <w:spacing w:val="-2"/>
              </w:rPr>
              <w:t>Effective</w:t>
            </w:r>
            <w:r>
              <w:rPr>
                <w:spacing w:val="-4"/>
              </w:rPr>
              <w:t xml:space="preserve"> date</w:t>
            </w:r>
          </w:p>
        </w:tc>
        <w:tc>
          <w:tcPr>
            <w:tcW w:w="3162" w:type="dxa"/>
          </w:tcPr>
          <w:p w14:paraId="3E0D559D" w14:textId="77777777" w:rsidR="00461DB4" w:rsidRDefault="00461DB4" w:rsidP="0006448D">
            <w:pPr>
              <w:pStyle w:val="TableParagraph"/>
              <w:spacing w:before="104"/>
              <w:ind w:left="108"/>
            </w:pPr>
            <w:r>
              <w:t>01</w:t>
            </w:r>
            <w:r>
              <w:rPr>
                <w:spacing w:val="-4"/>
              </w:rPr>
              <w:t xml:space="preserve"> </w:t>
            </w:r>
            <w:r>
              <w:t>/</w:t>
            </w:r>
            <w:r>
              <w:rPr>
                <w:spacing w:val="-1"/>
              </w:rPr>
              <w:t xml:space="preserve"> </w:t>
            </w:r>
            <w:r>
              <w:t>02</w:t>
            </w:r>
            <w:r>
              <w:rPr>
                <w:spacing w:val="-2"/>
              </w:rPr>
              <w:t xml:space="preserve"> </w:t>
            </w:r>
            <w:r>
              <w:t>/</w:t>
            </w:r>
            <w:r>
              <w:rPr>
                <w:spacing w:val="-1"/>
              </w:rPr>
              <w:t xml:space="preserve"> </w:t>
            </w:r>
            <w:r>
              <w:rPr>
                <w:spacing w:val="-4"/>
              </w:rPr>
              <w:t>2023</w:t>
            </w:r>
          </w:p>
        </w:tc>
        <w:tc>
          <w:tcPr>
            <w:tcW w:w="3735" w:type="dxa"/>
          </w:tcPr>
          <w:p w14:paraId="209A4240" w14:textId="77777777" w:rsidR="00461DB4" w:rsidRDefault="00461DB4" w:rsidP="0006448D">
            <w:pPr>
              <w:pStyle w:val="TableParagraph"/>
              <w:spacing w:before="104"/>
            </w:pPr>
            <w:r>
              <w:rPr>
                <w:spacing w:val="-2"/>
              </w:rPr>
              <w:t>Rev.</w:t>
            </w:r>
            <w:r>
              <w:rPr>
                <w:spacing w:val="-5"/>
              </w:rPr>
              <w:t xml:space="preserve"> </w:t>
            </w:r>
            <w:r>
              <w:rPr>
                <w:spacing w:val="-2"/>
              </w:rPr>
              <w:t>no.</w:t>
            </w:r>
            <w:r>
              <w:rPr>
                <w:spacing w:val="-7"/>
              </w:rPr>
              <w:t xml:space="preserve"> </w:t>
            </w:r>
            <w:r>
              <w:rPr>
                <w:spacing w:val="-5"/>
              </w:rPr>
              <w:t>00</w:t>
            </w:r>
          </w:p>
        </w:tc>
      </w:tr>
      <w:tr w:rsidR="00461DB4" w14:paraId="64CD9FC8" w14:textId="77777777" w:rsidTr="0006448D">
        <w:trPr>
          <w:trHeight w:val="530"/>
        </w:trPr>
        <w:tc>
          <w:tcPr>
            <w:tcW w:w="1879" w:type="dxa"/>
          </w:tcPr>
          <w:p w14:paraId="7F14B733" w14:textId="77777777" w:rsidR="00461DB4" w:rsidRDefault="00461DB4" w:rsidP="0006448D">
            <w:pPr>
              <w:pStyle w:val="TableParagraph"/>
              <w:spacing w:before="112"/>
            </w:pPr>
            <w:r>
              <w:t>Review</w:t>
            </w:r>
            <w:r>
              <w:rPr>
                <w:spacing w:val="-8"/>
              </w:rPr>
              <w:t xml:space="preserve"> </w:t>
            </w:r>
            <w:r>
              <w:rPr>
                <w:spacing w:val="-4"/>
              </w:rPr>
              <w:t>date</w:t>
            </w:r>
          </w:p>
        </w:tc>
        <w:tc>
          <w:tcPr>
            <w:tcW w:w="3162" w:type="dxa"/>
          </w:tcPr>
          <w:p w14:paraId="58C515FD" w14:textId="77777777" w:rsidR="00461DB4" w:rsidRDefault="00461DB4" w:rsidP="0006448D">
            <w:pPr>
              <w:pStyle w:val="TableParagraph"/>
              <w:spacing w:before="112"/>
              <w:ind w:left="108"/>
            </w:pPr>
            <w:r>
              <w:t>01</w:t>
            </w:r>
            <w:r>
              <w:rPr>
                <w:spacing w:val="-4"/>
              </w:rPr>
              <w:t xml:space="preserve"> </w:t>
            </w:r>
            <w:r>
              <w:t>/</w:t>
            </w:r>
            <w:r>
              <w:rPr>
                <w:spacing w:val="-1"/>
              </w:rPr>
              <w:t xml:space="preserve"> </w:t>
            </w:r>
            <w:r>
              <w:t>02</w:t>
            </w:r>
            <w:r>
              <w:rPr>
                <w:spacing w:val="-2"/>
              </w:rPr>
              <w:t xml:space="preserve"> </w:t>
            </w:r>
            <w:r>
              <w:t>/</w:t>
            </w:r>
            <w:r>
              <w:rPr>
                <w:spacing w:val="-1"/>
              </w:rPr>
              <w:t xml:space="preserve"> </w:t>
            </w:r>
            <w:r>
              <w:rPr>
                <w:spacing w:val="-4"/>
              </w:rPr>
              <w:t>2024</w:t>
            </w:r>
          </w:p>
        </w:tc>
        <w:tc>
          <w:tcPr>
            <w:tcW w:w="3735" w:type="dxa"/>
          </w:tcPr>
          <w:p w14:paraId="1BE96B7F" w14:textId="77777777" w:rsidR="00461DB4" w:rsidRDefault="00461DB4" w:rsidP="0006448D">
            <w:pPr>
              <w:pStyle w:val="TableParagraph"/>
              <w:spacing w:before="112"/>
            </w:pPr>
            <w:r>
              <w:rPr>
                <w:spacing w:val="-2"/>
              </w:rPr>
              <w:t>Rev.</w:t>
            </w:r>
            <w:r>
              <w:rPr>
                <w:spacing w:val="-5"/>
              </w:rPr>
              <w:t xml:space="preserve"> </w:t>
            </w:r>
            <w:r>
              <w:rPr>
                <w:spacing w:val="-2"/>
              </w:rPr>
              <w:t>no.</w:t>
            </w:r>
            <w:r>
              <w:rPr>
                <w:spacing w:val="-7"/>
              </w:rPr>
              <w:t xml:space="preserve"> </w:t>
            </w:r>
            <w:r>
              <w:rPr>
                <w:spacing w:val="-5"/>
              </w:rPr>
              <w:t>1.0</w:t>
            </w:r>
          </w:p>
        </w:tc>
      </w:tr>
      <w:tr w:rsidR="00461DB4" w:rsidRPr="00C9421F" w14:paraId="48DEC069" w14:textId="77777777" w:rsidTr="00141A98">
        <w:trPr>
          <w:trHeight w:val="441"/>
        </w:trPr>
        <w:tc>
          <w:tcPr>
            <w:tcW w:w="1879" w:type="dxa"/>
          </w:tcPr>
          <w:p w14:paraId="3F77A1C9" w14:textId="77777777" w:rsidR="00461DB4" w:rsidRDefault="00461DB4" w:rsidP="0006448D">
            <w:pPr>
              <w:pStyle w:val="TableParagraph"/>
            </w:pPr>
            <w:r>
              <w:t>Last</w:t>
            </w:r>
            <w:r>
              <w:rPr>
                <w:spacing w:val="-9"/>
              </w:rPr>
              <w:t xml:space="preserve"> </w:t>
            </w:r>
            <w:r>
              <w:t>Review</w:t>
            </w:r>
            <w:r>
              <w:rPr>
                <w:spacing w:val="-6"/>
              </w:rPr>
              <w:t xml:space="preserve"> </w:t>
            </w:r>
            <w:r>
              <w:rPr>
                <w:spacing w:val="-4"/>
              </w:rPr>
              <w:t>date</w:t>
            </w:r>
          </w:p>
        </w:tc>
        <w:tc>
          <w:tcPr>
            <w:tcW w:w="3162" w:type="dxa"/>
          </w:tcPr>
          <w:p w14:paraId="6B866599" w14:textId="270D7806" w:rsidR="00461DB4" w:rsidRDefault="00461DB4" w:rsidP="0006448D">
            <w:pPr>
              <w:pStyle w:val="TableParagraph"/>
              <w:ind w:left="108"/>
            </w:pPr>
            <w:r>
              <w:t>01</w:t>
            </w:r>
            <w:r>
              <w:rPr>
                <w:spacing w:val="-4"/>
              </w:rPr>
              <w:t xml:space="preserve"> </w:t>
            </w:r>
            <w:r>
              <w:t>/</w:t>
            </w:r>
            <w:r>
              <w:rPr>
                <w:spacing w:val="-1"/>
              </w:rPr>
              <w:t xml:space="preserve"> </w:t>
            </w:r>
            <w:r>
              <w:t>0</w:t>
            </w:r>
            <w:r w:rsidR="00E50CE8">
              <w:t>1</w:t>
            </w:r>
            <w:r>
              <w:rPr>
                <w:spacing w:val="-2"/>
              </w:rPr>
              <w:t xml:space="preserve"> </w:t>
            </w:r>
            <w:r>
              <w:t>/</w:t>
            </w:r>
            <w:r>
              <w:rPr>
                <w:spacing w:val="-1"/>
              </w:rPr>
              <w:t xml:space="preserve"> </w:t>
            </w:r>
            <w:r>
              <w:rPr>
                <w:spacing w:val="-4"/>
              </w:rPr>
              <w:t>2025</w:t>
            </w:r>
          </w:p>
        </w:tc>
        <w:tc>
          <w:tcPr>
            <w:tcW w:w="3735" w:type="dxa"/>
            <w:vAlign w:val="center"/>
          </w:tcPr>
          <w:p w14:paraId="1DF486A9" w14:textId="013AB56B" w:rsidR="00461DB4" w:rsidRDefault="00141A98" w:rsidP="00E50CE8">
            <w:pPr>
              <w:pStyle w:val="TableParagraph"/>
              <w:spacing w:before="104"/>
              <w:rPr>
                <w:rFonts w:ascii="Times New Roman"/>
              </w:rPr>
            </w:pPr>
            <w:r w:rsidRPr="00E50CE8">
              <w:rPr>
                <w:spacing w:val="-2"/>
              </w:rPr>
              <w:t xml:space="preserve">  Rev.no.1.1</w:t>
            </w:r>
          </w:p>
        </w:tc>
      </w:tr>
      <w:tr w:rsidR="00461DB4" w14:paraId="290D4095" w14:textId="77777777" w:rsidTr="0006448D">
        <w:trPr>
          <w:trHeight w:val="441"/>
        </w:trPr>
        <w:tc>
          <w:tcPr>
            <w:tcW w:w="1879" w:type="dxa"/>
          </w:tcPr>
          <w:p w14:paraId="24884CC5" w14:textId="77777777" w:rsidR="00461DB4" w:rsidRDefault="00461DB4" w:rsidP="0006448D">
            <w:pPr>
              <w:pStyle w:val="TableParagraph"/>
            </w:pPr>
            <w:r>
              <w:t>Next</w:t>
            </w:r>
            <w:r>
              <w:rPr>
                <w:spacing w:val="-9"/>
              </w:rPr>
              <w:t xml:space="preserve"> </w:t>
            </w:r>
            <w:r>
              <w:t>Review</w:t>
            </w:r>
            <w:r>
              <w:rPr>
                <w:spacing w:val="-6"/>
              </w:rPr>
              <w:t xml:space="preserve"> </w:t>
            </w:r>
            <w:r>
              <w:rPr>
                <w:spacing w:val="-4"/>
              </w:rPr>
              <w:t>date</w:t>
            </w:r>
          </w:p>
        </w:tc>
        <w:tc>
          <w:tcPr>
            <w:tcW w:w="3162" w:type="dxa"/>
          </w:tcPr>
          <w:p w14:paraId="1BF5E621" w14:textId="1C8C6B6E" w:rsidR="00461DB4" w:rsidRDefault="00461DB4" w:rsidP="0006448D">
            <w:pPr>
              <w:pStyle w:val="TableParagraph"/>
              <w:ind w:left="108"/>
            </w:pPr>
            <w:r>
              <w:t>01</w:t>
            </w:r>
            <w:r>
              <w:rPr>
                <w:spacing w:val="-4"/>
              </w:rPr>
              <w:t xml:space="preserve"> </w:t>
            </w:r>
            <w:r>
              <w:t>/</w:t>
            </w:r>
            <w:r>
              <w:rPr>
                <w:spacing w:val="-1"/>
              </w:rPr>
              <w:t xml:space="preserve"> </w:t>
            </w:r>
            <w:r>
              <w:t>0</w:t>
            </w:r>
            <w:r w:rsidR="00E50CE8">
              <w:t>1</w:t>
            </w:r>
            <w:r>
              <w:rPr>
                <w:spacing w:val="-2"/>
              </w:rPr>
              <w:t xml:space="preserve"> </w:t>
            </w:r>
            <w:r>
              <w:t>/</w:t>
            </w:r>
            <w:r>
              <w:rPr>
                <w:spacing w:val="-1"/>
              </w:rPr>
              <w:t xml:space="preserve"> </w:t>
            </w:r>
            <w:r>
              <w:rPr>
                <w:spacing w:val="-4"/>
              </w:rPr>
              <w:t>2026</w:t>
            </w:r>
          </w:p>
        </w:tc>
        <w:tc>
          <w:tcPr>
            <w:tcW w:w="3735" w:type="dxa"/>
          </w:tcPr>
          <w:p w14:paraId="438A3B2F" w14:textId="77777777" w:rsidR="00461DB4" w:rsidRDefault="00461DB4" w:rsidP="0006448D">
            <w:pPr>
              <w:pStyle w:val="TableParagraph"/>
              <w:spacing w:before="0"/>
              <w:ind w:left="0"/>
              <w:rPr>
                <w:rFonts w:ascii="Times New Roman"/>
              </w:rPr>
            </w:pPr>
          </w:p>
        </w:tc>
      </w:tr>
    </w:tbl>
    <w:p w14:paraId="7C736B0B" w14:textId="77777777" w:rsidR="00461DB4" w:rsidDel="00C9421F" w:rsidRDefault="00461DB4" w:rsidP="00461DB4">
      <w:pPr>
        <w:rPr>
          <w:del w:id="180" w:author="Kush Khalasi" w:date="2025-08-22T18:57:00Z" w16du:dateUtc="2025-08-22T13:27:00Z"/>
          <w:rFonts w:ascii="Times New Roman"/>
        </w:rPr>
        <w:sectPr w:rsidR="00461DB4" w:rsidDel="00C9421F" w:rsidSect="003A471C">
          <w:headerReference w:type="default" r:id="rId12"/>
          <w:pgSz w:w="11910" w:h="16840"/>
          <w:pgMar w:top="2234" w:right="1220" w:bottom="1530" w:left="780" w:header="0" w:footer="732" w:gutter="0"/>
          <w:pgBorders w:offsetFrom="page">
            <w:top w:val="double" w:sz="4" w:space="24" w:color="000000"/>
            <w:left w:val="double" w:sz="4" w:space="24" w:color="000000"/>
            <w:bottom w:val="double" w:sz="4" w:space="24" w:color="000000"/>
            <w:right w:val="double" w:sz="4" w:space="24" w:color="000000"/>
          </w:pgBorders>
          <w:cols w:space="720"/>
        </w:sectPr>
      </w:pPr>
    </w:p>
    <w:p w14:paraId="38F875BF" w14:textId="77777777" w:rsidR="00C9421F" w:rsidRDefault="00C9421F" w:rsidP="00C9421F">
      <w:pPr>
        <w:pStyle w:val="Heading1"/>
        <w:ind w:left="0" w:right="91" w:firstLine="0"/>
        <w:jc w:val="center"/>
        <w:rPr>
          <w:ins w:id="181" w:author="Kush Khalasi" w:date="2025-08-22T18:57:00Z" w16du:dateUtc="2025-08-22T13:27:00Z"/>
          <w:rFonts w:ascii="Times New Roman"/>
        </w:rPr>
      </w:pPr>
    </w:p>
    <w:p w14:paraId="4E5F553C" w14:textId="77777777" w:rsidR="00C9421F" w:rsidRDefault="00C9421F" w:rsidP="00C9421F">
      <w:pPr>
        <w:jc w:val="both"/>
        <w:rPr>
          <w:ins w:id="182" w:author="Kush Khalasi" w:date="2025-08-22T18:57:00Z" w16du:dateUtc="2025-08-22T13:27:00Z"/>
          <w:rFonts w:ascii="Times New Roman"/>
        </w:rPr>
      </w:pPr>
    </w:p>
    <w:p w14:paraId="361FD1B1" w14:textId="77777777" w:rsidR="00C9421F" w:rsidRDefault="00C9421F" w:rsidP="00C9421F">
      <w:pPr>
        <w:jc w:val="both"/>
        <w:rPr>
          <w:ins w:id="183" w:author="Kush Khalasi" w:date="2025-08-22T18:57:00Z" w16du:dateUtc="2025-08-22T13:27:00Z"/>
          <w:rFonts w:ascii="Times New Roman"/>
        </w:rPr>
      </w:pPr>
    </w:p>
    <w:p w14:paraId="4AC56B3E" w14:textId="77777777" w:rsidR="00C9421F" w:rsidRDefault="00C9421F" w:rsidP="00C9421F">
      <w:pPr>
        <w:jc w:val="both"/>
        <w:rPr>
          <w:ins w:id="184" w:author="Kush Khalasi" w:date="2025-08-22T18:57:00Z" w16du:dateUtc="2025-08-22T13:27:00Z"/>
          <w:rFonts w:ascii="Times New Roman"/>
        </w:rPr>
      </w:pPr>
    </w:p>
    <w:p w14:paraId="58D1D5D3" w14:textId="77777777" w:rsidR="00C9421F" w:rsidRDefault="00C9421F" w:rsidP="00C9421F">
      <w:pPr>
        <w:jc w:val="both"/>
        <w:rPr>
          <w:ins w:id="185" w:author="Kush Khalasi" w:date="2025-08-22T18:57:00Z" w16du:dateUtc="2025-08-22T13:27:00Z"/>
          <w:rFonts w:ascii="Times New Roman"/>
        </w:rPr>
      </w:pPr>
    </w:p>
    <w:p w14:paraId="67059B10" w14:textId="77777777" w:rsidR="00C9421F" w:rsidRDefault="00C9421F" w:rsidP="00C9421F">
      <w:pPr>
        <w:jc w:val="both"/>
        <w:rPr>
          <w:ins w:id="186" w:author="Kush Khalasi" w:date="2025-08-22T18:57:00Z" w16du:dateUtc="2025-08-22T13:27:00Z"/>
          <w:rFonts w:ascii="Times New Roman"/>
        </w:rPr>
      </w:pPr>
    </w:p>
    <w:p w14:paraId="54CB8F1C" w14:textId="77777777" w:rsidR="00C9421F" w:rsidRDefault="00C9421F" w:rsidP="00C9421F">
      <w:pPr>
        <w:jc w:val="both"/>
        <w:rPr>
          <w:ins w:id="187" w:author="Kush Khalasi" w:date="2025-08-22T18:57:00Z" w16du:dateUtc="2025-08-22T13:27:00Z"/>
          <w:rFonts w:ascii="Times New Roman"/>
        </w:rPr>
      </w:pPr>
    </w:p>
    <w:p w14:paraId="23485FAB" w14:textId="77777777" w:rsidR="00C9421F" w:rsidRDefault="00C9421F" w:rsidP="00C9421F">
      <w:pPr>
        <w:jc w:val="both"/>
        <w:rPr>
          <w:ins w:id="188" w:author="Kush Khalasi" w:date="2025-08-22T18:57:00Z" w16du:dateUtc="2025-08-22T13:27:00Z"/>
          <w:rFonts w:ascii="Times New Roman"/>
        </w:rPr>
      </w:pPr>
    </w:p>
    <w:p w14:paraId="42BAE1AC" w14:textId="77777777" w:rsidR="00C9421F" w:rsidRDefault="00C9421F" w:rsidP="00C9421F">
      <w:pPr>
        <w:jc w:val="both"/>
        <w:rPr>
          <w:ins w:id="189" w:author="Kush Khalasi" w:date="2025-08-22T18:57:00Z" w16du:dateUtc="2025-08-22T13:27:00Z"/>
          <w:rFonts w:ascii="Times New Roman"/>
        </w:rPr>
      </w:pPr>
    </w:p>
    <w:p w14:paraId="56083B4D" w14:textId="77777777" w:rsidR="00C9421F" w:rsidRDefault="00C9421F" w:rsidP="00C9421F">
      <w:pPr>
        <w:jc w:val="both"/>
        <w:rPr>
          <w:ins w:id="190" w:author="Kush Khalasi" w:date="2025-08-22T18:57:00Z" w16du:dateUtc="2025-08-22T13:27:00Z"/>
          <w:rFonts w:ascii="Times New Roman"/>
        </w:rPr>
      </w:pPr>
    </w:p>
    <w:p w14:paraId="4A08BFA9" w14:textId="77777777" w:rsidR="00C9421F" w:rsidRPr="00C9421F" w:rsidRDefault="00C9421F" w:rsidP="00C9421F">
      <w:pPr>
        <w:jc w:val="both"/>
        <w:rPr>
          <w:ins w:id="191" w:author="Kush Khalasi" w:date="2025-08-22T18:57:00Z" w16du:dateUtc="2025-08-22T13:27:00Z"/>
          <w:rFonts w:ascii="Times New Roman"/>
        </w:rPr>
      </w:pPr>
    </w:p>
    <w:p w14:paraId="3A55B8DD" w14:textId="77777777" w:rsidR="00C9421F" w:rsidRPr="00C9421F" w:rsidRDefault="00C9421F" w:rsidP="00C9421F">
      <w:pPr>
        <w:ind w:right="620"/>
        <w:jc w:val="center"/>
        <w:rPr>
          <w:ins w:id="192" w:author="Kush Khalasi" w:date="2025-08-22T18:57:00Z" w16du:dateUtc="2025-08-22T13:27:00Z"/>
          <w:rFonts w:asciiTheme="minorHAnsi" w:hAnsiTheme="minorHAnsi" w:cstheme="minorHAnsi"/>
          <w:b/>
          <w:bCs/>
        </w:rPr>
      </w:pPr>
      <w:ins w:id="193" w:author="Kush Khalasi" w:date="2025-08-22T18:57:00Z" w16du:dateUtc="2025-08-22T13:27:00Z">
        <w:r w:rsidRPr="00C9421F">
          <w:rPr>
            <w:rFonts w:asciiTheme="minorHAnsi" w:hAnsiTheme="minorHAnsi" w:cstheme="minorHAnsi"/>
            <w:b/>
            <w:bCs/>
          </w:rPr>
          <w:t xml:space="preserve">                                                                                                                                     Approved By</w:t>
        </w:r>
      </w:ins>
    </w:p>
    <w:p w14:paraId="14386444" w14:textId="05A1B681" w:rsidR="00C9421F" w:rsidRDefault="00C9421F">
      <w:pPr>
        <w:pStyle w:val="Heading1"/>
        <w:tabs>
          <w:tab w:val="left" w:pos="5980"/>
        </w:tabs>
        <w:ind w:left="0" w:right="91" w:firstLine="0"/>
        <w:rPr>
          <w:ins w:id="194" w:author="Kush Khalasi" w:date="2025-08-22T18:57:00Z" w16du:dateUtc="2025-08-22T13:27:00Z"/>
          <w:rFonts w:ascii="Times New Roman"/>
        </w:rPr>
        <w:pPrChange w:id="195" w:author="Kush Khalasi" w:date="2025-08-22T18:57:00Z" w16du:dateUtc="2025-08-22T13:27:00Z">
          <w:pPr>
            <w:pStyle w:val="Heading1"/>
            <w:ind w:left="0" w:right="91" w:firstLine="0"/>
            <w:jc w:val="center"/>
          </w:pPr>
        </w:pPrChange>
      </w:pPr>
      <w:ins w:id="196" w:author="Kush Khalasi" w:date="2025-08-22T18:57:00Z" w16du:dateUtc="2025-08-22T13:27:00Z">
        <w:r w:rsidRPr="00C9421F">
          <w:rPr>
            <w:rFonts w:asciiTheme="minorHAnsi" w:eastAsia="Calibri" w:hAnsiTheme="minorHAnsi" w:cstheme="minorHAnsi"/>
            <w:sz w:val="22"/>
            <w:szCs w:val="22"/>
          </w:rPr>
          <w:t xml:space="preserve">                                                                                                                                 </w:t>
        </w:r>
        <w:bookmarkStart w:id="197" w:name="_Toc206781554"/>
        <w:r w:rsidRPr="00C9421F">
          <w:rPr>
            <w:rFonts w:asciiTheme="minorHAnsi" w:eastAsia="Calibri" w:hAnsiTheme="minorHAnsi" w:cstheme="minorHAnsi"/>
            <w:sz w:val="22"/>
            <w:szCs w:val="22"/>
          </w:rPr>
          <w:t>Dharmendra Jain (Corporate HR)</w:t>
        </w:r>
        <w:bookmarkEnd w:id="197"/>
      </w:ins>
    </w:p>
    <w:p w14:paraId="280E2704" w14:textId="2EC9F13C" w:rsidR="00461DB4" w:rsidRDefault="00C9421F">
      <w:pPr>
        <w:pStyle w:val="Heading1"/>
        <w:ind w:left="0" w:right="91" w:firstLine="0"/>
        <w:jc w:val="center"/>
        <w:pPrChange w:id="198" w:author="Kush Khalasi" w:date="2025-08-22T18:57:00Z" w16du:dateUtc="2025-08-22T13:27:00Z">
          <w:pPr>
            <w:pStyle w:val="Heading1"/>
            <w:ind w:left="526" w:right="91" w:firstLine="0"/>
            <w:jc w:val="center"/>
          </w:pPr>
        </w:pPrChange>
      </w:pPr>
      <w:ins w:id="199" w:author="Kush Khalasi" w:date="2025-08-22T18:57:00Z" w16du:dateUtc="2025-08-22T13:27:00Z">
        <w:r w:rsidRPr="00C9421F">
          <w:rPr>
            <w:rPrChange w:id="200" w:author="Kush Khalasi" w:date="2025-08-22T18:57:00Z" w16du:dateUtc="2025-08-22T13:27:00Z">
              <w:rPr>
                <w:color w:val="2E5395"/>
              </w:rPr>
            </w:rPrChange>
          </w:rPr>
          <w:br w:type="column"/>
        </w:r>
      </w:ins>
      <w:bookmarkStart w:id="201" w:name="_Toc206781555"/>
      <w:r w:rsidR="00461DB4">
        <w:rPr>
          <w:color w:val="2E5395"/>
        </w:rPr>
        <w:lastRenderedPageBreak/>
        <w:t>Employee</w:t>
      </w:r>
      <w:r w:rsidR="00461DB4">
        <w:rPr>
          <w:color w:val="2E5395"/>
          <w:spacing w:val="-18"/>
        </w:rPr>
        <w:t xml:space="preserve"> </w:t>
      </w:r>
      <w:r w:rsidR="00461DB4">
        <w:rPr>
          <w:color w:val="2E5395"/>
        </w:rPr>
        <w:t>Acknowledgement</w:t>
      </w:r>
      <w:r w:rsidR="00461DB4">
        <w:rPr>
          <w:color w:val="2E5395"/>
          <w:spacing w:val="-17"/>
        </w:rPr>
        <w:t xml:space="preserve"> </w:t>
      </w:r>
      <w:r w:rsidR="00461DB4">
        <w:rPr>
          <w:color w:val="2E5395"/>
          <w:spacing w:val="-4"/>
        </w:rPr>
        <w:t>Form</w:t>
      </w:r>
      <w:bookmarkEnd w:id="201"/>
    </w:p>
    <w:p w14:paraId="41FB7D06" w14:textId="77777777" w:rsidR="00461DB4" w:rsidRPr="007D2A16" w:rsidRDefault="00461DB4" w:rsidP="00461DB4">
      <w:pPr>
        <w:pStyle w:val="BodyText"/>
        <w:spacing w:before="297" w:line="276" w:lineRule="auto"/>
        <w:ind w:left="1020" w:right="874"/>
        <w:jc w:val="both"/>
        <w:rPr>
          <w:sz w:val="24"/>
        </w:rPr>
      </w:pPr>
      <w:r w:rsidRPr="007D2A16">
        <w:rPr>
          <w:sz w:val="24"/>
        </w:rPr>
        <w:t>I acknowledge that I have received, read, and understood Yash Technologies' Sustainable Sourcing and Procurement Policy. I am aware of the policy’s objectives, including promoting</w:t>
      </w:r>
      <w:r w:rsidRPr="007D2A16">
        <w:rPr>
          <w:spacing w:val="-5"/>
          <w:sz w:val="24"/>
        </w:rPr>
        <w:t xml:space="preserve"> </w:t>
      </w:r>
      <w:r w:rsidRPr="007D2A16">
        <w:rPr>
          <w:sz w:val="24"/>
        </w:rPr>
        <w:t>sustainable</w:t>
      </w:r>
      <w:r w:rsidRPr="007D2A16">
        <w:rPr>
          <w:spacing w:val="-7"/>
          <w:sz w:val="24"/>
        </w:rPr>
        <w:t xml:space="preserve"> </w:t>
      </w:r>
      <w:r w:rsidRPr="007D2A16">
        <w:rPr>
          <w:sz w:val="24"/>
        </w:rPr>
        <w:t>practices,</w:t>
      </w:r>
      <w:r w:rsidRPr="007D2A16">
        <w:rPr>
          <w:spacing w:val="-7"/>
          <w:sz w:val="24"/>
        </w:rPr>
        <w:t xml:space="preserve"> </w:t>
      </w:r>
      <w:r w:rsidRPr="007D2A16">
        <w:rPr>
          <w:sz w:val="24"/>
        </w:rPr>
        <w:t>ensuring</w:t>
      </w:r>
      <w:r w:rsidRPr="007D2A16">
        <w:rPr>
          <w:spacing w:val="-8"/>
          <w:sz w:val="24"/>
        </w:rPr>
        <w:t xml:space="preserve"> </w:t>
      </w:r>
      <w:r w:rsidRPr="007D2A16">
        <w:rPr>
          <w:sz w:val="24"/>
        </w:rPr>
        <w:t>ethical</w:t>
      </w:r>
      <w:r w:rsidRPr="007D2A16">
        <w:rPr>
          <w:spacing w:val="-5"/>
          <w:sz w:val="24"/>
        </w:rPr>
        <w:t xml:space="preserve"> </w:t>
      </w:r>
      <w:r w:rsidRPr="007D2A16">
        <w:rPr>
          <w:sz w:val="24"/>
        </w:rPr>
        <w:t>sourcing,</w:t>
      </w:r>
      <w:r w:rsidRPr="007D2A16">
        <w:rPr>
          <w:spacing w:val="-5"/>
          <w:sz w:val="24"/>
        </w:rPr>
        <w:t xml:space="preserve"> </w:t>
      </w:r>
      <w:r w:rsidRPr="007D2A16">
        <w:rPr>
          <w:sz w:val="24"/>
        </w:rPr>
        <w:t>and</w:t>
      </w:r>
      <w:r w:rsidRPr="007D2A16">
        <w:rPr>
          <w:spacing w:val="-5"/>
          <w:sz w:val="24"/>
        </w:rPr>
        <w:t xml:space="preserve"> </w:t>
      </w:r>
      <w:r w:rsidRPr="007D2A16">
        <w:rPr>
          <w:sz w:val="24"/>
        </w:rPr>
        <w:t>minimizing</w:t>
      </w:r>
      <w:r w:rsidRPr="007D2A16">
        <w:rPr>
          <w:spacing w:val="-5"/>
          <w:sz w:val="24"/>
        </w:rPr>
        <w:t xml:space="preserve"> </w:t>
      </w:r>
      <w:r w:rsidRPr="007D2A16">
        <w:rPr>
          <w:sz w:val="24"/>
        </w:rPr>
        <w:t>environmental impact. I understand my responsibilities in supporting these goals and the importance of adhering to the policy's standards. I will apply these principles in my procurement activities and report any concerns or violations as outlined. I am committed to contributing to the continuous improvement of</w:t>
      </w:r>
      <w:r w:rsidRPr="007D2A16">
        <w:rPr>
          <w:spacing w:val="-2"/>
          <w:sz w:val="24"/>
        </w:rPr>
        <w:t xml:space="preserve"> </w:t>
      </w:r>
      <w:r w:rsidRPr="007D2A16">
        <w:rPr>
          <w:sz w:val="24"/>
        </w:rPr>
        <w:t>our sustainability efforts and maintaining the integrity of our sourcing practices.</w:t>
      </w:r>
    </w:p>
    <w:p w14:paraId="67F82E56" w14:textId="77777777" w:rsidR="00461DB4" w:rsidRPr="007D2A16" w:rsidRDefault="00461DB4" w:rsidP="00461DB4">
      <w:pPr>
        <w:pStyle w:val="BodyText"/>
        <w:rPr>
          <w:sz w:val="24"/>
        </w:rPr>
      </w:pPr>
    </w:p>
    <w:p w14:paraId="37168D4F" w14:textId="77777777" w:rsidR="00461DB4" w:rsidRPr="007D2A16" w:rsidRDefault="00461DB4" w:rsidP="00461DB4">
      <w:pPr>
        <w:pStyle w:val="BodyText"/>
        <w:spacing w:before="187"/>
        <w:rPr>
          <w:sz w:val="24"/>
        </w:rPr>
      </w:pPr>
    </w:p>
    <w:p w14:paraId="7737D109" w14:textId="3B03AAA8" w:rsidR="00461DB4" w:rsidRPr="007D2A16" w:rsidRDefault="00461DB4" w:rsidP="005B47EA">
      <w:pPr>
        <w:spacing w:before="240"/>
        <w:ind w:left="1170"/>
        <w:jc w:val="both"/>
        <w:rPr>
          <w:sz w:val="24"/>
          <w:szCs w:val="24"/>
        </w:rPr>
      </w:pPr>
      <w:r w:rsidRPr="007D2A16">
        <w:rPr>
          <w:sz w:val="24"/>
          <w:szCs w:val="24"/>
        </w:rPr>
        <w:t>Employee Name:</w:t>
      </w:r>
      <w:r w:rsidR="005B47EA" w:rsidRPr="007D2A16">
        <w:rPr>
          <w:sz w:val="24"/>
          <w:szCs w:val="24"/>
        </w:rPr>
        <w:t xml:space="preserve"> _________________________ </w:t>
      </w:r>
    </w:p>
    <w:p w14:paraId="335B2F18" w14:textId="709465DA" w:rsidR="00461DB4" w:rsidRPr="007D2A16" w:rsidRDefault="00461DB4" w:rsidP="005B47EA">
      <w:pPr>
        <w:spacing w:before="240"/>
        <w:ind w:left="1170"/>
        <w:jc w:val="both"/>
        <w:rPr>
          <w:sz w:val="24"/>
          <w:szCs w:val="24"/>
        </w:rPr>
      </w:pPr>
      <w:r w:rsidRPr="007D2A16">
        <w:rPr>
          <w:sz w:val="24"/>
          <w:szCs w:val="24"/>
        </w:rPr>
        <w:t xml:space="preserve">Employee ID: </w:t>
      </w:r>
      <w:r w:rsidR="005B47EA" w:rsidRPr="007D2A16">
        <w:rPr>
          <w:sz w:val="24"/>
          <w:szCs w:val="24"/>
        </w:rPr>
        <w:t>____________________________</w:t>
      </w:r>
    </w:p>
    <w:p w14:paraId="4C2A8A0E" w14:textId="0A33641D" w:rsidR="00461DB4" w:rsidRPr="007D2A16" w:rsidRDefault="00461DB4" w:rsidP="005B47EA">
      <w:pPr>
        <w:spacing w:before="240"/>
        <w:ind w:left="1170"/>
        <w:jc w:val="both"/>
        <w:rPr>
          <w:sz w:val="24"/>
          <w:szCs w:val="24"/>
        </w:rPr>
      </w:pPr>
      <w:r w:rsidRPr="007D2A16">
        <w:rPr>
          <w:sz w:val="24"/>
          <w:szCs w:val="24"/>
        </w:rPr>
        <w:t xml:space="preserve">Department: </w:t>
      </w:r>
      <w:r w:rsidR="005B47EA" w:rsidRPr="007D2A16">
        <w:rPr>
          <w:sz w:val="24"/>
          <w:szCs w:val="24"/>
        </w:rPr>
        <w:t xml:space="preserve">____________________________ </w:t>
      </w:r>
    </w:p>
    <w:p w14:paraId="16FF08DD" w14:textId="34850047" w:rsidR="00461DB4" w:rsidRDefault="00461DB4">
      <w:pPr>
        <w:spacing w:before="240" w:after="240"/>
        <w:ind w:left="1170"/>
        <w:jc w:val="both"/>
        <w:rPr>
          <w:ins w:id="202" w:author="Kush Khalasi" w:date="2025-08-22T18:58:00Z" w16du:dateUtc="2025-08-22T13:28:00Z"/>
          <w:sz w:val="24"/>
          <w:szCs w:val="24"/>
        </w:rPr>
        <w:pPrChange w:id="203" w:author="Kush Khalasi" w:date="2025-08-22T18:58:00Z" w16du:dateUtc="2025-08-22T13:28:00Z">
          <w:pPr>
            <w:spacing w:before="240"/>
            <w:ind w:left="1170"/>
            <w:jc w:val="both"/>
          </w:pPr>
        </w:pPrChange>
      </w:pPr>
      <w:r w:rsidRPr="007D2A16">
        <w:rPr>
          <w:sz w:val="24"/>
          <w:szCs w:val="24"/>
        </w:rPr>
        <w:t>Signature</w:t>
      </w:r>
      <w:r w:rsidR="00DA7D25" w:rsidRPr="007D2A16">
        <w:rPr>
          <w:sz w:val="24"/>
          <w:szCs w:val="24"/>
        </w:rPr>
        <w:t>: _</w:t>
      </w:r>
      <w:r w:rsidR="005B47EA" w:rsidRPr="007D2A16">
        <w:rPr>
          <w:sz w:val="24"/>
          <w:szCs w:val="24"/>
        </w:rPr>
        <w:t>__________________________</w:t>
      </w:r>
      <w:r w:rsidRPr="007D2A16">
        <w:rPr>
          <w:sz w:val="24"/>
          <w:szCs w:val="24"/>
        </w:rPr>
        <w:t xml:space="preserve"> </w:t>
      </w:r>
    </w:p>
    <w:p w14:paraId="068F9816" w14:textId="58498122" w:rsidR="00C9421F" w:rsidRPr="007D2A16" w:rsidDel="00C9421F" w:rsidRDefault="00C9421F">
      <w:pPr>
        <w:spacing w:before="240"/>
        <w:ind w:left="1170"/>
        <w:jc w:val="both"/>
        <w:rPr>
          <w:del w:id="204" w:author="Kush Khalasi" w:date="2025-08-22T18:58:00Z" w16du:dateUtc="2025-08-22T13:28:00Z"/>
          <w:sz w:val="24"/>
          <w:szCs w:val="24"/>
        </w:rPr>
      </w:pPr>
    </w:p>
    <w:p w14:paraId="34062209" w14:textId="1AB30A9B" w:rsidR="006E12C1" w:rsidRPr="007D2A16" w:rsidDel="00C9421F" w:rsidRDefault="00461DB4">
      <w:pPr>
        <w:spacing w:before="240"/>
        <w:ind w:left="1170"/>
        <w:jc w:val="both"/>
        <w:rPr>
          <w:del w:id="205" w:author="Kush Khalasi" w:date="2025-08-22T18:57:00Z" w16du:dateUtc="2025-08-22T13:27:00Z"/>
          <w:sz w:val="24"/>
          <w:szCs w:val="24"/>
        </w:rPr>
      </w:pPr>
      <w:r w:rsidRPr="007D2A16">
        <w:rPr>
          <w:sz w:val="24"/>
          <w:szCs w:val="24"/>
        </w:rPr>
        <w:t xml:space="preserve">Date: </w:t>
      </w:r>
      <w:ins w:id="206" w:author="Kush Khalasi" w:date="2025-08-22T18:58:00Z" w16du:dateUtc="2025-08-22T13:28:00Z">
        <w:r w:rsidR="00C9421F">
          <w:rPr>
            <w:sz w:val="24"/>
            <w:szCs w:val="24"/>
          </w:rPr>
          <w:t>_________________________</w:t>
        </w:r>
      </w:ins>
    </w:p>
    <w:p w14:paraId="550D0C22" w14:textId="09E2798D" w:rsidR="006E12C1" w:rsidRPr="006E12C1" w:rsidDel="00C9421F" w:rsidRDefault="006E12C1">
      <w:pPr>
        <w:spacing w:before="240"/>
        <w:ind w:left="1170"/>
        <w:jc w:val="both"/>
        <w:rPr>
          <w:del w:id="207" w:author="Kush Khalasi" w:date="2025-08-22T18:57:00Z" w16du:dateUtc="2025-08-22T13:27:00Z"/>
          <w:szCs w:val="24"/>
        </w:rPr>
        <w:pPrChange w:id="208" w:author="Kush Khalasi" w:date="2025-08-22T18:58:00Z" w16du:dateUtc="2025-08-22T13:28:00Z">
          <w:pPr/>
        </w:pPrChange>
      </w:pPr>
    </w:p>
    <w:p w14:paraId="7BDE0E96" w14:textId="505DC102" w:rsidR="006E12C1" w:rsidRPr="006E12C1" w:rsidDel="00C9421F" w:rsidRDefault="006E12C1">
      <w:pPr>
        <w:ind w:left="1170"/>
        <w:rPr>
          <w:del w:id="209" w:author="Kush Khalasi" w:date="2025-08-22T18:57:00Z" w16du:dateUtc="2025-08-22T13:27:00Z"/>
          <w:szCs w:val="24"/>
        </w:rPr>
        <w:pPrChange w:id="210" w:author="Kush Khalasi" w:date="2025-08-22T18:58:00Z" w16du:dateUtc="2025-08-22T13:28:00Z">
          <w:pPr/>
        </w:pPrChange>
      </w:pPr>
    </w:p>
    <w:p w14:paraId="102FA2E4" w14:textId="37C238B4" w:rsidR="00DA7D25" w:rsidDel="00C9421F" w:rsidRDefault="00DA7D25">
      <w:pPr>
        <w:tabs>
          <w:tab w:val="left" w:pos="1830"/>
        </w:tabs>
        <w:ind w:left="1170"/>
        <w:rPr>
          <w:del w:id="211" w:author="Kush Khalasi" w:date="2025-08-22T18:57:00Z" w16du:dateUtc="2025-08-22T13:27:00Z"/>
          <w:szCs w:val="24"/>
        </w:rPr>
        <w:sectPr w:rsidR="00DA7D25" w:rsidDel="00C9421F" w:rsidSect="00DC19A7">
          <w:headerReference w:type="default" r:id="rId13"/>
          <w:pgSz w:w="11910" w:h="16840"/>
          <w:pgMar w:top="2376" w:right="1220" w:bottom="920" w:left="780" w:header="0" w:footer="732" w:gutter="0"/>
          <w:pgBorders w:offsetFrom="page">
            <w:top w:val="double" w:sz="4" w:space="24" w:color="000000"/>
            <w:left w:val="double" w:sz="4" w:space="24" w:color="000000"/>
            <w:bottom w:val="double" w:sz="4" w:space="24" w:color="000000"/>
            <w:right w:val="double" w:sz="4" w:space="24" w:color="000000"/>
          </w:pgBorders>
          <w:cols w:space="720"/>
        </w:sectPr>
        <w:pPrChange w:id="212" w:author="Kush Khalasi" w:date="2025-08-22T18:58:00Z" w16du:dateUtc="2025-08-22T13:28:00Z">
          <w:pPr>
            <w:tabs>
              <w:tab w:val="left" w:pos="1830"/>
            </w:tabs>
          </w:pPr>
        </w:pPrChange>
      </w:pPr>
    </w:p>
    <w:p w14:paraId="6230CCE4" w14:textId="3106161A" w:rsidR="006E12C1" w:rsidDel="00C9421F" w:rsidRDefault="006E12C1">
      <w:pPr>
        <w:tabs>
          <w:tab w:val="left" w:pos="1830"/>
        </w:tabs>
        <w:ind w:left="1170"/>
        <w:rPr>
          <w:del w:id="213" w:author="Kush Khalasi" w:date="2025-08-22T18:57:00Z" w16du:dateUtc="2025-08-22T13:27:00Z"/>
          <w:szCs w:val="24"/>
        </w:rPr>
        <w:sectPr w:rsidR="006E12C1" w:rsidDel="00C9421F" w:rsidSect="00DC19A7">
          <w:type w:val="continuous"/>
          <w:pgSz w:w="11910" w:h="16840"/>
          <w:pgMar w:top="2376" w:right="1220" w:bottom="920" w:left="780" w:header="0" w:footer="732" w:gutter="0"/>
          <w:pgBorders w:offsetFrom="page">
            <w:top w:val="double" w:sz="4" w:space="24" w:color="000000"/>
            <w:left w:val="double" w:sz="4" w:space="24" w:color="000000"/>
            <w:bottom w:val="double" w:sz="4" w:space="24" w:color="000000"/>
            <w:right w:val="double" w:sz="4" w:space="24" w:color="000000"/>
          </w:pgBorders>
          <w:cols w:space="720"/>
        </w:sectPr>
        <w:pPrChange w:id="214" w:author="Kush Khalasi" w:date="2025-08-22T18:58:00Z" w16du:dateUtc="2025-08-22T13:28:00Z">
          <w:pPr>
            <w:tabs>
              <w:tab w:val="left" w:pos="1830"/>
            </w:tabs>
          </w:pPr>
        </w:pPrChange>
      </w:pPr>
    </w:p>
    <w:p w14:paraId="2D3A1895" w14:textId="518AAC93" w:rsidR="006E12C1" w:rsidDel="00C9421F" w:rsidRDefault="006E12C1">
      <w:pPr>
        <w:ind w:left="1170"/>
        <w:rPr>
          <w:del w:id="215" w:author="Kush Khalasi" w:date="2025-08-22T18:57:00Z" w16du:dateUtc="2025-08-22T13:27:00Z"/>
          <w:szCs w:val="24"/>
        </w:rPr>
        <w:sectPr w:rsidR="006E12C1" w:rsidDel="00C9421F" w:rsidSect="00DC19A7">
          <w:type w:val="continuous"/>
          <w:pgSz w:w="11910" w:h="16840"/>
          <w:pgMar w:top="2376" w:right="1220" w:bottom="920" w:left="780" w:header="0" w:footer="732" w:gutter="0"/>
          <w:pgBorders w:offsetFrom="page">
            <w:top w:val="double" w:sz="4" w:space="24" w:color="000000"/>
            <w:left w:val="double" w:sz="4" w:space="24" w:color="000000"/>
            <w:bottom w:val="double" w:sz="4" w:space="24" w:color="000000"/>
            <w:right w:val="double" w:sz="4" w:space="24" w:color="000000"/>
          </w:pgBorders>
          <w:cols w:space="720"/>
        </w:sectPr>
        <w:pPrChange w:id="216" w:author="Kush Khalasi" w:date="2025-08-22T18:58:00Z" w16du:dateUtc="2025-08-22T13:28:00Z">
          <w:pPr/>
        </w:pPrChange>
      </w:pPr>
    </w:p>
    <w:p w14:paraId="6F2C06F2" w14:textId="5D588573" w:rsidR="00EA4886" w:rsidRPr="006E12C1" w:rsidDel="00C9421F" w:rsidRDefault="00EA4886">
      <w:pPr>
        <w:ind w:left="1170"/>
        <w:rPr>
          <w:del w:id="217" w:author="Kush Khalasi" w:date="2025-08-22T18:57:00Z" w16du:dateUtc="2025-08-22T13:27:00Z"/>
          <w:szCs w:val="24"/>
        </w:rPr>
        <w:sectPr w:rsidR="00EA4886" w:rsidRPr="006E12C1" w:rsidDel="00C9421F" w:rsidSect="00DC19A7">
          <w:type w:val="continuous"/>
          <w:pgSz w:w="11910" w:h="16840"/>
          <w:pgMar w:top="2376" w:right="1220" w:bottom="920" w:left="780" w:header="0" w:footer="732" w:gutter="0"/>
          <w:pgBorders w:offsetFrom="page">
            <w:top w:val="double" w:sz="4" w:space="24" w:color="000000"/>
            <w:left w:val="double" w:sz="4" w:space="24" w:color="000000"/>
            <w:bottom w:val="double" w:sz="4" w:space="24" w:color="000000"/>
            <w:right w:val="double" w:sz="4" w:space="24" w:color="000000"/>
          </w:pgBorders>
          <w:cols w:space="720"/>
        </w:sectPr>
        <w:pPrChange w:id="218" w:author="Kush Khalasi" w:date="2025-08-22T18:58:00Z" w16du:dateUtc="2025-08-22T13:28:00Z">
          <w:pPr/>
        </w:pPrChange>
      </w:pPr>
    </w:p>
    <w:p w14:paraId="79F15B52" w14:textId="280471EF" w:rsidR="006E12C1" w:rsidDel="00C9421F" w:rsidRDefault="006E12C1">
      <w:pPr>
        <w:pStyle w:val="BodyText"/>
        <w:ind w:left="1170"/>
        <w:jc w:val="both"/>
        <w:rPr>
          <w:del w:id="219" w:author="Kush Khalasi" w:date="2025-08-22T18:57:00Z" w16du:dateUtc="2025-08-22T13:27:00Z"/>
          <w:rFonts w:ascii="Arial MT"/>
        </w:rPr>
        <w:sectPr w:rsidR="006E12C1" w:rsidDel="00C9421F" w:rsidSect="00DC19A7">
          <w:headerReference w:type="default" r:id="rId14"/>
          <w:pgSz w:w="11910" w:h="16840"/>
          <w:pgMar w:top="2234" w:right="1220" w:bottom="920" w:left="780" w:header="0" w:footer="732" w:gutter="0"/>
          <w:pgBorders w:offsetFrom="page">
            <w:top w:val="double" w:sz="4" w:space="24" w:color="000000"/>
            <w:left w:val="double" w:sz="4" w:space="24" w:color="000000"/>
            <w:bottom w:val="double" w:sz="4" w:space="24" w:color="000000"/>
            <w:right w:val="double" w:sz="4" w:space="24" w:color="000000"/>
          </w:pgBorders>
          <w:cols w:space="720"/>
        </w:sectPr>
        <w:pPrChange w:id="220" w:author="Kush Khalasi" w:date="2025-08-22T18:58:00Z" w16du:dateUtc="2025-08-22T13:28:00Z">
          <w:pPr>
            <w:pStyle w:val="BodyText"/>
            <w:jc w:val="both"/>
          </w:pPr>
        </w:pPrChange>
      </w:pPr>
    </w:p>
    <w:p w14:paraId="66A2730A" w14:textId="357797E6" w:rsidR="00EA4886" w:rsidRPr="00DC19A7" w:rsidRDefault="00EA4886">
      <w:pPr>
        <w:tabs>
          <w:tab w:val="left" w:pos="1470"/>
        </w:tabs>
        <w:ind w:left="1170"/>
        <w:pPrChange w:id="221" w:author="Kush Khalasi" w:date="2025-08-22T18:58:00Z" w16du:dateUtc="2025-08-22T13:28:00Z">
          <w:pPr>
            <w:tabs>
              <w:tab w:val="left" w:pos="1470"/>
            </w:tabs>
          </w:pPr>
        </w:pPrChange>
      </w:pPr>
    </w:p>
    <w:sectPr w:rsidR="00EA4886" w:rsidRPr="00DC19A7" w:rsidSect="00DC19A7">
      <w:type w:val="continuous"/>
      <w:pgSz w:w="11910" w:h="16840"/>
      <w:pgMar w:top="2234" w:right="1220" w:bottom="920" w:left="780" w:header="0" w:footer="732"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B5D13" w14:textId="77777777" w:rsidR="00FE4456" w:rsidRDefault="00FE4456">
      <w:r>
        <w:separator/>
      </w:r>
    </w:p>
  </w:endnote>
  <w:endnote w:type="continuationSeparator" w:id="0">
    <w:p w14:paraId="4017771C" w14:textId="77777777" w:rsidR="00FE4456" w:rsidRDefault="00FE4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6EC6C" w14:textId="77777777" w:rsidR="00EA4886" w:rsidRDefault="003B6366">
    <w:pPr>
      <w:pStyle w:val="BodyText"/>
      <w:spacing w:line="14" w:lineRule="auto"/>
      <w:rPr>
        <w:sz w:val="20"/>
      </w:rPr>
    </w:pPr>
    <w:r>
      <w:rPr>
        <w:noProof/>
        <w:lang w:val="en-IN" w:eastAsia="en-IN"/>
      </w:rPr>
      <mc:AlternateContent>
        <mc:Choice Requires="wps">
          <w:drawing>
            <wp:anchor distT="0" distB="0" distL="0" distR="0" simplePos="0" relativeHeight="487369728" behindDoc="1" locked="0" layoutInCell="1" allowOverlap="1" wp14:anchorId="2247705C" wp14:editId="29AE3AD6">
              <wp:simplePos x="0" y="0"/>
              <wp:positionH relativeFrom="page">
                <wp:posOffset>956868</wp:posOffset>
              </wp:positionH>
              <wp:positionV relativeFrom="page">
                <wp:posOffset>10088067</wp:posOffset>
              </wp:positionV>
              <wp:extent cx="84836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360" cy="165735"/>
                      </a:xfrm>
                      <a:prstGeom prst="rect">
                        <a:avLst/>
                      </a:prstGeom>
                    </wps:spPr>
                    <wps:txbx>
                      <w:txbxContent>
                        <w:p w14:paraId="61350A88" w14:textId="77777777" w:rsidR="00EA4886" w:rsidRDefault="003B6366">
                          <w:pPr>
                            <w:pStyle w:val="BodyText"/>
                            <w:spacing w:line="245" w:lineRule="exact"/>
                            <w:ind w:left="20"/>
                          </w:pPr>
                          <w:r>
                            <w:rPr>
                              <w:spacing w:val="-4"/>
                            </w:rPr>
                            <w:t>Doc.YT.Pol.004</w:t>
                          </w:r>
                        </w:p>
                      </w:txbxContent>
                    </wps:txbx>
                    <wps:bodyPr wrap="square" lIns="0" tIns="0" rIns="0" bIns="0" rtlCol="0">
                      <a:noAutofit/>
                    </wps:bodyPr>
                  </wps:wsp>
                </a:graphicData>
              </a:graphic>
            </wp:anchor>
          </w:drawing>
        </mc:Choice>
        <mc:Fallback>
          <w:pict>
            <v:shapetype w14:anchorId="2247705C" id="_x0000_t202" coordsize="21600,21600" o:spt="202" path="m,l,21600r21600,l21600,xe">
              <v:stroke joinstyle="miter"/>
              <v:path gradientshapeok="t" o:connecttype="rect"/>
            </v:shapetype>
            <v:shape id="Textbox 1" o:spid="_x0000_s1026" type="#_x0000_t202" style="position:absolute;margin-left:75.35pt;margin-top:794.35pt;width:66.8pt;height:13.05pt;z-index:-1594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" filled="f" stroked="f">
              <v:textbox inset="0,0,0,0">
                <w:txbxContent>
                  <w:p w14:paraId="61350A88" w14:textId="77777777" w:rsidR="00EA4886" w:rsidRDefault="003B6366">
                    <w:pPr>
                      <w:pStyle w:val="BodyText"/>
                      <w:spacing w:line="245" w:lineRule="exact"/>
                      <w:ind w:left="20"/>
                    </w:pPr>
                    <w:r>
                      <w:rPr>
                        <w:spacing w:val="-4"/>
                      </w:rPr>
                      <w:t>Doc.YT.Pol.004</w:t>
                    </w:r>
                  </w:p>
                </w:txbxContent>
              </v:textbox>
              <w10:wrap anchorx="page" anchory="page"/>
            </v:shape>
          </w:pict>
        </mc:Fallback>
      </mc:AlternateContent>
    </w:r>
    <w:r>
      <w:rPr>
        <w:noProof/>
        <w:lang w:val="en-IN" w:eastAsia="en-IN"/>
      </w:rPr>
      <mc:AlternateContent>
        <mc:Choice Requires="wps">
          <w:drawing>
            <wp:anchor distT="0" distB="0" distL="0" distR="0" simplePos="0" relativeHeight="487370240" behindDoc="1" locked="0" layoutInCell="1" allowOverlap="1" wp14:anchorId="1C13ED2D" wp14:editId="437E8B20">
              <wp:simplePos x="0" y="0"/>
              <wp:positionH relativeFrom="page">
                <wp:posOffset>3336163</wp:posOffset>
              </wp:positionH>
              <wp:positionV relativeFrom="page">
                <wp:posOffset>10088067</wp:posOffset>
              </wp:positionV>
              <wp:extent cx="8896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635" cy="165735"/>
                      </a:xfrm>
                      <a:prstGeom prst="rect">
                        <a:avLst/>
                      </a:prstGeom>
                    </wps:spPr>
                    <wps:txbx>
                      <w:txbxContent>
                        <w:p w14:paraId="577879F8" w14:textId="26F5C5A0" w:rsidR="00EA4886" w:rsidRDefault="003B6366">
                          <w:pPr>
                            <w:pStyle w:val="BodyText"/>
                            <w:spacing w:line="245" w:lineRule="exact"/>
                            <w:ind w:left="20"/>
                          </w:pPr>
                          <w:r>
                            <w:t>Revision</w:t>
                          </w:r>
                          <w:r>
                            <w:rPr>
                              <w:spacing w:val="-7"/>
                            </w:rPr>
                            <w:t xml:space="preserve"> </w:t>
                          </w:r>
                          <w:r>
                            <w:rPr>
                              <w:spacing w:val="-2"/>
                            </w:rPr>
                            <w:t>no.1.</w:t>
                          </w:r>
                          <w:ins w:id="0" w:author="Kush Khalasi" w:date="2025-08-22T18:56:00Z" w16du:dateUtc="2025-08-22T13:26:00Z">
                            <w:r w:rsidR="00C9421F">
                              <w:rPr>
                                <w:spacing w:val="-2"/>
                              </w:rPr>
                              <w:t>1</w:t>
                            </w:r>
                          </w:ins>
                          <w:del w:id="1" w:author="Kush Khalasi" w:date="2025-08-22T18:56:00Z" w16du:dateUtc="2025-08-22T13:26:00Z">
                            <w:r w:rsidDel="00C9421F">
                              <w:rPr>
                                <w:spacing w:val="-2"/>
                              </w:rPr>
                              <w:delText>0</w:delText>
                            </w:r>
                          </w:del>
                        </w:p>
                      </w:txbxContent>
                    </wps:txbx>
                    <wps:bodyPr wrap="square" lIns="0" tIns="0" rIns="0" bIns="0" rtlCol="0">
                      <a:noAutofit/>
                    </wps:bodyPr>
                  </wps:wsp>
                </a:graphicData>
              </a:graphic>
            </wp:anchor>
          </w:drawing>
        </mc:Choice>
        <mc:Fallback>
          <w:pict>
            <v:shape w14:anchorId="1C13ED2D" id="Textbox 2" o:spid="_x0000_s1027" type="#_x0000_t202" style="position:absolute;margin-left:262.7pt;margin-top:794.35pt;width:70.05pt;height:13.05pt;z-index:-1594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" filled="f" stroked="f">
              <v:textbox inset="0,0,0,0">
                <w:txbxContent>
                  <w:p w14:paraId="577879F8" w14:textId="26F5C5A0" w:rsidR="00EA4886" w:rsidRDefault="003B6366">
                    <w:pPr>
                      <w:pStyle w:val="BodyText"/>
                      <w:spacing w:line="245" w:lineRule="exact"/>
                      <w:ind w:left="20"/>
                    </w:pPr>
                    <w:r>
                      <w:t>Revision</w:t>
                    </w:r>
                    <w:r>
                      <w:rPr>
                        <w:spacing w:val="-7"/>
                      </w:rPr>
                      <w:t xml:space="preserve"> </w:t>
                    </w:r>
                    <w:r>
                      <w:rPr>
                        <w:spacing w:val="-2"/>
                      </w:rPr>
                      <w:t>no.1.</w:t>
                    </w:r>
                    <w:ins w:id="2" w:author="Kush Khalasi" w:date="2025-08-22T18:56:00Z" w16du:dateUtc="2025-08-22T13:26:00Z">
                      <w:r w:rsidR="00C9421F">
                        <w:rPr>
                          <w:spacing w:val="-2"/>
                        </w:rPr>
                        <w:t>1</w:t>
                      </w:r>
                    </w:ins>
                    <w:del w:id="3" w:author="Kush Khalasi" w:date="2025-08-22T18:56:00Z" w16du:dateUtc="2025-08-22T13:26:00Z">
                      <w:r w:rsidDel="00C9421F">
                        <w:rPr>
                          <w:spacing w:val="-2"/>
                        </w:rPr>
                        <w:delText>0</w:delText>
                      </w:r>
                    </w:del>
                  </w:p>
                </w:txbxContent>
              </v:textbox>
              <w10:wrap anchorx="page" anchory="page"/>
            </v:shape>
          </w:pict>
        </mc:Fallback>
      </mc:AlternateContent>
    </w:r>
    <w:r>
      <w:rPr>
        <w:noProof/>
        <w:lang w:val="en-IN" w:eastAsia="en-IN"/>
      </w:rPr>
      <mc:AlternateContent>
        <mc:Choice Requires="wps">
          <w:drawing>
            <wp:anchor distT="0" distB="0" distL="0" distR="0" simplePos="0" relativeHeight="487370752" behindDoc="1" locked="0" layoutInCell="1" allowOverlap="1" wp14:anchorId="68AC11CE" wp14:editId="2C33FB1B">
              <wp:simplePos x="0" y="0"/>
              <wp:positionH relativeFrom="page">
                <wp:posOffset>5942838</wp:posOffset>
              </wp:positionH>
              <wp:positionV relativeFrom="page">
                <wp:posOffset>10088067</wp:posOffset>
              </wp:positionV>
              <wp:extent cx="68008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085" cy="165735"/>
                      </a:xfrm>
                      <a:prstGeom prst="rect">
                        <a:avLst/>
                      </a:prstGeom>
                    </wps:spPr>
                    <wps:txbx>
                      <w:txbxContent>
                        <w:p w14:paraId="50E76168" w14:textId="77777777" w:rsidR="00EA4886" w:rsidRDefault="003B6366">
                          <w:pPr>
                            <w:spacing w:line="245" w:lineRule="exact"/>
                            <w:ind w:left="20"/>
                          </w:pPr>
                          <w:r>
                            <w:rPr>
                              <w:b/>
                            </w:rPr>
                            <w:fldChar w:fldCharType="begin"/>
                          </w:r>
                          <w:r>
                            <w:rPr>
                              <w:b/>
                            </w:rPr>
                            <w:instrText xml:space="preserve"> PAGE </w:instrText>
                          </w:r>
                          <w:r>
                            <w:rPr>
                              <w:b/>
                            </w:rPr>
                            <w:fldChar w:fldCharType="separate"/>
                          </w:r>
                          <w:r w:rsidR="00101409">
                            <w:rPr>
                              <w:b/>
                              <w:noProof/>
                            </w:rPr>
                            <w:t>3</w:t>
                          </w:r>
                          <w:r>
                            <w:rPr>
                              <w:b/>
                            </w:rPr>
                            <w:fldChar w:fldCharType="end"/>
                          </w:r>
                          <w:r>
                            <w:rPr>
                              <w:b/>
                              <w:spacing w:val="1"/>
                            </w:rPr>
                            <w:t xml:space="preserve"> </w:t>
                          </w:r>
                          <w:r>
                            <w:t>|</w:t>
                          </w:r>
                          <w:r>
                            <w:rPr>
                              <w:spacing w:val="-3"/>
                            </w:rPr>
                            <w:t xml:space="preserve"> </w:t>
                          </w:r>
                          <w:r>
                            <w:rPr>
                              <w:color w:val="7E7E7E"/>
                            </w:rPr>
                            <w:t>P</w:t>
                          </w:r>
                          <w:r>
                            <w:rPr>
                              <w:color w:val="7E7E7E"/>
                              <w:spacing w:val="6"/>
                            </w:rPr>
                            <w:t xml:space="preserve"> </w:t>
                          </w:r>
                          <w:r>
                            <w:rPr>
                              <w:color w:val="7E7E7E"/>
                            </w:rPr>
                            <w:t>a</w:t>
                          </w:r>
                          <w:r>
                            <w:rPr>
                              <w:color w:val="7E7E7E"/>
                              <w:spacing w:val="9"/>
                            </w:rPr>
                            <w:t xml:space="preserve"> </w:t>
                          </w:r>
                          <w:r>
                            <w:rPr>
                              <w:color w:val="7E7E7E"/>
                            </w:rPr>
                            <w:t>g</w:t>
                          </w:r>
                          <w:r>
                            <w:rPr>
                              <w:color w:val="7E7E7E"/>
                              <w:spacing w:val="6"/>
                            </w:rPr>
                            <w:t xml:space="preserve"> </w:t>
                          </w:r>
                          <w:r>
                            <w:rPr>
                              <w:color w:val="7E7E7E"/>
                              <w:spacing w:val="-10"/>
                            </w:rPr>
                            <w:t>e</w:t>
                          </w:r>
                        </w:p>
                      </w:txbxContent>
                    </wps:txbx>
                    <wps:bodyPr wrap="square" lIns="0" tIns="0" rIns="0" bIns="0" rtlCol="0">
                      <a:noAutofit/>
                    </wps:bodyPr>
                  </wps:wsp>
                </a:graphicData>
              </a:graphic>
            </wp:anchor>
          </w:drawing>
        </mc:Choice>
        <mc:Fallback>
          <w:pict>
            <v:shape w14:anchorId="68AC11CE" id="Textbox 3" o:spid="_x0000_s1028" type="#_x0000_t202" style="position:absolute;margin-left:467.95pt;margin-top:794.35pt;width:53.55pt;height:13.05pt;z-index:-1594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" filled="f" stroked="f">
              <v:textbox inset="0,0,0,0">
                <w:txbxContent>
                  <w:p w14:paraId="50E76168" w14:textId="77777777" w:rsidR="00EA4886" w:rsidRDefault="003B6366">
                    <w:pPr>
                      <w:spacing w:line="245" w:lineRule="exact"/>
                      <w:ind w:left="20"/>
                    </w:pPr>
                    <w:r>
                      <w:rPr>
                        <w:b/>
                      </w:rPr>
                      <w:fldChar w:fldCharType="begin"/>
                    </w:r>
                    <w:r>
                      <w:rPr>
                        <w:b/>
                      </w:rPr>
                      <w:instrText xml:space="preserve"> PAGE </w:instrText>
                    </w:r>
                    <w:r>
                      <w:rPr>
                        <w:b/>
                      </w:rPr>
                      <w:fldChar w:fldCharType="separate"/>
                    </w:r>
                    <w:r w:rsidR="00101409">
                      <w:rPr>
                        <w:b/>
                        <w:noProof/>
                      </w:rPr>
                      <w:t>3</w:t>
                    </w:r>
                    <w:r>
                      <w:rPr>
                        <w:b/>
                      </w:rPr>
                      <w:fldChar w:fldCharType="end"/>
                    </w:r>
                    <w:r>
                      <w:rPr>
                        <w:b/>
                        <w:spacing w:val="1"/>
                      </w:rPr>
                      <w:t xml:space="preserve"> </w:t>
                    </w:r>
                    <w:r>
                      <w:t>|</w:t>
                    </w:r>
                    <w:r>
                      <w:rPr>
                        <w:spacing w:val="-3"/>
                      </w:rPr>
                      <w:t xml:space="preserve"> </w:t>
                    </w:r>
                    <w:r>
                      <w:rPr>
                        <w:color w:val="7E7E7E"/>
                      </w:rPr>
                      <w:t>P</w:t>
                    </w:r>
                    <w:r>
                      <w:rPr>
                        <w:color w:val="7E7E7E"/>
                        <w:spacing w:val="6"/>
                      </w:rPr>
                      <w:t xml:space="preserve"> </w:t>
                    </w:r>
                    <w:r>
                      <w:rPr>
                        <w:color w:val="7E7E7E"/>
                      </w:rPr>
                      <w:t>a</w:t>
                    </w:r>
                    <w:r>
                      <w:rPr>
                        <w:color w:val="7E7E7E"/>
                        <w:spacing w:val="9"/>
                      </w:rPr>
                      <w:t xml:space="preserve"> </w:t>
                    </w:r>
                    <w:r>
                      <w:rPr>
                        <w:color w:val="7E7E7E"/>
                      </w:rPr>
                      <w:t>g</w:t>
                    </w:r>
                    <w:r>
                      <w:rPr>
                        <w:color w:val="7E7E7E"/>
                        <w:spacing w:val="6"/>
                      </w:rPr>
                      <w:t xml:space="preserve"> </w:t>
                    </w:r>
                    <w:r>
                      <w:rPr>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D72B9" w14:textId="77777777" w:rsidR="00FE4456" w:rsidRDefault="00FE4456">
      <w:r>
        <w:separator/>
      </w:r>
    </w:p>
  </w:footnote>
  <w:footnote w:type="continuationSeparator" w:id="0">
    <w:p w14:paraId="45AF9278" w14:textId="77777777" w:rsidR="00FE4456" w:rsidRDefault="00FE44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EDB59" w14:textId="0CBA7EE0" w:rsidR="00D15EB6" w:rsidRDefault="00D15EB6">
    <w:pPr>
      <w:pStyle w:val="Header"/>
    </w:pPr>
    <w:r>
      <w:rPr>
        <w:noProof/>
        <w:lang w:val="en-IN" w:eastAsia="en-IN"/>
      </w:rPr>
      <mc:AlternateContent>
        <mc:Choice Requires="wpg">
          <w:drawing>
            <wp:anchor distT="0" distB="0" distL="0" distR="0" simplePos="0" relativeHeight="487372800" behindDoc="0" locked="0" layoutInCell="1" allowOverlap="1" wp14:anchorId="69A2193C" wp14:editId="77ED1CAC">
              <wp:simplePos x="0" y="0"/>
              <wp:positionH relativeFrom="page">
                <wp:posOffset>344384</wp:posOffset>
              </wp:positionH>
              <wp:positionV relativeFrom="page">
                <wp:posOffset>356259</wp:posOffset>
              </wp:positionV>
              <wp:extent cx="6888480" cy="1032509"/>
              <wp:effectExtent l="0" t="0" r="762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8480" cy="1032509"/>
                        <a:chOff x="0" y="59375"/>
                        <a:chExt cx="6888480" cy="1032509"/>
                      </a:xfrm>
                    </wpg:grpSpPr>
                    <pic:pic xmlns:pic="http://schemas.openxmlformats.org/drawingml/2006/picture">
                      <pic:nvPicPr>
                        <pic:cNvPr id="9" name="Image 9"/>
                        <pic:cNvPicPr/>
                      </pic:nvPicPr>
                      <pic:blipFill>
                        <a:blip r:embed="rId1" cstate="print"/>
                        <a:stretch>
                          <a:fillRect/>
                        </a:stretch>
                      </pic:blipFill>
                      <pic:spPr>
                        <a:xfrm>
                          <a:off x="0" y="59375"/>
                          <a:ext cx="6888480" cy="1032509"/>
                        </a:xfrm>
                        <a:prstGeom prst="rect">
                          <a:avLst/>
                        </a:prstGeom>
                      </pic:spPr>
                    </pic:pic>
                    <pic:pic xmlns:pic="http://schemas.openxmlformats.org/drawingml/2006/picture">
                      <pic:nvPicPr>
                        <pic:cNvPr id="10" name="Image 10"/>
                        <pic:cNvPicPr/>
                      </pic:nvPicPr>
                      <pic:blipFill>
                        <a:blip r:embed="rId2" cstate="print"/>
                        <a:stretch>
                          <a:fillRect/>
                        </a:stretch>
                      </pic:blipFill>
                      <pic:spPr>
                        <a:xfrm>
                          <a:off x="5057140" y="82550"/>
                          <a:ext cx="861758" cy="438784"/>
                        </a:xfrm>
                        <a:prstGeom prst="rect">
                          <a:avLst/>
                        </a:prstGeom>
                      </pic:spPr>
                    </pic:pic>
                  </wpg:wgp>
                </a:graphicData>
              </a:graphic>
            </wp:anchor>
          </w:drawing>
        </mc:Choice>
        <mc:Fallback>
          <w:pict>
            <v:group w14:anchorId="48690780" id="Group 8" o:spid="_x0000_s1026" style="position:absolute;margin-left:27.1pt;margin-top:28.05pt;width:542.4pt;height:81.3pt;z-index:487372800;mso-wrap-distance-left:0;mso-wrap-distance-right:0;mso-position-horizontal-relative:page;mso-position-vertical-relative:page" coordorigin=",593" coordsize="68884,1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top:593;width:68884;height:10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">
                <v:imagedata r:id="rId3" o:title=""/>
              </v:shape>
              <v:shape id="Image 10" o:spid="_x0000_s1028" type="#_x0000_t75" style="position:absolute;left:50571;top:825;width:8617;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">
                <v:imagedata r:id="rId4"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AD46D" w14:textId="77777777" w:rsidR="00D15EB6" w:rsidRDefault="00D15EB6">
    <w:pPr>
      <w:pStyle w:val="Header"/>
    </w:pPr>
    <w:r>
      <w:rPr>
        <w:noProof/>
        <w:lang w:val="en-IN" w:eastAsia="en-IN"/>
      </w:rPr>
      <mc:AlternateContent>
        <mc:Choice Requires="wpg">
          <w:drawing>
            <wp:anchor distT="0" distB="0" distL="0" distR="0" simplePos="0" relativeHeight="251651584" behindDoc="0" locked="0" layoutInCell="1" allowOverlap="1" wp14:anchorId="085404C3" wp14:editId="1A4751EF">
              <wp:simplePos x="0" y="0"/>
              <wp:positionH relativeFrom="page">
                <wp:posOffset>344384</wp:posOffset>
              </wp:positionH>
              <wp:positionV relativeFrom="page">
                <wp:posOffset>356259</wp:posOffset>
              </wp:positionV>
              <wp:extent cx="6888480" cy="1032509"/>
              <wp:effectExtent l="0" t="0" r="762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8480" cy="1032509"/>
                        <a:chOff x="0" y="59375"/>
                        <a:chExt cx="6888480" cy="1032509"/>
                      </a:xfrm>
                    </wpg:grpSpPr>
                    <pic:pic xmlns:pic="http://schemas.openxmlformats.org/drawingml/2006/picture">
                      <pic:nvPicPr>
                        <pic:cNvPr id="37" name="Image 9"/>
                        <pic:cNvPicPr/>
                      </pic:nvPicPr>
                      <pic:blipFill>
                        <a:blip r:embed="rId1" cstate="print"/>
                        <a:stretch>
                          <a:fillRect/>
                        </a:stretch>
                      </pic:blipFill>
                      <pic:spPr>
                        <a:xfrm>
                          <a:off x="0" y="59375"/>
                          <a:ext cx="6888480" cy="1032509"/>
                        </a:xfrm>
                        <a:prstGeom prst="rect">
                          <a:avLst/>
                        </a:prstGeom>
                      </pic:spPr>
                    </pic:pic>
                    <pic:pic xmlns:pic="http://schemas.openxmlformats.org/drawingml/2006/picture">
                      <pic:nvPicPr>
                        <pic:cNvPr id="38" name="Image 10"/>
                        <pic:cNvPicPr/>
                      </pic:nvPicPr>
                      <pic:blipFill>
                        <a:blip r:embed="rId2" cstate="print"/>
                        <a:stretch>
                          <a:fillRect/>
                        </a:stretch>
                      </pic:blipFill>
                      <pic:spPr>
                        <a:xfrm>
                          <a:off x="5057140" y="82550"/>
                          <a:ext cx="861758" cy="438784"/>
                        </a:xfrm>
                        <a:prstGeom prst="rect">
                          <a:avLst/>
                        </a:prstGeom>
                      </pic:spPr>
                    </pic:pic>
                  </wpg:wgp>
                </a:graphicData>
              </a:graphic>
            </wp:anchor>
          </w:drawing>
        </mc:Choice>
        <mc:Fallback>
          <w:pict>
            <v:group w14:anchorId="04D52D4C" id="Group 36" o:spid="_x0000_s1026" style="position:absolute;margin-left:27.1pt;margin-top:28.05pt;width:542.4pt;height:81.3pt;z-index:251651584;mso-wrap-distance-left:0;mso-wrap-distance-right:0;mso-position-horizontal-relative:page;mso-position-vertical-relative:page" coordorigin=",593" coordsize="68884,1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top:593;width:68884;height:10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">
                <v:imagedata r:id="rId3" o:title=""/>
              </v:shape>
              <v:shape id="Image 10" o:spid="_x0000_s1028" type="#_x0000_t75" style="position:absolute;left:50571;top:825;width:8617;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">
                <v:imagedata r:id="rId4"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3DF54" w14:textId="77777777" w:rsidR="00D15EB6" w:rsidRDefault="00D15EB6">
    <w:pPr>
      <w:pStyle w:val="Header"/>
    </w:pPr>
    <w:r>
      <w:rPr>
        <w:noProof/>
        <w:lang w:val="en-IN" w:eastAsia="en-IN"/>
      </w:rPr>
      <mc:AlternateContent>
        <mc:Choice Requires="wpg">
          <w:drawing>
            <wp:anchor distT="0" distB="0" distL="0" distR="0" simplePos="0" relativeHeight="251666944" behindDoc="0" locked="0" layoutInCell="1" allowOverlap="1" wp14:anchorId="6A8B59E0" wp14:editId="7F03E7B3">
              <wp:simplePos x="0" y="0"/>
              <wp:positionH relativeFrom="page">
                <wp:posOffset>344384</wp:posOffset>
              </wp:positionH>
              <wp:positionV relativeFrom="page">
                <wp:posOffset>356259</wp:posOffset>
              </wp:positionV>
              <wp:extent cx="6888480" cy="1032509"/>
              <wp:effectExtent l="0" t="0" r="762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8480" cy="1032509"/>
                        <a:chOff x="0" y="59375"/>
                        <a:chExt cx="6888480" cy="1032509"/>
                      </a:xfrm>
                    </wpg:grpSpPr>
                    <pic:pic xmlns:pic="http://schemas.openxmlformats.org/drawingml/2006/picture">
                      <pic:nvPicPr>
                        <pic:cNvPr id="58" name="Image 9"/>
                        <pic:cNvPicPr/>
                      </pic:nvPicPr>
                      <pic:blipFill>
                        <a:blip r:embed="rId1" cstate="print"/>
                        <a:stretch>
                          <a:fillRect/>
                        </a:stretch>
                      </pic:blipFill>
                      <pic:spPr>
                        <a:xfrm>
                          <a:off x="0" y="59375"/>
                          <a:ext cx="6888480" cy="1032509"/>
                        </a:xfrm>
                        <a:prstGeom prst="rect">
                          <a:avLst/>
                        </a:prstGeom>
                      </pic:spPr>
                    </pic:pic>
                    <pic:pic xmlns:pic="http://schemas.openxmlformats.org/drawingml/2006/picture">
                      <pic:nvPicPr>
                        <pic:cNvPr id="59" name="Image 10"/>
                        <pic:cNvPicPr/>
                      </pic:nvPicPr>
                      <pic:blipFill>
                        <a:blip r:embed="rId2" cstate="print"/>
                        <a:stretch>
                          <a:fillRect/>
                        </a:stretch>
                      </pic:blipFill>
                      <pic:spPr>
                        <a:xfrm>
                          <a:off x="5057140" y="82550"/>
                          <a:ext cx="861758" cy="438784"/>
                        </a:xfrm>
                        <a:prstGeom prst="rect">
                          <a:avLst/>
                        </a:prstGeom>
                      </pic:spPr>
                    </pic:pic>
                  </wpg:wgp>
                </a:graphicData>
              </a:graphic>
            </wp:anchor>
          </w:drawing>
        </mc:Choice>
        <mc:Fallback>
          <w:pict>
            <v:group w14:anchorId="1758CDAA" id="Group 57" o:spid="_x0000_s1026" style="position:absolute;margin-left:27.1pt;margin-top:28.05pt;width:542.4pt;height:81.3pt;z-index:251666944;mso-wrap-distance-left:0;mso-wrap-distance-right:0;mso-position-horizontal-relative:page;mso-position-vertical-relative:page" coordorigin=",593" coordsize="68884,1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top:593;width:68884;height:10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">
                <v:imagedata r:id="rId3" o:title=""/>
              </v:shape>
              <v:shape id="Image 10" o:spid="_x0000_s1028" type="#_x0000_t75" style="position:absolute;left:50571;top:825;width:8617;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">
                <v:imagedata r:id="rId4" o:title=""/>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7290" w14:textId="77777777" w:rsidR="00D15EB6" w:rsidRDefault="00D15EB6">
    <w:pPr>
      <w:pStyle w:val="Header"/>
    </w:pPr>
    <w:r>
      <w:rPr>
        <w:noProof/>
        <w:lang w:val="en-IN" w:eastAsia="en-IN"/>
      </w:rPr>
      <mc:AlternateContent>
        <mc:Choice Requires="wpg">
          <w:drawing>
            <wp:anchor distT="0" distB="0" distL="0" distR="0" simplePos="0" relativeHeight="251671040" behindDoc="0" locked="0" layoutInCell="1" allowOverlap="1" wp14:anchorId="45160509" wp14:editId="78CBF485">
              <wp:simplePos x="0" y="0"/>
              <wp:positionH relativeFrom="page">
                <wp:posOffset>344384</wp:posOffset>
              </wp:positionH>
              <wp:positionV relativeFrom="page">
                <wp:posOffset>356259</wp:posOffset>
              </wp:positionV>
              <wp:extent cx="6888480" cy="1032509"/>
              <wp:effectExtent l="0" t="0" r="762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8480" cy="1032509"/>
                        <a:chOff x="0" y="59375"/>
                        <a:chExt cx="6888480" cy="1032509"/>
                      </a:xfrm>
                    </wpg:grpSpPr>
                    <pic:pic xmlns:pic="http://schemas.openxmlformats.org/drawingml/2006/picture">
                      <pic:nvPicPr>
                        <pic:cNvPr id="64" name="Image 9"/>
                        <pic:cNvPicPr/>
                      </pic:nvPicPr>
                      <pic:blipFill>
                        <a:blip r:embed="rId1" cstate="print"/>
                        <a:stretch>
                          <a:fillRect/>
                        </a:stretch>
                      </pic:blipFill>
                      <pic:spPr>
                        <a:xfrm>
                          <a:off x="0" y="59375"/>
                          <a:ext cx="6888480" cy="1032509"/>
                        </a:xfrm>
                        <a:prstGeom prst="rect">
                          <a:avLst/>
                        </a:prstGeom>
                      </pic:spPr>
                    </pic:pic>
                    <pic:pic xmlns:pic="http://schemas.openxmlformats.org/drawingml/2006/picture">
                      <pic:nvPicPr>
                        <pic:cNvPr id="65" name="Image 10"/>
                        <pic:cNvPicPr/>
                      </pic:nvPicPr>
                      <pic:blipFill>
                        <a:blip r:embed="rId2" cstate="print"/>
                        <a:stretch>
                          <a:fillRect/>
                        </a:stretch>
                      </pic:blipFill>
                      <pic:spPr>
                        <a:xfrm>
                          <a:off x="5057140" y="82550"/>
                          <a:ext cx="861758" cy="438784"/>
                        </a:xfrm>
                        <a:prstGeom prst="rect">
                          <a:avLst/>
                        </a:prstGeom>
                      </pic:spPr>
                    </pic:pic>
                  </wpg:wgp>
                </a:graphicData>
              </a:graphic>
            </wp:anchor>
          </w:drawing>
        </mc:Choice>
        <mc:Fallback>
          <w:pict>
            <v:group w14:anchorId="62113E9D" id="Group 63" o:spid="_x0000_s1026" style="position:absolute;margin-left:27.1pt;margin-top:28.05pt;width:542.4pt;height:81.3pt;z-index:251671040;mso-wrap-distance-left:0;mso-wrap-distance-right:0;mso-position-horizontal-relative:page;mso-position-vertical-relative:page" coordorigin=",593" coordsize="68884,1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top:593;width:68884;height:10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">
                <v:imagedata r:id="rId3" o:title=""/>
              </v:shape>
              <v:shape id="Image 10" o:spid="_x0000_s1028" type="#_x0000_t75" style="position:absolute;left:50571;top:825;width:8617;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">
                <v:imagedata r:id="rId4" o:title=""/>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57D1" w14:textId="77777777" w:rsidR="00D15EB6" w:rsidRDefault="00D15EB6">
    <w:pPr>
      <w:pStyle w:val="Header"/>
    </w:pPr>
    <w:r>
      <w:rPr>
        <w:noProof/>
        <w:lang w:val="en-IN" w:eastAsia="en-IN"/>
      </w:rPr>
      <mc:AlternateContent>
        <mc:Choice Requires="wpg">
          <w:drawing>
            <wp:anchor distT="0" distB="0" distL="0" distR="0" simplePos="0" relativeHeight="251668992" behindDoc="0" locked="0" layoutInCell="1" allowOverlap="1" wp14:anchorId="3648E663" wp14:editId="25BB284D">
              <wp:simplePos x="0" y="0"/>
              <wp:positionH relativeFrom="page">
                <wp:posOffset>344384</wp:posOffset>
              </wp:positionH>
              <wp:positionV relativeFrom="page">
                <wp:posOffset>356259</wp:posOffset>
              </wp:positionV>
              <wp:extent cx="6888480" cy="1032509"/>
              <wp:effectExtent l="0" t="0" r="762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8480" cy="1032509"/>
                        <a:chOff x="0" y="59375"/>
                        <a:chExt cx="6888480" cy="1032509"/>
                      </a:xfrm>
                    </wpg:grpSpPr>
                    <pic:pic xmlns:pic="http://schemas.openxmlformats.org/drawingml/2006/picture">
                      <pic:nvPicPr>
                        <pic:cNvPr id="61" name="Image 9"/>
                        <pic:cNvPicPr/>
                      </pic:nvPicPr>
                      <pic:blipFill>
                        <a:blip r:embed="rId1" cstate="print"/>
                        <a:stretch>
                          <a:fillRect/>
                        </a:stretch>
                      </pic:blipFill>
                      <pic:spPr>
                        <a:xfrm>
                          <a:off x="0" y="59375"/>
                          <a:ext cx="6888480" cy="1032509"/>
                        </a:xfrm>
                        <a:prstGeom prst="rect">
                          <a:avLst/>
                        </a:prstGeom>
                      </pic:spPr>
                    </pic:pic>
                    <pic:pic xmlns:pic="http://schemas.openxmlformats.org/drawingml/2006/picture">
                      <pic:nvPicPr>
                        <pic:cNvPr id="62" name="Image 10"/>
                        <pic:cNvPicPr/>
                      </pic:nvPicPr>
                      <pic:blipFill>
                        <a:blip r:embed="rId2" cstate="print"/>
                        <a:stretch>
                          <a:fillRect/>
                        </a:stretch>
                      </pic:blipFill>
                      <pic:spPr>
                        <a:xfrm>
                          <a:off x="5057140" y="82550"/>
                          <a:ext cx="861758" cy="438784"/>
                        </a:xfrm>
                        <a:prstGeom prst="rect">
                          <a:avLst/>
                        </a:prstGeom>
                      </pic:spPr>
                    </pic:pic>
                  </wpg:wgp>
                </a:graphicData>
              </a:graphic>
            </wp:anchor>
          </w:drawing>
        </mc:Choice>
        <mc:Fallback>
          <w:pict>
            <v:group w14:anchorId="3002ACA2" id="Group 60" o:spid="_x0000_s1026" style="position:absolute;margin-left:27.1pt;margin-top:28.05pt;width:542.4pt;height:81.3pt;z-index:251668992;mso-wrap-distance-left:0;mso-wrap-distance-right:0;mso-position-horizontal-relative:page;mso-position-vertical-relative:page" coordorigin=",593" coordsize="68884,1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top:593;width:68884;height:10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">
                <v:imagedata r:id="rId3" o:title=""/>
              </v:shape>
              <v:shape id="Image 10" o:spid="_x0000_s1028" type="#_x0000_t75" style="position:absolute;left:50571;top:825;width:8617;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">
                <v:imagedata r:id="rId4"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25F8E"/>
    <w:multiLevelType w:val="hybridMultilevel"/>
    <w:tmpl w:val="4D7CDCD6"/>
    <w:lvl w:ilvl="0" w:tplc="81FAD390">
      <w:numFmt w:val="bullet"/>
      <w:lvlText w:val=""/>
      <w:lvlJc w:val="left"/>
      <w:pPr>
        <w:ind w:left="1020" w:hanging="360"/>
      </w:pPr>
      <w:rPr>
        <w:rFonts w:ascii="Wingdings" w:eastAsia="Wingdings" w:hAnsi="Wingdings" w:cs="Wingdings" w:hint="default"/>
        <w:b w:val="0"/>
        <w:bCs w:val="0"/>
        <w:i w:val="0"/>
        <w:iCs w:val="0"/>
        <w:color w:val="2E5395"/>
        <w:spacing w:val="0"/>
        <w:w w:val="99"/>
        <w:sz w:val="32"/>
        <w:szCs w:val="32"/>
        <w:lang w:val="en-US" w:eastAsia="en-US" w:bidi="ar-SA"/>
      </w:rPr>
    </w:lvl>
    <w:lvl w:ilvl="1" w:tplc="C9CAEB56">
      <w:numFmt w:val="bullet"/>
      <w:lvlText w:val="•"/>
      <w:lvlJc w:val="left"/>
      <w:pPr>
        <w:ind w:left="1908" w:hanging="360"/>
      </w:pPr>
      <w:rPr>
        <w:rFonts w:hint="default"/>
        <w:lang w:val="en-US" w:eastAsia="en-US" w:bidi="ar-SA"/>
      </w:rPr>
    </w:lvl>
    <w:lvl w:ilvl="2" w:tplc="E1D42F2C">
      <w:numFmt w:val="bullet"/>
      <w:lvlText w:val="•"/>
      <w:lvlJc w:val="left"/>
      <w:pPr>
        <w:ind w:left="2797" w:hanging="360"/>
      </w:pPr>
      <w:rPr>
        <w:rFonts w:hint="default"/>
        <w:lang w:val="en-US" w:eastAsia="en-US" w:bidi="ar-SA"/>
      </w:rPr>
    </w:lvl>
    <w:lvl w:ilvl="3" w:tplc="27BA93A0">
      <w:numFmt w:val="bullet"/>
      <w:lvlText w:val="•"/>
      <w:lvlJc w:val="left"/>
      <w:pPr>
        <w:ind w:left="3685" w:hanging="360"/>
      </w:pPr>
      <w:rPr>
        <w:rFonts w:hint="default"/>
        <w:lang w:val="en-US" w:eastAsia="en-US" w:bidi="ar-SA"/>
      </w:rPr>
    </w:lvl>
    <w:lvl w:ilvl="4" w:tplc="FABA51A2">
      <w:numFmt w:val="bullet"/>
      <w:lvlText w:val="•"/>
      <w:lvlJc w:val="left"/>
      <w:pPr>
        <w:ind w:left="4574" w:hanging="360"/>
      </w:pPr>
      <w:rPr>
        <w:rFonts w:hint="default"/>
        <w:lang w:val="en-US" w:eastAsia="en-US" w:bidi="ar-SA"/>
      </w:rPr>
    </w:lvl>
    <w:lvl w:ilvl="5" w:tplc="1FDE122E">
      <w:numFmt w:val="bullet"/>
      <w:lvlText w:val="•"/>
      <w:lvlJc w:val="left"/>
      <w:pPr>
        <w:ind w:left="5463" w:hanging="360"/>
      </w:pPr>
      <w:rPr>
        <w:rFonts w:hint="default"/>
        <w:lang w:val="en-US" w:eastAsia="en-US" w:bidi="ar-SA"/>
      </w:rPr>
    </w:lvl>
    <w:lvl w:ilvl="6" w:tplc="AE02EE7E">
      <w:numFmt w:val="bullet"/>
      <w:lvlText w:val="•"/>
      <w:lvlJc w:val="left"/>
      <w:pPr>
        <w:ind w:left="6351" w:hanging="360"/>
      </w:pPr>
      <w:rPr>
        <w:rFonts w:hint="default"/>
        <w:lang w:val="en-US" w:eastAsia="en-US" w:bidi="ar-SA"/>
      </w:rPr>
    </w:lvl>
    <w:lvl w:ilvl="7" w:tplc="E6CA8634">
      <w:numFmt w:val="bullet"/>
      <w:lvlText w:val="•"/>
      <w:lvlJc w:val="left"/>
      <w:pPr>
        <w:ind w:left="7240" w:hanging="360"/>
      </w:pPr>
      <w:rPr>
        <w:rFonts w:hint="default"/>
        <w:lang w:val="en-US" w:eastAsia="en-US" w:bidi="ar-SA"/>
      </w:rPr>
    </w:lvl>
    <w:lvl w:ilvl="8" w:tplc="0F42993A">
      <w:numFmt w:val="bullet"/>
      <w:lvlText w:val="•"/>
      <w:lvlJc w:val="left"/>
      <w:pPr>
        <w:ind w:left="8129" w:hanging="360"/>
      </w:pPr>
      <w:rPr>
        <w:rFonts w:hint="default"/>
        <w:lang w:val="en-US" w:eastAsia="en-US" w:bidi="ar-SA"/>
      </w:rPr>
    </w:lvl>
  </w:abstractNum>
  <w:abstractNum w:abstractNumId="1" w15:restartNumberingAfterBreak="0">
    <w:nsid w:val="26327BCC"/>
    <w:multiLevelType w:val="hybridMultilevel"/>
    <w:tmpl w:val="1DCA12C0"/>
    <w:lvl w:ilvl="0" w:tplc="9E048DE8">
      <w:start w:val="1"/>
      <w:numFmt w:val="decimal"/>
      <w:lvlText w:val="%1."/>
      <w:lvlJc w:val="left"/>
      <w:pPr>
        <w:ind w:left="1106" w:hanging="360"/>
      </w:pPr>
      <w:rPr>
        <w:rFonts w:ascii="Calibri" w:eastAsia="Calibri" w:hAnsi="Calibri" w:cs="Calibri" w:hint="default"/>
        <w:b/>
        <w:bCs/>
        <w:i w:val="0"/>
        <w:iCs w:val="0"/>
        <w:spacing w:val="0"/>
        <w:w w:val="100"/>
        <w:sz w:val="24"/>
        <w:szCs w:val="24"/>
        <w:lang w:val="en-US" w:eastAsia="en-US" w:bidi="ar-SA"/>
      </w:rPr>
    </w:lvl>
    <w:lvl w:ilvl="1" w:tplc="A634AECA">
      <w:numFmt w:val="bullet"/>
      <w:lvlText w:val=""/>
      <w:lvlJc w:val="left"/>
      <w:pPr>
        <w:ind w:left="1380" w:hanging="360"/>
      </w:pPr>
      <w:rPr>
        <w:rFonts w:ascii="Symbol" w:eastAsia="Symbol" w:hAnsi="Symbol" w:cs="Symbol" w:hint="default"/>
        <w:b w:val="0"/>
        <w:bCs w:val="0"/>
        <w:i w:val="0"/>
        <w:iCs w:val="0"/>
        <w:spacing w:val="0"/>
        <w:w w:val="99"/>
        <w:sz w:val="20"/>
        <w:szCs w:val="20"/>
        <w:lang w:val="en-US" w:eastAsia="en-US" w:bidi="ar-SA"/>
      </w:rPr>
    </w:lvl>
    <w:lvl w:ilvl="2" w:tplc="2E805F56">
      <w:numFmt w:val="bullet"/>
      <w:lvlText w:val="•"/>
      <w:lvlJc w:val="left"/>
      <w:pPr>
        <w:ind w:left="2327" w:hanging="360"/>
      </w:pPr>
      <w:rPr>
        <w:rFonts w:hint="default"/>
        <w:lang w:val="en-US" w:eastAsia="en-US" w:bidi="ar-SA"/>
      </w:rPr>
    </w:lvl>
    <w:lvl w:ilvl="3" w:tplc="C7A6C792">
      <w:numFmt w:val="bullet"/>
      <w:lvlText w:val="•"/>
      <w:lvlJc w:val="left"/>
      <w:pPr>
        <w:ind w:left="3274" w:hanging="360"/>
      </w:pPr>
      <w:rPr>
        <w:rFonts w:hint="default"/>
        <w:lang w:val="en-US" w:eastAsia="en-US" w:bidi="ar-SA"/>
      </w:rPr>
    </w:lvl>
    <w:lvl w:ilvl="4" w:tplc="E8326FD4">
      <w:numFmt w:val="bullet"/>
      <w:lvlText w:val="•"/>
      <w:lvlJc w:val="left"/>
      <w:pPr>
        <w:ind w:left="4222" w:hanging="360"/>
      </w:pPr>
      <w:rPr>
        <w:rFonts w:hint="default"/>
        <w:lang w:val="en-US" w:eastAsia="en-US" w:bidi="ar-SA"/>
      </w:rPr>
    </w:lvl>
    <w:lvl w:ilvl="5" w:tplc="9D7AF336">
      <w:numFmt w:val="bullet"/>
      <w:lvlText w:val="•"/>
      <w:lvlJc w:val="left"/>
      <w:pPr>
        <w:ind w:left="5169" w:hanging="360"/>
      </w:pPr>
      <w:rPr>
        <w:rFonts w:hint="default"/>
        <w:lang w:val="en-US" w:eastAsia="en-US" w:bidi="ar-SA"/>
      </w:rPr>
    </w:lvl>
    <w:lvl w:ilvl="6" w:tplc="09EA8F7E">
      <w:numFmt w:val="bullet"/>
      <w:lvlText w:val="•"/>
      <w:lvlJc w:val="left"/>
      <w:pPr>
        <w:ind w:left="6116" w:hanging="360"/>
      </w:pPr>
      <w:rPr>
        <w:rFonts w:hint="default"/>
        <w:lang w:val="en-US" w:eastAsia="en-US" w:bidi="ar-SA"/>
      </w:rPr>
    </w:lvl>
    <w:lvl w:ilvl="7" w:tplc="3B4E7574">
      <w:numFmt w:val="bullet"/>
      <w:lvlText w:val="•"/>
      <w:lvlJc w:val="left"/>
      <w:pPr>
        <w:ind w:left="7064" w:hanging="360"/>
      </w:pPr>
      <w:rPr>
        <w:rFonts w:hint="default"/>
        <w:lang w:val="en-US" w:eastAsia="en-US" w:bidi="ar-SA"/>
      </w:rPr>
    </w:lvl>
    <w:lvl w:ilvl="8" w:tplc="7EB451AC">
      <w:numFmt w:val="bullet"/>
      <w:lvlText w:val="•"/>
      <w:lvlJc w:val="left"/>
      <w:pPr>
        <w:ind w:left="8011" w:hanging="360"/>
      </w:pPr>
      <w:rPr>
        <w:rFonts w:hint="default"/>
        <w:lang w:val="en-US" w:eastAsia="en-US" w:bidi="ar-SA"/>
      </w:rPr>
    </w:lvl>
  </w:abstractNum>
  <w:abstractNum w:abstractNumId="2" w15:restartNumberingAfterBreak="0">
    <w:nsid w:val="38845BBA"/>
    <w:multiLevelType w:val="hybridMultilevel"/>
    <w:tmpl w:val="236E811C"/>
    <w:lvl w:ilvl="0" w:tplc="8354D504">
      <w:numFmt w:val="bullet"/>
      <w:lvlText w:val=""/>
      <w:lvlJc w:val="left"/>
      <w:pPr>
        <w:ind w:left="1379" w:hanging="360"/>
      </w:pPr>
      <w:rPr>
        <w:rFonts w:ascii="Symbol" w:eastAsia="Symbol" w:hAnsi="Symbol" w:cs="Symbol" w:hint="default"/>
        <w:b/>
        <w:bCs w:val="0"/>
        <w:i w:val="0"/>
        <w:iCs w:val="0"/>
        <w:spacing w:val="0"/>
        <w:w w:val="99"/>
        <w:sz w:val="20"/>
        <w:szCs w:val="20"/>
        <w:lang w:val="en-US" w:eastAsia="en-US" w:bidi="ar-SA"/>
      </w:rPr>
    </w:lvl>
    <w:lvl w:ilvl="1" w:tplc="40090003" w:tentative="1">
      <w:start w:val="1"/>
      <w:numFmt w:val="bullet"/>
      <w:lvlText w:val="o"/>
      <w:lvlJc w:val="left"/>
      <w:pPr>
        <w:ind w:left="2099" w:hanging="360"/>
      </w:pPr>
      <w:rPr>
        <w:rFonts w:ascii="Courier New" w:hAnsi="Courier New" w:cs="Courier New" w:hint="default"/>
      </w:rPr>
    </w:lvl>
    <w:lvl w:ilvl="2" w:tplc="40090005" w:tentative="1">
      <w:start w:val="1"/>
      <w:numFmt w:val="bullet"/>
      <w:lvlText w:val=""/>
      <w:lvlJc w:val="left"/>
      <w:pPr>
        <w:ind w:left="2819" w:hanging="360"/>
      </w:pPr>
      <w:rPr>
        <w:rFonts w:ascii="Wingdings" w:hAnsi="Wingdings" w:hint="default"/>
      </w:rPr>
    </w:lvl>
    <w:lvl w:ilvl="3" w:tplc="40090001" w:tentative="1">
      <w:start w:val="1"/>
      <w:numFmt w:val="bullet"/>
      <w:lvlText w:val=""/>
      <w:lvlJc w:val="left"/>
      <w:pPr>
        <w:ind w:left="3539" w:hanging="360"/>
      </w:pPr>
      <w:rPr>
        <w:rFonts w:ascii="Symbol" w:hAnsi="Symbol" w:hint="default"/>
      </w:rPr>
    </w:lvl>
    <w:lvl w:ilvl="4" w:tplc="40090003" w:tentative="1">
      <w:start w:val="1"/>
      <w:numFmt w:val="bullet"/>
      <w:lvlText w:val="o"/>
      <w:lvlJc w:val="left"/>
      <w:pPr>
        <w:ind w:left="4259" w:hanging="360"/>
      </w:pPr>
      <w:rPr>
        <w:rFonts w:ascii="Courier New" w:hAnsi="Courier New" w:cs="Courier New" w:hint="default"/>
      </w:rPr>
    </w:lvl>
    <w:lvl w:ilvl="5" w:tplc="40090005" w:tentative="1">
      <w:start w:val="1"/>
      <w:numFmt w:val="bullet"/>
      <w:lvlText w:val=""/>
      <w:lvlJc w:val="left"/>
      <w:pPr>
        <w:ind w:left="4979" w:hanging="360"/>
      </w:pPr>
      <w:rPr>
        <w:rFonts w:ascii="Wingdings" w:hAnsi="Wingdings" w:hint="default"/>
      </w:rPr>
    </w:lvl>
    <w:lvl w:ilvl="6" w:tplc="40090001" w:tentative="1">
      <w:start w:val="1"/>
      <w:numFmt w:val="bullet"/>
      <w:lvlText w:val=""/>
      <w:lvlJc w:val="left"/>
      <w:pPr>
        <w:ind w:left="5699" w:hanging="360"/>
      </w:pPr>
      <w:rPr>
        <w:rFonts w:ascii="Symbol" w:hAnsi="Symbol" w:hint="default"/>
      </w:rPr>
    </w:lvl>
    <w:lvl w:ilvl="7" w:tplc="40090003" w:tentative="1">
      <w:start w:val="1"/>
      <w:numFmt w:val="bullet"/>
      <w:lvlText w:val="o"/>
      <w:lvlJc w:val="left"/>
      <w:pPr>
        <w:ind w:left="6419" w:hanging="360"/>
      </w:pPr>
      <w:rPr>
        <w:rFonts w:ascii="Courier New" w:hAnsi="Courier New" w:cs="Courier New" w:hint="default"/>
      </w:rPr>
    </w:lvl>
    <w:lvl w:ilvl="8" w:tplc="40090005" w:tentative="1">
      <w:start w:val="1"/>
      <w:numFmt w:val="bullet"/>
      <w:lvlText w:val=""/>
      <w:lvlJc w:val="left"/>
      <w:pPr>
        <w:ind w:left="7139" w:hanging="360"/>
      </w:pPr>
      <w:rPr>
        <w:rFonts w:ascii="Wingdings" w:hAnsi="Wingdings" w:hint="default"/>
      </w:rPr>
    </w:lvl>
  </w:abstractNum>
  <w:abstractNum w:abstractNumId="3" w15:restartNumberingAfterBreak="0">
    <w:nsid w:val="3971532E"/>
    <w:multiLevelType w:val="hybridMultilevel"/>
    <w:tmpl w:val="CB564506"/>
    <w:lvl w:ilvl="0" w:tplc="5C6AE318">
      <w:numFmt w:val="bullet"/>
      <w:lvlText w:val=""/>
      <w:lvlJc w:val="left"/>
      <w:pPr>
        <w:ind w:left="1020" w:hanging="360"/>
      </w:pPr>
      <w:rPr>
        <w:rFonts w:ascii="Wingdings" w:eastAsia="Wingdings" w:hAnsi="Wingdings" w:cs="Wingdings" w:hint="default"/>
        <w:b w:val="0"/>
        <w:bCs w:val="0"/>
        <w:i w:val="0"/>
        <w:iCs w:val="0"/>
        <w:color w:val="2E5395"/>
        <w:spacing w:val="0"/>
        <w:w w:val="99"/>
        <w:sz w:val="32"/>
        <w:szCs w:val="32"/>
        <w:lang w:val="en-US" w:eastAsia="en-US" w:bidi="ar-SA"/>
      </w:rPr>
    </w:lvl>
    <w:lvl w:ilvl="1" w:tplc="A08A5B48">
      <w:numFmt w:val="bullet"/>
      <w:lvlText w:val=""/>
      <w:lvlJc w:val="left"/>
      <w:pPr>
        <w:ind w:left="1380" w:hanging="360"/>
      </w:pPr>
      <w:rPr>
        <w:rFonts w:ascii="Symbol" w:eastAsia="Symbol" w:hAnsi="Symbol" w:cs="Symbol" w:hint="default"/>
        <w:spacing w:val="0"/>
        <w:w w:val="99"/>
        <w:lang w:val="en-US" w:eastAsia="en-US" w:bidi="ar-SA"/>
      </w:rPr>
    </w:lvl>
    <w:lvl w:ilvl="2" w:tplc="4A7CE5F6">
      <w:numFmt w:val="bullet"/>
      <w:lvlText w:val="o"/>
      <w:lvlJc w:val="left"/>
      <w:pPr>
        <w:ind w:left="1927" w:hanging="360"/>
      </w:pPr>
      <w:rPr>
        <w:rFonts w:ascii="Courier New" w:eastAsia="Courier New" w:hAnsi="Courier New" w:cs="Courier New" w:hint="default"/>
        <w:b w:val="0"/>
        <w:bCs w:val="0"/>
        <w:i w:val="0"/>
        <w:iCs w:val="0"/>
        <w:spacing w:val="0"/>
        <w:w w:val="100"/>
        <w:sz w:val="24"/>
        <w:szCs w:val="24"/>
        <w:lang w:val="en-US" w:eastAsia="en-US" w:bidi="ar-SA"/>
      </w:rPr>
    </w:lvl>
    <w:lvl w:ilvl="3" w:tplc="C60EB102">
      <w:numFmt w:val="bullet"/>
      <w:lvlText w:val="•"/>
      <w:lvlJc w:val="left"/>
      <w:pPr>
        <w:ind w:left="1920" w:hanging="360"/>
      </w:pPr>
      <w:rPr>
        <w:rFonts w:hint="default"/>
        <w:lang w:val="en-US" w:eastAsia="en-US" w:bidi="ar-SA"/>
      </w:rPr>
    </w:lvl>
    <w:lvl w:ilvl="4" w:tplc="0D0E236A">
      <w:numFmt w:val="bullet"/>
      <w:lvlText w:val="•"/>
      <w:lvlJc w:val="left"/>
      <w:pPr>
        <w:ind w:left="2180" w:hanging="360"/>
      </w:pPr>
      <w:rPr>
        <w:rFonts w:hint="default"/>
        <w:lang w:val="en-US" w:eastAsia="en-US" w:bidi="ar-SA"/>
      </w:rPr>
    </w:lvl>
    <w:lvl w:ilvl="5" w:tplc="1C54224C">
      <w:numFmt w:val="bullet"/>
      <w:lvlText w:val="•"/>
      <w:lvlJc w:val="left"/>
      <w:pPr>
        <w:ind w:left="3467" w:hanging="360"/>
      </w:pPr>
      <w:rPr>
        <w:rFonts w:hint="default"/>
        <w:lang w:val="en-US" w:eastAsia="en-US" w:bidi="ar-SA"/>
      </w:rPr>
    </w:lvl>
    <w:lvl w:ilvl="6" w:tplc="2F425A34">
      <w:numFmt w:val="bullet"/>
      <w:lvlText w:val="•"/>
      <w:lvlJc w:val="left"/>
      <w:pPr>
        <w:ind w:left="4755" w:hanging="360"/>
      </w:pPr>
      <w:rPr>
        <w:rFonts w:hint="default"/>
        <w:lang w:val="en-US" w:eastAsia="en-US" w:bidi="ar-SA"/>
      </w:rPr>
    </w:lvl>
    <w:lvl w:ilvl="7" w:tplc="0E02BC9C">
      <w:numFmt w:val="bullet"/>
      <w:lvlText w:val="•"/>
      <w:lvlJc w:val="left"/>
      <w:pPr>
        <w:ind w:left="6043" w:hanging="360"/>
      </w:pPr>
      <w:rPr>
        <w:rFonts w:hint="default"/>
        <w:lang w:val="en-US" w:eastAsia="en-US" w:bidi="ar-SA"/>
      </w:rPr>
    </w:lvl>
    <w:lvl w:ilvl="8" w:tplc="2304DBA2">
      <w:numFmt w:val="bullet"/>
      <w:lvlText w:val="•"/>
      <w:lvlJc w:val="left"/>
      <w:pPr>
        <w:ind w:left="7330" w:hanging="360"/>
      </w:pPr>
      <w:rPr>
        <w:rFonts w:hint="default"/>
        <w:lang w:val="en-US" w:eastAsia="en-US" w:bidi="ar-SA"/>
      </w:rPr>
    </w:lvl>
  </w:abstractNum>
  <w:abstractNum w:abstractNumId="4" w15:restartNumberingAfterBreak="0">
    <w:nsid w:val="48116FAF"/>
    <w:multiLevelType w:val="hybridMultilevel"/>
    <w:tmpl w:val="9AD2D95E"/>
    <w:lvl w:ilvl="0" w:tplc="40090003">
      <w:start w:val="1"/>
      <w:numFmt w:val="bullet"/>
      <w:lvlText w:val="o"/>
      <w:lvlJc w:val="left"/>
      <w:pPr>
        <w:ind w:left="2099" w:hanging="360"/>
      </w:pPr>
      <w:rPr>
        <w:rFonts w:ascii="Courier New" w:hAnsi="Courier New" w:cs="Courier New" w:hint="default"/>
      </w:rPr>
    </w:lvl>
    <w:lvl w:ilvl="1" w:tplc="40090003" w:tentative="1">
      <w:start w:val="1"/>
      <w:numFmt w:val="bullet"/>
      <w:lvlText w:val="o"/>
      <w:lvlJc w:val="left"/>
      <w:pPr>
        <w:ind w:left="2819" w:hanging="360"/>
      </w:pPr>
      <w:rPr>
        <w:rFonts w:ascii="Courier New" w:hAnsi="Courier New" w:cs="Courier New" w:hint="default"/>
      </w:rPr>
    </w:lvl>
    <w:lvl w:ilvl="2" w:tplc="40090005" w:tentative="1">
      <w:start w:val="1"/>
      <w:numFmt w:val="bullet"/>
      <w:lvlText w:val=""/>
      <w:lvlJc w:val="left"/>
      <w:pPr>
        <w:ind w:left="3539" w:hanging="360"/>
      </w:pPr>
      <w:rPr>
        <w:rFonts w:ascii="Wingdings" w:hAnsi="Wingdings" w:hint="default"/>
      </w:rPr>
    </w:lvl>
    <w:lvl w:ilvl="3" w:tplc="40090001" w:tentative="1">
      <w:start w:val="1"/>
      <w:numFmt w:val="bullet"/>
      <w:lvlText w:val=""/>
      <w:lvlJc w:val="left"/>
      <w:pPr>
        <w:ind w:left="4259" w:hanging="360"/>
      </w:pPr>
      <w:rPr>
        <w:rFonts w:ascii="Symbol" w:hAnsi="Symbol" w:hint="default"/>
      </w:rPr>
    </w:lvl>
    <w:lvl w:ilvl="4" w:tplc="40090003" w:tentative="1">
      <w:start w:val="1"/>
      <w:numFmt w:val="bullet"/>
      <w:lvlText w:val="o"/>
      <w:lvlJc w:val="left"/>
      <w:pPr>
        <w:ind w:left="4979" w:hanging="360"/>
      </w:pPr>
      <w:rPr>
        <w:rFonts w:ascii="Courier New" w:hAnsi="Courier New" w:cs="Courier New" w:hint="default"/>
      </w:rPr>
    </w:lvl>
    <w:lvl w:ilvl="5" w:tplc="40090005" w:tentative="1">
      <w:start w:val="1"/>
      <w:numFmt w:val="bullet"/>
      <w:lvlText w:val=""/>
      <w:lvlJc w:val="left"/>
      <w:pPr>
        <w:ind w:left="5699" w:hanging="360"/>
      </w:pPr>
      <w:rPr>
        <w:rFonts w:ascii="Wingdings" w:hAnsi="Wingdings" w:hint="default"/>
      </w:rPr>
    </w:lvl>
    <w:lvl w:ilvl="6" w:tplc="40090001" w:tentative="1">
      <w:start w:val="1"/>
      <w:numFmt w:val="bullet"/>
      <w:lvlText w:val=""/>
      <w:lvlJc w:val="left"/>
      <w:pPr>
        <w:ind w:left="6419" w:hanging="360"/>
      </w:pPr>
      <w:rPr>
        <w:rFonts w:ascii="Symbol" w:hAnsi="Symbol" w:hint="default"/>
      </w:rPr>
    </w:lvl>
    <w:lvl w:ilvl="7" w:tplc="40090003" w:tentative="1">
      <w:start w:val="1"/>
      <w:numFmt w:val="bullet"/>
      <w:lvlText w:val="o"/>
      <w:lvlJc w:val="left"/>
      <w:pPr>
        <w:ind w:left="7139" w:hanging="360"/>
      </w:pPr>
      <w:rPr>
        <w:rFonts w:ascii="Courier New" w:hAnsi="Courier New" w:cs="Courier New" w:hint="default"/>
      </w:rPr>
    </w:lvl>
    <w:lvl w:ilvl="8" w:tplc="40090005" w:tentative="1">
      <w:start w:val="1"/>
      <w:numFmt w:val="bullet"/>
      <w:lvlText w:val=""/>
      <w:lvlJc w:val="left"/>
      <w:pPr>
        <w:ind w:left="7859" w:hanging="360"/>
      </w:pPr>
      <w:rPr>
        <w:rFonts w:ascii="Wingdings" w:hAnsi="Wingdings" w:hint="default"/>
      </w:rPr>
    </w:lvl>
  </w:abstractNum>
  <w:abstractNum w:abstractNumId="5" w15:restartNumberingAfterBreak="0">
    <w:nsid w:val="5D9904C7"/>
    <w:multiLevelType w:val="hybridMultilevel"/>
    <w:tmpl w:val="C7DA7C14"/>
    <w:lvl w:ilvl="0" w:tplc="40090001">
      <w:start w:val="1"/>
      <w:numFmt w:val="bullet"/>
      <w:lvlText w:val=""/>
      <w:lvlJc w:val="left"/>
      <w:pPr>
        <w:ind w:left="807" w:hanging="360"/>
      </w:pPr>
      <w:rPr>
        <w:rFonts w:ascii="Symbol" w:hAnsi="Symbol" w:hint="default"/>
      </w:rPr>
    </w:lvl>
    <w:lvl w:ilvl="1" w:tplc="40090003" w:tentative="1">
      <w:start w:val="1"/>
      <w:numFmt w:val="bullet"/>
      <w:lvlText w:val="o"/>
      <w:lvlJc w:val="left"/>
      <w:pPr>
        <w:ind w:left="1527" w:hanging="360"/>
      </w:pPr>
      <w:rPr>
        <w:rFonts w:ascii="Courier New" w:hAnsi="Courier New" w:cs="Courier New" w:hint="default"/>
      </w:rPr>
    </w:lvl>
    <w:lvl w:ilvl="2" w:tplc="40090005" w:tentative="1">
      <w:start w:val="1"/>
      <w:numFmt w:val="bullet"/>
      <w:lvlText w:val=""/>
      <w:lvlJc w:val="left"/>
      <w:pPr>
        <w:ind w:left="2247" w:hanging="360"/>
      </w:pPr>
      <w:rPr>
        <w:rFonts w:ascii="Wingdings" w:hAnsi="Wingdings" w:hint="default"/>
      </w:rPr>
    </w:lvl>
    <w:lvl w:ilvl="3" w:tplc="40090001" w:tentative="1">
      <w:start w:val="1"/>
      <w:numFmt w:val="bullet"/>
      <w:lvlText w:val=""/>
      <w:lvlJc w:val="left"/>
      <w:pPr>
        <w:ind w:left="2967" w:hanging="360"/>
      </w:pPr>
      <w:rPr>
        <w:rFonts w:ascii="Symbol" w:hAnsi="Symbol" w:hint="default"/>
      </w:rPr>
    </w:lvl>
    <w:lvl w:ilvl="4" w:tplc="40090003" w:tentative="1">
      <w:start w:val="1"/>
      <w:numFmt w:val="bullet"/>
      <w:lvlText w:val="o"/>
      <w:lvlJc w:val="left"/>
      <w:pPr>
        <w:ind w:left="3687" w:hanging="360"/>
      </w:pPr>
      <w:rPr>
        <w:rFonts w:ascii="Courier New" w:hAnsi="Courier New" w:cs="Courier New" w:hint="default"/>
      </w:rPr>
    </w:lvl>
    <w:lvl w:ilvl="5" w:tplc="40090005" w:tentative="1">
      <w:start w:val="1"/>
      <w:numFmt w:val="bullet"/>
      <w:lvlText w:val=""/>
      <w:lvlJc w:val="left"/>
      <w:pPr>
        <w:ind w:left="4407" w:hanging="360"/>
      </w:pPr>
      <w:rPr>
        <w:rFonts w:ascii="Wingdings" w:hAnsi="Wingdings" w:hint="default"/>
      </w:rPr>
    </w:lvl>
    <w:lvl w:ilvl="6" w:tplc="40090001" w:tentative="1">
      <w:start w:val="1"/>
      <w:numFmt w:val="bullet"/>
      <w:lvlText w:val=""/>
      <w:lvlJc w:val="left"/>
      <w:pPr>
        <w:ind w:left="5127" w:hanging="360"/>
      </w:pPr>
      <w:rPr>
        <w:rFonts w:ascii="Symbol" w:hAnsi="Symbol" w:hint="default"/>
      </w:rPr>
    </w:lvl>
    <w:lvl w:ilvl="7" w:tplc="40090003" w:tentative="1">
      <w:start w:val="1"/>
      <w:numFmt w:val="bullet"/>
      <w:lvlText w:val="o"/>
      <w:lvlJc w:val="left"/>
      <w:pPr>
        <w:ind w:left="5847" w:hanging="360"/>
      </w:pPr>
      <w:rPr>
        <w:rFonts w:ascii="Courier New" w:hAnsi="Courier New" w:cs="Courier New" w:hint="default"/>
      </w:rPr>
    </w:lvl>
    <w:lvl w:ilvl="8" w:tplc="40090005" w:tentative="1">
      <w:start w:val="1"/>
      <w:numFmt w:val="bullet"/>
      <w:lvlText w:val=""/>
      <w:lvlJc w:val="left"/>
      <w:pPr>
        <w:ind w:left="6567" w:hanging="360"/>
      </w:pPr>
      <w:rPr>
        <w:rFonts w:ascii="Wingdings" w:hAnsi="Wingdings" w:hint="default"/>
      </w:rPr>
    </w:lvl>
  </w:abstractNum>
  <w:abstractNum w:abstractNumId="6" w15:restartNumberingAfterBreak="0">
    <w:nsid w:val="71D66C13"/>
    <w:multiLevelType w:val="hybridMultilevel"/>
    <w:tmpl w:val="BEA44078"/>
    <w:lvl w:ilvl="0" w:tplc="CA6C3476">
      <w:numFmt w:val="bullet"/>
      <w:lvlText w:val=""/>
      <w:lvlJc w:val="left"/>
      <w:pPr>
        <w:ind w:left="660" w:hanging="548"/>
      </w:pPr>
      <w:rPr>
        <w:rFonts w:ascii="Wingdings" w:eastAsia="Wingdings" w:hAnsi="Wingdings" w:cs="Wingdings" w:hint="default"/>
        <w:b w:val="0"/>
        <w:bCs w:val="0"/>
        <w:i w:val="0"/>
        <w:iCs w:val="0"/>
        <w:spacing w:val="0"/>
        <w:w w:val="100"/>
        <w:sz w:val="22"/>
        <w:szCs w:val="22"/>
        <w:lang w:val="en-US" w:eastAsia="en-US" w:bidi="ar-SA"/>
      </w:rPr>
    </w:lvl>
    <w:lvl w:ilvl="1" w:tplc="FB268C62">
      <w:numFmt w:val="bullet"/>
      <w:lvlText w:val="•"/>
      <w:lvlJc w:val="left"/>
      <w:pPr>
        <w:ind w:left="1584" w:hanging="548"/>
      </w:pPr>
      <w:rPr>
        <w:rFonts w:hint="default"/>
        <w:lang w:val="en-US" w:eastAsia="en-US" w:bidi="ar-SA"/>
      </w:rPr>
    </w:lvl>
    <w:lvl w:ilvl="2" w:tplc="23AE560A">
      <w:numFmt w:val="bullet"/>
      <w:lvlText w:val="•"/>
      <w:lvlJc w:val="left"/>
      <w:pPr>
        <w:ind w:left="2509" w:hanging="548"/>
      </w:pPr>
      <w:rPr>
        <w:rFonts w:hint="default"/>
        <w:lang w:val="en-US" w:eastAsia="en-US" w:bidi="ar-SA"/>
      </w:rPr>
    </w:lvl>
    <w:lvl w:ilvl="3" w:tplc="3EB0787C">
      <w:numFmt w:val="bullet"/>
      <w:lvlText w:val="•"/>
      <w:lvlJc w:val="left"/>
      <w:pPr>
        <w:ind w:left="3433" w:hanging="548"/>
      </w:pPr>
      <w:rPr>
        <w:rFonts w:hint="default"/>
        <w:lang w:val="en-US" w:eastAsia="en-US" w:bidi="ar-SA"/>
      </w:rPr>
    </w:lvl>
    <w:lvl w:ilvl="4" w:tplc="B650BDAA">
      <w:numFmt w:val="bullet"/>
      <w:lvlText w:val="•"/>
      <w:lvlJc w:val="left"/>
      <w:pPr>
        <w:ind w:left="4358" w:hanging="548"/>
      </w:pPr>
      <w:rPr>
        <w:rFonts w:hint="default"/>
        <w:lang w:val="en-US" w:eastAsia="en-US" w:bidi="ar-SA"/>
      </w:rPr>
    </w:lvl>
    <w:lvl w:ilvl="5" w:tplc="C83C575C">
      <w:numFmt w:val="bullet"/>
      <w:lvlText w:val="•"/>
      <w:lvlJc w:val="left"/>
      <w:pPr>
        <w:ind w:left="5283" w:hanging="548"/>
      </w:pPr>
      <w:rPr>
        <w:rFonts w:hint="default"/>
        <w:lang w:val="en-US" w:eastAsia="en-US" w:bidi="ar-SA"/>
      </w:rPr>
    </w:lvl>
    <w:lvl w:ilvl="6" w:tplc="FDF663CC">
      <w:numFmt w:val="bullet"/>
      <w:lvlText w:val="•"/>
      <w:lvlJc w:val="left"/>
      <w:pPr>
        <w:ind w:left="6207" w:hanging="548"/>
      </w:pPr>
      <w:rPr>
        <w:rFonts w:hint="default"/>
        <w:lang w:val="en-US" w:eastAsia="en-US" w:bidi="ar-SA"/>
      </w:rPr>
    </w:lvl>
    <w:lvl w:ilvl="7" w:tplc="FE1C3914">
      <w:numFmt w:val="bullet"/>
      <w:lvlText w:val="•"/>
      <w:lvlJc w:val="left"/>
      <w:pPr>
        <w:ind w:left="7132" w:hanging="548"/>
      </w:pPr>
      <w:rPr>
        <w:rFonts w:hint="default"/>
        <w:lang w:val="en-US" w:eastAsia="en-US" w:bidi="ar-SA"/>
      </w:rPr>
    </w:lvl>
    <w:lvl w:ilvl="8" w:tplc="373E8ED2">
      <w:numFmt w:val="bullet"/>
      <w:lvlText w:val="•"/>
      <w:lvlJc w:val="left"/>
      <w:pPr>
        <w:ind w:left="8057" w:hanging="548"/>
      </w:pPr>
      <w:rPr>
        <w:rFonts w:hint="default"/>
        <w:lang w:val="en-US" w:eastAsia="en-US" w:bidi="ar-SA"/>
      </w:rPr>
    </w:lvl>
  </w:abstractNum>
  <w:num w:numId="1" w16cid:durableId="592982589">
    <w:abstractNumId w:val="0"/>
  </w:num>
  <w:num w:numId="2" w16cid:durableId="886918269">
    <w:abstractNumId w:val="1"/>
  </w:num>
  <w:num w:numId="3" w16cid:durableId="2041858360">
    <w:abstractNumId w:val="3"/>
  </w:num>
  <w:num w:numId="4" w16cid:durableId="1090274605">
    <w:abstractNumId w:val="6"/>
  </w:num>
  <w:num w:numId="5" w16cid:durableId="1229655231">
    <w:abstractNumId w:val="2"/>
  </w:num>
  <w:num w:numId="6" w16cid:durableId="1020357312">
    <w:abstractNumId w:val="4"/>
  </w:num>
  <w:num w:numId="7" w16cid:durableId="190135876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sh Khalasi">
    <w15:presenceInfo w15:providerId="Windows Live" w15:userId="1a7e504852bb75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A4886"/>
    <w:rsid w:val="000717C5"/>
    <w:rsid w:val="000C71A9"/>
    <w:rsid w:val="00101409"/>
    <w:rsid w:val="00141A98"/>
    <w:rsid w:val="00163375"/>
    <w:rsid w:val="00302EC5"/>
    <w:rsid w:val="00377313"/>
    <w:rsid w:val="003A471C"/>
    <w:rsid w:val="003B6366"/>
    <w:rsid w:val="003E3FA6"/>
    <w:rsid w:val="00461DB4"/>
    <w:rsid w:val="00472B9E"/>
    <w:rsid w:val="004954C1"/>
    <w:rsid w:val="004A332C"/>
    <w:rsid w:val="004C26C2"/>
    <w:rsid w:val="0059215C"/>
    <w:rsid w:val="005B47EA"/>
    <w:rsid w:val="005C337D"/>
    <w:rsid w:val="006E12C1"/>
    <w:rsid w:val="007940C2"/>
    <w:rsid w:val="007C44E8"/>
    <w:rsid w:val="007D2A16"/>
    <w:rsid w:val="008348EA"/>
    <w:rsid w:val="00893371"/>
    <w:rsid w:val="00893F32"/>
    <w:rsid w:val="00955628"/>
    <w:rsid w:val="00965785"/>
    <w:rsid w:val="009856AB"/>
    <w:rsid w:val="00A20940"/>
    <w:rsid w:val="00AE4EE2"/>
    <w:rsid w:val="00BB4509"/>
    <w:rsid w:val="00C06223"/>
    <w:rsid w:val="00C9421F"/>
    <w:rsid w:val="00CD1367"/>
    <w:rsid w:val="00D02573"/>
    <w:rsid w:val="00D15EB6"/>
    <w:rsid w:val="00DA7D25"/>
    <w:rsid w:val="00DC19A7"/>
    <w:rsid w:val="00E50CE8"/>
    <w:rsid w:val="00E81618"/>
    <w:rsid w:val="00EA4886"/>
    <w:rsid w:val="00F12F6A"/>
    <w:rsid w:val="00F22B57"/>
    <w:rsid w:val="00F6721F"/>
    <w:rsid w:val="00FD3CC2"/>
    <w:rsid w:val="00FE4456"/>
    <w:rsid w:val="00FF0E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1A21E"/>
  <w15:docId w15:val="{B7FE881B-744B-47DF-9F02-BB38259C9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19" w:hanging="359"/>
      <w:outlineLvl w:val="0"/>
    </w:pPr>
    <w:rPr>
      <w:rFonts w:ascii="Calibri Light" w:eastAsia="Calibri Light" w:hAnsi="Calibri Light" w:cs="Calibri Light"/>
      <w:sz w:val="32"/>
      <w:szCs w:val="32"/>
    </w:rPr>
  </w:style>
  <w:style w:type="paragraph" w:styleId="Heading2">
    <w:name w:val="heading 2"/>
    <w:basedOn w:val="Normal"/>
    <w:uiPriority w:val="9"/>
    <w:unhideWhenUsed/>
    <w:qFormat/>
    <w:pPr>
      <w:spacing w:before="239"/>
      <w:ind w:left="1104" w:hanging="358"/>
      <w:outlineLvl w:val="1"/>
    </w:pPr>
    <w:rPr>
      <w:b/>
      <w:bCs/>
      <w:sz w:val="24"/>
      <w:szCs w:val="24"/>
    </w:rPr>
  </w:style>
  <w:style w:type="paragraph" w:styleId="Heading3">
    <w:name w:val="heading 3"/>
    <w:basedOn w:val="Normal"/>
    <w:link w:val="Heading3Char"/>
    <w:uiPriority w:val="9"/>
    <w:unhideWhenUsed/>
    <w:qFormat/>
    <w:pPr>
      <w:spacing w:before="241"/>
      <w:ind w:left="2186" w:right="224" w:hanging="360"/>
      <w:jc w:val="both"/>
      <w:outlineLvl w:val="2"/>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81"/>
      <w:ind w:left="660" w:hanging="548"/>
    </w:pPr>
  </w:style>
  <w:style w:type="paragraph" w:styleId="BodyText">
    <w:name w:val="Body Text"/>
    <w:basedOn w:val="Normal"/>
    <w:uiPriority w:val="1"/>
    <w:qFormat/>
  </w:style>
  <w:style w:type="paragraph" w:styleId="ListParagraph">
    <w:name w:val="List Paragraph"/>
    <w:basedOn w:val="Normal"/>
    <w:uiPriority w:val="1"/>
    <w:qFormat/>
    <w:pPr>
      <w:spacing w:before="241"/>
      <w:ind w:left="1380" w:hanging="360"/>
    </w:pPr>
  </w:style>
  <w:style w:type="paragraph" w:customStyle="1" w:styleId="TableParagraph">
    <w:name w:val="Table Paragraph"/>
    <w:basedOn w:val="Normal"/>
    <w:uiPriority w:val="1"/>
    <w:qFormat/>
    <w:pPr>
      <w:spacing w:before="66"/>
      <w:ind w:left="107"/>
    </w:pPr>
  </w:style>
  <w:style w:type="paragraph" w:styleId="BalloonText">
    <w:name w:val="Balloon Text"/>
    <w:basedOn w:val="Normal"/>
    <w:link w:val="BalloonTextChar"/>
    <w:uiPriority w:val="99"/>
    <w:semiHidden/>
    <w:unhideWhenUsed/>
    <w:rsid w:val="004C26C2"/>
    <w:rPr>
      <w:rFonts w:ascii="Tahoma" w:hAnsi="Tahoma" w:cs="Tahoma"/>
      <w:sz w:val="16"/>
      <w:szCs w:val="16"/>
    </w:rPr>
  </w:style>
  <w:style w:type="character" w:customStyle="1" w:styleId="BalloonTextChar">
    <w:name w:val="Balloon Text Char"/>
    <w:basedOn w:val="DefaultParagraphFont"/>
    <w:link w:val="BalloonText"/>
    <w:uiPriority w:val="99"/>
    <w:semiHidden/>
    <w:rsid w:val="004C26C2"/>
    <w:rPr>
      <w:rFonts w:ascii="Tahoma" w:eastAsia="Calibri" w:hAnsi="Tahoma" w:cs="Tahoma"/>
      <w:sz w:val="16"/>
      <w:szCs w:val="16"/>
    </w:rPr>
  </w:style>
  <w:style w:type="character" w:styleId="Strong">
    <w:name w:val="Strong"/>
    <w:basedOn w:val="DefaultParagraphFont"/>
    <w:uiPriority w:val="22"/>
    <w:qFormat/>
    <w:rsid w:val="009856AB"/>
    <w:rPr>
      <w:b/>
      <w:bCs/>
    </w:rPr>
  </w:style>
  <w:style w:type="character" w:styleId="Hyperlink">
    <w:name w:val="Hyperlink"/>
    <w:basedOn w:val="DefaultParagraphFont"/>
    <w:uiPriority w:val="99"/>
    <w:unhideWhenUsed/>
    <w:rsid w:val="006E12C1"/>
    <w:rPr>
      <w:color w:val="0000FF" w:themeColor="hyperlink"/>
      <w:u w:val="single"/>
    </w:rPr>
  </w:style>
  <w:style w:type="paragraph" w:styleId="Header">
    <w:name w:val="header"/>
    <w:basedOn w:val="Normal"/>
    <w:link w:val="HeaderChar"/>
    <w:uiPriority w:val="99"/>
    <w:unhideWhenUsed/>
    <w:rsid w:val="006E12C1"/>
    <w:pPr>
      <w:tabs>
        <w:tab w:val="center" w:pos="4513"/>
        <w:tab w:val="right" w:pos="9026"/>
      </w:tabs>
    </w:pPr>
  </w:style>
  <w:style w:type="character" w:customStyle="1" w:styleId="HeaderChar">
    <w:name w:val="Header Char"/>
    <w:basedOn w:val="DefaultParagraphFont"/>
    <w:link w:val="Header"/>
    <w:uiPriority w:val="99"/>
    <w:rsid w:val="006E12C1"/>
    <w:rPr>
      <w:rFonts w:ascii="Calibri" w:eastAsia="Calibri" w:hAnsi="Calibri" w:cs="Calibri"/>
    </w:rPr>
  </w:style>
  <w:style w:type="paragraph" w:styleId="Footer">
    <w:name w:val="footer"/>
    <w:basedOn w:val="Normal"/>
    <w:link w:val="FooterChar"/>
    <w:uiPriority w:val="99"/>
    <w:unhideWhenUsed/>
    <w:rsid w:val="006E12C1"/>
    <w:pPr>
      <w:tabs>
        <w:tab w:val="center" w:pos="4513"/>
        <w:tab w:val="right" w:pos="9026"/>
      </w:tabs>
    </w:pPr>
  </w:style>
  <w:style w:type="character" w:customStyle="1" w:styleId="FooterChar">
    <w:name w:val="Footer Char"/>
    <w:basedOn w:val="DefaultParagraphFont"/>
    <w:link w:val="Footer"/>
    <w:uiPriority w:val="99"/>
    <w:rsid w:val="006E12C1"/>
    <w:rPr>
      <w:rFonts w:ascii="Calibri" w:eastAsia="Calibri" w:hAnsi="Calibri" w:cs="Calibri"/>
    </w:rPr>
  </w:style>
  <w:style w:type="table" w:styleId="TableGrid">
    <w:name w:val="Table Grid"/>
    <w:basedOn w:val="TableNormal"/>
    <w:uiPriority w:val="59"/>
    <w:rsid w:val="00E50CE8"/>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50CE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Spacing">
    <w:name w:val="No Spacing"/>
    <w:uiPriority w:val="1"/>
    <w:qFormat/>
    <w:rsid w:val="00E50CE8"/>
    <w:pPr>
      <w:widowControl/>
      <w:autoSpaceDE/>
      <w:autoSpaceDN/>
    </w:pPr>
  </w:style>
  <w:style w:type="paragraph" w:styleId="Revision">
    <w:name w:val="Revision"/>
    <w:hidden/>
    <w:uiPriority w:val="99"/>
    <w:semiHidden/>
    <w:rsid w:val="003A471C"/>
    <w:pPr>
      <w:widowControl/>
      <w:autoSpaceDE/>
      <w:autoSpaceDN/>
    </w:pPr>
    <w:rPr>
      <w:rFonts w:ascii="Calibri" w:eastAsia="Calibri" w:hAnsi="Calibri" w:cs="Calibri"/>
    </w:rPr>
  </w:style>
  <w:style w:type="character" w:customStyle="1" w:styleId="Heading3Char">
    <w:name w:val="Heading 3 Char"/>
    <w:basedOn w:val="DefaultParagraphFont"/>
    <w:link w:val="Heading3"/>
    <w:uiPriority w:val="9"/>
    <w:rsid w:val="00C9421F"/>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008B34-A272-414E-BB01-C1592BDCE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17</Pages>
  <Words>3875</Words>
  <Characters>22088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khalasikush36@outlook.com</dc:creator>
  <cp:lastModifiedBy>Kush Khalasi</cp:lastModifiedBy>
  <cp:revision>38</cp:revision>
  <dcterms:created xsi:type="dcterms:W3CDTF">2024-09-16T06:05:00Z</dcterms:created>
  <dcterms:modified xsi:type="dcterms:W3CDTF">2025-08-25T09:40:00Z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2024-09-10T00:00:00Z</vt:filetime>
  </property>
  <property fmtid="{D5CDD505-2E9C-101B-9397-08002B2CF9AE}" pid="3" name="Creator">
    <vt:lpwstr>Microsoft® Word 2019</vt:lpwstr>
  </property>
  <property fmtid="{D5CDD505-2E9C-101B-9397-08002B2CF9AE}" pid="4" name="LastSaved">
    <vt:filetime>2024-09-16T00:00:00Z</vt:filetime>
  </property>
  <property fmtid="{D5CDD505-2E9C-101B-9397-08002B2CF9AE}" pid="5" name="Producer">
    <vt:lpwstr>Microsoft® Word 2019</vt:lpwstr>
  </property>
</Properties>
</file>