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26AE" w14:textId="3DA23650" w:rsidR="00D81A9B" w:rsidRPr="00A970B3" w:rsidRDefault="00A970B3" w:rsidP="00A970B3">
      <w:pPr>
        <w:pStyle w:val="BodyText"/>
        <w:jc w:val="both"/>
        <w:rPr>
          <w:rFonts w:ascii="Times New Roman"/>
          <w:sz w:val="20"/>
        </w:rPr>
        <w:sectPr w:rsidR="00D81A9B" w:rsidRPr="00A970B3">
          <w:headerReference w:type="default" r:id="rId8"/>
          <w:type w:val="continuous"/>
          <w:pgSz w:w="11910" w:h="16840"/>
          <w:pgMar w:top="1580" w:right="680" w:bottom="280" w:left="540" w:header="720" w:footer="720" w:gutter="0"/>
          <w:cols w:space="720"/>
        </w:sectPr>
      </w:pPr>
      <w:r>
        <w:rPr>
          <w:rFonts w:ascii="Times New Roman"/>
          <w:noProof/>
          <w:sz w:val="20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33E2E82" wp14:editId="625B2D30">
            <wp:simplePos x="0" y="0"/>
            <wp:positionH relativeFrom="column">
              <wp:posOffset>-309594</wp:posOffset>
            </wp:positionH>
            <wp:positionV relativeFrom="page">
              <wp:posOffset>0</wp:posOffset>
            </wp:positionV>
            <wp:extent cx="7562187" cy="10658475"/>
            <wp:effectExtent l="0" t="0" r="1270" b="0"/>
            <wp:wrapSquare wrapText="bothSides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187" cy="10658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3CB368" w14:textId="25016B65" w:rsidR="00D81A9B" w:rsidRDefault="00D81A9B" w:rsidP="00AD6758">
      <w:pPr>
        <w:pStyle w:val="BodyText"/>
        <w:jc w:val="both"/>
        <w:rPr>
          <w:sz w:val="20"/>
        </w:rPr>
      </w:pPr>
    </w:p>
    <w:p w14:paraId="0ABB8097" w14:textId="77777777" w:rsidR="00D81A9B" w:rsidRDefault="00D81A9B" w:rsidP="00AD6758">
      <w:pPr>
        <w:pStyle w:val="BodyText"/>
        <w:jc w:val="both"/>
        <w:rPr>
          <w:sz w:val="20"/>
        </w:rPr>
      </w:pPr>
    </w:p>
    <w:p w14:paraId="5640D23B" w14:textId="77777777" w:rsidR="00D81A9B" w:rsidRDefault="00D81A9B" w:rsidP="00AD6758">
      <w:pPr>
        <w:pStyle w:val="BodyText"/>
        <w:jc w:val="both"/>
        <w:rPr>
          <w:sz w:val="20"/>
        </w:rPr>
      </w:pPr>
    </w:p>
    <w:p w14:paraId="0FCE162D" w14:textId="77777777" w:rsidR="00D81A9B" w:rsidRDefault="00D81A9B" w:rsidP="00AD6758">
      <w:pPr>
        <w:pStyle w:val="BodyText"/>
        <w:jc w:val="both"/>
        <w:rPr>
          <w:sz w:val="20"/>
        </w:rPr>
      </w:pPr>
    </w:p>
    <w:p w14:paraId="70356FAC" w14:textId="77777777" w:rsidR="00D81A9B" w:rsidRDefault="00D81A9B" w:rsidP="00AD6758">
      <w:pPr>
        <w:pStyle w:val="BodyText"/>
        <w:jc w:val="both"/>
        <w:rPr>
          <w:sz w:val="20"/>
        </w:rPr>
      </w:pPr>
    </w:p>
    <w:p w14:paraId="4D0A0395" w14:textId="77777777" w:rsidR="00D81A9B" w:rsidRDefault="00D81A9B" w:rsidP="00AD6758">
      <w:pPr>
        <w:pStyle w:val="BodyText"/>
        <w:jc w:val="both"/>
        <w:rPr>
          <w:sz w:val="20"/>
        </w:rPr>
      </w:pPr>
    </w:p>
    <w:p w14:paraId="14384CC3" w14:textId="77777777" w:rsidR="00D81A9B" w:rsidRDefault="00D81A9B" w:rsidP="00AD6758">
      <w:pPr>
        <w:pStyle w:val="BodyText"/>
        <w:jc w:val="both"/>
        <w:rPr>
          <w:sz w:val="20"/>
        </w:rPr>
      </w:pPr>
    </w:p>
    <w:p w14:paraId="4EE5A251" w14:textId="77777777" w:rsidR="00D81A9B" w:rsidRDefault="00D81A9B" w:rsidP="00AD6758">
      <w:pPr>
        <w:pStyle w:val="BodyText"/>
        <w:jc w:val="both"/>
        <w:rPr>
          <w:sz w:val="20"/>
        </w:rPr>
      </w:pPr>
    </w:p>
    <w:p w14:paraId="5A90D038" w14:textId="77777777" w:rsidR="00D81A9B" w:rsidRDefault="00D81A9B" w:rsidP="00AD6758">
      <w:pPr>
        <w:pStyle w:val="BodyText"/>
        <w:jc w:val="both"/>
        <w:rPr>
          <w:sz w:val="20"/>
        </w:rPr>
      </w:pPr>
    </w:p>
    <w:p w14:paraId="0090E989" w14:textId="77777777" w:rsidR="00D81A9B" w:rsidRDefault="00D81A9B" w:rsidP="00AD6758">
      <w:pPr>
        <w:pStyle w:val="BodyText"/>
        <w:jc w:val="both"/>
        <w:rPr>
          <w:sz w:val="20"/>
        </w:rPr>
      </w:pPr>
    </w:p>
    <w:p w14:paraId="525BE38B" w14:textId="77777777" w:rsidR="00D81A9B" w:rsidRDefault="00D81A9B" w:rsidP="00AD6758">
      <w:pPr>
        <w:pStyle w:val="BodyText"/>
        <w:jc w:val="both"/>
        <w:rPr>
          <w:sz w:val="20"/>
        </w:rPr>
      </w:pPr>
    </w:p>
    <w:p w14:paraId="2A351CDF" w14:textId="77777777" w:rsidR="00D81A9B" w:rsidRDefault="00D81A9B" w:rsidP="00AD6758">
      <w:pPr>
        <w:pStyle w:val="BodyText"/>
        <w:spacing w:before="5"/>
        <w:jc w:val="both"/>
        <w:rPr>
          <w:sz w:val="18"/>
        </w:rPr>
      </w:pPr>
    </w:p>
    <w:tbl>
      <w:tblPr>
        <w:tblW w:w="0" w:type="auto"/>
        <w:tblInd w:w="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6"/>
        <w:gridCol w:w="1498"/>
        <w:gridCol w:w="2003"/>
        <w:gridCol w:w="1710"/>
        <w:gridCol w:w="1758"/>
        <w:gridCol w:w="2565"/>
      </w:tblGrid>
      <w:tr w:rsidR="00D81A9B" w:rsidRPr="00C84563" w14:paraId="6E1AFE03" w14:textId="77777777" w:rsidTr="002B5499">
        <w:trPr>
          <w:trHeight w:val="810"/>
        </w:trPr>
        <w:tc>
          <w:tcPr>
            <w:tcW w:w="89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52A15FFE" w14:textId="77777777" w:rsidR="00D81A9B" w:rsidRPr="00C84563" w:rsidRDefault="00D81A9B" w:rsidP="00C84563">
            <w:pPr>
              <w:pStyle w:val="TableParagraph"/>
              <w:spacing w:before="9"/>
              <w:jc w:val="center"/>
            </w:pPr>
          </w:p>
          <w:p w14:paraId="13EC69F8" w14:textId="3DCE4020" w:rsidR="00D81A9B" w:rsidRPr="00C84563" w:rsidRDefault="00036E35" w:rsidP="00C84563">
            <w:pPr>
              <w:pStyle w:val="TableParagraph"/>
              <w:ind w:left="170" w:right="7"/>
              <w:jc w:val="center"/>
              <w:rPr>
                <w:b/>
              </w:rPr>
            </w:pPr>
            <w:r w:rsidRPr="00C84563">
              <w:rPr>
                <w:b/>
                <w:color w:val="FFFFFF"/>
              </w:rPr>
              <w:t>Sr. No.</w:t>
            </w:r>
          </w:p>
        </w:tc>
        <w:tc>
          <w:tcPr>
            <w:tcW w:w="149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6FAA08A3" w14:textId="77777777" w:rsidR="00D81A9B" w:rsidRPr="00C84563" w:rsidRDefault="00D81A9B" w:rsidP="00C84563">
            <w:pPr>
              <w:pStyle w:val="TableParagraph"/>
              <w:spacing w:before="9"/>
              <w:jc w:val="center"/>
            </w:pPr>
          </w:p>
          <w:p w14:paraId="691A423C" w14:textId="77777777" w:rsidR="00D81A9B" w:rsidRPr="00C84563" w:rsidRDefault="00597FD1" w:rsidP="00C84563">
            <w:pPr>
              <w:pStyle w:val="TableParagraph"/>
              <w:ind w:left="176" w:right="11"/>
              <w:jc w:val="center"/>
              <w:rPr>
                <w:b/>
              </w:rPr>
            </w:pPr>
            <w:r w:rsidRPr="00C84563">
              <w:rPr>
                <w:b/>
                <w:color w:val="FFFFFF"/>
              </w:rPr>
              <w:t>Effective</w:t>
            </w:r>
            <w:r w:rsidRPr="00C84563">
              <w:rPr>
                <w:b/>
                <w:color w:val="FFFFFF"/>
                <w:spacing w:val="-9"/>
              </w:rPr>
              <w:t xml:space="preserve"> </w:t>
            </w:r>
            <w:r w:rsidRPr="00C84563">
              <w:rPr>
                <w:b/>
                <w:color w:val="FFFFFF"/>
              </w:rPr>
              <w:t>Date</w:t>
            </w:r>
          </w:p>
        </w:tc>
        <w:tc>
          <w:tcPr>
            <w:tcW w:w="200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2F6BDCBA" w14:textId="77777777" w:rsidR="00D81A9B" w:rsidRPr="00C84563" w:rsidRDefault="00D81A9B" w:rsidP="00C84563">
            <w:pPr>
              <w:pStyle w:val="TableParagraph"/>
              <w:spacing w:before="9"/>
              <w:jc w:val="center"/>
            </w:pPr>
          </w:p>
          <w:p w14:paraId="57FF98BF" w14:textId="77777777" w:rsidR="00D81A9B" w:rsidRPr="00C84563" w:rsidRDefault="00597FD1" w:rsidP="00C84563">
            <w:pPr>
              <w:pStyle w:val="TableParagraph"/>
              <w:ind w:left="740" w:right="579"/>
              <w:jc w:val="center"/>
              <w:rPr>
                <w:b/>
              </w:rPr>
            </w:pPr>
            <w:r w:rsidRPr="00C84563">
              <w:rPr>
                <w:b/>
                <w:color w:val="FFFFFF"/>
              </w:rPr>
              <w:t>Author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0393B4AD" w14:textId="77777777" w:rsidR="00D81A9B" w:rsidRPr="00C84563" w:rsidRDefault="00D81A9B" w:rsidP="00F713AC">
            <w:pPr>
              <w:pStyle w:val="TableParagraph"/>
              <w:spacing w:before="9"/>
              <w:jc w:val="right"/>
            </w:pPr>
          </w:p>
          <w:p w14:paraId="548709CB" w14:textId="77777777" w:rsidR="00D81A9B" w:rsidRPr="00C84563" w:rsidRDefault="00597FD1" w:rsidP="00F713AC">
            <w:pPr>
              <w:pStyle w:val="TableParagraph"/>
              <w:ind w:left="486" w:right="326"/>
              <w:jc w:val="right"/>
              <w:rPr>
                <w:b/>
              </w:rPr>
            </w:pPr>
            <w:r w:rsidRPr="00C84563">
              <w:rPr>
                <w:b/>
                <w:color w:val="FFFFFF"/>
              </w:rPr>
              <w:t>Reviewer</w:t>
            </w:r>
          </w:p>
        </w:tc>
        <w:tc>
          <w:tcPr>
            <w:tcW w:w="1758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5B8F8C62" w14:textId="77777777" w:rsidR="00D81A9B" w:rsidRPr="00C84563" w:rsidRDefault="00D81A9B" w:rsidP="00F713AC">
            <w:pPr>
              <w:pStyle w:val="TableParagraph"/>
              <w:spacing w:before="9"/>
              <w:jc w:val="right"/>
            </w:pPr>
          </w:p>
          <w:p w14:paraId="2D096B10" w14:textId="77777777" w:rsidR="00D81A9B" w:rsidRPr="00C84563" w:rsidRDefault="00597FD1" w:rsidP="00F713AC">
            <w:pPr>
              <w:pStyle w:val="TableParagraph"/>
              <w:ind w:left="511" w:right="348"/>
              <w:jc w:val="right"/>
              <w:rPr>
                <w:b/>
              </w:rPr>
            </w:pPr>
            <w:r w:rsidRPr="00C84563">
              <w:rPr>
                <w:b/>
                <w:color w:val="FFFFFF"/>
              </w:rPr>
              <w:t>Approver</w:t>
            </w:r>
          </w:p>
        </w:tc>
        <w:tc>
          <w:tcPr>
            <w:tcW w:w="2565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14:paraId="5D5D0806" w14:textId="77777777" w:rsidR="00D81A9B" w:rsidRPr="00C84563" w:rsidRDefault="00D81A9B" w:rsidP="00C84563">
            <w:pPr>
              <w:pStyle w:val="TableParagraph"/>
              <w:spacing w:before="9"/>
              <w:jc w:val="center"/>
            </w:pPr>
          </w:p>
          <w:p w14:paraId="5509A565" w14:textId="77777777" w:rsidR="00D81A9B" w:rsidRPr="00C84563" w:rsidRDefault="00597FD1" w:rsidP="00C84563">
            <w:pPr>
              <w:pStyle w:val="TableParagraph"/>
              <w:ind w:left="545" w:right="386"/>
              <w:jc w:val="center"/>
              <w:rPr>
                <w:b/>
              </w:rPr>
            </w:pPr>
            <w:r w:rsidRPr="00C84563">
              <w:rPr>
                <w:b/>
                <w:color w:val="FFFFFF"/>
              </w:rPr>
              <w:t>Change</w:t>
            </w:r>
            <w:r w:rsidRPr="00C84563">
              <w:rPr>
                <w:b/>
                <w:color w:val="FFFFFF"/>
                <w:spacing w:val="-4"/>
              </w:rPr>
              <w:t xml:space="preserve"> </w:t>
            </w:r>
            <w:r w:rsidRPr="00C84563">
              <w:rPr>
                <w:b/>
                <w:color w:val="FFFFFF"/>
              </w:rPr>
              <w:t>Summary</w:t>
            </w:r>
          </w:p>
        </w:tc>
      </w:tr>
      <w:tr w:rsidR="00D81A9B" w:rsidRPr="00C84563" w14:paraId="0BCB3FC1" w14:textId="77777777" w:rsidTr="002B5499">
        <w:trPr>
          <w:trHeight w:val="781"/>
        </w:trPr>
        <w:tc>
          <w:tcPr>
            <w:tcW w:w="896" w:type="dxa"/>
            <w:vAlign w:val="center"/>
          </w:tcPr>
          <w:p w14:paraId="1C8FAFA1" w14:textId="77777777" w:rsidR="00D81A9B" w:rsidRPr="00C84563" w:rsidRDefault="00D81A9B" w:rsidP="00C84563">
            <w:pPr>
              <w:pStyle w:val="TableParagraph"/>
              <w:spacing w:before="12"/>
              <w:jc w:val="center"/>
            </w:pPr>
          </w:p>
          <w:p w14:paraId="4F5174C0" w14:textId="03BCF63A" w:rsidR="00D81A9B" w:rsidRPr="00C84563" w:rsidRDefault="00036E35" w:rsidP="00C84563">
            <w:pPr>
              <w:pStyle w:val="TableParagraph"/>
              <w:ind w:left="371" w:right="210"/>
              <w:jc w:val="center"/>
            </w:pPr>
            <w:r w:rsidRPr="00C84563">
              <w:t>1</w:t>
            </w:r>
          </w:p>
        </w:tc>
        <w:tc>
          <w:tcPr>
            <w:tcW w:w="1498" w:type="dxa"/>
            <w:vAlign w:val="center"/>
          </w:tcPr>
          <w:p w14:paraId="1DA7DBB1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14-07-2021</w:t>
            </w:r>
          </w:p>
        </w:tc>
        <w:tc>
          <w:tcPr>
            <w:tcW w:w="2003" w:type="dxa"/>
            <w:vAlign w:val="center"/>
          </w:tcPr>
          <w:p w14:paraId="6831A23F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Global</w:t>
            </w:r>
            <w:r w:rsidRPr="00E52D64">
              <w:t xml:space="preserve"> </w:t>
            </w:r>
            <w:r w:rsidRPr="00C84563">
              <w:t>Policy</w:t>
            </w:r>
            <w:r w:rsidRPr="00E52D64">
              <w:t xml:space="preserve"> </w:t>
            </w:r>
            <w:r w:rsidRPr="00C84563">
              <w:t>Desk</w:t>
            </w:r>
          </w:p>
        </w:tc>
        <w:tc>
          <w:tcPr>
            <w:tcW w:w="1710" w:type="dxa"/>
            <w:vAlign w:val="center"/>
          </w:tcPr>
          <w:p w14:paraId="161CDF39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Corporate</w:t>
            </w:r>
            <w:r w:rsidRPr="00E52D64">
              <w:t xml:space="preserve"> </w:t>
            </w:r>
            <w:r w:rsidRPr="00C84563">
              <w:t>HR</w:t>
            </w:r>
          </w:p>
        </w:tc>
        <w:tc>
          <w:tcPr>
            <w:tcW w:w="1758" w:type="dxa"/>
            <w:vAlign w:val="center"/>
          </w:tcPr>
          <w:p w14:paraId="29A35ED9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Dharmendra</w:t>
            </w:r>
            <w:r w:rsidRPr="00E52D64">
              <w:t xml:space="preserve"> </w:t>
            </w:r>
            <w:r w:rsidRPr="00C84563">
              <w:t>Jain</w:t>
            </w:r>
          </w:p>
        </w:tc>
        <w:tc>
          <w:tcPr>
            <w:tcW w:w="2565" w:type="dxa"/>
            <w:vAlign w:val="center"/>
          </w:tcPr>
          <w:p w14:paraId="243B2370" w14:textId="77777777" w:rsidR="00D81A9B" w:rsidRPr="00C84563" w:rsidRDefault="00597FD1" w:rsidP="00E52D64">
            <w:pPr>
              <w:pStyle w:val="TableParagraph"/>
              <w:numPr>
                <w:ilvl w:val="0"/>
                <w:numId w:val="2"/>
              </w:numPr>
              <w:ind w:left="455" w:right="122"/>
            </w:pPr>
            <w:r w:rsidRPr="00C84563">
              <w:t>New</w:t>
            </w:r>
            <w:r w:rsidRPr="00E52D64">
              <w:t xml:space="preserve"> </w:t>
            </w:r>
            <w:r w:rsidRPr="00C84563">
              <w:t>Policy</w:t>
            </w:r>
          </w:p>
        </w:tc>
      </w:tr>
      <w:tr w:rsidR="00D81A9B" w:rsidRPr="00C84563" w14:paraId="77790DCB" w14:textId="77777777" w:rsidTr="002B5499">
        <w:trPr>
          <w:trHeight w:val="789"/>
        </w:trPr>
        <w:tc>
          <w:tcPr>
            <w:tcW w:w="896" w:type="dxa"/>
            <w:vAlign w:val="center"/>
          </w:tcPr>
          <w:p w14:paraId="0F598E35" w14:textId="77777777" w:rsidR="00D81A9B" w:rsidRPr="00C84563" w:rsidRDefault="00D81A9B" w:rsidP="00C84563">
            <w:pPr>
              <w:pStyle w:val="TableParagraph"/>
              <w:spacing w:before="4"/>
              <w:jc w:val="center"/>
            </w:pPr>
          </w:p>
          <w:p w14:paraId="79B1387B" w14:textId="01DD2168" w:rsidR="00D81A9B" w:rsidRPr="00C84563" w:rsidRDefault="00036E35" w:rsidP="00C84563">
            <w:pPr>
              <w:pStyle w:val="TableParagraph"/>
              <w:ind w:left="371" w:right="210"/>
              <w:jc w:val="center"/>
            </w:pPr>
            <w:r w:rsidRPr="00C84563">
              <w:t>2</w:t>
            </w:r>
          </w:p>
        </w:tc>
        <w:tc>
          <w:tcPr>
            <w:tcW w:w="1498" w:type="dxa"/>
            <w:vAlign w:val="center"/>
          </w:tcPr>
          <w:p w14:paraId="469C4FFA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01-02-2024</w:t>
            </w:r>
          </w:p>
        </w:tc>
        <w:tc>
          <w:tcPr>
            <w:tcW w:w="2003" w:type="dxa"/>
            <w:vAlign w:val="center"/>
          </w:tcPr>
          <w:p w14:paraId="3EAD414C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Global</w:t>
            </w:r>
            <w:r w:rsidRPr="00E52D64">
              <w:t xml:space="preserve"> </w:t>
            </w:r>
            <w:r w:rsidRPr="00C84563">
              <w:t>Policy</w:t>
            </w:r>
            <w:r w:rsidRPr="00E52D64">
              <w:t xml:space="preserve"> </w:t>
            </w:r>
            <w:r w:rsidRPr="00C84563">
              <w:t>Desk</w:t>
            </w:r>
          </w:p>
        </w:tc>
        <w:tc>
          <w:tcPr>
            <w:tcW w:w="1710" w:type="dxa"/>
            <w:vAlign w:val="center"/>
          </w:tcPr>
          <w:p w14:paraId="28950FBF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Corporate</w:t>
            </w:r>
            <w:r w:rsidRPr="00E52D64">
              <w:t xml:space="preserve"> </w:t>
            </w:r>
            <w:r w:rsidRPr="00C84563">
              <w:t>HR</w:t>
            </w:r>
          </w:p>
        </w:tc>
        <w:tc>
          <w:tcPr>
            <w:tcW w:w="1758" w:type="dxa"/>
            <w:vAlign w:val="center"/>
          </w:tcPr>
          <w:p w14:paraId="387ADE4C" w14:textId="77777777" w:rsidR="00D81A9B" w:rsidRPr="00C84563" w:rsidRDefault="00597FD1" w:rsidP="00E52D64">
            <w:pPr>
              <w:pStyle w:val="TableParagraph"/>
              <w:ind w:left="82"/>
              <w:jc w:val="center"/>
            </w:pPr>
            <w:r w:rsidRPr="00C84563">
              <w:t>Dharmendra</w:t>
            </w:r>
            <w:r w:rsidRPr="00E52D64">
              <w:t xml:space="preserve"> </w:t>
            </w:r>
            <w:r w:rsidRPr="00C84563">
              <w:t>Jain</w:t>
            </w:r>
          </w:p>
        </w:tc>
        <w:tc>
          <w:tcPr>
            <w:tcW w:w="2565" w:type="dxa"/>
            <w:vAlign w:val="center"/>
          </w:tcPr>
          <w:p w14:paraId="3D837700" w14:textId="77777777" w:rsidR="00D81A9B" w:rsidRPr="00C84563" w:rsidRDefault="00597FD1" w:rsidP="00E52D64">
            <w:pPr>
              <w:pStyle w:val="TableParagraph"/>
              <w:numPr>
                <w:ilvl w:val="0"/>
                <w:numId w:val="2"/>
              </w:numPr>
              <w:ind w:left="455" w:right="122"/>
            </w:pPr>
            <w:r w:rsidRPr="00C84563">
              <w:t>Cosmetic</w:t>
            </w:r>
            <w:r w:rsidRPr="00E52D64">
              <w:t xml:space="preserve"> </w:t>
            </w:r>
            <w:r w:rsidRPr="00C84563">
              <w:t>Changes</w:t>
            </w:r>
          </w:p>
        </w:tc>
      </w:tr>
      <w:tr w:rsidR="00C84563" w:rsidRPr="00C84563" w14:paraId="032DA853" w14:textId="77777777" w:rsidTr="00E52D64">
        <w:trPr>
          <w:trHeight w:val="789"/>
        </w:trPr>
        <w:tc>
          <w:tcPr>
            <w:tcW w:w="896" w:type="dxa"/>
            <w:vAlign w:val="center"/>
          </w:tcPr>
          <w:p w14:paraId="41465217" w14:textId="6AA176DF" w:rsidR="00C84563" w:rsidRPr="00C84563" w:rsidRDefault="00F713AC" w:rsidP="00C84563">
            <w:pPr>
              <w:pStyle w:val="TableParagraph"/>
              <w:spacing w:before="4"/>
              <w:jc w:val="center"/>
            </w:pPr>
            <w:r>
              <w:t xml:space="preserve"> </w:t>
            </w:r>
            <w:r w:rsidR="00C84563" w:rsidRPr="00C84563">
              <w:t>3</w:t>
            </w:r>
          </w:p>
        </w:tc>
        <w:tc>
          <w:tcPr>
            <w:tcW w:w="1498" w:type="dxa"/>
            <w:vAlign w:val="center"/>
          </w:tcPr>
          <w:p w14:paraId="41C8088F" w14:textId="5080B959" w:rsidR="00C84563" w:rsidRPr="00C84563" w:rsidRDefault="003D5A16" w:rsidP="00E52D64">
            <w:pPr>
              <w:pStyle w:val="TableParagraph"/>
              <w:ind w:left="82"/>
              <w:jc w:val="center"/>
            </w:pPr>
            <w:r>
              <w:t>01-01-2025</w:t>
            </w:r>
          </w:p>
        </w:tc>
        <w:tc>
          <w:tcPr>
            <w:tcW w:w="2003" w:type="dxa"/>
            <w:vAlign w:val="center"/>
          </w:tcPr>
          <w:p w14:paraId="31FD2560" w14:textId="75537C9F" w:rsidR="00C84563" w:rsidRPr="00C84563" w:rsidRDefault="00C84563" w:rsidP="00E52D64">
            <w:pPr>
              <w:pStyle w:val="TableParagraph"/>
              <w:ind w:left="82"/>
              <w:jc w:val="center"/>
            </w:pPr>
            <w:r w:rsidRPr="00C84563">
              <w:t>Global</w:t>
            </w:r>
            <w:r w:rsidRPr="00E52D64">
              <w:t xml:space="preserve"> </w:t>
            </w:r>
            <w:r w:rsidRPr="00C84563">
              <w:t>Policy</w:t>
            </w:r>
            <w:r w:rsidRPr="00E52D64">
              <w:t xml:space="preserve"> </w:t>
            </w:r>
            <w:r w:rsidRPr="00C84563">
              <w:t>Desk</w:t>
            </w:r>
          </w:p>
        </w:tc>
        <w:tc>
          <w:tcPr>
            <w:tcW w:w="1710" w:type="dxa"/>
          </w:tcPr>
          <w:p w14:paraId="68D14289" w14:textId="77777777" w:rsidR="00C84563" w:rsidRPr="00C84563" w:rsidRDefault="00C84563" w:rsidP="00E52D64">
            <w:pPr>
              <w:pStyle w:val="TableParagraph"/>
              <w:ind w:left="82"/>
              <w:jc w:val="right"/>
            </w:pPr>
          </w:p>
          <w:p w14:paraId="578F9C08" w14:textId="68BFDD21" w:rsidR="00C84563" w:rsidRPr="00C84563" w:rsidRDefault="00F713AC" w:rsidP="00E52D64">
            <w:pPr>
              <w:pStyle w:val="TableParagraph"/>
              <w:ind w:left="82"/>
              <w:jc w:val="center"/>
            </w:pPr>
            <w:r>
              <w:t xml:space="preserve">   </w:t>
            </w:r>
            <w:r w:rsidR="00C84563" w:rsidRPr="00C84563">
              <w:t>Corporate</w:t>
            </w:r>
            <w:r w:rsidR="00C84563" w:rsidRPr="00E52D64">
              <w:t xml:space="preserve"> </w:t>
            </w:r>
            <w:r w:rsidR="00C84563" w:rsidRPr="00C84563">
              <w:t>HR</w:t>
            </w:r>
          </w:p>
        </w:tc>
        <w:tc>
          <w:tcPr>
            <w:tcW w:w="1758" w:type="dxa"/>
          </w:tcPr>
          <w:p w14:paraId="778DE958" w14:textId="77777777" w:rsidR="00C84563" w:rsidRPr="00C84563" w:rsidRDefault="00C84563" w:rsidP="00E52D64">
            <w:pPr>
              <w:pStyle w:val="TableParagraph"/>
              <w:ind w:left="82"/>
              <w:jc w:val="right"/>
            </w:pPr>
          </w:p>
          <w:p w14:paraId="3B61B5AC" w14:textId="1A3DC105" w:rsidR="00C84563" w:rsidRPr="00C84563" w:rsidRDefault="00C84563" w:rsidP="00E52D64">
            <w:pPr>
              <w:pStyle w:val="TableParagraph"/>
              <w:ind w:left="82"/>
              <w:jc w:val="center"/>
            </w:pPr>
            <w:r w:rsidRPr="00C84563">
              <w:t>Dharmendra</w:t>
            </w:r>
            <w:r w:rsidRPr="00E52D64">
              <w:t xml:space="preserve"> </w:t>
            </w:r>
            <w:r w:rsidRPr="00C84563">
              <w:t>Jain</w:t>
            </w:r>
          </w:p>
        </w:tc>
        <w:tc>
          <w:tcPr>
            <w:tcW w:w="2565" w:type="dxa"/>
            <w:vAlign w:val="center"/>
          </w:tcPr>
          <w:p w14:paraId="329B9134" w14:textId="77777777" w:rsidR="00C84563" w:rsidRDefault="00E52D64" w:rsidP="00E52D64">
            <w:pPr>
              <w:pStyle w:val="TableParagraph"/>
              <w:numPr>
                <w:ilvl w:val="0"/>
                <w:numId w:val="2"/>
              </w:numPr>
              <w:ind w:left="455" w:right="122"/>
            </w:pPr>
            <w:r>
              <w:t>Update in Scope</w:t>
            </w:r>
          </w:p>
          <w:p w14:paraId="2E836E5D" w14:textId="55DF92C9" w:rsidR="00E52D64" w:rsidRPr="00C84563" w:rsidRDefault="00683736" w:rsidP="00E52D64">
            <w:pPr>
              <w:pStyle w:val="TableParagraph"/>
              <w:numPr>
                <w:ilvl w:val="0"/>
                <w:numId w:val="2"/>
              </w:numPr>
              <w:ind w:left="455" w:right="122"/>
            </w:pPr>
            <w:ins w:id="0" w:author="Kush Khalasi" w:date="2025-08-22T17:21:00Z" w16du:dateUtc="2025-08-22T11:51:00Z">
              <w:r>
                <w:t>Updates in targets</w:t>
              </w:r>
            </w:ins>
          </w:p>
        </w:tc>
      </w:tr>
    </w:tbl>
    <w:p w14:paraId="1258C250" w14:textId="77777777" w:rsidR="00D81A9B" w:rsidRDefault="00D81A9B" w:rsidP="00AD6758">
      <w:pPr>
        <w:jc w:val="both"/>
      </w:pPr>
    </w:p>
    <w:p w14:paraId="02D10560" w14:textId="77777777" w:rsidR="00036E35" w:rsidRPr="00036E35" w:rsidRDefault="00036E35" w:rsidP="00AD6758">
      <w:pPr>
        <w:jc w:val="both"/>
      </w:pPr>
    </w:p>
    <w:p w14:paraId="3D421F81" w14:textId="77777777" w:rsidR="00036E35" w:rsidRPr="00036E35" w:rsidRDefault="00036E35" w:rsidP="00AD6758">
      <w:pPr>
        <w:jc w:val="both"/>
      </w:pPr>
    </w:p>
    <w:p w14:paraId="48123135" w14:textId="77777777" w:rsidR="00036E35" w:rsidRPr="00036E35" w:rsidRDefault="00036E35" w:rsidP="00AD6758">
      <w:pPr>
        <w:jc w:val="both"/>
      </w:pPr>
    </w:p>
    <w:p w14:paraId="1CE7AEDD" w14:textId="77777777" w:rsidR="00036E35" w:rsidRPr="00036E35" w:rsidRDefault="00036E35" w:rsidP="00AD6758">
      <w:pPr>
        <w:jc w:val="both"/>
      </w:pPr>
    </w:p>
    <w:p w14:paraId="5B9F228E" w14:textId="5F0082B2" w:rsidR="00036E35" w:rsidRPr="00036E35" w:rsidRDefault="00EF57FD" w:rsidP="00EF57FD">
      <w:pPr>
        <w:tabs>
          <w:tab w:val="left" w:pos="6240"/>
        </w:tabs>
        <w:jc w:val="both"/>
      </w:pPr>
      <w:r>
        <w:tab/>
      </w:r>
    </w:p>
    <w:p w14:paraId="55462A4C" w14:textId="77777777" w:rsidR="00036E35" w:rsidRPr="00036E35" w:rsidRDefault="00036E35" w:rsidP="00AD6758">
      <w:pPr>
        <w:jc w:val="both"/>
      </w:pPr>
    </w:p>
    <w:p w14:paraId="25BF68AD" w14:textId="77777777" w:rsidR="00036E35" w:rsidRPr="00036E35" w:rsidRDefault="00036E35" w:rsidP="00AD6758">
      <w:pPr>
        <w:jc w:val="both"/>
      </w:pPr>
    </w:p>
    <w:p w14:paraId="4005FD69" w14:textId="77777777" w:rsidR="00036E35" w:rsidRPr="00036E35" w:rsidRDefault="00036E35" w:rsidP="00AD6758">
      <w:pPr>
        <w:jc w:val="both"/>
      </w:pPr>
    </w:p>
    <w:p w14:paraId="245230B0" w14:textId="119E45D4" w:rsidR="00036E35" w:rsidRDefault="00036E35" w:rsidP="00A970B3">
      <w:pPr>
        <w:tabs>
          <w:tab w:val="left" w:pos="5954"/>
          <w:tab w:val="left" w:pos="6080"/>
        </w:tabs>
        <w:jc w:val="both"/>
      </w:pPr>
      <w:r>
        <w:tab/>
      </w:r>
      <w:r w:rsidR="00A970B3">
        <w:tab/>
      </w:r>
    </w:p>
    <w:p w14:paraId="7A1319EE" w14:textId="0022A2E3" w:rsidR="00036E35" w:rsidRPr="00036E35" w:rsidRDefault="00036E35" w:rsidP="00AD6758">
      <w:pPr>
        <w:tabs>
          <w:tab w:val="left" w:pos="6080"/>
        </w:tabs>
        <w:jc w:val="both"/>
        <w:sectPr w:rsidR="00036E35" w:rsidRPr="00036E35" w:rsidSect="00C260FF">
          <w:footerReference w:type="default" r:id="rId10"/>
          <w:pgSz w:w="11910" w:h="16840"/>
          <w:pgMar w:top="2237" w:right="680" w:bottom="840" w:left="54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pgNumType w:start="2"/>
          <w:cols w:space="720"/>
        </w:sectPr>
      </w:pPr>
      <w:r>
        <w:tab/>
      </w:r>
    </w:p>
    <w:p w14:paraId="1E79D520" w14:textId="22D45F62" w:rsidR="00D81A9B" w:rsidRDefault="00597FD1" w:rsidP="00C260FF">
      <w:pPr>
        <w:spacing w:before="162"/>
        <w:ind w:left="3155" w:right="2928"/>
        <w:jc w:val="center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lastRenderedPageBreak/>
        <w:t>Contents</w:t>
      </w:r>
    </w:p>
    <w:sdt>
      <w:sdtPr>
        <w:id w:val="1454912480"/>
        <w:docPartObj>
          <w:docPartGallery w:val="Table of Contents"/>
          <w:docPartUnique/>
        </w:docPartObj>
      </w:sdtPr>
      <w:sdtContent>
        <w:p w14:paraId="3DEF16D2" w14:textId="3949BD1D" w:rsidR="005E355B" w:rsidRDefault="00597FD1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06781692" w:history="1">
            <w:r w:rsidR="005E355B"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 w:rsidR="005E355B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="005E355B" w:rsidRPr="00404F6F">
              <w:rPr>
                <w:rStyle w:val="Hyperlink"/>
                <w:noProof/>
              </w:rPr>
              <w:t>Introduction</w:t>
            </w:r>
            <w:r w:rsidR="005E355B">
              <w:rPr>
                <w:noProof/>
                <w:webHidden/>
              </w:rPr>
              <w:tab/>
            </w:r>
            <w:r w:rsidR="005E355B">
              <w:rPr>
                <w:noProof/>
                <w:webHidden/>
              </w:rPr>
              <w:fldChar w:fldCharType="begin"/>
            </w:r>
            <w:r w:rsidR="005E355B">
              <w:rPr>
                <w:noProof/>
                <w:webHidden/>
              </w:rPr>
              <w:instrText xml:space="preserve"> PAGEREF _Toc206781692 \h </w:instrText>
            </w:r>
            <w:r w:rsidR="005E355B">
              <w:rPr>
                <w:noProof/>
                <w:webHidden/>
              </w:rPr>
            </w:r>
            <w:r w:rsidR="005E355B">
              <w:rPr>
                <w:noProof/>
                <w:webHidden/>
              </w:rPr>
              <w:fldChar w:fldCharType="separate"/>
            </w:r>
            <w:r w:rsidR="005E355B">
              <w:rPr>
                <w:noProof/>
                <w:webHidden/>
              </w:rPr>
              <w:t>4</w:t>
            </w:r>
            <w:r w:rsidR="005E355B">
              <w:rPr>
                <w:noProof/>
                <w:webHidden/>
              </w:rPr>
              <w:fldChar w:fldCharType="end"/>
            </w:r>
          </w:hyperlink>
        </w:p>
        <w:p w14:paraId="184B4737" w14:textId="6BEFC6A6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693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7C30D" w14:textId="1314FFB0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694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29ACC" w14:textId="01F9B105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695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Area</w:t>
            </w:r>
            <w:r w:rsidRPr="00404F6F">
              <w:rPr>
                <w:rStyle w:val="Hyperlink"/>
                <w:noProof/>
                <w:spacing w:val="-3"/>
              </w:rPr>
              <w:t xml:space="preserve"> </w:t>
            </w:r>
            <w:r w:rsidRPr="00404F6F">
              <w:rPr>
                <w:rStyle w:val="Hyperlink"/>
                <w:noProof/>
              </w:rPr>
              <w:t>where</w:t>
            </w:r>
            <w:r w:rsidRPr="00404F6F">
              <w:rPr>
                <w:rStyle w:val="Hyperlink"/>
                <w:noProof/>
                <w:spacing w:val="-2"/>
              </w:rPr>
              <w:t xml:space="preserve"> </w:t>
            </w:r>
            <w:r w:rsidRPr="00404F6F">
              <w:rPr>
                <w:rStyle w:val="Hyperlink"/>
                <w:noProof/>
              </w:rPr>
              <w:t>we</w:t>
            </w:r>
            <w:r w:rsidRPr="00404F6F">
              <w:rPr>
                <w:rStyle w:val="Hyperlink"/>
                <w:noProof/>
                <w:spacing w:val="-3"/>
              </w:rPr>
              <w:t xml:space="preserve"> </w:t>
            </w:r>
            <w:r w:rsidRPr="00404F6F">
              <w:rPr>
                <w:rStyle w:val="Hyperlink"/>
                <w:noProof/>
              </w:rPr>
              <w:t>were</w:t>
            </w:r>
            <w:r w:rsidRPr="00404F6F">
              <w:rPr>
                <w:rStyle w:val="Hyperlink"/>
                <w:noProof/>
                <w:spacing w:val="-1"/>
              </w:rPr>
              <w:t xml:space="preserve"> </w:t>
            </w:r>
            <w:r w:rsidRPr="00404F6F">
              <w:rPr>
                <w:rStyle w:val="Hyperlink"/>
                <w:noProof/>
              </w:rPr>
              <w:t>focusing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94C1E" w14:textId="61E56D7F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696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Quality-based</w:t>
            </w:r>
            <w:r w:rsidRPr="00404F6F">
              <w:rPr>
                <w:rStyle w:val="Hyperlink"/>
                <w:noProof/>
                <w:spacing w:val="-7"/>
              </w:rPr>
              <w:t xml:space="preserve"> </w:t>
            </w:r>
            <w:r w:rsidRPr="00404F6F">
              <w:rPr>
                <w:rStyle w:val="Hyperlink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9E3BA" w14:textId="451E7F98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697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D245B0" w14:textId="48901CA8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698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85916" w14:textId="61CDC2FD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701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Responsibilities of this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E8D44" w14:textId="7847E9EB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702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Governance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E2F50" w14:textId="7E40F3B4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703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Continuous</w:t>
            </w:r>
            <w:r w:rsidRPr="00404F6F">
              <w:rPr>
                <w:rStyle w:val="Hyperlink"/>
                <w:noProof/>
                <w:spacing w:val="-17"/>
              </w:rPr>
              <w:t xml:space="preserve"> </w:t>
            </w:r>
            <w:r w:rsidRPr="00404F6F">
              <w:rPr>
                <w:rStyle w:val="Hyperlink"/>
                <w:noProof/>
              </w:rPr>
              <w:t>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9E015" w14:textId="481EE350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704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Review</w:t>
            </w:r>
            <w:r w:rsidRPr="00404F6F">
              <w:rPr>
                <w:rStyle w:val="Hyperlink"/>
                <w:noProof/>
                <w:spacing w:val="-7"/>
              </w:rPr>
              <w:t xml:space="preserve"> </w:t>
            </w:r>
            <w:r w:rsidRPr="00404F6F">
              <w:rPr>
                <w:rStyle w:val="Hyperlink"/>
                <w:noProof/>
              </w:rPr>
              <w:t>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68588" w14:textId="6C74983C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705" w:history="1">
            <w:r w:rsidRPr="00404F6F">
              <w:rPr>
                <w:rStyle w:val="Hyperlink"/>
                <w:rFonts w:ascii="Wingdings" w:hAnsi="Wingdings"/>
                <w:noProof/>
                <w:w w:val="99"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IN" w:eastAsia="en-IN"/>
                <w14:ligatures w14:val="standardContextual"/>
              </w:rPr>
              <w:tab/>
            </w:r>
            <w:r w:rsidRPr="00404F6F">
              <w:rPr>
                <w:rStyle w:val="Hyperlink"/>
                <w:noProof/>
              </w:rPr>
              <w:t>Review</w:t>
            </w:r>
            <w:r w:rsidRPr="00404F6F">
              <w:rPr>
                <w:rStyle w:val="Hyperlink"/>
                <w:noProof/>
                <w:spacing w:val="-8"/>
              </w:rPr>
              <w:t xml:space="preserve"> </w:t>
            </w:r>
            <w:r w:rsidRPr="00404F6F">
              <w:rPr>
                <w:rStyle w:val="Hyperlink"/>
                <w:noProof/>
              </w:rPr>
              <w:t>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D8EA5" w14:textId="596D5093" w:rsidR="005E355B" w:rsidRDefault="005E355B">
          <w:pPr>
            <w:pStyle w:val="TOC1"/>
            <w:tabs>
              <w:tab w:val="right" w:leader="dot" w:pos="1068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/>
              <w14:ligatures w14:val="standardContextual"/>
            </w:rPr>
          </w:pPr>
          <w:hyperlink w:anchor="_Toc206781706" w:history="1">
            <w:r w:rsidRPr="00404F6F">
              <w:rPr>
                <w:rStyle w:val="Hyperlink"/>
                <w:noProof/>
              </w:rPr>
              <w:t>Employee</w:t>
            </w:r>
            <w:r w:rsidRPr="00404F6F">
              <w:rPr>
                <w:rStyle w:val="Hyperlink"/>
                <w:noProof/>
                <w:spacing w:val="-11"/>
              </w:rPr>
              <w:t xml:space="preserve"> </w:t>
            </w:r>
            <w:r w:rsidRPr="00404F6F">
              <w:rPr>
                <w:rStyle w:val="Hyperlink"/>
                <w:noProof/>
              </w:rPr>
              <w:t>Acknowledgement</w:t>
            </w:r>
            <w:r w:rsidRPr="00404F6F">
              <w:rPr>
                <w:rStyle w:val="Hyperlink"/>
                <w:noProof/>
                <w:spacing w:val="-9"/>
              </w:rPr>
              <w:t xml:space="preserve"> </w:t>
            </w:r>
            <w:r w:rsidRPr="00404F6F">
              <w:rPr>
                <w:rStyle w:val="Hyperlink"/>
                <w:noProof/>
              </w:rPr>
              <w:t>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_Toc206781706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3898C" w14:textId="66A61A6B" w:rsidR="00D81A9B" w:rsidRDefault="00597FD1" w:rsidP="00AD6758">
          <w:pPr>
            <w:jc w:val="both"/>
          </w:pPr>
          <w:r>
            <w:fldChar w:fldCharType="end"/>
          </w:r>
        </w:p>
      </w:sdtContent>
    </w:sdt>
    <w:p w14:paraId="18C0AB02" w14:textId="77777777" w:rsidR="00D81A9B" w:rsidRDefault="00D81A9B" w:rsidP="00AD6758">
      <w:pPr>
        <w:jc w:val="both"/>
        <w:sectPr w:rsidR="00D81A9B" w:rsidSect="00C260FF">
          <w:headerReference w:type="default" r:id="rId11"/>
          <w:pgSz w:w="11910" w:h="16840"/>
          <w:pgMar w:top="2237" w:right="680" w:bottom="840" w:left="54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4BBC1D9" w14:textId="194CFF84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3" w:name="_Toc206781692"/>
      <w:r>
        <w:rPr>
          <w:color w:val="2E5395"/>
        </w:rPr>
        <w:lastRenderedPageBreak/>
        <w:t>Introduction</w:t>
      </w:r>
      <w:bookmarkEnd w:id="3"/>
    </w:p>
    <w:p w14:paraId="32086438" w14:textId="77777777" w:rsidR="00D81A9B" w:rsidRDefault="00597FD1" w:rsidP="00AD6758">
      <w:pPr>
        <w:spacing w:before="297" w:line="276" w:lineRule="auto"/>
        <w:ind w:left="1260" w:right="753"/>
        <w:jc w:val="both"/>
      </w:pPr>
      <w:r>
        <w:t>At Yash Technologies, we recognize the critical importance of safeguarding the rights and well-</w:t>
      </w:r>
      <w:r>
        <w:rPr>
          <w:spacing w:val="1"/>
        </w:rPr>
        <w:t xml:space="preserve"> </w:t>
      </w:r>
      <w:r>
        <w:t>being of our employees and are committed to integrating ethical labor practices into all aspects</w:t>
      </w:r>
      <w:r>
        <w:rPr>
          <w:spacing w:val="1"/>
        </w:rPr>
        <w:t xml:space="preserve"> </w:t>
      </w:r>
      <w:r>
        <w:t>of our operations. As a leading IT company, we understand that our activities have both direct</w:t>
      </w:r>
      <w:r>
        <w:rPr>
          <w:spacing w:val="1"/>
        </w:rPr>
        <w:t xml:space="preserve"> </w:t>
      </w:r>
      <w:r>
        <w:t>and indirect impacts on our workforce. Therefore, we strive to ensure safe working conditions,</w:t>
      </w:r>
      <w:r>
        <w:rPr>
          <w:spacing w:val="1"/>
        </w:rPr>
        <w:t xml:space="preserve"> </w:t>
      </w:r>
      <w:r>
        <w:t>promote</w:t>
      </w:r>
      <w:r>
        <w:rPr>
          <w:spacing w:val="1"/>
        </w:rPr>
        <w:t xml:space="preserve"> </w:t>
      </w:r>
      <w:r>
        <w:t>fair</w:t>
      </w:r>
      <w:r>
        <w:rPr>
          <w:spacing w:val="1"/>
        </w:rPr>
        <w:t xml:space="preserve"> </w:t>
      </w:r>
      <w:r>
        <w:t>labor</w:t>
      </w:r>
      <w:r>
        <w:rPr>
          <w:spacing w:val="1"/>
        </w:rPr>
        <w:t xml:space="preserve"> </w:t>
      </w:r>
      <w:r>
        <w:t>practices,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foster</w:t>
      </w:r>
      <w:r>
        <w:rPr>
          <w:spacing w:val="1"/>
        </w:rPr>
        <w:t xml:space="preserve"> </w:t>
      </w:r>
      <w:r>
        <w:t>an inclusive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supportive</w:t>
      </w:r>
      <w:r>
        <w:rPr>
          <w:spacing w:val="1"/>
        </w:rPr>
        <w:t xml:space="preserve"> </w:t>
      </w:r>
      <w:r>
        <w:t>work environment.</w:t>
      </w:r>
      <w:r>
        <w:rPr>
          <w:spacing w:val="49"/>
        </w:rPr>
        <w:t xml:space="preserve"> </w:t>
      </w:r>
      <w:r>
        <w:t>Our</w:t>
      </w:r>
      <w:r>
        <w:rPr>
          <w:spacing w:val="-47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Assurance</w:t>
      </w:r>
      <w:r>
        <w:rPr>
          <w:spacing w:val="-2"/>
        </w:rPr>
        <w:t xml:space="preserve"> </w:t>
      </w:r>
      <w:r>
        <w:t>Policy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guide</w:t>
      </w:r>
      <w:r>
        <w:rPr>
          <w:spacing w:val="-2"/>
        </w:rPr>
        <w:t xml:space="preserve"> </w:t>
      </w:r>
      <w:r>
        <w:t>our</w:t>
      </w:r>
      <w:r>
        <w:rPr>
          <w:spacing w:val="-3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protecting</w:t>
      </w:r>
      <w:r>
        <w:rPr>
          <w:spacing w:val="-5"/>
        </w:rPr>
        <w:t xml:space="preserve"> </w:t>
      </w:r>
      <w:r>
        <w:t>employee</w:t>
      </w:r>
      <w:r>
        <w:rPr>
          <w:spacing w:val="-48"/>
        </w:rPr>
        <w:t xml:space="preserve"> </w:t>
      </w:r>
      <w:r>
        <w:t>health and safety, promoting equitable working conditions, and ensuring compliance with labor</w:t>
      </w:r>
      <w:r>
        <w:rPr>
          <w:spacing w:val="1"/>
        </w:rPr>
        <w:t xml:space="preserve"> </w:t>
      </w:r>
      <w:r>
        <w:t>laws and human rights standards. By adhering to this policy, we aim to contribute positively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well-being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employees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stakeholders</w:t>
      </w:r>
      <w:r>
        <w:rPr>
          <w:spacing w:val="1"/>
        </w:rPr>
        <w:t xml:space="preserve"> </w:t>
      </w:r>
      <w:r>
        <w:t>while</w:t>
      </w:r>
      <w:r>
        <w:rPr>
          <w:spacing w:val="1"/>
        </w:rPr>
        <w:t xml:space="preserve"> </w:t>
      </w:r>
      <w:r>
        <w:t>fostering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culture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responsibility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respect</w:t>
      </w:r>
      <w:r>
        <w:rPr>
          <w:spacing w:val="-3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our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beyond.</w:t>
      </w:r>
    </w:p>
    <w:p w14:paraId="06F98FA4" w14:textId="77777777" w:rsidR="00D81A9B" w:rsidRDefault="00D81A9B" w:rsidP="00AD6758">
      <w:pPr>
        <w:pStyle w:val="BodyText"/>
        <w:spacing w:before="10"/>
        <w:jc w:val="both"/>
        <w:rPr>
          <w:sz w:val="19"/>
        </w:rPr>
      </w:pPr>
    </w:p>
    <w:p w14:paraId="2F082B25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4" w:name="_Toc206781693"/>
      <w:r>
        <w:rPr>
          <w:color w:val="2E5395"/>
        </w:rPr>
        <w:t>Scope</w:t>
      </w:r>
      <w:bookmarkEnd w:id="4"/>
    </w:p>
    <w:p w14:paraId="3859D506" w14:textId="77777777" w:rsidR="0040446D" w:rsidRDefault="0040446D" w:rsidP="0040446D">
      <w:pPr>
        <w:spacing w:before="297" w:line="276" w:lineRule="auto"/>
        <w:ind w:left="1260" w:right="753"/>
        <w:jc w:val="both"/>
      </w:pPr>
      <w:bookmarkStart w:id="5" w:name="_Toc206781694"/>
      <w:r>
        <w:t>This Policy applies to all entities, offices, facilities, joint ventures, subsidiaries, and stakeholders of Yash Technologies Group across Asia, Australia, the Middle East &amp; Africa, North America, the United States, and Europe.</w:t>
      </w:r>
    </w:p>
    <w:p w14:paraId="694E24EA" w14:textId="77777777" w:rsidR="0040446D" w:rsidRPr="00266563" w:rsidRDefault="0040446D" w:rsidP="0040446D">
      <w:pPr>
        <w:spacing w:before="297" w:line="276" w:lineRule="auto"/>
        <w:ind w:left="1260" w:right="753"/>
        <w:jc w:val="both"/>
      </w:pPr>
      <w:r>
        <w:t>The Policy extends to all stakeholders, including employees, workers, contractors, subcontractors, suppliers, and business partners.</w:t>
      </w:r>
    </w:p>
    <w:p w14:paraId="75EB07C3" w14:textId="77777777" w:rsidR="0040446D" w:rsidRPr="004831C9" w:rsidRDefault="0040446D" w:rsidP="0040446D">
      <w:pPr>
        <w:pStyle w:val="NoSpacing"/>
        <w:ind w:left="900"/>
        <w:jc w:val="both"/>
        <w:rPr>
          <w:rFonts w:ascii="Segoe UI Symbol" w:hAnsi="Segoe UI Symbol"/>
          <w:sz w:val="24"/>
          <w:szCs w:val="24"/>
          <w:highlight w:val="yellow"/>
        </w:rPr>
      </w:pPr>
    </w:p>
    <w:tbl>
      <w:tblPr>
        <w:tblStyle w:val="TableGrid"/>
        <w:tblW w:w="0" w:type="auto"/>
        <w:tblInd w:w="1278" w:type="dxa"/>
        <w:tblLayout w:type="fixed"/>
        <w:tblLook w:val="04A0" w:firstRow="1" w:lastRow="0" w:firstColumn="1" w:lastColumn="0" w:noHBand="0" w:noVBand="1"/>
      </w:tblPr>
      <w:tblGrid>
        <w:gridCol w:w="1350"/>
        <w:gridCol w:w="1229"/>
        <w:gridCol w:w="3631"/>
        <w:gridCol w:w="1438"/>
        <w:gridCol w:w="1115"/>
      </w:tblGrid>
      <w:tr w:rsidR="0040446D" w:rsidRPr="00266563" w14:paraId="2EDC450F" w14:textId="77777777" w:rsidTr="00A16355">
        <w:tc>
          <w:tcPr>
            <w:tcW w:w="1350" w:type="dxa"/>
            <w:vAlign w:val="center"/>
          </w:tcPr>
          <w:p w14:paraId="5495AD1D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bookmarkStart w:id="6" w:name="_Hlk206751739"/>
            <w: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Region</w:t>
            </w:r>
          </w:p>
        </w:tc>
        <w:tc>
          <w:tcPr>
            <w:tcW w:w="1229" w:type="dxa"/>
            <w:vAlign w:val="center"/>
          </w:tcPr>
          <w:p w14:paraId="0D1F135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Country</w:t>
            </w:r>
          </w:p>
        </w:tc>
        <w:tc>
          <w:tcPr>
            <w:tcW w:w="3631" w:type="dxa"/>
            <w:vAlign w:val="center"/>
          </w:tcPr>
          <w:p w14:paraId="7C34E5D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Office Address</w:t>
            </w:r>
          </w:p>
        </w:tc>
        <w:tc>
          <w:tcPr>
            <w:tcW w:w="1438" w:type="dxa"/>
            <w:vAlign w:val="center"/>
          </w:tcPr>
          <w:p w14:paraId="146233A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en-IN"/>
              </w:rPr>
              <w:t>Function of Office</w:t>
            </w:r>
          </w:p>
        </w:tc>
        <w:tc>
          <w:tcPr>
            <w:tcW w:w="1115" w:type="dxa"/>
            <w:vAlign w:val="center"/>
          </w:tcPr>
          <w:p w14:paraId="1664AA0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eastAsia="Times New Roman" w:hAnsiTheme="minorHAnsi" w:cstheme="minorHAnsi"/>
                <w:b/>
                <w:bCs/>
                <w:color w:val="000000" w:themeColor="text1"/>
                <w:sz w:val="22"/>
                <w:szCs w:val="22"/>
                <w:lang w:eastAsia="en-IN"/>
              </w:rPr>
              <w:t>Employee Strength (No.)</w:t>
            </w:r>
          </w:p>
        </w:tc>
      </w:tr>
      <w:tr w:rsidR="0040446D" w:rsidRPr="00266563" w14:paraId="1D7D9CCA" w14:textId="77777777" w:rsidTr="00A16355">
        <w:tc>
          <w:tcPr>
            <w:tcW w:w="1350" w:type="dxa"/>
            <w:vMerge w:val="restart"/>
            <w:vAlign w:val="center"/>
          </w:tcPr>
          <w:p w14:paraId="53521ADA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Asia</w:t>
            </w:r>
          </w:p>
        </w:tc>
        <w:tc>
          <w:tcPr>
            <w:tcW w:w="1229" w:type="dxa"/>
            <w:vMerge w:val="restart"/>
            <w:vAlign w:val="center"/>
          </w:tcPr>
          <w:p w14:paraId="0FDD053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India</w:t>
            </w:r>
          </w:p>
        </w:tc>
        <w:tc>
          <w:tcPr>
            <w:tcW w:w="3631" w:type="dxa"/>
            <w:vAlign w:val="center"/>
          </w:tcPr>
          <w:p w14:paraId="2D1D2D80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201-205 Bansi Trade Center,, 581/5 M. G. Road, Indore, Madhya Pradesh 452001</w:t>
            </w:r>
          </w:p>
        </w:tc>
        <w:tc>
          <w:tcPr>
            <w:tcW w:w="1438" w:type="dxa"/>
            <w:vAlign w:val="center"/>
          </w:tcPr>
          <w:p w14:paraId="5367554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Corporate Office</w:t>
            </w:r>
          </w:p>
        </w:tc>
        <w:tc>
          <w:tcPr>
            <w:tcW w:w="1115" w:type="dxa"/>
            <w:vAlign w:val="center"/>
          </w:tcPr>
          <w:p w14:paraId="3E3F4D1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309B7F18" w14:textId="77777777" w:rsidTr="00A16355">
        <w:tc>
          <w:tcPr>
            <w:tcW w:w="1350" w:type="dxa"/>
            <w:vMerge/>
            <w:vAlign w:val="center"/>
          </w:tcPr>
          <w:p w14:paraId="76F4A9A7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231D555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375EE2C3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STP-1, Ground Floor, IT/ITES- SEZ, Near Bhawar Kuwan Square, Indore, Madhya Pradesh 452001</w:t>
            </w:r>
          </w:p>
        </w:tc>
        <w:tc>
          <w:tcPr>
            <w:tcW w:w="1438" w:type="dxa"/>
            <w:vAlign w:val="center"/>
          </w:tcPr>
          <w:p w14:paraId="4E2E209D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AA615B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6D92867" w14:textId="77777777" w:rsidTr="00A16355">
        <w:tc>
          <w:tcPr>
            <w:tcW w:w="1350" w:type="dxa"/>
            <w:vMerge/>
            <w:vAlign w:val="center"/>
          </w:tcPr>
          <w:p w14:paraId="58679A5A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999585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ADF0628" w14:textId="77777777" w:rsidR="0040446D" w:rsidRPr="00266563" w:rsidRDefault="0040446D" w:rsidP="00A16355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Plot No. 1, Scheme Number 166, Super Corridor Road, Indore, Madhya Pradesh 452005</w:t>
            </w:r>
          </w:p>
        </w:tc>
        <w:tc>
          <w:tcPr>
            <w:tcW w:w="1438" w:type="dxa"/>
            <w:vAlign w:val="center"/>
          </w:tcPr>
          <w:p w14:paraId="48FBEC5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3A7C910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2C067253" w14:textId="77777777" w:rsidTr="00A16355">
        <w:tc>
          <w:tcPr>
            <w:tcW w:w="1350" w:type="dxa"/>
            <w:vMerge/>
            <w:vAlign w:val="center"/>
          </w:tcPr>
          <w:p w14:paraId="63EFDD18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0401CE38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5450EE6B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702, 7th Floor, Campus C, RMZ Centennial, Survey No. 74 &amp; 77, Doddanakudi Village, 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  <w:t>Krishnarajapuram, Hobli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  <w:t>Bengaluru, Karnataka 560048</w:t>
            </w:r>
          </w:p>
        </w:tc>
        <w:tc>
          <w:tcPr>
            <w:tcW w:w="1438" w:type="dxa"/>
            <w:vAlign w:val="center"/>
          </w:tcPr>
          <w:p w14:paraId="3FD761ED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44D49FE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D3B8804" w14:textId="77777777" w:rsidTr="00A16355">
        <w:tc>
          <w:tcPr>
            <w:tcW w:w="1350" w:type="dxa"/>
            <w:vMerge/>
            <w:vAlign w:val="center"/>
          </w:tcPr>
          <w:p w14:paraId="0E5CB019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4DC6FA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67B4E2FD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Awfis, Primus Building, Door No. SP – 7A, Guindy Industrial Estate, SIDCO Industrial Estate, Guindy Chennai, 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lastRenderedPageBreak/>
              <w:t>Tamil Nadu 600032 (Office Space)</w:t>
            </w:r>
          </w:p>
        </w:tc>
        <w:tc>
          <w:tcPr>
            <w:tcW w:w="1438" w:type="dxa"/>
            <w:vAlign w:val="center"/>
          </w:tcPr>
          <w:p w14:paraId="2174E50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C82B3E1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26974C91" w14:textId="77777777" w:rsidTr="00A16355">
        <w:tc>
          <w:tcPr>
            <w:tcW w:w="1350" w:type="dxa"/>
            <w:vMerge/>
            <w:vAlign w:val="center"/>
          </w:tcPr>
          <w:p w14:paraId="4FDDF405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0E7333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10A599AF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C/o Sundew Properties Limited (SEZ Developer), Office 1,2,3 &amp; 4 (2nd Office Floor), 6th Floor Building #20, Raheja Mind space, Cyberabad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  <w:t>Madhapur, Telangana 500081</w:t>
            </w:r>
          </w:p>
        </w:tc>
        <w:tc>
          <w:tcPr>
            <w:tcW w:w="1438" w:type="dxa"/>
            <w:vAlign w:val="center"/>
          </w:tcPr>
          <w:p w14:paraId="3C057EF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39E523B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35E0B8E4" w14:textId="77777777" w:rsidTr="00A16355">
        <w:tc>
          <w:tcPr>
            <w:tcW w:w="1350" w:type="dxa"/>
            <w:vMerge/>
            <w:vAlign w:val="center"/>
          </w:tcPr>
          <w:p w14:paraId="1561158B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4884382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136C2FE1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C/o Sundew Properties Limited (SEZ Developer), 10th Floor Building #20, Raheja Mind space, Cyberabad, Madhapur, Telangana 500081</w:t>
            </w:r>
          </w:p>
        </w:tc>
        <w:tc>
          <w:tcPr>
            <w:tcW w:w="1438" w:type="dxa"/>
            <w:vAlign w:val="center"/>
          </w:tcPr>
          <w:p w14:paraId="3875852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F8329A1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649551F9" w14:textId="77777777" w:rsidTr="00A16355">
        <w:tc>
          <w:tcPr>
            <w:tcW w:w="1350" w:type="dxa"/>
            <w:vMerge/>
            <w:vAlign w:val="center"/>
          </w:tcPr>
          <w:p w14:paraId="0921CD89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70D6B7E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785A8038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UrbanWrk, 10th Floor, Building No 10, Raheja Mindspace, Hitech City, Madhapur, Telangana 500081</w:t>
            </w:r>
          </w:p>
        </w:tc>
        <w:tc>
          <w:tcPr>
            <w:tcW w:w="1438" w:type="dxa"/>
            <w:vAlign w:val="center"/>
          </w:tcPr>
          <w:p w14:paraId="42F5DA0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CBB32B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75402782" w14:textId="77777777" w:rsidTr="00A16355">
        <w:tc>
          <w:tcPr>
            <w:tcW w:w="1350" w:type="dxa"/>
            <w:vMerge/>
            <w:vAlign w:val="center"/>
          </w:tcPr>
          <w:p w14:paraId="4F769FFD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4E48148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1D406EDD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Wing A &amp; B, Level 2, Tower No.1, Cyber City, Magarpatta City, Hadapsur, Pune, Maharashtra 411013</w:t>
            </w:r>
          </w:p>
        </w:tc>
        <w:tc>
          <w:tcPr>
            <w:tcW w:w="1438" w:type="dxa"/>
            <w:vAlign w:val="center"/>
          </w:tcPr>
          <w:p w14:paraId="4BE9E79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766FE8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754345A7" w14:textId="77777777" w:rsidTr="00A16355">
        <w:tc>
          <w:tcPr>
            <w:tcW w:w="1350" w:type="dxa"/>
            <w:vMerge/>
            <w:vAlign w:val="center"/>
          </w:tcPr>
          <w:p w14:paraId="3938A096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4C7565C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ECF0BA4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Plot No. 23/1, IT &amp; ITES SEZ (MIDC), Rajiv Gandhi InfoTech Park, Hinjewadi, Phase – III, Pune, Maharashtra 411057</w:t>
            </w:r>
          </w:p>
        </w:tc>
        <w:tc>
          <w:tcPr>
            <w:tcW w:w="1438" w:type="dxa"/>
            <w:vAlign w:val="center"/>
          </w:tcPr>
          <w:p w14:paraId="77FE65D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59521E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1BFBD818" w14:textId="77777777" w:rsidTr="00A16355">
        <w:tc>
          <w:tcPr>
            <w:tcW w:w="1350" w:type="dxa"/>
            <w:vMerge/>
            <w:vAlign w:val="center"/>
          </w:tcPr>
          <w:p w14:paraId="30D41FAA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54CF8A4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China</w:t>
            </w:r>
          </w:p>
        </w:tc>
        <w:tc>
          <w:tcPr>
            <w:tcW w:w="3631" w:type="dxa"/>
            <w:vAlign w:val="center"/>
          </w:tcPr>
          <w:p w14:paraId="38F9D277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Suite 2006 20/F, Hua Qin International Building, 340 Queen’s Road Central, Hong Kong 999077</w:t>
            </w:r>
          </w:p>
        </w:tc>
        <w:tc>
          <w:tcPr>
            <w:tcW w:w="1438" w:type="dxa"/>
            <w:vAlign w:val="center"/>
          </w:tcPr>
          <w:p w14:paraId="630BE9E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B1A535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EAE4595" w14:textId="77777777" w:rsidTr="00A16355">
        <w:tc>
          <w:tcPr>
            <w:tcW w:w="1350" w:type="dxa"/>
            <w:vMerge/>
            <w:vAlign w:val="center"/>
          </w:tcPr>
          <w:p w14:paraId="279DDFFF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6EA6F3D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Malaysia</w:t>
            </w:r>
          </w:p>
        </w:tc>
        <w:tc>
          <w:tcPr>
            <w:tcW w:w="3631" w:type="dxa"/>
            <w:vAlign w:val="center"/>
          </w:tcPr>
          <w:p w14:paraId="15E5F792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C-05-02 , C-05-3A, C-05-10,C-05-12, iTech Tower, Jalan Impact, Cyber 6, Cyberjaya, Selangor Darul Ehsan 63000</w:t>
            </w:r>
          </w:p>
        </w:tc>
        <w:tc>
          <w:tcPr>
            <w:tcW w:w="1438" w:type="dxa"/>
            <w:vAlign w:val="center"/>
          </w:tcPr>
          <w:p w14:paraId="32575BC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C69B76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7E725D48" w14:textId="77777777" w:rsidTr="00A16355">
        <w:tc>
          <w:tcPr>
            <w:tcW w:w="1350" w:type="dxa"/>
            <w:vMerge/>
            <w:vAlign w:val="center"/>
          </w:tcPr>
          <w:p w14:paraId="5EB04A6E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2C244DF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Singapore</w:t>
            </w:r>
          </w:p>
        </w:tc>
        <w:tc>
          <w:tcPr>
            <w:tcW w:w="3631" w:type="dxa"/>
            <w:vAlign w:val="center"/>
          </w:tcPr>
          <w:p w14:paraId="07D05EDE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17 Phillip Street, #05-01 Grand Building, Singapore 048695</w:t>
            </w:r>
          </w:p>
        </w:tc>
        <w:tc>
          <w:tcPr>
            <w:tcW w:w="1438" w:type="dxa"/>
            <w:vAlign w:val="center"/>
          </w:tcPr>
          <w:p w14:paraId="5FD4257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8AE369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65CE5D79" w14:textId="77777777" w:rsidTr="00A16355">
        <w:tc>
          <w:tcPr>
            <w:tcW w:w="1350" w:type="dxa"/>
            <w:vMerge/>
            <w:vAlign w:val="center"/>
          </w:tcPr>
          <w:p w14:paraId="0471861A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1232392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Thailand</w:t>
            </w:r>
          </w:p>
        </w:tc>
        <w:tc>
          <w:tcPr>
            <w:tcW w:w="3631" w:type="dxa"/>
            <w:vAlign w:val="center"/>
          </w:tcPr>
          <w:p w14:paraId="2BC6B534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87/1 Capital Tower, All Seasons Place, 16th Floor, Unit 1603 -6, Wireless Road, Lumpini Sub-district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Pathumwan District, Bangkok, Thailand 10330</w:t>
            </w:r>
          </w:p>
        </w:tc>
        <w:tc>
          <w:tcPr>
            <w:tcW w:w="1438" w:type="dxa"/>
            <w:vAlign w:val="center"/>
          </w:tcPr>
          <w:p w14:paraId="01225C4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E3B58E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15CD1EF6" w14:textId="77777777" w:rsidTr="00A16355">
        <w:tc>
          <w:tcPr>
            <w:tcW w:w="1350" w:type="dxa"/>
            <w:vMerge w:val="restart"/>
            <w:vAlign w:val="center"/>
          </w:tcPr>
          <w:p w14:paraId="38E4E235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Australia</w:t>
            </w:r>
          </w:p>
        </w:tc>
        <w:tc>
          <w:tcPr>
            <w:tcW w:w="1229" w:type="dxa"/>
            <w:vMerge w:val="restart"/>
            <w:vAlign w:val="center"/>
          </w:tcPr>
          <w:p w14:paraId="3FC6D4F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Australia</w:t>
            </w:r>
          </w:p>
        </w:tc>
        <w:tc>
          <w:tcPr>
            <w:tcW w:w="3631" w:type="dxa"/>
            <w:vAlign w:val="center"/>
          </w:tcPr>
          <w:p w14:paraId="49E59732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C/o Crown Corporate Services, Level 35, Tower One, Barangaroo, Sydney, New South Wales 2000</w:t>
            </w:r>
          </w:p>
        </w:tc>
        <w:tc>
          <w:tcPr>
            <w:tcW w:w="1438" w:type="dxa"/>
            <w:vAlign w:val="center"/>
          </w:tcPr>
          <w:p w14:paraId="07E6363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Corporate Office</w:t>
            </w:r>
          </w:p>
        </w:tc>
        <w:tc>
          <w:tcPr>
            <w:tcW w:w="1115" w:type="dxa"/>
            <w:vAlign w:val="center"/>
          </w:tcPr>
          <w:p w14:paraId="25BB197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1965E9D8" w14:textId="77777777" w:rsidTr="00A16355">
        <w:tc>
          <w:tcPr>
            <w:tcW w:w="1350" w:type="dxa"/>
            <w:vMerge/>
            <w:vAlign w:val="center"/>
          </w:tcPr>
          <w:p w14:paraId="79297B56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476D866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FC9260E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Level 5/121 King William St, Adelaide, South Australia 5000</w:t>
            </w:r>
          </w:p>
        </w:tc>
        <w:tc>
          <w:tcPr>
            <w:tcW w:w="1438" w:type="dxa"/>
            <w:vAlign w:val="center"/>
          </w:tcPr>
          <w:p w14:paraId="72C5D9B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B3E8AF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3B1440EA" w14:textId="77777777" w:rsidTr="00A16355">
        <w:tc>
          <w:tcPr>
            <w:tcW w:w="1350" w:type="dxa"/>
            <w:vMerge/>
            <w:vAlign w:val="center"/>
          </w:tcPr>
          <w:p w14:paraId="75C8BB36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30C30C3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5B86EB9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22nd Floor, Northbank Plaza, 69 Ann Street, Brisbane, Queensland 4000</w:t>
            </w:r>
          </w:p>
        </w:tc>
        <w:tc>
          <w:tcPr>
            <w:tcW w:w="1438" w:type="dxa"/>
            <w:vAlign w:val="center"/>
          </w:tcPr>
          <w:p w14:paraId="4F7C99C1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A236630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11741E3" w14:textId="77777777" w:rsidTr="00A16355">
        <w:tc>
          <w:tcPr>
            <w:tcW w:w="1350" w:type="dxa"/>
            <w:vMerge/>
            <w:vAlign w:val="center"/>
          </w:tcPr>
          <w:p w14:paraId="130B260E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2DBFA0C8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B87ED40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Rialto, Level 27, South Tower, 525, 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lastRenderedPageBreak/>
              <w:t>Collins Street, Melbourne, Victoria 3000</w:t>
            </w:r>
          </w:p>
        </w:tc>
        <w:tc>
          <w:tcPr>
            <w:tcW w:w="1438" w:type="dxa"/>
            <w:vAlign w:val="center"/>
          </w:tcPr>
          <w:p w14:paraId="18A58CDD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219C13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6B163B7B" w14:textId="77777777" w:rsidTr="00A16355">
        <w:tc>
          <w:tcPr>
            <w:tcW w:w="1350" w:type="dxa"/>
            <w:vMerge/>
            <w:vAlign w:val="center"/>
          </w:tcPr>
          <w:p w14:paraId="04477D8E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45A86D21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696F5BD5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Level 27, St Martins Tower, 44 St Georges Terrace, Perth, Western Australia 6000</w:t>
            </w:r>
          </w:p>
        </w:tc>
        <w:tc>
          <w:tcPr>
            <w:tcW w:w="1438" w:type="dxa"/>
            <w:vAlign w:val="center"/>
          </w:tcPr>
          <w:p w14:paraId="7022FA3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8E5987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2189574C" w14:textId="77777777" w:rsidTr="00A16355">
        <w:tc>
          <w:tcPr>
            <w:tcW w:w="1350" w:type="dxa"/>
            <w:vMerge w:val="restart"/>
            <w:vAlign w:val="center"/>
          </w:tcPr>
          <w:p w14:paraId="4EF4D75E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Europe</w:t>
            </w:r>
          </w:p>
        </w:tc>
        <w:tc>
          <w:tcPr>
            <w:tcW w:w="1229" w:type="dxa"/>
            <w:vAlign w:val="center"/>
          </w:tcPr>
          <w:p w14:paraId="21F70A6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Finland</w:t>
            </w:r>
          </w:p>
        </w:tc>
        <w:tc>
          <w:tcPr>
            <w:tcW w:w="3631" w:type="dxa"/>
            <w:vAlign w:val="center"/>
          </w:tcPr>
          <w:p w14:paraId="1D565E9E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Bertel Jungin aukio 5, Espoo, Southern Finland province 02600</w:t>
            </w:r>
          </w:p>
        </w:tc>
        <w:tc>
          <w:tcPr>
            <w:tcW w:w="1438" w:type="dxa"/>
            <w:vAlign w:val="center"/>
          </w:tcPr>
          <w:p w14:paraId="1578A76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0BA98E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72022BB4" w14:textId="77777777" w:rsidTr="00A16355">
        <w:tc>
          <w:tcPr>
            <w:tcW w:w="1350" w:type="dxa"/>
            <w:vMerge/>
            <w:vAlign w:val="center"/>
          </w:tcPr>
          <w:p w14:paraId="2CE6D5FA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2EABA9B8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Germany</w:t>
            </w:r>
          </w:p>
        </w:tc>
        <w:tc>
          <w:tcPr>
            <w:tcW w:w="3631" w:type="dxa"/>
            <w:vAlign w:val="center"/>
          </w:tcPr>
          <w:p w14:paraId="0A9ABFC7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Konrad-Zuse-Ring 28, Mannheim, Baden-Württemberg, 68163</w:t>
            </w:r>
          </w:p>
        </w:tc>
        <w:tc>
          <w:tcPr>
            <w:tcW w:w="1438" w:type="dxa"/>
            <w:vAlign w:val="center"/>
          </w:tcPr>
          <w:p w14:paraId="6DBBF72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F058668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0E32F40E" w14:textId="77777777" w:rsidTr="00A16355">
        <w:tc>
          <w:tcPr>
            <w:tcW w:w="1350" w:type="dxa"/>
            <w:vMerge/>
            <w:vAlign w:val="center"/>
          </w:tcPr>
          <w:p w14:paraId="5853961F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 w:val="restart"/>
            <w:vAlign w:val="center"/>
          </w:tcPr>
          <w:p w14:paraId="19B2F550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Netherland</w:t>
            </w:r>
          </w:p>
        </w:tc>
        <w:tc>
          <w:tcPr>
            <w:tcW w:w="3631" w:type="dxa"/>
            <w:vAlign w:val="center"/>
          </w:tcPr>
          <w:p w14:paraId="0179AD92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Prinsengracht 697-2, Amsterdam, North Holland 1017 JV</w:t>
            </w:r>
          </w:p>
        </w:tc>
        <w:tc>
          <w:tcPr>
            <w:tcW w:w="1438" w:type="dxa"/>
            <w:vAlign w:val="center"/>
          </w:tcPr>
          <w:p w14:paraId="340473A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9D5E80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4C77FFAC" w14:textId="77777777" w:rsidTr="00A16355">
        <w:tc>
          <w:tcPr>
            <w:tcW w:w="1350" w:type="dxa"/>
            <w:vMerge/>
            <w:vAlign w:val="center"/>
          </w:tcPr>
          <w:p w14:paraId="53C96BF4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713F4DE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49DCDB3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Hullenberweg 278-308, Amsterdam, North Holland 1101 BV</w:t>
            </w:r>
          </w:p>
        </w:tc>
        <w:tc>
          <w:tcPr>
            <w:tcW w:w="1438" w:type="dxa"/>
            <w:vAlign w:val="center"/>
          </w:tcPr>
          <w:p w14:paraId="54E919E0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D929C0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EBD4563" w14:textId="77777777" w:rsidTr="00A16355">
        <w:tc>
          <w:tcPr>
            <w:tcW w:w="1350" w:type="dxa"/>
            <w:vMerge/>
            <w:vAlign w:val="center"/>
          </w:tcPr>
          <w:p w14:paraId="3298487F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1721EFE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Poland</w:t>
            </w:r>
          </w:p>
        </w:tc>
        <w:tc>
          <w:tcPr>
            <w:tcW w:w="3631" w:type="dxa"/>
            <w:vAlign w:val="center"/>
          </w:tcPr>
          <w:p w14:paraId="0BFD3A80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ul. Domaniewska 37, Warszawa, Poland 02-672</w:t>
            </w:r>
          </w:p>
        </w:tc>
        <w:tc>
          <w:tcPr>
            <w:tcW w:w="1438" w:type="dxa"/>
            <w:vAlign w:val="center"/>
          </w:tcPr>
          <w:p w14:paraId="0CBA023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6F3B6E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01B4B23E" w14:textId="77777777" w:rsidTr="00A16355">
        <w:tc>
          <w:tcPr>
            <w:tcW w:w="1350" w:type="dxa"/>
            <w:vMerge/>
            <w:vAlign w:val="center"/>
          </w:tcPr>
          <w:p w14:paraId="1E1BD603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2CEDEBE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Romania</w:t>
            </w:r>
          </w:p>
        </w:tc>
        <w:tc>
          <w:tcPr>
            <w:tcW w:w="3631" w:type="dxa"/>
            <w:vAlign w:val="center"/>
          </w:tcPr>
          <w:p w14:paraId="3E8013AD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Soseaua Mihai Bravu n Subsol, Modul S083, Sector 3, Bucharest, Southeastern Romania</w:t>
            </w:r>
          </w:p>
        </w:tc>
        <w:tc>
          <w:tcPr>
            <w:tcW w:w="1438" w:type="dxa"/>
            <w:vAlign w:val="center"/>
          </w:tcPr>
          <w:p w14:paraId="527F9901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41DAE4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73ABFC6C" w14:textId="77777777" w:rsidTr="00A16355">
        <w:tc>
          <w:tcPr>
            <w:tcW w:w="1350" w:type="dxa"/>
            <w:vMerge/>
            <w:vAlign w:val="center"/>
          </w:tcPr>
          <w:p w14:paraId="0C26A814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420AB98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Swedan</w:t>
            </w:r>
          </w:p>
        </w:tc>
        <w:tc>
          <w:tcPr>
            <w:tcW w:w="3631" w:type="dxa"/>
            <w:vAlign w:val="center"/>
          </w:tcPr>
          <w:p w14:paraId="307CF5C2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Sveavägen 33, 3rd Floor, 111 34 Stockholm</w:t>
            </w:r>
          </w:p>
        </w:tc>
        <w:tc>
          <w:tcPr>
            <w:tcW w:w="1438" w:type="dxa"/>
            <w:vAlign w:val="center"/>
          </w:tcPr>
          <w:p w14:paraId="44ECF01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0C36950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0B824A34" w14:textId="77777777" w:rsidTr="00A16355">
        <w:tc>
          <w:tcPr>
            <w:tcW w:w="1350" w:type="dxa"/>
            <w:vMerge/>
            <w:vAlign w:val="center"/>
          </w:tcPr>
          <w:p w14:paraId="27FFBDB0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191CC58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United Kingdom</w:t>
            </w:r>
          </w:p>
        </w:tc>
        <w:tc>
          <w:tcPr>
            <w:tcW w:w="3631" w:type="dxa"/>
            <w:vAlign w:val="center"/>
          </w:tcPr>
          <w:p w14:paraId="7FD3B066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Level 8, One Canada Square, Canary Wharf, London E14 5AA, United Kingdom</w:t>
            </w:r>
          </w:p>
        </w:tc>
        <w:tc>
          <w:tcPr>
            <w:tcW w:w="1438" w:type="dxa"/>
            <w:vAlign w:val="center"/>
          </w:tcPr>
          <w:p w14:paraId="772334C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CABF27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09D20825" w14:textId="77777777" w:rsidTr="00A16355">
        <w:tc>
          <w:tcPr>
            <w:tcW w:w="1350" w:type="dxa"/>
            <w:vMerge w:val="restart"/>
            <w:vAlign w:val="center"/>
          </w:tcPr>
          <w:p w14:paraId="2065677D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Middle East &amp; Africa</w:t>
            </w:r>
          </w:p>
        </w:tc>
        <w:tc>
          <w:tcPr>
            <w:tcW w:w="1229" w:type="dxa"/>
            <w:vMerge w:val="restart"/>
            <w:vAlign w:val="center"/>
          </w:tcPr>
          <w:p w14:paraId="6D3FDB88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UAE</w:t>
            </w:r>
          </w:p>
        </w:tc>
        <w:tc>
          <w:tcPr>
            <w:tcW w:w="3631" w:type="dxa"/>
            <w:vAlign w:val="center"/>
          </w:tcPr>
          <w:p w14:paraId="45D5E84B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Office 3602, 36th Floor, Al Shatha Towers, Dubai Internet City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Dubai, P.O.Box 501714</w:t>
            </w:r>
          </w:p>
        </w:tc>
        <w:tc>
          <w:tcPr>
            <w:tcW w:w="1438" w:type="dxa"/>
            <w:vAlign w:val="center"/>
          </w:tcPr>
          <w:p w14:paraId="3A3D50B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Corporate Office</w:t>
            </w:r>
          </w:p>
        </w:tc>
        <w:tc>
          <w:tcPr>
            <w:tcW w:w="1115" w:type="dxa"/>
            <w:vAlign w:val="center"/>
          </w:tcPr>
          <w:p w14:paraId="5D4DB97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49D7C814" w14:textId="77777777" w:rsidTr="00A16355">
        <w:tc>
          <w:tcPr>
            <w:tcW w:w="1350" w:type="dxa"/>
            <w:vMerge/>
            <w:vAlign w:val="center"/>
          </w:tcPr>
          <w:p w14:paraId="598F2019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62CF42C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442F656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Office 848, Al Ansari Building, Khalifa Street, Abu Dhabi, P.O.Box 28346</w:t>
            </w:r>
          </w:p>
        </w:tc>
        <w:tc>
          <w:tcPr>
            <w:tcW w:w="1438" w:type="dxa"/>
            <w:vAlign w:val="center"/>
          </w:tcPr>
          <w:p w14:paraId="57F113BD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68F12F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08FDCA5" w14:textId="77777777" w:rsidTr="00A16355">
        <w:tc>
          <w:tcPr>
            <w:tcW w:w="1350" w:type="dxa"/>
            <w:vMerge/>
            <w:vAlign w:val="center"/>
          </w:tcPr>
          <w:p w14:paraId="76237723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499E6BA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Egypt</w:t>
            </w:r>
          </w:p>
        </w:tc>
        <w:tc>
          <w:tcPr>
            <w:tcW w:w="3631" w:type="dxa"/>
            <w:vAlign w:val="center"/>
          </w:tcPr>
          <w:p w14:paraId="5D95D6B0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34A Al-Multaqa Al-Arabi District, 2nd Floor Office 201 Helioplis Division, Sheraton ,Cairo, P.O.Box 11799</w:t>
            </w:r>
          </w:p>
        </w:tc>
        <w:tc>
          <w:tcPr>
            <w:tcW w:w="1438" w:type="dxa"/>
            <w:vAlign w:val="center"/>
          </w:tcPr>
          <w:p w14:paraId="585A0E0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1D9188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68A51A9B" w14:textId="77777777" w:rsidTr="00A16355">
        <w:tc>
          <w:tcPr>
            <w:tcW w:w="1350" w:type="dxa"/>
            <w:vMerge/>
            <w:vAlign w:val="center"/>
          </w:tcPr>
          <w:p w14:paraId="3A1096B6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297285C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Lebanon</w:t>
            </w:r>
          </w:p>
        </w:tc>
        <w:tc>
          <w:tcPr>
            <w:tcW w:w="3631" w:type="dxa"/>
            <w:vAlign w:val="center"/>
          </w:tcPr>
          <w:p w14:paraId="29821B73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Office Unit No. 1291, Section 4 Sarba, Lebanon</w:t>
            </w:r>
          </w:p>
        </w:tc>
        <w:tc>
          <w:tcPr>
            <w:tcW w:w="1438" w:type="dxa"/>
            <w:vAlign w:val="center"/>
          </w:tcPr>
          <w:p w14:paraId="7F63D88D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347787E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1A591680" w14:textId="77777777" w:rsidTr="00A16355">
        <w:tc>
          <w:tcPr>
            <w:tcW w:w="1350" w:type="dxa"/>
            <w:vMerge/>
            <w:vAlign w:val="center"/>
          </w:tcPr>
          <w:p w14:paraId="20FA91EA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47BC7D2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Oman</w:t>
            </w:r>
          </w:p>
        </w:tc>
        <w:tc>
          <w:tcPr>
            <w:tcW w:w="3631" w:type="dxa"/>
            <w:vAlign w:val="center"/>
          </w:tcPr>
          <w:p w14:paraId="251ADF8C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5th Floor Office A5, Bank Sohar Building Dohat Al Adab Street, Al Khuwair P.O. Box 395, PC 118, Muscat</w:t>
            </w:r>
          </w:p>
        </w:tc>
        <w:tc>
          <w:tcPr>
            <w:tcW w:w="1438" w:type="dxa"/>
            <w:vAlign w:val="center"/>
          </w:tcPr>
          <w:p w14:paraId="12FEBA2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13932A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1190C7A8" w14:textId="77777777" w:rsidTr="00A16355">
        <w:tc>
          <w:tcPr>
            <w:tcW w:w="1350" w:type="dxa"/>
            <w:vMerge/>
            <w:vAlign w:val="center"/>
          </w:tcPr>
          <w:p w14:paraId="66C0DA34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0F7FF57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Saudi Arabia</w:t>
            </w:r>
          </w:p>
        </w:tc>
        <w:tc>
          <w:tcPr>
            <w:tcW w:w="3631" w:type="dxa"/>
            <w:vAlign w:val="center"/>
          </w:tcPr>
          <w:p w14:paraId="3AF82095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5th Floor, Balhamer Business Gate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Ash Shati Ash Sharqi 8196, Dammam, P.O.Box 32414</w:t>
            </w:r>
          </w:p>
        </w:tc>
        <w:tc>
          <w:tcPr>
            <w:tcW w:w="1438" w:type="dxa"/>
            <w:vAlign w:val="center"/>
          </w:tcPr>
          <w:p w14:paraId="5C06CBD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0BC7F86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0876BB43" w14:textId="77777777" w:rsidTr="00A16355">
        <w:tc>
          <w:tcPr>
            <w:tcW w:w="1350" w:type="dxa"/>
            <w:vMerge/>
            <w:vAlign w:val="center"/>
          </w:tcPr>
          <w:p w14:paraId="7A483BC3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4029AFD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State of Qatar</w:t>
            </w:r>
          </w:p>
        </w:tc>
        <w:tc>
          <w:tcPr>
            <w:tcW w:w="3631" w:type="dxa"/>
            <w:vAlign w:val="center"/>
          </w:tcPr>
          <w:p w14:paraId="1A4B724C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Office 1111, 11th Floor, Marina Twin Towers, Tower B, Regus Doha Twin Towers. Lusail, State of Qatar P.O. Box 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lastRenderedPageBreak/>
              <w:t>301477</w:t>
            </w:r>
          </w:p>
        </w:tc>
        <w:tc>
          <w:tcPr>
            <w:tcW w:w="1438" w:type="dxa"/>
            <w:vAlign w:val="center"/>
          </w:tcPr>
          <w:p w14:paraId="5B6C810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C9E1AC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D549FF1" w14:textId="77777777" w:rsidTr="00A16355">
        <w:trPr>
          <w:trHeight w:val="890"/>
        </w:trPr>
        <w:tc>
          <w:tcPr>
            <w:tcW w:w="1350" w:type="dxa"/>
            <w:vMerge w:val="restart"/>
            <w:vAlign w:val="center"/>
          </w:tcPr>
          <w:p w14:paraId="4DFAA0D4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955628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North America</w:t>
            </w:r>
          </w:p>
        </w:tc>
        <w:tc>
          <w:tcPr>
            <w:tcW w:w="1229" w:type="dxa"/>
            <w:vMerge w:val="restart"/>
            <w:vAlign w:val="center"/>
          </w:tcPr>
          <w:p w14:paraId="22F8B44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USA</w:t>
            </w:r>
          </w:p>
        </w:tc>
        <w:tc>
          <w:tcPr>
            <w:tcW w:w="3631" w:type="dxa"/>
            <w:vAlign w:val="center"/>
          </w:tcPr>
          <w:p w14:paraId="3A295B77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841 Avenue of the Cities</w:t>
            </w: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br/>
              <w:t>East Moline IL, 61244</w:t>
            </w:r>
          </w:p>
        </w:tc>
        <w:tc>
          <w:tcPr>
            <w:tcW w:w="1438" w:type="dxa"/>
            <w:vAlign w:val="center"/>
          </w:tcPr>
          <w:p w14:paraId="5FA6C33D" w14:textId="77777777" w:rsidR="0040446D" w:rsidRPr="00955628" w:rsidRDefault="0040446D" w:rsidP="00A16355">
            <w:pPr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Global Headquarters</w:t>
            </w:r>
          </w:p>
          <w:p w14:paraId="1B9CE14A" w14:textId="77777777" w:rsidR="0040446D" w:rsidRPr="00955628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(Corporate Office)</w:t>
            </w:r>
          </w:p>
        </w:tc>
        <w:tc>
          <w:tcPr>
            <w:tcW w:w="1115" w:type="dxa"/>
            <w:vAlign w:val="center"/>
          </w:tcPr>
          <w:p w14:paraId="6C7B9D7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104E332E" w14:textId="77777777" w:rsidTr="00A16355">
        <w:tc>
          <w:tcPr>
            <w:tcW w:w="1350" w:type="dxa"/>
            <w:vMerge/>
            <w:vAlign w:val="center"/>
          </w:tcPr>
          <w:p w14:paraId="1288C5E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229" w:type="dxa"/>
            <w:vMerge/>
            <w:vAlign w:val="center"/>
          </w:tcPr>
          <w:p w14:paraId="241E0C1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3631" w:type="dxa"/>
            <w:vAlign w:val="center"/>
          </w:tcPr>
          <w:p w14:paraId="2FC26C8E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</w:pPr>
            <w:r w:rsidRPr="0095562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4801 E Independence Blvd, Suite #900, Charlotte, North Carolina 28212</w:t>
            </w:r>
          </w:p>
        </w:tc>
        <w:tc>
          <w:tcPr>
            <w:tcW w:w="1438" w:type="dxa"/>
            <w:vAlign w:val="center"/>
          </w:tcPr>
          <w:p w14:paraId="50CB3EC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1115" w:type="dxa"/>
            <w:vAlign w:val="center"/>
          </w:tcPr>
          <w:p w14:paraId="2034452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40446D" w:rsidRPr="00266563" w14:paraId="0484C48F" w14:textId="77777777" w:rsidTr="00A16355">
        <w:tc>
          <w:tcPr>
            <w:tcW w:w="1350" w:type="dxa"/>
            <w:vMerge/>
            <w:vAlign w:val="center"/>
          </w:tcPr>
          <w:p w14:paraId="230E13CD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6E1A59C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03F29A2F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333 N. Michigan Avenue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Suite #800, Chicago, Illinois 60601</w:t>
            </w:r>
          </w:p>
        </w:tc>
        <w:tc>
          <w:tcPr>
            <w:tcW w:w="1438" w:type="dxa"/>
            <w:vAlign w:val="center"/>
          </w:tcPr>
          <w:p w14:paraId="0D11B8C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BEB14A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4E10662C" w14:textId="77777777" w:rsidTr="00A16355">
        <w:tc>
          <w:tcPr>
            <w:tcW w:w="1350" w:type="dxa"/>
            <w:vMerge/>
            <w:vAlign w:val="center"/>
          </w:tcPr>
          <w:p w14:paraId="74754CB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30D974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B711D4A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455 Avenue of the Cities, East Moline, Illinois 61244</w:t>
            </w:r>
          </w:p>
        </w:tc>
        <w:tc>
          <w:tcPr>
            <w:tcW w:w="1438" w:type="dxa"/>
            <w:vAlign w:val="center"/>
          </w:tcPr>
          <w:p w14:paraId="4D7D76F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14924A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3B8C3341" w14:textId="77777777" w:rsidTr="00A16355">
        <w:tc>
          <w:tcPr>
            <w:tcW w:w="1350" w:type="dxa"/>
            <w:vMerge/>
            <w:vAlign w:val="center"/>
          </w:tcPr>
          <w:p w14:paraId="662C8CB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61EFD1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7DDFD5BB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7760 France Ave S, Suite #1100, Minneapolis, Minnesota 55435</w:t>
            </w:r>
          </w:p>
        </w:tc>
        <w:tc>
          <w:tcPr>
            <w:tcW w:w="1438" w:type="dxa"/>
            <w:vAlign w:val="center"/>
          </w:tcPr>
          <w:p w14:paraId="0F17759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207426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20FC687E" w14:textId="77777777" w:rsidTr="00A16355">
        <w:tc>
          <w:tcPr>
            <w:tcW w:w="1350" w:type="dxa"/>
            <w:vMerge/>
            <w:vAlign w:val="center"/>
          </w:tcPr>
          <w:p w14:paraId="0C970E6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1A10F57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17A6955A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 xml:space="preserve">2000 W Pioneer Pkwy, Suite #16, Peoria, Illinois 61615, </w:t>
            </w:r>
          </w:p>
        </w:tc>
        <w:tc>
          <w:tcPr>
            <w:tcW w:w="1438" w:type="dxa"/>
            <w:vAlign w:val="center"/>
          </w:tcPr>
          <w:p w14:paraId="6CBC687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1300CE70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8A554AC" w14:textId="77777777" w:rsidTr="00A16355">
        <w:tc>
          <w:tcPr>
            <w:tcW w:w="1350" w:type="dxa"/>
            <w:vMerge/>
            <w:vAlign w:val="center"/>
          </w:tcPr>
          <w:p w14:paraId="0E41806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01E7554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2BF02D9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211 College Road East, Suite #102, Princeton, New Jersey 08540</w:t>
            </w:r>
          </w:p>
        </w:tc>
        <w:tc>
          <w:tcPr>
            <w:tcW w:w="1438" w:type="dxa"/>
            <w:vAlign w:val="center"/>
          </w:tcPr>
          <w:p w14:paraId="14DCFCF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CE0D702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60092C9B" w14:textId="77777777" w:rsidTr="00A16355">
        <w:tc>
          <w:tcPr>
            <w:tcW w:w="1350" w:type="dxa"/>
            <w:vMerge/>
            <w:vAlign w:val="center"/>
          </w:tcPr>
          <w:p w14:paraId="59AE288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09554E96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28B482EC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Y &amp; L Consulting, Inc.,</w:t>
            </w: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br/>
              <w:t>A YASH Technologies Company, 5750 Epsilon, San Antonio, Texas 78249</w:t>
            </w:r>
          </w:p>
        </w:tc>
        <w:tc>
          <w:tcPr>
            <w:tcW w:w="1438" w:type="dxa"/>
            <w:vAlign w:val="center"/>
          </w:tcPr>
          <w:p w14:paraId="300F5494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72C781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2440D631" w14:textId="77777777" w:rsidTr="00A16355">
        <w:tc>
          <w:tcPr>
            <w:tcW w:w="1350" w:type="dxa"/>
            <w:vMerge/>
            <w:vAlign w:val="center"/>
          </w:tcPr>
          <w:p w14:paraId="5B010D00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25C98E8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562E94D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3 City Place Drive, Suite #520, St. Louis, Missouri 63141</w:t>
            </w:r>
          </w:p>
        </w:tc>
        <w:tc>
          <w:tcPr>
            <w:tcW w:w="1438" w:type="dxa"/>
            <w:vAlign w:val="center"/>
          </w:tcPr>
          <w:p w14:paraId="7E9D13D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6B0E723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7DA63077" w14:textId="77777777" w:rsidTr="00A16355">
        <w:tc>
          <w:tcPr>
            <w:tcW w:w="1350" w:type="dxa"/>
            <w:vMerge/>
            <w:vAlign w:val="center"/>
          </w:tcPr>
          <w:p w14:paraId="6665D56A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6BB9258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38E102E8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17406 Royalton Rd., Suite #104, Strongsville, Ohio 44136</w:t>
            </w:r>
          </w:p>
        </w:tc>
        <w:tc>
          <w:tcPr>
            <w:tcW w:w="1438" w:type="dxa"/>
            <w:vAlign w:val="center"/>
          </w:tcPr>
          <w:p w14:paraId="2B3962E9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53945C4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1ACFAAC1" w14:textId="77777777" w:rsidTr="00A16355">
        <w:tc>
          <w:tcPr>
            <w:tcW w:w="1350" w:type="dxa"/>
            <w:vMerge/>
            <w:vAlign w:val="center"/>
          </w:tcPr>
          <w:p w14:paraId="6B9E4967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3272DE25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7BC0F04E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Aurora Business Park, Building 15, 4408 114th Street, Urbandale, Iowa 50322</w:t>
            </w:r>
          </w:p>
        </w:tc>
        <w:tc>
          <w:tcPr>
            <w:tcW w:w="1438" w:type="dxa"/>
            <w:vAlign w:val="center"/>
          </w:tcPr>
          <w:p w14:paraId="33CFC963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456DA7E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5D336587" w14:textId="77777777" w:rsidTr="00A16355">
        <w:tc>
          <w:tcPr>
            <w:tcW w:w="1350" w:type="dxa"/>
            <w:vMerge/>
            <w:vAlign w:val="center"/>
          </w:tcPr>
          <w:p w14:paraId="2BD6736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Merge/>
            <w:vAlign w:val="center"/>
          </w:tcPr>
          <w:p w14:paraId="5D16D0B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3631" w:type="dxa"/>
            <w:vAlign w:val="center"/>
          </w:tcPr>
          <w:p w14:paraId="4F531969" w14:textId="77777777" w:rsidR="0040446D" w:rsidRPr="00266563" w:rsidRDefault="0040446D" w:rsidP="00A16355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400 Tradecenter Drive, Suite #4880, Woburn, Massachusetts 01801</w:t>
            </w:r>
          </w:p>
        </w:tc>
        <w:tc>
          <w:tcPr>
            <w:tcW w:w="1438" w:type="dxa"/>
            <w:vAlign w:val="center"/>
          </w:tcPr>
          <w:p w14:paraId="4202ABCF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7B85F5CB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tr w:rsidR="0040446D" w:rsidRPr="00266563" w14:paraId="3396CCB0" w14:textId="77777777" w:rsidTr="00A16355">
        <w:tc>
          <w:tcPr>
            <w:tcW w:w="1350" w:type="dxa"/>
            <w:vMerge/>
            <w:vAlign w:val="center"/>
          </w:tcPr>
          <w:p w14:paraId="17CAE4C1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229" w:type="dxa"/>
            <w:vAlign w:val="center"/>
          </w:tcPr>
          <w:p w14:paraId="5DB68B7D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Canada</w:t>
            </w:r>
          </w:p>
        </w:tc>
        <w:tc>
          <w:tcPr>
            <w:tcW w:w="3631" w:type="dxa"/>
            <w:vAlign w:val="center"/>
          </w:tcPr>
          <w:p w14:paraId="3F123046" w14:textId="77777777" w:rsidR="0040446D" w:rsidRPr="00266563" w:rsidRDefault="0040446D" w:rsidP="00A16355">
            <w:pPr>
              <w:spacing w:line="276" w:lineRule="auto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266563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shd w:val="clear" w:color="auto" w:fill="FFFFFF"/>
              </w:rPr>
              <w:t>350 Burnhamthorpe Rd. West, Suite #200, Office 28, Mississauga, Ontario L5B 3J1</w:t>
            </w:r>
          </w:p>
        </w:tc>
        <w:tc>
          <w:tcPr>
            <w:tcW w:w="1438" w:type="dxa"/>
            <w:vAlign w:val="center"/>
          </w:tcPr>
          <w:p w14:paraId="37D2BC8E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1115" w:type="dxa"/>
            <w:vAlign w:val="center"/>
          </w:tcPr>
          <w:p w14:paraId="2A98663C" w14:textId="77777777" w:rsidR="0040446D" w:rsidRPr="00266563" w:rsidRDefault="0040446D" w:rsidP="00A16355">
            <w:pPr>
              <w:spacing w:line="276" w:lineRule="auto"/>
              <w:jc w:val="center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</w:tc>
      </w:tr>
      <w:bookmarkEnd w:id="6"/>
    </w:tbl>
    <w:p w14:paraId="14B9A91E" w14:textId="77777777" w:rsidR="0040446D" w:rsidRPr="0040446D" w:rsidRDefault="0040446D" w:rsidP="0040446D">
      <w:pPr>
        <w:pStyle w:val="Heading1"/>
        <w:tabs>
          <w:tab w:val="left" w:pos="1261"/>
        </w:tabs>
        <w:ind w:firstLine="0"/>
        <w:jc w:val="both"/>
        <w:rPr>
          <w:rFonts w:ascii="Wingdings" w:hAnsi="Wingdings"/>
          <w:color w:val="2E5395"/>
        </w:rPr>
      </w:pPr>
    </w:p>
    <w:p w14:paraId="1FE8F586" w14:textId="7C95AA78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r>
        <w:rPr>
          <w:color w:val="2E5395"/>
        </w:rPr>
        <w:t>Objective</w:t>
      </w:r>
      <w:bookmarkEnd w:id="5"/>
    </w:p>
    <w:p w14:paraId="471FEBB2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299" w:line="273" w:lineRule="auto"/>
        <w:ind w:left="1706" w:right="758"/>
        <w:rPr>
          <w:rFonts w:ascii="Symbol" w:hAnsi="Symbol"/>
          <w:sz w:val="24"/>
        </w:rPr>
      </w:pPr>
      <w:r>
        <w:rPr>
          <w:b/>
          <w:sz w:val="24"/>
        </w:rPr>
        <w:t xml:space="preserve">Ensure Employee Health and Safety: </w:t>
      </w:r>
      <w:r>
        <w:rPr>
          <w:sz w:val="24"/>
        </w:rPr>
        <w:t>Protect the health and safety of all employees</w:t>
      </w:r>
      <w:r>
        <w:rPr>
          <w:spacing w:val="1"/>
          <w:sz w:val="24"/>
        </w:rPr>
        <w:t xml:space="preserve"> </w:t>
      </w:r>
      <w:r>
        <w:rPr>
          <w:sz w:val="24"/>
        </w:rPr>
        <w:t>by implementing robust safety protocols, conducting regular risk assessments, and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a safe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-2"/>
          <w:sz w:val="24"/>
        </w:rPr>
        <w:t xml:space="preserve"> </w:t>
      </w:r>
      <w:r>
        <w:rPr>
          <w:sz w:val="24"/>
        </w:rPr>
        <w:t>across all</w:t>
      </w:r>
      <w:r>
        <w:rPr>
          <w:spacing w:val="-2"/>
          <w:sz w:val="24"/>
        </w:rPr>
        <w:t xml:space="preserve"> </w:t>
      </w:r>
      <w:r>
        <w:rPr>
          <w:sz w:val="24"/>
        </w:rPr>
        <w:t>operations.</w:t>
      </w:r>
    </w:p>
    <w:p w14:paraId="2EA1F996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8" w:line="273" w:lineRule="auto"/>
        <w:ind w:left="1706" w:right="758"/>
        <w:rPr>
          <w:rFonts w:ascii="Symbol" w:hAnsi="Symbol"/>
          <w:sz w:val="24"/>
        </w:rPr>
      </w:pPr>
      <w:r>
        <w:rPr>
          <w:b/>
          <w:sz w:val="24"/>
        </w:rPr>
        <w:t>Promote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Fair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Working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Conditions: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fair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 with respect for their rights, reasonable working hours, and adequate</w:t>
      </w:r>
      <w:r>
        <w:rPr>
          <w:spacing w:val="1"/>
          <w:sz w:val="24"/>
        </w:rPr>
        <w:t xml:space="preserve"> </w:t>
      </w:r>
      <w:r>
        <w:rPr>
          <w:sz w:val="24"/>
        </w:rPr>
        <w:t>rest</w:t>
      </w:r>
      <w:r>
        <w:rPr>
          <w:spacing w:val="-2"/>
          <w:sz w:val="24"/>
        </w:rPr>
        <w:t xml:space="preserve"> </w:t>
      </w:r>
      <w:r>
        <w:rPr>
          <w:sz w:val="24"/>
        </w:rPr>
        <w:t>periods.</w:t>
      </w:r>
    </w:p>
    <w:p w14:paraId="16F0B4E1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10" w:line="273" w:lineRule="auto"/>
        <w:ind w:left="1706" w:right="752"/>
        <w:rPr>
          <w:rFonts w:ascii="Symbol" w:hAnsi="Symbol"/>
          <w:sz w:val="24"/>
        </w:rPr>
      </w:pPr>
      <w:r>
        <w:rPr>
          <w:b/>
          <w:sz w:val="24"/>
        </w:rPr>
        <w:lastRenderedPageBreak/>
        <w:t xml:space="preserve">Foster Positive Labor Relations: </w:t>
      </w:r>
      <w:r>
        <w:rPr>
          <w:sz w:val="24"/>
        </w:rPr>
        <w:t>Cultivate a positive labor-management relationship</w:t>
      </w:r>
      <w:r>
        <w:rPr>
          <w:spacing w:val="-52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engaging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open</w:t>
      </w:r>
      <w:r>
        <w:rPr>
          <w:spacing w:val="1"/>
          <w:sz w:val="24"/>
        </w:rPr>
        <w:t xml:space="preserve"> </w:t>
      </w:r>
      <w:r>
        <w:rPr>
          <w:sz w:val="24"/>
        </w:rPr>
        <w:t>dialogue,</w:t>
      </w:r>
      <w:r>
        <w:rPr>
          <w:spacing w:val="1"/>
          <w:sz w:val="24"/>
        </w:rPr>
        <w:t xml:space="preserve"> </w:t>
      </w:r>
      <w:r>
        <w:rPr>
          <w:sz w:val="24"/>
        </w:rPr>
        <w:t>respecting</w:t>
      </w:r>
      <w:r>
        <w:rPr>
          <w:spacing w:val="1"/>
          <w:sz w:val="24"/>
        </w:rPr>
        <w:t xml:space="preserve"> </w:t>
      </w:r>
      <w:r>
        <w:rPr>
          <w:sz w:val="24"/>
        </w:rPr>
        <w:t>collective</w:t>
      </w:r>
      <w:r>
        <w:rPr>
          <w:spacing w:val="1"/>
          <w:sz w:val="24"/>
        </w:rPr>
        <w:t xml:space="preserve"> </w:t>
      </w:r>
      <w:r>
        <w:rPr>
          <w:sz w:val="24"/>
        </w:rPr>
        <w:t>bargaining</w:t>
      </w:r>
      <w:r>
        <w:rPr>
          <w:spacing w:val="1"/>
          <w:sz w:val="24"/>
        </w:rPr>
        <w:t xml:space="preserve"> </w:t>
      </w:r>
      <w:r>
        <w:rPr>
          <w:sz w:val="24"/>
        </w:rPr>
        <w:t>rights,</w:t>
      </w:r>
      <w:r>
        <w:rPr>
          <w:spacing w:val="55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addressing</w:t>
      </w:r>
      <w:r>
        <w:rPr>
          <w:spacing w:val="-1"/>
          <w:sz w:val="24"/>
        </w:rPr>
        <w:t xml:space="preserve"> </w:t>
      </w:r>
      <w:r>
        <w:rPr>
          <w:sz w:val="24"/>
        </w:rPr>
        <w:t>grievances</w:t>
      </w:r>
      <w:r>
        <w:rPr>
          <w:spacing w:val="1"/>
          <w:sz w:val="24"/>
        </w:rPr>
        <w:t xml:space="preserve"> </w:t>
      </w:r>
      <w:r>
        <w:rPr>
          <w:sz w:val="24"/>
        </w:rPr>
        <w:t>promptly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fairly.</w:t>
      </w:r>
    </w:p>
    <w:p w14:paraId="2B57D6DC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7" w:line="273" w:lineRule="auto"/>
        <w:ind w:left="1706" w:right="755"/>
        <w:rPr>
          <w:rFonts w:ascii="Symbol" w:hAnsi="Symbol"/>
          <w:sz w:val="24"/>
        </w:rPr>
      </w:pPr>
      <w:r>
        <w:rPr>
          <w:b/>
          <w:sz w:val="24"/>
        </w:rPr>
        <w:t xml:space="preserve">Support Career Management: </w:t>
      </w:r>
      <w:r>
        <w:rPr>
          <w:sz w:val="24"/>
        </w:rPr>
        <w:t>Provide opportunities for career development, skills</w:t>
      </w:r>
      <w:r>
        <w:rPr>
          <w:spacing w:val="1"/>
          <w:sz w:val="24"/>
        </w:rPr>
        <w:t xml:space="preserve"> </w:t>
      </w:r>
      <w:r>
        <w:rPr>
          <w:sz w:val="24"/>
        </w:rPr>
        <w:t>training, and professional growth, ensuring that all employees have the resources to</w:t>
      </w:r>
      <w:r>
        <w:rPr>
          <w:spacing w:val="-52"/>
          <w:sz w:val="24"/>
        </w:rPr>
        <w:t xml:space="preserve"> </w:t>
      </w:r>
      <w:r>
        <w:rPr>
          <w:sz w:val="24"/>
        </w:rPr>
        <w:t>advance in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careers.</w:t>
      </w:r>
    </w:p>
    <w:p w14:paraId="63DA7576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10" w:line="273" w:lineRule="auto"/>
        <w:ind w:left="1706" w:right="760"/>
        <w:rPr>
          <w:rFonts w:ascii="Symbol" w:hAnsi="Symbol"/>
          <w:sz w:val="24"/>
        </w:rPr>
      </w:pPr>
      <w:r>
        <w:rPr>
          <w:b/>
          <w:sz w:val="24"/>
        </w:rPr>
        <w:t xml:space="preserve">Prevent Child and Forced Labor: </w:t>
      </w:r>
      <w:r>
        <w:rPr>
          <w:sz w:val="24"/>
        </w:rPr>
        <w:t>Strictly prohibit the use of child labor and forced</w:t>
      </w:r>
      <w:r>
        <w:rPr>
          <w:spacing w:val="1"/>
          <w:sz w:val="24"/>
        </w:rPr>
        <w:t xml:space="preserve"> </w:t>
      </w:r>
      <w:r>
        <w:rPr>
          <w:sz w:val="24"/>
        </w:rPr>
        <w:t>labor in all operations, ensuring compliance with international labor standards and</w:t>
      </w:r>
      <w:r>
        <w:rPr>
          <w:spacing w:val="1"/>
          <w:sz w:val="24"/>
        </w:rPr>
        <w:t xml:space="preserve"> </w:t>
      </w:r>
      <w:r>
        <w:rPr>
          <w:sz w:val="24"/>
        </w:rPr>
        <w:t>human rights laws.</w:t>
      </w:r>
    </w:p>
    <w:p w14:paraId="4ED90AE8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8" w:line="273" w:lineRule="auto"/>
        <w:ind w:left="1706" w:right="758"/>
        <w:rPr>
          <w:rFonts w:ascii="Symbol" w:hAnsi="Symbol"/>
          <w:sz w:val="24"/>
        </w:rPr>
      </w:pPr>
      <w:r>
        <w:rPr>
          <w:b/>
          <w:sz w:val="24"/>
        </w:rPr>
        <w:t xml:space="preserve">Promote Diversity, Equity, and Inclusion (DEI): </w:t>
      </w:r>
      <w:r>
        <w:rPr>
          <w:sz w:val="24"/>
        </w:rPr>
        <w:t>Foster a diverse and inclusive work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where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treated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equal</w:t>
      </w:r>
      <w:r>
        <w:rPr>
          <w:spacing w:val="1"/>
          <w:sz w:val="24"/>
        </w:rPr>
        <w:t xml:space="preserve"> </w:t>
      </w:r>
      <w:r>
        <w:rPr>
          <w:sz w:val="24"/>
        </w:rPr>
        <w:t>opportunities, regardless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1"/>
          <w:sz w:val="24"/>
        </w:rPr>
        <w:t xml:space="preserve"> </w:t>
      </w:r>
      <w:r>
        <w:rPr>
          <w:sz w:val="24"/>
        </w:rPr>
        <w:t>background.</w:t>
      </w:r>
    </w:p>
    <w:p w14:paraId="443411D1" w14:textId="39F31C8E" w:rsidR="00D81A9B" w:rsidRPr="00961E87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100" w:line="273" w:lineRule="auto"/>
        <w:ind w:left="1706" w:right="756"/>
        <w:rPr>
          <w:rFonts w:ascii="Symbol" w:hAnsi="Symbol"/>
          <w:sz w:val="24"/>
        </w:rPr>
      </w:pPr>
      <w:r>
        <w:rPr>
          <w:b/>
          <w:sz w:val="24"/>
        </w:rPr>
        <w:t xml:space="preserve">Safeguard External Stakeholder Human Rights: </w:t>
      </w:r>
      <w:r>
        <w:rPr>
          <w:sz w:val="24"/>
        </w:rPr>
        <w:t>Ensure that the human rights of</w:t>
      </w:r>
      <w:r>
        <w:rPr>
          <w:spacing w:val="1"/>
          <w:sz w:val="24"/>
        </w:rPr>
        <w:t xml:space="preserve"> </w:t>
      </w:r>
      <w:r>
        <w:rPr>
          <w:sz w:val="24"/>
        </w:rPr>
        <w:t>external stakeholders, including suppliers, contractors, and local communities, are</w:t>
      </w:r>
      <w:r>
        <w:rPr>
          <w:spacing w:val="1"/>
          <w:sz w:val="24"/>
        </w:rPr>
        <w:t xml:space="preserve"> </w:t>
      </w:r>
      <w:r>
        <w:rPr>
          <w:sz w:val="24"/>
        </w:rPr>
        <w:t>respected and</w:t>
      </w:r>
      <w:r>
        <w:rPr>
          <w:spacing w:val="-1"/>
          <w:sz w:val="24"/>
        </w:rPr>
        <w:t xml:space="preserve"> </w:t>
      </w:r>
      <w:r>
        <w:rPr>
          <w:sz w:val="24"/>
        </w:rPr>
        <w:t>protected.</w:t>
      </w:r>
    </w:p>
    <w:p w14:paraId="1C9C5219" w14:textId="77777777" w:rsidR="00D81A9B" w:rsidRDefault="00D81A9B" w:rsidP="00AD6758">
      <w:pPr>
        <w:pStyle w:val="BodyText"/>
        <w:spacing w:before="5"/>
        <w:jc w:val="both"/>
        <w:rPr>
          <w:sz w:val="20"/>
        </w:rPr>
      </w:pPr>
    </w:p>
    <w:p w14:paraId="34065463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7" w:name="_Toc206781695"/>
      <w:r>
        <w:rPr>
          <w:color w:val="2E5395"/>
        </w:rPr>
        <w:t>Area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where</w:t>
      </w:r>
      <w:r>
        <w:rPr>
          <w:color w:val="2E5395"/>
          <w:spacing w:val="-2"/>
        </w:rPr>
        <w:t xml:space="preserve"> </w:t>
      </w:r>
      <w:r>
        <w:rPr>
          <w:color w:val="2E5395"/>
        </w:rPr>
        <w:t>we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were</w:t>
      </w:r>
      <w:r>
        <w:rPr>
          <w:color w:val="2E5395"/>
          <w:spacing w:val="-1"/>
        </w:rPr>
        <w:t xml:space="preserve"> </w:t>
      </w:r>
      <w:r>
        <w:rPr>
          <w:color w:val="2E5395"/>
        </w:rPr>
        <w:t>focusing</w:t>
      </w:r>
      <w:bookmarkEnd w:id="7"/>
    </w:p>
    <w:p w14:paraId="71E0227E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spacing w:before="299"/>
        <w:ind w:left="1706" w:hanging="447"/>
        <w:jc w:val="both"/>
        <w:rPr>
          <w:rFonts w:ascii="Symbol" w:hAnsi="Symbol"/>
        </w:rPr>
      </w:pPr>
      <w:r>
        <w:t>Employees'</w:t>
      </w:r>
      <w:r>
        <w:rPr>
          <w:spacing w:val="-3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Safety</w:t>
      </w:r>
    </w:p>
    <w:p w14:paraId="3E983562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7044C2F2" w14:textId="77777777" w:rsidR="00D81A9B" w:rsidRDefault="00597FD1" w:rsidP="00C3707D">
      <w:pPr>
        <w:pStyle w:val="ListParagraph"/>
        <w:numPr>
          <w:ilvl w:val="3"/>
          <w:numId w:val="1"/>
        </w:numPr>
        <w:tabs>
          <w:tab w:val="left" w:pos="2168"/>
        </w:tabs>
        <w:spacing w:before="1" w:line="271" w:lineRule="auto"/>
        <w:ind w:right="754"/>
        <w:rPr>
          <w:sz w:val="24"/>
        </w:rPr>
      </w:pPr>
      <w:r>
        <w:rPr>
          <w:sz w:val="24"/>
        </w:rPr>
        <w:t>At our company, we focus on maintaining a safe and healthy work environment</w:t>
      </w:r>
      <w:r>
        <w:rPr>
          <w:spacing w:val="-52"/>
          <w:sz w:val="24"/>
        </w:rPr>
        <w:t xml:space="preserve"> </w:t>
      </w:r>
      <w:r>
        <w:rPr>
          <w:sz w:val="24"/>
        </w:rPr>
        <w:t>by assessing potential workplace hazards and implementing preventive safety</w:t>
      </w:r>
      <w:r>
        <w:rPr>
          <w:spacing w:val="1"/>
          <w:sz w:val="24"/>
        </w:rPr>
        <w:t xml:space="preserve"> </w:t>
      </w:r>
      <w:r>
        <w:rPr>
          <w:sz w:val="24"/>
        </w:rPr>
        <w:t>measures</w:t>
      </w:r>
      <w:r>
        <w:rPr>
          <w:spacing w:val="-3"/>
          <w:sz w:val="24"/>
        </w:rPr>
        <w:t xml:space="preserve"> </w:t>
      </w:r>
      <w:r>
        <w:rPr>
          <w:sz w:val="24"/>
        </w:rPr>
        <w:t>effectively.</w:t>
      </w:r>
    </w:p>
    <w:p w14:paraId="18F7AFA8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711A8FAD" w14:textId="77777777" w:rsidR="00D81A9B" w:rsidRDefault="00597FD1" w:rsidP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4"/>
        <w:rPr>
          <w:sz w:val="24"/>
        </w:rPr>
      </w:pP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priority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necessary</w:t>
      </w:r>
      <w:r>
        <w:rPr>
          <w:spacing w:val="1"/>
          <w:sz w:val="24"/>
        </w:rPr>
        <w:t xml:space="preserve"> </w:t>
      </w:r>
      <w:r>
        <w:rPr>
          <w:sz w:val="24"/>
        </w:rPr>
        <w:t>health</w:t>
      </w:r>
      <w:r>
        <w:rPr>
          <w:spacing w:val="1"/>
          <w:sz w:val="24"/>
        </w:rPr>
        <w:t xml:space="preserve"> </w:t>
      </w:r>
      <w:r>
        <w:rPr>
          <w:sz w:val="24"/>
        </w:rPr>
        <w:t>resources, including mental health support and wellness programs for overall</w:t>
      </w:r>
      <w:r>
        <w:rPr>
          <w:spacing w:val="1"/>
          <w:sz w:val="24"/>
        </w:rPr>
        <w:t xml:space="preserve"> </w:t>
      </w:r>
      <w:r>
        <w:rPr>
          <w:sz w:val="24"/>
        </w:rPr>
        <w:t>well-being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firm.</w:t>
      </w:r>
    </w:p>
    <w:p w14:paraId="2306E346" w14:textId="77777777" w:rsidR="00D81A9B" w:rsidRDefault="00D81A9B" w:rsidP="00AD6758">
      <w:pPr>
        <w:pStyle w:val="BodyText"/>
        <w:spacing w:before="5"/>
        <w:jc w:val="both"/>
        <w:rPr>
          <w:sz w:val="20"/>
        </w:rPr>
      </w:pPr>
    </w:p>
    <w:p w14:paraId="5A49BEFB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6"/>
        <w:rPr>
          <w:sz w:val="24"/>
        </w:rPr>
      </w:pPr>
      <w:r>
        <w:rPr>
          <w:sz w:val="24"/>
        </w:rPr>
        <w:t>We focus on providing comprehensive training on safety protocols to prevent</w:t>
      </w:r>
      <w:r>
        <w:rPr>
          <w:spacing w:val="1"/>
          <w:sz w:val="24"/>
        </w:rPr>
        <w:t xml:space="preserve"> </w:t>
      </w:r>
      <w:r>
        <w:rPr>
          <w:sz w:val="24"/>
        </w:rPr>
        <w:t>workplace accidents and injuries, ensuring every team member understands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procedures.</w:t>
      </w:r>
    </w:p>
    <w:p w14:paraId="5A30991F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156F105B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3"/>
        <w:rPr>
          <w:sz w:val="24"/>
        </w:rPr>
      </w:pPr>
      <w:r>
        <w:rPr>
          <w:sz w:val="24"/>
        </w:rPr>
        <w:t>We</w:t>
      </w:r>
      <w:r>
        <w:rPr>
          <w:spacing w:val="19"/>
          <w:sz w:val="24"/>
        </w:rPr>
        <w:t xml:space="preserve"> </w:t>
      </w:r>
      <w:r>
        <w:rPr>
          <w:sz w:val="24"/>
        </w:rPr>
        <w:t>focus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19"/>
          <w:sz w:val="24"/>
        </w:rPr>
        <w:t xml:space="preserve"> </w:t>
      </w:r>
      <w:r>
        <w:rPr>
          <w:sz w:val="24"/>
        </w:rPr>
        <w:t>implementing</w:t>
      </w:r>
      <w:r>
        <w:rPr>
          <w:spacing w:val="20"/>
          <w:sz w:val="24"/>
        </w:rPr>
        <w:t xml:space="preserve"> </w:t>
      </w:r>
      <w:r>
        <w:rPr>
          <w:sz w:val="24"/>
        </w:rPr>
        <w:t>ergonomic</w:t>
      </w:r>
      <w:r>
        <w:rPr>
          <w:spacing w:val="19"/>
          <w:sz w:val="24"/>
        </w:rPr>
        <w:t xml:space="preserve"> </w:t>
      </w:r>
      <w:r>
        <w:rPr>
          <w:sz w:val="24"/>
        </w:rPr>
        <w:t>workplace</w:t>
      </w:r>
      <w:r>
        <w:rPr>
          <w:spacing w:val="18"/>
          <w:sz w:val="24"/>
        </w:rPr>
        <w:t xml:space="preserve"> </w:t>
      </w:r>
      <w:r>
        <w:rPr>
          <w:sz w:val="24"/>
        </w:rPr>
        <w:t>designs</w:t>
      </w:r>
      <w:r>
        <w:rPr>
          <w:spacing w:val="17"/>
          <w:sz w:val="24"/>
        </w:rPr>
        <w:t xml:space="preserve"> </w:t>
      </w:r>
      <w:r>
        <w:rPr>
          <w:sz w:val="24"/>
        </w:rPr>
        <w:t>to</w:t>
      </w:r>
      <w:r>
        <w:rPr>
          <w:spacing w:val="18"/>
          <w:sz w:val="24"/>
        </w:rPr>
        <w:t xml:space="preserve"> </w:t>
      </w:r>
      <w:r>
        <w:rPr>
          <w:sz w:val="24"/>
        </w:rPr>
        <w:t>minimize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8"/>
          <w:sz w:val="24"/>
        </w:rPr>
        <w:t xml:space="preserve"> </w:t>
      </w:r>
      <w:r>
        <w:rPr>
          <w:sz w:val="24"/>
        </w:rPr>
        <w:t>risk</w:t>
      </w:r>
      <w:r>
        <w:rPr>
          <w:spacing w:val="-52"/>
          <w:sz w:val="24"/>
        </w:rPr>
        <w:t xml:space="preserve"> </w:t>
      </w:r>
      <w:r>
        <w:rPr>
          <w:sz w:val="24"/>
        </w:rPr>
        <w:t>of physical strain and injuries, enhancing employee comfort and health across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company.</w:t>
      </w:r>
    </w:p>
    <w:p w14:paraId="60D34195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2387D8C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0"/>
        <w:rPr>
          <w:sz w:val="24"/>
        </w:rPr>
      </w:pPr>
      <w:r>
        <w:rPr>
          <w:sz w:val="24"/>
        </w:rPr>
        <w:t>We emphasize continuous improvement of health and safety standards within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workplace</w:t>
      </w:r>
      <w:r>
        <w:rPr>
          <w:spacing w:val="-2"/>
          <w:sz w:val="24"/>
        </w:rPr>
        <w:t xml:space="preserve"> </w:t>
      </w:r>
      <w:r>
        <w:rPr>
          <w:sz w:val="24"/>
        </w:rPr>
        <w:t>safety.</w:t>
      </w:r>
    </w:p>
    <w:p w14:paraId="39394283" w14:textId="77777777" w:rsidR="0040446D" w:rsidRPr="0040446D" w:rsidRDefault="0040446D" w:rsidP="0040446D">
      <w:pPr>
        <w:pStyle w:val="ListParagraph"/>
        <w:rPr>
          <w:sz w:val="24"/>
        </w:rPr>
      </w:pPr>
    </w:p>
    <w:p w14:paraId="2D9345F9" w14:textId="77777777" w:rsidR="00D81A9B" w:rsidRDefault="00D81A9B" w:rsidP="00AD6758">
      <w:pPr>
        <w:pStyle w:val="BodyText"/>
        <w:spacing w:before="11"/>
        <w:jc w:val="both"/>
        <w:rPr>
          <w:sz w:val="19"/>
        </w:rPr>
      </w:pPr>
    </w:p>
    <w:p w14:paraId="05F01D7A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lastRenderedPageBreak/>
        <w:t>Workplace</w:t>
      </w:r>
      <w:r>
        <w:rPr>
          <w:spacing w:val="-3"/>
        </w:rPr>
        <w:t xml:space="preserve"> </w:t>
      </w:r>
      <w:r>
        <w:t>Environment</w:t>
      </w:r>
    </w:p>
    <w:p w14:paraId="67A797C0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2375971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4"/>
        <w:rPr>
          <w:sz w:val="24"/>
        </w:rPr>
      </w:pP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YT,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focus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creating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supports</w:t>
      </w:r>
      <w:r>
        <w:rPr>
          <w:spacing w:val="54"/>
          <w:sz w:val="24"/>
        </w:rPr>
        <w:t xml:space="preserve"> </w:t>
      </w:r>
      <w:r>
        <w:rPr>
          <w:sz w:val="24"/>
        </w:rPr>
        <w:t>work-life</w:t>
      </w:r>
      <w:r>
        <w:rPr>
          <w:spacing w:val="1"/>
          <w:sz w:val="24"/>
        </w:rPr>
        <w:t xml:space="preserve"> </w:t>
      </w:r>
      <w:r>
        <w:rPr>
          <w:sz w:val="24"/>
        </w:rPr>
        <w:t>balance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respects</w:t>
      </w:r>
      <w:r>
        <w:rPr>
          <w:spacing w:val="1"/>
          <w:sz w:val="24"/>
        </w:rPr>
        <w:t xml:space="preserve"> </w:t>
      </w:r>
      <w:r>
        <w:rPr>
          <w:sz w:val="24"/>
        </w:rPr>
        <w:t>employees'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disconnect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hours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personal</w:t>
      </w:r>
      <w:r>
        <w:rPr>
          <w:spacing w:val="-1"/>
          <w:sz w:val="24"/>
        </w:rPr>
        <w:t xml:space="preserve"> </w:t>
      </w:r>
      <w:r>
        <w:rPr>
          <w:sz w:val="24"/>
        </w:rPr>
        <w:t>time.</w:t>
      </w:r>
    </w:p>
    <w:p w14:paraId="71311361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02C176E3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54"/>
        <w:rPr>
          <w:sz w:val="24"/>
        </w:rPr>
      </w:pPr>
      <w:r>
        <w:rPr>
          <w:sz w:val="24"/>
        </w:rPr>
        <w:t>We prioritize fair and transparent remuneration practices that reflect the true</w:t>
      </w:r>
      <w:r>
        <w:rPr>
          <w:spacing w:val="1"/>
          <w:sz w:val="24"/>
        </w:rPr>
        <w:t xml:space="preserve"> </w:t>
      </w:r>
      <w:r>
        <w:rPr>
          <w:sz w:val="24"/>
        </w:rPr>
        <w:t>value of our team members’ contributions and align with industry standards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company.</w:t>
      </w:r>
    </w:p>
    <w:p w14:paraId="52FAA5AD" w14:textId="77777777" w:rsidR="00D81A9B" w:rsidRDefault="00D81A9B" w:rsidP="00AD6758">
      <w:pPr>
        <w:pStyle w:val="BodyText"/>
        <w:spacing w:before="8"/>
        <w:jc w:val="both"/>
        <w:rPr>
          <w:sz w:val="19"/>
        </w:rPr>
      </w:pPr>
    </w:p>
    <w:p w14:paraId="74B2B51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55"/>
        <w:rPr>
          <w:sz w:val="24"/>
        </w:rPr>
      </w:pPr>
      <w:r>
        <w:rPr>
          <w:sz w:val="24"/>
        </w:rPr>
        <w:t>We ensure that employees work under conditions that promote their well-</w:t>
      </w:r>
      <w:r>
        <w:rPr>
          <w:spacing w:val="1"/>
          <w:sz w:val="24"/>
        </w:rPr>
        <w:t xml:space="preserve"> </w:t>
      </w:r>
      <w:r>
        <w:rPr>
          <w:sz w:val="24"/>
        </w:rPr>
        <w:t>being,</w:t>
      </w:r>
      <w:r>
        <w:rPr>
          <w:spacing w:val="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undue</w:t>
      </w:r>
      <w:r>
        <w:rPr>
          <w:spacing w:val="1"/>
          <w:sz w:val="24"/>
        </w:rPr>
        <w:t xml:space="preserve"> </w:t>
      </w:r>
      <w:r>
        <w:rPr>
          <w:sz w:val="24"/>
        </w:rPr>
        <w:t>stress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unreasonable</w:t>
      </w:r>
      <w:r>
        <w:rPr>
          <w:spacing w:val="1"/>
          <w:sz w:val="24"/>
        </w:rPr>
        <w:t xml:space="preserve"> </w:t>
      </w:r>
      <w:r>
        <w:rPr>
          <w:sz w:val="24"/>
        </w:rPr>
        <w:t>workloads,</w:t>
      </w:r>
      <w:r>
        <w:rPr>
          <w:spacing w:val="1"/>
          <w:sz w:val="24"/>
        </w:rPr>
        <w:t xml:space="preserve"> </w:t>
      </w:r>
      <w:r>
        <w:rPr>
          <w:sz w:val="24"/>
        </w:rPr>
        <w:t>fostering</w:t>
      </w:r>
      <w:r>
        <w:rPr>
          <w:spacing w:val="1"/>
          <w:sz w:val="24"/>
        </w:rPr>
        <w:t xml:space="preserve"> </w:t>
      </w:r>
      <w:r>
        <w:rPr>
          <w:sz w:val="24"/>
        </w:rPr>
        <w:t>job</w:t>
      </w:r>
      <w:r>
        <w:rPr>
          <w:spacing w:val="1"/>
          <w:sz w:val="24"/>
        </w:rPr>
        <w:t xml:space="preserve"> </w:t>
      </w:r>
      <w:r>
        <w:rPr>
          <w:sz w:val="24"/>
        </w:rPr>
        <w:t>satisfaction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firm.</w:t>
      </w:r>
    </w:p>
    <w:p w14:paraId="057C8A42" w14:textId="3E9B56DE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3" w:lineRule="auto"/>
        <w:ind w:right="761"/>
        <w:rPr>
          <w:sz w:val="24"/>
        </w:rPr>
      </w:pPr>
      <w:r>
        <w:rPr>
          <w:sz w:val="24"/>
        </w:rPr>
        <w:t>We are committed to maintaining clear communication channels to address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resolve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concerns</w:t>
      </w:r>
      <w:r>
        <w:rPr>
          <w:spacing w:val="1"/>
          <w:sz w:val="24"/>
        </w:rPr>
        <w:t xml:space="preserve"> </w:t>
      </w:r>
      <w:r>
        <w:rPr>
          <w:sz w:val="24"/>
        </w:rPr>
        <w:t>related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1"/>
          <w:sz w:val="24"/>
        </w:rPr>
        <w:t xml:space="preserve"> </w:t>
      </w:r>
      <w:r>
        <w:rPr>
          <w:sz w:val="24"/>
        </w:rPr>
        <w:t>conditions</w:t>
      </w:r>
      <w:r>
        <w:rPr>
          <w:spacing w:val="1"/>
          <w:sz w:val="24"/>
        </w:rPr>
        <w:t xml:space="preserve"> </w:t>
      </w:r>
      <w:r>
        <w:rPr>
          <w:sz w:val="24"/>
        </w:rPr>
        <w:t>promptly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effectively</w:t>
      </w:r>
      <w:r>
        <w:rPr>
          <w:spacing w:val="-1"/>
          <w:sz w:val="24"/>
        </w:rPr>
        <w:t xml:space="preserve"> </w:t>
      </w:r>
      <w:r>
        <w:rPr>
          <w:sz w:val="24"/>
        </w:rPr>
        <w:t>across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organization.</w:t>
      </w:r>
    </w:p>
    <w:p w14:paraId="15D0AD9E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01A13D4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4"/>
        <w:rPr>
          <w:sz w:val="24"/>
        </w:rPr>
      </w:pPr>
      <w:r>
        <w:rPr>
          <w:sz w:val="24"/>
        </w:rPr>
        <w:t>We regularly review and enhance working conditions to align with industry</w:t>
      </w:r>
      <w:r>
        <w:rPr>
          <w:spacing w:val="1"/>
          <w:sz w:val="24"/>
        </w:rPr>
        <w:t xml:space="preserve"> </w:t>
      </w:r>
      <w:r>
        <w:rPr>
          <w:sz w:val="24"/>
        </w:rPr>
        <w:t>standards and employee expectations, adapting to evolving workplace needs at</w:t>
      </w:r>
      <w:r>
        <w:rPr>
          <w:spacing w:val="-5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company.</w:t>
      </w:r>
    </w:p>
    <w:p w14:paraId="21B7723B" w14:textId="77777777" w:rsidR="00D81A9B" w:rsidRDefault="00D81A9B" w:rsidP="00AD6758">
      <w:pPr>
        <w:pStyle w:val="BodyText"/>
        <w:spacing w:before="11"/>
        <w:jc w:val="both"/>
        <w:rPr>
          <w:sz w:val="19"/>
        </w:rPr>
      </w:pPr>
    </w:p>
    <w:p w14:paraId="15A5FAD5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Labor</w:t>
      </w:r>
      <w:r>
        <w:rPr>
          <w:spacing w:val="-1"/>
        </w:rPr>
        <w:t xml:space="preserve"> </w:t>
      </w:r>
      <w:r>
        <w:t>Relations</w:t>
      </w:r>
    </w:p>
    <w:p w14:paraId="1B94819B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2B3CC654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58"/>
        <w:rPr>
          <w:sz w:val="24"/>
        </w:rPr>
      </w:pP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 firm, we prioritize maintaining open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constructive dialogue with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representatives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foster</w:t>
      </w:r>
      <w:r>
        <w:rPr>
          <w:spacing w:val="1"/>
          <w:sz w:val="24"/>
        </w:rPr>
        <w:t xml:space="preserve"> </w:t>
      </w:r>
      <w:r>
        <w:rPr>
          <w:sz w:val="24"/>
        </w:rPr>
        <w:t>mutual</w:t>
      </w:r>
      <w:r>
        <w:rPr>
          <w:spacing w:val="1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54"/>
          <w:sz w:val="24"/>
        </w:rPr>
        <w:t xml:space="preserve"> </w:t>
      </w:r>
      <w:r>
        <w:rPr>
          <w:sz w:val="24"/>
        </w:rPr>
        <w:t>and</w:t>
      </w:r>
      <w:r>
        <w:rPr>
          <w:spacing w:val="54"/>
          <w:sz w:val="24"/>
        </w:rPr>
        <w:t xml:space="preserve"> </w:t>
      </w:r>
      <w:r>
        <w:rPr>
          <w:sz w:val="24"/>
        </w:rPr>
        <w:t>strengthen</w:t>
      </w:r>
      <w:r>
        <w:rPr>
          <w:spacing w:val="1"/>
          <w:sz w:val="24"/>
        </w:rPr>
        <w:t xml:space="preserve"> </w:t>
      </w:r>
      <w:r>
        <w:rPr>
          <w:sz w:val="24"/>
        </w:rPr>
        <w:t>labor</w:t>
      </w:r>
      <w:r>
        <w:rPr>
          <w:spacing w:val="-2"/>
          <w:sz w:val="24"/>
        </w:rPr>
        <w:t xml:space="preserve"> </w:t>
      </w:r>
      <w:r>
        <w:rPr>
          <w:sz w:val="24"/>
        </w:rPr>
        <w:t>relations.</w:t>
      </w:r>
    </w:p>
    <w:p w14:paraId="55914A63" w14:textId="77777777" w:rsidR="00D81A9B" w:rsidRDefault="00D81A9B" w:rsidP="00AD6758">
      <w:pPr>
        <w:pStyle w:val="BodyText"/>
        <w:spacing w:before="8"/>
        <w:jc w:val="both"/>
        <w:rPr>
          <w:sz w:val="19"/>
        </w:rPr>
      </w:pPr>
    </w:p>
    <w:p w14:paraId="41DF8D3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61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right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freely</w:t>
      </w:r>
      <w:r>
        <w:rPr>
          <w:spacing w:val="1"/>
          <w:sz w:val="24"/>
        </w:rPr>
        <w:t xml:space="preserve"> </w:t>
      </w:r>
      <w:r>
        <w:rPr>
          <w:sz w:val="24"/>
        </w:rPr>
        <w:t>associate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collectively bargain in accordance with local laws, upholding their rights within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company.</w:t>
      </w:r>
    </w:p>
    <w:p w14:paraId="3838956D" w14:textId="77777777" w:rsidR="00D81A9B" w:rsidRDefault="00D81A9B" w:rsidP="00AD6758">
      <w:pPr>
        <w:pStyle w:val="BodyText"/>
        <w:spacing w:before="8"/>
        <w:jc w:val="both"/>
        <w:rPr>
          <w:sz w:val="19"/>
        </w:rPr>
      </w:pPr>
    </w:p>
    <w:p w14:paraId="6DC93D67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sz w:val="24"/>
        </w:rPr>
      </w:pPr>
      <w:r>
        <w:rPr>
          <w:sz w:val="24"/>
        </w:rPr>
        <w:t>We focus on resolving conflicts through negotiation and mediation to maintain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harmonious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3"/>
          <w:sz w:val="24"/>
        </w:rPr>
        <w:t xml:space="preserve"> </w:t>
      </w:r>
      <w:r>
        <w:rPr>
          <w:sz w:val="24"/>
        </w:rPr>
        <w:t>avoiding</w:t>
      </w:r>
      <w:r>
        <w:rPr>
          <w:spacing w:val="-1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2"/>
          <w:sz w:val="24"/>
        </w:rPr>
        <w:t xml:space="preserve"> </w:t>
      </w:r>
      <w:r>
        <w:rPr>
          <w:sz w:val="24"/>
        </w:rPr>
        <w:t>disruptions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YT.</w:t>
      </w:r>
    </w:p>
    <w:p w14:paraId="5C458B35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72FA5495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0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 committed to ensuring that all labor relations practices within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conducted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employees'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dignity,</w:t>
      </w:r>
      <w:r>
        <w:rPr>
          <w:spacing w:val="-52"/>
          <w:sz w:val="24"/>
        </w:rPr>
        <w:t xml:space="preserve"> </w:t>
      </w:r>
      <w:r>
        <w:rPr>
          <w:sz w:val="24"/>
        </w:rPr>
        <w:t>maintaining</w:t>
      </w:r>
      <w:r>
        <w:rPr>
          <w:spacing w:val="-3"/>
          <w:sz w:val="24"/>
        </w:rPr>
        <w:t xml:space="preserve"> </w:t>
      </w:r>
      <w:r>
        <w:rPr>
          <w:sz w:val="24"/>
        </w:rPr>
        <w:t>ethical standards.</w:t>
      </w:r>
    </w:p>
    <w:p w14:paraId="088BBA4A" w14:textId="77777777" w:rsidR="00D81A9B" w:rsidRDefault="00D81A9B" w:rsidP="00AD6758">
      <w:pPr>
        <w:pStyle w:val="BodyText"/>
        <w:spacing w:before="11"/>
        <w:jc w:val="both"/>
        <w:rPr>
          <w:sz w:val="19"/>
        </w:rPr>
      </w:pPr>
    </w:p>
    <w:p w14:paraId="73765A8F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Career</w:t>
      </w:r>
      <w:r>
        <w:rPr>
          <w:spacing w:val="-3"/>
        </w:rPr>
        <w:t xml:space="preserve"> </w:t>
      </w:r>
      <w:r>
        <w:t>development</w:t>
      </w:r>
    </w:p>
    <w:p w14:paraId="1E7D0A33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3DFD0FE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7"/>
        <w:rPr>
          <w:sz w:val="24"/>
        </w:rPr>
      </w:pPr>
      <w:r>
        <w:rPr>
          <w:sz w:val="24"/>
        </w:rPr>
        <w:t>At our firm, we focus on creating clear career paths that provide employees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1"/>
          <w:sz w:val="24"/>
        </w:rPr>
        <w:t xml:space="preserve"> </w:t>
      </w:r>
      <w:r>
        <w:rPr>
          <w:sz w:val="24"/>
        </w:rPr>
        <w:t>growth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advancement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organization.</w:t>
      </w:r>
    </w:p>
    <w:p w14:paraId="30572446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1A175CBC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3"/>
        <w:rPr>
          <w:sz w:val="24"/>
        </w:rPr>
      </w:pPr>
      <w:r>
        <w:rPr>
          <w:sz w:val="24"/>
        </w:rPr>
        <w:lastRenderedPageBreak/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prioritize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evaluations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 and recognize achievements, supporting continuous employee</w:t>
      </w:r>
      <w:r>
        <w:rPr>
          <w:spacing w:val="1"/>
          <w:sz w:val="24"/>
        </w:rPr>
        <w:t xml:space="preserve"> </w:t>
      </w:r>
      <w:r>
        <w:rPr>
          <w:sz w:val="24"/>
        </w:rPr>
        <w:t>progress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YT.</w:t>
      </w:r>
    </w:p>
    <w:p w14:paraId="0D4D60D5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6C88784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58"/>
        <w:rPr>
          <w:sz w:val="24"/>
        </w:rPr>
      </w:pPr>
      <w:r>
        <w:rPr>
          <w:sz w:val="24"/>
        </w:rPr>
        <w:t>We ensure that all employees have access to training programs that enhance</w:t>
      </w:r>
      <w:r>
        <w:rPr>
          <w:spacing w:val="1"/>
          <w:sz w:val="24"/>
        </w:rPr>
        <w:t xml:space="preserve"> </w:t>
      </w:r>
      <w:r>
        <w:rPr>
          <w:sz w:val="24"/>
        </w:rPr>
        <w:t>their skills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support career progression, fostering personal 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company.</w:t>
      </w:r>
    </w:p>
    <w:p w14:paraId="631275B1" w14:textId="77777777" w:rsidR="00D81A9B" w:rsidRDefault="00D81A9B" w:rsidP="00AD6758">
      <w:pPr>
        <w:spacing w:line="273" w:lineRule="auto"/>
        <w:jc w:val="both"/>
        <w:rPr>
          <w:sz w:val="24"/>
        </w:rPr>
      </w:pPr>
    </w:p>
    <w:p w14:paraId="55505D9E" w14:textId="68604FF9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3" w:lineRule="auto"/>
        <w:ind w:right="752"/>
        <w:rPr>
          <w:sz w:val="24"/>
        </w:rPr>
      </w:pPr>
      <w:r>
        <w:rPr>
          <w:sz w:val="24"/>
        </w:rPr>
        <w:t>We emphasize the importance of equitable recruitment practices that attract</w:t>
      </w:r>
      <w:r>
        <w:rPr>
          <w:spacing w:val="1"/>
          <w:sz w:val="24"/>
        </w:rPr>
        <w:t xml:space="preserve"> </w:t>
      </w:r>
      <w:r>
        <w:rPr>
          <w:sz w:val="24"/>
        </w:rPr>
        <w:t>diverse talent across all levels of the organization, ensuring inclusivity at our</w:t>
      </w:r>
      <w:r>
        <w:rPr>
          <w:spacing w:val="1"/>
          <w:sz w:val="24"/>
        </w:rPr>
        <w:t xml:space="preserve"> </w:t>
      </w:r>
      <w:r>
        <w:rPr>
          <w:sz w:val="24"/>
        </w:rPr>
        <w:t>firm.</w:t>
      </w:r>
    </w:p>
    <w:p w14:paraId="072466B8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1A855F0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1"/>
        <w:rPr>
          <w:sz w:val="24"/>
        </w:rPr>
      </w:pPr>
      <w:r>
        <w:rPr>
          <w:sz w:val="24"/>
        </w:rPr>
        <w:t>We are committed to providing mentorship programs that support employees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achieving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career</w:t>
      </w:r>
      <w:r>
        <w:rPr>
          <w:spacing w:val="1"/>
          <w:sz w:val="24"/>
        </w:rPr>
        <w:t xml:space="preserve"> </w:t>
      </w:r>
      <w:r>
        <w:rPr>
          <w:sz w:val="24"/>
        </w:rPr>
        <w:t>goals,</w:t>
      </w:r>
      <w:r>
        <w:rPr>
          <w:spacing w:val="1"/>
          <w:sz w:val="24"/>
        </w:rPr>
        <w:t xml:space="preserve"> </w:t>
      </w:r>
      <w:r>
        <w:rPr>
          <w:sz w:val="24"/>
        </w:rPr>
        <w:t>facilitating</w:t>
      </w:r>
      <w:r>
        <w:rPr>
          <w:spacing w:val="1"/>
          <w:sz w:val="24"/>
        </w:rPr>
        <w:t xml:space="preserve"> </w:t>
      </w:r>
      <w:r>
        <w:rPr>
          <w:sz w:val="24"/>
        </w:rPr>
        <w:t>guidance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growth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52"/>
          <w:sz w:val="24"/>
        </w:rPr>
        <w:t xml:space="preserve"> </w:t>
      </w:r>
      <w:r>
        <w:rPr>
          <w:sz w:val="24"/>
        </w:rPr>
        <w:t>organization.</w:t>
      </w:r>
    </w:p>
    <w:p w14:paraId="099BACF9" w14:textId="77777777" w:rsidR="00D81A9B" w:rsidRDefault="00D81A9B" w:rsidP="00AD6758">
      <w:pPr>
        <w:pStyle w:val="BodyText"/>
        <w:spacing w:before="11"/>
        <w:jc w:val="both"/>
        <w:rPr>
          <w:sz w:val="19"/>
        </w:rPr>
      </w:pPr>
    </w:p>
    <w:p w14:paraId="3447719F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Ethical</w:t>
      </w:r>
      <w:r>
        <w:rPr>
          <w:spacing w:val="-3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Practices</w:t>
      </w:r>
    </w:p>
    <w:p w14:paraId="33DEBE33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0333716A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1" w:lineRule="auto"/>
        <w:ind w:right="764"/>
        <w:rPr>
          <w:sz w:val="24"/>
        </w:rPr>
      </w:pPr>
      <w:r>
        <w:rPr>
          <w:sz w:val="24"/>
        </w:rPr>
        <w:t>At YT, we focus on stringent screening processes to ensure no child or forced</w:t>
      </w:r>
      <w:r>
        <w:rPr>
          <w:spacing w:val="1"/>
          <w:sz w:val="24"/>
        </w:rPr>
        <w:t xml:space="preserve"> </w:t>
      </w:r>
      <w:r>
        <w:rPr>
          <w:sz w:val="24"/>
        </w:rPr>
        <w:t>labor is</w:t>
      </w:r>
      <w:r>
        <w:rPr>
          <w:spacing w:val="-3"/>
          <w:sz w:val="24"/>
        </w:rPr>
        <w:t xml:space="preserve"> </w:t>
      </w:r>
      <w:r>
        <w:rPr>
          <w:sz w:val="24"/>
        </w:rPr>
        <w:t>present in our operations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throughout</w:t>
      </w:r>
      <w:r>
        <w:rPr>
          <w:spacing w:val="-2"/>
          <w:sz w:val="24"/>
        </w:rPr>
        <w:t xml:space="preserve"> </w:t>
      </w:r>
      <w:r>
        <w:rPr>
          <w:sz w:val="24"/>
        </w:rPr>
        <w:t>our supply</w:t>
      </w:r>
      <w:r>
        <w:rPr>
          <w:spacing w:val="-1"/>
          <w:sz w:val="24"/>
        </w:rPr>
        <w:t xml:space="preserve"> </w:t>
      </w:r>
      <w:r>
        <w:rPr>
          <w:sz w:val="24"/>
        </w:rPr>
        <w:t>chain.</w:t>
      </w:r>
    </w:p>
    <w:p w14:paraId="67929C8A" w14:textId="77777777" w:rsidR="00D81A9B" w:rsidRDefault="00D81A9B" w:rsidP="00AD6758">
      <w:pPr>
        <w:pStyle w:val="BodyText"/>
        <w:jc w:val="both"/>
        <w:rPr>
          <w:sz w:val="20"/>
        </w:rPr>
      </w:pPr>
    </w:p>
    <w:p w14:paraId="7E8C3A57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4"/>
        <w:rPr>
          <w:sz w:val="24"/>
        </w:rPr>
      </w:pPr>
      <w:r>
        <w:rPr>
          <w:sz w:val="24"/>
        </w:rPr>
        <w:t>We are committed to collaborating with external stakeholders to promote and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eradicating</w:t>
      </w:r>
      <w:r>
        <w:rPr>
          <w:spacing w:val="1"/>
          <w:sz w:val="24"/>
        </w:rPr>
        <w:t xml:space="preserve"> </w:t>
      </w:r>
      <w:r>
        <w:rPr>
          <w:sz w:val="24"/>
        </w:rPr>
        <w:t>child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forced</w:t>
      </w:r>
      <w:r>
        <w:rPr>
          <w:spacing w:val="1"/>
          <w:sz w:val="24"/>
        </w:rPr>
        <w:t xml:space="preserve"> </w:t>
      </w:r>
      <w:r>
        <w:rPr>
          <w:sz w:val="24"/>
        </w:rPr>
        <w:t>labor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-52"/>
          <w:sz w:val="24"/>
        </w:rPr>
        <w:t xml:space="preserve"> </w:t>
      </w:r>
      <w:r>
        <w:rPr>
          <w:sz w:val="24"/>
        </w:rPr>
        <w:t>global</w:t>
      </w:r>
      <w:r>
        <w:rPr>
          <w:spacing w:val="-1"/>
          <w:sz w:val="24"/>
        </w:rPr>
        <w:t xml:space="preserve"> </w:t>
      </w:r>
      <w:r>
        <w:rPr>
          <w:sz w:val="24"/>
        </w:rPr>
        <w:t>operations.</w:t>
      </w:r>
    </w:p>
    <w:p w14:paraId="64A71523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78E2D187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1"/>
        <w:rPr>
          <w:sz w:val="24"/>
        </w:rPr>
      </w:pPr>
      <w:r>
        <w:rPr>
          <w:sz w:val="24"/>
        </w:rPr>
        <w:t>We</w:t>
      </w:r>
      <w:r>
        <w:rPr>
          <w:spacing w:val="42"/>
          <w:sz w:val="24"/>
        </w:rPr>
        <w:t xml:space="preserve"> </w:t>
      </w:r>
      <w:r>
        <w:rPr>
          <w:sz w:val="24"/>
        </w:rPr>
        <w:t>focus</w:t>
      </w:r>
      <w:r>
        <w:rPr>
          <w:spacing w:val="41"/>
          <w:sz w:val="24"/>
        </w:rPr>
        <w:t xml:space="preserve"> </w:t>
      </w:r>
      <w:r>
        <w:rPr>
          <w:sz w:val="24"/>
        </w:rPr>
        <w:t>on</w:t>
      </w:r>
      <w:r>
        <w:rPr>
          <w:spacing w:val="42"/>
          <w:sz w:val="24"/>
        </w:rPr>
        <w:t xml:space="preserve"> </w:t>
      </w:r>
      <w:r>
        <w:rPr>
          <w:sz w:val="24"/>
        </w:rPr>
        <w:t>regular</w:t>
      </w:r>
      <w:r>
        <w:rPr>
          <w:spacing w:val="42"/>
          <w:sz w:val="24"/>
        </w:rPr>
        <w:t xml:space="preserve"> </w:t>
      </w:r>
      <w:r>
        <w:rPr>
          <w:sz w:val="24"/>
        </w:rPr>
        <w:t>audits</w:t>
      </w:r>
      <w:r>
        <w:rPr>
          <w:spacing w:val="41"/>
          <w:sz w:val="24"/>
        </w:rPr>
        <w:t xml:space="preserve"> </w:t>
      </w:r>
      <w:r>
        <w:rPr>
          <w:sz w:val="24"/>
        </w:rPr>
        <w:t>of</w:t>
      </w:r>
      <w:r>
        <w:rPr>
          <w:spacing w:val="42"/>
          <w:sz w:val="24"/>
        </w:rPr>
        <w:t xml:space="preserve"> </w:t>
      </w:r>
      <w:r>
        <w:rPr>
          <w:sz w:val="24"/>
        </w:rPr>
        <w:t>our</w:t>
      </w:r>
      <w:r>
        <w:rPr>
          <w:spacing w:val="42"/>
          <w:sz w:val="24"/>
        </w:rPr>
        <w:t xml:space="preserve"> </w:t>
      </w:r>
      <w:r>
        <w:rPr>
          <w:sz w:val="24"/>
        </w:rPr>
        <w:t>suppliers</w:t>
      </w:r>
      <w:r>
        <w:rPr>
          <w:spacing w:val="41"/>
          <w:sz w:val="24"/>
        </w:rPr>
        <w:t xml:space="preserve"> </w:t>
      </w:r>
      <w:r>
        <w:rPr>
          <w:sz w:val="24"/>
        </w:rPr>
        <w:t>to</w:t>
      </w:r>
      <w:r>
        <w:rPr>
          <w:spacing w:val="39"/>
          <w:sz w:val="24"/>
        </w:rPr>
        <w:t xml:space="preserve"> </w:t>
      </w:r>
      <w:r>
        <w:rPr>
          <w:sz w:val="24"/>
        </w:rPr>
        <w:t>ensure</w:t>
      </w:r>
      <w:r>
        <w:rPr>
          <w:spacing w:val="42"/>
          <w:sz w:val="24"/>
        </w:rPr>
        <w:t xml:space="preserve"> </w:t>
      </w:r>
      <w:r>
        <w:rPr>
          <w:sz w:val="24"/>
        </w:rPr>
        <w:t>compliance</w:t>
      </w:r>
      <w:r>
        <w:rPr>
          <w:spacing w:val="42"/>
          <w:sz w:val="24"/>
        </w:rPr>
        <w:t xml:space="preserve"> </w:t>
      </w:r>
      <w:r>
        <w:rPr>
          <w:sz w:val="24"/>
        </w:rPr>
        <w:t>with</w:t>
      </w:r>
      <w:r>
        <w:rPr>
          <w:spacing w:val="42"/>
          <w:sz w:val="24"/>
        </w:rPr>
        <w:t xml:space="preserve"> </w:t>
      </w:r>
      <w:r>
        <w:rPr>
          <w:sz w:val="24"/>
        </w:rPr>
        <w:t>our</w:t>
      </w:r>
      <w:r>
        <w:rPr>
          <w:spacing w:val="-51"/>
          <w:sz w:val="24"/>
        </w:rPr>
        <w:t xml:space="preserve"> </w:t>
      </w:r>
      <w:r>
        <w:rPr>
          <w:sz w:val="24"/>
        </w:rPr>
        <w:t>strict labor standards, identifying and addressing potential violations at the</w:t>
      </w:r>
      <w:r>
        <w:rPr>
          <w:spacing w:val="1"/>
          <w:sz w:val="24"/>
        </w:rPr>
        <w:t xml:space="preserve"> </w:t>
      </w:r>
      <w:r>
        <w:rPr>
          <w:sz w:val="24"/>
        </w:rPr>
        <w:t>firm.</w:t>
      </w:r>
    </w:p>
    <w:p w14:paraId="308D24E0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31CC7087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0"/>
        <w:rPr>
          <w:sz w:val="24"/>
        </w:rPr>
      </w:pPr>
      <w:r>
        <w:rPr>
          <w:sz w:val="24"/>
        </w:rPr>
        <w:t>We emphasize the importance of educating employees and partners about the</w:t>
      </w:r>
      <w:r>
        <w:rPr>
          <w:spacing w:val="1"/>
          <w:sz w:val="24"/>
        </w:rPr>
        <w:t xml:space="preserve"> </w:t>
      </w:r>
      <w:r>
        <w:rPr>
          <w:sz w:val="24"/>
        </w:rPr>
        <w:t>risks and signs of child and forced labor, raising awareness throughout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company.</w:t>
      </w:r>
    </w:p>
    <w:p w14:paraId="0B05CC01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786FF77C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1"/>
        <w:rPr>
          <w:sz w:val="24"/>
        </w:rPr>
      </w:pPr>
      <w:r>
        <w:rPr>
          <w:sz w:val="24"/>
        </w:rPr>
        <w:t>We are dedicated to taking immediate action to address any violations related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child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forced</w:t>
      </w:r>
      <w:r>
        <w:rPr>
          <w:spacing w:val="1"/>
          <w:sz w:val="24"/>
        </w:rPr>
        <w:t xml:space="preserve"> </w:t>
      </w:r>
      <w:r>
        <w:rPr>
          <w:sz w:val="24"/>
        </w:rPr>
        <w:t>labor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are identified</w:t>
      </w:r>
      <w:r>
        <w:rPr>
          <w:spacing w:val="-1"/>
          <w:sz w:val="24"/>
        </w:rPr>
        <w:t xml:space="preserve"> </w:t>
      </w:r>
      <w:r>
        <w:rPr>
          <w:sz w:val="24"/>
        </w:rPr>
        <w:t>through our</w:t>
      </w:r>
      <w:r>
        <w:rPr>
          <w:spacing w:val="-3"/>
          <w:sz w:val="24"/>
        </w:rPr>
        <w:t xml:space="preserve"> </w:t>
      </w:r>
      <w:r>
        <w:rPr>
          <w:sz w:val="24"/>
        </w:rPr>
        <w:t>practices at</w:t>
      </w:r>
      <w:r>
        <w:rPr>
          <w:spacing w:val="-2"/>
          <w:sz w:val="24"/>
        </w:rPr>
        <w:t xml:space="preserve"> </w:t>
      </w:r>
      <w:r>
        <w:rPr>
          <w:sz w:val="24"/>
        </w:rPr>
        <w:t>YT.</w:t>
      </w:r>
    </w:p>
    <w:p w14:paraId="7A7647EE" w14:textId="77777777" w:rsidR="00D81A9B" w:rsidRDefault="00D81A9B" w:rsidP="00AD6758">
      <w:pPr>
        <w:pStyle w:val="BodyText"/>
        <w:spacing w:before="2"/>
        <w:jc w:val="both"/>
        <w:rPr>
          <w:sz w:val="20"/>
        </w:rPr>
      </w:pPr>
    </w:p>
    <w:p w14:paraId="26B26747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Diversity,</w:t>
      </w:r>
      <w:r>
        <w:rPr>
          <w:spacing w:val="-4"/>
        </w:rPr>
        <w:t xml:space="preserve"> </w:t>
      </w:r>
      <w:r>
        <w:t>Equity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Inclusion</w:t>
      </w:r>
    </w:p>
    <w:p w14:paraId="2530E556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5FDAE636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60"/>
        <w:rPr>
          <w:sz w:val="24"/>
        </w:rPr>
      </w:pPr>
      <w:r>
        <w:rPr>
          <w:sz w:val="24"/>
        </w:rPr>
        <w:t>At our organization, we focus on fostering an inclusive workplace where all</w:t>
      </w:r>
      <w:r>
        <w:rPr>
          <w:spacing w:val="1"/>
          <w:sz w:val="24"/>
        </w:rPr>
        <w:t xml:space="preserve"> </w:t>
      </w:r>
      <w:r>
        <w:rPr>
          <w:sz w:val="24"/>
        </w:rPr>
        <w:t>employees feel valued, respected, and heard, celebrating diverse perspectives</w:t>
      </w:r>
      <w:r>
        <w:rPr>
          <w:spacing w:val="1"/>
          <w:sz w:val="24"/>
        </w:rPr>
        <w:t xml:space="preserve"> </w:t>
      </w:r>
      <w:r>
        <w:rPr>
          <w:sz w:val="24"/>
        </w:rPr>
        <w:t>and contributions.</w:t>
      </w:r>
    </w:p>
    <w:p w14:paraId="6BBE9AE1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0A488DD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2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prioritize equitable hiring</w:t>
      </w:r>
      <w:r>
        <w:rPr>
          <w:spacing w:val="1"/>
          <w:sz w:val="24"/>
        </w:rPr>
        <w:t xml:space="preserve"> </w:t>
      </w:r>
      <w:r>
        <w:rPr>
          <w:sz w:val="24"/>
        </w:rPr>
        <w:t>practices 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a diverse</w:t>
      </w:r>
      <w:r>
        <w:rPr>
          <w:spacing w:val="1"/>
          <w:sz w:val="24"/>
        </w:rPr>
        <w:t xml:space="preserve"> </w:t>
      </w:r>
      <w:r>
        <w:rPr>
          <w:sz w:val="24"/>
        </w:rPr>
        <w:t>workforce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reflects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communities</w:t>
      </w:r>
      <w:r>
        <w:rPr>
          <w:spacing w:val="-4"/>
          <w:sz w:val="24"/>
        </w:rPr>
        <w:t xml:space="preserve"> </w:t>
      </w:r>
      <w:r>
        <w:rPr>
          <w:sz w:val="24"/>
        </w:rPr>
        <w:t>we</w:t>
      </w:r>
      <w:r>
        <w:rPr>
          <w:spacing w:val="-2"/>
          <w:sz w:val="24"/>
        </w:rPr>
        <w:t xml:space="preserve"> </w:t>
      </w:r>
      <w:r>
        <w:rPr>
          <w:sz w:val="24"/>
        </w:rPr>
        <w:t>serve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promotes</w:t>
      </w:r>
      <w:r>
        <w:rPr>
          <w:spacing w:val="-5"/>
          <w:sz w:val="24"/>
        </w:rPr>
        <w:t xml:space="preserve"> </w:t>
      </w:r>
      <w:r>
        <w:rPr>
          <w:sz w:val="24"/>
        </w:rPr>
        <w:t>varied</w:t>
      </w:r>
      <w:r>
        <w:rPr>
          <w:spacing w:val="-1"/>
          <w:sz w:val="24"/>
        </w:rPr>
        <w:t xml:space="preserve"> </w:t>
      </w:r>
      <w:r>
        <w:rPr>
          <w:sz w:val="24"/>
        </w:rPr>
        <w:t>viewpoints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YT.</w:t>
      </w:r>
    </w:p>
    <w:p w14:paraId="1C7664B9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0502CB1A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1" w:lineRule="auto"/>
        <w:ind w:right="757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equal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opportunities,</w:t>
      </w:r>
      <w:r>
        <w:rPr>
          <w:spacing w:val="1"/>
          <w:sz w:val="24"/>
        </w:rPr>
        <w:t xml:space="preserve"> </w:t>
      </w:r>
      <w:r>
        <w:rPr>
          <w:sz w:val="24"/>
        </w:rPr>
        <w:t>resources, and support within the company, promoting fairness and inclusivity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firm.</w:t>
      </w:r>
    </w:p>
    <w:p w14:paraId="057C13E2" w14:textId="77777777" w:rsidR="00D81A9B" w:rsidRDefault="00D81A9B" w:rsidP="00AD6758">
      <w:pPr>
        <w:spacing w:line="271" w:lineRule="auto"/>
        <w:jc w:val="both"/>
        <w:rPr>
          <w:sz w:val="24"/>
        </w:rPr>
      </w:pPr>
    </w:p>
    <w:p w14:paraId="7CFB5834" w14:textId="51E8EEAE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3" w:lineRule="auto"/>
        <w:ind w:right="759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emphasize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continuous</w:t>
      </w:r>
      <w:r>
        <w:rPr>
          <w:spacing w:val="1"/>
          <w:sz w:val="24"/>
        </w:rPr>
        <w:t xml:space="preserve"> </w:t>
      </w:r>
      <w:r>
        <w:rPr>
          <w:sz w:val="24"/>
        </w:rPr>
        <w:t>education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diversity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inclusion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build</w:t>
      </w:r>
      <w:r>
        <w:rPr>
          <w:spacing w:val="1"/>
          <w:sz w:val="24"/>
        </w:rPr>
        <w:t xml:space="preserve"> </w:t>
      </w:r>
      <w:r>
        <w:rPr>
          <w:sz w:val="24"/>
        </w:rPr>
        <w:t>awareness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cultural</w:t>
      </w:r>
      <w:r>
        <w:rPr>
          <w:spacing w:val="1"/>
          <w:sz w:val="24"/>
        </w:rPr>
        <w:t xml:space="preserve"> </w:t>
      </w:r>
      <w:r>
        <w:rPr>
          <w:sz w:val="24"/>
        </w:rPr>
        <w:t>competence</w:t>
      </w:r>
      <w:r>
        <w:rPr>
          <w:spacing w:val="1"/>
          <w:sz w:val="24"/>
        </w:rPr>
        <w:t xml:space="preserve"> </w:t>
      </w:r>
      <w:r>
        <w:rPr>
          <w:sz w:val="24"/>
        </w:rPr>
        <w:t>throughout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organization.</w:t>
      </w:r>
    </w:p>
    <w:p w14:paraId="5173C378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611EA0BE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sz w:val="24"/>
        </w:rPr>
      </w:pPr>
      <w:r>
        <w:rPr>
          <w:sz w:val="24"/>
        </w:rPr>
        <w:t>We are committed to regularly reviewing our diversity, equity, and inclusion</w:t>
      </w:r>
      <w:r>
        <w:rPr>
          <w:spacing w:val="1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4"/>
          <w:sz w:val="24"/>
        </w:rPr>
        <w:t xml:space="preserve"> </w:t>
      </w:r>
      <w:r>
        <w:rPr>
          <w:sz w:val="24"/>
        </w:rPr>
        <w:t>to identify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address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gaps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5"/>
          <w:sz w:val="24"/>
        </w:rPr>
        <w:t xml:space="preserve"> </w:t>
      </w:r>
      <w:r>
        <w:rPr>
          <w:sz w:val="24"/>
        </w:rPr>
        <w:t>practices 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company.</w:t>
      </w:r>
    </w:p>
    <w:p w14:paraId="0ED1885A" w14:textId="77777777" w:rsidR="00C3707D" w:rsidRPr="00C3707D" w:rsidRDefault="00C3707D" w:rsidP="00C3707D">
      <w:pPr>
        <w:pStyle w:val="ListParagraph"/>
        <w:rPr>
          <w:sz w:val="24"/>
        </w:rPr>
      </w:pPr>
    </w:p>
    <w:p w14:paraId="788E0DC9" w14:textId="77777777" w:rsidR="00C3707D" w:rsidRPr="00C3707D" w:rsidRDefault="00C3707D" w:rsidP="00C3707D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spacing w:after="240"/>
        <w:ind w:left="1706" w:hanging="447"/>
        <w:jc w:val="both"/>
        <w:rPr>
          <w:ins w:id="8" w:author="Kush Khalasi" w:date="2025-08-22T17:09:00Z" w16du:dateUtc="2025-08-22T11:39:00Z"/>
          <w:spacing w:val="-2"/>
        </w:rPr>
      </w:pPr>
      <w:ins w:id="9" w:author="Kush Khalasi" w:date="2025-08-22T17:09:00Z" w16du:dateUtc="2025-08-22T11:39:00Z">
        <w:r w:rsidRPr="00C3707D">
          <w:rPr>
            <w:spacing w:val="-2"/>
          </w:rPr>
          <w:t>Discrimination &amp; Harassment</w:t>
        </w:r>
      </w:ins>
    </w:p>
    <w:p w14:paraId="7CB3C650" w14:textId="77777777" w:rsidR="00C3707D" w:rsidRDefault="00C3707D" w:rsidP="00C3707D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56"/>
        <w:rPr>
          <w:ins w:id="10" w:author="Kush Khalasi" w:date="2025-08-22T17:20:00Z" w16du:dateUtc="2025-08-22T11:50:00Z"/>
          <w:sz w:val="24"/>
        </w:rPr>
      </w:pPr>
      <w:ins w:id="11" w:author="Kush Khalasi" w:date="2025-08-22T17:09:00Z" w16du:dateUtc="2025-08-22T11:39:00Z">
        <w:r w:rsidRPr="00C3707D">
          <w:rPr>
            <w:sz w:val="24"/>
          </w:rPr>
          <w:t>At our organization, we maintain a zero-tolerance policy towards any form of discrimination, harassment, or bullying, ensuring a safe and respectful environment for all employees.</w:t>
        </w:r>
      </w:ins>
    </w:p>
    <w:p w14:paraId="4E116405" w14:textId="77777777" w:rsidR="00683736" w:rsidRPr="00C3707D" w:rsidRDefault="00683736">
      <w:pPr>
        <w:pStyle w:val="ListParagraph"/>
        <w:tabs>
          <w:tab w:val="left" w:pos="2168"/>
        </w:tabs>
        <w:spacing w:before="1" w:line="273" w:lineRule="auto"/>
        <w:ind w:right="756" w:firstLine="0"/>
        <w:rPr>
          <w:ins w:id="12" w:author="Kush Khalasi" w:date="2025-08-22T17:09:00Z" w16du:dateUtc="2025-08-22T11:39:00Z"/>
          <w:sz w:val="24"/>
        </w:rPr>
        <w:pPrChange w:id="13" w:author="Kush Khalasi" w:date="2025-08-22T17:20:00Z" w16du:dateUtc="2025-08-22T11:50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before="1" w:line="273" w:lineRule="auto"/>
            <w:ind w:right="756"/>
          </w:pPr>
        </w:pPrChange>
      </w:pPr>
    </w:p>
    <w:p w14:paraId="17CBD34A" w14:textId="77777777" w:rsidR="00C3707D" w:rsidRDefault="00C3707D" w:rsidP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ins w:id="14" w:author="Kush Khalasi" w:date="2025-08-22T17:20:00Z" w16du:dateUtc="2025-08-22T11:50:00Z"/>
          <w:sz w:val="24"/>
        </w:rPr>
      </w:pPr>
      <w:ins w:id="15" w:author="Kush Khalasi" w:date="2025-08-22T17:09:00Z" w16du:dateUtc="2025-08-22T11:39:00Z">
        <w:r w:rsidRPr="00C3707D">
          <w:rPr>
            <w:sz w:val="24"/>
          </w:rPr>
          <w:t>We actively promote equal treatment, free from bias based on gender, race, age, religion, disability, sexual orientation, or any other protected characteristic.</w:t>
        </w:r>
      </w:ins>
    </w:p>
    <w:p w14:paraId="43A22BD7" w14:textId="77777777" w:rsidR="00683736" w:rsidRPr="00683736" w:rsidRDefault="00683736">
      <w:pPr>
        <w:tabs>
          <w:tab w:val="left" w:pos="2168"/>
        </w:tabs>
        <w:spacing w:line="271" w:lineRule="auto"/>
        <w:ind w:right="756"/>
        <w:rPr>
          <w:ins w:id="16" w:author="Kush Khalasi" w:date="2025-08-22T17:09:00Z" w16du:dateUtc="2025-08-22T11:39:00Z"/>
          <w:sz w:val="24"/>
          <w:rPrChange w:id="17" w:author="Kush Khalasi" w:date="2025-08-22T17:20:00Z" w16du:dateUtc="2025-08-22T11:50:00Z">
            <w:rPr>
              <w:ins w:id="18" w:author="Kush Khalasi" w:date="2025-08-22T17:09:00Z" w16du:dateUtc="2025-08-22T11:39:00Z"/>
            </w:rPr>
          </w:rPrChange>
        </w:rPr>
        <w:pPrChange w:id="19" w:author="Kush Khalasi" w:date="2025-08-22T17:20:00Z" w16du:dateUtc="2025-08-22T11:50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line="271" w:lineRule="auto"/>
            <w:ind w:right="756"/>
          </w:pPr>
        </w:pPrChange>
      </w:pPr>
    </w:p>
    <w:p w14:paraId="01758AD7" w14:textId="77777777" w:rsidR="00C3707D" w:rsidRDefault="00C3707D" w:rsidP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ins w:id="20" w:author="Kush Khalasi" w:date="2025-08-22T17:20:00Z" w16du:dateUtc="2025-08-22T11:50:00Z"/>
          <w:sz w:val="24"/>
        </w:rPr>
      </w:pPr>
      <w:ins w:id="21" w:author="Kush Khalasi" w:date="2025-08-22T17:09:00Z" w16du:dateUtc="2025-08-22T11:39:00Z">
        <w:r w:rsidRPr="00C3707D">
          <w:rPr>
            <w:sz w:val="24"/>
          </w:rPr>
          <w:t>We ensure that every employee has access to fair complaint and grievance mechanisms to report incidents confidentially and without fear of retaliation.</w:t>
        </w:r>
      </w:ins>
    </w:p>
    <w:p w14:paraId="275765C7" w14:textId="77777777" w:rsidR="00683736" w:rsidRPr="00683736" w:rsidRDefault="00683736">
      <w:pPr>
        <w:tabs>
          <w:tab w:val="left" w:pos="2168"/>
        </w:tabs>
        <w:spacing w:line="271" w:lineRule="auto"/>
        <w:ind w:right="756"/>
        <w:rPr>
          <w:ins w:id="22" w:author="Kush Khalasi" w:date="2025-08-22T17:09:00Z" w16du:dateUtc="2025-08-22T11:39:00Z"/>
          <w:sz w:val="24"/>
          <w:rPrChange w:id="23" w:author="Kush Khalasi" w:date="2025-08-22T17:20:00Z" w16du:dateUtc="2025-08-22T11:50:00Z">
            <w:rPr>
              <w:ins w:id="24" w:author="Kush Khalasi" w:date="2025-08-22T17:09:00Z" w16du:dateUtc="2025-08-22T11:39:00Z"/>
            </w:rPr>
          </w:rPrChange>
        </w:rPr>
        <w:pPrChange w:id="25" w:author="Kush Khalasi" w:date="2025-08-22T17:20:00Z" w16du:dateUtc="2025-08-22T11:50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line="271" w:lineRule="auto"/>
            <w:ind w:right="756"/>
          </w:pPr>
        </w:pPrChange>
      </w:pPr>
    </w:p>
    <w:p w14:paraId="155BFC20" w14:textId="77777777" w:rsidR="00C3707D" w:rsidRDefault="00C3707D" w:rsidP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ins w:id="26" w:author="Kush Khalasi" w:date="2025-08-22T17:20:00Z" w16du:dateUtc="2025-08-22T11:50:00Z"/>
          <w:sz w:val="24"/>
        </w:rPr>
      </w:pPr>
      <w:ins w:id="27" w:author="Kush Khalasi" w:date="2025-08-22T17:09:00Z" w16du:dateUtc="2025-08-22T11:39:00Z">
        <w:r w:rsidRPr="00C3707D">
          <w:rPr>
            <w:sz w:val="24"/>
          </w:rPr>
          <w:t>We provide regular training and awareness programs to sensitize employees on recognizing, preventing, and addressing discriminatory or harassing behavior.</w:t>
        </w:r>
      </w:ins>
    </w:p>
    <w:p w14:paraId="264C8A44" w14:textId="77777777" w:rsidR="00683736" w:rsidRPr="00683736" w:rsidRDefault="00683736">
      <w:pPr>
        <w:tabs>
          <w:tab w:val="left" w:pos="2168"/>
        </w:tabs>
        <w:spacing w:line="271" w:lineRule="auto"/>
        <w:ind w:right="756"/>
        <w:rPr>
          <w:ins w:id="28" w:author="Kush Khalasi" w:date="2025-08-22T17:09:00Z" w16du:dateUtc="2025-08-22T11:39:00Z"/>
          <w:sz w:val="24"/>
          <w:rPrChange w:id="29" w:author="Kush Khalasi" w:date="2025-08-22T17:20:00Z" w16du:dateUtc="2025-08-22T11:50:00Z">
            <w:rPr>
              <w:ins w:id="30" w:author="Kush Khalasi" w:date="2025-08-22T17:09:00Z" w16du:dateUtc="2025-08-22T11:39:00Z"/>
            </w:rPr>
          </w:rPrChange>
        </w:rPr>
        <w:pPrChange w:id="31" w:author="Kush Khalasi" w:date="2025-08-22T17:20:00Z" w16du:dateUtc="2025-08-22T11:50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line="271" w:lineRule="auto"/>
            <w:ind w:right="756"/>
          </w:pPr>
        </w:pPrChange>
      </w:pPr>
    </w:p>
    <w:p w14:paraId="04E41CF0" w14:textId="77777777" w:rsidR="00C3707D" w:rsidRPr="00C3707D" w:rsidRDefault="00C3707D" w:rsidP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ins w:id="32" w:author="Kush Khalasi" w:date="2025-08-22T17:09:00Z" w16du:dateUtc="2025-08-22T11:39:00Z"/>
          <w:sz w:val="24"/>
        </w:rPr>
      </w:pPr>
      <w:ins w:id="33" w:author="Kush Khalasi" w:date="2025-08-22T17:09:00Z" w16du:dateUtc="2025-08-22T11:39:00Z">
        <w:r w:rsidRPr="00C3707D">
          <w:rPr>
            <w:sz w:val="24"/>
          </w:rPr>
          <w:t>We are committed to continuous monitoring and periodic review of our workplace culture to eliminate risks of discrimination and harassment and to strengthen a culture of dignity and respect.</w:t>
        </w:r>
      </w:ins>
    </w:p>
    <w:p w14:paraId="6F09842B" w14:textId="77777777" w:rsidR="00D81A9B" w:rsidRDefault="00D81A9B" w:rsidP="00AD6758">
      <w:pPr>
        <w:pStyle w:val="BodyText"/>
        <w:spacing w:before="2"/>
        <w:jc w:val="both"/>
        <w:rPr>
          <w:sz w:val="20"/>
        </w:rPr>
      </w:pPr>
    </w:p>
    <w:p w14:paraId="5B205C15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External</w:t>
      </w:r>
      <w:r>
        <w:rPr>
          <w:spacing w:val="-2"/>
        </w:rPr>
        <w:t xml:space="preserve"> </w:t>
      </w:r>
      <w:r>
        <w:t>Stakeholder</w:t>
      </w:r>
      <w:r>
        <w:rPr>
          <w:spacing w:val="-4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Rights</w:t>
      </w:r>
    </w:p>
    <w:p w14:paraId="03797237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651F60A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56"/>
        <w:rPr>
          <w:sz w:val="24"/>
        </w:rPr>
      </w:pP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firm,</w:t>
      </w:r>
      <w:r>
        <w:rPr>
          <w:spacing w:val="1"/>
          <w:sz w:val="24"/>
        </w:rPr>
        <w:t xml:space="preserve"> </w:t>
      </w: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focus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conducting</w:t>
      </w:r>
      <w:r>
        <w:rPr>
          <w:spacing w:val="1"/>
          <w:sz w:val="24"/>
        </w:rPr>
        <w:t xml:space="preserve"> </w:t>
      </w:r>
      <w:r>
        <w:rPr>
          <w:sz w:val="24"/>
        </w:rPr>
        <w:t>thorough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55"/>
          <w:sz w:val="24"/>
        </w:rPr>
        <w:t xml:space="preserve"> </w:t>
      </w:r>
      <w:r>
        <w:rPr>
          <w:sz w:val="24"/>
        </w:rPr>
        <w:t>impact</w:t>
      </w:r>
      <w:r>
        <w:rPr>
          <w:spacing w:val="1"/>
          <w:sz w:val="24"/>
        </w:rPr>
        <w:t xml:space="preserve"> </w:t>
      </w:r>
      <w:r>
        <w:rPr>
          <w:sz w:val="24"/>
        </w:rPr>
        <w:t>assessments to understand our operations'</w:t>
      </w:r>
      <w:r>
        <w:rPr>
          <w:spacing w:val="1"/>
          <w:sz w:val="24"/>
        </w:rPr>
        <w:t xml:space="preserve"> </w:t>
      </w:r>
      <w:r>
        <w:rPr>
          <w:sz w:val="24"/>
        </w:rPr>
        <w:t>effects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54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communities.</w:t>
      </w:r>
    </w:p>
    <w:p w14:paraId="7FCAC040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203E473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1"/>
        <w:rPr>
          <w:sz w:val="24"/>
        </w:rPr>
      </w:pPr>
      <w:r>
        <w:rPr>
          <w:sz w:val="24"/>
        </w:rPr>
        <w:t>We prioritize working with suppliers and partners who share our commitment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upholding</w:t>
      </w:r>
      <w:r>
        <w:rPr>
          <w:spacing w:val="-5"/>
          <w:sz w:val="24"/>
        </w:rPr>
        <w:t xml:space="preserve"> </w:t>
      </w:r>
      <w:r>
        <w:rPr>
          <w:sz w:val="24"/>
        </w:rPr>
        <w:t>human</w:t>
      </w:r>
      <w:r>
        <w:rPr>
          <w:spacing w:val="-2"/>
          <w:sz w:val="24"/>
        </w:rPr>
        <w:t xml:space="preserve"> </w:t>
      </w:r>
      <w:r>
        <w:rPr>
          <w:sz w:val="24"/>
        </w:rPr>
        <w:t>rights,</w:t>
      </w:r>
      <w:r>
        <w:rPr>
          <w:spacing w:val="-4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3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YT.</w:t>
      </w:r>
    </w:p>
    <w:p w14:paraId="103E0B07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3739D86C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1" w:lineRule="auto"/>
        <w:ind w:right="755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respect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communities,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workers,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individuals</w:t>
      </w:r>
      <w:r>
        <w:rPr>
          <w:spacing w:val="1"/>
          <w:sz w:val="24"/>
        </w:rPr>
        <w:t xml:space="preserve"> </w:t>
      </w:r>
      <w:r>
        <w:rPr>
          <w:sz w:val="24"/>
        </w:rPr>
        <w:t>impacted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operations,</w:t>
      </w:r>
      <w:r>
        <w:rPr>
          <w:spacing w:val="1"/>
          <w:sz w:val="24"/>
        </w:rPr>
        <w:t xml:space="preserve"> </w:t>
      </w:r>
      <w:r>
        <w:rPr>
          <w:sz w:val="24"/>
        </w:rPr>
        <w:t>maintaining</w:t>
      </w:r>
      <w:r>
        <w:rPr>
          <w:spacing w:val="1"/>
          <w:sz w:val="24"/>
        </w:rPr>
        <w:t xml:space="preserve"> </w:t>
      </w:r>
      <w:r>
        <w:rPr>
          <w:sz w:val="24"/>
        </w:rPr>
        <w:t>ethical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  <w:r>
        <w:rPr>
          <w:spacing w:val="-1"/>
          <w:sz w:val="24"/>
        </w:rPr>
        <w:t xml:space="preserve"> </w:t>
      </w:r>
      <w:r>
        <w:rPr>
          <w:sz w:val="24"/>
        </w:rPr>
        <w:t>across the</w:t>
      </w:r>
      <w:r>
        <w:rPr>
          <w:spacing w:val="1"/>
          <w:sz w:val="24"/>
        </w:rPr>
        <w:t xml:space="preserve"> </w:t>
      </w:r>
      <w:r>
        <w:rPr>
          <w:sz w:val="24"/>
        </w:rPr>
        <w:t>company.</w:t>
      </w:r>
    </w:p>
    <w:p w14:paraId="413068A6" w14:textId="77777777" w:rsidR="00D81A9B" w:rsidRDefault="00D81A9B" w:rsidP="00AD6758">
      <w:pPr>
        <w:pStyle w:val="BodyText"/>
        <w:spacing w:before="5"/>
        <w:jc w:val="both"/>
        <w:rPr>
          <w:sz w:val="20"/>
        </w:rPr>
      </w:pPr>
    </w:p>
    <w:p w14:paraId="792B71BB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5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emphasize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importance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reporting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efforts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protect external stakeholders' human rights, building trust and accountability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firm.</w:t>
      </w:r>
    </w:p>
    <w:p w14:paraId="12B71370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147176F3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0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committed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engaging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human rights concerns raised about our activities, ensuring responsible action</w:t>
      </w:r>
      <w:r>
        <w:rPr>
          <w:spacing w:val="1"/>
          <w:sz w:val="24"/>
        </w:rPr>
        <w:t xml:space="preserve"> </w:t>
      </w:r>
      <w:r>
        <w:rPr>
          <w:sz w:val="24"/>
        </w:rPr>
        <w:t>at YT.</w:t>
      </w:r>
    </w:p>
    <w:p w14:paraId="5FECF1C9" w14:textId="77777777" w:rsidR="00D81A9B" w:rsidRDefault="00D81A9B" w:rsidP="00AD6758">
      <w:pPr>
        <w:pStyle w:val="BodyText"/>
        <w:spacing w:before="10"/>
        <w:jc w:val="both"/>
        <w:rPr>
          <w:sz w:val="19"/>
        </w:rPr>
      </w:pPr>
    </w:p>
    <w:p w14:paraId="20049DFD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34" w:name="_Toc206781696"/>
      <w:r>
        <w:rPr>
          <w:color w:val="2E5395"/>
        </w:rPr>
        <w:t>Quality-based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Approach</w:t>
      </w:r>
      <w:bookmarkEnd w:id="34"/>
    </w:p>
    <w:p w14:paraId="6C2DB0F3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spacing w:before="299"/>
        <w:ind w:left="1706" w:hanging="447"/>
        <w:jc w:val="both"/>
        <w:rPr>
          <w:rFonts w:ascii="Symbol" w:hAnsi="Symbol"/>
        </w:rPr>
      </w:pPr>
      <w:r>
        <w:t>Employees'</w:t>
      </w:r>
      <w:r>
        <w:rPr>
          <w:spacing w:val="-3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Safety</w:t>
      </w:r>
    </w:p>
    <w:p w14:paraId="2FEA4367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49289A43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0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leverage</w:t>
      </w:r>
      <w:r>
        <w:rPr>
          <w:spacing w:val="1"/>
          <w:sz w:val="24"/>
        </w:rPr>
        <w:t xml:space="preserve"> </w:t>
      </w:r>
      <w:r>
        <w:rPr>
          <w:sz w:val="24"/>
        </w:rPr>
        <w:t>advanced</w:t>
      </w:r>
      <w:r>
        <w:rPr>
          <w:spacing w:val="1"/>
          <w:sz w:val="24"/>
        </w:rPr>
        <w:t xml:space="preserve"> </w:t>
      </w:r>
      <w:r>
        <w:rPr>
          <w:sz w:val="24"/>
        </w:rPr>
        <w:t>risk</w:t>
      </w:r>
      <w:r>
        <w:rPr>
          <w:spacing w:val="1"/>
          <w:sz w:val="24"/>
        </w:rPr>
        <w:t xml:space="preserve"> </w:t>
      </w:r>
      <w:r>
        <w:rPr>
          <w:sz w:val="24"/>
        </w:rPr>
        <w:t>assessment</w:t>
      </w:r>
      <w:r>
        <w:rPr>
          <w:spacing w:val="1"/>
          <w:sz w:val="24"/>
        </w:rPr>
        <w:t xml:space="preserve"> </w:t>
      </w:r>
      <w:r>
        <w:rPr>
          <w:sz w:val="24"/>
        </w:rPr>
        <w:t>tools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systematically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52"/>
          <w:sz w:val="24"/>
        </w:rPr>
        <w:t xml:space="preserve"> </w:t>
      </w:r>
      <w:r>
        <w:rPr>
          <w:sz w:val="24"/>
        </w:rPr>
        <w:t>mitigate</w:t>
      </w:r>
      <w:r>
        <w:rPr>
          <w:spacing w:val="1"/>
          <w:sz w:val="24"/>
        </w:rPr>
        <w:t xml:space="preserve"> </w:t>
      </w:r>
      <w:r>
        <w:rPr>
          <w:sz w:val="24"/>
        </w:rPr>
        <w:t>workplace</w:t>
      </w:r>
      <w:r>
        <w:rPr>
          <w:spacing w:val="1"/>
          <w:sz w:val="24"/>
        </w:rPr>
        <w:t xml:space="preserve"> </w:t>
      </w:r>
      <w:r>
        <w:rPr>
          <w:sz w:val="24"/>
        </w:rPr>
        <w:t>hazards,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secure</w:t>
      </w:r>
      <w:r>
        <w:rPr>
          <w:spacing w:val="1"/>
          <w:sz w:val="24"/>
        </w:rPr>
        <w:t xml:space="preserve"> </w:t>
      </w:r>
      <w:r>
        <w:rPr>
          <w:sz w:val="24"/>
        </w:rPr>
        <w:t>environment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team</w:t>
      </w:r>
      <w:r>
        <w:rPr>
          <w:spacing w:val="1"/>
          <w:sz w:val="24"/>
        </w:rPr>
        <w:t xml:space="preserve"> </w:t>
      </w:r>
      <w:r>
        <w:rPr>
          <w:sz w:val="24"/>
        </w:rPr>
        <w:t>members.</w:t>
      </w:r>
    </w:p>
    <w:p w14:paraId="35B2DFFF" w14:textId="77777777" w:rsidR="00D81A9B" w:rsidRDefault="00D81A9B" w:rsidP="00AD6758">
      <w:pPr>
        <w:pStyle w:val="BodyText"/>
        <w:spacing w:before="10"/>
        <w:jc w:val="both"/>
        <w:rPr>
          <w:sz w:val="19"/>
        </w:rPr>
      </w:pPr>
    </w:p>
    <w:p w14:paraId="2A480371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8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deliver</w:t>
      </w:r>
      <w:r>
        <w:rPr>
          <w:spacing w:val="1"/>
          <w:sz w:val="24"/>
        </w:rPr>
        <w:t xml:space="preserve"> </w:t>
      </w:r>
      <w:r>
        <w:rPr>
          <w:sz w:val="24"/>
        </w:rPr>
        <w:t>continuous,</w:t>
      </w:r>
      <w:r>
        <w:rPr>
          <w:spacing w:val="1"/>
          <w:sz w:val="24"/>
        </w:rPr>
        <w:t xml:space="preserve"> </w:t>
      </w:r>
      <w:r>
        <w:rPr>
          <w:sz w:val="24"/>
        </w:rPr>
        <w:t>scenario-based</w:t>
      </w:r>
      <w:r>
        <w:rPr>
          <w:spacing w:val="1"/>
          <w:sz w:val="24"/>
        </w:rPr>
        <w:t xml:space="preserve"> </w:t>
      </w:r>
      <w:r>
        <w:rPr>
          <w:sz w:val="24"/>
        </w:rPr>
        <w:t>safety</w:t>
      </w:r>
      <w:r>
        <w:rPr>
          <w:spacing w:val="1"/>
          <w:sz w:val="24"/>
        </w:rPr>
        <w:t xml:space="preserve"> </w:t>
      </w:r>
      <w:r>
        <w:rPr>
          <w:sz w:val="24"/>
        </w:rPr>
        <w:t>training</w:t>
      </w:r>
      <w:r>
        <w:rPr>
          <w:spacing w:val="1"/>
          <w:sz w:val="24"/>
        </w:rPr>
        <w:t xml:space="preserve"> </w:t>
      </w:r>
      <w:r>
        <w:rPr>
          <w:sz w:val="24"/>
        </w:rPr>
        <w:t>programs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equip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 knowledge</w:t>
      </w:r>
      <w:r>
        <w:rPr>
          <w:spacing w:val="1"/>
          <w:sz w:val="24"/>
        </w:rPr>
        <w:t xml:space="preserve"> </w:t>
      </w:r>
      <w:r>
        <w:rPr>
          <w:sz w:val="24"/>
        </w:rPr>
        <w:t>to handle</w:t>
      </w:r>
      <w:r>
        <w:rPr>
          <w:spacing w:val="3"/>
          <w:sz w:val="24"/>
        </w:rPr>
        <w:t xml:space="preserve"> </w:t>
      </w:r>
      <w:r>
        <w:rPr>
          <w:sz w:val="24"/>
        </w:rPr>
        <w:t>emergencies effectively.</w:t>
      </w:r>
    </w:p>
    <w:p w14:paraId="27B8DCAB" w14:textId="77777777" w:rsidR="00D81A9B" w:rsidRDefault="00D81A9B" w:rsidP="00AD6758">
      <w:pPr>
        <w:pStyle w:val="BodyText"/>
        <w:jc w:val="both"/>
        <w:rPr>
          <w:sz w:val="20"/>
        </w:rPr>
      </w:pPr>
    </w:p>
    <w:p w14:paraId="79F6650F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8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integrate</w:t>
      </w:r>
      <w:r>
        <w:rPr>
          <w:spacing w:val="1"/>
          <w:sz w:val="24"/>
        </w:rPr>
        <w:t xml:space="preserve"> </w:t>
      </w:r>
      <w:r>
        <w:rPr>
          <w:sz w:val="24"/>
        </w:rPr>
        <w:t>ergonomic</w:t>
      </w:r>
      <w:r>
        <w:rPr>
          <w:spacing w:val="1"/>
          <w:sz w:val="24"/>
        </w:rPr>
        <w:t xml:space="preserve"> </w:t>
      </w:r>
      <w:r>
        <w:rPr>
          <w:sz w:val="24"/>
        </w:rPr>
        <w:t>design</w:t>
      </w:r>
      <w:r>
        <w:rPr>
          <w:spacing w:val="1"/>
          <w:sz w:val="24"/>
        </w:rPr>
        <w:t xml:space="preserve"> </w:t>
      </w:r>
      <w:r>
        <w:rPr>
          <w:sz w:val="24"/>
        </w:rPr>
        <w:t>principles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wellness</w:t>
      </w:r>
      <w:r>
        <w:rPr>
          <w:spacing w:val="1"/>
          <w:sz w:val="24"/>
        </w:rPr>
        <w:t xml:space="preserve"> </w:t>
      </w:r>
      <w:r>
        <w:rPr>
          <w:sz w:val="24"/>
        </w:rPr>
        <w:t>initiatives</w:t>
      </w:r>
      <w:r>
        <w:rPr>
          <w:spacing w:val="1"/>
          <w:sz w:val="24"/>
        </w:rPr>
        <w:t xml:space="preserve"> </w:t>
      </w:r>
      <w:r>
        <w:rPr>
          <w:sz w:val="24"/>
        </w:rPr>
        <w:t>into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workspace,</w:t>
      </w:r>
      <w:r>
        <w:rPr>
          <w:spacing w:val="-1"/>
          <w:sz w:val="24"/>
        </w:rPr>
        <w:t xml:space="preserve"> </w:t>
      </w:r>
      <w:r>
        <w:rPr>
          <w:sz w:val="24"/>
        </w:rPr>
        <w:t>optimizing both</w:t>
      </w:r>
      <w:r>
        <w:rPr>
          <w:spacing w:val="-2"/>
          <w:sz w:val="24"/>
        </w:rPr>
        <w:t xml:space="preserve"> </w:t>
      </w:r>
      <w:r>
        <w:rPr>
          <w:sz w:val="24"/>
        </w:rPr>
        <w:t>physical and</w:t>
      </w:r>
      <w:r>
        <w:rPr>
          <w:spacing w:val="-1"/>
          <w:sz w:val="24"/>
        </w:rPr>
        <w:t xml:space="preserve"> </w:t>
      </w:r>
      <w:r>
        <w:rPr>
          <w:sz w:val="24"/>
        </w:rPr>
        <w:t>mental</w:t>
      </w:r>
      <w:r>
        <w:rPr>
          <w:spacing w:val="-5"/>
          <w:sz w:val="24"/>
        </w:rPr>
        <w:t xml:space="preserve"> </w:t>
      </w:r>
      <w:r>
        <w:rPr>
          <w:sz w:val="24"/>
        </w:rPr>
        <w:t>health.</w:t>
      </w:r>
    </w:p>
    <w:p w14:paraId="5744F03E" w14:textId="77777777" w:rsidR="00C3707D" w:rsidRDefault="00C3707D" w:rsidP="00AD6758">
      <w:pPr>
        <w:spacing w:line="268" w:lineRule="auto"/>
        <w:jc w:val="both"/>
        <w:rPr>
          <w:sz w:val="24"/>
        </w:rPr>
      </w:pPr>
    </w:p>
    <w:p w14:paraId="0AF0B218" w14:textId="70196046" w:rsidR="00D81A9B" w:rsidRPr="00C3707D" w:rsidRDefault="00597FD1" w:rsidP="00C3707D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8"/>
        <w:rPr>
          <w:sz w:val="24"/>
        </w:rPr>
      </w:pPr>
      <w:r w:rsidRPr="00C3707D">
        <w:rPr>
          <w:sz w:val="24"/>
        </w:rPr>
        <w:t>We will deploy an anonymous digital platform for employees to report safety concerns, enabling swift and data-driven responses.</w:t>
      </w:r>
    </w:p>
    <w:p w14:paraId="4EECEB2E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720720D8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9"/>
        <w:rPr>
          <w:sz w:val="24"/>
        </w:rPr>
      </w:pPr>
      <w:r>
        <w:rPr>
          <w:sz w:val="24"/>
        </w:rPr>
        <w:t>We use real-time monitoring systems to track and refine our health and safety</w:t>
      </w:r>
      <w:r>
        <w:rPr>
          <w:spacing w:val="1"/>
          <w:sz w:val="24"/>
        </w:rPr>
        <w:t xml:space="preserve"> </w:t>
      </w:r>
      <w:r>
        <w:rPr>
          <w:sz w:val="24"/>
        </w:rPr>
        <w:t>protocols,</w:t>
      </w:r>
      <w:r>
        <w:rPr>
          <w:spacing w:val="-1"/>
          <w:sz w:val="24"/>
        </w:rPr>
        <w:t xml:space="preserve"> </w:t>
      </w:r>
      <w:r>
        <w:rPr>
          <w:sz w:val="24"/>
        </w:rPr>
        <w:t>ensuring</w:t>
      </w:r>
      <w:r>
        <w:rPr>
          <w:spacing w:val="-1"/>
          <w:sz w:val="24"/>
        </w:rPr>
        <w:t xml:space="preserve"> </w:t>
      </w:r>
      <w:r>
        <w:rPr>
          <w:sz w:val="24"/>
        </w:rPr>
        <w:t>compliance with</w:t>
      </w:r>
      <w:r>
        <w:rPr>
          <w:spacing w:val="-2"/>
          <w:sz w:val="24"/>
        </w:rPr>
        <w:t xml:space="preserve"> </w:t>
      </w:r>
      <w:r>
        <w:rPr>
          <w:sz w:val="24"/>
        </w:rPr>
        <w:t>the latest</w:t>
      </w:r>
      <w:r>
        <w:rPr>
          <w:spacing w:val="-2"/>
          <w:sz w:val="24"/>
        </w:rPr>
        <w:t xml:space="preserve"> </w:t>
      </w:r>
      <w:r>
        <w:rPr>
          <w:sz w:val="24"/>
        </w:rPr>
        <w:t>industry</w:t>
      </w:r>
      <w:r>
        <w:rPr>
          <w:spacing w:val="-4"/>
          <w:sz w:val="24"/>
        </w:rPr>
        <w:t xml:space="preserve"> </w:t>
      </w:r>
      <w:r>
        <w:rPr>
          <w:sz w:val="24"/>
        </w:rPr>
        <w:t>regulations</w:t>
      </w:r>
    </w:p>
    <w:p w14:paraId="1683F635" w14:textId="77777777" w:rsidR="00D81A9B" w:rsidRDefault="00D81A9B" w:rsidP="00AD6758">
      <w:pPr>
        <w:pStyle w:val="BodyText"/>
        <w:spacing w:before="8"/>
        <w:jc w:val="both"/>
        <w:rPr>
          <w:sz w:val="20"/>
        </w:rPr>
      </w:pPr>
    </w:p>
    <w:p w14:paraId="5F890CEB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Workplace</w:t>
      </w:r>
      <w:r>
        <w:rPr>
          <w:spacing w:val="-3"/>
        </w:rPr>
        <w:t xml:space="preserve"> </w:t>
      </w:r>
      <w:r>
        <w:t>Environment</w:t>
      </w:r>
    </w:p>
    <w:p w14:paraId="27C18005" w14:textId="77777777" w:rsidR="00D81A9B" w:rsidRDefault="00D81A9B" w:rsidP="00AD6758">
      <w:pPr>
        <w:pStyle w:val="BodyText"/>
        <w:jc w:val="both"/>
        <w:rPr>
          <w:b/>
          <w:sz w:val="23"/>
        </w:rPr>
      </w:pPr>
    </w:p>
    <w:p w14:paraId="455901D4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5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cloud-based</w:t>
      </w:r>
      <w:r>
        <w:rPr>
          <w:spacing w:val="1"/>
          <w:sz w:val="24"/>
        </w:rPr>
        <w:t xml:space="preserve"> </w:t>
      </w:r>
      <w:r>
        <w:rPr>
          <w:sz w:val="24"/>
        </w:rPr>
        <w:t>collaboration</w:t>
      </w:r>
      <w:r>
        <w:rPr>
          <w:spacing w:val="1"/>
          <w:sz w:val="24"/>
        </w:rPr>
        <w:t xml:space="preserve"> </w:t>
      </w:r>
      <w:r>
        <w:rPr>
          <w:sz w:val="24"/>
        </w:rPr>
        <w:t>tools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flexible</w:t>
      </w:r>
      <w:r>
        <w:rPr>
          <w:spacing w:val="55"/>
          <w:sz w:val="24"/>
        </w:rPr>
        <w:t xml:space="preserve"> </w:t>
      </w:r>
      <w:r>
        <w:rPr>
          <w:sz w:val="24"/>
        </w:rPr>
        <w:t>work</w:t>
      </w:r>
      <w:r>
        <w:rPr>
          <w:spacing w:val="1"/>
          <w:sz w:val="24"/>
        </w:rPr>
        <w:t xml:space="preserve"> </w:t>
      </w:r>
      <w:r>
        <w:rPr>
          <w:sz w:val="24"/>
        </w:rPr>
        <w:t>arrangements, enabling employees to maintain</w:t>
      </w:r>
      <w:r>
        <w:rPr>
          <w:spacing w:val="1"/>
          <w:sz w:val="24"/>
        </w:rPr>
        <w:t xml:space="preserve"> </w:t>
      </w:r>
      <w:r>
        <w:rPr>
          <w:sz w:val="24"/>
        </w:rPr>
        <w:t>work-life balance and</w:t>
      </w:r>
      <w:r>
        <w:rPr>
          <w:spacing w:val="54"/>
          <w:sz w:val="24"/>
        </w:rPr>
        <w:t xml:space="preserve"> </w:t>
      </w:r>
      <w:r>
        <w:rPr>
          <w:sz w:val="24"/>
        </w:rPr>
        <w:t>adhere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right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disconnect.</w:t>
      </w:r>
    </w:p>
    <w:p w14:paraId="02A7FCD5" w14:textId="77777777" w:rsidR="00D81A9B" w:rsidRDefault="00D81A9B" w:rsidP="00AD6758">
      <w:pPr>
        <w:pStyle w:val="BodyText"/>
        <w:spacing w:before="11"/>
        <w:jc w:val="both"/>
        <w:rPr>
          <w:sz w:val="19"/>
        </w:rPr>
      </w:pPr>
    </w:p>
    <w:p w14:paraId="019B308E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68" w:lineRule="auto"/>
        <w:ind w:right="761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use</w:t>
      </w:r>
      <w:r>
        <w:rPr>
          <w:spacing w:val="1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analytics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conduct</w:t>
      </w:r>
      <w:r>
        <w:rPr>
          <w:spacing w:val="1"/>
          <w:sz w:val="24"/>
        </w:rPr>
        <w:t xml:space="preserve"> </w:t>
      </w:r>
      <w:r>
        <w:rPr>
          <w:sz w:val="24"/>
        </w:rPr>
        <w:t>periodic</w:t>
      </w:r>
      <w:r>
        <w:rPr>
          <w:spacing w:val="1"/>
          <w:sz w:val="24"/>
        </w:rPr>
        <w:t xml:space="preserve"> </w:t>
      </w:r>
      <w:r>
        <w:rPr>
          <w:sz w:val="24"/>
        </w:rPr>
        <w:t>assessments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working</w:t>
      </w:r>
      <w:r>
        <w:rPr>
          <w:spacing w:val="1"/>
          <w:sz w:val="24"/>
        </w:rPr>
        <w:t xml:space="preserve"> </w:t>
      </w:r>
      <w:r>
        <w:rPr>
          <w:sz w:val="24"/>
        </w:rPr>
        <w:t>conditions,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continuous</w:t>
      </w:r>
      <w:r>
        <w:rPr>
          <w:spacing w:val="-3"/>
          <w:sz w:val="24"/>
        </w:rPr>
        <w:t xml:space="preserve"> </w:t>
      </w:r>
      <w:r>
        <w:rPr>
          <w:sz w:val="24"/>
        </w:rPr>
        <w:t>alignment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industry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practices.</w:t>
      </w:r>
    </w:p>
    <w:p w14:paraId="39A25B68" w14:textId="77777777" w:rsidR="00D81A9B" w:rsidRDefault="00D81A9B" w:rsidP="00AD6758">
      <w:pPr>
        <w:pStyle w:val="BodyText"/>
        <w:spacing w:before="3"/>
        <w:jc w:val="both"/>
        <w:rPr>
          <w:sz w:val="20"/>
        </w:rPr>
      </w:pPr>
    </w:p>
    <w:p w14:paraId="24996883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1" w:lineRule="auto"/>
        <w:ind w:right="757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equip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offices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state-of-the-art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adaptive</w:t>
      </w:r>
      <w:r>
        <w:rPr>
          <w:spacing w:val="1"/>
          <w:sz w:val="24"/>
        </w:rPr>
        <w:t xml:space="preserve"> </w:t>
      </w:r>
      <w:r>
        <w:rPr>
          <w:sz w:val="24"/>
        </w:rPr>
        <w:t>workstations,</w:t>
      </w:r>
      <w:r>
        <w:rPr>
          <w:spacing w:val="-4"/>
          <w:sz w:val="24"/>
        </w:rPr>
        <w:t xml:space="preserve"> </w:t>
      </w:r>
      <w:r>
        <w:rPr>
          <w:sz w:val="24"/>
        </w:rPr>
        <w:t>fostering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productive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environment.</w:t>
      </w:r>
    </w:p>
    <w:p w14:paraId="2C4B381E" w14:textId="77777777" w:rsidR="00D81A9B" w:rsidRDefault="00D81A9B" w:rsidP="00AD6758">
      <w:pPr>
        <w:pStyle w:val="BodyText"/>
        <w:jc w:val="both"/>
        <w:rPr>
          <w:sz w:val="20"/>
        </w:rPr>
      </w:pPr>
    </w:p>
    <w:p w14:paraId="5CB4982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4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maintain</w:t>
      </w:r>
      <w:r>
        <w:rPr>
          <w:spacing w:val="1"/>
          <w:sz w:val="24"/>
        </w:rPr>
        <w:t xml:space="preserve"> </w:t>
      </w:r>
      <w:r>
        <w:rPr>
          <w:sz w:val="24"/>
        </w:rPr>
        <w:t>transparent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channels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project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platforms,</w:t>
      </w:r>
      <w:r>
        <w:rPr>
          <w:spacing w:val="1"/>
          <w:sz w:val="24"/>
        </w:rPr>
        <w:t xml:space="preserve"> </w:t>
      </w:r>
      <w:r>
        <w:rPr>
          <w:sz w:val="24"/>
        </w:rPr>
        <w:t>ensuring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clear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consistent</w:t>
      </w:r>
      <w:r>
        <w:rPr>
          <w:spacing w:val="1"/>
          <w:sz w:val="24"/>
        </w:rPr>
        <w:t xml:space="preserve"> </w:t>
      </w:r>
      <w:r>
        <w:rPr>
          <w:sz w:val="24"/>
        </w:rPr>
        <w:t>guidance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work</w:t>
      </w:r>
      <w:r>
        <w:rPr>
          <w:spacing w:val="-1"/>
          <w:sz w:val="24"/>
        </w:rPr>
        <w:t xml:space="preserve"> </w:t>
      </w:r>
      <w:r>
        <w:rPr>
          <w:sz w:val="24"/>
        </w:rPr>
        <w:t>expectations.</w:t>
      </w:r>
    </w:p>
    <w:p w14:paraId="173E3EC1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1DC894C9" w14:textId="1804618E" w:rsidR="00D81A9B" w:rsidRPr="005374F3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5"/>
        <w:rPr>
          <w:sz w:val="24"/>
        </w:rPr>
      </w:pPr>
      <w:r>
        <w:rPr>
          <w:sz w:val="24"/>
        </w:rPr>
        <w:t>We will cultivate a culture of inclusivity and recognition by using AI-driven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systems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that </w:t>
      </w:r>
      <w:r w:rsidR="005374F3">
        <w:rPr>
          <w:sz w:val="24"/>
        </w:rPr>
        <w:t>employee’s</w:t>
      </w:r>
      <w:r>
        <w:rPr>
          <w:spacing w:val="-3"/>
          <w:sz w:val="24"/>
        </w:rPr>
        <w:t xml:space="preserve"> </w:t>
      </w:r>
      <w:r>
        <w:rPr>
          <w:sz w:val="24"/>
        </w:rPr>
        <w:t>feel</w:t>
      </w:r>
      <w:r>
        <w:rPr>
          <w:spacing w:val="-3"/>
          <w:sz w:val="24"/>
        </w:rPr>
        <w:t xml:space="preserve"> </w:t>
      </w:r>
      <w:r>
        <w:rPr>
          <w:sz w:val="24"/>
        </w:rPr>
        <w:t>valued</w:t>
      </w:r>
      <w:r>
        <w:rPr>
          <w:spacing w:val="-1"/>
          <w:sz w:val="24"/>
        </w:rPr>
        <w:t xml:space="preserve"> </w:t>
      </w:r>
      <w:r>
        <w:rPr>
          <w:sz w:val="24"/>
        </w:rPr>
        <w:t>and acknowledged.</w:t>
      </w:r>
    </w:p>
    <w:p w14:paraId="3A85278A" w14:textId="77777777" w:rsidR="005374F3" w:rsidRDefault="005374F3" w:rsidP="00AD6758">
      <w:pPr>
        <w:pStyle w:val="BodyText"/>
        <w:spacing w:before="5"/>
        <w:jc w:val="both"/>
        <w:rPr>
          <w:sz w:val="19"/>
        </w:rPr>
      </w:pPr>
    </w:p>
    <w:p w14:paraId="44ACA80A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Labor</w:t>
      </w:r>
      <w:r>
        <w:rPr>
          <w:spacing w:val="-1"/>
        </w:rPr>
        <w:t xml:space="preserve"> </w:t>
      </w:r>
      <w:r>
        <w:t>Relations</w:t>
      </w:r>
    </w:p>
    <w:p w14:paraId="2EB77122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4E7BF59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4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employ</w:t>
      </w:r>
      <w:r>
        <w:rPr>
          <w:spacing w:val="1"/>
          <w:sz w:val="24"/>
        </w:rPr>
        <w:t xml:space="preserve"> </w:t>
      </w:r>
      <w:r>
        <w:rPr>
          <w:sz w:val="24"/>
        </w:rPr>
        <w:t>structured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protocols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representatives, facilitated by digital platforms, to ensure all stakeholder voices</w:t>
      </w:r>
      <w:r>
        <w:rPr>
          <w:spacing w:val="-52"/>
          <w:sz w:val="24"/>
        </w:rPr>
        <w:t xml:space="preserve"> </w:t>
      </w:r>
      <w:r>
        <w:rPr>
          <w:sz w:val="24"/>
        </w:rPr>
        <w:t>are heard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acted upon.</w:t>
      </w:r>
    </w:p>
    <w:p w14:paraId="0489DD08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37F12558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4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establish</w:t>
      </w:r>
      <w:r>
        <w:rPr>
          <w:spacing w:val="1"/>
          <w:sz w:val="24"/>
        </w:rPr>
        <w:t xml:space="preserve"> </w:t>
      </w:r>
      <w:r>
        <w:rPr>
          <w:sz w:val="24"/>
        </w:rPr>
        <w:t>clear,</w:t>
      </w:r>
      <w:r>
        <w:rPr>
          <w:spacing w:val="1"/>
          <w:sz w:val="24"/>
        </w:rPr>
        <w:t xml:space="preserve"> </w:t>
      </w:r>
      <w:r>
        <w:rPr>
          <w:sz w:val="24"/>
        </w:rPr>
        <w:t>documented</w:t>
      </w:r>
      <w:r>
        <w:rPr>
          <w:spacing w:val="1"/>
          <w:sz w:val="24"/>
        </w:rPr>
        <w:t xml:space="preserve"> </w:t>
      </w:r>
      <w:r>
        <w:rPr>
          <w:sz w:val="24"/>
        </w:rPr>
        <w:t>policies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labor</w:t>
      </w:r>
      <w:r>
        <w:rPr>
          <w:spacing w:val="1"/>
          <w:sz w:val="24"/>
        </w:rPr>
        <w:t xml:space="preserve"> </w:t>
      </w:r>
      <w:r>
        <w:rPr>
          <w:sz w:val="24"/>
        </w:rPr>
        <w:t>relations,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portal,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mutual</w:t>
      </w:r>
      <w:r>
        <w:rPr>
          <w:spacing w:val="-3"/>
          <w:sz w:val="24"/>
        </w:rPr>
        <w:t xml:space="preserve"> </w:t>
      </w:r>
      <w:r>
        <w:rPr>
          <w:sz w:val="24"/>
        </w:rPr>
        <w:t>respect.</w:t>
      </w:r>
    </w:p>
    <w:p w14:paraId="3932659B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5D70AD78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2"/>
        <w:rPr>
          <w:sz w:val="24"/>
        </w:rPr>
      </w:pPr>
      <w:r>
        <w:rPr>
          <w:sz w:val="24"/>
        </w:rPr>
        <w:t>We</w:t>
      </w:r>
      <w:r>
        <w:rPr>
          <w:spacing w:val="49"/>
          <w:sz w:val="24"/>
        </w:rPr>
        <w:t xml:space="preserve"> </w:t>
      </w:r>
      <w:r>
        <w:rPr>
          <w:sz w:val="24"/>
        </w:rPr>
        <w:t>utilize</w:t>
      </w:r>
      <w:r>
        <w:rPr>
          <w:spacing w:val="48"/>
          <w:sz w:val="24"/>
        </w:rPr>
        <w:t xml:space="preserve"> </w:t>
      </w:r>
      <w:r>
        <w:rPr>
          <w:sz w:val="24"/>
        </w:rPr>
        <w:t>sentiment</w:t>
      </w:r>
      <w:r>
        <w:rPr>
          <w:spacing w:val="49"/>
          <w:sz w:val="24"/>
        </w:rPr>
        <w:t xml:space="preserve"> </w:t>
      </w:r>
      <w:r>
        <w:rPr>
          <w:sz w:val="24"/>
        </w:rPr>
        <w:t>analysis</w:t>
      </w:r>
      <w:r>
        <w:rPr>
          <w:spacing w:val="50"/>
          <w:sz w:val="24"/>
        </w:rPr>
        <w:t xml:space="preserve"> </w:t>
      </w:r>
      <w:r>
        <w:rPr>
          <w:sz w:val="24"/>
        </w:rPr>
        <w:t>tools</w:t>
      </w:r>
      <w:r>
        <w:rPr>
          <w:spacing w:val="50"/>
          <w:sz w:val="24"/>
        </w:rPr>
        <w:t xml:space="preserve"> </w:t>
      </w:r>
      <w:r>
        <w:rPr>
          <w:sz w:val="24"/>
        </w:rPr>
        <w:t>from</w:t>
      </w:r>
      <w:r>
        <w:rPr>
          <w:spacing w:val="50"/>
          <w:sz w:val="24"/>
        </w:rPr>
        <w:t xml:space="preserve"> </w:t>
      </w:r>
      <w:r>
        <w:rPr>
          <w:sz w:val="24"/>
        </w:rPr>
        <w:t>employee</w:t>
      </w:r>
      <w:r>
        <w:rPr>
          <w:spacing w:val="50"/>
          <w:sz w:val="24"/>
        </w:rPr>
        <w:t xml:space="preserve"> </w:t>
      </w:r>
      <w:r>
        <w:rPr>
          <w:sz w:val="24"/>
        </w:rPr>
        <w:t>feedback</w:t>
      </w:r>
      <w:r>
        <w:rPr>
          <w:spacing w:val="48"/>
          <w:sz w:val="24"/>
        </w:rPr>
        <w:t xml:space="preserve"> </w:t>
      </w:r>
      <w:r>
        <w:rPr>
          <w:sz w:val="24"/>
        </w:rPr>
        <w:t>to</w:t>
      </w:r>
      <w:r>
        <w:rPr>
          <w:spacing w:val="48"/>
          <w:sz w:val="24"/>
        </w:rPr>
        <w:t xml:space="preserve"> </w:t>
      </w:r>
      <w:r>
        <w:rPr>
          <w:sz w:val="24"/>
        </w:rPr>
        <w:t>inform</w:t>
      </w:r>
      <w:r>
        <w:rPr>
          <w:spacing w:val="50"/>
          <w:sz w:val="24"/>
        </w:rPr>
        <w:t xml:space="preserve"> </w:t>
      </w:r>
      <w:r>
        <w:rPr>
          <w:sz w:val="24"/>
        </w:rPr>
        <w:t>our</w:t>
      </w:r>
      <w:r>
        <w:rPr>
          <w:spacing w:val="-52"/>
          <w:sz w:val="24"/>
        </w:rPr>
        <w:t xml:space="preserve"> </w:t>
      </w:r>
      <w:r>
        <w:rPr>
          <w:sz w:val="24"/>
        </w:rPr>
        <w:t>labor</w:t>
      </w:r>
      <w:r>
        <w:rPr>
          <w:spacing w:val="-2"/>
          <w:sz w:val="24"/>
        </w:rPr>
        <w:t xml:space="preserve"> </w:t>
      </w:r>
      <w:r>
        <w:rPr>
          <w:sz w:val="24"/>
        </w:rPr>
        <w:t>relations</w:t>
      </w:r>
      <w:r>
        <w:rPr>
          <w:spacing w:val="-1"/>
          <w:sz w:val="24"/>
        </w:rPr>
        <w:t xml:space="preserve"> </w:t>
      </w:r>
      <w:r>
        <w:rPr>
          <w:sz w:val="24"/>
        </w:rPr>
        <w:t>strategy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-1"/>
          <w:sz w:val="24"/>
        </w:rPr>
        <w:t xml:space="preserve"> </w:t>
      </w:r>
      <w:r>
        <w:rPr>
          <w:sz w:val="24"/>
        </w:rPr>
        <w:t>emerging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  <w:r>
        <w:rPr>
          <w:spacing w:val="1"/>
          <w:sz w:val="24"/>
        </w:rPr>
        <w:t xml:space="preserve"> </w:t>
      </w:r>
      <w:r>
        <w:rPr>
          <w:sz w:val="24"/>
        </w:rPr>
        <w:t>preemptively.</w:t>
      </w:r>
    </w:p>
    <w:p w14:paraId="46BBBD58" w14:textId="77777777" w:rsidR="00D81A9B" w:rsidRDefault="00D81A9B" w:rsidP="00AD6758">
      <w:pPr>
        <w:pStyle w:val="BodyText"/>
        <w:spacing w:before="8"/>
        <w:jc w:val="both"/>
        <w:rPr>
          <w:sz w:val="20"/>
        </w:rPr>
      </w:pPr>
    </w:p>
    <w:p w14:paraId="2B5BB043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Career</w:t>
      </w:r>
      <w:r>
        <w:rPr>
          <w:spacing w:val="-3"/>
        </w:rPr>
        <w:t xml:space="preserve"> </w:t>
      </w:r>
      <w:r>
        <w:t>development</w:t>
      </w:r>
    </w:p>
    <w:p w14:paraId="2E2C744E" w14:textId="77777777" w:rsidR="00D81A9B" w:rsidRDefault="00D81A9B" w:rsidP="00AD6758">
      <w:pPr>
        <w:jc w:val="both"/>
        <w:rPr>
          <w:rFonts w:ascii="Symbol" w:hAnsi="Symbol"/>
        </w:rPr>
      </w:pPr>
    </w:p>
    <w:p w14:paraId="725CB259" w14:textId="188F602F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1" w:lineRule="auto"/>
        <w:ind w:right="755"/>
        <w:rPr>
          <w:sz w:val="24"/>
        </w:rPr>
      </w:pPr>
      <w:r>
        <w:rPr>
          <w:sz w:val="24"/>
        </w:rPr>
        <w:t>We will deploy AI-driven recruitment systems to enhance diversity, equity, and</w:t>
      </w:r>
      <w:r>
        <w:rPr>
          <w:spacing w:val="1"/>
          <w:sz w:val="24"/>
        </w:rPr>
        <w:t xml:space="preserve"> </w:t>
      </w:r>
      <w:r>
        <w:rPr>
          <w:sz w:val="24"/>
        </w:rPr>
        <w:t>inclusion,</w:t>
      </w:r>
      <w:r>
        <w:rPr>
          <w:spacing w:val="-3"/>
          <w:sz w:val="24"/>
        </w:rPr>
        <w:t xml:space="preserve"> </w:t>
      </w:r>
      <w:r>
        <w:rPr>
          <w:sz w:val="24"/>
        </w:rPr>
        <w:t>ensuring</w:t>
      </w:r>
      <w:r>
        <w:rPr>
          <w:spacing w:val="-3"/>
          <w:sz w:val="24"/>
        </w:rPr>
        <w:t xml:space="preserve"> </w:t>
      </w:r>
      <w:r>
        <w:rPr>
          <w:sz w:val="24"/>
        </w:rPr>
        <w:t>fair and</w:t>
      </w:r>
      <w:r>
        <w:rPr>
          <w:spacing w:val="-2"/>
          <w:sz w:val="24"/>
        </w:rPr>
        <w:t xml:space="preserve"> </w:t>
      </w:r>
      <w:r>
        <w:rPr>
          <w:sz w:val="24"/>
        </w:rPr>
        <w:t>equal</w:t>
      </w:r>
      <w:r>
        <w:rPr>
          <w:spacing w:val="-1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applicants.</w:t>
      </w:r>
    </w:p>
    <w:p w14:paraId="6932E928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612781DD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3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continuous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opportunities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management system (LMS), helping employees upskill and adapt to industry</w:t>
      </w:r>
      <w:r>
        <w:rPr>
          <w:spacing w:val="1"/>
          <w:sz w:val="24"/>
        </w:rPr>
        <w:t xml:space="preserve"> </w:t>
      </w:r>
      <w:r>
        <w:rPr>
          <w:sz w:val="24"/>
        </w:rPr>
        <w:t>advancements.</w:t>
      </w:r>
    </w:p>
    <w:p w14:paraId="43ADEF6D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02C6F0E8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7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implement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structured,</w:t>
      </w:r>
      <w:r>
        <w:rPr>
          <w:spacing w:val="1"/>
          <w:sz w:val="24"/>
        </w:rPr>
        <w:t xml:space="preserve"> </w:t>
      </w:r>
      <w:r>
        <w:rPr>
          <w:sz w:val="24"/>
        </w:rPr>
        <w:t>data-backed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deliver consistent</w:t>
      </w:r>
      <w:r>
        <w:rPr>
          <w:spacing w:val="-3"/>
          <w:sz w:val="24"/>
        </w:rPr>
        <w:t xml:space="preserve"> </w:t>
      </w:r>
      <w:r>
        <w:rPr>
          <w:sz w:val="24"/>
        </w:rPr>
        <w:t>feedback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1"/>
          <w:sz w:val="24"/>
        </w:rPr>
        <w:t xml:space="preserve"> </w:t>
      </w:r>
      <w:r>
        <w:rPr>
          <w:sz w:val="24"/>
        </w:rPr>
        <w:t>growth</w:t>
      </w:r>
      <w:r>
        <w:rPr>
          <w:spacing w:val="-3"/>
          <w:sz w:val="24"/>
        </w:rPr>
        <w:t xml:space="preserve"> </w:t>
      </w:r>
      <w:r>
        <w:rPr>
          <w:sz w:val="24"/>
        </w:rPr>
        <w:t>opportunities.</w:t>
      </w:r>
    </w:p>
    <w:p w14:paraId="2514B2A0" w14:textId="77777777" w:rsidR="00D81A9B" w:rsidRDefault="00D81A9B" w:rsidP="00AD6758">
      <w:pPr>
        <w:pStyle w:val="BodyText"/>
        <w:spacing w:before="7"/>
        <w:jc w:val="both"/>
        <w:rPr>
          <w:sz w:val="20"/>
        </w:rPr>
      </w:pPr>
    </w:p>
    <w:p w14:paraId="26155C67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5"/>
        <w:rPr>
          <w:sz w:val="24"/>
        </w:rPr>
      </w:pPr>
      <w:r>
        <w:rPr>
          <w:sz w:val="24"/>
        </w:rPr>
        <w:t>We offer virtual mentorship</w:t>
      </w:r>
      <w:r>
        <w:rPr>
          <w:spacing w:val="1"/>
          <w:sz w:val="24"/>
        </w:rPr>
        <w:t xml:space="preserve"> </w:t>
      </w:r>
      <w:r>
        <w:rPr>
          <w:sz w:val="24"/>
        </w:rPr>
        <w:t>programs and</w:t>
      </w:r>
      <w:r>
        <w:rPr>
          <w:spacing w:val="1"/>
          <w:sz w:val="24"/>
        </w:rPr>
        <w:t xml:space="preserve"> </w:t>
      </w:r>
      <w:r>
        <w:rPr>
          <w:sz w:val="24"/>
        </w:rPr>
        <w:t>career pathing tools to support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their professional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1"/>
          <w:sz w:val="24"/>
        </w:rPr>
        <w:t xml:space="preserve"> </w:t>
      </w:r>
      <w:r>
        <w:rPr>
          <w:sz w:val="24"/>
        </w:rPr>
        <w:t>journeys.</w:t>
      </w:r>
    </w:p>
    <w:p w14:paraId="1C868F59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7135F816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sz w:val="24"/>
        </w:rPr>
      </w:pPr>
      <w:r>
        <w:rPr>
          <w:sz w:val="24"/>
        </w:rPr>
        <w:t>We will regularly review and optimize our career management practices using</w:t>
      </w:r>
      <w:r>
        <w:rPr>
          <w:spacing w:val="1"/>
          <w:sz w:val="24"/>
        </w:rPr>
        <w:t xml:space="preserve"> </w:t>
      </w:r>
      <w:r>
        <w:rPr>
          <w:sz w:val="24"/>
        </w:rPr>
        <w:t>predictive</w:t>
      </w:r>
      <w:r>
        <w:rPr>
          <w:spacing w:val="1"/>
          <w:sz w:val="24"/>
        </w:rPr>
        <w:t xml:space="preserve"> </w:t>
      </w:r>
      <w:r>
        <w:rPr>
          <w:sz w:val="24"/>
        </w:rPr>
        <w:t>analytics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align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industry</w:t>
      </w:r>
      <w:r>
        <w:rPr>
          <w:spacing w:val="1"/>
          <w:sz w:val="24"/>
        </w:rPr>
        <w:t xml:space="preserve"> </w:t>
      </w:r>
      <w:r>
        <w:rPr>
          <w:sz w:val="24"/>
        </w:rPr>
        <w:t>trends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aspirations.</w:t>
      </w:r>
    </w:p>
    <w:p w14:paraId="3E7B4B05" w14:textId="77777777" w:rsidR="00D81A9B" w:rsidRDefault="00D81A9B" w:rsidP="00AD6758">
      <w:pPr>
        <w:pStyle w:val="BodyText"/>
        <w:spacing w:before="7"/>
        <w:jc w:val="both"/>
        <w:rPr>
          <w:sz w:val="20"/>
        </w:rPr>
      </w:pPr>
    </w:p>
    <w:p w14:paraId="1AF9CF5E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Ethical</w:t>
      </w:r>
      <w:r>
        <w:rPr>
          <w:spacing w:val="-3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Practices</w:t>
      </w:r>
    </w:p>
    <w:p w14:paraId="7C9506BC" w14:textId="77777777" w:rsidR="00D81A9B" w:rsidRDefault="00D81A9B" w:rsidP="00AD6758">
      <w:pPr>
        <w:pStyle w:val="BodyText"/>
        <w:jc w:val="both"/>
        <w:rPr>
          <w:b/>
          <w:sz w:val="23"/>
        </w:rPr>
      </w:pPr>
    </w:p>
    <w:p w14:paraId="7C306656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1"/>
        <w:rPr>
          <w:sz w:val="24"/>
        </w:rPr>
      </w:pPr>
      <w:r>
        <w:rPr>
          <w:sz w:val="24"/>
        </w:rPr>
        <w:t>We strictly enforce a zero-tolerance policy on child and forced labor, supported</w:t>
      </w:r>
      <w:r>
        <w:rPr>
          <w:spacing w:val="-5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blockchain-based supply</w:t>
      </w:r>
      <w:r>
        <w:rPr>
          <w:spacing w:val="-1"/>
          <w:sz w:val="24"/>
        </w:rPr>
        <w:t xml:space="preserve"> </w:t>
      </w:r>
      <w:r>
        <w:rPr>
          <w:sz w:val="24"/>
        </w:rPr>
        <w:t>chain</w:t>
      </w:r>
      <w:r>
        <w:rPr>
          <w:spacing w:val="-2"/>
          <w:sz w:val="24"/>
        </w:rPr>
        <w:t xml:space="preserve"> </w:t>
      </w:r>
      <w:r>
        <w:rPr>
          <w:sz w:val="24"/>
        </w:rPr>
        <w:t>monitoring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compliance.</w:t>
      </w:r>
    </w:p>
    <w:p w14:paraId="67D2DDD0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1F94560C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9"/>
        <w:rPr>
          <w:sz w:val="24"/>
        </w:rPr>
      </w:pPr>
      <w:r>
        <w:rPr>
          <w:sz w:val="24"/>
        </w:rPr>
        <w:lastRenderedPageBreak/>
        <w:t>We will conduct regular third-party audits and utilize AI tools to assess and</w:t>
      </w:r>
      <w:r>
        <w:rPr>
          <w:spacing w:val="1"/>
          <w:sz w:val="24"/>
        </w:rPr>
        <w:t xml:space="preserve"> </w:t>
      </w:r>
      <w:r>
        <w:rPr>
          <w:sz w:val="24"/>
        </w:rPr>
        <w:t>mitigate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risks</w:t>
      </w:r>
      <w:r>
        <w:rPr>
          <w:spacing w:val="-1"/>
          <w:sz w:val="24"/>
        </w:rPr>
        <w:t xml:space="preserve"> </w:t>
      </w:r>
      <w:r>
        <w:rPr>
          <w:sz w:val="24"/>
        </w:rPr>
        <w:t>related</w:t>
      </w:r>
      <w:r>
        <w:rPr>
          <w:spacing w:val="-1"/>
          <w:sz w:val="24"/>
        </w:rPr>
        <w:t xml:space="preserve"> </w:t>
      </w:r>
      <w:r>
        <w:rPr>
          <w:sz w:val="24"/>
        </w:rPr>
        <w:t>to child and</w:t>
      </w:r>
      <w:r>
        <w:rPr>
          <w:spacing w:val="-3"/>
          <w:sz w:val="24"/>
        </w:rPr>
        <w:t xml:space="preserve"> </w:t>
      </w:r>
      <w:r>
        <w:rPr>
          <w:sz w:val="24"/>
        </w:rPr>
        <w:t>forced labor within</w:t>
      </w:r>
      <w:r>
        <w:rPr>
          <w:spacing w:val="-1"/>
          <w:sz w:val="24"/>
        </w:rPr>
        <w:t xml:space="preserve"> </w:t>
      </w:r>
      <w:r>
        <w:rPr>
          <w:sz w:val="24"/>
        </w:rPr>
        <w:t>our supply</w:t>
      </w:r>
      <w:r>
        <w:rPr>
          <w:spacing w:val="-1"/>
          <w:sz w:val="24"/>
        </w:rPr>
        <w:t xml:space="preserve"> </w:t>
      </w:r>
      <w:r>
        <w:rPr>
          <w:sz w:val="24"/>
        </w:rPr>
        <w:t>chain.</w:t>
      </w:r>
    </w:p>
    <w:p w14:paraId="18B5C9E7" w14:textId="77777777" w:rsidR="00D81A9B" w:rsidRDefault="00D81A9B" w:rsidP="00AD6758">
      <w:pPr>
        <w:pStyle w:val="BodyText"/>
        <w:jc w:val="both"/>
        <w:rPr>
          <w:sz w:val="20"/>
        </w:rPr>
      </w:pPr>
    </w:p>
    <w:p w14:paraId="110F579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68" w:lineRule="auto"/>
        <w:ind w:right="762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committed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publishing</w:t>
      </w:r>
      <w:r>
        <w:rPr>
          <w:spacing w:val="1"/>
          <w:sz w:val="24"/>
        </w:rPr>
        <w:t xml:space="preserve"> </w:t>
      </w:r>
      <w:r>
        <w:rPr>
          <w:sz w:val="24"/>
        </w:rPr>
        <w:t>detailed</w:t>
      </w:r>
      <w:r>
        <w:rPr>
          <w:spacing w:val="1"/>
          <w:sz w:val="24"/>
        </w:rPr>
        <w:t xml:space="preserve"> </w:t>
      </w:r>
      <w:r>
        <w:rPr>
          <w:sz w:val="24"/>
        </w:rPr>
        <w:t>reports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54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efforts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prevent</w:t>
      </w:r>
      <w:r>
        <w:rPr>
          <w:spacing w:val="-3"/>
          <w:sz w:val="24"/>
        </w:rPr>
        <w:t xml:space="preserve"> </w:t>
      </w:r>
      <w:r>
        <w:rPr>
          <w:sz w:val="24"/>
        </w:rPr>
        <w:t>child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forced</w:t>
      </w:r>
      <w:r>
        <w:rPr>
          <w:spacing w:val="-2"/>
          <w:sz w:val="24"/>
        </w:rPr>
        <w:t xml:space="preserve"> </w:t>
      </w:r>
      <w:r>
        <w:rPr>
          <w:sz w:val="24"/>
        </w:rPr>
        <w:t>labor,</w:t>
      </w:r>
      <w:r>
        <w:rPr>
          <w:spacing w:val="-5"/>
          <w:sz w:val="24"/>
        </w:rPr>
        <w:t xml:space="preserve"> </w:t>
      </w:r>
      <w:r>
        <w:rPr>
          <w:sz w:val="24"/>
        </w:rPr>
        <w:t>accessible</w:t>
      </w:r>
      <w:r>
        <w:rPr>
          <w:spacing w:val="-1"/>
          <w:sz w:val="24"/>
        </w:rPr>
        <w:t xml:space="preserve"> </w:t>
      </w:r>
      <w:r>
        <w:rPr>
          <w:sz w:val="24"/>
        </w:rPr>
        <w:t>via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corporate</w:t>
      </w:r>
      <w:r>
        <w:rPr>
          <w:spacing w:val="-1"/>
          <w:sz w:val="24"/>
        </w:rPr>
        <w:t xml:space="preserve"> </w:t>
      </w:r>
      <w:r>
        <w:rPr>
          <w:sz w:val="24"/>
        </w:rPr>
        <w:t>website.</w:t>
      </w:r>
    </w:p>
    <w:p w14:paraId="14A0304C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6069916C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3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partner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local</w:t>
      </w:r>
      <w:r>
        <w:rPr>
          <w:spacing w:val="1"/>
          <w:sz w:val="24"/>
        </w:rPr>
        <w:t xml:space="preserve"> </w:t>
      </w:r>
      <w:r>
        <w:rPr>
          <w:sz w:val="24"/>
        </w:rPr>
        <w:t>communities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NGOs,</w:t>
      </w:r>
      <w:r>
        <w:rPr>
          <w:spacing w:val="1"/>
          <w:sz w:val="24"/>
        </w:rPr>
        <w:t xml:space="preserve"> </w:t>
      </w:r>
      <w:r>
        <w:rPr>
          <w:sz w:val="24"/>
        </w:rPr>
        <w:t>using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platform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support</w:t>
      </w:r>
      <w:r>
        <w:rPr>
          <w:spacing w:val="-3"/>
          <w:sz w:val="24"/>
        </w:rPr>
        <w:t xml:space="preserve"> </w:t>
      </w:r>
      <w:r>
        <w:rPr>
          <w:sz w:val="24"/>
        </w:rPr>
        <w:t>and scale initiatives</w:t>
      </w:r>
      <w:r>
        <w:rPr>
          <w:spacing w:val="-1"/>
          <w:sz w:val="24"/>
        </w:rPr>
        <w:t xml:space="preserve"> </w:t>
      </w:r>
      <w:r>
        <w:rPr>
          <w:sz w:val="24"/>
        </w:rPr>
        <w:t>aimed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eradicating</w:t>
      </w:r>
      <w:r>
        <w:rPr>
          <w:spacing w:val="-6"/>
          <w:sz w:val="24"/>
        </w:rPr>
        <w:t xml:space="preserve"> </w:t>
      </w:r>
      <w:r>
        <w:rPr>
          <w:sz w:val="24"/>
        </w:rPr>
        <w:t>child and</w:t>
      </w:r>
      <w:r>
        <w:rPr>
          <w:spacing w:val="-2"/>
          <w:sz w:val="24"/>
        </w:rPr>
        <w:t xml:space="preserve"> </w:t>
      </w:r>
      <w:r>
        <w:rPr>
          <w:sz w:val="24"/>
        </w:rPr>
        <w:t>forced labor.</w:t>
      </w:r>
    </w:p>
    <w:p w14:paraId="4CFCD6D1" w14:textId="77777777" w:rsidR="00D81A9B" w:rsidRDefault="00D81A9B" w:rsidP="00AD6758">
      <w:pPr>
        <w:pStyle w:val="BodyText"/>
        <w:spacing w:before="4"/>
        <w:jc w:val="both"/>
        <w:rPr>
          <w:sz w:val="20"/>
        </w:rPr>
      </w:pPr>
    </w:p>
    <w:p w14:paraId="1AC9F01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6"/>
        <w:rPr>
          <w:sz w:val="24"/>
        </w:rPr>
      </w:pPr>
      <w:r>
        <w:rPr>
          <w:sz w:val="24"/>
        </w:rPr>
        <w:t>We deliver targeted training through e-learning modules to raise awareness</w:t>
      </w:r>
      <w:r>
        <w:rPr>
          <w:spacing w:val="1"/>
          <w:sz w:val="24"/>
        </w:rPr>
        <w:t xml:space="preserve"> </w:t>
      </w:r>
      <w:r>
        <w:rPr>
          <w:sz w:val="24"/>
        </w:rPr>
        <w:t>among employees and partners about the importance of preventing child and</w:t>
      </w:r>
      <w:r>
        <w:rPr>
          <w:spacing w:val="1"/>
          <w:sz w:val="24"/>
        </w:rPr>
        <w:t xml:space="preserve"> </w:t>
      </w:r>
      <w:r>
        <w:rPr>
          <w:sz w:val="24"/>
        </w:rPr>
        <w:t>forced</w:t>
      </w:r>
      <w:r>
        <w:rPr>
          <w:spacing w:val="-1"/>
          <w:sz w:val="24"/>
        </w:rPr>
        <w:t xml:space="preserve"> </w:t>
      </w:r>
      <w:r>
        <w:rPr>
          <w:sz w:val="24"/>
        </w:rPr>
        <w:t>labor.</w:t>
      </w:r>
    </w:p>
    <w:p w14:paraId="500B4B03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5C498A94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Diversity,</w:t>
      </w:r>
      <w:r>
        <w:rPr>
          <w:spacing w:val="-4"/>
        </w:rPr>
        <w:t xml:space="preserve"> </w:t>
      </w:r>
      <w:r>
        <w:t>Equity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Inclusion</w:t>
      </w:r>
    </w:p>
    <w:p w14:paraId="0C563D77" w14:textId="77777777" w:rsidR="00D81A9B" w:rsidRDefault="00D81A9B" w:rsidP="00AD6758">
      <w:pPr>
        <w:pStyle w:val="BodyText"/>
        <w:jc w:val="both"/>
        <w:rPr>
          <w:b/>
          <w:sz w:val="23"/>
        </w:rPr>
      </w:pPr>
    </w:p>
    <w:p w14:paraId="6380AEB5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5"/>
        <w:rPr>
          <w:sz w:val="24"/>
        </w:rPr>
      </w:pPr>
      <w:r>
        <w:rPr>
          <w:sz w:val="24"/>
        </w:rPr>
        <w:t>We will promote a diverse and inclusive workplace by implementing AI-based</w:t>
      </w:r>
      <w:r>
        <w:rPr>
          <w:spacing w:val="1"/>
          <w:sz w:val="24"/>
        </w:rPr>
        <w:t xml:space="preserve"> </w:t>
      </w:r>
      <w:r>
        <w:rPr>
          <w:sz w:val="24"/>
        </w:rPr>
        <w:t>recruitment</w:t>
      </w:r>
      <w:r>
        <w:rPr>
          <w:spacing w:val="1"/>
          <w:sz w:val="24"/>
        </w:rPr>
        <w:t xml:space="preserve"> </w:t>
      </w:r>
      <w:r>
        <w:rPr>
          <w:sz w:val="24"/>
        </w:rPr>
        <w:t>tools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remove</w:t>
      </w:r>
      <w:r>
        <w:rPr>
          <w:spacing w:val="1"/>
          <w:sz w:val="24"/>
        </w:rPr>
        <w:t xml:space="preserve"> </w:t>
      </w:r>
      <w:r>
        <w:rPr>
          <w:sz w:val="24"/>
        </w:rPr>
        <w:t>biases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equal</w:t>
      </w:r>
      <w:r>
        <w:rPr>
          <w:spacing w:val="1"/>
          <w:sz w:val="24"/>
        </w:rPr>
        <w:t xml:space="preserve"> </w:t>
      </w:r>
      <w:r>
        <w:rPr>
          <w:sz w:val="24"/>
        </w:rPr>
        <w:t>opportunity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candidates.</w:t>
      </w:r>
    </w:p>
    <w:p w14:paraId="38EE08EE" w14:textId="525AA998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1" w:lineRule="auto"/>
        <w:ind w:right="764"/>
        <w:rPr>
          <w:sz w:val="24"/>
        </w:rPr>
      </w:pPr>
      <w:r>
        <w:rPr>
          <w:sz w:val="24"/>
        </w:rPr>
        <w:t>We will deploy immersive, interactive training programs to foster a culture of</w:t>
      </w:r>
      <w:r>
        <w:rPr>
          <w:spacing w:val="1"/>
          <w:sz w:val="24"/>
        </w:rPr>
        <w:t xml:space="preserve"> </w:t>
      </w:r>
      <w:r>
        <w:rPr>
          <w:sz w:val="24"/>
        </w:rPr>
        <w:t>respect,</w:t>
      </w:r>
      <w:r>
        <w:rPr>
          <w:spacing w:val="-3"/>
          <w:sz w:val="24"/>
        </w:rPr>
        <w:t xml:space="preserve"> </w:t>
      </w:r>
      <w:r>
        <w:rPr>
          <w:sz w:val="24"/>
        </w:rPr>
        <w:t>equity,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inclusion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-3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organization.</w:t>
      </w:r>
    </w:p>
    <w:p w14:paraId="1ED9651C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1508A41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2"/>
        <w:rPr>
          <w:sz w:val="24"/>
        </w:rPr>
      </w:pPr>
      <w:r>
        <w:rPr>
          <w:sz w:val="24"/>
        </w:rPr>
        <w:t>We are committed to transparency, using data dashboards to track, analyze,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  <w:r>
        <w:rPr>
          <w:spacing w:val="-1"/>
          <w:sz w:val="24"/>
        </w:rPr>
        <w:t xml:space="preserve"> </w:t>
      </w:r>
      <w:r>
        <w:rPr>
          <w:sz w:val="24"/>
        </w:rPr>
        <w:t>our</w:t>
      </w:r>
      <w:r>
        <w:rPr>
          <w:spacing w:val="-2"/>
          <w:sz w:val="24"/>
        </w:rPr>
        <w:t xml:space="preserve"> </w:t>
      </w:r>
      <w:r>
        <w:rPr>
          <w:sz w:val="24"/>
        </w:rPr>
        <w:t>diversity</w:t>
      </w:r>
      <w:r>
        <w:rPr>
          <w:spacing w:val="-2"/>
          <w:sz w:val="24"/>
        </w:rPr>
        <w:t xml:space="preserve"> </w:t>
      </w:r>
      <w:r>
        <w:rPr>
          <w:sz w:val="24"/>
        </w:rPr>
        <w:t>metrics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progress in</w:t>
      </w:r>
      <w:r>
        <w:rPr>
          <w:spacing w:val="-1"/>
          <w:sz w:val="24"/>
        </w:rPr>
        <w:t xml:space="preserve"> </w:t>
      </w:r>
      <w:r>
        <w:rPr>
          <w:sz w:val="24"/>
        </w:rPr>
        <w:t>real-time.</w:t>
      </w:r>
    </w:p>
    <w:p w14:paraId="078AB8D5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6FE16DA3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8"/>
        <w:rPr>
          <w:sz w:val="24"/>
        </w:rPr>
      </w:pPr>
      <w:r>
        <w:rPr>
          <w:sz w:val="24"/>
        </w:rPr>
        <w:t>We will establish employee resource groups and leverage digital platforms to</w:t>
      </w:r>
      <w:r>
        <w:rPr>
          <w:spacing w:val="1"/>
          <w:sz w:val="24"/>
        </w:rPr>
        <w:t xml:space="preserve"> </w:t>
      </w:r>
      <w:r>
        <w:rPr>
          <w:sz w:val="24"/>
        </w:rPr>
        <w:t>support underrepresented groups within our workforce, fostering a sense of</w:t>
      </w:r>
      <w:r>
        <w:rPr>
          <w:spacing w:val="1"/>
          <w:sz w:val="24"/>
        </w:rPr>
        <w:t xml:space="preserve"> </w:t>
      </w:r>
      <w:r>
        <w:rPr>
          <w:sz w:val="24"/>
        </w:rPr>
        <w:t>belonging.</w:t>
      </w:r>
    </w:p>
    <w:p w14:paraId="3637F123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1B2AAD5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60"/>
        <w:rPr>
          <w:ins w:id="35" w:author="Kush Khalasi" w:date="2025-08-22T17:13:00Z" w16du:dateUtc="2025-08-22T11:43:00Z"/>
          <w:sz w:val="24"/>
        </w:rPr>
      </w:pPr>
      <w:r>
        <w:rPr>
          <w:sz w:val="24"/>
        </w:rPr>
        <w:t>We will continuously enhance our diversity, equity, and inclusion initiatives by</w:t>
      </w:r>
      <w:r>
        <w:rPr>
          <w:spacing w:val="1"/>
          <w:sz w:val="24"/>
        </w:rPr>
        <w:t xml:space="preserve"> </w:t>
      </w:r>
      <w:r>
        <w:rPr>
          <w:sz w:val="24"/>
        </w:rPr>
        <w:t>leveraging</w:t>
      </w:r>
      <w:r>
        <w:rPr>
          <w:spacing w:val="1"/>
          <w:sz w:val="24"/>
        </w:rPr>
        <w:t xml:space="preserve"> </w:t>
      </w:r>
      <w:r>
        <w:rPr>
          <w:sz w:val="24"/>
        </w:rPr>
        <w:t>machine</w:t>
      </w:r>
      <w:r>
        <w:rPr>
          <w:spacing w:val="1"/>
          <w:sz w:val="24"/>
        </w:rPr>
        <w:t xml:space="preserve"> </w:t>
      </w:r>
      <w:r>
        <w:rPr>
          <w:sz w:val="24"/>
        </w:rPr>
        <w:t>learning</w:t>
      </w:r>
      <w:r>
        <w:rPr>
          <w:spacing w:val="1"/>
          <w:sz w:val="24"/>
        </w:rPr>
        <w:t xml:space="preserve"> </w:t>
      </w:r>
      <w:r>
        <w:rPr>
          <w:sz w:val="24"/>
        </w:rPr>
        <w:t>algorithms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predict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address</w:t>
      </w:r>
      <w:r>
        <w:rPr>
          <w:spacing w:val="1"/>
          <w:sz w:val="24"/>
        </w:rPr>
        <w:t xml:space="preserve"> </w:t>
      </w:r>
      <w:r>
        <w:rPr>
          <w:sz w:val="24"/>
        </w:rPr>
        <w:t>evolving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needs.</w:t>
      </w:r>
    </w:p>
    <w:p w14:paraId="42408936" w14:textId="77777777" w:rsidR="00C3707D" w:rsidRPr="00C3707D" w:rsidRDefault="00C3707D">
      <w:pPr>
        <w:pStyle w:val="ListParagraph"/>
        <w:rPr>
          <w:ins w:id="36" w:author="Kush Khalasi" w:date="2025-08-22T17:13:00Z" w16du:dateUtc="2025-08-22T11:43:00Z"/>
          <w:sz w:val="24"/>
          <w:rPrChange w:id="37" w:author="Kush Khalasi" w:date="2025-08-22T17:13:00Z" w16du:dateUtc="2025-08-22T11:43:00Z">
            <w:rPr>
              <w:ins w:id="38" w:author="Kush Khalasi" w:date="2025-08-22T17:13:00Z" w16du:dateUtc="2025-08-22T11:43:00Z"/>
            </w:rPr>
          </w:rPrChange>
        </w:rPr>
        <w:pPrChange w:id="39" w:author="Kush Khalasi" w:date="2025-08-22T17:13:00Z" w16du:dateUtc="2025-08-22T11:43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line="273" w:lineRule="auto"/>
            <w:ind w:right="760"/>
          </w:pPr>
        </w:pPrChange>
      </w:pPr>
    </w:p>
    <w:p w14:paraId="4C1E521A" w14:textId="1C5D152C" w:rsidR="00C3707D" w:rsidRDefault="00C3707D" w:rsidP="00C3707D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ins w:id="40" w:author="Kush Khalasi" w:date="2025-08-22T17:14:00Z" w16du:dateUtc="2025-08-22T11:44:00Z"/>
        </w:rPr>
      </w:pPr>
      <w:ins w:id="41" w:author="Kush Khalasi" w:date="2025-08-22T17:14:00Z" w16du:dateUtc="2025-08-22T11:44:00Z">
        <w:r>
          <w:t>Discrimination</w:t>
        </w:r>
      </w:ins>
      <w:ins w:id="42" w:author="Kush Khalasi" w:date="2025-08-22T17:13:00Z" w16du:dateUtc="2025-08-22T11:43:00Z">
        <w:r>
          <w:t xml:space="preserve"> and Harassment</w:t>
        </w:r>
      </w:ins>
    </w:p>
    <w:p w14:paraId="39C1EBE7" w14:textId="77777777" w:rsidR="00C3707D" w:rsidRPr="00C3707D" w:rsidRDefault="00C3707D">
      <w:pPr>
        <w:pStyle w:val="ListParagraph"/>
        <w:numPr>
          <w:ilvl w:val="3"/>
          <w:numId w:val="1"/>
        </w:numPr>
        <w:tabs>
          <w:tab w:val="left" w:pos="2168"/>
        </w:tabs>
        <w:spacing w:before="240" w:line="271" w:lineRule="auto"/>
        <w:ind w:right="758"/>
        <w:rPr>
          <w:ins w:id="43" w:author="Kush Khalasi" w:date="2025-08-22T17:14:00Z" w16du:dateUtc="2025-08-22T11:44:00Z"/>
          <w:rPrChange w:id="44" w:author="Kush Khalasi" w:date="2025-08-22T17:14:00Z" w16du:dateUtc="2025-08-22T11:44:00Z">
            <w:rPr>
              <w:ins w:id="45" w:author="Kush Khalasi" w:date="2025-08-22T17:14:00Z" w16du:dateUtc="2025-08-22T11:44:00Z"/>
              <w:lang w:val="en-IN"/>
            </w:rPr>
          </w:rPrChange>
        </w:rPr>
        <w:pPrChange w:id="46" w:author="Kush Khalasi" w:date="2025-08-22T17:15:00Z" w16du:dateUtc="2025-08-22T11:45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  <w:ins w:id="47" w:author="Kush Khalasi" w:date="2025-08-22T17:14:00Z" w16du:dateUtc="2025-08-22T11:44:00Z">
        <w:r w:rsidRPr="00C3707D">
          <w:rPr>
            <w:sz w:val="24"/>
            <w:rPrChange w:id="48" w:author="Kush Khalasi" w:date="2025-08-22T17:14:00Z" w16du:dateUtc="2025-08-22T11:44:00Z">
              <w:rPr>
                <w:lang w:val="en-IN"/>
              </w:rPr>
            </w:rPrChange>
          </w:rPr>
          <w:t>We aim to conduct regular employee training sessions on anti-discrimination and harassment prevention, ensuring continuous learning and practical workplace application.</w:t>
        </w:r>
      </w:ins>
    </w:p>
    <w:p w14:paraId="5F83C61F" w14:textId="77777777" w:rsidR="00C3707D" w:rsidRPr="00C3707D" w:rsidRDefault="00C3707D">
      <w:pPr>
        <w:pStyle w:val="ListParagraph"/>
        <w:tabs>
          <w:tab w:val="left" w:pos="2168"/>
        </w:tabs>
        <w:spacing w:line="271" w:lineRule="auto"/>
        <w:ind w:right="758" w:firstLine="0"/>
        <w:rPr>
          <w:ins w:id="49" w:author="Kush Khalasi" w:date="2025-08-22T17:14:00Z" w16du:dateUtc="2025-08-22T11:44:00Z"/>
          <w:rPrChange w:id="50" w:author="Kush Khalasi" w:date="2025-08-22T17:14:00Z" w16du:dateUtc="2025-08-22T11:44:00Z">
            <w:rPr>
              <w:ins w:id="51" w:author="Kush Khalasi" w:date="2025-08-22T17:14:00Z" w16du:dateUtc="2025-08-22T11:44:00Z"/>
              <w:lang w:val="en-IN"/>
            </w:rPr>
          </w:rPrChange>
        </w:rPr>
        <w:pPrChange w:id="52" w:author="Kush Khalasi" w:date="2025-08-22T17:15:00Z" w16du:dateUtc="2025-08-22T11:45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</w:p>
    <w:p w14:paraId="5D547EDB" w14:textId="77777777" w:rsidR="00C3707D" w:rsidRPr="00C3707D" w:rsidRDefault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8"/>
        <w:rPr>
          <w:ins w:id="53" w:author="Kush Khalasi" w:date="2025-08-22T17:14:00Z" w16du:dateUtc="2025-08-22T11:44:00Z"/>
          <w:rPrChange w:id="54" w:author="Kush Khalasi" w:date="2025-08-22T17:14:00Z" w16du:dateUtc="2025-08-22T11:44:00Z">
            <w:rPr>
              <w:ins w:id="55" w:author="Kush Khalasi" w:date="2025-08-22T17:14:00Z" w16du:dateUtc="2025-08-22T11:44:00Z"/>
              <w:lang w:val="en-IN"/>
            </w:rPr>
          </w:rPrChange>
        </w:rPr>
        <w:pPrChange w:id="56" w:author="Kush Khalasi" w:date="2025-08-22T17:14:00Z" w16du:dateUtc="2025-08-22T11:44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  <w:ins w:id="57" w:author="Kush Khalasi" w:date="2025-08-22T17:14:00Z" w16du:dateUtc="2025-08-22T11:44:00Z">
        <w:r w:rsidRPr="00C3707D">
          <w:rPr>
            <w:sz w:val="24"/>
            <w:rPrChange w:id="58" w:author="Kush Khalasi" w:date="2025-08-22T17:14:00Z" w16du:dateUtc="2025-08-22T11:44:00Z">
              <w:rPr>
                <w:lang w:val="en-IN"/>
              </w:rPr>
            </w:rPrChange>
          </w:rPr>
          <w:t>We plan to implement periodic workplace risk assessments to identify and mitigate potential harassment or discrimination risks, fostering a safer organizational culture.</w:t>
        </w:r>
      </w:ins>
    </w:p>
    <w:p w14:paraId="0D939178" w14:textId="77777777" w:rsidR="00C3707D" w:rsidRPr="00C3707D" w:rsidRDefault="00C3707D">
      <w:pPr>
        <w:pStyle w:val="ListParagraph"/>
        <w:tabs>
          <w:tab w:val="left" w:pos="2168"/>
        </w:tabs>
        <w:spacing w:line="271" w:lineRule="auto"/>
        <w:ind w:right="758" w:firstLine="0"/>
        <w:rPr>
          <w:ins w:id="59" w:author="Kush Khalasi" w:date="2025-08-22T17:14:00Z" w16du:dateUtc="2025-08-22T11:44:00Z"/>
          <w:rPrChange w:id="60" w:author="Kush Khalasi" w:date="2025-08-22T17:14:00Z" w16du:dateUtc="2025-08-22T11:44:00Z">
            <w:rPr>
              <w:ins w:id="61" w:author="Kush Khalasi" w:date="2025-08-22T17:14:00Z" w16du:dateUtc="2025-08-22T11:44:00Z"/>
              <w:lang w:val="en-IN"/>
            </w:rPr>
          </w:rPrChange>
        </w:rPr>
        <w:pPrChange w:id="62" w:author="Kush Khalasi" w:date="2025-08-22T17:15:00Z" w16du:dateUtc="2025-08-22T11:45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</w:p>
    <w:p w14:paraId="7140705F" w14:textId="77777777" w:rsidR="00C3707D" w:rsidRPr="00C3707D" w:rsidRDefault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8"/>
        <w:rPr>
          <w:ins w:id="63" w:author="Kush Khalasi" w:date="2025-08-22T17:14:00Z" w16du:dateUtc="2025-08-22T11:44:00Z"/>
          <w:rPrChange w:id="64" w:author="Kush Khalasi" w:date="2025-08-22T17:14:00Z" w16du:dateUtc="2025-08-22T11:44:00Z">
            <w:rPr>
              <w:ins w:id="65" w:author="Kush Khalasi" w:date="2025-08-22T17:14:00Z" w16du:dateUtc="2025-08-22T11:44:00Z"/>
              <w:lang w:val="en-IN"/>
            </w:rPr>
          </w:rPrChange>
        </w:rPr>
        <w:pPrChange w:id="66" w:author="Kush Khalasi" w:date="2025-08-22T17:14:00Z" w16du:dateUtc="2025-08-22T11:44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  <w:ins w:id="67" w:author="Kush Khalasi" w:date="2025-08-22T17:14:00Z" w16du:dateUtc="2025-08-22T11:44:00Z">
        <w:r w:rsidRPr="00C3707D">
          <w:rPr>
            <w:sz w:val="24"/>
            <w:rPrChange w:id="68" w:author="Kush Khalasi" w:date="2025-08-22T17:14:00Z" w16du:dateUtc="2025-08-22T11:44:00Z">
              <w:rPr>
                <w:lang w:val="en-IN"/>
              </w:rPr>
            </w:rPrChange>
          </w:rPr>
          <w:lastRenderedPageBreak/>
          <w:t>Our goal is to maintain a confidential grievance redressal system that ensures fair and timely resolution of cases, strengthening employee trust and accountability.</w:t>
        </w:r>
      </w:ins>
    </w:p>
    <w:p w14:paraId="5023ED2A" w14:textId="77777777" w:rsidR="00C3707D" w:rsidRPr="00C3707D" w:rsidRDefault="00C3707D">
      <w:pPr>
        <w:pStyle w:val="ListParagraph"/>
        <w:tabs>
          <w:tab w:val="left" w:pos="2168"/>
        </w:tabs>
        <w:spacing w:line="271" w:lineRule="auto"/>
        <w:ind w:right="758" w:firstLine="0"/>
        <w:rPr>
          <w:ins w:id="69" w:author="Kush Khalasi" w:date="2025-08-22T17:14:00Z" w16du:dateUtc="2025-08-22T11:44:00Z"/>
          <w:rPrChange w:id="70" w:author="Kush Khalasi" w:date="2025-08-22T17:14:00Z" w16du:dateUtc="2025-08-22T11:44:00Z">
            <w:rPr>
              <w:ins w:id="71" w:author="Kush Khalasi" w:date="2025-08-22T17:14:00Z" w16du:dateUtc="2025-08-22T11:44:00Z"/>
              <w:lang w:val="en-IN"/>
            </w:rPr>
          </w:rPrChange>
        </w:rPr>
        <w:pPrChange w:id="72" w:author="Kush Khalasi" w:date="2025-08-22T17:15:00Z" w16du:dateUtc="2025-08-22T11:45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</w:p>
    <w:p w14:paraId="0D4E3974" w14:textId="13AD080A" w:rsidR="00C3707D" w:rsidRPr="00C3707D" w:rsidRDefault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8"/>
        <w:rPr>
          <w:ins w:id="73" w:author="Kush Khalasi" w:date="2025-08-22T17:14:00Z" w16du:dateUtc="2025-08-22T11:44:00Z"/>
          <w:rPrChange w:id="74" w:author="Kush Khalasi" w:date="2025-08-22T17:14:00Z" w16du:dateUtc="2025-08-22T11:44:00Z">
            <w:rPr>
              <w:ins w:id="75" w:author="Kush Khalasi" w:date="2025-08-22T17:14:00Z" w16du:dateUtc="2025-08-22T11:44:00Z"/>
              <w:lang w:val="en-IN"/>
            </w:rPr>
          </w:rPrChange>
        </w:rPr>
        <w:pPrChange w:id="76" w:author="Kush Khalasi" w:date="2025-08-22T17:14:00Z" w16du:dateUtc="2025-08-22T11:44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  <w:ins w:id="77" w:author="Kush Khalasi" w:date="2025-08-22T17:14:00Z" w16du:dateUtc="2025-08-22T11:44:00Z">
        <w:r w:rsidRPr="00C3707D">
          <w:rPr>
            <w:sz w:val="24"/>
            <w:rPrChange w:id="78" w:author="Kush Khalasi" w:date="2025-08-22T17:14:00Z" w16du:dateUtc="2025-08-22T11:44:00Z">
              <w:rPr>
                <w:lang w:val="en-IN"/>
              </w:rPr>
            </w:rPrChange>
          </w:rPr>
          <w:t>We commit to organizing awareness campaigns to promote respectful behavio</w:t>
        </w:r>
      </w:ins>
      <w:ins w:id="79" w:author="Kush Khalasi" w:date="2025-08-22T17:26:00Z" w16du:dateUtc="2025-08-22T11:56:00Z">
        <w:r w:rsidR="0017204E">
          <w:rPr>
            <w:sz w:val="24"/>
          </w:rPr>
          <w:t>u</w:t>
        </w:r>
      </w:ins>
      <w:ins w:id="80" w:author="Kush Khalasi" w:date="2025-08-22T17:14:00Z" w16du:dateUtc="2025-08-22T11:44:00Z">
        <w:r w:rsidRPr="00C3707D">
          <w:rPr>
            <w:sz w:val="24"/>
            <w:rPrChange w:id="81" w:author="Kush Khalasi" w:date="2025-08-22T17:14:00Z" w16du:dateUtc="2025-08-22T11:44:00Z">
              <w:rPr>
                <w:lang w:val="en-IN"/>
              </w:rPr>
            </w:rPrChange>
          </w:rPr>
          <w:t>r and cultural sensitivity, encouraging inclusivity and positive employee engagement across teams.</w:t>
        </w:r>
      </w:ins>
    </w:p>
    <w:p w14:paraId="0CFEDEC7" w14:textId="77777777" w:rsidR="00C3707D" w:rsidRPr="00C3707D" w:rsidRDefault="00C3707D">
      <w:pPr>
        <w:pStyle w:val="ListParagraph"/>
        <w:tabs>
          <w:tab w:val="left" w:pos="2168"/>
        </w:tabs>
        <w:spacing w:line="271" w:lineRule="auto"/>
        <w:ind w:right="758" w:firstLine="0"/>
        <w:rPr>
          <w:ins w:id="82" w:author="Kush Khalasi" w:date="2025-08-22T17:14:00Z" w16du:dateUtc="2025-08-22T11:44:00Z"/>
          <w:rPrChange w:id="83" w:author="Kush Khalasi" w:date="2025-08-22T17:14:00Z" w16du:dateUtc="2025-08-22T11:44:00Z">
            <w:rPr>
              <w:ins w:id="84" w:author="Kush Khalasi" w:date="2025-08-22T17:14:00Z" w16du:dateUtc="2025-08-22T11:44:00Z"/>
              <w:lang w:val="en-IN"/>
            </w:rPr>
          </w:rPrChange>
        </w:rPr>
        <w:pPrChange w:id="85" w:author="Kush Khalasi" w:date="2025-08-22T17:15:00Z" w16du:dateUtc="2025-08-22T11:45:00Z">
          <w:pPr>
            <w:pStyle w:val="Heading2"/>
            <w:tabs>
              <w:tab w:val="left" w:pos="1706"/>
              <w:tab w:val="left" w:pos="1707"/>
            </w:tabs>
            <w:jc w:val="both"/>
          </w:pPr>
        </w:pPrChange>
      </w:pPr>
    </w:p>
    <w:p w14:paraId="518A731D" w14:textId="28B51E49" w:rsidR="00C3707D" w:rsidRPr="00C3707D" w:rsidRDefault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8"/>
        <w:rPr>
          <w:sz w:val="24"/>
        </w:rPr>
        <w:pPrChange w:id="86" w:author="Kush Khalasi" w:date="2025-08-22T17:14:00Z" w16du:dateUtc="2025-08-22T11:44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line="273" w:lineRule="auto"/>
            <w:ind w:right="760"/>
          </w:pPr>
        </w:pPrChange>
      </w:pPr>
      <w:ins w:id="87" w:author="Kush Khalasi" w:date="2025-08-22T17:14:00Z" w16du:dateUtc="2025-08-22T11:44:00Z">
        <w:r w:rsidRPr="00C3707D">
          <w:rPr>
            <w:sz w:val="24"/>
            <w:rPrChange w:id="88" w:author="Kush Khalasi" w:date="2025-08-22T17:14:00Z" w16du:dateUtc="2025-08-22T11:44:00Z">
              <w:rPr>
                <w:lang w:val="en-IN"/>
              </w:rPr>
            </w:rPrChange>
          </w:rPr>
          <w:t>We strive to conduct annual reviews of all workplace practices related to discrimination and harassment to ensure they remain effective, relevant, and responsive to evolving workplace challenges.</w:t>
        </w:r>
      </w:ins>
    </w:p>
    <w:p w14:paraId="4F48FCCF" w14:textId="77777777" w:rsidR="00D81A9B" w:rsidRDefault="00D81A9B" w:rsidP="00AD6758">
      <w:pPr>
        <w:pStyle w:val="BodyText"/>
        <w:spacing w:before="11"/>
        <w:jc w:val="both"/>
        <w:rPr>
          <w:sz w:val="19"/>
        </w:rPr>
      </w:pPr>
    </w:p>
    <w:p w14:paraId="3E1763FF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External</w:t>
      </w:r>
      <w:r>
        <w:rPr>
          <w:spacing w:val="-2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Rights</w:t>
      </w:r>
    </w:p>
    <w:p w14:paraId="2263FC77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70D9180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2"/>
        <w:rPr>
          <w:sz w:val="24"/>
        </w:rPr>
      </w:pPr>
      <w:r>
        <w:rPr>
          <w:sz w:val="24"/>
        </w:rPr>
        <w:t>We will engage with external stakeholders using our integrated supply chain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operations</w:t>
      </w:r>
      <w:r>
        <w:rPr>
          <w:spacing w:val="1"/>
          <w:sz w:val="24"/>
        </w:rPr>
        <w:t xml:space="preserve"> </w:t>
      </w:r>
      <w:r>
        <w:rPr>
          <w:sz w:val="24"/>
        </w:rPr>
        <w:t>uphold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standards.</w:t>
      </w:r>
    </w:p>
    <w:p w14:paraId="537AAFBC" w14:textId="77777777" w:rsidR="00D81A9B" w:rsidRDefault="00D81A9B" w:rsidP="00AD6758">
      <w:pPr>
        <w:pStyle w:val="BodyText"/>
        <w:spacing w:before="5"/>
        <w:jc w:val="both"/>
        <w:rPr>
          <w:sz w:val="20"/>
        </w:rPr>
      </w:pPr>
    </w:p>
    <w:p w14:paraId="24B4A354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61"/>
        <w:rPr>
          <w:sz w:val="24"/>
        </w:rPr>
      </w:pPr>
      <w:r>
        <w:rPr>
          <w:sz w:val="24"/>
        </w:rPr>
        <w:t>We will implement a comprehensive due diligence framework, powered by AI,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assess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mitigate potential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rights impacts</w:t>
      </w:r>
      <w:r>
        <w:rPr>
          <w:spacing w:val="1"/>
          <w:sz w:val="24"/>
        </w:rPr>
        <w:t xml:space="preserve"> </w:t>
      </w:r>
      <w:r>
        <w:rPr>
          <w:sz w:val="24"/>
        </w:rPr>
        <w:t>across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business</w:t>
      </w:r>
      <w:r>
        <w:rPr>
          <w:spacing w:val="1"/>
          <w:sz w:val="24"/>
        </w:rPr>
        <w:t xml:space="preserve"> </w:t>
      </w:r>
      <w:r>
        <w:rPr>
          <w:sz w:val="24"/>
        </w:rPr>
        <w:t>activities.</w:t>
      </w:r>
    </w:p>
    <w:p w14:paraId="40EA93CC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0234E17D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4"/>
        <w:rPr>
          <w:sz w:val="24"/>
        </w:rPr>
      </w:pPr>
      <w:r>
        <w:rPr>
          <w:sz w:val="24"/>
        </w:rPr>
        <w:t>We are committed to transparency by using our digital reporting tools to share</w:t>
      </w:r>
      <w:r>
        <w:rPr>
          <w:spacing w:val="1"/>
          <w:sz w:val="24"/>
        </w:rPr>
        <w:t xml:space="preserve"> </w:t>
      </w:r>
      <w:r>
        <w:rPr>
          <w:sz w:val="24"/>
        </w:rPr>
        <w:t>updates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our</w:t>
      </w:r>
      <w:r>
        <w:rPr>
          <w:spacing w:val="-4"/>
          <w:sz w:val="24"/>
        </w:rPr>
        <w:t xml:space="preserve"> </w:t>
      </w:r>
      <w:r>
        <w:rPr>
          <w:sz w:val="24"/>
        </w:rPr>
        <w:t>human</w:t>
      </w:r>
      <w:r>
        <w:rPr>
          <w:spacing w:val="-1"/>
          <w:sz w:val="24"/>
        </w:rPr>
        <w:t xml:space="preserve"> </w:t>
      </w:r>
      <w:r>
        <w:rPr>
          <w:sz w:val="24"/>
        </w:rPr>
        <w:t>rights</w:t>
      </w:r>
      <w:r>
        <w:rPr>
          <w:spacing w:val="-1"/>
          <w:sz w:val="24"/>
        </w:rPr>
        <w:t xml:space="preserve"> </w:t>
      </w:r>
      <w:r>
        <w:rPr>
          <w:sz w:val="24"/>
        </w:rPr>
        <w:t>initiatives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with stakeholders.</w:t>
      </w:r>
    </w:p>
    <w:p w14:paraId="41BB2CDC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44B4D375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9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collaborate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industry</w:t>
      </w:r>
      <w:r>
        <w:rPr>
          <w:spacing w:val="1"/>
          <w:sz w:val="24"/>
        </w:rPr>
        <w:t xml:space="preserve"> </w:t>
      </w:r>
      <w:r>
        <w:rPr>
          <w:sz w:val="24"/>
        </w:rPr>
        <w:t>peers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NGOs</w:t>
      </w:r>
      <w:r>
        <w:rPr>
          <w:spacing w:val="1"/>
          <w:sz w:val="24"/>
        </w:rPr>
        <w:t xml:space="preserve"> </w:t>
      </w:r>
      <w:r>
        <w:rPr>
          <w:sz w:val="24"/>
        </w:rPr>
        <w:t>through</w:t>
      </w:r>
      <w:r>
        <w:rPr>
          <w:spacing w:val="1"/>
          <w:sz w:val="24"/>
        </w:rPr>
        <w:t xml:space="preserve"> </w:t>
      </w:r>
      <w:r>
        <w:rPr>
          <w:sz w:val="24"/>
        </w:rPr>
        <w:t>blockchain</w:t>
      </w:r>
      <w:r>
        <w:rPr>
          <w:spacing w:val="1"/>
          <w:sz w:val="24"/>
        </w:rPr>
        <w:t xml:space="preserve"> </w:t>
      </w:r>
      <w:r>
        <w:rPr>
          <w:sz w:val="24"/>
        </w:rPr>
        <w:t>technology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advance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standardize</w:t>
      </w:r>
      <w:r>
        <w:rPr>
          <w:spacing w:val="-4"/>
          <w:sz w:val="24"/>
        </w:rPr>
        <w:t xml:space="preserve"> </w:t>
      </w:r>
      <w:r>
        <w:rPr>
          <w:sz w:val="24"/>
        </w:rPr>
        <w:t>human</w:t>
      </w:r>
      <w:r>
        <w:rPr>
          <w:spacing w:val="-2"/>
          <w:sz w:val="24"/>
        </w:rPr>
        <w:t xml:space="preserve"> </w:t>
      </w:r>
      <w:r>
        <w:rPr>
          <w:sz w:val="24"/>
        </w:rPr>
        <w:t>rights</w:t>
      </w:r>
      <w:r>
        <w:rPr>
          <w:spacing w:val="-5"/>
          <w:sz w:val="24"/>
        </w:rPr>
        <w:t xml:space="preserve"> </w:t>
      </w:r>
      <w:r>
        <w:rPr>
          <w:sz w:val="24"/>
        </w:rPr>
        <w:t>practices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sector.</w:t>
      </w:r>
    </w:p>
    <w:p w14:paraId="682110AF" w14:textId="77777777" w:rsidR="00D81A9B" w:rsidRDefault="00D81A9B" w:rsidP="00AD6758">
      <w:pPr>
        <w:pStyle w:val="BodyText"/>
        <w:spacing w:before="4"/>
        <w:jc w:val="both"/>
        <w:rPr>
          <w:sz w:val="20"/>
        </w:rPr>
      </w:pPr>
    </w:p>
    <w:p w14:paraId="5789F9F7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3" w:lineRule="auto"/>
        <w:ind w:right="754"/>
        <w:rPr>
          <w:sz w:val="24"/>
        </w:rPr>
      </w:pPr>
      <w:r>
        <w:rPr>
          <w:sz w:val="24"/>
        </w:rPr>
        <w:t>We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establish</w:t>
      </w:r>
      <w:r>
        <w:rPr>
          <w:spacing w:val="1"/>
          <w:sz w:val="24"/>
        </w:rPr>
        <w:t xml:space="preserve"> </w:t>
      </w:r>
      <w:r>
        <w:rPr>
          <w:sz w:val="24"/>
        </w:rPr>
        <w:t>digital</w:t>
      </w:r>
      <w:r>
        <w:rPr>
          <w:spacing w:val="1"/>
          <w:sz w:val="24"/>
        </w:rPr>
        <w:t xml:space="preserve"> </w:t>
      </w:r>
      <w:r>
        <w:rPr>
          <w:sz w:val="24"/>
        </w:rPr>
        <w:t>grievance</w:t>
      </w:r>
      <w:r>
        <w:rPr>
          <w:spacing w:val="1"/>
          <w:sz w:val="24"/>
        </w:rPr>
        <w:t xml:space="preserve"> </w:t>
      </w:r>
      <w:r>
        <w:rPr>
          <w:sz w:val="24"/>
        </w:rPr>
        <w:t>mechanisms,</w:t>
      </w:r>
      <w:r>
        <w:rPr>
          <w:spacing w:val="1"/>
          <w:sz w:val="24"/>
        </w:rPr>
        <w:t xml:space="preserve"> </w:t>
      </w:r>
      <w:r>
        <w:rPr>
          <w:sz w:val="24"/>
        </w:rPr>
        <w:t>accessible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stakeholders,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report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resolve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concerns</w:t>
      </w:r>
      <w:r>
        <w:rPr>
          <w:spacing w:val="1"/>
          <w:sz w:val="24"/>
        </w:rPr>
        <w:t xml:space="preserve"> </w:t>
      </w:r>
      <w:r>
        <w:rPr>
          <w:sz w:val="24"/>
        </w:rPr>
        <w:t>efficiently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effectively.</w:t>
      </w:r>
    </w:p>
    <w:p w14:paraId="63476440" w14:textId="77777777" w:rsidR="00D81A9B" w:rsidRDefault="00D81A9B" w:rsidP="00AD6758">
      <w:pPr>
        <w:pStyle w:val="BodyText"/>
        <w:jc w:val="both"/>
        <w:rPr>
          <w:sz w:val="20"/>
        </w:rPr>
      </w:pPr>
    </w:p>
    <w:p w14:paraId="44DDDE31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spacing w:before="1"/>
        <w:ind w:hanging="361"/>
        <w:jc w:val="both"/>
        <w:rPr>
          <w:rFonts w:ascii="Wingdings" w:hAnsi="Wingdings"/>
          <w:color w:val="2E5395"/>
        </w:rPr>
      </w:pPr>
      <w:bookmarkStart w:id="89" w:name="_Toc206781697"/>
      <w:r>
        <w:rPr>
          <w:color w:val="2E5395"/>
        </w:rPr>
        <w:t>Targets</w:t>
      </w:r>
      <w:bookmarkEnd w:id="89"/>
    </w:p>
    <w:p w14:paraId="0EA1C9B5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spacing w:before="299"/>
        <w:ind w:left="1706" w:hanging="447"/>
        <w:jc w:val="both"/>
        <w:rPr>
          <w:rFonts w:ascii="Symbol" w:hAnsi="Symbol"/>
        </w:rPr>
      </w:pPr>
      <w:r>
        <w:t>Employees'</w:t>
      </w:r>
      <w:r>
        <w:rPr>
          <w:spacing w:val="-3"/>
        </w:rPr>
        <w:t xml:space="preserve"> </w:t>
      </w:r>
      <w:r>
        <w:t>Health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Safety</w:t>
      </w:r>
    </w:p>
    <w:p w14:paraId="6FC3D84D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474E00FA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4"/>
        <w:rPr>
          <w:sz w:val="24"/>
        </w:rPr>
      </w:pPr>
      <w:r>
        <w:rPr>
          <w:sz w:val="24"/>
        </w:rPr>
        <w:t>Continue to maintain the annual incident rate of workplace injuries to 0% as of</w:t>
      </w:r>
      <w:r>
        <w:rPr>
          <w:spacing w:val="1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</w:t>
      </w:r>
    </w:p>
    <w:p w14:paraId="69CF3AD6" w14:textId="7B291DF5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1" w:lineRule="auto"/>
        <w:ind w:right="762"/>
        <w:rPr>
          <w:sz w:val="24"/>
        </w:rPr>
      </w:pPr>
      <w:r>
        <w:rPr>
          <w:sz w:val="24"/>
        </w:rPr>
        <w:t>Increase the percentage of</w:t>
      </w:r>
      <w:r>
        <w:rPr>
          <w:spacing w:val="54"/>
          <w:sz w:val="24"/>
        </w:rPr>
        <w:t xml:space="preserve"> </w:t>
      </w:r>
      <w:r>
        <w:rPr>
          <w:sz w:val="24"/>
        </w:rPr>
        <w:t>employees attending safety training annually to</w:t>
      </w:r>
      <w:r>
        <w:rPr>
          <w:spacing w:val="1"/>
          <w:sz w:val="24"/>
        </w:rPr>
        <w:t xml:space="preserve"> </w:t>
      </w:r>
      <w:r>
        <w:rPr>
          <w:sz w:val="24"/>
        </w:rPr>
        <w:t>90%</w:t>
      </w:r>
      <w:r>
        <w:rPr>
          <w:spacing w:val="-2"/>
          <w:sz w:val="24"/>
        </w:rPr>
        <w:t xml:space="preserve"> </w:t>
      </w:r>
      <w:r>
        <w:rPr>
          <w:sz w:val="24"/>
        </w:rPr>
        <w:t>by 2025,</w:t>
      </w:r>
      <w:r>
        <w:rPr>
          <w:spacing w:val="-1"/>
          <w:sz w:val="24"/>
        </w:rPr>
        <w:t xml:space="preserve"> </w:t>
      </w:r>
      <w:r>
        <w:rPr>
          <w:sz w:val="24"/>
        </w:rPr>
        <w:t>compared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4E1122AC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026BEECA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1"/>
        <w:rPr>
          <w:sz w:val="24"/>
        </w:rPr>
      </w:pPr>
      <w:r>
        <w:rPr>
          <w:sz w:val="24"/>
        </w:rPr>
        <w:t>Achieve a 25% reduction in work-related stress cases by 2025, relative to the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01B467BF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00FCABE3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1"/>
        <w:rPr>
          <w:sz w:val="24"/>
        </w:rPr>
      </w:pPr>
      <w:r>
        <w:rPr>
          <w:sz w:val="24"/>
        </w:rPr>
        <w:t>Improve</w:t>
      </w:r>
      <w:r>
        <w:rPr>
          <w:spacing w:val="1"/>
          <w:sz w:val="24"/>
        </w:rPr>
        <w:t xml:space="preserve"> </w:t>
      </w:r>
      <w:r>
        <w:rPr>
          <w:sz w:val="24"/>
        </w:rPr>
        <w:t>workplace</w:t>
      </w:r>
      <w:r>
        <w:rPr>
          <w:spacing w:val="1"/>
          <w:sz w:val="24"/>
        </w:rPr>
        <w:t xml:space="preserve"> </w:t>
      </w:r>
      <w:r>
        <w:rPr>
          <w:sz w:val="24"/>
        </w:rPr>
        <w:t>ergonomic</w:t>
      </w:r>
      <w:r>
        <w:rPr>
          <w:spacing w:val="1"/>
          <w:sz w:val="24"/>
        </w:rPr>
        <w:t xml:space="preserve"> </w:t>
      </w:r>
      <w:r>
        <w:rPr>
          <w:sz w:val="24"/>
        </w:rPr>
        <w:t>assessments, increasing</w:t>
      </w:r>
      <w:r>
        <w:rPr>
          <w:spacing w:val="1"/>
          <w:sz w:val="24"/>
        </w:rPr>
        <w:t xml:space="preserve"> </w:t>
      </w:r>
      <w:r>
        <w:rPr>
          <w:sz w:val="24"/>
        </w:rPr>
        <w:t>coverage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95%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2025,</w:t>
      </w:r>
      <w:r>
        <w:rPr>
          <w:spacing w:val="-3"/>
          <w:sz w:val="24"/>
        </w:rPr>
        <w:t xml:space="preserve"> </w:t>
      </w:r>
      <w:r>
        <w:rPr>
          <w:sz w:val="24"/>
        </w:rPr>
        <w:t>based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785ACEFE" w14:textId="77777777" w:rsidR="00D81A9B" w:rsidRDefault="00D81A9B" w:rsidP="00AD6758">
      <w:pPr>
        <w:pStyle w:val="BodyText"/>
        <w:spacing w:before="4"/>
        <w:jc w:val="both"/>
        <w:rPr>
          <w:sz w:val="20"/>
        </w:rPr>
      </w:pPr>
    </w:p>
    <w:p w14:paraId="4EC3CCF1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9"/>
        <w:rPr>
          <w:sz w:val="24"/>
        </w:rPr>
      </w:pPr>
      <w:r>
        <w:rPr>
          <w:sz w:val="24"/>
        </w:rPr>
        <w:t>Enhance mental health support access, aiming for a 30% increase in utilization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2025</w:t>
      </w:r>
      <w:r>
        <w:rPr>
          <w:spacing w:val="1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 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2022.</w:t>
      </w:r>
    </w:p>
    <w:p w14:paraId="489A09A6" w14:textId="77777777" w:rsidR="00D81A9B" w:rsidRDefault="00D81A9B" w:rsidP="00AD6758">
      <w:pPr>
        <w:pStyle w:val="BodyText"/>
        <w:spacing w:before="3"/>
        <w:jc w:val="both"/>
        <w:rPr>
          <w:sz w:val="20"/>
        </w:rPr>
      </w:pPr>
    </w:p>
    <w:p w14:paraId="587105D0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Workplace</w:t>
      </w:r>
      <w:r>
        <w:rPr>
          <w:spacing w:val="-3"/>
        </w:rPr>
        <w:t xml:space="preserve"> </w:t>
      </w:r>
      <w:r>
        <w:t>Environment</w:t>
      </w:r>
    </w:p>
    <w:p w14:paraId="02F8D49B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1F01023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9"/>
        <w:rPr>
          <w:sz w:val="24"/>
        </w:rPr>
      </w:pPr>
      <w:r>
        <w:rPr>
          <w:sz w:val="24"/>
        </w:rPr>
        <w:t>Reduce average overtime hours per employee by 15% by 2025, relative to the</w:t>
      </w:r>
      <w:r>
        <w:rPr>
          <w:spacing w:val="1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084775C1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68" w:lineRule="auto"/>
        <w:ind w:right="752"/>
        <w:rPr>
          <w:sz w:val="24"/>
        </w:rPr>
      </w:pPr>
      <w:r>
        <w:rPr>
          <w:sz w:val="24"/>
        </w:rPr>
        <w:t>Continue to maintain 80%+ employee satisfaction rate with work-life balance in</w:t>
      </w:r>
      <w:r>
        <w:rPr>
          <w:spacing w:val="-52"/>
          <w:sz w:val="24"/>
        </w:rPr>
        <w:t xml:space="preserve"> </w:t>
      </w:r>
      <w:r>
        <w:rPr>
          <w:sz w:val="24"/>
        </w:rPr>
        <w:t>years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come,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standardized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2022.</w:t>
      </w:r>
    </w:p>
    <w:p w14:paraId="387D113B" w14:textId="77777777" w:rsidR="00D81A9B" w:rsidRDefault="00D81A9B" w:rsidP="00AD6758">
      <w:pPr>
        <w:pStyle w:val="BodyText"/>
        <w:spacing w:before="3"/>
        <w:jc w:val="both"/>
        <w:rPr>
          <w:sz w:val="20"/>
        </w:rPr>
      </w:pPr>
    </w:p>
    <w:p w14:paraId="310ACD0A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3" w:lineRule="auto"/>
        <w:ind w:right="759"/>
        <w:rPr>
          <w:sz w:val="24"/>
        </w:rPr>
      </w:pPr>
      <w:r>
        <w:rPr>
          <w:sz w:val="24"/>
        </w:rPr>
        <w:t>Continue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maintain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percentage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flexible</w:t>
      </w:r>
      <w:r>
        <w:rPr>
          <w:spacing w:val="1"/>
          <w:sz w:val="24"/>
        </w:rPr>
        <w:t xml:space="preserve"> </w:t>
      </w:r>
      <w:r>
        <w:rPr>
          <w:sz w:val="24"/>
        </w:rPr>
        <w:t>working arrangements in range of 80% + in years to come as standardized in</w:t>
      </w:r>
      <w:r>
        <w:rPr>
          <w:spacing w:val="1"/>
          <w:sz w:val="24"/>
        </w:rPr>
        <w:t xml:space="preserve"> </w:t>
      </w:r>
      <w:r>
        <w:rPr>
          <w:sz w:val="24"/>
        </w:rPr>
        <w:t>baseline</w:t>
      </w:r>
      <w:r>
        <w:rPr>
          <w:spacing w:val="-1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0668D2DA" w14:textId="77777777" w:rsidR="00D81A9B" w:rsidRDefault="00D81A9B" w:rsidP="00AD6758">
      <w:pPr>
        <w:pStyle w:val="BodyText"/>
        <w:spacing w:before="11"/>
        <w:jc w:val="both"/>
        <w:rPr>
          <w:sz w:val="19"/>
        </w:rPr>
      </w:pPr>
    </w:p>
    <w:p w14:paraId="7E6D9CFB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sz w:val="24"/>
        </w:rPr>
      </w:pPr>
      <w:r>
        <w:rPr>
          <w:sz w:val="24"/>
        </w:rPr>
        <w:t>Continue to make the annual employee feedback more robust and elaborative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share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1"/>
          <w:sz w:val="24"/>
        </w:rPr>
        <w:t xml:space="preserve"> </w:t>
      </w:r>
      <w:r>
        <w:rPr>
          <w:sz w:val="24"/>
        </w:rPr>
        <w:t>thoughts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views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organizational</w:t>
      </w:r>
      <w:r>
        <w:rPr>
          <w:spacing w:val="1"/>
          <w:sz w:val="24"/>
        </w:rPr>
        <w:t xml:space="preserve"> </w:t>
      </w:r>
      <w:r>
        <w:rPr>
          <w:sz w:val="24"/>
        </w:rPr>
        <w:t>development and</w:t>
      </w:r>
      <w:r>
        <w:rPr>
          <w:spacing w:val="-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well</w:t>
      </w:r>
      <w:r>
        <w:rPr>
          <w:spacing w:val="1"/>
          <w:sz w:val="24"/>
        </w:rPr>
        <w:t xml:space="preserve"> </w:t>
      </w:r>
      <w:r>
        <w:rPr>
          <w:sz w:val="24"/>
        </w:rPr>
        <w:t>being</w:t>
      </w:r>
    </w:p>
    <w:p w14:paraId="4E2C3455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54C1CD56" w14:textId="0E2AE03F" w:rsidR="00D81A9B" w:rsidRPr="005374F3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2"/>
        <w:rPr>
          <w:sz w:val="24"/>
        </w:rPr>
      </w:pPr>
      <w:r>
        <w:rPr>
          <w:sz w:val="24"/>
        </w:rPr>
        <w:t>Enhance workplace cleanliness and maintenance standards, achieving a 25%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ratings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2025,</w:t>
      </w:r>
      <w:r>
        <w:rPr>
          <w:spacing w:val="-2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 2022.</w:t>
      </w:r>
    </w:p>
    <w:p w14:paraId="29EF473E" w14:textId="77777777" w:rsidR="00D81A9B" w:rsidRDefault="00D81A9B" w:rsidP="00AD6758">
      <w:pPr>
        <w:pStyle w:val="BodyText"/>
        <w:spacing w:before="10"/>
        <w:jc w:val="both"/>
        <w:rPr>
          <w:sz w:val="19"/>
        </w:rPr>
      </w:pPr>
    </w:p>
    <w:p w14:paraId="5B8CD7AF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Labor</w:t>
      </w:r>
      <w:r>
        <w:rPr>
          <w:spacing w:val="-1"/>
        </w:rPr>
        <w:t xml:space="preserve"> </w:t>
      </w:r>
      <w:r>
        <w:t>Relations</w:t>
      </w:r>
    </w:p>
    <w:p w14:paraId="453B3D53" w14:textId="77777777" w:rsidR="00D81A9B" w:rsidRDefault="00D81A9B" w:rsidP="00AD6758">
      <w:pPr>
        <w:pStyle w:val="BodyText"/>
        <w:spacing w:before="3"/>
        <w:jc w:val="both"/>
        <w:rPr>
          <w:b/>
          <w:sz w:val="23"/>
        </w:rPr>
      </w:pPr>
    </w:p>
    <w:p w14:paraId="0CAC707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9"/>
        <w:rPr>
          <w:sz w:val="24"/>
        </w:rPr>
      </w:pPr>
      <w:r>
        <w:rPr>
          <w:sz w:val="24"/>
        </w:rPr>
        <w:t>Increase the number of structured meetings with employee representatives to</w:t>
      </w:r>
      <w:r>
        <w:rPr>
          <w:spacing w:val="1"/>
          <w:sz w:val="24"/>
        </w:rPr>
        <w:t xml:space="preserve"> </w:t>
      </w:r>
      <w:r>
        <w:rPr>
          <w:sz w:val="24"/>
        </w:rPr>
        <w:t>bi-monthly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2025, 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2022.</w:t>
      </w:r>
    </w:p>
    <w:p w14:paraId="4E629058" w14:textId="77777777" w:rsidR="00D81A9B" w:rsidRDefault="00D81A9B" w:rsidP="00AD6758">
      <w:pPr>
        <w:pStyle w:val="BodyText"/>
        <w:spacing w:before="4"/>
        <w:jc w:val="both"/>
        <w:rPr>
          <w:sz w:val="20"/>
        </w:rPr>
      </w:pPr>
    </w:p>
    <w:p w14:paraId="36484C06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sz w:val="24"/>
        </w:rPr>
      </w:pPr>
      <w:r>
        <w:rPr>
          <w:sz w:val="24"/>
        </w:rPr>
        <w:t>Develop and implement a formal grievance resolution process, achieving full</w:t>
      </w:r>
      <w:r>
        <w:rPr>
          <w:spacing w:val="1"/>
          <w:sz w:val="24"/>
        </w:rPr>
        <w:t xml:space="preserve"> </w:t>
      </w:r>
      <w:r>
        <w:rPr>
          <w:sz w:val="24"/>
        </w:rPr>
        <w:t>adoption by</w:t>
      </w:r>
      <w:r>
        <w:rPr>
          <w:spacing w:val="-3"/>
          <w:sz w:val="24"/>
        </w:rPr>
        <w:t xml:space="preserve"> </w:t>
      </w:r>
      <w:r>
        <w:rPr>
          <w:sz w:val="24"/>
        </w:rPr>
        <w:t>2025,</w:t>
      </w:r>
      <w:r>
        <w:rPr>
          <w:spacing w:val="1"/>
          <w:sz w:val="24"/>
        </w:rPr>
        <w:t xml:space="preserve"> </w:t>
      </w:r>
      <w:r>
        <w:rPr>
          <w:sz w:val="24"/>
        </w:rPr>
        <w:t>relative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2022.</w:t>
      </w:r>
    </w:p>
    <w:p w14:paraId="2CEF1F47" w14:textId="5350A8A4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1" w:lineRule="auto"/>
        <w:ind w:right="764"/>
        <w:rPr>
          <w:ins w:id="90" w:author="Kush Khalasi" w:date="2025-08-25T14:40:00Z" w16du:dateUtc="2025-08-25T09:10:00Z"/>
          <w:sz w:val="24"/>
        </w:rPr>
      </w:pPr>
      <w:r>
        <w:rPr>
          <w:sz w:val="24"/>
        </w:rPr>
        <w:t>Increase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percentage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1"/>
          <w:sz w:val="24"/>
        </w:rPr>
        <w:t xml:space="preserve"> </w:t>
      </w:r>
      <w:r>
        <w:rPr>
          <w:sz w:val="24"/>
        </w:rPr>
        <w:t>aware</w:t>
      </w:r>
      <w:r>
        <w:rPr>
          <w:spacing w:val="5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their</w:t>
      </w:r>
      <w:r>
        <w:rPr>
          <w:spacing w:val="53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sz w:val="24"/>
        </w:rPr>
        <w:t>grievance</w:t>
      </w:r>
      <w:r>
        <w:rPr>
          <w:spacing w:val="-52"/>
          <w:sz w:val="24"/>
        </w:rPr>
        <w:t xml:space="preserve"> </w:t>
      </w:r>
      <w:r>
        <w:rPr>
          <w:sz w:val="24"/>
        </w:rPr>
        <w:t>mechanisms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90%</w:t>
      </w:r>
      <w:r>
        <w:rPr>
          <w:spacing w:val="-4"/>
          <w:sz w:val="24"/>
        </w:rPr>
        <w:t xml:space="preserve"> </w:t>
      </w:r>
      <w:r>
        <w:rPr>
          <w:sz w:val="24"/>
        </w:rPr>
        <w:t>by 2025, 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 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 2022</w:t>
      </w:r>
      <w:ins w:id="91" w:author="Kush Khalasi" w:date="2025-08-25T14:41:00Z" w16du:dateUtc="2025-08-25T09:11:00Z">
        <w:r w:rsidR="00CB23FA">
          <w:rPr>
            <w:sz w:val="24"/>
          </w:rPr>
          <w:t>.</w:t>
        </w:r>
      </w:ins>
    </w:p>
    <w:p w14:paraId="138FCE0E" w14:textId="336DB8C7" w:rsidR="00CB23FA" w:rsidRDefault="00CB23FA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71" w:line="271" w:lineRule="auto"/>
        <w:ind w:right="764"/>
        <w:rPr>
          <w:sz w:val="24"/>
        </w:rPr>
      </w:pPr>
      <w:ins w:id="92" w:author="Kush Khalasi" w:date="2025-08-25T14:40:00Z" w16du:dateUtc="2025-08-25T09:10:00Z">
        <w:r>
          <w:rPr>
            <w:sz w:val="24"/>
          </w:rPr>
          <w:t>Aim to cover 100% of employees in collective bargaining agreement and employee representative election procedure by 2025 from</w:t>
        </w:r>
      </w:ins>
      <w:ins w:id="93" w:author="Kush Khalasi" w:date="2025-08-25T14:41:00Z" w16du:dateUtc="2025-08-25T09:11:00Z">
        <w:r>
          <w:rPr>
            <w:sz w:val="24"/>
          </w:rPr>
          <w:t xml:space="preserve"> the baseline 2022.</w:t>
        </w:r>
      </w:ins>
    </w:p>
    <w:p w14:paraId="6C8FA49B" w14:textId="77777777" w:rsidR="00D81A9B" w:rsidRDefault="00D81A9B" w:rsidP="00AD6758">
      <w:pPr>
        <w:pStyle w:val="BodyText"/>
        <w:spacing w:before="2"/>
        <w:jc w:val="both"/>
        <w:rPr>
          <w:sz w:val="20"/>
        </w:rPr>
      </w:pPr>
    </w:p>
    <w:p w14:paraId="5DAAC8E4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spacing w:before="1"/>
        <w:ind w:left="1706" w:hanging="447"/>
        <w:jc w:val="both"/>
        <w:rPr>
          <w:rFonts w:ascii="Symbol" w:hAnsi="Symbol"/>
        </w:rPr>
      </w:pPr>
      <w:r>
        <w:t>Career</w:t>
      </w:r>
      <w:r>
        <w:rPr>
          <w:spacing w:val="-3"/>
        </w:rPr>
        <w:t xml:space="preserve"> </w:t>
      </w:r>
      <w:r>
        <w:t>development</w:t>
      </w:r>
    </w:p>
    <w:p w14:paraId="7BE9B2F5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4F8362EE" w14:textId="77777777" w:rsidR="00D81A9B" w:rsidRPr="00AD6758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0"/>
        <w:rPr>
          <w:sz w:val="24"/>
        </w:rPr>
      </w:pPr>
      <w:r>
        <w:rPr>
          <w:sz w:val="24"/>
        </w:rPr>
        <w:t>Continue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30"/>
          <w:sz w:val="24"/>
        </w:rPr>
        <w:t xml:space="preserve"> </w:t>
      </w:r>
      <w:r>
        <w:rPr>
          <w:sz w:val="24"/>
        </w:rPr>
        <w:t>maintain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percentage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employees</w:t>
      </w:r>
      <w:r>
        <w:rPr>
          <w:spacing w:val="29"/>
          <w:sz w:val="24"/>
        </w:rPr>
        <w:t xml:space="preserve"> </w:t>
      </w:r>
      <w:r w:rsidRPr="00AD6758">
        <w:rPr>
          <w:sz w:val="24"/>
        </w:rPr>
        <w:t>receiving</w:t>
      </w:r>
      <w:r w:rsidRPr="00AD6758">
        <w:rPr>
          <w:spacing w:val="29"/>
          <w:sz w:val="24"/>
        </w:rPr>
        <w:t xml:space="preserve"> </w:t>
      </w:r>
      <w:r w:rsidRPr="00AD6758">
        <w:rPr>
          <w:sz w:val="24"/>
        </w:rPr>
        <w:t>annual</w:t>
      </w:r>
      <w:r w:rsidRPr="00AD6758">
        <w:rPr>
          <w:spacing w:val="-52"/>
          <w:sz w:val="24"/>
        </w:rPr>
        <w:t xml:space="preserve"> </w:t>
      </w:r>
      <w:r w:rsidRPr="00AD6758">
        <w:rPr>
          <w:sz w:val="24"/>
        </w:rPr>
        <w:t>performance</w:t>
      </w:r>
      <w:r w:rsidRPr="00AD6758">
        <w:rPr>
          <w:spacing w:val="-3"/>
          <w:sz w:val="24"/>
        </w:rPr>
        <w:t xml:space="preserve"> </w:t>
      </w:r>
      <w:r w:rsidRPr="00AD6758">
        <w:rPr>
          <w:sz w:val="24"/>
        </w:rPr>
        <w:t>reviews</w:t>
      </w:r>
      <w:r w:rsidRPr="00AD6758">
        <w:rPr>
          <w:spacing w:val="2"/>
          <w:sz w:val="24"/>
        </w:rPr>
        <w:t xml:space="preserve"> </w:t>
      </w:r>
      <w:r w:rsidRPr="00AD6758">
        <w:rPr>
          <w:sz w:val="24"/>
        </w:rPr>
        <w:t>at</w:t>
      </w:r>
      <w:r w:rsidRPr="00AD6758">
        <w:rPr>
          <w:spacing w:val="-2"/>
          <w:sz w:val="24"/>
        </w:rPr>
        <w:t xml:space="preserve"> </w:t>
      </w:r>
      <w:r w:rsidRPr="00AD6758">
        <w:rPr>
          <w:sz w:val="24"/>
        </w:rPr>
        <w:t>100%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in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year</w:t>
      </w:r>
      <w:r w:rsidRPr="00AD6758">
        <w:rPr>
          <w:spacing w:val="-3"/>
          <w:sz w:val="24"/>
        </w:rPr>
        <w:t xml:space="preserve"> </w:t>
      </w:r>
      <w:r w:rsidRPr="00AD6758">
        <w:rPr>
          <w:sz w:val="24"/>
        </w:rPr>
        <w:t>to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come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as</w:t>
      </w:r>
      <w:r w:rsidRPr="00AD6758">
        <w:rPr>
          <w:spacing w:val="-5"/>
          <w:sz w:val="24"/>
        </w:rPr>
        <w:t xml:space="preserve"> </w:t>
      </w:r>
      <w:r w:rsidRPr="00AD6758">
        <w:rPr>
          <w:sz w:val="24"/>
        </w:rPr>
        <w:t>standardized</w:t>
      </w:r>
    </w:p>
    <w:p w14:paraId="7E771D19" w14:textId="77777777" w:rsidR="00D81A9B" w:rsidRPr="00AD6758" w:rsidRDefault="00D81A9B" w:rsidP="00AD6758">
      <w:pPr>
        <w:pStyle w:val="BodyText"/>
        <w:spacing w:before="4"/>
        <w:jc w:val="both"/>
        <w:rPr>
          <w:sz w:val="20"/>
        </w:rPr>
      </w:pPr>
    </w:p>
    <w:p w14:paraId="3AA443B7" w14:textId="77777777" w:rsidR="00D81A9B" w:rsidRPr="00AD6758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5"/>
        <w:rPr>
          <w:sz w:val="24"/>
        </w:rPr>
      </w:pPr>
      <w:r w:rsidRPr="00AD6758">
        <w:rPr>
          <w:sz w:val="24"/>
        </w:rPr>
        <w:t>Continue</w:t>
      </w:r>
      <w:r w:rsidRPr="00AD6758">
        <w:rPr>
          <w:spacing w:val="46"/>
          <w:sz w:val="24"/>
        </w:rPr>
        <w:t xml:space="preserve"> </w:t>
      </w:r>
      <w:r w:rsidRPr="00AD6758">
        <w:rPr>
          <w:sz w:val="24"/>
        </w:rPr>
        <w:t>to</w:t>
      </w:r>
      <w:r w:rsidRPr="00AD6758">
        <w:rPr>
          <w:spacing w:val="46"/>
          <w:sz w:val="24"/>
        </w:rPr>
        <w:t xml:space="preserve"> </w:t>
      </w:r>
      <w:r w:rsidRPr="00AD6758">
        <w:rPr>
          <w:sz w:val="24"/>
        </w:rPr>
        <w:t>maintain</w:t>
      </w:r>
      <w:r w:rsidRPr="00AD6758">
        <w:rPr>
          <w:spacing w:val="44"/>
          <w:sz w:val="24"/>
        </w:rPr>
        <w:t xml:space="preserve"> </w:t>
      </w:r>
      <w:r w:rsidRPr="00AD6758">
        <w:rPr>
          <w:sz w:val="24"/>
        </w:rPr>
        <w:t>percentage</w:t>
      </w:r>
      <w:r w:rsidRPr="00AD6758">
        <w:rPr>
          <w:spacing w:val="47"/>
          <w:sz w:val="24"/>
        </w:rPr>
        <w:t xml:space="preserve"> </w:t>
      </w:r>
      <w:r w:rsidRPr="00AD6758">
        <w:rPr>
          <w:sz w:val="24"/>
        </w:rPr>
        <w:t>of</w:t>
      </w:r>
      <w:r w:rsidRPr="00AD6758">
        <w:rPr>
          <w:spacing w:val="50"/>
          <w:sz w:val="24"/>
        </w:rPr>
        <w:t xml:space="preserve"> </w:t>
      </w:r>
      <w:r w:rsidRPr="00AD6758">
        <w:rPr>
          <w:sz w:val="24"/>
        </w:rPr>
        <w:t>employees</w:t>
      </w:r>
      <w:r w:rsidRPr="00AD6758">
        <w:rPr>
          <w:spacing w:val="45"/>
          <w:sz w:val="24"/>
        </w:rPr>
        <w:t xml:space="preserve"> </w:t>
      </w:r>
      <w:r w:rsidRPr="00AD6758">
        <w:rPr>
          <w:sz w:val="24"/>
        </w:rPr>
        <w:t>participating</w:t>
      </w:r>
      <w:r w:rsidRPr="00AD6758">
        <w:rPr>
          <w:spacing w:val="45"/>
          <w:sz w:val="24"/>
        </w:rPr>
        <w:t xml:space="preserve"> </w:t>
      </w:r>
      <w:r w:rsidRPr="00AD6758">
        <w:rPr>
          <w:sz w:val="24"/>
        </w:rPr>
        <w:t>in</w:t>
      </w:r>
      <w:r w:rsidRPr="00AD6758">
        <w:rPr>
          <w:spacing w:val="47"/>
          <w:sz w:val="24"/>
        </w:rPr>
        <w:t xml:space="preserve"> </w:t>
      </w:r>
      <w:r w:rsidRPr="00AD6758">
        <w:rPr>
          <w:sz w:val="24"/>
        </w:rPr>
        <w:t>professional</w:t>
      </w:r>
      <w:r w:rsidRPr="00AD6758">
        <w:rPr>
          <w:spacing w:val="-52"/>
          <w:sz w:val="24"/>
        </w:rPr>
        <w:t xml:space="preserve"> </w:t>
      </w:r>
      <w:r w:rsidRPr="00AD6758">
        <w:rPr>
          <w:sz w:val="24"/>
        </w:rPr>
        <w:t>development</w:t>
      </w:r>
      <w:r w:rsidRPr="00AD6758">
        <w:rPr>
          <w:spacing w:val="-2"/>
          <w:sz w:val="24"/>
        </w:rPr>
        <w:t xml:space="preserve"> </w:t>
      </w:r>
      <w:r w:rsidRPr="00AD6758">
        <w:rPr>
          <w:sz w:val="24"/>
        </w:rPr>
        <w:t>programs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at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range of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95%-100% in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year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to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come.</w:t>
      </w:r>
    </w:p>
    <w:p w14:paraId="4AC6923B" w14:textId="77777777" w:rsidR="00D81A9B" w:rsidRPr="00AD6758" w:rsidRDefault="00D81A9B" w:rsidP="00AD6758">
      <w:pPr>
        <w:pStyle w:val="BodyText"/>
        <w:spacing w:before="1"/>
        <w:jc w:val="both"/>
        <w:rPr>
          <w:sz w:val="20"/>
        </w:rPr>
      </w:pPr>
    </w:p>
    <w:p w14:paraId="3EE4B79A" w14:textId="77777777" w:rsidR="00D81A9B" w:rsidRPr="00AD6758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8"/>
        <w:rPr>
          <w:sz w:val="24"/>
        </w:rPr>
      </w:pPr>
      <w:r w:rsidRPr="00AD6758">
        <w:rPr>
          <w:sz w:val="24"/>
        </w:rPr>
        <w:t>Improve the internal promotion rate to 30% by 2025, compared to the baseline</w:t>
      </w:r>
      <w:r w:rsidRPr="00AD6758">
        <w:rPr>
          <w:spacing w:val="-52"/>
          <w:sz w:val="24"/>
        </w:rPr>
        <w:t xml:space="preserve"> </w:t>
      </w:r>
      <w:r w:rsidRPr="00AD6758">
        <w:rPr>
          <w:sz w:val="24"/>
        </w:rPr>
        <w:t>year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2022.</w:t>
      </w:r>
    </w:p>
    <w:p w14:paraId="67646470" w14:textId="77777777" w:rsidR="00D81A9B" w:rsidRPr="00AD6758" w:rsidRDefault="00D81A9B" w:rsidP="00AD6758">
      <w:pPr>
        <w:pStyle w:val="BodyText"/>
        <w:jc w:val="both"/>
        <w:rPr>
          <w:sz w:val="20"/>
        </w:rPr>
      </w:pPr>
    </w:p>
    <w:p w14:paraId="116E0032" w14:textId="77777777" w:rsidR="00D81A9B" w:rsidRPr="00AD6758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4"/>
        <w:rPr>
          <w:sz w:val="24"/>
        </w:rPr>
      </w:pPr>
      <w:r w:rsidRPr="00AD6758">
        <w:rPr>
          <w:sz w:val="24"/>
        </w:rPr>
        <w:t>Increase</w:t>
      </w:r>
      <w:r w:rsidRPr="00AD6758">
        <w:rPr>
          <w:spacing w:val="25"/>
          <w:sz w:val="24"/>
        </w:rPr>
        <w:t xml:space="preserve"> </w:t>
      </w:r>
      <w:r w:rsidRPr="00AD6758">
        <w:rPr>
          <w:sz w:val="24"/>
        </w:rPr>
        <w:t>recruitment</w:t>
      </w:r>
      <w:r w:rsidRPr="00AD6758">
        <w:rPr>
          <w:spacing w:val="29"/>
          <w:sz w:val="24"/>
        </w:rPr>
        <w:t xml:space="preserve"> </w:t>
      </w:r>
      <w:r w:rsidRPr="00AD6758">
        <w:rPr>
          <w:sz w:val="24"/>
        </w:rPr>
        <w:t>efficiency,</w:t>
      </w:r>
      <w:r w:rsidRPr="00AD6758">
        <w:rPr>
          <w:spacing w:val="25"/>
          <w:sz w:val="24"/>
        </w:rPr>
        <w:t xml:space="preserve"> </w:t>
      </w:r>
      <w:r w:rsidRPr="00AD6758">
        <w:rPr>
          <w:sz w:val="24"/>
        </w:rPr>
        <w:t>reducing</w:t>
      </w:r>
      <w:r w:rsidRPr="00AD6758">
        <w:rPr>
          <w:spacing w:val="26"/>
          <w:sz w:val="24"/>
        </w:rPr>
        <w:t xml:space="preserve"> </w:t>
      </w:r>
      <w:r w:rsidRPr="00AD6758">
        <w:rPr>
          <w:sz w:val="24"/>
        </w:rPr>
        <w:t>the</w:t>
      </w:r>
      <w:r w:rsidRPr="00AD6758">
        <w:rPr>
          <w:spacing w:val="26"/>
          <w:sz w:val="24"/>
        </w:rPr>
        <w:t xml:space="preserve"> </w:t>
      </w:r>
      <w:r w:rsidRPr="00AD6758">
        <w:rPr>
          <w:sz w:val="24"/>
        </w:rPr>
        <w:t>average</w:t>
      </w:r>
      <w:r w:rsidRPr="00AD6758">
        <w:rPr>
          <w:spacing w:val="26"/>
          <w:sz w:val="24"/>
        </w:rPr>
        <w:t xml:space="preserve"> </w:t>
      </w:r>
      <w:r w:rsidRPr="00AD6758">
        <w:rPr>
          <w:sz w:val="24"/>
        </w:rPr>
        <w:t>time-to-fill</w:t>
      </w:r>
      <w:r w:rsidRPr="00AD6758">
        <w:rPr>
          <w:spacing w:val="25"/>
          <w:sz w:val="24"/>
        </w:rPr>
        <w:t xml:space="preserve"> </w:t>
      </w:r>
      <w:r w:rsidRPr="00AD6758">
        <w:rPr>
          <w:sz w:val="24"/>
        </w:rPr>
        <w:t>positions</w:t>
      </w:r>
      <w:r w:rsidRPr="00AD6758">
        <w:rPr>
          <w:spacing w:val="25"/>
          <w:sz w:val="24"/>
        </w:rPr>
        <w:t xml:space="preserve"> </w:t>
      </w:r>
      <w:r w:rsidRPr="00AD6758">
        <w:rPr>
          <w:sz w:val="24"/>
        </w:rPr>
        <w:t>by</w:t>
      </w:r>
      <w:r w:rsidRPr="00AD6758">
        <w:rPr>
          <w:spacing w:val="-51"/>
          <w:sz w:val="24"/>
        </w:rPr>
        <w:t xml:space="preserve"> </w:t>
      </w:r>
      <w:r w:rsidRPr="00AD6758">
        <w:rPr>
          <w:sz w:val="24"/>
        </w:rPr>
        <w:t>20%</w:t>
      </w:r>
      <w:r w:rsidRPr="00AD6758">
        <w:rPr>
          <w:spacing w:val="-2"/>
          <w:sz w:val="24"/>
        </w:rPr>
        <w:t xml:space="preserve"> </w:t>
      </w:r>
      <w:r w:rsidRPr="00AD6758">
        <w:rPr>
          <w:sz w:val="24"/>
        </w:rPr>
        <w:t>by 2025,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relative</w:t>
      </w:r>
      <w:r w:rsidRPr="00AD6758">
        <w:rPr>
          <w:spacing w:val="-2"/>
          <w:sz w:val="24"/>
        </w:rPr>
        <w:t xml:space="preserve"> </w:t>
      </w:r>
      <w:r w:rsidRPr="00AD6758">
        <w:rPr>
          <w:sz w:val="24"/>
        </w:rPr>
        <w:t>to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the</w:t>
      </w:r>
      <w:r w:rsidRPr="00AD6758">
        <w:rPr>
          <w:spacing w:val="-2"/>
          <w:sz w:val="24"/>
        </w:rPr>
        <w:t xml:space="preserve"> </w:t>
      </w:r>
      <w:r w:rsidRPr="00AD6758">
        <w:rPr>
          <w:sz w:val="24"/>
        </w:rPr>
        <w:t>baseline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year 2022.</w:t>
      </w:r>
    </w:p>
    <w:p w14:paraId="440A3A08" w14:textId="77777777" w:rsidR="00D81A9B" w:rsidRPr="00AD6758" w:rsidRDefault="00D81A9B" w:rsidP="00AD6758">
      <w:pPr>
        <w:pStyle w:val="BodyText"/>
        <w:spacing w:before="7"/>
        <w:jc w:val="both"/>
        <w:rPr>
          <w:sz w:val="20"/>
        </w:rPr>
      </w:pPr>
    </w:p>
    <w:p w14:paraId="576123C4" w14:textId="58F7D733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4"/>
        <w:rPr>
          <w:sz w:val="24"/>
        </w:rPr>
      </w:pPr>
      <w:r w:rsidRPr="00AD6758">
        <w:rPr>
          <w:sz w:val="24"/>
        </w:rPr>
        <w:t>Continue</w:t>
      </w:r>
      <w:r w:rsidRPr="00AD6758">
        <w:rPr>
          <w:spacing w:val="54"/>
          <w:sz w:val="24"/>
        </w:rPr>
        <w:t xml:space="preserve"> </w:t>
      </w:r>
      <w:r w:rsidRPr="00AD6758">
        <w:rPr>
          <w:sz w:val="24"/>
        </w:rPr>
        <w:t>to</w:t>
      </w:r>
      <w:r w:rsidRPr="00AD6758">
        <w:rPr>
          <w:spacing w:val="54"/>
          <w:sz w:val="24"/>
        </w:rPr>
        <w:t xml:space="preserve"> </w:t>
      </w:r>
      <w:r w:rsidRPr="00AD6758">
        <w:rPr>
          <w:sz w:val="24"/>
        </w:rPr>
        <w:t>maintain</w:t>
      </w:r>
      <w:r w:rsidRPr="00AD6758">
        <w:rPr>
          <w:spacing w:val="3"/>
          <w:sz w:val="24"/>
        </w:rPr>
        <w:t xml:space="preserve"> </w:t>
      </w:r>
      <w:r w:rsidRPr="00AD6758">
        <w:rPr>
          <w:sz w:val="24"/>
        </w:rPr>
        <w:t>career</w:t>
      </w:r>
      <w:r w:rsidRPr="00AD6758">
        <w:rPr>
          <w:spacing w:val="2"/>
          <w:sz w:val="24"/>
        </w:rPr>
        <w:t xml:space="preserve"> </w:t>
      </w:r>
      <w:r w:rsidRPr="00AD6758">
        <w:rPr>
          <w:sz w:val="24"/>
        </w:rPr>
        <w:t>advancement</w:t>
      </w:r>
      <w:r w:rsidRPr="00AD6758">
        <w:rPr>
          <w:spacing w:val="53"/>
          <w:sz w:val="24"/>
        </w:rPr>
        <w:t xml:space="preserve"> </w:t>
      </w:r>
      <w:r w:rsidRPr="00AD6758">
        <w:rPr>
          <w:sz w:val="24"/>
        </w:rPr>
        <w:t>opportunities</w:t>
      </w:r>
      <w:r w:rsidRPr="00AD6758">
        <w:rPr>
          <w:spacing w:val="6"/>
          <w:sz w:val="24"/>
        </w:rPr>
        <w:t xml:space="preserve"> </w:t>
      </w:r>
      <w:r w:rsidRPr="00AD6758">
        <w:rPr>
          <w:sz w:val="24"/>
        </w:rPr>
        <w:t>and</w:t>
      </w:r>
      <w:r w:rsidRPr="00AD6758">
        <w:rPr>
          <w:spacing w:val="2"/>
          <w:sz w:val="24"/>
        </w:rPr>
        <w:t xml:space="preserve"> </w:t>
      </w:r>
      <w:r w:rsidRPr="00AD6758">
        <w:rPr>
          <w:sz w:val="24"/>
        </w:rPr>
        <w:t>sustaining</w:t>
      </w:r>
      <w:r w:rsidRPr="00AD6758">
        <w:rPr>
          <w:spacing w:val="-52"/>
          <w:sz w:val="24"/>
        </w:rPr>
        <w:t xml:space="preserve"> </w:t>
      </w:r>
      <w:r w:rsidRPr="00AD6758">
        <w:rPr>
          <w:sz w:val="24"/>
        </w:rPr>
        <w:t>80%+employee satisfaction</w:t>
      </w:r>
      <w:r w:rsidRPr="00AD6758">
        <w:rPr>
          <w:spacing w:val="2"/>
          <w:sz w:val="24"/>
        </w:rPr>
        <w:t xml:space="preserve"> </w:t>
      </w:r>
      <w:r w:rsidRPr="00AD6758">
        <w:rPr>
          <w:sz w:val="24"/>
        </w:rPr>
        <w:t>in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career progression</w:t>
      </w:r>
      <w:r w:rsidRPr="00AD6758">
        <w:rPr>
          <w:spacing w:val="-1"/>
          <w:sz w:val="24"/>
        </w:rPr>
        <w:t xml:space="preserve"> </w:t>
      </w:r>
      <w:r w:rsidRPr="00AD6758">
        <w:rPr>
          <w:sz w:val="24"/>
        </w:rPr>
        <w:t>in</w:t>
      </w:r>
      <w:r w:rsidRPr="00AD6758">
        <w:rPr>
          <w:spacing w:val="1"/>
          <w:sz w:val="24"/>
        </w:rPr>
        <w:t xml:space="preserve"> </w:t>
      </w:r>
      <w:r w:rsidRPr="00AD6758">
        <w:rPr>
          <w:sz w:val="24"/>
        </w:rPr>
        <w:t>2025</w:t>
      </w:r>
      <w:r w:rsidRPr="00AD6758">
        <w:rPr>
          <w:spacing w:val="-2"/>
          <w:sz w:val="24"/>
        </w:rPr>
        <w:t xml:space="preserve"> </w:t>
      </w:r>
      <w:r w:rsidRPr="00AD6758">
        <w:rPr>
          <w:sz w:val="24"/>
        </w:rPr>
        <w:t>and beyond</w:t>
      </w:r>
      <w:r w:rsidR="00BC24B4">
        <w:rPr>
          <w:sz w:val="24"/>
        </w:rPr>
        <w:t>.</w:t>
      </w:r>
    </w:p>
    <w:p w14:paraId="44A5EE65" w14:textId="77777777" w:rsidR="00D81A9B" w:rsidRDefault="00D81A9B" w:rsidP="00AD6758">
      <w:pPr>
        <w:pStyle w:val="BodyText"/>
        <w:spacing w:before="5"/>
        <w:jc w:val="both"/>
        <w:rPr>
          <w:sz w:val="20"/>
        </w:rPr>
      </w:pPr>
    </w:p>
    <w:p w14:paraId="2CB76A84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Ethical</w:t>
      </w:r>
      <w:r>
        <w:rPr>
          <w:spacing w:val="-3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Practices</w:t>
      </w:r>
    </w:p>
    <w:p w14:paraId="137E0AEB" w14:textId="77777777" w:rsidR="00D81A9B" w:rsidRDefault="00D81A9B" w:rsidP="00AD6758">
      <w:pPr>
        <w:pStyle w:val="BodyText"/>
        <w:spacing w:before="3"/>
        <w:jc w:val="both"/>
        <w:rPr>
          <w:b/>
          <w:sz w:val="23"/>
        </w:rPr>
      </w:pPr>
    </w:p>
    <w:p w14:paraId="65759F5A" w14:textId="6B7C00D3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6"/>
        <w:rPr>
          <w:sz w:val="24"/>
        </w:rPr>
      </w:pPr>
      <w:r>
        <w:rPr>
          <w:sz w:val="24"/>
        </w:rPr>
        <w:t>Continue</w:t>
      </w:r>
      <w:r>
        <w:rPr>
          <w:spacing w:val="9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maintain</w:t>
      </w:r>
      <w:r>
        <w:rPr>
          <w:spacing w:val="9"/>
          <w:sz w:val="24"/>
        </w:rPr>
        <w:t xml:space="preserve"> </w:t>
      </w:r>
      <w:r>
        <w:rPr>
          <w:sz w:val="24"/>
        </w:rPr>
        <w:t>100%</w:t>
      </w:r>
      <w:r>
        <w:rPr>
          <w:spacing w:val="7"/>
          <w:sz w:val="24"/>
        </w:rPr>
        <w:t xml:space="preserve"> </w:t>
      </w:r>
      <w:r>
        <w:rPr>
          <w:sz w:val="24"/>
        </w:rPr>
        <w:t>compliance</w:t>
      </w:r>
      <w:r>
        <w:rPr>
          <w:spacing w:val="9"/>
          <w:sz w:val="24"/>
        </w:rPr>
        <w:t xml:space="preserve"> </w:t>
      </w:r>
      <w:r>
        <w:rPr>
          <w:sz w:val="24"/>
        </w:rPr>
        <w:t>with</w:t>
      </w:r>
      <w:r>
        <w:rPr>
          <w:spacing w:val="9"/>
          <w:sz w:val="24"/>
        </w:rPr>
        <w:t xml:space="preserve"> </w:t>
      </w:r>
      <w:r>
        <w:rPr>
          <w:sz w:val="24"/>
        </w:rPr>
        <w:t>child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6"/>
          <w:sz w:val="24"/>
        </w:rPr>
        <w:t xml:space="preserve"> </w:t>
      </w:r>
      <w:r>
        <w:rPr>
          <w:sz w:val="24"/>
        </w:rPr>
        <w:t>forced</w:t>
      </w:r>
      <w:r>
        <w:rPr>
          <w:spacing w:val="9"/>
          <w:sz w:val="24"/>
        </w:rPr>
        <w:t xml:space="preserve"> </w:t>
      </w:r>
      <w:r>
        <w:rPr>
          <w:sz w:val="24"/>
        </w:rPr>
        <w:t>labor</w:t>
      </w:r>
      <w:r>
        <w:rPr>
          <w:spacing w:val="8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51"/>
          <w:sz w:val="24"/>
        </w:rPr>
        <w:t xml:space="preserve"> </w:t>
      </w:r>
      <w:r>
        <w:rPr>
          <w:sz w:val="24"/>
        </w:rPr>
        <w:t>across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supply chains</w:t>
      </w:r>
      <w:r>
        <w:rPr>
          <w:spacing w:val="-1"/>
          <w:sz w:val="24"/>
        </w:rPr>
        <w:t xml:space="preserve"> </w:t>
      </w:r>
      <w:r>
        <w:rPr>
          <w:sz w:val="24"/>
        </w:rPr>
        <w:t>and sustain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rate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2025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beyond</w:t>
      </w:r>
      <w:r w:rsidR="00AD6758">
        <w:rPr>
          <w:sz w:val="24"/>
        </w:rPr>
        <w:t>.</w:t>
      </w:r>
    </w:p>
    <w:p w14:paraId="6C6F328F" w14:textId="77777777" w:rsidR="00D81A9B" w:rsidRDefault="00D81A9B" w:rsidP="00AD6758">
      <w:pPr>
        <w:pStyle w:val="BodyText"/>
        <w:jc w:val="both"/>
        <w:rPr>
          <w:sz w:val="20"/>
        </w:rPr>
      </w:pPr>
    </w:p>
    <w:p w14:paraId="00F38340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68" w:lineRule="auto"/>
        <w:ind w:right="759"/>
        <w:rPr>
          <w:sz w:val="24"/>
        </w:rPr>
      </w:pPr>
      <w:r>
        <w:rPr>
          <w:sz w:val="24"/>
        </w:rPr>
        <w:t>Increase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2"/>
          <w:sz w:val="24"/>
        </w:rPr>
        <w:t xml:space="preserve"> </w:t>
      </w:r>
      <w:r>
        <w:rPr>
          <w:sz w:val="24"/>
        </w:rPr>
        <w:t>percentage</w:t>
      </w:r>
      <w:r>
        <w:rPr>
          <w:spacing w:val="34"/>
          <w:sz w:val="24"/>
        </w:rPr>
        <w:t xml:space="preserve"> </w:t>
      </w:r>
      <w:r>
        <w:rPr>
          <w:sz w:val="24"/>
        </w:rPr>
        <w:t>of</w:t>
      </w:r>
      <w:r>
        <w:rPr>
          <w:spacing w:val="33"/>
          <w:sz w:val="24"/>
        </w:rPr>
        <w:t xml:space="preserve"> </w:t>
      </w:r>
      <w:r>
        <w:rPr>
          <w:sz w:val="24"/>
        </w:rPr>
        <w:t>suppliers</w:t>
      </w:r>
      <w:r>
        <w:rPr>
          <w:spacing w:val="31"/>
          <w:sz w:val="24"/>
        </w:rPr>
        <w:t xml:space="preserve"> </w:t>
      </w:r>
      <w:r>
        <w:rPr>
          <w:sz w:val="24"/>
        </w:rPr>
        <w:t>audited</w:t>
      </w:r>
      <w:r>
        <w:rPr>
          <w:spacing w:val="32"/>
          <w:sz w:val="24"/>
        </w:rPr>
        <w:t xml:space="preserve"> </w:t>
      </w:r>
      <w:r>
        <w:rPr>
          <w:sz w:val="24"/>
        </w:rPr>
        <w:t>for</w:t>
      </w:r>
      <w:r>
        <w:rPr>
          <w:spacing w:val="32"/>
          <w:sz w:val="24"/>
        </w:rPr>
        <w:t xml:space="preserve"> </w:t>
      </w:r>
      <w:r>
        <w:rPr>
          <w:sz w:val="24"/>
        </w:rPr>
        <w:t>child</w:t>
      </w:r>
      <w:r>
        <w:rPr>
          <w:spacing w:val="32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sz w:val="24"/>
        </w:rPr>
        <w:t>forced</w:t>
      </w:r>
      <w:r>
        <w:rPr>
          <w:spacing w:val="33"/>
          <w:sz w:val="24"/>
        </w:rPr>
        <w:t xml:space="preserve"> </w:t>
      </w:r>
      <w:r>
        <w:rPr>
          <w:sz w:val="24"/>
        </w:rPr>
        <w:t>labor</w:t>
      </w:r>
      <w:r>
        <w:rPr>
          <w:spacing w:val="-52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95%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2025,</w:t>
      </w:r>
      <w:r>
        <w:rPr>
          <w:spacing w:val="2"/>
          <w:sz w:val="24"/>
        </w:rPr>
        <w:t xml:space="preserve"> </w:t>
      </w:r>
      <w:r>
        <w:rPr>
          <w:sz w:val="24"/>
        </w:rPr>
        <w:t>compared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2022.</w:t>
      </w:r>
    </w:p>
    <w:p w14:paraId="18FEE5ED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05C76701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5"/>
        <w:rPr>
          <w:sz w:val="24"/>
        </w:rPr>
      </w:pPr>
      <w:r>
        <w:rPr>
          <w:sz w:val="24"/>
        </w:rPr>
        <w:t>Continue</w:t>
      </w:r>
      <w:r>
        <w:rPr>
          <w:spacing w:val="27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maintain</w:t>
      </w:r>
      <w:r>
        <w:rPr>
          <w:spacing w:val="30"/>
          <w:sz w:val="24"/>
        </w:rPr>
        <w:t xml:space="preserve"> </w:t>
      </w:r>
      <w:r>
        <w:rPr>
          <w:sz w:val="24"/>
        </w:rPr>
        <w:t>reported</w:t>
      </w:r>
      <w:r>
        <w:rPr>
          <w:spacing w:val="30"/>
          <w:sz w:val="24"/>
        </w:rPr>
        <w:t xml:space="preserve"> </w:t>
      </w:r>
      <w:r>
        <w:rPr>
          <w:sz w:val="24"/>
        </w:rPr>
        <w:t>child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30"/>
          <w:sz w:val="24"/>
        </w:rPr>
        <w:t xml:space="preserve"> </w:t>
      </w:r>
      <w:r>
        <w:rPr>
          <w:sz w:val="24"/>
        </w:rPr>
        <w:t>forced</w:t>
      </w:r>
      <w:r>
        <w:rPr>
          <w:spacing w:val="29"/>
          <w:sz w:val="24"/>
        </w:rPr>
        <w:t xml:space="preserve"> </w:t>
      </w:r>
      <w:r>
        <w:rPr>
          <w:sz w:val="24"/>
        </w:rPr>
        <w:t>labor</w:t>
      </w:r>
      <w:r>
        <w:rPr>
          <w:spacing w:val="28"/>
          <w:sz w:val="24"/>
        </w:rPr>
        <w:t xml:space="preserve"> </w:t>
      </w:r>
      <w:r>
        <w:rPr>
          <w:sz w:val="24"/>
        </w:rPr>
        <w:t>incidents</w:t>
      </w:r>
      <w:r>
        <w:rPr>
          <w:spacing w:val="29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supply</w:t>
      </w:r>
      <w:r>
        <w:rPr>
          <w:spacing w:val="-51"/>
          <w:sz w:val="24"/>
        </w:rPr>
        <w:t xml:space="preserve"> </w:t>
      </w:r>
      <w:r>
        <w:rPr>
          <w:sz w:val="24"/>
        </w:rPr>
        <w:t>chain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2"/>
          <w:sz w:val="24"/>
        </w:rPr>
        <w:t xml:space="preserve"> </w:t>
      </w:r>
      <w:r>
        <w:rPr>
          <w:sz w:val="24"/>
        </w:rPr>
        <w:t>0%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2025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beyond.</w:t>
      </w:r>
    </w:p>
    <w:p w14:paraId="4DC74F4A" w14:textId="77777777" w:rsidR="00D81A9B" w:rsidRDefault="00D81A9B" w:rsidP="00AD6758">
      <w:pPr>
        <w:pStyle w:val="BodyText"/>
        <w:spacing w:before="4"/>
        <w:jc w:val="both"/>
        <w:rPr>
          <w:sz w:val="20"/>
        </w:rPr>
      </w:pPr>
    </w:p>
    <w:p w14:paraId="7239BBBC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59"/>
        <w:rPr>
          <w:sz w:val="24"/>
        </w:rPr>
      </w:pPr>
      <w:r>
        <w:rPr>
          <w:sz w:val="24"/>
        </w:rPr>
        <w:t>Implement</w:t>
      </w:r>
      <w:r>
        <w:rPr>
          <w:spacing w:val="19"/>
          <w:sz w:val="24"/>
        </w:rPr>
        <w:t xml:space="preserve"> </w:t>
      </w:r>
      <w:r>
        <w:rPr>
          <w:sz w:val="24"/>
        </w:rPr>
        <w:t>mandatory</w:t>
      </w:r>
      <w:r>
        <w:rPr>
          <w:spacing w:val="17"/>
          <w:sz w:val="24"/>
        </w:rPr>
        <w:t xml:space="preserve"> </w:t>
      </w:r>
      <w:r>
        <w:rPr>
          <w:sz w:val="24"/>
        </w:rPr>
        <w:t>training</w:t>
      </w:r>
      <w:r>
        <w:rPr>
          <w:spacing w:val="17"/>
          <w:sz w:val="24"/>
        </w:rPr>
        <w:t xml:space="preserve"> </w:t>
      </w:r>
      <w:r>
        <w:rPr>
          <w:sz w:val="24"/>
        </w:rPr>
        <w:t>on</w:t>
      </w:r>
      <w:r>
        <w:rPr>
          <w:spacing w:val="22"/>
          <w:sz w:val="24"/>
        </w:rPr>
        <w:t xml:space="preserve"> </w:t>
      </w:r>
      <w:r>
        <w:rPr>
          <w:sz w:val="24"/>
        </w:rPr>
        <w:t>child</w:t>
      </w:r>
      <w:r>
        <w:rPr>
          <w:spacing w:val="19"/>
          <w:sz w:val="24"/>
        </w:rPr>
        <w:t xml:space="preserve"> </w:t>
      </w:r>
      <w:r>
        <w:rPr>
          <w:sz w:val="24"/>
        </w:rPr>
        <w:t>and</w:t>
      </w:r>
      <w:r>
        <w:rPr>
          <w:spacing w:val="19"/>
          <w:sz w:val="24"/>
        </w:rPr>
        <w:t xml:space="preserve"> </w:t>
      </w:r>
      <w:r>
        <w:rPr>
          <w:sz w:val="24"/>
        </w:rPr>
        <w:t>forced</w:t>
      </w:r>
      <w:r>
        <w:rPr>
          <w:spacing w:val="18"/>
          <w:sz w:val="24"/>
        </w:rPr>
        <w:t xml:space="preserve"> </w:t>
      </w:r>
      <w:r>
        <w:rPr>
          <w:sz w:val="24"/>
        </w:rPr>
        <w:t>labor</w:t>
      </w:r>
      <w:r>
        <w:rPr>
          <w:spacing w:val="17"/>
          <w:sz w:val="24"/>
        </w:rPr>
        <w:t xml:space="preserve"> </w:t>
      </w:r>
      <w:r>
        <w:rPr>
          <w:sz w:val="24"/>
        </w:rPr>
        <w:t>prevention</w:t>
      </w:r>
      <w:r>
        <w:rPr>
          <w:spacing w:val="19"/>
          <w:sz w:val="24"/>
        </w:rPr>
        <w:t xml:space="preserve"> </w:t>
      </w:r>
      <w:r>
        <w:rPr>
          <w:sz w:val="24"/>
        </w:rPr>
        <w:t>for</w:t>
      </w:r>
      <w:r>
        <w:rPr>
          <w:spacing w:val="16"/>
          <w:sz w:val="24"/>
        </w:rPr>
        <w:t xml:space="preserve"> </w:t>
      </w:r>
      <w:r>
        <w:rPr>
          <w:sz w:val="24"/>
        </w:rPr>
        <w:t>100%</w:t>
      </w:r>
      <w:r>
        <w:rPr>
          <w:spacing w:val="-5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relevant</w:t>
      </w:r>
      <w:r>
        <w:rPr>
          <w:spacing w:val="1"/>
          <w:sz w:val="24"/>
        </w:rPr>
        <w:t xml:space="preserve"> </w:t>
      </w:r>
      <w:r>
        <w:rPr>
          <w:sz w:val="24"/>
        </w:rPr>
        <w:t>employees</w:t>
      </w:r>
      <w:r>
        <w:rPr>
          <w:spacing w:val="-3"/>
          <w:sz w:val="24"/>
        </w:rPr>
        <w:t xml:space="preserve"> </w:t>
      </w:r>
      <w:r>
        <w:rPr>
          <w:sz w:val="24"/>
        </w:rPr>
        <w:t>by 2025,</w:t>
      </w:r>
      <w:r>
        <w:rPr>
          <w:spacing w:val="-1"/>
          <w:sz w:val="24"/>
        </w:rPr>
        <w:t xml:space="preserve"> </w:t>
      </w:r>
      <w:r>
        <w:rPr>
          <w:sz w:val="24"/>
        </w:rPr>
        <w:t>compared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2BE40865" w14:textId="77777777" w:rsidR="00D81A9B" w:rsidRDefault="00D81A9B" w:rsidP="00AD6758">
      <w:pPr>
        <w:pStyle w:val="BodyText"/>
        <w:jc w:val="both"/>
        <w:rPr>
          <w:sz w:val="20"/>
        </w:rPr>
      </w:pPr>
    </w:p>
    <w:p w14:paraId="6622D026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71" w:lineRule="auto"/>
        <w:ind w:right="763"/>
        <w:rPr>
          <w:sz w:val="24"/>
        </w:rPr>
      </w:pPr>
      <w:r>
        <w:rPr>
          <w:sz w:val="24"/>
        </w:rPr>
        <w:t>Establish</w:t>
      </w:r>
      <w:r>
        <w:rPr>
          <w:spacing w:val="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transparent</w:t>
      </w:r>
      <w:r>
        <w:rPr>
          <w:spacing w:val="2"/>
          <w:sz w:val="24"/>
        </w:rPr>
        <w:t xml:space="preserve"> </w:t>
      </w:r>
      <w:r>
        <w:rPr>
          <w:sz w:val="24"/>
        </w:rPr>
        <w:t>reporting</w:t>
      </w:r>
      <w:r>
        <w:rPr>
          <w:spacing w:val="3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child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forced</w:t>
      </w:r>
      <w:r>
        <w:rPr>
          <w:spacing w:val="4"/>
          <w:sz w:val="24"/>
        </w:rPr>
        <w:t xml:space="preserve"> </w:t>
      </w:r>
      <w:r>
        <w:rPr>
          <w:sz w:val="24"/>
        </w:rPr>
        <w:t>labor</w:t>
      </w:r>
      <w:r>
        <w:rPr>
          <w:spacing w:val="1"/>
          <w:sz w:val="24"/>
        </w:rPr>
        <w:t xml:space="preserve"> </w:t>
      </w:r>
      <w:r>
        <w:rPr>
          <w:sz w:val="24"/>
        </w:rPr>
        <w:t>issues,</w:t>
      </w:r>
      <w:r>
        <w:rPr>
          <w:spacing w:val="-52"/>
          <w:sz w:val="24"/>
        </w:rPr>
        <w:t xml:space="preserve"> </w:t>
      </w:r>
      <w:r>
        <w:rPr>
          <w:sz w:val="24"/>
        </w:rPr>
        <w:t>aiming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100%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 by</w:t>
      </w:r>
      <w:r>
        <w:rPr>
          <w:spacing w:val="-4"/>
          <w:sz w:val="24"/>
        </w:rPr>
        <w:t xml:space="preserve"> </w:t>
      </w:r>
      <w:r>
        <w:rPr>
          <w:sz w:val="24"/>
        </w:rPr>
        <w:t>2025, relative 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baseline year</w:t>
      </w:r>
      <w:r>
        <w:rPr>
          <w:spacing w:val="-3"/>
          <w:sz w:val="24"/>
        </w:rPr>
        <w:t xml:space="preserve"> </w:t>
      </w:r>
      <w:r>
        <w:rPr>
          <w:sz w:val="24"/>
        </w:rPr>
        <w:t>2022.</w:t>
      </w:r>
    </w:p>
    <w:p w14:paraId="60982A41" w14:textId="77777777" w:rsidR="00D81A9B" w:rsidRDefault="00D81A9B" w:rsidP="00AD6758">
      <w:pPr>
        <w:pStyle w:val="BodyText"/>
        <w:spacing w:before="2"/>
        <w:jc w:val="both"/>
        <w:rPr>
          <w:sz w:val="20"/>
        </w:rPr>
      </w:pPr>
    </w:p>
    <w:p w14:paraId="4899E165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Diversity,</w:t>
      </w:r>
      <w:r>
        <w:rPr>
          <w:spacing w:val="-4"/>
        </w:rPr>
        <w:t xml:space="preserve"> </w:t>
      </w:r>
      <w:r>
        <w:t>Equity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Inclusion</w:t>
      </w:r>
    </w:p>
    <w:p w14:paraId="5268BB1A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16DEC55D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before="1" w:line="268" w:lineRule="auto"/>
        <w:ind w:right="760"/>
        <w:rPr>
          <w:sz w:val="24"/>
        </w:rPr>
      </w:pPr>
      <w:r>
        <w:rPr>
          <w:sz w:val="24"/>
        </w:rPr>
        <w:t>Increase</w:t>
      </w:r>
      <w:r>
        <w:rPr>
          <w:spacing w:val="4"/>
          <w:sz w:val="24"/>
        </w:rPr>
        <w:t xml:space="preserve"> </w:t>
      </w:r>
      <w:r>
        <w:rPr>
          <w:sz w:val="24"/>
        </w:rPr>
        <w:t>the</w:t>
      </w:r>
      <w:r>
        <w:rPr>
          <w:spacing w:val="4"/>
          <w:sz w:val="24"/>
        </w:rPr>
        <w:t xml:space="preserve"> </w:t>
      </w:r>
      <w:r>
        <w:rPr>
          <w:sz w:val="24"/>
        </w:rPr>
        <w:t>percentage</w:t>
      </w:r>
      <w:r>
        <w:rPr>
          <w:spacing w:val="2"/>
          <w:sz w:val="24"/>
        </w:rPr>
        <w:t xml:space="preserve"> </w:t>
      </w:r>
      <w:r>
        <w:rPr>
          <w:sz w:val="24"/>
        </w:rPr>
        <w:t>of</w:t>
      </w:r>
      <w:r>
        <w:rPr>
          <w:spacing w:val="5"/>
          <w:sz w:val="24"/>
        </w:rPr>
        <w:t xml:space="preserve"> </w:t>
      </w:r>
      <w:r>
        <w:rPr>
          <w:sz w:val="24"/>
        </w:rPr>
        <w:t>underrepresented</w:t>
      </w:r>
      <w:r>
        <w:rPr>
          <w:spacing w:val="10"/>
          <w:sz w:val="24"/>
        </w:rPr>
        <w:t xml:space="preserve"> </w:t>
      </w:r>
      <w:r>
        <w:rPr>
          <w:sz w:val="24"/>
        </w:rPr>
        <w:t>groups</w:t>
      </w:r>
      <w:r>
        <w:rPr>
          <w:spacing w:val="6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leadership</w:t>
      </w:r>
      <w:r>
        <w:rPr>
          <w:spacing w:val="5"/>
          <w:sz w:val="24"/>
        </w:rPr>
        <w:t xml:space="preserve"> </w:t>
      </w:r>
      <w:r>
        <w:rPr>
          <w:sz w:val="24"/>
        </w:rPr>
        <w:t>positions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-51"/>
          <w:sz w:val="24"/>
        </w:rPr>
        <w:t xml:space="preserve"> </w:t>
      </w:r>
      <w:r>
        <w:rPr>
          <w:sz w:val="24"/>
        </w:rPr>
        <w:t>10%</w:t>
      </w:r>
      <w:r>
        <w:rPr>
          <w:spacing w:val="-1"/>
          <w:sz w:val="24"/>
        </w:rPr>
        <w:t xml:space="preserve"> </w:t>
      </w:r>
      <w:r>
        <w:rPr>
          <w:sz w:val="24"/>
        </w:rPr>
        <w:t>by 2025,</w:t>
      </w:r>
      <w:r>
        <w:rPr>
          <w:spacing w:val="-1"/>
          <w:sz w:val="24"/>
        </w:rPr>
        <w:t xml:space="preserve"> </w:t>
      </w:r>
      <w:r>
        <w:rPr>
          <w:sz w:val="24"/>
        </w:rPr>
        <w:t>compared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63AB2A40" w14:textId="77777777" w:rsidR="00D81A9B" w:rsidRDefault="00D81A9B" w:rsidP="00AD6758">
      <w:pPr>
        <w:spacing w:line="268" w:lineRule="auto"/>
        <w:jc w:val="both"/>
        <w:rPr>
          <w:sz w:val="24"/>
        </w:rPr>
      </w:pPr>
    </w:p>
    <w:p w14:paraId="24BE88E7" w14:textId="0C7254DA" w:rsidR="00D81A9B" w:rsidRDefault="00597FD1" w:rsidP="00C3707D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2"/>
        <w:rPr>
          <w:sz w:val="24"/>
        </w:rPr>
      </w:pPr>
      <w:r>
        <w:rPr>
          <w:sz w:val="24"/>
        </w:rPr>
        <w:t>Achieve a 20% increase in employee satisfaction with diversity and inclusion</w:t>
      </w:r>
      <w:r>
        <w:rPr>
          <w:spacing w:val="1"/>
          <w:sz w:val="24"/>
        </w:rPr>
        <w:t xml:space="preserve"> </w:t>
      </w:r>
      <w:r>
        <w:rPr>
          <w:sz w:val="24"/>
        </w:rPr>
        <w:t>practices</w:t>
      </w:r>
      <w:r>
        <w:rPr>
          <w:spacing w:val="-2"/>
          <w:sz w:val="24"/>
        </w:rPr>
        <w:t xml:space="preserve"> </w:t>
      </w:r>
      <w:r>
        <w:rPr>
          <w:sz w:val="24"/>
        </w:rPr>
        <w:t>by 2025,</w:t>
      </w:r>
      <w:r>
        <w:rPr>
          <w:spacing w:val="-2"/>
          <w:sz w:val="24"/>
        </w:rPr>
        <w:t xml:space="preserve"> </w:t>
      </w:r>
      <w:r>
        <w:rPr>
          <w:sz w:val="24"/>
        </w:rPr>
        <w:t>relative 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3C96D498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01669A6C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8"/>
        <w:rPr>
          <w:sz w:val="24"/>
        </w:rPr>
      </w:pPr>
      <w:r>
        <w:rPr>
          <w:sz w:val="24"/>
        </w:rPr>
        <w:t>Implement annual diversity training for 100% of employees by 2025, based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2022.</w:t>
      </w:r>
    </w:p>
    <w:p w14:paraId="583ED47C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7D6A7C2D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sz w:val="24"/>
        </w:rPr>
      </w:pPr>
      <w:r>
        <w:rPr>
          <w:sz w:val="24"/>
        </w:rPr>
        <w:t>Enhance recruitment practices to increase the diversity of new hires by 5% by</w:t>
      </w:r>
      <w:r>
        <w:rPr>
          <w:spacing w:val="1"/>
          <w:sz w:val="24"/>
        </w:rPr>
        <w:t xml:space="preserve"> </w:t>
      </w:r>
      <w:r>
        <w:rPr>
          <w:sz w:val="24"/>
        </w:rPr>
        <w:t>2025 and to maintain ration of 30:70 for Women to Men, compared to the</w:t>
      </w:r>
      <w:r>
        <w:rPr>
          <w:spacing w:val="1"/>
          <w:sz w:val="24"/>
        </w:rPr>
        <w:t xml:space="preserve"> </w:t>
      </w:r>
      <w:r>
        <w:rPr>
          <w:sz w:val="24"/>
        </w:rPr>
        <w:lastRenderedPageBreak/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</w:t>
      </w:r>
    </w:p>
    <w:p w14:paraId="792ABB90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776A6ED5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8"/>
        <w:rPr>
          <w:ins w:id="94" w:author="Kush Khalasi" w:date="2025-08-22T17:15:00Z" w16du:dateUtc="2025-08-22T11:45:00Z"/>
          <w:sz w:val="24"/>
        </w:rPr>
      </w:pPr>
      <w:r>
        <w:rPr>
          <w:sz w:val="24"/>
        </w:rPr>
        <w:t>Increase the percentage of diverse suppliers to 15% by 2025, relative to the</w:t>
      </w:r>
      <w:r>
        <w:rPr>
          <w:spacing w:val="1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2"/>
          <w:sz w:val="24"/>
        </w:rPr>
        <w:t xml:space="preserve"> </w:t>
      </w:r>
      <w:r>
        <w:rPr>
          <w:sz w:val="24"/>
        </w:rPr>
        <w:t>2022.</w:t>
      </w:r>
    </w:p>
    <w:p w14:paraId="5D3B0ACF" w14:textId="77777777" w:rsidR="00683736" w:rsidRPr="00C3707D" w:rsidRDefault="00683736">
      <w:pPr>
        <w:pStyle w:val="ListParagraph"/>
        <w:rPr>
          <w:ins w:id="95" w:author="Kush Khalasi" w:date="2025-08-22T17:15:00Z" w16du:dateUtc="2025-08-22T11:45:00Z"/>
          <w:sz w:val="24"/>
          <w:rPrChange w:id="96" w:author="Kush Khalasi" w:date="2025-08-22T17:15:00Z" w16du:dateUtc="2025-08-22T11:45:00Z">
            <w:rPr>
              <w:ins w:id="97" w:author="Kush Khalasi" w:date="2025-08-22T17:15:00Z" w16du:dateUtc="2025-08-22T11:45:00Z"/>
            </w:rPr>
          </w:rPrChange>
        </w:rPr>
        <w:pPrChange w:id="98" w:author="Kush Khalasi" w:date="2025-08-22T17:15:00Z" w16du:dateUtc="2025-08-22T11:45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line="268" w:lineRule="auto"/>
            <w:ind w:right="758"/>
          </w:pPr>
        </w:pPrChange>
      </w:pPr>
    </w:p>
    <w:p w14:paraId="38AF0FCE" w14:textId="3DE0F411" w:rsidR="00C3707D" w:rsidRPr="00683736" w:rsidRDefault="00C3707D" w:rsidP="00C3707D">
      <w:pPr>
        <w:pStyle w:val="ListParagraph"/>
        <w:numPr>
          <w:ilvl w:val="2"/>
          <w:numId w:val="1"/>
        </w:numPr>
        <w:tabs>
          <w:tab w:val="left" w:pos="2168"/>
        </w:tabs>
        <w:spacing w:line="268" w:lineRule="auto"/>
        <w:ind w:right="758"/>
        <w:rPr>
          <w:ins w:id="99" w:author="Kush Khalasi" w:date="2025-08-22T17:23:00Z" w16du:dateUtc="2025-08-22T11:53:00Z"/>
          <w:b/>
          <w:bCs/>
          <w:sz w:val="24"/>
          <w:rPrChange w:id="100" w:author="Kush Khalasi" w:date="2025-08-22T17:23:00Z" w16du:dateUtc="2025-08-22T11:53:00Z">
            <w:rPr>
              <w:ins w:id="101" w:author="Kush Khalasi" w:date="2025-08-22T17:23:00Z" w16du:dateUtc="2025-08-22T11:53:00Z"/>
              <w:sz w:val="24"/>
            </w:rPr>
          </w:rPrChange>
        </w:rPr>
      </w:pPr>
      <w:ins w:id="102" w:author="Kush Khalasi" w:date="2025-08-22T17:15:00Z" w16du:dateUtc="2025-08-22T11:45:00Z">
        <w:r w:rsidRPr="00683736">
          <w:rPr>
            <w:b/>
            <w:bCs/>
            <w:sz w:val="24"/>
            <w:rPrChange w:id="103" w:author="Kush Khalasi" w:date="2025-08-22T17:23:00Z" w16du:dateUtc="2025-08-22T11:53:00Z">
              <w:rPr>
                <w:sz w:val="24"/>
              </w:rPr>
            </w:rPrChange>
          </w:rPr>
          <w:t>Di</w:t>
        </w:r>
      </w:ins>
      <w:ins w:id="104" w:author="Kush Khalasi" w:date="2025-08-22T17:16:00Z" w16du:dateUtc="2025-08-22T11:46:00Z">
        <w:r w:rsidRPr="00683736">
          <w:rPr>
            <w:b/>
            <w:bCs/>
            <w:sz w:val="24"/>
            <w:rPrChange w:id="105" w:author="Kush Khalasi" w:date="2025-08-22T17:23:00Z" w16du:dateUtc="2025-08-22T11:53:00Z">
              <w:rPr>
                <w:sz w:val="24"/>
              </w:rPr>
            </w:rPrChange>
          </w:rPr>
          <w:t>scrimination and harassment</w:t>
        </w:r>
      </w:ins>
    </w:p>
    <w:p w14:paraId="20D743E7" w14:textId="77777777" w:rsidR="00683736" w:rsidRDefault="00683736">
      <w:pPr>
        <w:pStyle w:val="ListParagraph"/>
        <w:tabs>
          <w:tab w:val="left" w:pos="2168"/>
        </w:tabs>
        <w:spacing w:line="268" w:lineRule="auto"/>
        <w:ind w:left="1620" w:right="758" w:firstLine="0"/>
        <w:rPr>
          <w:ins w:id="106" w:author="Kush Khalasi" w:date="2025-08-22T17:17:00Z" w16du:dateUtc="2025-08-22T11:47:00Z"/>
          <w:sz w:val="24"/>
        </w:rPr>
        <w:pPrChange w:id="107" w:author="Kush Khalasi" w:date="2025-08-22T17:23:00Z" w16du:dateUtc="2025-08-22T11:53:00Z">
          <w:pPr>
            <w:pStyle w:val="ListParagraph"/>
            <w:numPr>
              <w:ilvl w:val="2"/>
              <w:numId w:val="1"/>
            </w:numPr>
            <w:tabs>
              <w:tab w:val="left" w:pos="2168"/>
            </w:tabs>
            <w:spacing w:line="268" w:lineRule="auto"/>
            <w:ind w:left="1620" w:right="758"/>
          </w:pPr>
        </w:pPrChange>
      </w:pPr>
    </w:p>
    <w:p w14:paraId="5F1AB66C" w14:textId="77777777" w:rsidR="00683736" w:rsidRPr="00683736" w:rsidRDefault="00683736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ins w:id="108" w:author="Kush Khalasi" w:date="2025-08-22T17:17:00Z" w16du:dateUtc="2025-08-22T11:47:00Z"/>
          <w:sz w:val="24"/>
          <w:rPrChange w:id="109" w:author="Kush Khalasi" w:date="2025-08-22T17:17:00Z" w16du:dateUtc="2025-08-22T11:47:00Z">
            <w:rPr>
              <w:ins w:id="110" w:author="Kush Khalasi" w:date="2025-08-22T17:17:00Z" w16du:dateUtc="2025-08-22T11:47:00Z"/>
              <w:sz w:val="24"/>
              <w:lang w:val="en-IN"/>
            </w:rPr>
          </w:rPrChange>
        </w:rPr>
        <w:pPrChange w:id="111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  <w:ins w:id="112" w:author="Kush Khalasi" w:date="2025-08-22T17:17:00Z" w16du:dateUtc="2025-08-22T11:47:00Z">
        <w:r w:rsidRPr="00683736">
          <w:rPr>
            <w:sz w:val="24"/>
            <w:lang w:val="en-IN"/>
          </w:rPr>
          <w:t xml:space="preserve">We strive to </w:t>
        </w:r>
        <w:r w:rsidRPr="00683736">
          <w:rPr>
            <w:sz w:val="24"/>
            <w:rPrChange w:id="113" w:author="Kush Khalasi" w:date="2025-08-22T17:17:00Z" w16du:dateUtc="2025-08-22T11:47:00Z">
              <w:rPr>
                <w:sz w:val="24"/>
                <w:lang w:val="en-IN"/>
              </w:rPr>
            </w:rPrChange>
          </w:rPr>
          <w:t>achieve 100% employee participation in anti-discrimination and harassment training programs annually by 2025, compared to the baseline year 2022.</w:t>
        </w:r>
      </w:ins>
    </w:p>
    <w:p w14:paraId="1ED5451F" w14:textId="77777777" w:rsidR="00683736" w:rsidRPr="00683736" w:rsidRDefault="00683736">
      <w:pPr>
        <w:pStyle w:val="ListParagraph"/>
        <w:tabs>
          <w:tab w:val="left" w:pos="2168"/>
        </w:tabs>
        <w:spacing w:line="271" w:lineRule="auto"/>
        <w:ind w:right="760" w:firstLine="0"/>
        <w:rPr>
          <w:ins w:id="114" w:author="Kush Khalasi" w:date="2025-08-22T17:17:00Z" w16du:dateUtc="2025-08-22T11:47:00Z"/>
          <w:sz w:val="24"/>
          <w:rPrChange w:id="115" w:author="Kush Khalasi" w:date="2025-08-22T17:17:00Z" w16du:dateUtc="2025-08-22T11:47:00Z">
            <w:rPr>
              <w:ins w:id="116" w:author="Kush Khalasi" w:date="2025-08-22T17:17:00Z" w16du:dateUtc="2025-08-22T11:47:00Z"/>
              <w:sz w:val="24"/>
              <w:lang w:val="en-IN"/>
            </w:rPr>
          </w:rPrChange>
        </w:rPr>
        <w:pPrChange w:id="117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</w:p>
    <w:p w14:paraId="2B821FF3" w14:textId="06732AF9" w:rsidR="00683736" w:rsidRDefault="00683736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ins w:id="118" w:author="Kush Khalasi" w:date="2025-08-22T17:17:00Z" w16du:dateUtc="2025-08-22T11:47:00Z"/>
          <w:sz w:val="24"/>
        </w:rPr>
        <w:pPrChange w:id="119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  <w:ins w:id="120" w:author="Kush Khalasi" w:date="2025-08-22T17:17:00Z">
        <w:r w:rsidRPr="00683736">
          <w:rPr>
            <w:sz w:val="24"/>
          </w:rPr>
          <w:t>Our goal is to maintain zero reported cases of workplace harassment and discrimination consistently through 2025</w:t>
        </w:r>
      </w:ins>
      <w:ins w:id="121" w:author="Kush Khalasi" w:date="2025-08-22T17:17:00Z" w16du:dateUtc="2025-08-22T11:47:00Z">
        <w:r>
          <w:rPr>
            <w:sz w:val="24"/>
          </w:rPr>
          <w:t>.</w:t>
        </w:r>
      </w:ins>
    </w:p>
    <w:p w14:paraId="3EA5D9E1" w14:textId="77777777" w:rsidR="00683736" w:rsidRPr="00683736" w:rsidRDefault="00683736">
      <w:pPr>
        <w:pStyle w:val="ListParagraph"/>
        <w:tabs>
          <w:tab w:val="left" w:pos="2168"/>
        </w:tabs>
        <w:spacing w:line="271" w:lineRule="auto"/>
        <w:ind w:right="760" w:firstLine="0"/>
        <w:rPr>
          <w:ins w:id="122" w:author="Kush Khalasi" w:date="2025-08-22T17:17:00Z" w16du:dateUtc="2025-08-22T11:47:00Z"/>
          <w:sz w:val="24"/>
          <w:rPrChange w:id="123" w:author="Kush Khalasi" w:date="2025-08-22T17:17:00Z" w16du:dateUtc="2025-08-22T11:47:00Z">
            <w:rPr>
              <w:ins w:id="124" w:author="Kush Khalasi" w:date="2025-08-22T17:17:00Z" w16du:dateUtc="2025-08-22T11:47:00Z"/>
              <w:sz w:val="24"/>
              <w:lang w:val="en-IN"/>
            </w:rPr>
          </w:rPrChange>
        </w:rPr>
        <w:pPrChange w:id="125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</w:p>
    <w:p w14:paraId="3A10786E" w14:textId="77777777" w:rsidR="00683736" w:rsidRPr="00683736" w:rsidRDefault="00683736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ins w:id="126" w:author="Kush Khalasi" w:date="2025-08-22T17:17:00Z" w16du:dateUtc="2025-08-22T11:47:00Z"/>
          <w:sz w:val="24"/>
          <w:rPrChange w:id="127" w:author="Kush Khalasi" w:date="2025-08-22T17:17:00Z" w16du:dateUtc="2025-08-22T11:47:00Z">
            <w:rPr>
              <w:ins w:id="128" w:author="Kush Khalasi" w:date="2025-08-22T17:17:00Z" w16du:dateUtc="2025-08-22T11:47:00Z"/>
              <w:sz w:val="24"/>
              <w:lang w:val="en-IN"/>
            </w:rPr>
          </w:rPrChange>
        </w:rPr>
        <w:pPrChange w:id="129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  <w:ins w:id="130" w:author="Kush Khalasi" w:date="2025-08-22T17:17:00Z" w16du:dateUtc="2025-08-22T11:47:00Z">
        <w:r w:rsidRPr="00683736">
          <w:rPr>
            <w:sz w:val="24"/>
            <w:rPrChange w:id="131" w:author="Kush Khalasi" w:date="2025-08-22T17:17:00Z" w16du:dateUtc="2025-08-22T11:47:00Z">
              <w:rPr>
                <w:sz w:val="24"/>
                <w:lang w:val="en-IN"/>
              </w:rPr>
            </w:rPrChange>
          </w:rPr>
          <w:t>We plan to ensure 100% of grievances related to discrimination and harassment are resolved within 30 days by 2025, compared to the baseline year 2022.</w:t>
        </w:r>
      </w:ins>
    </w:p>
    <w:p w14:paraId="24E8F4EC" w14:textId="77777777" w:rsidR="00683736" w:rsidRPr="00683736" w:rsidRDefault="00683736">
      <w:pPr>
        <w:pStyle w:val="ListParagraph"/>
        <w:tabs>
          <w:tab w:val="left" w:pos="2168"/>
        </w:tabs>
        <w:spacing w:line="271" w:lineRule="auto"/>
        <w:ind w:right="760" w:firstLine="0"/>
        <w:rPr>
          <w:ins w:id="132" w:author="Kush Khalasi" w:date="2025-08-22T17:17:00Z" w16du:dateUtc="2025-08-22T11:47:00Z"/>
          <w:sz w:val="24"/>
          <w:rPrChange w:id="133" w:author="Kush Khalasi" w:date="2025-08-22T17:17:00Z" w16du:dateUtc="2025-08-22T11:47:00Z">
            <w:rPr>
              <w:ins w:id="134" w:author="Kush Khalasi" w:date="2025-08-22T17:17:00Z" w16du:dateUtc="2025-08-22T11:47:00Z"/>
              <w:sz w:val="24"/>
              <w:lang w:val="en-IN"/>
            </w:rPr>
          </w:rPrChange>
        </w:rPr>
        <w:pPrChange w:id="135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</w:p>
    <w:p w14:paraId="1808B6DC" w14:textId="77777777" w:rsidR="00683736" w:rsidRPr="00683736" w:rsidRDefault="00683736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ins w:id="136" w:author="Kush Khalasi" w:date="2025-08-22T17:17:00Z" w16du:dateUtc="2025-08-22T11:47:00Z"/>
          <w:sz w:val="24"/>
          <w:rPrChange w:id="137" w:author="Kush Khalasi" w:date="2025-08-22T17:17:00Z" w16du:dateUtc="2025-08-22T11:47:00Z">
            <w:rPr>
              <w:ins w:id="138" w:author="Kush Khalasi" w:date="2025-08-22T17:17:00Z" w16du:dateUtc="2025-08-22T11:47:00Z"/>
              <w:sz w:val="24"/>
              <w:lang w:val="en-IN"/>
            </w:rPr>
          </w:rPrChange>
        </w:rPr>
        <w:pPrChange w:id="139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  <w:ins w:id="140" w:author="Kush Khalasi" w:date="2025-08-22T17:17:00Z" w16du:dateUtc="2025-08-22T11:47:00Z">
        <w:r w:rsidRPr="00683736">
          <w:rPr>
            <w:sz w:val="24"/>
            <w:rPrChange w:id="141" w:author="Kush Khalasi" w:date="2025-08-22T17:17:00Z" w16du:dateUtc="2025-08-22T11:47:00Z">
              <w:rPr>
                <w:sz w:val="24"/>
                <w:lang w:val="en-IN"/>
              </w:rPr>
            </w:rPrChange>
          </w:rPr>
          <w:t>We commit to conducting workplace risk assessments for discrimination and harassment at least twice per year across 100% of departments by 2025, relative to the baseline year 2022.</w:t>
        </w:r>
      </w:ins>
    </w:p>
    <w:p w14:paraId="215BE772" w14:textId="77777777" w:rsidR="00683736" w:rsidRPr="00683736" w:rsidRDefault="00683736">
      <w:pPr>
        <w:pStyle w:val="ListParagraph"/>
        <w:tabs>
          <w:tab w:val="left" w:pos="2168"/>
        </w:tabs>
        <w:spacing w:line="271" w:lineRule="auto"/>
        <w:ind w:right="760" w:firstLine="0"/>
        <w:rPr>
          <w:ins w:id="142" w:author="Kush Khalasi" w:date="2025-08-22T17:17:00Z" w16du:dateUtc="2025-08-22T11:47:00Z"/>
          <w:sz w:val="24"/>
          <w:rPrChange w:id="143" w:author="Kush Khalasi" w:date="2025-08-22T17:17:00Z" w16du:dateUtc="2025-08-22T11:47:00Z">
            <w:rPr>
              <w:ins w:id="144" w:author="Kush Khalasi" w:date="2025-08-22T17:17:00Z" w16du:dateUtc="2025-08-22T11:47:00Z"/>
              <w:sz w:val="24"/>
              <w:lang w:val="en-IN"/>
            </w:rPr>
          </w:rPrChange>
        </w:rPr>
        <w:pPrChange w:id="145" w:author="Kush Khalasi" w:date="2025-08-22T17:17:00Z" w16du:dateUtc="2025-08-22T11:47:00Z">
          <w:pPr>
            <w:pStyle w:val="ListParagraph"/>
            <w:tabs>
              <w:tab w:val="left" w:pos="2168"/>
            </w:tabs>
            <w:spacing w:line="268" w:lineRule="auto"/>
            <w:ind w:left="1620" w:right="758"/>
          </w:pPr>
        </w:pPrChange>
      </w:pPr>
    </w:p>
    <w:p w14:paraId="1C904475" w14:textId="36491F9C" w:rsidR="00683736" w:rsidRPr="00683736" w:rsidRDefault="00683736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ins w:id="146" w:author="Kush Khalasi" w:date="2025-08-22T17:19:00Z"/>
          <w:sz w:val="24"/>
          <w:lang w:val="en-IN"/>
        </w:rPr>
        <w:pPrChange w:id="147" w:author="Kush Khalasi" w:date="2025-08-22T17:19:00Z" w16du:dateUtc="2025-08-22T11:49:00Z">
          <w:pPr>
            <w:pStyle w:val="ListParagraph"/>
            <w:tabs>
              <w:tab w:val="left" w:pos="2168"/>
            </w:tabs>
            <w:spacing w:line="271" w:lineRule="auto"/>
            <w:ind w:right="760"/>
          </w:pPr>
        </w:pPrChange>
      </w:pPr>
      <w:ins w:id="148" w:author="Kush Khalasi" w:date="2025-08-22T17:19:00Z">
        <w:r w:rsidRPr="00683736">
          <w:rPr>
            <w:sz w:val="24"/>
            <w:lang w:val="en-IN"/>
            <w:rPrChange w:id="149" w:author="Kush Khalasi" w:date="2025-08-22T17:19:00Z" w16du:dateUtc="2025-08-22T11:49:00Z">
              <w:rPr>
                <w:i/>
                <w:iCs/>
                <w:sz w:val="24"/>
                <w:lang w:val="en-IN"/>
              </w:rPr>
            </w:rPrChange>
          </w:rPr>
          <w:t xml:space="preserve">We commit to conducting internal assessments on discrimination and harassment at least twice annually across all </w:t>
        </w:r>
      </w:ins>
      <w:ins w:id="150" w:author="Kush Khalasi" w:date="2025-08-22T17:19:00Z" w16du:dateUtc="2025-08-22T11:49:00Z">
        <w:r>
          <w:rPr>
            <w:sz w:val="24"/>
            <w:lang w:val="en-IN"/>
          </w:rPr>
          <w:t>locations</w:t>
        </w:r>
      </w:ins>
      <w:ins w:id="151" w:author="Kush Khalasi" w:date="2025-08-22T17:19:00Z">
        <w:r w:rsidRPr="00683736">
          <w:rPr>
            <w:sz w:val="24"/>
            <w:lang w:val="en-IN"/>
            <w:rPrChange w:id="152" w:author="Kush Khalasi" w:date="2025-08-22T17:19:00Z" w16du:dateUtc="2025-08-22T11:49:00Z">
              <w:rPr>
                <w:i/>
                <w:iCs/>
                <w:sz w:val="24"/>
                <w:lang w:val="en-IN"/>
              </w:rPr>
            </w:rPrChange>
          </w:rPr>
          <w:t xml:space="preserve"> by 2025, compared to the baseline year 2022.</w:t>
        </w:r>
      </w:ins>
    </w:p>
    <w:p w14:paraId="43C669D7" w14:textId="52262618" w:rsidR="00683736" w:rsidRPr="00683736" w:rsidDel="00683736" w:rsidRDefault="00683736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del w:id="153" w:author="Kush Khalasi" w:date="2025-08-22T17:19:00Z" w16du:dateUtc="2025-08-22T11:49:00Z"/>
          <w:sz w:val="24"/>
          <w:lang w:val="en-IN"/>
          <w:rPrChange w:id="154" w:author="Kush Khalasi" w:date="2025-08-22T17:17:00Z" w16du:dateUtc="2025-08-22T11:47:00Z">
            <w:rPr>
              <w:del w:id="155" w:author="Kush Khalasi" w:date="2025-08-22T17:19:00Z" w16du:dateUtc="2025-08-22T11:49:00Z"/>
              <w:sz w:val="24"/>
            </w:rPr>
          </w:rPrChange>
        </w:rPr>
        <w:pPrChange w:id="156" w:author="Kush Khalasi" w:date="2025-08-22T17:17:00Z" w16du:dateUtc="2025-08-22T11:47:00Z">
          <w:pPr>
            <w:pStyle w:val="ListParagraph"/>
            <w:numPr>
              <w:ilvl w:val="3"/>
              <w:numId w:val="1"/>
            </w:numPr>
            <w:tabs>
              <w:tab w:val="left" w:pos="2168"/>
            </w:tabs>
            <w:spacing w:line="268" w:lineRule="auto"/>
            <w:ind w:right="758"/>
          </w:pPr>
        </w:pPrChange>
      </w:pPr>
    </w:p>
    <w:p w14:paraId="492AD465" w14:textId="77777777" w:rsidR="00D81A9B" w:rsidRDefault="00D81A9B" w:rsidP="00AD6758">
      <w:pPr>
        <w:pStyle w:val="BodyText"/>
        <w:spacing w:before="8"/>
        <w:jc w:val="both"/>
        <w:rPr>
          <w:sz w:val="20"/>
        </w:rPr>
      </w:pPr>
    </w:p>
    <w:p w14:paraId="0B22F9A4" w14:textId="77777777" w:rsidR="00D81A9B" w:rsidRDefault="00597FD1" w:rsidP="00AD6758">
      <w:pPr>
        <w:pStyle w:val="Heading2"/>
        <w:numPr>
          <w:ilvl w:val="2"/>
          <w:numId w:val="1"/>
        </w:numPr>
        <w:tabs>
          <w:tab w:val="left" w:pos="1706"/>
          <w:tab w:val="left" w:pos="1707"/>
        </w:tabs>
        <w:ind w:left="1706" w:hanging="447"/>
        <w:jc w:val="both"/>
        <w:rPr>
          <w:rFonts w:ascii="Symbol" w:hAnsi="Symbol"/>
        </w:rPr>
      </w:pPr>
      <w:r>
        <w:t>External</w:t>
      </w:r>
      <w:r>
        <w:rPr>
          <w:spacing w:val="-2"/>
        </w:rPr>
        <w:t xml:space="preserve"> </w:t>
      </w:r>
      <w:r>
        <w:t>Stakeholder</w:t>
      </w:r>
      <w:r>
        <w:rPr>
          <w:spacing w:val="-4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Rights</w:t>
      </w:r>
    </w:p>
    <w:p w14:paraId="57CFBEFA" w14:textId="77777777" w:rsidR="00D81A9B" w:rsidRDefault="00D81A9B" w:rsidP="00AD6758">
      <w:pPr>
        <w:pStyle w:val="BodyText"/>
        <w:jc w:val="both"/>
        <w:rPr>
          <w:b/>
          <w:sz w:val="23"/>
        </w:rPr>
      </w:pPr>
    </w:p>
    <w:p w14:paraId="57DE51B7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sz w:val="24"/>
        </w:rPr>
      </w:pPr>
      <w:r>
        <w:rPr>
          <w:sz w:val="24"/>
        </w:rPr>
        <w:t>Achieve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100%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rate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human</w:t>
      </w:r>
      <w:r>
        <w:rPr>
          <w:spacing w:val="1"/>
          <w:sz w:val="24"/>
        </w:rPr>
        <w:t xml:space="preserve"> </w:t>
      </w:r>
      <w:r>
        <w:rPr>
          <w:sz w:val="24"/>
        </w:rPr>
        <w:t>rights</w:t>
      </w:r>
      <w:r>
        <w:rPr>
          <w:spacing w:val="1"/>
          <w:sz w:val="24"/>
        </w:rPr>
        <w:t xml:space="preserve"> </w:t>
      </w:r>
      <w:r>
        <w:rPr>
          <w:sz w:val="24"/>
        </w:rPr>
        <w:t>standards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-52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3"/>
          <w:sz w:val="24"/>
        </w:rPr>
        <w:t xml:space="preserve"> </w:t>
      </w:r>
      <w:r>
        <w:rPr>
          <w:sz w:val="24"/>
        </w:rPr>
        <w:t>by 2025,</w:t>
      </w:r>
      <w:r>
        <w:rPr>
          <w:spacing w:val="-2"/>
          <w:sz w:val="24"/>
        </w:rPr>
        <w:t xml:space="preserve"> </w:t>
      </w:r>
      <w:r>
        <w:rPr>
          <w:sz w:val="24"/>
        </w:rPr>
        <w:t>based 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baseline</w:t>
      </w:r>
      <w:r>
        <w:rPr>
          <w:spacing w:val="-2"/>
          <w:sz w:val="24"/>
        </w:rPr>
        <w:t xml:space="preserve"> </w:t>
      </w: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2022.</w:t>
      </w:r>
    </w:p>
    <w:p w14:paraId="06F1AB9B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00510FC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58"/>
        <w:rPr>
          <w:sz w:val="24"/>
        </w:rPr>
      </w:pPr>
      <w:r>
        <w:rPr>
          <w:sz w:val="24"/>
        </w:rPr>
        <w:t>Increase the number of human rights impact assessments conducted for key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stakeholders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90%</w:t>
      </w:r>
      <w:r>
        <w:rPr>
          <w:spacing w:val="-2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2025,</w:t>
      </w:r>
      <w:r>
        <w:rPr>
          <w:spacing w:val="-2"/>
          <w:sz w:val="24"/>
        </w:rPr>
        <w:t xml:space="preserve"> </w:t>
      </w:r>
      <w:r>
        <w:rPr>
          <w:sz w:val="24"/>
        </w:rPr>
        <w:t>compared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2022.</w:t>
      </w:r>
    </w:p>
    <w:p w14:paraId="40D74785" w14:textId="77777777" w:rsidR="00D81A9B" w:rsidRDefault="00D81A9B" w:rsidP="00AD6758">
      <w:pPr>
        <w:pStyle w:val="BodyText"/>
        <w:spacing w:before="6"/>
        <w:jc w:val="both"/>
        <w:rPr>
          <w:sz w:val="20"/>
        </w:rPr>
      </w:pPr>
    </w:p>
    <w:p w14:paraId="1DDF8752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1"/>
        <w:rPr>
          <w:sz w:val="24"/>
        </w:rPr>
      </w:pPr>
      <w:r>
        <w:rPr>
          <w:sz w:val="24"/>
        </w:rPr>
        <w:t>Develop and implement a human rights due diligence process for 100% of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-3"/>
          <w:sz w:val="24"/>
        </w:rPr>
        <w:t xml:space="preserve"> </w:t>
      </w:r>
      <w:r>
        <w:rPr>
          <w:sz w:val="24"/>
        </w:rPr>
        <w:t>partnerships by</w:t>
      </w:r>
      <w:r>
        <w:rPr>
          <w:spacing w:val="-5"/>
          <w:sz w:val="24"/>
        </w:rPr>
        <w:t xml:space="preserve"> </w:t>
      </w:r>
      <w:r>
        <w:rPr>
          <w:sz w:val="24"/>
        </w:rPr>
        <w:t>2025,</w:t>
      </w:r>
      <w:r>
        <w:rPr>
          <w:spacing w:val="-3"/>
          <w:sz w:val="24"/>
        </w:rPr>
        <w:t xml:space="preserve"> </w:t>
      </w:r>
      <w:r>
        <w:rPr>
          <w:sz w:val="24"/>
        </w:rPr>
        <w:t>relative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baseline year</w:t>
      </w:r>
      <w:r>
        <w:rPr>
          <w:spacing w:val="1"/>
          <w:sz w:val="24"/>
        </w:rPr>
        <w:t xml:space="preserve"> </w:t>
      </w:r>
      <w:r>
        <w:rPr>
          <w:sz w:val="24"/>
        </w:rPr>
        <w:t>2022.</w:t>
      </w:r>
    </w:p>
    <w:p w14:paraId="23571A06" w14:textId="77777777" w:rsidR="00D81A9B" w:rsidRDefault="00D81A9B" w:rsidP="00AD6758">
      <w:pPr>
        <w:pStyle w:val="BodyText"/>
        <w:spacing w:before="7"/>
        <w:jc w:val="both"/>
        <w:rPr>
          <w:sz w:val="20"/>
        </w:rPr>
      </w:pPr>
    </w:p>
    <w:p w14:paraId="5F8E2BB9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68" w:lineRule="auto"/>
        <w:ind w:right="761"/>
        <w:rPr>
          <w:sz w:val="24"/>
        </w:rPr>
      </w:pPr>
      <w:r>
        <w:rPr>
          <w:sz w:val="24"/>
        </w:rPr>
        <w:t>Enhance transparency by publishing annual human rights reports on external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</w:t>
      </w:r>
      <w:r>
        <w:rPr>
          <w:spacing w:val="-2"/>
          <w:sz w:val="24"/>
        </w:rPr>
        <w:t xml:space="preserve"> </w:t>
      </w:r>
      <w:r>
        <w:rPr>
          <w:sz w:val="24"/>
        </w:rPr>
        <w:t>impacts,</w:t>
      </w:r>
      <w:r>
        <w:rPr>
          <w:spacing w:val="-2"/>
          <w:sz w:val="24"/>
        </w:rPr>
        <w:t xml:space="preserve"> </w:t>
      </w:r>
      <w:r>
        <w:rPr>
          <w:sz w:val="24"/>
        </w:rPr>
        <w:t>starting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3"/>
          <w:sz w:val="24"/>
        </w:rPr>
        <w:t xml:space="preserve"> </w:t>
      </w:r>
      <w:r>
        <w:rPr>
          <w:sz w:val="24"/>
        </w:rPr>
        <w:t>2025,</w:t>
      </w:r>
      <w:r>
        <w:rPr>
          <w:spacing w:val="-3"/>
          <w:sz w:val="24"/>
        </w:rPr>
        <w:t xml:space="preserve"> </w:t>
      </w:r>
      <w:r>
        <w:rPr>
          <w:sz w:val="24"/>
        </w:rPr>
        <w:t>compared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baseline</w:t>
      </w:r>
      <w:r>
        <w:rPr>
          <w:spacing w:val="-3"/>
          <w:sz w:val="24"/>
        </w:rPr>
        <w:t xml:space="preserve"> </w:t>
      </w:r>
      <w:r>
        <w:rPr>
          <w:sz w:val="24"/>
        </w:rPr>
        <w:t>year</w:t>
      </w:r>
      <w:r>
        <w:rPr>
          <w:spacing w:val="-3"/>
          <w:sz w:val="24"/>
        </w:rPr>
        <w:t xml:space="preserve"> </w:t>
      </w:r>
      <w:r>
        <w:rPr>
          <w:sz w:val="24"/>
        </w:rPr>
        <w:t>2022.</w:t>
      </w:r>
    </w:p>
    <w:p w14:paraId="6C304659" w14:textId="77777777" w:rsidR="00D81A9B" w:rsidRDefault="00D81A9B" w:rsidP="00AD6758">
      <w:pPr>
        <w:pStyle w:val="BodyText"/>
        <w:spacing w:before="4"/>
        <w:jc w:val="both"/>
        <w:rPr>
          <w:sz w:val="20"/>
        </w:rPr>
      </w:pPr>
    </w:p>
    <w:p w14:paraId="1307C4FD" w14:textId="77777777" w:rsidR="00D81A9B" w:rsidRDefault="00597FD1" w:rsidP="00AD6758">
      <w:pPr>
        <w:pStyle w:val="ListParagraph"/>
        <w:numPr>
          <w:ilvl w:val="3"/>
          <w:numId w:val="1"/>
        </w:numPr>
        <w:tabs>
          <w:tab w:val="left" w:pos="2168"/>
        </w:tabs>
        <w:spacing w:line="271" w:lineRule="auto"/>
        <w:ind w:right="760"/>
        <w:rPr>
          <w:sz w:val="24"/>
        </w:rPr>
      </w:pPr>
      <w:r>
        <w:rPr>
          <w:sz w:val="24"/>
        </w:rPr>
        <w:t>Increase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 engagement on human rights issues by 30% by 2025,</w:t>
      </w:r>
      <w:r>
        <w:rPr>
          <w:spacing w:val="1"/>
          <w:sz w:val="24"/>
        </w:rPr>
        <w:t xml:space="preserve"> </w:t>
      </w:r>
      <w:r>
        <w:rPr>
          <w:sz w:val="24"/>
        </w:rPr>
        <w:t>based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baseline</w:t>
      </w:r>
      <w:r>
        <w:rPr>
          <w:spacing w:val="1"/>
          <w:sz w:val="24"/>
        </w:rPr>
        <w:t xml:space="preserve"> </w:t>
      </w:r>
      <w:r>
        <w:rPr>
          <w:sz w:val="24"/>
        </w:rPr>
        <w:t>year</w:t>
      </w:r>
      <w:r>
        <w:rPr>
          <w:spacing w:val="1"/>
          <w:sz w:val="24"/>
        </w:rPr>
        <w:t xml:space="preserve"> </w:t>
      </w:r>
      <w:r>
        <w:rPr>
          <w:sz w:val="24"/>
        </w:rPr>
        <w:t>2022.</w:t>
      </w:r>
    </w:p>
    <w:p w14:paraId="2C1CCCBE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67E75CA7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157" w:name="_Toc206781698"/>
      <w:r>
        <w:rPr>
          <w:color w:val="2E5395"/>
        </w:rPr>
        <w:lastRenderedPageBreak/>
        <w:t>Reporting</w:t>
      </w:r>
      <w:bookmarkEnd w:id="157"/>
    </w:p>
    <w:p w14:paraId="31DA6562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before="299" w:line="276" w:lineRule="auto"/>
        <w:ind w:left="1706" w:right="757"/>
        <w:rPr>
          <w:rFonts w:ascii="Symbol" w:hAnsi="Symbol"/>
          <w:sz w:val="24"/>
        </w:rPr>
      </w:pP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Monitoring and Reporting:</w:t>
      </w:r>
      <w:r>
        <w:rPr>
          <w:spacing w:val="1"/>
          <w:sz w:val="24"/>
        </w:rPr>
        <w:t xml:space="preserve"> </w:t>
      </w:r>
      <w:r>
        <w:rPr>
          <w:sz w:val="24"/>
        </w:rPr>
        <w:t>Firm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conduct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monitoring of</w:t>
      </w:r>
      <w:r>
        <w:rPr>
          <w:spacing w:val="54"/>
          <w:sz w:val="24"/>
        </w:rPr>
        <w:t xml:space="preserve"> </w:t>
      </w:r>
      <w:r>
        <w:rPr>
          <w:sz w:val="24"/>
        </w:rPr>
        <w:t>labor</w:t>
      </w:r>
      <w:r>
        <w:rPr>
          <w:spacing w:val="-52"/>
          <w:sz w:val="24"/>
        </w:rPr>
        <w:t xml:space="preserve"> </w:t>
      </w:r>
      <w:r>
        <w:rPr>
          <w:sz w:val="24"/>
        </w:rPr>
        <w:t>and human</w:t>
      </w:r>
      <w:r>
        <w:rPr>
          <w:spacing w:val="1"/>
          <w:sz w:val="24"/>
        </w:rPr>
        <w:t xml:space="preserve"> </w:t>
      </w:r>
      <w:r>
        <w:rPr>
          <w:sz w:val="24"/>
        </w:rPr>
        <w:t>rights performance</w:t>
      </w:r>
      <w:r>
        <w:rPr>
          <w:spacing w:val="1"/>
          <w:sz w:val="24"/>
        </w:rPr>
        <w:t xml:space="preserve"> </w:t>
      </w:r>
      <w:r>
        <w:rPr>
          <w:sz w:val="24"/>
        </w:rPr>
        <w:t>metrics 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54"/>
          <w:sz w:val="24"/>
        </w:rPr>
        <w:t xml:space="preserve"> </w:t>
      </w:r>
      <w:r>
        <w:rPr>
          <w:sz w:val="24"/>
        </w:rPr>
        <w:t>with the objectives</w:t>
      </w:r>
      <w:r>
        <w:rPr>
          <w:spacing w:val="1"/>
          <w:sz w:val="24"/>
        </w:rPr>
        <w:t xml:space="preserve"> </w:t>
      </w:r>
      <w:r>
        <w:rPr>
          <w:sz w:val="24"/>
        </w:rPr>
        <w:t>set forth in this policy. Performance data will be collected and analyzed quarterly to</w:t>
      </w:r>
      <w:r>
        <w:rPr>
          <w:spacing w:val="1"/>
          <w:sz w:val="24"/>
        </w:rPr>
        <w:t xml:space="preserve"> </w:t>
      </w:r>
      <w:r>
        <w:rPr>
          <w:sz w:val="24"/>
        </w:rPr>
        <w:t>assess</w:t>
      </w:r>
      <w:r>
        <w:rPr>
          <w:spacing w:val="-2"/>
          <w:sz w:val="24"/>
        </w:rPr>
        <w:t xml:space="preserve"> </w:t>
      </w:r>
      <w:r>
        <w:rPr>
          <w:sz w:val="24"/>
        </w:rPr>
        <w:t>progress</w:t>
      </w:r>
      <w:r>
        <w:rPr>
          <w:spacing w:val="-2"/>
          <w:sz w:val="24"/>
        </w:rPr>
        <w:t xml:space="preserve"> </w:t>
      </w:r>
      <w:r>
        <w:rPr>
          <w:sz w:val="24"/>
        </w:rPr>
        <w:t>against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established targets.</w:t>
      </w:r>
    </w:p>
    <w:p w14:paraId="22703DF7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4705ECA5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line="276" w:lineRule="auto"/>
        <w:ind w:left="1706" w:right="760"/>
        <w:rPr>
          <w:rFonts w:ascii="Symbol" w:hAnsi="Symbol"/>
          <w:sz w:val="24"/>
        </w:rPr>
      </w:pPr>
      <w:r>
        <w:rPr>
          <w:sz w:val="24"/>
        </w:rPr>
        <w:t>Annual Labor and Human Rights Report: An annual Labor and Human Rights Report</w:t>
      </w:r>
      <w:r>
        <w:rPr>
          <w:spacing w:val="1"/>
          <w:sz w:val="24"/>
        </w:rPr>
        <w:t xml:space="preserve"> </w:t>
      </w:r>
      <w:r>
        <w:rPr>
          <w:sz w:val="24"/>
        </w:rPr>
        <w:t>will be prepared and published, detailing achievements, challenges, and progress</w:t>
      </w:r>
      <w:r>
        <w:rPr>
          <w:spacing w:val="1"/>
          <w:sz w:val="24"/>
        </w:rPr>
        <w:t xml:space="preserve"> </w:t>
      </w:r>
      <w:r>
        <w:rPr>
          <w:sz w:val="24"/>
        </w:rPr>
        <w:t>towards meeting the quantitative targets. This report will include data on employee</w:t>
      </w:r>
      <w:r>
        <w:rPr>
          <w:spacing w:val="-52"/>
          <w:sz w:val="24"/>
        </w:rPr>
        <w:t xml:space="preserve"> </w:t>
      </w:r>
      <w:r>
        <w:rPr>
          <w:sz w:val="24"/>
        </w:rPr>
        <w:t>health</w:t>
      </w:r>
      <w:r>
        <w:rPr>
          <w:spacing w:val="47"/>
          <w:sz w:val="24"/>
        </w:rPr>
        <w:t xml:space="preserve"> </w:t>
      </w:r>
      <w:r>
        <w:rPr>
          <w:sz w:val="24"/>
        </w:rPr>
        <w:t>and</w:t>
      </w:r>
      <w:r>
        <w:rPr>
          <w:spacing w:val="47"/>
          <w:sz w:val="24"/>
        </w:rPr>
        <w:t xml:space="preserve"> </w:t>
      </w:r>
      <w:r>
        <w:rPr>
          <w:sz w:val="24"/>
        </w:rPr>
        <w:t>safety,</w:t>
      </w:r>
      <w:r>
        <w:rPr>
          <w:spacing w:val="48"/>
          <w:sz w:val="24"/>
        </w:rPr>
        <w:t xml:space="preserve"> </w:t>
      </w:r>
      <w:r>
        <w:rPr>
          <w:sz w:val="24"/>
        </w:rPr>
        <w:t>workplace</w:t>
      </w:r>
      <w:r>
        <w:rPr>
          <w:spacing w:val="47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47"/>
          <w:sz w:val="24"/>
        </w:rPr>
        <w:t xml:space="preserve"> </w:t>
      </w:r>
      <w:r>
        <w:rPr>
          <w:sz w:val="24"/>
        </w:rPr>
        <w:t>labor</w:t>
      </w:r>
      <w:r>
        <w:rPr>
          <w:spacing w:val="49"/>
          <w:sz w:val="24"/>
        </w:rPr>
        <w:t xml:space="preserve"> </w:t>
      </w:r>
      <w:r>
        <w:rPr>
          <w:sz w:val="24"/>
        </w:rPr>
        <w:t>relations,</w:t>
      </w:r>
      <w:r>
        <w:rPr>
          <w:spacing w:val="46"/>
          <w:sz w:val="24"/>
        </w:rPr>
        <w:t xml:space="preserve"> </w:t>
      </w:r>
      <w:r>
        <w:rPr>
          <w:sz w:val="24"/>
        </w:rPr>
        <w:t>career</w:t>
      </w:r>
      <w:r>
        <w:rPr>
          <w:spacing w:val="45"/>
          <w:sz w:val="24"/>
        </w:rPr>
        <w:t xml:space="preserve"> </w:t>
      </w:r>
      <w:r>
        <w:rPr>
          <w:sz w:val="24"/>
        </w:rPr>
        <w:t>development,</w:t>
      </w:r>
    </w:p>
    <w:p w14:paraId="49544D75" w14:textId="3B289505" w:rsidR="00D81A9B" w:rsidDel="00683736" w:rsidRDefault="00D81A9B" w:rsidP="00AD6758">
      <w:pPr>
        <w:spacing w:line="276" w:lineRule="auto"/>
        <w:jc w:val="both"/>
        <w:rPr>
          <w:del w:id="158" w:author="Kush Khalasi" w:date="2025-08-22T17:20:00Z" w16du:dateUtc="2025-08-22T11:50:00Z"/>
          <w:rFonts w:ascii="Symbol" w:hAnsi="Symbol"/>
          <w:sz w:val="24"/>
        </w:rPr>
        <w:sectPr w:rsidR="00D81A9B" w:rsidDel="00683736" w:rsidSect="00683736">
          <w:headerReference w:type="default" r:id="rId12"/>
          <w:pgSz w:w="11910" w:h="16840"/>
          <w:pgMar w:top="2237" w:right="680" w:bottom="1440" w:left="54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  <w:sectPrChange w:id="159" w:author="Kush Khalasi" w:date="2025-08-22T17:20:00Z" w16du:dateUtc="2025-08-22T11:50:00Z">
            <w:sectPr w:rsidR="00D81A9B" w:rsidDel="00683736" w:rsidSect="00683736">
              <w:pgMar w:top="2237" w:right="680" w:bottom="920" w:left="540" w:header="0" w:footer="652" w:gutter="0"/>
            </w:sectPr>
          </w:sectPrChange>
        </w:sectPr>
      </w:pPr>
    </w:p>
    <w:p w14:paraId="30A9DD79" w14:textId="192DE286" w:rsidR="00D81A9B" w:rsidRDefault="00597FD1" w:rsidP="00AD6758">
      <w:pPr>
        <w:pStyle w:val="BodyText"/>
        <w:spacing w:before="52" w:line="278" w:lineRule="auto"/>
        <w:ind w:left="1706" w:right="204"/>
        <w:jc w:val="both"/>
      </w:pPr>
      <w:r>
        <w:t>ethical</w:t>
      </w:r>
      <w:r>
        <w:rPr>
          <w:spacing w:val="12"/>
        </w:rPr>
        <w:t xml:space="preserve"> </w:t>
      </w:r>
      <w:r>
        <w:t>labor</w:t>
      </w:r>
      <w:r>
        <w:rPr>
          <w:spacing w:val="10"/>
        </w:rPr>
        <w:t xml:space="preserve"> </w:t>
      </w:r>
      <w:r>
        <w:t>practices,</w:t>
      </w:r>
      <w:r>
        <w:rPr>
          <w:spacing w:val="10"/>
        </w:rPr>
        <w:t xml:space="preserve"> </w:t>
      </w:r>
      <w:r>
        <w:t>diversity,</w:t>
      </w:r>
      <w:r>
        <w:rPr>
          <w:spacing w:val="12"/>
        </w:rPr>
        <w:t xml:space="preserve"> </w:t>
      </w:r>
      <w:r>
        <w:t>equity,</w:t>
      </w:r>
      <w:r>
        <w:rPr>
          <w:spacing w:val="11"/>
        </w:rPr>
        <w:t xml:space="preserve"> </w:t>
      </w:r>
      <w:r>
        <w:t>inclusion,</w:t>
      </w:r>
      <w:r>
        <w:rPr>
          <w:spacing w:val="12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external</w:t>
      </w:r>
      <w:r>
        <w:rPr>
          <w:spacing w:val="13"/>
        </w:rPr>
        <w:t xml:space="preserve"> </w:t>
      </w:r>
      <w:r>
        <w:t>stakeholder</w:t>
      </w:r>
      <w:r>
        <w:rPr>
          <w:spacing w:val="12"/>
        </w:rPr>
        <w:t xml:space="preserve"> </w:t>
      </w:r>
      <w:r>
        <w:t>human</w:t>
      </w:r>
      <w:r>
        <w:rPr>
          <w:spacing w:val="-51"/>
        </w:rPr>
        <w:t xml:space="preserve"> </w:t>
      </w:r>
      <w:r>
        <w:t>rights.</w:t>
      </w:r>
    </w:p>
    <w:p w14:paraId="7FA24697" w14:textId="77777777" w:rsidR="00D81A9B" w:rsidRDefault="00D81A9B" w:rsidP="00AD6758">
      <w:pPr>
        <w:pStyle w:val="BodyText"/>
        <w:spacing w:before="4"/>
        <w:jc w:val="both"/>
        <w:rPr>
          <w:sz w:val="19"/>
        </w:rPr>
      </w:pPr>
    </w:p>
    <w:p w14:paraId="0F7B14AE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line="273" w:lineRule="auto"/>
        <w:ind w:left="1706" w:right="760"/>
        <w:rPr>
          <w:rFonts w:ascii="Symbol" w:hAnsi="Symbol"/>
          <w:sz w:val="24"/>
        </w:rPr>
      </w:pPr>
      <w:r>
        <w:rPr>
          <w:sz w:val="24"/>
        </w:rPr>
        <w:t>Performance Review Meetings: Biannual performance review meetings will be held</w:t>
      </w:r>
      <w:r>
        <w:rPr>
          <w:spacing w:val="1"/>
          <w:sz w:val="24"/>
        </w:rPr>
        <w:t xml:space="preserve"> </w:t>
      </w:r>
      <w:r>
        <w:rPr>
          <w:sz w:val="24"/>
        </w:rPr>
        <w:t>with key stakeholders, including department heads and HR managers, to evaluate</w:t>
      </w:r>
      <w:r>
        <w:rPr>
          <w:spacing w:val="1"/>
          <w:sz w:val="24"/>
        </w:rPr>
        <w:t xml:space="preserve"> </w:t>
      </w:r>
      <w:r>
        <w:rPr>
          <w:sz w:val="24"/>
        </w:rPr>
        <w:t>progress, discuss issues, and identify areas for improvement. Recommendations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these meetings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integrated</w:t>
      </w:r>
      <w:r>
        <w:rPr>
          <w:spacing w:val="-1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policy</w:t>
      </w:r>
      <w:r>
        <w:rPr>
          <w:spacing w:val="-2"/>
          <w:sz w:val="24"/>
        </w:rPr>
        <w:t xml:space="preserve"> </w:t>
      </w:r>
      <w:r>
        <w:rPr>
          <w:sz w:val="24"/>
        </w:rPr>
        <w:t>updates and action</w:t>
      </w:r>
      <w:r>
        <w:rPr>
          <w:spacing w:val="-1"/>
          <w:sz w:val="24"/>
        </w:rPr>
        <w:t xml:space="preserve"> </w:t>
      </w:r>
      <w:r>
        <w:rPr>
          <w:sz w:val="24"/>
        </w:rPr>
        <w:t>plans.</w:t>
      </w:r>
    </w:p>
    <w:p w14:paraId="7FD51A91" w14:textId="77777777" w:rsidR="00D81A9B" w:rsidRDefault="00D81A9B" w:rsidP="00AD6758">
      <w:pPr>
        <w:pStyle w:val="BodyText"/>
        <w:spacing w:before="8"/>
        <w:jc w:val="both"/>
        <w:rPr>
          <w:sz w:val="20"/>
        </w:rPr>
      </w:pPr>
    </w:p>
    <w:p w14:paraId="2D693832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line="276" w:lineRule="auto"/>
        <w:ind w:left="1706" w:right="757"/>
        <w:rPr>
          <w:rFonts w:ascii="Symbol" w:hAnsi="Symbol"/>
          <w:sz w:val="24"/>
        </w:rPr>
      </w:pP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Audits:</w:t>
      </w:r>
      <w:r>
        <w:rPr>
          <w:spacing w:val="1"/>
          <w:sz w:val="24"/>
        </w:rPr>
        <w:t xml:space="preserve"> </w:t>
      </w:r>
      <w:r>
        <w:rPr>
          <w:sz w:val="24"/>
        </w:rPr>
        <w:t>Periodic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1"/>
          <w:sz w:val="24"/>
        </w:rPr>
        <w:t xml:space="preserve"> </w:t>
      </w:r>
      <w:r>
        <w:rPr>
          <w:sz w:val="24"/>
        </w:rPr>
        <w:t>audits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conducted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adherence to labor laws and internal standards. These audits will be performed by</w:t>
      </w:r>
      <w:r>
        <w:rPr>
          <w:spacing w:val="1"/>
          <w:sz w:val="24"/>
        </w:rPr>
        <w:t xml:space="preserve"> </w:t>
      </w:r>
      <w:r>
        <w:rPr>
          <w:sz w:val="24"/>
        </w:rPr>
        <w:t>both</w:t>
      </w:r>
      <w:r>
        <w:rPr>
          <w:spacing w:val="1"/>
          <w:sz w:val="24"/>
        </w:rPr>
        <w:t xml:space="preserve"> </w:t>
      </w:r>
      <w:r>
        <w:rPr>
          <w:sz w:val="24"/>
        </w:rPr>
        <w:t>internal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external</w:t>
      </w:r>
      <w:r>
        <w:rPr>
          <w:spacing w:val="1"/>
          <w:sz w:val="24"/>
        </w:rPr>
        <w:t xml:space="preserve"> </w:t>
      </w:r>
      <w:r>
        <w:rPr>
          <w:sz w:val="24"/>
        </w:rPr>
        <w:t>auditors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objective</w:t>
      </w:r>
      <w:r>
        <w:rPr>
          <w:spacing w:val="1"/>
          <w:sz w:val="24"/>
        </w:rPr>
        <w:t xml:space="preserve"> </w:t>
      </w:r>
      <w:r>
        <w:rPr>
          <w:sz w:val="24"/>
        </w:rPr>
        <w:t>assessment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-2"/>
          <w:sz w:val="24"/>
        </w:rPr>
        <w:t xml:space="preserve"> </w:t>
      </w:r>
      <w:r>
        <w:rPr>
          <w:sz w:val="24"/>
        </w:rPr>
        <w:t>any potential</w:t>
      </w:r>
      <w:r>
        <w:rPr>
          <w:spacing w:val="-2"/>
          <w:sz w:val="24"/>
        </w:rPr>
        <w:t xml:space="preserve"> </w:t>
      </w:r>
      <w:r>
        <w:rPr>
          <w:sz w:val="24"/>
        </w:rPr>
        <w:t>areas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non-compliance.</w:t>
      </w:r>
    </w:p>
    <w:p w14:paraId="389D9208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0FF81BC5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line="276" w:lineRule="auto"/>
        <w:ind w:left="1706" w:right="756"/>
        <w:rPr>
          <w:rFonts w:ascii="Symbol" w:hAnsi="Symbol"/>
          <w:sz w:val="24"/>
        </w:rPr>
      </w:pP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Engagement</w:t>
      </w:r>
      <w:r>
        <w:rPr>
          <w:spacing w:val="1"/>
          <w:sz w:val="24"/>
        </w:rPr>
        <w:t xml:space="preserve"> </w:t>
      </w:r>
      <w:r>
        <w:rPr>
          <w:sz w:val="24"/>
        </w:rPr>
        <w:t>Surveys:</w:t>
      </w:r>
      <w:r>
        <w:rPr>
          <w:spacing w:val="1"/>
          <w:sz w:val="24"/>
        </w:rPr>
        <w:t xml:space="preserve"> </w:t>
      </w:r>
      <w:r>
        <w:rPr>
          <w:sz w:val="24"/>
        </w:rPr>
        <w:t>Regular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feedback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engagement surveys will be conducted semi-annually to gauge the effectiveness of</w:t>
      </w:r>
      <w:r>
        <w:rPr>
          <w:spacing w:val="1"/>
          <w:sz w:val="24"/>
        </w:rPr>
        <w:t xml:space="preserve"> </w:t>
      </w:r>
      <w:r>
        <w:rPr>
          <w:sz w:val="24"/>
        </w:rPr>
        <w:t>our labor and human rights initiatives. Survey results will be analyzed to identify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improvement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concerns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55"/>
          <w:sz w:val="24"/>
        </w:rPr>
        <w:t xml:space="preserve"> </w:t>
      </w:r>
      <w:r>
        <w:rPr>
          <w:sz w:val="24"/>
        </w:rPr>
        <w:t>addressed</w:t>
      </w:r>
      <w:r>
        <w:rPr>
          <w:spacing w:val="-52"/>
          <w:sz w:val="24"/>
        </w:rPr>
        <w:t xml:space="preserve"> </w:t>
      </w:r>
      <w:r>
        <w:rPr>
          <w:sz w:val="24"/>
        </w:rPr>
        <w:t>promptly.</w:t>
      </w:r>
    </w:p>
    <w:p w14:paraId="3C4E0665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18582284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line="276" w:lineRule="auto"/>
        <w:ind w:left="1706" w:right="755"/>
        <w:rPr>
          <w:rFonts w:ascii="Symbol" w:hAnsi="Symbol"/>
          <w:sz w:val="24"/>
        </w:rPr>
      </w:pPr>
      <w:r>
        <w:rPr>
          <w:sz w:val="24"/>
        </w:rPr>
        <w:t>Human</w:t>
      </w:r>
      <w:r>
        <w:rPr>
          <w:spacing w:val="29"/>
          <w:sz w:val="24"/>
        </w:rPr>
        <w:t xml:space="preserve"> </w:t>
      </w:r>
      <w:r>
        <w:rPr>
          <w:sz w:val="24"/>
        </w:rPr>
        <w:t>Rights</w:t>
      </w:r>
      <w:r>
        <w:rPr>
          <w:spacing w:val="28"/>
          <w:sz w:val="24"/>
        </w:rPr>
        <w:t xml:space="preserve"> </w:t>
      </w:r>
      <w:r>
        <w:rPr>
          <w:sz w:val="24"/>
        </w:rPr>
        <w:t>Impact</w:t>
      </w:r>
      <w:r>
        <w:rPr>
          <w:spacing w:val="29"/>
          <w:sz w:val="24"/>
        </w:rPr>
        <w:t xml:space="preserve"> </w:t>
      </w:r>
      <w:r>
        <w:rPr>
          <w:sz w:val="24"/>
        </w:rPr>
        <w:t>Assessments:</w:t>
      </w:r>
      <w:r>
        <w:rPr>
          <w:spacing w:val="27"/>
          <w:sz w:val="24"/>
        </w:rPr>
        <w:t xml:space="preserve"> </w:t>
      </w:r>
      <w:r>
        <w:rPr>
          <w:sz w:val="24"/>
        </w:rPr>
        <w:t>Annual</w:t>
      </w:r>
      <w:r>
        <w:rPr>
          <w:spacing w:val="28"/>
          <w:sz w:val="24"/>
        </w:rPr>
        <w:t xml:space="preserve"> </w:t>
      </w:r>
      <w:r>
        <w:rPr>
          <w:sz w:val="24"/>
        </w:rPr>
        <w:t>human</w:t>
      </w:r>
      <w:r>
        <w:rPr>
          <w:spacing w:val="30"/>
          <w:sz w:val="24"/>
        </w:rPr>
        <w:t xml:space="preserve"> </w:t>
      </w:r>
      <w:r>
        <w:rPr>
          <w:sz w:val="24"/>
        </w:rPr>
        <w:t>rights</w:t>
      </w:r>
      <w:r>
        <w:rPr>
          <w:spacing w:val="27"/>
          <w:sz w:val="24"/>
        </w:rPr>
        <w:t xml:space="preserve"> </w:t>
      </w:r>
      <w:r>
        <w:rPr>
          <w:sz w:val="24"/>
        </w:rPr>
        <w:t>impact</w:t>
      </w:r>
      <w:r>
        <w:rPr>
          <w:spacing w:val="29"/>
          <w:sz w:val="24"/>
        </w:rPr>
        <w:t xml:space="preserve"> </w:t>
      </w:r>
      <w:r>
        <w:rPr>
          <w:sz w:val="24"/>
        </w:rPr>
        <w:t>assessments</w:t>
      </w:r>
      <w:r>
        <w:rPr>
          <w:spacing w:val="28"/>
          <w:sz w:val="24"/>
        </w:rPr>
        <w:t xml:space="preserve"> </w:t>
      </w:r>
      <w:r>
        <w:rPr>
          <w:sz w:val="24"/>
        </w:rPr>
        <w:t>will</w:t>
      </w:r>
      <w:r>
        <w:rPr>
          <w:spacing w:val="-52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carried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evaluate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effectiveness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our</w:t>
      </w:r>
      <w:r>
        <w:rPr>
          <w:spacing w:val="1"/>
          <w:sz w:val="24"/>
        </w:rPr>
        <w:t xml:space="preserve"> </w:t>
      </w:r>
      <w:r>
        <w:rPr>
          <w:sz w:val="24"/>
        </w:rPr>
        <w:t>policies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practices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protecting employee rights and well-being. These assessments will help identify</w:t>
      </w:r>
      <w:r>
        <w:rPr>
          <w:spacing w:val="1"/>
          <w:sz w:val="24"/>
        </w:rPr>
        <w:t xml:space="preserve"> </w:t>
      </w:r>
      <w:r>
        <w:rPr>
          <w:sz w:val="24"/>
        </w:rPr>
        <w:t>potential risks and areas for improvement, ensuring that our operations remain</w:t>
      </w:r>
      <w:r>
        <w:rPr>
          <w:spacing w:val="1"/>
          <w:sz w:val="24"/>
        </w:rPr>
        <w:t xml:space="preserve"> </w:t>
      </w:r>
      <w:r>
        <w:rPr>
          <w:sz w:val="24"/>
        </w:rPr>
        <w:t>aligned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best</w:t>
      </w:r>
      <w:r>
        <w:rPr>
          <w:spacing w:val="-1"/>
          <w:sz w:val="24"/>
        </w:rPr>
        <w:t xml:space="preserve"> </w:t>
      </w:r>
      <w:r>
        <w:rPr>
          <w:sz w:val="24"/>
        </w:rPr>
        <w:t>practices and</w:t>
      </w:r>
      <w:r>
        <w:rPr>
          <w:spacing w:val="1"/>
          <w:sz w:val="24"/>
        </w:rPr>
        <w:t xml:space="preserve"> </w:t>
      </w:r>
      <w:r>
        <w:rPr>
          <w:sz w:val="24"/>
        </w:rPr>
        <w:t>human rights</w:t>
      </w:r>
      <w:r>
        <w:rPr>
          <w:spacing w:val="-1"/>
          <w:sz w:val="24"/>
        </w:rPr>
        <w:t xml:space="preserve"> </w:t>
      </w:r>
      <w:r>
        <w:rPr>
          <w:sz w:val="24"/>
        </w:rPr>
        <w:t>standards.</w:t>
      </w:r>
    </w:p>
    <w:p w14:paraId="0830E2EB" w14:textId="77777777" w:rsidR="00D81A9B" w:rsidRDefault="00D81A9B" w:rsidP="00AD6758">
      <w:pPr>
        <w:pStyle w:val="BodyText"/>
        <w:spacing w:before="8"/>
        <w:jc w:val="both"/>
        <w:rPr>
          <w:sz w:val="19"/>
        </w:rPr>
      </w:pPr>
    </w:p>
    <w:p w14:paraId="567E175A" w14:textId="77777777" w:rsidR="00D81A9B" w:rsidRPr="00683736" w:rsidRDefault="00597FD1" w:rsidP="00AD6758">
      <w:pPr>
        <w:pStyle w:val="ListParagraph"/>
        <w:numPr>
          <w:ilvl w:val="2"/>
          <w:numId w:val="1"/>
        </w:numPr>
        <w:tabs>
          <w:tab w:val="left" w:pos="1707"/>
        </w:tabs>
        <w:spacing w:line="276" w:lineRule="auto"/>
        <w:ind w:left="1706" w:right="757"/>
        <w:rPr>
          <w:ins w:id="160" w:author="Kush Khalasi" w:date="2025-08-22T17:20:00Z" w16du:dateUtc="2025-08-22T11:50:00Z"/>
          <w:rFonts w:ascii="Symbol" w:hAnsi="Symbol"/>
          <w:sz w:val="24"/>
          <w:rPrChange w:id="161" w:author="Kush Khalasi" w:date="2025-08-22T17:20:00Z" w16du:dateUtc="2025-08-22T11:50:00Z">
            <w:rPr>
              <w:ins w:id="162" w:author="Kush Khalasi" w:date="2025-08-22T17:20:00Z" w16du:dateUtc="2025-08-22T11:50:00Z"/>
              <w:sz w:val="24"/>
            </w:rPr>
          </w:rPrChange>
        </w:rPr>
      </w:pPr>
      <w:r>
        <w:rPr>
          <w:sz w:val="24"/>
        </w:rPr>
        <w:t>Stakeholder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Communication:</w:t>
      </w:r>
      <w:r>
        <w:rPr>
          <w:spacing w:val="1"/>
          <w:sz w:val="24"/>
        </w:rPr>
        <w:t xml:space="preserve"> </w:t>
      </w:r>
      <w:r>
        <w:rPr>
          <w:sz w:val="24"/>
        </w:rPr>
        <w:t>Transparent</w:t>
      </w:r>
      <w:r>
        <w:rPr>
          <w:spacing w:val="1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stakeholders,</w:t>
      </w:r>
      <w:r>
        <w:rPr>
          <w:spacing w:val="1"/>
          <w:sz w:val="24"/>
        </w:rPr>
        <w:t xml:space="preserve"> </w:t>
      </w:r>
      <w:r>
        <w:rPr>
          <w:sz w:val="24"/>
        </w:rPr>
        <w:t>including employees, suppliers, and customers, will be maintained through regular</w:t>
      </w:r>
      <w:r>
        <w:rPr>
          <w:spacing w:val="1"/>
          <w:sz w:val="24"/>
        </w:rPr>
        <w:t xml:space="preserve"> </w:t>
      </w:r>
      <w:r>
        <w:rPr>
          <w:sz w:val="24"/>
        </w:rPr>
        <w:t>updates and briefings. The outcomes of labor and human rights performance and</w:t>
      </w:r>
      <w:r>
        <w:rPr>
          <w:spacing w:val="1"/>
          <w:sz w:val="24"/>
        </w:rPr>
        <w:t xml:space="preserve"> </w:t>
      </w:r>
      <w:r>
        <w:rPr>
          <w:sz w:val="24"/>
        </w:rPr>
        <w:t>any significant changes to the policy will be communicated to all relevant parties 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continued</w:t>
      </w:r>
      <w:r>
        <w:rPr>
          <w:spacing w:val="-1"/>
          <w:sz w:val="24"/>
        </w:rPr>
        <w:t xml:space="preserve"> </w:t>
      </w:r>
      <w:r>
        <w:rPr>
          <w:sz w:val="24"/>
        </w:rPr>
        <w:t>alignment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engagement.</w:t>
      </w:r>
    </w:p>
    <w:p w14:paraId="1FF2C410" w14:textId="77777777" w:rsidR="00683736" w:rsidRDefault="00683736" w:rsidP="00683736">
      <w:pPr>
        <w:pStyle w:val="ListParagraph"/>
        <w:rPr>
          <w:ins w:id="163" w:author="Kush Khalasi" w:date="2025-08-22T17:24:00Z" w16du:dateUtc="2025-08-22T11:54:00Z"/>
          <w:rFonts w:ascii="Symbol" w:hAnsi="Symbol"/>
          <w:sz w:val="24"/>
        </w:rPr>
      </w:pPr>
    </w:p>
    <w:p w14:paraId="13D1717F" w14:textId="60A81B3E" w:rsidR="00683736" w:rsidRPr="00683736" w:rsidDel="00683736" w:rsidRDefault="00683736">
      <w:pPr>
        <w:tabs>
          <w:tab w:val="left" w:pos="1707"/>
        </w:tabs>
        <w:spacing w:line="276" w:lineRule="auto"/>
        <w:ind w:right="757"/>
        <w:rPr>
          <w:del w:id="164" w:author="Kush Khalasi" w:date="2025-08-22T17:24:00Z" w16du:dateUtc="2025-08-22T11:54:00Z"/>
          <w:rFonts w:ascii="Symbol" w:hAnsi="Symbol"/>
          <w:sz w:val="24"/>
          <w:rPrChange w:id="165" w:author="Kush Khalasi" w:date="2025-08-22T17:20:00Z" w16du:dateUtc="2025-08-22T11:50:00Z">
            <w:rPr>
              <w:del w:id="166" w:author="Kush Khalasi" w:date="2025-08-22T17:24:00Z" w16du:dateUtc="2025-08-22T11:54:00Z"/>
            </w:rPr>
          </w:rPrChange>
        </w:rPr>
        <w:pPrChange w:id="167" w:author="Kush Khalasi" w:date="2025-08-22T17:20:00Z" w16du:dateUtc="2025-08-22T11:50:00Z">
          <w:pPr>
            <w:pStyle w:val="ListParagraph"/>
            <w:numPr>
              <w:ilvl w:val="2"/>
              <w:numId w:val="1"/>
            </w:numPr>
            <w:tabs>
              <w:tab w:val="left" w:pos="1707"/>
            </w:tabs>
            <w:spacing w:line="276" w:lineRule="auto"/>
            <w:ind w:left="1706" w:right="757"/>
          </w:pPr>
        </w:pPrChange>
      </w:pPr>
      <w:bookmarkStart w:id="168" w:name="_Toc206779691"/>
      <w:bookmarkStart w:id="169" w:name="_Toc206779706"/>
      <w:bookmarkStart w:id="170" w:name="_Toc206781699"/>
      <w:bookmarkEnd w:id="168"/>
      <w:bookmarkEnd w:id="169"/>
      <w:bookmarkEnd w:id="170"/>
    </w:p>
    <w:p w14:paraId="3E52CA90" w14:textId="77F6115D" w:rsidR="00D81A9B" w:rsidDel="00683736" w:rsidRDefault="00D81A9B" w:rsidP="00AD6758">
      <w:pPr>
        <w:pStyle w:val="BodyText"/>
        <w:spacing w:before="6"/>
        <w:jc w:val="both"/>
        <w:rPr>
          <w:del w:id="171" w:author="Kush Khalasi" w:date="2025-08-22T17:24:00Z" w16du:dateUtc="2025-08-22T11:54:00Z"/>
          <w:sz w:val="19"/>
        </w:rPr>
      </w:pPr>
      <w:bookmarkStart w:id="172" w:name="_Toc206779692"/>
      <w:bookmarkStart w:id="173" w:name="_Toc206779707"/>
      <w:bookmarkStart w:id="174" w:name="_Toc206781700"/>
      <w:bookmarkEnd w:id="172"/>
      <w:bookmarkEnd w:id="173"/>
      <w:bookmarkEnd w:id="174"/>
    </w:p>
    <w:p w14:paraId="0931BB40" w14:textId="2D361BAF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spacing w:before="1"/>
        <w:ind w:hanging="361"/>
        <w:jc w:val="both"/>
        <w:rPr>
          <w:rFonts w:ascii="Wingdings" w:hAnsi="Wingdings"/>
          <w:color w:val="2E5395"/>
        </w:rPr>
      </w:pPr>
      <w:bookmarkStart w:id="175" w:name="_Toc206781701"/>
      <w:r>
        <w:rPr>
          <w:color w:val="2E5395"/>
        </w:rPr>
        <w:t>Responsibilities</w:t>
      </w:r>
      <w:ins w:id="176" w:author="Kush Khalasi" w:date="2025-08-22T17:19:00Z" w16du:dateUtc="2025-08-22T11:49:00Z">
        <w:r w:rsidR="00683736">
          <w:rPr>
            <w:color w:val="2E5395"/>
          </w:rPr>
          <w:t xml:space="preserve"> of this policy</w:t>
        </w:r>
      </w:ins>
      <w:bookmarkEnd w:id="175"/>
    </w:p>
    <w:p w14:paraId="53E93DEC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spacing w:before="298"/>
        <w:ind w:hanging="361"/>
        <w:jc w:val="both"/>
        <w:rPr>
          <w:rFonts w:ascii="Wingdings" w:hAnsi="Wingdings"/>
        </w:rPr>
      </w:pPr>
      <w:r>
        <w:t>Chief</w:t>
      </w:r>
      <w:r>
        <w:rPr>
          <w:spacing w:val="-3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Officer</w:t>
      </w:r>
      <w:r>
        <w:rPr>
          <w:spacing w:val="-2"/>
        </w:rPr>
        <w:t xml:space="preserve"> </w:t>
      </w:r>
      <w:r>
        <w:t>(CCO)</w:t>
      </w:r>
    </w:p>
    <w:p w14:paraId="35F95F00" w14:textId="77777777" w:rsidR="00D81A9B" w:rsidRDefault="00D81A9B" w:rsidP="00AD6758">
      <w:pPr>
        <w:pStyle w:val="BodyText"/>
        <w:spacing w:before="4"/>
        <w:jc w:val="both"/>
        <w:rPr>
          <w:b/>
          <w:sz w:val="23"/>
        </w:rPr>
      </w:pPr>
    </w:p>
    <w:p w14:paraId="3ABE5BCA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1"/>
        </w:tabs>
        <w:spacing w:line="276" w:lineRule="auto"/>
        <w:ind w:right="759"/>
        <w:rPr>
          <w:rFonts w:ascii="Symbol" w:hAnsi="Symbol"/>
          <w:sz w:val="20"/>
        </w:rPr>
      </w:pPr>
      <w:r>
        <w:t>Oversee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implementation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adherence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Labor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Assurance</w:t>
      </w:r>
      <w:r>
        <w:rPr>
          <w:spacing w:val="-47"/>
        </w:rPr>
        <w:t xml:space="preserve"> </w:t>
      </w:r>
      <w:r>
        <w:t>Policy.</w:t>
      </w:r>
    </w:p>
    <w:p w14:paraId="33D43797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6F656236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1"/>
        </w:tabs>
        <w:spacing w:line="276" w:lineRule="auto"/>
        <w:ind w:right="760"/>
        <w:rPr>
          <w:rFonts w:ascii="Symbol" w:hAnsi="Symbol"/>
          <w:sz w:val="20"/>
        </w:rPr>
      </w:pPr>
      <w:r>
        <w:t>Ensure regular updates to the policy based on legal requirements, best practices, and audit</w:t>
      </w:r>
      <w:r>
        <w:rPr>
          <w:spacing w:val="1"/>
        </w:rPr>
        <w:t xml:space="preserve"> </w:t>
      </w:r>
      <w:r>
        <w:t>findings.</w:t>
      </w:r>
    </w:p>
    <w:p w14:paraId="1F75A0F7" w14:textId="52465CA6" w:rsidR="00683736" w:rsidDel="00683736" w:rsidRDefault="00683736" w:rsidP="00AD6758">
      <w:pPr>
        <w:spacing w:line="276" w:lineRule="auto"/>
        <w:jc w:val="both"/>
        <w:rPr>
          <w:del w:id="177" w:author="Kush Khalasi" w:date="2025-08-22T17:21:00Z" w16du:dateUtc="2025-08-22T11:51:00Z"/>
          <w:rFonts w:ascii="Symbol" w:hAnsi="Symbol"/>
          <w:sz w:val="20"/>
        </w:rPr>
        <w:sectPr w:rsidR="00683736" w:rsidDel="00683736" w:rsidSect="00C260FF">
          <w:headerReference w:type="default" r:id="rId13"/>
          <w:pgSz w:w="11910" w:h="16840"/>
          <w:pgMar w:top="2237" w:right="680" w:bottom="920" w:left="54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0260B0A6" w14:textId="1057F26B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before="91"/>
        <w:ind w:hanging="361"/>
        <w:rPr>
          <w:rFonts w:ascii="Symbol" w:hAnsi="Symbol"/>
          <w:sz w:val="20"/>
        </w:rPr>
      </w:pPr>
      <w:r>
        <w:t>Review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approve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Report.</w:t>
      </w:r>
    </w:p>
    <w:p w14:paraId="52658427" w14:textId="77777777" w:rsidR="00D81A9B" w:rsidRDefault="00D81A9B" w:rsidP="00AD6758">
      <w:pPr>
        <w:pStyle w:val="BodyText"/>
        <w:jc w:val="both"/>
        <w:rPr>
          <w:sz w:val="23"/>
        </w:rPr>
      </w:pPr>
    </w:p>
    <w:p w14:paraId="1B8BC0B0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7"/>
        <w:rPr>
          <w:rFonts w:ascii="Symbol" w:hAnsi="Symbol"/>
          <w:sz w:val="20"/>
        </w:rPr>
      </w:pPr>
      <w:r>
        <w:t>Lead</w:t>
      </w:r>
      <w:r>
        <w:rPr>
          <w:spacing w:val="32"/>
        </w:rPr>
        <w:t xml:space="preserve"> </w:t>
      </w:r>
      <w:r>
        <w:t>biannual</w:t>
      </w:r>
      <w:r>
        <w:rPr>
          <w:spacing w:val="32"/>
        </w:rPr>
        <w:t xml:space="preserve"> </w:t>
      </w:r>
      <w:r>
        <w:t>performance</w:t>
      </w:r>
      <w:r>
        <w:rPr>
          <w:spacing w:val="34"/>
        </w:rPr>
        <w:t xml:space="preserve"> </w:t>
      </w:r>
      <w:r>
        <w:t>review</w:t>
      </w:r>
      <w:r>
        <w:rPr>
          <w:spacing w:val="33"/>
        </w:rPr>
        <w:t xml:space="preserve"> </w:t>
      </w:r>
      <w:r>
        <w:t>meetings</w:t>
      </w:r>
      <w:r>
        <w:rPr>
          <w:spacing w:val="34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ensure</w:t>
      </w:r>
      <w:r>
        <w:rPr>
          <w:spacing w:val="33"/>
        </w:rPr>
        <w:t xml:space="preserve"> </w:t>
      </w:r>
      <w:r>
        <w:t>integration</w:t>
      </w:r>
      <w:r>
        <w:rPr>
          <w:spacing w:val="33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recommendations</w:t>
      </w:r>
      <w:r>
        <w:rPr>
          <w:spacing w:val="-46"/>
        </w:rPr>
        <w:t xml:space="preserve"> </w:t>
      </w:r>
      <w:r>
        <w:t>into action</w:t>
      </w:r>
      <w:r>
        <w:rPr>
          <w:spacing w:val="-1"/>
        </w:rPr>
        <w:t xml:space="preserve"> </w:t>
      </w:r>
      <w:r>
        <w:t>plans.</w:t>
      </w:r>
    </w:p>
    <w:p w14:paraId="5B6BD55C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6A9151F1" w14:textId="32CB8E48" w:rsidR="00D81A9B" w:rsidRPr="005374F3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Supervise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audits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rights impact</w:t>
      </w:r>
      <w:r>
        <w:rPr>
          <w:spacing w:val="-2"/>
        </w:rPr>
        <w:t xml:space="preserve"> </w:t>
      </w:r>
      <w:r>
        <w:t>assessments.</w:t>
      </w:r>
    </w:p>
    <w:p w14:paraId="64016DD4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spacing w:before="196"/>
        <w:ind w:hanging="361"/>
        <w:jc w:val="both"/>
        <w:rPr>
          <w:rFonts w:ascii="Wingdings" w:hAnsi="Wingdings"/>
        </w:rPr>
      </w:pPr>
      <w:r>
        <w:t>Human</w:t>
      </w:r>
      <w:r>
        <w:rPr>
          <w:spacing w:val="-2"/>
        </w:rPr>
        <w:t xml:space="preserve"> </w:t>
      </w:r>
      <w:r>
        <w:t>Resources</w:t>
      </w:r>
      <w:r>
        <w:rPr>
          <w:spacing w:val="-3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(HRM)</w:t>
      </w:r>
    </w:p>
    <w:p w14:paraId="25DF51B5" w14:textId="77777777" w:rsidR="00D81A9B" w:rsidRDefault="00D81A9B" w:rsidP="00AD6758">
      <w:pPr>
        <w:pStyle w:val="BodyText"/>
        <w:spacing w:before="3"/>
        <w:jc w:val="both"/>
        <w:rPr>
          <w:b/>
          <w:sz w:val="23"/>
        </w:rPr>
      </w:pPr>
    </w:p>
    <w:p w14:paraId="034E519E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6"/>
        <w:rPr>
          <w:rFonts w:ascii="Symbol" w:hAnsi="Symbol"/>
          <w:sz w:val="20"/>
        </w:rPr>
      </w:pPr>
      <w:r>
        <w:t>Implement</w:t>
      </w:r>
      <w:r>
        <w:rPr>
          <w:spacing w:val="33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manage</w:t>
      </w:r>
      <w:r>
        <w:rPr>
          <w:spacing w:val="33"/>
        </w:rPr>
        <w:t xml:space="preserve"> </w:t>
      </w:r>
      <w:r>
        <w:t>internal</w:t>
      </w:r>
      <w:r>
        <w:rPr>
          <w:spacing w:val="35"/>
        </w:rPr>
        <w:t xml:space="preserve"> </w:t>
      </w:r>
      <w:r>
        <w:t>procedures</w:t>
      </w:r>
      <w:r>
        <w:rPr>
          <w:spacing w:val="34"/>
        </w:rPr>
        <w:t xml:space="preserve"> </w:t>
      </w:r>
      <w:r>
        <w:t>related</w:t>
      </w:r>
      <w:r>
        <w:rPr>
          <w:spacing w:val="30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labor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human</w:t>
      </w:r>
      <w:r>
        <w:rPr>
          <w:spacing w:val="32"/>
        </w:rPr>
        <w:t xml:space="preserve"> </w:t>
      </w:r>
      <w:r>
        <w:t>rights,</w:t>
      </w:r>
      <w:r>
        <w:rPr>
          <w:spacing w:val="35"/>
        </w:rPr>
        <w:t xml:space="preserve"> </w:t>
      </w:r>
      <w:r>
        <w:t>including</w:t>
      </w:r>
      <w:r>
        <w:rPr>
          <w:spacing w:val="-46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health,</w:t>
      </w:r>
      <w:r>
        <w:rPr>
          <w:spacing w:val="-5"/>
        </w:rPr>
        <w:t xml:space="preserve"> </w:t>
      </w:r>
      <w:r>
        <w:t>safety, and</w:t>
      </w:r>
      <w:r>
        <w:rPr>
          <w:spacing w:val="-2"/>
        </w:rPr>
        <w:t xml:space="preserve"> </w:t>
      </w:r>
      <w:r>
        <w:t>career</w:t>
      </w:r>
      <w:r>
        <w:rPr>
          <w:spacing w:val="-3"/>
        </w:rPr>
        <w:t xml:space="preserve"> </w:t>
      </w:r>
      <w:r>
        <w:t>development.</w:t>
      </w:r>
    </w:p>
    <w:p w14:paraId="6E9DCB19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368580D6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Conduct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feedback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engagement</w:t>
      </w:r>
      <w:r>
        <w:rPr>
          <w:spacing w:val="-7"/>
        </w:rPr>
        <w:t xml:space="preserve"> </w:t>
      </w:r>
      <w:r>
        <w:t>surveys.</w:t>
      </w:r>
    </w:p>
    <w:p w14:paraId="3AAC5ACC" w14:textId="77777777" w:rsidR="00D81A9B" w:rsidRDefault="00D81A9B" w:rsidP="00AD6758">
      <w:pPr>
        <w:pStyle w:val="BodyText"/>
        <w:jc w:val="both"/>
        <w:rPr>
          <w:sz w:val="23"/>
        </w:rPr>
      </w:pPr>
    </w:p>
    <w:p w14:paraId="012421C6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Coordinate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auditors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periodic</w:t>
      </w:r>
      <w:r>
        <w:rPr>
          <w:spacing w:val="-6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audits.</w:t>
      </w:r>
    </w:p>
    <w:p w14:paraId="62305E5A" w14:textId="77777777" w:rsidR="00D81A9B" w:rsidRDefault="00D81A9B" w:rsidP="00AD6758">
      <w:pPr>
        <w:pStyle w:val="BodyText"/>
        <w:jc w:val="both"/>
        <w:rPr>
          <w:sz w:val="23"/>
        </w:rPr>
      </w:pPr>
    </w:p>
    <w:p w14:paraId="74A09017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before="1"/>
        <w:ind w:hanging="361"/>
        <w:rPr>
          <w:rFonts w:ascii="Symbol" w:hAnsi="Symbol"/>
          <w:sz w:val="20"/>
        </w:rPr>
      </w:pPr>
      <w:r>
        <w:t>Facilitate</w:t>
      </w:r>
      <w:r>
        <w:rPr>
          <w:spacing w:val="-3"/>
        </w:rPr>
        <w:t xml:space="preserve"> </w:t>
      </w:r>
      <w:r>
        <w:t>regular</w:t>
      </w:r>
      <w:r>
        <w:rPr>
          <w:spacing w:val="-7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sessions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labor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employees.</w:t>
      </w:r>
    </w:p>
    <w:p w14:paraId="4EC4AF27" w14:textId="77777777" w:rsidR="00D81A9B" w:rsidRDefault="00D81A9B" w:rsidP="00AD6758">
      <w:pPr>
        <w:pStyle w:val="BodyText"/>
        <w:spacing w:before="9"/>
        <w:jc w:val="both"/>
        <w:rPr>
          <w:sz w:val="22"/>
        </w:rPr>
      </w:pPr>
    </w:p>
    <w:p w14:paraId="6A803B1D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before="1" w:line="276" w:lineRule="auto"/>
        <w:ind w:right="759"/>
        <w:rPr>
          <w:rFonts w:ascii="Symbol" w:hAnsi="Symbol"/>
          <w:sz w:val="20"/>
        </w:rPr>
      </w:pPr>
      <w:r>
        <w:t>Report</w:t>
      </w:r>
      <w:r>
        <w:rPr>
          <w:spacing w:val="31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progress</w:t>
      </w:r>
      <w:r>
        <w:rPr>
          <w:spacing w:val="31"/>
        </w:rPr>
        <w:t xml:space="preserve"> </w:t>
      </w:r>
      <w:r>
        <w:t>towards</w:t>
      </w:r>
      <w:r>
        <w:rPr>
          <w:spacing w:val="34"/>
        </w:rPr>
        <w:t xml:space="preserve"> </w:t>
      </w:r>
      <w:r>
        <w:t>meeting</w:t>
      </w:r>
      <w:r>
        <w:rPr>
          <w:spacing w:val="33"/>
        </w:rPr>
        <w:t xml:space="preserve"> </w:t>
      </w:r>
      <w:r>
        <w:t>labor</w:t>
      </w:r>
      <w:r>
        <w:rPr>
          <w:spacing w:val="31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human</w:t>
      </w:r>
      <w:r>
        <w:rPr>
          <w:spacing w:val="33"/>
        </w:rPr>
        <w:t xml:space="preserve"> </w:t>
      </w:r>
      <w:r>
        <w:t>rights</w:t>
      </w:r>
      <w:r>
        <w:rPr>
          <w:spacing w:val="32"/>
        </w:rPr>
        <w:t xml:space="preserve"> </w:t>
      </w:r>
      <w:r>
        <w:t>targets</w:t>
      </w:r>
      <w:r>
        <w:rPr>
          <w:spacing w:val="34"/>
        </w:rPr>
        <w:t xml:space="preserve"> </w:t>
      </w:r>
      <w:r>
        <w:t>during</w:t>
      </w:r>
      <w:r>
        <w:rPr>
          <w:spacing w:val="30"/>
        </w:rPr>
        <w:t xml:space="preserve"> </w:t>
      </w:r>
      <w:r>
        <w:t>performance</w:t>
      </w:r>
      <w:r>
        <w:rPr>
          <w:spacing w:val="-47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meetings.</w:t>
      </w:r>
    </w:p>
    <w:p w14:paraId="5468C078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51AC9BE0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</w:rPr>
      </w:pPr>
      <w:r>
        <w:t>Head</w:t>
      </w:r>
      <w:r>
        <w:rPr>
          <w:spacing w:val="-2"/>
        </w:rPr>
        <w:t xml:space="preserve"> </w:t>
      </w:r>
      <w:r>
        <w:t>of Operations</w:t>
      </w:r>
    </w:p>
    <w:p w14:paraId="65E4C9DF" w14:textId="77777777" w:rsidR="00D81A9B" w:rsidRDefault="00D81A9B" w:rsidP="00AD6758">
      <w:pPr>
        <w:pStyle w:val="BodyText"/>
        <w:spacing w:before="3"/>
        <w:jc w:val="both"/>
        <w:rPr>
          <w:b/>
          <w:sz w:val="23"/>
        </w:rPr>
      </w:pPr>
    </w:p>
    <w:p w14:paraId="152166A0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Ensure</w:t>
      </w:r>
      <w:r>
        <w:rPr>
          <w:spacing w:val="-6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comply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Labor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Assurance</w:t>
      </w:r>
      <w:r>
        <w:rPr>
          <w:spacing w:val="-6"/>
        </w:rPr>
        <w:t xml:space="preserve"> </w:t>
      </w:r>
      <w:r>
        <w:t>Policy.</w:t>
      </w:r>
    </w:p>
    <w:p w14:paraId="3D6AD035" w14:textId="77777777" w:rsidR="00D81A9B" w:rsidRDefault="00D81A9B" w:rsidP="00AD6758">
      <w:pPr>
        <w:pStyle w:val="BodyText"/>
        <w:jc w:val="both"/>
        <w:rPr>
          <w:sz w:val="23"/>
        </w:rPr>
      </w:pPr>
    </w:p>
    <w:p w14:paraId="45C2510D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Oversee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rights</w:t>
      </w:r>
      <w:r>
        <w:rPr>
          <w:spacing w:val="-4"/>
        </w:rPr>
        <w:t xml:space="preserve"> </w:t>
      </w:r>
      <w:r>
        <w:t>considerations</w:t>
      </w:r>
      <w:r>
        <w:rPr>
          <w:spacing w:val="-6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operations.</w:t>
      </w:r>
    </w:p>
    <w:p w14:paraId="4AAC4AB8" w14:textId="77777777" w:rsidR="00D81A9B" w:rsidRDefault="00D81A9B" w:rsidP="00AD6758">
      <w:pPr>
        <w:pStyle w:val="BodyText"/>
        <w:spacing w:before="10"/>
        <w:jc w:val="both"/>
        <w:rPr>
          <w:sz w:val="22"/>
        </w:rPr>
      </w:pPr>
    </w:p>
    <w:p w14:paraId="4EBB5D5E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7"/>
        <w:rPr>
          <w:rFonts w:ascii="Symbol" w:hAnsi="Symbol"/>
          <w:sz w:val="20"/>
        </w:rPr>
      </w:pPr>
      <w:r>
        <w:t>Collaborate</w:t>
      </w:r>
      <w:r>
        <w:rPr>
          <w:spacing w:val="39"/>
        </w:rPr>
        <w:t xml:space="preserve"> </w:t>
      </w:r>
      <w:r>
        <w:t>with</w:t>
      </w:r>
      <w:r>
        <w:rPr>
          <w:spacing w:val="38"/>
        </w:rPr>
        <w:t xml:space="preserve"> </w:t>
      </w:r>
      <w:r>
        <w:t>HRM</w:t>
      </w:r>
      <w:r>
        <w:rPr>
          <w:spacing w:val="39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address</w:t>
      </w:r>
      <w:r>
        <w:rPr>
          <w:spacing w:val="42"/>
        </w:rPr>
        <w:t xml:space="preserve"> </w:t>
      </w:r>
      <w:r>
        <w:t>any</w:t>
      </w:r>
      <w:r>
        <w:rPr>
          <w:spacing w:val="37"/>
        </w:rPr>
        <w:t xml:space="preserve"> </w:t>
      </w:r>
      <w:r>
        <w:t>operational</w:t>
      </w:r>
      <w:r>
        <w:rPr>
          <w:spacing w:val="41"/>
        </w:rPr>
        <w:t xml:space="preserve"> </w:t>
      </w:r>
      <w:r>
        <w:t>issues</w:t>
      </w:r>
      <w:r>
        <w:rPr>
          <w:spacing w:val="41"/>
        </w:rPr>
        <w:t xml:space="preserve"> </w:t>
      </w:r>
      <w:r>
        <w:t>related</w:t>
      </w:r>
      <w:r>
        <w:rPr>
          <w:spacing w:val="38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employee</w:t>
      </w:r>
      <w:r>
        <w:rPr>
          <w:spacing w:val="42"/>
        </w:rPr>
        <w:t xml:space="preserve"> </w:t>
      </w:r>
      <w:r>
        <w:t>rights</w:t>
      </w:r>
      <w:r>
        <w:rPr>
          <w:spacing w:val="39"/>
        </w:rPr>
        <w:t xml:space="preserve"> </w:t>
      </w:r>
      <w:r>
        <w:t>and</w:t>
      </w:r>
      <w:r>
        <w:rPr>
          <w:spacing w:val="-47"/>
        </w:rPr>
        <w:t xml:space="preserve"> </w:t>
      </w:r>
      <w:r>
        <w:t>workplace</w:t>
      </w:r>
      <w:r>
        <w:rPr>
          <w:spacing w:val="-3"/>
        </w:rPr>
        <w:t xml:space="preserve"> </w:t>
      </w:r>
      <w:r>
        <w:t>environment.</w:t>
      </w:r>
    </w:p>
    <w:p w14:paraId="04F9C7E7" w14:textId="77777777" w:rsidR="00D81A9B" w:rsidRDefault="00D81A9B" w:rsidP="00AD6758">
      <w:pPr>
        <w:pStyle w:val="BodyText"/>
        <w:spacing w:before="10"/>
        <w:jc w:val="both"/>
        <w:rPr>
          <w:sz w:val="19"/>
        </w:rPr>
      </w:pPr>
    </w:p>
    <w:p w14:paraId="7D7699D8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8"/>
        <w:rPr>
          <w:rFonts w:ascii="Symbol" w:hAnsi="Symbol"/>
          <w:sz w:val="20"/>
        </w:rPr>
      </w:pPr>
      <w:r>
        <w:t>Assist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preparing</w:t>
      </w:r>
      <w:r>
        <w:rPr>
          <w:spacing w:val="16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annual</w:t>
      </w:r>
      <w:r>
        <w:rPr>
          <w:spacing w:val="16"/>
        </w:rPr>
        <w:t xml:space="preserve"> </w:t>
      </w:r>
      <w:r>
        <w:t>Labor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Human</w:t>
      </w:r>
      <w:r>
        <w:rPr>
          <w:spacing w:val="14"/>
        </w:rPr>
        <w:t xml:space="preserve"> </w:t>
      </w:r>
      <w:r>
        <w:t>Rights</w:t>
      </w:r>
      <w:r>
        <w:rPr>
          <w:spacing w:val="17"/>
        </w:rPr>
        <w:t xml:space="preserve"> </w:t>
      </w:r>
      <w:r>
        <w:t>Report</w:t>
      </w:r>
      <w:r>
        <w:rPr>
          <w:spacing w:val="16"/>
        </w:rPr>
        <w:t xml:space="preserve"> </w:t>
      </w:r>
      <w:r>
        <w:t>by</w:t>
      </w:r>
      <w:r>
        <w:rPr>
          <w:spacing w:val="17"/>
        </w:rPr>
        <w:t xml:space="preserve"> </w:t>
      </w:r>
      <w:r>
        <w:t>providing</w:t>
      </w:r>
      <w:r>
        <w:rPr>
          <w:spacing w:val="16"/>
        </w:rPr>
        <w:t xml:space="preserve"> </w:t>
      </w:r>
      <w:r>
        <w:t>relevant</w:t>
      </w:r>
      <w:r>
        <w:rPr>
          <w:spacing w:val="-47"/>
        </w:rPr>
        <w:t xml:space="preserve"> </w:t>
      </w:r>
      <w:r>
        <w:t>operational</w:t>
      </w:r>
      <w:r>
        <w:rPr>
          <w:spacing w:val="-1"/>
        </w:rPr>
        <w:t xml:space="preserve"> </w:t>
      </w:r>
      <w:r>
        <w:t>data.</w:t>
      </w:r>
    </w:p>
    <w:p w14:paraId="49F8E4C3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6C6CD8E4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</w:rPr>
      </w:pPr>
      <w:r>
        <w:t>Compliance</w:t>
      </w:r>
      <w:r>
        <w:rPr>
          <w:spacing w:val="-6"/>
        </w:rPr>
        <w:t xml:space="preserve"> </w:t>
      </w:r>
      <w:r>
        <w:t>Officer</w:t>
      </w:r>
    </w:p>
    <w:p w14:paraId="26C98AAE" w14:textId="77777777" w:rsidR="00D81A9B" w:rsidRDefault="00D81A9B" w:rsidP="00AD6758">
      <w:pPr>
        <w:pStyle w:val="BodyText"/>
        <w:spacing w:before="5"/>
        <w:jc w:val="both"/>
        <w:rPr>
          <w:b/>
          <w:sz w:val="23"/>
        </w:rPr>
      </w:pPr>
    </w:p>
    <w:p w14:paraId="1CDA05C3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Assist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conducting</w:t>
      </w:r>
      <w:r>
        <w:rPr>
          <w:spacing w:val="-3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monitoring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labor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rights</w:t>
      </w:r>
      <w:r>
        <w:rPr>
          <w:spacing w:val="-3"/>
        </w:rPr>
        <w:t xml:space="preserve"> </w:t>
      </w:r>
      <w:r>
        <w:t>metrics.</w:t>
      </w:r>
    </w:p>
    <w:p w14:paraId="731BC76E" w14:textId="77777777" w:rsidR="00D81A9B" w:rsidRDefault="00D81A9B" w:rsidP="00AD6758">
      <w:pPr>
        <w:pStyle w:val="BodyText"/>
        <w:spacing w:before="10"/>
        <w:jc w:val="both"/>
        <w:rPr>
          <w:sz w:val="22"/>
        </w:rPr>
      </w:pPr>
    </w:p>
    <w:p w14:paraId="0BBEACA4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Support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preparation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dissemination</w:t>
      </w:r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annual</w:t>
      </w:r>
      <w:r>
        <w:rPr>
          <w:spacing w:val="-2"/>
        </w:rPr>
        <w:t xml:space="preserve"> </w:t>
      </w:r>
      <w:r>
        <w:t>Labor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Rights</w:t>
      </w:r>
      <w:r>
        <w:rPr>
          <w:spacing w:val="-2"/>
        </w:rPr>
        <w:t xml:space="preserve"> </w:t>
      </w:r>
      <w:r>
        <w:t>Report.</w:t>
      </w:r>
    </w:p>
    <w:p w14:paraId="2CF1D5CA" w14:textId="77777777" w:rsidR="00D81A9B" w:rsidRDefault="00D81A9B" w:rsidP="00AD6758">
      <w:pPr>
        <w:pStyle w:val="BodyText"/>
        <w:spacing w:before="1"/>
        <w:jc w:val="both"/>
        <w:rPr>
          <w:sz w:val="23"/>
        </w:rPr>
      </w:pPr>
    </w:p>
    <w:p w14:paraId="54A3616D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Monitor</w:t>
      </w:r>
      <w:r>
        <w:rPr>
          <w:spacing w:val="-4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standards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external</w:t>
      </w:r>
      <w:r>
        <w:rPr>
          <w:spacing w:val="-4"/>
        </w:rPr>
        <w:t xml:space="preserve"> </w:t>
      </w:r>
      <w:r>
        <w:t>regulations.</w:t>
      </w:r>
    </w:p>
    <w:p w14:paraId="1ADD7189" w14:textId="77777777" w:rsidR="00D81A9B" w:rsidRDefault="00D81A9B" w:rsidP="00AD6758">
      <w:pPr>
        <w:pStyle w:val="BodyText"/>
        <w:jc w:val="both"/>
        <w:rPr>
          <w:sz w:val="23"/>
        </w:rPr>
      </w:pPr>
    </w:p>
    <w:p w14:paraId="3C594D91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Coordinate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HRM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scheduling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conducting</w:t>
      </w:r>
      <w:r>
        <w:rPr>
          <w:spacing w:val="-7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reviews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audits.</w:t>
      </w:r>
    </w:p>
    <w:p w14:paraId="49018160" w14:textId="77777777" w:rsidR="00D81A9B" w:rsidRDefault="00D81A9B" w:rsidP="00AD6758">
      <w:pPr>
        <w:pStyle w:val="BodyText"/>
        <w:spacing w:before="10"/>
        <w:jc w:val="both"/>
        <w:rPr>
          <w:sz w:val="22"/>
        </w:rPr>
      </w:pPr>
    </w:p>
    <w:p w14:paraId="59CD2793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</w:rPr>
      </w:pPr>
      <w:r>
        <w:t>Employee</w:t>
      </w:r>
      <w:r>
        <w:rPr>
          <w:spacing w:val="-5"/>
        </w:rPr>
        <w:t xml:space="preserve"> </w:t>
      </w:r>
      <w:r>
        <w:t>Relations</w:t>
      </w:r>
      <w:r>
        <w:rPr>
          <w:spacing w:val="-3"/>
        </w:rPr>
        <w:t xml:space="preserve"> </w:t>
      </w:r>
      <w:r>
        <w:t>Specialist</w:t>
      </w:r>
    </w:p>
    <w:p w14:paraId="26309259" w14:textId="77777777" w:rsidR="00D81A9B" w:rsidRDefault="00D81A9B" w:rsidP="00AD6758">
      <w:pPr>
        <w:jc w:val="both"/>
        <w:rPr>
          <w:ins w:id="178" w:author="Kush Khalasi" w:date="2025-08-22T17:21:00Z" w16du:dateUtc="2025-08-22T11:51:00Z"/>
          <w:rFonts w:ascii="Wingdings" w:hAnsi="Wingdings"/>
        </w:rPr>
      </w:pPr>
    </w:p>
    <w:p w14:paraId="2E741B3A" w14:textId="1E476DDC" w:rsidR="00683736" w:rsidDel="00683736" w:rsidRDefault="00683736" w:rsidP="00AD6758">
      <w:pPr>
        <w:jc w:val="both"/>
        <w:rPr>
          <w:del w:id="179" w:author="Kush Khalasi" w:date="2025-08-22T17:21:00Z" w16du:dateUtc="2025-08-22T11:51:00Z"/>
          <w:rFonts w:ascii="Wingdings" w:hAnsi="Wingdings"/>
        </w:rPr>
        <w:sectPr w:rsidR="00683736" w:rsidDel="00683736" w:rsidSect="00C260FF">
          <w:headerReference w:type="default" r:id="rId14"/>
          <w:pgSz w:w="11910" w:h="16840"/>
          <w:pgMar w:top="2237" w:right="680" w:bottom="920" w:left="54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5EC89F42" w14:textId="18FBAE24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before="91"/>
        <w:ind w:hanging="361"/>
        <w:rPr>
          <w:rFonts w:ascii="Symbol" w:hAnsi="Symbol"/>
          <w:sz w:val="20"/>
        </w:rPr>
      </w:pPr>
      <w:r>
        <w:t>Handle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grievances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human</w:t>
      </w:r>
      <w:r>
        <w:rPr>
          <w:spacing w:val="-3"/>
        </w:rPr>
        <w:t xml:space="preserve"> </w:t>
      </w:r>
      <w:r>
        <w:t>rights.</w:t>
      </w:r>
    </w:p>
    <w:p w14:paraId="51929545" w14:textId="77777777" w:rsidR="00D81A9B" w:rsidRDefault="00D81A9B" w:rsidP="00AD6758">
      <w:pPr>
        <w:pStyle w:val="BodyText"/>
        <w:jc w:val="both"/>
        <w:rPr>
          <w:sz w:val="23"/>
        </w:rPr>
      </w:pPr>
    </w:p>
    <w:p w14:paraId="7F75604A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Facilitate</w:t>
      </w:r>
      <w:r>
        <w:rPr>
          <w:spacing w:val="-6"/>
        </w:rPr>
        <w:t xml:space="preserve"> </w:t>
      </w:r>
      <w:r>
        <w:t>communication</w:t>
      </w:r>
      <w:r>
        <w:rPr>
          <w:spacing w:val="-7"/>
        </w:rPr>
        <w:t xml:space="preserve"> </w:t>
      </w:r>
      <w:r>
        <w:t>between</w:t>
      </w:r>
      <w:r>
        <w:rPr>
          <w:spacing w:val="-8"/>
        </w:rPr>
        <w:t xml:space="preserve"> </w:t>
      </w:r>
      <w:r>
        <w:t>employees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management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resolve</w:t>
      </w:r>
      <w:r>
        <w:rPr>
          <w:spacing w:val="-5"/>
        </w:rPr>
        <w:t xml:space="preserve"> </w:t>
      </w:r>
      <w:r>
        <w:t>concerns.</w:t>
      </w:r>
    </w:p>
    <w:p w14:paraId="54FBEA1F" w14:textId="77777777" w:rsidR="00D81A9B" w:rsidRDefault="00D81A9B" w:rsidP="00AD6758">
      <w:pPr>
        <w:pStyle w:val="BodyText"/>
        <w:jc w:val="both"/>
        <w:rPr>
          <w:sz w:val="23"/>
        </w:rPr>
      </w:pPr>
    </w:p>
    <w:p w14:paraId="5F518F30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Conduct</w:t>
      </w:r>
      <w:r>
        <w:rPr>
          <w:spacing w:val="-4"/>
        </w:rPr>
        <w:t xml:space="preserve"> </w:t>
      </w:r>
      <w:r>
        <w:t>periodic</w:t>
      </w:r>
      <w:r>
        <w:rPr>
          <w:spacing w:val="-5"/>
        </w:rPr>
        <w:t xml:space="preserve"> </w:t>
      </w:r>
      <w:r>
        <w:t>surveys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gauge</w:t>
      </w:r>
      <w:r>
        <w:rPr>
          <w:spacing w:val="-4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satisfaction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areas</w:t>
      </w:r>
      <w:r>
        <w:rPr>
          <w:spacing w:val="-4"/>
        </w:rPr>
        <w:t xml:space="preserve"> </w:t>
      </w:r>
      <w:r>
        <w:t>needing</w:t>
      </w:r>
      <w:r>
        <w:rPr>
          <w:spacing w:val="-6"/>
        </w:rPr>
        <w:t xml:space="preserve"> </w:t>
      </w:r>
      <w:r>
        <w:t>improvement.</w:t>
      </w:r>
    </w:p>
    <w:p w14:paraId="56EEFBCE" w14:textId="77777777" w:rsidR="00D81A9B" w:rsidRDefault="00D81A9B" w:rsidP="00AD6758">
      <w:pPr>
        <w:pStyle w:val="BodyText"/>
        <w:spacing w:before="10"/>
        <w:jc w:val="both"/>
        <w:rPr>
          <w:sz w:val="22"/>
        </w:rPr>
      </w:pPr>
    </w:p>
    <w:p w14:paraId="293EDFBC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Provide</w:t>
      </w:r>
      <w:r>
        <w:rPr>
          <w:spacing w:val="-4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recommendations</w:t>
      </w:r>
      <w:r>
        <w:rPr>
          <w:spacing w:val="-4"/>
        </w:rPr>
        <w:t xml:space="preserve"> </w:t>
      </w:r>
      <w:r>
        <w:t>based</w:t>
      </w:r>
      <w:r>
        <w:rPr>
          <w:spacing w:val="-7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survey</w:t>
      </w:r>
      <w:r>
        <w:rPr>
          <w:spacing w:val="-4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HRM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CCO.</w:t>
      </w:r>
    </w:p>
    <w:p w14:paraId="3B2E544C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</w:rPr>
      </w:pPr>
      <w:r>
        <w:t>External</w:t>
      </w:r>
      <w:r>
        <w:rPr>
          <w:spacing w:val="-3"/>
        </w:rPr>
        <w:t xml:space="preserve"> </w:t>
      </w:r>
      <w:r>
        <w:t>Auditor</w:t>
      </w:r>
    </w:p>
    <w:p w14:paraId="7B64B48F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616FC0B1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8" w:lineRule="auto"/>
        <w:ind w:right="756"/>
        <w:rPr>
          <w:rFonts w:ascii="Symbol" w:hAnsi="Symbol"/>
          <w:sz w:val="20"/>
        </w:rPr>
      </w:pPr>
      <w:r>
        <w:t>Conduct</w:t>
      </w:r>
      <w:r>
        <w:rPr>
          <w:spacing w:val="10"/>
        </w:rPr>
        <w:t xml:space="preserve"> </w:t>
      </w:r>
      <w:r>
        <w:t>periodic</w:t>
      </w:r>
      <w:r>
        <w:rPr>
          <w:spacing w:val="10"/>
        </w:rPr>
        <w:t xml:space="preserve"> </w:t>
      </w:r>
      <w:r>
        <w:t>compliance</w:t>
      </w:r>
      <w:r>
        <w:rPr>
          <w:spacing w:val="13"/>
        </w:rPr>
        <w:t xml:space="preserve"> </w:t>
      </w:r>
      <w:r>
        <w:t>audits</w:t>
      </w:r>
      <w:r>
        <w:rPr>
          <w:spacing w:val="10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evaluate</w:t>
      </w:r>
      <w:r>
        <w:rPr>
          <w:spacing w:val="10"/>
        </w:rPr>
        <w:t xml:space="preserve"> </w:t>
      </w:r>
      <w:r>
        <w:t>adherence</w:t>
      </w:r>
      <w:r>
        <w:rPr>
          <w:spacing w:val="10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labor</w:t>
      </w:r>
      <w:r>
        <w:rPr>
          <w:spacing w:val="10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human</w:t>
      </w:r>
      <w:r>
        <w:rPr>
          <w:spacing w:val="11"/>
        </w:rPr>
        <w:t xml:space="preserve"> </w:t>
      </w:r>
      <w:r>
        <w:t>rights</w:t>
      </w:r>
      <w:r>
        <w:rPr>
          <w:spacing w:val="-47"/>
        </w:rPr>
        <w:t xml:space="preserve"> </w:t>
      </w:r>
      <w:r>
        <w:t>standards.</w:t>
      </w:r>
    </w:p>
    <w:p w14:paraId="17403220" w14:textId="77777777" w:rsidR="00D81A9B" w:rsidRDefault="00D81A9B" w:rsidP="00AD6758">
      <w:pPr>
        <w:pStyle w:val="BodyText"/>
        <w:spacing w:before="4"/>
        <w:jc w:val="both"/>
        <w:rPr>
          <w:sz w:val="19"/>
        </w:rPr>
      </w:pPr>
    </w:p>
    <w:p w14:paraId="14CFB7B7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before="1"/>
        <w:ind w:hanging="361"/>
        <w:rPr>
          <w:rFonts w:ascii="Symbol" w:hAnsi="Symbol"/>
          <w:sz w:val="20"/>
        </w:rPr>
      </w:pPr>
      <w:r>
        <w:t>Provide</w:t>
      </w:r>
      <w:r>
        <w:rPr>
          <w:spacing w:val="-3"/>
        </w:rPr>
        <w:t xml:space="preserve"> </w:t>
      </w:r>
      <w:r>
        <w:t>independent</w:t>
      </w:r>
      <w:r>
        <w:rPr>
          <w:spacing w:val="-3"/>
        </w:rPr>
        <w:t xml:space="preserve"> </w:t>
      </w:r>
      <w:r>
        <w:t>assessments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recommendations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CCO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HRM.</w:t>
      </w:r>
    </w:p>
    <w:p w14:paraId="7FC7A2E5" w14:textId="77777777" w:rsidR="00D81A9B" w:rsidRDefault="00D81A9B" w:rsidP="00AD6758">
      <w:pPr>
        <w:pStyle w:val="BodyText"/>
        <w:spacing w:before="10"/>
        <w:jc w:val="both"/>
        <w:rPr>
          <w:sz w:val="22"/>
        </w:rPr>
      </w:pPr>
    </w:p>
    <w:p w14:paraId="28C12CF8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Review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validate</w:t>
      </w:r>
      <w:r>
        <w:rPr>
          <w:spacing w:val="-1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included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annual</w:t>
      </w:r>
      <w:r>
        <w:rPr>
          <w:spacing w:val="-5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Human</w:t>
      </w:r>
      <w:r>
        <w:rPr>
          <w:spacing w:val="-2"/>
        </w:rPr>
        <w:t xml:space="preserve"> </w:t>
      </w:r>
      <w:r>
        <w:t>Rights</w:t>
      </w:r>
      <w:r>
        <w:rPr>
          <w:spacing w:val="-1"/>
        </w:rPr>
        <w:t xml:space="preserve"> </w:t>
      </w:r>
      <w:r>
        <w:t>Report.</w:t>
      </w:r>
    </w:p>
    <w:p w14:paraId="15E6F0A6" w14:textId="77777777" w:rsidR="00D81A9B" w:rsidRDefault="00D81A9B" w:rsidP="00AD6758">
      <w:pPr>
        <w:pStyle w:val="BodyText"/>
        <w:jc w:val="both"/>
        <w:rPr>
          <w:sz w:val="23"/>
        </w:rPr>
      </w:pPr>
    </w:p>
    <w:p w14:paraId="57AADFE1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</w:rPr>
      </w:pPr>
      <w:r>
        <w:t>Legal</w:t>
      </w:r>
      <w:r>
        <w:rPr>
          <w:spacing w:val="-2"/>
        </w:rPr>
        <w:t xml:space="preserve"> </w:t>
      </w:r>
      <w:r>
        <w:t>Counsel</w:t>
      </w:r>
    </w:p>
    <w:p w14:paraId="515B90D5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40D009E7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Provide</w:t>
      </w:r>
      <w:r>
        <w:rPr>
          <w:spacing w:val="-3"/>
        </w:rPr>
        <w:t xml:space="preserve"> </w:t>
      </w:r>
      <w:r>
        <w:t>guidance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changes</w:t>
      </w:r>
      <w:r>
        <w:rPr>
          <w:spacing w:val="-5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labor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rights.</w:t>
      </w:r>
    </w:p>
    <w:p w14:paraId="0818CA8C" w14:textId="77777777" w:rsidR="00D81A9B" w:rsidRDefault="00D81A9B" w:rsidP="00AD6758">
      <w:pPr>
        <w:pStyle w:val="BodyText"/>
        <w:jc w:val="both"/>
        <w:rPr>
          <w:sz w:val="23"/>
        </w:rPr>
      </w:pPr>
    </w:p>
    <w:p w14:paraId="3A1F185A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before="1" w:line="276" w:lineRule="auto"/>
        <w:ind w:right="758"/>
        <w:rPr>
          <w:rFonts w:ascii="Symbol" w:hAnsi="Symbol"/>
          <w:sz w:val="20"/>
        </w:rPr>
      </w:pPr>
      <w:r>
        <w:t>Assist</w:t>
      </w:r>
      <w:r>
        <w:rPr>
          <w:spacing w:val="14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updating</w:t>
      </w:r>
      <w:r>
        <w:rPr>
          <w:spacing w:val="14"/>
        </w:rPr>
        <w:t xml:space="preserve"> </w:t>
      </w:r>
      <w:r>
        <w:t>the</w:t>
      </w:r>
      <w:r>
        <w:rPr>
          <w:spacing w:val="11"/>
        </w:rPr>
        <w:t xml:space="preserve"> </w:t>
      </w:r>
      <w:r>
        <w:t>Labor</w:t>
      </w:r>
      <w:r>
        <w:rPr>
          <w:spacing w:val="14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Human</w:t>
      </w:r>
      <w:r>
        <w:rPr>
          <w:spacing w:val="10"/>
        </w:rPr>
        <w:t xml:space="preserve"> </w:t>
      </w:r>
      <w:r>
        <w:t>Rights</w:t>
      </w:r>
      <w:r>
        <w:rPr>
          <w:spacing w:val="14"/>
        </w:rPr>
        <w:t xml:space="preserve"> </w:t>
      </w:r>
      <w:r>
        <w:t>Assurance</w:t>
      </w:r>
      <w:r>
        <w:rPr>
          <w:spacing w:val="13"/>
        </w:rPr>
        <w:t xml:space="preserve"> </w:t>
      </w:r>
      <w:r>
        <w:t>Policy</w:t>
      </w:r>
      <w:r>
        <w:rPr>
          <w:spacing w:val="12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ensure</w:t>
      </w:r>
      <w:r>
        <w:rPr>
          <w:spacing w:val="15"/>
        </w:rPr>
        <w:t xml:space="preserve"> </w:t>
      </w:r>
      <w:r>
        <w:t>compliance</w:t>
      </w:r>
      <w:r>
        <w:rPr>
          <w:spacing w:val="12"/>
        </w:rPr>
        <w:t xml:space="preserve"> </w:t>
      </w:r>
      <w:r>
        <w:t>with</w:t>
      </w:r>
      <w:r>
        <w:rPr>
          <w:spacing w:val="-47"/>
        </w:rPr>
        <w:t xml:space="preserve"> </w:t>
      </w:r>
      <w:r>
        <w:t>relevant</w:t>
      </w:r>
      <w:r>
        <w:rPr>
          <w:spacing w:val="-3"/>
        </w:rPr>
        <w:t xml:space="preserve"> </w:t>
      </w:r>
      <w:r>
        <w:t>laws.</w:t>
      </w:r>
    </w:p>
    <w:p w14:paraId="55F61713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5CE020B2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7"/>
        <w:rPr>
          <w:rFonts w:ascii="Symbol" w:hAnsi="Symbol"/>
          <w:sz w:val="20"/>
        </w:rPr>
      </w:pPr>
      <w:r>
        <w:t>Support</w:t>
      </w:r>
      <w:r>
        <w:rPr>
          <w:spacing w:val="16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CCO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HRM</w:t>
      </w:r>
      <w:r>
        <w:rPr>
          <w:spacing w:val="16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addressing</w:t>
      </w:r>
      <w:r>
        <w:rPr>
          <w:spacing w:val="13"/>
        </w:rPr>
        <w:t xml:space="preserve"> </w:t>
      </w:r>
      <w:r>
        <w:t>any</w:t>
      </w:r>
      <w:r>
        <w:rPr>
          <w:spacing w:val="18"/>
        </w:rPr>
        <w:t xml:space="preserve"> </w:t>
      </w:r>
      <w:r>
        <w:t>legal</w:t>
      </w:r>
      <w:r>
        <w:rPr>
          <w:spacing w:val="16"/>
        </w:rPr>
        <w:t xml:space="preserve"> </w:t>
      </w:r>
      <w:r>
        <w:t>issues</w:t>
      </w:r>
      <w:r>
        <w:rPr>
          <w:spacing w:val="18"/>
        </w:rPr>
        <w:t xml:space="preserve"> </w:t>
      </w:r>
      <w:r>
        <w:t>arising</w:t>
      </w:r>
      <w:r>
        <w:rPr>
          <w:spacing w:val="15"/>
        </w:rPr>
        <w:t xml:space="preserve"> </w:t>
      </w:r>
      <w:r>
        <w:t>from</w:t>
      </w:r>
      <w:r>
        <w:rPr>
          <w:spacing w:val="16"/>
        </w:rPr>
        <w:t xml:space="preserve"> </w:t>
      </w:r>
      <w:r>
        <w:t>compliance</w:t>
      </w:r>
      <w:r>
        <w:rPr>
          <w:spacing w:val="18"/>
        </w:rPr>
        <w:t xml:space="preserve"> </w:t>
      </w:r>
      <w:r>
        <w:t>audits</w:t>
      </w:r>
      <w:r>
        <w:rPr>
          <w:spacing w:val="14"/>
        </w:rPr>
        <w:t xml:space="preserve"> </w:t>
      </w:r>
      <w:r>
        <w:t>or</w:t>
      </w:r>
      <w:r>
        <w:rPr>
          <w:spacing w:val="-46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grievances.</w:t>
      </w:r>
    </w:p>
    <w:p w14:paraId="1D5342FA" w14:textId="77777777" w:rsidR="00D81A9B" w:rsidRDefault="00D81A9B" w:rsidP="00AD6758">
      <w:pPr>
        <w:pStyle w:val="BodyText"/>
        <w:spacing w:before="10"/>
        <w:jc w:val="both"/>
        <w:rPr>
          <w:sz w:val="19"/>
        </w:rPr>
      </w:pPr>
    </w:p>
    <w:p w14:paraId="1E3D4365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</w:rPr>
      </w:pPr>
      <w:r>
        <w:t>Sustainability</w:t>
      </w:r>
      <w:r>
        <w:rPr>
          <w:spacing w:val="-5"/>
        </w:rPr>
        <w:t xml:space="preserve"> </w:t>
      </w:r>
      <w:r>
        <w:t>Manager</w:t>
      </w:r>
    </w:p>
    <w:p w14:paraId="2F4F339D" w14:textId="77777777" w:rsidR="00D81A9B" w:rsidRDefault="00D81A9B" w:rsidP="00AD6758">
      <w:pPr>
        <w:pStyle w:val="BodyText"/>
        <w:spacing w:before="2"/>
        <w:jc w:val="both"/>
        <w:rPr>
          <w:b/>
          <w:sz w:val="23"/>
        </w:rPr>
      </w:pPr>
    </w:p>
    <w:p w14:paraId="0C7BD12D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ind w:hanging="361"/>
        <w:rPr>
          <w:rFonts w:ascii="Symbol" w:hAnsi="Symbol"/>
          <w:sz w:val="20"/>
        </w:rPr>
      </w:pPr>
      <w:r>
        <w:t>Oversee</w:t>
      </w:r>
      <w:r>
        <w:rPr>
          <w:spacing w:val="-3"/>
        </w:rPr>
        <w:t xml:space="preserve"> </w:t>
      </w:r>
      <w:r>
        <w:t>initiatives</w:t>
      </w:r>
      <w:r>
        <w:rPr>
          <w:spacing w:val="-5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sustainable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impact</w:t>
      </w:r>
      <w:r>
        <w:rPr>
          <w:spacing w:val="-6"/>
        </w:rPr>
        <w:t xml:space="preserve"> </w:t>
      </w:r>
      <w:r>
        <w:t>labor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human</w:t>
      </w:r>
      <w:r>
        <w:rPr>
          <w:spacing w:val="-5"/>
        </w:rPr>
        <w:t xml:space="preserve"> </w:t>
      </w:r>
      <w:r>
        <w:t>rights.</w:t>
      </w:r>
    </w:p>
    <w:p w14:paraId="0514553D" w14:textId="77777777" w:rsidR="00D81A9B" w:rsidRDefault="00D81A9B" w:rsidP="00AD6758">
      <w:pPr>
        <w:pStyle w:val="BodyText"/>
        <w:jc w:val="both"/>
        <w:rPr>
          <w:sz w:val="23"/>
        </w:rPr>
      </w:pPr>
    </w:p>
    <w:p w14:paraId="7816A6E0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5"/>
        <w:rPr>
          <w:rFonts w:ascii="Symbol" w:hAnsi="Symbol"/>
          <w:sz w:val="20"/>
        </w:rPr>
      </w:pPr>
      <w:r>
        <w:t>Collaborate with HRM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integrate</w:t>
      </w:r>
      <w:r>
        <w:rPr>
          <w:spacing w:val="3"/>
        </w:rPr>
        <w:t xml:space="preserve"> </w:t>
      </w:r>
      <w:r>
        <w:t>sustainability</w:t>
      </w:r>
      <w:r>
        <w:rPr>
          <w:spacing w:val="1"/>
        </w:rPr>
        <w:t xml:space="preserve"> </w:t>
      </w:r>
      <w:r>
        <w:t>considerations into</w:t>
      </w:r>
      <w:r>
        <w:rPr>
          <w:spacing w:val="1"/>
        </w:rPr>
        <w:t xml:space="preserve"> </w:t>
      </w:r>
      <w:r>
        <w:t>workforce</w:t>
      </w:r>
      <w:r>
        <w:rPr>
          <w:spacing w:val="1"/>
        </w:rPr>
        <w:t xml:space="preserve"> </w:t>
      </w:r>
      <w:r>
        <w:t>practices and</w:t>
      </w:r>
      <w:r>
        <w:rPr>
          <w:spacing w:val="-47"/>
        </w:rPr>
        <w:t xml:space="preserve"> </w:t>
      </w:r>
      <w:r>
        <w:t>policies.</w:t>
      </w:r>
    </w:p>
    <w:p w14:paraId="180CD58A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3F68D3D8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8"/>
        <w:rPr>
          <w:rFonts w:ascii="Symbol" w:hAnsi="Symbol"/>
          <w:sz w:val="20"/>
        </w:rPr>
      </w:pPr>
      <w:r>
        <w:t>Support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development</w:t>
      </w:r>
      <w:r>
        <w:rPr>
          <w:spacing w:val="49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annual</w:t>
      </w:r>
      <w:r>
        <w:rPr>
          <w:spacing w:val="1"/>
        </w:rPr>
        <w:t xml:space="preserve"> </w:t>
      </w:r>
      <w:r>
        <w:t>Labor</w:t>
      </w:r>
      <w:r>
        <w:rPr>
          <w:spacing w:val="2"/>
        </w:rPr>
        <w:t xml:space="preserve"> </w:t>
      </w:r>
      <w:r>
        <w:t>and</w:t>
      </w:r>
      <w:r>
        <w:rPr>
          <w:spacing w:val="48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Rights</w:t>
      </w:r>
      <w:r>
        <w:rPr>
          <w:spacing w:val="3"/>
        </w:rPr>
        <w:t xml:space="preserve"> </w:t>
      </w:r>
      <w:r>
        <w:t>Report</w:t>
      </w:r>
      <w:r>
        <w:rPr>
          <w:spacing w:val="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relevant</w:t>
      </w:r>
      <w:r>
        <w:rPr>
          <w:spacing w:val="-47"/>
        </w:rPr>
        <w:t xml:space="preserve"> </w:t>
      </w:r>
      <w:r>
        <w:t>sustainability</w:t>
      </w:r>
      <w:r>
        <w:rPr>
          <w:spacing w:val="-1"/>
        </w:rPr>
        <w:t xml:space="preserve"> </w:t>
      </w:r>
      <w:r>
        <w:t>data.</w:t>
      </w:r>
    </w:p>
    <w:p w14:paraId="4869A836" w14:textId="77777777" w:rsidR="00D81A9B" w:rsidRDefault="00597FD1" w:rsidP="00AD6758">
      <w:pPr>
        <w:pStyle w:val="Heading2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</w:rPr>
      </w:pPr>
      <w:r>
        <w:t>Employees</w:t>
      </w:r>
    </w:p>
    <w:p w14:paraId="1866F749" w14:textId="77777777" w:rsidR="00D81A9B" w:rsidRDefault="00D81A9B" w:rsidP="00AD6758">
      <w:pPr>
        <w:pStyle w:val="BodyText"/>
        <w:spacing w:before="3"/>
        <w:jc w:val="both"/>
        <w:rPr>
          <w:b/>
          <w:sz w:val="23"/>
        </w:rPr>
      </w:pPr>
    </w:p>
    <w:p w14:paraId="412972ED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8"/>
        <w:rPr>
          <w:rFonts w:ascii="Symbol" w:hAnsi="Symbol"/>
          <w:sz w:val="20"/>
        </w:rPr>
      </w:pPr>
      <w:r>
        <w:t>Adhere</w:t>
      </w:r>
      <w:r>
        <w:rPr>
          <w:spacing w:val="16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Labor</w:t>
      </w:r>
      <w:r>
        <w:rPr>
          <w:spacing w:val="17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Human</w:t>
      </w:r>
      <w:r>
        <w:rPr>
          <w:spacing w:val="18"/>
        </w:rPr>
        <w:t xml:space="preserve"> </w:t>
      </w:r>
      <w:r>
        <w:t>Rights</w:t>
      </w:r>
      <w:r>
        <w:rPr>
          <w:spacing w:val="17"/>
        </w:rPr>
        <w:t xml:space="preserve"> </w:t>
      </w:r>
      <w:r>
        <w:t>Assurance</w:t>
      </w:r>
      <w:r>
        <w:rPr>
          <w:spacing w:val="16"/>
        </w:rPr>
        <w:t xml:space="preserve"> </w:t>
      </w:r>
      <w:r>
        <w:t>Policy</w:t>
      </w:r>
      <w:r>
        <w:rPr>
          <w:spacing w:val="17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participate</w:t>
      </w:r>
      <w:r>
        <w:rPr>
          <w:spacing w:val="17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related</w:t>
      </w:r>
      <w:r>
        <w:rPr>
          <w:spacing w:val="19"/>
        </w:rPr>
        <w:t xml:space="preserve"> </w:t>
      </w:r>
      <w:r>
        <w:t>training</w:t>
      </w:r>
      <w:r>
        <w:rPr>
          <w:spacing w:val="-47"/>
        </w:rPr>
        <w:t xml:space="preserve"> </w:t>
      </w:r>
      <w:r>
        <w:t>sessions.</w:t>
      </w:r>
    </w:p>
    <w:p w14:paraId="6E2ACBE8" w14:textId="77777777" w:rsidR="00D81A9B" w:rsidRDefault="00D81A9B" w:rsidP="00AD6758">
      <w:pPr>
        <w:pStyle w:val="BodyText"/>
        <w:spacing w:before="7"/>
        <w:jc w:val="both"/>
        <w:rPr>
          <w:sz w:val="19"/>
        </w:rPr>
      </w:pPr>
    </w:p>
    <w:p w14:paraId="7ADD6D00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6" w:lineRule="auto"/>
        <w:ind w:right="758"/>
        <w:rPr>
          <w:rFonts w:ascii="Symbol" w:hAnsi="Symbol"/>
          <w:sz w:val="20"/>
        </w:rPr>
      </w:pPr>
      <w:r>
        <w:t>Report</w:t>
      </w:r>
      <w:r>
        <w:rPr>
          <w:spacing w:val="38"/>
        </w:rPr>
        <w:t xml:space="preserve"> </w:t>
      </w:r>
      <w:r>
        <w:t>any</w:t>
      </w:r>
      <w:r>
        <w:rPr>
          <w:spacing w:val="39"/>
        </w:rPr>
        <w:t xml:space="preserve"> </w:t>
      </w:r>
      <w:r>
        <w:t>violations</w:t>
      </w:r>
      <w:r>
        <w:rPr>
          <w:spacing w:val="38"/>
        </w:rPr>
        <w:t xml:space="preserve"> </w:t>
      </w:r>
      <w:r>
        <w:t>or</w:t>
      </w:r>
      <w:r>
        <w:rPr>
          <w:spacing w:val="38"/>
        </w:rPr>
        <w:t xml:space="preserve"> </w:t>
      </w:r>
      <w:r>
        <w:t>concerns</w:t>
      </w:r>
      <w:r>
        <w:rPr>
          <w:spacing w:val="38"/>
        </w:rPr>
        <w:t xml:space="preserve"> </w:t>
      </w:r>
      <w:r>
        <w:t>related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labor</w:t>
      </w:r>
      <w:r>
        <w:rPr>
          <w:spacing w:val="38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human</w:t>
      </w:r>
      <w:r>
        <w:rPr>
          <w:spacing w:val="40"/>
        </w:rPr>
        <w:t xml:space="preserve"> </w:t>
      </w:r>
      <w:r>
        <w:t>rights</w:t>
      </w:r>
      <w:r>
        <w:rPr>
          <w:spacing w:val="38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their</w:t>
      </w:r>
      <w:r>
        <w:rPr>
          <w:spacing w:val="38"/>
        </w:rPr>
        <w:t xml:space="preserve"> </w:t>
      </w:r>
      <w:r>
        <w:t>immediate</w:t>
      </w:r>
      <w:r>
        <w:rPr>
          <w:spacing w:val="-47"/>
        </w:rPr>
        <w:t xml:space="preserve"> </w:t>
      </w:r>
      <w:r>
        <w:t>supervisor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HRM.</w:t>
      </w:r>
    </w:p>
    <w:p w14:paraId="7C74344A" w14:textId="77777777" w:rsidR="00D81A9B" w:rsidRDefault="00D81A9B" w:rsidP="00AD6758">
      <w:pPr>
        <w:spacing w:line="276" w:lineRule="auto"/>
        <w:jc w:val="both"/>
        <w:rPr>
          <w:ins w:id="180" w:author="Kush Khalasi" w:date="2025-08-22T17:21:00Z" w16du:dateUtc="2025-08-22T11:51:00Z"/>
          <w:rFonts w:ascii="Symbol" w:hAnsi="Symbol"/>
          <w:sz w:val="20"/>
        </w:rPr>
      </w:pPr>
    </w:p>
    <w:p w14:paraId="1BABA498" w14:textId="5F867FA1" w:rsidR="00683736" w:rsidDel="00683736" w:rsidRDefault="00683736" w:rsidP="00AD6758">
      <w:pPr>
        <w:spacing w:line="276" w:lineRule="auto"/>
        <w:jc w:val="both"/>
        <w:rPr>
          <w:del w:id="181" w:author="Kush Khalasi" w:date="2025-08-22T17:21:00Z" w16du:dateUtc="2025-08-22T11:51:00Z"/>
          <w:rFonts w:ascii="Symbol" w:hAnsi="Symbol"/>
          <w:sz w:val="20"/>
        </w:rPr>
        <w:sectPr w:rsidR="00683736" w:rsidDel="00683736" w:rsidSect="00C260FF">
          <w:headerReference w:type="default" r:id="rId15"/>
          <w:pgSz w:w="11910" w:h="16840"/>
          <w:pgMar w:top="2237" w:right="680" w:bottom="920" w:left="54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</w:p>
    <w:p w14:paraId="6F861C51" w14:textId="0A54688F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before="91" w:line="276" w:lineRule="auto"/>
        <w:ind w:right="754"/>
        <w:rPr>
          <w:rFonts w:ascii="Symbol" w:hAnsi="Symbol"/>
          <w:sz w:val="20"/>
        </w:rPr>
      </w:pPr>
      <w:r>
        <w:t>Participate</w:t>
      </w:r>
      <w:r>
        <w:rPr>
          <w:spacing w:val="37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feedback</w:t>
      </w:r>
      <w:r>
        <w:rPr>
          <w:spacing w:val="37"/>
        </w:rPr>
        <w:t xml:space="preserve"> </w:t>
      </w:r>
      <w:r>
        <w:t>surveys</w:t>
      </w:r>
      <w:r>
        <w:rPr>
          <w:spacing w:val="37"/>
        </w:rPr>
        <w:t xml:space="preserve"> </w:t>
      </w:r>
      <w:r>
        <w:t>and</w:t>
      </w:r>
      <w:r>
        <w:rPr>
          <w:spacing w:val="36"/>
        </w:rPr>
        <w:t xml:space="preserve"> </w:t>
      </w:r>
      <w:r>
        <w:t>provide</w:t>
      </w:r>
      <w:r>
        <w:rPr>
          <w:spacing w:val="37"/>
        </w:rPr>
        <w:t xml:space="preserve"> </w:t>
      </w:r>
      <w:r>
        <w:t>honest</w:t>
      </w:r>
      <w:r>
        <w:rPr>
          <w:spacing w:val="37"/>
        </w:rPr>
        <w:t xml:space="preserve"> </w:t>
      </w:r>
      <w:r>
        <w:t>input</w:t>
      </w:r>
      <w:r>
        <w:rPr>
          <w:spacing w:val="35"/>
        </w:rPr>
        <w:t xml:space="preserve"> </w:t>
      </w:r>
      <w:r>
        <w:t>regarding</w:t>
      </w:r>
      <w:r>
        <w:rPr>
          <w:spacing w:val="36"/>
        </w:rPr>
        <w:t xml:space="preserve"> </w:t>
      </w:r>
      <w:r>
        <w:t>their</w:t>
      </w:r>
      <w:r>
        <w:rPr>
          <w:spacing w:val="34"/>
        </w:rPr>
        <w:t xml:space="preserve"> </w:t>
      </w:r>
      <w:r>
        <w:t>workplace</w:t>
      </w:r>
      <w:r>
        <w:rPr>
          <w:spacing w:val="-47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practices.</w:t>
      </w:r>
    </w:p>
    <w:p w14:paraId="06F95121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25AA22A7" w14:textId="77777777" w:rsidR="00D81A9B" w:rsidRDefault="00597FD1" w:rsidP="00AD6758">
      <w:pPr>
        <w:pStyle w:val="ListParagraph"/>
        <w:numPr>
          <w:ilvl w:val="2"/>
          <w:numId w:val="1"/>
        </w:numPr>
        <w:tabs>
          <w:tab w:val="left" w:pos="1620"/>
          <w:tab w:val="left" w:pos="1621"/>
        </w:tabs>
        <w:spacing w:line="273" w:lineRule="auto"/>
        <w:ind w:right="757"/>
        <w:rPr>
          <w:rFonts w:ascii="Symbol" w:hAnsi="Symbol"/>
          <w:sz w:val="20"/>
        </w:rPr>
      </w:pPr>
      <w:r>
        <w:t>Engage</w:t>
      </w:r>
      <w:r>
        <w:rPr>
          <w:spacing w:val="4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ongoing</w:t>
      </w:r>
      <w:r>
        <w:rPr>
          <w:spacing w:val="3"/>
        </w:rPr>
        <w:t xml:space="preserve"> </w:t>
      </w:r>
      <w:r>
        <w:t>education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awareness</w:t>
      </w:r>
      <w:r>
        <w:rPr>
          <w:spacing w:val="4"/>
        </w:rPr>
        <w:t xml:space="preserve"> </w:t>
      </w:r>
      <w:r>
        <w:t>efforts</w:t>
      </w:r>
      <w:r>
        <w:rPr>
          <w:spacing w:val="4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uphold</w:t>
      </w:r>
      <w:r>
        <w:rPr>
          <w:spacing w:val="2"/>
        </w:rPr>
        <w:t xml:space="preserve"> </w:t>
      </w:r>
      <w:r>
        <w:t>labor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human</w:t>
      </w:r>
      <w:r>
        <w:rPr>
          <w:spacing w:val="2"/>
        </w:rPr>
        <w:t xml:space="preserve"> </w:t>
      </w:r>
      <w:r>
        <w:t>rights</w:t>
      </w:r>
      <w:r>
        <w:rPr>
          <w:spacing w:val="-47"/>
        </w:rPr>
        <w:t xml:space="preserve"> </w:t>
      </w:r>
      <w:r>
        <w:t>standards.</w:t>
      </w:r>
    </w:p>
    <w:p w14:paraId="0B0014F9" w14:textId="77777777" w:rsidR="00D81A9B" w:rsidRDefault="00D81A9B" w:rsidP="00AD6758">
      <w:pPr>
        <w:pStyle w:val="BodyText"/>
        <w:spacing w:before="1"/>
        <w:jc w:val="both"/>
        <w:rPr>
          <w:sz w:val="20"/>
        </w:rPr>
      </w:pPr>
    </w:p>
    <w:p w14:paraId="1D313FB1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182" w:name="_Toc206781702"/>
      <w:r>
        <w:rPr>
          <w:color w:val="2E5395"/>
        </w:rPr>
        <w:t>Governance</w:t>
      </w:r>
      <w:bookmarkEnd w:id="182"/>
    </w:p>
    <w:p w14:paraId="05653BBA" w14:textId="77777777" w:rsidR="00D81A9B" w:rsidRDefault="00597FD1" w:rsidP="00AD6758">
      <w:pPr>
        <w:spacing w:before="298" w:line="276" w:lineRule="auto"/>
        <w:ind w:left="1260" w:right="753"/>
        <w:jc w:val="both"/>
      </w:pPr>
      <w:r>
        <w:t>The governance of our Labor and Human Rights Assurance Policy is overseen by the Executive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Team,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provides</w:t>
      </w:r>
      <w:r>
        <w:rPr>
          <w:spacing w:val="1"/>
        </w:rPr>
        <w:t xml:space="preserve"> </w:t>
      </w:r>
      <w:r>
        <w:t>strategic</w:t>
      </w:r>
      <w:r>
        <w:rPr>
          <w:spacing w:val="1"/>
        </w:rPr>
        <w:t xml:space="preserve"> </w:t>
      </w:r>
      <w:r>
        <w:t>direction,</w:t>
      </w:r>
      <w:r>
        <w:rPr>
          <w:spacing w:val="1"/>
        </w:rPr>
        <w:t xml:space="preserve"> </w:t>
      </w:r>
      <w:r>
        <w:t>resource</w:t>
      </w:r>
      <w:r>
        <w:rPr>
          <w:spacing w:val="1"/>
        </w:rPr>
        <w:t xml:space="preserve"> </w:t>
      </w:r>
      <w:r>
        <w:t>allocation,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high-level</w:t>
      </w:r>
      <w:r>
        <w:rPr>
          <w:spacing w:val="1"/>
        </w:rPr>
        <w:t xml:space="preserve"> </w:t>
      </w:r>
      <w:r>
        <w:t>oversight.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Chief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(CCO)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daily</w:t>
      </w:r>
      <w:r>
        <w:rPr>
          <w:spacing w:val="1"/>
        </w:rPr>
        <w:t xml:space="preserve"> </w:t>
      </w:r>
      <w:r>
        <w:t>implementation,</w:t>
      </w:r>
      <w:r>
        <w:rPr>
          <w:spacing w:val="1"/>
        </w:rPr>
        <w:t xml:space="preserve"> </w:t>
      </w:r>
      <w:r>
        <w:t>monitoring, and reporting and review of the policy, ensuring adherence to legal requirements</w:t>
      </w:r>
      <w:r>
        <w:rPr>
          <w:spacing w:val="1"/>
        </w:rPr>
        <w:t xml:space="preserve"> </w:t>
      </w:r>
      <w:r>
        <w:t>and internal standards, while proactively addressing any issues. Department Heads integrate</w:t>
      </w:r>
      <w:r>
        <w:rPr>
          <w:spacing w:val="1"/>
        </w:rPr>
        <w:t xml:space="preserve"> </w:t>
      </w:r>
      <w:r>
        <w:t>labor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objectives</w:t>
      </w:r>
      <w:r>
        <w:rPr>
          <w:spacing w:val="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operations,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practical</w:t>
      </w:r>
      <w:r>
        <w:rPr>
          <w:spacing w:val="1"/>
        </w:rPr>
        <w:t xml:space="preserve"> </w:t>
      </w:r>
      <w:r>
        <w:t>application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compliance.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Officer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External</w:t>
      </w:r>
      <w:r>
        <w:rPr>
          <w:spacing w:val="1"/>
        </w:rPr>
        <w:t xml:space="preserve"> </w:t>
      </w:r>
      <w:r>
        <w:t>Auditor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regular</w:t>
      </w:r>
      <w:r>
        <w:rPr>
          <w:spacing w:val="1"/>
        </w:rPr>
        <w:t xml:space="preserve"> </w:t>
      </w:r>
      <w:r>
        <w:t>audits,</w:t>
      </w:r>
      <w:r>
        <w:rPr>
          <w:spacing w:val="1"/>
        </w:rPr>
        <w:t xml:space="preserve"> </w:t>
      </w:r>
      <w:r>
        <w:t>assessments,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evaluations.</w:t>
      </w:r>
      <w:r>
        <w:rPr>
          <w:spacing w:val="1"/>
        </w:rPr>
        <w:t xml:space="preserve"> </w:t>
      </w:r>
      <w:r>
        <w:t>Performance</w:t>
      </w:r>
      <w:r>
        <w:rPr>
          <w:spacing w:val="1"/>
        </w:rPr>
        <w:t xml:space="preserve"> </w:t>
      </w:r>
      <w:r>
        <w:t>reviews,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feedback,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stakeholder</w:t>
      </w:r>
      <w:r>
        <w:rPr>
          <w:spacing w:val="1"/>
        </w:rPr>
        <w:t xml:space="preserve"> </w:t>
      </w:r>
      <w:r>
        <w:t>communications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continuous</w:t>
      </w:r>
      <w:r>
        <w:rPr>
          <w:spacing w:val="-4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our</w:t>
      </w:r>
      <w:r>
        <w:rPr>
          <w:spacing w:val="-4"/>
        </w:rPr>
        <w:t xml:space="preserve"> </w:t>
      </w:r>
      <w:r>
        <w:t>goals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drive</w:t>
      </w:r>
      <w:r>
        <w:rPr>
          <w:spacing w:val="-3"/>
        </w:rPr>
        <w:t xml:space="preserve"> </w:t>
      </w:r>
      <w:r>
        <w:t>ongoing</w:t>
      </w:r>
      <w:r>
        <w:rPr>
          <w:spacing w:val="-6"/>
        </w:rPr>
        <w:t xml:space="preserve"> </w:t>
      </w:r>
      <w:r>
        <w:t>improvements</w:t>
      </w:r>
      <w:r>
        <w:rPr>
          <w:spacing w:val="-3"/>
        </w:rPr>
        <w:t xml:space="preserve"> </w:t>
      </w:r>
      <w:r>
        <w:t>in</w:t>
      </w:r>
      <w:r>
        <w:rPr>
          <w:spacing w:val="-48"/>
        </w:rPr>
        <w:t xml:space="preserve"> </w:t>
      </w:r>
      <w:r>
        <w:t>labor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practices.</w:t>
      </w:r>
    </w:p>
    <w:p w14:paraId="17B0FA8E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7B88E4F6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spacing w:before="1"/>
        <w:ind w:hanging="361"/>
        <w:jc w:val="both"/>
        <w:rPr>
          <w:rFonts w:ascii="Wingdings" w:hAnsi="Wingdings"/>
          <w:color w:val="2E5395"/>
        </w:rPr>
      </w:pPr>
      <w:bookmarkStart w:id="183" w:name="_Toc206781703"/>
      <w:r>
        <w:rPr>
          <w:color w:val="2E5395"/>
        </w:rPr>
        <w:t>Continuous</w:t>
      </w:r>
      <w:r>
        <w:rPr>
          <w:color w:val="2E5395"/>
          <w:spacing w:val="-17"/>
        </w:rPr>
        <w:t xml:space="preserve"> </w:t>
      </w:r>
      <w:r>
        <w:rPr>
          <w:color w:val="2E5395"/>
        </w:rPr>
        <w:t>Improvement</w:t>
      </w:r>
      <w:bookmarkEnd w:id="183"/>
    </w:p>
    <w:p w14:paraId="4DC4A73B" w14:textId="77777777" w:rsidR="00D81A9B" w:rsidRDefault="00597FD1" w:rsidP="00AD6758">
      <w:pPr>
        <w:spacing w:before="297" w:line="276" w:lineRule="auto"/>
        <w:ind w:left="1260" w:right="751"/>
        <w:jc w:val="both"/>
      </w:pPr>
      <w:r>
        <w:t>Yash</w:t>
      </w:r>
      <w:r>
        <w:rPr>
          <w:spacing w:val="1"/>
        </w:rPr>
        <w:t xml:space="preserve"> </w:t>
      </w:r>
      <w:r>
        <w:t>Technologies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committed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continuously</w:t>
      </w:r>
      <w:r>
        <w:rPr>
          <w:spacing w:val="1"/>
        </w:rPr>
        <w:t xml:space="preserve"> </w:t>
      </w:r>
      <w:r>
        <w:t>enhancing</w:t>
      </w:r>
      <w:r>
        <w:rPr>
          <w:spacing w:val="1"/>
        </w:rPr>
        <w:t xml:space="preserve"> </w:t>
      </w:r>
      <w:r>
        <w:t>our</w:t>
      </w:r>
      <w:r>
        <w:rPr>
          <w:spacing w:val="1"/>
        </w:rPr>
        <w:t xml:space="preserve"> </w:t>
      </w:r>
      <w:r>
        <w:t>Labor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Human</w:t>
      </w:r>
      <w:r>
        <w:rPr>
          <w:spacing w:val="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Assurance Policy by regularly reviewing performance metrics, seeking employee feedback, and</w:t>
      </w:r>
      <w:r>
        <w:rPr>
          <w:spacing w:val="1"/>
        </w:rPr>
        <w:t xml:space="preserve"> </w:t>
      </w:r>
      <w:r>
        <w:t>integrating best practices. We will analyze audit results and industry developments to identify</w:t>
      </w:r>
      <w:r>
        <w:rPr>
          <w:spacing w:val="1"/>
        </w:rPr>
        <w:t xml:space="preserve"> </w:t>
      </w:r>
      <w:r>
        <w:t>areas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improvement.</w:t>
      </w:r>
      <w:r>
        <w:rPr>
          <w:spacing w:val="1"/>
        </w:rPr>
        <w:t xml:space="preserve"> </w:t>
      </w:r>
      <w:r>
        <w:t>Ongoing</w:t>
      </w:r>
      <w:r>
        <w:rPr>
          <w:spacing w:val="1"/>
        </w:rPr>
        <w:t xml:space="preserve"> </w:t>
      </w:r>
      <w:r>
        <w:t>training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stakeholder</w:t>
      </w:r>
      <w:r>
        <w:rPr>
          <w:spacing w:val="1"/>
        </w:rPr>
        <w:t xml:space="preserve"> </w:t>
      </w:r>
      <w:r>
        <w:t>engagement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evolution, ensuring we adapt to emerging challenges and uphold the highest standards of labor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human</w:t>
      </w:r>
      <w:r>
        <w:rPr>
          <w:spacing w:val="-1"/>
        </w:rPr>
        <w:t xml:space="preserve"> </w:t>
      </w:r>
      <w:r>
        <w:t>rights</w:t>
      </w:r>
      <w:r>
        <w:rPr>
          <w:spacing w:val="1"/>
        </w:rPr>
        <w:t xml:space="preserve"> </w:t>
      </w:r>
      <w:r>
        <w:t>across all</w:t>
      </w:r>
      <w:r>
        <w:rPr>
          <w:spacing w:val="-3"/>
        </w:rPr>
        <w:t xml:space="preserve"> </w:t>
      </w:r>
      <w:r>
        <w:t>operations.</w:t>
      </w:r>
    </w:p>
    <w:p w14:paraId="0C5051A3" w14:textId="77777777" w:rsidR="00D81A9B" w:rsidRDefault="00D81A9B" w:rsidP="00AD6758">
      <w:pPr>
        <w:pStyle w:val="BodyText"/>
        <w:spacing w:before="9"/>
        <w:jc w:val="both"/>
        <w:rPr>
          <w:sz w:val="19"/>
        </w:rPr>
      </w:pPr>
    </w:p>
    <w:p w14:paraId="00588D78" w14:textId="77777777" w:rsidR="00D81A9B" w:rsidRDefault="00597FD1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184" w:name="_Toc206781704"/>
      <w:r>
        <w:rPr>
          <w:color w:val="2E5395"/>
        </w:rPr>
        <w:t>Review</w:t>
      </w:r>
      <w:r>
        <w:rPr>
          <w:color w:val="2E5395"/>
          <w:spacing w:val="-7"/>
        </w:rPr>
        <w:t xml:space="preserve"> </w:t>
      </w:r>
      <w:r>
        <w:rPr>
          <w:color w:val="2E5395"/>
        </w:rPr>
        <w:t>mechanism</w:t>
      </w:r>
      <w:bookmarkEnd w:id="184"/>
    </w:p>
    <w:p w14:paraId="6037F15C" w14:textId="77777777" w:rsidR="00D81A9B" w:rsidRDefault="00597FD1" w:rsidP="00AD6758">
      <w:pPr>
        <w:spacing w:before="297" w:line="276" w:lineRule="auto"/>
        <w:ind w:left="1260" w:right="757"/>
        <w:jc w:val="both"/>
        <w:rPr>
          <w:ins w:id="185" w:author="Kush Khalasi" w:date="2025-08-22T17:24:00Z" w16du:dateUtc="2025-08-22T11:54:00Z"/>
        </w:rPr>
      </w:pPr>
      <w:r>
        <w:t>The Chief Compliance Officer</w:t>
      </w:r>
      <w:r>
        <w:rPr>
          <w:spacing w:val="1"/>
        </w:rPr>
        <w:t xml:space="preserve"> </w:t>
      </w:r>
      <w:r>
        <w:t>(CCO) will conduct</w:t>
      </w:r>
      <w:r>
        <w:rPr>
          <w:spacing w:val="1"/>
        </w:rPr>
        <w:t xml:space="preserve"> </w:t>
      </w:r>
      <w:r>
        <w:t>an annual review</w:t>
      </w:r>
      <w:r>
        <w:rPr>
          <w:spacing w:val="1"/>
        </w:rPr>
        <w:t xml:space="preserve"> </w:t>
      </w:r>
      <w:r>
        <w:t>of the</w:t>
      </w:r>
      <w:r>
        <w:rPr>
          <w:spacing w:val="49"/>
        </w:rPr>
        <w:t xml:space="preserve"> </w:t>
      </w:r>
      <w:r>
        <w:t>Labor and Human</w:t>
      </w:r>
      <w:r>
        <w:rPr>
          <w:spacing w:val="1"/>
        </w:rPr>
        <w:t xml:space="preserve"> </w:t>
      </w:r>
      <w:r>
        <w:t>Rights Assurance Policy. This review will assess policy effectiveness, compliance with legal and</w:t>
      </w:r>
      <w:r>
        <w:rPr>
          <w:spacing w:val="1"/>
        </w:rPr>
        <w:t xml:space="preserve"> </w:t>
      </w:r>
      <w:r>
        <w:t>ethical</w:t>
      </w:r>
      <w:r>
        <w:rPr>
          <w:spacing w:val="-1"/>
        </w:rPr>
        <w:t xml:space="preserve"> </w:t>
      </w:r>
      <w:r>
        <w:t>standards, and</w:t>
      </w:r>
      <w:r>
        <w:rPr>
          <w:spacing w:val="-4"/>
        </w:rPr>
        <w:t xml:space="preserve"> </w:t>
      </w:r>
      <w:r>
        <w:t>alignment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organizational</w:t>
      </w:r>
      <w:r>
        <w:rPr>
          <w:spacing w:val="-1"/>
        </w:rPr>
        <w:t xml:space="preserve"> </w:t>
      </w:r>
      <w:r>
        <w:t>goals.</w:t>
      </w:r>
    </w:p>
    <w:p w14:paraId="32A04F2E" w14:textId="22C41C71" w:rsidR="00683736" w:rsidDel="00683736" w:rsidRDefault="00683736" w:rsidP="00AD6758">
      <w:pPr>
        <w:spacing w:before="297" w:line="276" w:lineRule="auto"/>
        <w:ind w:left="1260" w:right="757"/>
        <w:jc w:val="both"/>
        <w:rPr>
          <w:del w:id="186" w:author="Kush Khalasi" w:date="2025-08-22T17:22:00Z" w16du:dateUtc="2025-08-22T11:52:00Z"/>
        </w:rPr>
      </w:pPr>
    </w:p>
    <w:p w14:paraId="5D333C2D" w14:textId="77777777" w:rsidR="00D81A9B" w:rsidRDefault="00D81A9B" w:rsidP="00AD6758">
      <w:pPr>
        <w:pStyle w:val="BodyText"/>
        <w:spacing w:before="10"/>
        <w:jc w:val="both"/>
        <w:rPr>
          <w:sz w:val="19"/>
        </w:rPr>
      </w:pPr>
    </w:p>
    <w:p w14:paraId="119865D7" w14:textId="388F198A" w:rsidR="00D81A9B" w:rsidRDefault="0040446D" w:rsidP="00AD6758">
      <w:pPr>
        <w:pStyle w:val="Heading1"/>
        <w:numPr>
          <w:ilvl w:val="1"/>
          <w:numId w:val="1"/>
        </w:numPr>
        <w:tabs>
          <w:tab w:val="left" w:pos="1261"/>
        </w:tabs>
        <w:ind w:hanging="361"/>
        <w:jc w:val="both"/>
        <w:rPr>
          <w:rFonts w:ascii="Wingdings" w:hAnsi="Wingdings"/>
          <w:color w:val="2E5395"/>
        </w:rPr>
      </w:pPr>
      <w:bookmarkStart w:id="187" w:name="_Toc206781705"/>
      <w:r>
        <w:rPr>
          <w:color w:val="2E5395"/>
        </w:rPr>
        <w:br w:type="column"/>
      </w:r>
      <w:r w:rsidR="00597FD1">
        <w:rPr>
          <w:color w:val="2E5395"/>
        </w:rPr>
        <w:lastRenderedPageBreak/>
        <w:t>Review</w:t>
      </w:r>
      <w:r w:rsidR="00597FD1">
        <w:rPr>
          <w:color w:val="2E5395"/>
          <w:spacing w:val="-8"/>
        </w:rPr>
        <w:t xml:space="preserve"> </w:t>
      </w:r>
      <w:r w:rsidR="00597FD1">
        <w:rPr>
          <w:color w:val="2E5395"/>
        </w:rPr>
        <w:t>Cycle</w:t>
      </w:r>
      <w:bookmarkEnd w:id="187"/>
    </w:p>
    <w:p w14:paraId="1E879444" w14:textId="77777777" w:rsidR="00D81A9B" w:rsidRDefault="00D81A9B" w:rsidP="00AD6758">
      <w:pPr>
        <w:pStyle w:val="BodyText"/>
        <w:spacing w:before="7"/>
        <w:jc w:val="both"/>
        <w:rPr>
          <w:rFonts w:ascii="Calibri Light"/>
        </w:rPr>
      </w:pPr>
    </w:p>
    <w:tbl>
      <w:tblPr>
        <w:tblpPr w:leftFromText="180" w:rightFromText="180" w:vertAnchor="text" w:tblpX="1265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  <w:tblPrChange w:id="188" w:author="Kush Khalasi" w:date="2025-08-22T17:22:00Z" w16du:dateUtc="2025-08-22T11:52:00Z">
          <w:tblPr>
            <w:tblW w:w="0" w:type="auto"/>
            <w:tblInd w:w="126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</w:tblPrChange>
      </w:tblPr>
      <w:tblGrid>
        <w:gridCol w:w="1879"/>
        <w:gridCol w:w="3162"/>
        <w:gridCol w:w="3735"/>
        <w:tblGridChange w:id="189">
          <w:tblGrid>
            <w:gridCol w:w="1879"/>
            <w:gridCol w:w="3162"/>
            <w:gridCol w:w="2549"/>
            <w:gridCol w:w="1186"/>
            <w:gridCol w:w="693"/>
            <w:gridCol w:w="3162"/>
            <w:gridCol w:w="3735"/>
          </w:tblGrid>
        </w:tblGridChange>
      </w:tblGrid>
      <w:tr w:rsidR="00D81A9B" w14:paraId="126DB563" w14:textId="77777777" w:rsidTr="00BC24B4">
        <w:trPr>
          <w:trHeight w:val="520"/>
          <w:trPrChange w:id="190" w:author="Kush Khalasi" w:date="2025-08-22T17:22:00Z" w16du:dateUtc="2025-08-22T11:52:00Z">
            <w:trPr>
              <w:gridBefore w:val="3"/>
              <w:trHeight w:val="520"/>
            </w:trPr>
          </w:trPrChange>
        </w:trPr>
        <w:tc>
          <w:tcPr>
            <w:tcW w:w="1879" w:type="dxa"/>
            <w:vAlign w:val="center"/>
            <w:tcPrChange w:id="191" w:author="Kush Khalasi" w:date="2025-08-22T17:22:00Z" w16du:dateUtc="2025-08-22T11:52:00Z">
              <w:tcPr>
                <w:tcW w:w="1879" w:type="dxa"/>
                <w:gridSpan w:val="2"/>
                <w:vAlign w:val="center"/>
              </w:tcPr>
            </w:tcPrChange>
          </w:tcPr>
          <w:p w14:paraId="524FC028" w14:textId="77777777" w:rsidR="00D81A9B" w:rsidRDefault="00597FD1" w:rsidP="00BC24B4">
            <w:pPr>
              <w:pStyle w:val="TableParagraph"/>
              <w:spacing w:before="104"/>
              <w:ind w:left="107"/>
            </w:pPr>
            <w:r>
              <w:t>Effective</w:t>
            </w:r>
            <w:r>
              <w:rPr>
                <w:spacing w:val="-10"/>
              </w:rPr>
              <w:t xml:space="preserve"> </w:t>
            </w:r>
            <w:r>
              <w:t>date</w:t>
            </w:r>
          </w:p>
        </w:tc>
        <w:tc>
          <w:tcPr>
            <w:tcW w:w="3162" w:type="dxa"/>
            <w:vAlign w:val="center"/>
            <w:tcPrChange w:id="192" w:author="Kush Khalasi" w:date="2025-08-22T17:22:00Z" w16du:dateUtc="2025-08-22T11:52:00Z">
              <w:tcPr>
                <w:tcW w:w="3162" w:type="dxa"/>
                <w:vAlign w:val="center"/>
              </w:tcPr>
            </w:tcPrChange>
          </w:tcPr>
          <w:p w14:paraId="588B94FF" w14:textId="77777777" w:rsidR="00D81A9B" w:rsidRDefault="00597FD1" w:rsidP="00BC24B4">
            <w:pPr>
              <w:pStyle w:val="TableParagraph"/>
              <w:spacing w:before="109"/>
              <w:ind w:left="108"/>
            </w:pPr>
            <w:r>
              <w:t>14</w:t>
            </w:r>
            <w:r w:rsidRPr="00E52D64">
              <w:t xml:space="preserve"> </w:t>
            </w:r>
            <w:r>
              <w:t>/</w:t>
            </w:r>
            <w:r w:rsidRPr="00E52D64">
              <w:t xml:space="preserve"> </w:t>
            </w:r>
            <w:r>
              <w:t>07 /</w:t>
            </w:r>
            <w:r w:rsidRPr="00E52D64">
              <w:t xml:space="preserve"> </w:t>
            </w:r>
            <w:r>
              <w:t>2021</w:t>
            </w:r>
          </w:p>
        </w:tc>
        <w:tc>
          <w:tcPr>
            <w:tcW w:w="3735" w:type="dxa"/>
            <w:vAlign w:val="center"/>
            <w:tcPrChange w:id="193" w:author="Kush Khalasi" w:date="2025-08-22T17:22:00Z" w16du:dateUtc="2025-08-22T11:52:00Z">
              <w:tcPr>
                <w:tcW w:w="3735" w:type="dxa"/>
                <w:vAlign w:val="center"/>
              </w:tcPr>
            </w:tcPrChange>
          </w:tcPr>
          <w:p w14:paraId="7DDFEC00" w14:textId="77777777" w:rsidR="00D81A9B" w:rsidRDefault="00597FD1" w:rsidP="00BC24B4">
            <w:pPr>
              <w:pStyle w:val="TableParagraph"/>
              <w:spacing w:before="109"/>
              <w:ind w:left="107"/>
            </w:pPr>
            <w:r>
              <w:t>Rev.</w:t>
            </w:r>
            <w:r w:rsidRPr="00E52D64">
              <w:t xml:space="preserve"> </w:t>
            </w:r>
            <w:r>
              <w:t>no.</w:t>
            </w:r>
            <w:r w:rsidRPr="00E52D64">
              <w:t xml:space="preserve"> </w:t>
            </w:r>
            <w:r>
              <w:t>00</w:t>
            </w:r>
          </w:p>
        </w:tc>
      </w:tr>
      <w:tr w:rsidR="00D81A9B" w14:paraId="77F75292" w14:textId="77777777" w:rsidTr="00BC24B4">
        <w:trPr>
          <w:trHeight w:val="530"/>
          <w:trPrChange w:id="194" w:author="Kush Khalasi" w:date="2025-08-22T17:22:00Z" w16du:dateUtc="2025-08-22T11:52:00Z">
            <w:trPr>
              <w:gridBefore w:val="3"/>
              <w:trHeight w:val="530"/>
            </w:trPr>
          </w:trPrChange>
        </w:trPr>
        <w:tc>
          <w:tcPr>
            <w:tcW w:w="1879" w:type="dxa"/>
            <w:vAlign w:val="center"/>
            <w:tcPrChange w:id="195" w:author="Kush Khalasi" w:date="2025-08-22T17:22:00Z" w16du:dateUtc="2025-08-22T11:52:00Z">
              <w:tcPr>
                <w:tcW w:w="1879" w:type="dxa"/>
                <w:gridSpan w:val="2"/>
                <w:vAlign w:val="center"/>
              </w:tcPr>
            </w:tcPrChange>
          </w:tcPr>
          <w:p w14:paraId="15D45456" w14:textId="1D648C35" w:rsidR="00D81A9B" w:rsidRDefault="005374F3" w:rsidP="00BC24B4">
            <w:pPr>
              <w:pStyle w:val="TableParagraph"/>
              <w:spacing w:before="109"/>
              <w:ind w:left="107"/>
            </w:pPr>
            <w:r>
              <w:t>R</w:t>
            </w:r>
            <w:r w:rsidR="00597FD1">
              <w:t>eview</w:t>
            </w:r>
            <w:r w:rsidR="00597FD1">
              <w:rPr>
                <w:spacing w:val="-5"/>
              </w:rPr>
              <w:t xml:space="preserve"> </w:t>
            </w:r>
            <w:r w:rsidR="00597FD1">
              <w:t>date</w:t>
            </w:r>
          </w:p>
        </w:tc>
        <w:tc>
          <w:tcPr>
            <w:tcW w:w="3162" w:type="dxa"/>
            <w:vAlign w:val="center"/>
            <w:tcPrChange w:id="196" w:author="Kush Khalasi" w:date="2025-08-22T17:22:00Z" w16du:dateUtc="2025-08-22T11:52:00Z">
              <w:tcPr>
                <w:tcW w:w="3162" w:type="dxa"/>
                <w:vAlign w:val="center"/>
              </w:tcPr>
            </w:tcPrChange>
          </w:tcPr>
          <w:p w14:paraId="0DB411A8" w14:textId="77777777" w:rsidR="00D81A9B" w:rsidRDefault="00597FD1" w:rsidP="00BC24B4">
            <w:pPr>
              <w:pStyle w:val="TableParagraph"/>
              <w:spacing w:before="109"/>
              <w:ind w:left="108"/>
            </w:pPr>
            <w:r>
              <w:t>01</w:t>
            </w:r>
            <w:r w:rsidRPr="00E52D64">
              <w:t xml:space="preserve"> </w:t>
            </w:r>
            <w:r>
              <w:t>/</w:t>
            </w:r>
            <w:r w:rsidRPr="00E52D64">
              <w:t xml:space="preserve"> </w:t>
            </w:r>
            <w:r>
              <w:t>02</w:t>
            </w:r>
            <w:r w:rsidRPr="00E52D64">
              <w:t xml:space="preserve"> </w:t>
            </w:r>
            <w:r>
              <w:t>/</w:t>
            </w:r>
            <w:r w:rsidRPr="00E52D64">
              <w:t xml:space="preserve"> </w:t>
            </w:r>
            <w:r>
              <w:t>2024</w:t>
            </w:r>
          </w:p>
        </w:tc>
        <w:tc>
          <w:tcPr>
            <w:tcW w:w="3735" w:type="dxa"/>
            <w:vAlign w:val="center"/>
            <w:tcPrChange w:id="197" w:author="Kush Khalasi" w:date="2025-08-22T17:22:00Z" w16du:dateUtc="2025-08-22T11:52:00Z">
              <w:tcPr>
                <w:tcW w:w="3735" w:type="dxa"/>
                <w:vAlign w:val="center"/>
              </w:tcPr>
            </w:tcPrChange>
          </w:tcPr>
          <w:p w14:paraId="5016062A" w14:textId="0264010A" w:rsidR="00D81A9B" w:rsidRDefault="00597FD1" w:rsidP="00BC24B4">
            <w:pPr>
              <w:pStyle w:val="TableParagraph"/>
              <w:spacing w:before="109"/>
              <w:ind w:left="107"/>
            </w:pPr>
            <w:r>
              <w:t>Rev.</w:t>
            </w:r>
            <w:r w:rsidRPr="00E52D64">
              <w:t xml:space="preserve"> </w:t>
            </w:r>
            <w:r>
              <w:t>no.</w:t>
            </w:r>
            <w:r w:rsidRPr="00E52D64">
              <w:t xml:space="preserve"> </w:t>
            </w:r>
            <w:r w:rsidR="00036E35">
              <w:t>1.0</w:t>
            </w:r>
          </w:p>
        </w:tc>
      </w:tr>
      <w:tr w:rsidR="00D81A9B" w14:paraId="1B2EBB6B" w14:textId="77777777" w:rsidTr="00BC24B4">
        <w:trPr>
          <w:trHeight w:val="438"/>
          <w:trPrChange w:id="198" w:author="Kush Khalasi" w:date="2025-08-22T17:22:00Z" w16du:dateUtc="2025-08-22T11:52:00Z">
            <w:trPr>
              <w:gridBefore w:val="3"/>
              <w:trHeight w:val="438"/>
            </w:trPr>
          </w:trPrChange>
        </w:trPr>
        <w:tc>
          <w:tcPr>
            <w:tcW w:w="1879" w:type="dxa"/>
            <w:vAlign w:val="center"/>
            <w:tcPrChange w:id="199" w:author="Kush Khalasi" w:date="2025-08-22T17:22:00Z" w16du:dateUtc="2025-08-22T11:52:00Z">
              <w:tcPr>
                <w:tcW w:w="1879" w:type="dxa"/>
                <w:gridSpan w:val="2"/>
                <w:vAlign w:val="center"/>
              </w:tcPr>
            </w:tcPrChange>
          </w:tcPr>
          <w:p w14:paraId="662798A8" w14:textId="298DF80C" w:rsidR="00D81A9B" w:rsidRDefault="005374F3" w:rsidP="00BC24B4">
            <w:pPr>
              <w:pStyle w:val="TableParagraph"/>
              <w:spacing w:before="64"/>
              <w:ind w:left="107"/>
            </w:pPr>
            <w:r>
              <w:t xml:space="preserve">Last </w:t>
            </w:r>
            <w:r w:rsidR="00597FD1">
              <w:t>Review</w:t>
            </w:r>
            <w:r w:rsidR="00597FD1">
              <w:rPr>
                <w:spacing w:val="-4"/>
              </w:rPr>
              <w:t xml:space="preserve"> </w:t>
            </w:r>
            <w:r w:rsidR="00597FD1">
              <w:t>date</w:t>
            </w:r>
          </w:p>
        </w:tc>
        <w:tc>
          <w:tcPr>
            <w:tcW w:w="3162" w:type="dxa"/>
            <w:vAlign w:val="center"/>
            <w:tcPrChange w:id="200" w:author="Kush Khalasi" w:date="2025-08-22T17:22:00Z" w16du:dateUtc="2025-08-22T11:52:00Z">
              <w:tcPr>
                <w:tcW w:w="3162" w:type="dxa"/>
                <w:vAlign w:val="center"/>
              </w:tcPr>
            </w:tcPrChange>
          </w:tcPr>
          <w:p w14:paraId="18185B59" w14:textId="12D0E5D4" w:rsidR="00D81A9B" w:rsidRDefault="00597FD1" w:rsidP="00BC24B4">
            <w:pPr>
              <w:pStyle w:val="TableParagraph"/>
              <w:spacing w:before="109"/>
              <w:ind w:left="108"/>
            </w:pPr>
            <w:r>
              <w:t>01</w:t>
            </w:r>
            <w:r w:rsidRPr="00E52D64">
              <w:t xml:space="preserve"> </w:t>
            </w:r>
            <w:r>
              <w:t>/</w:t>
            </w:r>
            <w:r w:rsidRPr="00E52D64">
              <w:t xml:space="preserve"> </w:t>
            </w:r>
            <w:r>
              <w:t>0</w:t>
            </w:r>
            <w:del w:id="201" w:author="Kush Khalasi" w:date="2025-08-22T17:24:00Z" w16du:dateUtc="2025-08-22T11:54:00Z">
              <w:r w:rsidDel="0017204E">
                <w:delText>2</w:delText>
              </w:r>
            </w:del>
            <w:ins w:id="202" w:author="Kush Khalasi" w:date="2025-08-22T17:24:00Z" w16du:dateUtc="2025-08-22T11:54:00Z">
              <w:r w:rsidR="0017204E">
                <w:t>1</w:t>
              </w:r>
            </w:ins>
            <w:r w:rsidRPr="00E52D64">
              <w:t xml:space="preserve"> </w:t>
            </w:r>
            <w:r>
              <w:t>/</w:t>
            </w:r>
            <w:r w:rsidRPr="00E52D64">
              <w:t xml:space="preserve"> </w:t>
            </w:r>
            <w:r>
              <w:t>2025</w:t>
            </w:r>
          </w:p>
        </w:tc>
        <w:tc>
          <w:tcPr>
            <w:tcW w:w="3735" w:type="dxa"/>
            <w:vAlign w:val="center"/>
            <w:tcPrChange w:id="203" w:author="Kush Khalasi" w:date="2025-08-22T17:22:00Z" w16du:dateUtc="2025-08-22T11:52:00Z">
              <w:tcPr>
                <w:tcW w:w="3735" w:type="dxa"/>
                <w:vAlign w:val="center"/>
              </w:tcPr>
            </w:tcPrChange>
          </w:tcPr>
          <w:p w14:paraId="79751189" w14:textId="0503B065" w:rsidR="00D81A9B" w:rsidRPr="00E52D64" w:rsidRDefault="003D5A16" w:rsidP="00BC24B4">
            <w:pPr>
              <w:pStyle w:val="TableParagraph"/>
              <w:spacing w:before="109"/>
              <w:ind w:left="108"/>
            </w:pPr>
            <w:r w:rsidRPr="00E52D64">
              <w:t xml:space="preserve">  Rev.no. </w:t>
            </w:r>
            <w:ins w:id="204" w:author="Kush Khalasi" w:date="2025-08-22T17:24:00Z" w16du:dateUtc="2025-08-22T11:54:00Z">
              <w:r w:rsidR="0017204E">
                <w:t>2</w:t>
              </w:r>
            </w:ins>
            <w:del w:id="205" w:author="Kush Khalasi" w:date="2025-08-22T17:24:00Z" w16du:dateUtc="2025-08-22T11:54:00Z">
              <w:r w:rsidRPr="00E52D64" w:rsidDel="0017204E">
                <w:delText>1</w:delText>
              </w:r>
            </w:del>
            <w:r w:rsidRPr="00E52D64">
              <w:t>.0</w:t>
            </w:r>
          </w:p>
        </w:tc>
      </w:tr>
      <w:tr w:rsidR="005374F3" w14:paraId="1E4DF45A" w14:textId="77777777" w:rsidTr="00BC24B4">
        <w:trPr>
          <w:trHeight w:val="438"/>
          <w:trPrChange w:id="206" w:author="Kush Khalasi" w:date="2025-08-22T17:22:00Z" w16du:dateUtc="2025-08-22T11:52:00Z">
            <w:trPr>
              <w:gridBefore w:val="3"/>
              <w:trHeight w:val="438"/>
            </w:trPr>
          </w:trPrChange>
        </w:trPr>
        <w:tc>
          <w:tcPr>
            <w:tcW w:w="1879" w:type="dxa"/>
            <w:vAlign w:val="center"/>
            <w:tcPrChange w:id="207" w:author="Kush Khalasi" w:date="2025-08-22T17:22:00Z" w16du:dateUtc="2025-08-22T11:52:00Z">
              <w:tcPr>
                <w:tcW w:w="1879" w:type="dxa"/>
                <w:gridSpan w:val="2"/>
                <w:vAlign w:val="center"/>
              </w:tcPr>
            </w:tcPrChange>
          </w:tcPr>
          <w:p w14:paraId="3FB7895C" w14:textId="2903CFD2" w:rsidR="005374F3" w:rsidRDefault="005374F3" w:rsidP="00BC24B4">
            <w:pPr>
              <w:pStyle w:val="TableParagraph"/>
              <w:spacing w:before="64"/>
              <w:ind w:left="107"/>
            </w:pPr>
            <w:r>
              <w:t>Next</w:t>
            </w:r>
            <w:r>
              <w:rPr>
                <w:spacing w:val="-5"/>
              </w:rPr>
              <w:t xml:space="preserve"> </w:t>
            </w:r>
            <w:r>
              <w:t>Review</w:t>
            </w:r>
            <w:r>
              <w:rPr>
                <w:spacing w:val="-4"/>
              </w:rPr>
              <w:t xml:space="preserve"> </w:t>
            </w:r>
            <w:r>
              <w:t>date</w:t>
            </w:r>
          </w:p>
        </w:tc>
        <w:tc>
          <w:tcPr>
            <w:tcW w:w="3162" w:type="dxa"/>
            <w:vAlign w:val="center"/>
            <w:tcPrChange w:id="208" w:author="Kush Khalasi" w:date="2025-08-22T17:22:00Z" w16du:dateUtc="2025-08-22T11:52:00Z">
              <w:tcPr>
                <w:tcW w:w="3162" w:type="dxa"/>
                <w:vAlign w:val="center"/>
              </w:tcPr>
            </w:tcPrChange>
          </w:tcPr>
          <w:p w14:paraId="7F1D6449" w14:textId="00300526" w:rsidR="005374F3" w:rsidRDefault="005374F3" w:rsidP="00BC24B4">
            <w:pPr>
              <w:pStyle w:val="TableParagraph"/>
              <w:spacing w:before="109"/>
              <w:ind w:left="108"/>
            </w:pPr>
            <w:r>
              <w:t>01</w:t>
            </w:r>
            <w:r w:rsidRPr="00E52D64">
              <w:t xml:space="preserve"> </w:t>
            </w:r>
            <w:r>
              <w:t>/</w:t>
            </w:r>
            <w:r w:rsidRPr="00E52D64">
              <w:t xml:space="preserve"> </w:t>
            </w:r>
            <w:r>
              <w:t>0</w:t>
            </w:r>
            <w:del w:id="209" w:author="Kush Khalasi" w:date="2025-08-22T17:25:00Z" w16du:dateUtc="2025-08-22T11:55:00Z">
              <w:r w:rsidDel="0017204E">
                <w:delText>2</w:delText>
              </w:r>
            </w:del>
            <w:del w:id="210" w:author="Kush Khalasi" w:date="2025-08-22T17:24:00Z" w16du:dateUtc="2025-08-22T11:54:00Z">
              <w:r w:rsidRPr="00E52D64" w:rsidDel="0017204E">
                <w:delText xml:space="preserve"> </w:delText>
              </w:r>
            </w:del>
            <w:ins w:id="211" w:author="Kush Khalasi" w:date="2025-08-22T17:24:00Z" w16du:dateUtc="2025-08-22T11:54:00Z">
              <w:r w:rsidR="0017204E">
                <w:t>1</w:t>
              </w:r>
            </w:ins>
            <w:r>
              <w:t>/</w:t>
            </w:r>
            <w:r w:rsidRPr="00E52D64">
              <w:t xml:space="preserve"> </w:t>
            </w:r>
            <w:r>
              <w:t>2026</w:t>
            </w:r>
          </w:p>
        </w:tc>
        <w:tc>
          <w:tcPr>
            <w:tcW w:w="3735" w:type="dxa"/>
            <w:vAlign w:val="center"/>
            <w:tcPrChange w:id="212" w:author="Kush Khalasi" w:date="2025-08-22T17:22:00Z" w16du:dateUtc="2025-08-22T11:52:00Z">
              <w:tcPr>
                <w:tcW w:w="3735" w:type="dxa"/>
                <w:vAlign w:val="center"/>
              </w:tcPr>
            </w:tcPrChange>
          </w:tcPr>
          <w:p w14:paraId="259D4ADE" w14:textId="77777777" w:rsidR="005374F3" w:rsidRPr="00E52D64" w:rsidRDefault="005374F3" w:rsidP="00BC24B4">
            <w:pPr>
              <w:pStyle w:val="TableParagraph"/>
              <w:spacing w:before="109"/>
              <w:ind w:left="108"/>
            </w:pPr>
          </w:p>
        </w:tc>
      </w:tr>
    </w:tbl>
    <w:p w14:paraId="0D2AF928" w14:textId="77777777" w:rsidR="00683736" w:rsidRDefault="00683736" w:rsidP="00AD6758">
      <w:pPr>
        <w:jc w:val="both"/>
        <w:rPr>
          <w:ins w:id="213" w:author="Kush Khalasi" w:date="2025-08-22T17:22:00Z" w16du:dateUtc="2025-08-22T11:52:00Z"/>
          <w:rFonts w:ascii="Times New Roman"/>
        </w:rPr>
      </w:pPr>
    </w:p>
    <w:p w14:paraId="0D215D0F" w14:textId="77777777" w:rsidR="00683736" w:rsidRPr="00683736" w:rsidRDefault="00683736">
      <w:pPr>
        <w:rPr>
          <w:ins w:id="214" w:author="Kush Khalasi" w:date="2025-08-22T17:22:00Z" w16du:dateUtc="2025-08-22T11:52:00Z"/>
          <w:rFonts w:ascii="Times New Roman"/>
        </w:rPr>
        <w:pPrChange w:id="215" w:author="Kush Khalasi" w:date="2025-08-22T17:22:00Z" w16du:dateUtc="2025-08-22T11:52:00Z">
          <w:pPr>
            <w:jc w:val="both"/>
          </w:pPr>
        </w:pPrChange>
      </w:pPr>
    </w:p>
    <w:p w14:paraId="7D36EFD1" w14:textId="77777777" w:rsidR="00683736" w:rsidRPr="00683736" w:rsidRDefault="00683736">
      <w:pPr>
        <w:rPr>
          <w:ins w:id="216" w:author="Kush Khalasi" w:date="2025-08-22T17:22:00Z" w16du:dateUtc="2025-08-22T11:52:00Z"/>
          <w:rFonts w:ascii="Times New Roman"/>
        </w:rPr>
        <w:pPrChange w:id="217" w:author="Kush Khalasi" w:date="2025-08-22T17:22:00Z" w16du:dateUtc="2025-08-22T11:52:00Z">
          <w:pPr>
            <w:jc w:val="both"/>
          </w:pPr>
        </w:pPrChange>
      </w:pPr>
    </w:p>
    <w:p w14:paraId="3B8AD027" w14:textId="77777777" w:rsidR="00683736" w:rsidRPr="00683736" w:rsidRDefault="00683736">
      <w:pPr>
        <w:rPr>
          <w:ins w:id="218" w:author="Kush Khalasi" w:date="2025-08-22T17:22:00Z" w16du:dateUtc="2025-08-22T11:52:00Z"/>
          <w:rFonts w:ascii="Times New Roman"/>
        </w:rPr>
        <w:pPrChange w:id="219" w:author="Kush Khalasi" w:date="2025-08-22T17:22:00Z" w16du:dateUtc="2025-08-22T11:52:00Z">
          <w:pPr>
            <w:jc w:val="both"/>
          </w:pPr>
        </w:pPrChange>
      </w:pPr>
    </w:p>
    <w:p w14:paraId="227DBC27" w14:textId="77777777" w:rsidR="00683736" w:rsidRPr="00683736" w:rsidRDefault="00683736">
      <w:pPr>
        <w:rPr>
          <w:ins w:id="220" w:author="Kush Khalasi" w:date="2025-08-22T17:22:00Z" w16du:dateUtc="2025-08-22T11:52:00Z"/>
          <w:rFonts w:ascii="Times New Roman"/>
        </w:rPr>
        <w:pPrChange w:id="221" w:author="Kush Khalasi" w:date="2025-08-22T17:22:00Z" w16du:dateUtc="2025-08-22T11:52:00Z">
          <w:pPr>
            <w:jc w:val="both"/>
          </w:pPr>
        </w:pPrChange>
      </w:pPr>
    </w:p>
    <w:p w14:paraId="5EA0FFC2" w14:textId="77777777" w:rsidR="00683736" w:rsidRDefault="00683736" w:rsidP="00AD6758">
      <w:pPr>
        <w:jc w:val="both"/>
        <w:rPr>
          <w:ins w:id="222" w:author="Kush Khalasi" w:date="2025-08-22T17:22:00Z" w16du:dateUtc="2025-08-22T11:52:00Z"/>
          <w:rFonts w:ascii="Times New Roman"/>
        </w:rPr>
      </w:pPr>
    </w:p>
    <w:p w14:paraId="40EAE5A9" w14:textId="77777777" w:rsidR="00683736" w:rsidRDefault="00683736" w:rsidP="00AD6758">
      <w:pPr>
        <w:jc w:val="both"/>
        <w:rPr>
          <w:ins w:id="223" w:author="Kush Khalasi" w:date="2025-08-22T17:22:00Z" w16du:dateUtc="2025-08-22T11:52:00Z"/>
          <w:rFonts w:ascii="Times New Roman"/>
        </w:rPr>
      </w:pPr>
    </w:p>
    <w:p w14:paraId="1620E86C" w14:textId="77777777" w:rsidR="00683736" w:rsidRDefault="00683736" w:rsidP="00AD6758">
      <w:pPr>
        <w:jc w:val="both"/>
        <w:rPr>
          <w:ins w:id="224" w:author="Kush Khalasi" w:date="2025-08-22T17:22:00Z" w16du:dateUtc="2025-08-22T11:52:00Z"/>
          <w:rFonts w:ascii="Times New Roman"/>
        </w:rPr>
      </w:pPr>
    </w:p>
    <w:p w14:paraId="2D4C18EB" w14:textId="77777777" w:rsidR="00683736" w:rsidRDefault="00683736" w:rsidP="00AD6758">
      <w:pPr>
        <w:jc w:val="both"/>
        <w:rPr>
          <w:ins w:id="225" w:author="Kush Khalasi" w:date="2025-08-22T17:22:00Z" w16du:dateUtc="2025-08-22T11:52:00Z"/>
          <w:rFonts w:ascii="Times New Roman"/>
        </w:rPr>
      </w:pPr>
    </w:p>
    <w:p w14:paraId="070787A7" w14:textId="77777777" w:rsidR="00683736" w:rsidRDefault="00683736" w:rsidP="00AD6758">
      <w:pPr>
        <w:jc w:val="both"/>
        <w:rPr>
          <w:ins w:id="226" w:author="Kush Khalasi" w:date="2025-08-22T17:22:00Z" w16du:dateUtc="2025-08-22T11:52:00Z"/>
          <w:rFonts w:ascii="Times New Roman"/>
        </w:rPr>
      </w:pPr>
    </w:p>
    <w:p w14:paraId="5EB7DFD1" w14:textId="77777777" w:rsidR="00683736" w:rsidRDefault="00683736" w:rsidP="00AD6758">
      <w:pPr>
        <w:jc w:val="both"/>
        <w:rPr>
          <w:ins w:id="227" w:author="Kush Khalasi" w:date="2025-08-22T17:22:00Z" w16du:dateUtc="2025-08-22T11:52:00Z"/>
          <w:rFonts w:ascii="Times New Roman"/>
        </w:rPr>
      </w:pPr>
    </w:p>
    <w:p w14:paraId="555C6E82" w14:textId="77777777" w:rsidR="00683736" w:rsidRDefault="00683736" w:rsidP="00AD6758">
      <w:pPr>
        <w:jc w:val="both"/>
        <w:rPr>
          <w:ins w:id="228" w:author="Kush Khalasi" w:date="2025-08-22T17:22:00Z" w16du:dateUtc="2025-08-22T11:52:00Z"/>
          <w:rFonts w:ascii="Times New Roman"/>
        </w:rPr>
      </w:pPr>
    </w:p>
    <w:p w14:paraId="512B4B80" w14:textId="77777777" w:rsidR="00683736" w:rsidRDefault="00683736" w:rsidP="00AD6758">
      <w:pPr>
        <w:jc w:val="both"/>
        <w:rPr>
          <w:ins w:id="229" w:author="Kush Khalasi" w:date="2025-08-22T17:22:00Z" w16du:dateUtc="2025-08-22T11:52:00Z"/>
          <w:rFonts w:ascii="Times New Roman"/>
        </w:rPr>
      </w:pPr>
    </w:p>
    <w:p w14:paraId="64FDC3FD" w14:textId="77777777" w:rsidR="00683736" w:rsidRDefault="00683736" w:rsidP="00AD6758">
      <w:pPr>
        <w:jc w:val="both"/>
        <w:rPr>
          <w:ins w:id="230" w:author="Kush Khalasi" w:date="2025-08-22T17:22:00Z" w16du:dateUtc="2025-08-22T11:52:00Z"/>
          <w:rFonts w:ascii="Times New Roman"/>
        </w:rPr>
      </w:pPr>
    </w:p>
    <w:p w14:paraId="5287E9FC" w14:textId="77777777" w:rsidR="00683736" w:rsidRDefault="00683736" w:rsidP="00683736">
      <w:pPr>
        <w:jc w:val="both"/>
        <w:rPr>
          <w:ins w:id="231" w:author="Kush Khalasi" w:date="2025-08-22T17:22:00Z" w16du:dateUtc="2025-08-22T11:52:00Z"/>
          <w:rFonts w:ascii="Times New Roman"/>
        </w:rPr>
      </w:pPr>
    </w:p>
    <w:p w14:paraId="43285664" w14:textId="77777777" w:rsidR="00683736" w:rsidRPr="001C0F29" w:rsidRDefault="00683736" w:rsidP="00683736">
      <w:pPr>
        <w:ind w:right="620"/>
        <w:jc w:val="center"/>
        <w:rPr>
          <w:ins w:id="232" w:author="Kush Khalasi" w:date="2025-08-22T17:22:00Z" w16du:dateUtc="2025-08-22T11:52:00Z"/>
          <w:rFonts w:asciiTheme="minorHAnsi" w:hAnsiTheme="minorHAnsi" w:cstheme="minorHAnsi"/>
          <w:b/>
          <w:bCs/>
        </w:rPr>
      </w:pPr>
      <w:ins w:id="233" w:author="Kush Khalasi" w:date="2025-08-22T17:22:00Z" w16du:dateUtc="2025-08-22T11:52:00Z">
        <w:r w:rsidRPr="001C0F29">
          <w:rPr>
            <w:rFonts w:asciiTheme="minorHAnsi" w:hAnsiTheme="minorHAnsi" w:cstheme="minorHAnsi"/>
            <w:b/>
            <w:bCs/>
          </w:rPr>
          <w:t xml:space="preserve">                                                                                                                                     Approved By</w:t>
        </w:r>
      </w:ins>
    </w:p>
    <w:p w14:paraId="7D871F1A" w14:textId="77777777" w:rsidR="00683736" w:rsidRDefault="00683736" w:rsidP="00683736">
      <w:pPr>
        <w:ind w:right="620"/>
        <w:jc w:val="center"/>
        <w:rPr>
          <w:ins w:id="234" w:author="Kush Khalasi" w:date="2025-08-22T17:22:00Z" w16du:dateUtc="2025-08-22T11:52:00Z"/>
          <w:rFonts w:ascii="Times New Roman"/>
        </w:rPr>
        <w:sectPr w:rsidR="00683736" w:rsidSect="00683736">
          <w:pgSz w:w="11910" w:h="16840"/>
          <w:pgMar w:top="2250" w:right="500" w:bottom="1350" w:left="62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</w:pPr>
      <w:ins w:id="235" w:author="Kush Khalasi" w:date="2025-08-22T17:22:00Z" w16du:dateUtc="2025-08-22T11:52:00Z">
        <w:r w:rsidRPr="001C0F29">
          <w:rPr>
            <w:rFonts w:asciiTheme="minorHAnsi" w:hAnsiTheme="minorHAnsi" w:cstheme="minorHAnsi"/>
          </w:rPr>
          <w:t xml:space="preserve">                                                                                                                                 Dharmendra Jain (Corporate HR)</w:t>
        </w:r>
        <w:r>
          <w:rPr>
            <w:rFonts w:ascii="Times New Roman"/>
          </w:rPr>
          <w:br w:type="textWrapping" w:clear="all"/>
        </w:r>
      </w:ins>
    </w:p>
    <w:p w14:paraId="69A5EC3A" w14:textId="77777777" w:rsidR="00D81A9B" w:rsidRDefault="00683736" w:rsidP="00AD6758">
      <w:pPr>
        <w:jc w:val="both"/>
        <w:rPr>
          <w:ins w:id="236" w:author="Kush Khalasi" w:date="2025-08-22T17:24:00Z" w16du:dateUtc="2025-08-22T11:54:00Z"/>
          <w:rFonts w:ascii="Times New Roman"/>
        </w:rPr>
      </w:pPr>
      <w:ins w:id="237" w:author="Kush Khalasi" w:date="2025-08-22T17:22:00Z" w16du:dateUtc="2025-08-22T11:52:00Z">
        <w:r>
          <w:rPr>
            <w:rFonts w:ascii="Times New Roman"/>
          </w:rPr>
          <w:lastRenderedPageBreak/>
          <w:br w:type="textWrapping" w:clear="all"/>
        </w:r>
      </w:ins>
    </w:p>
    <w:p w14:paraId="6AD8BB14" w14:textId="3DE5BEF9" w:rsidR="00683736" w:rsidRPr="00683736" w:rsidDel="00683736" w:rsidRDefault="00683736">
      <w:pPr>
        <w:rPr>
          <w:del w:id="238" w:author="Kush Khalasi" w:date="2025-08-22T17:24:00Z" w16du:dateUtc="2025-08-22T11:54:00Z"/>
          <w:rFonts w:ascii="Times New Roman"/>
        </w:rPr>
        <w:sectPr w:rsidR="00683736" w:rsidRPr="00683736" w:rsidDel="00683736" w:rsidSect="00C260FF">
          <w:headerReference w:type="default" r:id="rId16"/>
          <w:pgSz w:w="11910" w:h="16840"/>
          <w:pgMar w:top="2237" w:right="680" w:bottom="920" w:left="540" w:header="0" w:footer="652" w:gutter="0"/>
          <w:pgBorders w:offsetFrom="page">
            <w:top w:val="double" w:sz="4" w:space="24" w:color="000000"/>
            <w:left w:val="double" w:sz="4" w:space="24" w:color="000000"/>
            <w:bottom w:val="double" w:sz="4" w:space="24" w:color="000000"/>
            <w:right w:val="double" w:sz="4" w:space="24" w:color="000000"/>
          </w:pgBorders>
          <w:cols w:space="720"/>
        </w:sectPr>
        <w:pPrChange w:id="239" w:author="Kush Khalasi" w:date="2025-08-22T17:24:00Z" w16du:dateUtc="2025-08-22T11:54:00Z">
          <w:pPr>
            <w:jc w:val="both"/>
          </w:pPr>
        </w:pPrChange>
      </w:pPr>
    </w:p>
    <w:p w14:paraId="62DD6402" w14:textId="2FEDF97F" w:rsidR="00D81A9B" w:rsidRDefault="00597FD1" w:rsidP="00AD6758">
      <w:pPr>
        <w:pStyle w:val="Heading1"/>
        <w:spacing w:before="35"/>
        <w:ind w:left="3155" w:right="3022" w:firstLine="0"/>
        <w:jc w:val="both"/>
      </w:pPr>
      <w:bookmarkStart w:id="240" w:name="_Toc206781706"/>
      <w:r>
        <w:rPr>
          <w:color w:val="2E5395"/>
        </w:rPr>
        <w:t>Employee</w:t>
      </w:r>
      <w:r>
        <w:rPr>
          <w:color w:val="2E5395"/>
          <w:spacing w:val="-11"/>
        </w:rPr>
        <w:t xml:space="preserve"> </w:t>
      </w:r>
      <w:r>
        <w:rPr>
          <w:color w:val="2E5395"/>
        </w:rPr>
        <w:t>Acknowledgement</w:t>
      </w:r>
      <w:r>
        <w:rPr>
          <w:color w:val="2E5395"/>
          <w:spacing w:val="-9"/>
        </w:rPr>
        <w:t xml:space="preserve"> </w:t>
      </w:r>
      <w:r>
        <w:rPr>
          <w:color w:val="2E5395"/>
        </w:rPr>
        <w:t>Form</w:t>
      </w:r>
      <w:bookmarkEnd w:id="240"/>
    </w:p>
    <w:p w14:paraId="62529384" w14:textId="77777777" w:rsidR="00D81A9B" w:rsidRDefault="00D81A9B" w:rsidP="00AD6758">
      <w:pPr>
        <w:pStyle w:val="BodyText"/>
        <w:spacing w:before="4"/>
        <w:jc w:val="both"/>
        <w:rPr>
          <w:rFonts w:ascii="Calibri Light"/>
        </w:rPr>
      </w:pPr>
    </w:p>
    <w:p w14:paraId="14F21349" w14:textId="77777777" w:rsidR="00D81A9B" w:rsidRDefault="00597FD1" w:rsidP="0040446D">
      <w:pPr>
        <w:spacing w:before="297" w:line="276" w:lineRule="auto"/>
        <w:ind w:left="1260" w:right="757"/>
        <w:jc w:val="both"/>
      </w:pPr>
      <w:r>
        <w:t>I, acknowledge that I have received, read, and understood the Labor and Human Rights</w:t>
      </w:r>
      <w:r w:rsidRPr="0040446D">
        <w:t xml:space="preserve"> </w:t>
      </w:r>
      <w:r>
        <w:t>Assurance Policy of Yash Technologies Pvt. Ltd. I recognize that this policy outlines the</w:t>
      </w:r>
      <w:r w:rsidRPr="0040446D">
        <w:t xml:space="preserve"> </w:t>
      </w:r>
      <w:r>
        <w:t>company’s commitment to upholding high standards of labor and human rights practices,</w:t>
      </w:r>
      <w:r w:rsidRPr="0040446D">
        <w:t xml:space="preserve"> </w:t>
      </w:r>
      <w:r>
        <w:t>including</w:t>
      </w:r>
      <w:r w:rsidRPr="0040446D">
        <w:t xml:space="preserve"> </w:t>
      </w:r>
      <w:r>
        <w:t>the prohibition</w:t>
      </w:r>
      <w:r w:rsidRPr="0040446D">
        <w:t xml:space="preserve"> </w:t>
      </w:r>
      <w:r>
        <w:t>of</w:t>
      </w:r>
      <w:r w:rsidRPr="0040446D">
        <w:t xml:space="preserve"> </w:t>
      </w:r>
      <w:r>
        <w:t>child</w:t>
      </w:r>
      <w:r w:rsidRPr="0040446D">
        <w:t xml:space="preserve"> </w:t>
      </w:r>
      <w:r>
        <w:t>labor,</w:t>
      </w:r>
      <w:r w:rsidRPr="0040446D">
        <w:t xml:space="preserve"> </w:t>
      </w:r>
      <w:r>
        <w:t>forced</w:t>
      </w:r>
      <w:r w:rsidRPr="0040446D">
        <w:t xml:space="preserve"> </w:t>
      </w:r>
      <w:r>
        <w:t>labor,</w:t>
      </w:r>
      <w:r w:rsidRPr="0040446D">
        <w:t xml:space="preserve"> </w:t>
      </w:r>
      <w:r>
        <w:t>and</w:t>
      </w:r>
      <w:r w:rsidRPr="0040446D">
        <w:t xml:space="preserve"> </w:t>
      </w:r>
      <w:r>
        <w:t>discrimination.</w:t>
      </w:r>
    </w:p>
    <w:p w14:paraId="4D523BF4" w14:textId="77777777" w:rsidR="00D81A9B" w:rsidRDefault="00597FD1" w:rsidP="0040446D">
      <w:pPr>
        <w:spacing w:before="297" w:line="276" w:lineRule="auto"/>
        <w:ind w:left="1260" w:right="757"/>
        <w:jc w:val="both"/>
      </w:pPr>
      <w:r>
        <w:t>I understand my responsibilities under this policy, which include adhering to all guidelines</w:t>
      </w:r>
      <w:r w:rsidRPr="0040446D">
        <w:t xml:space="preserve"> </w:t>
      </w:r>
      <w:r>
        <w:t>and</w:t>
      </w:r>
      <w:r w:rsidRPr="0040446D">
        <w:t xml:space="preserve"> </w:t>
      </w:r>
      <w:r>
        <w:t>procedures</w:t>
      </w:r>
      <w:r w:rsidRPr="0040446D">
        <w:t xml:space="preserve"> </w:t>
      </w:r>
      <w:r>
        <w:t>related</w:t>
      </w:r>
      <w:r w:rsidRPr="0040446D">
        <w:t xml:space="preserve"> </w:t>
      </w:r>
      <w:r>
        <w:t>to</w:t>
      </w:r>
      <w:r w:rsidRPr="0040446D">
        <w:t xml:space="preserve"> </w:t>
      </w:r>
      <w:r>
        <w:t>labor</w:t>
      </w:r>
      <w:r w:rsidRPr="0040446D">
        <w:t xml:space="preserve"> </w:t>
      </w:r>
      <w:r>
        <w:t>and</w:t>
      </w:r>
      <w:r w:rsidRPr="0040446D">
        <w:t xml:space="preserve"> </w:t>
      </w:r>
      <w:r>
        <w:t>human</w:t>
      </w:r>
      <w:r w:rsidRPr="0040446D">
        <w:t xml:space="preserve"> </w:t>
      </w:r>
      <w:r>
        <w:t>rights,</w:t>
      </w:r>
      <w:r w:rsidRPr="0040446D">
        <w:t xml:space="preserve"> </w:t>
      </w:r>
      <w:r>
        <w:t>and</w:t>
      </w:r>
      <w:r w:rsidRPr="0040446D">
        <w:t xml:space="preserve"> </w:t>
      </w:r>
      <w:r>
        <w:t>reporting</w:t>
      </w:r>
      <w:r w:rsidRPr="0040446D">
        <w:t xml:space="preserve"> </w:t>
      </w:r>
      <w:r>
        <w:t>any</w:t>
      </w:r>
      <w:r w:rsidRPr="0040446D">
        <w:t xml:space="preserve"> </w:t>
      </w:r>
      <w:r>
        <w:t>concerns</w:t>
      </w:r>
      <w:r w:rsidRPr="0040446D">
        <w:t xml:space="preserve"> </w:t>
      </w:r>
      <w:r>
        <w:t>or</w:t>
      </w:r>
      <w:r w:rsidRPr="0040446D">
        <w:t xml:space="preserve"> </w:t>
      </w:r>
      <w:r>
        <w:t>violations to the appropriate channels. I am aware that failing to comply with the policy</w:t>
      </w:r>
      <w:r w:rsidRPr="0040446D">
        <w:t xml:space="preserve"> </w:t>
      </w:r>
      <w:r>
        <w:t>may</w:t>
      </w:r>
      <w:r w:rsidRPr="0040446D">
        <w:t xml:space="preserve"> </w:t>
      </w:r>
      <w:r>
        <w:t>result</w:t>
      </w:r>
      <w:r w:rsidRPr="0040446D">
        <w:t xml:space="preserve"> </w:t>
      </w:r>
      <w:r>
        <w:t>in</w:t>
      </w:r>
      <w:r w:rsidRPr="0040446D">
        <w:t xml:space="preserve"> </w:t>
      </w:r>
      <w:r>
        <w:t>disciplinary</w:t>
      </w:r>
      <w:r w:rsidRPr="0040446D">
        <w:t xml:space="preserve"> </w:t>
      </w:r>
      <w:r>
        <w:t>action,</w:t>
      </w:r>
      <w:r w:rsidRPr="0040446D">
        <w:t xml:space="preserve"> </w:t>
      </w:r>
      <w:r>
        <w:t>up</w:t>
      </w:r>
      <w:r w:rsidRPr="0040446D">
        <w:t xml:space="preserve"> </w:t>
      </w:r>
      <w:r>
        <w:t>to</w:t>
      </w:r>
      <w:r w:rsidRPr="0040446D">
        <w:t xml:space="preserve"> </w:t>
      </w:r>
      <w:r>
        <w:t>and</w:t>
      </w:r>
      <w:r w:rsidRPr="0040446D">
        <w:t xml:space="preserve"> </w:t>
      </w:r>
      <w:r>
        <w:t>including</w:t>
      </w:r>
      <w:r w:rsidRPr="0040446D">
        <w:t xml:space="preserve"> </w:t>
      </w:r>
      <w:r>
        <w:t>termination</w:t>
      </w:r>
      <w:r w:rsidRPr="0040446D">
        <w:t xml:space="preserve"> </w:t>
      </w:r>
      <w:r>
        <w:t>of</w:t>
      </w:r>
      <w:r w:rsidRPr="0040446D">
        <w:t xml:space="preserve"> </w:t>
      </w:r>
      <w:r>
        <w:t>employment.</w:t>
      </w:r>
    </w:p>
    <w:p w14:paraId="424CF116" w14:textId="77777777" w:rsidR="00D81A9B" w:rsidRDefault="00597FD1" w:rsidP="0040446D">
      <w:pPr>
        <w:spacing w:before="297" w:line="276" w:lineRule="auto"/>
        <w:ind w:left="1260" w:right="757"/>
        <w:jc w:val="both"/>
      </w:pPr>
      <w:r>
        <w:t>I also acknowledge that I have had the opportunity to ask questions and seek clarification</w:t>
      </w:r>
      <w:r w:rsidRPr="0040446D">
        <w:t xml:space="preserve"> </w:t>
      </w:r>
      <w:r>
        <w:t>regarding any aspects of the policy. By signing this form, I confirm my commitment to</w:t>
      </w:r>
      <w:r w:rsidRPr="0040446D">
        <w:t xml:space="preserve"> </w:t>
      </w:r>
      <w:r>
        <w:t>upholding</w:t>
      </w:r>
      <w:r w:rsidRPr="0040446D">
        <w:t xml:space="preserve"> </w:t>
      </w:r>
      <w:r>
        <w:t>the</w:t>
      </w:r>
      <w:r w:rsidRPr="0040446D">
        <w:t xml:space="preserve"> </w:t>
      </w:r>
      <w:r>
        <w:t>principles</w:t>
      </w:r>
      <w:r w:rsidRPr="0040446D">
        <w:t xml:space="preserve"> </w:t>
      </w:r>
      <w:r>
        <w:t>and</w:t>
      </w:r>
      <w:r w:rsidRPr="0040446D">
        <w:t xml:space="preserve"> </w:t>
      </w:r>
      <w:r>
        <w:t>standards</w:t>
      </w:r>
      <w:r w:rsidRPr="0040446D">
        <w:t xml:space="preserve"> </w:t>
      </w:r>
      <w:r>
        <w:t>set</w:t>
      </w:r>
      <w:r w:rsidRPr="0040446D">
        <w:t xml:space="preserve"> </w:t>
      </w:r>
      <w:r>
        <w:t>forth</w:t>
      </w:r>
      <w:r w:rsidRPr="0040446D">
        <w:t xml:space="preserve"> </w:t>
      </w:r>
      <w:r>
        <w:t>in</w:t>
      </w:r>
      <w:r w:rsidRPr="0040446D">
        <w:t xml:space="preserve"> </w:t>
      </w:r>
      <w:r>
        <w:t>the</w:t>
      </w:r>
      <w:r w:rsidRPr="0040446D">
        <w:t xml:space="preserve"> </w:t>
      </w:r>
      <w:r>
        <w:t>Labor</w:t>
      </w:r>
      <w:r w:rsidRPr="0040446D">
        <w:t xml:space="preserve"> </w:t>
      </w:r>
      <w:r>
        <w:t>and</w:t>
      </w:r>
      <w:r w:rsidRPr="0040446D">
        <w:t xml:space="preserve"> </w:t>
      </w:r>
      <w:r>
        <w:t>Human</w:t>
      </w:r>
      <w:r w:rsidRPr="0040446D">
        <w:t xml:space="preserve"> </w:t>
      </w:r>
      <w:r>
        <w:t>Rights</w:t>
      </w:r>
      <w:r w:rsidRPr="0040446D">
        <w:t xml:space="preserve"> </w:t>
      </w:r>
      <w:r>
        <w:t>Assurance Policy.</w:t>
      </w:r>
    </w:p>
    <w:p w14:paraId="1CC9C3D8" w14:textId="77777777" w:rsidR="00D81A9B" w:rsidRDefault="00D81A9B" w:rsidP="00AD6758">
      <w:pPr>
        <w:pStyle w:val="BodyText"/>
        <w:jc w:val="both"/>
        <w:rPr>
          <w:sz w:val="22"/>
        </w:rPr>
      </w:pPr>
    </w:p>
    <w:p w14:paraId="036AE9B3" w14:textId="77777777" w:rsidR="00D81A9B" w:rsidRDefault="00D81A9B" w:rsidP="00AD6758">
      <w:pPr>
        <w:pStyle w:val="BodyText"/>
        <w:jc w:val="both"/>
        <w:rPr>
          <w:sz w:val="22"/>
        </w:rPr>
      </w:pPr>
    </w:p>
    <w:p w14:paraId="37941C4B" w14:textId="77777777" w:rsidR="00D81A9B" w:rsidRDefault="00D81A9B" w:rsidP="00AD6758">
      <w:pPr>
        <w:pStyle w:val="BodyText"/>
        <w:spacing w:before="8"/>
        <w:jc w:val="both"/>
        <w:rPr>
          <w:sz w:val="20"/>
        </w:rPr>
      </w:pPr>
    </w:p>
    <w:p w14:paraId="5C6B40A2" w14:textId="19C245F3" w:rsidR="00D5148D" w:rsidRDefault="00D5148D" w:rsidP="00D5148D">
      <w:pPr>
        <w:pStyle w:val="BodyText"/>
        <w:ind w:left="1170"/>
        <w:jc w:val="both"/>
        <w:rPr>
          <w:sz w:val="22"/>
        </w:rPr>
      </w:pPr>
      <w:r w:rsidRPr="00AB28C5">
        <w:rPr>
          <w:sz w:val="22"/>
        </w:rPr>
        <w:t>Employee Name:</w:t>
      </w:r>
      <w:r>
        <w:rPr>
          <w:sz w:val="22"/>
        </w:rPr>
        <w:t xml:space="preserve"> </w:t>
      </w:r>
      <w:r w:rsidR="005374F3">
        <w:rPr>
          <w:szCs w:val="28"/>
          <w:u w:val="single"/>
        </w:rPr>
        <w:t>_______________</w:t>
      </w:r>
      <w:r w:rsidRPr="00AB28C5">
        <w:rPr>
          <w:szCs w:val="28"/>
        </w:rPr>
        <w:softHyphen/>
      </w:r>
      <w:r w:rsidRPr="00AB28C5">
        <w:rPr>
          <w:szCs w:val="28"/>
        </w:rPr>
        <w:softHyphen/>
      </w:r>
      <w:r w:rsidRPr="00AB28C5">
        <w:rPr>
          <w:szCs w:val="28"/>
        </w:rPr>
        <w:softHyphen/>
      </w:r>
      <w:r w:rsidRPr="00AB28C5">
        <w:rPr>
          <w:szCs w:val="28"/>
        </w:rPr>
        <w:softHyphen/>
      </w:r>
      <w:r>
        <w:rPr>
          <w:sz w:val="22"/>
        </w:rPr>
        <w:t xml:space="preserve">____ </w:t>
      </w:r>
    </w:p>
    <w:p w14:paraId="199B718D" w14:textId="45275A4B" w:rsidR="00D5148D" w:rsidRDefault="00D5148D" w:rsidP="00D5148D">
      <w:pPr>
        <w:pStyle w:val="BodyText"/>
        <w:spacing w:before="240"/>
        <w:ind w:left="1170"/>
        <w:jc w:val="both"/>
        <w:rPr>
          <w:sz w:val="22"/>
        </w:rPr>
      </w:pPr>
      <w:r w:rsidRPr="00AB28C5">
        <w:rPr>
          <w:sz w:val="22"/>
        </w:rPr>
        <w:t xml:space="preserve">Employee </w:t>
      </w:r>
      <w:r>
        <w:rPr>
          <w:sz w:val="22"/>
        </w:rPr>
        <w:t>ID</w:t>
      </w:r>
      <w:r w:rsidRPr="00AB28C5">
        <w:rPr>
          <w:sz w:val="22"/>
        </w:rPr>
        <w:t>:</w:t>
      </w:r>
      <w:r>
        <w:rPr>
          <w:sz w:val="22"/>
        </w:rPr>
        <w:t xml:space="preserve"> </w:t>
      </w:r>
      <w:r w:rsidR="005374F3">
        <w:rPr>
          <w:szCs w:val="28"/>
          <w:u w:val="single"/>
        </w:rPr>
        <w:t>_________</w:t>
      </w:r>
      <w:r>
        <w:rPr>
          <w:sz w:val="22"/>
          <w:u w:val="single"/>
        </w:rPr>
        <w:t>__________</w:t>
      </w:r>
      <w:r>
        <w:rPr>
          <w:sz w:val="22"/>
        </w:rPr>
        <w:t xml:space="preserve">____ </w:t>
      </w:r>
    </w:p>
    <w:p w14:paraId="7B5FFADF" w14:textId="4891A764" w:rsidR="00D5148D" w:rsidRDefault="00D5148D" w:rsidP="00D5148D">
      <w:pPr>
        <w:pStyle w:val="BodyText"/>
        <w:spacing w:before="240"/>
        <w:ind w:left="1170"/>
        <w:jc w:val="both"/>
        <w:rPr>
          <w:sz w:val="22"/>
        </w:rPr>
      </w:pPr>
      <w:r>
        <w:rPr>
          <w:sz w:val="22"/>
        </w:rPr>
        <w:t>Department</w:t>
      </w:r>
      <w:r w:rsidRPr="00AB28C5">
        <w:rPr>
          <w:sz w:val="22"/>
        </w:rPr>
        <w:t>:</w:t>
      </w:r>
      <w:r>
        <w:rPr>
          <w:sz w:val="22"/>
        </w:rPr>
        <w:t xml:space="preserve"> </w:t>
      </w:r>
      <w:r w:rsidR="005374F3">
        <w:rPr>
          <w:szCs w:val="28"/>
          <w:u w:val="single"/>
        </w:rPr>
        <w:t>__________________</w:t>
      </w:r>
      <w:r>
        <w:rPr>
          <w:sz w:val="22"/>
        </w:rPr>
        <w:t xml:space="preserve">____ </w:t>
      </w:r>
    </w:p>
    <w:p w14:paraId="2C28363F" w14:textId="1F972662" w:rsidR="00D5148D" w:rsidRDefault="00D5148D" w:rsidP="00D5148D">
      <w:pPr>
        <w:pStyle w:val="BodyText"/>
        <w:spacing w:before="240"/>
        <w:ind w:left="1170"/>
        <w:jc w:val="both"/>
        <w:rPr>
          <w:sz w:val="22"/>
        </w:rPr>
      </w:pPr>
      <w:r>
        <w:rPr>
          <w:sz w:val="22"/>
        </w:rPr>
        <w:t>Signature</w:t>
      </w:r>
      <w:r w:rsidRPr="00AB28C5">
        <w:rPr>
          <w:sz w:val="22"/>
        </w:rPr>
        <w:t>:</w:t>
      </w:r>
      <w:r w:rsidR="005374F3">
        <w:rPr>
          <w:sz w:val="22"/>
        </w:rPr>
        <w:t xml:space="preserve"> ___________________________</w:t>
      </w:r>
    </w:p>
    <w:p w14:paraId="1DB5E4D5" w14:textId="1118A806" w:rsidR="00D5148D" w:rsidRDefault="00D5148D" w:rsidP="00D5148D">
      <w:pPr>
        <w:pStyle w:val="BodyText"/>
        <w:spacing w:before="240"/>
        <w:ind w:left="1170"/>
        <w:jc w:val="both"/>
        <w:rPr>
          <w:sz w:val="22"/>
        </w:rPr>
      </w:pPr>
      <w:r>
        <w:rPr>
          <w:sz w:val="22"/>
        </w:rPr>
        <w:t>Date</w:t>
      </w:r>
      <w:r w:rsidRPr="00AB28C5">
        <w:rPr>
          <w:sz w:val="22"/>
        </w:rPr>
        <w:t>:</w:t>
      </w:r>
      <w:r>
        <w:rPr>
          <w:sz w:val="22"/>
        </w:rPr>
        <w:t xml:space="preserve"> </w:t>
      </w:r>
      <w:r w:rsidR="005374F3">
        <w:rPr>
          <w:sz w:val="22"/>
          <w:u w:val="single"/>
        </w:rPr>
        <w:t>______________</w:t>
      </w:r>
      <w:r>
        <w:rPr>
          <w:sz w:val="22"/>
        </w:rPr>
        <w:t>_________________</w:t>
      </w:r>
    </w:p>
    <w:p w14:paraId="06966E9A" w14:textId="1838F713" w:rsidR="00D81A9B" w:rsidRDefault="00D81A9B" w:rsidP="00D5148D">
      <w:pPr>
        <w:ind w:left="1260"/>
        <w:jc w:val="both"/>
        <w:rPr>
          <w:rFonts w:ascii="Arial MT"/>
        </w:rPr>
      </w:pPr>
    </w:p>
    <w:sectPr w:rsidR="00D81A9B" w:rsidSect="00C260FF">
      <w:headerReference w:type="default" r:id="rId17"/>
      <w:pgSz w:w="11910" w:h="16840"/>
      <w:pgMar w:top="2237" w:right="680" w:bottom="920" w:left="540" w:header="0" w:footer="652" w:gutter="0"/>
      <w:pgBorders w:offsetFrom="page">
        <w:top w:val="double" w:sz="4" w:space="24" w:color="000000"/>
        <w:left w:val="double" w:sz="4" w:space="24" w:color="000000"/>
        <w:bottom w:val="double" w:sz="4" w:space="24" w:color="000000"/>
        <w:right w:val="doub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0E028F" w14:textId="77777777" w:rsidR="00D11CA1" w:rsidRDefault="00D11CA1">
      <w:r>
        <w:separator/>
      </w:r>
    </w:p>
  </w:endnote>
  <w:endnote w:type="continuationSeparator" w:id="0">
    <w:p w14:paraId="1F778182" w14:textId="77777777" w:rsidR="00D11CA1" w:rsidRDefault="00D11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1B2B" w14:textId="77777777" w:rsidR="00D81A9B" w:rsidRDefault="00000000">
    <w:pPr>
      <w:pStyle w:val="BodyText"/>
      <w:spacing w:line="14" w:lineRule="auto"/>
      <w:rPr>
        <w:sz w:val="20"/>
      </w:rPr>
    </w:pPr>
    <w:r>
      <w:pict w14:anchorId="7B2DAC02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75.35pt;margin-top:794.35pt;width:66.8pt;height:13.05pt;z-index:-16195072;mso-position-horizontal-relative:page;mso-position-vertical-relative:page" filled="f" stroked="f">
          <v:textbox style="mso-next-textbox:#_x0000_s1027" inset="0,0,0,0">
            <w:txbxContent>
              <w:p w14:paraId="029A1D8B" w14:textId="77777777" w:rsidR="00D81A9B" w:rsidRDefault="00597FD1">
                <w:pPr>
                  <w:spacing w:line="245" w:lineRule="exact"/>
                  <w:ind w:left="20"/>
                </w:pPr>
                <w:r>
                  <w:rPr>
                    <w:spacing w:val="-3"/>
                  </w:rPr>
                  <w:t>Doc.YT.Pol.002</w:t>
                </w:r>
              </w:p>
            </w:txbxContent>
          </v:textbox>
          <w10:wrap anchorx="page" anchory="page"/>
        </v:shape>
      </w:pict>
    </w:r>
    <w:r>
      <w:pict w14:anchorId="222CB30D">
        <v:shape id="_x0000_s1026" type="#_x0000_t202" style="position:absolute;margin-left:262.7pt;margin-top:794.35pt;width:70pt;height:13.05pt;z-index:-16194560;mso-position-horizontal-relative:page;mso-position-vertical-relative:page" filled="f" stroked="f">
          <v:textbox style="mso-next-textbox:#_x0000_s1026" inset="0,0,0,0">
            <w:txbxContent>
              <w:p w14:paraId="6452C376" w14:textId="77FB4C90" w:rsidR="00D81A9B" w:rsidRDefault="00597FD1">
                <w:pPr>
                  <w:spacing w:line="245" w:lineRule="exact"/>
                  <w:ind w:left="20"/>
                </w:pPr>
                <w:r>
                  <w:t>Revision</w:t>
                </w:r>
                <w:r>
                  <w:rPr>
                    <w:spacing w:val="-6"/>
                  </w:rPr>
                  <w:t xml:space="preserve"> </w:t>
                </w:r>
                <w:r>
                  <w:t>no.</w:t>
                </w:r>
                <w:ins w:id="1" w:author="Kush Khalasi" w:date="2025-08-22T17:22:00Z" w16du:dateUtc="2025-08-22T11:52:00Z">
                  <w:r w:rsidR="00683736">
                    <w:t>2</w:t>
                  </w:r>
                </w:ins>
                <w:del w:id="2" w:author="Kush Khalasi" w:date="2025-08-22T17:22:00Z" w16du:dateUtc="2025-08-22T11:52:00Z">
                  <w:r w:rsidDel="00683736">
                    <w:delText>1</w:delText>
                  </w:r>
                </w:del>
                <w:r>
                  <w:t>.0</w:t>
                </w:r>
              </w:p>
            </w:txbxContent>
          </v:textbox>
          <w10:wrap anchorx="page" anchory="page"/>
        </v:shape>
      </w:pict>
    </w:r>
    <w:r>
      <w:pict w14:anchorId="27DDC9F9">
        <v:shape id="_x0000_s1025" type="#_x0000_t202" style="position:absolute;margin-left:465.95pt;margin-top:794.35pt;width:58.55pt;height:13.05pt;z-index:-16194048;mso-position-horizontal-relative:page;mso-position-vertical-relative:page" filled="f" stroked="f">
          <v:textbox style="mso-next-textbox:#_x0000_s1025" inset="0,0,0,0">
            <w:txbxContent>
              <w:p w14:paraId="594A7576" w14:textId="77777777" w:rsidR="00D81A9B" w:rsidRDefault="00597FD1">
                <w:pPr>
                  <w:spacing w:line="245" w:lineRule="exact"/>
                  <w:ind w:left="60"/>
                </w:pPr>
                <w:r>
                  <w:fldChar w:fldCharType="begin"/>
                </w:r>
                <w:r>
                  <w:rPr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3D5A16">
                  <w:rPr>
                    <w:b/>
                    <w:noProof/>
                  </w:rPr>
                  <w:t>18</w:t>
                </w:r>
                <w:r>
                  <w:fldChar w:fldCharType="end"/>
                </w:r>
                <w:r>
                  <w:rPr>
                    <w:b/>
                    <w:spacing w:val="1"/>
                  </w:rPr>
                  <w:t xml:space="preserve"> </w:t>
                </w:r>
                <w:r>
                  <w:t>|</w:t>
                </w:r>
                <w:r>
                  <w:rPr>
                    <w:spacing w:val="-3"/>
                  </w:rPr>
                  <w:t xml:space="preserve"> </w:t>
                </w:r>
                <w:r>
                  <w:rPr>
                    <w:color w:val="7E7E7E"/>
                  </w:rPr>
                  <w:t>P</w:t>
                </w:r>
                <w:r>
                  <w:rPr>
                    <w:color w:val="7E7E7E"/>
                    <w:spacing w:val="7"/>
                  </w:rPr>
                  <w:t xml:space="preserve"> </w:t>
                </w:r>
                <w:r>
                  <w:rPr>
                    <w:color w:val="7E7E7E"/>
                  </w:rPr>
                  <w:t>a</w:t>
                </w:r>
                <w:r>
                  <w:rPr>
                    <w:color w:val="7E7E7E"/>
                    <w:spacing w:val="9"/>
                  </w:rPr>
                  <w:t xml:space="preserve"> </w:t>
                </w:r>
                <w:r>
                  <w:rPr>
                    <w:color w:val="7E7E7E"/>
                  </w:rPr>
                  <w:t>g</w:t>
                </w:r>
                <w:r>
                  <w:rPr>
                    <w:color w:val="7E7E7E"/>
                    <w:spacing w:val="7"/>
                  </w:rPr>
                  <w:t xml:space="preserve"> </w:t>
                </w:r>
                <w:r>
                  <w:rPr>
                    <w:color w:val="7E7E7E"/>
                  </w:rPr>
                  <w:t>e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069CDC" w14:textId="77777777" w:rsidR="00D11CA1" w:rsidRDefault="00D11CA1">
      <w:r>
        <w:separator/>
      </w:r>
    </w:p>
  </w:footnote>
  <w:footnote w:type="continuationSeparator" w:id="0">
    <w:p w14:paraId="70DD94CE" w14:textId="77777777" w:rsidR="00D11CA1" w:rsidRDefault="00D11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992EF" w14:textId="1C99AB0C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487123456" behindDoc="0" locked="0" layoutInCell="1" allowOverlap="1" wp14:anchorId="144C0629" wp14:editId="520172B0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113AD3" id="Group 1" o:spid="_x0000_s1026" style="position:absolute;margin-left:26.55pt;margin-top:26.8pt;width:542.4pt;height:81.3pt;z-index:487123456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E01228" w14:textId="77777777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192585AA" wp14:editId="4F858B6C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5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4A6FC6B" id="Group 4" o:spid="_x0000_s1026" style="position:absolute;margin-left:26.55pt;margin-top:26.8pt;width:542.4pt;height:81.3pt;z-index:251663360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47DB0" w14:textId="77777777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3120" behindDoc="0" locked="0" layoutInCell="1" allowOverlap="1" wp14:anchorId="4536A699" wp14:editId="5CA2175E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37" name="Group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38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39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B40006A" id="Group 37" o:spid="_x0000_s1026" style="position:absolute;margin-left:26.55pt;margin-top:26.8pt;width:542.4pt;height:81.3pt;z-index:251653120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E58E" w14:textId="77777777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A4663D0" wp14:editId="196FD358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40" name="Group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41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2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D1001A" id="Group 40" o:spid="_x0000_s1026" style="position:absolute;margin-left:26.55pt;margin-top:26.8pt;width:542.4pt;height:81.3pt;z-index:251655168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57585" w14:textId="77777777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653A59DD" wp14:editId="0A96585E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43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44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5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0F8C5" id="Group 43" o:spid="_x0000_s1026" style="position:absolute;margin-left:26.55pt;margin-top:26.8pt;width:542.4pt;height:81.3pt;z-index:251657216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00FAD" w14:textId="77777777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2F6076A" wp14:editId="33871D64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46" name="Group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47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8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CACA0D" id="Group 46" o:spid="_x0000_s1026" style="position:absolute;margin-left:26.55pt;margin-top:26.8pt;width:542.4pt;height:81.3pt;z-index:251659264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6CC73" w14:textId="77777777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8FE2A0A" wp14:editId="099F9D29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49" name="Group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5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1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49B1C9C" id="Group 49" o:spid="_x0000_s1026" style="position:absolute;margin-left:26.55pt;margin-top:26.8pt;width:542.4pt;height:81.3pt;z-index:251661312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635BC" w14:textId="77777777" w:rsidR="00C260FF" w:rsidRDefault="00C260FF">
    <w:pPr>
      <w:pStyle w:val="Header"/>
    </w:pPr>
    <w:r>
      <w:rPr>
        <w:noProof/>
        <w:lang w:val="en-IN" w:eastAsia="en-IN"/>
      </w:rPr>
      <mc:AlternateContent>
        <mc:Choice Requires="wpg">
          <w:drawing>
            <wp:anchor distT="0" distB="0" distL="114300" distR="114300" simplePos="0" relativeHeight="487158272" behindDoc="0" locked="0" layoutInCell="1" allowOverlap="1" wp14:anchorId="29B84916" wp14:editId="1DD89807">
              <wp:simplePos x="0" y="0"/>
              <wp:positionH relativeFrom="page">
                <wp:posOffset>337185</wp:posOffset>
              </wp:positionH>
              <wp:positionV relativeFrom="page">
                <wp:posOffset>340360</wp:posOffset>
              </wp:positionV>
              <wp:extent cx="6888480" cy="1032510"/>
              <wp:effectExtent l="0" t="0" r="0" b="0"/>
              <wp:wrapNone/>
              <wp:docPr id="52" name="Group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888480" cy="1032510"/>
                        <a:chOff x="531" y="536"/>
                        <a:chExt cx="10848" cy="1626"/>
                      </a:xfrm>
                    </wpg:grpSpPr>
                    <pic:pic xmlns:pic="http://schemas.openxmlformats.org/drawingml/2006/picture">
                      <pic:nvPicPr>
                        <pic:cNvPr id="53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31" y="536"/>
                          <a:ext cx="10848" cy="162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4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495" y="666"/>
                          <a:ext cx="1358" cy="691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5D378B" id="Group 52" o:spid="_x0000_s1026" style="position:absolute;margin-left:26.55pt;margin-top:26.8pt;width:542.4pt;height:81.3pt;z-index:487158272;mso-position-horizontal-relative:page;mso-position-vertical-relative:page" coordorigin="531,536" coordsize="10848,16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s1027" type="#_x0000_t75" style="position:absolute;left:531;top:536;width:10848;height:1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">
                <v:imagedata r:id="rId3" o:title=""/>
              </v:shape>
              <v:shape id="Picture 7" o:spid="_x0000_s1028" type="#_x0000_t75" style="position:absolute;left:8495;top:666;width:1358;height: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20961"/>
    <w:multiLevelType w:val="hybridMultilevel"/>
    <w:tmpl w:val="EAD48DBC"/>
    <w:lvl w:ilvl="0" w:tplc="40090001">
      <w:start w:val="1"/>
      <w:numFmt w:val="bullet"/>
      <w:lvlText w:val=""/>
      <w:lvlJc w:val="left"/>
      <w:pPr>
        <w:ind w:left="80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7" w:hanging="360"/>
      </w:pPr>
      <w:rPr>
        <w:rFonts w:ascii="Wingdings" w:hAnsi="Wingdings" w:hint="default"/>
      </w:rPr>
    </w:lvl>
  </w:abstractNum>
  <w:abstractNum w:abstractNumId="1" w15:restartNumberingAfterBreak="0">
    <w:nsid w:val="6E6E528D"/>
    <w:multiLevelType w:val="hybridMultilevel"/>
    <w:tmpl w:val="73064D86"/>
    <w:lvl w:ilvl="0" w:tplc="3B2C6E1C">
      <w:numFmt w:val="bullet"/>
      <w:lvlText w:val=""/>
      <w:lvlJc w:val="left"/>
      <w:pPr>
        <w:ind w:left="900" w:hanging="548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AC280630">
      <w:numFmt w:val="bullet"/>
      <w:lvlText w:val=""/>
      <w:lvlJc w:val="left"/>
      <w:pPr>
        <w:ind w:left="1260" w:hanging="360"/>
      </w:pPr>
      <w:rPr>
        <w:rFonts w:hint="default"/>
        <w:w w:val="99"/>
        <w:lang w:val="en-US" w:eastAsia="en-US" w:bidi="ar-SA"/>
      </w:rPr>
    </w:lvl>
    <w:lvl w:ilvl="2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plc="AF4A2AF4">
      <w:numFmt w:val="bullet"/>
      <w:lvlText w:val="o"/>
      <w:lvlJc w:val="left"/>
      <w:pPr>
        <w:ind w:left="2167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n-US" w:eastAsia="en-US" w:bidi="ar-SA"/>
      </w:rPr>
    </w:lvl>
    <w:lvl w:ilvl="4" w:tplc="4D2E476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5" w:tplc="DF66E35E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6" w:tplc="4B928EAA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7" w:tplc="7B828CD0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8" w:tplc="69F202B2">
      <w:numFmt w:val="bullet"/>
      <w:lvlText w:val="•"/>
      <w:lvlJc w:val="left"/>
      <w:pPr>
        <w:ind w:left="7844" w:hanging="360"/>
      </w:pPr>
      <w:rPr>
        <w:rFonts w:hint="default"/>
        <w:lang w:val="en-US" w:eastAsia="en-US" w:bidi="ar-SA"/>
      </w:rPr>
    </w:lvl>
  </w:abstractNum>
  <w:num w:numId="1" w16cid:durableId="997269545">
    <w:abstractNumId w:val="1"/>
  </w:num>
  <w:num w:numId="2" w16cid:durableId="16913000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ush Khalasi">
    <w15:presenceInfo w15:providerId="Windows Live" w15:userId="1a7e504852bb75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1A9B"/>
    <w:rsid w:val="00036E35"/>
    <w:rsid w:val="00160718"/>
    <w:rsid w:val="0016315D"/>
    <w:rsid w:val="0017204E"/>
    <w:rsid w:val="001A6362"/>
    <w:rsid w:val="00291123"/>
    <w:rsid w:val="002B5499"/>
    <w:rsid w:val="003751EA"/>
    <w:rsid w:val="003D4E43"/>
    <w:rsid w:val="003D5A16"/>
    <w:rsid w:val="003E3FA6"/>
    <w:rsid w:val="0040446D"/>
    <w:rsid w:val="005374F3"/>
    <w:rsid w:val="00597FD1"/>
    <w:rsid w:val="005C337D"/>
    <w:rsid w:val="005D0E0B"/>
    <w:rsid w:val="005E355B"/>
    <w:rsid w:val="00653C19"/>
    <w:rsid w:val="00683736"/>
    <w:rsid w:val="0070661D"/>
    <w:rsid w:val="00727293"/>
    <w:rsid w:val="0085033D"/>
    <w:rsid w:val="008817A8"/>
    <w:rsid w:val="008E3D97"/>
    <w:rsid w:val="0092754B"/>
    <w:rsid w:val="00961E87"/>
    <w:rsid w:val="009A293C"/>
    <w:rsid w:val="00A072DF"/>
    <w:rsid w:val="00A522C2"/>
    <w:rsid w:val="00A970B3"/>
    <w:rsid w:val="00AC53E7"/>
    <w:rsid w:val="00AD6758"/>
    <w:rsid w:val="00B1316E"/>
    <w:rsid w:val="00B27A89"/>
    <w:rsid w:val="00B30181"/>
    <w:rsid w:val="00B9283C"/>
    <w:rsid w:val="00BC24B4"/>
    <w:rsid w:val="00C260FF"/>
    <w:rsid w:val="00C30E3F"/>
    <w:rsid w:val="00C34274"/>
    <w:rsid w:val="00C3707D"/>
    <w:rsid w:val="00C77A56"/>
    <w:rsid w:val="00C84563"/>
    <w:rsid w:val="00CA593D"/>
    <w:rsid w:val="00CB23FA"/>
    <w:rsid w:val="00CC32F3"/>
    <w:rsid w:val="00D11CA1"/>
    <w:rsid w:val="00D5148D"/>
    <w:rsid w:val="00D67B97"/>
    <w:rsid w:val="00D81A9B"/>
    <w:rsid w:val="00E136D9"/>
    <w:rsid w:val="00E52D64"/>
    <w:rsid w:val="00E81618"/>
    <w:rsid w:val="00ED4CB9"/>
    <w:rsid w:val="00EF57FD"/>
    <w:rsid w:val="00F7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E6451"/>
  <w15:docId w15:val="{3D33B352-AAB8-497C-957D-7170D9C41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60" w:hanging="361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706" w:hanging="447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281"/>
      <w:ind w:left="900" w:hanging="549"/>
    </w:p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167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374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74F3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260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0F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260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0FF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A970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8817A8"/>
    <w:rPr>
      <w:rFonts w:ascii="Calibri" w:eastAsia="Calibri" w:hAnsi="Calibri" w:cs="Calibri"/>
      <w:sz w:val="24"/>
      <w:szCs w:val="24"/>
    </w:rPr>
  </w:style>
  <w:style w:type="table" w:styleId="TableGrid">
    <w:name w:val="Table Grid"/>
    <w:basedOn w:val="TableNormal"/>
    <w:uiPriority w:val="59"/>
    <w:rsid w:val="008817A8"/>
    <w:pPr>
      <w:widowControl/>
      <w:autoSpaceDE/>
      <w:autoSpaceDN/>
    </w:pPr>
    <w:rPr>
      <w:kern w:val="2"/>
      <w:sz w:val="24"/>
      <w:szCs w:val="24"/>
      <w:lang w:val="en-I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8817A8"/>
    <w:pPr>
      <w:widowControl/>
      <w:autoSpaceDE/>
      <w:autoSpaceDN/>
    </w:pPr>
  </w:style>
  <w:style w:type="paragraph" w:styleId="Revision">
    <w:name w:val="Revision"/>
    <w:hidden/>
    <w:uiPriority w:val="99"/>
    <w:semiHidden/>
    <w:rsid w:val="00C3707D"/>
    <w:pPr>
      <w:widowControl/>
      <w:autoSpaceDE/>
      <w:autoSpaceDN/>
    </w:pPr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C3707D"/>
    <w:rPr>
      <w:rFonts w:ascii="Calibri" w:eastAsia="Calibri" w:hAnsi="Calibri" w:cs="Calibri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301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4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5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E7397E-7C39-4D7A-9838-23A0AEF33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24</Pages>
  <Words>5358</Words>
  <Characters>30546</Characters>
  <Application>Microsoft Office Word</Application>
  <DocSecurity>0</DocSecurity>
  <Lines>254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khalasikush36@outlook.com</dc:creator>
  <cp:lastModifiedBy>Kush Khalasi</cp:lastModifiedBy>
  <cp:revision>14</cp:revision>
  <dcterms:created xsi:type="dcterms:W3CDTF">2025-08-22T08:59:00Z</dcterms:created>
  <dcterms:modified xsi:type="dcterms:W3CDTF">2025-08-25T09:53:00Z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2024-09-16T00:00:00Z</vt:filetime>
  </property>
</Properties>
</file>