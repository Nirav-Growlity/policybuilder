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F2B755" w14:textId="4C711D38" w:rsidR="00926D2E" w:rsidRPr="007F5549" w:rsidRDefault="0067212C">
      <w:pPr>
        <w:pStyle w:val="BodyText"/>
        <w:rPr>
          <w:rFonts w:asciiTheme="minorHAnsi" w:hAnsiTheme="minorHAnsi" w:cstheme="minorHAnsi"/>
          <w:sz w:val="22"/>
        </w:rPr>
      </w:pPr>
      <w:r>
        <w:rPr>
          <w:noProof/>
          <w:lang w:val="en-IN" w:eastAsia="en-IN"/>
        </w:rPr>
        <w:drawing>
          <wp:anchor distT="0" distB="0" distL="114300" distR="114300" simplePos="0" relativeHeight="251658240" behindDoc="0" locked="0" layoutInCell="1" allowOverlap="1" wp14:anchorId="163171E8" wp14:editId="59DFD13D">
            <wp:simplePos x="0" y="0"/>
            <wp:positionH relativeFrom="column">
              <wp:posOffset>-365760</wp:posOffset>
            </wp:positionH>
            <wp:positionV relativeFrom="page">
              <wp:posOffset>15240</wp:posOffset>
            </wp:positionV>
            <wp:extent cx="7567295" cy="10669270"/>
            <wp:effectExtent l="0" t="0" r="0" b="0"/>
            <wp:wrapSquare wrapText="bothSides"/>
            <wp:docPr id="1510062284" name="Picture 1510062284" descr="C:\Users\Admin\AppData\Local\Temp\Rar$DIa9716.20123.rartemp\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AppData\Local\Temp\Rar$DIa9716.20123.rartemp\4.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567295" cy="106692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E3352DC" w14:textId="77777777" w:rsidR="00926D2E" w:rsidRPr="00364646" w:rsidRDefault="00926D2E" w:rsidP="00364646">
      <w:pPr>
        <w:rPr>
          <w:rFonts w:asciiTheme="minorHAnsi" w:hAnsiTheme="minorHAnsi" w:cstheme="minorHAnsi"/>
        </w:rPr>
        <w:sectPr w:rsidR="00926D2E" w:rsidRPr="00364646">
          <w:headerReference w:type="default" r:id="rId9"/>
          <w:type w:val="continuous"/>
          <w:pgSz w:w="11910" w:h="16840"/>
          <w:pgMar w:top="1920" w:right="620" w:bottom="280" w:left="600" w:header="720" w:footer="720" w:gutter="0"/>
          <w:cols w:space="720"/>
        </w:sectPr>
      </w:pPr>
    </w:p>
    <w:p w14:paraId="30F74105" w14:textId="77777777" w:rsidR="00926D2E" w:rsidRPr="007F5549" w:rsidRDefault="00926D2E">
      <w:pPr>
        <w:pStyle w:val="BodyText"/>
        <w:rPr>
          <w:rFonts w:asciiTheme="minorHAnsi" w:hAnsiTheme="minorHAnsi" w:cstheme="minorHAnsi"/>
          <w:sz w:val="20"/>
        </w:rPr>
      </w:pPr>
    </w:p>
    <w:p w14:paraId="188630BD" w14:textId="77777777" w:rsidR="00926D2E" w:rsidRPr="007F5549" w:rsidRDefault="00926D2E">
      <w:pPr>
        <w:pStyle w:val="BodyText"/>
        <w:spacing w:before="173"/>
        <w:rPr>
          <w:rFonts w:asciiTheme="minorHAnsi" w:hAnsiTheme="minorHAnsi" w:cstheme="minorHAnsi"/>
          <w:sz w:val="20"/>
        </w:rPr>
      </w:pPr>
    </w:p>
    <w:p w14:paraId="16DBC2F6" w14:textId="77777777" w:rsidR="00926D2E" w:rsidRPr="007F5549" w:rsidRDefault="00926D2E">
      <w:pPr>
        <w:rPr>
          <w:rFonts w:asciiTheme="minorHAnsi" w:hAnsiTheme="minorHAnsi" w:cstheme="minorHAnsi"/>
        </w:rPr>
      </w:pPr>
    </w:p>
    <w:p w14:paraId="1AC48C9F" w14:textId="77777777" w:rsidR="007E1CF7" w:rsidRPr="007F5549" w:rsidRDefault="007E1CF7" w:rsidP="007E1CF7">
      <w:pPr>
        <w:rPr>
          <w:rFonts w:asciiTheme="minorHAnsi" w:hAnsiTheme="minorHAnsi" w:cstheme="minorHAnsi"/>
        </w:rPr>
      </w:pPr>
    </w:p>
    <w:p w14:paraId="78BC59B0" w14:textId="77777777" w:rsidR="007E1CF7" w:rsidRPr="007F5549" w:rsidRDefault="007E1CF7" w:rsidP="007E1CF7">
      <w:pPr>
        <w:rPr>
          <w:rFonts w:asciiTheme="minorHAnsi" w:hAnsiTheme="minorHAnsi" w:cstheme="minorHAnsi"/>
        </w:rPr>
      </w:pPr>
    </w:p>
    <w:p w14:paraId="11BB3D6B" w14:textId="77777777" w:rsidR="007E1CF7" w:rsidRPr="007F5549" w:rsidRDefault="007E1CF7" w:rsidP="007E1CF7">
      <w:pPr>
        <w:rPr>
          <w:rFonts w:asciiTheme="minorHAnsi" w:hAnsiTheme="minorHAnsi" w:cstheme="minorHAnsi"/>
        </w:rPr>
      </w:pPr>
    </w:p>
    <w:p w14:paraId="64A94B8D" w14:textId="77777777" w:rsidR="007E1CF7" w:rsidRPr="007F5549" w:rsidRDefault="007E1CF7" w:rsidP="007E1CF7">
      <w:pPr>
        <w:rPr>
          <w:rFonts w:asciiTheme="minorHAnsi" w:hAnsiTheme="minorHAnsi" w:cstheme="minorHAnsi"/>
        </w:rPr>
      </w:pPr>
    </w:p>
    <w:p w14:paraId="00A5D36E" w14:textId="77777777" w:rsidR="007E1CF7" w:rsidRPr="007F5549" w:rsidRDefault="007E1CF7" w:rsidP="007E1CF7">
      <w:pPr>
        <w:rPr>
          <w:rFonts w:asciiTheme="minorHAnsi" w:hAnsiTheme="minorHAnsi" w:cstheme="minorHAnsi"/>
        </w:rPr>
      </w:pPr>
    </w:p>
    <w:p w14:paraId="2629D2AC" w14:textId="77777777" w:rsidR="007E1CF7" w:rsidRPr="007F5549" w:rsidRDefault="007E1CF7" w:rsidP="007E1CF7">
      <w:pPr>
        <w:rPr>
          <w:rFonts w:asciiTheme="minorHAnsi" w:hAnsiTheme="minorHAnsi" w:cstheme="minorHAnsi"/>
        </w:rPr>
      </w:pPr>
    </w:p>
    <w:p w14:paraId="363D60CB" w14:textId="77777777" w:rsidR="007E1CF7" w:rsidRPr="007F5549" w:rsidRDefault="007E1CF7" w:rsidP="007E1CF7">
      <w:pPr>
        <w:rPr>
          <w:rFonts w:asciiTheme="minorHAnsi" w:hAnsiTheme="minorHAnsi" w:cstheme="minorHAnsi"/>
        </w:rPr>
      </w:pPr>
    </w:p>
    <w:p w14:paraId="6C7479CD" w14:textId="77777777" w:rsidR="007E1CF7" w:rsidRPr="007F5549" w:rsidRDefault="007E1CF7" w:rsidP="007E1CF7">
      <w:pPr>
        <w:rPr>
          <w:rFonts w:asciiTheme="minorHAnsi" w:hAnsiTheme="minorHAnsi" w:cstheme="minorHAnsi"/>
        </w:rPr>
      </w:pPr>
    </w:p>
    <w:p w14:paraId="5E804CE0" w14:textId="00211E56" w:rsidR="007E1CF7" w:rsidRPr="007F5549" w:rsidRDefault="007E1CF7" w:rsidP="007E1CF7">
      <w:pPr>
        <w:tabs>
          <w:tab w:val="left" w:pos="3806"/>
        </w:tabs>
        <w:rPr>
          <w:rFonts w:asciiTheme="minorHAnsi" w:hAnsiTheme="minorHAnsi" w:cstheme="minorHAnsi"/>
        </w:rPr>
      </w:pPr>
      <w:r w:rsidRPr="007F5549">
        <w:rPr>
          <w:rFonts w:asciiTheme="minorHAnsi" w:hAnsiTheme="minorHAnsi" w:cstheme="minorHAnsi"/>
        </w:rPr>
        <w:tab/>
      </w:r>
    </w:p>
    <w:tbl>
      <w:tblPr>
        <w:tblW w:w="0" w:type="auto"/>
        <w:tblInd w:w="132"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960"/>
        <w:gridCol w:w="1451"/>
        <w:gridCol w:w="2001"/>
        <w:gridCol w:w="1708"/>
        <w:gridCol w:w="1756"/>
        <w:gridCol w:w="2563"/>
      </w:tblGrid>
      <w:tr w:rsidR="00364646" w:rsidRPr="007F5549" w14:paraId="3975FD75" w14:textId="77777777" w:rsidTr="00B070AE">
        <w:trPr>
          <w:trHeight w:val="803"/>
        </w:trPr>
        <w:tc>
          <w:tcPr>
            <w:tcW w:w="960" w:type="dxa"/>
            <w:tcBorders>
              <w:bottom w:val="nil"/>
            </w:tcBorders>
            <w:shd w:val="clear" w:color="auto" w:fill="000000"/>
          </w:tcPr>
          <w:p w14:paraId="03D426B0" w14:textId="77777777" w:rsidR="00364646" w:rsidRPr="007F5549" w:rsidRDefault="00364646" w:rsidP="00B070AE">
            <w:pPr>
              <w:pStyle w:val="TableParagraph"/>
              <w:spacing w:before="246"/>
              <w:ind w:right="117"/>
              <w:jc w:val="right"/>
              <w:rPr>
                <w:rFonts w:asciiTheme="minorHAnsi" w:hAnsiTheme="minorHAnsi" w:cstheme="minorHAnsi"/>
                <w:b/>
              </w:rPr>
            </w:pPr>
            <w:r w:rsidRPr="007F5549">
              <w:rPr>
                <w:rFonts w:asciiTheme="minorHAnsi" w:hAnsiTheme="minorHAnsi" w:cstheme="minorHAnsi"/>
                <w:b/>
                <w:color w:val="FFFFFF"/>
                <w:spacing w:val="-2"/>
              </w:rPr>
              <w:t>Sr. No.</w:t>
            </w:r>
          </w:p>
        </w:tc>
        <w:tc>
          <w:tcPr>
            <w:tcW w:w="1451" w:type="dxa"/>
            <w:tcBorders>
              <w:bottom w:val="nil"/>
            </w:tcBorders>
            <w:shd w:val="clear" w:color="auto" w:fill="000000"/>
          </w:tcPr>
          <w:p w14:paraId="7CDCEAED" w14:textId="77777777" w:rsidR="00364646" w:rsidRPr="007F5549" w:rsidRDefault="00364646" w:rsidP="00B070AE">
            <w:pPr>
              <w:pStyle w:val="TableParagraph"/>
              <w:spacing w:before="246"/>
              <w:ind w:right="69"/>
              <w:jc w:val="right"/>
              <w:rPr>
                <w:rFonts w:asciiTheme="minorHAnsi" w:hAnsiTheme="minorHAnsi" w:cstheme="minorHAnsi"/>
                <w:b/>
              </w:rPr>
            </w:pPr>
            <w:r w:rsidRPr="007F5549">
              <w:rPr>
                <w:rFonts w:asciiTheme="minorHAnsi" w:hAnsiTheme="minorHAnsi" w:cstheme="minorHAnsi"/>
                <w:b/>
                <w:color w:val="FFFFFF"/>
                <w:spacing w:val="-2"/>
              </w:rPr>
              <w:t>Effective</w:t>
            </w:r>
            <w:r w:rsidRPr="007F5549">
              <w:rPr>
                <w:rFonts w:asciiTheme="minorHAnsi" w:hAnsiTheme="minorHAnsi" w:cstheme="minorHAnsi"/>
                <w:b/>
                <w:color w:val="FFFFFF"/>
                <w:spacing w:val="-1"/>
              </w:rPr>
              <w:t xml:space="preserve"> </w:t>
            </w:r>
            <w:r w:rsidRPr="007F5549">
              <w:rPr>
                <w:rFonts w:asciiTheme="minorHAnsi" w:hAnsiTheme="minorHAnsi" w:cstheme="minorHAnsi"/>
                <w:b/>
                <w:color w:val="FFFFFF"/>
                <w:spacing w:val="-4"/>
              </w:rPr>
              <w:t>Date</w:t>
            </w:r>
          </w:p>
        </w:tc>
        <w:tc>
          <w:tcPr>
            <w:tcW w:w="2001" w:type="dxa"/>
            <w:tcBorders>
              <w:bottom w:val="nil"/>
            </w:tcBorders>
            <w:shd w:val="clear" w:color="auto" w:fill="000000"/>
          </w:tcPr>
          <w:p w14:paraId="422D80C1" w14:textId="77777777" w:rsidR="00364646" w:rsidRPr="007F5549" w:rsidRDefault="00364646" w:rsidP="00B070AE">
            <w:pPr>
              <w:pStyle w:val="TableParagraph"/>
              <w:spacing w:before="246"/>
              <w:ind w:left="683"/>
              <w:rPr>
                <w:rFonts w:asciiTheme="minorHAnsi" w:hAnsiTheme="minorHAnsi" w:cstheme="minorHAnsi"/>
                <w:b/>
              </w:rPr>
            </w:pPr>
            <w:r w:rsidRPr="007F5549">
              <w:rPr>
                <w:rFonts w:asciiTheme="minorHAnsi" w:hAnsiTheme="minorHAnsi" w:cstheme="minorHAnsi"/>
                <w:b/>
                <w:color w:val="FFFFFF"/>
                <w:spacing w:val="-2"/>
              </w:rPr>
              <w:t>Author</w:t>
            </w:r>
          </w:p>
        </w:tc>
        <w:tc>
          <w:tcPr>
            <w:tcW w:w="1708" w:type="dxa"/>
            <w:tcBorders>
              <w:bottom w:val="nil"/>
            </w:tcBorders>
            <w:shd w:val="clear" w:color="auto" w:fill="000000"/>
          </w:tcPr>
          <w:p w14:paraId="66B1534A" w14:textId="77777777" w:rsidR="00364646" w:rsidRPr="007F5549" w:rsidRDefault="00364646" w:rsidP="00B070AE">
            <w:pPr>
              <w:pStyle w:val="TableParagraph"/>
              <w:spacing w:before="246"/>
              <w:ind w:left="434"/>
              <w:rPr>
                <w:rFonts w:asciiTheme="minorHAnsi" w:hAnsiTheme="minorHAnsi" w:cstheme="minorHAnsi"/>
                <w:b/>
              </w:rPr>
            </w:pPr>
            <w:r w:rsidRPr="007F5549">
              <w:rPr>
                <w:rFonts w:asciiTheme="minorHAnsi" w:hAnsiTheme="minorHAnsi" w:cstheme="minorHAnsi"/>
                <w:b/>
                <w:color w:val="FFFFFF"/>
                <w:spacing w:val="-2"/>
              </w:rPr>
              <w:t>Reviewer</w:t>
            </w:r>
          </w:p>
        </w:tc>
        <w:tc>
          <w:tcPr>
            <w:tcW w:w="1756" w:type="dxa"/>
            <w:tcBorders>
              <w:bottom w:val="nil"/>
            </w:tcBorders>
            <w:shd w:val="clear" w:color="auto" w:fill="000000"/>
          </w:tcPr>
          <w:p w14:paraId="3BD51C4B" w14:textId="77777777" w:rsidR="00364646" w:rsidRPr="007F5549" w:rsidRDefault="00364646" w:rsidP="00B070AE">
            <w:pPr>
              <w:pStyle w:val="TableParagraph"/>
              <w:spacing w:before="246"/>
              <w:ind w:left="49" w:right="15"/>
              <w:jc w:val="center"/>
              <w:rPr>
                <w:rFonts w:asciiTheme="minorHAnsi" w:hAnsiTheme="minorHAnsi" w:cstheme="minorHAnsi"/>
                <w:b/>
              </w:rPr>
            </w:pPr>
            <w:r w:rsidRPr="007F5549">
              <w:rPr>
                <w:rFonts w:asciiTheme="minorHAnsi" w:hAnsiTheme="minorHAnsi" w:cstheme="minorHAnsi"/>
                <w:b/>
                <w:color w:val="FFFFFF"/>
                <w:spacing w:val="-2"/>
              </w:rPr>
              <w:t>Approver</w:t>
            </w:r>
          </w:p>
        </w:tc>
        <w:tc>
          <w:tcPr>
            <w:tcW w:w="2563" w:type="dxa"/>
            <w:tcBorders>
              <w:bottom w:val="nil"/>
            </w:tcBorders>
            <w:shd w:val="clear" w:color="auto" w:fill="000000"/>
          </w:tcPr>
          <w:p w14:paraId="79AB3DFD" w14:textId="77777777" w:rsidR="00364646" w:rsidRPr="007F5549" w:rsidRDefault="00364646" w:rsidP="00B070AE">
            <w:pPr>
              <w:pStyle w:val="TableParagraph"/>
              <w:spacing w:before="246"/>
              <w:ind w:left="494"/>
              <w:rPr>
                <w:rFonts w:asciiTheme="minorHAnsi" w:hAnsiTheme="minorHAnsi" w:cstheme="minorHAnsi"/>
                <w:b/>
              </w:rPr>
            </w:pPr>
            <w:r w:rsidRPr="007F5549">
              <w:rPr>
                <w:rFonts w:asciiTheme="minorHAnsi" w:hAnsiTheme="minorHAnsi" w:cstheme="minorHAnsi"/>
                <w:b/>
                <w:color w:val="FFFFFF"/>
              </w:rPr>
              <w:t>Change</w:t>
            </w:r>
            <w:r w:rsidRPr="007F5549">
              <w:rPr>
                <w:rFonts w:asciiTheme="minorHAnsi" w:hAnsiTheme="minorHAnsi" w:cstheme="minorHAnsi"/>
                <w:b/>
                <w:color w:val="FFFFFF"/>
                <w:spacing w:val="-7"/>
              </w:rPr>
              <w:t xml:space="preserve"> </w:t>
            </w:r>
            <w:r w:rsidRPr="007F5549">
              <w:rPr>
                <w:rFonts w:asciiTheme="minorHAnsi" w:hAnsiTheme="minorHAnsi" w:cstheme="minorHAnsi"/>
                <w:b/>
                <w:color w:val="FFFFFF"/>
                <w:spacing w:val="-2"/>
              </w:rPr>
              <w:t>Summary</w:t>
            </w:r>
          </w:p>
        </w:tc>
      </w:tr>
      <w:tr w:rsidR="00364646" w:rsidRPr="007F5549" w14:paraId="6C516425" w14:textId="77777777" w:rsidTr="00B070AE">
        <w:trPr>
          <w:trHeight w:val="781"/>
        </w:trPr>
        <w:tc>
          <w:tcPr>
            <w:tcW w:w="960" w:type="dxa"/>
            <w:vAlign w:val="center"/>
          </w:tcPr>
          <w:p w14:paraId="7E8956BB" w14:textId="77777777" w:rsidR="00364646" w:rsidRPr="007F5549" w:rsidRDefault="00364646" w:rsidP="00B070AE">
            <w:pPr>
              <w:pStyle w:val="TableParagraph"/>
              <w:spacing w:before="0"/>
              <w:ind w:right="87"/>
              <w:jc w:val="center"/>
              <w:rPr>
                <w:rFonts w:asciiTheme="minorHAnsi" w:hAnsiTheme="minorHAnsi" w:cstheme="minorHAnsi"/>
              </w:rPr>
            </w:pPr>
            <w:r w:rsidRPr="007F5549">
              <w:rPr>
                <w:rFonts w:asciiTheme="minorHAnsi" w:hAnsiTheme="minorHAnsi" w:cstheme="minorHAnsi"/>
                <w:spacing w:val="-5"/>
              </w:rPr>
              <w:t>1</w:t>
            </w:r>
          </w:p>
        </w:tc>
        <w:tc>
          <w:tcPr>
            <w:tcW w:w="1451" w:type="dxa"/>
            <w:vAlign w:val="center"/>
          </w:tcPr>
          <w:p w14:paraId="75D12CFB" w14:textId="77777777" w:rsidR="00364646" w:rsidRPr="007F5549" w:rsidRDefault="00364646" w:rsidP="00B070AE">
            <w:pPr>
              <w:pStyle w:val="TableParagraph"/>
              <w:spacing w:before="0"/>
              <w:ind w:right="88"/>
              <w:jc w:val="center"/>
              <w:rPr>
                <w:rFonts w:asciiTheme="minorHAnsi" w:hAnsiTheme="minorHAnsi" w:cstheme="minorHAnsi"/>
              </w:rPr>
            </w:pPr>
            <w:r w:rsidRPr="007F5549">
              <w:rPr>
                <w:rFonts w:asciiTheme="minorHAnsi" w:hAnsiTheme="minorHAnsi" w:cstheme="minorHAnsi"/>
                <w:spacing w:val="-2"/>
              </w:rPr>
              <w:t>01-02-</w:t>
            </w:r>
            <w:r w:rsidRPr="007F5549">
              <w:rPr>
                <w:rFonts w:asciiTheme="minorHAnsi" w:hAnsiTheme="minorHAnsi" w:cstheme="minorHAnsi"/>
                <w:spacing w:val="-4"/>
              </w:rPr>
              <w:t>2023</w:t>
            </w:r>
          </w:p>
        </w:tc>
        <w:tc>
          <w:tcPr>
            <w:tcW w:w="2001" w:type="dxa"/>
            <w:vAlign w:val="center"/>
          </w:tcPr>
          <w:p w14:paraId="74B78C7F" w14:textId="77777777" w:rsidR="00364646" w:rsidRPr="007F5549" w:rsidRDefault="00364646" w:rsidP="00B070AE">
            <w:pPr>
              <w:pStyle w:val="TableParagraph"/>
              <w:spacing w:before="0"/>
              <w:ind w:right="88"/>
              <w:jc w:val="center"/>
              <w:rPr>
                <w:rFonts w:asciiTheme="minorHAnsi" w:hAnsiTheme="minorHAnsi" w:cstheme="minorHAnsi"/>
              </w:rPr>
            </w:pPr>
            <w:r w:rsidRPr="007F5549">
              <w:rPr>
                <w:rFonts w:asciiTheme="minorHAnsi" w:hAnsiTheme="minorHAnsi" w:cstheme="minorHAnsi"/>
              </w:rPr>
              <w:t>Global</w:t>
            </w:r>
            <w:r w:rsidRPr="007F5549">
              <w:rPr>
                <w:rFonts w:asciiTheme="minorHAnsi" w:hAnsiTheme="minorHAnsi" w:cstheme="minorHAnsi"/>
                <w:spacing w:val="-7"/>
              </w:rPr>
              <w:t xml:space="preserve"> </w:t>
            </w:r>
            <w:r w:rsidRPr="007F5549">
              <w:rPr>
                <w:rFonts w:asciiTheme="minorHAnsi" w:hAnsiTheme="minorHAnsi" w:cstheme="minorHAnsi"/>
              </w:rPr>
              <w:t>Policy</w:t>
            </w:r>
            <w:r w:rsidRPr="007F5549">
              <w:rPr>
                <w:rFonts w:asciiTheme="minorHAnsi" w:hAnsiTheme="minorHAnsi" w:cstheme="minorHAnsi"/>
                <w:spacing w:val="-8"/>
              </w:rPr>
              <w:t xml:space="preserve"> </w:t>
            </w:r>
            <w:r w:rsidRPr="007F5549">
              <w:rPr>
                <w:rFonts w:asciiTheme="minorHAnsi" w:hAnsiTheme="minorHAnsi" w:cstheme="minorHAnsi"/>
                <w:spacing w:val="-4"/>
              </w:rPr>
              <w:t>Desk</w:t>
            </w:r>
          </w:p>
        </w:tc>
        <w:tc>
          <w:tcPr>
            <w:tcW w:w="1708" w:type="dxa"/>
            <w:vAlign w:val="center"/>
          </w:tcPr>
          <w:p w14:paraId="4095D2F5" w14:textId="77777777" w:rsidR="00364646" w:rsidRPr="007F5549" w:rsidRDefault="00364646" w:rsidP="00B070AE">
            <w:pPr>
              <w:pStyle w:val="TableParagraph"/>
              <w:spacing w:before="0"/>
              <w:ind w:left="57"/>
              <w:jc w:val="center"/>
              <w:rPr>
                <w:rFonts w:asciiTheme="minorHAnsi" w:hAnsiTheme="minorHAnsi" w:cstheme="minorHAnsi"/>
              </w:rPr>
            </w:pPr>
            <w:r w:rsidRPr="007F5549">
              <w:rPr>
                <w:rFonts w:asciiTheme="minorHAnsi" w:hAnsiTheme="minorHAnsi" w:cstheme="minorHAnsi"/>
                <w:spacing w:val="-2"/>
              </w:rPr>
              <w:t>Corporate</w:t>
            </w:r>
            <w:r w:rsidRPr="007F5549">
              <w:rPr>
                <w:rFonts w:asciiTheme="minorHAnsi" w:hAnsiTheme="minorHAnsi" w:cstheme="minorHAnsi"/>
                <w:spacing w:val="3"/>
              </w:rPr>
              <w:t xml:space="preserve"> </w:t>
            </w:r>
            <w:r w:rsidRPr="007F5549">
              <w:rPr>
                <w:rFonts w:asciiTheme="minorHAnsi" w:hAnsiTheme="minorHAnsi" w:cstheme="minorHAnsi"/>
                <w:spacing w:val="-5"/>
              </w:rPr>
              <w:t>HR</w:t>
            </w:r>
          </w:p>
        </w:tc>
        <w:tc>
          <w:tcPr>
            <w:tcW w:w="1756" w:type="dxa"/>
            <w:vAlign w:val="center"/>
          </w:tcPr>
          <w:p w14:paraId="4ECACD5B" w14:textId="77777777" w:rsidR="00364646" w:rsidRPr="007F5549" w:rsidRDefault="00364646" w:rsidP="00B070AE">
            <w:pPr>
              <w:pStyle w:val="TableParagraph"/>
              <w:spacing w:before="0"/>
              <w:ind w:left="49"/>
              <w:jc w:val="center"/>
              <w:rPr>
                <w:rFonts w:asciiTheme="minorHAnsi" w:hAnsiTheme="minorHAnsi" w:cstheme="minorHAnsi"/>
              </w:rPr>
            </w:pPr>
            <w:r w:rsidRPr="007F5549">
              <w:rPr>
                <w:rFonts w:asciiTheme="minorHAnsi" w:hAnsiTheme="minorHAnsi" w:cstheme="minorHAnsi"/>
              </w:rPr>
              <w:t>Dharmendra</w:t>
            </w:r>
            <w:r w:rsidRPr="007F5549">
              <w:rPr>
                <w:rFonts w:asciiTheme="minorHAnsi" w:hAnsiTheme="minorHAnsi" w:cstheme="minorHAnsi"/>
                <w:spacing w:val="-12"/>
              </w:rPr>
              <w:t xml:space="preserve"> </w:t>
            </w:r>
            <w:r w:rsidRPr="007F5549">
              <w:rPr>
                <w:rFonts w:asciiTheme="minorHAnsi" w:hAnsiTheme="minorHAnsi" w:cstheme="minorHAnsi"/>
                <w:spacing w:val="-4"/>
              </w:rPr>
              <w:t>Jain</w:t>
            </w:r>
          </w:p>
        </w:tc>
        <w:tc>
          <w:tcPr>
            <w:tcW w:w="2563" w:type="dxa"/>
            <w:vAlign w:val="center"/>
          </w:tcPr>
          <w:p w14:paraId="5534F96B" w14:textId="77777777" w:rsidR="00364646" w:rsidRPr="007F5549" w:rsidRDefault="00364646">
            <w:pPr>
              <w:pStyle w:val="TableParagraph"/>
              <w:numPr>
                <w:ilvl w:val="0"/>
                <w:numId w:val="26"/>
              </w:numPr>
              <w:spacing w:before="0"/>
              <w:ind w:left="374" w:hanging="274"/>
              <w:rPr>
                <w:rFonts w:asciiTheme="minorHAnsi" w:hAnsiTheme="minorHAnsi" w:cstheme="minorHAnsi"/>
              </w:rPr>
              <w:pPrChange w:id="0" w:author="Kush Khalasi" w:date="2025-08-22T18:09:00Z" w16du:dateUtc="2025-08-22T12:39:00Z">
                <w:pPr>
                  <w:pStyle w:val="TableParagraph"/>
                  <w:spacing w:before="0"/>
                  <w:ind w:left="95"/>
                  <w:jc w:val="center"/>
                </w:pPr>
              </w:pPrChange>
            </w:pPr>
            <w:r w:rsidRPr="007F5549">
              <w:rPr>
                <w:rFonts w:asciiTheme="minorHAnsi" w:hAnsiTheme="minorHAnsi" w:cstheme="minorHAnsi"/>
              </w:rPr>
              <w:t>New</w:t>
            </w:r>
            <w:r w:rsidRPr="00B50C6D">
              <w:rPr>
                <w:rFonts w:asciiTheme="minorHAnsi" w:hAnsiTheme="minorHAnsi" w:cstheme="minorHAnsi"/>
                <w:rPrChange w:id="1" w:author="Kush Khalasi" w:date="2025-08-22T18:08:00Z" w16du:dateUtc="2025-08-22T12:38:00Z">
                  <w:rPr>
                    <w:rFonts w:asciiTheme="minorHAnsi" w:hAnsiTheme="minorHAnsi" w:cstheme="minorHAnsi"/>
                    <w:spacing w:val="-5"/>
                  </w:rPr>
                </w:rPrChange>
              </w:rPr>
              <w:t xml:space="preserve"> </w:t>
            </w:r>
            <w:r w:rsidRPr="00B50C6D">
              <w:rPr>
                <w:rFonts w:asciiTheme="minorHAnsi" w:hAnsiTheme="minorHAnsi" w:cstheme="minorHAnsi"/>
                <w:rPrChange w:id="2" w:author="Kush Khalasi" w:date="2025-08-22T18:08:00Z" w16du:dateUtc="2025-08-22T12:38:00Z">
                  <w:rPr>
                    <w:rFonts w:asciiTheme="minorHAnsi" w:hAnsiTheme="minorHAnsi" w:cstheme="minorHAnsi"/>
                    <w:spacing w:val="-2"/>
                  </w:rPr>
                </w:rPrChange>
              </w:rPr>
              <w:t>Policy</w:t>
            </w:r>
          </w:p>
        </w:tc>
      </w:tr>
      <w:tr w:rsidR="00364646" w:rsidRPr="007F5549" w14:paraId="78B994BC" w14:textId="77777777" w:rsidTr="00B070AE">
        <w:trPr>
          <w:trHeight w:val="789"/>
        </w:trPr>
        <w:tc>
          <w:tcPr>
            <w:tcW w:w="960" w:type="dxa"/>
            <w:vAlign w:val="center"/>
          </w:tcPr>
          <w:p w14:paraId="097BDD53" w14:textId="77777777" w:rsidR="00364646" w:rsidRPr="007F5549" w:rsidRDefault="00364646" w:rsidP="00B070AE">
            <w:pPr>
              <w:pStyle w:val="TableParagraph"/>
              <w:spacing w:before="0"/>
              <w:ind w:right="86"/>
              <w:jc w:val="center"/>
              <w:rPr>
                <w:rFonts w:asciiTheme="minorHAnsi" w:hAnsiTheme="minorHAnsi" w:cstheme="minorHAnsi"/>
              </w:rPr>
            </w:pPr>
            <w:r w:rsidRPr="007F5549">
              <w:rPr>
                <w:rFonts w:asciiTheme="minorHAnsi" w:hAnsiTheme="minorHAnsi" w:cstheme="minorHAnsi"/>
                <w:spacing w:val="-5"/>
              </w:rPr>
              <w:t>2</w:t>
            </w:r>
          </w:p>
        </w:tc>
        <w:tc>
          <w:tcPr>
            <w:tcW w:w="1451" w:type="dxa"/>
            <w:vAlign w:val="center"/>
          </w:tcPr>
          <w:p w14:paraId="6FE6729F" w14:textId="77777777" w:rsidR="00364646" w:rsidRPr="007F5549" w:rsidRDefault="00364646" w:rsidP="00B070AE">
            <w:pPr>
              <w:pStyle w:val="TableParagraph"/>
              <w:spacing w:before="0"/>
              <w:ind w:right="88"/>
              <w:jc w:val="center"/>
              <w:rPr>
                <w:rFonts w:asciiTheme="minorHAnsi" w:hAnsiTheme="minorHAnsi" w:cstheme="minorHAnsi"/>
              </w:rPr>
            </w:pPr>
            <w:r w:rsidRPr="007F5549">
              <w:rPr>
                <w:rFonts w:asciiTheme="minorHAnsi" w:hAnsiTheme="minorHAnsi" w:cstheme="minorHAnsi"/>
                <w:spacing w:val="-2"/>
              </w:rPr>
              <w:t>01-02-</w:t>
            </w:r>
            <w:r w:rsidRPr="007F5549">
              <w:rPr>
                <w:rFonts w:asciiTheme="minorHAnsi" w:hAnsiTheme="minorHAnsi" w:cstheme="minorHAnsi"/>
                <w:spacing w:val="-4"/>
              </w:rPr>
              <w:t>2024</w:t>
            </w:r>
          </w:p>
        </w:tc>
        <w:tc>
          <w:tcPr>
            <w:tcW w:w="2001" w:type="dxa"/>
            <w:vAlign w:val="center"/>
          </w:tcPr>
          <w:p w14:paraId="76C823D0" w14:textId="77777777" w:rsidR="00364646" w:rsidRPr="007F5549" w:rsidRDefault="00364646" w:rsidP="00B070AE">
            <w:pPr>
              <w:pStyle w:val="TableParagraph"/>
              <w:spacing w:before="0"/>
              <w:ind w:right="87"/>
              <w:jc w:val="center"/>
              <w:rPr>
                <w:rFonts w:asciiTheme="minorHAnsi" w:hAnsiTheme="minorHAnsi" w:cstheme="minorHAnsi"/>
              </w:rPr>
            </w:pPr>
            <w:r w:rsidRPr="007F5549">
              <w:rPr>
                <w:rFonts w:asciiTheme="minorHAnsi" w:hAnsiTheme="minorHAnsi" w:cstheme="minorHAnsi"/>
              </w:rPr>
              <w:t>Global</w:t>
            </w:r>
            <w:r w:rsidRPr="007F5549">
              <w:rPr>
                <w:rFonts w:asciiTheme="minorHAnsi" w:hAnsiTheme="minorHAnsi" w:cstheme="minorHAnsi"/>
                <w:spacing w:val="-6"/>
              </w:rPr>
              <w:t xml:space="preserve"> </w:t>
            </w:r>
            <w:r w:rsidRPr="007F5549">
              <w:rPr>
                <w:rFonts w:asciiTheme="minorHAnsi" w:hAnsiTheme="minorHAnsi" w:cstheme="minorHAnsi"/>
              </w:rPr>
              <w:t>Policy</w:t>
            </w:r>
            <w:r w:rsidRPr="007F5549">
              <w:rPr>
                <w:rFonts w:asciiTheme="minorHAnsi" w:hAnsiTheme="minorHAnsi" w:cstheme="minorHAnsi"/>
                <w:spacing w:val="-8"/>
              </w:rPr>
              <w:t xml:space="preserve"> </w:t>
            </w:r>
            <w:r w:rsidRPr="007F5549">
              <w:rPr>
                <w:rFonts w:asciiTheme="minorHAnsi" w:hAnsiTheme="minorHAnsi" w:cstheme="minorHAnsi"/>
                <w:spacing w:val="-4"/>
              </w:rPr>
              <w:t>Desk</w:t>
            </w:r>
          </w:p>
        </w:tc>
        <w:tc>
          <w:tcPr>
            <w:tcW w:w="1708" w:type="dxa"/>
            <w:vAlign w:val="center"/>
          </w:tcPr>
          <w:p w14:paraId="7712CBAF" w14:textId="77777777" w:rsidR="00364646" w:rsidRPr="007F5549" w:rsidRDefault="00364646" w:rsidP="00B070AE">
            <w:pPr>
              <w:pStyle w:val="TableParagraph"/>
              <w:spacing w:before="0"/>
              <w:ind w:left="57"/>
              <w:jc w:val="center"/>
              <w:rPr>
                <w:rFonts w:asciiTheme="minorHAnsi" w:hAnsiTheme="minorHAnsi" w:cstheme="minorHAnsi"/>
              </w:rPr>
            </w:pPr>
            <w:r w:rsidRPr="007F5549">
              <w:rPr>
                <w:rFonts w:asciiTheme="minorHAnsi" w:hAnsiTheme="minorHAnsi" w:cstheme="minorHAnsi"/>
                <w:spacing w:val="-2"/>
              </w:rPr>
              <w:t>Corporate</w:t>
            </w:r>
            <w:r w:rsidRPr="007F5549">
              <w:rPr>
                <w:rFonts w:asciiTheme="minorHAnsi" w:hAnsiTheme="minorHAnsi" w:cstheme="minorHAnsi"/>
                <w:spacing w:val="3"/>
              </w:rPr>
              <w:t xml:space="preserve"> </w:t>
            </w:r>
            <w:r w:rsidRPr="007F5549">
              <w:rPr>
                <w:rFonts w:asciiTheme="minorHAnsi" w:hAnsiTheme="minorHAnsi" w:cstheme="minorHAnsi"/>
                <w:spacing w:val="-5"/>
              </w:rPr>
              <w:t>HR</w:t>
            </w:r>
          </w:p>
        </w:tc>
        <w:tc>
          <w:tcPr>
            <w:tcW w:w="1756" w:type="dxa"/>
            <w:vAlign w:val="center"/>
          </w:tcPr>
          <w:p w14:paraId="271CF2C9" w14:textId="77777777" w:rsidR="00364646" w:rsidRPr="007F5549" w:rsidRDefault="00364646" w:rsidP="00B070AE">
            <w:pPr>
              <w:pStyle w:val="TableParagraph"/>
              <w:spacing w:before="0"/>
              <w:ind w:left="49"/>
              <w:jc w:val="center"/>
              <w:rPr>
                <w:rFonts w:asciiTheme="minorHAnsi" w:hAnsiTheme="minorHAnsi" w:cstheme="minorHAnsi"/>
              </w:rPr>
            </w:pPr>
            <w:r w:rsidRPr="007F5549">
              <w:rPr>
                <w:rFonts w:asciiTheme="minorHAnsi" w:hAnsiTheme="minorHAnsi" w:cstheme="minorHAnsi"/>
              </w:rPr>
              <w:t>Dharmendra</w:t>
            </w:r>
            <w:r w:rsidRPr="007F5549">
              <w:rPr>
                <w:rFonts w:asciiTheme="minorHAnsi" w:hAnsiTheme="minorHAnsi" w:cstheme="minorHAnsi"/>
                <w:spacing w:val="-12"/>
              </w:rPr>
              <w:t xml:space="preserve"> </w:t>
            </w:r>
            <w:r w:rsidRPr="007F5549">
              <w:rPr>
                <w:rFonts w:asciiTheme="minorHAnsi" w:hAnsiTheme="minorHAnsi" w:cstheme="minorHAnsi"/>
                <w:spacing w:val="-4"/>
              </w:rPr>
              <w:t>Jain</w:t>
            </w:r>
          </w:p>
        </w:tc>
        <w:tc>
          <w:tcPr>
            <w:tcW w:w="2563" w:type="dxa"/>
            <w:vAlign w:val="center"/>
          </w:tcPr>
          <w:p w14:paraId="1C9AC663" w14:textId="77777777" w:rsidR="00364646" w:rsidRPr="007F5549" w:rsidRDefault="00364646">
            <w:pPr>
              <w:pStyle w:val="TableParagraph"/>
              <w:numPr>
                <w:ilvl w:val="0"/>
                <w:numId w:val="26"/>
              </w:numPr>
              <w:spacing w:before="0"/>
              <w:ind w:left="374" w:hanging="274"/>
              <w:rPr>
                <w:rFonts w:asciiTheme="minorHAnsi" w:hAnsiTheme="minorHAnsi" w:cstheme="minorHAnsi"/>
              </w:rPr>
              <w:pPrChange w:id="3" w:author="Kush Khalasi" w:date="2025-08-22T18:09:00Z" w16du:dateUtc="2025-08-22T12:39:00Z">
                <w:pPr>
                  <w:pStyle w:val="TableParagraph"/>
                  <w:spacing w:before="0"/>
                  <w:ind w:left="95"/>
                  <w:jc w:val="center"/>
                </w:pPr>
              </w:pPrChange>
            </w:pPr>
            <w:r w:rsidRPr="007F5549">
              <w:rPr>
                <w:rFonts w:asciiTheme="minorHAnsi" w:hAnsiTheme="minorHAnsi" w:cstheme="minorHAnsi"/>
              </w:rPr>
              <w:t>Cosmetic</w:t>
            </w:r>
            <w:r w:rsidRPr="00B50C6D">
              <w:rPr>
                <w:rFonts w:asciiTheme="minorHAnsi" w:hAnsiTheme="minorHAnsi" w:cstheme="minorHAnsi"/>
                <w:rPrChange w:id="4" w:author="Kush Khalasi" w:date="2025-08-22T18:08:00Z" w16du:dateUtc="2025-08-22T12:38:00Z">
                  <w:rPr>
                    <w:rFonts w:asciiTheme="minorHAnsi" w:hAnsiTheme="minorHAnsi" w:cstheme="minorHAnsi"/>
                    <w:spacing w:val="-5"/>
                  </w:rPr>
                </w:rPrChange>
              </w:rPr>
              <w:t xml:space="preserve"> </w:t>
            </w:r>
            <w:r w:rsidRPr="00B50C6D">
              <w:rPr>
                <w:rFonts w:asciiTheme="minorHAnsi" w:hAnsiTheme="minorHAnsi" w:cstheme="minorHAnsi"/>
                <w:rPrChange w:id="5" w:author="Kush Khalasi" w:date="2025-08-22T18:08:00Z" w16du:dateUtc="2025-08-22T12:38:00Z">
                  <w:rPr>
                    <w:rFonts w:asciiTheme="minorHAnsi" w:hAnsiTheme="minorHAnsi" w:cstheme="minorHAnsi"/>
                    <w:spacing w:val="-2"/>
                  </w:rPr>
                </w:rPrChange>
              </w:rPr>
              <w:t>Changes</w:t>
            </w:r>
          </w:p>
        </w:tc>
      </w:tr>
      <w:tr w:rsidR="00364646" w:rsidRPr="007F5549" w14:paraId="305E66C4" w14:textId="77777777" w:rsidTr="00B070AE">
        <w:trPr>
          <w:trHeight w:val="789"/>
        </w:trPr>
        <w:tc>
          <w:tcPr>
            <w:tcW w:w="960" w:type="dxa"/>
            <w:vAlign w:val="center"/>
          </w:tcPr>
          <w:p w14:paraId="028BE929" w14:textId="77777777" w:rsidR="00364646" w:rsidRPr="007F5549" w:rsidRDefault="00364646" w:rsidP="00B070AE">
            <w:pPr>
              <w:pStyle w:val="TableParagraph"/>
              <w:spacing w:before="0"/>
              <w:ind w:right="86"/>
              <w:jc w:val="center"/>
              <w:rPr>
                <w:rFonts w:asciiTheme="minorHAnsi" w:hAnsiTheme="minorHAnsi" w:cstheme="minorHAnsi"/>
                <w:spacing w:val="-5"/>
              </w:rPr>
            </w:pPr>
            <w:r w:rsidRPr="007F5549">
              <w:rPr>
                <w:rFonts w:asciiTheme="minorHAnsi" w:hAnsiTheme="minorHAnsi" w:cstheme="minorHAnsi"/>
                <w:spacing w:val="-5"/>
              </w:rPr>
              <w:t>3</w:t>
            </w:r>
          </w:p>
        </w:tc>
        <w:tc>
          <w:tcPr>
            <w:tcW w:w="1451" w:type="dxa"/>
            <w:vAlign w:val="center"/>
          </w:tcPr>
          <w:p w14:paraId="4C7C7CEC" w14:textId="40BF9957" w:rsidR="00364646" w:rsidRPr="007F5549" w:rsidRDefault="00364646" w:rsidP="00B070AE">
            <w:pPr>
              <w:pStyle w:val="TableParagraph"/>
              <w:spacing w:before="0"/>
              <w:ind w:right="88"/>
              <w:jc w:val="center"/>
              <w:rPr>
                <w:rFonts w:asciiTheme="minorHAnsi" w:hAnsiTheme="minorHAnsi" w:cstheme="minorHAnsi"/>
                <w:spacing w:val="-2"/>
              </w:rPr>
            </w:pPr>
            <w:r w:rsidRPr="007F5549">
              <w:rPr>
                <w:rFonts w:asciiTheme="minorHAnsi" w:hAnsiTheme="minorHAnsi" w:cstheme="minorHAnsi"/>
                <w:spacing w:val="-2"/>
              </w:rPr>
              <w:t>01-0</w:t>
            </w:r>
            <w:r w:rsidR="00AE0D42">
              <w:rPr>
                <w:rFonts w:asciiTheme="minorHAnsi" w:hAnsiTheme="minorHAnsi" w:cstheme="minorHAnsi"/>
                <w:spacing w:val="-2"/>
              </w:rPr>
              <w:t>1</w:t>
            </w:r>
            <w:r w:rsidRPr="007F5549">
              <w:rPr>
                <w:rFonts w:asciiTheme="minorHAnsi" w:hAnsiTheme="minorHAnsi" w:cstheme="minorHAnsi"/>
                <w:spacing w:val="-2"/>
              </w:rPr>
              <w:t>-</w:t>
            </w:r>
            <w:r w:rsidRPr="007F5549">
              <w:rPr>
                <w:rFonts w:asciiTheme="minorHAnsi" w:hAnsiTheme="minorHAnsi" w:cstheme="minorHAnsi"/>
                <w:spacing w:val="-4"/>
              </w:rPr>
              <w:t>2025</w:t>
            </w:r>
          </w:p>
        </w:tc>
        <w:tc>
          <w:tcPr>
            <w:tcW w:w="2001" w:type="dxa"/>
            <w:vAlign w:val="center"/>
          </w:tcPr>
          <w:p w14:paraId="5ED137F6" w14:textId="77777777" w:rsidR="00364646" w:rsidRPr="007F5549" w:rsidRDefault="00364646" w:rsidP="00B070AE">
            <w:pPr>
              <w:pStyle w:val="TableParagraph"/>
              <w:spacing w:before="0"/>
              <w:ind w:right="87"/>
              <w:jc w:val="center"/>
              <w:rPr>
                <w:rFonts w:asciiTheme="minorHAnsi" w:hAnsiTheme="minorHAnsi" w:cstheme="minorHAnsi"/>
              </w:rPr>
            </w:pPr>
            <w:r w:rsidRPr="007F5549">
              <w:rPr>
                <w:rFonts w:asciiTheme="minorHAnsi" w:hAnsiTheme="minorHAnsi" w:cstheme="minorHAnsi"/>
              </w:rPr>
              <w:t>Global</w:t>
            </w:r>
            <w:r w:rsidRPr="007F5549">
              <w:rPr>
                <w:rFonts w:asciiTheme="minorHAnsi" w:hAnsiTheme="minorHAnsi" w:cstheme="minorHAnsi"/>
                <w:spacing w:val="-6"/>
              </w:rPr>
              <w:t xml:space="preserve"> </w:t>
            </w:r>
            <w:r w:rsidRPr="007F5549">
              <w:rPr>
                <w:rFonts w:asciiTheme="minorHAnsi" w:hAnsiTheme="minorHAnsi" w:cstheme="minorHAnsi"/>
              </w:rPr>
              <w:t>Policy</w:t>
            </w:r>
            <w:r w:rsidRPr="007F5549">
              <w:rPr>
                <w:rFonts w:asciiTheme="minorHAnsi" w:hAnsiTheme="minorHAnsi" w:cstheme="minorHAnsi"/>
                <w:spacing w:val="-8"/>
              </w:rPr>
              <w:t xml:space="preserve"> </w:t>
            </w:r>
            <w:r w:rsidRPr="007F5549">
              <w:rPr>
                <w:rFonts w:asciiTheme="minorHAnsi" w:hAnsiTheme="minorHAnsi" w:cstheme="minorHAnsi"/>
                <w:spacing w:val="-4"/>
              </w:rPr>
              <w:t>Desk</w:t>
            </w:r>
          </w:p>
        </w:tc>
        <w:tc>
          <w:tcPr>
            <w:tcW w:w="1708" w:type="dxa"/>
            <w:vAlign w:val="center"/>
          </w:tcPr>
          <w:p w14:paraId="1B5CBB20" w14:textId="77777777" w:rsidR="00364646" w:rsidRPr="007F5549" w:rsidRDefault="00364646" w:rsidP="00B070AE">
            <w:pPr>
              <w:pStyle w:val="TableParagraph"/>
              <w:spacing w:before="0"/>
              <w:ind w:left="57"/>
              <w:jc w:val="center"/>
              <w:rPr>
                <w:rFonts w:asciiTheme="minorHAnsi" w:hAnsiTheme="minorHAnsi" w:cstheme="minorHAnsi"/>
                <w:spacing w:val="-2"/>
              </w:rPr>
            </w:pPr>
            <w:r w:rsidRPr="007F5549">
              <w:rPr>
                <w:rFonts w:asciiTheme="minorHAnsi" w:hAnsiTheme="minorHAnsi" w:cstheme="minorHAnsi"/>
                <w:spacing w:val="-2"/>
              </w:rPr>
              <w:t>Corporate</w:t>
            </w:r>
            <w:r w:rsidRPr="007F5549">
              <w:rPr>
                <w:rFonts w:asciiTheme="minorHAnsi" w:hAnsiTheme="minorHAnsi" w:cstheme="minorHAnsi"/>
                <w:spacing w:val="3"/>
              </w:rPr>
              <w:t xml:space="preserve"> </w:t>
            </w:r>
            <w:r w:rsidRPr="007F5549">
              <w:rPr>
                <w:rFonts w:asciiTheme="minorHAnsi" w:hAnsiTheme="minorHAnsi" w:cstheme="minorHAnsi"/>
                <w:spacing w:val="-5"/>
              </w:rPr>
              <w:t>HR</w:t>
            </w:r>
          </w:p>
        </w:tc>
        <w:tc>
          <w:tcPr>
            <w:tcW w:w="1756" w:type="dxa"/>
            <w:vAlign w:val="center"/>
          </w:tcPr>
          <w:p w14:paraId="4F837D89" w14:textId="77777777" w:rsidR="00364646" w:rsidRPr="007F5549" w:rsidRDefault="00364646" w:rsidP="00B070AE">
            <w:pPr>
              <w:pStyle w:val="TableParagraph"/>
              <w:spacing w:before="0"/>
              <w:ind w:left="49"/>
              <w:jc w:val="center"/>
              <w:rPr>
                <w:rFonts w:asciiTheme="minorHAnsi" w:hAnsiTheme="minorHAnsi" w:cstheme="minorHAnsi"/>
              </w:rPr>
            </w:pPr>
            <w:r w:rsidRPr="007F5549">
              <w:rPr>
                <w:rFonts w:asciiTheme="minorHAnsi" w:hAnsiTheme="minorHAnsi" w:cstheme="minorHAnsi"/>
              </w:rPr>
              <w:t>Dharmendra</w:t>
            </w:r>
            <w:r w:rsidRPr="007F5549">
              <w:rPr>
                <w:rFonts w:asciiTheme="minorHAnsi" w:hAnsiTheme="minorHAnsi" w:cstheme="minorHAnsi"/>
                <w:spacing w:val="-12"/>
              </w:rPr>
              <w:t xml:space="preserve"> </w:t>
            </w:r>
            <w:r w:rsidRPr="007F5549">
              <w:rPr>
                <w:rFonts w:asciiTheme="minorHAnsi" w:hAnsiTheme="minorHAnsi" w:cstheme="minorHAnsi"/>
                <w:spacing w:val="-4"/>
              </w:rPr>
              <w:t>Jain</w:t>
            </w:r>
          </w:p>
        </w:tc>
        <w:tc>
          <w:tcPr>
            <w:tcW w:w="2563" w:type="dxa"/>
            <w:vAlign w:val="center"/>
          </w:tcPr>
          <w:p w14:paraId="0273D27B" w14:textId="473DAF2B" w:rsidR="00364646" w:rsidRPr="007F5549" w:rsidRDefault="00B50C6D">
            <w:pPr>
              <w:pStyle w:val="TableParagraph"/>
              <w:numPr>
                <w:ilvl w:val="0"/>
                <w:numId w:val="26"/>
              </w:numPr>
              <w:spacing w:before="0"/>
              <w:ind w:left="374" w:hanging="274"/>
              <w:rPr>
                <w:rFonts w:asciiTheme="minorHAnsi" w:hAnsiTheme="minorHAnsi" w:cstheme="minorHAnsi"/>
              </w:rPr>
              <w:pPrChange w:id="6" w:author="Kush Khalasi" w:date="2025-08-22T18:09:00Z" w16du:dateUtc="2025-08-22T12:39:00Z">
                <w:pPr>
                  <w:pStyle w:val="TableParagraph"/>
                  <w:spacing w:before="0"/>
                  <w:ind w:left="95"/>
                  <w:jc w:val="center"/>
                </w:pPr>
              </w:pPrChange>
            </w:pPr>
            <w:ins w:id="7" w:author="Kush Khalasi" w:date="2025-08-22T18:08:00Z" w16du:dateUtc="2025-08-22T12:38:00Z">
              <w:r>
                <w:rPr>
                  <w:rFonts w:asciiTheme="minorHAnsi" w:hAnsiTheme="minorHAnsi" w:cstheme="minorHAnsi"/>
                </w:rPr>
                <w:t xml:space="preserve">Included </w:t>
              </w:r>
            </w:ins>
            <w:r w:rsidR="00364646">
              <w:rPr>
                <w:rFonts w:asciiTheme="minorHAnsi" w:hAnsiTheme="minorHAnsi" w:cstheme="minorHAnsi"/>
              </w:rPr>
              <w:t>Guidelines for Employees</w:t>
            </w:r>
          </w:p>
        </w:tc>
      </w:tr>
    </w:tbl>
    <w:p w14:paraId="7963214B" w14:textId="7B12179F" w:rsidR="007E1CF7" w:rsidRPr="007F5549" w:rsidRDefault="007E1CF7" w:rsidP="007E1CF7">
      <w:pPr>
        <w:tabs>
          <w:tab w:val="left" w:pos="3806"/>
        </w:tabs>
        <w:rPr>
          <w:rFonts w:asciiTheme="minorHAnsi" w:hAnsiTheme="minorHAnsi" w:cstheme="minorHAnsi"/>
        </w:rPr>
        <w:sectPr w:rsidR="007E1CF7" w:rsidRPr="007F5549" w:rsidSect="00082FEC">
          <w:headerReference w:type="default" r:id="rId10"/>
          <w:footerReference w:type="default" r:id="rId11"/>
          <w:pgSz w:w="11910" w:h="16840"/>
          <w:pgMar w:top="2104" w:right="620" w:bottom="920" w:left="600" w:header="567" w:footer="732" w:gutter="0"/>
          <w:pgBorders w:offsetFrom="page">
            <w:top w:val="double" w:sz="4" w:space="24" w:color="000000"/>
            <w:left w:val="double" w:sz="4" w:space="24" w:color="000000"/>
            <w:bottom w:val="double" w:sz="4" w:space="24" w:color="000000"/>
            <w:right w:val="double" w:sz="4" w:space="24" w:color="000000"/>
          </w:pgBorders>
          <w:pgNumType w:start="2"/>
          <w:cols w:space="720"/>
          <w:docGrid w:linePitch="299"/>
        </w:sectPr>
      </w:pPr>
      <w:r w:rsidRPr="007F5549">
        <w:rPr>
          <w:rFonts w:asciiTheme="minorHAnsi" w:hAnsiTheme="minorHAnsi" w:cstheme="minorHAnsi"/>
        </w:rPr>
        <w:tab/>
      </w:r>
    </w:p>
    <w:p w14:paraId="6B012312" w14:textId="77777777" w:rsidR="00926D2E" w:rsidRPr="007F5549" w:rsidRDefault="00926D2E">
      <w:pPr>
        <w:pStyle w:val="BodyText"/>
        <w:rPr>
          <w:rFonts w:asciiTheme="minorHAnsi" w:hAnsiTheme="minorHAnsi" w:cstheme="minorHAnsi"/>
          <w:sz w:val="32"/>
        </w:rPr>
      </w:pPr>
    </w:p>
    <w:p w14:paraId="28458A8E" w14:textId="1DC3B8E6" w:rsidR="00926D2E" w:rsidRPr="007F5549" w:rsidRDefault="00D71F73">
      <w:pPr>
        <w:ind w:left="395" w:right="289"/>
        <w:jc w:val="center"/>
        <w:rPr>
          <w:rFonts w:asciiTheme="minorHAnsi" w:hAnsiTheme="minorHAnsi" w:cstheme="minorHAnsi"/>
          <w:sz w:val="32"/>
        </w:rPr>
      </w:pPr>
      <w:r w:rsidRPr="007F5549">
        <w:rPr>
          <w:rFonts w:asciiTheme="minorHAnsi" w:hAnsiTheme="minorHAnsi" w:cstheme="minorHAnsi"/>
          <w:color w:val="2E5395"/>
          <w:spacing w:val="-2"/>
          <w:sz w:val="32"/>
        </w:rPr>
        <w:t>Contents</w:t>
      </w:r>
    </w:p>
    <w:sdt>
      <w:sdtPr>
        <w:rPr>
          <w:rFonts w:asciiTheme="minorHAnsi" w:hAnsiTheme="minorHAnsi" w:cstheme="minorHAnsi"/>
        </w:rPr>
        <w:id w:val="-1824963479"/>
        <w:docPartObj>
          <w:docPartGallery w:val="Table of Contents"/>
          <w:docPartUnique/>
        </w:docPartObj>
      </w:sdtPr>
      <w:sdtContent>
        <w:p w14:paraId="609AC4AE" w14:textId="668FCD91" w:rsidR="00B97678" w:rsidRDefault="00D71F73">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r w:rsidRPr="007F5549">
            <w:rPr>
              <w:rFonts w:asciiTheme="minorHAnsi" w:hAnsiTheme="minorHAnsi" w:cstheme="minorHAnsi"/>
            </w:rPr>
            <w:fldChar w:fldCharType="begin"/>
          </w:r>
          <w:r w:rsidRPr="007F5549">
            <w:rPr>
              <w:rFonts w:asciiTheme="minorHAnsi" w:hAnsiTheme="minorHAnsi" w:cstheme="minorHAnsi"/>
            </w:rPr>
            <w:instrText xml:space="preserve">TOC \o "1-1" \h \z \u </w:instrText>
          </w:r>
          <w:r w:rsidRPr="007F5549">
            <w:rPr>
              <w:rFonts w:asciiTheme="minorHAnsi" w:hAnsiTheme="minorHAnsi" w:cstheme="minorHAnsi"/>
            </w:rPr>
            <w:fldChar w:fldCharType="separate"/>
          </w:r>
          <w:hyperlink w:anchor="_Toc206781712" w:history="1">
            <w:r w:rsidR="00B97678" w:rsidRPr="008D29C9">
              <w:rPr>
                <w:rStyle w:val="Hyperlink"/>
                <w:rFonts w:ascii="Wingdings" w:eastAsia="Wingdings" w:hAnsi="Wingdings" w:cs="Wingdings"/>
                <w:noProof/>
                <w:w w:val="99"/>
              </w:rPr>
              <w:t></w:t>
            </w:r>
            <w:r w:rsidR="00B97678">
              <w:rPr>
                <w:rFonts w:asciiTheme="minorHAnsi" w:eastAsiaTheme="minorEastAsia" w:hAnsiTheme="minorHAnsi" w:cstheme="minorBidi"/>
                <w:noProof/>
                <w:kern w:val="2"/>
                <w:sz w:val="24"/>
                <w:szCs w:val="24"/>
                <w:lang w:val="en-IN" w:eastAsia="en-IN"/>
                <w14:ligatures w14:val="standardContextual"/>
              </w:rPr>
              <w:tab/>
            </w:r>
            <w:r w:rsidR="00B97678" w:rsidRPr="008D29C9">
              <w:rPr>
                <w:rStyle w:val="Hyperlink"/>
                <w:rFonts w:cstheme="minorHAnsi"/>
                <w:noProof/>
                <w:spacing w:val="-2"/>
              </w:rPr>
              <w:t>Introduction</w:t>
            </w:r>
            <w:r w:rsidR="00B97678">
              <w:rPr>
                <w:noProof/>
                <w:webHidden/>
              </w:rPr>
              <w:tab/>
            </w:r>
            <w:r w:rsidR="00B97678">
              <w:rPr>
                <w:noProof/>
                <w:webHidden/>
              </w:rPr>
              <w:fldChar w:fldCharType="begin"/>
            </w:r>
            <w:r w:rsidR="00B97678">
              <w:rPr>
                <w:noProof/>
                <w:webHidden/>
              </w:rPr>
              <w:instrText xml:space="preserve"> PAGEREF _Toc206781712 \h </w:instrText>
            </w:r>
            <w:r w:rsidR="00B97678">
              <w:rPr>
                <w:noProof/>
                <w:webHidden/>
              </w:rPr>
            </w:r>
            <w:r w:rsidR="00B97678">
              <w:rPr>
                <w:noProof/>
                <w:webHidden/>
              </w:rPr>
              <w:fldChar w:fldCharType="separate"/>
            </w:r>
            <w:r w:rsidR="00B97678">
              <w:rPr>
                <w:noProof/>
                <w:webHidden/>
              </w:rPr>
              <w:t>4</w:t>
            </w:r>
            <w:r w:rsidR="00B97678">
              <w:rPr>
                <w:noProof/>
                <w:webHidden/>
              </w:rPr>
              <w:fldChar w:fldCharType="end"/>
            </w:r>
          </w:hyperlink>
        </w:p>
        <w:p w14:paraId="2C7829BE" w14:textId="3FA3D333"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13"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spacing w:val="-2"/>
              </w:rPr>
              <w:t>Scope</w:t>
            </w:r>
            <w:r>
              <w:rPr>
                <w:noProof/>
                <w:webHidden/>
              </w:rPr>
              <w:tab/>
            </w:r>
            <w:r>
              <w:rPr>
                <w:noProof/>
                <w:webHidden/>
              </w:rPr>
              <w:fldChar w:fldCharType="begin"/>
            </w:r>
            <w:r>
              <w:rPr>
                <w:noProof/>
                <w:webHidden/>
              </w:rPr>
              <w:instrText xml:space="preserve"> PAGEREF _Toc206781713 \h </w:instrText>
            </w:r>
            <w:r>
              <w:rPr>
                <w:noProof/>
                <w:webHidden/>
              </w:rPr>
            </w:r>
            <w:r>
              <w:rPr>
                <w:noProof/>
                <w:webHidden/>
              </w:rPr>
              <w:fldChar w:fldCharType="separate"/>
            </w:r>
            <w:r>
              <w:rPr>
                <w:noProof/>
                <w:webHidden/>
              </w:rPr>
              <w:t>4</w:t>
            </w:r>
            <w:r>
              <w:rPr>
                <w:noProof/>
                <w:webHidden/>
              </w:rPr>
              <w:fldChar w:fldCharType="end"/>
            </w:r>
          </w:hyperlink>
        </w:p>
        <w:p w14:paraId="18E63265" w14:textId="52FEC073"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14"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spacing w:val="-2"/>
              </w:rPr>
              <w:t>Objective</w:t>
            </w:r>
            <w:r>
              <w:rPr>
                <w:noProof/>
                <w:webHidden/>
              </w:rPr>
              <w:tab/>
            </w:r>
            <w:r>
              <w:rPr>
                <w:noProof/>
                <w:webHidden/>
              </w:rPr>
              <w:fldChar w:fldCharType="begin"/>
            </w:r>
            <w:r>
              <w:rPr>
                <w:noProof/>
                <w:webHidden/>
              </w:rPr>
              <w:instrText xml:space="preserve"> PAGEREF _Toc206781714 \h </w:instrText>
            </w:r>
            <w:r>
              <w:rPr>
                <w:noProof/>
                <w:webHidden/>
              </w:rPr>
            </w:r>
            <w:r>
              <w:rPr>
                <w:noProof/>
                <w:webHidden/>
              </w:rPr>
              <w:fldChar w:fldCharType="separate"/>
            </w:r>
            <w:r>
              <w:rPr>
                <w:noProof/>
                <w:webHidden/>
              </w:rPr>
              <w:t>7</w:t>
            </w:r>
            <w:r>
              <w:rPr>
                <w:noProof/>
                <w:webHidden/>
              </w:rPr>
              <w:fldChar w:fldCharType="end"/>
            </w:r>
          </w:hyperlink>
        </w:p>
        <w:p w14:paraId="52281466" w14:textId="6BD4EA78"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15"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rPr>
              <w:t>Area</w:t>
            </w:r>
            <w:r w:rsidRPr="008D29C9">
              <w:rPr>
                <w:rStyle w:val="Hyperlink"/>
                <w:rFonts w:cstheme="minorHAnsi"/>
                <w:noProof/>
                <w:spacing w:val="-9"/>
              </w:rPr>
              <w:t xml:space="preserve"> </w:t>
            </w:r>
            <w:r w:rsidRPr="008D29C9">
              <w:rPr>
                <w:rStyle w:val="Hyperlink"/>
                <w:rFonts w:cstheme="minorHAnsi"/>
                <w:noProof/>
              </w:rPr>
              <w:t>where</w:t>
            </w:r>
            <w:r w:rsidRPr="008D29C9">
              <w:rPr>
                <w:rStyle w:val="Hyperlink"/>
                <w:rFonts w:cstheme="minorHAnsi"/>
                <w:noProof/>
                <w:spacing w:val="-7"/>
              </w:rPr>
              <w:t xml:space="preserve"> </w:t>
            </w:r>
            <w:r w:rsidRPr="008D29C9">
              <w:rPr>
                <w:rStyle w:val="Hyperlink"/>
                <w:rFonts w:cstheme="minorHAnsi"/>
                <w:noProof/>
              </w:rPr>
              <w:t>we</w:t>
            </w:r>
            <w:r w:rsidRPr="008D29C9">
              <w:rPr>
                <w:rStyle w:val="Hyperlink"/>
                <w:rFonts w:cstheme="minorHAnsi"/>
                <w:noProof/>
                <w:spacing w:val="-9"/>
              </w:rPr>
              <w:t xml:space="preserve"> </w:t>
            </w:r>
            <w:r w:rsidRPr="008D29C9">
              <w:rPr>
                <w:rStyle w:val="Hyperlink"/>
                <w:rFonts w:cstheme="minorHAnsi"/>
                <w:noProof/>
              </w:rPr>
              <w:t>were</w:t>
            </w:r>
            <w:r w:rsidRPr="008D29C9">
              <w:rPr>
                <w:rStyle w:val="Hyperlink"/>
                <w:rFonts w:cstheme="minorHAnsi"/>
                <w:noProof/>
                <w:spacing w:val="-7"/>
              </w:rPr>
              <w:t xml:space="preserve"> </w:t>
            </w:r>
            <w:r w:rsidRPr="008D29C9">
              <w:rPr>
                <w:rStyle w:val="Hyperlink"/>
                <w:rFonts w:cstheme="minorHAnsi"/>
                <w:noProof/>
                <w:spacing w:val="-2"/>
              </w:rPr>
              <w:t>focusing</w:t>
            </w:r>
            <w:r>
              <w:rPr>
                <w:noProof/>
                <w:webHidden/>
              </w:rPr>
              <w:tab/>
            </w:r>
            <w:r>
              <w:rPr>
                <w:noProof/>
                <w:webHidden/>
              </w:rPr>
              <w:fldChar w:fldCharType="begin"/>
            </w:r>
            <w:r>
              <w:rPr>
                <w:noProof/>
                <w:webHidden/>
              </w:rPr>
              <w:instrText xml:space="preserve"> PAGEREF _Toc206781715 \h </w:instrText>
            </w:r>
            <w:r>
              <w:rPr>
                <w:noProof/>
                <w:webHidden/>
              </w:rPr>
            </w:r>
            <w:r>
              <w:rPr>
                <w:noProof/>
                <w:webHidden/>
              </w:rPr>
              <w:fldChar w:fldCharType="separate"/>
            </w:r>
            <w:r>
              <w:rPr>
                <w:noProof/>
                <w:webHidden/>
              </w:rPr>
              <w:t>8</w:t>
            </w:r>
            <w:r>
              <w:rPr>
                <w:noProof/>
                <w:webHidden/>
              </w:rPr>
              <w:fldChar w:fldCharType="end"/>
            </w:r>
          </w:hyperlink>
        </w:p>
        <w:p w14:paraId="66A3605F" w14:textId="7FE4298B"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16"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spacing w:val="-2"/>
              </w:rPr>
              <w:t>Quality-based Approach</w:t>
            </w:r>
            <w:r>
              <w:rPr>
                <w:noProof/>
                <w:webHidden/>
              </w:rPr>
              <w:tab/>
            </w:r>
            <w:r>
              <w:rPr>
                <w:noProof/>
                <w:webHidden/>
              </w:rPr>
              <w:fldChar w:fldCharType="begin"/>
            </w:r>
            <w:r>
              <w:rPr>
                <w:noProof/>
                <w:webHidden/>
              </w:rPr>
              <w:instrText xml:space="preserve"> PAGEREF _Toc206781716 \h </w:instrText>
            </w:r>
            <w:r>
              <w:rPr>
                <w:noProof/>
                <w:webHidden/>
              </w:rPr>
            </w:r>
            <w:r>
              <w:rPr>
                <w:noProof/>
                <w:webHidden/>
              </w:rPr>
              <w:fldChar w:fldCharType="separate"/>
            </w:r>
            <w:r>
              <w:rPr>
                <w:noProof/>
                <w:webHidden/>
              </w:rPr>
              <w:t>10</w:t>
            </w:r>
            <w:r>
              <w:rPr>
                <w:noProof/>
                <w:webHidden/>
              </w:rPr>
              <w:fldChar w:fldCharType="end"/>
            </w:r>
          </w:hyperlink>
        </w:p>
        <w:p w14:paraId="24B51C1E" w14:textId="711065CD"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17"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spacing w:val="-2"/>
              </w:rPr>
              <w:t>Targets</w:t>
            </w:r>
            <w:r>
              <w:rPr>
                <w:noProof/>
                <w:webHidden/>
              </w:rPr>
              <w:tab/>
            </w:r>
            <w:r>
              <w:rPr>
                <w:noProof/>
                <w:webHidden/>
              </w:rPr>
              <w:fldChar w:fldCharType="begin"/>
            </w:r>
            <w:r>
              <w:rPr>
                <w:noProof/>
                <w:webHidden/>
              </w:rPr>
              <w:instrText xml:space="preserve"> PAGEREF _Toc206781717 \h </w:instrText>
            </w:r>
            <w:r>
              <w:rPr>
                <w:noProof/>
                <w:webHidden/>
              </w:rPr>
            </w:r>
            <w:r>
              <w:rPr>
                <w:noProof/>
                <w:webHidden/>
              </w:rPr>
              <w:fldChar w:fldCharType="separate"/>
            </w:r>
            <w:r>
              <w:rPr>
                <w:noProof/>
                <w:webHidden/>
              </w:rPr>
              <w:t>13</w:t>
            </w:r>
            <w:r>
              <w:rPr>
                <w:noProof/>
                <w:webHidden/>
              </w:rPr>
              <w:fldChar w:fldCharType="end"/>
            </w:r>
          </w:hyperlink>
        </w:p>
        <w:p w14:paraId="53046B30" w14:textId="3113F741"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18"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spacing w:val="-2"/>
              </w:rPr>
              <w:t>Reporting</w:t>
            </w:r>
            <w:r>
              <w:rPr>
                <w:noProof/>
                <w:webHidden/>
              </w:rPr>
              <w:tab/>
            </w:r>
            <w:r>
              <w:rPr>
                <w:noProof/>
                <w:webHidden/>
              </w:rPr>
              <w:fldChar w:fldCharType="begin"/>
            </w:r>
            <w:r>
              <w:rPr>
                <w:noProof/>
                <w:webHidden/>
              </w:rPr>
              <w:instrText xml:space="preserve"> PAGEREF _Toc206781718 \h </w:instrText>
            </w:r>
            <w:r>
              <w:rPr>
                <w:noProof/>
                <w:webHidden/>
              </w:rPr>
            </w:r>
            <w:r>
              <w:rPr>
                <w:noProof/>
                <w:webHidden/>
              </w:rPr>
              <w:fldChar w:fldCharType="separate"/>
            </w:r>
            <w:r>
              <w:rPr>
                <w:noProof/>
                <w:webHidden/>
              </w:rPr>
              <w:t>15</w:t>
            </w:r>
            <w:r>
              <w:rPr>
                <w:noProof/>
                <w:webHidden/>
              </w:rPr>
              <w:fldChar w:fldCharType="end"/>
            </w:r>
          </w:hyperlink>
        </w:p>
        <w:p w14:paraId="6B90E46E" w14:textId="58E23F0C"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19" w:history="1">
            <w:r w:rsidRPr="008D29C9">
              <w:rPr>
                <w:rStyle w:val="Hyperlink"/>
                <w:rFonts w:ascii="Wingdings" w:hAnsi="Wingdings" w:cstheme="minorHAnsi"/>
                <w:noProof/>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rPr>
              <w:t>Guidelines for Employees</w:t>
            </w:r>
            <w:r>
              <w:rPr>
                <w:noProof/>
                <w:webHidden/>
              </w:rPr>
              <w:tab/>
            </w:r>
            <w:r>
              <w:rPr>
                <w:noProof/>
                <w:webHidden/>
              </w:rPr>
              <w:fldChar w:fldCharType="begin"/>
            </w:r>
            <w:r>
              <w:rPr>
                <w:noProof/>
                <w:webHidden/>
              </w:rPr>
              <w:instrText xml:space="preserve"> PAGEREF _Toc206781719 \h </w:instrText>
            </w:r>
            <w:r>
              <w:rPr>
                <w:noProof/>
                <w:webHidden/>
              </w:rPr>
            </w:r>
            <w:r>
              <w:rPr>
                <w:noProof/>
                <w:webHidden/>
              </w:rPr>
              <w:fldChar w:fldCharType="separate"/>
            </w:r>
            <w:r>
              <w:rPr>
                <w:noProof/>
                <w:webHidden/>
              </w:rPr>
              <w:t>16</w:t>
            </w:r>
            <w:r>
              <w:rPr>
                <w:noProof/>
                <w:webHidden/>
              </w:rPr>
              <w:fldChar w:fldCharType="end"/>
            </w:r>
          </w:hyperlink>
        </w:p>
        <w:p w14:paraId="3098418E" w14:textId="729DF3C1"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21"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spacing w:val="-2"/>
              </w:rPr>
              <w:t>Responsibilities of this Policy</w:t>
            </w:r>
            <w:r>
              <w:rPr>
                <w:noProof/>
                <w:webHidden/>
              </w:rPr>
              <w:tab/>
            </w:r>
            <w:r>
              <w:rPr>
                <w:noProof/>
                <w:webHidden/>
              </w:rPr>
              <w:fldChar w:fldCharType="begin"/>
            </w:r>
            <w:r>
              <w:rPr>
                <w:noProof/>
                <w:webHidden/>
              </w:rPr>
              <w:instrText xml:space="preserve"> PAGEREF _Toc206781721 \h </w:instrText>
            </w:r>
            <w:r>
              <w:rPr>
                <w:noProof/>
                <w:webHidden/>
              </w:rPr>
            </w:r>
            <w:r>
              <w:rPr>
                <w:noProof/>
                <w:webHidden/>
              </w:rPr>
              <w:fldChar w:fldCharType="separate"/>
            </w:r>
            <w:r>
              <w:rPr>
                <w:noProof/>
                <w:webHidden/>
              </w:rPr>
              <w:t>18</w:t>
            </w:r>
            <w:r>
              <w:rPr>
                <w:noProof/>
                <w:webHidden/>
              </w:rPr>
              <w:fldChar w:fldCharType="end"/>
            </w:r>
          </w:hyperlink>
        </w:p>
        <w:p w14:paraId="5C17A626" w14:textId="15542F63"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23"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rPr>
              <w:t>Consequences</w:t>
            </w:r>
            <w:r w:rsidRPr="008D29C9">
              <w:rPr>
                <w:rStyle w:val="Hyperlink"/>
                <w:rFonts w:cstheme="minorHAnsi"/>
                <w:noProof/>
                <w:spacing w:val="-12"/>
              </w:rPr>
              <w:t xml:space="preserve"> </w:t>
            </w:r>
            <w:r w:rsidRPr="008D29C9">
              <w:rPr>
                <w:rStyle w:val="Hyperlink"/>
                <w:rFonts w:cstheme="minorHAnsi"/>
                <w:noProof/>
              </w:rPr>
              <w:t>for</w:t>
            </w:r>
            <w:r w:rsidRPr="008D29C9">
              <w:rPr>
                <w:rStyle w:val="Hyperlink"/>
                <w:rFonts w:cstheme="minorHAnsi"/>
                <w:noProof/>
                <w:spacing w:val="-9"/>
              </w:rPr>
              <w:t xml:space="preserve"> </w:t>
            </w:r>
            <w:r w:rsidRPr="008D29C9">
              <w:rPr>
                <w:rStyle w:val="Hyperlink"/>
                <w:rFonts w:cstheme="minorHAnsi"/>
                <w:noProof/>
              </w:rPr>
              <w:t>violation</w:t>
            </w:r>
            <w:r w:rsidRPr="008D29C9">
              <w:rPr>
                <w:rStyle w:val="Hyperlink"/>
                <w:rFonts w:cstheme="minorHAnsi"/>
                <w:noProof/>
                <w:spacing w:val="-10"/>
              </w:rPr>
              <w:t xml:space="preserve"> </w:t>
            </w:r>
            <w:r w:rsidRPr="008D29C9">
              <w:rPr>
                <w:rStyle w:val="Hyperlink"/>
                <w:rFonts w:cstheme="minorHAnsi"/>
                <w:noProof/>
              </w:rPr>
              <w:t>of</w:t>
            </w:r>
            <w:r w:rsidRPr="008D29C9">
              <w:rPr>
                <w:rStyle w:val="Hyperlink"/>
                <w:rFonts w:cstheme="minorHAnsi"/>
                <w:noProof/>
                <w:spacing w:val="-11"/>
              </w:rPr>
              <w:t xml:space="preserve"> </w:t>
            </w:r>
            <w:r w:rsidRPr="008D29C9">
              <w:rPr>
                <w:rStyle w:val="Hyperlink"/>
                <w:rFonts w:cstheme="minorHAnsi"/>
                <w:noProof/>
              </w:rPr>
              <w:t>this</w:t>
            </w:r>
            <w:r w:rsidRPr="008D29C9">
              <w:rPr>
                <w:rStyle w:val="Hyperlink"/>
                <w:rFonts w:cstheme="minorHAnsi"/>
                <w:noProof/>
                <w:spacing w:val="-11"/>
              </w:rPr>
              <w:t xml:space="preserve"> </w:t>
            </w:r>
            <w:r w:rsidRPr="008D29C9">
              <w:rPr>
                <w:rStyle w:val="Hyperlink"/>
                <w:rFonts w:cstheme="minorHAnsi"/>
                <w:noProof/>
                <w:spacing w:val="-2"/>
              </w:rPr>
              <w:t>policy</w:t>
            </w:r>
            <w:r>
              <w:rPr>
                <w:noProof/>
                <w:webHidden/>
              </w:rPr>
              <w:tab/>
            </w:r>
            <w:r>
              <w:rPr>
                <w:noProof/>
                <w:webHidden/>
              </w:rPr>
              <w:fldChar w:fldCharType="begin"/>
            </w:r>
            <w:r>
              <w:rPr>
                <w:noProof/>
                <w:webHidden/>
              </w:rPr>
              <w:instrText xml:space="preserve"> PAGEREF _Toc206781723 \h </w:instrText>
            </w:r>
            <w:r>
              <w:rPr>
                <w:noProof/>
                <w:webHidden/>
              </w:rPr>
            </w:r>
            <w:r>
              <w:rPr>
                <w:noProof/>
                <w:webHidden/>
              </w:rPr>
              <w:fldChar w:fldCharType="separate"/>
            </w:r>
            <w:r>
              <w:rPr>
                <w:noProof/>
                <w:webHidden/>
              </w:rPr>
              <w:t>21</w:t>
            </w:r>
            <w:r>
              <w:rPr>
                <w:noProof/>
                <w:webHidden/>
              </w:rPr>
              <w:fldChar w:fldCharType="end"/>
            </w:r>
          </w:hyperlink>
        </w:p>
        <w:p w14:paraId="124DD72D" w14:textId="0553DDC8"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24"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spacing w:val="-2"/>
              </w:rPr>
              <w:t>Governance</w:t>
            </w:r>
            <w:r>
              <w:rPr>
                <w:noProof/>
                <w:webHidden/>
              </w:rPr>
              <w:tab/>
            </w:r>
            <w:r>
              <w:rPr>
                <w:noProof/>
                <w:webHidden/>
              </w:rPr>
              <w:fldChar w:fldCharType="begin"/>
            </w:r>
            <w:r>
              <w:rPr>
                <w:noProof/>
                <w:webHidden/>
              </w:rPr>
              <w:instrText xml:space="preserve"> PAGEREF _Toc206781724 \h </w:instrText>
            </w:r>
            <w:r>
              <w:rPr>
                <w:noProof/>
                <w:webHidden/>
              </w:rPr>
            </w:r>
            <w:r>
              <w:rPr>
                <w:noProof/>
                <w:webHidden/>
              </w:rPr>
              <w:fldChar w:fldCharType="separate"/>
            </w:r>
            <w:r>
              <w:rPr>
                <w:noProof/>
                <w:webHidden/>
              </w:rPr>
              <w:t>22</w:t>
            </w:r>
            <w:r>
              <w:rPr>
                <w:noProof/>
                <w:webHidden/>
              </w:rPr>
              <w:fldChar w:fldCharType="end"/>
            </w:r>
          </w:hyperlink>
        </w:p>
        <w:p w14:paraId="4F4484E1" w14:textId="4B134B69"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25"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rPr>
              <w:t>Continuous</w:t>
            </w:r>
            <w:r w:rsidRPr="008D29C9">
              <w:rPr>
                <w:rStyle w:val="Hyperlink"/>
                <w:rFonts w:cstheme="minorHAnsi"/>
                <w:noProof/>
                <w:spacing w:val="-17"/>
              </w:rPr>
              <w:t xml:space="preserve"> </w:t>
            </w:r>
            <w:r w:rsidRPr="008D29C9">
              <w:rPr>
                <w:rStyle w:val="Hyperlink"/>
                <w:rFonts w:cstheme="minorHAnsi"/>
                <w:noProof/>
                <w:spacing w:val="-2"/>
              </w:rPr>
              <w:t>Improvement</w:t>
            </w:r>
            <w:r>
              <w:rPr>
                <w:noProof/>
                <w:webHidden/>
              </w:rPr>
              <w:tab/>
            </w:r>
            <w:r>
              <w:rPr>
                <w:noProof/>
                <w:webHidden/>
              </w:rPr>
              <w:fldChar w:fldCharType="begin"/>
            </w:r>
            <w:r>
              <w:rPr>
                <w:noProof/>
                <w:webHidden/>
              </w:rPr>
              <w:instrText xml:space="preserve"> PAGEREF _Toc206781725 \h </w:instrText>
            </w:r>
            <w:r>
              <w:rPr>
                <w:noProof/>
                <w:webHidden/>
              </w:rPr>
            </w:r>
            <w:r>
              <w:rPr>
                <w:noProof/>
                <w:webHidden/>
              </w:rPr>
              <w:fldChar w:fldCharType="separate"/>
            </w:r>
            <w:r>
              <w:rPr>
                <w:noProof/>
                <w:webHidden/>
              </w:rPr>
              <w:t>22</w:t>
            </w:r>
            <w:r>
              <w:rPr>
                <w:noProof/>
                <w:webHidden/>
              </w:rPr>
              <w:fldChar w:fldCharType="end"/>
            </w:r>
          </w:hyperlink>
        </w:p>
        <w:p w14:paraId="12AA9A09" w14:textId="5A038486"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26"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rPr>
              <w:t>Review</w:t>
            </w:r>
            <w:r w:rsidRPr="008D29C9">
              <w:rPr>
                <w:rStyle w:val="Hyperlink"/>
                <w:rFonts w:cstheme="minorHAnsi"/>
                <w:noProof/>
                <w:spacing w:val="-12"/>
              </w:rPr>
              <w:t xml:space="preserve"> </w:t>
            </w:r>
            <w:r w:rsidRPr="008D29C9">
              <w:rPr>
                <w:rStyle w:val="Hyperlink"/>
                <w:rFonts w:cstheme="minorHAnsi"/>
                <w:noProof/>
                <w:spacing w:val="-2"/>
              </w:rPr>
              <w:t>mechanism</w:t>
            </w:r>
            <w:r>
              <w:rPr>
                <w:noProof/>
                <w:webHidden/>
              </w:rPr>
              <w:tab/>
            </w:r>
            <w:r>
              <w:rPr>
                <w:noProof/>
                <w:webHidden/>
              </w:rPr>
              <w:fldChar w:fldCharType="begin"/>
            </w:r>
            <w:r>
              <w:rPr>
                <w:noProof/>
                <w:webHidden/>
              </w:rPr>
              <w:instrText xml:space="preserve"> PAGEREF _Toc206781726 \h </w:instrText>
            </w:r>
            <w:r>
              <w:rPr>
                <w:noProof/>
                <w:webHidden/>
              </w:rPr>
            </w:r>
            <w:r>
              <w:rPr>
                <w:noProof/>
                <w:webHidden/>
              </w:rPr>
              <w:fldChar w:fldCharType="separate"/>
            </w:r>
            <w:r>
              <w:rPr>
                <w:noProof/>
                <w:webHidden/>
              </w:rPr>
              <w:t>22</w:t>
            </w:r>
            <w:r>
              <w:rPr>
                <w:noProof/>
                <w:webHidden/>
              </w:rPr>
              <w:fldChar w:fldCharType="end"/>
            </w:r>
          </w:hyperlink>
        </w:p>
        <w:p w14:paraId="35E40D22" w14:textId="1F3C64F8"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28" w:history="1">
            <w:r w:rsidRPr="008D29C9">
              <w:rPr>
                <w:rStyle w:val="Hyperlink"/>
                <w:rFonts w:ascii="Wingdings" w:eastAsia="Wingdings" w:hAnsi="Wingdings" w:cs="Wingdings"/>
                <w:noProof/>
                <w:w w:val="99"/>
              </w:rPr>
              <w:t></w:t>
            </w:r>
            <w:r>
              <w:rPr>
                <w:rFonts w:asciiTheme="minorHAnsi" w:eastAsiaTheme="minorEastAsia" w:hAnsiTheme="minorHAnsi" w:cstheme="minorBidi"/>
                <w:noProof/>
                <w:kern w:val="2"/>
                <w:sz w:val="24"/>
                <w:szCs w:val="24"/>
                <w:lang w:val="en-IN" w:eastAsia="en-IN"/>
                <w14:ligatures w14:val="standardContextual"/>
              </w:rPr>
              <w:tab/>
            </w:r>
            <w:r w:rsidRPr="008D29C9">
              <w:rPr>
                <w:rStyle w:val="Hyperlink"/>
                <w:rFonts w:cstheme="minorHAnsi"/>
                <w:noProof/>
              </w:rPr>
              <w:t>Review</w:t>
            </w:r>
            <w:r w:rsidRPr="008D29C9">
              <w:rPr>
                <w:rStyle w:val="Hyperlink"/>
                <w:rFonts w:cstheme="minorHAnsi"/>
                <w:noProof/>
                <w:spacing w:val="-12"/>
              </w:rPr>
              <w:t xml:space="preserve"> </w:t>
            </w:r>
            <w:r w:rsidRPr="008D29C9">
              <w:rPr>
                <w:rStyle w:val="Hyperlink"/>
                <w:rFonts w:cstheme="minorHAnsi"/>
                <w:noProof/>
                <w:spacing w:val="-2"/>
              </w:rPr>
              <w:t>Cycle</w:t>
            </w:r>
            <w:r>
              <w:rPr>
                <w:noProof/>
                <w:webHidden/>
              </w:rPr>
              <w:tab/>
            </w:r>
            <w:r>
              <w:rPr>
                <w:noProof/>
                <w:webHidden/>
              </w:rPr>
              <w:fldChar w:fldCharType="begin"/>
            </w:r>
            <w:r>
              <w:rPr>
                <w:noProof/>
                <w:webHidden/>
              </w:rPr>
              <w:instrText xml:space="preserve"> PAGEREF _Toc206781728 \h </w:instrText>
            </w:r>
            <w:r>
              <w:rPr>
                <w:noProof/>
                <w:webHidden/>
              </w:rPr>
            </w:r>
            <w:r>
              <w:rPr>
                <w:noProof/>
                <w:webHidden/>
              </w:rPr>
              <w:fldChar w:fldCharType="separate"/>
            </w:r>
            <w:r>
              <w:rPr>
                <w:noProof/>
                <w:webHidden/>
              </w:rPr>
              <w:t>23</w:t>
            </w:r>
            <w:r>
              <w:rPr>
                <w:noProof/>
                <w:webHidden/>
              </w:rPr>
              <w:fldChar w:fldCharType="end"/>
            </w:r>
          </w:hyperlink>
        </w:p>
        <w:p w14:paraId="08D89E3B" w14:textId="1AFC0356" w:rsidR="00B97678" w:rsidRDefault="00B97678">
          <w:pPr>
            <w:pStyle w:val="TOC1"/>
            <w:tabs>
              <w:tab w:val="right" w:leader="dot" w:pos="10680"/>
            </w:tabs>
            <w:rPr>
              <w:rFonts w:asciiTheme="minorHAnsi" w:eastAsiaTheme="minorEastAsia" w:hAnsiTheme="minorHAnsi" w:cstheme="minorBidi"/>
              <w:noProof/>
              <w:kern w:val="2"/>
              <w:sz w:val="24"/>
              <w:szCs w:val="24"/>
              <w:lang w:val="en-IN" w:eastAsia="en-IN"/>
              <w14:ligatures w14:val="standardContextual"/>
            </w:rPr>
          </w:pPr>
          <w:hyperlink w:anchor="_Toc206781729" w:history="1">
            <w:r w:rsidRPr="008D29C9">
              <w:rPr>
                <w:rStyle w:val="Hyperlink"/>
                <w:rFonts w:cstheme="minorHAnsi"/>
                <w:noProof/>
              </w:rPr>
              <w:t>Employee</w:t>
            </w:r>
            <w:r w:rsidRPr="008D29C9">
              <w:rPr>
                <w:rStyle w:val="Hyperlink"/>
                <w:rFonts w:cstheme="minorHAnsi"/>
                <w:noProof/>
                <w:spacing w:val="-18"/>
              </w:rPr>
              <w:t xml:space="preserve"> </w:t>
            </w:r>
            <w:r w:rsidRPr="008D29C9">
              <w:rPr>
                <w:rStyle w:val="Hyperlink"/>
                <w:rFonts w:cstheme="minorHAnsi"/>
                <w:noProof/>
              </w:rPr>
              <w:t>Acknowledgement</w:t>
            </w:r>
            <w:r w:rsidRPr="008D29C9">
              <w:rPr>
                <w:rStyle w:val="Hyperlink"/>
                <w:rFonts w:cstheme="minorHAnsi"/>
                <w:noProof/>
                <w:spacing w:val="-17"/>
              </w:rPr>
              <w:t xml:space="preserve"> </w:t>
            </w:r>
            <w:r w:rsidRPr="008D29C9">
              <w:rPr>
                <w:rStyle w:val="Hyperlink"/>
                <w:rFonts w:cstheme="minorHAnsi"/>
                <w:noProof/>
                <w:spacing w:val="-4"/>
              </w:rPr>
              <w:t>Form</w:t>
            </w:r>
            <w:r>
              <w:rPr>
                <w:noProof/>
                <w:webHidden/>
              </w:rPr>
              <w:tab/>
            </w:r>
            <w:r>
              <w:rPr>
                <w:noProof/>
                <w:webHidden/>
              </w:rPr>
              <w:fldChar w:fldCharType="begin"/>
            </w:r>
            <w:r>
              <w:rPr>
                <w:noProof/>
                <w:webHidden/>
              </w:rPr>
              <w:instrText xml:space="preserve"> PAGEREF _Toc206781729 \h </w:instrText>
            </w:r>
            <w:r>
              <w:rPr>
                <w:noProof/>
                <w:webHidden/>
              </w:rPr>
            </w:r>
            <w:r>
              <w:rPr>
                <w:noProof/>
                <w:webHidden/>
              </w:rPr>
              <w:fldChar w:fldCharType="separate"/>
            </w:r>
            <w:r>
              <w:rPr>
                <w:noProof/>
                <w:webHidden/>
              </w:rPr>
              <w:t>24</w:t>
            </w:r>
            <w:r>
              <w:rPr>
                <w:noProof/>
                <w:webHidden/>
              </w:rPr>
              <w:fldChar w:fldCharType="end"/>
            </w:r>
          </w:hyperlink>
        </w:p>
        <w:p w14:paraId="25E222A3" w14:textId="793AFED8" w:rsidR="00926D2E" w:rsidRPr="007F5549" w:rsidRDefault="00D71F73">
          <w:pPr>
            <w:rPr>
              <w:rFonts w:asciiTheme="minorHAnsi" w:hAnsiTheme="minorHAnsi" w:cstheme="minorHAnsi"/>
            </w:rPr>
          </w:pPr>
          <w:r w:rsidRPr="007F5549">
            <w:rPr>
              <w:rFonts w:asciiTheme="minorHAnsi" w:hAnsiTheme="minorHAnsi" w:cstheme="minorHAnsi"/>
            </w:rPr>
            <w:fldChar w:fldCharType="end"/>
          </w:r>
        </w:p>
      </w:sdtContent>
    </w:sdt>
    <w:p w14:paraId="6F57816E" w14:textId="77777777" w:rsidR="00926D2E" w:rsidRPr="007F5549" w:rsidRDefault="00926D2E">
      <w:pPr>
        <w:rPr>
          <w:rFonts w:asciiTheme="minorHAnsi" w:hAnsiTheme="minorHAnsi" w:cstheme="minorHAnsi"/>
        </w:rPr>
        <w:sectPr w:rsidR="00926D2E" w:rsidRPr="007F5549" w:rsidSect="00082FEC">
          <w:headerReference w:type="default" r:id="rId12"/>
          <w:pgSz w:w="11910" w:h="16840"/>
          <w:pgMar w:top="1808" w:right="620" w:bottom="920" w:left="600" w:header="0" w:footer="732" w:gutter="0"/>
          <w:pgBorders w:offsetFrom="page">
            <w:top w:val="double" w:sz="4" w:space="24" w:color="000000"/>
            <w:left w:val="double" w:sz="4" w:space="24" w:color="000000"/>
            <w:bottom w:val="double" w:sz="4" w:space="24" w:color="000000"/>
            <w:right w:val="double" w:sz="4" w:space="24" w:color="000000"/>
          </w:pgBorders>
          <w:cols w:space="720"/>
        </w:sectPr>
      </w:pPr>
    </w:p>
    <w:p w14:paraId="78B40C85" w14:textId="78991084" w:rsidR="00926D2E" w:rsidRPr="007F5549" w:rsidRDefault="00D71F73">
      <w:pPr>
        <w:pStyle w:val="Heading1"/>
        <w:numPr>
          <w:ilvl w:val="0"/>
          <w:numId w:val="3"/>
        </w:numPr>
        <w:tabs>
          <w:tab w:val="left" w:pos="1199"/>
        </w:tabs>
        <w:ind w:left="1199" w:hanging="359"/>
        <w:rPr>
          <w:rFonts w:asciiTheme="minorHAnsi" w:hAnsiTheme="minorHAnsi" w:cstheme="minorHAnsi"/>
          <w:color w:val="2E5395"/>
        </w:rPr>
      </w:pPr>
      <w:bookmarkStart w:id="8" w:name="_Toc206781712"/>
      <w:r w:rsidRPr="007F5549">
        <w:rPr>
          <w:rFonts w:asciiTheme="minorHAnsi" w:hAnsiTheme="minorHAnsi" w:cstheme="minorHAnsi"/>
          <w:color w:val="2E5395"/>
          <w:spacing w:val="-2"/>
        </w:rPr>
        <w:lastRenderedPageBreak/>
        <w:t>Introduction</w:t>
      </w:r>
      <w:bookmarkEnd w:id="8"/>
    </w:p>
    <w:p w14:paraId="2E51414E" w14:textId="77777777" w:rsidR="00926D2E" w:rsidRPr="007F5549" w:rsidRDefault="00D71F73">
      <w:pPr>
        <w:spacing w:before="298" w:line="276" w:lineRule="auto"/>
        <w:ind w:left="1200" w:right="815"/>
        <w:jc w:val="both"/>
        <w:rPr>
          <w:rFonts w:asciiTheme="minorHAnsi" w:hAnsiTheme="minorHAnsi" w:cstheme="minorHAnsi"/>
        </w:rPr>
      </w:pPr>
      <w:r w:rsidRPr="007F5549">
        <w:rPr>
          <w:rFonts w:asciiTheme="minorHAnsi" w:hAnsiTheme="minorHAnsi" w:cstheme="minorHAnsi"/>
        </w:rPr>
        <w:t>At</w:t>
      </w:r>
      <w:r w:rsidRPr="007F5549">
        <w:rPr>
          <w:rFonts w:asciiTheme="minorHAnsi" w:hAnsiTheme="minorHAnsi" w:cstheme="minorHAnsi"/>
          <w:spacing w:val="-2"/>
        </w:rPr>
        <w:t xml:space="preserve"> </w:t>
      </w:r>
      <w:r w:rsidRPr="007F5549">
        <w:rPr>
          <w:rFonts w:asciiTheme="minorHAnsi" w:hAnsiTheme="minorHAnsi" w:cstheme="minorHAnsi"/>
        </w:rPr>
        <w:t>Yash</w:t>
      </w:r>
      <w:r w:rsidRPr="007F5549">
        <w:rPr>
          <w:rFonts w:asciiTheme="minorHAnsi" w:hAnsiTheme="minorHAnsi" w:cstheme="minorHAnsi"/>
          <w:spacing w:val="-3"/>
        </w:rPr>
        <w:t xml:space="preserve"> </w:t>
      </w:r>
      <w:r w:rsidRPr="007F5549">
        <w:rPr>
          <w:rFonts w:asciiTheme="minorHAnsi" w:hAnsiTheme="minorHAnsi" w:cstheme="minorHAnsi"/>
        </w:rPr>
        <w:t>Technologies,</w:t>
      </w:r>
      <w:r w:rsidRPr="007F5549">
        <w:rPr>
          <w:rFonts w:asciiTheme="minorHAnsi" w:hAnsiTheme="minorHAnsi" w:cstheme="minorHAnsi"/>
          <w:spacing w:val="-4"/>
        </w:rPr>
        <w:t xml:space="preserve"> </w:t>
      </w:r>
      <w:r w:rsidRPr="007F5549">
        <w:rPr>
          <w:rFonts w:asciiTheme="minorHAnsi" w:hAnsiTheme="minorHAnsi" w:cstheme="minorHAnsi"/>
        </w:rPr>
        <w:t>we</w:t>
      </w:r>
      <w:r w:rsidRPr="007F5549">
        <w:rPr>
          <w:rFonts w:asciiTheme="minorHAnsi" w:hAnsiTheme="minorHAnsi" w:cstheme="minorHAnsi"/>
          <w:spacing w:val="-4"/>
        </w:rPr>
        <w:t xml:space="preserve"> </w:t>
      </w:r>
      <w:r w:rsidRPr="007F5549">
        <w:rPr>
          <w:rFonts w:asciiTheme="minorHAnsi" w:hAnsiTheme="minorHAnsi" w:cstheme="minorHAnsi"/>
        </w:rPr>
        <w:t>are</w:t>
      </w:r>
      <w:r w:rsidRPr="007F5549">
        <w:rPr>
          <w:rFonts w:asciiTheme="minorHAnsi" w:hAnsiTheme="minorHAnsi" w:cstheme="minorHAnsi"/>
          <w:spacing w:val="-2"/>
        </w:rPr>
        <w:t xml:space="preserve"> </w:t>
      </w:r>
      <w:r w:rsidRPr="007F5549">
        <w:rPr>
          <w:rFonts w:asciiTheme="minorHAnsi" w:hAnsiTheme="minorHAnsi" w:cstheme="minorHAnsi"/>
        </w:rPr>
        <w:t>committed</w:t>
      </w:r>
      <w:r w:rsidRPr="007F5549">
        <w:rPr>
          <w:rFonts w:asciiTheme="minorHAnsi" w:hAnsiTheme="minorHAnsi" w:cstheme="minorHAnsi"/>
          <w:spacing w:val="-5"/>
        </w:rPr>
        <w:t xml:space="preserve"> </w:t>
      </w:r>
      <w:r w:rsidRPr="007F5549">
        <w:rPr>
          <w:rFonts w:asciiTheme="minorHAnsi" w:hAnsiTheme="minorHAnsi" w:cstheme="minorHAnsi"/>
        </w:rPr>
        <w:t>to</w:t>
      </w:r>
      <w:r w:rsidRPr="007F5549">
        <w:rPr>
          <w:rFonts w:asciiTheme="minorHAnsi" w:hAnsiTheme="minorHAnsi" w:cstheme="minorHAnsi"/>
          <w:spacing w:val="-1"/>
        </w:rPr>
        <w:t xml:space="preserve"> </w:t>
      </w:r>
      <w:r w:rsidRPr="007F5549">
        <w:rPr>
          <w:rFonts w:asciiTheme="minorHAnsi" w:hAnsiTheme="minorHAnsi" w:cstheme="minorHAnsi"/>
        </w:rPr>
        <w:t>upholding</w:t>
      </w:r>
      <w:r w:rsidRPr="007F5549">
        <w:rPr>
          <w:rFonts w:asciiTheme="minorHAnsi" w:hAnsiTheme="minorHAnsi" w:cstheme="minorHAnsi"/>
          <w:spacing w:val="-5"/>
        </w:rPr>
        <w:t xml:space="preserve"> </w:t>
      </w:r>
      <w:r w:rsidRPr="007F5549">
        <w:rPr>
          <w:rFonts w:asciiTheme="minorHAnsi" w:hAnsiTheme="minorHAnsi" w:cstheme="minorHAnsi"/>
        </w:rPr>
        <w:t>the</w:t>
      </w:r>
      <w:r w:rsidRPr="007F5549">
        <w:rPr>
          <w:rFonts w:asciiTheme="minorHAnsi" w:hAnsiTheme="minorHAnsi" w:cstheme="minorHAnsi"/>
          <w:spacing w:val="-2"/>
        </w:rPr>
        <w:t xml:space="preserve"> </w:t>
      </w:r>
      <w:r w:rsidRPr="007F5549">
        <w:rPr>
          <w:rFonts w:asciiTheme="minorHAnsi" w:hAnsiTheme="minorHAnsi" w:cstheme="minorHAnsi"/>
        </w:rPr>
        <w:t>highest</w:t>
      </w:r>
      <w:r w:rsidRPr="007F5549">
        <w:rPr>
          <w:rFonts w:asciiTheme="minorHAnsi" w:hAnsiTheme="minorHAnsi" w:cstheme="minorHAnsi"/>
          <w:spacing w:val="-2"/>
        </w:rPr>
        <w:t xml:space="preserve"> </w:t>
      </w:r>
      <w:r w:rsidRPr="007F5549">
        <w:rPr>
          <w:rFonts w:asciiTheme="minorHAnsi" w:hAnsiTheme="minorHAnsi" w:cstheme="minorHAnsi"/>
        </w:rPr>
        <w:t>standards</w:t>
      </w:r>
      <w:r w:rsidRPr="007F5549">
        <w:rPr>
          <w:rFonts w:asciiTheme="minorHAnsi" w:hAnsiTheme="minorHAnsi" w:cstheme="minorHAnsi"/>
          <w:spacing w:val="-5"/>
        </w:rPr>
        <w:t xml:space="preserve"> </w:t>
      </w:r>
      <w:r w:rsidRPr="007F5549">
        <w:rPr>
          <w:rFonts w:asciiTheme="minorHAnsi" w:hAnsiTheme="minorHAnsi" w:cstheme="minorHAnsi"/>
        </w:rPr>
        <w:t>of</w:t>
      </w:r>
      <w:r w:rsidRPr="007F5549">
        <w:rPr>
          <w:rFonts w:asciiTheme="minorHAnsi" w:hAnsiTheme="minorHAnsi" w:cstheme="minorHAnsi"/>
          <w:spacing w:val="-5"/>
        </w:rPr>
        <w:t xml:space="preserve"> </w:t>
      </w:r>
      <w:r w:rsidRPr="007F5549">
        <w:rPr>
          <w:rFonts w:asciiTheme="minorHAnsi" w:hAnsiTheme="minorHAnsi" w:cstheme="minorHAnsi"/>
        </w:rPr>
        <w:t>ethical</w:t>
      </w:r>
      <w:r w:rsidRPr="007F5549">
        <w:rPr>
          <w:rFonts w:asciiTheme="minorHAnsi" w:hAnsiTheme="minorHAnsi" w:cstheme="minorHAnsi"/>
          <w:spacing w:val="-3"/>
        </w:rPr>
        <w:t xml:space="preserve"> </w:t>
      </w:r>
      <w:r w:rsidRPr="007F5549">
        <w:rPr>
          <w:rFonts w:asciiTheme="minorHAnsi" w:hAnsiTheme="minorHAnsi" w:cstheme="minorHAnsi"/>
        </w:rPr>
        <w:t>conduct</w:t>
      </w:r>
      <w:r w:rsidRPr="007F5549">
        <w:rPr>
          <w:rFonts w:asciiTheme="minorHAnsi" w:hAnsiTheme="minorHAnsi" w:cstheme="minorHAnsi"/>
          <w:spacing w:val="-4"/>
        </w:rPr>
        <w:t xml:space="preserve"> </w:t>
      </w:r>
      <w:r w:rsidRPr="007F5549">
        <w:rPr>
          <w:rFonts w:asciiTheme="minorHAnsi" w:hAnsiTheme="minorHAnsi" w:cstheme="minorHAnsi"/>
        </w:rPr>
        <w:t>in all our business activities. As a global IT services company, we recognize that our success depends not only on our technological expertise but also on our unwavering commitment to integrity, transparency, and accountability. This Ethics Policy serves as a guiding framework for our employees, partners, and stakeholders, ensuring that every decision and action aligns with our</w:t>
      </w:r>
      <w:r w:rsidRPr="007F5549">
        <w:rPr>
          <w:rFonts w:asciiTheme="minorHAnsi" w:hAnsiTheme="minorHAnsi" w:cstheme="minorHAnsi"/>
          <w:spacing w:val="-4"/>
        </w:rPr>
        <w:t xml:space="preserve"> </w:t>
      </w:r>
      <w:r w:rsidRPr="007F5549">
        <w:rPr>
          <w:rFonts w:asciiTheme="minorHAnsi" w:hAnsiTheme="minorHAnsi" w:cstheme="minorHAnsi"/>
        </w:rPr>
        <w:t>core</w:t>
      </w:r>
      <w:r w:rsidRPr="007F5549">
        <w:rPr>
          <w:rFonts w:asciiTheme="minorHAnsi" w:hAnsiTheme="minorHAnsi" w:cstheme="minorHAnsi"/>
          <w:spacing w:val="-6"/>
        </w:rPr>
        <w:t xml:space="preserve"> </w:t>
      </w:r>
      <w:r w:rsidRPr="007F5549">
        <w:rPr>
          <w:rFonts w:asciiTheme="minorHAnsi" w:hAnsiTheme="minorHAnsi" w:cstheme="minorHAnsi"/>
        </w:rPr>
        <w:t>values.</w:t>
      </w:r>
      <w:r w:rsidRPr="007F5549">
        <w:rPr>
          <w:rFonts w:asciiTheme="minorHAnsi" w:hAnsiTheme="minorHAnsi" w:cstheme="minorHAnsi"/>
          <w:spacing w:val="-4"/>
        </w:rPr>
        <w:t xml:space="preserve"> </w:t>
      </w:r>
      <w:r w:rsidRPr="007F5549">
        <w:rPr>
          <w:rFonts w:asciiTheme="minorHAnsi" w:hAnsiTheme="minorHAnsi" w:cstheme="minorHAnsi"/>
        </w:rPr>
        <w:t>By</w:t>
      </w:r>
      <w:r w:rsidRPr="007F5549">
        <w:rPr>
          <w:rFonts w:asciiTheme="minorHAnsi" w:hAnsiTheme="minorHAnsi" w:cstheme="minorHAnsi"/>
          <w:spacing w:val="-4"/>
        </w:rPr>
        <w:t xml:space="preserve"> </w:t>
      </w:r>
      <w:r w:rsidRPr="007F5549">
        <w:rPr>
          <w:rFonts w:asciiTheme="minorHAnsi" w:hAnsiTheme="minorHAnsi" w:cstheme="minorHAnsi"/>
        </w:rPr>
        <w:t>adhering</w:t>
      </w:r>
      <w:r w:rsidRPr="007F5549">
        <w:rPr>
          <w:rFonts w:asciiTheme="minorHAnsi" w:hAnsiTheme="minorHAnsi" w:cstheme="minorHAnsi"/>
          <w:spacing w:val="-5"/>
        </w:rPr>
        <w:t xml:space="preserve"> </w:t>
      </w:r>
      <w:r w:rsidRPr="007F5549">
        <w:rPr>
          <w:rFonts w:asciiTheme="minorHAnsi" w:hAnsiTheme="minorHAnsi" w:cstheme="minorHAnsi"/>
        </w:rPr>
        <w:t>to</w:t>
      </w:r>
      <w:r w:rsidRPr="007F5549">
        <w:rPr>
          <w:rFonts w:asciiTheme="minorHAnsi" w:hAnsiTheme="minorHAnsi" w:cstheme="minorHAnsi"/>
          <w:spacing w:val="-3"/>
        </w:rPr>
        <w:t xml:space="preserve"> </w:t>
      </w:r>
      <w:r w:rsidRPr="007F5549">
        <w:rPr>
          <w:rFonts w:asciiTheme="minorHAnsi" w:hAnsiTheme="minorHAnsi" w:cstheme="minorHAnsi"/>
        </w:rPr>
        <w:t>this</w:t>
      </w:r>
      <w:r w:rsidRPr="007F5549">
        <w:rPr>
          <w:rFonts w:asciiTheme="minorHAnsi" w:hAnsiTheme="minorHAnsi" w:cstheme="minorHAnsi"/>
          <w:spacing w:val="-4"/>
        </w:rPr>
        <w:t xml:space="preserve"> </w:t>
      </w:r>
      <w:r w:rsidRPr="007F5549">
        <w:rPr>
          <w:rFonts w:asciiTheme="minorHAnsi" w:hAnsiTheme="minorHAnsi" w:cstheme="minorHAnsi"/>
        </w:rPr>
        <w:t>policy,</w:t>
      </w:r>
      <w:r w:rsidRPr="007F5549">
        <w:rPr>
          <w:rFonts w:asciiTheme="minorHAnsi" w:hAnsiTheme="minorHAnsi" w:cstheme="minorHAnsi"/>
          <w:spacing w:val="-6"/>
        </w:rPr>
        <w:t xml:space="preserve"> </w:t>
      </w:r>
      <w:r w:rsidRPr="007F5549">
        <w:rPr>
          <w:rFonts w:asciiTheme="minorHAnsi" w:hAnsiTheme="minorHAnsi" w:cstheme="minorHAnsi"/>
        </w:rPr>
        <w:t>we</w:t>
      </w:r>
      <w:r w:rsidRPr="007F5549">
        <w:rPr>
          <w:rFonts w:asciiTheme="minorHAnsi" w:hAnsiTheme="minorHAnsi" w:cstheme="minorHAnsi"/>
          <w:spacing w:val="-4"/>
        </w:rPr>
        <w:t xml:space="preserve"> </w:t>
      </w:r>
      <w:r w:rsidRPr="007F5549">
        <w:rPr>
          <w:rFonts w:asciiTheme="minorHAnsi" w:hAnsiTheme="minorHAnsi" w:cstheme="minorHAnsi"/>
        </w:rPr>
        <w:t>aim</w:t>
      </w:r>
      <w:r w:rsidRPr="007F5549">
        <w:rPr>
          <w:rFonts w:asciiTheme="minorHAnsi" w:hAnsiTheme="minorHAnsi" w:cstheme="minorHAnsi"/>
          <w:spacing w:val="-3"/>
        </w:rPr>
        <w:t xml:space="preserve"> </w:t>
      </w:r>
      <w:r w:rsidRPr="007F5549">
        <w:rPr>
          <w:rFonts w:asciiTheme="minorHAnsi" w:hAnsiTheme="minorHAnsi" w:cstheme="minorHAnsi"/>
        </w:rPr>
        <w:t>to</w:t>
      </w:r>
      <w:r w:rsidRPr="007F5549">
        <w:rPr>
          <w:rFonts w:asciiTheme="minorHAnsi" w:hAnsiTheme="minorHAnsi" w:cstheme="minorHAnsi"/>
          <w:spacing w:val="-3"/>
        </w:rPr>
        <w:t xml:space="preserve"> </w:t>
      </w:r>
      <w:r w:rsidRPr="007F5549">
        <w:rPr>
          <w:rFonts w:asciiTheme="minorHAnsi" w:hAnsiTheme="minorHAnsi" w:cstheme="minorHAnsi"/>
        </w:rPr>
        <w:t>foster</w:t>
      </w:r>
      <w:r w:rsidRPr="007F5549">
        <w:rPr>
          <w:rFonts w:asciiTheme="minorHAnsi" w:hAnsiTheme="minorHAnsi" w:cstheme="minorHAnsi"/>
          <w:spacing w:val="-4"/>
        </w:rPr>
        <w:t xml:space="preserve"> </w:t>
      </w:r>
      <w:r w:rsidRPr="007F5549">
        <w:rPr>
          <w:rFonts w:asciiTheme="minorHAnsi" w:hAnsiTheme="minorHAnsi" w:cstheme="minorHAnsi"/>
        </w:rPr>
        <w:t>a</w:t>
      </w:r>
      <w:r w:rsidRPr="007F5549">
        <w:rPr>
          <w:rFonts w:asciiTheme="minorHAnsi" w:hAnsiTheme="minorHAnsi" w:cstheme="minorHAnsi"/>
          <w:spacing w:val="-4"/>
        </w:rPr>
        <w:t xml:space="preserve"> </w:t>
      </w:r>
      <w:r w:rsidRPr="007F5549">
        <w:rPr>
          <w:rFonts w:asciiTheme="minorHAnsi" w:hAnsiTheme="minorHAnsi" w:cstheme="minorHAnsi"/>
        </w:rPr>
        <w:t>culture</w:t>
      </w:r>
      <w:r w:rsidRPr="007F5549">
        <w:rPr>
          <w:rFonts w:asciiTheme="minorHAnsi" w:hAnsiTheme="minorHAnsi" w:cstheme="minorHAnsi"/>
          <w:spacing w:val="-6"/>
        </w:rPr>
        <w:t xml:space="preserve"> </w:t>
      </w:r>
      <w:r w:rsidRPr="007F5549">
        <w:rPr>
          <w:rFonts w:asciiTheme="minorHAnsi" w:hAnsiTheme="minorHAnsi" w:cstheme="minorHAnsi"/>
        </w:rPr>
        <w:t>of</w:t>
      </w:r>
      <w:r w:rsidRPr="007F5549">
        <w:rPr>
          <w:rFonts w:asciiTheme="minorHAnsi" w:hAnsiTheme="minorHAnsi" w:cstheme="minorHAnsi"/>
          <w:spacing w:val="-4"/>
        </w:rPr>
        <w:t xml:space="preserve"> </w:t>
      </w:r>
      <w:r w:rsidRPr="007F5549">
        <w:rPr>
          <w:rFonts w:asciiTheme="minorHAnsi" w:hAnsiTheme="minorHAnsi" w:cstheme="minorHAnsi"/>
        </w:rPr>
        <w:t>trust,</w:t>
      </w:r>
      <w:r w:rsidRPr="007F5549">
        <w:rPr>
          <w:rFonts w:asciiTheme="minorHAnsi" w:hAnsiTheme="minorHAnsi" w:cstheme="minorHAnsi"/>
          <w:spacing w:val="-6"/>
        </w:rPr>
        <w:t xml:space="preserve"> </w:t>
      </w:r>
      <w:r w:rsidRPr="007F5549">
        <w:rPr>
          <w:rFonts w:asciiTheme="minorHAnsi" w:hAnsiTheme="minorHAnsi" w:cstheme="minorHAnsi"/>
        </w:rPr>
        <w:t>respect,</w:t>
      </w:r>
      <w:r w:rsidRPr="007F5549">
        <w:rPr>
          <w:rFonts w:asciiTheme="minorHAnsi" w:hAnsiTheme="minorHAnsi" w:cstheme="minorHAnsi"/>
          <w:spacing w:val="-4"/>
        </w:rPr>
        <w:t xml:space="preserve"> </w:t>
      </w:r>
      <w:r w:rsidRPr="007F5549">
        <w:rPr>
          <w:rFonts w:asciiTheme="minorHAnsi" w:hAnsiTheme="minorHAnsi" w:cstheme="minorHAnsi"/>
        </w:rPr>
        <w:t>and</w:t>
      </w:r>
      <w:r w:rsidRPr="007F5549">
        <w:rPr>
          <w:rFonts w:asciiTheme="minorHAnsi" w:hAnsiTheme="minorHAnsi" w:cstheme="minorHAnsi"/>
          <w:spacing w:val="-6"/>
        </w:rPr>
        <w:t xml:space="preserve"> </w:t>
      </w:r>
      <w:r w:rsidRPr="007F5549">
        <w:rPr>
          <w:rFonts w:asciiTheme="minorHAnsi" w:hAnsiTheme="minorHAnsi" w:cstheme="minorHAnsi"/>
        </w:rPr>
        <w:t>ethical behavior across all levels of our organization. Our commitment to ethics extends beyond compliance with legal requirements; it reflects our dedication to doing what is right, even in challenging situations. We believe that maintaining an ethical workplace is essential to building lasting relationships with our clients, empowering our employees, and contributing positively to the communities we serve.</w:t>
      </w:r>
    </w:p>
    <w:p w14:paraId="7E4311E4" w14:textId="77777777" w:rsidR="00926D2E" w:rsidRPr="007F5549" w:rsidRDefault="00D71F73">
      <w:pPr>
        <w:pStyle w:val="Heading1"/>
        <w:numPr>
          <w:ilvl w:val="0"/>
          <w:numId w:val="3"/>
        </w:numPr>
        <w:tabs>
          <w:tab w:val="left" w:pos="1199"/>
        </w:tabs>
        <w:spacing w:before="242"/>
        <w:ind w:left="1199" w:hanging="359"/>
        <w:rPr>
          <w:rFonts w:asciiTheme="minorHAnsi" w:hAnsiTheme="minorHAnsi" w:cstheme="minorHAnsi"/>
          <w:color w:val="2E5395"/>
        </w:rPr>
      </w:pPr>
      <w:bookmarkStart w:id="9" w:name="_Toc206781713"/>
      <w:r w:rsidRPr="007F5549">
        <w:rPr>
          <w:rFonts w:asciiTheme="minorHAnsi" w:hAnsiTheme="minorHAnsi" w:cstheme="minorHAnsi"/>
          <w:color w:val="2E5395"/>
          <w:spacing w:val="-2"/>
        </w:rPr>
        <w:t>Scope</w:t>
      </w:r>
      <w:bookmarkEnd w:id="9"/>
    </w:p>
    <w:p w14:paraId="7724D577" w14:textId="77777777" w:rsidR="0042778A" w:rsidRPr="0042778A" w:rsidRDefault="0042778A" w:rsidP="0042778A">
      <w:pPr>
        <w:spacing w:before="298" w:line="276" w:lineRule="auto"/>
        <w:ind w:left="1200" w:right="815"/>
        <w:jc w:val="both"/>
        <w:rPr>
          <w:rFonts w:asciiTheme="minorHAnsi" w:hAnsiTheme="minorHAnsi" w:cstheme="minorHAnsi"/>
        </w:rPr>
      </w:pPr>
      <w:bookmarkStart w:id="10" w:name="_Toc206781714"/>
      <w:r w:rsidRPr="0042778A">
        <w:rPr>
          <w:rFonts w:asciiTheme="minorHAnsi" w:hAnsiTheme="minorHAnsi" w:cstheme="minorHAnsi"/>
        </w:rPr>
        <w:t>This Policy applies to all entities, offices, facilities, joint ventures, subsidiaries, and stakeholders of Yash Technologies Group across Asia, Australia, the Middle East &amp; Africa, North America, the United States, and Europe.</w:t>
      </w:r>
    </w:p>
    <w:p w14:paraId="5B1E2F3D" w14:textId="77777777" w:rsidR="0042778A" w:rsidRPr="0042778A" w:rsidRDefault="0042778A" w:rsidP="0042778A">
      <w:pPr>
        <w:spacing w:before="298" w:line="276" w:lineRule="auto"/>
        <w:ind w:left="1200" w:right="815"/>
        <w:jc w:val="both"/>
        <w:rPr>
          <w:rFonts w:asciiTheme="minorHAnsi" w:hAnsiTheme="minorHAnsi" w:cstheme="minorHAnsi"/>
        </w:rPr>
      </w:pPr>
      <w:r w:rsidRPr="0042778A">
        <w:rPr>
          <w:rFonts w:asciiTheme="minorHAnsi" w:hAnsiTheme="minorHAnsi" w:cstheme="minorHAnsi"/>
        </w:rPr>
        <w:t>The Policy extends to all stakeholders, including employees, workers, contractors, subcontractors, suppliers, and business partners.</w:t>
      </w:r>
    </w:p>
    <w:p w14:paraId="30071E7D" w14:textId="77777777" w:rsidR="0042778A" w:rsidRPr="004831C9" w:rsidRDefault="0042778A" w:rsidP="0042778A">
      <w:pPr>
        <w:pStyle w:val="NoSpacing"/>
        <w:ind w:left="1200"/>
        <w:jc w:val="both"/>
        <w:rPr>
          <w:rFonts w:ascii="Segoe UI Symbol" w:hAnsi="Segoe UI Symbol"/>
          <w:sz w:val="24"/>
          <w:szCs w:val="24"/>
          <w:highlight w:val="yellow"/>
        </w:rPr>
      </w:pPr>
    </w:p>
    <w:tbl>
      <w:tblPr>
        <w:tblStyle w:val="TableGrid"/>
        <w:tblW w:w="0" w:type="auto"/>
        <w:tblInd w:w="1278" w:type="dxa"/>
        <w:tblLayout w:type="fixed"/>
        <w:tblLook w:val="04A0" w:firstRow="1" w:lastRow="0" w:firstColumn="1" w:lastColumn="0" w:noHBand="0" w:noVBand="1"/>
      </w:tblPr>
      <w:tblGrid>
        <w:gridCol w:w="1350"/>
        <w:gridCol w:w="1229"/>
        <w:gridCol w:w="3631"/>
        <w:gridCol w:w="1438"/>
        <w:gridCol w:w="1115"/>
      </w:tblGrid>
      <w:tr w:rsidR="0042778A" w:rsidRPr="00266563" w14:paraId="79EACD32" w14:textId="77777777" w:rsidTr="00A16355">
        <w:tc>
          <w:tcPr>
            <w:tcW w:w="1350" w:type="dxa"/>
            <w:vAlign w:val="center"/>
          </w:tcPr>
          <w:p w14:paraId="1C296765" w14:textId="77777777" w:rsidR="0042778A" w:rsidRPr="00955628" w:rsidRDefault="0042778A" w:rsidP="00A16355">
            <w:pPr>
              <w:spacing w:line="276" w:lineRule="auto"/>
              <w:jc w:val="center"/>
              <w:rPr>
                <w:rFonts w:asciiTheme="minorHAnsi" w:hAnsiTheme="minorHAnsi" w:cstheme="minorHAnsi"/>
                <w:b/>
                <w:bCs/>
                <w:color w:val="000000" w:themeColor="text1"/>
                <w:sz w:val="22"/>
                <w:szCs w:val="22"/>
              </w:rPr>
            </w:pPr>
            <w:bookmarkStart w:id="11" w:name="_Hlk206751739"/>
            <w:r>
              <w:rPr>
                <w:rFonts w:asciiTheme="minorHAnsi" w:hAnsiTheme="minorHAnsi" w:cstheme="minorHAnsi"/>
                <w:b/>
                <w:bCs/>
                <w:color w:val="000000" w:themeColor="text1"/>
                <w:sz w:val="22"/>
                <w:szCs w:val="22"/>
              </w:rPr>
              <w:t>Region</w:t>
            </w:r>
          </w:p>
        </w:tc>
        <w:tc>
          <w:tcPr>
            <w:tcW w:w="1229" w:type="dxa"/>
            <w:vAlign w:val="center"/>
          </w:tcPr>
          <w:p w14:paraId="7B705A31"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b/>
                <w:bCs/>
                <w:color w:val="000000" w:themeColor="text1"/>
                <w:sz w:val="22"/>
                <w:szCs w:val="22"/>
              </w:rPr>
              <w:t>Country</w:t>
            </w:r>
          </w:p>
        </w:tc>
        <w:tc>
          <w:tcPr>
            <w:tcW w:w="3631" w:type="dxa"/>
            <w:vAlign w:val="center"/>
          </w:tcPr>
          <w:p w14:paraId="2040F51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b/>
                <w:bCs/>
                <w:color w:val="000000" w:themeColor="text1"/>
                <w:sz w:val="22"/>
                <w:szCs w:val="22"/>
              </w:rPr>
              <w:t>Office Address</w:t>
            </w:r>
          </w:p>
        </w:tc>
        <w:tc>
          <w:tcPr>
            <w:tcW w:w="1438" w:type="dxa"/>
            <w:vAlign w:val="center"/>
          </w:tcPr>
          <w:p w14:paraId="77079E1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eastAsia="Times New Roman" w:hAnsiTheme="minorHAnsi" w:cstheme="minorHAnsi"/>
                <w:b/>
                <w:bCs/>
                <w:color w:val="000000" w:themeColor="text1"/>
                <w:sz w:val="22"/>
                <w:szCs w:val="22"/>
                <w:lang w:eastAsia="en-IN"/>
              </w:rPr>
              <w:t>Function of Office</w:t>
            </w:r>
          </w:p>
        </w:tc>
        <w:tc>
          <w:tcPr>
            <w:tcW w:w="1115" w:type="dxa"/>
            <w:vAlign w:val="center"/>
          </w:tcPr>
          <w:p w14:paraId="7A49BD29"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eastAsia="Times New Roman" w:hAnsiTheme="minorHAnsi" w:cstheme="minorHAnsi"/>
                <w:b/>
                <w:bCs/>
                <w:color w:val="000000" w:themeColor="text1"/>
                <w:sz w:val="22"/>
                <w:szCs w:val="22"/>
                <w:lang w:eastAsia="en-IN"/>
              </w:rPr>
              <w:t>Employee Strength (No.)</w:t>
            </w:r>
          </w:p>
        </w:tc>
      </w:tr>
      <w:tr w:rsidR="0042778A" w:rsidRPr="00266563" w14:paraId="40D044D6" w14:textId="77777777" w:rsidTr="00A16355">
        <w:tc>
          <w:tcPr>
            <w:tcW w:w="1350" w:type="dxa"/>
            <w:vMerge w:val="restart"/>
            <w:vAlign w:val="center"/>
          </w:tcPr>
          <w:p w14:paraId="3FCEE862" w14:textId="77777777" w:rsidR="0042778A" w:rsidRPr="00955628" w:rsidRDefault="0042778A" w:rsidP="00A16355">
            <w:pPr>
              <w:spacing w:line="276" w:lineRule="auto"/>
              <w:jc w:val="center"/>
              <w:rPr>
                <w:rFonts w:asciiTheme="minorHAnsi" w:hAnsiTheme="minorHAnsi" w:cstheme="minorHAnsi"/>
                <w:b/>
                <w:bCs/>
                <w:color w:val="000000" w:themeColor="text1"/>
                <w:sz w:val="22"/>
                <w:szCs w:val="22"/>
              </w:rPr>
            </w:pPr>
            <w:r w:rsidRPr="00955628">
              <w:rPr>
                <w:rFonts w:asciiTheme="minorHAnsi" w:hAnsiTheme="minorHAnsi" w:cstheme="minorHAnsi"/>
                <w:b/>
                <w:bCs/>
                <w:color w:val="000000" w:themeColor="text1"/>
                <w:sz w:val="22"/>
                <w:szCs w:val="22"/>
              </w:rPr>
              <w:t>Asia</w:t>
            </w:r>
          </w:p>
        </w:tc>
        <w:tc>
          <w:tcPr>
            <w:tcW w:w="1229" w:type="dxa"/>
            <w:vMerge w:val="restart"/>
            <w:vAlign w:val="center"/>
          </w:tcPr>
          <w:p w14:paraId="7FB5BCC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India</w:t>
            </w:r>
          </w:p>
        </w:tc>
        <w:tc>
          <w:tcPr>
            <w:tcW w:w="3631" w:type="dxa"/>
            <w:vAlign w:val="center"/>
          </w:tcPr>
          <w:p w14:paraId="7A17516A" w14:textId="77777777" w:rsidR="0042778A" w:rsidRPr="00266563" w:rsidRDefault="0042778A" w:rsidP="00A16355">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 xml:space="preserve">201-205 Bansi Trade </w:t>
            </w:r>
            <w:proofErr w:type="spellStart"/>
            <w:r w:rsidRPr="00266563">
              <w:rPr>
                <w:rFonts w:asciiTheme="minorHAnsi" w:hAnsiTheme="minorHAnsi" w:cstheme="minorHAnsi"/>
                <w:color w:val="000000" w:themeColor="text1"/>
                <w:sz w:val="22"/>
                <w:szCs w:val="22"/>
                <w:shd w:val="clear" w:color="auto" w:fill="FFFFFF"/>
              </w:rPr>
              <w:t>Center</w:t>
            </w:r>
            <w:proofErr w:type="spellEnd"/>
            <w:r w:rsidRPr="00266563">
              <w:rPr>
                <w:rFonts w:asciiTheme="minorHAnsi" w:hAnsiTheme="minorHAnsi" w:cstheme="minorHAnsi"/>
                <w:color w:val="000000" w:themeColor="text1"/>
                <w:sz w:val="22"/>
                <w:szCs w:val="22"/>
                <w:shd w:val="clear" w:color="auto" w:fill="FFFFFF"/>
              </w:rPr>
              <w:t>,, 581/5 M. G. Road, Indore, Madhya Pradesh 452001</w:t>
            </w:r>
          </w:p>
        </w:tc>
        <w:tc>
          <w:tcPr>
            <w:tcW w:w="1438" w:type="dxa"/>
            <w:vAlign w:val="center"/>
          </w:tcPr>
          <w:p w14:paraId="6B9B41E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Corporate Office</w:t>
            </w:r>
          </w:p>
        </w:tc>
        <w:tc>
          <w:tcPr>
            <w:tcW w:w="1115" w:type="dxa"/>
            <w:vAlign w:val="center"/>
          </w:tcPr>
          <w:p w14:paraId="3E3CE2A9"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29A19809" w14:textId="77777777" w:rsidTr="00A16355">
        <w:tc>
          <w:tcPr>
            <w:tcW w:w="1350" w:type="dxa"/>
            <w:vMerge/>
            <w:vAlign w:val="center"/>
          </w:tcPr>
          <w:p w14:paraId="10ED9E9C"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06EA8A7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6ECF7948" w14:textId="77777777" w:rsidR="0042778A" w:rsidRPr="00266563" w:rsidRDefault="0042778A" w:rsidP="00A16355">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STP-1, Ground Floor, IT/ITES- SEZ, Near Bhawar Kuwan Square, Indore, Madhya Pradesh 452001</w:t>
            </w:r>
          </w:p>
        </w:tc>
        <w:tc>
          <w:tcPr>
            <w:tcW w:w="1438" w:type="dxa"/>
            <w:vAlign w:val="center"/>
          </w:tcPr>
          <w:p w14:paraId="286CAEE0"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C7D9A9E"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212DDE64" w14:textId="77777777" w:rsidTr="00A16355">
        <w:tc>
          <w:tcPr>
            <w:tcW w:w="1350" w:type="dxa"/>
            <w:vMerge/>
            <w:vAlign w:val="center"/>
          </w:tcPr>
          <w:p w14:paraId="375255D4"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6CB3879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3E64D8E9" w14:textId="77777777" w:rsidR="0042778A" w:rsidRPr="00266563" w:rsidRDefault="0042778A" w:rsidP="00A16355">
            <w:pPr>
              <w:pStyle w:val="NormalWeb"/>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Plot No. 1, Scheme Number 166, Super Corridor Road, Indore, Madhya Pradesh 452005</w:t>
            </w:r>
          </w:p>
        </w:tc>
        <w:tc>
          <w:tcPr>
            <w:tcW w:w="1438" w:type="dxa"/>
            <w:vAlign w:val="center"/>
          </w:tcPr>
          <w:p w14:paraId="3DE239A3"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2AC9F7A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2CF9A25F" w14:textId="77777777" w:rsidTr="00A16355">
        <w:tc>
          <w:tcPr>
            <w:tcW w:w="1350" w:type="dxa"/>
            <w:vMerge/>
            <w:vAlign w:val="center"/>
          </w:tcPr>
          <w:p w14:paraId="77B96250"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1DFD9BE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2553156F" w14:textId="77777777" w:rsidR="0042778A" w:rsidRPr="00266563" w:rsidRDefault="0042778A" w:rsidP="00A16355">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 xml:space="preserve">702, 7th Floor, Campus C, RMZ Centennial, Survey No. 74 &amp; 77, </w:t>
            </w:r>
            <w:proofErr w:type="spellStart"/>
            <w:r w:rsidRPr="00266563">
              <w:rPr>
                <w:rFonts w:asciiTheme="minorHAnsi" w:hAnsiTheme="minorHAnsi" w:cstheme="minorHAnsi"/>
                <w:color w:val="000000" w:themeColor="text1"/>
                <w:sz w:val="22"/>
                <w:szCs w:val="22"/>
              </w:rPr>
              <w:t>Doddanakudi</w:t>
            </w:r>
            <w:proofErr w:type="spellEnd"/>
            <w:r w:rsidRPr="00266563">
              <w:rPr>
                <w:rFonts w:asciiTheme="minorHAnsi" w:hAnsiTheme="minorHAnsi" w:cstheme="minorHAnsi"/>
                <w:color w:val="000000" w:themeColor="text1"/>
                <w:sz w:val="22"/>
                <w:szCs w:val="22"/>
              </w:rPr>
              <w:t xml:space="preserve"> Village, </w:t>
            </w:r>
            <w:r w:rsidRPr="00266563">
              <w:rPr>
                <w:rFonts w:asciiTheme="minorHAnsi" w:hAnsiTheme="minorHAnsi" w:cstheme="minorHAnsi"/>
                <w:color w:val="000000" w:themeColor="text1"/>
                <w:sz w:val="22"/>
                <w:szCs w:val="22"/>
              </w:rPr>
              <w:br/>
            </w:r>
            <w:proofErr w:type="spellStart"/>
            <w:r w:rsidRPr="00266563">
              <w:rPr>
                <w:rFonts w:asciiTheme="minorHAnsi" w:hAnsiTheme="minorHAnsi" w:cstheme="minorHAnsi"/>
                <w:color w:val="000000" w:themeColor="text1"/>
                <w:sz w:val="22"/>
                <w:szCs w:val="22"/>
              </w:rPr>
              <w:t>Krishnarajapuram</w:t>
            </w:r>
            <w:proofErr w:type="spellEnd"/>
            <w:r w:rsidRPr="00266563">
              <w:rPr>
                <w:rFonts w:asciiTheme="minorHAnsi" w:hAnsiTheme="minorHAnsi" w:cstheme="minorHAnsi"/>
                <w:color w:val="000000" w:themeColor="text1"/>
                <w:sz w:val="22"/>
                <w:szCs w:val="22"/>
              </w:rPr>
              <w:t xml:space="preserve">, </w:t>
            </w:r>
            <w:proofErr w:type="spellStart"/>
            <w:r w:rsidRPr="00266563">
              <w:rPr>
                <w:rFonts w:asciiTheme="minorHAnsi" w:hAnsiTheme="minorHAnsi" w:cstheme="minorHAnsi"/>
                <w:color w:val="000000" w:themeColor="text1"/>
                <w:sz w:val="22"/>
                <w:szCs w:val="22"/>
              </w:rPr>
              <w:t>Hobli</w:t>
            </w:r>
            <w:proofErr w:type="spellEnd"/>
            <w:r w:rsidRPr="00266563">
              <w:rPr>
                <w:rFonts w:asciiTheme="minorHAnsi" w:hAnsiTheme="minorHAnsi" w:cstheme="minorHAnsi"/>
                <w:color w:val="000000" w:themeColor="text1"/>
                <w:sz w:val="22"/>
                <w:szCs w:val="22"/>
              </w:rPr>
              <w:br/>
              <w:t>Bengaluru, Karnataka 560048</w:t>
            </w:r>
          </w:p>
        </w:tc>
        <w:tc>
          <w:tcPr>
            <w:tcW w:w="1438" w:type="dxa"/>
            <w:vAlign w:val="center"/>
          </w:tcPr>
          <w:p w14:paraId="7F6A0A5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221C2665"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5B8EB6D4" w14:textId="77777777" w:rsidTr="00A16355">
        <w:tc>
          <w:tcPr>
            <w:tcW w:w="1350" w:type="dxa"/>
            <w:vMerge/>
            <w:vAlign w:val="center"/>
          </w:tcPr>
          <w:p w14:paraId="7FD6DA65"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7085444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439883A6" w14:textId="77777777" w:rsidR="0042778A" w:rsidRPr="00266563" w:rsidRDefault="0042778A" w:rsidP="00A16355">
            <w:pPr>
              <w:spacing w:line="276" w:lineRule="auto"/>
              <w:rPr>
                <w:rFonts w:asciiTheme="minorHAnsi" w:hAnsiTheme="minorHAnsi" w:cstheme="minorHAnsi"/>
                <w:color w:val="000000" w:themeColor="text1"/>
                <w:sz w:val="22"/>
                <w:szCs w:val="22"/>
              </w:rPr>
            </w:pPr>
            <w:proofErr w:type="spellStart"/>
            <w:r w:rsidRPr="00266563">
              <w:rPr>
                <w:rFonts w:asciiTheme="minorHAnsi" w:hAnsiTheme="minorHAnsi" w:cstheme="minorHAnsi"/>
                <w:color w:val="000000" w:themeColor="text1"/>
                <w:sz w:val="22"/>
                <w:szCs w:val="22"/>
                <w:shd w:val="clear" w:color="auto" w:fill="FFFFFF"/>
              </w:rPr>
              <w:t>Awfis</w:t>
            </w:r>
            <w:proofErr w:type="spellEnd"/>
            <w:r w:rsidRPr="00266563">
              <w:rPr>
                <w:rFonts w:asciiTheme="minorHAnsi" w:hAnsiTheme="minorHAnsi" w:cstheme="minorHAnsi"/>
                <w:color w:val="000000" w:themeColor="text1"/>
                <w:sz w:val="22"/>
                <w:szCs w:val="22"/>
                <w:shd w:val="clear" w:color="auto" w:fill="FFFFFF"/>
              </w:rPr>
              <w:t xml:space="preserve">, Primus Building, Door No. SP – 7A, Guindy Industrial Estate, SIDCO </w:t>
            </w:r>
            <w:r w:rsidRPr="00266563">
              <w:rPr>
                <w:rFonts w:asciiTheme="minorHAnsi" w:hAnsiTheme="minorHAnsi" w:cstheme="minorHAnsi"/>
                <w:color w:val="000000" w:themeColor="text1"/>
                <w:sz w:val="22"/>
                <w:szCs w:val="22"/>
                <w:shd w:val="clear" w:color="auto" w:fill="FFFFFF"/>
              </w:rPr>
              <w:lastRenderedPageBreak/>
              <w:t>Industrial Estate, Guindy Chennai, Tamil Nadu 600032 (Office Space)</w:t>
            </w:r>
          </w:p>
        </w:tc>
        <w:tc>
          <w:tcPr>
            <w:tcW w:w="1438" w:type="dxa"/>
            <w:vAlign w:val="center"/>
          </w:tcPr>
          <w:p w14:paraId="4CFF51E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79F588D1"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33F84194" w14:textId="77777777" w:rsidTr="00A16355">
        <w:tc>
          <w:tcPr>
            <w:tcW w:w="1350" w:type="dxa"/>
            <w:vMerge/>
            <w:vAlign w:val="center"/>
          </w:tcPr>
          <w:p w14:paraId="0D08DB6E"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27D6BA7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73BC4736" w14:textId="77777777" w:rsidR="0042778A" w:rsidRPr="00266563" w:rsidRDefault="0042778A" w:rsidP="00A16355">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C/o Sundew Properties Limited (SEZ Developer), Office 1,2,3 &amp; 4 (2nd Office Floor), 6th Floor Building #20, Raheja Mind space, Cyberabad</w:t>
            </w:r>
            <w:r w:rsidRPr="00266563">
              <w:rPr>
                <w:rFonts w:asciiTheme="minorHAnsi" w:hAnsiTheme="minorHAnsi" w:cstheme="minorHAnsi"/>
                <w:color w:val="000000" w:themeColor="text1"/>
                <w:sz w:val="22"/>
                <w:szCs w:val="22"/>
              </w:rPr>
              <w:br/>
              <w:t>Madhapur, Telangana 500081</w:t>
            </w:r>
          </w:p>
        </w:tc>
        <w:tc>
          <w:tcPr>
            <w:tcW w:w="1438" w:type="dxa"/>
            <w:vAlign w:val="center"/>
          </w:tcPr>
          <w:p w14:paraId="1904D69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9A9D90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0F5A54EA" w14:textId="77777777" w:rsidTr="00A16355">
        <w:tc>
          <w:tcPr>
            <w:tcW w:w="1350" w:type="dxa"/>
            <w:vMerge/>
            <w:vAlign w:val="center"/>
          </w:tcPr>
          <w:p w14:paraId="55F8A8A6"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3F6AD8FF"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01138FAC" w14:textId="77777777" w:rsidR="0042778A" w:rsidRPr="00266563" w:rsidRDefault="0042778A" w:rsidP="00A16355">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C/o Sundew Properties Limited (SEZ Developer), 10th Floor Building #20, Raheja Mind space, Cyberabad, Madhapur, Telangana 500081</w:t>
            </w:r>
          </w:p>
        </w:tc>
        <w:tc>
          <w:tcPr>
            <w:tcW w:w="1438" w:type="dxa"/>
            <w:vAlign w:val="center"/>
          </w:tcPr>
          <w:p w14:paraId="667B7593"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295A7C2B"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3455B598" w14:textId="77777777" w:rsidTr="00A16355">
        <w:tc>
          <w:tcPr>
            <w:tcW w:w="1350" w:type="dxa"/>
            <w:vMerge/>
            <w:vAlign w:val="center"/>
          </w:tcPr>
          <w:p w14:paraId="17785FF0"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0005463E"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65647A02" w14:textId="77777777" w:rsidR="0042778A" w:rsidRPr="00266563" w:rsidRDefault="0042778A" w:rsidP="00A16355">
            <w:pPr>
              <w:spacing w:line="276" w:lineRule="auto"/>
              <w:rPr>
                <w:rFonts w:asciiTheme="minorHAnsi" w:hAnsiTheme="minorHAnsi" w:cstheme="minorHAnsi"/>
                <w:color w:val="000000" w:themeColor="text1"/>
                <w:sz w:val="22"/>
                <w:szCs w:val="22"/>
              </w:rPr>
            </w:pPr>
            <w:proofErr w:type="spellStart"/>
            <w:r w:rsidRPr="00266563">
              <w:rPr>
                <w:rFonts w:asciiTheme="minorHAnsi" w:hAnsiTheme="minorHAnsi" w:cstheme="minorHAnsi"/>
                <w:color w:val="000000" w:themeColor="text1"/>
                <w:sz w:val="22"/>
                <w:szCs w:val="22"/>
                <w:shd w:val="clear" w:color="auto" w:fill="FFFFFF"/>
              </w:rPr>
              <w:t>UrbanWrk</w:t>
            </w:r>
            <w:proofErr w:type="spellEnd"/>
            <w:r w:rsidRPr="00266563">
              <w:rPr>
                <w:rFonts w:asciiTheme="minorHAnsi" w:hAnsiTheme="minorHAnsi" w:cstheme="minorHAnsi"/>
                <w:color w:val="000000" w:themeColor="text1"/>
                <w:sz w:val="22"/>
                <w:szCs w:val="22"/>
                <w:shd w:val="clear" w:color="auto" w:fill="FFFFFF"/>
              </w:rPr>
              <w:t>, 10th Floor, Building No 10, Raheja Mindspace, Hitech City, Madhapur, Telangana 500081</w:t>
            </w:r>
          </w:p>
        </w:tc>
        <w:tc>
          <w:tcPr>
            <w:tcW w:w="1438" w:type="dxa"/>
            <w:vAlign w:val="center"/>
          </w:tcPr>
          <w:p w14:paraId="5AA9957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36D8C04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6429645A" w14:textId="77777777" w:rsidTr="00A16355">
        <w:tc>
          <w:tcPr>
            <w:tcW w:w="1350" w:type="dxa"/>
            <w:vMerge/>
            <w:vAlign w:val="center"/>
          </w:tcPr>
          <w:p w14:paraId="57245279"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277CC606"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78C59464" w14:textId="77777777" w:rsidR="0042778A" w:rsidRPr="00266563" w:rsidRDefault="0042778A" w:rsidP="00A16355">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 xml:space="preserve">Wing A &amp; B, Level 2, Tower No.1, Cyber City, Magarpatta City, </w:t>
            </w:r>
            <w:proofErr w:type="spellStart"/>
            <w:r w:rsidRPr="00266563">
              <w:rPr>
                <w:rFonts w:asciiTheme="minorHAnsi" w:hAnsiTheme="minorHAnsi" w:cstheme="minorHAnsi"/>
                <w:color w:val="000000" w:themeColor="text1"/>
                <w:sz w:val="22"/>
                <w:szCs w:val="22"/>
                <w:shd w:val="clear" w:color="auto" w:fill="FFFFFF"/>
              </w:rPr>
              <w:t>Hadapsur</w:t>
            </w:r>
            <w:proofErr w:type="spellEnd"/>
            <w:r w:rsidRPr="00266563">
              <w:rPr>
                <w:rFonts w:asciiTheme="minorHAnsi" w:hAnsiTheme="minorHAnsi" w:cstheme="minorHAnsi"/>
                <w:color w:val="000000" w:themeColor="text1"/>
                <w:sz w:val="22"/>
                <w:szCs w:val="22"/>
                <w:shd w:val="clear" w:color="auto" w:fill="FFFFFF"/>
              </w:rPr>
              <w:t>, Pune, Maharashtra 411013</w:t>
            </w:r>
          </w:p>
        </w:tc>
        <w:tc>
          <w:tcPr>
            <w:tcW w:w="1438" w:type="dxa"/>
            <w:vAlign w:val="center"/>
          </w:tcPr>
          <w:p w14:paraId="4EDAB3B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372D693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394B1A87" w14:textId="77777777" w:rsidTr="00A16355">
        <w:tc>
          <w:tcPr>
            <w:tcW w:w="1350" w:type="dxa"/>
            <w:vMerge/>
            <w:vAlign w:val="center"/>
          </w:tcPr>
          <w:p w14:paraId="22FBAB96"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2BF259A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0B6561EA" w14:textId="77777777" w:rsidR="0042778A" w:rsidRPr="00266563" w:rsidRDefault="0042778A" w:rsidP="00A16355">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Plot No. 23/1, IT &amp; ITES SEZ (MIDC), Rajiv Gandhi InfoTech Park, Hinjewadi, Phase – III, Pune, Maharashtra 411057</w:t>
            </w:r>
          </w:p>
        </w:tc>
        <w:tc>
          <w:tcPr>
            <w:tcW w:w="1438" w:type="dxa"/>
            <w:vAlign w:val="center"/>
          </w:tcPr>
          <w:p w14:paraId="4B69FB1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3BD36EB6"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3E3A0698" w14:textId="77777777" w:rsidTr="00A16355">
        <w:tc>
          <w:tcPr>
            <w:tcW w:w="1350" w:type="dxa"/>
            <w:vMerge/>
            <w:vAlign w:val="center"/>
          </w:tcPr>
          <w:p w14:paraId="114581CA"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3290E69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China</w:t>
            </w:r>
          </w:p>
        </w:tc>
        <w:tc>
          <w:tcPr>
            <w:tcW w:w="3631" w:type="dxa"/>
            <w:vAlign w:val="center"/>
          </w:tcPr>
          <w:p w14:paraId="7BEA2DC0" w14:textId="77777777" w:rsidR="0042778A" w:rsidRPr="00266563" w:rsidRDefault="0042778A" w:rsidP="00A16355">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Suite 2006 20/F, Hua Qin International Building, 340 Queen’s Road Central, Hong Kong 999077</w:t>
            </w:r>
          </w:p>
        </w:tc>
        <w:tc>
          <w:tcPr>
            <w:tcW w:w="1438" w:type="dxa"/>
            <w:vAlign w:val="center"/>
          </w:tcPr>
          <w:p w14:paraId="61EA2039"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DE3261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78784E24" w14:textId="77777777" w:rsidTr="00A16355">
        <w:tc>
          <w:tcPr>
            <w:tcW w:w="1350" w:type="dxa"/>
            <w:vMerge/>
            <w:vAlign w:val="center"/>
          </w:tcPr>
          <w:p w14:paraId="531BC9F6"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6C1FCCE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Malaysia</w:t>
            </w:r>
          </w:p>
        </w:tc>
        <w:tc>
          <w:tcPr>
            <w:tcW w:w="3631" w:type="dxa"/>
            <w:vAlign w:val="center"/>
          </w:tcPr>
          <w:p w14:paraId="1B051217" w14:textId="77777777" w:rsidR="0042778A" w:rsidRPr="00266563" w:rsidRDefault="0042778A" w:rsidP="00A16355">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 xml:space="preserve">C-05-02 , C-05-3A, C-05-10,C-05-12, </w:t>
            </w:r>
            <w:proofErr w:type="spellStart"/>
            <w:r w:rsidRPr="00266563">
              <w:rPr>
                <w:rFonts w:asciiTheme="minorHAnsi" w:hAnsiTheme="minorHAnsi" w:cstheme="minorHAnsi"/>
                <w:color w:val="000000" w:themeColor="text1"/>
                <w:sz w:val="22"/>
                <w:szCs w:val="22"/>
                <w:shd w:val="clear" w:color="auto" w:fill="FFFFFF"/>
              </w:rPr>
              <w:t>iTech</w:t>
            </w:r>
            <w:proofErr w:type="spellEnd"/>
            <w:r w:rsidRPr="00266563">
              <w:rPr>
                <w:rFonts w:asciiTheme="minorHAnsi" w:hAnsiTheme="minorHAnsi" w:cstheme="minorHAnsi"/>
                <w:color w:val="000000" w:themeColor="text1"/>
                <w:sz w:val="22"/>
                <w:szCs w:val="22"/>
                <w:shd w:val="clear" w:color="auto" w:fill="FFFFFF"/>
              </w:rPr>
              <w:t xml:space="preserve"> Tower, Jalan Impact, Cyber 6, Cyberjaya, Selangor Darul Ehsan 63000</w:t>
            </w:r>
          </w:p>
        </w:tc>
        <w:tc>
          <w:tcPr>
            <w:tcW w:w="1438" w:type="dxa"/>
            <w:vAlign w:val="center"/>
          </w:tcPr>
          <w:p w14:paraId="2C93B12E"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39010DB9"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431EE87B" w14:textId="77777777" w:rsidTr="00A16355">
        <w:tc>
          <w:tcPr>
            <w:tcW w:w="1350" w:type="dxa"/>
            <w:vMerge/>
            <w:vAlign w:val="center"/>
          </w:tcPr>
          <w:p w14:paraId="3A5AB669"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4514B36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Singapore</w:t>
            </w:r>
          </w:p>
        </w:tc>
        <w:tc>
          <w:tcPr>
            <w:tcW w:w="3631" w:type="dxa"/>
            <w:vAlign w:val="center"/>
          </w:tcPr>
          <w:p w14:paraId="46329D41" w14:textId="77777777" w:rsidR="0042778A" w:rsidRPr="00266563" w:rsidRDefault="0042778A" w:rsidP="00A16355">
            <w:pPr>
              <w:spacing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17 Phillip Street, #05-01 Grand Building, Singapore 048695</w:t>
            </w:r>
          </w:p>
        </w:tc>
        <w:tc>
          <w:tcPr>
            <w:tcW w:w="1438" w:type="dxa"/>
            <w:vAlign w:val="center"/>
          </w:tcPr>
          <w:p w14:paraId="1EC79A9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A831DE6"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20FE8926" w14:textId="77777777" w:rsidTr="00A16355">
        <w:tc>
          <w:tcPr>
            <w:tcW w:w="1350" w:type="dxa"/>
            <w:vMerge/>
            <w:vAlign w:val="center"/>
          </w:tcPr>
          <w:p w14:paraId="13C98E0E"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365B5A9F"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Thailand</w:t>
            </w:r>
          </w:p>
        </w:tc>
        <w:tc>
          <w:tcPr>
            <w:tcW w:w="3631" w:type="dxa"/>
            <w:vAlign w:val="center"/>
          </w:tcPr>
          <w:p w14:paraId="69B04DB1"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87/1 Capital Tower, All Seasons Place, 16th Floor, Unit 1603 -6, Wireless Road, </w:t>
            </w:r>
            <w:proofErr w:type="spellStart"/>
            <w:r w:rsidRPr="00266563">
              <w:rPr>
                <w:rFonts w:asciiTheme="minorHAnsi" w:hAnsiTheme="minorHAnsi" w:cstheme="minorHAnsi"/>
                <w:color w:val="000000" w:themeColor="text1"/>
                <w:sz w:val="22"/>
                <w:szCs w:val="22"/>
                <w:shd w:val="clear" w:color="auto" w:fill="FFFFFF"/>
              </w:rPr>
              <w:t>Lumpini</w:t>
            </w:r>
            <w:proofErr w:type="spellEnd"/>
            <w:r w:rsidRPr="00266563">
              <w:rPr>
                <w:rFonts w:asciiTheme="minorHAnsi" w:hAnsiTheme="minorHAnsi" w:cstheme="minorHAnsi"/>
                <w:color w:val="000000" w:themeColor="text1"/>
                <w:sz w:val="22"/>
                <w:szCs w:val="22"/>
                <w:shd w:val="clear" w:color="auto" w:fill="FFFFFF"/>
              </w:rPr>
              <w:t xml:space="preserve"> Sub-district</w:t>
            </w:r>
            <w:r w:rsidRPr="00266563">
              <w:rPr>
                <w:rFonts w:asciiTheme="minorHAnsi" w:hAnsiTheme="minorHAnsi" w:cstheme="minorHAnsi"/>
                <w:color w:val="000000" w:themeColor="text1"/>
                <w:sz w:val="22"/>
                <w:szCs w:val="22"/>
              </w:rPr>
              <w:br/>
            </w:r>
            <w:proofErr w:type="spellStart"/>
            <w:r w:rsidRPr="00266563">
              <w:rPr>
                <w:rFonts w:asciiTheme="minorHAnsi" w:hAnsiTheme="minorHAnsi" w:cstheme="minorHAnsi"/>
                <w:color w:val="000000" w:themeColor="text1"/>
                <w:sz w:val="22"/>
                <w:szCs w:val="22"/>
                <w:shd w:val="clear" w:color="auto" w:fill="FFFFFF"/>
              </w:rPr>
              <w:t>Pathumwan</w:t>
            </w:r>
            <w:proofErr w:type="spellEnd"/>
            <w:r w:rsidRPr="00266563">
              <w:rPr>
                <w:rFonts w:asciiTheme="minorHAnsi" w:hAnsiTheme="minorHAnsi" w:cstheme="minorHAnsi"/>
                <w:color w:val="000000" w:themeColor="text1"/>
                <w:sz w:val="22"/>
                <w:szCs w:val="22"/>
                <w:shd w:val="clear" w:color="auto" w:fill="FFFFFF"/>
              </w:rPr>
              <w:t xml:space="preserve"> District, Bangkok, Thailand 10330</w:t>
            </w:r>
          </w:p>
        </w:tc>
        <w:tc>
          <w:tcPr>
            <w:tcW w:w="1438" w:type="dxa"/>
            <w:vAlign w:val="center"/>
          </w:tcPr>
          <w:p w14:paraId="2BA16787"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A0D72EB"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20EA8D40" w14:textId="77777777" w:rsidTr="00A16355">
        <w:tc>
          <w:tcPr>
            <w:tcW w:w="1350" w:type="dxa"/>
            <w:vMerge w:val="restart"/>
            <w:vAlign w:val="center"/>
          </w:tcPr>
          <w:p w14:paraId="5FE0403C" w14:textId="77777777" w:rsidR="0042778A" w:rsidRPr="00955628" w:rsidRDefault="0042778A" w:rsidP="00A16355">
            <w:pPr>
              <w:spacing w:line="276" w:lineRule="auto"/>
              <w:jc w:val="center"/>
              <w:rPr>
                <w:rFonts w:asciiTheme="minorHAnsi" w:hAnsiTheme="minorHAnsi" w:cstheme="minorHAnsi"/>
                <w:b/>
                <w:bCs/>
                <w:color w:val="000000" w:themeColor="text1"/>
                <w:sz w:val="22"/>
                <w:szCs w:val="22"/>
              </w:rPr>
            </w:pPr>
            <w:r w:rsidRPr="00955628">
              <w:rPr>
                <w:rFonts w:asciiTheme="minorHAnsi" w:hAnsiTheme="minorHAnsi" w:cstheme="minorHAnsi"/>
                <w:b/>
                <w:bCs/>
                <w:color w:val="000000" w:themeColor="text1"/>
                <w:sz w:val="22"/>
                <w:szCs w:val="22"/>
              </w:rPr>
              <w:t>Australia</w:t>
            </w:r>
          </w:p>
        </w:tc>
        <w:tc>
          <w:tcPr>
            <w:tcW w:w="1229" w:type="dxa"/>
            <w:vMerge w:val="restart"/>
            <w:vAlign w:val="center"/>
          </w:tcPr>
          <w:p w14:paraId="390D17F0"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Australia</w:t>
            </w:r>
          </w:p>
        </w:tc>
        <w:tc>
          <w:tcPr>
            <w:tcW w:w="3631" w:type="dxa"/>
            <w:vAlign w:val="center"/>
          </w:tcPr>
          <w:p w14:paraId="465C195F"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C/o Crown Corporate Services, Level 35, Tower One, Barangaroo, Sydney, New South Wales 2000</w:t>
            </w:r>
          </w:p>
        </w:tc>
        <w:tc>
          <w:tcPr>
            <w:tcW w:w="1438" w:type="dxa"/>
            <w:vAlign w:val="center"/>
          </w:tcPr>
          <w:p w14:paraId="56461A6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Corporate Office</w:t>
            </w:r>
          </w:p>
        </w:tc>
        <w:tc>
          <w:tcPr>
            <w:tcW w:w="1115" w:type="dxa"/>
            <w:vAlign w:val="center"/>
          </w:tcPr>
          <w:p w14:paraId="5A704A9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5B0719B7" w14:textId="77777777" w:rsidTr="00A16355">
        <w:tc>
          <w:tcPr>
            <w:tcW w:w="1350" w:type="dxa"/>
            <w:vMerge/>
            <w:vAlign w:val="center"/>
          </w:tcPr>
          <w:p w14:paraId="61399688"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7950C7C7"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2B0D1E79"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Level 5/121 King William St, Adelaide, South Australia 5000</w:t>
            </w:r>
          </w:p>
        </w:tc>
        <w:tc>
          <w:tcPr>
            <w:tcW w:w="1438" w:type="dxa"/>
            <w:vAlign w:val="center"/>
          </w:tcPr>
          <w:p w14:paraId="3156C121"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83BD92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79E785DD" w14:textId="77777777" w:rsidTr="00A16355">
        <w:tc>
          <w:tcPr>
            <w:tcW w:w="1350" w:type="dxa"/>
            <w:vMerge/>
            <w:vAlign w:val="center"/>
          </w:tcPr>
          <w:p w14:paraId="3A726C2E"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52ACED5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4F1ADBA8"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22nd Floor, Northbank Plaza, 69 Ann Street, Brisbane, Queensland 4000</w:t>
            </w:r>
          </w:p>
        </w:tc>
        <w:tc>
          <w:tcPr>
            <w:tcW w:w="1438" w:type="dxa"/>
            <w:vAlign w:val="center"/>
          </w:tcPr>
          <w:p w14:paraId="546991D3"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710C24A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61DBCEDD" w14:textId="77777777" w:rsidTr="00A16355">
        <w:tc>
          <w:tcPr>
            <w:tcW w:w="1350" w:type="dxa"/>
            <w:vMerge/>
            <w:vAlign w:val="center"/>
          </w:tcPr>
          <w:p w14:paraId="42077615"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3349D4C7"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3274A545" w14:textId="77777777" w:rsidR="0042778A" w:rsidRPr="00266563" w:rsidRDefault="0042778A" w:rsidP="00A16355">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Rialto, Level 27, South Tower, 525, Collins Street, Melbourne, Victoria 3000</w:t>
            </w:r>
          </w:p>
        </w:tc>
        <w:tc>
          <w:tcPr>
            <w:tcW w:w="1438" w:type="dxa"/>
            <w:vAlign w:val="center"/>
          </w:tcPr>
          <w:p w14:paraId="3FF50CC7"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36F7F76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0723B47F" w14:textId="77777777" w:rsidTr="00A16355">
        <w:tc>
          <w:tcPr>
            <w:tcW w:w="1350" w:type="dxa"/>
            <w:vMerge/>
            <w:vAlign w:val="center"/>
          </w:tcPr>
          <w:p w14:paraId="489BCBF3"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1BEC170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4B3D052B"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Level 27, St Martins Tower, 44 St Georges Terrace, Perth, Western Australia 6000</w:t>
            </w:r>
          </w:p>
        </w:tc>
        <w:tc>
          <w:tcPr>
            <w:tcW w:w="1438" w:type="dxa"/>
            <w:vAlign w:val="center"/>
          </w:tcPr>
          <w:p w14:paraId="7EFC2C57"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2B3E1120"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464CC22D" w14:textId="77777777" w:rsidTr="00A16355">
        <w:tc>
          <w:tcPr>
            <w:tcW w:w="1350" w:type="dxa"/>
            <w:vMerge w:val="restart"/>
            <w:vAlign w:val="center"/>
          </w:tcPr>
          <w:p w14:paraId="7FD024A1" w14:textId="77777777" w:rsidR="0042778A" w:rsidRPr="00955628" w:rsidRDefault="0042778A" w:rsidP="00A16355">
            <w:pPr>
              <w:spacing w:line="276" w:lineRule="auto"/>
              <w:jc w:val="center"/>
              <w:rPr>
                <w:rFonts w:asciiTheme="minorHAnsi" w:hAnsiTheme="minorHAnsi" w:cstheme="minorHAnsi"/>
                <w:b/>
                <w:bCs/>
                <w:color w:val="000000" w:themeColor="text1"/>
                <w:sz w:val="22"/>
                <w:szCs w:val="22"/>
              </w:rPr>
            </w:pPr>
            <w:r w:rsidRPr="00955628">
              <w:rPr>
                <w:rFonts w:asciiTheme="minorHAnsi" w:hAnsiTheme="minorHAnsi" w:cstheme="minorHAnsi"/>
                <w:b/>
                <w:bCs/>
                <w:color w:val="000000" w:themeColor="text1"/>
                <w:sz w:val="22"/>
                <w:szCs w:val="22"/>
              </w:rPr>
              <w:t>Europe</w:t>
            </w:r>
          </w:p>
        </w:tc>
        <w:tc>
          <w:tcPr>
            <w:tcW w:w="1229" w:type="dxa"/>
            <w:vAlign w:val="center"/>
          </w:tcPr>
          <w:p w14:paraId="6F1A330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Finland</w:t>
            </w:r>
          </w:p>
        </w:tc>
        <w:tc>
          <w:tcPr>
            <w:tcW w:w="3631" w:type="dxa"/>
            <w:vAlign w:val="center"/>
          </w:tcPr>
          <w:p w14:paraId="5B24FEE4"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Bertel </w:t>
            </w:r>
            <w:proofErr w:type="spellStart"/>
            <w:r w:rsidRPr="00266563">
              <w:rPr>
                <w:rFonts w:asciiTheme="minorHAnsi" w:hAnsiTheme="minorHAnsi" w:cstheme="minorHAnsi"/>
                <w:color w:val="000000" w:themeColor="text1"/>
                <w:sz w:val="22"/>
                <w:szCs w:val="22"/>
                <w:shd w:val="clear" w:color="auto" w:fill="FFFFFF"/>
              </w:rPr>
              <w:t>Jungin</w:t>
            </w:r>
            <w:proofErr w:type="spellEnd"/>
            <w:r w:rsidRPr="00266563">
              <w:rPr>
                <w:rFonts w:asciiTheme="minorHAnsi" w:hAnsiTheme="minorHAnsi" w:cstheme="minorHAnsi"/>
                <w:color w:val="000000" w:themeColor="text1"/>
                <w:sz w:val="22"/>
                <w:szCs w:val="22"/>
                <w:shd w:val="clear" w:color="auto" w:fill="FFFFFF"/>
              </w:rPr>
              <w:t xml:space="preserve"> </w:t>
            </w:r>
            <w:proofErr w:type="spellStart"/>
            <w:r w:rsidRPr="00266563">
              <w:rPr>
                <w:rFonts w:asciiTheme="minorHAnsi" w:hAnsiTheme="minorHAnsi" w:cstheme="minorHAnsi"/>
                <w:color w:val="000000" w:themeColor="text1"/>
                <w:sz w:val="22"/>
                <w:szCs w:val="22"/>
                <w:shd w:val="clear" w:color="auto" w:fill="FFFFFF"/>
              </w:rPr>
              <w:t>aukio</w:t>
            </w:r>
            <w:proofErr w:type="spellEnd"/>
            <w:r w:rsidRPr="00266563">
              <w:rPr>
                <w:rFonts w:asciiTheme="minorHAnsi" w:hAnsiTheme="minorHAnsi" w:cstheme="minorHAnsi"/>
                <w:color w:val="000000" w:themeColor="text1"/>
                <w:sz w:val="22"/>
                <w:szCs w:val="22"/>
                <w:shd w:val="clear" w:color="auto" w:fill="FFFFFF"/>
              </w:rPr>
              <w:t xml:space="preserve"> 5, Espoo, Southern Finland province 02600</w:t>
            </w:r>
          </w:p>
        </w:tc>
        <w:tc>
          <w:tcPr>
            <w:tcW w:w="1438" w:type="dxa"/>
            <w:vAlign w:val="center"/>
          </w:tcPr>
          <w:p w14:paraId="35535F33"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5A77F05B"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7C4DF692" w14:textId="77777777" w:rsidTr="00A16355">
        <w:tc>
          <w:tcPr>
            <w:tcW w:w="1350" w:type="dxa"/>
            <w:vMerge/>
            <w:vAlign w:val="center"/>
          </w:tcPr>
          <w:p w14:paraId="09C22080"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7765946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Germany</w:t>
            </w:r>
          </w:p>
        </w:tc>
        <w:tc>
          <w:tcPr>
            <w:tcW w:w="3631" w:type="dxa"/>
            <w:vAlign w:val="center"/>
          </w:tcPr>
          <w:p w14:paraId="0EFB45AE"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Konrad-</w:t>
            </w:r>
            <w:proofErr w:type="spellStart"/>
            <w:r w:rsidRPr="00266563">
              <w:rPr>
                <w:rFonts w:asciiTheme="minorHAnsi" w:hAnsiTheme="minorHAnsi" w:cstheme="minorHAnsi"/>
                <w:color w:val="000000" w:themeColor="text1"/>
                <w:sz w:val="22"/>
                <w:szCs w:val="22"/>
                <w:shd w:val="clear" w:color="auto" w:fill="FFFFFF"/>
              </w:rPr>
              <w:t>Zuse</w:t>
            </w:r>
            <w:proofErr w:type="spellEnd"/>
            <w:r w:rsidRPr="00266563">
              <w:rPr>
                <w:rFonts w:asciiTheme="minorHAnsi" w:hAnsiTheme="minorHAnsi" w:cstheme="minorHAnsi"/>
                <w:color w:val="000000" w:themeColor="text1"/>
                <w:sz w:val="22"/>
                <w:szCs w:val="22"/>
                <w:shd w:val="clear" w:color="auto" w:fill="FFFFFF"/>
              </w:rPr>
              <w:t>-Ring 28, Mannheim, Baden-Württemberg, 68163</w:t>
            </w:r>
          </w:p>
        </w:tc>
        <w:tc>
          <w:tcPr>
            <w:tcW w:w="1438" w:type="dxa"/>
            <w:vAlign w:val="center"/>
          </w:tcPr>
          <w:p w14:paraId="58ACED4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7D17275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0C748A51" w14:textId="77777777" w:rsidTr="00A16355">
        <w:tc>
          <w:tcPr>
            <w:tcW w:w="1350" w:type="dxa"/>
            <w:vMerge/>
            <w:vAlign w:val="center"/>
          </w:tcPr>
          <w:p w14:paraId="55F92C82"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restart"/>
            <w:vAlign w:val="center"/>
          </w:tcPr>
          <w:p w14:paraId="532D5F9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Netherland</w:t>
            </w:r>
          </w:p>
        </w:tc>
        <w:tc>
          <w:tcPr>
            <w:tcW w:w="3631" w:type="dxa"/>
            <w:vAlign w:val="center"/>
          </w:tcPr>
          <w:p w14:paraId="0EB971C3"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proofErr w:type="spellStart"/>
            <w:r w:rsidRPr="00266563">
              <w:rPr>
                <w:rFonts w:asciiTheme="minorHAnsi" w:hAnsiTheme="minorHAnsi" w:cstheme="minorHAnsi"/>
                <w:color w:val="000000" w:themeColor="text1"/>
                <w:sz w:val="22"/>
                <w:szCs w:val="22"/>
                <w:shd w:val="clear" w:color="auto" w:fill="FFFFFF"/>
              </w:rPr>
              <w:t>Prinsengracht</w:t>
            </w:r>
            <w:proofErr w:type="spellEnd"/>
            <w:r w:rsidRPr="00266563">
              <w:rPr>
                <w:rFonts w:asciiTheme="minorHAnsi" w:hAnsiTheme="minorHAnsi" w:cstheme="minorHAnsi"/>
                <w:color w:val="000000" w:themeColor="text1"/>
                <w:sz w:val="22"/>
                <w:szCs w:val="22"/>
                <w:shd w:val="clear" w:color="auto" w:fill="FFFFFF"/>
              </w:rPr>
              <w:t xml:space="preserve"> 697-2, Amsterdam, North Holland 1017 JV</w:t>
            </w:r>
          </w:p>
        </w:tc>
        <w:tc>
          <w:tcPr>
            <w:tcW w:w="1438" w:type="dxa"/>
            <w:vAlign w:val="center"/>
          </w:tcPr>
          <w:p w14:paraId="7B4DFF0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7A3CE04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4156849F" w14:textId="77777777" w:rsidTr="00A16355">
        <w:tc>
          <w:tcPr>
            <w:tcW w:w="1350" w:type="dxa"/>
            <w:vMerge/>
            <w:vAlign w:val="center"/>
          </w:tcPr>
          <w:p w14:paraId="6DEAF168"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693C1485"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40EC2854"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proofErr w:type="spellStart"/>
            <w:r w:rsidRPr="00266563">
              <w:rPr>
                <w:rFonts w:asciiTheme="minorHAnsi" w:hAnsiTheme="minorHAnsi" w:cstheme="minorHAnsi"/>
                <w:color w:val="000000" w:themeColor="text1"/>
                <w:sz w:val="22"/>
                <w:szCs w:val="22"/>
                <w:shd w:val="clear" w:color="auto" w:fill="FFFFFF"/>
              </w:rPr>
              <w:t>Hullenberweg</w:t>
            </w:r>
            <w:proofErr w:type="spellEnd"/>
            <w:r w:rsidRPr="00266563">
              <w:rPr>
                <w:rFonts w:asciiTheme="minorHAnsi" w:hAnsiTheme="minorHAnsi" w:cstheme="minorHAnsi"/>
                <w:color w:val="000000" w:themeColor="text1"/>
                <w:sz w:val="22"/>
                <w:szCs w:val="22"/>
                <w:shd w:val="clear" w:color="auto" w:fill="FFFFFF"/>
              </w:rPr>
              <w:t xml:space="preserve"> 278-308, Amsterdam, North Holland 1101 BV</w:t>
            </w:r>
          </w:p>
        </w:tc>
        <w:tc>
          <w:tcPr>
            <w:tcW w:w="1438" w:type="dxa"/>
            <w:vAlign w:val="center"/>
          </w:tcPr>
          <w:p w14:paraId="3ED3FB9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567272B"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3F2456F6" w14:textId="77777777" w:rsidTr="00A16355">
        <w:tc>
          <w:tcPr>
            <w:tcW w:w="1350" w:type="dxa"/>
            <w:vMerge/>
            <w:vAlign w:val="center"/>
          </w:tcPr>
          <w:p w14:paraId="2F2AA619"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1232DAD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Poland</w:t>
            </w:r>
          </w:p>
        </w:tc>
        <w:tc>
          <w:tcPr>
            <w:tcW w:w="3631" w:type="dxa"/>
            <w:vAlign w:val="center"/>
          </w:tcPr>
          <w:p w14:paraId="4402F23A"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ul. </w:t>
            </w:r>
            <w:proofErr w:type="spellStart"/>
            <w:r w:rsidRPr="00266563">
              <w:rPr>
                <w:rFonts w:asciiTheme="minorHAnsi" w:hAnsiTheme="minorHAnsi" w:cstheme="minorHAnsi"/>
                <w:color w:val="000000" w:themeColor="text1"/>
                <w:sz w:val="22"/>
                <w:szCs w:val="22"/>
                <w:shd w:val="clear" w:color="auto" w:fill="FFFFFF"/>
              </w:rPr>
              <w:t>Domaniewska</w:t>
            </w:r>
            <w:proofErr w:type="spellEnd"/>
            <w:r w:rsidRPr="00266563">
              <w:rPr>
                <w:rFonts w:asciiTheme="minorHAnsi" w:hAnsiTheme="minorHAnsi" w:cstheme="minorHAnsi"/>
                <w:color w:val="000000" w:themeColor="text1"/>
                <w:sz w:val="22"/>
                <w:szCs w:val="22"/>
                <w:shd w:val="clear" w:color="auto" w:fill="FFFFFF"/>
              </w:rPr>
              <w:t xml:space="preserve"> 37, Warszawa, Poland 02-672</w:t>
            </w:r>
          </w:p>
        </w:tc>
        <w:tc>
          <w:tcPr>
            <w:tcW w:w="1438" w:type="dxa"/>
            <w:vAlign w:val="center"/>
          </w:tcPr>
          <w:p w14:paraId="40137FC6"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4719AD90"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3BD17589" w14:textId="77777777" w:rsidTr="00A16355">
        <w:tc>
          <w:tcPr>
            <w:tcW w:w="1350" w:type="dxa"/>
            <w:vMerge/>
            <w:vAlign w:val="center"/>
          </w:tcPr>
          <w:p w14:paraId="7028F98D"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6EFA7C6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Romania</w:t>
            </w:r>
          </w:p>
        </w:tc>
        <w:tc>
          <w:tcPr>
            <w:tcW w:w="3631" w:type="dxa"/>
            <w:vAlign w:val="center"/>
          </w:tcPr>
          <w:p w14:paraId="1A843226"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proofErr w:type="spellStart"/>
            <w:r w:rsidRPr="00266563">
              <w:rPr>
                <w:rFonts w:asciiTheme="minorHAnsi" w:hAnsiTheme="minorHAnsi" w:cstheme="minorHAnsi"/>
                <w:color w:val="000000" w:themeColor="text1"/>
                <w:sz w:val="22"/>
                <w:szCs w:val="22"/>
                <w:shd w:val="clear" w:color="auto" w:fill="FFFFFF"/>
              </w:rPr>
              <w:t>Soseaua</w:t>
            </w:r>
            <w:proofErr w:type="spellEnd"/>
            <w:r w:rsidRPr="00266563">
              <w:rPr>
                <w:rFonts w:asciiTheme="minorHAnsi" w:hAnsiTheme="minorHAnsi" w:cstheme="minorHAnsi"/>
                <w:color w:val="000000" w:themeColor="text1"/>
                <w:sz w:val="22"/>
                <w:szCs w:val="22"/>
                <w:shd w:val="clear" w:color="auto" w:fill="FFFFFF"/>
              </w:rPr>
              <w:t xml:space="preserve"> Mihai </w:t>
            </w:r>
            <w:proofErr w:type="spellStart"/>
            <w:r w:rsidRPr="00266563">
              <w:rPr>
                <w:rFonts w:asciiTheme="minorHAnsi" w:hAnsiTheme="minorHAnsi" w:cstheme="minorHAnsi"/>
                <w:color w:val="000000" w:themeColor="text1"/>
                <w:sz w:val="22"/>
                <w:szCs w:val="22"/>
                <w:shd w:val="clear" w:color="auto" w:fill="FFFFFF"/>
              </w:rPr>
              <w:t>Bravu</w:t>
            </w:r>
            <w:proofErr w:type="spellEnd"/>
            <w:r w:rsidRPr="00266563">
              <w:rPr>
                <w:rFonts w:asciiTheme="minorHAnsi" w:hAnsiTheme="minorHAnsi" w:cstheme="minorHAnsi"/>
                <w:color w:val="000000" w:themeColor="text1"/>
                <w:sz w:val="22"/>
                <w:szCs w:val="22"/>
                <w:shd w:val="clear" w:color="auto" w:fill="FFFFFF"/>
              </w:rPr>
              <w:t xml:space="preserve"> n </w:t>
            </w:r>
            <w:proofErr w:type="spellStart"/>
            <w:r w:rsidRPr="00266563">
              <w:rPr>
                <w:rFonts w:asciiTheme="minorHAnsi" w:hAnsiTheme="minorHAnsi" w:cstheme="minorHAnsi"/>
                <w:color w:val="000000" w:themeColor="text1"/>
                <w:sz w:val="22"/>
                <w:szCs w:val="22"/>
                <w:shd w:val="clear" w:color="auto" w:fill="FFFFFF"/>
              </w:rPr>
              <w:t>Subsol</w:t>
            </w:r>
            <w:proofErr w:type="spellEnd"/>
            <w:r w:rsidRPr="00266563">
              <w:rPr>
                <w:rFonts w:asciiTheme="minorHAnsi" w:hAnsiTheme="minorHAnsi" w:cstheme="minorHAnsi"/>
                <w:color w:val="000000" w:themeColor="text1"/>
                <w:sz w:val="22"/>
                <w:szCs w:val="22"/>
                <w:shd w:val="clear" w:color="auto" w:fill="FFFFFF"/>
              </w:rPr>
              <w:t>, Modul S083, Sector 3, Bucharest, Southeastern Romania</w:t>
            </w:r>
          </w:p>
        </w:tc>
        <w:tc>
          <w:tcPr>
            <w:tcW w:w="1438" w:type="dxa"/>
            <w:vAlign w:val="center"/>
          </w:tcPr>
          <w:p w14:paraId="5C84997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6007D3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7301C527" w14:textId="77777777" w:rsidTr="00A16355">
        <w:tc>
          <w:tcPr>
            <w:tcW w:w="1350" w:type="dxa"/>
            <w:vMerge/>
            <w:vAlign w:val="center"/>
          </w:tcPr>
          <w:p w14:paraId="6D96E395"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50A5AAA9"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roofErr w:type="spellStart"/>
            <w:r w:rsidRPr="00266563">
              <w:rPr>
                <w:rFonts w:asciiTheme="minorHAnsi" w:hAnsiTheme="minorHAnsi" w:cstheme="minorHAnsi"/>
                <w:color w:val="000000" w:themeColor="text1"/>
                <w:sz w:val="22"/>
                <w:szCs w:val="22"/>
              </w:rPr>
              <w:t>Swedan</w:t>
            </w:r>
            <w:proofErr w:type="spellEnd"/>
          </w:p>
        </w:tc>
        <w:tc>
          <w:tcPr>
            <w:tcW w:w="3631" w:type="dxa"/>
            <w:vAlign w:val="center"/>
          </w:tcPr>
          <w:p w14:paraId="7E910602"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proofErr w:type="spellStart"/>
            <w:r w:rsidRPr="00266563">
              <w:rPr>
                <w:rFonts w:asciiTheme="minorHAnsi" w:hAnsiTheme="minorHAnsi" w:cstheme="minorHAnsi"/>
                <w:color w:val="000000" w:themeColor="text1"/>
                <w:sz w:val="22"/>
                <w:szCs w:val="22"/>
                <w:shd w:val="clear" w:color="auto" w:fill="FFFFFF"/>
              </w:rPr>
              <w:t>Sveavägen</w:t>
            </w:r>
            <w:proofErr w:type="spellEnd"/>
            <w:r w:rsidRPr="00266563">
              <w:rPr>
                <w:rFonts w:asciiTheme="minorHAnsi" w:hAnsiTheme="minorHAnsi" w:cstheme="minorHAnsi"/>
                <w:color w:val="000000" w:themeColor="text1"/>
                <w:sz w:val="22"/>
                <w:szCs w:val="22"/>
                <w:shd w:val="clear" w:color="auto" w:fill="FFFFFF"/>
              </w:rPr>
              <w:t xml:space="preserve"> 33, 3rd Floor, 111 34 Stockholm</w:t>
            </w:r>
          </w:p>
        </w:tc>
        <w:tc>
          <w:tcPr>
            <w:tcW w:w="1438" w:type="dxa"/>
            <w:vAlign w:val="center"/>
          </w:tcPr>
          <w:p w14:paraId="1CA07B2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53A16DE5"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4B45C6B6" w14:textId="77777777" w:rsidTr="00A16355">
        <w:tc>
          <w:tcPr>
            <w:tcW w:w="1350" w:type="dxa"/>
            <w:vMerge/>
            <w:vAlign w:val="center"/>
          </w:tcPr>
          <w:p w14:paraId="25F556A4"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50099397"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United Kingdom</w:t>
            </w:r>
          </w:p>
        </w:tc>
        <w:tc>
          <w:tcPr>
            <w:tcW w:w="3631" w:type="dxa"/>
            <w:vAlign w:val="center"/>
          </w:tcPr>
          <w:p w14:paraId="1A6FE2AC"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Level 8, One Canada Square, Canary Wharf, London E14 5AA, United Kingdom</w:t>
            </w:r>
          </w:p>
        </w:tc>
        <w:tc>
          <w:tcPr>
            <w:tcW w:w="1438" w:type="dxa"/>
            <w:vAlign w:val="center"/>
          </w:tcPr>
          <w:p w14:paraId="515799A7"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28AE8C36"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7110A63B" w14:textId="77777777" w:rsidTr="00A16355">
        <w:tc>
          <w:tcPr>
            <w:tcW w:w="1350" w:type="dxa"/>
            <w:vMerge w:val="restart"/>
            <w:vAlign w:val="center"/>
          </w:tcPr>
          <w:p w14:paraId="4EE51ED1"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r w:rsidRPr="00955628">
              <w:rPr>
                <w:rFonts w:asciiTheme="minorHAnsi" w:hAnsiTheme="minorHAnsi" w:cstheme="minorHAnsi"/>
                <w:b/>
                <w:bCs/>
                <w:color w:val="000000" w:themeColor="text1"/>
                <w:sz w:val="22"/>
                <w:szCs w:val="22"/>
              </w:rPr>
              <w:t>Middle East &amp; Africa</w:t>
            </w:r>
          </w:p>
        </w:tc>
        <w:tc>
          <w:tcPr>
            <w:tcW w:w="1229" w:type="dxa"/>
            <w:vMerge w:val="restart"/>
            <w:vAlign w:val="center"/>
          </w:tcPr>
          <w:p w14:paraId="46DC049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UAE</w:t>
            </w:r>
          </w:p>
        </w:tc>
        <w:tc>
          <w:tcPr>
            <w:tcW w:w="3631" w:type="dxa"/>
            <w:vAlign w:val="center"/>
          </w:tcPr>
          <w:p w14:paraId="01A874A4"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Office 3602, 36th Floor, Al Shatha Towers, Dubai Internet City</w:t>
            </w:r>
            <w:r w:rsidRPr="00266563">
              <w:rPr>
                <w:rFonts w:asciiTheme="minorHAnsi" w:hAnsiTheme="minorHAnsi" w:cstheme="minorHAnsi"/>
                <w:color w:val="000000" w:themeColor="text1"/>
                <w:sz w:val="22"/>
                <w:szCs w:val="22"/>
              </w:rPr>
              <w:br/>
            </w:r>
            <w:r w:rsidRPr="00266563">
              <w:rPr>
                <w:rFonts w:asciiTheme="minorHAnsi" w:hAnsiTheme="minorHAnsi" w:cstheme="minorHAnsi"/>
                <w:color w:val="000000" w:themeColor="text1"/>
                <w:sz w:val="22"/>
                <w:szCs w:val="22"/>
                <w:shd w:val="clear" w:color="auto" w:fill="FFFFFF"/>
              </w:rPr>
              <w:t xml:space="preserve">Dubai, </w:t>
            </w:r>
            <w:proofErr w:type="spellStart"/>
            <w:r w:rsidRPr="00266563">
              <w:rPr>
                <w:rFonts w:asciiTheme="minorHAnsi" w:hAnsiTheme="minorHAnsi" w:cstheme="minorHAnsi"/>
                <w:color w:val="000000" w:themeColor="text1"/>
                <w:sz w:val="22"/>
                <w:szCs w:val="22"/>
                <w:shd w:val="clear" w:color="auto" w:fill="FFFFFF"/>
              </w:rPr>
              <w:t>P.O.Box</w:t>
            </w:r>
            <w:proofErr w:type="spellEnd"/>
            <w:r w:rsidRPr="00266563">
              <w:rPr>
                <w:rFonts w:asciiTheme="minorHAnsi" w:hAnsiTheme="minorHAnsi" w:cstheme="minorHAnsi"/>
                <w:color w:val="000000" w:themeColor="text1"/>
                <w:sz w:val="22"/>
                <w:szCs w:val="22"/>
                <w:shd w:val="clear" w:color="auto" w:fill="FFFFFF"/>
              </w:rPr>
              <w:t xml:space="preserve"> 501714</w:t>
            </w:r>
          </w:p>
        </w:tc>
        <w:tc>
          <w:tcPr>
            <w:tcW w:w="1438" w:type="dxa"/>
            <w:vAlign w:val="center"/>
          </w:tcPr>
          <w:p w14:paraId="368F670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shd w:val="clear" w:color="auto" w:fill="FFFFFF"/>
              </w:rPr>
              <w:t>Corporate Office</w:t>
            </w:r>
          </w:p>
        </w:tc>
        <w:tc>
          <w:tcPr>
            <w:tcW w:w="1115" w:type="dxa"/>
            <w:vAlign w:val="center"/>
          </w:tcPr>
          <w:p w14:paraId="366F90BE"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1CDE1E26" w14:textId="77777777" w:rsidTr="00A16355">
        <w:tc>
          <w:tcPr>
            <w:tcW w:w="1350" w:type="dxa"/>
            <w:vMerge/>
            <w:vAlign w:val="center"/>
          </w:tcPr>
          <w:p w14:paraId="26C62424"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1A65328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37510AEA" w14:textId="77777777" w:rsidR="0042778A" w:rsidRPr="00266563" w:rsidRDefault="0042778A" w:rsidP="00A16355">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rPr>
              <w:t xml:space="preserve">Office 848, Al Ansari Building, Khalifa Street, Abu Dhabi, </w:t>
            </w:r>
            <w:proofErr w:type="spellStart"/>
            <w:r w:rsidRPr="00266563">
              <w:rPr>
                <w:rFonts w:asciiTheme="minorHAnsi" w:hAnsiTheme="minorHAnsi" w:cstheme="minorHAnsi"/>
                <w:color w:val="000000" w:themeColor="text1"/>
                <w:sz w:val="22"/>
                <w:szCs w:val="22"/>
              </w:rPr>
              <w:t>P.O.Box</w:t>
            </w:r>
            <w:proofErr w:type="spellEnd"/>
            <w:r w:rsidRPr="00266563">
              <w:rPr>
                <w:rFonts w:asciiTheme="minorHAnsi" w:hAnsiTheme="minorHAnsi" w:cstheme="minorHAnsi"/>
                <w:color w:val="000000" w:themeColor="text1"/>
                <w:sz w:val="22"/>
                <w:szCs w:val="22"/>
              </w:rPr>
              <w:t xml:space="preserve"> 28346</w:t>
            </w:r>
          </w:p>
        </w:tc>
        <w:tc>
          <w:tcPr>
            <w:tcW w:w="1438" w:type="dxa"/>
            <w:vAlign w:val="center"/>
          </w:tcPr>
          <w:p w14:paraId="3B1C759F"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4DD91A9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6FC92B91" w14:textId="77777777" w:rsidTr="00A16355">
        <w:tc>
          <w:tcPr>
            <w:tcW w:w="1350" w:type="dxa"/>
            <w:vMerge/>
            <w:vAlign w:val="center"/>
          </w:tcPr>
          <w:p w14:paraId="103764FC"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3829CE7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Egypt</w:t>
            </w:r>
          </w:p>
        </w:tc>
        <w:tc>
          <w:tcPr>
            <w:tcW w:w="3631" w:type="dxa"/>
            <w:vAlign w:val="center"/>
          </w:tcPr>
          <w:p w14:paraId="36E2B0E7"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34A Al-</w:t>
            </w:r>
            <w:proofErr w:type="spellStart"/>
            <w:r w:rsidRPr="00266563">
              <w:rPr>
                <w:rFonts w:asciiTheme="minorHAnsi" w:hAnsiTheme="minorHAnsi" w:cstheme="minorHAnsi"/>
                <w:color w:val="000000" w:themeColor="text1"/>
                <w:sz w:val="22"/>
                <w:szCs w:val="22"/>
                <w:shd w:val="clear" w:color="auto" w:fill="FFFFFF"/>
              </w:rPr>
              <w:t>Multaqa</w:t>
            </w:r>
            <w:proofErr w:type="spellEnd"/>
            <w:r w:rsidRPr="00266563">
              <w:rPr>
                <w:rFonts w:asciiTheme="minorHAnsi" w:hAnsiTheme="minorHAnsi" w:cstheme="minorHAnsi"/>
                <w:color w:val="000000" w:themeColor="text1"/>
                <w:sz w:val="22"/>
                <w:szCs w:val="22"/>
                <w:shd w:val="clear" w:color="auto" w:fill="FFFFFF"/>
              </w:rPr>
              <w:t xml:space="preserve"> Al-Arabi District, 2nd Floor Office 201 </w:t>
            </w:r>
            <w:proofErr w:type="spellStart"/>
            <w:r w:rsidRPr="00266563">
              <w:rPr>
                <w:rFonts w:asciiTheme="minorHAnsi" w:hAnsiTheme="minorHAnsi" w:cstheme="minorHAnsi"/>
                <w:color w:val="000000" w:themeColor="text1"/>
                <w:sz w:val="22"/>
                <w:szCs w:val="22"/>
                <w:shd w:val="clear" w:color="auto" w:fill="FFFFFF"/>
              </w:rPr>
              <w:t>Helioplis</w:t>
            </w:r>
            <w:proofErr w:type="spellEnd"/>
            <w:r w:rsidRPr="00266563">
              <w:rPr>
                <w:rFonts w:asciiTheme="minorHAnsi" w:hAnsiTheme="minorHAnsi" w:cstheme="minorHAnsi"/>
                <w:color w:val="000000" w:themeColor="text1"/>
                <w:sz w:val="22"/>
                <w:szCs w:val="22"/>
                <w:shd w:val="clear" w:color="auto" w:fill="FFFFFF"/>
              </w:rPr>
              <w:t xml:space="preserve"> Division, Sheraton ,Cairo, </w:t>
            </w:r>
            <w:proofErr w:type="spellStart"/>
            <w:r w:rsidRPr="00266563">
              <w:rPr>
                <w:rFonts w:asciiTheme="minorHAnsi" w:hAnsiTheme="minorHAnsi" w:cstheme="minorHAnsi"/>
                <w:color w:val="000000" w:themeColor="text1"/>
                <w:sz w:val="22"/>
                <w:szCs w:val="22"/>
                <w:shd w:val="clear" w:color="auto" w:fill="FFFFFF"/>
              </w:rPr>
              <w:t>P.O.Box</w:t>
            </w:r>
            <w:proofErr w:type="spellEnd"/>
            <w:r w:rsidRPr="00266563">
              <w:rPr>
                <w:rFonts w:asciiTheme="minorHAnsi" w:hAnsiTheme="minorHAnsi" w:cstheme="minorHAnsi"/>
                <w:color w:val="000000" w:themeColor="text1"/>
                <w:sz w:val="22"/>
                <w:szCs w:val="22"/>
                <w:shd w:val="clear" w:color="auto" w:fill="FFFFFF"/>
              </w:rPr>
              <w:t xml:space="preserve"> 11799</w:t>
            </w:r>
          </w:p>
        </w:tc>
        <w:tc>
          <w:tcPr>
            <w:tcW w:w="1438" w:type="dxa"/>
            <w:vAlign w:val="center"/>
          </w:tcPr>
          <w:p w14:paraId="31A9698E"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4B434C0B"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4ED5145C" w14:textId="77777777" w:rsidTr="00A16355">
        <w:tc>
          <w:tcPr>
            <w:tcW w:w="1350" w:type="dxa"/>
            <w:vMerge/>
            <w:vAlign w:val="center"/>
          </w:tcPr>
          <w:p w14:paraId="13995742"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7CB542EF"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Lebanon</w:t>
            </w:r>
          </w:p>
        </w:tc>
        <w:tc>
          <w:tcPr>
            <w:tcW w:w="3631" w:type="dxa"/>
            <w:vAlign w:val="center"/>
          </w:tcPr>
          <w:p w14:paraId="50D5C15C"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Office Unit No. 1291, Section 4 Sarba, Lebanon</w:t>
            </w:r>
          </w:p>
        </w:tc>
        <w:tc>
          <w:tcPr>
            <w:tcW w:w="1438" w:type="dxa"/>
            <w:vAlign w:val="center"/>
          </w:tcPr>
          <w:p w14:paraId="3367CE0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3058843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4393615D" w14:textId="77777777" w:rsidTr="00A16355">
        <w:tc>
          <w:tcPr>
            <w:tcW w:w="1350" w:type="dxa"/>
            <w:vMerge/>
            <w:vAlign w:val="center"/>
          </w:tcPr>
          <w:p w14:paraId="5F7AFA37"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0BDE064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Oman</w:t>
            </w:r>
          </w:p>
        </w:tc>
        <w:tc>
          <w:tcPr>
            <w:tcW w:w="3631" w:type="dxa"/>
            <w:vAlign w:val="center"/>
          </w:tcPr>
          <w:p w14:paraId="5FA43DD1" w14:textId="77777777" w:rsidR="0042778A" w:rsidRPr="00266563" w:rsidRDefault="0042778A" w:rsidP="00A16355">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rPr>
              <w:t xml:space="preserve">5th Floor Office A5, Bank Sohar Building </w:t>
            </w:r>
            <w:proofErr w:type="spellStart"/>
            <w:r w:rsidRPr="00266563">
              <w:rPr>
                <w:rFonts w:asciiTheme="minorHAnsi" w:hAnsiTheme="minorHAnsi" w:cstheme="minorHAnsi"/>
                <w:color w:val="000000" w:themeColor="text1"/>
                <w:sz w:val="22"/>
                <w:szCs w:val="22"/>
              </w:rPr>
              <w:t>Dohat</w:t>
            </w:r>
            <w:proofErr w:type="spellEnd"/>
            <w:r w:rsidRPr="00266563">
              <w:rPr>
                <w:rFonts w:asciiTheme="minorHAnsi" w:hAnsiTheme="minorHAnsi" w:cstheme="minorHAnsi"/>
                <w:color w:val="000000" w:themeColor="text1"/>
                <w:sz w:val="22"/>
                <w:szCs w:val="22"/>
              </w:rPr>
              <w:t xml:space="preserve"> Al Adab Street, Al </w:t>
            </w:r>
            <w:proofErr w:type="spellStart"/>
            <w:r w:rsidRPr="00266563">
              <w:rPr>
                <w:rFonts w:asciiTheme="minorHAnsi" w:hAnsiTheme="minorHAnsi" w:cstheme="minorHAnsi"/>
                <w:color w:val="000000" w:themeColor="text1"/>
                <w:sz w:val="22"/>
                <w:szCs w:val="22"/>
              </w:rPr>
              <w:t>Khuwair</w:t>
            </w:r>
            <w:proofErr w:type="spellEnd"/>
            <w:r w:rsidRPr="00266563">
              <w:rPr>
                <w:rFonts w:asciiTheme="minorHAnsi" w:hAnsiTheme="minorHAnsi" w:cstheme="minorHAnsi"/>
                <w:color w:val="000000" w:themeColor="text1"/>
                <w:sz w:val="22"/>
                <w:szCs w:val="22"/>
              </w:rPr>
              <w:t xml:space="preserve"> P.O. Box 395, PC 118, Muscat</w:t>
            </w:r>
          </w:p>
        </w:tc>
        <w:tc>
          <w:tcPr>
            <w:tcW w:w="1438" w:type="dxa"/>
            <w:vAlign w:val="center"/>
          </w:tcPr>
          <w:p w14:paraId="3AE45B36"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58BE9C0"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0282A64F" w14:textId="77777777" w:rsidTr="00A16355">
        <w:tc>
          <w:tcPr>
            <w:tcW w:w="1350" w:type="dxa"/>
            <w:vMerge/>
            <w:vAlign w:val="center"/>
          </w:tcPr>
          <w:p w14:paraId="080AF4DF"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2760B873"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Saudi Arabia</w:t>
            </w:r>
          </w:p>
        </w:tc>
        <w:tc>
          <w:tcPr>
            <w:tcW w:w="3631" w:type="dxa"/>
            <w:vAlign w:val="center"/>
          </w:tcPr>
          <w:p w14:paraId="4490D869"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5th Floor, </w:t>
            </w:r>
            <w:proofErr w:type="spellStart"/>
            <w:r w:rsidRPr="00266563">
              <w:rPr>
                <w:rFonts w:asciiTheme="minorHAnsi" w:hAnsiTheme="minorHAnsi" w:cstheme="minorHAnsi"/>
                <w:color w:val="000000" w:themeColor="text1"/>
                <w:sz w:val="22"/>
                <w:szCs w:val="22"/>
                <w:shd w:val="clear" w:color="auto" w:fill="FFFFFF"/>
              </w:rPr>
              <w:t>Balhamer</w:t>
            </w:r>
            <w:proofErr w:type="spellEnd"/>
            <w:r w:rsidRPr="00266563">
              <w:rPr>
                <w:rFonts w:asciiTheme="minorHAnsi" w:hAnsiTheme="minorHAnsi" w:cstheme="minorHAnsi"/>
                <w:color w:val="000000" w:themeColor="text1"/>
                <w:sz w:val="22"/>
                <w:szCs w:val="22"/>
                <w:shd w:val="clear" w:color="auto" w:fill="FFFFFF"/>
              </w:rPr>
              <w:t xml:space="preserve"> Business Gate</w:t>
            </w:r>
            <w:r w:rsidRPr="00266563">
              <w:rPr>
                <w:rFonts w:asciiTheme="minorHAnsi" w:hAnsiTheme="minorHAnsi" w:cstheme="minorHAnsi"/>
                <w:color w:val="000000" w:themeColor="text1"/>
                <w:sz w:val="22"/>
                <w:szCs w:val="22"/>
              </w:rPr>
              <w:br/>
            </w:r>
            <w:r w:rsidRPr="00266563">
              <w:rPr>
                <w:rFonts w:asciiTheme="minorHAnsi" w:hAnsiTheme="minorHAnsi" w:cstheme="minorHAnsi"/>
                <w:color w:val="000000" w:themeColor="text1"/>
                <w:sz w:val="22"/>
                <w:szCs w:val="22"/>
                <w:shd w:val="clear" w:color="auto" w:fill="FFFFFF"/>
              </w:rPr>
              <w:t xml:space="preserve">Ash Shati Ash Sharqi 8196, Dammam, </w:t>
            </w:r>
            <w:proofErr w:type="spellStart"/>
            <w:r w:rsidRPr="00266563">
              <w:rPr>
                <w:rFonts w:asciiTheme="minorHAnsi" w:hAnsiTheme="minorHAnsi" w:cstheme="minorHAnsi"/>
                <w:color w:val="000000" w:themeColor="text1"/>
                <w:sz w:val="22"/>
                <w:szCs w:val="22"/>
                <w:shd w:val="clear" w:color="auto" w:fill="FFFFFF"/>
              </w:rPr>
              <w:t>P.O.Box</w:t>
            </w:r>
            <w:proofErr w:type="spellEnd"/>
            <w:r w:rsidRPr="00266563">
              <w:rPr>
                <w:rFonts w:asciiTheme="minorHAnsi" w:hAnsiTheme="minorHAnsi" w:cstheme="minorHAnsi"/>
                <w:color w:val="000000" w:themeColor="text1"/>
                <w:sz w:val="22"/>
                <w:szCs w:val="22"/>
                <w:shd w:val="clear" w:color="auto" w:fill="FFFFFF"/>
              </w:rPr>
              <w:t xml:space="preserve"> 32414</w:t>
            </w:r>
          </w:p>
        </w:tc>
        <w:tc>
          <w:tcPr>
            <w:tcW w:w="1438" w:type="dxa"/>
            <w:vAlign w:val="center"/>
          </w:tcPr>
          <w:p w14:paraId="03CB1CA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2217B4DF"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20CB4E89" w14:textId="77777777" w:rsidTr="00A16355">
        <w:tc>
          <w:tcPr>
            <w:tcW w:w="1350" w:type="dxa"/>
            <w:vMerge/>
            <w:vAlign w:val="center"/>
          </w:tcPr>
          <w:p w14:paraId="6932C943"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5C6001C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State of Qatar</w:t>
            </w:r>
          </w:p>
        </w:tc>
        <w:tc>
          <w:tcPr>
            <w:tcW w:w="3631" w:type="dxa"/>
            <w:vAlign w:val="center"/>
          </w:tcPr>
          <w:p w14:paraId="6A3047F7"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Office 1111, 11th Floor, Marina Twin Towers, Tower B, Regus Doha Twin </w:t>
            </w:r>
            <w:r w:rsidRPr="00266563">
              <w:rPr>
                <w:rFonts w:asciiTheme="minorHAnsi" w:hAnsiTheme="minorHAnsi" w:cstheme="minorHAnsi"/>
                <w:color w:val="000000" w:themeColor="text1"/>
                <w:sz w:val="22"/>
                <w:szCs w:val="22"/>
                <w:shd w:val="clear" w:color="auto" w:fill="FFFFFF"/>
              </w:rPr>
              <w:lastRenderedPageBreak/>
              <w:t>Towers. Lusail, State of Qatar P.O. Box 301477</w:t>
            </w:r>
          </w:p>
        </w:tc>
        <w:tc>
          <w:tcPr>
            <w:tcW w:w="1438" w:type="dxa"/>
            <w:vAlign w:val="center"/>
          </w:tcPr>
          <w:p w14:paraId="5945BC6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35A7870"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70D14E26" w14:textId="77777777" w:rsidTr="00A16355">
        <w:trPr>
          <w:trHeight w:val="890"/>
        </w:trPr>
        <w:tc>
          <w:tcPr>
            <w:tcW w:w="1350" w:type="dxa"/>
            <w:vMerge w:val="restart"/>
            <w:vAlign w:val="center"/>
          </w:tcPr>
          <w:p w14:paraId="32909C30" w14:textId="77777777" w:rsidR="0042778A" w:rsidRPr="00955628" w:rsidRDefault="0042778A" w:rsidP="00A16355">
            <w:pPr>
              <w:spacing w:line="276" w:lineRule="auto"/>
              <w:jc w:val="center"/>
              <w:rPr>
                <w:rFonts w:asciiTheme="minorHAnsi" w:hAnsiTheme="minorHAnsi" w:cstheme="minorHAnsi"/>
                <w:color w:val="000000" w:themeColor="text1"/>
                <w:sz w:val="22"/>
                <w:szCs w:val="22"/>
              </w:rPr>
            </w:pPr>
            <w:r w:rsidRPr="00955628">
              <w:rPr>
                <w:rFonts w:asciiTheme="minorHAnsi" w:hAnsiTheme="minorHAnsi" w:cstheme="minorHAnsi"/>
                <w:b/>
                <w:bCs/>
                <w:color w:val="000000" w:themeColor="text1"/>
                <w:sz w:val="22"/>
                <w:szCs w:val="22"/>
              </w:rPr>
              <w:t>North America</w:t>
            </w:r>
          </w:p>
        </w:tc>
        <w:tc>
          <w:tcPr>
            <w:tcW w:w="1229" w:type="dxa"/>
            <w:vMerge w:val="restart"/>
            <w:vAlign w:val="center"/>
          </w:tcPr>
          <w:p w14:paraId="70C49CA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USA</w:t>
            </w:r>
          </w:p>
        </w:tc>
        <w:tc>
          <w:tcPr>
            <w:tcW w:w="3631" w:type="dxa"/>
            <w:vAlign w:val="center"/>
          </w:tcPr>
          <w:p w14:paraId="41BB7E60"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955628">
              <w:rPr>
                <w:rFonts w:asciiTheme="minorHAnsi" w:hAnsiTheme="minorHAnsi" w:cstheme="minorHAnsi"/>
                <w:color w:val="000000" w:themeColor="text1"/>
                <w:sz w:val="22"/>
                <w:szCs w:val="22"/>
                <w:shd w:val="clear" w:color="auto" w:fill="FFFFFF"/>
              </w:rPr>
              <w:t>841 Avenue of the Cities</w:t>
            </w:r>
            <w:r w:rsidRPr="00955628">
              <w:rPr>
                <w:rFonts w:asciiTheme="minorHAnsi" w:hAnsiTheme="minorHAnsi" w:cstheme="minorHAnsi"/>
                <w:color w:val="000000" w:themeColor="text1"/>
                <w:sz w:val="22"/>
                <w:szCs w:val="22"/>
                <w:shd w:val="clear" w:color="auto" w:fill="FFFFFF"/>
              </w:rPr>
              <w:br/>
              <w:t>East Moline IL, 61244</w:t>
            </w:r>
          </w:p>
        </w:tc>
        <w:tc>
          <w:tcPr>
            <w:tcW w:w="1438" w:type="dxa"/>
            <w:vAlign w:val="center"/>
          </w:tcPr>
          <w:p w14:paraId="50EC0782" w14:textId="77777777" w:rsidR="0042778A" w:rsidRPr="00955628" w:rsidRDefault="0042778A" w:rsidP="00A16355">
            <w:pPr>
              <w:jc w:val="center"/>
              <w:rPr>
                <w:rFonts w:asciiTheme="minorHAnsi" w:hAnsiTheme="minorHAnsi" w:cstheme="minorHAnsi"/>
                <w:color w:val="000000" w:themeColor="text1"/>
                <w:sz w:val="22"/>
                <w:szCs w:val="22"/>
                <w:shd w:val="clear" w:color="auto" w:fill="FFFFFF"/>
              </w:rPr>
            </w:pPr>
            <w:r w:rsidRPr="00955628">
              <w:rPr>
                <w:rFonts w:asciiTheme="minorHAnsi" w:hAnsiTheme="minorHAnsi" w:cstheme="minorHAnsi"/>
                <w:color w:val="000000" w:themeColor="text1"/>
                <w:sz w:val="22"/>
                <w:szCs w:val="22"/>
                <w:shd w:val="clear" w:color="auto" w:fill="FFFFFF"/>
              </w:rPr>
              <w:t>Global Headquarters</w:t>
            </w:r>
          </w:p>
          <w:p w14:paraId="09E8EFE1" w14:textId="77777777" w:rsidR="0042778A" w:rsidRPr="00955628" w:rsidRDefault="0042778A" w:rsidP="00A16355">
            <w:pPr>
              <w:spacing w:line="276" w:lineRule="auto"/>
              <w:jc w:val="center"/>
              <w:rPr>
                <w:rFonts w:asciiTheme="minorHAnsi" w:hAnsiTheme="minorHAnsi" w:cstheme="minorHAnsi"/>
                <w:color w:val="000000" w:themeColor="text1"/>
                <w:sz w:val="22"/>
                <w:szCs w:val="22"/>
                <w:shd w:val="clear" w:color="auto" w:fill="FFFFFF"/>
              </w:rPr>
            </w:pPr>
            <w:r w:rsidRPr="00955628">
              <w:rPr>
                <w:rFonts w:asciiTheme="minorHAnsi" w:hAnsiTheme="minorHAnsi" w:cstheme="minorHAnsi"/>
                <w:color w:val="000000" w:themeColor="text1"/>
                <w:sz w:val="22"/>
                <w:szCs w:val="22"/>
                <w:shd w:val="clear" w:color="auto" w:fill="FFFFFF"/>
              </w:rPr>
              <w:t>(Corporate Office)</w:t>
            </w:r>
          </w:p>
        </w:tc>
        <w:tc>
          <w:tcPr>
            <w:tcW w:w="1115" w:type="dxa"/>
            <w:vAlign w:val="center"/>
          </w:tcPr>
          <w:p w14:paraId="4847428F"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3A1BBE20" w14:textId="77777777" w:rsidTr="00A16355">
        <w:tc>
          <w:tcPr>
            <w:tcW w:w="1350" w:type="dxa"/>
            <w:vMerge/>
            <w:vAlign w:val="center"/>
          </w:tcPr>
          <w:p w14:paraId="28AFFEB8" w14:textId="77777777" w:rsidR="0042778A" w:rsidRPr="00266563" w:rsidRDefault="0042778A" w:rsidP="00A16355">
            <w:pPr>
              <w:spacing w:line="276" w:lineRule="auto"/>
              <w:jc w:val="center"/>
              <w:rPr>
                <w:rFonts w:asciiTheme="minorHAnsi" w:hAnsiTheme="minorHAnsi" w:cstheme="minorHAnsi"/>
                <w:color w:val="000000" w:themeColor="text1"/>
              </w:rPr>
            </w:pPr>
          </w:p>
        </w:tc>
        <w:tc>
          <w:tcPr>
            <w:tcW w:w="1229" w:type="dxa"/>
            <w:vMerge/>
            <w:vAlign w:val="center"/>
          </w:tcPr>
          <w:p w14:paraId="02CB9684" w14:textId="77777777" w:rsidR="0042778A" w:rsidRPr="00266563" w:rsidRDefault="0042778A" w:rsidP="00A16355">
            <w:pPr>
              <w:spacing w:line="276" w:lineRule="auto"/>
              <w:jc w:val="center"/>
              <w:rPr>
                <w:rFonts w:asciiTheme="minorHAnsi" w:hAnsiTheme="minorHAnsi" w:cstheme="minorHAnsi"/>
                <w:color w:val="000000" w:themeColor="text1"/>
              </w:rPr>
            </w:pPr>
          </w:p>
        </w:tc>
        <w:tc>
          <w:tcPr>
            <w:tcW w:w="3631" w:type="dxa"/>
            <w:vAlign w:val="center"/>
          </w:tcPr>
          <w:p w14:paraId="5759E5DF" w14:textId="77777777" w:rsidR="0042778A" w:rsidRPr="00266563" w:rsidRDefault="0042778A" w:rsidP="00A16355">
            <w:pPr>
              <w:spacing w:line="276" w:lineRule="auto"/>
              <w:rPr>
                <w:rFonts w:asciiTheme="minorHAnsi" w:hAnsiTheme="minorHAnsi" w:cstheme="minorHAnsi"/>
                <w:color w:val="000000" w:themeColor="text1"/>
                <w:shd w:val="clear" w:color="auto" w:fill="FFFFFF"/>
              </w:rPr>
            </w:pPr>
            <w:r w:rsidRPr="00955628">
              <w:rPr>
                <w:rFonts w:asciiTheme="minorHAnsi" w:hAnsiTheme="minorHAnsi" w:cstheme="minorHAnsi"/>
                <w:color w:val="000000" w:themeColor="text1"/>
                <w:sz w:val="22"/>
                <w:szCs w:val="22"/>
                <w:shd w:val="clear" w:color="auto" w:fill="FFFFFF"/>
              </w:rPr>
              <w:t>4801 E Independence Blvd, Suite #900, Charlotte, North Carolina 28212</w:t>
            </w:r>
          </w:p>
        </w:tc>
        <w:tc>
          <w:tcPr>
            <w:tcW w:w="1438" w:type="dxa"/>
            <w:vAlign w:val="center"/>
          </w:tcPr>
          <w:p w14:paraId="2ED48464" w14:textId="77777777" w:rsidR="0042778A" w:rsidRPr="00266563" w:rsidRDefault="0042778A" w:rsidP="00A16355">
            <w:pPr>
              <w:spacing w:line="276" w:lineRule="auto"/>
              <w:jc w:val="center"/>
              <w:rPr>
                <w:rFonts w:asciiTheme="minorHAnsi" w:hAnsiTheme="minorHAnsi" w:cstheme="minorHAnsi"/>
                <w:color w:val="000000" w:themeColor="text1"/>
              </w:rPr>
            </w:pPr>
          </w:p>
        </w:tc>
        <w:tc>
          <w:tcPr>
            <w:tcW w:w="1115" w:type="dxa"/>
            <w:vAlign w:val="center"/>
          </w:tcPr>
          <w:p w14:paraId="29E7BBC8" w14:textId="77777777" w:rsidR="0042778A" w:rsidRPr="00266563" w:rsidRDefault="0042778A" w:rsidP="00A16355">
            <w:pPr>
              <w:spacing w:line="276" w:lineRule="auto"/>
              <w:jc w:val="center"/>
              <w:rPr>
                <w:rFonts w:asciiTheme="minorHAnsi" w:hAnsiTheme="minorHAnsi" w:cstheme="minorHAnsi"/>
                <w:color w:val="000000" w:themeColor="text1"/>
              </w:rPr>
            </w:pPr>
          </w:p>
        </w:tc>
      </w:tr>
      <w:tr w:rsidR="0042778A" w:rsidRPr="00266563" w14:paraId="7E156DB2" w14:textId="77777777" w:rsidTr="00A16355">
        <w:tc>
          <w:tcPr>
            <w:tcW w:w="1350" w:type="dxa"/>
            <w:vMerge/>
            <w:vAlign w:val="center"/>
          </w:tcPr>
          <w:p w14:paraId="55599CA1"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69DA9F8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032621F6"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333 N. Michigan Avenue</w:t>
            </w:r>
            <w:r w:rsidRPr="00266563">
              <w:rPr>
                <w:rFonts w:asciiTheme="minorHAnsi" w:hAnsiTheme="minorHAnsi" w:cstheme="minorHAnsi"/>
                <w:color w:val="000000" w:themeColor="text1"/>
                <w:sz w:val="22"/>
                <w:szCs w:val="22"/>
              </w:rPr>
              <w:br/>
            </w:r>
            <w:r w:rsidRPr="00266563">
              <w:rPr>
                <w:rFonts w:asciiTheme="minorHAnsi" w:hAnsiTheme="minorHAnsi" w:cstheme="minorHAnsi"/>
                <w:color w:val="000000" w:themeColor="text1"/>
                <w:sz w:val="22"/>
                <w:szCs w:val="22"/>
                <w:shd w:val="clear" w:color="auto" w:fill="FFFFFF"/>
              </w:rPr>
              <w:t>Suite #800, Chicago, Illinois 60601</w:t>
            </w:r>
          </w:p>
        </w:tc>
        <w:tc>
          <w:tcPr>
            <w:tcW w:w="1438" w:type="dxa"/>
            <w:vAlign w:val="center"/>
          </w:tcPr>
          <w:p w14:paraId="68F184C6"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147F98CB"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5AAE8619" w14:textId="77777777" w:rsidTr="00A16355">
        <w:tc>
          <w:tcPr>
            <w:tcW w:w="1350" w:type="dxa"/>
            <w:vMerge/>
            <w:vAlign w:val="center"/>
          </w:tcPr>
          <w:p w14:paraId="171E5095"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010634FB"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662B3448"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455 Avenue of the Cities, East Moline, Illinois 61244</w:t>
            </w:r>
          </w:p>
        </w:tc>
        <w:tc>
          <w:tcPr>
            <w:tcW w:w="1438" w:type="dxa"/>
            <w:vAlign w:val="center"/>
          </w:tcPr>
          <w:p w14:paraId="2281A9B7"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358A493"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3970C85A" w14:textId="77777777" w:rsidTr="00A16355">
        <w:tc>
          <w:tcPr>
            <w:tcW w:w="1350" w:type="dxa"/>
            <w:vMerge/>
            <w:vAlign w:val="center"/>
          </w:tcPr>
          <w:p w14:paraId="745B601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708271F3"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575A7395"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7760 France Ave S, Suite #1100, Minneapolis, Minnesota 55435</w:t>
            </w:r>
          </w:p>
        </w:tc>
        <w:tc>
          <w:tcPr>
            <w:tcW w:w="1438" w:type="dxa"/>
            <w:vAlign w:val="center"/>
          </w:tcPr>
          <w:p w14:paraId="4411022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5B8C8901"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5A08E497" w14:textId="77777777" w:rsidTr="00A16355">
        <w:tc>
          <w:tcPr>
            <w:tcW w:w="1350" w:type="dxa"/>
            <w:vMerge/>
            <w:vAlign w:val="center"/>
          </w:tcPr>
          <w:p w14:paraId="36C2E82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6E50261B"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13D2DE23"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2000 W Pioneer Pkwy, Suite #16, Peoria, Illinois 61615, </w:t>
            </w:r>
          </w:p>
        </w:tc>
        <w:tc>
          <w:tcPr>
            <w:tcW w:w="1438" w:type="dxa"/>
            <w:vAlign w:val="center"/>
          </w:tcPr>
          <w:p w14:paraId="1BA08FC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79B96FF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463E8CCA" w14:textId="77777777" w:rsidTr="00A16355">
        <w:tc>
          <w:tcPr>
            <w:tcW w:w="1350" w:type="dxa"/>
            <w:vMerge/>
            <w:vAlign w:val="center"/>
          </w:tcPr>
          <w:p w14:paraId="223665E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1BF0EC3F"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04A3FABE"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211 College Road East, Suite #102, Princeton, New Jersey 08540</w:t>
            </w:r>
          </w:p>
        </w:tc>
        <w:tc>
          <w:tcPr>
            <w:tcW w:w="1438" w:type="dxa"/>
            <w:vAlign w:val="center"/>
          </w:tcPr>
          <w:p w14:paraId="21D6F3F0"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4E58F86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2C52416F" w14:textId="77777777" w:rsidTr="00A16355">
        <w:tc>
          <w:tcPr>
            <w:tcW w:w="1350" w:type="dxa"/>
            <w:vMerge/>
            <w:vAlign w:val="center"/>
          </w:tcPr>
          <w:p w14:paraId="68AC0782"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2AA8F62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2EF8B7B3" w14:textId="77777777" w:rsidR="0042778A" w:rsidRPr="00266563" w:rsidRDefault="0042778A" w:rsidP="00A16355">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rPr>
              <w:t>Y &amp; L Consulting, Inc.,</w:t>
            </w:r>
            <w:r w:rsidRPr="00266563">
              <w:rPr>
                <w:rFonts w:asciiTheme="minorHAnsi" w:hAnsiTheme="minorHAnsi" w:cstheme="minorHAnsi"/>
                <w:color w:val="000000" w:themeColor="text1"/>
                <w:sz w:val="22"/>
                <w:szCs w:val="22"/>
              </w:rPr>
              <w:br/>
              <w:t>A YASH Technologies Company, 5750 Epsilon, San Antonio, Texas 78249</w:t>
            </w:r>
          </w:p>
        </w:tc>
        <w:tc>
          <w:tcPr>
            <w:tcW w:w="1438" w:type="dxa"/>
            <w:vAlign w:val="center"/>
          </w:tcPr>
          <w:p w14:paraId="16AC0CF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17A4FBF"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05DAE5A0" w14:textId="77777777" w:rsidTr="00A16355">
        <w:tc>
          <w:tcPr>
            <w:tcW w:w="1350" w:type="dxa"/>
            <w:vMerge/>
            <w:vAlign w:val="center"/>
          </w:tcPr>
          <w:p w14:paraId="6AA4FA2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561D2778"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3780121E"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3 City Place Drive, Suite #520, St. Louis, Missouri 63141</w:t>
            </w:r>
          </w:p>
        </w:tc>
        <w:tc>
          <w:tcPr>
            <w:tcW w:w="1438" w:type="dxa"/>
            <w:vAlign w:val="center"/>
          </w:tcPr>
          <w:p w14:paraId="4743D57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1061753A"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53CC5CF6" w14:textId="77777777" w:rsidTr="00A16355">
        <w:tc>
          <w:tcPr>
            <w:tcW w:w="1350" w:type="dxa"/>
            <w:vMerge/>
            <w:vAlign w:val="center"/>
          </w:tcPr>
          <w:p w14:paraId="39A7DD67"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77E58DAF"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3C79678A"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17406 Royalton Rd., Suite #104, Strongsville, Ohio 44136</w:t>
            </w:r>
          </w:p>
        </w:tc>
        <w:tc>
          <w:tcPr>
            <w:tcW w:w="1438" w:type="dxa"/>
            <w:vAlign w:val="center"/>
          </w:tcPr>
          <w:p w14:paraId="1885E171"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63266A6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39F19E55" w14:textId="77777777" w:rsidTr="00A16355">
        <w:tc>
          <w:tcPr>
            <w:tcW w:w="1350" w:type="dxa"/>
            <w:vMerge/>
            <w:vAlign w:val="center"/>
          </w:tcPr>
          <w:p w14:paraId="6217330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2F0CFEA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2091996B"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Aurora Business Park, Building 15, 4408 114th Street, Urbandale, Iowa 50322</w:t>
            </w:r>
          </w:p>
        </w:tc>
        <w:tc>
          <w:tcPr>
            <w:tcW w:w="1438" w:type="dxa"/>
            <w:vAlign w:val="center"/>
          </w:tcPr>
          <w:p w14:paraId="0CB76E6C"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7413E2D3"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4C61FBC0" w14:textId="77777777" w:rsidTr="00A16355">
        <w:tc>
          <w:tcPr>
            <w:tcW w:w="1350" w:type="dxa"/>
            <w:vMerge/>
            <w:vAlign w:val="center"/>
          </w:tcPr>
          <w:p w14:paraId="0553E917"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Merge/>
            <w:vAlign w:val="center"/>
          </w:tcPr>
          <w:p w14:paraId="7F21D265"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3631" w:type="dxa"/>
            <w:vAlign w:val="center"/>
          </w:tcPr>
          <w:p w14:paraId="4F9171FD" w14:textId="77777777" w:rsidR="0042778A" w:rsidRPr="00266563" w:rsidRDefault="0042778A" w:rsidP="00A16355">
            <w:pPr>
              <w:pStyle w:val="NormalWeb"/>
              <w:shd w:val="clear" w:color="auto" w:fill="FFFFFF"/>
              <w:spacing w:before="0" w:beforeAutospacing="0" w:after="0" w:afterAutospacing="0" w:line="276" w:lineRule="auto"/>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 xml:space="preserve">400 </w:t>
            </w:r>
            <w:proofErr w:type="spellStart"/>
            <w:r w:rsidRPr="00266563">
              <w:rPr>
                <w:rFonts w:asciiTheme="minorHAnsi" w:hAnsiTheme="minorHAnsi" w:cstheme="minorHAnsi"/>
                <w:color w:val="000000" w:themeColor="text1"/>
                <w:sz w:val="22"/>
                <w:szCs w:val="22"/>
              </w:rPr>
              <w:t>Tradecenter</w:t>
            </w:r>
            <w:proofErr w:type="spellEnd"/>
            <w:r w:rsidRPr="00266563">
              <w:rPr>
                <w:rFonts w:asciiTheme="minorHAnsi" w:hAnsiTheme="minorHAnsi" w:cstheme="minorHAnsi"/>
                <w:color w:val="000000" w:themeColor="text1"/>
                <w:sz w:val="22"/>
                <w:szCs w:val="22"/>
              </w:rPr>
              <w:t xml:space="preserve"> Drive, Suite #4880, Woburn, Massachusetts 01801</w:t>
            </w:r>
          </w:p>
        </w:tc>
        <w:tc>
          <w:tcPr>
            <w:tcW w:w="1438" w:type="dxa"/>
            <w:vAlign w:val="center"/>
          </w:tcPr>
          <w:p w14:paraId="19CED626"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2EFA1E1D"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r w:rsidR="0042778A" w:rsidRPr="00266563" w14:paraId="561EAE9E" w14:textId="77777777" w:rsidTr="00A16355">
        <w:tc>
          <w:tcPr>
            <w:tcW w:w="1350" w:type="dxa"/>
            <w:vMerge/>
            <w:vAlign w:val="center"/>
          </w:tcPr>
          <w:p w14:paraId="6603DDF3"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229" w:type="dxa"/>
            <w:vAlign w:val="center"/>
          </w:tcPr>
          <w:p w14:paraId="3D668E04"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r w:rsidRPr="00266563">
              <w:rPr>
                <w:rFonts w:asciiTheme="minorHAnsi" w:hAnsiTheme="minorHAnsi" w:cstheme="minorHAnsi"/>
                <w:color w:val="000000" w:themeColor="text1"/>
                <w:sz w:val="22"/>
                <w:szCs w:val="22"/>
              </w:rPr>
              <w:t>Canada</w:t>
            </w:r>
          </w:p>
        </w:tc>
        <w:tc>
          <w:tcPr>
            <w:tcW w:w="3631" w:type="dxa"/>
            <w:vAlign w:val="center"/>
          </w:tcPr>
          <w:p w14:paraId="22630805" w14:textId="77777777" w:rsidR="0042778A" w:rsidRPr="00266563" w:rsidRDefault="0042778A" w:rsidP="00A16355">
            <w:pPr>
              <w:spacing w:line="276" w:lineRule="auto"/>
              <w:rPr>
                <w:rFonts w:asciiTheme="minorHAnsi" w:hAnsiTheme="minorHAnsi" w:cstheme="minorHAnsi"/>
                <w:color w:val="000000" w:themeColor="text1"/>
                <w:sz w:val="22"/>
                <w:szCs w:val="22"/>
                <w:shd w:val="clear" w:color="auto" w:fill="FFFFFF"/>
              </w:rPr>
            </w:pPr>
            <w:r w:rsidRPr="00266563">
              <w:rPr>
                <w:rFonts w:asciiTheme="minorHAnsi" w:hAnsiTheme="minorHAnsi" w:cstheme="minorHAnsi"/>
                <w:color w:val="000000" w:themeColor="text1"/>
                <w:sz w:val="22"/>
                <w:szCs w:val="22"/>
                <w:shd w:val="clear" w:color="auto" w:fill="FFFFFF"/>
              </w:rPr>
              <w:t xml:space="preserve">350 </w:t>
            </w:r>
            <w:proofErr w:type="spellStart"/>
            <w:r w:rsidRPr="00266563">
              <w:rPr>
                <w:rFonts w:asciiTheme="minorHAnsi" w:hAnsiTheme="minorHAnsi" w:cstheme="minorHAnsi"/>
                <w:color w:val="000000" w:themeColor="text1"/>
                <w:sz w:val="22"/>
                <w:szCs w:val="22"/>
                <w:shd w:val="clear" w:color="auto" w:fill="FFFFFF"/>
              </w:rPr>
              <w:t>Burnhamthorpe</w:t>
            </w:r>
            <w:proofErr w:type="spellEnd"/>
            <w:r w:rsidRPr="00266563">
              <w:rPr>
                <w:rFonts w:asciiTheme="minorHAnsi" w:hAnsiTheme="minorHAnsi" w:cstheme="minorHAnsi"/>
                <w:color w:val="000000" w:themeColor="text1"/>
                <w:sz w:val="22"/>
                <w:szCs w:val="22"/>
                <w:shd w:val="clear" w:color="auto" w:fill="FFFFFF"/>
              </w:rPr>
              <w:t xml:space="preserve"> Rd. West, Suite #200, Office 28, Mississauga, Ontario L5B 3J1</w:t>
            </w:r>
          </w:p>
        </w:tc>
        <w:tc>
          <w:tcPr>
            <w:tcW w:w="1438" w:type="dxa"/>
            <w:vAlign w:val="center"/>
          </w:tcPr>
          <w:p w14:paraId="4C37761E"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c>
          <w:tcPr>
            <w:tcW w:w="1115" w:type="dxa"/>
            <w:vAlign w:val="center"/>
          </w:tcPr>
          <w:p w14:paraId="06BB2FA0" w14:textId="77777777" w:rsidR="0042778A" w:rsidRPr="00266563" w:rsidRDefault="0042778A" w:rsidP="00A16355">
            <w:pPr>
              <w:spacing w:line="276" w:lineRule="auto"/>
              <w:jc w:val="center"/>
              <w:rPr>
                <w:rFonts w:asciiTheme="minorHAnsi" w:hAnsiTheme="minorHAnsi" w:cstheme="minorHAnsi"/>
                <w:color w:val="000000" w:themeColor="text1"/>
                <w:sz w:val="22"/>
                <w:szCs w:val="22"/>
              </w:rPr>
            </w:pPr>
          </w:p>
        </w:tc>
      </w:tr>
    </w:tbl>
    <w:bookmarkEnd w:id="11"/>
    <w:p w14:paraId="51F00F68" w14:textId="77777777" w:rsidR="00926D2E" w:rsidRPr="007F5549" w:rsidRDefault="00D71F73">
      <w:pPr>
        <w:pStyle w:val="Heading1"/>
        <w:numPr>
          <w:ilvl w:val="0"/>
          <w:numId w:val="3"/>
        </w:numPr>
        <w:tabs>
          <w:tab w:val="left" w:pos="1199"/>
        </w:tabs>
        <w:spacing w:before="240"/>
        <w:ind w:left="1199" w:hanging="359"/>
        <w:rPr>
          <w:rFonts w:asciiTheme="minorHAnsi" w:hAnsiTheme="minorHAnsi" w:cstheme="minorHAnsi"/>
          <w:color w:val="2E5395"/>
        </w:rPr>
      </w:pPr>
      <w:r w:rsidRPr="007F5549">
        <w:rPr>
          <w:rFonts w:asciiTheme="minorHAnsi" w:hAnsiTheme="minorHAnsi" w:cstheme="minorHAnsi"/>
          <w:color w:val="2E5395"/>
          <w:spacing w:val="-2"/>
        </w:rPr>
        <w:t>Objective</w:t>
      </w:r>
      <w:bookmarkEnd w:id="10"/>
    </w:p>
    <w:p w14:paraId="018BEDB7" w14:textId="77777777" w:rsidR="00926D2E" w:rsidRPr="007F5549" w:rsidRDefault="00D71F73">
      <w:pPr>
        <w:pStyle w:val="ListParagraph"/>
        <w:numPr>
          <w:ilvl w:val="1"/>
          <w:numId w:val="3"/>
        </w:numPr>
        <w:tabs>
          <w:tab w:val="left" w:pos="1646"/>
        </w:tabs>
        <w:spacing w:before="296"/>
        <w:ind w:left="1646" w:right="816"/>
        <w:rPr>
          <w:rFonts w:asciiTheme="minorHAnsi" w:hAnsiTheme="minorHAnsi" w:cstheme="minorHAnsi"/>
          <w:sz w:val="24"/>
        </w:rPr>
      </w:pPr>
      <w:r w:rsidRPr="007F5549">
        <w:rPr>
          <w:rFonts w:asciiTheme="minorHAnsi" w:hAnsiTheme="minorHAnsi" w:cstheme="minorHAnsi"/>
          <w:b/>
          <w:sz w:val="24"/>
        </w:rPr>
        <w:t xml:space="preserve">Promote Ethical Behavior: </w:t>
      </w:r>
      <w:r w:rsidRPr="007F5549">
        <w:rPr>
          <w:rFonts w:asciiTheme="minorHAnsi" w:hAnsiTheme="minorHAnsi" w:cstheme="minorHAnsi"/>
          <w:sz w:val="24"/>
        </w:rPr>
        <w:t>Foster a culture where ethical decision-making is encouraged and expected, ensuring that all actions align with Yash Technologies' core values and principles.</w:t>
      </w:r>
    </w:p>
    <w:p w14:paraId="702B2C4A" w14:textId="77777777" w:rsidR="00926D2E" w:rsidRPr="007F5549" w:rsidRDefault="00D71F73">
      <w:pPr>
        <w:pStyle w:val="ListParagraph"/>
        <w:numPr>
          <w:ilvl w:val="1"/>
          <w:numId w:val="3"/>
        </w:numPr>
        <w:tabs>
          <w:tab w:val="left" w:pos="1646"/>
        </w:tabs>
        <w:spacing w:before="242"/>
        <w:ind w:left="1646" w:right="819"/>
        <w:rPr>
          <w:rFonts w:asciiTheme="minorHAnsi" w:hAnsiTheme="minorHAnsi" w:cstheme="minorHAnsi"/>
          <w:sz w:val="24"/>
        </w:rPr>
      </w:pPr>
      <w:r w:rsidRPr="007F5549">
        <w:rPr>
          <w:rFonts w:asciiTheme="minorHAnsi" w:hAnsiTheme="minorHAnsi" w:cstheme="minorHAnsi"/>
          <w:b/>
          <w:sz w:val="24"/>
        </w:rPr>
        <w:t xml:space="preserve">Ensure Compliance: </w:t>
      </w:r>
      <w:r w:rsidRPr="007F5549">
        <w:rPr>
          <w:rFonts w:asciiTheme="minorHAnsi" w:hAnsiTheme="minorHAnsi" w:cstheme="minorHAnsi"/>
          <w:sz w:val="24"/>
        </w:rPr>
        <w:t>Establish guidelines that ensure adherence to legal requirements, industry standards, and internal policies, minimizing the risk of misconduct and non-compliance.</w:t>
      </w:r>
    </w:p>
    <w:p w14:paraId="434F1688" w14:textId="77777777" w:rsidR="00926D2E" w:rsidRPr="007F5549" w:rsidRDefault="00D71F73">
      <w:pPr>
        <w:pStyle w:val="ListParagraph"/>
        <w:numPr>
          <w:ilvl w:val="1"/>
          <w:numId w:val="3"/>
        </w:numPr>
        <w:tabs>
          <w:tab w:val="left" w:pos="1646"/>
        </w:tabs>
        <w:spacing w:before="239" w:line="242" w:lineRule="auto"/>
        <w:ind w:left="1646" w:right="819"/>
        <w:rPr>
          <w:rFonts w:asciiTheme="minorHAnsi" w:hAnsiTheme="minorHAnsi" w:cstheme="minorHAnsi"/>
          <w:sz w:val="24"/>
        </w:rPr>
      </w:pPr>
      <w:r w:rsidRPr="007F5549">
        <w:rPr>
          <w:rFonts w:asciiTheme="minorHAnsi" w:hAnsiTheme="minorHAnsi" w:cstheme="minorHAnsi"/>
          <w:b/>
          <w:sz w:val="24"/>
        </w:rPr>
        <w:lastRenderedPageBreak/>
        <w:t xml:space="preserve">Protect Integrity: </w:t>
      </w:r>
      <w:r w:rsidRPr="007F5549">
        <w:rPr>
          <w:rFonts w:asciiTheme="minorHAnsi" w:hAnsiTheme="minorHAnsi" w:cstheme="minorHAnsi"/>
          <w:sz w:val="24"/>
        </w:rPr>
        <w:t>Safeguard the integrity and reputation of Yash Technologies by preventing unethical practices, including fraud, corruption, and conflicts of interest.</w:t>
      </w:r>
    </w:p>
    <w:p w14:paraId="4C204A54" w14:textId="77777777" w:rsidR="00926D2E" w:rsidRPr="007F5549" w:rsidRDefault="00D71F73">
      <w:pPr>
        <w:pStyle w:val="ListParagraph"/>
        <w:numPr>
          <w:ilvl w:val="1"/>
          <w:numId w:val="3"/>
        </w:numPr>
        <w:tabs>
          <w:tab w:val="left" w:pos="1646"/>
        </w:tabs>
        <w:spacing w:before="235"/>
        <w:ind w:left="1646" w:right="818"/>
        <w:rPr>
          <w:rFonts w:asciiTheme="minorHAnsi" w:hAnsiTheme="minorHAnsi" w:cstheme="minorHAnsi"/>
          <w:sz w:val="24"/>
        </w:rPr>
      </w:pPr>
      <w:r w:rsidRPr="007F5549">
        <w:rPr>
          <w:rFonts w:asciiTheme="minorHAnsi" w:hAnsiTheme="minorHAnsi" w:cstheme="minorHAnsi"/>
          <w:b/>
          <w:sz w:val="24"/>
        </w:rPr>
        <w:t>Enhance Transparency</w:t>
      </w:r>
      <w:r w:rsidRPr="007F5549">
        <w:rPr>
          <w:rFonts w:asciiTheme="minorHAnsi" w:hAnsiTheme="minorHAnsi" w:cstheme="minorHAnsi"/>
          <w:sz w:val="24"/>
        </w:rPr>
        <w:t xml:space="preserve">: Encourage openness and honesty in all business dealings, promoting clear communication and accountability across all levels of the </w:t>
      </w:r>
      <w:r w:rsidRPr="007F5549">
        <w:rPr>
          <w:rFonts w:asciiTheme="minorHAnsi" w:hAnsiTheme="minorHAnsi" w:cstheme="minorHAnsi"/>
          <w:spacing w:val="-2"/>
          <w:sz w:val="24"/>
        </w:rPr>
        <w:t>organization.</w:t>
      </w:r>
    </w:p>
    <w:p w14:paraId="0DD05A13" w14:textId="77777777" w:rsidR="00926D2E" w:rsidRPr="007F5549" w:rsidRDefault="00D71F73">
      <w:pPr>
        <w:pStyle w:val="ListParagraph"/>
        <w:numPr>
          <w:ilvl w:val="1"/>
          <w:numId w:val="3"/>
        </w:numPr>
        <w:tabs>
          <w:tab w:val="left" w:pos="1646"/>
        </w:tabs>
        <w:spacing w:before="239" w:line="242" w:lineRule="auto"/>
        <w:ind w:left="1646" w:right="818"/>
        <w:rPr>
          <w:rFonts w:asciiTheme="minorHAnsi" w:hAnsiTheme="minorHAnsi" w:cstheme="minorHAnsi"/>
          <w:sz w:val="24"/>
        </w:rPr>
      </w:pPr>
      <w:r w:rsidRPr="007F5549">
        <w:rPr>
          <w:rFonts w:asciiTheme="minorHAnsi" w:hAnsiTheme="minorHAnsi" w:cstheme="minorHAnsi"/>
          <w:b/>
          <w:sz w:val="24"/>
        </w:rPr>
        <w:t>Support</w:t>
      </w:r>
      <w:r w:rsidRPr="007F5549">
        <w:rPr>
          <w:rFonts w:asciiTheme="minorHAnsi" w:hAnsiTheme="minorHAnsi" w:cstheme="minorHAnsi"/>
          <w:b/>
          <w:spacing w:val="-3"/>
          <w:sz w:val="24"/>
        </w:rPr>
        <w:t xml:space="preserve"> </w:t>
      </w:r>
      <w:r w:rsidRPr="007F5549">
        <w:rPr>
          <w:rFonts w:asciiTheme="minorHAnsi" w:hAnsiTheme="minorHAnsi" w:cstheme="minorHAnsi"/>
          <w:b/>
          <w:sz w:val="24"/>
        </w:rPr>
        <w:t>Ethical</w:t>
      </w:r>
      <w:r w:rsidRPr="007F5549">
        <w:rPr>
          <w:rFonts w:asciiTheme="minorHAnsi" w:hAnsiTheme="minorHAnsi" w:cstheme="minorHAnsi"/>
          <w:b/>
          <w:spacing w:val="-6"/>
          <w:sz w:val="24"/>
        </w:rPr>
        <w:t xml:space="preserve"> </w:t>
      </w:r>
      <w:r w:rsidRPr="007F5549">
        <w:rPr>
          <w:rFonts w:asciiTheme="minorHAnsi" w:hAnsiTheme="minorHAnsi" w:cstheme="minorHAnsi"/>
          <w:b/>
          <w:sz w:val="24"/>
        </w:rPr>
        <w:t xml:space="preserve">Leadership: </w:t>
      </w:r>
      <w:r w:rsidRPr="007F5549">
        <w:rPr>
          <w:rFonts w:asciiTheme="minorHAnsi" w:hAnsiTheme="minorHAnsi" w:cstheme="minorHAnsi"/>
          <w:sz w:val="24"/>
        </w:rPr>
        <w:t>Empower</w:t>
      </w:r>
      <w:r w:rsidRPr="007F5549">
        <w:rPr>
          <w:rFonts w:asciiTheme="minorHAnsi" w:hAnsiTheme="minorHAnsi" w:cstheme="minorHAnsi"/>
          <w:spacing w:val="-3"/>
          <w:sz w:val="24"/>
        </w:rPr>
        <w:t xml:space="preserve"> </w:t>
      </w:r>
      <w:r w:rsidRPr="007F5549">
        <w:rPr>
          <w:rFonts w:asciiTheme="minorHAnsi" w:hAnsiTheme="minorHAnsi" w:cstheme="minorHAnsi"/>
          <w:sz w:val="24"/>
        </w:rPr>
        <w:t>leaders</w:t>
      </w:r>
      <w:r w:rsidRPr="007F5549">
        <w:rPr>
          <w:rFonts w:asciiTheme="minorHAnsi" w:hAnsiTheme="minorHAnsi" w:cstheme="minorHAnsi"/>
          <w:spacing w:val="-4"/>
          <w:sz w:val="24"/>
        </w:rPr>
        <w:t xml:space="preserve"> </w:t>
      </w:r>
      <w:r w:rsidRPr="007F5549">
        <w:rPr>
          <w:rFonts w:asciiTheme="minorHAnsi" w:hAnsiTheme="minorHAnsi" w:cstheme="minorHAnsi"/>
          <w:sz w:val="24"/>
        </w:rPr>
        <w:t>at</w:t>
      </w:r>
      <w:r w:rsidRPr="007F5549">
        <w:rPr>
          <w:rFonts w:asciiTheme="minorHAnsi" w:hAnsiTheme="minorHAnsi" w:cstheme="minorHAnsi"/>
          <w:spacing w:val="-6"/>
          <w:sz w:val="24"/>
        </w:rPr>
        <w:t xml:space="preserve"> </w:t>
      </w:r>
      <w:r w:rsidRPr="007F5549">
        <w:rPr>
          <w:rFonts w:asciiTheme="minorHAnsi" w:hAnsiTheme="minorHAnsi" w:cstheme="minorHAnsi"/>
          <w:sz w:val="24"/>
        </w:rPr>
        <w:t>Yash</w:t>
      </w:r>
      <w:r w:rsidRPr="007F5549">
        <w:rPr>
          <w:rFonts w:asciiTheme="minorHAnsi" w:hAnsiTheme="minorHAnsi" w:cstheme="minorHAnsi"/>
          <w:spacing w:val="-3"/>
          <w:sz w:val="24"/>
        </w:rPr>
        <w:t xml:space="preserve"> </w:t>
      </w:r>
      <w:r w:rsidRPr="007F5549">
        <w:rPr>
          <w:rFonts w:asciiTheme="minorHAnsi" w:hAnsiTheme="minorHAnsi" w:cstheme="minorHAnsi"/>
          <w:sz w:val="24"/>
        </w:rPr>
        <w:t>Technologies</w:t>
      </w:r>
      <w:r w:rsidRPr="007F5549">
        <w:rPr>
          <w:rFonts w:asciiTheme="minorHAnsi" w:hAnsiTheme="minorHAnsi" w:cstheme="minorHAnsi"/>
          <w:spacing w:val="-4"/>
          <w:sz w:val="24"/>
        </w:rPr>
        <w:t xml:space="preserve"> </w:t>
      </w:r>
      <w:r w:rsidRPr="007F5549">
        <w:rPr>
          <w:rFonts w:asciiTheme="minorHAnsi" w:hAnsiTheme="minorHAnsi" w:cstheme="minorHAnsi"/>
          <w:sz w:val="24"/>
        </w:rPr>
        <w:t>to</w:t>
      </w:r>
      <w:r w:rsidRPr="007F5549">
        <w:rPr>
          <w:rFonts w:asciiTheme="minorHAnsi" w:hAnsiTheme="minorHAnsi" w:cstheme="minorHAnsi"/>
          <w:spacing w:val="-3"/>
          <w:sz w:val="24"/>
        </w:rPr>
        <w:t xml:space="preserve"> </w:t>
      </w:r>
      <w:r w:rsidRPr="007F5549">
        <w:rPr>
          <w:rFonts w:asciiTheme="minorHAnsi" w:hAnsiTheme="minorHAnsi" w:cstheme="minorHAnsi"/>
          <w:sz w:val="24"/>
        </w:rPr>
        <w:t>model</w:t>
      </w:r>
      <w:r w:rsidRPr="007F5549">
        <w:rPr>
          <w:rFonts w:asciiTheme="minorHAnsi" w:hAnsiTheme="minorHAnsi" w:cstheme="minorHAnsi"/>
          <w:spacing w:val="-3"/>
          <w:sz w:val="24"/>
        </w:rPr>
        <w:t xml:space="preserve"> </w:t>
      </w:r>
      <w:r w:rsidRPr="007F5549">
        <w:rPr>
          <w:rFonts w:asciiTheme="minorHAnsi" w:hAnsiTheme="minorHAnsi" w:cstheme="minorHAnsi"/>
          <w:sz w:val="24"/>
        </w:rPr>
        <w:t>ethical behavior, guiding their teams to make responsible and principled decisions.</w:t>
      </w:r>
    </w:p>
    <w:p w14:paraId="0D1C516A" w14:textId="77777777" w:rsidR="00926D2E" w:rsidRPr="007F5549" w:rsidRDefault="00D71F73">
      <w:pPr>
        <w:pStyle w:val="ListParagraph"/>
        <w:numPr>
          <w:ilvl w:val="1"/>
          <w:numId w:val="3"/>
        </w:numPr>
        <w:tabs>
          <w:tab w:val="left" w:pos="1646"/>
        </w:tabs>
        <w:spacing w:before="236"/>
        <w:ind w:left="1646" w:right="817"/>
        <w:rPr>
          <w:rFonts w:asciiTheme="minorHAnsi" w:hAnsiTheme="minorHAnsi" w:cstheme="minorHAnsi"/>
          <w:sz w:val="24"/>
        </w:rPr>
      </w:pPr>
      <w:r w:rsidRPr="007F5549">
        <w:rPr>
          <w:rFonts w:asciiTheme="minorHAnsi" w:hAnsiTheme="minorHAnsi" w:cstheme="minorHAnsi"/>
          <w:b/>
          <w:sz w:val="24"/>
        </w:rPr>
        <w:t xml:space="preserve">Facilitate Reporting: </w:t>
      </w:r>
      <w:r w:rsidRPr="007F5549">
        <w:rPr>
          <w:rFonts w:asciiTheme="minorHAnsi" w:hAnsiTheme="minorHAnsi" w:cstheme="minorHAnsi"/>
          <w:sz w:val="24"/>
        </w:rPr>
        <w:t xml:space="preserve">Provide a safe and confidential mechanism for reporting unethical behavior, ensuring that all concerns are addressed promptly and </w:t>
      </w:r>
      <w:r w:rsidRPr="007F5549">
        <w:rPr>
          <w:rFonts w:asciiTheme="minorHAnsi" w:hAnsiTheme="minorHAnsi" w:cstheme="minorHAnsi"/>
          <w:spacing w:val="-2"/>
          <w:sz w:val="24"/>
        </w:rPr>
        <w:t>appropriately.</w:t>
      </w:r>
    </w:p>
    <w:p w14:paraId="7853C749" w14:textId="77777777" w:rsidR="00AE0D42" w:rsidRDefault="00AE0D42">
      <w:pPr>
        <w:jc w:val="both"/>
        <w:rPr>
          <w:rFonts w:asciiTheme="minorHAnsi" w:hAnsiTheme="minorHAnsi" w:cstheme="minorHAnsi"/>
          <w:sz w:val="24"/>
        </w:rPr>
      </w:pPr>
    </w:p>
    <w:p w14:paraId="1C54D814" w14:textId="231B844D" w:rsidR="00926D2E" w:rsidRPr="007F5549" w:rsidRDefault="00D71F73">
      <w:pPr>
        <w:pStyle w:val="ListParagraph"/>
        <w:numPr>
          <w:ilvl w:val="1"/>
          <w:numId w:val="3"/>
        </w:numPr>
        <w:tabs>
          <w:tab w:val="left" w:pos="1646"/>
        </w:tabs>
        <w:spacing w:before="1"/>
        <w:ind w:left="1646" w:right="823"/>
        <w:rPr>
          <w:rFonts w:asciiTheme="minorHAnsi" w:hAnsiTheme="minorHAnsi" w:cstheme="minorHAnsi"/>
          <w:sz w:val="24"/>
        </w:rPr>
      </w:pPr>
      <w:r w:rsidRPr="007F5549">
        <w:rPr>
          <w:rFonts w:asciiTheme="minorHAnsi" w:hAnsiTheme="minorHAnsi" w:cstheme="minorHAnsi"/>
          <w:b/>
          <w:sz w:val="24"/>
        </w:rPr>
        <w:t xml:space="preserve">Build Trust: </w:t>
      </w:r>
      <w:r w:rsidRPr="007F5549">
        <w:rPr>
          <w:rFonts w:asciiTheme="minorHAnsi" w:hAnsiTheme="minorHAnsi" w:cstheme="minorHAnsi"/>
          <w:sz w:val="24"/>
        </w:rPr>
        <w:t xml:space="preserve">Strengthen relationships with clients, employees, and stakeholders by demonstrating a consistent commitment to ethical practices in all aspects of our </w:t>
      </w:r>
      <w:r w:rsidRPr="007F5549">
        <w:rPr>
          <w:rFonts w:asciiTheme="minorHAnsi" w:hAnsiTheme="minorHAnsi" w:cstheme="minorHAnsi"/>
          <w:spacing w:val="-2"/>
          <w:sz w:val="24"/>
        </w:rPr>
        <w:t>operations.</w:t>
      </w:r>
    </w:p>
    <w:p w14:paraId="7DF242CA" w14:textId="77777777" w:rsidR="00926D2E" w:rsidRPr="007F5549" w:rsidRDefault="00D71F73">
      <w:pPr>
        <w:pStyle w:val="ListParagraph"/>
        <w:numPr>
          <w:ilvl w:val="1"/>
          <w:numId w:val="3"/>
        </w:numPr>
        <w:tabs>
          <w:tab w:val="left" w:pos="1646"/>
        </w:tabs>
        <w:spacing w:before="243" w:line="273" w:lineRule="auto"/>
        <w:ind w:left="1646" w:right="818"/>
        <w:rPr>
          <w:rFonts w:asciiTheme="minorHAnsi" w:hAnsiTheme="minorHAnsi" w:cstheme="minorHAnsi"/>
          <w:sz w:val="24"/>
        </w:rPr>
      </w:pPr>
      <w:r w:rsidRPr="007F5549">
        <w:rPr>
          <w:rFonts w:asciiTheme="minorHAnsi" w:hAnsiTheme="minorHAnsi" w:cstheme="minorHAnsi"/>
          <w:b/>
          <w:sz w:val="24"/>
        </w:rPr>
        <w:t xml:space="preserve">Promote Fair Treatment: </w:t>
      </w:r>
      <w:r w:rsidRPr="007F5549">
        <w:rPr>
          <w:rFonts w:asciiTheme="minorHAnsi" w:hAnsiTheme="minorHAnsi" w:cstheme="minorHAnsi"/>
          <w:sz w:val="24"/>
        </w:rPr>
        <w:t xml:space="preserve">Ensure that all employees and partners are treated with fairness, respect, and dignity, fostering an inclusive and supportive work </w:t>
      </w:r>
      <w:r w:rsidRPr="007F5549">
        <w:rPr>
          <w:rFonts w:asciiTheme="minorHAnsi" w:hAnsiTheme="minorHAnsi" w:cstheme="minorHAnsi"/>
          <w:spacing w:val="-2"/>
          <w:sz w:val="24"/>
        </w:rPr>
        <w:t>environment.</w:t>
      </w:r>
    </w:p>
    <w:p w14:paraId="51F9432E" w14:textId="77777777" w:rsidR="00926D2E" w:rsidRPr="007F5549" w:rsidRDefault="00D71F73">
      <w:pPr>
        <w:pStyle w:val="Heading1"/>
        <w:numPr>
          <w:ilvl w:val="0"/>
          <w:numId w:val="3"/>
        </w:numPr>
        <w:tabs>
          <w:tab w:val="left" w:pos="1199"/>
        </w:tabs>
        <w:spacing w:before="247"/>
        <w:ind w:left="1199" w:hanging="359"/>
        <w:rPr>
          <w:rFonts w:asciiTheme="minorHAnsi" w:hAnsiTheme="minorHAnsi" w:cstheme="minorHAnsi"/>
          <w:color w:val="2E5395"/>
        </w:rPr>
      </w:pPr>
      <w:bookmarkStart w:id="12" w:name="_Toc206781715"/>
      <w:r w:rsidRPr="007F5549">
        <w:rPr>
          <w:rFonts w:asciiTheme="minorHAnsi" w:hAnsiTheme="minorHAnsi" w:cstheme="minorHAnsi"/>
          <w:color w:val="2E5395"/>
        </w:rPr>
        <w:t>Area</w:t>
      </w:r>
      <w:r w:rsidRPr="007F5549">
        <w:rPr>
          <w:rFonts w:asciiTheme="minorHAnsi" w:hAnsiTheme="minorHAnsi" w:cstheme="minorHAnsi"/>
          <w:color w:val="2E5395"/>
          <w:spacing w:val="-9"/>
        </w:rPr>
        <w:t xml:space="preserve"> </w:t>
      </w:r>
      <w:r w:rsidRPr="007F5549">
        <w:rPr>
          <w:rFonts w:asciiTheme="minorHAnsi" w:hAnsiTheme="minorHAnsi" w:cstheme="minorHAnsi"/>
          <w:color w:val="2E5395"/>
        </w:rPr>
        <w:t>where</w:t>
      </w:r>
      <w:r w:rsidRPr="007F5549">
        <w:rPr>
          <w:rFonts w:asciiTheme="minorHAnsi" w:hAnsiTheme="minorHAnsi" w:cstheme="minorHAnsi"/>
          <w:color w:val="2E5395"/>
          <w:spacing w:val="-7"/>
        </w:rPr>
        <w:t xml:space="preserve"> </w:t>
      </w:r>
      <w:r w:rsidRPr="007F5549">
        <w:rPr>
          <w:rFonts w:asciiTheme="minorHAnsi" w:hAnsiTheme="minorHAnsi" w:cstheme="minorHAnsi"/>
          <w:color w:val="2E5395"/>
        </w:rPr>
        <w:t>we</w:t>
      </w:r>
      <w:r w:rsidRPr="007F5549">
        <w:rPr>
          <w:rFonts w:asciiTheme="minorHAnsi" w:hAnsiTheme="minorHAnsi" w:cstheme="minorHAnsi"/>
          <w:color w:val="2E5395"/>
          <w:spacing w:val="-9"/>
        </w:rPr>
        <w:t xml:space="preserve"> </w:t>
      </w:r>
      <w:r w:rsidRPr="007F5549">
        <w:rPr>
          <w:rFonts w:asciiTheme="minorHAnsi" w:hAnsiTheme="minorHAnsi" w:cstheme="minorHAnsi"/>
          <w:color w:val="2E5395"/>
        </w:rPr>
        <w:t>were</w:t>
      </w:r>
      <w:r w:rsidRPr="007F5549">
        <w:rPr>
          <w:rFonts w:asciiTheme="minorHAnsi" w:hAnsiTheme="minorHAnsi" w:cstheme="minorHAnsi"/>
          <w:color w:val="2E5395"/>
          <w:spacing w:val="-7"/>
        </w:rPr>
        <w:t xml:space="preserve"> </w:t>
      </w:r>
      <w:r w:rsidRPr="007F5549">
        <w:rPr>
          <w:rFonts w:asciiTheme="minorHAnsi" w:hAnsiTheme="minorHAnsi" w:cstheme="minorHAnsi"/>
          <w:color w:val="2E5395"/>
          <w:spacing w:val="-2"/>
        </w:rPr>
        <w:t>focusing</w:t>
      </w:r>
      <w:bookmarkEnd w:id="12"/>
    </w:p>
    <w:p w14:paraId="62932908" w14:textId="77777777" w:rsidR="00926D2E" w:rsidRPr="007F5549" w:rsidRDefault="00D71F73">
      <w:pPr>
        <w:pStyle w:val="Heading2"/>
        <w:numPr>
          <w:ilvl w:val="1"/>
          <w:numId w:val="3"/>
        </w:numPr>
        <w:tabs>
          <w:tab w:val="left" w:pos="1646"/>
        </w:tabs>
        <w:spacing w:before="299"/>
        <w:ind w:left="1646" w:hanging="446"/>
        <w:rPr>
          <w:rFonts w:asciiTheme="minorHAnsi" w:hAnsiTheme="minorHAnsi" w:cstheme="minorHAnsi"/>
          <w:b w:val="0"/>
        </w:rPr>
      </w:pPr>
      <w:r w:rsidRPr="007F5549">
        <w:rPr>
          <w:rFonts w:asciiTheme="minorHAnsi" w:hAnsiTheme="minorHAnsi" w:cstheme="minorHAnsi"/>
        </w:rPr>
        <w:t>Anti-Corruption</w:t>
      </w:r>
      <w:r w:rsidRPr="007F5549">
        <w:rPr>
          <w:rFonts w:asciiTheme="minorHAnsi" w:hAnsiTheme="minorHAnsi" w:cstheme="minorHAnsi"/>
          <w:spacing w:val="-6"/>
        </w:rPr>
        <w:t xml:space="preserve"> </w:t>
      </w:r>
      <w:r w:rsidRPr="007F5549">
        <w:rPr>
          <w:rFonts w:asciiTheme="minorHAnsi" w:hAnsiTheme="minorHAnsi" w:cstheme="minorHAnsi"/>
          <w:spacing w:val="-2"/>
        </w:rPr>
        <w:t>Measures</w:t>
      </w:r>
    </w:p>
    <w:p w14:paraId="4299F245" w14:textId="77777777" w:rsidR="00926D2E" w:rsidRPr="007F5549" w:rsidRDefault="00D71F73">
      <w:pPr>
        <w:pStyle w:val="ListParagraph"/>
        <w:numPr>
          <w:ilvl w:val="2"/>
          <w:numId w:val="3"/>
        </w:numPr>
        <w:tabs>
          <w:tab w:val="left" w:pos="2107"/>
        </w:tabs>
        <w:spacing w:before="283" w:line="268" w:lineRule="auto"/>
        <w:ind w:right="818"/>
        <w:rPr>
          <w:rFonts w:asciiTheme="minorHAnsi" w:hAnsiTheme="minorHAnsi" w:cstheme="minorHAnsi"/>
          <w:sz w:val="24"/>
        </w:rPr>
      </w:pPr>
      <w:r w:rsidRPr="007F5549">
        <w:rPr>
          <w:rFonts w:asciiTheme="minorHAnsi" w:hAnsiTheme="minorHAnsi" w:cstheme="minorHAnsi"/>
          <w:sz w:val="24"/>
        </w:rPr>
        <w:t>We strive to implement rigorous anti-corruption measures to eradicate bribery and unethical practices within our operations.</w:t>
      </w:r>
    </w:p>
    <w:p w14:paraId="26F01D28" w14:textId="77777777" w:rsidR="00926D2E" w:rsidRPr="007F5549" w:rsidRDefault="00D71F73">
      <w:pPr>
        <w:pStyle w:val="ListParagraph"/>
        <w:numPr>
          <w:ilvl w:val="2"/>
          <w:numId w:val="3"/>
        </w:numPr>
        <w:tabs>
          <w:tab w:val="left" w:pos="2107"/>
        </w:tabs>
        <w:spacing w:before="251" w:line="268" w:lineRule="auto"/>
        <w:ind w:right="824"/>
        <w:rPr>
          <w:rFonts w:asciiTheme="minorHAnsi" w:hAnsiTheme="minorHAnsi" w:cstheme="minorHAnsi"/>
          <w:sz w:val="24"/>
        </w:rPr>
      </w:pPr>
      <w:r w:rsidRPr="007F5549">
        <w:rPr>
          <w:rFonts w:asciiTheme="minorHAnsi" w:hAnsiTheme="minorHAnsi" w:cstheme="minorHAnsi"/>
          <w:sz w:val="24"/>
        </w:rPr>
        <w:t>Our priority is to provide regular training to employees to help them recognize and report potential corruption risks.</w:t>
      </w:r>
    </w:p>
    <w:p w14:paraId="649B4412" w14:textId="77777777" w:rsidR="00926D2E" w:rsidRPr="007F5549" w:rsidRDefault="00D71F73">
      <w:pPr>
        <w:pStyle w:val="ListParagraph"/>
        <w:numPr>
          <w:ilvl w:val="2"/>
          <w:numId w:val="3"/>
        </w:numPr>
        <w:tabs>
          <w:tab w:val="left" w:pos="2107"/>
        </w:tabs>
        <w:spacing w:before="248" w:line="271" w:lineRule="auto"/>
        <w:ind w:right="815"/>
        <w:rPr>
          <w:rFonts w:asciiTheme="minorHAnsi" w:hAnsiTheme="minorHAnsi" w:cstheme="minorHAnsi"/>
          <w:sz w:val="24"/>
        </w:rPr>
      </w:pPr>
      <w:r w:rsidRPr="007F5549">
        <w:rPr>
          <w:rFonts w:asciiTheme="minorHAnsi" w:hAnsiTheme="minorHAnsi" w:cstheme="minorHAnsi"/>
          <w:sz w:val="24"/>
        </w:rPr>
        <w:t>We commit to conducting thorough due diligence on all third-party partners to ensure their compliance with anti-corruption standards.</w:t>
      </w:r>
    </w:p>
    <w:p w14:paraId="338F5DC0" w14:textId="77777777" w:rsidR="00926D2E" w:rsidRPr="007F5549" w:rsidRDefault="00D71F73">
      <w:pPr>
        <w:pStyle w:val="ListParagraph"/>
        <w:numPr>
          <w:ilvl w:val="2"/>
          <w:numId w:val="3"/>
        </w:numPr>
        <w:tabs>
          <w:tab w:val="left" w:pos="2107"/>
        </w:tabs>
        <w:spacing w:before="245" w:line="271" w:lineRule="auto"/>
        <w:ind w:right="823"/>
        <w:rPr>
          <w:rFonts w:asciiTheme="minorHAnsi" w:hAnsiTheme="minorHAnsi" w:cstheme="minorHAnsi"/>
          <w:sz w:val="24"/>
        </w:rPr>
      </w:pPr>
      <w:r w:rsidRPr="007F5549">
        <w:rPr>
          <w:rFonts w:asciiTheme="minorHAnsi" w:hAnsiTheme="minorHAnsi" w:cstheme="minorHAnsi"/>
          <w:sz w:val="24"/>
        </w:rPr>
        <w:t>We are dedicated to establishing a clear, confidential reporting mechanism for employees to report any suspected corruption.</w:t>
      </w:r>
    </w:p>
    <w:p w14:paraId="1E0C6837" w14:textId="77777777" w:rsidR="00926D2E" w:rsidRPr="007F5549" w:rsidRDefault="00D71F73">
      <w:pPr>
        <w:pStyle w:val="ListParagraph"/>
        <w:numPr>
          <w:ilvl w:val="2"/>
          <w:numId w:val="3"/>
        </w:numPr>
        <w:tabs>
          <w:tab w:val="left" w:pos="2107"/>
        </w:tabs>
        <w:spacing w:before="245" w:line="268" w:lineRule="auto"/>
        <w:ind w:right="821"/>
        <w:rPr>
          <w:rFonts w:asciiTheme="minorHAnsi" w:hAnsiTheme="minorHAnsi" w:cstheme="minorHAnsi"/>
          <w:sz w:val="24"/>
        </w:rPr>
      </w:pPr>
      <w:r w:rsidRPr="007F5549">
        <w:rPr>
          <w:rFonts w:asciiTheme="minorHAnsi" w:hAnsiTheme="minorHAnsi" w:cstheme="minorHAnsi"/>
          <w:sz w:val="24"/>
        </w:rPr>
        <w:t>We are determined to perform regular audits of financial transactions and business practices to uncover and address any corruption-related issues.</w:t>
      </w:r>
    </w:p>
    <w:p w14:paraId="5D06DB2C" w14:textId="77777777" w:rsidR="00926D2E" w:rsidRPr="007F5549" w:rsidRDefault="00D71F73" w:rsidP="00DD36F8">
      <w:pPr>
        <w:pStyle w:val="Heading2"/>
        <w:numPr>
          <w:ilvl w:val="1"/>
          <w:numId w:val="3"/>
        </w:numPr>
        <w:tabs>
          <w:tab w:val="left" w:pos="1646"/>
        </w:tabs>
        <w:spacing w:before="252"/>
        <w:ind w:left="1646" w:hanging="446"/>
        <w:jc w:val="both"/>
        <w:rPr>
          <w:rFonts w:asciiTheme="minorHAnsi" w:hAnsiTheme="minorHAnsi" w:cstheme="minorHAnsi"/>
          <w:b w:val="0"/>
        </w:rPr>
      </w:pPr>
      <w:r w:rsidRPr="007F5549">
        <w:rPr>
          <w:rFonts w:asciiTheme="minorHAnsi" w:hAnsiTheme="minorHAnsi" w:cstheme="minorHAnsi"/>
        </w:rPr>
        <w:t>Conflict</w:t>
      </w:r>
      <w:r w:rsidRPr="007F5549">
        <w:rPr>
          <w:rFonts w:asciiTheme="minorHAnsi" w:hAnsiTheme="minorHAnsi" w:cstheme="minorHAnsi"/>
          <w:spacing w:val="-3"/>
        </w:rPr>
        <w:t xml:space="preserve"> </w:t>
      </w:r>
      <w:r w:rsidRPr="007F5549">
        <w:rPr>
          <w:rFonts w:asciiTheme="minorHAnsi" w:hAnsiTheme="minorHAnsi" w:cstheme="minorHAnsi"/>
        </w:rPr>
        <w:t>of</w:t>
      </w:r>
      <w:r w:rsidRPr="007F5549">
        <w:rPr>
          <w:rFonts w:asciiTheme="minorHAnsi" w:hAnsiTheme="minorHAnsi" w:cstheme="minorHAnsi"/>
          <w:spacing w:val="-2"/>
        </w:rPr>
        <w:t xml:space="preserve"> Interest</w:t>
      </w:r>
    </w:p>
    <w:p w14:paraId="6B1314FA" w14:textId="77777777" w:rsidR="00926D2E" w:rsidRPr="007F5549" w:rsidRDefault="00D71F73">
      <w:pPr>
        <w:pStyle w:val="ListParagraph"/>
        <w:numPr>
          <w:ilvl w:val="2"/>
          <w:numId w:val="3"/>
        </w:numPr>
        <w:tabs>
          <w:tab w:val="left" w:pos="2107"/>
        </w:tabs>
        <w:spacing w:before="281" w:line="271" w:lineRule="auto"/>
        <w:ind w:right="822"/>
        <w:rPr>
          <w:rFonts w:asciiTheme="minorHAnsi" w:hAnsiTheme="minorHAnsi" w:cstheme="minorHAnsi"/>
          <w:sz w:val="24"/>
        </w:rPr>
      </w:pPr>
      <w:r w:rsidRPr="007F5549">
        <w:rPr>
          <w:rFonts w:asciiTheme="minorHAnsi" w:hAnsiTheme="minorHAnsi" w:cstheme="minorHAnsi"/>
          <w:sz w:val="24"/>
        </w:rPr>
        <w:t xml:space="preserve">We mandate all employees to disclose any potential conflicts of interest to </w:t>
      </w:r>
      <w:r w:rsidRPr="007F5549">
        <w:rPr>
          <w:rFonts w:asciiTheme="minorHAnsi" w:hAnsiTheme="minorHAnsi" w:cstheme="minorHAnsi"/>
          <w:sz w:val="24"/>
        </w:rPr>
        <w:lastRenderedPageBreak/>
        <w:t>uphold transparency and integrity in decision-making.</w:t>
      </w:r>
    </w:p>
    <w:p w14:paraId="5618AD89" w14:textId="77777777" w:rsidR="00926D2E" w:rsidRPr="007F5549" w:rsidRDefault="00D71F73">
      <w:pPr>
        <w:pStyle w:val="ListParagraph"/>
        <w:numPr>
          <w:ilvl w:val="2"/>
          <w:numId w:val="3"/>
        </w:numPr>
        <w:tabs>
          <w:tab w:val="left" w:pos="2107"/>
        </w:tabs>
        <w:spacing w:before="244" w:line="273" w:lineRule="auto"/>
        <w:ind w:right="821"/>
        <w:rPr>
          <w:rFonts w:asciiTheme="minorHAnsi" w:hAnsiTheme="minorHAnsi" w:cstheme="minorHAnsi"/>
          <w:sz w:val="24"/>
        </w:rPr>
      </w:pPr>
      <w:r w:rsidRPr="007F5549">
        <w:rPr>
          <w:rFonts w:asciiTheme="minorHAnsi" w:hAnsiTheme="minorHAnsi" w:cstheme="minorHAnsi"/>
          <w:sz w:val="24"/>
        </w:rPr>
        <w:t>Our approach involves implementing effective policies to manage and resolve conflicts of interest, protecting our company’s reputation and ethical</w:t>
      </w:r>
      <w:r w:rsidRPr="007F5549">
        <w:rPr>
          <w:rFonts w:asciiTheme="minorHAnsi" w:hAnsiTheme="minorHAnsi" w:cstheme="minorHAnsi"/>
          <w:spacing w:val="40"/>
          <w:sz w:val="24"/>
        </w:rPr>
        <w:t xml:space="preserve"> </w:t>
      </w:r>
      <w:r w:rsidRPr="007F5549">
        <w:rPr>
          <w:rFonts w:asciiTheme="minorHAnsi" w:hAnsiTheme="minorHAnsi" w:cstheme="minorHAnsi"/>
          <w:spacing w:val="-2"/>
          <w:sz w:val="24"/>
        </w:rPr>
        <w:t>standards.</w:t>
      </w:r>
    </w:p>
    <w:p w14:paraId="0BC63E35" w14:textId="77777777" w:rsidR="00926D2E" w:rsidRPr="007F5549" w:rsidRDefault="00D71F73">
      <w:pPr>
        <w:pStyle w:val="ListParagraph"/>
        <w:numPr>
          <w:ilvl w:val="2"/>
          <w:numId w:val="3"/>
        </w:numPr>
        <w:tabs>
          <w:tab w:val="left" w:pos="2107"/>
        </w:tabs>
        <w:spacing w:before="242" w:line="271" w:lineRule="auto"/>
        <w:ind w:right="824"/>
        <w:rPr>
          <w:rFonts w:asciiTheme="minorHAnsi" w:hAnsiTheme="minorHAnsi" w:cstheme="minorHAnsi"/>
          <w:sz w:val="24"/>
        </w:rPr>
      </w:pPr>
      <w:r w:rsidRPr="007F5549">
        <w:rPr>
          <w:rFonts w:asciiTheme="minorHAnsi" w:hAnsiTheme="minorHAnsi" w:cstheme="minorHAnsi"/>
          <w:sz w:val="24"/>
        </w:rPr>
        <w:t>We continuously review to identify and address potential conflicts of interest among senior management and board members.</w:t>
      </w:r>
    </w:p>
    <w:p w14:paraId="4F4D3E23" w14:textId="77777777" w:rsidR="00926D2E" w:rsidRPr="007F5549" w:rsidRDefault="00D71F73">
      <w:pPr>
        <w:pStyle w:val="ListParagraph"/>
        <w:numPr>
          <w:ilvl w:val="2"/>
          <w:numId w:val="3"/>
        </w:numPr>
        <w:tabs>
          <w:tab w:val="left" w:pos="2107"/>
        </w:tabs>
        <w:spacing w:before="244" w:line="268" w:lineRule="auto"/>
        <w:ind w:right="814"/>
        <w:rPr>
          <w:rFonts w:asciiTheme="minorHAnsi" w:hAnsiTheme="minorHAnsi" w:cstheme="minorHAnsi"/>
          <w:sz w:val="24"/>
        </w:rPr>
      </w:pPr>
      <w:r w:rsidRPr="007F5549">
        <w:rPr>
          <w:rFonts w:asciiTheme="minorHAnsi" w:hAnsiTheme="minorHAnsi" w:cstheme="minorHAnsi"/>
          <w:sz w:val="24"/>
        </w:rPr>
        <w:t>We</w:t>
      </w:r>
      <w:r w:rsidRPr="007F5549">
        <w:rPr>
          <w:rFonts w:asciiTheme="minorHAnsi" w:hAnsiTheme="minorHAnsi" w:cstheme="minorHAnsi"/>
          <w:spacing w:val="-2"/>
          <w:sz w:val="24"/>
        </w:rPr>
        <w:t xml:space="preserve"> </w:t>
      </w:r>
      <w:r w:rsidRPr="007F5549">
        <w:rPr>
          <w:rFonts w:asciiTheme="minorHAnsi" w:hAnsiTheme="minorHAnsi" w:cstheme="minorHAnsi"/>
          <w:sz w:val="24"/>
        </w:rPr>
        <w:t>emphasize</w:t>
      </w:r>
      <w:r w:rsidRPr="007F5549">
        <w:rPr>
          <w:rFonts w:asciiTheme="minorHAnsi" w:hAnsiTheme="minorHAnsi" w:cstheme="minorHAnsi"/>
          <w:spacing w:val="-4"/>
          <w:sz w:val="24"/>
        </w:rPr>
        <w:t xml:space="preserve"> </w:t>
      </w:r>
      <w:r w:rsidRPr="007F5549">
        <w:rPr>
          <w:rFonts w:asciiTheme="minorHAnsi" w:hAnsiTheme="minorHAnsi" w:cstheme="minorHAnsi"/>
          <w:sz w:val="24"/>
        </w:rPr>
        <w:t>providing</w:t>
      </w:r>
      <w:r w:rsidRPr="007F5549">
        <w:rPr>
          <w:rFonts w:asciiTheme="minorHAnsi" w:hAnsiTheme="minorHAnsi" w:cstheme="minorHAnsi"/>
          <w:spacing w:val="-5"/>
          <w:sz w:val="24"/>
        </w:rPr>
        <w:t xml:space="preserve"> </w:t>
      </w:r>
      <w:r w:rsidRPr="007F5549">
        <w:rPr>
          <w:rFonts w:asciiTheme="minorHAnsi" w:hAnsiTheme="minorHAnsi" w:cstheme="minorHAnsi"/>
          <w:sz w:val="24"/>
        </w:rPr>
        <w:t>clear</w:t>
      </w:r>
      <w:r w:rsidRPr="007F5549">
        <w:rPr>
          <w:rFonts w:asciiTheme="minorHAnsi" w:hAnsiTheme="minorHAnsi" w:cstheme="minorHAnsi"/>
          <w:spacing w:val="-2"/>
          <w:sz w:val="24"/>
        </w:rPr>
        <w:t xml:space="preserve"> </w:t>
      </w:r>
      <w:r w:rsidRPr="007F5549">
        <w:rPr>
          <w:rFonts w:asciiTheme="minorHAnsi" w:hAnsiTheme="minorHAnsi" w:cstheme="minorHAnsi"/>
          <w:sz w:val="24"/>
        </w:rPr>
        <w:t>guidelines</w:t>
      </w:r>
      <w:r w:rsidRPr="007F5549">
        <w:rPr>
          <w:rFonts w:asciiTheme="minorHAnsi" w:hAnsiTheme="minorHAnsi" w:cstheme="minorHAnsi"/>
          <w:spacing w:val="-3"/>
          <w:sz w:val="24"/>
        </w:rPr>
        <w:t xml:space="preserve"> </w:t>
      </w:r>
      <w:r w:rsidRPr="007F5549">
        <w:rPr>
          <w:rFonts w:asciiTheme="minorHAnsi" w:hAnsiTheme="minorHAnsi" w:cstheme="minorHAnsi"/>
          <w:sz w:val="24"/>
        </w:rPr>
        <w:t>on</w:t>
      </w:r>
      <w:r w:rsidRPr="007F5549">
        <w:rPr>
          <w:rFonts w:asciiTheme="minorHAnsi" w:hAnsiTheme="minorHAnsi" w:cstheme="minorHAnsi"/>
          <w:spacing w:val="-2"/>
          <w:sz w:val="24"/>
        </w:rPr>
        <w:t xml:space="preserve"> </w:t>
      </w:r>
      <w:r w:rsidRPr="007F5549">
        <w:rPr>
          <w:rFonts w:asciiTheme="minorHAnsi" w:hAnsiTheme="minorHAnsi" w:cstheme="minorHAnsi"/>
          <w:sz w:val="24"/>
        </w:rPr>
        <w:t>handling</w:t>
      </w:r>
      <w:r w:rsidRPr="007F5549">
        <w:rPr>
          <w:rFonts w:asciiTheme="minorHAnsi" w:hAnsiTheme="minorHAnsi" w:cstheme="minorHAnsi"/>
          <w:spacing w:val="-3"/>
          <w:sz w:val="24"/>
        </w:rPr>
        <w:t xml:space="preserve"> </w:t>
      </w:r>
      <w:r w:rsidRPr="007F5549">
        <w:rPr>
          <w:rFonts w:asciiTheme="minorHAnsi" w:hAnsiTheme="minorHAnsi" w:cstheme="minorHAnsi"/>
          <w:sz w:val="24"/>
        </w:rPr>
        <w:t>personal</w:t>
      </w:r>
      <w:r w:rsidRPr="007F5549">
        <w:rPr>
          <w:rFonts w:asciiTheme="minorHAnsi" w:hAnsiTheme="minorHAnsi" w:cstheme="minorHAnsi"/>
          <w:spacing w:val="-2"/>
          <w:sz w:val="24"/>
        </w:rPr>
        <w:t xml:space="preserve"> </w:t>
      </w:r>
      <w:r w:rsidRPr="007F5549">
        <w:rPr>
          <w:rFonts w:asciiTheme="minorHAnsi" w:hAnsiTheme="minorHAnsi" w:cstheme="minorHAnsi"/>
          <w:sz w:val="24"/>
        </w:rPr>
        <w:t>and</w:t>
      </w:r>
      <w:r w:rsidRPr="007F5549">
        <w:rPr>
          <w:rFonts w:asciiTheme="minorHAnsi" w:hAnsiTheme="minorHAnsi" w:cstheme="minorHAnsi"/>
          <w:spacing w:val="-2"/>
          <w:sz w:val="24"/>
        </w:rPr>
        <w:t xml:space="preserve"> </w:t>
      </w:r>
      <w:r w:rsidRPr="007F5549">
        <w:rPr>
          <w:rFonts w:asciiTheme="minorHAnsi" w:hAnsiTheme="minorHAnsi" w:cstheme="minorHAnsi"/>
          <w:sz w:val="24"/>
        </w:rPr>
        <w:t>professional relationships to prevent conflicts of interest.</w:t>
      </w:r>
    </w:p>
    <w:p w14:paraId="495D2A9C" w14:textId="77777777" w:rsidR="00926D2E" w:rsidRPr="007F5549" w:rsidRDefault="00926D2E">
      <w:pPr>
        <w:pStyle w:val="BodyText"/>
        <w:spacing w:before="11"/>
        <w:rPr>
          <w:rFonts w:asciiTheme="minorHAnsi" w:hAnsiTheme="minorHAnsi" w:cstheme="minorHAnsi"/>
        </w:rPr>
      </w:pPr>
    </w:p>
    <w:p w14:paraId="16388A13" w14:textId="71AF4A9F" w:rsidR="00926D2E" w:rsidRPr="007F5549" w:rsidRDefault="00D71F73">
      <w:pPr>
        <w:pStyle w:val="ListParagraph"/>
        <w:numPr>
          <w:ilvl w:val="2"/>
          <w:numId w:val="3"/>
        </w:numPr>
        <w:tabs>
          <w:tab w:val="left" w:pos="2107"/>
        </w:tabs>
        <w:spacing w:line="268" w:lineRule="auto"/>
        <w:ind w:right="820"/>
        <w:jc w:val="left"/>
        <w:rPr>
          <w:rFonts w:asciiTheme="minorHAnsi" w:hAnsiTheme="minorHAnsi" w:cstheme="minorHAnsi"/>
          <w:sz w:val="24"/>
        </w:rPr>
      </w:pPr>
      <w:r w:rsidRPr="007F5549">
        <w:rPr>
          <w:rFonts w:asciiTheme="minorHAnsi" w:hAnsiTheme="minorHAnsi" w:cstheme="minorHAnsi"/>
          <w:sz w:val="24"/>
        </w:rPr>
        <w:t>We</w:t>
      </w:r>
      <w:r w:rsidRPr="007F5549">
        <w:rPr>
          <w:rFonts w:asciiTheme="minorHAnsi" w:hAnsiTheme="minorHAnsi" w:cstheme="minorHAnsi"/>
          <w:spacing w:val="40"/>
          <w:sz w:val="24"/>
        </w:rPr>
        <w:t xml:space="preserve"> </w:t>
      </w:r>
      <w:r w:rsidRPr="007F5549">
        <w:rPr>
          <w:rFonts w:asciiTheme="minorHAnsi" w:hAnsiTheme="minorHAnsi" w:cstheme="minorHAnsi"/>
          <w:sz w:val="24"/>
        </w:rPr>
        <w:t>ensure</w:t>
      </w:r>
      <w:r w:rsidRPr="007F5549">
        <w:rPr>
          <w:rFonts w:asciiTheme="minorHAnsi" w:hAnsiTheme="minorHAnsi" w:cstheme="minorHAnsi"/>
          <w:spacing w:val="40"/>
          <w:sz w:val="24"/>
        </w:rPr>
        <w:t xml:space="preserve"> </w:t>
      </w:r>
      <w:r w:rsidRPr="007F5549">
        <w:rPr>
          <w:rFonts w:asciiTheme="minorHAnsi" w:hAnsiTheme="minorHAnsi" w:cstheme="minorHAnsi"/>
          <w:sz w:val="24"/>
        </w:rPr>
        <w:t>that</w:t>
      </w:r>
      <w:r w:rsidRPr="007F5549">
        <w:rPr>
          <w:rFonts w:asciiTheme="minorHAnsi" w:hAnsiTheme="minorHAnsi" w:cstheme="minorHAnsi"/>
          <w:spacing w:val="40"/>
          <w:sz w:val="24"/>
        </w:rPr>
        <w:t xml:space="preserve"> </w:t>
      </w:r>
      <w:r w:rsidRPr="007F5549">
        <w:rPr>
          <w:rFonts w:asciiTheme="minorHAnsi" w:hAnsiTheme="minorHAnsi" w:cstheme="minorHAnsi"/>
          <w:sz w:val="24"/>
        </w:rPr>
        <w:t>all</w:t>
      </w:r>
      <w:r w:rsidRPr="007F5549">
        <w:rPr>
          <w:rFonts w:asciiTheme="minorHAnsi" w:hAnsiTheme="minorHAnsi" w:cstheme="minorHAnsi"/>
          <w:spacing w:val="40"/>
          <w:sz w:val="24"/>
        </w:rPr>
        <w:t xml:space="preserve"> </w:t>
      </w:r>
      <w:r w:rsidRPr="007F5549">
        <w:rPr>
          <w:rFonts w:asciiTheme="minorHAnsi" w:hAnsiTheme="minorHAnsi" w:cstheme="minorHAnsi"/>
          <w:sz w:val="24"/>
        </w:rPr>
        <w:t>new</w:t>
      </w:r>
      <w:r w:rsidRPr="007F5549">
        <w:rPr>
          <w:rFonts w:asciiTheme="minorHAnsi" w:hAnsiTheme="minorHAnsi" w:cstheme="minorHAnsi"/>
          <w:spacing w:val="40"/>
          <w:sz w:val="24"/>
        </w:rPr>
        <w:t xml:space="preserve"> </w:t>
      </w:r>
      <w:r w:rsidRPr="007F5549">
        <w:rPr>
          <w:rFonts w:asciiTheme="minorHAnsi" w:hAnsiTheme="minorHAnsi" w:cstheme="minorHAnsi"/>
          <w:sz w:val="24"/>
        </w:rPr>
        <w:t>hires</w:t>
      </w:r>
      <w:r w:rsidRPr="007F5549">
        <w:rPr>
          <w:rFonts w:asciiTheme="minorHAnsi" w:hAnsiTheme="minorHAnsi" w:cstheme="minorHAnsi"/>
          <w:spacing w:val="40"/>
          <w:sz w:val="24"/>
        </w:rPr>
        <w:t xml:space="preserve"> </w:t>
      </w:r>
      <w:r w:rsidRPr="007F5549">
        <w:rPr>
          <w:rFonts w:asciiTheme="minorHAnsi" w:hAnsiTheme="minorHAnsi" w:cstheme="minorHAnsi"/>
          <w:sz w:val="24"/>
        </w:rPr>
        <w:t>are</w:t>
      </w:r>
      <w:r w:rsidRPr="007F5549">
        <w:rPr>
          <w:rFonts w:asciiTheme="minorHAnsi" w:hAnsiTheme="minorHAnsi" w:cstheme="minorHAnsi"/>
          <w:spacing w:val="40"/>
          <w:sz w:val="24"/>
        </w:rPr>
        <w:t xml:space="preserve"> </w:t>
      </w:r>
      <w:r w:rsidRPr="007F5549">
        <w:rPr>
          <w:rFonts w:asciiTheme="minorHAnsi" w:hAnsiTheme="minorHAnsi" w:cstheme="minorHAnsi"/>
          <w:sz w:val="24"/>
        </w:rPr>
        <w:t>well-informed</w:t>
      </w:r>
      <w:r w:rsidRPr="007F5549">
        <w:rPr>
          <w:rFonts w:asciiTheme="minorHAnsi" w:hAnsiTheme="minorHAnsi" w:cstheme="minorHAnsi"/>
          <w:spacing w:val="40"/>
          <w:sz w:val="24"/>
        </w:rPr>
        <w:t xml:space="preserve"> </w:t>
      </w:r>
      <w:r w:rsidRPr="007F5549">
        <w:rPr>
          <w:rFonts w:asciiTheme="minorHAnsi" w:hAnsiTheme="minorHAnsi" w:cstheme="minorHAnsi"/>
          <w:sz w:val="24"/>
        </w:rPr>
        <w:t>about</w:t>
      </w:r>
      <w:r w:rsidRPr="007F5549">
        <w:rPr>
          <w:rFonts w:asciiTheme="minorHAnsi" w:hAnsiTheme="minorHAnsi" w:cstheme="minorHAnsi"/>
          <w:spacing w:val="40"/>
          <w:sz w:val="24"/>
        </w:rPr>
        <w:t xml:space="preserve"> </w:t>
      </w:r>
      <w:proofErr w:type="gramStart"/>
      <w:r w:rsidRPr="007F5549">
        <w:rPr>
          <w:rFonts w:asciiTheme="minorHAnsi" w:hAnsiTheme="minorHAnsi" w:cstheme="minorHAnsi"/>
          <w:sz w:val="24"/>
        </w:rPr>
        <w:t>conflict</w:t>
      </w:r>
      <w:r w:rsidRPr="007F5549">
        <w:rPr>
          <w:rFonts w:asciiTheme="minorHAnsi" w:hAnsiTheme="minorHAnsi" w:cstheme="minorHAnsi"/>
          <w:spacing w:val="40"/>
          <w:sz w:val="24"/>
        </w:rPr>
        <w:t xml:space="preserve"> </w:t>
      </w:r>
      <w:r w:rsidRPr="007F5549">
        <w:rPr>
          <w:rFonts w:asciiTheme="minorHAnsi" w:hAnsiTheme="minorHAnsi" w:cstheme="minorHAnsi"/>
          <w:sz w:val="24"/>
        </w:rPr>
        <w:t>of</w:t>
      </w:r>
      <w:r w:rsidRPr="007F5549">
        <w:rPr>
          <w:rFonts w:asciiTheme="minorHAnsi" w:hAnsiTheme="minorHAnsi" w:cstheme="minorHAnsi"/>
          <w:spacing w:val="40"/>
          <w:sz w:val="24"/>
        </w:rPr>
        <w:t xml:space="preserve"> </w:t>
      </w:r>
      <w:r w:rsidRPr="007F5549">
        <w:rPr>
          <w:rFonts w:asciiTheme="minorHAnsi" w:hAnsiTheme="minorHAnsi" w:cstheme="minorHAnsi"/>
          <w:sz w:val="24"/>
        </w:rPr>
        <w:t>interest</w:t>
      </w:r>
      <w:proofErr w:type="gramEnd"/>
      <w:r w:rsidRPr="007F5549">
        <w:rPr>
          <w:rFonts w:asciiTheme="minorHAnsi" w:hAnsiTheme="minorHAnsi" w:cstheme="minorHAnsi"/>
          <w:spacing w:val="40"/>
          <w:sz w:val="24"/>
        </w:rPr>
        <w:t xml:space="preserve"> </w:t>
      </w:r>
      <w:r w:rsidRPr="007F5549">
        <w:rPr>
          <w:rFonts w:asciiTheme="minorHAnsi" w:hAnsiTheme="minorHAnsi" w:cstheme="minorHAnsi"/>
          <w:sz w:val="24"/>
        </w:rPr>
        <w:t>guidelines during their onboarding process.</w:t>
      </w:r>
    </w:p>
    <w:p w14:paraId="1215C7DB" w14:textId="77777777" w:rsidR="00926D2E" w:rsidRPr="007F5549" w:rsidRDefault="00D71F73">
      <w:pPr>
        <w:pStyle w:val="Heading2"/>
        <w:numPr>
          <w:ilvl w:val="1"/>
          <w:numId w:val="3"/>
        </w:numPr>
        <w:tabs>
          <w:tab w:val="left" w:pos="1646"/>
        </w:tabs>
        <w:spacing w:before="253"/>
        <w:ind w:left="1646" w:hanging="446"/>
        <w:rPr>
          <w:rFonts w:asciiTheme="minorHAnsi" w:hAnsiTheme="minorHAnsi" w:cstheme="minorHAnsi"/>
          <w:b w:val="0"/>
        </w:rPr>
      </w:pPr>
      <w:r w:rsidRPr="007F5549">
        <w:rPr>
          <w:rFonts w:asciiTheme="minorHAnsi" w:hAnsiTheme="minorHAnsi" w:cstheme="minorHAnsi"/>
        </w:rPr>
        <w:t xml:space="preserve">Fraud </w:t>
      </w:r>
      <w:r w:rsidRPr="007F5549">
        <w:rPr>
          <w:rFonts w:asciiTheme="minorHAnsi" w:hAnsiTheme="minorHAnsi" w:cstheme="minorHAnsi"/>
          <w:spacing w:val="-2"/>
        </w:rPr>
        <w:t>Prevention</w:t>
      </w:r>
    </w:p>
    <w:p w14:paraId="68A0E4F0" w14:textId="77777777" w:rsidR="00926D2E" w:rsidRPr="007F5549" w:rsidRDefault="00D71F73">
      <w:pPr>
        <w:pStyle w:val="ListParagraph"/>
        <w:numPr>
          <w:ilvl w:val="2"/>
          <w:numId w:val="3"/>
        </w:numPr>
        <w:tabs>
          <w:tab w:val="left" w:pos="2107"/>
        </w:tabs>
        <w:spacing w:before="280" w:line="271" w:lineRule="auto"/>
        <w:ind w:right="814"/>
        <w:jc w:val="left"/>
        <w:rPr>
          <w:rFonts w:asciiTheme="minorHAnsi" w:hAnsiTheme="minorHAnsi" w:cstheme="minorHAnsi"/>
          <w:sz w:val="24"/>
        </w:rPr>
      </w:pPr>
      <w:r w:rsidRPr="007F5549">
        <w:rPr>
          <w:rFonts w:asciiTheme="minorHAnsi" w:hAnsiTheme="minorHAnsi" w:cstheme="minorHAnsi"/>
          <w:sz w:val="24"/>
        </w:rPr>
        <w:t>We</w:t>
      </w:r>
      <w:r w:rsidRPr="007F5549">
        <w:rPr>
          <w:rFonts w:asciiTheme="minorHAnsi" w:hAnsiTheme="minorHAnsi" w:cstheme="minorHAnsi"/>
          <w:spacing w:val="31"/>
          <w:sz w:val="24"/>
        </w:rPr>
        <w:t xml:space="preserve"> </w:t>
      </w:r>
      <w:r w:rsidRPr="007F5549">
        <w:rPr>
          <w:rFonts w:asciiTheme="minorHAnsi" w:hAnsiTheme="minorHAnsi" w:cstheme="minorHAnsi"/>
          <w:sz w:val="24"/>
        </w:rPr>
        <w:t>are</w:t>
      </w:r>
      <w:r w:rsidRPr="007F5549">
        <w:rPr>
          <w:rFonts w:asciiTheme="minorHAnsi" w:hAnsiTheme="minorHAnsi" w:cstheme="minorHAnsi"/>
          <w:spacing w:val="31"/>
          <w:sz w:val="24"/>
        </w:rPr>
        <w:t xml:space="preserve"> </w:t>
      </w:r>
      <w:r w:rsidRPr="007F5549">
        <w:rPr>
          <w:rFonts w:asciiTheme="minorHAnsi" w:hAnsiTheme="minorHAnsi" w:cstheme="minorHAnsi"/>
          <w:sz w:val="24"/>
        </w:rPr>
        <w:t>committed</w:t>
      </w:r>
      <w:r w:rsidRPr="007F5549">
        <w:rPr>
          <w:rFonts w:asciiTheme="minorHAnsi" w:hAnsiTheme="minorHAnsi" w:cstheme="minorHAnsi"/>
          <w:spacing w:val="30"/>
          <w:sz w:val="24"/>
        </w:rPr>
        <w:t xml:space="preserve"> </w:t>
      </w:r>
      <w:r w:rsidRPr="007F5549">
        <w:rPr>
          <w:rFonts w:asciiTheme="minorHAnsi" w:hAnsiTheme="minorHAnsi" w:cstheme="minorHAnsi"/>
          <w:sz w:val="24"/>
        </w:rPr>
        <w:t>to</w:t>
      </w:r>
      <w:r w:rsidRPr="007F5549">
        <w:rPr>
          <w:rFonts w:asciiTheme="minorHAnsi" w:hAnsiTheme="minorHAnsi" w:cstheme="minorHAnsi"/>
          <w:spacing w:val="29"/>
          <w:sz w:val="24"/>
        </w:rPr>
        <w:t xml:space="preserve"> </w:t>
      </w:r>
      <w:r w:rsidRPr="007F5549">
        <w:rPr>
          <w:rFonts w:asciiTheme="minorHAnsi" w:hAnsiTheme="minorHAnsi" w:cstheme="minorHAnsi"/>
          <w:sz w:val="24"/>
        </w:rPr>
        <w:t>developing</w:t>
      </w:r>
      <w:r w:rsidRPr="007F5549">
        <w:rPr>
          <w:rFonts w:asciiTheme="minorHAnsi" w:hAnsiTheme="minorHAnsi" w:cstheme="minorHAnsi"/>
          <w:spacing w:val="30"/>
          <w:sz w:val="24"/>
        </w:rPr>
        <w:t xml:space="preserve"> </w:t>
      </w:r>
      <w:r w:rsidRPr="007F5549">
        <w:rPr>
          <w:rFonts w:asciiTheme="minorHAnsi" w:hAnsiTheme="minorHAnsi" w:cstheme="minorHAnsi"/>
          <w:sz w:val="24"/>
        </w:rPr>
        <w:t>robust</w:t>
      </w:r>
      <w:r w:rsidRPr="007F5549">
        <w:rPr>
          <w:rFonts w:asciiTheme="minorHAnsi" w:hAnsiTheme="minorHAnsi" w:cstheme="minorHAnsi"/>
          <w:spacing w:val="29"/>
          <w:sz w:val="24"/>
        </w:rPr>
        <w:t xml:space="preserve"> </w:t>
      </w:r>
      <w:r w:rsidRPr="007F5549">
        <w:rPr>
          <w:rFonts w:asciiTheme="minorHAnsi" w:hAnsiTheme="minorHAnsi" w:cstheme="minorHAnsi"/>
          <w:sz w:val="24"/>
        </w:rPr>
        <w:t>internal</w:t>
      </w:r>
      <w:r w:rsidRPr="007F5549">
        <w:rPr>
          <w:rFonts w:asciiTheme="minorHAnsi" w:hAnsiTheme="minorHAnsi" w:cstheme="minorHAnsi"/>
          <w:spacing w:val="31"/>
          <w:sz w:val="24"/>
        </w:rPr>
        <w:t xml:space="preserve"> </w:t>
      </w:r>
      <w:r w:rsidRPr="007F5549">
        <w:rPr>
          <w:rFonts w:asciiTheme="minorHAnsi" w:hAnsiTheme="minorHAnsi" w:cstheme="minorHAnsi"/>
          <w:sz w:val="24"/>
        </w:rPr>
        <w:t>controls</w:t>
      </w:r>
      <w:r w:rsidRPr="007F5549">
        <w:rPr>
          <w:rFonts w:asciiTheme="minorHAnsi" w:hAnsiTheme="minorHAnsi" w:cstheme="minorHAnsi"/>
          <w:spacing w:val="31"/>
          <w:sz w:val="24"/>
        </w:rPr>
        <w:t xml:space="preserve"> </w:t>
      </w:r>
      <w:r w:rsidRPr="007F5549">
        <w:rPr>
          <w:rFonts w:asciiTheme="minorHAnsi" w:hAnsiTheme="minorHAnsi" w:cstheme="minorHAnsi"/>
          <w:sz w:val="24"/>
        </w:rPr>
        <w:t>and</w:t>
      </w:r>
      <w:r w:rsidRPr="007F5549">
        <w:rPr>
          <w:rFonts w:asciiTheme="minorHAnsi" w:hAnsiTheme="minorHAnsi" w:cstheme="minorHAnsi"/>
          <w:spacing w:val="29"/>
          <w:sz w:val="24"/>
        </w:rPr>
        <w:t xml:space="preserve"> </w:t>
      </w:r>
      <w:r w:rsidRPr="007F5549">
        <w:rPr>
          <w:rFonts w:asciiTheme="minorHAnsi" w:hAnsiTheme="minorHAnsi" w:cstheme="minorHAnsi"/>
          <w:sz w:val="24"/>
        </w:rPr>
        <w:t>procedures</w:t>
      </w:r>
      <w:r w:rsidRPr="007F5549">
        <w:rPr>
          <w:rFonts w:asciiTheme="minorHAnsi" w:hAnsiTheme="minorHAnsi" w:cstheme="minorHAnsi"/>
          <w:spacing w:val="30"/>
          <w:sz w:val="24"/>
        </w:rPr>
        <w:t xml:space="preserve"> </w:t>
      </w:r>
      <w:r w:rsidRPr="007F5549">
        <w:rPr>
          <w:rFonts w:asciiTheme="minorHAnsi" w:hAnsiTheme="minorHAnsi" w:cstheme="minorHAnsi"/>
          <w:sz w:val="24"/>
        </w:rPr>
        <w:t>to prevent and detect fraudulent activities within the organization.</w:t>
      </w:r>
    </w:p>
    <w:p w14:paraId="7F7BB6DB" w14:textId="77777777" w:rsidR="00926D2E" w:rsidRPr="007F5549" w:rsidRDefault="00D71F73">
      <w:pPr>
        <w:pStyle w:val="ListParagraph"/>
        <w:numPr>
          <w:ilvl w:val="2"/>
          <w:numId w:val="3"/>
        </w:numPr>
        <w:tabs>
          <w:tab w:val="left" w:pos="2107"/>
        </w:tabs>
        <w:spacing w:before="245" w:line="271" w:lineRule="auto"/>
        <w:ind w:right="824"/>
        <w:jc w:val="left"/>
        <w:rPr>
          <w:rFonts w:asciiTheme="minorHAnsi" w:hAnsiTheme="minorHAnsi" w:cstheme="minorHAnsi"/>
          <w:sz w:val="24"/>
        </w:rPr>
      </w:pPr>
      <w:r w:rsidRPr="007F5549">
        <w:rPr>
          <w:rFonts w:asciiTheme="minorHAnsi" w:hAnsiTheme="minorHAnsi" w:cstheme="minorHAnsi"/>
          <w:sz w:val="24"/>
        </w:rPr>
        <w:t>Regular</w:t>
      </w:r>
      <w:r w:rsidRPr="007F5549">
        <w:rPr>
          <w:rFonts w:asciiTheme="minorHAnsi" w:hAnsiTheme="minorHAnsi" w:cstheme="minorHAnsi"/>
          <w:spacing w:val="26"/>
          <w:sz w:val="24"/>
        </w:rPr>
        <w:t xml:space="preserve"> </w:t>
      </w:r>
      <w:r w:rsidRPr="007F5549">
        <w:rPr>
          <w:rFonts w:asciiTheme="minorHAnsi" w:hAnsiTheme="minorHAnsi" w:cstheme="minorHAnsi"/>
          <w:sz w:val="24"/>
        </w:rPr>
        <w:t>fraud</w:t>
      </w:r>
      <w:r w:rsidRPr="007F5549">
        <w:rPr>
          <w:rFonts w:asciiTheme="minorHAnsi" w:hAnsiTheme="minorHAnsi" w:cstheme="minorHAnsi"/>
          <w:spacing w:val="29"/>
          <w:sz w:val="24"/>
        </w:rPr>
        <w:t xml:space="preserve"> </w:t>
      </w:r>
      <w:r w:rsidRPr="007F5549">
        <w:rPr>
          <w:rFonts w:asciiTheme="minorHAnsi" w:hAnsiTheme="minorHAnsi" w:cstheme="minorHAnsi"/>
          <w:sz w:val="24"/>
        </w:rPr>
        <w:t>risk</w:t>
      </w:r>
      <w:r w:rsidRPr="007F5549">
        <w:rPr>
          <w:rFonts w:asciiTheme="minorHAnsi" w:hAnsiTheme="minorHAnsi" w:cstheme="minorHAnsi"/>
          <w:spacing w:val="27"/>
          <w:sz w:val="24"/>
        </w:rPr>
        <w:t xml:space="preserve"> </w:t>
      </w:r>
      <w:r w:rsidRPr="007F5549">
        <w:rPr>
          <w:rFonts w:asciiTheme="minorHAnsi" w:hAnsiTheme="minorHAnsi" w:cstheme="minorHAnsi"/>
          <w:sz w:val="24"/>
        </w:rPr>
        <w:t>assessments</w:t>
      </w:r>
      <w:r w:rsidRPr="007F5549">
        <w:rPr>
          <w:rFonts w:asciiTheme="minorHAnsi" w:hAnsiTheme="minorHAnsi" w:cstheme="minorHAnsi"/>
          <w:spacing w:val="25"/>
          <w:sz w:val="24"/>
        </w:rPr>
        <w:t xml:space="preserve"> </w:t>
      </w:r>
      <w:r w:rsidRPr="007F5549">
        <w:rPr>
          <w:rFonts w:asciiTheme="minorHAnsi" w:hAnsiTheme="minorHAnsi" w:cstheme="minorHAnsi"/>
          <w:sz w:val="24"/>
        </w:rPr>
        <w:t>are</w:t>
      </w:r>
      <w:r w:rsidRPr="007F5549">
        <w:rPr>
          <w:rFonts w:asciiTheme="minorHAnsi" w:hAnsiTheme="minorHAnsi" w:cstheme="minorHAnsi"/>
          <w:spacing w:val="27"/>
          <w:sz w:val="24"/>
        </w:rPr>
        <w:t xml:space="preserve"> </w:t>
      </w:r>
      <w:r w:rsidRPr="007F5549">
        <w:rPr>
          <w:rFonts w:asciiTheme="minorHAnsi" w:hAnsiTheme="minorHAnsi" w:cstheme="minorHAnsi"/>
          <w:sz w:val="24"/>
        </w:rPr>
        <w:t>a</w:t>
      </w:r>
      <w:r w:rsidRPr="007F5549">
        <w:rPr>
          <w:rFonts w:asciiTheme="minorHAnsi" w:hAnsiTheme="minorHAnsi" w:cstheme="minorHAnsi"/>
          <w:spacing w:val="28"/>
          <w:sz w:val="24"/>
        </w:rPr>
        <w:t xml:space="preserve"> </w:t>
      </w:r>
      <w:r w:rsidRPr="007F5549">
        <w:rPr>
          <w:rFonts w:asciiTheme="minorHAnsi" w:hAnsiTheme="minorHAnsi" w:cstheme="minorHAnsi"/>
          <w:sz w:val="24"/>
        </w:rPr>
        <w:t>key</w:t>
      </w:r>
      <w:r w:rsidRPr="007F5549">
        <w:rPr>
          <w:rFonts w:asciiTheme="minorHAnsi" w:hAnsiTheme="minorHAnsi" w:cstheme="minorHAnsi"/>
          <w:spacing w:val="26"/>
          <w:sz w:val="24"/>
        </w:rPr>
        <w:t xml:space="preserve"> </w:t>
      </w:r>
      <w:r w:rsidRPr="007F5549">
        <w:rPr>
          <w:rFonts w:asciiTheme="minorHAnsi" w:hAnsiTheme="minorHAnsi" w:cstheme="minorHAnsi"/>
          <w:sz w:val="24"/>
        </w:rPr>
        <w:t>part</w:t>
      </w:r>
      <w:r w:rsidRPr="007F5549">
        <w:rPr>
          <w:rFonts w:asciiTheme="minorHAnsi" w:hAnsiTheme="minorHAnsi" w:cstheme="minorHAnsi"/>
          <w:spacing w:val="29"/>
          <w:sz w:val="24"/>
        </w:rPr>
        <w:t xml:space="preserve"> </w:t>
      </w:r>
      <w:r w:rsidRPr="007F5549">
        <w:rPr>
          <w:rFonts w:asciiTheme="minorHAnsi" w:hAnsiTheme="minorHAnsi" w:cstheme="minorHAnsi"/>
          <w:sz w:val="24"/>
        </w:rPr>
        <w:t>of</w:t>
      </w:r>
      <w:r w:rsidRPr="007F5549">
        <w:rPr>
          <w:rFonts w:asciiTheme="minorHAnsi" w:hAnsiTheme="minorHAnsi" w:cstheme="minorHAnsi"/>
          <w:spacing w:val="29"/>
          <w:sz w:val="24"/>
        </w:rPr>
        <w:t xml:space="preserve"> </w:t>
      </w:r>
      <w:r w:rsidRPr="007F5549">
        <w:rPr>
          <w:rFonts w:asciiTheme="minorHAnsi" w:hAnsiTheme="minorHAnsi" w:cstheme="minorHAnsi"/>
          <w:sz w:val="24"/>
        </w:rPr>
        <w:t>our</w:t>
      </w:r>
      <w:r w:rsidRPr="007F5549">
        <w:rPr>
          <w:rFonts w:asciiTheme="minorHAnsi" w:hAnsiTheme="minorHAnsi" w:cstheme="minorHAnsi"/>
          <w:spacing w:val="28"/>
          <w:sz w:val="24"/>
        </w:rPr>
        <w:t xml:space="preserve"> </w:t>
      </w:r>
      <w:r w:rsidRPr="007F5549">
        <w:rPr>
          <w:rFonts w:asciiTheme="minorHAnsi" w:hAnsiTheme="minorHAnsi" w:cstheme="minorHAnsi"/>
          <w:sz w:val="24"/>
        </w:rPr>
        <w:t>strategy</w:t>
      </w:r>
      <w:r w:rsidRPr="007F5549">
        <w:rPr>
          <w:rFonts w:asciiTheme="minorHAnsi" w:hAnsiTheme="minorHAnsi" w:cstheme="minorHAnsi"/>
          <w:spacing w:val="25"/>
          <w:sz w:val="24"/>
        </w:rPr>
        <w:t xml:space="preserve"> </w:t>
      </w:r>
      <w:r w:rsidRPr="007F5549">
        <w:rPr>
          <w:rFonts w:asciiTheme="minorHAnsi" w:hAnsiTheme="minorHAnsi" w:cstheme="minorHAnsi"/>
          <w:sz w:val="24"/>
        </w:rPr>
        <w:t>to</w:t>
      </w:r>
      <w:r w:rsidRPr="007F5549">
        <w:rPr>
          <w:rFonts w:asciiTheme="minorHAnsi" w:hAnsiTheme="minorHAnsi" w:cstheme="minorHAnsi"/>
          <w:spacing w:val="29"/>
          <w:sz w:val="24"/>
        </w:rPr>
        <w:t xml:space="preserve"> </w:t>
      </w:r>
      <w:r w:rsidRPr="007F5549">
        <w:rPr>
          <w:rFonts w:asciiTheme="minorHAnsi" w:hAnsiTheme="minorHAnsi" w:cstheme="minorHAnsi"/>
          <w:sz w:val="24"/>
        </w:rPr>
        <w:t>identify</w:t>
      </w:r>
      <w:r w:rsidRPr="007F5549">
        <w:rPr>
          <w:rFonts w:asciiTheme="minorHAnsi" w:hAnsiTheme="minorHAnsi" w:cstheme="minorHAnsi"/>
          <w:spacing w:val="28"/>
          <w:sz w:val="24"/>
        </w:rPr>
        <w:t xml:space="preserve"> </w:t>
      </w:r>
      <w:r w:rsidRPr="007F5549">
        <w:rPr>
          <w:rFonts w:asciiTheme="minorHAnsi" w:hAnsiTheme="minorHAnsi" w:cstheme="minorHAnsi"/>
          <w:sz w:val="24"/>
        </w:rPr>
        <w:t>and mitigate potential vulnerabilities.</w:t>
      </w:r>
    </w:p>
    <w:p w14:paraId="4822F06F" w14:textId="77777777" w:rsidR="00926D2E" w:rsidRPr="007F5549" w:rsidRDefault="00D71F73">
      <w:pPr>
        <w:pStyle w:val="ListParagraph"/>
        <w:numPr>
          <w:ilvl w:val="2"/>
          <w:numId w:val="3"/>
        </w:numPr>
        <w:tabs>
          <w:tab w:val="left" w:pos="2107"/>
        </w:tabs>
        <w:spacing w:before="245" w:line="268" w:lineRule="auto"/>
        <w:ind w:right="815"/>
        <w:jc w:val="left"/>
        <w:rPr>
          <w:rFonts w:asciiTheme="minorHAnsi" w:hAnsiTheme="minorHAnsi" w:cstheme="minorHAnsi"/>
          <w:sz w:val="24"/>
        </w:rPr>
      </w:pPr>
      <w:r w:rsidRPr="007F5549">
        <w:rPr>
          <w:rFonts w:asciiTheme="minorHAnsi" w:hAnsiTheme="minorHAnsi" w:cstheme="minorHAnsi"/>
          <w:sz w:val="24"/>
        </w:rPr>
        <w:t>We</w:t>
      </w:r>
      <w:r w:rsidRPr="007F5549">
        <w:rPr>
          <w:rFonts w:asciiTheme="minorHAnsi" w:hAnsiTheme="minorHAnsi" w:cstheme="minorHAnsi"/>
          <w:spacing w:val="40"/>
          <w:sz w:val="24"/>
        </w:rPr>
        <w:t xml:space="preserve"> </w:t>
      </w:r>
      <w:r w:rsidRPr="007F5549">
        <w:rPr>
          <w:rFonts w:asciiTheme="minorHAnsi" w:hAnsiTheme="minorHAnsi" w:cstheme="minorHAnsi"/>
          <w:sz w:val="24"/>
        </w:rPr>
        <w:t>have</w:t>
      </w:r>
      <w:r w:rsidRPr="007F5549">
        <w:rPr>
          <w:rFonts w:asciiTheme="minorHAnsi" w:hAnsiTheme="minorHAnsi" w:cstheme="minorHAnsi"/>
          <w:spacing w:val="40"/>
          <w:sz w:val="24"/>
        </w:rPr>
        <w:t xml:space="preserve"> </w:t>
      </w:r>
      <w:r w:rsidRPr="007F5549">
        <w:rPr>
          <w:rFonts w:asciiTheme="minorHAnsi" w:hAnsiTheme="minorHAnsi" w:cstheme="minorHAnsi"/>
          <w:sz w:val="24"/>
        </w:rPr>
        <w:t>established</w:t>
      </w:r>
      <w:r w:rsidRPr="007F5549">
        <w:rPr>
          <w:rFonts w:asciiTheme="minorHAnsi" w:hAnsiTheme="minorHAnsi" w:cstheme="minorHAnsi"/>
          <w:spacing w:val="40"/>
          <w:sz w:val="24"/>
        </w:rPr>
        <w:t xml:space="preserve"> </w:t>
      </w:r>
      <w:r w:rsidRPr="007F5549">
        <w:rPr>
          <w:rFonts w:asciiTheme="minorHAnsi" w:hAnsiTheme="minorHAnsi" w:cstheme="minorHAnsi"/>
          <w:sz w:val="24"/>
        </w:rPr>
        <w:t>a</w:t>
      </w:r>
      <w:r w:rsidRPr="007F5549">
        <w:rPr>
          <w:rFonts w:asciiTheme="minorHAnsi" w:hAnsiTheme="minorHAnsi" w:cstheme="minorHAnsi"/>
          <w:spacing w:val="40"/>
          <w:sz w:val="24"/>
        </w:rPr>
        <w:t xml:space="preserve"> </w:t>
      </w:r>
      <w:r w:rsidRPr="007F5549">
        <w:rPr>
          <w:rFonts w:asciiTheme="minorHAnsi" w:hAnsiTheme="minorHAnsi" w:cstheme="minorHAnsi"/>
          <w:sz w:val="24"/>
        </w:rPr>
        <w:t>comprehensive</w:t>
      </w:r>
      <w:r w:rsidRPr="007F5549">
        <w:rPr>
          <w:rFonts w:asciiTheme="minorHAnsi" w:hAnsiTheme="minorHAnsi" w:cstheme="minorHAnsi"/>
          <w:spacing w:val="40"/>
          <w:sz w:val="24"/>
        </w:rPr>
        <w:t xml:space="preserve"> </w:t>
      </w:r>
      <w:r w:rsidRPr="007F5549">
        <w:rPr>
          <w:rFonts w:asciiTheme="minorHAnsi" w:hAnsiTheme="minorHAnsi" w:cstheme="minorHAnsi"/>
          <w:sz w:val="24"/>
        </w:rPr>
        <w:t>fraud</w:t>
      </w:r>
      <w:r w:rsidRPr="007F5549">
        <w:rPr>
          <w:rFonts w:asciiTheme="minorHAnsi" w:hAnsiTheme="minorHAnsi" w:cstheme="minorHAnsi"/>
          <w:spacing w:val="40"/>
          <w:sz w:val="24"/>
        </w:rPr>
        <w:t xml:space="preserve"> </w:t>
      </w:r>
      <w:r w:rsidRPr="007F5549">
        <w:rPr>
          <w:rFonts w:asciiTheme="minorHAnsi" w:hAnsiTheme="minorHAnsi" w:cstheme="minorHAnsi"/>
          <w:sz w:val="24"/>
        </w:rPr>
        <w:t>reporting</w:t>
      </w:r>
      <w:r w:rsidRPr="007F5549">
        <w:rPr>
          <w:rFonts w:asciiTheme="minorHAnsi" w:hAnsiTheme="minorHAnsi" w:cstheme="minorHAnsi"/>
          <w:spacing w:val="40"/>
          <w:sz w:val="24"/>
        </w:rPr>
        <w:t xml:space="preserve"> </w:t>
      </w:r>
      <w:r w:rsidRPr="007F5549">
        <w:rPr>
          <w:rFonts w:asciiTheme="minorHAnsi" w:hAnsiTheme="minorHAnsi" w:cstheme="minorHAnsi"/>
          <w:sz w:val="24"/>
        </w:rPr>
        <w:t>system</w:t>
      </w:r>
      <w:r w:rsidRPr="007F5549">
        <w:rPr>
          <w:rFonts w:asciiTheme="minorHAnsi" w:hAnsiTheme="minorHAnsi" w:cstheme="minorHAnsi"/>
          <w:spacing w:val="40"/>
          <w:sz w:val="24"/>
        </w:rPr>
        <w:t xml:space="preserve"> </w:t>
      </w:r>
      <w:r w:rsidRPr="007F5549">
        <w:rPr>
          <w:rFonts w:asciiTheme="minorHAnsi" w:hAnsiTheme="minorHAnsi" w:cstheme="minorHAnsi"/>
          <w:sz w:val="24"/>
        </w:rPr>
        <w:t>that</w:t>
      </w:r>
      <w:r w:rsidRPr="007F5549">
        <w:rPr>
          <w:rFonts w:asciiTheme="minorHAnsi" w:hAnsiTheme="minorHAnsi" w:cstheme="minorHAnsi"/>
          <w:spacing w:val="40"/>
          <w:sz w:val="24"/>
        </w:rPr>
        <w:t xml:space="preserve"> </w:t>
      </w:r>
      <w:r w:rsidRPr="007F5549">
        <w:rPr>
          <w:rFonts w:asciiTheme="minorHAnsi" w:hAnsiTheme="minorHAnsi" w:cstheme="minorHAnsi"/>
          <w:sz w:val="24"/>
        </w:rPr>
        <w:t>allows employees to report suspected fraud anonymously.</w:t>
      </w:r>
    </w:p>
    <w:p w14:paraId="7F6EBC58" w14:textId="77777777" w:rsidR="00926D2E" w:rsidRPr="007F5549" w:rsidRDefault="00D71F73">
      <w:pPr>
        <w:pStyle w:val="ListParagraph"/>
        <w:numPr>
          <w:ilvl w:val="2"/>
          <w:numId w:val="3"/>
        </w:numPr>
        <w:tabs>
          <w:tab w:val="left" w:pos="1280"/>
        </w:tabs>
        <w:spacing w:before="251"/>
        <w:ind w:left="1280" w:hanging="359"/>
        <w:jc w:val="center"/>
        <w:rPr>
          <w:rFonts w:asciiTheme="minorHAnsi" w:hAnsiTheme="minorHAnsi" w:cstheme="minorHAnsi"/>
          <w:sz w:val="24"/>
        </w:rPr>
      </w:pPr>
      <w:r w:rsidRPr="007F5549">
        <w:rPr>
          <w:rFonts w:asciiTheme="minorHAnsi" w:hAnsiTheme="minorHAnsi" w:cstheme="minorHAnsi"/>
          <w:sz w:val="24"/>
        </w:rPr>
        <w:t>Our</w:t>
      </w:r>
      <w:r w:rsidRPr="007F5549">
        <w:rPr>
          <w:rFonts w:asciiTheme="minorHAnsi" w:hAnsiTheme="minorHAnsi" w:cstheme="minorHAnsi"/>
          <w:spacing w:val="52"/>
          <w:sz w:val="24"/>
        </w:rPr>
        <w:t xml:space="preserve"> </w:t>
      </w:r>
      <w:r w:rsidRPr="007F5549">
        <w:rPr>
          <w:rFonts w:asciiTheme="minorHAnsi" w:hAnsiTheme="minorHAnsi" w:cstheme="minorHAnsi"/>
          <w:sz w:val="24"/>
        </w:rPr>
        <w:t>focus</w:t>
      </w:r>
      <w:r w:rsidRPr="007F5549">
        <w:rPr>
          <w:rFonts w:asciiTheme="minorHAnsi" w:hAnsiTheme="minorHAnsi" w:cstheme="minorHAnsi"/>
          <w:spacing w:val="54"/>
          <w:sz w:val="24"/>
        </w:rPr>
        <w:t xml:space="preserve"> </w:t>
      </w:r>
      <w:r w:rsidRPr="007F5549">
        <w:rPr>
          <w:rFonts w:asciiTheme="minorHAnsi" w:hAnsiTheme="minorHAnsi" w:cstheme="minorHAnsi"/>
          <w:sz w:val="24"/>
        </w:rPr>
        <w:t>is</w:t>
      </w:r>
      <w:r w:rsidRPr="007F5549">
        <w:rPr>
          <w:rFonts w:asciiTheme="minorHAnsi" w:hAnsiTheme="minorHAnsi" w:cstheme="minorHAnsi"/>
          <w:spacing w:val="52"/>
          <w:sz w:val="24"/>
        </w:rPr>
        <w:t xml:space="preserve"> </w:t>
      </w:r>
      <w:r w:rsidRPr="007F5549">
        <w:rPr>
          <w:rFonts w:asciiTheme="minorHAnsi" w:hAnsiTheme="minorHAnsi" w:cstheme="minorHAnsi"/>
          <w:sz w:val="24"/>
        </w:rPr>
        <w:t>on</w:t>
      </w:r>
      <w:r w:rsidRPr="007F5549">
        <w:rPr>
          <w:rFonts w:asciiTheme="minorHAnsi" w:hAnsiTheme="minorHAnsi" w:cstheme="minorHAnsi"/>
          <w:spacing w:val="54"/>
          <w:sz w:val="24"/>
        </w:rPr>
        <w:t xml:space="preserve"> </w:t>
      </w:r>
      <w:r w:rsidRPr="007F5549">
        <w:rPr>
          <w:rFonts w:asciiTheme="minorHAnsi" w:hAnsiTheme="minorHAnsi" w:cstheme="minorHAnsi"/>
          <w:sz w:val="24"/>
        </w:rPr>
        <w:t>providing</w:t>
      </w:r>
      <w:r w:rsidRPr="007F5549">
        <w:rPr>
          <w:rFonts w:asciiTheme="minorHAnsi" w:hAnsiTheme="minorHAnsi" w:cstheme="minorHAnsi"/>
          <w:spacing w:val="54"/>
          <w:sz w:val="24"/>
        </w:rPr>
        <w:t xml:space="preserve"> </w:t>
      </w:r>
      <w:r w:rsidRPr="007F5549">
        <w:rPr>
          <w:rFonts w:asciiTheme="minorHAnsi" w:hAnsiTheme="minorHAnsi" w:cstheme="minorHAnsi"/>
          <w:sz w:val="24"/>
        </w:rPr>
        <w:t>continuous</w:t>
      </w:r>
      <w:r w:rsidRPr="007F5549">
        <w:rPr>
          <w:rFonts w:asciiTheme="minorHAnsi" w:hAnsiTheme="minorHAnsi" w:cstheme="minorHAnsi"/>
          <w:spacing w:val="51"/>
          <w:sz w:val="24"/>
        </w:rPr>
        <w:t xml:space="preserve"> </w:t>
      </w:r>
      <w:r w:rsidRPr="007F5549">
        <w:rPr>
          <w:rFonts w:asciiTheme="minorHAnsi" w:hAnsiTheme="minorHAnsi" w:cstheme="minorHAnsi"/>
          <w:sz w:val="24"/>
        </w:rPr>
        <w:t>fraud</w:t>
      </w:r>
      <w:r w:rsidRPr="007F5549">
        <w:rPr>
          <w:rFonts w:asciiTheme="minorHAnsi" w:hAnsiTheme="minorHAnsi" w:cstheme="minorHAnsi"/>
          <w:spacing w:val="55"/>
          <w:sz w:val="24"/>
        </w:rPr>
        <w:t xml:space="preserve"> </w:t>
      </w:r>
      <w:r w:rsidRPr="007F5549">
        <w:rPr>
          <w:rFonts w:asciiTheme="minorHAnsi" w:hAnsiTheme="minorHAnsi" w:cstheme="minorHAnsi"/>
          <w:sz w:val="24"/>
        </w:rPr>
        <w:t>awareness</w:t>
      </w:r>
      <w:r w:rsidRPr="007F5549">
        <w:rPr>
          <w:rFonts w:asciiTheme="minorHAnsi" w:hAnsiTheme="minorHAnsi" w:cstheme="minorHAnsi"/>
          <w:spacing w:val="55"/>
          <w:sz w:val="24"/>
        </w:rPr>
        <w:t xml:space="preserve"> </w:t>
      </w:r>
      <w:r w:rsidRPr="007F5549">
        <w:rPr>
          <w:rFonts w:asciiTheme="minorHAnsi" w:hAnsiTheme="minorHAnsi" w:cstheme="minorHAnsi"/>
          <w:sz w:val="24"/>
        </w:rPr>
        <w:t>training</w:t>
      </w:r>
      <w:r w:rsidRPr="007F5549">
        <w:rPr>
          <w:rFonts w:asciiTheme="minorHAnsi" w:hAnsiTheme="minorHAnsi" w:cstheme="minorHAnsi"/>
          <w:spacing w:val="52"/>
          <w:sz w:val="24"/>
        </w:rPr>
        <w:t xml:space="preserve"> </w:t>
      </w:r>
      <w:r w:rsidRPr="007F5549">
        <w:rPr>
          <w:rFonts w:asciiTheme="minorHAnsi" w:hAnsiTheme="minorHAnsi" w:cstheme="minorHAnsi"/>
          <w:sz w:val="24"/>
        </w:rPr>
        <w:t>to</w:t>
      </w:r>
      <w:r w:rsidRPr="007F5549">
        <w:rPr>
          <w:rFonts w:asciiTheme="minorHAnsi" w:hAnsiTheme="minorHAnsi" w:cstheme="minorHAnsi"/>
          <w:spacing w:val="55"/>
          <w:sz w:val="24"/>
        </w:rPr>
        <w:t xml:space="preserve"> </w:t>
      </w:r>
      <w:r w:rsidRPr="007F5549">
        <w:rPr>
          <w:rFonts w:asciiTheme="minorHAnsi" w:hAnsiTheme="minorHAnsi" w:cstheme="minorHAnsi"/>
          <w:spacing w:val="-2"/>
          <w:sz w:val="24"/>
        </w:rPr>
        <w:t>improve</w:t>
      </w:r>
    </w:p>
    <w:p w14:paraId="563C7CFF" w14:textId="77777777" w:rsidR="00926D2E" w:rsidRPr="007F5549" w:rsidRDefault="00D71F73">
      <w:pPr>
        <w:pStyle w:val="BodyText"/>
        <w:spacing w:before="35"/>
        <w:ind w:left="106" w:right="395"/>
        <w:jc w:val="center"/>
        <w:rPr>
          <w:rFonts w:asciiTheme="minorHAnsi" w:hAnsiTheme="minorHAnsi" w:cstheme="minorHAnsi"/>
        </w:rPr>
      </w:pPr>
      <w:r w:rsidRPr="007F5549">
        <w:rPr>
          <w:rFonts w:asciiTheme="minorHAnsi" w:hAnsiTheme="minorHAnsi" w:cstheme="minorHAnsi"/>
        </w:rPr>
        <w:t>employees’</w:t>
      </w:r>
      <w:r w:rsidRPr="007F5549">
        <w:rPr>
          <w:rFonts w:asciiTheme="minorHAnsi" w:hAnsiTheme="minorHAnsi" w:cstheme="minorHAnsi"/>
          <w:spacing w:val="-6"/>
        </w:rPr>
        <w:t xml:space="preserve"> </w:t>
      </w:r>
      <w:r w:rsidRPr="007F5549">
        <w:rPr>
          <w:rFonts w:asciiTheme="minorHAnsi" w:hAnsiTheme="minorHAnsi" w:cstheme="minorHAnsi"/>
        </w:rPr>
        <w:t>ability</w:t>
      </w:r>
      <w:r w:rsidRPr="007F5549">
        <w:rPr>
          <w:rFonts w:asciiTheme="minorHAnsi" w:hAnsiTheme="minorHAnsi" w:cstheme="minorHAnsi"/>
          <w:spacing w:val="-3"/>
        </w:rPr>
        <w:t xml:space="preserve"> </w:t>
      </w:r>
      <w:r w:rsidRPr="007F5549">
        <w:rPr>
          <w:rFonts w:asciiTheme="minorHAnsi" w:hAnsiTheme="minorHAnsi" w:cstheme="minorHAnsi"/>
        </w:rPr>
        <w:t>to</w:t>
      </w:r>
      <w:r w:rsidRPr="007F5549">
        <w:rPr>
          <w:rFonts w:asciiTheme="minorHAnsi" w:hAnsiTheme="minorHAnsi" w:cstheme="minorHAnsi"/>
          <w:spacing w:val="-3"/>
        </w:rPr>
        <w:t xml:space="preserve"> </w:t>
      </w:r>
      <w:r w:rsidRPr="007F5549">
        <w:rPr>
          <w:rFonts w:asciiTheme="minorHAnsi" w:hAnsiTheme="minorHAnsi" w:cstheme="minorHAnsi"/>
        </w:rPr>
        <w:t>recognize</w:t>
      </w:r>
      <w:r w:rsidRPr="007F5549">
        <w:rPr>
          <w:rFonts w:asciiTheme="minorHAnsi" w:hAnsiTheme="minorHAnsi" w:cstheme="minorHAnsi"/>
          <w:spacing w:val="-5"/>
        </w:rPr>
        <w:t xml:space="preserve"> </w:t>
      </w:r>
      <w:r w:rsidRPr="007F5549">
        <w:rPr>
          <w:rFonts w:asciiTheme="minorHAnsi" w:hAnsiTheme="minorHAnsi" w:cstheme="minorHAnsi"/>
        </w:rPr>
        <w:t>and</w:t>
      </w:r>
      <w:r w:rsidRPr="007F5549">
        <w:rPr>
          <w:rFonts w:asciiTheme="minorHAnsi" w:hAnsiTheme="minorHAnsi" w:cstheme="minorHAnsi"/>
          <w:spacing w:val="-3"/>
        </w:rPr>
        <w:t xml:space="preserve"> </w:t>
      </w:r>
      <w:r w:rsidRPr="007F5549">
        <w:rPr>
          <w:rFonts w:asciiTheme="minorHAnsi" w:hAnsiTheme="minorHAnsi" w:cstheme="minorHAnsi"/>
        </w:rPr>
        <w:t>report</w:t>
      </w:r>
      <w:r w:rsidRPr="007F5549">
        <w:rPr>
          <w:rFonts w:asciiTheme="minorHAnsi" w:hAnsiTheme="minorHAnsi" w:cstheme="minorHAnsi"/>
          <w:spacing w:val="-4"/>
        </w:rPr>
        <w:t xml:space="preserve"> </w:t>
      </w:r>
      <w:r w:rsidRPr="007F5549">
        <w:rPr>
          <w:rFonts w:asciiTheme="minorHAnsi" w:hAnsiTheme="minorHAnsi" w:cstheme="minorHAnsi"/>
        </w:rPr>
        <w:t>fraudulent</w:t>
      </w:r>
      <w:r w:rsidRPr="007F5549">
        <w:rPr>
          <w:rFonts w:asciiTheme="minorHAnsi" w:hAnsiTheme="minorHAnsi" w:cstheme="minorHAnsi"/>
          <w:spacing w:val="-4"/>
        </w:rPr>
        <w:t xml:space="preserve"> </w:t>
      </w:r>
      <w:r w:rsidRPr="007F5549">
        <w:rPr>
          <w:rFonts w:asciiTheme="minorHAnsi" w:hAnsiTheme="minorHAnsi" w:cstheme="minorHAnsi"/>
          <w:spacing w:val="-2"/>
        </w:rPr>
        <w:t>behavior.</w:t>
      </w:r>
    </w:p>
    <w:p w14:paraId="69941462" w14:textId="77777777" w:rsidR="00926D2E" w:rsidRPr="007F5549" w:rsidRDefault="00D71F73">
      <w:pPr>
        <w:pStyle w:val="ListParagraph"/>
        <w:numPr>
          <w:ilvl w:val="2"/>
          <w:numId w:val="3"/>
        </w:numPr>
        <w:tabs>
          <w:tab w:val="left" w:pos="2107"/>
        </w:tabs>
        <w:spacing w:before="285" w:line="268" w:lineRule="auto"/>
        <w:ind w:right="814"/>
        <w:jc w:val="left"/>
        <w:rPr>
          <w:rFonts w:asciiTheme="minorHAnsi" w:hAnsiTheme="minorHAnsi" w:cstheme="minorHAnsi"/>
          <w:sz w:val="24"/>
        </w:rPr>
      </w:pPr>
      <w:r w:rsidRPr="007F5549">
        <w:rPr>
          <w:rFonts w:asciiTheme="minorHAnsi" w:hAnsiTheme="minorHAnsi" w:cstheme="minorHAnsi"/>
          <w:sz w:val="24"/>
        </w:rPr>
        <w:t>We</w:t>
      </w:r>
      <w:r w:rsidRPr="007F5549">
        <w:rPr>
          <w:rFonts w:asciiTheme="minorHAnsi" w:hAnsiTheme="minorHAnsi" w:cstheme="minorHAnsi"/>
          <w:spacing w:val="79"/>
          <w:sz w:val="24"/>
        </w:rPr>
        <w:t xml:space="preserve"> </w:t>
      </w:r>
      <w:r w:rsidRPr="007F5549">
        <w:rPr>
          <w:rFonts w:asciiTheme="minorHAnsi" w:hAnsiTheme="minorHAnsi" w:cstheme="minorHAnsi"/>
          <w:sz w:val="24"/>
        </w:rPr>
        <w:t>work</w:t>
      </w:r>
      <w:r w:rsidRPr="007F5549">
        <w:rPr>
          <w:rFonts w:asciiTheme="minorHAnsi" w:hAnsiTheme="minorHAnsi" w:cstheme="minorHAnsi"/>
          <w:spacing w:val="77"/>
          <w:sz w:val="24"/>
        </w:rPr>
        <w:t xml:space="preserve"> </w:t>
      </w:r>
      <w:r w:rsidRPr="007F5549">
        <w:rPr>
          <w:rFonts w:asciiTheme="minorHAnsi" w:hAnsiTheme="minorHAnsi" w:cstheme="minorHAnsi"/>
          <w:sz w:val="24"/>
        </w:rPr>
        <w:t>with</w:t>
      </w:r>
      <w:r w:rsidRPr="007F5549">
        <w:rPr>
          <w:rFonts w:asciiTheme="minorHAnsi" w:hAnsiTheme="minorHAnsi" w:cstheme="minorHAnsi"/>
          <w:spacing w:val="77"/>
          <w:sz w:val="24"/>
        </w:rPr>
        <w:t xml:space="preserve"> </w:t>
      </w:r>
      <w:r w:rsidRPr="007F5549">
        <w:rPr>
          <w:rFonts w:asciiTheme="minorHAnsi" w:hAnsiTheme="minorHAnsi" w:cstheme="minorHAnsi"/>
          <w:sz w:val="24"/>
        </w:rPr>
        <w:t>external</w:t>
      </w:r>
      <w:r w:rsidRPr="007F5549">
        <w:rPr>
          <w:rFonts w:asciiTheme="minorHAnsi" w:hAnsiTheme="minorHAnsi" w:cstheme="minorHAnsi"/>
          <w:spacing w:val="78"/>
          <w:sz w:val="24"/>
        </w:rPr>
        <w:t xml:space="preserve"> </w:t>
      </w:r>
      <w:r w:rsidRPr="007F5549">
        <w:rPr>
          <w:rFonts w:asciiTheme="minorHAnsi" w:hAnsiTheme="minorHAnsi" w:cstheme="minorHAnsi"/>
          <w:sz w:val="24"/>
        </w:rPr>
        <w:t>auditors</w:t>
      </w:r>
      <w:r w:rsidRPr="007F5549">
        <w:rPr>
          <w:rFonts w:asciiTheme="minorHAnsi" w:hAnsiTheme="minorHAnsi" w:cstheme="minorHAnsi"/>
          <w:spacing w:val="76"/>
          <w:sz w:val="24"/>
        </w:rPr>
        <w:t xml:space="preserve"> </w:t>
      </w:r>
      <w:r w:rsidRPr="007F5549">
        <w:rPr>
          <w:rFonts w:asciiTheme="minorHAnsi" w:hAnsiTheme="minorHAnsi" w:cstheme="minorHAnsi"/>
          <w:sz w:val="24"/>
        </w:rPr>
        <w:t>to</w:t>
      </w:r>
      <w:r w:rsidRPr="007F5549">
        <w:rPr>
          <w:rFonts w:asciiTheme="minorHAnsi" w:hAnsiTheme="minorHAnsi" w:cstheme="minorHAnsi"/>
          <w:spacing w:val="77"/>
          <w:sz w:val="24"/>
        </w:rPr>
        <w:t xml:space="preserve"> </w:t>
      </w:r>
      <w:r w:rsidRPr="007F5549">
        <w:rPr>
          <w:rFonts w:asciiTheme="minorHAnsi" w:hAnsiTheme="minorHAnsi" w:cstheme="minorHAnsi"/>
          <w:sz w:val="24"/>
        </w:rPr>
        <w:t>conduct</w:t>
      </w:r>
      <w:r w:rsidRPr="007F5549">
        <w:rPr>
          <w:rFonts w:asciiTheme="minorHAnsi" w:hAnsiTheme="minorHAnsi" w:cstheme="minorHAnsi"/>
          <w:spacing w:val="77"/>
          <w:sz w:val="24"/>
        </w:rPr>
        <w:t xml:space="preserve"> </w:t>
      </w:r>
      <w:r w:rsidRPr="007F5549">
        <w:rPr>
          <w:rFonts w:asciiTheme="minorHAnsi" w:hAnsiTheme="minorHAnsi" w:cstheme="minorHAnsi"/>
          <w:sz w:val="24"/>
        </w:rPr>
        <w:t>independent</w:t>
      </w:r>
      <w:r w:rsidRPr="007F5549">
        <w:rPr>
          <w:rFonts w:asciiTheme="minorHAnsi" w:hAnsiTheme="minorHAnsi" w:cstheme="minorHAnsi"/>
          <w:spacing w:val="79"/>
          <w:sz w:val="24"/>
        </w:rPr>
        <w:t xml:space="preserve"> </w:t>
      </w:r>
      <w:r w:rsidRPr="007F5549">
        <w:rPr>
          <w:rFonts w:asciiTheme="minorHAnsi" w:hAnsiTheme="minorHAnsi" w:cstheme="minorHAnsi"/>
          <w:sz w:val="24"/>
        </w:rPr>
        <w:t>reviews</w:t>
      </w:r>
      <w:r w:rsidRPr="007F5549">
        <w:rPr>
          <w:rFonts w:asciiTheme="minorHAnsi" w:hAnsiTheme="minorHAnsi" w:cstheme="minorHAnsi"/>
          <w:spacing w:val="78"/>
          <w:sz w:val="24"/>
        </w:rPr>
        <w:t xml:space="preserve"> </w:t>
      </w:r>
      <w:r w:rsidRPr="007F5549">
        <w:rPr>
          <w:rFonts w:asciiTheme="minorHAnsi" w:hAnsiTheme="minorHAnsi" w:cstheme="minorHAnsi"/>
          <w:sz w:val="24"/>
        </w:rPr>
        <w:t>of</w:t>
      </w:r>
      <w:r w:rsidRPr="007F5549">
        <w:rPr>
          <w:rFonts w:asciiTheme="minorHAnsi" w:hAnsiTheme="minorHAnsi" w:cstheme="minorHAnsi"/>
          <w:spacing w:val="80"/>
          <w:sz w:val="24"/>
        </w:rPr>
        <w:t xml:space="preserve"> </w:t>
      </w:r>
      <w:r w:rsidRPr="007F5549">
        <w:rPr>
          <w:rFonts w:asciiTheme="minorHAnsi" w:hAnsiTheme="minorHAnsi" w:cstheme="minorHAnsi"/>
          <w:sz w:val="24"/>
        </w:rPr>
        <w:t>our financial practices and fraud prevention strategies.</w:t>
      </w:r>
    </w:p>
    <w:p w14:paraId="70DED3F5" w14:textId="77777777" w:rsidR="00926D2E" w:rsidRPr="007F5549" w:rsidRDefault="00D71F73">
      <w:pPr>
        <w:pStyle w:val="Heading2"/>
        <w:numPr>
          <w:ilvl w:val="1"/>
          <w:numId w:val="3"/>
        </w:numPr>
        <w:tabs>
          <w:tab w:val="left" w:pos="1646"/>
        </w:tabs>
        <w:spacing w:before="250"/>
        <w:ind w:left="1646" w:hanging="446"/>
        <w:rPr>
          <w:rFonts w:asciiTheme="minorHAnsi" w:hAnsiTheme="minorHAnsi" w:cstheme="minorHAnsi"/>
          <w:b w:val="0"/>
        </w:rPr>
      </w:pPr>
      <w:r w:rsidRPr="007F5549">
        <w:rPr>
          <w:rFonts w:asciiTheme="minorHAnsi" w:hAnsiTheme="minorHAnsi" w:cstheme="minorHAnsi"/>
        </w:rPr>
        <w:t>Anti-Money</w:t>
      </w:r>
      <w:r w:rsidRPr="007F5549">
        <w:rPr>
          <w:rFonts w:asciiTheme="minorHAnsi" w:hAnsiTheme="minorHAnsi" w:cstheme="minorHAnsi"/>
          <w:spacing w:val="-3"/>
        </w:rPr>
        <w:t xml:space="preserve"> </w:t>
      </w:r>
      <w:r w:rsidRPr="007F5549">
        <w:rPr>
          <w:rFonts w:asciiTheme="minorHAnsi" w:hAnsiTheme="minorHAnsi" w:cstheme="minorHAnsi"/>
          <w:spacing w:val="-2"/>
        </w:rPr>
        <w:t>Laundering</w:t>
      </w:r>
    </w:p>
    <w:p w14:paraId="2F764E79" w14:textId="77777777" w:rsidR="00926D2E" w:rsidRPr="007F5549" w:rsidRDefault="00D71F73">
      <w:pPr>
        <w:pStyle w:val="ListParagraph"/>
        <w:numPr>
          <w:ilvl w:val="2"/>
          <w:numId w:val="3"/>
        </w:numPr>
        <w:tabs>
          <w:tab w:val="left" w:pos="2107"/>
        </w:tabs>
        <w:spacing w:before="283" w:line="268" w:lineRule="auto"/>
        <w:ind w:right="820"/>
        <w:jc w:val="left"/>
        <w:rPr>
          <w:rFonts w:asciiTheme="minorHAnsi" w:hAnsiTheme="minorHAnsi" w:cstheme="minorHAnsi"/>
          <w:sz w:val="24"/>
        </w:rPr>
      </w:pPr>
      <w:r w:rsidRPr="007F5549">
        <w:rPr>
          <w:rFonts w:asciiTheme="minorHAnsi" w:hAnsiTheme="minorHAnsi" w:cstheme="minorHAnsi"/>
          <w:sz w:val="24"/>
        </w:rPr>
        <w:t>We aim to enforce strong anti-money laundering</w:t>
      </w:r>
      <w:r w:rsidRPr="007F5549">
        <w:rPr>
          <w:rFonts w:asciiTheme="minorHAnsi" w:hAnsiTheme="minorHAnsi" w:cstheme="minorHAnsi"/>
          <w:spacing w:val="-2"/>
          <w:sz w:val="24"/>
        </w:rPr>
        <w:t xml:space="preserve"> </w:t>
      </w:r>
      <w:r w:rsidRPr="007F5549">
        <w:rPr>
          <w:rFonts w:asciiTheme="minorHAnsi" w:hAnsiTheme="minorHAnsi" w:cstheme="minorHAnsi"/>
          <w:sz w:val="24"/>
        </w:rPr>
        <w:t>(AML) controls</w:t>
      </w:r>
      <w:r w:rsidRPr="007F5549">
        <w:rPr>
          <w:rFonts w:asciiTheme="minorHAnsi" w:hAnsiTheme="minorHAnsi" w:cstheme="minorHAnsi"/>
          <w:spacing w:val="-2"/>
          <w:sz w:val="24"/>
        </w:rPr>
        <w:t xml:space="preserve"> </w:t>
      </w:r>
      <w:r w:rsidRPr="007F5549">
        <w:rPr>
          <w:rFonts w:asciiTheme="minorHAnsi" w:hAnsiTheme="minorHAnsi" w:cstheme="minorHAnsi"/>
          <w:sz w:val="24"/>
        </w:rPr>
        <w:t>to prevent the misuse of our services for illegal financial activities.</w:t>
      </w:r>
    </w:p>
    <w:p w14:paraId="68AD4428" w14:textId="77777777" w:rsidR="00926D2E" w:rsidRPr="007F5549" w:rsidRDefault="00D71F73">
      <w:pPr>
        <w:pStyle w:val="ListParagraph"/>
        <w:numPr>
          <w:ilvl w:val="2"/>
          <w:numId w:val="3"/>
        </w:numPr>
        <w:tabs>
          <w:tab w:val="left" w:pos="2107"/>
        </w:tabs>
        <w:spacing w:before="251" w:line="268" w:lineRule="auto"/>
        <w:ind w:right="817"/>
        <w:jc w:val="left"/>
        <w:rPr>
          <w:rFonts w:asciiTheme="minorHAnsi" w:hAnsiTheme="minorHAnsi" w:cstheme="minorHAnsi"/>
          <w:sz w:val="24"/>
        </w:rPr>
      </w:pPr>
      <w:r w:rsidRPr="007F5549">
        <w:rPr>
          <w:rFonts w:asciiTheme="minorHAnsi" w:hAnsiTheme="minorHAnsi" w:cstheme="minorHAnsi"/>
          <w:sz w:val="24"/>
        </w:rPr>
        <w:t>Thorough</w:t>
      </w:r>
      <w:r w:rsidRPr="007F5549">
        <w:rPr>
          <w:rFonts w:asciiTheme="minorHAnsi" w:hAnsiTheme="minorHAnsi" w:cstheme="minorHAnsi"/>
          <w:spacing w:val="74"/>
          <w:sz w:val="24"/>
        </w:rPr>
        <w:t xml:space="preserve"> </w:t>
      </w:r>
      <w:r w:rsidRPr="007F5549">
        <w:rPr>
          <w:rFonts w:asciiTheme="minorHAnsi" w:hAnsiTheme="minorHAnsi" w:cstheme="minorHAnsi"/>
          <w:sz w:val="24"/>
        </w:rPr>
        <w:t>customer</w:t>
      </w:r>
      <w:r w:rsidRPr="007F5549">
        <w:rPr>
          <w:rFonts w:asciiTheme="minorHAnsi" w:hAnsiTheme="minorHAnsi" w:cstheme="minorHAnsi"/>
          <w:spacing w:val="74"/>
          <w:sz w:val="24"/>
        </w:rPr>
        <w:t xml:space="preserve"> </w:t>
      </w:r>
      <w:r w:rsidRPr="007F5549">
        <w:rPr>
          <w:rFonts w:asciiTheme="minorHAnsi" w:hAnsiTheme="minorHAnsi" w:cstheme="minorHAnsi"/>
          <w:sz w:val="24"/>
        </w:rPr>
        <w:t>due</w:t>
      </w:r>
      <w:r w:rsidRPr="007F5549">
        <w:rPr>
          <w:rFonts w:asciiTheme="minorHAnsi" w:hAnsiTheme="minorHAnsi" w:cstheme="minorHAnsi"/>
          <w:spacing w:val="74"/>
          <w:sz w:val="24"/>
        </w:rPr>
        <w:t xml:space="preserve"> </w:t>
      </w:r>
      <w:r w:rsidRPr="007F5549">
        <w:rPr>
          <w:rFonts w:asciiTheme="minorHAnsi" w:hAnsiTheme="minorHAnsi" w:cstheme="minorHAnsi"/>
          <w:sz w:val="24"/>
        </w:rPr>
        <w:t>diligence</w:t>
      </w:r>
      <w:r w:rsidRPr="007F5549">
        <w:rPr>
          <w:rFonts w:asciiTheme="minorHAnsi" w:hAnsiTheme="minorHAnsi" w:cstheme="minorHAnsi"/>
          <w:spacing w:val="74"/>
          <w:sz w:val="24"/>
        </w:rPr>
        <w:t xml:space="preserve"> </w:t>
      </w:r>
      <w:r w:rsidRPr="007F5549">
        <w:rPr>
          <w:rFonts w:asciiTheme="minorHAnsi" w:hAnsiTheme="minorHAnsi" w:cstheme="minorHAnsi"/>
          <w:sz w:val="24"/>
        </w:rPr>
        <w:t>is</w:t>
      </w:r>
      <w:r w:rsidRPr="007F5549">
        <w:rPr>
          <w:rFonts w:asciiTheme="minorHAnsi" w:hAnsiTheme="minorHAnsi" w:cstheme="minorHAnsi"/>
          <w:spacing w:val="73"/>
          <w:sz w:val="24"/>
        </w:rPr>
        <w:t xml:space="preserve"> </w:t>
      </w:r>
      <w:r w:rsidRPr="007F5549">
        <w:rPr>
          <w:rFonts w:asciiTheme="minorHAnsi" w:hAnsiTheme="minorHAnsi" w:cstheme="minorHAnsi"/>
          <w:sz w:val="24"/>
        </w:rPr>
        <w:t>central</w:t>
      </w:r>
      <w:r w:rsidRPr="007F5549">
        <w:rPr>
          <w:rFonts w:asciiTheme="minorHAnsi" w:hAnsiTheme="minorHAnsi" w:cstheme="minorHAnsi"/>
          <w:spacing w:val="79"/>
          <w:sz w:val="24"/>
        </w:rPr>
        <w:t xml:space="preserve"> </w:t>
      </w:r>
      <w:r w:rsidRPr="007F5549">
        <w:rPr>
          <w:rFonts w:asciiTheme="minorHAnsi" w:hAnsiTheme="minorHAnsi" w:cstheme="minorHAnsi"/>
          <w:sz w:val="24"/>
        </w:rPr>
        <w:t>to</w:t>
      </w:r>
      <w:r w:rsidRPr="007F5549">
        <w:rPr>
          <w:rFonts w:asciiTheme="minorHAnsi" w:hAnsiTheme="minorHAnsi" w:cstheme="minorHAnsi"/>
          <w:spacing w:val="74"/>
          <w:sz w:val="24"/>
        </w:rPr>
        <w:t xml:space="preserve"> </w:t>
      </w:r>
      <w:r w:rsidRPr="007F5549">
        <w:rPr>
          <w:rFonts w:asciiTheme="minorHAnsi" w:hAnsiTheme="minorHAnsi" w:cstheme="minorHAnsi"/>
          <w:sz w:val="24"/>
        </w:rPr>
        <w:t>our</w:t>
      </w:r>
      <w:r w:rsidRPr="007F5549">
        <w:rPr>
          <w:rFonts w:asciiTheme="minorHAnsi" w:hAnsiTheme="minorHAnsi" w:cstheme="minorHAnsi"/>
          <w:spacing w:val="72"/>
          <w:sz w:val="24"/>
        </w:rPr>
        <w:t xml:space="preserve"> </w:t>
      </w:r>
      <w:r w:rsidRPr="007F5549">
        <w:rPr>
          <w:rFonts w:asciiTheme="minorHAnsi" w:hAnsiTheme="minorHAnsi" w:cstheme="minorHAnsi"/>
          <w:sz w:val="24"/>
        </w:rPr>
        <w:t>process</w:t>
      </w:r>
      <w:r w:rsidRPr="007F5549">
        <w:rPr>
          <w:rFonts w:asciiTheme="minorHAnsi" w:hAnsiTheme="minorHAnsi" w:cstheme="minorHAnsi"/>
          <w:spacing w:val="71"/>
          <w:sz w:val="24"/>
        </w:rPr>
        <w:t xml:space="preserve"> </w:t>
      </w:r>
      <w:r w:rsidRPr="007F5549">
        <w:rPr>
          <w:rFonts w:asciiTheme="minorHAnsi" w:hAnsiTheme="minorHAnsi" w:cstheme="minorHAnsi"/>
          <w:sz w:val="24"/>
        </w:rPr>
        <w:t>to</w:t>
      </w:r>
      <w:r w:rsidRPr="007F5549">
        <w:rPr>
          <w:rFonts w:asciiTheme="minorHAnsi" w:hAnsiTheme="minorHAnsi" w:cstheme="minorHAnsi"/>
          <w:spacing w:val="74"/>
          <w:sz w:val="24"/>
        </w:rPr>
        <w:t xml:space="preserve"> </w:t>
      </w:r>
      <w:r w:rsidRPr="007F5549">
        <w:rPr>
          <w:rFonts w:asciiTheme="minorHAnsi" w:hAnsiTheme="minorHAnsi" w:cstheme="minorHAnsi"/>
          <w:sz w:val="24"/>
        </w:rPr>
        <w:t>verify</w:t>
      </w:r>
      <w:r w:rsidRPr="007F5549">
        <w:rPr>
          <w:rFonts w:asciiTheme="minorHAnsi" w:hAnsiTheme="minorHAnsi" w:cstheme="minorHAnsi"/>
          <w:spacing w:val="73"/>
          <w:sz w:val="24"/>
        </w:rPr>
        <w:t xml:space="preserve"> </w:t>
      </w:r>
      <w:r w:rsidRPr="007F5549">
        <w:rPr>
          <w:rFonts w:asciiTheme="minorHAnsi" w:hAnsiTheme="minorHAnsi" w:cstheme="minorHAnsi"/>
          <w:sz w:val="24"/>
        </w:rPr>
        <w:t>the legitimacy of our clients and their transactions.</w:t>
      </w:r>
    </w:p>
    <w:p w14:paraId="5A1CA851" w14:textId="77777777" w:rsidR="00926D2E" w:rsidRPr="007F5549" w:rsidRDefault="00D71F73">
      <w:pPr>
        <w:pStyle w:val="ListParagraph"/>
        <w:numPr>
          <w:ilvl w:val="2"/>
          <w:numId w:val="3"/>
        </w:numPr>
        <w:tabs>
          <w:tab w:val="left" w:pos="2107"/>
        </w:tabs>
        <w:spacing w:before="248" w:line="271" w:lineRule="auto"/>
        <w:ind w:right="823"/>
        <w:jc w:val="left"/>
        <w:rPr>
          <w:rFonts w:asciiTheme="minorHAnsi" w:hAnsiTheme="minorHAnsi" w:cstheme="minorHAnsi"/>
          <w:sz w:val="24"/>
        </w:rPr>
      </w:pPr>
      <w:r w:rsidRPr="007F5549">
        <w:rPr>
          <w:rFonts w:asciiTheme="minorHAnsi" w:hAnsiTheme="minorHAnsi" w:cstheme="minorHAnsi"/>
          <w:sz w:val="24"/>
        </w:rPr>
        <w:t>We have procedures in place for monitoring and reporting suspicious financial activities to ensure legal compliance.</w:t>
      </w:r>
    </w:p>
    <w:p w14:paraId="187219F3" w14:textId="77777777" w:rsidR="00926D2E" w:rsidRPr="007F5549" w:rsidRDefault="00D71F73">
      <w:pPr>
        <w:pStyle w:val="ListParagraph"/>
        <w:numPr>
          <w:ilvl w:val="2"/>
          <w:numId w:val="3"/>
        </w:numPr>
        <w:tabs>
          <w:tab w:val="left" w:pos="2107"/>
        </w:tabs>
        <w:spacing w:before="245" w:line="271" w:lineRule="auto"/>
        <w:ind w:right="812"/>
        <w:jc w:val="left"/>
        <w:rPr>
          <w:rFonts w:asciiTheme="minorHAnsi" w:hAnsiTheme="minorHAnsi" w:cstheme="minorHAnsi"/>
          <w:sz w:val="24"/>
        </w:rPr>
      </w:pPr>
      <w:r w:rsidRPr="007F5549">
        <w:rPr>
          <w:rFonts w:asciiTheme="minorHAnsi" w:hAnsiTheme="minorHAnsi" w:cstheme="minorHAnsi"/>
          <w:sz w:val="24"/>
        </w:rPr>
        <w:lastRenderedPageBreak/>
        <w:t>Our</w:t>
      </w:r>
      <w:r w:rsidRPr="007F5549">
        <w:rPr>
          <w:rFonts w:asciiTheme="minorHAnsi" w:hAnsiTheme="minorHAnsi" w:cstheme="minorHAnsi"/>
          <w:spacing w:val="80"/>
          <w:sz w:val="24"/>
        </w:rPr>
        <w:t xml:space="preserve"> </w:t>
      </w:r>
      <w:r w:rsidRPr="007F5549">
        <w:rPr>
          <w:rFonts w:asciiTheme="minorHAnsi" w:hAnsiTheme="minorHAnsi" w:cstheme="minorHAnsi"/>
          <w:sz w:val="24"/>
        </w:rPr>
        <w:t>goal</w:t>
      </w:r>
      <w:r w:rsidRPr="007F5549">
        <w:rPr>
          <w:rFonts w:asciiTheme="minorHAnsi" w:hAnsiTheme="minorHAnsi" w:cstheme="minorHAnsi"/>
          <w:spacing w:val="80"/>
          <w:sz w:val="24"/>
        </w:rPr>
        <w:t xml:space="preserve"> </w:t>
      </w:r>
      <w:r w:rsidRPr="007F5549">
        <w:rPr>
          <w:rFonts w:asciiTheme="minorHAnsi" w:hAnsiTheme="minorHAnsi" w:cstheme="minorHAnsi"/>
          <w:sz w:val="24"/>
        </w:rPr>
        <w:t>is</w:t>
      </w:r>
      <w:r w:rsidRPr="007F5549">
        <w:rPr>
          <w:rFonts w:asciiTheme="minorHAnsi" w:hAnsiTheme="minorHAnsi" w:cstheme="minorHAnsi"/>
          <w:spacing w:val="80"/>
          <w:sz w:val="24"/>
        </w:rPr>
        <w:t xml:space="preserve"> </w:t>
      </w:r>
      <w:r w:rsidRPr="007F5549">
        <w:rPr>
          <w:rFonts w:asciiTheme="minorHAnsi" w:hAnsiTheme="minorHAnsi" w:cstheme="minorHAnsi"/>
          <w:sz w:val="24"/>
        </w:rPr>
        <w:t>to</w:t>
      </w:r>
      <w:r w:rsidRPr="007F5549">
        <w:rPr>
          <w:rFonts w:asciiTheme="minorHAnsi" w:hAnsiTheme="minorHAnsi" w:cstheme="minorHAnsi"/>
          <w:spacing w:val="80"/>
          <w:sz w:val="24"/>
        </w:rPr>
        <w:t xml:space="preserve"> </w:t>
      </w:r>
      <w:r w:rsidRPr="007F5549">
        <w:rPr>
          <w:rFonts w:asciiTheme="minorHAnsi" w:hAnsiTheme="minorHAnsi" w:cstheme="minorHAnsi"/>
          <w:sz w:val="24"/>
        </w:rPr>
        <w:t>provide</w:t>
      </w:r>
      <w:r w:rsidRPr="007F5549">
        <w:rPr>
          <w:rFonts w:asciiTheme="minorHAnsi" w:hAnsiTheme="minorHAnsi" w:cstheme="minorHAnsi"/>
          <w:spacing w:val="80"/>
          <w:sz w:val="24"/>
        </w:rPr>
        <w:t xml:space="preserve"> </w:t>
      </w:r>
      <w:r w:rsidRPr="007F5549">
        <w:rPr>
          <w:rFonts w:asciiTheme="minorHAnsi" w:hAnsiTheme="minorHAnsi" w:cstheme="minorHAnsi"/>
          <w:sz w:val="24"/>
        </w:rPr>
        <w:t>AML</w:t>
      </w:r>
      <w:r w:rsidRPr="007F5549">
        <w:rPr>
          <w:rFonts w:asciiTheme="minorHAnsi" w:hAnsiTheme="minorHAnsi" w:cstheme="minorHAnsi"/>
          <w:spacing w:val="80"/>
          <w:sz w:val="24"/>
        </w:rPr>
        <w:t xml:space="preserve"> </w:t>
      </w:r>
      <w:r w:rsidRPr="007F5549">
        <w:rPr>
          <w:rFonts w:asciiTheme="minorHAnsi" w:hAnsiTheme="minorHAnsi" w:cstheme="minorHAnsi"/>
          <w:sz w:val="24"/>
        </w:rPr>
        <w:t>training</w:t>
      </w:r>
      <w:r w:rsidRPr="007F5549">
        <w:rPr>
          <w:rFonts w:asciiTheme="minorHAnsi" w:hAnsiTheme="minorHAnsi" w:cstheme="minorHAnsi"/>
          <w:spacing w:val="80"/>
          <w:sz w:val="24"/>
        </w:rPr>
        <w:t xml:space="preserve"> </w:t>
      </w:r>
      <w:r w:rsidRPr="007F5549">
        <w:rPr>
          <w:rFonts w:asciiTheme="minorHAnsi" w:hAnsiTheme="minorHAnsi" w:cstheme="minorHAnsi"/>
          <w:sz w:val="24"/>
        </w:rPr>
        <w:t>to</w:t>
      </w:r>
      <w:r w:rsidRPr="007F5549">
        <w:rPr>
          <w:rFonts w:asciiTheme="minorHAnsi" w:hAnsiTheme="minorHAnsi" w:cstheme="minorHAnsi"/>
          <w:spacing w:val="80"/>
          <w:sz w:val="24"/>
        </w:rPr>
        <w:t xml:space="preserve"> </w:t>
      </w:r>
      <w:r w:rsidRPr="007F5549">
        <w:rPr>
          <w:rFonts w:asciiTheme="minorHAnsi" w:hAnsiTheme="minorHAnsi" w:cstheme="minorHAnsi"/>
          <w:sz w:val="24"/>
        </w:rPr>
        <w:t>all</w:t>
      </w:r>
      <w:r w:rsidRPr="007F5549">
        <w:rPr>
          <w:rFonts w:asciiTheme="minorHAnsi" w:hAnsiTheme="minorHAnsi" w:cstheme="minorHAnsi"/>
          <w:spacing w:val="80"/>
          <w:sz w:val="24"/>
        </w:rPr>
        <w:t xml:space="preserve"> </w:t>
      </w:r>
      <w:r w:rsidRPr="007F5549">
        <w:rPr>
          <w:rFonts w:asciiTheme="minorHAnsi" w:hAnsiTheme="minorHAnsi" w:cstheme="minorHAnsi"/>
          <w:sz w:val="24"/>
        </w:rPr>
        <w:t>employees</w:t>
      </w:r>
      <w:r w:rsidRPr="007F5549">
        <w:rPr>
          <w:rFonts w:asciiTheme="minorHAnsi" w:hAnsiTheme="minorHAnsi" w:cstheme="minorHAnsi"/>
          <w:spacing w:val="80"/>
          <w:sz w:val="24"/>
        </w:rPr>
        <w:t xml:space="preserve"> </w:t>
      </w:r>
      <w:r w:rsidRPr="007F5549">
        <w:rPr>
          <w:rFonts w:asciiTheme="minorHAnsi" w:hAnsiTheme="minorHAnsi" w:cstheme="minorHAnsi"/>
          <w:sz w:val="24"/>
        </w:rPr>
        <w:t>to</w:t>
      </w:r>
      <w:r w:rsidRPr="007F5549">
        <w:rPr>
          <w:rFonts w:asciiTheme="minorHAnsi" w:hAnsiTheme="minorHAnsi" w:cstheme="minorHAnsi"/>
          <w:spacing w:val="80"/>
          <w:sz w:val="24"/>
        </w:rPr>
        <w:t xml:space="preserve"> </w:t>
      </w:r>
      <w:r w:rsidRPr="007F5549">
        <w:rPr>
          <w:rFonts w:asciiTheme="minorHAnsi" w:hAnsiTheme="minorHAnsi" w:cstheme="minorHAnsi"/>
          <w:sz w:val="24"/>
        </w:rPr>
        <w:t>enhance</w:t>
      </w:r>
      <w:r w:rsidRPr="007F5549">
        <w:rPr>
          <w:rFonts w:asciiTheme="minorHAnsi" w:hAnsiTheme="minorHAnsi" w:cstheme="minorHAnsi"/>
          <w:spacing w:val="80"/>
          <w:sz w:val="24"/>
        </w:rPr>
        <w:t xml:space="preserve"> </w:t>
      </w:r>
      <w:r w:rsidRPr="007F5549">
        <w:rPr>
          <w:rFonts w:asciiTheme="minorHAnsi" w:hAnsiTheme="minorHAnsi" w:cstheme="minorHAnsi"/>
          <w:sz w:val="24"/>
        </w:rPr>
        <w:t>their awareness and adherence to anti-money laundering regulations.</w:t>
      </w:r>
    </w:p>
    <w:p w14:paraId="6C5A2FAE" w14:textId="77777777" w:rsidR="00926D2E" w:rsidRPr="007F5549" w:rsidRDefault="00D71F73">
      <w:pPr>
        <w:pStyle w:val="ListParagraph"/>
        <w:numPr>
          <w:ilvl w:val="2"/>
          <w:numId w:val="3"/>
        </w:numPr>
        <w:tabs>
          <w:tab w:val="left" w:pos="2107"/>
        </w:tabs>
        <w:spacing w:before="245" w:line="268" w:lineRule="auto"/>
        <w:ind w:right="823"/>
        <w:jc w:val="left"/>
        <w:rPr>
          <w:rFonts w:asciiTheme="minorHAnsi" w:hAnsiTheme="minorHAnsi" w:cstheme="minorHAnsi"/>
          <w:sz w:val="24"/>
        </w:rPr>
      </w:pPr>
      <w:r w:rsidRPr="007F5549">
        <w:rPr>
          <w:rFonts w:asciiTheme="minorHAnsi" w:hAnsiTheme="minorHAnsi" w:cstheme="minorHAnsi"/>
          <w:sz w:val="24"/>
        </w:rPr>
        <w:t>We</w:t>
      </w:r>
      <w:r w:rsidRPr="007F5549">
        <w:rPr>
          <w:rFonts w:asciiTheme="minorHAnsi" w:hAnsiTheme="minorHAnsi" w:cstheme="minorHAnsi"/>
          <w:spacing w:val="36"/>
          <w:sz w:val="24"/>
        </w:rPr>
        <w:t xml:space="preserve"> </w:t>
      </w:r>
      <w:r w:rsidRPr="007F5549">
        <w:rPr>
          <w:rFonts w:asciiTheme="minorHAnsi" w:hAnsiTheme="minorHAnsi" w:cstheme="minorHAnsi"/>
          <w:sz w:val="24"/>
        </w:rPr>
        <w:t>regularly</w:t>
      </w:r>
      <w:r w:rsidRPr="007F5549">
        <w:rPr>
          <w:rFonts w:asciiTheme="minorHAnsi" w:hAnsiTheme="minorHAnsi" w:cstheme="minorHAnsi"/>
          <w:spacing w:val="35"/>
          <w:sz w:val="24"/>
        </w:rPr>
        <w:t xml:space="preserve"> </w:t>
      </w:r>
      <w:r w:rsidRPr="007F5549">
        <w:rPr>
          <w:rFonts w:asciiTheme="minorHAnsi" w:hAnsiTheme="minorHAnsi" w:cstheme="minorHAnsi"/>
          <w:sz w:val="24"/>
        </w:rPr>
        <w:t>review</w:t>
      </w:r>
      <w:r w:rsidRPr="007F5549">
        <w:rPr>
          <w:rFonts w:asciiTheme="minorHAnsi" w:hAnsiTheme="minorHAnsi" w:cstheme="minorHAnsi"/>
          <w:spacing w:val="34"/>
          <w:sz w:val="24"/>
        </w:rPr>
        <w:t xml:space="preserve"> </w:t>
      </w:r>
      <w:r w:rsidRPr="007F5549">
        <w:rPr>
          <w:rFonts w:asciiTheme="minorHAnsi" w:hAnsiTheme="minorHAnsi" w:cstheme="minorHAnsi"/>
          <w:sz w:val="24"/>
        </w:rPr>
        <w:t>and</w:t>
      </w:r>
      <w:r w:rsidRPr="007F5549">
        <w:rPr>
          <w:rFonts w:asciiTheme="minorHAnsi" w:hAnsiTheme="minorHAnsi" w:cstheme="minorHAnsi"/>
          <w:spacing w:val="36"/>
          <w:sz w:val="24"/>
        </w:rPr>
        <w:t xml:space="preserve"> </w:t>
      </w:r>
      <w:r w:rsidRPr="007F5549">
        <w:rPr>
          <w:rFonts w:asciiTheme="minorHAnsi" w:hAnsiTheme="minorHAnsi" w:cstheme="minorHAnsi"/>
          <w:sz w:val="24"/>
        </w:rPr>
        <w:t>update</w:t>
      </w:r>
      <w:r w:rsidRPr="007F5549">
        <w:rPr>
          <w:rFonts w:asciiTheme="minorHAnsi" w:hAnsiTheme="minorHAnsi" w:cstheme="minorHAnsi"/>
          <w:spacing w:val="36"/>
          <w:sz w:val="24"/>
        </w:rPr>
        <w:t xml:space="preserve"> </w:t>
      </w:r>
      <w:r w:rsidRPr="007F5549">
        <w:rPr>
          <w:rFonts w:asciiTheme="minorHAnsi" w:hAnsiTheme="minorHAnsi" w:cstheme="minorHAnsi"/>
          <w:sz w:val="24"/>
        </w:rPr>
        <w:t>our</w:t>
      </w:r>
      <w:r w:rsidRPr="007F5549">
        <w:rPr>
          <w:rFonts w:asciiTheme="minorHAnsi" w:hAnsiTheme="minorHAnsi" w:cstheme="minorHAnsi"/>
          <w:spacing w:val="36"/>
          <w:sz w:val="24"/>
        </w:rPr>
        <w:t xml:space="preserve"> </w:t>
      </w:r>
      <w:r w:rsidRPr="007F5549">
        <w:rPr>
          <w:rFonts w:asciiTheme="minorHAnsi" w:hAnsiTheme="minorHAnsi" w:cstheme="minorHAnsi"/>
          <w:sz w:val="24"/>
        </w:rPr>
        <w:t>AML</w:t>
      </w:r>
      <w:r w:rsidRPr="007F5549">
        <w:rPr>
          <w:rFonts w:asciiTheme="minorHAnsi" w:hAnsiTheme="minorHAnsi" w:cstheme="minorHAnsi"/>
          <w:spacing w:val="35"/>
          <w:sz w:val="24"/>
        </w:rPr>
        <w:t xml:space="preserve"> </w:t>
      </w:r>
      <w:r w:rsidRPr="007F5549">
        <w:rPr>
          <w:rFonts w:asciiTheme="minorHAnsi" w:hAnsiTheme="minorHAnsi" w:cstheme="minorHAnsi"/>
          <w:sz w:val="24"/>
        </w:rPr>
        <w:t>policies</w:t>
      </w:r>
      <w:r w:rsidRPr="007F5549">
        <w:rPr>
          <w:rFonts w:asciiTheme="minorHAnsi" w:hAnsiTheme="minorHAnsi" w:cstheme="minorHAnsi"/>
          <w:spacing w:val="36"/>
          <w:sz w:val="24"/>
        </w:rPr>
        <w:t xml:space="preserve"> </w:t>
      </w:r>
      <w:r w:rsidRPr="007F5549">
        <w:rPr>
          <w:rFonts w:asciiTheme="minorHAnsi" w:hAnsiTheme="minorHAnsi" w:cstheme="minorHAnsi"/>
          <w:sz w:val="24"/>
        </w:rPr>
        <w:t>to</w:t>
      </w:r>
      <w:r w:rsidRPr="007F5549">
        <w:rPr>
          <w:rFonts w:asciiTheme="minorHAnsi" w:hAnsiTheme="minorHAnsi" w:cstheme="minorHAnsi"/>
          <w:spacing w:val="36"/>
          <w:sz w:val="24"/>
        </w:rPr>
        <w:t xml:space="preserve"> </w:t>
      </w:r>
      <w:r w:rsidRPr="007F5549">
        <w:rPr>
          <w:rFonts w:asciiTheme="minorHAnsi" w:hAnsiTheme="minorHAnsi" w:cstheme="minorHAnsi"/>
          <w:sz w:val="24"/>
        </w:rPr>
        <w:t>stay</w:t>
      </w:r>
      <w:r w:rsidRPr="007F5549">
        <w:rPr>
          <w:rFonts w:asciiTheme="minorHAnsi" w:hAnsiTheme="minorHAnsi" w:cstheme="minorHAnsi"/>
          <w:spacing w:val="35"/>
          <w:sz w:val="24"/>
        </w:rPr>
        <w:t xml:space="preserve"> </w:t>
      </w:r>
      <w:r w:rsidRPr="007F5549">
        <w:rPr>
          <w:rFonts w:asciiTheme="minorHAnsi" w:hAnsiTheme="minorHAnsi" w:cstheme="minorHAnsi"/>
          <w:sz w:val="24"/>
        </w:rPr>
        <w:t>ahead</w:t>
      </w:r>
      <w:r w:rsidRPr="007F5549">
        <w:rPr>
          <w:rFonts w:asciiTheme="minorHAnsi" w:hAnsiTheme="minorHAnsi" w:cstheme="minorHAnsi"/>
          <w:spacing w:val="34"/>
          <w:sz w:val="24"/>
        </w:rPr>
        <w:t xml:space="preserve"> </w:t>
      </w:r>
      <w:r w:rsidRPr="007F5549">
        <w:rPr>
          <w:rFonts w:asciiTheme="minorHAnsi" w:hAnsiTheme="minorHAnsi" w:cstheme="minorHAnsi"/>
          <w:sz w:val="24"/>
        </w:rPr>
        <w:t>of</w:t>
      </w:r>
      <w:r w:rsidRPr="007F5549">
        <w:rPr>
          <w:rFonts w:asciiTheme="minorHAnsi" w:hAnsiTheme="minorHAnsi" w:cstheme="minorHAnsi"/>
          <w:spacing w:val="35"/>
          <w:sz w:val="24"/>
        </w:rPr>
        <w:t xml:space="preserve"> </w:t>
      </w:r>
      <w:r w:rsidRPr="007F5549">
        <w:rPr>
          <w:rFonts w:asciiTheme="minorHAnsi" w:hAnsiTheme="minorHAnsi" w:cstheme="minorHAnsi"/>
          <w:sz w:val="24"/>
        </w:rPr>
        <w:t>evolving financial crime threats and regulatory changes.</w:t>
      </w:r>
    </w:p>
    <w:p w14:paraId="5AE40D16" w14:textId="77777777" w:rsidR="00926D2E" w:rsidRPr="007F5549" w:rsidRDefault="00D71F73">
      <w:pPr>
        <w:pStyle w:val="Heading2"/>
        <w:numPr>
          <w:ilvl w:val="1"/>
          <w:numId w:val="3"/>
        </w:numPr>
        <w:tabs>
          <w:tab w:val="left" w:pos="1646"/>
        </w:tabs>
        <w:spacing w:before="252"/>
        <w:ind w:left="1646" w:hanging="446"/>
        <w:rPr>
          <w:rFonts w:asciiTheme="minorHAnsi" w:hAnsiTheme="minorHAnsi" w:cstheme="minorHAnsi"/>
          <w:b w:val="0"/>
        </w:rPr>
      </w:pPr>
      <w:r w:rsidRPr="007F5549">
        <w:rPr>
          <w:rFonts w:asciiTheme="minorHAnsi" w:hAnsiTheme="minorHAnsi" w:cstheme="minorHAnsi"/>
        </w:rPr>
        <w:t>Fair</w:t>
      </w:r>
      <w:r w:rsidRPr="007F5549">
        <w:rPr>
          <w:rFonts w:asciiTheme="minorHAnsi" w:hAnsiTheme="minorHAnsi" w:cstheme="minorHAnsi"/>
          <w:spacing w:val="-4"/>
        </w:rPr>
        <w:t xml:space="preserve"> </w:t>
      </w:r>
      <w:r w:rsidRPr="007F5549">
        <w:rPr>
          <w:rFonts w:asciiTheme="minorHAnsi" w:hAnsiTheme="minorHAnsi" w:cstheme="minorHAnsi"/>
          <w:spacing w:val="-2"/>
        </w:rPr>
        <w:t>Competition</w:t>
      </w:r>
    </w:p>
    <w:p w14:paraId="79D6EDF7" w14:textId="77777777" w:rsidR="00926D2E" w:rsidRPr="007F5549" w:rsidRDefault="00D71F73">
      <w:pPr>
        <w:pStyle w:val="ListParagraph"/>
        <w:numPr>
          <w:ilvl w:val="2"/>
          <w:numId w:val="3"/>
        </w:numPr>
        <w:tabs>
          <w:tab w:val="left" w:pos="2107"/>
        </w:tabs>
        <w:spacing w:before="281" w:line="271" w:lineRule="auto"/>
        <w:ind w:right="812"/>
        <w:jc w:val="left"/>
        <w:rPr>
          <w:rFonts w:asciiTheme="minorHAnsi" w:hAnsiTheme="minorHAnsi" w:cstheme="minorHAnsi"/>
          <w:sz w:val="24"/>
        </w:rPr>
      </w:pPr>
      <w:r w:rsidRPr="007F5549">
        <w:rPr>
          <w:rFonts w:asciiTheme="minorHAnsi" w:hAnsiTheme="minorHAnsi" w:cstheme="minorHAnsi"/>
          <w:sz w:val="24"/>
        </w:rPr>
        <w:t>We</w:t>
      </w:r>
      <w:r w:rsidRPr="007F5549">
        <w:rPr>
          <w:rFonts w:asciiTheme="minorHAnsi" w:hAnsiTheme="minorHAnsi" w:cstheme="minorHAnsi"/>
          <w:spacing w:val="38"/>
          <w:sz w:val="24"/>
        </w:rPr>
        <w:t xml:space="preserve"> </w:t>
      </w:r>
      <w:r w:rsidRPr="007F5549">
        <w:rPr>
          <w:rFonts w:asciiTheme="minorHAnsi" w:hAnsiTheme="minorHAnsi" w:cstheme="minorHAnsi"/>
          <w:sz w:val="24"/>
        </w:rPr>
        <w:t>adhere</w:t>
      </w:r>
      <w:r w:rsidRPr="007F5549">
        <w:rPr>
          <w:rFonts w:asciiTheme="minorHAnsi" w:hAnsiTheme="minorHAnsi" w:cstheme="minorHAnsi"/>
          <w:spacing w:val="38"/>
          <w:sz w:val="24"/>
        </w:rPr>
        <w:t xml:space="preserve"> </w:t>
      </w:r>
      <w:r w:rsidRPr="007F5549">
        <w:rPr>
          <w:rFonts w:asciiTheme="minorHAnsi" w:hAnsiTheme="minorHAnsi" w:cstheme="minorHAnsi"/>
          <w:sz w:val="24"/>
        </w:rPr>
        <w:t>strictly</w:t>
      </w:r>
      <w:r w:rsidRPr="007F5549">
        <w:rPr>
          <w:rFonts w:asciiTheme="minorHAnsi" w:hAnsiTheme="minorHAnsi" w:cstheme="minorHAnsi"/>
          <w:spacing w:val="36"/>
          <w:sz w:val="24"/>
        </w:rPr>
        <w:t xml:space="preserve"> </w:t>
      </w:r>
      <w:r w:rsidRPr="007F5549">
        <w:rPr>
          <w:rFonts w:asciiTheme="minorHAnsi" w:hAnsiTheme="minorHAnsi" w:cstheme="minorHAnsi"/>
          <w:sz w:val="24"/>
        </w:rPr>
        <w:t>to</w:t>
      </w:r>
      <w:r w:rsidRPr="007F5549">
        <w:rPr>
          <w:rFonts w:asciiTheme="minorHAnsi" w:hAnsiTheme="minorHAnsi" w:cstheme="minorHAnsi"/>
          <w:spacing w:val="37"/>
          <w:sz w:val="24"/>
        </w:rPr>
        <w:t xml:space="preserve"> </w:t>
      </w:r>
      <w:r w:rsidRPr="007F5549">
        <w:rPr>
          <w:rFonts w:asciiTheme="minorHAnsi" w:hAnsiTheme="minorHAnsi" w:cstheme="minorHAnsi"/>
          <w:sz w:val="24"/>
        </w:rPr>
        <w:t>fair</w:t>
      </w:r>
      <w:r w:rsidRPr="007F5549">
        <w:rPr>
          <w:rFonts w:asciiTheme="minorHAnsi" w:hAnsiTheme="minorHAnsi" w:cstheme="minorHAnsi"/>
          <w:spacing w:val="38"/>
          <w:sz w:val="24"/>
        </w:rPr>
        <w:t xml:space="preserve"> </w:t>
      </w:r>
      <w:r w:rsidRPr="007F5549">
        <w:rPr>
          <w:rFonts w:asciiTheme="minorHAnsi" w:hAnsiTheme="minorHAnsi" w:cstheme="minorHAnsi"/>
          <w:sz w:val="24"/>
        </w:rPr>
        <w:t>competition</w:t>
      </w:r>
      <w:r w:rsidRPr="007F5549">
        <w:rPr>
          <w:rFonts w:asciiTheme="minorHAnsi" w:hAnsiTheme="minorHAnsi" w:cstheme="minorHAnsi"/>
          <w:spacing w:val="37"/>
          <w:sz w:val="24"/>
        </w:rPr>
        <w:t xml:space="preserve"> </w:t>
      </w:r>
      <w:r w:rsidRPr="007F5549">
        <w:rPr>
          <w:rFonts w:asciiTheme="minorHAnsi" w:hAnsiTheme="minorHAnsi" w:cstheme="minorHAnsi"/>
          <w:sz w:val="24"/>
        </w:rPr>
        <w:t>laws</w:t>
      </w:r>
      <w:r w:rsidRPr="007F5549">
        <w:rPr>
          <w:rFonts w:asciiTheme="minorHAnsi" w:hAnsiTheme="minorHAnsi" w:cstheme="minorHAnsi"/>
          <w:spacing w:val="37"/>
          <w:sz w:val="24"/>
        </w:rPr>
        <w:t xml:space="preserve"> </w:t>
      </w:r>
      <w:r w:rsidRPr="007F5549">
        <w:rPr>
          <w:rFonts w:asciiTheme="minorHAnsi" w:hAnsiTheme="minorHAnsi" w:cstheme="minorHAnsi"/>
          <w:sz w:val="24"/>
        </w:rPr>
        <w:t>and</w:t>
      </w:r>
      <w:r w:rsidRPr="007F5549">
        <w:rPr>
          <w:rFonts w:asciiTheme="minorHAnsi" w:hAnsiTheme="minorHAnsi" w:cstheme="minorHAnsi"/>
          <w:spacing w:val="37"/>
          <w:sz w:val="24"/>
        </w:rPr>
        <w:t xml:space="preserve"> </w:t>
      </w:r>
      <w:r w:rsidRPr="007F5549">
        <w:rPr>
          <w:rFonts w:asciiTheme="minorHAnsi" w:hAnsiTheme="minorHAnsi" w:cstheme="minorHAnsi"/>
          <w:sz w:val="24"/>
        </w:rPr>
        <w:t>regulations</w:t>
      </w:r>
      <w:r w:rsidRPr="007F5549">
        <w:rPr>
          <w:rFonts w:asciiTheme="minorHAnsi" w:hAnsiTheme="minorHAnsi" w:cstheme="minorHAnsi"/>
          <w:spacing w:val="36"/>
          <w:sz w:val="24"/>
        </w:rPr>
        <w:t xml:space="preserve"> </w:t>
      </w:r>
      <w:r w:rsidRPr="007F5549">
        <w:rPr>
          <w:rFonts w:asciiTheme="minorHAnsi" w:hAnsiTheme="minorHAnsi" w:cstheme="minorHAnsi"/>
          <w:sz w:val="24"/>
        </w:rPr>
        <w:t>to</w:t>
      </w:r>
      <w:r w:rsidRPr="007F5549">
        <w:rPr>
          <w:rFonts w:asciiTheme="minorHAnsi" w:hAnsiTheme="minorHAnsi" w:cstheme="minorHAnsi"/>
          <w:spacing w:val="37"/>
          <w:sz w:val="24"/>
        </w:rPr>
        <w:t xml:space="preserve"> </w:t>
      </w:r>
      <w:r w:rsidRPr="007F5549">
        <w:rPr>
          <w:rFonts w:asciiTheme="minorHAnsi" w:hAnsiTheme="minorHAnsi" w:cstheme="minorHAnsi"/>
          <w:sz w:val="24"/>
        </w:rPr>
        <w:t>prevent</w:t>
      </w:r>
      <w:r w:rsidRPr="007F5549">
        <w:rPr>
          <w:rFonts w:asciiTheme="minorHAnsi" w:hAnsiTheme="minorHAnsi" w:cstheme="minorHAnsi"/>
          <w:spacing w:val="36"/>
          <w:sz w:val="24"/>
        </w:rPr>
        <w:t xml:space="preserve"> </w:t>
      </w:r>
      <w:r w:rsidRPr="007F5549">
        <w:rPr>
          <w:rFonts w:asciiTheme="minorHAnsi" w:hAnsiTheme="minorHAnsi" w:cstheme="minorHAnsi"/>
          <w:sz w:val="24"/>
        </w:rPr>
        <w:t>anti- competitive practices and foster a level playing field.</w:t>
      </w:r>
    </w:p>
    <w:p w14:paraId="1D70563F" w14:textId="77777777" w:rsidR="00926D2E" w:rsidRDefault="00926D2E">
      <w:pPr>
        <w:spacing w:line="271" w:lineRule="auto"/>
        <w:rPr>
          <w:rFonts w:asciiTheme="minorHAnsi" w:hAnsiTheme="minorHAnsi" w:cstheme="minorHAnsi"/>
          <w:sz w:val="24"/>
        </w:rPr>
      </w:pPr>
    </w:p>
    <w:p w14:paraId="568AF38B" w14:textId="6CCEAEFE" w:rsidR="00926D2E" w:rsidRPr="007F5549" w:rsidRDefault="00D71F73">
      <w:pPr>
        <w:pStyle w:val="ListParagraph"/>
        <w:numPr>
          <w:ilvl w:val="2"/>
          <w:numId w:val="3"/>
        </w:numPr>
        <w:tabs>
          <w:tab w:val="left" w:pos="2107"/>
        </w:tabs>
        <w:spacing w:line="268" w:lineRule="auto"/>
        <w:ind w:right="813"/>
        <w:rPr>
          <w:rFonts w:asciiTheme="minorHAnsi" w:hAnsiTheme="minorHAnsi" w:cstheme="minorHAnsi"/>
          <w:sz w:val="24"/>
        </w:rPr>
      </w:pPr>
      <w:r w:rsidRPr="007F5549">
        <w:rPr>
          <w:rFonts w:asciiTheme="minorHAnsi" w:hAnsiTheme="minorHAnsi" w:cstheme="minorHAnsi"/>
          <w:sz w:val="24"/>
        </w:rPr>
        <w:t>Our training programs emphasize the legal implications of anti-competitive behavior and how to avoid such practices.</w:t>
      </w:r>
    </w:p>
    <w:p w14:paraId="2BADF2B7" w14:textId="77777777" w:rsidR="00926D2E" w:rsidRPr="007F5549" w:rsidRDefault="00D71F73">
      <w:pPr>
        <w:pStyle w:val="ListParagraph"/>
        <w:numPr>
          <w:ilvl w:val="2"/>
          <w:numId w:val="3"/>
        </w:numPr>
        <w:tabs>
          <w:tab w:val="left" w:pos="2107"/>
        </w:tabs>
        <w:spacing w:before="251" w:line="268" w:lineRule="auto"/>
        <w:ind w:right="816"/>
        <w:rPr>
          <w:rFonts w:asciiTheme="minorHAnsi" w:hAnsiTheme="minorHAnsi" w:cstheme="minorHAnsi"/>
          <w:sz w:val="24"/>
        </w:rPr>
      </w:pPr>
      <w:r w:rsidRPr="007F5549">
        <w:rPr>
          <w:rFonts w:asciiTheme="minorHAnsi" w:hAnsiTheme="minorHAnsi" w:cstheme="minorHAnsi"/>
          <w:sz w:val="24"/>
        </w:rPr>
        <w:t>We actively monitor market practices to ensure our business activities do not compromise fair competition.</w:t>
      </w:r>
    </w:p>
    <w:p w14:paraId="4B451A71" w14:textId="77777777" w:rsidR="00926D2E" w:rsidRPr="007F5549" w:rsidRDefault="00D71F73">
      <w:pPr>
        <w:pStyle w:val="ListParagraph"/>
        <w:numPr>
          <w:ilvl w:val="2"/>
          <w:numId w:val="3"/>
        </w:numPr>
        <w:tabs>
          <w:tab w:val="left" w:pos="2107"/>
        </w:tabs>
        <w:spacing w:before="250" w:line="268" w:lineRule="auto"/>
        <w:ind w:right="821"/>
        <w:rPr>
          <w:rFonts w:asciiTheme="minorHAnsi" w:hAnsiTheme="minorHAnsi" w:cstheme="minorHAnsi"/>
          <w:sz w:val="24"/>
        </w:rPr>
      </w:pPr>
      <w:r w:rsidRPr="007F5549">
        <w:rPr>
          <w:rFonts w:asciiTheme="minorHAnsi" w:hAnsiTheme="minorHAnsi" w:cstheme="minorHAnsi"/>
          <w:sz w:val="24"/>
        </w:rPr>
        <w:t>Clear guidelines for competitive conduct are implemented to prevent any practices that could be considered anti-competitive.</w:t>
      </w:r>
    </w:p>
    <w:p w14:paraId="3514313A" w14:textId="77777777" w:rsidR="00926D2E" w:rsidRPr="007F5549" w:rsidRDefault="00D71F73">
      <w:pPr>
        <w:pStyle w:val="ListParagraph"/>
        <w:numPr>
          <w:ilvl w:val="2"/>
          <w:numId w:val="3"/>
        </w:numPr>
        <w:tabs>
          <w:tab w:val="left" w:pos="2107"/>
        </w:tabs>
        <w:spacing w:before="249" w:line="271" w:lineRule="auto"/>
        <w:ind w:right="814"/>
        <w:rPr>
          <w:rFonts w:asciiTheme="minorHAnsi" w:hAnsiTheme="minorHAnsi" w:cstheme="minorHAnsi"/>
          <w:sz w:val="24"/>
        </w:rPr>
      </w:pPr>
      <w:r w:rsidRPr="007F5549">
        <w:rPr>
          <w:rFonts w:asciiTheme="minorHAnsi" w:hAnsiTheme="minorHAnsi" w:cstheme="minorHAnsi"/>
          <w:sz w:val="24"/>
        </w:rPr>
        <w:t>We conduct regular reviews of our business practices to ensure alignment with fair competition laws and regulations.</w:t>
      </w:r>
    </w:p>
    <w:p w14:paraId="62B13F2E" w14:textId="77777777" w:rsidR="00926D2E" w:rsidRPr="007F5549" w:rsidRDefault="00D71F73">
      <w:pPr>
        <w:pStyle w:val="Heading2"/>
        <w:numPr>
          <w:ilvl w:val="1"/>
          <w:numId w:val="3"/>
        </w:numPr>
        <w:tabs>
          <w:tab w:val="left" w:pos="1646"/>
        </w:tabs>
        <w:spacing w:before="246"/>
        <w:ind w:left="1646" w:hanging="446"/>
        <w:rPr>
          <w:rFonts w:asciiTheme="minorHAnsi" w:hAnsiTheme="minorHAnsi" w:cstheme="minorHAnsi"/>
          <w:b w:val="0"/>
        </w:rPr>
      </w:pPr>
      <w:r w:rsidRPr="007F5549">
        <w:rPr>
          <w:rFonts w:asciiTheme="minorHAnsi" w:hAnsiTheme="minorHAnsi" w:cstheme="minorHAnsi"/>
        </w:rPr>
        <w:t>Information</w:t>
      </w:r>
      <w:r w:rsidRPr="007F5549">
        <w:rPr>
          <w:rFonts w:asciiTheme="minorHAnsi" w:hAnsiTheme="minorHAnsi" w:cstheme="minorHAnsi"/>
          <w:spacing w:val="-4"/>
        </w:rPr>
        <w:t xml:space="preserve"> </w:t>
      </w:r>
      <w:r w:rsidRPr="007F5549">
        <w:rPr>
          <w:rFonts w:asciiTheme="minorHAnsi" w:hAnsiTheme="minorHAnsi" w:cstheme="minorHAnsi"/>
          <w:spacing w:val="-2"/>
        </w:rPr>
        <w:t>Security</w:t>
      </w:r>
    </w:p>
    <w:p w14:paraId="44D1C1FE" w14:textId="77777777" w:rsidR="00926D2E" w:rsidRPr="007F5549" w:rsidRDefault="00D71F73">
      <w:pPr>
        <w:pStyle w:val="ListParagraph"/>
        <w:numPr>
          <w:ilvl w:val="2"/>
          <w:numId w:val="3"/>
        </w:numPr>
        <w:tabs>
          <w:tab w:val="left" w:pos="2107"/>
        </w:tabs>
        <w:spacing w:before="284" w:line="268" w:lineRule="auto"/>
        <w:ind w:right="821"/>
        <w:rPr>
          <w:rFonts w:asciiTheme="minorHAnsi" w:hAnsiTheme="minorHAnsi" w:cstheme="minorHAnsi"/>
          <w:sz w:val="24"/>
        </w:rPr>
      </w:pPr>
      <w:r w:rsidRPr="007F5549">
        <w:rPr>
          <w:rFonts w:asciiTheme="minorHAnsi" w:hAnsiTheme="minorHAnsi" w:cstheme="minorHAnsi"/>
          <w:sz w:val="24"/>
        </w:rPr>
        <w:t>Our goal is to implement robust information security measures to safeguard sensitive data and ensure its confidentiality, integrity, and availability.</w:t>
      </w:r>
    </w:p>
    <w:p w14:paraId="3E0C17E6" w14:textId="77777777" w:rsidR="00926D2E" w:rsidRPr="007F5549" w:rsidRDefault="00D71F73">
      <w:pPr>
        <w:pStyle w:val="ListParagraph"/>
        <w:numPr>
          <w:ilvl w:val="2"/>
          <w:numId w:val="3"/>
        </w:numPr>
        <w:tabs>
          <w:tab w:val="left" w:pos="2107"/>
        </w:tabs>
        <w:spacing w:before="250" w:line="268" w:lineRule="auto"/>
        <w:ind w:right="817"/>
        <w:rPr>
          <w:rFonts w:asciiTheme="minorHAnsi" w:hAnsiTheme="minorHAnsi" w:cstheme="minorHAnsi"/>
          <w:sz w:val="24"/>
        </w:rPr>
      </w:pPr>
      <w:r w:rsidRPr="007F5549">
        <w:rPr>
          <w:rFonts w:asciiTheme="minorHAnsi" w:hAnsiTheme="minorHAnsi" w:cstheme="minorHAnsi"/>
          <w:sz w:val="24"/>
        </w:rPr>
        <w:t>We prioritize regular training for employees on best practices for information security and the importance of protecting company data.</w:t>
      </w:r>
    </w:p>
    <w:p w14:paraId="70FD983C" w14:textId="77777777" w:rsidR="00926D2E" w:rsidRPr="007F5549" w:rsidRDefault="00D71F73">
      <w:pPr>
        <w:pStyle w:val="ListParagraph"/>
        <w:numPr>
          <w:ilvl w:val="2"/>
          <w:numId w:val="3"/>
        </w:numPr>
        <w:tabs>
          <w:tab w:val="left" w:pos="2107"/>
        </w:tabs>
        <w:spacing w:before="248" w:line="271" w:lineRule="auto"/>
        <w:ind w:right="823"/>
        <w:rPr>
          <w:rFonts w:asciiTheme="minorHAnsi" w:hAnsiTheme="minorHAnsi" w:cstheme="minorHAnsi"/>
          <w:sz w:val="24"/>
        </w:rPr>
      </w:pPr>
      <w:r w:rsidRPr="007F5549">
        <w:rPr>
          <w:rFonts w:asciiTheme="minorHAnsi" w:hAnsiTheme="minorHAnsi" w:cstheme="minorHAnsi"/>
          <w:sz w:val="24"/>
        </w:rPr>
        <w:t>Routine security audits and assessments are integral to identifying and addressing potential vulnerabilities in our information systems.</w:t>
      </w:r>
    </w:p>
    <w:p w14:paraId="4BC63327" w14:textId="77777777" w:rsidR="00926D2E" w:rsidRPr="007F5549" w:rsidRDefault="00D71F73">
      <w:pPr>
        <w:pStyle w:val="ListParagraph"/>
        <w:numPr>
          <w:ilvl w:val="2"/>
          <w:numId w:val="3"/>
        </w:numPr>
        <w:tabs>
          <w:tab w:val="left" w:pos="2107"/>
        </w:tabs>
        <w:spacing w:before="245" w:line="268" w:lineRule="auto"/>
        <w:ind w:right="821"/>
        <w:rPr>
          <w:rFonts w:asciiTheme="minorHAnsi" w:hAnsiTheme="minorHAnsi" w:cstheme="minorHAnsi"/>
          <w:sz w:val="24"/>
        </w:rPr>
      </w:pPr>
      <w:r w:rsidRPr="007F5549">
        <w:rPr>
          <w:rFonts w:asciiTheme="minorHAnsi" w:hAnsiTheme="minorHAnsi" w:cstheme="minorHAnsi"/>
          <w:sz w:val="24"/>
        </w:rPr>
        <w:t>We enforce stringent access controls and monitoring to prevent unauthorized access to sensitive information.</w:t>
      </w:r>
    </w:p>
    <w:p w14:paraId="0DA534AA" w14:textId="77777777" w:rsidR="00926D2E" w:rsidRPr="007F5549" w:rsidRDefault="00D71F73">
      <w:pPr>
        <w:pStyle w:val="ListParagraph"/>
        <w:numPr>
          <w:ilvl w:val="2"/>
          <w:numId w:val="3"/>
        </w:numPr>
        <w:tabs>
          <w:tab w:val="left" w:pos="2107"/>
        </w:tabs>
        <w:spacing w:before="251" w:line="273" w:lineRule="auto"/>
        <w:ind w:right="823"/>
        <w:rPr>
          <w:rFonts w:asciiTheme="minorHAnsi" w:hAnsiTheme="minorHAnsi" w:cstheme="minorHAnsi"/>
          <w:sz w:val="24"/>
        </w:rPr>
      </w:pPr>
      <w:r w:rsidRPr="007F5549">
        <w:rPr>
          <w:rFonts w:asciiTheme="minorHAnsi" w:hAnsiTheme="minorHAnsi" w:cstheme="minorHAnsi"/>
          <w:sz w:val="24"/>
        </w:rPr>
        <w:t xml:space="preserve">We are dedicated to developing and maintaining a comprehensive incident response plan to manage and mitigate information security breaches </w:t>
      </w:r>
      <w:r w:rsidRPr="007F5549">
        <w:rPr>
          <w:rFonts w:asciiTheme="minorHAnsi" w:hAnsiTheme="minorHAnsi" w:cstheme="minorHAnsi"/>
          <w:spacing w:val="-2"/>
          <w:sz w:val="24"/>
        </w:rPr>
        <w:t>effectively.</w:t>
      </w:r>
    </w:p>
    <w:p w14:paraId="15E21AE7" w14:textId="77777777" w:rsidR="00926D2E" w:rsidRDefault="00926D2E">
      <w:pPr>
        <w:pStyle w:val="BodyText"/>
        <w:rPr>
          <w:rFonts w:asciiTheme="minorHAnsi" w:hAnsiTheme="minorHAnsi" w:cstheme="minorHAnsi"/>
        </w:rPr>
      </w:pPr>
    </w:p>
    <w:p w14:paraId="562E374B" w14:textId="77777777" w:rsidR="0042778A" w:rsidRPr="007F5549" w:rsidRDefault="0042778A">
      <w:pPr>
        <w:pStyle w:val="BodyText"/>
        <w:rPr>
          <w:rFonts w:asciiTheme="minorHAnsi" w:hAnsiTheme="minorHAnsi" w:cstheme="minorHAnsi"/>
        </w:rPr>
      </w:pPr>
    </w:p>
    <w:p w14:paraId="044CBCE2" w14:textId="77777777" w:rsidR="00926D2E" w:rsidRPr="00C030B6" w:rsidRDefault="00D71F73" w:rsidP="00C030B6">
      <w:pPr>
        <w:pStyle w:val="Heading1"/>
        <w:numPr>
          <w:ilvl w:val="0"/>
          <w:numId w:val="3"/>
        </w:numPr>
        <w:tabs>
          <w:tab w:val="left" w:pos="1199"/>
        </w:tabs>
        <w:spacing w:before="251"/>
        <w:ind w:left="1199" w:hanging="359"/>
        <w:rPr>
          <w:rFonts w:asciiTheme="minorHAnsi" w:hAnsiTheme="minorHAnsi" w:cstheme="minorHAnsi"/>
          <w:color w:val="2E5395"/>
          <w:spacing w:val="-2"/>
        </w:rPr>
      </w:pPr>
      <w:bookmarkStart w:id="13" w:name="_Toc206781716"/>
      <w:r w:rsidRPr="007F5549">
        <w:rPr>
          <w:rFonts w:asciiTheme="minorHAnsi" w:hAnsiTheme="minorHAnsi" w:cstheme="minorHAnsi"/>
          <w:color w:val="2E5395"/>
          <w:spacing w:val="-2"/>
        </w:rPr>
        <w:lastRenderedPageBreak/>
        <w:t>Quality-based</w:t>
      </w:r>
      <w:r w:rsidRPr="00C030B6">
        <w:rPr>
          <w:rFonts w:asciiTheme="minorHAnsi" w:hAnsiTheme="minorHAnsi" w:cstheme="minorHAnsi"/>
          <w:color w:val="2E5395"/>
          <w:spacing w:val="-2"/>
        </w:rPr>
        <w:t xml:space="preserve"> </w:t>
      </w:r>
      <w:r w:rsidRPr="007F5549">
        <w:rPr>
          <w:rFonts w:asciiTheme="minorHAnsi" w:hAnsiTheme="minorHAnsi" w:cstheme="minorHAnsi"/>
          <w:color w:val="2E5395"/>
          <w:spacing w:val="-2"/>
        </w:rPr>
        <w:t>Approach</w:t>
      </w:r>
      <w:bookmarkEnd w:id="13"/>
    </w:p>
    <w:p w14:paraId="0EF6DBEF" w14:textId="77777777" w:rsidR="00926D2E" w:rsidRPr="007F5549" w:rsidRDefault="00D71F73">
      <w:pPr>
        <w:pStyle w:val="Heading2"/>
        <w:numPr>
          <w:ilvl w:val="1"/>
          <w:numId w:val="3"/>
        </w:numPr>
        <w:tabs>
          <w:tab w:val="left" w:pos="1646"/>
        </w:tabs>
        <w:spacing w:before="299"/>
        <w:ind w:left="1646" w:hanging="446"/>
        <w:rPr>
          <w:rFonts w:asciiTheme="minorHAnsi" w:hAnsiTheme="minorHAnsi" w:cstheme="minorHAnsi"/>
          <w:b w:val="0"/>
        </w:rPr>
      </w:pPr>
      <w:r w:rsidRPr="007F5549">
        <w:rPr>
          <w:rFonts w:asciiTheme="minorHAnsi" w:hAnsiTheme="minorHAnsi" w:cstheme="minorHAnsi"/>
        </w:rPr>
        <w:t>Anti-Corruption</w:t>
      </w:r>
      <w:r w:rsidRPr="007F5549">
        <w:rPr>
          <w:rFonts w:asciiTheme="minorHAnsi" w:hAnsiTheme="minorHAnsi" w:cstheme="minorHAnsi"/>
          <w:spacing w:val="-6"/>
        </w:rPr>
        <w:t xml:space="preserve"> </w:t>
      </w:r>
      <w:r w:rsidRPr="007F5549">
        <w:rPr>
          <w:rFonts w:asciiTheme="minorHAnsi" w:hAnsiTheme="minorHAnsi" w:cstheme="minorHAnsi"/>
          <w:spacing w:val="-2"/>
        </w:rPr>
        <w:t>Measures</w:t>
      </w:r>
    </w:p>
    <w:p w14:paraId="2F600B49" w14:textId="77777777" w:rsidR="00926D2E" w:rsidRPr="007F5549" w:rsidRDefault="00D71F73">
      <w:pPr>
        <w:pStyle w:val="ListParagraph"/>
        <w:numPr>
          <w:ilvl w:val="2"/>
          <w:numId w:val="3"/>
        </w:numPr>
        <w:tabs>
          <w:tab w:val="left" w:pos="2107"/>
        </w:tabs>
        <w:spacing w:before="281" w:line="271" w:lineRule="auto"/>
        <w:ind w:right="819"/>
        <w:rPr>
          <w:rFonts w:asciiTheme="minorHAnsi" w:hAnsiTheme="minorHAnsi" w:cstheme="minorHAnsi"/>
          <w:sz w:val="24"/>
        </w:rPr>
      </w:pPr>
      <w:r w:rsidRPr="007F5549">
        <w:rPr>
          <w:rFonts w:asciiTheme="minorHAnsi" w:hAnsiTheme="minorHAnsi" w:cstheme="minorHAnsi"/>
          <w:sz w:val="24"/>
        </w:rPr>
        <w:t>We are implementing a comprehensive anti-corruption framework to foster transparency and uphold integrity in all business dealings.</w:t>
      </w:r>
    </w:p>
    <w:p w14:paraId="129DB07C" w14:textId="77777777" w:rsidR="00926D2E" w:rsidRPr="007F5549" w:rsidRDefault="00D71F73">
      <w:pPr>
        <w:pStyle w:val="ListParagraph"/>
        <w:numPr>
          <w:ilvl w:val="2"/>
          <w:numId w:val="3"/>
        </w:numPr>
        <w:tabs>
          <w:tab w:val="left" w:pos="2107"/>
        </w:tabs>
        <w:spacing w:before="245" w:line="271" w:lineRule="auto"/>
        <w:ind w:right="814"/>
        <w:rPr>
          <w:rFonts w:asciiTheme="minorHAnsi" w:hAnsiTheme="minorHAnsi" w:cstheme="minorHAnsi"/>
          <w:sz w:val="24"/>
        </w:rPr>
      </w:pPr>
      <w:r w:rsidRPr="007F5549">
        <w:rPr>
          <w:rFonts w:asciiTheme="minorHAnsi" w:hAnsiTheme="minorHAnsi" w:cstheme="minorHAnsi"/>
          <w:sz w:val="24"/>
        </w:rPr>
        <w:t>Our goal is to introduce regular training sessions that use advanced e-learning tools to help employees recognize and prevent corrupt practices.</w:t>
      </w:r>
    </w:p>
    <w:p w14:paraId="30B86492" w14:textId="77777777" w:rsidR="00926D2E" w:rsidRDefault="00926D2E">
      <w:pPr>
        <w:spacing w:line="271" w:lineRule="auto"/>
        <w:jc w:val="both"/>
        <w:rPr>
          <w:rFonts w:asciiTheme="minorHAnsi" w:hAnsiTheme="minorHAnsi" w:cstheme="minorHAnsi"/>
          <w:sz w:val="24"/>
        </w:rPr>
      </w:pPr>
    </w:p>
    <w:p w14:paraId="4D382A50" w14:textId="7E55700F" w:rsidR="00926D2E" w:rsidRPr="007F5549" w:rsidDel="00B50C6D" w:rsidRDefault="00926D2E">
      <w:pPr>
        <w:pStyle w:val="BodyText"/>
        <w:rPr>
          <w:del w:id="14" w:author="Kush Khalasi" w:date="2025-08-22T18:09:00Z" w16du:dateUtc="2025-08-22T12:39:00Z"/>
          <w:rFonts w:asciiTheme="minorHAnsi" w:hAnsiTheme="minorHAnsi" w:cstheme="minorHAnsi"/>
        </w:rPr>
      </w:pPr>
    </w:p>
    <w:p w14:paraId="7EBC1ED1" w14:textId="3AFF9945" w:rsidR="00926D2E" w:rsidRPr="007F5549" w:rsidDel="00B50C6D" w:rsidRDefault="00926D2E">
      <w:pPr>
        <w:pStyle w:val="BodyText"/>
        <w:rPr>
          <w:del w:id="15" w:author="Kush Khalasi" w:date="2025-08-22T18:09:00Z" w16du:dateUtc="2025-08-22T12:39:00Z"/>
          <w:rFonts w:asciiTheme="minorHAnsi" w:hAnsiTheme="minorHAnsi" w:cstheme="minorHAnsi"/>
        </w:rPr>
      </w:pPr>
    </w:p>
    <w:p w14:paraId="11F73D60" w14:textId="0043B4C0" w:rsidR="00926D2E" w:rsidRPr="007F5549" w:rsidDel="00B50C6D" w:rsidRDefault="00926D2E">
      <w:pPr>
        <w:pStyle w:val="BodyText"/>
        <w:spacing w:before="11"/>
        <w:rPr>
          <w:del w:id="16" w:author="Kush Khalasi" w:date="2025-08-22T18:09:00Z" w16du:dateUtc="2025-08-22T12:39:00Z"/>
          <w:rFonts w:asciiTheme="minorHAnsi" w:hAnsiTheme="minorHAnsi" w:cstheme="minorHAnsi"/>
        </w:rPr>
      </w:pPr>
    </w:p>
    <w:p w14:paraId="54FA52AE" w14:textId="501C4294" w:rsidR="00926D2E" w:rsidRPr="007F5549" w:rsidRDefault="00D71F73">
      <w:pPr>
        <w:pStyle w:val="ListParagraph"/>
        <w:numPr>
          <w:ilvl w:val="2"/>
          <w:numId w:val="3"/>
        </w:numPr>
        <w:tabs>
          <w:tab w:val="left" w:pos="2107"/>
        </w:tabs>
        <w:spacing w:line="268" w:lineRule="auto"/>
        <w:ind w:right="813"/>
        <w:rPr>
          <w:rFonts w:asciiTheme="minorHAnsi" w:hAnsiTheme="minorHAnsi" w:cstheme="minorHAnsi"/>
          <w:sz w:val="24"/>
        </w:rPr>
      </w:pPr>
      <w:r w:rsidRPr="007F5549">
        <w:rPr>
          <w:rFonts w:asciiTheme="minorHAnsi" w:hAnsiTheme="minorHAnsi" w:cstheme="minorHAnsi"/>
          <w:sz w:val="24"/>
        </w:rPr>
        <w:t>We are adopting a rigorous due diligence process for evaluating third-party vendors and partners to minimize risks associated with corruption.</w:t>
      </w:r>
    </w:p>
    <w:p w14:paraId="2242D001" w14:textId="77777777" w:rsidR="00926D2E" w:rsidRPr="007F5549" w:rsidRDefault="00D71F73">
      <w:pPr>
        <w:pStyle w:val="ListParagraph"/>
        <w:numPr>
          <w:ilvl w:val="2"/>
          <w:numId w:val="3"/>
        </w:numPr>
        <w:tabs>
          <w:tab w:val="left" w:pos="2107"/>
        </w:tabs>
        <w:spacing w:before="251" w:line="268" w:lineRule="auto"/>
        <w:ind w:right="815"/>
        <w:rPr>
          <w:rFonts w:asciiTheme="minorHAnsi" w:hAnsiTheme="minorHAnsi" w:cstheme="minorHAnsi"/>
          <w:sz w:val="24"/>
        </w:rPr>
      </w:pPr>
      <w:r w:rsidRPr="007F5549">
        <w:rPr>
          <w:rFonts w:asciiTheme="minorHAnsi" w:hAnsiTheme="minorHAnsi" w:cstheme="minorHAnsi"/>
          <w:sz w:val="24"/>
        </w:rPr>
        <w:t>We plan to integrate blockchain technology to enhance accountability and verify financial transactions with greater transparency.</w:t>
      </w:r>
    </w:p>
    <w:p w14:paraId="78327453" w14:textId="77777777" w:rsidR="00926D2E" w:rsidRPr="007F5549" w:rsidRDefault="00D71F73">
      <w:pPr>
        <w:pStyle w:val="ListParagraph"/>
        <w:numPr>
          <w:ilvl w:val="2"/>
          <w:numId w:val="3"/>
        </w:numPr>
        <w:tabs>
          <w:tab w:val="left" w:pos="2107"/>
        </w:tabs>
        <w:spacing w:before="250" w:line="268" w:lineRule="auto"/>
        <w:ind w:right="824"/>
        <w:rPr>
          <w:rFonts w:asciiTheme="minorHAnsi" w:hAnsiTheme="minorHAnsi" w:cstheme="minorHAnsi"/>
          <w:sz w:val="24"/>
        </w:rPr>
      </w:pPr>
      <w:r w:rsidRPr="007F5549">
        <w:rPr>
          <w:rFonts w:asciiTheme="minorHAnsi" w:hAnsiTheme="minorHAnsi" w:cstheme="minorHAnsi"/>
          <w:sz w:val="24"/>
        </w:rPr>
        <w:t>We are establishing a whistleblower protection system to support employees</w:t>
      </w:r>
      <w:r w:rsidRPr="007F5549">
        <w:rPr>
          <w:rFonts w:asciiTheme="minorHAnsi" w:hAnsiTheme="minorHAnsi" w:cstheme="minorHAnsi"/>
          <w:spacing w:val="40"/>
          <w:sz w:val="24"/>
        </w:rPr>
        <w:t xml:space="preserve"> </w:t>
      </w:r>
      <w:r w:rsidRPr="007F5549">
        <w:rPr>
          <w:rFonts w:asciiTheme="minorHAnsi" w:hAnsiTheme="minorHAnsi" w:cstheme="minorHAnsi"/>
          <w:sz w:val="24"/>
        </w:rPr>
        <w:t>in reporting corrupt activities without fear of retaliation.</w:t>
      </w:r>
    </w:p>
    <w:p w14:paraId="42A59CAC" w14:textId="77777777" w:rsidR="00926D2E" w:rsidRPr="007F5549" w:rsidRDefault="00D71F73">
      <w:pPr>
        <w:pStyle w:val="Heading2"/>
        <w:numPr>
          <w:ilvl w:val="1"/>
          <w:numId w:val="3"/>
        </w:numPr>
        <w:tabs>
          <w:tab w:val="left" w:pos="1646"/>
        </w:tabs>
        <w:spacing w:before="250"/>
        <w:ind w:left="1646" w:hanging="446"/>
        <w:rPr>
          <w:rFonts w:asciiTheme="minorHAnsi" w:hAnsiTheme="minorHAnsi" w:cstheme="minorHAnsi"/>
          <w:b w:val="0"/>
        </w:rPr>
      </w:pPr>
      <w:r w:rsidRPr="007F5549">
        <w:rPr>
          <w:rFonts w:asciiTheme="minorHAnsi" w:hAnsiTheme="minorHAnsi" w:cstheme="minorHAnsi"/>
        </w:rPr>
        <w:t>Conflict</w:t>
      </w:r>
      <w:r w:rsidRPr="007F5549">
        <w:rPr>
          <w:rFonts w:asciiTheme="minorHAnsi" w:hAnsiTheme="minorHAnsi" w:cstheme="minorHAnsi"/>
          <w:spacing w:val="-3"/>
        </w:rPr>
        <w:t xml:space="preserve"> </w:t>
      </w:r>
      <w:r w:rsidRPr="007F5549">
        <w:rPr>
          <w:rFonts w:asciiTheme="minorHAnsi" w:hAnsiTheme="minorHAnsi" w:cstheme="minorHAnsi"/>
        </w:rPr>
        <w:t>of</w:t>
      </w:r>
      <w:r w:rsidRPr="007F5549">
        <w:rPr>
          <w:rFonts w:asciiTheme="minorHAnsi" w:hAnsiTheme="minorHAnsi" w:cstheme="minorHAnsi"/>
          <w:spacing w:val="-2"/>
        </w:rPr>
        <w:t xml:space="preserve"> Interest</w:t>
      </w:r>
    </w:p>
    <w:p w14:paraId="66784A86" w14:textId="78E824BA" w:rsidR="00926D2E" w:rsidRPr="007F5549" w:rsidRDefault="00D71F73">
      <w:pPr>
        <w:pStyle w:val="ListParagraph"/>
        <w:numPr>
          <w:ilvl w:val="2"/>
          <w:numId w:val="3"/>
        </w:numPr>
        <w:tabs>
          <w:tab w:val="left" w:pos="2107"/>
        </w:tabs>
        <w:spacing w:before="284" w:line="273" w:lineRule="auto"/>
        <w:ind w:right="818"/>
        <w:rPr>
          <w:rFonts w:asciiTheme="minorHAnsi" w:hAnsiTheme="minorHAnsi" w:cstheme="minorHAnsi"/>
          <w:sz w:val="24"/>
        </w:rPr>
      </w:pPr>
      <w:r w:rsidRPr="007F5549">
        <w:rPr>
          <w:rFonts w:asciiTheme="minorHAnsi" w:hAnsiTheme="minorHAnsi" w:cstheme="minorHAnsi"/>
          <w:sz w:val="24"/>
        </w:rPr>
        <w:t xml:space="preserve">We are enforcing a </w:t>
      </w:r>
      <w:r w:rsidR="00891356" w:rsidRPr="007F5549">
        <w:rPr>
          <w:rFonts w:asciiTheme="minorHAnsi" w:hAnsiTheme="minorHAnsi" w:cstheme="minorHAnsi"/>
          <w:sz w:val="24"/>
        </w:rPr>
        <w:t>conflict-of-interest</w:t>
      </w:r>
      <w:r w:rsidRPr="007F5549">
        <w:rPr>
          <w:rFonts w:asciiTheme="minorHAnsi" w:hAnsiTheme="minorHAnsi" w:cstheme="minorHAnsi"/>
          <w:sz w:val="24"/>
        </w:rPr>
        <w:t xml:space="preserve"> policy that requires employees to disclose any personal or financial interests that could impact their professional </w:t>
      </w:r>
      <w:r w:rsidRPr="007F5549">
        <w:rPr>
          <w:rFonts w:asciiTheme="minorHAnsi" w:hAnsiTheme="minorHAnsi" w:cstheme="minorHAnsi"/>
          <w:spacing w:val="-2"/>
          <w:sz w:val="24"/>
        </w:rPr>
        <w:t>decisions.</w:t>
      </w:r>
    </w:p>
    <w:p w14:paraId="2FCFE0EE" w14:textId="77777777" w:rsidR="00926D2E" w:rsidRPr="007F5549" w:rsidRDefault="00D71F73">
      <w:pPr>
        <w:pStyle w:val="ListParagraph"/>
        <w:numPr>
          <w:ilvl w:val="2"/>
          <w:numId w:val="3"/>
        </w:numPr>
        <w:tabs>
          <w:tab w:val="left" w:pos="2107"/>
        </w:tabs>
        <w:spacing w:before="241" w:line="271" w:lineRule="auto"/>
        <w:ind w:right="822"/>
        <w:rPr>
          <w:rFonts w:asciiTheme="minorHAnsi" w:hAnsiTheme="minorHAnsi" w:cstheme="minorHAnsi"/>
          <w:sz w:val="24"/>
        </w:rPr>
      </w:pPr>
      <w:r w:rsidRPr="007F5549">
        <w:rPr>
          <w:rFonts w:asciiTheme="minorHAnsi" w:hAnsiTheme="minorHAnsi" w:cstheme="minorHAnsi"/>
          <w:sz w:val="24"/>
        </w:rPr>
        <w:t>Our</w:t>
      </w:r>
      <w:r w:rsidRPr="007F5549">
        <w:rPr>
          <w:rFonts w:asciiTheme="minorHAnsi" w:hAnsiTheme="minorHAnsi" w:cstheme="minorHAnsi"/>
          <w:spacing w:val="-1"/>
          <w:sz w:val="24"/>
        </w:rPr>
        <w:t xml:space="preserve"> </w:t>
      </w:r>
      <w:r w:rsidRPr="007F5549">
        <w:rPr>
          <w:rFonts w:asciiTheme="minorHAnsi" w:hAnsiTheme="minorHAnsi" w:cstheme="minorHAnsi"/>
          <w:sz w:val="24"/>
        </w:rPr>
        <w:t>objective</w:t>
      </w:r>
      <w:r w:rsidRPr="007F5549">
        <w:rPr>
          <w:rFonts w:asciiTheme="minorHAnsi" w:hAnsiTheme="minorHAnsi" w:cstheme="minorHAnsi"/>
          <w:spacing w:val="-4"/>
          <w:sz w:val="24"/>
        </w:rPr>
        <w:t xml:space="preserve"> </w:t>
      </w:r>
      <w:r w:rsidRPr="007F5549">
        <w:rPr>
          <w:rFonts w:asciiTheme="minorHAnsi" w:hAnsiTheme="minorHAnsi" w:cstheme="minorHAnsi"/>
          <w:sz w:val="24"/>
        </w:rPr>
        <w:t>is</w:t>
      </w:r>
      <w:r w:rsidRPr="007F5549">
        <w:rPr>
          <w:rFonts w:asciiTheme="minorHAnsi" w:hAnsiTheme="minorHAnsi" w:cstheme="minorHAnsi"/>
          <w:spacing w:val="-4"/>
          <w:sz w:val="24"/>
        </w:rPr>
        <w:t xml:space="preserve"> </w:t>
      </w:r>
      <w:r w:rsidRPr="007F5549">
        <w:rPr>
          <w:rFonts w:asciiTheme="minorHAnsi" w:hAnsiTheme="minorHAnsi" w:cstheme="minorHAnsi"/>
          <w:sz w:val="24"/>
        </w:rPr>
        <w:t>to</w:t>
      </w:r>
      <w:r w:rsidRPr="007F5549">
        <w:rPr>
          <w:rFonts w:asciiTheme="minorHAnsi" w:hAnsiTheme="minorHAnsi" w:cstheme="minorHAnsi"/>
          <w:spacing w:val="-3"/>
          <w:sz w:val="24"/>
        </w:rPr>
        <w:t xml:space="preserve"> </w:t>
      </w:r>
      <w:r w:rsidRPr="007F5549">
        <w:rPr>
          <w:rFonts w:asciiTheme="minorHAnsi" w:hAnsiTheme="minorHAnsi" w:cstheme="minorHAnsi"/>
          <w:sz w:val="24"/>
        </w:rPr>
        <w:t>deploy</w:t>
      </w:r>
      <w:r w:rsidRPr="007F5549">
        <w:rPr>
          <w:rFonts w:asciiTheme="minorHAnsi" w:hAnsiTheme="minorHAnsi" w:cstheme="minorHAnsi"/>
          <w:spacing w:val="-2"/>
          <w:sz w:val="24"/>
        </w:rPr>
        <w:t xml:space="preserve"> </w:t>
      </w:r>
      <w:r w:rsidRPr="007F5549">
        <w:rPr>
          <w:rFonts w:asciiTheme="minorHAnsi" w:hAnsiTheme="minorHAnsi" w:cstheme="minorHAnsi"/>
          <w:sz w:val="24"/>
        </w:rPr>
        <w:t>automated</w:t>
      </w:r>
      <w:r w:rsidRPr="007F5549">
        <w:rPr>
          <w:rFonts w:asciiTheme="minorHAnsi" w:hAnsiTheme="minorHAnsi" w:cstheme="minorHAnsi"/>
          <w:spacing w:val="-2"/>
          <w:sz w:val="24"/>
        </w:rPr>
        <w:t xml:space="preserve"> </w:t>
      </w:r>
      <w:r w:rsidRPr="007F5549">
        <w:rPr>
          <w:rFonts w:asciiTheme="minorHAnsi" w:hAnsiTheme="minorHAnsi" w:cstheme="minorHAnsi"/>
          <w:sz w:val="24"/>
        </w:rPr>
        <w:t>conflict</w:t>
      </w:r>
      <w:r w:rsidRPr="007F5549">
        <w:rPr>
          <w:rFonts w:asciiTheme="minorHAnsi" w:hAnsiTheme="minorHAnsi" w:cstheme="minorHAnsi"/>
          <w:spacing w:val="-3"/>
          <w:sz w:val="24"/>
        </w:rPr>
        <w:t xml:space="preserve"> </w:t>
      </w:r>
      <w:r w:rsidRPr="007F5549">
        <w:rPr>
          <w:rFonts w:asciiTheme="minorHAnsi" w:hAnsiTheme="minorHAnsi" w:cstheme="minorHAnsi"/>
          <w:sz w:val="24"/>
        </w:rPr>
        <w:t>of interest</w:t>
      </w:r>
      <w:r w:rsidRPr="007F5549">
        <w:rPr>
          <w:rFonts w:asciiTheme="minorHAnsi" w:hAnsiTheme="minorHAnsi" w:cstheme="minorHAnsi"/>
          <w:spacing w:val="-2"/>
          <w:sz w:val="24"/>
        </w:rPr>
        <w:t xml:space="preserve"> </w:t>
      </w:r>
      <w:r w:rsidRPr="007F5549">
        <w:rPr>
          <w:rFonts w:asciiTheme="minorHAnsi" w:hAnsiTheme="minorHAnsi" w:cstheme="minorHAnsi"/>
          <w:sz w:val="24"/>
        </w:rPr>
        <w:t>management</w:t>
      </w:r>
      <w:r w:rsidRPr="007F5549">
        <w:rPr>
          <w:rFonts w:asciiTheme="minorHAnsi" w:hAnsiTheme="minorHAnsi" w:cstheme="minorHAnsi"/>
          <w:spacing w:val="-3"/>
          <w:sz w:val="24"/>
        </w:rPr>
        <w:t xml:space="preserve"> </w:t>
      </w:r>
      <w:r w:rsidRPr="007F5549">
        <w:rPr>
          <w:rFonts w:asciiTheme="minorHAnsi" w:hAnsiTheme="minorHAnsi" w:cstheme="minorHAnsi"/>
          <w:sz w:val="24"/>
        </w:rPr>
        <w:t>software to effectively identify and manage potential conflicts.</w:t>
      </w:r>
    </w:p>
    <w:p w14:paraId="54F4D3AA" w14:textId="77777777" w:rsidR="00926D2E" w:rsidRPr="007F5549" w:rsidRDefault="00D71F73">
      <w:pPr>
        <w:pStyle w:val="ListParagraph"/>
        <w:numPr>
          <w:ilvl w:val="2"/>
          <w:numId w:val="3"/>
        </w:numPr>
        <w:tabs>
          <w:tab w:val="left" w:pos="2107"/>
        </w:tabs>
        <w:spacing w:before="244" w:line="268" w:lineRule="auto"/>
        <w:ind w:right="825"/>
        <w:rPr>
          <w:rFonts w:asciiTheme="minorHAnsi" w:hAnsiTheme="minorHAnsi" w:cstheme="minorHAnsi"/>
          <w:sz w:val="24"/>
        </w:rPr>
      </w:pPr>
      <w:r w:rsidRPr="007F5549">
        <w:rPr>
          <w:rFonts w:asciiTheme="minorHAnsi" w:hAnsiTheme="minorHAnsi" w:cstheme="minorHAnsi"/>
          <w:sz w:val="24"/>
        </w:rPr>
        <w:t>We are instituting a mandatory review process for all major business decisions to ensure they are free from any conflicts of interest.</w:t>
      </w:r>
    </w:p>
    <w:p w14:paraId="4F690C5B" w14:textId="353838A6" w:rsidR="00926D2E" w:rsidRPr="007F5549" w:rsidRDefault="00D71F73">
      <w:pPr>
        <w:pStyle w:val="ListParagraph"/>
        <w:numPr>
          <w:ilvl w:val="2"/>
          <w:numId w:val="3"/>
        </w:numPr>
        <w:tabs>
          <w:tab w:val="left" w:pos="2107"/>
        </w:tabs>
        <w:spacing w:before="251" w:line="268" w:lineRule="auto"/>
        <w:ind w:right="824"/>
        <w:rPr>
          <w:rFonts w:asciiTheme="minorHAnsi" w:hAnsiTheme="minorHAnsi" w:cstheme="minorHAnsi"/>
          <w:sz w:val="24"/>
        </w:rPr>
      </w:pPr>
      <w:r w:rsidRPr="007F5549">
        <w:rPr>
          <w:rFonts w:asciiTheme="minorHAnsi" w:hAnsiTheme="minorHAnsi" w:cstheme="minorHAnsi"/>
          <w:sz w:val="24"/>
        </w:rPr>
        <w:t xml:space="preserve">We aim to conduct regular audits to ensure compliance with our </w:t>
      </w:r>
      <w:r w:rsidR="00891356" w:rsidRPr="007F5549">
        <w:rPr>
          <w:rFonts w:asciiTheme="minorHAnsi" w:hAnsiTheme="minorHAnsi" w:cstheme="minorHAnsi"/>
          <w:sz w:val="24"/>
        </w:rPr>
        <w:t>conflict-of-interest</w:t>
      </w:r>
      <w:r w:rsidRPr="007F5549">
        <w:rPr>
          <w:rFonts w:asciiTheme="minorHAnsi" w:hAnsiTheme="minorHAnsi" w:cstheme="minorHAnsi"/>
          <w:sz w:val="24"/>
        </w:rPr>
        <w:t xml:space="preserve"> guidelines and address any identified issues promptly.</w:t>
      </w:r>
    </w:p>
    <w:p w14:paraId="0C0BD29B" w14:textId="77777777" w:rsidR="00926D2E" w:rsidRPr="007F5549" w:rsidRDefault="00D71F73">
      <w:pPr>
        <w:pStyle w:val="ListParagraph"/>
        <w:numPr>
          <w:ilvl w:val="2"/>
          <w:numId w:val="3"/>
        </w:numPr>
        <w:tabs>
          <w:tab w:val="left" w:pos="2107"/>
        </w:tabs>
        <w:spacing w:before="248" w:line="271" w:lineRule="auto"/>
        <w:ind w:right="825"/>
        <w:rPr>
          <w:rFonts w:asciiTheme="minorHAnsi" w:hAnsiTheme="minorHAnsi" w:cstheme="minorHAnsi"/>
          <w:sz w:val="24"/>
        </w:rPr>
      </w:pPr>
      <w:r w:rsidRPr="007F5549">
        <w:rPr>
          <w:rFonts w:asciiTheme="minorHAnsi" w:hAnsiTheme="minorHAnsi" w:cstheme="minorHAnsi"/>
          <w:sz w:val="24"/>
        </w:rPr>
        <w:t>We are providing ongoing training using interactive simulations to help employees recognize and manage conflicts of interest more effectively.</w:t>
      </w:r>
    </w:p>
    <w:p w14:paraId="3C9B4C17" w14:textId="77777777" w:rsidR="00926D2E" w:rsidRPr="007F5549" w:rsidRDefault="00D71F73">
      <w:pPr>
        <w:pStyle w:val="Heading2"/>
        <w:numPr>
          <w:ilvl w:val="1"/>
          <w:numId w:val="3"/>
        </w:numPr>
        <w:tabs>
          <w:tab w:val="left" w:pos="1646"/>
        </w:tabs>
        <w:spacing w:before="247"/>
        <w:ind w:left="1646" w:hanging="446"/>
        <w:rPr>
          <w:rFonts w:asciiTheme="minorHAnsi" w:hAnsiTheme="minorHAnsi" w:cstheme="minorHAnsi"/>
          <w:b w:val="0"/>
        </w:rPr>
      </w:pPr>
      <w:r w:rsidRPr="007F5549">
        <w:rPr>
          <w:rFonts w:asciiTheme="minorHAnsi" w:hAnsiTheme="minorHAnsi" w:cstheme="minorHAnsi"/>
        </w:rPr>
        <w:t xml:space="preserve">Fraud </w:t>
      </w:r>
      <w:r w:rsidRPr="007F5549">
        <w:rPr>
          <w:rFonts w:asciiTheme="minorHAnsi" w:hAnsiTheme="minorHAnsi" w:cstheme="minorHAnsi"/>
          <w:spacing w:val="-2"/>
        </w:rPr>
        <w:t>Prevention</w:t>
      </w:r>
    </w:p>
    <w:p w14:paraId="2CC2E8A5" w14:textId="77777777" w:rsidR="00926D2E" w:rsidRPr="007F5549" w:rsidRDefault="00D71F73">
      <w:pPr>
        <w:pStyle w:val="ListParagraph"/>
        <w:numPr>
          <w:ilvl w:val="2"/>
          <w:numId w:val="3"/>
        </w:numPr>
        <w:tabs>
          <w:tab w:val="left" w:pos="2107"/>
        </w:tabs>
        <w:spacing w:before="283" w:line="268" w:lineRule="auto"/>
        <w:ind w:right="814"/>
        <w:rPr>
          <w:rFonts w:asciiTheme="minorHAnsi" w:hAnsiTheme="minorHAnsi" w:cstheme="minorHAnsi"/>
          <w:sz w:val="24"/>
        </w:rPr>
      </w:pPr>
      <w:r w:rsidRPr="007F5549">
        <w:rPr>
          <w:rFonts w:asciiTheme="minorHAnsi" w:hAnsiTheme="minorHAnsi" w:cstheme="minorHAnsi"/>
          <w:sz w:val="24"/>
        </w:rPr>
        <w:t>We are adopting advanced fraud detection systems powered by artificial intelligence to identify and prevent fraudulent activities effectively.</w:t>
      </w:r>
    </w:p>
    <w:p w14:paraId="4C63D70F" w14:textId="77777777" w:rsidR="00926D2E" w:rsidRPr="007F5549" w:rsidRDefault="00D71F73">
      <w:pPr>
        <w:pStyle w:val="ListParagraph"/>
        <w:numPr>
          <w:ilvl w:val="2"/>
          <w:numId w:val="3"/>
        </w:numPr>
        <w:tabs>
          <w:tab w:val="left" w:pos="2107"/>
        </w:tabs>
        <w:spacing w:before="250" w:line="268" w:lineRule="auto"/>
        <w:ind w:right="824"/>
        <w:rPr>
          <w:rFonts w:asciiTheme="minorHAnsi" w:hAnsiTheme="minorHAnsi" w:cstheme="minorHAnsi"/>
          <w:sz w:val="24"/>
        </w:rPr>
      </w:pPr>
      <w:r w:rsidRPr="007F5549">
        <w:rPr>
          <w:rFonts w:asciiTheme="minorHAnsi" w:hAnsiTheme="minorHAnsi" w:cstheme="minorHAnsi"/>
          <w:sz w:val="24"/>
        </w:rPr>
        <w:t>Our approach includes implementing stringent internal controls and</w:t>
      </w:r>
      <w:r w:rsidRPr="007F5549">
        <w:rPr>
          <w:rFonts w:asciiTheme="minorHAnsi" w:hAnsiTheme="minorHAnsi" w:cstheme="minorHAnsi"/>
          <w:spacing w:val="40"/>
          <w:sz w:val="24"/>
        </w:rPr>
        <w:t xml:space="preserve"> </w:t>
      </w:r>
      <w:r w:rsidRPr="007F5549">
        <w:rPr>
          <w:rFonts w:asciiTheme="minorHAnsi" w:hAnsiTheme="minorHAnsi" w:cstheme="minorHAnsi"/>
          <w:sz w:val="24"/>
        </w:rPr>
        <w:lastRenderedPageBreak/>
        <w:t>conducting regular audits to detect and address any fraudulent behavior.</w:t>
      </w:r>
    </w:p>
    <w:p w14:paraId="2D3E417A" w14:textId="77777777" w:rsidR="00926D2E" w:rsidRPr="007F5549" w:rsidRDefault="00D71F73">
      <w:pPr>
        <w:pStyle w:val="ListParagraph"/>
        <w:numPr>
          <w:ilvl w:val="2"/>
          <w:numId w:val="3"/>
        </w:numPr>
        <w:tabs>
          <w:tab w:val="left" w:pos="2107"/>
        </w:tabs>
        <w:spacing w:before="249" w:line="271" w:lineRule="auto"/>
        <w:ind w:right="819"/>
        <w:rPr>
          <w:rFonts w:asciiTheme="minorHAnsi" w:hAnsiTheme="minorHAnsi" w:cstheme="minorHAnsi"/>
          <w:sz w:val="24"/>
        </w:rPr>
      </w:pPr>
      <w:r w:rsidRPr="007F5549">
        <w:rPr>
          <w:rFonts w:asciiTheme="minorHAnsi" w:hAnsiTheme="minorHAnsi" w:cstheme="minorHAnsi"/>
          <w:sz w:val="24"/>
        </w:rPr>
        <w:t>We are upholding a zero-tolerance stance on fraud, ensuring all employees understand and adhere to our established anti-fraud measures.</w:t>
      </w:r>
    </w:p>
    <w:p w14:paraId="4862B5CB" w14:textId="77777777" w:rsidR="00926D2E" w:rsidRPr="007F5549" w:rsidRDefault="00D71F73">
      <w:pPr>
        <w:pStyle w:val="ListParagraph"/>
        <w:numPr>
          <w:ilvl w:val="2"/>
          <w:numId w:val="3"/>
        </w:numPr>
        <w:tabs>
          <w:tab w:val="left" w:pos="2107"/>
        </w:tabs>
        <w:spacing w:before="245" w:line="271" w:lineRule="auto"/>
        <w:ind w:right="824"/>
        <w:rPr>
          <w:rFonts w:asciiTheme="minorHAnsi" w:hAnsiTheme="minorHAnsi" w:cstheme="minorHAnsi"/>
          <w:sz w:val="24"/>
        </w:rPr>
      </w:pPr>
      <w:r w:rsidRPr="007F5549">
        <w:rPr>
          <w:rFonts w:asciiTheme="minorHAnsi" w:hAnsiTheme="minorHAnsi" w:cstheme="minorHAnsi"/>
          <w:sz w:val="24"/>
        </w:rPr>
        <w:t>We plan to utilize secure digital platforms for financial transactions to reduce the risk of fraud and ensure data integrity.</w:t>
      </w:r>
    </w:p>
    <w:p w14:paraId="0DE509BC" w14:textId="77777777" w:rsidR="00926D2E" w:rsidRPr="007F5549" w:rsidRDefault="00D71F73">
      <w:pPr>
        <w:pStyle w:val="ListParagraph"/>
        <w:numPr>
          <w:ilvl w:val="2"/>
          <w:numId w:val="3"/>
        </w:numPr>
        <w:tabs>
          <w:tab w:val="left" w:pos="2107"/>
        </w:tabs>
        <w:spacing w:before="244" w:line="268" w:lineRule="auto"/>
        <w:ind w:right="821"/>
        <w:rPr>
          <w:rFonts w:asciiTheme="minorHAnsi" w:hAnsiTheme="minorHAnsi" w:cstheme="minorHAnsi"/>
          <w:sz w:val="24"/>
        </w:rPr>
      </w:pPr>
      <w:r w:rsidRPr="007F5549">
        <w:rPr>
          <w:rFonts w:asciiTheme="minorHAnsi" w:hAnsiTheme="minorHAnsi" w:cstheme="minorHAnsi"/>
          <w:sz w:val="24"/>
        </w:rPr>
        <w:t>We are committed to regularly reviewing and updating our fraud prevention strategies to adapt to evolving threats and challenges.</w:t>
      </w:r>
    </w:p>
    <w:p w14:paraId="5C062C45" w14:textId="67330ECA" w:rsidR="00926D2E" w:rsidRPr="007F5549" w:rsidRDefault="00D71F73">
      <w:pPr>
        <w:pStyle w:val="Heading2"/>
        <w:numPr>
          <w:ilvl w:val="1"/>
          <w:numId w:val="3"/>
        </w:numPr>
        <w:tabs>
          <w:tab w:val="left" w:pos="1646"/>
        </w:tabs>
        <w:ind w:left="1646" w:hanging="446"/>
        <w:rPr>
          <w:rFonts w:asciiTheme="minorHAnsi" w:hAnsiTheme="minorHAnsi" w:cstheme="minorHAnsi"/>
          <w:b w:val="0"/>
        </w:rPr>
      </w:pPr>
      <w:r w:rsidRPr="007F5549">
        <w:rPr>
          <w:rFonts w:asciiTheme="minorHAnsi" w:hAnsiTheme="minorHAnsi" w:cstheme="minorHAnsi"/>
        </w:rPr>
        <w:t>Anti-Money</w:t>
      </w:r>
      <w:r w:rsidRPr="007F5549">
        <w:rPr>
          <w:rFonts w:asciiTheme="minorHAnsi" w:hAnsiTheme="minorHAnsi" w:cstheme="minorHAnsi"/>
          <w:spacing w:val="-3"/>
        </w:rPr>
        <w:t xml:space="preserve"> </w:t>
      </w:r>
      <w:r w:rsidRPr="007F5549">
        <w:rPr>
          <w:rFonts w:asciiTheme="minorHAnsi" w:hAnsiTheme="minorHAnsi" w:cstheme="minorHAnsi"/>
          <w:spacing w:val="-2"/>
        </w:rPr>
        <w:t>Laundering</w:t>
      </w:r>
    </w:p>
    <w:p w14:paraId="73DD27E2" w14:textId="77777777" w:rsidR="00926D2E" w:rsidRPr="007F5549" w:rsidRDefault="00D71F73">
      <w:pPr>
        <w:pStyle w:val="ListParagraph"/>
        <w:numPr>
          <w:ilvl w:val="2"/>
          <w:numId w:val="3"/>
        </w:numPr>
        <w:tabs>
          <w:tab w:val="left" w:pos="2107"/>
        </w:tabs>
        <w:spacing w:before="283" w:line="268" w:lineRule="auto"/>
        <w:ind w:right="817"/>
        <w:rPr>
          <w:rFonts w:asciiTheme="minorHAnsi" w:hAnsiTheme="minorHAnsi" w:cstheme="minorHAnsi"/>
          <w:sz w:val="24"/>
        </w:rPr>
      </w:pPr>
      <w:r w:rsidRPr="007F5549">
        <w:rPr>
          <w:rFonts w:asciiTheme="minorHAnsi" w:hAnsiTheme="minorHAnsi" w:cstheme="minorHAnsi"/>
          <w:sz w:val="24"/>
        </w:rPr>
        <w:t>We are executing a comprehensive anti-money laundering (AML) program that includes real-time monitoring and reporting of suspicious activities.</w:t>
      </w:r>
    </w:p>
    <w:p w14:paraId="064FFA9F" w14:textId="77777777" w:rsidR="00926D2E" w:rsidRPr="007F5549" w:rsidRDefault="00D71F73">
      <w:pPr>
        <w:pStyle w:val="ListParagraph"/>
        <w:numPr>
          <w:ilvl w:val="2"/>
          <w:numId w:val="3"/>
        </w:numPr>
        <w:tabs>
          <w:tab w:val="left" w:pos="2107"/>
        </w:tabs>
        <w:spacing w:before="248" w:line="271" w:lineRule="auto"/>
        <w:ind w:right="819"/>
        <w:rPr>
          <w:rFonts w:asciiTheme="minorHAnsi" w:hAnsiTheme="minorHAnsi" w:cstheme="minorHAnsi"/>
          <w:sz w:val="24"/>
        </w:rPr>
      </w:pPr>
      <w:r w:rsidRPr="007F5549">
        <w:rPr>
          <w:rFonts w:asciiTheme="minorHAnsi" w:hAnsiTheme="minorHAnsi" w:cstheme="minorHAnsi"/>
          <w:sz w:val="24"/>
        </w:rPr>
        <w:t>Our strategy involves using cutting-edge software for thorough background checks and due diligence on clients and business partners.</w:t>
      </w:r>
    </w:p>
    <w:p w14:paraId="454E606E" w14:textId="77777777" w:rsidR="00926D2E" w:rsidRPr="007F5549" w:rsidRDefault="00D71F73">
      <w:pPr>
        <w:pStyle w:val="ListParagraph"/>
        <w:numPr>
          <w:ilvl w:val="2"/>
          <w:numId w:val="3"/>
        </w:numPr>
        <w:tabs>
          <w:tab w:val="left" w:pos="2107"/>
        </w:tabs>
        <w:spacing w:before="245" w:line="273" w:lineRule="auto"/>
        <w:ind w:right="816"/>
        <w:rPr>
          <w:rFonts w:asciiTheme="minorHAnsi" w:hAnsiTheme="minorHAnsi" w:cstheme="minorHAnsi"/>
          <w:sz w:val="24"/>
        </w:rPr>
      </w:pPr>
      <w:r w:rsidRPr="007F5549">
        <w:rPr>
          <w:rFonts w:asciiTheme="minorHAnsi" w:hAnsiTheme="minorHAnsi" w:cstheme="minorHAnsi"/>
          <w:sz w:val="24"/>
        </w:rPr>
        <w:t xml:space="preserve">We are rolling out an extensive AML training program for employees to enhance their ability to identify and report potential money laundering </w:t>
      </w:r>
      <w:r w:rsidRPr="007F5549">
        <w:rPr>
          <w:rFonts w:asciiTheme="minorHAnsi" w:hAnsiTheme="minorHAnsi" w:cstheme="minorHAnsi"/>
          <w:spacing w:val="-2"/>
          <w:sz w:val="24"/>
        </w:rPr>
        <w:t>activities.</w:t>
      </w:r>
    </w:p>
    <w:p w14:paraId="6AD63E6A" w14:textId="77777777" w:rsidR="00926D2E" w:rsidRPr="007F5549" w:rsidRDefault="00D71F73">
      <w:pPr>
        <w:pStyle w:val="ListParagraph"/>
        <w:numPr>
          <w:ilvl w:val="2"/>
          <w:numId w:val="3"/>
        </w:numPr>
        <w:tabs>
          <w:tab w:val="left" w:pos="2107"/>
        </w:tabs>
        <w:spacing w:before="241" w:line="271" w:lineRule="auto"/>
        <w:ind w:right="825"/>
        <w:rPr>
          <w:rFonts w:asciiTheme="minorHAnsi" w:hAnsiTheme="minorHAnsi" w:cstheme="minorHAnsi"/>
          <w:sz w:val="24"/>
        </w:rPr>
      </w:pPr>
      <w:r w:rsidRPr="007F5549">
        <w:rPr>
          <w:rFonts w:asciiTheme="minorHAnsi" w:hAnsiTheme="minorHAnsi" w:cstheme="minorHAnsi"/>
          <w:sz w:val="24"/>
        </w:rPr>
        <w:t>We aim to establish clear procedures for reporting and investigating suspicious transactions, ensuring compliance with all relevant legal requirements.</w:t>
      </w:r>
    </w:p>
    <w:p w14:paraId="38255C46" w14:textId="77777777" w:rsidR="00926D2E" w:rsidRPr="007F5549" w:rsidRDefault="00D71F73">
      <w:pPr>
        <w:pStyle w:val="ListParagraph"/>
        <w:numPr>
          <w:ilvl w:val="2"/>
          <w:numId w:val="3"/>
        </w:numPr>
        <w:tabs>
          <w:tab w:val="left" w:pos="2107"/>
        </w:tabs>
        <w:spacing w:before="245" w:line="271" w:lineRule="auto"/>
        <w:ind w:right="814"/>
        <w:rPr>
          <w:rFonts w:asciiTheme="minorHAnsi" w:hAnsiTheme="minorHAnsi" w:cstheme="minorHAnsi"/>
          <w:sz w:val="24"/>
        </w:rPr>
      </w:pPr>
      <w:r w:rsidRPr="007F5549">
        <w:rPr>
          <w:rFonts w:asciiTheme="minorHAnsi" w:hAnsiTheme="minorHAnsi" w:cstheme="minorHAnsi"/>
          <w:sz w:val="24"/>
        </w:rPr>
        <w:t>We are continuously refining our AML strategies to stay ahead of emerging money laundering techniques and maintain robust preventive measures.</w:t>
      </w:r>
    </w:p>
    <w:p w14:paraId="0C51B556" w14:textId="77777777" w:rsidR="00926D2E" w:rsidRPr="007F5549" w:rsidRDefault="00D71F73">
      <w:pPr>
        <w:pStyle w:val="Heading2"/>
        <w:numPr>
          <w:ilvl w:val="1"/>
          <w:numId w:val="3"/>
        </w:numPr>
        <w:tabs>
          <w:tab w:val="left" w:pos="1646"/>
        </w:tabs>
        <w:spacing w:before="246"/>
        <w:ind w:left="1646" w:hanging="446"/>
        <w:rPr>
          <w:rFonts w:asciiTheme="minorHAnsi" w:hAnsiTheme="minorHAnsi" w:cstheme="minorHAnsi"/>
          <w:b w:val="0"/>
        </w:rPr>
      </w:pPr>
      <w:r w:rsidRPr="007F5549">
        <w:rPr>
          <w:rFonts w:asciiTheme="minorHAnsi" w:hAnsiTheme="minorHAnsi" w:cstheme="minorHAnsi"/>
        </w:rPr>
        <w:t>Fair</w:t>
      </w:r>
      <w:r w:rsidRPr="007F5549">
        <w:rPr>
          <w:rFonts w:asciiTheme="minorHAnsi" w:hAnsiTheme="minorHAnsi" w:cstheme="minorHAnsi"/>
          <w:spacing w:val="-4"/>
        </w:rPr>
        <w:t xml:space="preserve"> </w:t>
      </w:r>
      <w:r w:rsidRPr="007F5549">
        <w:rPr>
          <w:rFonts w:asciiTheme="minorHAnsi" w:hAnsiTheme="minorHAnsi" w:cstheme="minorHAnsi"/>
          <w:spacing w:val="-2"/>
        </w:rPr>
        <w:t>Competition</w:t>
      </w:r>
    </w:p>
    <w:p w14:paraId="35A657CB" w14:textId="77777777" w:rsidR="00926D2E" w:rsidRPr="007F5549" w:rsidRDefault="00D71F73">
      <w:pPr>
        <w:pStyle w:val="ListParagraph"/>
        <w:numPr>
          <w:ilvl w:val="2"/>
          <w:numId w:val="3"/>
        </w:numPr>
        <w:tabs>
          <w:tab w:val="left" w:pos="2107"/>
        </w:tabs>
        <w:spacing w:before="283" w:line="268" w:lineRule="auto"/>
        <w:ind w:right="825"/>
        <w:rPr>
          <w:rFonts w:asciiTheme="minorHAnsi" w:hAnsiTheme="minorHAnsi" w:cstheme="minorHAnsi"/>
          <w:sz w:val="24"/>
        </w:rPr>
      </w:pPr>
      <w:r w:rsidRPr="007F5549">
        <w:rPr>
          <w:rFonts w:asciiTheme="minorHAnsi" w:hAnsiTheme="minorHAnsi" w:cstheme="minorHAnsi"/>
          <w:sz w:val="24"/>
        </w:rPr>
        <w:t>We are adhering to competition laws by regularly reviewing our business practices to prevent any form of anti-competitive behavior.</w:t>
      </w:r>
    </w:p>
    <w:p w14:paraId="4982DF63" w14:textId="77777777" w:rsidR="00926D2E" w:rsidRPr="007F5549" w:rsidRDefault="00D71F73">
      <w:pPr>
        <w:pStyle w:val="ListParagraph"/>
        <w:numPr>
          <w:ilvl w:val="2"/>
          <w:numId w:val="3"/>
        </w:numPr>
        <w:tabs>
          <w:tab w:val="left" w:pos="2107"/>
        </w:tabs>
        <w:spacing w:before="249" w:line="271" w:lineRule="auto"/>
        <w:ind w:right="820"/>
        <w:rPr>
          <w:rFonts w:asciiTheme="minorHAnsi" w:hAnsiTheme="minorHAnsi" w:cstheme="minorHAnsi"/>
          <w:sz w:val="24"/>
        </w:rPr>
      </w:pPr>
      <w:r w:rsidRPr="007F5549">
        <w:rPr>
          <w:rFonts w:asciiTheme="minorHAnsi" w:hAnsiTheme="minorHAnsi" w:cstheme="minorHAnsi"/>
          <w:sz w:val="24"/>
        </w:rPr>
        <w:t>Our plan includes implementing competitive intelligence tools to ensure our business strategies align with ethical standards and foster fair competition.</w:t>
      </w:r>
    </w:p>
    <w:p w14:paraId="3CC0AE3C" w14:textId="77777777" w:rsidR="00926D2E" w:rsidRPr="007F5549" w:rsidRDefault="00D71F73">
      <w:pPr>
        <w:pStyle w:val="ListParagraph"/>
        <w:numPr>
          <w:ilvl w:val="2"/>
          <w:numId w:val="3"/>
        </w:numPr>
        <w:tabs>
          <w:tab w:val="left" w:pos="2107"/>
        </w:tabs>
        <w:spacing w:before="244" w:line="268" w:lineRule="auto"/>
        <w:ind w:right="824"/>
        <w:rPr>
          <w:rFonts w:asciiTheme="minorHAnsi" w:hAnsiTheme="minorHAnsi" w:cstheme="minorHAnsi"/>
          <w:sz w:val="24"/>
        </w:rPr>
      </w:pPr>
      <w:r w:rsidRPr="007F5549">
        <w:rPr>
          <w:rFonts w:asciiTheme="minorHAnsi" w:hAnsiTheme="minorHAnsi" w:cstheme="minorHAnsi"/>
          <w:sz w:val="24"/>
        </w:rPr>
        <w:t>We are enforcing a strict internal compliance program, providing training on anti-competitive practices and legal requirements to all employees.</w:t>
      </w:r>
    </w:p>
    <w:p w14:paraId="46E90266" w14:textId="77777777" w:rsidR="00926D2E" w:rsidRPr="007F5549" w:rsidRDefault="00D71F73">
      <w:pPr>
        <w:pStyle w:val="ListParagraph"/>
        <w:numPr>
          <w:ilvl w:val="2"/>
          <w:numId w:val="3"/>
        </w:numPr>
        <w:tabs>
          <w:tab w:val="left" w:pos="2107"/>
        </w:tabs>
        <w:spacing w:before="251" w:line="268" w:lineRule="auto"/>
        <w:ind w:right="825"/>
        <w:rPr>
          <w:rFonts w:asciiTheme="minorHAnsi" w:hAnsiTheme="minorHAnsi" w:cstheme="minorHAnsi"/>
          <w:sz w:val="24"/>
        </w:rPr>
      </w:pPr>
      <w:r w:rsidRPr="007F5549">
        <w:rPr>
          <w:rFonts w:asciiTheme="minorHAnsi" w:hAnsiTheme="minorHAnsi" w:cstheme="minorHAnsi"/>
          <w:sz w:val="24"/>
        </w:rPr>
        <w:t>We aim to conduct periodic audits to ensure our practices comply with competition laws and address any issues proactively.</w:t>
      </w:r>
    </w:p>
    <w:p w14:paraId="740DCB48" w14:textId="77777777" w:rsidR="00926D2E" w:rsidRPr="007F5549" w:rsidRDefault="00D71F73">
      <w:pPr>
        <w:pStyle w:val="ListParagraph"/>
        <w:numPr>
          <w:ilvl w:val="2"/>
          <w:numId w:val="3"/>
        </w:numPr>
        <w:tabs>
          <w:tab w:val="left" w:pos="2107"/>
        </w:tabs>
        <w:spacing w:before="251" w:line="268" w:lineRule="auto"/>
        <w:ind w:right="823"/>
        <w:rPr>
          <w:rFonts w:asciiTheme="minorHAnsi" w:hAnsiTheme="minorHAnsi" w:cstheme="minorHAnsi"/>
          <w:sz w:val="24"/>
        </w:rPr>
      </w:pPr>
      <w:r w:rsidRPr="007F5549">
        <w:rPr>
          <w:rFonts w:asciiTheme="minorHAnsi" w:hAnsiTheme="minorHAnsi" w:cstheme="minorHAnsi"/>
          <w:sz w:val="24"/>
        </w:rPr>
        <w:t xml:space="preserve">We are collaborating with legal experts to review our business practices and </w:t>
      </w:r>
      <w:r w:rsidRPr="007F5549">
        <w:rPr>
          <w:rFonts w:asciiTheme="minorHAnsi" w:hAnsiTheme="minorHAnsi" w:cstheme="minorHAnsi"/>
          <w:sz w:val="24"/>
        </w:rPr>
        <w:lastRenderedPageBreak/>
        <w:t>ensure they align with anti-competitive regulations and standards.</w:t>
      </w:r>
    </w:p>
    <w:p w14:paraId="503C8D41" w14:textId="77777777" w:rsidR="00926D2E" w:rsidRPr="007F5549" w:rsidRDefault="00D71F73">
      <w:pPr>
        <w:pStyle w:val="Heading2"/>
        <w:numPr>
          <w:ilvl w:val="1"/>
          <w:numId w:val="3"/>
        </w:numPr>
        <w:tabs>
          <w:tab w:val="left" w:pos="1646"/>
        </w:tabs>
        <w:spacing w:before="250"/>
        <w:ind w:left="1646" w:hanging="446"/>
        <w:rPr>
          <w:rFonts w:asciiTheme="minorHAnsi" w:hAnsiTheme="minorHAnsi" w:cstheme="minorHAnsi"/>
          <w:b w:val="0"/>
        </w:rPr>
      </w:pPr>
      <w:r w:rsidRPr="007F5549">
        <w:rPr>
          <w:rFonts w:asciiTheme="minorHAnsi" w:hAnsiTheme="minorHAnsi" w:cstheme="minorHAnsi"/>
        </w:rPr>
        <w:t>Information</w:t>
      </w:r>
      <w:r w:rsidRPr="007F5549">
        <w:rPr>
          <w:rFonts w:asciiTheme="minorHAnsi" w:hAnsiTheme="minorHAnsi" w:cstheme="minorHAnsi"/>
          <w:spacing w:val="-4"/>
        </w:rPr>
        <w:t xml:space="preserve"> </w:t>
      </w:r>
      <w:r w:rsidRPr="007F5549">
        <w:rPr>
          <w:rFonts w:asciiTheme="minorHAnsi" w:hAnsiTheme="minorHAnsi" w:cstheme="minorHAnsi"/>
          <w:spacing w:val="-2"/>
        </w:rPr>
        <w:t>Security</w:t>
      </w:r>
    </w:p>
    <w:p w14:paraId="3E03D972" w14:textId="77777777" w:rsidR="00926D2E" w:rsidRPr="007F5549" w:rsidRDefault="00D71F73">
      <w:pPr>
        <w:pStyle w:val="ListParagraph"/>
        <w:numPr>
          <w:ilvl w:val="2"/>
          <w:numId w:val="3"/>
        </w:numPr>
        <w:tabs>
          <w:tab w:val="left" w:pos="2107"/>
        </w:tabs>
        <w:spacing w:before="283" w:line="273" w:lineRule="auto"/>
        <w:ind w:right="823"/>
        <w:rPr>
          <w:rFonts w:asciiTheme="minorHAnsi" w:hAnsiTheme="minorHAnsi" w:cstheme="minorHAnsi"/>
          <w:sz w:val="24"/>
        </w:rPr>
      </w:pPr>
      <w:r w:rsidRPr="007F5549">
        <w:rPr>
          <w:rFonts w:asciiTheme="minorHAnsi" w:hAnsiTheme="minorHAnsi" w:cstheme="minorHAnsi"/>
          <w:sz w:val="24"/>
        </w:rPr>
        <w:t>We are adopting advanced cybersecurity measures, including encryption and multi-factor</w:t>
      </w:r>
      <w:r w:rsidRPr="007F5549">
        <w:rPr>
          <w:rFonts w:asciiTheme="minorHAnsi" w:hAnsiTheme="minorHAnsi" w:cstheme="minorHAnsi"/>
          <w:spacing w:val="-4"/>
          <w:sz w:val="24"/>
        </w:rPr>
        <w:t xml:space="preserve"> </w:t>
      </w:r>
      <w:r w:rsidRPr="007F5549">
        <w:rPr>
          <w:rFonts w:asciiTheme="minorHAnsi" w:hAnsiTheme="minorHAnsi" w:cstheme="minorHAnsi"/>
          <w:sz w:val="24"/>
        </w:rPr>
        <w:t>authentication,</w:t>
      </w:r>
      <w:r w:rsidRPr="007F5549">
        <w:rPr>
          <w:rFonts w:asciiTheme="minorHAnsi" w:hAnsiTheme="minorHAnsi" w:cstheme="minorHAnsi"/>
          <w:spacing w:val="-5"/>
          <w:sz w:val="24"/>
        </w:rPr>
        <w:t xml:space="preserve"> </w:t>
      </w:r>
      <w:r w:rsidRPr="007F5549">
        <w:rPr>
          <w:rFonts w:asciiTheme="minorHAnsi" w:hAnsiTheme="minorHAnsi" w:cstheme="minorHAnsi"/>
          <w:sz w:val="24"/>
        </w:rPr>
        <w:t>to</w:t>
      </w:r>
      <w:r w:rsidRPr="007F5549">
        <w:rPr>
          <w:rFonts w:asciiTheme="minorHAnsi" w:hAnsiTheme="minorHAnsi" w:cstheme="minorHAnsi"/>
          <w:spacing w:val="-6"/>
          <w:sz w:val="24"/>
        </w:rPr>
        <w:t xml:space="preserve"> </w:t>
      </w:r>
      <w:r w:rsidRPr="007F5549">
        <w:rPr>
          <w:rFonts w:asciiTheme="minorHAnsi" w:hAnsiTheme="minorHAnsi" w:cstheme="minorHAnsi"/>
          <w:sz w:val="24"/>
        </w:rPr>
        <w:t>protect</w:t>
      </w:r>
      <w:r w:rsidRPr="007F5549">
        <w:rPr>
          <w:rFonts w:asciiTheme="minorHAnsi" w:hAnsiTheme="minorHAnsi" w:cstheme="minorHAnsi"/>
          <w:spacing w:val="-4"/>
          <w:sz w:val="24"/>
        </w:rPr>
        <w:t xml:space="preserve"> </w:t>
      </w:r>
      <w:r w:rsidRPr="007F5549">
        <w:rPr>
          <w:rFonts w:asciiTheme="minorHAnsi" w:hAnsiTheme="minorHAnsi" w:cstheme="minorHAnsi"/>
          <w:sz w:val="24"/>
        </w:rPr>
        <w:t>sensitive</w:t>
      </w:r>
      <w:r w:rsidRPr="007F5549">
        <w:rPr>
          <w:rFonts w:asciiTheme="minorHAnsi" w:hAnsiTheme="minorHAnsi" w:cstheme="minorHAnsi"/>
          <w:spacing w:val="-5"/>
          <w:sz w:val="24"/>
        </w:rPr>
        <w:t xml:space="preserve"> </w:t>
      </w:r>
      <w:r w:rsidRPr="007F5549">
        <w:rPr>
          <w:rFonts w:asciiTheme="minorHAnsi" w:hAnsiTheme="minorHAnsi" w:cstheme="minorHAnsi"/>
          <w:sz w:val="24"/>
        </w:rPr>
        <w:t>information</w:t>
      </w:r>
      <w:r w:rsidRPr="007F5549">
        <w:rPr>
          <w:rFonts w:asciiTheme="minorHAnsi" w:hAnsiTheme="minorHAnsi" w:cstheme="minorHAnsi"/>
          <w:spacing w:val="-4"/>
          <w:sz w:val="24"/>
        </w:rPr>
        <w:t xml:space="preserve"> </w:t>
      </w:r>
      <w:r w:rsidRPr="007F5549">
        <w:rPr>
          <w:rFonts w:asciiTheme="minorHAnsi" w:hAnsiTheme="minorHAnsi" w:cstheme="minorHAnsi"/>
          <w:sz w:val="24"/>
        </w:rPr>
        <w:t>from</w:t>
      </w:r>
      <w:r w:rsidRPr="007F5549">
        <w:rPr>
          <w:rFonts w:asciiTheme="minorHAnsi" w:hAnsiTheme="minorHAnsi" w:cstheme="minorHAnsi"/>
          <w:spacing w:val="-5"/>
          <w:sz w:val="24"/>
        </w:rPr>
        <w:t xml:space="preserve"> </w:t>
      </w:r>
      <w:r w:rsidRPr="007F5549">
        <w:rPr>
          <w:rFonts w:asciiTheme="minorHAnsi" w:hAnsiTheme="minorHAnsi" w:cstheme="minorHAnsi"/>
          <w:sz w:val="24"/>
        </w:rPr>
        <w:t xml:space="preserve">unauthorized </w:t>
      </w:r>
      <w:r w:rsidRPr="007F5549">
        <w:rPr>
          <w:rFonts w:asciiTheme="minorHAnsi" w:hAnsiTheme="minorHAnsi" w:cstheme="minorHAnsi"/>
          <w:spacing w:val="-2"/>
          <w:sz w:val="24"/>
        </w:rPr>
        <w:t>access.</w:t>
      </w:r>
    </w:p>
    <w:p w14:paraId="21C728E3" w14:textId="3CF0C780" w:rsidR="00AE0D42" w:rsidRPr="00AE0D42" w:rsidRDefault="00D71F73" w:rsidP="00AE0D42">
      <w:pPr>
        <w:pStyle w:val="ListParagraph"/>
        <w:numPr>
          <w:ilvl w:val="2"/>
          <w:numId w:val="3"/>
        </w:numPr>
        <w:tabs>
          <w:tab w:val="left" w:pos="2107"/>
        </w:tabs>
        <w:spacing w:before="241" w:after="240" w:line="271" w:lineRule="auto"/>
        <w:ind w:right="815"/>
        <w:rPr>
          <w:rFonts w:asciiTheme="minorHAnsi" w:hAnsiTheme="minorHAnsi" w:cstheme="minorHAnsi"/>
          <w:sz w:val="24"/>
        </w:rPr>
      </w:pPr>
      <w:r w:rsidRPr="007F5549">
        <w:rPr>
          <w:rFonts w:asciiTheme="minorHAnsi" w:hAnsiTheme="minorHAnsi" w:cstheme="minorHAnsi"/>
          <w:sz w:val="24"/>
        </w:rPr>
        <w:t>Our focus is on implementing state-of-the-art threat detection systems to monitor and respond to potential security breaches in real-time.</w:t>
      </w:r>
    </w:p>
    <w:p w14:paraId="28C3D65E" w14:textId="0EA57F51" w:rsidR="00926D2E" w:rsidRPr="007F5549" w:rsidRDefault="00D71F73">
      <w:pPr>
        <w:pStyle w:val="ListParagraph"/>
        <w:numPr>
          <w:ilvl w:val="2"/>
          <w:numId w:val="3"/>
        </w:numPr>
        <w:tabs>
          <w:tab w:val="left" w:pos="2107"/>
        </w:tabs>
        <w:spacing w:line="268" w:lineRule="auto"/>
        <w:ind w:right="824"/>
        <w:rPr>
          <w:rFonts w:asciiTheme="minorHAnsi" w:hAnsiTheme="minorHAnsi" w:cstheme="minorHAnsi"/>
          <w:sz w:val="24"/>
        </w:rPr>
      </w:pPr>
      <w:r w:rsidRPr="007F5549">
        <w:rPr>
          <w:rFonts w:asciiTheme="minorHAnsi" w:hAnsiTheme="minorHAnsi" w:cstheme="minorHAnsi"/>
          <w:sz w:val="24"/>
        </w:rPr>
        <w:t>We are maintaining a stringent data protection policy, featuring regular</w:t>
      </w:r>
      <w:r w:rsidRPr="007F5549">
        <w:rPr>
          <w:rFonts w:asciiTheme="minorHAnsi" w:hAnsiTheme="minorHAnsi" w:cstheme="minorHAnsi"/>
          <w:spacing w:val="40"/>
          <w:sz w:val="24"/>
        </w:rPr>
        <w:t xml:space="preserve"> </w:t>
      </w:r>
      <w:r w:rsidRPr="007F5549">
        <w:rPr>
          <w:rFonts w:asciiTheme="minorHAnsi" w:hAnsiTheme="minorHAnsi" w:cstheme="minorHAnsi"/>
          <w:sz w:val="24"/>
        </w:rPr>
        <w:t>security audits and updates to ensure the confidentiality of our information.</w:t>
      </w:r>
    </w:p>
    <w:p w14:paraId="7C039F26" w14:textId="77777777" w:rsidR="00926D2E" w:rsidRPr="007F5549" w:rsidRDefault="00D71F73">
      <w:pPr>
        <w:pStyle w:val="ListParagraph"/>
        <w:numPr>
          <w:ilvl w:val="2"/>
          <w:numId w:val="3"/>
        </w:numPr>
        <w:tabs>
          <w:tab w:val="left" w:pos="2107"/>
        </w:tabs>
        <w:spacing w:before="251" w:line="268" w:lineRule="auto"/>
        <w:ind w:right="822"/>
        <w:rPr>
          <w:rFonts w:asciiTheme="minorHAnsi" w:hAnsiTheme="minorHAnsi" w:cstheme="minorHAnsi"/>
          <w:sz w:val="24"/>
        </w:rPr>
      </w:pPr>
      <w:r w:rsidRPr="007F5549">
        <w:rPr>
          <w:rFonts w:asciiTheme="minorHAnsi" w:hAnsiTheme="minorHAnsi" w:cstheme="minorHAnsi"/>
          <w:sz w:val="24"/>
        </w:rPr>
        <w:t>We aim to provide ongoing training for employees on best practices in information security, including safe data handling and phishing prevention.</w:t>
      </w:r>
    </w:p>
    <w:p w14:paraId="31FD6E31" w14:textId="77777777" w:rsidR="00926D2E" w:rsidRPr="007F5549" w:rsidRDefault="00D71F73">
      <w:pPr>
        <w:pStyle w:val="ListParagraph"/>
        <w:numPr>
          <w:ilvl w:val="2"/>
          <w:numId w:val="3"/>
        </w:numPr>
        <w:tabs>
          <w:tab w:val="left" w:pos="2107"/>
        </w:tabs>
        <w:spacing w:before="250" w:line="268" w:lineRule="auto"/>
        <w:ind w:right="821"/>
        <w:rPr>
          <w:rFonts w:asciiTheme="minorHAnsi" w:hAnsiTheme="minorHAnsi" w:cstheme="minorHAnsi"/>
          <w:sz w:val="24"/>
        </w:rPr>
      </w:pPr>
      <w:r w:rsidRPr="007F5549">
        <w:rPr>
          <w:rFonts w:asciiTheme="minorHAnsi" w:hAnsiTheme="minorHAnsi" w:cstheme="minorHAnsi"/>
          <w:sz w:val="24"/>
        </w:rPr>
        <w:t>We are committed to continually evaluating and enhancing our information security infrastructure to address emerging threats effectively.</w:t>
      </w:r>
    </w:p>
    <w:p w14:paraId="62790B2A" w14:textId="77777777" w:rsidR="00926D2E" w:rsidRPr="007F5549" w:rsidRDefault="00D71F73">
      <w:pPr>
        <w:pStyle w:val="Heading1"/>
        <w:numPr>
          <w:ilvl w:val="0"/>
          <w:numId w:val="3"/>
        </w:numPr>
        <w:tabs>
          <w:tab w:val="left" w:pos="1199"/>
        </w:tabs>
        <w:spacing w:before="249"/>
        <w:ind w:left="1199" w:hanging="359"/>
        <w:rPr>
          <w:rFonts w:asciiTheme="minorHAnsi" w:hAnsiTheme="minorHAnsi" w:cstheme="minorHAnsi"/>
          <w:color w:val="2E5395"/>
        </w:rPr>
      </w:pPr>
      <w:bookmarkStart w:id="17" w:name="_Toc206781717"/>
      <w:r w:rsidRPr="007F5549">
        <w:rPr>
          <w:rFonts w:asciiTheme="minorHAnsi" w:hAnsiTheme="minorHAnsi" w:cstheme="minorHAnsi"/>
          <w:color w:val="2E5395"/>
          <w:spacing w:val="-2"/>
        </w:rPr>
        <w:t>Targets</w:t>
      </w:r>
      <w:bookmarkEnd w:id="17"/>
    </w:p>
    <w:p w14:paraId="622CFEF5" w14:textId="6DADA89E" w:rsidR="00CB5B60" w:rsidRPr="007F5549" w:rsidRDefault="00FB532C" w:rsidP="00FB532C">
      <w:pPr>
        <w:pStyle w:val="ListParagraph"/>
        <w:numPr>
          <w:ilvl w:val="0"/>
          <w:numId w:val="5"/>
        </w:numPr>
        <w:spacing w:before="298" w:line="276" w:lineRule="auto"/>
        <w:ind w:left="1170" w:right="815"/>
        <w:rPr>
          <w:rFonts w:asciiTheme="minorHAnsi" w:hAnsiTheme="minorHAnsi" w:cstheme="minorHAnsi"/>
          <w:sz w:val="24"/>
          <w:szCs w:val="24"/>
        </w:rPr>
      </w:pPr>
      <w:r w:rsidRPr="007F5549">
        <w:rPr>
          <w:rFonts w:asciiTheme="minorHAnsi" w:hAnsiTheme="minorHAnsi" w:cstheme="minorHAnsi"/>
          <w:b/>
          <w:bCs/>
          <w:sz w:val="24"/>
          <w:szCs w:val="24"/>
        </w:rPr>
        <w:t>NOTE:</w:t>
      </w:r>
      <w:r w:rsidRPr="007F5549">
        <w:rPr>
          <w:rFonts w:asciiTheme="minorHAnsi" w:hAnsiTheme="minorHAnsi" w:cstheme="minorHAnsi"/>
          <w:sz w:val="24"/>
          <w:szCs w:val="24"/>
        </w:rPr>
        <w:t xml:space="preserve"> </w:t>
      </w:r>
      <w:r w:rsidRPr="007F5549">
        <w:rPr>
          <w:rFonts w:asciiTheme="minorHAnsi" w:hAnsiTheme="minorHAnsi" w:cstheme="minorHAnsi"/>
          <w:b/>
          <w:bCs/>
          <w:sz w:val="24"/>
          <w:szCs w:val="24"/>
        </w:rPr>
        <w:t xml:space="preserve">All targets / KPIs mentioned here are to be achieved by </w:t>
      </w:r>
      <w:r w:rsidR="006E62B9">
        <w:rPr>
          <w:rFonts w:asciiTheme="minorHAnsi" w:hAnsiTheme="minorHAnsi" w:cstheme="minorHAnsi"/>
          <w:b/>
          <w:bCs/>
          <w:sz w:val="24"/>
          <w:szCs w:val="24"/>
        </w:rPr>
        <w:t>2030</w:t>
      </w:r>
      <w:r w:rsidRPr="007F5549">
        <w:rPr>
          <w:rFonts w:asciiTheme="minorHAnsi" w:hAnsiTheme="minorHAnsi" w:cstheme="minorHAnsi"/>
          <w:b/>
          <w:bCs/>
          <w:sz w:val="24"/>
          <w:szCs w:val="24"/>
        </w:rPr>
        <w:t>, using the 2022 baseline as a reference point.</w:t>
      </w:r>
    </w:p>
    <w:p w14:paraId="58AE4165" w14:textId="77777777" w:rsidR="00926D2E" w:rsidRPr="007F5549" w:rsidRDefault="00D71F73">
      <w:pPr>
        <w:pStyle w:val="Heading2"/>
        <w:numPr>
          <w:ilvl w:val="1"/>
          <w:numId w:val="3"/>
        </w:numPr>
        <w:tabs>
          <w:tab w:val="left" w:pos="1646"/>
        </w:tabs>
        <w:spacing w:before="300"/>
        <w:ind w:left="1646" w:hanging="446"/>
        <w:rPr>
          <w:rFonts w:asciiTheme="minorHAnsi" w:hAnsiTheme="minorHAnsi" w:cstheme="minorHAnsi"/>
          <w:b w:val="0"/>
        </w:rPr>
      </w:pPr>
      <w:r w:rsidRPr="007F5549">
        <w:rPr>
          <w:rFonts w:asciiTheme="minorHAnsi" w:hAnsiTheme="minorHAnsi" w:cstheme="minorHAnsi"/>
        </w:rPr>
        <w:t>Anti-Corruption</w:t>
      </w:r>
      <w:r w:rsidRPr="007F5549">
        <w:rPr>
          <w:rFonts w:asciiTheme="minorHAnsi" w:hAnsiTheme="minorHAnsi" w:cstheme="minorHAnsi"/>
          <w:spacing w:val="-6"/>
        </w:rPr>
        <w:t xml:space="preserve"> </w:t>
      </w:r>
      <w:r w:rsidRPr="007F5549">
        <w:rPr>
          <w:rFonts w:asciiTheme="minorHAnsi" w:hAnsiTheme="minorHAnsi" w:cstheme="minorHAnsi"/>
          <w:spacing w:val="-2"/>
        </w:rPr>
        <w:t>Measures</w:t>
      </w:r>
    </w:p>
    <w:p w14:paraId="300F9230" w14:textId="15C1E634" w:rsidR="00926D2E" w:rsidRPr="007F5549" w:rsidRDefault="00D71F73">
      <w:pPr>
        <w:pStyle w:val="ListParagraph"/>
        <w:numPr>
          <w:ilvl w:val="2"/>
          <w:numId w:val="3"/>
        </w:numPr>
        <w:tabs>
          <w:tab w:val="left" w:pos="2107"/>
        </w:tabs>
        <w:spacing w:before="283" w:line="271" w:lineRule="auto"/>
        <w:ind w:right="823"/>
        <w:rPr>
          <w:rFonts w:asciiTheme="minorHAnsi" w:hAnsiTheme="minorHAnsi" w:cstheme="minorHAnsi"/>
          <w:sz w:val="24"/>
        </w:rPr>
      </w:pPr>
      <w:r w:rsidRPr="007F5549">
        <w:rPr>
          <w:rFonts w:asciiTheme="minorHAnsi" w:hAnsiTheme="minorHAnsi" w:cstheme="minorHAnsi"/>
          <w:sz w:val="24"/>
        </w:rPr>
        <w:t>We are committed to maintain zero tolerance for Corruption incidents and sustain zero corruption cases in times to come</w:t>
      </w:r>
      <w:r w:rsidR="00AE0D42">
        <w:rPr>
          <w:rFonts w:asciiTheme="minorHAnsi" w:hAnsiTheme="minorHAnsi" w:cstheme="minorHAnsi"/>
          <w:sz w:val="24"/>
        </w:rPr>
        <w:t>.</w:t>
      </w:r>
    </w:p>
    <w:p w14:paraId="606814C0" w14:textId="77777777" w:rsidR="00926D2E" w:rsidRPr="007F5549" w:rsidRDefault="00D71F73">
      <w:pPr>
        <w:pStyle w:val="ListParagraph"/>
        <w:numPr>
          <w:ilvl w:val="2"/>
          <w:numId w:val="3"/>
        </w:numPr>
        <w:tabs>
          <w:tab w:val="left" w:pos="2107"/>
        </w:tabs>
        <w:spacing w:before="245" w:line="268" w:lineRule="auto"/>
        <w:ind w:right="820"/>
        <w:rPr>
          <w:rFonts w:asciiTheme="minorHAnsi" w:hAnsiTheme="minorHAnsi" w:cstheme="minorHAnsi"/>
          <w:sz w:val="24"/>
        </w:rPr>
      </w:pPr>
      <w:r w:rsidRPr="007F5549">
        <w:rPr>
          <w:rFonts w:asciiTheme="minorHAnsi" w:hAnsiTheme="minorHAnsi" w:cstheme="minorHAnsi"/>
          <w:sz w:val="24"/>
        </w:rPr>
        <w:t>Increase the frequency</w:t>
      </w:r>
      <w:r w:rsidRPr="007F5549">
        <w:rPr>
          <w:rFonts w:asciiTheme="minorHAnsi" w:hAnsiTheme="minorHAnsi" w:cstheme="minorHAnsi"/>
          <w:spacing w:val="-1"/>
          <w:sz w:val="24"/>
        </w:rPr>
        <w:t xml:space="preserve"> </w:t>
      </w:r>
      <w:r w:rsidRPr="007F5549">
        <w:rPr>
          <w:rFonts w:asciiTheme="minorHAnsi" w:hAnsiTheme="minorHAnsi" w:cstheme="minorHAnsi"/>
          <w:sz w:val="24"/>
        </w:rPr>
        <w:t>of anti-corruption</w:t>
      </w:r>
      <w:r w:rsidRPr="007F5549">
        <w:rPr>
          <w:rFonts w:asciiTheme="minorHAnsi" w:hAnsiTheme="minorHAnsi" w:cstheme="minorHAnsi"/>
          <w:spacing w:val="-1"/>
          <w:sz w:val="24"/>
        </w:rPr>
        <w:t xml:space="preserve"> </w:t>
      </w:r>
      <w:r w:rsidRPr="007F5549">
        <w:rPr>
          <w:rFonts w:asciiTheme="minorHAnsi" w:hAnsiTheme="minorHAnsi" w:cstheme="minorHAnsi"/>
          <w:sz w:val="24"/>
        </w:rPr>
        <w:t>training</w:t>
      </w:r>
      <w:r w:rsidRPr="007F5549">
        <w:rPr>
          <w:rFonts w:asciiTheme="minorHAnsi" w:hAnsiTheme="minorHAnsi" w:cstheme="minorHAnsi"/>
          <w:spacing w:val="-1"/>
          <w:sz w:val="24"/>
        </w:rPr>
        <w:t xml:space="preserve"> </w:t>
      </w:r>
      <w:r w:rsidRPr="007F5549">
        <w:rPr>
          <w:rFonts w:asciiTheme="minorHAnsi" w:hAnsiTheme="minorHAnsi" w:cstheme="minorHAnsi"/>
          <w:sz w:val="24"/>
        </w:rPr>
        <w:t>sessions</w:t>
      </w:r>
      <w:r w:rsidRPr="007F5549">
        <w:rPr>
          <w:rFonts w:asciiTheme="minorHAnsi" w:hAnsiTheme="minorHAnsi" w:cstheme="minorHAnsi"/>
          <w:spacing w:val="-1"/>
          <w:sz w:val="24"/>
        </w:rPr>
        <w:t xml:space="preserve"> </w:t>
      </w:r>
      <w:r w:rsidRPr="007F5549">
        <w:rPr>
          <w:rFonts w:asciiTheme="minorHAnsi" w:hAnsiTheme="minorHAnsi" w:cstheme="minorHAnsi"/>
          <w:sz w:val="24"/>
        </w:rPr>
        <w:t>by</w:t>
      </w:r>
      <w:r w:rsidRPr="007F5549">
        <w:rPr>
          <w:rFonts w:asciiTheme="minorHAnsi" w:hAnsiTheme="minorHAnsi" w:cstheme="minorHAnsi"/>
          <w:spacing w:val="-1"/>
          <w:sz w:val="24"/>
        </w:rPr>
        <w:t xml:space="preserve"> </w:t>
      </w:r>
      <w:r w:rsidRPr="007F5549">
        <w:rPr>
          <w:rFonts w:asciiTheme="minorHAnsi" w:hAnsiTheme="minorHAnsi" w:cstheme="minorHAnsi"/>
          <w:sz w:val="24"/>
        </w:rPr>
        <w:t>40%</w:t>
      </w:r>
      <w:r w:rsidRPr="007F5549">
        <w:rPr>
          <w:rFonts w:asciiTheme="minorHAnsi" w:hAnsiTheme="minorHAnsi" w:cstheme="minorHAnsi"/>
          <w:spacing w:val="-2"/>
          <w:sz w:val="24"/>
        </w:rPr>
        <w:t xml:space="preserve"> </w:t>
      </w:r>
      <w:r w:rsidRPr="007F5549">
        <w:rPr>
          <w:rFonts w:asciiTheme="minorHAnsi" w:hAnsiTheme="minorHAnsi" w:cstheme="minorHAnsi"/>
          <w:sz w:val="24"/>
        </w:rPr>
        <w:t>to ensure all employees are aware of and adhere to anti-corruption measures.</w:t>
      </w:r>
    </w:p>
    <w:p w14:paraId="13F0F760" w14:textId="3724BF50" w:rsidR="00926D2E" w:rsidRPr="007F5549" w:rsidRDefault="00D71F73">
      <w:pPr>
        <w:pStyle w:val="ListParagraph"/>
        <w:numPr>
          <w:ilvl w:val="2"/>
          <w:numId w:val="3"/>
        </w:numPr>
        <w:tabs>
          <w:tab w:val="left" w:pos="2107"/>
        </w:tabs>
        <w:spacing w:before="250" w:line="268" w:lineRule="auto"/>
        <w:ind w:right="817"/>
        <w:rPr>
          <w:rFonts w:asciiTheme="minorHAnsi" w:hAnsiTheme="minorHAnsi" w:cstheme="minorHAnsi"/>
          <w:sz w:val="24"/>
        </w:rPr>
      </w:pPr>
      <w:r w:rsidRPr="007F5549">
        <w:rPr>
          <w:rFonts w:asciiTheme="minorHAnsi" w:hAnsiTheme="minorHAnsi" w:cstheme="minorHAnsi"/>
          <w:sz w:val="24"/>
        </w:rPr>
        <w:t xml:space="preserve">Continue to </w:t>
      </w:r>
      <w:r w:rsidR="00DD36F8" w:rsidRPr="007F5549">
        <w:rPr>
          <w:rFonts w:asciiTheme="minorHAnsi" w:hAnsiTheme="minorHAnsi" w:cstheme="minorHAnsi"/>
          <w:sz w:val="24"/>
        </w:rPr>
        <w:t>conduct</w:t>
      </w:r>
      <w:r w:rsidRPr="007F5549">
        <w:rPr>
          <w:rFonts w:asciiTheme="minorHAnsi" w:hAnsiTheme="minorHAnsi" w:cstheme="minorHAnsi"/>
          <w:sz w:val="24"/>
        </w:rPr>
        <w:t xml:space="preserve"> annual third-party audits with the objective of</w:t>
      </w:r>
      <w:r w:rsidRPr="007F5549">
        <w:rPr>
          <w:rFonts w:asciiTheme="minorHAnsi" w:hAnsiTheme="minorHAnsi" w:cstheme="minorHAnsi"/>
          <w:spacing w:val="40"/>
          <w:sz w:val="24"/>
        </w:rPr>
        <w:t xml:space="preserve"> </w:t>
      </w:r>
      <w:r w:rsidRPr="007F5549">
        <w:rPr>
          <w:rFonts w:asciiTheme="minorHAnsi" w:hAnsiTheme="minorHAnsi" w:cstheme="minorHAnsi"/>
          <w:sz w:val="24"/>
        </w:rPr>
        <w:t>maintaining zero findings related to corruption.</w:t>
      </w:r>
    </w:p>
    <w:p w14:paraId="1E4EC763" w14:textId="165DB3CD" w:rsidR="00926D2E" w:rsidRPr="007F5549" w:rsidRDefault="00D71F73">
      <w:pPr>
        <w:pStyle w:val="ListParagraph"/>
        <w:numPr>
          <w:ilvl w:val="2"/>
          <w:numId w:val="3"/>
        </w:numPr>
        <w:tabs>
          <w:tab w:val="left" w:pos="2107"/>
        </w:tabs>
        <w:spacing w:before="248" w:line="271" w:lineRule="auto"/>
        <w:ind w:right="819"/>
        <w:rPr>
          <w:rFonts w:asciiTheme="minorHAnsi" w:hAnsiTheme="minorHAnsi" w:cstheme="minorHAnsi"/>
          <w:sz w:val="24"/>
        </w:rPr>
      </w:pPr>
      <w:r w:rsidRPr="007F5549">
        <w:rPr>
          <w:rFonts w:asciiTheme="minorHAnsi" w:hAnsiTheme="minorHAnsi" w:cstheme="minorHAnsi"/>
          <w:sz w:val="24"/>
        </w:rPr>
        <w:t xml:space="preserve">Continue to ensure employee complete anti-corruption training with a 100% participation in </w:t>
      </w:r>
      <w:r w:rsidR="006E62B9">
        <w:rPr>
          <w:rFonts w:asciiTheme="minorHAnsi" w:hAnsiTheme="minorHAnsi" w:cstheme="minorHAnsi"/>
          <w:sz w:val="24"/>
        </w:rPr>
        <w:t>2030</w:t>
      </w:r>
      <w:r w:rsidRPr="007F5549">
        <w:rPr>
          <w:rFonts w:asciiTheme="minorHAnsi" w:hAnsiTheme="minorHAnsi" w:cstheme="minorHAnsi"/>
          <w:sz w:val="24"/>
        </w:rPr>
        <w:t xml:space="preserve"> as well</w:t>
      </w:r>
      <w:ins w:id="18" w:author="Kush Khalasi" w:date="2025-08-22T18:03:00Z" w16du:dateUtc="2025-08-22T12:33:00Z">
        <w:r w:rsidR="00B50C6D">
          <w:rPr>
            <w:rFonts w:asciiTheme="minorHAnsi" w:hAnsiTheme="minorHAnsi" w:cstheme="minorHAnsi"/>
            <w:sz w:val="24"/>
          </w:rPr>
          <w:t>.</w:t>
        </w:r>
      </w:ins>
    </w:p>
    <w:p w14:paraId="4F43EC91" w14:textId="77777777" w:rsidR="00926D2E" w:rsidRPr="007F5549" w:rsidRDefault="00926D2E">
      <w:pPr>
        <w:pStyle w:val="BodyText"/>
        <w:rPr>
          <w:rFonts w:asciiTheme="minorHAnsi" w:hAnsiTheme="minorHAnsi" w:cstheme="minorHAnsi"/>
        </w:rPr>
      </w:pPr>
    </w:p>
    <w:p w14:paraId="0FCDF765" w14:textId="77777777" w:rsidR="00926D2E" w:rsidRPr="007F5549" w:rsidRDefault="00D71F73">
      <w:pPr>
        <w:pStyle w:val="Heading2"/>
        <w:numPr>
          <w:ilvl w:val="1"/>
          <w:numId w:val="3"/>
        </w:numPr>
        <w:tabs>
          <w:tab w:val="left" w:pos="1646"/>
        </w:tabs>
        <w:spacing w:before="1"/>
        <w:ind w:left="1646" w:hanging="446"/>
        <w:rPr>
          <w:rFonts w:asciiTheme="minorHAnsi" w:hAnsiTheme="minorHAnsi" w:cstheme="minorHAnsi"/>
          <w:b w:val="0"/>
        </w:rPr>
      </w:pPr>
      <w:r w:rsidRPr="007F5549">
        <w:rPr>
          <w:rFonts w:asciiTheme="minorHAnsi" w:hAnsiTheme="minorHAnsi" w:cstheme="minorHAnsi"/>
        </w:rPr>
        <w:t>Conflict</w:t>
      </w:r>
      <w:r w:rsidRPr="007F5549">
        <w:rPr>
          <w:rFonts w:asciiTheme="minorHAnsi" w:hAnsiTheme="minorHAnsi" w:cstheme="minorHAnsi"/>
          <w:spacing w:val="-2"/>
        </w:rPr>
        <w:t xml:space="preserve"> </w:t>
      </w:r>
      <w:r w:rsidRPr="007F5549">
        <w:rPr>
          <w:rFonts w:asciiTheme="minorHAnsi" w:hAnsiTheme="minorHAnsi" w:cstheme="minorHAnsi"/>
        </w:rPr>
        <w:t>of</w:t>
      </w:r>
      <w:r w:rsidRPr="007F5549">
        <w:rPr>
          <w:rFonts w:asciiTheme="minorHAnsi" w:hAnsiTheme="minorHAnsi" w:cstheme="minorHAnsi"/>
          <w:spacing w:val="-2"/>
        </w:rPr>
        <w:t xml:space="preserve"> Interest</w:t>
      </w:r>
    </w:p>
    <w:p w14:paraId="6B988B2C" w14:textId="77777777" w:rsidR="00926D2E" w:rsidRPr="007F5549" w:rsidRDefault="00D71F73">
      <w:pPr>
        <w:pStyle w:val="ListParagraph"/>
        <w:numPr>
          <w:ilvl w:val="2"/>
          <w:numId w:val="3"/>
        </w:numPr>
        <w:tabs>
          <w:tab w:val="left" w:pos="2107"/>
        </w:tabs>
        <w:spacing w:before="280" w:line="271" w:lineRule="auto"/>
        <w:ind w:right="818"/>
        <w:rPr>
          <w:rFonts w:asciiTheme="minorHAnsi" w:hAnsiTheme="minorHAnsi" w:cstheme="minorHAnsi"/>
          <w:sz w:val="24"/>
        </w:rPr>
      </w:pPr>
      <w:r w:rsidRPr="007F5549">
        <w:rPr>
          <w:rFonts w:asciiTheme="minorHAnsi" w:hAnsiTheme="minorHAnsi" w:cstheme="minorHAnsi"/>
          <w:sz w:val="24"/>
        </w:rPr>
        <w:t xml:space="preserve">Continue to maintain zero cases for conflicts of interest in years to come as </w:t>
      </w:r>
      <w:r w:rsidRPr="007F5549">
        <w:rPr>
          <w:rFonts w:asciiTheme="minorHAnsi" w:hAnsiTheme="minorHAnsi" w:cstheme="minorHAnsi"/>
          <w:spacing w:val="-2"/>
          <w:sz w:val="24"/>
        </w:rPr>
        <w:t>standardized.</w:t>
      </w:r>
    </w:p>
    <w:p w14:paraId="561FFAA3" w14:textId="77777777" w:rsidR="00926D2E" w:rsidRPr="007F5549" w:rsidRDefault="00D71F73">
      <w:pPr>
        <w:pStyle w:val="ListParagraph"/>
        <w:numPr>
          <w:ilvl w:val="2"/>
          <w:numId w:val="3"/>
        </w:numPr>
        <w:tabs>
          <w:tab w:val="left" w:pos="2107"/>
        </w:tabs>
        <w:spacing w:before="245" w:line="273" w:lineRule="auto"/>
        <w:ind w:right="814"/>
        <w:rPr>
          <w:rFonts w:asciiTheme="minorHAnsi" w:hAnsiTheme="minorHAnsi" w:cstheme="minorHAnsi"/>
          <w:sz w:val="24"/>
        </w:rPr>
      </w:pPr>
      <w:r w:rsidRPr="007F5549">
        <w:rPr>
          <w:rFonts w:asciiTheme="minorHAnsi" w:hAnsiTheme="minorHAnsi" w:cstheme="minorHAnsi"/>
          <w:sz w:val="24"/>
        </w:rPr>
        <w:lastRenderedPageBreak/>
        <w:t>Give further exposure for disclosure and notifying</w:t>
      </w:r>
      <w:r w:rsidRPr="007F5549">
        <w:rPr>
          <w:rFonts w:asciiTheme="minorHAnsi" w:hAnsiTheme="minorHAnsi" w:cstheme="minorHAnsi"/>
          <w:spacing w:val="80"/>
          <w:sz w:val="24"/>
        </w:rPr>
        <w:t xml:space="preserve"> </w:t>
      </w:r>
      <w:r w:rsidRPr="007F5549">
        <w:rPr>
          <w:rFonts w:asciiTheme="minorHAnsi" w:hAnsiTheme="minorHAnsi" w:cstheme="minorHAnsi"/>
          <w:sz w:val="24"/>
        </w:rPr>
        <w:t>the number of conflict-of- interest</w:t>
      </w:r>
      <w:r w:rsidRPr="007F5549">
        <w:rPr>
          <w:rFonts w:asciiTheme="minorHAnsi" w:hAnsiTheme="minorHAnsi" w:cstheme="minorHAnsi"/>
          <w:spacing w:val="-1"/>
          <w:sz w:val="24"/>
        </w:rPr>
        <w:t xml:space="preserve"> </w:t>
      </w:r>
      <w:r w:rsidRPr="007F5549">
        <w:rPr>
          <w:rFonts w:asciiTheme="minorHAnsi" w:hAnsiTheme="minorHAnsi" w:cstheme="minorHAnsi"/>
          <w:sz w:val="24"/>
        </w:rPr>
        <w:t>cases and</w:t>
      </w:r>
      <w:r w:rsidRPr="007F5549">
        <w:rPr>
          <w:rFonts w:asciiTheme="minorHAnsi" w:hAnsiTheme="minorHAnsi" w:cstheme="minorHAnsi"/>
          <w:spacing w:val="-2"/>
          <w:sz w:val="24"/>
        </w:rPr>
        <w:t xml:space="preserve"> </w:t>
      </w:r>
      <w:r w:rsidRPr="007F5549">
        <w:rPr>
          <w:rFonts w:asciiTheme="minorHAnsi" w:hAnsiTheme="minorHAnsi" w:cstheme="minorHAnsi"/>
          <w:sz w:val="24"/>
        </w:rPr>
        <w:t>their</w:t>
      </w:r>
      <w:r w:rsidRPr="007F5549">
        <w:rPr>
          <w:rFonts w:asciiTheme="minorHAnsi" w:hAnsiTheme="minorHAnsi" w:cstheme="minorHAnsi"/>
          <w:spacing w:val="-2"/>
          <w:sz w:val="24"/>
        </w:rPr>
        <w:t xml:space="preserve"> </w:t>
      </w:r>
      <w:r w:rsidRPr="007F5549">
        <w:rPr>
          <w:rFonts w:asciiTheme="minorHAnsi" w:hAnsiTheme="minorHAnsi" w:cstheme="minorHAnsi"/>
          <w:sz w:val="24"/>
        </w:rPr>
        <w:t>overall</w:t>
      </w:r>
      <w:r w:rsidRPr="007F5549">
        <w:rPr>
          <w:rFonts w:asciiTheme="minorHAnsi" w:hAnsiTheme="minorHAnsi" w:cstheme="minorHAnsi"/>
          <w:spacing w:val="-3"/>
          <w:sz w:val="24"/>
        </w:rPr>
        <w:t xml:space="preserve"> </w:t>
      </w:r>
      <w:r w:rsidRPr="007F5549">
        <w:rPr>
          <w:rFonts w:asciiTheme="minorHAnsi" w:hAnsiTheme="minorHAnsi" w:cstheme="minorHAnsi"/>
          <w:sz w:val="24"/>
        </w:rPr>
        <w:t>number</w:t>
      </w:r>
      <w:r w:rsidRPr="007F5549">
        <w:rPr>
          <w:rFonts w:asciiTheme="minorHAnsi" w:hAnsiTheme="minorHAnsi" w:cstheme="minorHAnsi"/>
          <w:spacing w:val="-3"/>
          <w:sz w:val="24"/>
        </w:rPr>
        <w:t xml:space="preserve"> </w:t>
      </w:r>
      <w:r w:rsidRPr="007F5549">
        <w:rPr>
          <w:rFonts w:asciiTheme="minorHAnsi" w:hAnsiTheme="minorHAnsi" w:cstheme="minorHAnsi"/>
          <w:sz w:val="24"/>
        </w:rPr>
        <w:t>below 10%</w:t>
      </w:r>
      <w:r w:rsidRPr="007F5549">
        <w:rPr>
          <w:rFonts w:asciiTheme="minorHAnsi" w:hAnsiTheme="minorHAnsi" w:cstheme="minorHAnsi"/>
          <w:spacing w:val="-2"/>
          <w:sz w:val="24"/>
        </w:rPr>
        <w:t xml:space="preserve"> </w:t>
      </w:r>
      <w:r w:rsidRPr="007F5549">
        <w:rPr>
          <w:rFonts w:asciiTheme="minorHAnsi" w:hAnsiTheme="minorHAnsi" w:cstheme="minorHAnsi"/>
          <w:sz w:val="24"/>
        </w:rPr>
        <w:t>through</w:t>
      </w:r>
      <w:r w:rsidRPr="007F5549">
        <w:rPr>
          <w:rFonts w:asciiTheme="minorHAnsi" w:hAnsiTheme="minorHAnsi" w:cstheme="minorHAnsi"/>
          <w:spacing w:val="-3"/>
          <w:sz w:val="24"/>
        </w:rPr>
        <w:t xml:space="preserve"> </w:t>
      </w:r>
      <w:r w:rsidRPr="007F5549">
        <w:rPr>
          <w:rFonts w:asciiTheme="minorHAnsi" w:hAnsiTheme="minorHAnsi" w:cstheme="minorHAnsi"/>
          <w:sz w:val="24"/>
        </w:rPr>
        <w:t>improved</w:t>
      </w:r>
      <w:r w:rsidRPr="007F5549">
        <w:rPr>
          <w:rFonts w:asciiTheme="minorHAnsi" w:hAnsiTheme="minorHAnsi" w:cstheme="minorHAnsi"/>
          <w:spacing w:val="-3"/>
          <w:sz w:val="24"/>
        </w:rPr>
        <w:t xml:space="preserve"> </w:t>
      </w:r>
      <w:r w:rsidRPr="007F5549">
        <w:rPr>
          <w:rFonts w:asciiTheme="minorHAnsi" w:hAnsiTheme="minorHAnsi" w:cstheme="minorHAnsi"/>
          <w:sz w:val="24"/>
        </w:rPr>
        <w:t xml:space="preserve">reporting </w:t>
      </w:r>
      <w:r w:rsidRPr="007F5549">
        <w:rPr>
          <w:rFonts w:asciiTheme="minorHAnsi" w:hAnsiTheme="minorHAnsi" w:cstheme="minorHAnsi"/>
          <w:spacing w:val="-2"/>
          <w:sz w:val="24"/>
        </w:rPr>
        <w:t>mechanisms.</w:t>
      </w:r>
    </w:p>
    <w:p w14:paraId="23DF2F89" w14:textId="1BA7256A" w:rsidR="00926D2E" w:rsidRPr="007F5549" w:rsidRDefault="00D71F73">
      <w:pPr>
        <w:pStyle w:val="ListParagraph"/>
        <w:numPr>
          <w:ilvl w:val="2"/>
          <w:numId w:val="3"/>
        </w:numPr>
        <w:tabs>
          <w:tab w:val="left" w:pos="2107"/>
        </w:tabs>
        <w:spacing w:before="241" w:line="271" w:lineRule="auto"/>
        <w:ind w:right="822"/>
        <w:rPr>
          <w:rFonts w:asciiTheme="minorHAnsi" w:hAnsiTheme="minorHAnsi" w:cstheme="minorHAnsi"/>
          <w:sz w:val="24"/>
        </w:rPr>
      </w:pPr>
      <w:r w:rsidRPr="007F5549">
        <w:rPr>
          <w:rFonts w:asciiTheme="minorHAnsi" w:hAnsiTheme="minorHAnsi" w:cstheme="minorHAnsi"/>
          <w:sz w:val="24"/>
        </w:rPr>
        <w:t xml:space="preserve">Implement bi-annual training sessions on conflict of interest, achieving a 100% attendance rate among relevant employees by </w:t>
      </w:r>
      <w:r w:rsidR="006E62B9">
        <w:rPr>
          <w:rFonts w:asciiTheme="minorHAnsi" w:hAnsiTheme="minorHAnsi" w:cstheme="minorHAnsi"/>
          <w:sz w:val="24"/>
        </w:rPr>
        <w:t>2030</w:t>
      </w:r>
      <w:r w:rsidRPr="007F5549">
        <w:rPr>
          <w:rFonts w:asciiTheme="minorHAnsi" w:hAnsiTheme="minorHAnsi" w:cstheme="minorHAnsi"/>
          <w:sz w:val="24"/>
        </w:rPr>
        <w:t>.</w:t>
      </w:r>
    </w:p>
    <w:p w14:paraId="442F58F6" w14:textId="77777777" w:rsidR="00926D2E" w:rsidRPr="007F5549" w:rsidRDefault="00D71F73">
      <w:pPr>
        <w:pStyle w:val="ListParagraph"/>
        <w:numPr>
          <w:ilvl w:val="2"/>
          <w:numId w:val="3"/>
        </w:numPr>
        <w:tabs>
          <w:tab w:val="left" w:pos="2107"/>
        </w:tabs>
        <w:spacing w:before="245" w:line="268" w:lineRule="auto"/>
        <w:ind w:right="820"/>
        <w:rPr>
          <w:rFonts w:asciiTheme="minorHAnsi" w:hAnsiTheme="minorHAnsi" w:cstheme="minorHAnsi"/>
          <w:sz w:val="24"/>
        </w:rPr>
      </w:pPr>
      <w:r w:rsidRPr="007F5549">
        <w:rPr>
          <w:rFonts w:asciiTheme="minorHAnsi" w:hAnsiTheme="minorHAnsi" w:cstheme="minorHAnsi"/>
          <w:sz w:val="24"/>
        </w:rPr>
        <w:t>Establish a monitoring system to track and manage conflicts of interest more effectively, aiming for a 100% reduction in reported cases.</w:t>
      </w:r>
    </w:p>
    <w:p w14:paraId="174DEADA" w14:textId="77777777" w:rsidR="00926D2E" w:rsidRPr="007F5549" w:rsidRDefault="00926D2E">
      <w:pPr>
        <w:pStyle w:val="BodyText"/>
        <w:spacing w:before="13"/>
        <w:rPr>
          <w:rFonts w:asciiTheme="minorHAnsi" w:hAnsiTheme="minorHAnsi" w:cstheme="minorHAnsi"/>
        </w:rPr>
      </w:pPr>
    </w:p>
    <w:p w14:paraId="23376E29" w14:textId="0F1E0B55" w:rsidR="00926D2E" w:rsidRPr="007F5549" w:rsidRDefault="00D71F73">
      <w:pPr>
        <w:pStyle w:val="Heading2"/>
        <w:numPr>
          <w:ilvl w:val="1"/>
          <w:numId w:val="3"/>
        </w:numPr>
        <w:tabs>
          <w:tab w:val="left" w:pos="1646"/>
        </w:tabs>
        <w:ind w:left="1646" w:hanging="446"/>
        <w:rPr>
          <w:rFonts w:asciiTheme="minorHAnsi" w:hAnsiTheme="minorHAnsi" w:cstheme="minorHAnsi"/>
          <w:b w:val="0"/>
        </w:rPr>
      </w:pPr>
      <w:r w:rsidRPr="007F5549">
        <w:rPr>
          <w:rFonts w:asciiTheme="minorHAnsi" w:hAnsiTheme="minorHAnsi" w:cstheme="minorHAnsi"/>
        </w:rPr>
        <w:t xml:space="preserve">Fraud </w:t>
      </w:r>
      <w:r w:rsidRPr="007F5549">
        <w:rPr>
          <w:rFonts w:asciiTheme="minorHAnsi" w:hAnsiTheme="minorHAnsi" w:cstheme="minorHAnsi"/>
          <w:spacing w:val="-2"/>
        </w:rPr>
        <w:t>Prevention</w:t>
      </w:r>
    </w:p>
    <w:p w14:paraId="2089E0E1" w14:textId="12883134" w:rsidR="00926D2E" w:rsidRPr="007F5549" w:rsidRDefault="00D71F73" w:rsidP="00DD36F8">
      <w:pPr>
        <w:pStyle w:val="BodyText"/>
        <w:numPr>
          <w:ilvl w:val="0"/>
          <w:numId w:val="6"/>
        </w:numPr>
        <w:spacing w:before="283" w:line="268" w:lineRule="auto"/>
        <w:ind w:right="818"/>
        <w:jc w:val="both"/>
        <w:rPr>
          <w:rFonts w:asciiTheme="minorHAnsi" w:hAnsiTheme="minorHAnsi" w:cstheme="minorHAnsi"/>
        </w:rPr>
      </w:pPr>
      <w:r w:rsidRPr="007F5549">
        <w:rPr>
          <w:rFonts w:asciiTheme="minorHAnsi" w:hAnsiTheme="minorHAnsi" w:cstheme="minorHAnsi"/>
        </w:rPr>
        <w:t>Continue to maintain zero tolerance for fraud and committed to maintain zero fraud cases in upcoming years as well</w:t>
      </w:r>
    </w:p>
    <w:p w14:paraId="6484E43D" w14:textId="77777777" w:rsidR="00926D2E" w:rsidRPr="007F5549" w:rsidRDefault="00D71F73">
      <w:pPr>
        <w:pStyle w:val="ListParagraph"/>
        <w:numPr>
          <w:ilvl w:val="2"/>
          <w:numId w:val="3"/>
        </w:numPr>
        <w:tabs>
          <w:tab w:val="left" w:pos="2107"/>
        </w:tabs>
        <w:spacing w:before="248" w:line="271" w:lineRule="auto"/>
        <w:ind w:right="827"/>
        <w:rPr>
          <w:rFonts w:asciiTheme="minorHAnsi" w:hAnsiTheme="minorHAnsi" w:cstheme="minorHAnsi"/>
          <w:sz w:val="24"/>
        </w:rPr>
      </w:pPr>
      <w:r w:rsidRPr="007F5549">
        <w:rPr>
          <w:rFonts w:asciiTheme="minorHAnsi" w:hAnsiTheme="minorHAnsi" w:cstheme="minorHAnsi"/>
          <w:sz w:val="24"/>
        </w:rPr>
        <w:t>Increase the frequency of fraud detection audits by 50% to strengthen internal controls and oversight.</w:t>
      </w:r>
    </w:p>
    <w:p w14:paraId="5934E375" w14:textId="77777777" w:rsidR="00926D2E" w:rsidRPr="007F5549" w:rsidRDefault="00D71F73">
      <w:pPr>
        <w:pStyle w:val="ListParagraph"/>
        <w:numPr>
          <w:ilvl w:val="2"/>
          <w:numId w:val="3"/>
        </w:numPr>
        <w:tabs>
          <w:tab w:val="left" w:pos="2107"/>
        </w:tabs>
        <w:spacing w:before="245" w:line="271" w:lineRule="auto"/>
        <w:ind w:right="818"/>
        <w:rPr>
          <w:rFonts w:asciiTheme="minorHAnsi" w:hAnsiTheme="minorHAnsi" w:cstheme="minorHAnsi"/>
          <w:sz w:val="24"/>
        </w:rPr>
      </w:pPr>
      <w:r w:rsidRPr="007F5549">
        <w:rPr>
          <w:rFonts w:asciiTheme="minorHAnsi" w:hAnsiTheme="minorHAnsi" w:cstheme="minorHAnsi"/>
          <w:sz w:val="24"/>
        </w:rPr>
        <w:t>Ensure that 95% of employees complete annual anti-fraud training to enhance awareness and prevention measures.</w:t>
      </w:r>
    </w:p>
    <w:p w14:paraId="5D06DD8A" w14:textId="77777777" w:rsidR="00926D2E" w:rsidRPr="007F5549" w:rsidRDefault="00D71F73">
      <w:pPr>
        <w:pStyle w:val="ListParagraph"/>
        <w:numPr>
          <w:ilvl w:val="2"/>
          <w:numId w:val="3"/>
        </w:numPr>
        <w:tabs>
          <w:tab w:val="left" w:pos="2107"/>
        </w:tabs>
        <w:spacing w:before="245" w:line="268" w:lineRule="auto"/>
        <w:ind w:right="824"/>
        <w:rPr>
          <w:rFonts w:asciiTheme="minorHAnsi" w:hAnsiTheme="minorHAnsi" w:cstheme="minorHAnsi"/>
          <w:sz w:val="24"/>
        </w:rPr>
      </w:pPr>
      <w:r w:rsidRPr="007F5549">
        <w:rPr>
          <w:rFonts w:asciiTheme="minorHAnsi" w:hAnsiTheme="minorHAnsi" w:cstheme="minorHAnsi"/>
          <w:sz w:val="24"/>
        </w:rPr>
        <w:t>Continue to maintain zero instances of fraud through improved internal controls and enhanced employee training.</w:t>
      </w:r>
    </w:p>
    <w:p w14:paraId="6B6DCF65" w14:textId="77777777" w:rsidR="00926D2E" w:rsidRPr="007F5549" w:rsidRDefault="00D71F73">
      <w:pPr>
        <w:pStyle w:val="Heading2"/>
        <w:numPr>
          <w:ilvl w:val="1"/>
          <w:numId w:val="3"/>
        </w:numPr>
        <w:tabs>
          <w:tab w:val="left" w:pos="1646"/>
        </w:tabs>
        <w:spacing w:before="252"/>
        <w:ind w:left="1646" w:hanging="446"/>
        <w:rPr>
          <w:rFonts w:asciiTheme="minorHAnsi" w:hAnsiTheme="minorHAnsi" w:cstheme="minorHAnsi"/>
          <w:b w:val="0"/>
        </w:rPr>
      </w:pPr>
      <w:r w:rsidRPr="007F5549">
        <w:rPr>
          <w:rFonts w:asciiTheme="minorHAnsi" w:hAnsiTheme="minorHAnsi" w:cstheme="minorHAnsi"/>
        </w:rPr>
        <w:t>Anti-Money</w:t>
      </w:r>
      <w:r w:rsidRPr="007F5549">
        <w:rPr>
          <w:rFonts w:asciiTheme="minorHAnsi" w:hAnsiTheme="minorHAnsi" w:cstheme="minorHAnsi"/>
          <w:spacing w:val="-3"/>
        </w:rPr>
        <w:t xml:space="preserve"> </w:t>
      </w:r>
      <w:r w:rsidRPr="007F5549">
        <w:rPr>
          <w:rFonts w:asciiTheme="minorHAnsi" w:hAnsiTheme="minorHAnsi" w:cstheme="minorHAnsi"/>
          <w:spacing w:val="-2"/>
        </w:rPr>
        <w:t>Laundering</w:t>
      </w:r>
    </w:p>
    <w:p w14:paraId="6EBA54D8" w14:textId="77777777" w:rsidR="00926D2E" w:rsidRPr="007F5549" w:rsidRDefault="00D71F73">
      <w:pPr>
        <w:pStyle w:val="ListParagraph"/>
        <w:numPr>
          <w:ilvl w:val="2"/>
          <w:numId w:val="3"/>
        </w:numPr>
        <w:tabs>
          <w:tab w:val="left" w:pos="2107"/>
        </w:tabs>
        <w:spacing w:before="281" w:line="273" w:lineRule="auto"/>
        <w:ind w:right="816"/>
        <w:rPr>
          <w:rFonts w:asciiTheme="minorHAnsi" w:hAnsiTheme="minorHAnsi" w:cstheme="minorHAnsi"/>
          <w:sz w:val="24"/>
        </w:rPr>
      </w:pPr>
      <w:r w:rsidRPr="007F5549">
        <w:rPr>
          <w:rFonts w:asciiTheme="minorHAnsi" w:hAnsiTheme="minorHAnsi" w:cstheme="minorHAnsi"/>
          <w:sz w:val="24"/>
        </w:rPr>
        <w:t>Continue to maintain zero tolerance for unethical practice of Money</w:t>
      </w:r>
      <w:r w:rsidRPr="007F5549">
        <w:rPr>
          <w:rFonts w:asciiTheme="minorHAnsi" w:hAnsiTheme="minorHAnsi" w:cstheme="minorHAnsi"/>
          <w:spacing w:val="40"/>
          <w:sz w:val="24"/>
        </w:rPr>
        <w:t xml:space="preserve"> </w:t>
      </w:r>
      <w:r w:rsidRPr="007F5549">
        <w:rPr>
          <w:rFonts w:asciiTheme="minorHAnsi" w:hAnsiTheme="minorHAnsi" w:cstheme="minorHAnsi"/>
          <w:sz w:val="24"/>
        </w:rPr>
        <w:t>Laundering and sustain 0% incidents of money laundering incidents in upcoming years as well</w:t>
      </w:r>
    </w:p>
    <w:p w14:paraId="7D55C5BF" w14:textId="77777777" w:rsidR="00926D2E" w:rsidRPr="007F5549" w:rsidRDefault="00D71F73">
      <w:pPr>
        <w:pStyle w:val="ListParagraph"/>
        <w:numPr>
          <w:ilvl w:val="2"/>
          <w:numId w:val="3"/>
        </w:numPr>
        <w:tabs>
          <w:tab w:val="left" w:pos="2107"/>
        </w:tabs>
        <w:spacing w:before="243" w:line="268" w:lineRule="auto"/>
        <w:ind w:right="825"/>
        <w:rPr>
          <w:rFonts w:asciiTheme="minorHAnsi" w:hAnsiTheme="minorHAnsi" w:cstheme="minorHAnsi"/>
          <w:sz w:val="24"/>
        </w:rPr>
      </w:pPr>
      <w:r w:rsidRPr="007F5549">
        <w:rPr>
          <w:rFonts w:asciiTheme="minorHAnsi" w:hAnsiTheme="minorHAnsi" w:cstheme="minorHAnsi"/>
          <w:sz w:val="24"/>
        </w:rPr>
        <w:t>Enhance employee training on money laundering regulations by 50% to improve compliance and awareness.</w:t>
      </w:r>
    </w:p>
    <w:p w14:paraId="5E902426" w14:textId="77777777" w:rsidR="00926D2E" w:rsidRPr="007F5549" w:rsidRDefault="00D71F73">
      <w:pPr>
        <w:pStyle w:val="ListParagraph"/>
        <w:numPr>
          <w:ilvl w:val="2"/>
          <w:numId w:val="3"/>
        </w:numPr>
        <w:tabs>
          <w:tab w:val="left" w:pos="2107"/>
        </w:tabs>
        <w:spacing w:before="249" w:line="271" w:lineRule="auto"/>
        <w:ind w:right="822"/>
        <w:rPr>
          <w:rFonts w:asciiTheme="minorHAnsi" w:hAnsiTheme="minorHAnsi" w:cstheme="minorHAnsi"/>
          <w:sz w:val="24"/>
        </w:rPr>
      </w:pPr>
      <w:r w:rsidRPr="007F5549">
        <w:rPr>
          <w:rFonts w:asciiTheme="minorHAnsi" w:hAnsiTheme="minorHAnsi" w:cstheme="minorHAnsi"/>
          <w:sz w:val="24"/>
        </w:rPr>
        <w:t>Continue to maintain quarterly audits to ensure zero violations related to money laundering.</w:t>
      </w:r>
    </w:p>
    <w:p w14:paraId="5AC7B812" w14:textId="77777777" w:rsidR="00926D2E" w:rsidRPr="007F5549" w:rsidRDefault="00D71F73">
      <w:pPr>
        <w:pStyle w:val="ListParagraph"/>
        <w:numPr>
          <w:ilvl w:val="2"/>
          <w:numId w:val="3"/>
        </w:numPr>
        <w:tabs>
          <w:tab w:val="left" w:pos="2107"/>
        </w:tabs>
        <w:spacing w:before="244" w:line="268" w:lineRule="auto"/>
        <w:ind w:right="822"/>
        <w:rPr>
          <w:rFonts w:asciiTheme="minorHAnsi" w:hAnsiTheme="minorHAnsi" w:cstheme="minorHAnsi"/>
          <w:sz w:val="24"/>
        </w:rPr>
      </w:pPr>
      <w:r w:rsidRPr="007F5549">
        <w:rPr>
          <w:rFonts w:asciiTheme="minorHAnsi" w:hAnsiTheme="minorHAnsi" w:cstheme="minorHAnsi"/>
          <w:sz w:val="24"/>
        </w:rPr>
        <w:t>Implement enhanced monitoring and reporting systems to sustain zero money laundering incidents effectively by in upcoming years as well</w:t>
      </w:r>
    </w:p>
    <w:p w14:paraId="3AED6474" w14:textId="77777777" w:rsidR="00926D2E" w:rsidRPr="007F5549" w:rsidRDefault="00D71F73">
      <w:pPr>
        <w:pStyle w:val="Heading2"/>
        <w:numPr>
          <w:ilvl w:val="1"/>
          <w:numId w:val="3"/>
        </w:numPr>
        <w:tabs>
          <w:tab w:val="left" w:pos="1646"/>
        </w:tabs>
        <w:spacing w:before="252"/>
        <w:ind w:left="1646" w:hanging="446"/>
        <w:rPr>
          <w:rFonts w:asciiTheme="minorHAnsi" w:hAnsiTheme="minorHAnsi" w:cstheme="minorHAnsi"/>
          <w:b w:val="0"/>
        </w:rPr>
      </w:pPr>
      <w:r w:rsidRPr="007F5549">
        <w:rPr>
          <w:rFonts w:asciiTheme="minorHAnsi" w:hAnsiTheme="minorHAnsi" w:cstheme="minorHAnsi"/>
        </w:rPr>
        <w:t>Fair</w:t>
      </w:r>
      <w:r w:rsidRPr="007F5549">
        <w:rPr>
          <w:rFonts w:asciiTheme="minorHAnsi" w:hAnsiTheme="minorHAnsi" w:cstheme="minorHAnsi"/>
          <w:spacing w:val="-4"/>
        </w:rPr>
        <w:t xml:space="preserve"> </w:t>
      </w:r>
      <w:r w:rsidRPr="007F5549">
        <w:rPr>
          <w:rFonts w:asciiTheme="minorHAnsi" w:hAnsiTheme="minorHAnsi" w:cstheme="minorHAnsi"/>
          <w:spacing w:val="-2"/>
        </w:rPr>
        <w:t>Competition</w:t>
      </w:r>
    </w:p>
    <w:p w14:paraId="40338EC8" w14:textId="77777777" w:rsidR="00926D2E" w:rsidRPr="007F5549" w:rsidRDefault="00D71F73">
      <w:pPr>
        <w:pStyle w:val="ListParagraph"/>
        <w:numPr>
          <w:ilvl w:val="2"/>
          <w:numId w:val="3"/>
        </w:numPr>
        <w:tabs>
          <w:tab w:val="left" w:pos="2107"/>
        </w:tabs>
        <w:spacing w:before="284" w:line="268" w:lineRule="auto"/>
        <w:ind w:right="819"/>
        <w:rPr>
          <w:rFonts w:asciiTheme="minorHAnsi" w:hAnsiTheme="minorHAnsi" w:cstheme="minorHAnsi"/>
          <w:sz w:val="24"/>
        </w:rPr>
      </w:pPr>
      <w:r w:rsidRPr="007F5549">
        <w:rPr>
          <w:rFonts w:asciiTheme="minorHAnsi" w:hAnsiTheme="minorHAnsi" w:cstheme="minorHAnsi"/>
          <w:sz w:val="24"/>
        </w:rPr>
        <w:t>Continue to maintain zero incidents of anti-competitive practices in upcoming years as well</w:t>
      </w:r>
    </w:p>
    <w:p w14:paraId="14F963ED" w14:textId="77777777" w:rsidR="00926D2E" w:rsidRPr="007F5549" w:rsidRDefault="00D71F73">
      <w:pPr>
        <w:pStyle w:val="ListParagraph"/>
        <w:numPr>
          <w:ilvl w:val="2"/>
          <w:numId w:val="3"/>
        </w:numPr>
        <w:tabs>
          <w:tab w:val="left" w:pos="2107"/>
        </w:tabs>
        <w:spacing w:before="248" w:line="271" w:lineRule="auto"/>
        <w:ind w:right="816"/>
        <w:rPr>
          <w:rFonts w:asciiTheme="minorHAnsi" w:hAnsiTheme="minorHAnsi" w:cstheme="minorHAnsi"/>
          <w:sz w:val="24"/>
        </w:rPr>
      </w:pPr>
      <w:r w:rsidRPr="007F5549">
        <w:rPr>
          <w:rFonts w:asciiTheme="minorHAnsi" w:hAnsiTheme="minorHAnsi" w:cstheme="minorHAnsi"/>
          <w:sz w:val="24"/>
        </w:rPr>
        <w:lastRenderedPageBreak/>
        <w:t>Increase awareness programs on anti-competitive practices by 30% to ensure all employees are informed and compliant.</w:t>
      </w:r>
    </w:p>
    <w:p w14:paraId="3E7B49B3" w14:textId="77777777" w:rsidR="00926D2E" w:rsidRPr="007F5549" w:rsidRDefault="00D71F73">
      <w:pPr>
        <w:pStyle w:val="ListParagraph"/>
        <w:numPr>
          <w:ilvl w:val="2"/>
          <w:numId w:val="3"/>
        </w:numPr>
        <w:tabs>
          <w:tab w:val="left" w:pos="2107"/>
        </w:tabs>
        <w:spacing w:before="245" w:line="268" w:lineRule="auto"/>
        <w:ind w:right="816"/>
        <w:rPr>
          <w:rFonts w:asciiTheme="minorHAnsi" w:hAnsiTheme="minorHAnsi" w:cstheme="minorHAnsi"/>
          <w:sz w:val="24"/>
        </w:rPr>
      </w:pPr>
      <w:r w:rsidRPr="007F5549">
        <w:rPr>
          <w:rFonts w:asciiTheme="minorHAnsi" w:hAnsiTheme="minorHAnsi" w:cstheme="minorHAnsi"/>
          <w:sz w:val="24"/>
        </w:rPr>
        <w:t>Continue to maintain a zero-incident target for anti-competitive practices through the implementation of a robust internal reporting mechanism.</w:t>
      </w:r>
    </w:p>
    <w:p w14:paraId="1AC72043" w14:textId="67CCBDAB" w:rsidR="00926D2E" w:rsidRPr="007F5549" w:rsidRDefault="00D71F73">
      <w:pPr>
        <w:pStyle w:val="ListParagraph"/>
        <w:numPr>
          <w:ilvl w:val="2"/>
          <w:numId w:val="3"/>
        </w:numPr>
        <w:tabs>
          <w:tab w:val="left" w:pos="2107"/>
        </w:tabs>
        <w:spacing w:before="250" w:line="268" w:lineRule="auto"/>
        <w:ind w:right="817"/>
        <w:rPr>
          <w:rFonts w:asciiTheme="minorHAnsi" w:hAnsiTheme="minorHAnsi" w:cstheme="minorHAnsi"/>
          <w:sz w:val="24"/>
        </w:rPr>
      </w:pPr>
      <w:r w:rsidRPr="007F5549">
        <w:rPr>
          <w:rFonts w:asciiTheme="minorHAnsi" w:hAnsiTheme="minorHAnsi" w:cstheme="minorHAnsi"/>
          <w:sz w:val="24"/>
        </w:rPr>
        <w:t xml:space="preserve">Ensure 100% employee participation in anti-competitive practices training sessions by </w:t>
      </w:r>
      <w:r w:rsidR="006E62B9">
        <w:rPr>
          <w:rFonts w:asciiTheme="minorHAnsi" w:hAnsiTheme="minorHAnsi" w:cstheme="minorHAnsi"/>
          <w:sz w:val="24"/>
        </w:rPr>
        <w:t>2030</w:t>
      </w:r>
      <w:r w:rsidRPr="007F5549">
        <w:rPr>
          <w:rFonts w:asciiTheme="minorHAnsi" w:hAnsiTheme="minorHAnsi" w:cstheme="minorHAnsi"/>
          <w:sz w:val="24"/>
        </w:rPr>
        <w:t>.</w:t>
      </w:r>
    </w:p>
    <w:p w14:paraId="2501D778" w14:textId="77777777" w:rsidR="00926D2E" w:rsidRDefault="00926D2E">
      <w:pPr>
        <w:spacing w:line="268" w:lineRule="auto"/>
        <w:jc w:val="both"/>
        <w:rPr>
          <w:rFonts w:asciiTheme="minorHAnsi" w:hAnsiTheme="minorHAnsi" w:cstheme="minorHAnsi"/>
          <w:sz w:val="24"/>
        </w:rPr>
      </w:pPr>
    </w:p>
    <w:p w14:paraId="324B7EA1" w14:textId="2CCB5238" w:rsidR="00926D2E" w:rsidRPr="007F5549" w:rsidRDefault="00D71F73">
      <w:pPr>
        <w:pStyle w:val="Heading2"/>
        <w:numPr>
          <w:ilvl w:val="1"/>
          <w:numId w:val="3"/>
        </w:numPr>
        <w:tabs>
          <w:tab w:val="left" w:pos="1646"/>
        </w:tabs>
        <w:ind w:left="1646" w:hanging="446"/>
        <w:rPr>
          <w:rFonts w:asciiTheme="minorHAnsi" w:hAnsiTheme="minorHAnsi" w:cstheme="minorHAnsi"/>
          <w:b w:val="0"/>
        </w:rPr>
      </w:pPr>
      <w:r w:rsidRPr="007F5549">
        <w:rPr>
          <w:rFonts w:asciiTheme="minorHAnsi" w:hAnsiTheme="minorHAnsi" w:cstheme="minorHAnsi"/>
        </w:rPr>
        <w:t>Information</w:t>
      </w:r>
      <w:r w:rsidRPr="007F5549">
        <w:rPr>
          <w:rFonts w:asciiTheme="minorHAnsi" w:hAnsiTheme="minorHAnsi" w:cstheme="minorHAnsi"/>
          <w:spacing w:val="-4"/>
        </w:rPr>
        <w:t xml:space="preserve"> </w:t>
      </w:r>
      <w:r w:rsidRPr="007F5549">
        <w:rPr>
          <w:rFonts w:asciiTheme="minorHAnsi" w:hAnsiTheme="minorHAnsi" w:cstheme="minorHAnsi"/>
          <w:spacing w:val="-2"/>
        </w:rPr>
        <w:t>Security</w:t>
      </w:r>
    </w:p>
    <w:p w14:paraId="1545AA3A" w14:textId="77777777" w:rsidR="00926D2E" w:rsidRPr="007F5549" w:rsidRDefault="00D71F73">
      <w:pPr>
        <w:pStyle w:val="ListParagraph"/>
        <w:numPr>
          <w:ilvl w:val="2"/>
          <w:numId w:val="3"/>
        </w:numPr>
        <w:tabs>
          <w:tab w:val="left" w:pos="2107"/>
        </w:tabs>
        <w:spacing w:before="283" w:line="268" w:lineRule="auto"/>
        <w:ind w:right="815"/>
        <w:jc w:val="left"/>
        <w:rPr>
          <w:rFonts w:asciiTheme="minorHAnsi" w:hAnsiTheme="minorHAnsi" w:cstheme="minorHAnsi"/>
          <w:sz w:val="24"/>
        </w:rPr>
      </w:pPr>
      <w:r w:rsidRPr="007F5549">
        <w:rPr>
          <w:rFonts w:asciiTheme="minorHAnsi" w:hAnsiTheme="minorHAnsi" w:cstheme="minorHAnsi"/>
          <w:sz w:val="24"/>
        </w:rPr>
        <w:t>Maintain the data breaches incident at 0% for ongoing years compared to the baseline year 2022.</w:t>
      </w:r>
    </w:p>
    <w:p w14:paraId="2CA02E57" w14:textId="77777777" w:rsidR="00926D2E" w:rsidRPr="007F5549" w:rsidRDefault="00D71F73">
      <w:pPr>
        <w:pStyle w:val="ListParagraph"/>
        <w:numPr>
          <w:ilvl w:val="2"/>
          <w:numId w:val="3"/>
        </w:numPr>
        <w:tabs>
          <w:tab w:val="left" w:pos="2107"/>
        </w:tabs>
        <w:spacing w:before="248" w:line="271" w:lineRule="auto"/>
        <w:ind w:right="815"/>
        <w:jc w:val="left"/>
        <w:rPr>
          <w:rFonts w:asciiTheme="minorHAnsi" w:hAnsiTheme="minorHAnsi" w:cstheme="minorHAnsi"/>
          <w:sz w:val="24"/>
        </w:rPr>
      </w:pPr>
      <w:r w:rsidRPr="007F5549">
        <w:rPr>
          <w:rFonts w:asciiTheme="minorHAnsi" w:hAnsiTheme="minorHAnsi" w:cstheme="minorHAnsi"/>
          <w:sz w:val="24"/>
        </w:rPr>
        <w:t>Increase</w:t>
      </w:r>
      <w:r w:rsidRPr="007F5549">
        <w:rPr>
          <w:rFonts w:asciiTheme="minorHAnsi" w:hAnsiTheme="minorHAnsi" w:cstheme="minorHAnsi"/>
          <w:spacing w:val="80"/>
          <w:sz w:val="24"/>
        </w:rPr>
        <w:t xml:space="preserve"> </w:t>
      </w:r>
      <w:r w:rsidRPr="007F5549">
        <w:rPr>
          <w:rFonts w:asciiTheme="minorHAnsi" w:hAnsiTheme="minorHAnsi" w:cstheme="minorHAnsi"/>
          <w:sz w:val="24"/>
        </w:rPr>
        <w:t>the</w:t>
      </w:r>
      <w:r w:rsidRPr="007F5549">
        <w:rPr>
          <w:rFonts w:asciiTheme="minorHAnsi" w:hAnsiTheme="minorHAnsi" w:cstheme="minorHAnsi"/>
          <w:spacing w:val="80"/>
          <w:sz w:val="24"/>
        </w:rPr>
        <w:t xml:space="preserve"> </w:t>
      </w:r>
      <w:r w:rsidRPr="007F5549">
        <w:rPr>
          <w:rFonts w:asciiTheme="minorHAnsi" w:hAnsiTheme="minorHAnsi" w:cstheme="minorHAnsi"/>
          <w:sz w:val="24"/>
        </w:rPr>
        <w:t>frequency</w:t>
      </w:r>
      <w:r w:rsidRPr="007F5549">
        <w:rPr>
          <w:rFonts w:asciiTheme="minorHAnsi" w:hAnsiTheme="minorHAnsi" w:cstheme="minorHAnsi"/>
          <w:spacing w:val="80"/>
          <w:sz w:val="24"/>
        </w:rPr>
        <w:t xml:space="preserve"> </w:t>
      </w:r>
      <w:r w:rsidRPr="007F5549">
        <w:rPr>
          <w:rFonts w:asciiTheme="minorHAnsi" w:hAnsiTheme="minorHAnsi" w:cstheme="minorHAnsi"/>
          <w:sz w:val="24"/>
        </w:rPr>
        <w:t>of</w:t>
      </w:r>
      <w:r w:rsidRPr="007F5549">
        <w:rPr>
          <w:rFonts w:asciiTheme="minorHAnsi" w:hAnsiTheme="minorHAnsi" w:cstheme="minorHAnsi"/>
          <w:spacing w:val="80"/>
          <w:sz w:val="24"/>
        </w:rPr>
        <w:t xml:space="preserve"> </w:t>
      </w:r>
      <w:r w:rsidRPr="007F5549">
        <w:rPr>
          <w:rFonts w:asciiTheme="minorHAnsi" w:hAnsiTheme="minorHAnsi" w:cstheme="minorHAnsi"/>
          <w:sz w:val="24"/>
        </w:rPr>
        <w:t>information</w:t>
      </w:r>
      <w:r w:rsidRPr="007F5549">
        <w:rPr>
          <w:rFonts w:asciiTheme="minorHAnsi" w:hAnsiTheme="minorHAnsi" w:cstheme="minorHAnsi"/>
          <w:spacing w:val="80"/>
          <w:sz w:val="24"/>
        </w:rPr>
        <w:t xml:space="preserve"> </w:t>
      </w:r>
      <w:r w:rsidRPr="007F5549">
        <w:rPr>
          <w:rFonts w:asciiTheme="minorHAnsi" w:hAnsiTheme="minorHAnsi" w:cstheme="minorHAnsi"/>
          <w:sz w:val="24"/>
        </w:rPr>
        <w:t>security</w:t>
      </w:r>
      <w:r w:rsidRPr="007F5549">
        <w:rPr>
          <w:rFonts w:asciiTheme="minorHAnsi" w:hAnsiTheme="minorHAnsi" w:cstheme="minorHAnsi"/>
          <w:spacing w:val="80"/>
          <w:sz w:val="24"/>
        </w:rPr>
        <w:t xml:space="preserve"> </w:t>
      </w:r>
      <w:r w:rsidRPr="007F5549">
        <w:rPr>
          <w:rFonts w:asciiTheme="minorHAnsi" w:hAnsiTheme="minorHAnsi" w:cstheme="minorHAnsi"/>
          <w:sz w:val="24"/>
        </w:rPr>
        <w:t>training</w:t>
      </w:r>
      <w:r w:rsidRPr="007F5549">
        <w:rPr>
          <w:rFonts w:asciiTheme="minorHAnsi" w:hAnsiTheme="minorHAnsi" w:cstheme="minorHAnsi"/>
          <w:spacing w:val="80"/>
          <w:sz w:val="24"/>
        </w:rPr>
        <w:t xml:space="preserve"> </w:t>
      </w:r>
      <w:r w:rsidRPr="007F5549">
        <w:rPr>
          <w:rFonts w:asciiTheme="minorHAnsi" w:hAnsiTheme="minorHAnsi" w:cstheme="minorHAnsi"/>
          <w:sz w:val="24"/>
        </w:rPr>
        <w:t>by</w:t>
      </w:r>
      <w:r w:rsidRPr="007F5549">
        <w:rPr>
          <w:rFonts w:asciiTheme="minorHAnsi" w:hAnsiTheme="minorHAnsi" w:cstheme="minorHAnsi"/>
          <w:spacing w:val="80"/>
          <w:sz w:val="24"/>
        </w:rPr>
        <w:t xml:space="preserve"> </w:t>
      </w:r>
      <w:r w:rsidRPr="007F5549">
        <w:rPr>
          <w:rFonts w:asciiTheme="minorHAnsi" w:hAnsiTheme="minorHAnsi" w:cstheme="minorHAnsi"/>
          <w:sz w:val="24"/>
        </w:rPr>
        <w:t>20%</w:t>
      </w:r>
      <w:r w:rsidRPr="007F5549">
        <w:rPr>
          <w:rFonts w:asciiTheme="minorHAnsi" w:hAnsiTheme="minorHAnsi" w:cstheme="minorHAnsi"/>
          <w:spacing w:val="80"/>
          <w:sz w:val="24"/>
        </w:rPr>
        <w:t xml:space="preserve"> </w:t>
      </w:r>
      <w:r w:rsidRPr="007F5549">
        <w:rPr>
          <w:rFonts w:asciiTheme="minorHAnsi" w:hAnsiTheme="minorHAnsi" w:cstheme="minorHAnsi"/>
          <w:sz w:val="24"/>
        </w:rPr>
        <w:t>to</w:t>
      </w:r>
      <w:r w:rsidRPr="007F5549">
        <w:rPr>
          <w:rFonts w:asciiTheme="minorHAnsi" w:hAnsiTheme="minorHAnsi" w:cstheme="minorHAnsi"/>
          <w:spacing w:val="80"/>
          <w:sz w:val="24"/>
        </w:rPr>
        <w:t xml:space="preserve"> </w:t>
      </w:r>
      <w:r w:rsidRPr="007F5549">
        <w:rPr>
          <w:rFonts w:asciiTheme="minorHAnsi" w:hAnsiTheme="minorHAnsi" w:cstheme="minorHAnsi"/>
          <w:sz w:val="24"/>
        </w:rPr>
        <w:t>keep employees updated on best practices and security protocols.</w:t>
      </w:r>
    </w:p>
    <w:p w14:paraId="181E8D16" w14:textId="77777777" w:rsidR="00926D2E" w:rsidRPr="007F5549" w:rsidRDefault="00D71F73">
      <w:pPr>
        <w:pStyle w:val="ListParagraph"/>
        <w:numPr>
          <w:ilvl w:val="2"/>
          <w:numId w:val="3"/>
        </w:numPr>
        <w:tabs>
          <w:tab w:val="left" w:pos="2107"/>
        </w:tabs>
        <w:spacing w:before="245" w:line="271" w:lineRule="auto"/>
        <w:ind w:right="822"/>
        <w:jc w:val="left"/>
        <w:rPr>
          <w:rFonts w:asciiTheme="minorHAnsi" w:hAnsiTheme="minorHAnsi" w:cstheme="minorHAnsi"/>
          <w:sz w:val="24"/>
        </w:rPr>
      </w:pPr>
      <w:r w:rsidRPr="007F5549">
        <w:rPr>
          <w:rFonts w:asciiTheme="minorHAnsi" w:hAnsiTheme="minorHAnsi" w:cstheme="minorHAnsi"/>
          <w:sz w:val="24"/>
        </w:rPr>
        <w:t>Achieve</w:t>
      </w:r>
      <w:r w:rsidRPr="007F5549">
        <w:rPr>
          <w:rFonts w:asciiTheme="minorHAnsi" w:hAnsiTheme="minorHAnsi" w:cstheme="minorHAnsi"/>
          <w:spacing w:val="80"/>
          <w:sz w:val="24"/>
        </w:rPr>
        <w:t xml:space="preserve"> </w:t>
      </w:r>
      <w:r w:rsidRPr="007F5549">
        <w:rPr>
          <w:rFonts w:asciiTheme="minorHAnsi" w:hAnsiTheme="minorHAnsi" w:cstheme="minorHAnsi"/>
          <w:sz w:val="24"/>
        </w:rPr>
        <w:t>a</w:t>
      </w:r>
      <w:r w:rsidRPr="007F5549">
        <w:rPr>
          <w:rFonts w:asciiTheme="minorHAnsi" w:hAnsiTheme="minorHAnsi" w:cstheme="minorHAnsi"/>
          <w:spacing w:val="80"/>
          <w:sz w:val="24"/>
        </w:rPr>
        <w:t xml:space="preserve"> </w:t>
      </w:r>
      <w:r w:rsidRPr="007F5549">
        <w:rPr>
          <w:rFonts w:asciiTheme="minorHAnsi" w:hAnsiTheme="minorHAnsi" w:cstheme="minorHAnsi"/>
          <w:sz w:val="24"/>
        </w:rPr>
        <w:t>95%</w:t>
      </w:r>
      <w:r w:rsidRPr="007F5549">
        <w:rPr>
          <w:rFonts w:asciiTheme="minorHAnsi" w:hAnsiTheme="minorHAnsi" w:cstheme="minorHAnsi"/>
          <w:spacing w:val="80"/>
          <w:sz w:val="24"/>
        </w:rPr>
        <w:t xml:space="preserve"> </w:t>
      </w:r>
      <w:r w:rsidRPr="007F5549">
        <w:rPr>
          <w:rFonts w:asciiTheme="minorHAnsi" w:hAnsiTheme="minorHAnsi" w:cstheme="minorHAnsi"/>
          <w:sz w:val="24"/>
        </w:rPr>
        <w:t>compliance</w:t>
      </w:r>
      <w:r w:rsidRPr="007F5549">
        <w:rPr>
          <w:rFonts w:asciiTheme="minorHAnsi" w:hAnsiTheme="minorHAnsi" w:cstheme="minorHAnsi"/>
          <w:spacing w:val="80"/>
          <w:sz w:val="24"/>
        </w:rPr>
        <w:t xml:space="preserve"> </w:t>
      </w:r>
      <w:r w:rsidRPr="007F5549">
        <w:rPr>
          <w:rFonts w:asciiTheme="minorHAnsi" w:hAnsiTheme="minorHAnsi" w:cstheme="minorHAnsi"/>
          <w:sz w:val="24"/>
        </w:rPr>
        <w:t>rate</w:t>
      </w:r>
      <w:r w:rsidRPr="007F5549">
        <w:rPr>
          <w:rFonts w:asciiTheme="minorHAnsi" w:hAnsiTheme="minorHAnsi" w:cstheme="minorHAnsi"/>
          <w:spacing w:val="80"/>
          <w:sz w:val="24"/>
        </w:rPr>
        <w:t xml:space="preserve"> </w:t>
      </w:r>
      <w:r w:rsidRPr="007F5549">
        <w:rPr>
          <w:rFonts w:asciiTheme="minorHAnsi" w:hAnsiTheme="minorHAnsi" w:cstheme="minorHAnsi"/>
          <w:sz w:val="24"/>
        </w:rPr>
        <w:t>with</w:t>
      </w:r>
      <w:r w:rsidRPr="007F5549">
        <w:rPr>
          <w:rFonts w:asciiTheme="minorHAnsi" w:hAnsiTheme="minorHAnsi" w:cstheme="minorHAnsi"/>
          <w:spacing w:val="80"/>
          <w:sz w:val="24"/>
        </w:rPr>
        <w:t xml:space="preserve"> </w:t>
      </w:r>
      <w:r w:rsidRPr="007F5549">
        <w:rPr>
          <w:rFonts w:asciiTheme="minorHAnsi" w:hAnsiTheme="minorHAnsi" w:cstheme="minorHAnsi"/>
          <w:sz w:val="24"/>
        </w:rPr>
        <w:t>internal</w:t>
      </w:r>
      <w:r w:rsidRPr="007F5549">
        <w:rPr>
          <w:rFonts w:asciiTheme="minorHAnsi" w:hAnsiTheme="minorHAnsi" w:cstheme="minorHAnsi"/>
          <w:spacing w:val="80"/>
          <w:sz w:val="24"/>
        </w:rPr>
        <w:t xml:space="preserve"> </w:t>
      </w:r>
      <w:r w:rsidRPr="007F5549">
        <w:rPr>
          <w:rFonts w:asciiTheme="minorHAnsi" w:hAnsiTheme="minorHAnsi" w:cstheme="minorHAnsi"/>
          <w:sz w:val="24"/>
        </w:rPr>
        <w:t>security</w:t>
      </w:r>
      <w:r w:rsidRPr="007F5549">
        <w:rPr>
          <w:rFonts w:asciiTheme="minorHAnsi" w:hAnsiTheme="minorHAnsi" w:cstheme="minorHAnsi"/>
          <w:spacing w:val="80"/>
          <w:sz w:val="24"/>
        </w:rPr>
        <w:t xml:space="preserve"> </w:t>
      </w:r>
      <w:r w:rsidRPr="007F5549">
        <w:rPr>
          <w:rFonts w:asciiTheme="minorHAnsi" w:hAnsiTheme="minorHAnsi" w:cstheme="minorHAnsi"/>
          <w:sz w:val="24"/>
        </w:rPr>
        <w:t>audits</w:t>
      </w:r>
      <w:r w:rsidRPr="007F5549">
        <w:rPr>
          <w:rFonts w:asciiTheme="minorHAnsi" w:hAnsiTheme="minorHAnsi" w:cstheme="minorHAnsi"/>
          <w:spacing w:val="80"/>
          <w:sz w:val="24"/>
        </w:rPr>
        <w:t xml:space="preserve"> </w:t>
      </w:r>
      <w:r w:rsidRPr="007F5549">
        <w:rPr>
          <w:rFonts w:asciiTheme="minorHAnsi" w:hAnsiTheme="minorHAnsi" w:cstheme="minorHAnsi"/>
          <w:sz w:val="24"/>
        </w:rPr>
        <w:t>to</w:t>
      </w:r>
      <w:r w:rsidRPr="007F5549">
        <w:rPr>
          <w:rFonts w:asciiTheme="minorHAnsi" w:hAnsiTheme="minorHAnsi" w:cstheme="minorHAnsi"/>
          <w:spacing w:val="80"/>
          <w:sz w:val="24"/>
        </w:rPr>
        <w:t xml:space="preserve"> </w:t>
      </w:r>
      <w:r w:rsidRPr="007F5549">
        <w:rPr>
          <w:rFonts w:asciiTheme="minorHAnsi" w:hAnsiTheme="minorHAnsi" w:cstheme="minorHAnsi"/>
          <w:sz w:val="24"/>
        </w:rPr>
        <w:t>ensure adherence to information security standards.</w:t>
      </w:r>
    </w:p>
    <w:p w14:paraId="6717316C" w14:textId="7D2AD087" w:rsidR="00926D2E" w:rsidRPr="007F5549" w:rsidRDefault="00D71F73">
      <w:pPr>
        <w:pStyle w:val="ListParagraph"/>
        <w:numPr>
          <w:ilvl w:val="2"/>
          <w:numId w:val="3"/>
        </w:numPr>
        <w:tabs>
          <w:tab w:val="left" w:pos="2107"/>
        </w:tabs>
        <w:spacing w:before="245" w:line="268" w:lineRule="auto"/>
        <w:ind w:right="826"/>
        <w:jc w:val="left"/>
        <w:rPr>
          <w:rFonts w:asciiTheme="minorHAnsi" w:hAnsiTheme="minorHAnsi" w:cstheme="minorHAnsi"/>
          <w:sz w:val="24"/>
        </w:rPr>
      </w:pPr>
      <w:r w:rsidRPr="007F5549">
        <w:rPr>
          <w:rFonts w:asciiTheme="minorHAnsi" w:hAnsiTheme="minorHAnsi" w:cstheme="minorHAnsi"/>
          <w:sz w:val="24"/>
        </w:rPr>
        <w:t>Implement</w:t>
      </w:r>
      <w:r w:rsidRPr="007F5549">
        <w:rPr>
          <w:rFonts w:asciiTheme="minorHAnsi" w:hAnsiTheme="minorHAnsi" w:cstheme="minorHAnsi"/>
          <w:spacing w:val="80"/>
          <w:sz w:val="24"/>
        </w:rPr>
        <w:t xml:space="preserve"> </w:t>
      </w:r>
      <w:r w:rsidRPr="007F5549">
        <w:rPr>
          <w:rFonts w:asciiTheme="minorHAnsi" w:hAnsiTheme="minorHAnsi" w:cstheme="minorHAnsi"/>
          <w:sz w:val="24"/>
        </w:rPr>
        <w:t>enhanced</w:t>
      </w:r>
      <w:r w:rsidRPr="007F5549">
        <w:rPr>
          <w:rFonts w:asciiTheme="minorHAnsi" w:hAnsiTheme="minorHAnsi" w:cstheme="minorHAnsi"/>
          <w:spacing w:val="80"/>
          <w:sz w:val="24"/>
        </w:rPr>
        <w:t xml:space="preserve"> </w:t>
      </w:r>
      <w:r w:rsidRPr="007F5549">
        <w:rPr>
          <w:rFonts w:asciiTheme="minorHAnsi" w:hAnsiTheme="minorHAnsi" w:cstheme="minorHAnsi"/>
          <w:sz w:val="24"/>
        </w:rPr>
        <w:t>security</w:t>
      </w:r>
      <w:r w:rsidRPr="007F5549">
        <w:rPr>
          <w:rFonts w:asciiTheme="minorHAnsi" w:hAnsiTheme="minorHAnsi" w:cstheme="minorHAnsi"/>
          <w:spacing w:val="80"/>
          <w:sz w:val="24"/>
        </w:rPr>
        <w:t xml:space="preserve"> </w:t>
      </w:r>
      <w:r w:rsidRPr="007F5549">
        <w:rPr>
          <w:rFonts w:asciiTheme="minorHAnsi" w:hAnsiTheme="minorHAnsi" w:cstheme="minorHAnsi"/>
          <w:sz w:val="24"/>
        </w:rPr>
        <w:t>protocols</w:t>
      </w:r>
      <w:r w:rsidRPr="007F5549">
        <w:rPr>
          <w:rFonts w:asciiTheme="minorHAnsi" w:hAnsiTheme="minorHAnsi" w:cstheme="minorHAnsi"/>
          <w:spacing w:val="80"/>
          <w:sz w:val="24"/>
        </w:rPr>
        <w:t xml:space="preserve"> </w:t>
      </w:r>
      <w:r w:rsidRPr="007F5549">
        <w:rPr>
          <w:rFonts w:asciiTheme="minorHAnsi" w:hAnsiTheme="minorHAnsi" w:cstheme="minorHAnsi"/>
          <w:sz w:val="24"/>
        </w:rPr>
        <w:t>to</w:t>
      </w:r>
      <w:r w:rsidRPr="007F5549">
        <w:rPr>
          <w:rFonts w:asciiTheme="minorHAnsi" w:hAnsiTheme="minorHAnsi" w:cstheme="minorHAnsi"/>
          <w:spacing w:val="80"/>
          <w:sz w:val="24"/>
        </w:rPr>
        <w:t xml:space="preserve"> </w:t>
      </w:r>
      <w:r w:rsidRPr="007F5549">
        <w:rPr>
          <w:rFonts w:asciiTheme="minorHAnsi" w:hAnsiTheme="minorHAnsi" w:cstheme="minorHAnsi"/>
          <w:sz w:val="24"/>
        </w:rPr>
        <w:t>maintain</w:t>
      </w:r>
      <w:r w:rsidRPr="007F5549">
        <w:rPr>
          <w:rFonts w:asciiTheme="minorHAnsi" w:hAnsiTheme="minorHAnsi" w:cstheme="minorHAnsi"/>
          <w:spacing w:val="80"/>
          <w:sz w:val="24"/>
        </w:rPr>
        <w:t xml:space="preserve"> </w:t>
      </w:r>
      <w:r w:rsidRPr="007F5549">
        <w:rPr>
          <w:rFonts w:asciiTheme="minorHAnsi" w:hAnsiTheme="minorHAnsi" w:cstheme="minorHAnsi"/>
          <w:sz w:val="24"/>
        </w:rPr>
        <w:t>zero</w:t>
      </w:r>
      <w:r w:rsidRPr="007F5549">
        <w:rPr>
          <w:rFonts w:asciiTheme="minorHAnsi" w:hAnsiTheme="minorHAnsi" w:cstheme="minorHAnsi"/>
          <w:spacing w:val="80"/>
          <w:sz w:val="24"/>
        </w:rPr>
        <w:t xml:space="preserve"> </w:t>
      </w:r>
      <w:r w:rsidRPr="007F5549">
        <w:rPr>
          <w:rFonts w:asciiTheme="minorHAnsi" w:hAnsiTheme="minorHAnsi" w:cstheme="minorHAnsi"/>
          <w:sz w:val="24"/>
        </w:rPr>
        <w:t>data</w:t>
      </w:r>
      <w:r w:rsidRPr="007F5549">
        <w:rPr>
          <w:rFonts w:asciiTheme="minorHAnsi" w:hAnsiTheme="minorHAnsi" w:cstheme="minorHAnsi"/>
          <w:spacing w:val="80"/>
          <w:sz w:val="24"/>
        </w:rPr>
        <w:t xml:space="preserve"> </w:t>
      </w:r>
      <w:r w:rsidRPr="007F5549">
        <w:rPr>
          <w:rFonts w:asciiTheme="minorHAnsi" w:hAnsiTheme="minorHAnsi" w:cstheme="minorHAnsi"/>
          <w:sz w:val="24"/>
        </w:rPr>
        <w:t xml:space="preserve">breaches through improved monitoring and protective measures by </w:t>
      </w:r>
      <w:r w:rsidR="006E62B9">
        <w:rPr>
          <w:rFonts w:asciiTheme="minorHAnsi" w:hAnsiTheme="minorHAnsi" w:cstheme="minorHAnsi"/>
          <w:sz w:val="24"/>
        </w:rPr>
        <w:t>2030</w:t>
      </w:r>
      <w:r w:rsidRPr="007F5549">
        <w:rPr>
          <w:rFonts w:asciiTheme="minorHAnsi" w:hAnsiTheme="minorHAnsi" w:cstheme="minorHAnsi"/>
          <w:sz w:val="24"/>
        </w:rPr>
        <w:t>.</w:t>
      </w:r>
    </w:p>
    <w:p w14:paraId="7FCFF16B" w14:textId="77777777" w:rsidR="00926D2E" w:rsidRPr="007F5549" w:rsidRDefault="00D71F73">
      <w:pPr>
        <w:pStyle w:val="Heading1"/>
        <w:numPr>
          <w:ilvl w:val="0"/>
          <w:numId w:val="3"/>
        </w:numPr>
        <w:tabs>
          <w:tab w:val="left" w:pos="1199"/>
        </w:tabs>
        <w:spacing w:before="251"/>
        <w:ind w:left="1199" w:hanging="359"/>
        <w:rPr>
          <w:rFonts w:asciiTheme="minorHAnsi" w:hAnsiTheme="minorHAnsi" w:cstheme="minorHAnsi"/>
          <w:color w:val="2E5395"/>
        </w:rPr>
      </w:pPr>
      <w:bookmarkStart w:id="19" w:name="_Toc206781718"/>
      <w:r w:rsidRPr="007F5549">
        <w:rPr>
          <w:rFonts w:asciiTheme="minorHAnsi" w:hAnsiTheme="minorHAnsi" w:cstheme="minorHAnsi"/>
          <w:color w:val="2E5395"/>
          <w:spacing w:val="-2"/>
        </w:rPr>
        <w:t>Reporting</w:t>
      </w:r>
      <w:bookmarkEnd w:id="19"/>
    </w:p>
    <w:p w14:paraId="676D995E" w14:textId="77777777" w:rsidR="00926D2E" w:rsidRPr="007F5549" w:rsidRDefault="00D71F73">
      <w:pPr>
        <w:pStyle w:val="ListParagraph"/>
        <w:numPr>
          <w:ilvl w:val="1"/>
          <w:numId w:val="3"/>
        </w:numPr>
        <w:tabs>
          <w:tab w:val="left" w:pos="1646"/>
        </w:tabs>
        <w:spacing w:before="297"/>
        <w:ind w:left="1646" w:right="815"/>
        <w:rPr>
          <w:rFonts w:asciiTheme="minorHAnsi" w:hAnsiTheme="minorHAnsi" w:cstheme="minorHAnsi"/>
          <w:sz w:val="24"/>
        </w:rPr>
      </w:pPr>
      <w:r w:rsidRPr="007F5549">
        <w:rPr>
          <w:rFonts w:asciiTheme="minorHAnsi" w:hAnsiTheme="minorHAnsi" w:cstheme="minorHAnsi"/>
          <w:sz w:val="24"/>
        </w:rPr>
        <w:t>Regular Monitoring and Reporting: Yash Technologies will implement a systematic approach for monitoring and reporting ethical performance. Quarterly assessments will be conducted to evaluate adherence to anti-corruption, conflict of interest, fraud</w:t>
      </w:r>
      <w:r w:rsidRPr="007F5549">
        <w:rPr>
          <w:rFonts w:asciiTheme="minorHAnsi" w:hAnsiTheme="minorHAnsi" w:cstheme="minorHAnsi"/>
          <w:spacing w:val="-1"/>
          <w:sz w:val="24"/>
        </w:rPr>
        <w:t xml:space="preserve"> </w:t>
      </w:r>
      <w:r w:rsidRPr="007F5549">
        <w:rPr>
          <w:rFonts w:asciiTheme="minorHAnsi" w:hAnsiTheme="minorHAnsi" w:cstheme="minorHAnsi"/>
          <w:sz w:val="24"/>
        </w:rPr>
        <w:t>prevention,</w:t>
      </w:r>
      <w:r w:rsidRPr="007F5549">
        <w:rPr>
          <w:rFonts w:asciiTheme="minorHAnsi" w:hAnsiTheme="minorHAnsi" w:cstheme="minorHAnsi"/>
          <w:spacing w:val="-1"/>
          <w:sz w:val="24"/>
        </w:rPr>
        <w:t xml:space="preserve"> </w:t>
      </w:r>
      <w:r w:rsidRPr="007F5549">
        <w:rPr>
          <w:rFonts w:asciiTheme="minorHAnsi" w:hAnsiTheme="minorHAnsi" w:cstheme="minorHAnsi"/>
          <w:sz w:val="24"/>
        </w:rPr>
        <w:t>anti-money laundering,</w:t>
      </w:r>
      <w:r w:rsidRPr="007F5549">
        <w:rPr>
          <w:rFonts w:asciiTheme="minorHAnsi" w:hAnsiTheme="minorHAnsi" w:cstheme="minorHAnsi"/>
          <w:spacing w:val="-2"/>
          <w:sz w:val="24"/>
        </w:rPr>
        <w:t xml:space="preserve"> </w:t>
      </w:r>
      <w:r w:rsidRPr="007F5549">
        <w:rPr>
          <w:rFonts w:asciiTheme="minorHAnsi" w:hAnsiTheme="minorHAnsi" w:cstheme="minorHAnsi"/>
          <w:sz w:val="24"/>
        </w:rPr>
        <w:t>fair</w:t>
      </w:r>
      <w:r w:rsidRPr="007F5549">
        <w:rPr>
          <w:rFonts w:asciiTheme="minorHAnsi" w:hAnsiTheme="minorHAnsi" w:cstheme="minorHAnsi"/>
          <w:spacing w:val="-1"/>
          <w:sz w:val="24"/>
        </w:rPr>
        <w:t xml:space="preserve"> </w:t>
      </w:r>
      <w:r w:rsidRPr="007F5549">
        <w:rPr>
          <w:rFonts w:asciiTheme="minorHAnsi" w:hAnsiTheme="minorHAnsi" w:cstheme="minorHAnsi"/>
          <w:sz w:val="24"/>
        </w:rPr>
        <w:t>competition, and information security objectives. Performance data will be analyzed to track progress and ensure alignment with set targets.</w:t>
      </w:r>
    </w:p>
    <w:p w14:paraId="72A1A2F5" w14:textId="77777777" w:rsidR="00926D2E" w:rsidRPr="007F5549" w:rsidRDefault="00D71F73">
      <w:pPr>
        <w:pStyle w:val="ListParagraph"/>
        <w:numPr>
          <w:ilvl w:val="1"/>
          <w:numId w:val="3"/>
        </w:numPr>
        <w:tabs>
          <w:tab w:val="left" w:pos="1646"/>
        </w:tabs>
        <w:spacing w:before="241"/>
        <w:ind w:left="1646" w:right="818"/>
        <w:rPr>
          <w:rFonts w:asciiTheme="minorHAnsi" w:hAnsiTheme="minorHAnsi" w:cstheme="minorHAnsi"/>
          <w:sz w:val="24"/>
        </w:rPr>
      </w:pPr>
      <w:r w:rsidRPr="007F5549">
        <w:rPr>
          <w:rFonts w:asciiTheme="minorHAnsi" w:hAnsiTheme="minorHAnsi" w:cstheme="minorHAnsi"/>
          <w:sz w:val="24"/>
        </w:rPr>
        <w:t xml:space="preserve">Annual Ethics Report: An annual report will be generated to detail achievements, challenges, and progress in ethical practices. This report will include comprehensive data on anti-corruption efforts, conflict of interest disclosures, fraud prevention measures, anti-money laundering activities, fair competition practices, and information security incidents. The report will be publicly available to ensure </w:t>
      </w:r>
      <w:r w:rsidRPr="007F5549">
        <w:rPr>
          <w:rFonts w:asciiTheme="minorHAnsi" w:hAnsiTheme="minorHAnsi" w:cstheme="minorHAnsi"/>
          <w:spacing w:val="-2"/>
          <w:sz w:val="24"/>
        </w:rPr>
        <w:t>transparency.</w:t>
      </w:r>
    </w:p>
    <w:p w14:paraId="3DF57BDA" w14:textId="77777777" w:rsidR="00926D2E" w:rsidRPr="007F5549" w:rsidRDefault="00D71F73">
      <w:pPr>
        <w:pStyle w:val="ListParagraph"/>
        <w:numPr>
          <w:ilvl w:val="1"/>
          <w:numId w:val="3"/>
        </w:numPr>
        <w:tabs>
          <w:tab w:val="left" w:pos="1646"/>
        </w:tabs>
        <w:spacing w:before="238"/>
        <w:ind w:left="1646" w:right="816"/>
        <w:rPr>
          <w:rFonts w:asciiTheme="minorHAnsi" w:hAnsiTheme="minorHAnsi" w:cstheme="minorHAnsi"/>
          <w:sz w:val="24"/>
        </w:rPr>
      </w:pPr>
      <w:r w:rsidRPr="007F5549">
        <w:rPr>
          <w:rFonts w:asciiTheme="minorHAnsi" w:hAnsiTheme="minorHAnsi" w:cstheme="minorHAnsi"/>
          <w:sz w:val="24"/>
        </w:rPr>
        <w:t>Performance Review Meetings: Biannual meetings with key stakeholders, including department heads and compliance officers, will be held to review progress against ethical targets. These meetings will facilitate discussions on challenges, progress, and necessary improvements. Outcomes and recommendations will be integrated into ongoing policy adjustments and action plans.</w:t>
      </w:r>
    </w:p>
    <w:p w14:paraId="0D9D34F0" w14:textId="77777777" w:rsidR="00926D2E" w:rsidRPr="007F5549" w:rsidRDefault="00D71F73">
      <w:pPr>
        <w:pStyle w:val="ListParagraph"/>
        <w:numPr>
          <w:ilvl w:val="1"/>
          <w:numId w:val="3"/>
        </w:numPr>
        <w:tabs>
          <w:tab w:val="left" w:pos="1646"/>
        </w:tabs>
        <w:spacing w:before="242"/>
        <w:ind w:left="1646" w:right="816"/>
        <w:rPr>
          <w:rFonts w:asciiTheme="minorHAnsi" w:hAnsiTheme="minorHAnsi" w:cstheme="minorHAnsi"/>
          <w:sz w:val="24"/>
        </w:rPr>
      </w:pPr>
      <w:r w:rsidRPr="007F5549">
        <w:rPr>
          <w:rFonts w:asciiTheme="minorHAnsi" w:hAnsiTheme="minorHAnsi" w:cstheme="minorHAnsi"/>
          <w:sz w:val="24"/>
        </w:rPr>
        <w:lastRenderedPageBreak/>
        <w:t xml:space="preserve">Compliance Audits: Regular compliance audits will be carried out to ensure adherence to ethical standards and legal requirements. These audits will be conducted by both internal and external auditors to provide an independent assessment of compliance with anti-corruption, conflict of interest, fraud prevention, anti-money laundering, fair competition, and information security </w:t>
      </w:r>
      <w:r w:rsidRPr="007F5549">
        <w:rPr>
          <w:rFonts w:asciiTheme="minorHAnsi" w:hAnsiTheme="minorHAnsi" w:cstheme="minorHAnsi"/>
          <w:spacing w:val="-2"/>
          <w:sz w:val="24"/>
        </w:rPr>
        <w:t>policies.</w:t>
      </w:r>
    </w:p>
    <w:p w14:paraId="57057E94" w14:textId="77777777" w:rsidR="00926D2E" w:rsidRDefault="00926D2E">
      <w:pPr>
        <w:jc w:val="both"/>
        <w:rPr>
          <w:rFonts w:asciiTheme="minorHAnsi" w:hAnsiTheme="minorHAnsi" w:cstheme="minorHAnsi"/>
          <w:sz w:val="24"/>
        </w:rPr>
      </w:pPr>
    </w:p>
    <w:p w14:paraId="744EBB87" w14:textId="7E120C2E" w:rsidR="00926D2E" w:rsidRPr="007F5549" w:rsidRDefault="00D71F73">
      <w:pPr>
        <w:pStyle w:val="ListParagraph"/>
        <w:numPr>
          <w:ilvl w:val="1"/>
          <w:numId w:val="3"/>
        </w:numPr>
        <w:tabs>
          <w:tab w:val="left" w:pos="1646"/>
        </w:tabs>
        <w:spacing w:before="1"/>
        <w:ind w:left="1646" w:right="816"/>
        <w:rPr>
          <w:rFonts w:asciiTheme="minorHAnsi" w:hAnsiTheme="minorHAnsi" w:cstheme="minorHAnsi"/>
          <w:sz w:val="24"/>
        </w:rPr>
      </w:pPr>
      <w:r w:rsidRPr="007F5549">
        <w:rPr>
          <w:rFonts w:asciiTheme="minorHAnsi" w:hAnsiTheme="minorHAnsi" w:cstheme="minorHAnsi"/>
          <w:sz w:val="24"/>
        </w:rPr>
        <w:t>Employee Feedback and Engagement Surveys: Semi-annual surveys will gather employee feedback on ethical practices and policies. These surveys will assess the effectiveness of training programs and reporting mechanisms. Results will be analyzed to identify areas for improvement and ensure employee concerns are addressed in a timely manner.</w:t>
      </w:r>
    </w:p>
    <w:p w14:paraId="0B7D14AB" w14:textId="77777777" w:rsidR="00926D2E" w:rsidRPr="007F5549" w:rsidRDefault="00D71F73">
      <w:pPr>
        <w:pStyle w:val="ListParagraph"/>
        <w:numPr>
          <w:ilvl w:val="1"/>
          <w:numId w:val="3"/>
        </w:numPr>
        <w:tabs>
          <w:tab w:val="left" w:pos="1646"/>
        </w:tabs>
        <w:spacing w:before="240"/>
        <w:ind w:left="1646" w:right="816"/>
        <w:rPr>
          <w:rFonts w:asciiTheme="minorHAnsi" w:hAnsiTheme="minorHAnsi" w:cstheme="minorHAnsi"/>
          <w:sz w:val="24"/>
        </w:rPr>
      </w:pPr>
      <w:r w:rsidRPr="007F5549">
        <w:rPr>
          <w:rFonts w:asciiTheme="minorHAnsi" w:hAnsiTheme="minorHAnsi" w:cstheme="minorHAnsi"/>
          <w:sz w:val="24"/>
        </w:rPr>
        <w:t>Ethics Impact Assessments: Annual assessments will evaluate the effectiveness of ethical practices and their impact on organizational integrity. These assessments</w:t>
      </w:r>
      <w:r w:rsidRPr="007F5549">
        <w:rPr>
          <w:rFonts w:asciiTheme="minorHAnsi" w:hAnsiTheme="minorHAnsi" w:cstheme="minorHAnsi"/>
          <w:spacing w:val="40"/>
          <w:sz w:val="24"/>
        </w:rPr>
        <w:t xml:space="preserve"> </w:t>
      </w:r>
      <w:r w:rsidRPr="007F5549">
        <w:rPr>
          <w:rFonts w:asciiTheme="minorHAnsi" w:hAnsiTheme="minorHAnsi" w:cstheme="minorHAnsi"/>
          <w:sz w:val="24"/>
        </w:rPr>
        <w:t>will identify potential risks and areas for improvement, ensuring that Yash Technologies' operations continue to align with best practices and ethical</w:t>
      </w:r>
      <w:r w:rsidRPr="007F5549">
        <w:rPr>
          <w:rFonts w:asciiTheme="minorHAnsi" w:hAnsiTheme="minorHAnsi" w:cstheme="minorHAnsi"/>
          <w:spacing w:val="80"/>
          <w:sz w:val="24"/>
        </w:rPr>
        <w:t xml:space="preserve"> </w:t>
      </w:r>
      <w:r w:rsidRPr="007F5549">
        <w:rPr>
          <w:rFonts w:asciiTheme="minorHAnsi" w:hAnsiTheme="minorHAnsi" w:cstheme="minorHAnsi"/>
          <w:spacing w:val="-2"/>
          <w:sz w:val="24"/>
        </w:rPr>
        <w:t>standards.</w:t>
      </w:r>
    </w:p>
    <w:p w14:paraId="0D19C810" w14:textId="489F3507" w:rsidR="00521744" w:rsidRDefault="00D71F73" w:rsidP="00146697">
      <w:pPr>
        <w:pStyle w:val="ListParagraph"/>
        <w:numPr>
          <w:ilvl w:val="1"/>
          <w:numId w:val="3"/>
        </w:numPr>
        <w:tabs>
          <w:tab w:val="left" w:pos="1646"/>
        </w:tabs>
        <w:spacing w:before="239"/>
        <w:ind w:left="1646" w:right="811"/>
        <w:rPr>
          <w:ins w:id="20" w:author="Kush Khalasi" w:date="2025-08-22T17:59:00Z" w16du:dateUtc="2025-08-22T12:29:00Z"/>
          <w:rFonts w:asciiTheme="minorHAnsi" w:hAnsiTheme="minorHAnsi" w:cstheme="minorHAnsi"/>
          <w:sz w:val="24"/>
        </w:rPr>
      </w:pPr>
      <w:r w:rsidRPr="007F5549">
        <w:rPr>
          <w:rFonts w:asciiTheme="minorHAnsi" w:hAnsiTheme="minorHAnsi" w:cstheme="minorHAnsi"/>
          <w:sz w:val="24"/>
        </w:rPr>
        <w:t>Stakeholder Communication: Transparent communication with all stakeholders, including employees, suppliers, and clients, will be maintained through regular updates. Any significant changes to ethical practices or reported issues will be communicated promptly to ensure ongoing alignment and engagement with all relevant parties.</w:t>
      </w:r>
    </w:p>
    <w:p w14:paraId="74678894" w14:textId="77777777" w:rsidR="00CD0059" w:rsidRPr="007F5549" w:rsidRDefault="00CD0059" w:rsidP="00CD0059">
      <w:pPr>
        <w:pStyle w:val="Heading1"/>
        <w:numPr>
          <w:ilvl w:val="0"/>
          <w:numId w:val="7"/>
        </w:numPr>
        <w:spacing w:before="240" w:after="240"/>
        <w:rPr>
          <w:ins w:id="21" w:author="Kush Khalasi" w:date="2025-08-22T17:59:00Z" w16du:dateUtc="2025-08-22T12:29:00Z"/>
          <w:rFonts w:asciiTheme="minorHAnsi" w:hAnsiTheme="minorHAnsi" w:cstheme="minorHAnsi"/>
          <w:color w:val="365F91" w:themeColor="accent1" w:themeShade="BF"/>
        </w:rPr>
      </w:pPr>
      <w:bookmarkStart w:id="22" w:name="_Toc206781719"/>
      <w:ins w:id="23" w:author="Kush Khalasi" w:date="2025-08-22T17:59:00Z" w16du:dateUtc="2025-08-22T12:29:00Z">
        <w:r w:rsidRPr="007F5549">
          <w:rPr>
            <w:rFonts w:asciiTheme="minorHAnsi" w:hAnsiTheme="minorHAnsi" w:cstheme="minorHAnsi"/>
            <w:color w:val="365F91" w:themeColor="accent1" w:themeShade="BF"/>
          </w:rPr>
          <w:t>Guidelines for Employees</w:t>
        </w:r>
        <w:bookmarkEnd w:id="22"/>
      </w:ins>
    </w:p>
    <w:p w14:paraId="42EF985E" w14:textId="77777777" w:rsidR="00CD0059" w:rsidRPr="007F5549" w:rsidRDefault="00CD0059" w:rsidP="00CD0059">
      <w:pPr>
        <w:pStyle w:val="ListParagraph"/>
        <w:numPr>
          <w:ilvl w:val="0"/>
          <w:numId w:val="17"/>
        </w:numPr>
        <w:spacing w:before="160" w:after="160"/>
        <w:ind w:left="1559" w:hanging="357"/>
        <w:rPr>
          <w:ins w:id="24" w:author="Kush Khalasi" w:date="2025-08-22T17:59:00Z" w16du:dateUtc="2025-08-22T12:29:00Z"/>
          <w:rFonts w:asciiTheme="minorHAnsi" w:hAnsiTheme="minorHAnsi" w:cstheme="minorHAnsi"/>
          <w:sz w:val="24"/>
          <w:szCs w:val="24"/>
        </w:rPr>
      </w:pPr>
      <w:ins w:id="25" w:author="Kush Khalasi" w:date="2025-08-22T17:59:00Z" w16du:dateUtc="2025-08-22T12:29:00Z">
        <w:r w:rsidRPr="007F5549">
          <w:rPr>
            <w:rStyle w:val="Strong"/>
            <w:rFonts w:asciiTheme="minorHAnsi" w:hAnsiTheme="minorHAnsi" w:cstheme="minorHAnsi"/>
            <w:sz w:val="24"/>
            <w:szCs w:val="24"/>
          </w:rPr>
          <w:t>Professional Conduct and Integrity</w:t>
        </w:r>
      </w:ins>
    </w:p>
    <w:p w14:paraId="7CB518B3" w14:textId="77777777" w:rsidR="00CD0059" w:rsidRPr="007F5549" w:rsidRDefault="00CD0059" w:rsidP="00CD0059">
      <w:pPr>
        <w:pStyle w:val="ListParagraph"/>
        <w:numPr>
          <w:ilvl w:val="0"/>
          <w:numId w:val="18"/>
        </w:numPr>
        <w:spacing w:before="120" w:after="120"/>
        <w:rPr>
          <w:ins w:id="26" w:author="Kush Khalasi" w:date="2025-08-22T17:59:00Z" w16du:dateUtc="2025-08-22T12:29:00Z"/>
          <w:rFonts w:asciiTheme="minorHAnsi" w:hAnsiTheme="minorHAnsi" w:cstheme="minorHAnsi"/>
          <w:sz w:val="24"/>
          <w:szCs w:val="24"/>
        </w:rPr>
      </w:pPr>
      <w:ins w:id="27" w:author="Kush Khalasi" w:date="2025-08-22T17:59:00Z" w16du:dateUtc="2025-08-22T12:29:00Z">
        <w:r w:rsidRPr="007F5549">
          <w:rPr>
            <w:rFonts w:asciiTheme="minorHAnsi" w:hAnsiTheme="minorHAnsi" w:cstheme="minorHAnsi"/>
            <w:sz w:val="24"/>
            <w:szCs w:val="24"/>
          </w:rPr>
          <w:t>Always be honest, respectful, and professional in all business dealings.</w:t>
        </w:r>
      </w:ins>
    </w:p>
    <w:p w14:paraId="4A8180F7" w14:textId="77777777" w:rsidR="00CD0059" w:rsidRPr="007F5549" w:rsidRDefault="00CD0059" w:rsidP="00CD0059">
      <w:pPr>
        <w:pStyle w:val="ListParagraph"/>
        <w:numPr>
          <w:ilvl w:val="0"/>
          <w:numId w:val="18"/>
        </w:numPr>
        <w:spacing w:before="120" w:after="120"/>
        <w:rPr>
          <w:ins w:id="28" w:author="Kush Khalasi" w:date="2025-08-22T17:59:00Z" w16du:dateUtc="2025-08-22T12:29:00Z"/>
          <w:rFonts w:asciiTheme="minorHAnsi" w:hAnsiTheme="minorHAnsi" w:cstheme="minorHAnsi"/>
          <w:sz w:val="24"/>
          <w:szCs w:val="24"/>
        </w:rPr>
      </w:pPr>
      <w:ins w:id="29" w:author="Kush Khalasi" w:date="2025-08-22T17:59:00Z" w16du:dateUtc="2025-08-22T12:29:00Z">
        <w:r w:rsidRPr="007F5549">
          <w:rPr>
            <w:rFonts w:asciiTheme="minorHAnsi" w:hAnsiTheme="minorHAnsi" w:cstheme="minorHAnsi"/>
            <w:sz w:val="24"/>
            <w:szCs w:val="24"/>
          </w:rPr>
          <w:t>Communicate clearly and truthfully with clients, colleagues, and partners.</w:t>
        </w:r>
      </w:ins>
    </w:p>
    <w:p w14:paraId="653D59F9" w14:textId="77777777" w:rsidR="00CD0059" w:rsidRPr="007F5549" w:rsidRDefault="00CD0059" w:rsidP="00CD0059">
      <w:pPr>
        <w:pStyle w:val="ListParagraph"/>
        <w:numPr>
          <w:ilvl w:val="0"/>
          <w:numId w:val="18"/>
        </w:numPr>
        <w:spacing w:before="120" w:after="120"/>
        <w:rPr>
          <w:ins w:id="30" w:author="Kush Khalasi" w:date="2025-08-22T17:59:00Z" w16du:dateUtc="2025-08-22T12:29:00Z"/>
          <w:rFonts w:asciiTheme="minorHAnsi" w:hAnsiTheme="minorHAnsi" w:cstheme="minorHAnsi"/>
          <w:sz w:val="24"/>
          <w:szCs w:val="24"/>
        </w:rPr>
      </w:pPr>
      <w:ins w:id="31" w:author="Kush Khalasi" w:date="2025-08-22T17:59:00Z" w16du:dateUtc="2025-08-22T12:29:00Z">
        <w:r w:rsidRPr="007F5549">
          <w:rPr>
            <w:rFonts w:asciiTheme="minorHAnsi" w:hAnsiTheme="minorHAnsi" w:cstheme="minorHAnsi"/>
            <w:sz w:val="24"/>
            <w:szCs w:val="24"/>
          </w:rPr>
          <w:t>Treat everyone with courtesy and professionalism, even in challenging situations.</w:t>
        </w:r>
      </w:ins>
    </w:p>
    <w:p w14:paraId="7DB181EA" w14:textId="77777777" w:rsidR="00CD0059" w:rsidRPr="007F5549" w:rsidRDefault="00CD0059" w:rsidP="00CD0059">
      <w:pPr>
        <w:pStyle w:val="ListParagraph"/>
        <w:numPr>
          <w:ilvl w:val="0"/>
          <w:numId w:val="18"/>
        </w:numPr>
        <w:spacing w:before="120" w:after="120"/>
        <w:rPr>
          <w:ins w:id="32" w:author="Kush Khalasi" w:date="2025-08-22T17:59:00Z" w16du:dateUtc="2025-08-22T12:29:00Z"/>
          <w:rFonts w:asciiTheme="minorHAnsi" w:hAnsiTheme="minorHAnsi" w:cstheme="minorHAnsi"/>
          <w:sz w:val="24"/>
          <w:szCs w:val="24"/>
        </w:rPr>
      </w:pPr>
      <w:ins w:id="33" w:author="Kush Khalasi" w:date="2025-08-22T17:59:00Z" w16du:dateUtc="2025-08-22T12:29:00Z">
        <w:r w:rsidRPr="007F5549">
          <w:rPr>
            <w:rFonts w:asciiTheme="minorHAnsi" w:hAnsiTheme="minorHAnsi" w:cstheme="minorHAnsi"/>
            <w:sz w:val="24"/>
            <w:szCs w:val="24"/>
          </w:rPr>
          <w:t>Avoid gossip, disrespectful remarks, or unprofessional language in the workplace.</w:t>
        </w:r>
      </w:ins>
    </w:p>
    <w:p w14:paraId="1DD1F3C2" w14:textId="77777777" w:rsidR="00CD0059" w:rsidRPr="007F5549" w:rsidRDefault="00CD0059" w:rsidP="00CD0059">
      <w:pPr>
        <w:pStyle w:val="ListParagraph"/>
        <w:numPr>
          <w:ilvl w:val="0"/>
          <w:numId w:val="18"/>
        </w:numPr>
        <w:spacing w:before="120" w:after="120"/>
        <w:rPr>
          <w:ins w:id="34" w:author="Kush Khalasi" w:date="2025-08-22T17:59:00Z" w16du:dateUtc="2025-08-22T12:29:00Z"/>
          <w:rFonts w:asciiTheme="minorHAnsi" w:hAnsiTheme="minorHAnsi" w:cstheme="minorHAnsi"/>
          <w:sz w:val="24"/>
          <w:szCs w:val="24"/>
        </w:rPr>
      </w:pPr>
      <w:ins w:id="35" w:author="Kush Khalasi" w:date="2025-08-22T17:59:00Z" w16du:dateUtc="2025-08-22T12:29:00Z">
        <w:r w:rsidRPr="007F5549">
          <w:rPr>
            <w:rFonts w:asciiTheme="minorHAnsi" w:hAnsiTheme="minorHAnsi" w:cstheme="minorHAnsi"/>
            <w:sz w:val="24"/>
            <w:szCs w:val="24"/>
          </w:rPr>
          <w:t>Address complaints or concerns promptly and fairly.</w:t>
        </w:r>
      </w:ins>
    </w:p>
    <w:p w14:paraId="1A8115CC" w14:textId="77777777" w:rsidR="00CD0059" w:rsidRDefault="00CD0059" w:rsidP="00CD0059">
      <w:pPr>
        <w:spacing w:before="120" w:after="120"/>
        <w:ind w:left="1200"/>
        <w:rPr>
          <w:ins w:id="36" w:author="Kush Khalasi" w:date="2025-08-22T18:00:00Z" w16du:dateUtc="2025-08-22T12:30:00Z"/>
          <w:rFonts w:asciiTheme="minorHAnsi" w:hAnsiTheme="minorHAnsi" w:cstheme="minorHAnsi"/>
          <w:i/>
        </w:rPr>
      </w:pPr>
      <w:ins w:id="37" w:author="Kush Khalasi" w:date="2025-08-22T17:59:00Z" w16du:dateUtc="2025-08-22T12:29:00Z">
        <w:r w:rsidRPr="007F5549">
          <w:rPr>
            <w:rStyle w:val="Strong"/>
            <w:rFonts w:asciiTheme="minorHAnsi" w:hAnsiTheme="minorHAnsi" w:cstheme="minorHAnsi"/>
            <w:sz w:val="24"/>
            <w:szCs w:val="24"/>
          </w:rPr>
          <w:t>Example:</w:t>
        </w:r>
        <w:r w:rsidRPr="007F5549">
          <w:rPr>
            <w:rFonts w:asciiTheme="minorHAnsi" w:hAnsiTheme="minorHAnsi" w:cstheme="minorHAnsi"/>
            <w:sz w:val="24"/>
            <w:szCs w:val="24"/>
          </w:rPr>
          <w:br/>
        </w:r>
        <w:r w:rsidRPr="00CD0059">
          <w:rPr>
            <w:sz w:val="28"/>
          </w:rPr>
          <w:t>✅</w:t>
        </w:r>
        <w:r w:rsidRPr="00CD0059">
          <w:rPr>
            <w:rFonts w:asciiTheme="minorHAnsi" w:hAnsiTheme="minorHAnsi" w:cstheme="minorHAnsi"/>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38" w:author="Kush Khalasi" w:date="2025-08-22T18:01:00Z" w16du:dateUtc="2025-08-22T12:31:00Z">
              <w:rPr>
                <w:rFonts w:asciiTheme="minorHAnsi" w:hAnsiTheme="minorHAnsi" w:cstheme="minorHAnsi"/>
                <w:i/>
                <w:iCs/>
                <w:sz w:val="24"/>
              </w:rPr>
            </w:rPrChange>
          </w:rPr>
          <w:t>If a client asks about a service issue, provide accurate information and possible solutions</w:t>
        </w:r>
        <w:r w:rsidRPr="00CD0059">
          <w:rPr>
            <w:rFonts w:asciiTheme="minorHAnsi" w:hAnsiTheme="minorHAnsi" w:cstheme="minorHAnsi"/>
            <w:rPrChange w:id="39" w:author="Kush Khalasi" w:date="2025-08-22T18:01:00Z" w16du:dateUtc="2025-08-22T12:31:00Z">
              <w:rPr>
                <w:rFonts w:asciiTheme="minorHAnsi" w:hAnsiTheme="minorHAnsi" w:cstheme="minorHAnsi"/>
                <w:i/>
                <w:iCs/>
              </w:rPr>
            </w:rPrChange>
          </w:rPr>
          <w:t>.</w:t>
        </w:r>
        <w:r w:rsidRPr="00CD0059">
          <w:rPr>
            <w:rFonts w:asciiTheme="minorHAnsi" w:hAnsiTheme="minorHAnsi" w:cstheme="minorHAnsi"/>
          </w:rPr>
          <w:br/>
        </w:r>
        <w:r w:rsidRPr="00CD0059">
          <w:rPr>
            <w:b/>
            <w:sz w:val="28"/>
          </w:rPr>
          <w:t>❌</w:t>
        </w:r>
        <w:r w:rsidRPr="00CD0059">
          <w:rPr>
            <w:rFonts w:asciiTheme="minorHAnsi" w:hAnsiTheme="minorHAnsi" w:cstheme="minorHAnsi"/>
            <w:b/>
            <w:sz w:val="28"/>
          </w:rPr>
          <w:t xml:space="preserve">    </w:t>
        </w:r>
        <w:r w:rsidRPr="00CD0059">
          <w:rPr>
            <w:rFonts w:asciiTheme="minorHAnsi" w:hAnsiTheme="minorHAnsi" w:cstheme="minorHAnsi"/>
            <w:sz w:val="24"/>
            <w:rPrChange w:id="40" w:author="Kush Khalasi" w:date="2025-08-22T18:01:00Z" w16du:dateUtc="2025-08-22T12:31:00Z">
              <w:rPr>
                <w:rFonts w:asciiTheme="minorHAnsi" w:hAnsiTheme="minorHAnsi" w:cstheme="minorHAnsi"/>
                <w:i/>
                <w:iCs/>
                <w:sz w:val="24"/>
              </w:rPr>
            </w:rPrChange>
          </w:rPr>
          <w:t>Hiding the issue or giving false information to avoid responsibility is unacceptable</w:t>
        </w:r>
        <w:r w:rsidRPr="00CD0059">
          <w:rPr>
            <w:rFonts w:asciiTheme="minorHAnsi" w:hAnsiTheme="minorHAnsi" w:cstheme="minorHAnsi"/>
            <w:rPrChange w:id="41" w:author="Kush Khalasi" w:date="2025-08-22T18:01:00Z" w16du:dateUtc="2025-08-22T12:31:00Z">
              <w:rPr>
                <w:rFonts w:asciiTheme="minorHAnsi" w:hAnsiTheme="minorHAnsi" w:cstheme="minorHAnsi"/>
                <w:i/>
                <w:iCs/>
              </w:rPr>
            </w:rPrChange>
          </w:rPr>
          <w:t>.</w:t>
        </w:r>
      </w:ins>
    </w:p>
    <w:p w14:paraId="3055688B" w14:textId="77777777" w:rsidR="00CD0059" w:rsidRPr="007F5549" w:rsidRDefault="00CD0059" w:rsidP="00CD0059">
      <w:pPr>
        <w:spacing w:before="120" w:after="120"/>
        <w:ind w:left="1200"/>
        <w:rPr>
          <w:ins w:id="42" w:author="Kush Khalasi" w:date="2025-08-22T17:59:00Z" w16du:dateUtc="2025-08-22T12:29:00Z"/>
          <w:rFonts w:asciiTheme="minorHAnsi" w:hAnsiTheme="minorHAnsi" w:cstheme="minorHAnsi"/>
        </w:rPr>
      </w:pPr>
    </w:p>
    <w:p w14:paraId="652DEF0D" w14:textId="77777777" w:rsidR="00CD0059" w:rsidRPr="007F5549" w:rsidRDefault="00CD0059" w:rsidP="00CD0059">
      <w:pPr>
        <w:pStyle w:val="ListParagraph"/>
        <w:numPr>
          <w:ilvl w:val="0"/>
          <w:numId w:val="17"/>
        </w:numPr>
        <w:spacing w:before="160" w:after="160"/>
        <w:ind w:left="1559" w:hanging="357"/>
        <w:rPr>
          <w:ins w:id="43" w:author="Kush Khalasi" w:date="2025-08-22T17:59:00Z" w16du:dateUtc="2025-08-22T12:29:00Z"/>
          <w:rFonts w:asciiTheme="minorHAnsi" w:hAnsiTheme="minorHAnsi" w:cstheme="minorHAnsi"/>
          <w:sz w:val="24"/>
        </w:rPr>
      </w:pPr>
      <w:ins w:id="44" w:author="Kush Khalasi" w:date="2025-08-22T17:59:00Z" w16du:dateUtc="2025-08-22T12:29:00Z">
        <w:r w:rsidRPr="007F5549">
          <w:rPr>
            <w:rStyle w:val="Strong"/>
            <w:rFonts w:asciiTheme="minorHAnsi" w:hAnsiTheme="minorHAnsi" w:cstheme="minorHAnsi"/>
            <w:sz w:val="24"/>
          </w:rPr>
          <w:t>Confidentiality and Data Protection</w:t>
        </w:r>
      </w:ins>
    </w:p>
    <w:p w14:paraId="2E38AB8D" w14:textId="77777777" w:rsidR="00CD0059" w:rsidRPr="007F5549" w:rsidRDefault="00CD0059" w:rsidP="00CD0059">
      <w:pPr>
        <w:pStyle w:val="ListParagraph"/>
        <w:numPr>
          <w:ilvl w:val="0"/>
          <w:numId w:val="19"/>
        </w:numPr>
        <w:spacing w:before="120" w:after="120"/>
        <w:rPr>
          <w:ins w:id="45" w:author="Kush Khalasi" w:date="2025-08-22T17:59:00Z" w16du:dateUtc="2025-08-22T12:29:00Z"/>
          <w:rFonts w:asciiTheme="minorHAnsi" w:hAnsiTheme="minorHAnsi" w:cstheme="minorHAnsi"/>
          <w:sz w:val="24"/>
        </w:rPr>
      </w:pPr>
      <w:ins w:id="46" w:author="Kush Khalasi" w:date="2025-08-22T17:59:00Z" w16du:dateUtc="2025-08-22T12:29:00Z">
        <w:r w:rsidRPr="007F5549">
          <w:rPr>
            <w:rFonts w:asciiTheme="minorHAnsi" w:hAnsiTheme="minorHAnsi" w:cstheme="minorHAnsi"/>
            <w:sz w:val="24"/>
          </w:rPr>
          <w:t>Safeguard company, client, and employee information at all times.</w:t>
        </w:r>
      </w:ins>
    </w:p>
    <w:p w14:paraId="4F1A144B" w14:textId="77777777" w:rsidR="00CD0059" w:rsidRPr="007F5549" w:rsidRDefault="00CD0059" w:rsidP="00CD0059">
      <w:pPr>
        <w:pStyle w:val="ListParagraph"/>
        <w:numPr>
          <w:ilvl w:val="0"/>
          <w:numId w:val="19"/>
        </w:numPr>
        <w:spacing w:before="120" w:after="120"/>
        <w:rPr>
          <w:ins w:id="47" w:author="Kush Khalasi" w:date="2025-08-22T17:59:00Z" w16du:dateUtc="2025-08-22T12:29:00Z"/>
          <w:rFonts w:asciiTheme="minorHAnsi" w:hAnsiTheme="minorHAnsi" w:cstheme="minorHAnsi"/>
          <w:sz w:val="24"/>
        </w:rPr>
      </w:pPr>
      <w:ins w:id="48" w:author="Kush Khalasi" w:date="2025-08-22T17:59:00Z" w16du:dateUtc="2025-08-22T12:29:00Z">
        <w:r w:rsidRPr="007F5549">
          <w:rPr>
            <w:rFonts w:asciiTheme="minorHAnsi" w:hAnsiTheme="minorHAnsi" w:cstheme="minorHAnsi"/>
            <w:sz w:val="24"/>
          </w:rPr>
          <w:t>Do not share confidential data with unauthorized individuals.</w:t>
        </w:r>
      </w:ins>
    </w:p>
    <w:p w14:paraId="36895371" w14:textId="77777777" w:rsidR="00CD0059" w:rsidRPr="007F5549" w:rsidRDefault="00CD0059" w:rsidP="00CD0059">
      <w:pPr>
        <w:pStyle w:val="ListParagraph"/>
        <w:numPr>
          <w:ilvl w:val="0"/>
          <w:numId w:val="19"/>
        </w:numPr>
        <w:spacing w:before="120" w:after="120"/>
        <w:rPr>
          <w:ins w:id="49" w:author="Kush Khalasi" w:date="2025-08-22T17:59:00Z" w16du:dateUtc="2025-08-22T12:29:00Z"/>
          <w:rFonts w:asciiTheme="minorHAnsi" w:hAnsiTheme="minorHAnsi" w:cstheme="minorHAnsi"/>
          <w:sz w:val="24"/>
        </w:rPr>
      </w:pPr>
      <w:ins w:id="50" w:author="Kush Khalasi" w:date="2025-08-22T17:59:00Z" w16du:dateUtc="2025-08-22T12:29:00Z">
        <w:r w:rsidRPr="007F5549">
          <w:rPr>
            <w:rFonts w:asciiTheme="minorHAnsi" w:hAnsiTheme="minorHAnsi" w:cstheme="minorHAnsi"/>
            <w:sz w:val="24"/>
          </w:rPr>
          <w:lastRenderedPageBreak/>
          <w:t>Use secure systems for handling personal or sensitive information.</w:t>
        </w:r>
      </w:ins>
    </w:p>
    <w:p w14:paraId="4D52F9DB" w14:textId="77777777" w:rsidR="00CD0059" w:rsidRPr="007F5549" w:rsidRDefault="00CD0059" w:rsidP="00CD0059">
      <w:pPr>
        <w:pStyle w:val="ListParagraph"/>
        <w:numPr>
          <w:ilvl w:val="0"/>
          <w:numId w:val="19"/>
        </w:numPr>
        <w:spacing w:before="120" w:after="120"/>
        <w:rPr>
          <w:ins w:id="51" w:author="Kush Khalasi" w:date="2025-08-22T17:59:00Z" w16du:dateUtc="2025-08-22T12:29:00Z"/>
          <w:rFonts w:asciiTheme="minorHAnsi" w:hAnsiTheme="minorHAnsi" w:cstheme="minorHAnsi"/>
          <w:sz w:val="24"/>
        </w:rPr>
      </w:pPr>
      <w:ins w:id="52" w:author="Kush Khalasi" w:date="2025-08-22T17:59:00Z" w16du:dateUtc="2025-08-22T12:29:00Z">
        <w:r w:rsidRPr="007F5549">
          <w:rPr>
            <w:rFonts w:asciiTheme="minorHAnsi" w:hAnsiTheme="minorHAnsi" w:cstheme="minorHAnsi"/>
            <w:sz w:val="24"/>
          </w:rPr>
          <w:t>Follow data protection regulations (e.g., GDPR, local laws).</w:t>
        </w:r>
      </w:ins>
    </w:p>
    <w:p w14:paraId="03481E4E" w14:textId="77777777" w:rsidR="00CD0059" w:rsidRDefault="00CD0059" w:rsidP="00CD0059">
      <w:pPr>
        <w:spacing w:before="120" w:after="120"/>
        <w:ind w:left="1200"/>
        <w:rPr>
          <w:ins w:id="53" w:author="Kush Khalasi" w:date="2025-08-22T18:00:00Z" w16du:dateUtc="2025-08-22T12:30:00Z"/>
          <w:rFonts w:asciiTheme="minorHAnsi" w:hAnsiTheme="minorHAnsi" w:cstheme="minorHAnsi"/>
          <w:i/>
          <w:sz w:val="24"/>
        </w:rPr>
      </w:pPr>
      <w:ins w:id="54" w:author="Kush Khalasi" w:date="2025-08-22T17:59:00Z" w16du:dateUtc="2025-08-22T12:29:00Z">
        <w:r w:rsidRPr="007F5549">
          <w:rPr>
            <w:rStyle w:val="Strong"/>
            <w:rFonts w:asciiTheme="minorHAnsi" w:hAnsiTheme="minorHAnsi" w:cstheme="minorHAnsi"/>
            <w:sz w:val="24"/>
          </w:rPr>
          <w:t>Example:</w:t>
        </w:r>
        <w:r w:rsidRPr="007F5549">
          <w:rPr>
            <w:rFonts w:asciiTheme="minorHAnsi" w:hAnsiTheme="minorHAnsi" w:cstheme="minorHAnsi"/>
            <w:sz w:val="24"/>
          </w:rPr>
          <w:br/>
        </w:r>
        <w:r w:rsidRPr="00CD0059">
          <w:rPr>
            <w:sz w:val="28"/>
          </w:rPr>
          <w:t>✅</w:t>
        </w:r>
        <w:r w:rsidRPr="00CD0059">
          <w:rPr>
            <w:rFonts w:asciiTheme="minorHAnsi" w:hAnsiTheme="minorHAnsi" w:cstheme="minorHAnsi"/>
            <w:sz w:val="28"/>
          </w:rPr>
          <w:t xml:space="preserve">    </w:t>
        </w:r>
        <w:r w:rsidRPr="00CD0059">
          <w:rPr>
            <w:rFonts w:asciiTheme="minorHAnsi" w:hAnsiTheme="minorHAnsi" w:cstheme="minorHAnsi"/>
            <w:sz w:val="24"/>
            <w:rPrChange w:id="55" w:author="Kush Khalasi" w:date="2025-08-22T18:01:00Z" w16du:dateUtc="2025-08-22T12:31:00Z">
              <w:rPr>
                <w:rFonts w:asciiTheme="minorHAnsi" w:hAnsiTheme="minorHAnsi" w:cstheme="minorHAnsi"/>
                <w:i/>
                <w:iCs/>
                <w:sz w:val="24"/>
              </w:rPr>
            </w:rPrChange>
          </w:rPr>
          <w:t>Store client files only in authorized company systems.</w:t>
        </w:r>
        <w:r w:rsidRPr="00CD0059">
          <w:rPr>
            <w:rFonts w:asciiTheme="minorHAnsi" w:hAnsiTheme="minorHAnsi" w:cstheme="minorHAnsi"/>
            <w:sz w:val="24"/>
            <w:rPrChange w:id="56" w:author="Kush Khalasi" w:date="2025-08-22T18:01:00Z" w16du:dateUtc="2025-08-22T12:31:00Z">
              <w:rPr>
                <w:rFonts w:asciiTheme="minorHAnsi" w:hAnsiTheme="minorHAnsi" w:cstheme="minorHAnsi"/>
                <w:i/>
                <w:iCs/>
                <w:sz w:val="24"/>
              </w:rPr>
            </w:rPrChange>
          </w:rPr>
          <w:br/>
        </w:r>
        <w:r w:rsidRPr="00CD0059">
          <w:rPr>
            <w:b/>
            <w:sz w:val="28"/>
          </w:rPr>
          <w:t>❌</w:t>
        </w:r>
        <w:r w:rsidRPr="00CD0059">
          <w:rPr>
            <w:rFonts w:asciiTheme="minorHAnsi" w:hAnsiTheme="minorHAnsi" w:cstheme="minorHAnsi"/>
            <w:b/>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57" w:author="Kush Khalasi" w:date="2025-08-22T18:01:00Z" w16du:dateUtc="2025-08-22T12:31:00Z">
              <w:rPr>
                <w:rFonts w:asciiTheme="minorHAnsi" w:hAnsiTheme="minorHAnsi" w:cstheme="minorHAnsi"/>
                <w:i/>
                <w:iCs/>
                <w:sz w:val="24"/>
              </w:rPr>
            </w:rPrChange>
          </w:rPr>
          <w:t>Sending client details over personal email or sharing them on social media</w:t>
        </w:r>
        <w:r w:rsidRPr="007F5549">
          <w:rPr>
            <w:rFonts w:asciiTheme="minorHAnsi" w:hAnsiTheme="minorHAnsi" w:cstheme="minorHAnsi"/>
            <w:i/>
            <w:sz w:val="24"/>
          </w:rPr>
          <w:t>.</w:t>
        </w:r>
      </w:ins>
    </w:p>
    <w:p w14:paraId="3CBF2285" w14:textId="77777777" w:rsidR="00CD0059" w:rsidRPr="007F5549" w:rsidRDefault="00CD0059" w:rsidP="00CD0059">
      <w:pPr>
        <w:spacing w:before="120" w:after="120"/>
        <w:ind w:left="1200"/>
        <w:rPr>
          <w:ins w:id="58" w:author="Kush Khalasi" w:date="2025-08-22T17:59:00Z" w16du:dateUtc="2025-08-22T12:29:00Z"/>
          <w:rFonts w:asciiTheme="minorHAnsi" w:hAnsiTheme="minorHAnsi" w:cstheme="minorHAnsi"/>
          <w:i/>
          <w:sz w:val="24"/>
        </w:rPr>
      </w:pPr>
    </w:p>
    <w:p w14:paraId="00BF3E5A" w14:textId="77777777" w:rsidR="00CD0059" w:rsidRPr="007F5549" w:rsidRDefault="00CD0059" w:rsidP="00CD0059">
      <w:pPr>
        <w:pStyle w:val="ListParagraph"/>
        <w:numPr>
          <w:ilvl w:val="0"/>
          <w:numId w:val="17"/>
        </w:numPr>
        <w:spacing w:before="160" w:after="160"/>
        <w:ind w:left="1559" w:hanging="357"/>
        <w:rPr>
          <w:ins w:id="59" w:author="Kush Khalasi" w:date="2025-08-22T17:59:00Z" w16du:dateUtc="2025-08-22T12:29:00Z"/>
          <w:rFonts w:asciiTheme="minorHAnsi" w:hAnsiTheme="minorHAnsi" w:cstheme="minorHAnsi"/>
          <w:sz w:val="24"/>
        </w:rPr>
      </w:pPr>
      <w:ins w:id="60" w:author="Kush Khalasi" w:date="2025-08-22T17:59:00Z" w16du:dateUtc="2025-08-22T12:29:00Z">
        <w:r w:rsidRPr="007F5549">
          <w:rPr>
            <w:rStyle w:val="Strong"/>
            <w:rFonts w:asciiTheme="minorHAnsi" w:hAnsiTheme="minorHAnsi" w:cstheme="minorHAnsi"/>
            <w:sz w:val="24"/>
          </w:rPr>
          <w:t>Conflict of Interest</w:t>
        </w:r>
      </w:ins>
    </w:p>
    <w:p w14:paraId="43C7B606" w14:textId="77777777" w:rsidR="00CD0059" w:rsidRPr="007F5549" w:rsidRDefault="00CD0059" w:rsidP="00CD0059">
      <w:pPr>
        <w:pStyle w:val="ListParagraph"/>
        <w:numPr>
          <w:ilvl w:val="0"/>
          <w:numId w:val="20"/>
        </w:numPr>
        <w:spacing w:before="120" w:after="120"/>
        <w:rPr>
          <w:ins w:id="61" w:author="Kush Khalasi" w:date="2025-08-22T17:59:00Z" w16du:dateUtc="2025-08-22T12:29:00Z"/>
          <w:rFonts w:asciiTheme="minorHAnsi" w:hAnsiTheme="minorHAnsi" w:cstheme="minorHAnsi"/>
          <w:sz w:val="24"/>
        </w:rPr>
      </w:pPr>
      <w:ins w:id="62" w:author="Kush Khalasi" w:date="2025-08-22T17:59:00Z" w16du:dateUtc="2025-08-22T12:29:00Z">
        <w:r w:rsidRPr="007F5549">
          <w:rPr>
            <w:rFonts w:asciiTheme="minorHAnsi" w:hAnsiTheme="minorHAnsi" w:cstheme="minorHAnsi"/>
            <w:sz w:val="24"/>
          </w:rPr>
          <w:t>Avoid personal or financial interests that may interfere with company responsibilities.</w:t>
        </w:r>
      </w:ins>
    </w:p>
    <w:p w14:paraId="5F9EDEE9" w14:textId="77777777" w:rsidR="00CD0059" w:rsidRPr="007F5549" w:rsidRDefault="00CD0059" w:rsidP="00CD0059">
      <w:pPr>
        <w:pStyle w:val="ListParagraph"/>
        <w:numPr>
          <w:ilvl w:val="0"/>
          <w:numId w:val="20"/>
        </w:numPr>
        <w:spacing w:before="120" w:after="120"/>
        <w:rPr>
          <w:ins w:id="63" w:author="Kush Khalasi" w:date="2025-08-22T17:59:00Z" w16du:dateUtc="2025-08-22T12:29:00Z"/>
          <w:rFonts w:asciiTheme="minorHAnsi" w:hAnsiTheme="minorHAnsi" w:cstheme="minorHAnsi"/>
          <w:sz w:val="24"/>
        </w:rPr>
      </w:pPr>
      <w:ins w:id="64" w:author="Kush Khalasi" w:date="2025-08-22T17:59:00Z" w16du:dateUtc="2025-08-22T12:29:00Z">
        <w:r w:rsidRPr="007F5549">
          <w:rPr>
            <w:rFonts w:asciiTheme="minorHAnsi" w:hAnsiTheme="minorHAnsi" w:cstheme="minorHAnsi"/>
            <w:sz w:val="24"/>
          </w:rPr>
          <w:t>Disclose any potential conflicts (such as family working with vendors or clients).</w:t>
        </w:r>
      </w:ins>
    </w:p>
    <w:p w14:paraId="6CDA7C77" w14:textId="77777777" w:rsidR="00CD0059" w:rsidRPr="007F5549" w:rsidRDefault="00CD0059" w:rsidP="00CD0059">
      <w:pPr>
        <w:pStyle w:val="ListParagraph"/>
        <w:numPr>
          <w:ilvl w:val="0"/>
          <w:numId w:val="20"/>
        </w:numPr>
        <w:spacing w:before="120" w:after="120"/>
        <w:rPr>
          <w:ins w:id="65" w:author="Kush Khalasi" w:date="2025-08-22T17:59:00Z" w16du:dateUtc="2025-08-22T12:29:00Z"/>
          <w:rFonts w:asciiTheme="minorHAnsi" w:hAnsiTheme="minorHAnsi" w:cstheme="minorHAnsi"/>
          <w:sz w:val="24"/>
        </w:rPr>
      </w:pPr>
      <w:ins w:id="66" w:author="Kush Khalasi" w:date="2025-08-22T17:59:00Z" w16du:dateUtc="2025-08-22T12:29:00Z">
        <w:r w:rsidRPr="007F5549">
          <w:rPr>
            <w:rFonts w:asciiTheme="minorHAnsi" w:hAnsiTheme="minorHAnsi" w:cstheme="minorHAnsi"/>
            <w:sz w:val="24"/>
          </w:rPr>
          <w:t>Do not accept gifts, favors, or hospitality that may influence decision-making.</w:t>
        </w:r>
      </w:ins>
    </w:p>
    <w:p w14:paraId="14E5C9AF" w14:textId="77777777" w:rsidR="00CD0059" w:rsidRDefault="00CD0059" w:rsidP="00CD0059">
      <w:pPr>
        <w:spacing w:before="120" w:after="120"/>
        <w:ind w:left="1200"/>
        <w:rPr>
          <w:ins w:id="67" w:author="Kush Khalasi" w:date="2025-08-22T18:00:00Z" w16du:dateUtc="2025-08-22T12:30:00Z"/>
          <w:rFonts w:asciiTheme="minorHAnsi" w:hAnsiTheme="minorHAnsi" w:cstheme="minorHAnsi"/>
          <w:i/>
          <w:sz w:val="24"/>
        </w:rPr>
      </w:pPr>
      <w:ins w:id="68" w:author="Kush Khalasi" w:date="2025-08-22T17:59:00Z" w16du:dateUtc="2025-08-22T12:29:00Z">
        <w:r w:rsidRPr="007F5549">
          <w:rPr>
            <w:rStyle w:val="Strong"/>
            <w:rFonts w:asciiTheme="minorHAnsi" w:hAnsiTheme="minorHAnsi" w:cstheme="minorHAnsi"/>
            <w:sz w:val="24"/>
          </w:rPr>
          <w:t>Example:</w:t>
        </w:r>
        <w:r w:rsidRPr="007F5549">
          <w:rPr>
            <w:rFonts w:asciiTheme="minorHAnsi" w:hAnsiTheme="minorHAnsi" w:cstheme="minorHAnsi"/>
            <w:sz w:val="24"/>
          </w:rPr>
          <w:br/>
        </w:r>
        <w:r w:rsidRPr="00CD0059">
          <w:rPr>
            <w:sz w:val="28"/>
          </w:rPr>
          <w:t>✅</w:t>
        </w:r>
        <w:r w:rsidRPr="00CD0059">
          <w:rPr>
            <w:rFonts w:asciiTheme="minorHAnsi" w:hAnsiTheme="minorHAnsi" w:cstheme="minorHAnsi"/>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69" w:author="Kush Khalasi" w:date="2025-08-22T18:01:00Z" w16du:dateUtc="2025-08-22T12:31:00Z">
              <w:rPr>
                <w:rFonts w:asciiTheme="minorHAnsi" w:hAnsiTheme="minorHAnsi" w:cstheme="minorHAnsi"/>
                <w:i/>
                <w:iCs/>
                <w:sz w:val="24"/>
              </w:rPr>
            </w:rPrChange>
          </w:rPr>
          <w:t>Inform HR if a close relative is bidding for a company contract.</w:t>
        </w:r>
        <w:r w:rsidRPr="00CD0059">
          <w:rPr>
            <w:rFonts w:asciiTheme="minorHAnsi" w:hAnsiTheme="minorHAnsi" w:cstheme="minorHAnsi"/>
            <w:sz w:val="24"/>
          </w:rPr>
          <w:br/>
        </w:r>
        <w:r w:rsidRPr="00CD0059">
          <w:rPr>
            <w:b/>
            <w:sz w:val="28"/>
          </w:rPr>
          <w:t>❌</w:t>
        </w:r>
        <w:r w:rsidRPr="00CD0059">
          <w:rPr>
            <w:rFonts w:asciiTheme="minorHAnsi" w:hAnsiTheme="minorHAnsi" w:cstheme="minorHAnsi"/>
            <w:b/>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70" w:author="Kush Khalasi" w:date="2025-08-22T18:01:00Z" w16du:dateUtc="2025-08-22T12:31:00Z">
              <w:rPr>
                <w:rFonts w:asciiTheme="minorHAnsi" w:hAnsiTheme="minorHAnsi" w:cstheme="minorHAnsi"/>
                <w:i/>
                <w:iCs/>
                <w:sz w:val="24"/>
              </w:rPr>
            </w:rPrChange>
          </w:rPr>
          <w:t>Approving a vendor contract where your family has direct financial interest without disclosure.</w:t>
        </w:r>
      </w:ins>
    </w:p>
    <w:p w14:paraId="6102EDAD" w14:textId="77777777" w:rsidR="00CD0059" w:rsidRPr="007F5549" w:rsidRDefault="00CD0059" w:rsidP="00CD0059">
      <w:pPr>
        <w:spacing w:before="120" w:after="120"/>
        <w:ind w:left="1200"/>
        <w:rPr>
          <w:ins w:id="71" w:author="Kush Khalasi" w:date="2025-08-22T17:59:00Z" w16du:dateUtc="2025-08-22T12:29:00Z"/>
          <w:rFonts w:asciiTheme="minorHAnsi" w:hAnsiTheme="minorHAnsi" w:cstheme="minorHAnsi"/>
          <w:sz w:val="24"/>
        </w:rPr>
      </w:pPr>
    </w:p>
    <w:p w14:paraId="4E76FA24" w14:textId="77777777" w:rsidR="00CD0059" w:rsidRPr="007F5549" w:rsidRDefault="00CD0059" w:rsidP="00CD0059">
      <w:pPr>
        <w:pStyle w:val="ListParagraph"/>
        <w:numPr>
          <w:ilvl w:val="0"/>
          <w:numId w:val="17"/>
        </w:numPr>
        <w:spacing w:before="160" w:after="160"/>
        <w:ind w:left="1559" w:hanging="357"/>
        <w:rPr>
          <w:ins w:id="72" w:author="Kush Khalasi" w:date="2025-08-22T17:59:00Z" w16du:dateUtc="2025-08-22T12:29:00Z"/>
          <w:rFonts w:asciiTheme="minorHAnsi" w:hAnsiTheme="minorHAnsi" w:cstheme="minorHAnsi"/>
          <w:sz w:val="24"/>
        </w:rPr>
      </w:pPr>
      <w:ins w:id="73" w:author="Kush Khalasi" w:date="2025-08-22T17:59:00Z" w16du:dateUtc="2025-08-22T12:29:00Z">
        <w:r w:rsidRPr="007F5549">
          <w:rPr>
            <w:rStyle w:val="Strong"/>
            <w:rFonts w:asciiTheme="minorHAnsi" w:hAnsiTheme="minorHAnsi" w:cstheme="minorHAnsi"/>
            <w:sz w:val="24"/>
          </w:rPr>
          <w:t>Fair Treatment and Respect</w:t>
        </w:r>
      </w:ins>
    </w:p>
    <w:p w14:paraId="4567206D" w14:textId="77777777" w:rsidR="00CD0059" w:rsidRPr="007F5549" w:rsidRDefault="00CD0059" w:rsidP="00CD0059">
      <w:pPr>
        <w:pStyle w:val="ListParagraph"/>
        <w:numPr>
          <w:ilvl w:val="0"/>
          <w:numId w:val="21"/>
        </w:numPr>
        <w:spacing w:before="120" w:after="120"/>
        <w:rPr>
          <w:ins w:id="74" w:author="Kush Khalasi" w:date="2025-08-22T17:59:00Z" w16du:dateUtc="2025-08-22T12:29:00Z"/>
          <w:rFonts w:asciiTheme="minorHAnsi" w:hAnsiTheme="minorHAnsi" w:cstheme="minorHAnsi"/>
          <w:sz w:val="24"/>
        </w:rPr>
      </w:pPr>
      <w:ins w:id="75" w:author="Kush Khalasi" w:date="2025-08-22T17:59:00Z" w16du:dateUtc="2025-08-22T12:29:00Z">
        <w:r w:rsidRPr="007F5549">
          <w:rPr>
            <w:rFonts w:asciiTheme="minorHAnsi" w:hAnsiTheme="minorHAnsi" w:cstheme="minorHAnsi"/>
            <w:sz w:val="24"/>
          </w:rPr>
          <w:t>Treat colleagues, clients, and partners with dignity, equality, and fairness.</w:t>
        </w:r>
      </w:ins>
    </w:p>
    <w:p w14:paraId="2053DE46" w14:textId="77777777" w:rsidR="00CD0059" w:rsidRPr="007F5549" w:rsidRDefault="00CD0059" w:rsidP="00CD0059">
      <w:pPr>
        <w:pStyle w:val="ListParagraph"/>
        <w:numPr>
          <w:ilvl w:val="0"/>
          <w:numId w:val="21"/>
        </w:numPr>
        <w:spacing w:before="120" w:after="120"/>
        <w:rPr>
          <w:ins w:id="76" w:author="Kush Khalasi" w:date="2025-08-22T17:59:00Z" w16du:dateUtc="2025-08-22T12:29:00Z"/>
          <w:rFonts w:asciiTheme="minorHAnsi" w:hAnsiTheme="minorHAnsi" w:cstheme="minorHAnsi"/>
          <w:sz w:val="24"/>
        </w:rPr>
      </w:pPr>
      <w:ins w:id="77" w:author="Kush Khalasi" w:date="2025-08-22T17:59:00Z" w16du:dateUtc="2025-08-22T12:29:00Z">
        <w:r w:rsidRPr="007F5549">
          <w:rPr>
            <w:rFonts w:asciiTheme="minorHAnsi" w:hAnsiTheme="minorHAnsi" w:cstheme="minorHAnsi"/>
            <w:sz w:val="24"/>
          </w:rPr>
          <w:t>Do not tolerate discrimination, harassment, or bullying.</w:t>
        </w:r>
      </w:ins>
    </w:p>
    <w:p w14:paraId="4C82F3C1" w14:textId="77777777" w:rsidR="00CD0059" w:rsidRPr="007F5549" w:rsidRDefault="00CD0059" w:rsidP="00CD0059">
      <w:pPr>
        <w:pStyle w:val="ListParagraph"/>
        <w:numPr>
          <w:ilvl w:val="0"/>
          <w:numId w:val="21"/>
        </w:numPr>
        <w:spacing w:before="120" w:after="120"/>
        <w:rPr>
          <w:ins w:id="78" w:author="Kush Khalasi" w:date="2025-08-22T17:59:00Z" w16du:dateUtc="2025-08-22T12:29:00Z"/>
          <w:rFonts w:asciiTheme="minorHAnsi" w:hAnsiTheme="minorHAnsi" w:cstheme="minorHAnsi"/>
        </w:rPr>
      </w:pPr>
      <w:ins w:id="79" w:author="Kush Khalasi" w:date="2025-08-22T17:59:00Z" w16du:dateUtc="2025-08-22T12:29:00Z">
        <w:r w:rsidRPr="007F5549">
          <w:rPr>
            <w:rFonts w:asciiTheme="minorHAnsi" w:hAnsiTheme="minorHAnsi" w:cstheme="minorHAnsi"/>
            <w:sz w:val="24"/>
          </w:rPr>
          <w:t>Encourage teamwork</w:t>
        </w:r>
        <w:r w:rsidRPr="007F5549">
          <w:rPr>
            <w:rFonts w:asciiTheme="minorHAnsi" w:hAnsiTheme="minorHAnsi" w:cstheme="minorHAnsi"/>
          </w:rPr>
          <w:t>, inclusivity, and positive communication.</w:t>
        </w:r>
      </w:ins>
    </w:p>
    <w:p w14:paraId="56CE0229" w14:textId="77777777" w:rsidR="00CD0059" w:rsidRDefault="00CD0059" w:rsidP="00CD0059">
      <w:pPr>
        <w:spacing w:before="120" w:after="120"/>
        <w:ind w:left="1200"/>
        <w:rPr>
          <w:ins w:id="80" w:author="Kush Khalasi" w:date="2025-08-22T18:00:00Z" w16du:dateUtc="2025-08-22T12:30:00Z"/>
          <w:rFonts w:asciiTheme="minorHAnsi" w:hAnsiTheme="minorHAnsi" w:cstheme="minorHAnsi"/>
          <w:i/>
          <w:sz w:val="24"/>
        </w:rPr>
      </w:pPr>
      <w:ins w:id="81" w:author="Kush Khalasi" w:date="2025-08-22T17:59:00Z" w16du:dateUtc="2025-08-22T12:29:00Z">
        <w:r w:rsidRPr="007F5549">
          <w:rPr>
            <w:rStyle w:val="Strong"/>
            <w:rFonts w:asciiTheme="minorHAnsi" w:hAnsiTheme="minorHAnsi" w:cstheme="minorHAnsi"/>
          </w:rPr>
          <w:t>Example:</w:t>
        </w:r>
        <w:r w:rsidRPr="007F5549">
          <w:rPr>
            <w:rFonts w:asciiTheme="minorHAnsi" w:hAnsiTheme="minorHAnsi" w:cstheme="minorHAnsi"/>
          </w:rPr>
          <w:br/>
        </w:r>
        <w:r w:rsidRPr="00CD0059">
          <w:rPr>
            <w:b/>
            <w:sz w:val="28"/>
          </w:rPr>
          <w:t>✅</w:t>
        </w:r>
        <w:r w:rsidRPr="00CD0059">
          <w:rPr>
            <w:rFonts w:asciiTheme="minorHAnsi" w:hAnsiTheme="minorHAnsi" w:cstheme="minorHAnsi"/>
            <w:b/>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82" w:author="Kush Khalasi" w:date="2025-08-22T18:01:00Z" w16du:dateUtc="2025-08-22T12:31:00Z">
              <w:rPr>
                <w:rFonts w:asciiTheme="minorHAnsi" w:hAnsiTheme="minorHAnsi" w:cstheme="minorHAnsi"/>
                <w:i/>
                <w:iCs/>
                <w:sz w:val="24"/>
              </w:rPr>
            </w:rPrChange>
          </w:rPr>
          <w:t>Support a colleague’s idea during a meeting and give constructive feedback.</w:t>
        </w:r>
        <w:r w:rsidRPr="00CD0059">
          <w:rPr>
            <w:rFonts w:asciiTheme="minorHAnsi" w:hAnsiTheme="minorHAnsi" w:cstheme="minorHAnsi"/>
            <w:sz w:val="24"/>
            <w:rPrChange w:id="83" w:author="Kush Khalasi" w:date="2025-08-22T18:01:00Z" w16du:dateUtc="2025-08-22T12:31:00Z">
              <w:rPr>
                <w:rFonts w:asciiTheme="minorHAnsi" w:hAnsiTheme="minorHAnsi" w:cstheme="minorHAnsi"/>
                <w:i/>
                <w:iCs/>
                <w:sz w:val="24"/>
              </w:rPr>
            </w:rPrChange>
          </w:rPr>
          <w:br/>
        </w:r>
        <w:r w:rsidRPr="00CD0059">
          <w:rPr>
            <w:b/>
            <w:sz w:val="28"/>
          </w:rPr>
          <w:t>❌</w:t>
        </w:r>
        <w:r w:rsidRPr="00CD0059">
          <w:rPr>
            <w:rFonts w:asciiTheme="minorHAnsi" w:hAnsiTheme="minorHAnsi" w:cstheme="minorHAnsi"/>
            <w:b/>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84" w:author="Kush Khalasi" w:date="2025-08-22T18:01:00Z" w16du:dateUtc="2025-08-22T12:31:00Z">
              <w:rPr>
                <w:rFonts w:asciiTheme="minorHAnsi" w:hAnsiTheme="minorHAnsi" w:cstheme="minorHAnsi"/>
                <w:i/>
                <w:iCs/>
                <w:sz w:val="24"/>
              </w:rPr>
            </w:rPrChange>
          </w:rPr>
          <w:t>Making offensive jokes or excluding someone because of gender, race, or background</w:t>
        </w:r>
        <w:r w:rsidRPr="007F5549">
          <w:rPr>
            <w:rFonts w:asciiTheme="minorHAnsi" w:hAnsiTheme="minorHAnsi" w:cstheme="minorHAnsi"/>
            <w:i/>
            <w:sz w:val="24"/>
          </w:rPr>
          <w:t>.</w:t>
        </w:r>
      </w:ins>
    </w:p>
    <w:p w14:paraId="40FB3CDA" w14:textId="77777777" w:rsidR="00CD0059" w:rsidRPr="007F5549" w:rsidRDefault="00CD0059" w:rsidP="00CD0059">
      <w:pPr>
        <w:spacing w:before="120" w:after="120"/>
        <w:ind w:left="1200"/>
        <w:rPr>
          <w:ins w:id="85" w:author="Kush Khalasi" w:date="2025-08-22T17:59:00Z" w16du:dateUtc="2025-08-22T12:29:00Z"/>
          <w:rFonts w:asciiTheme="minorHAnsi" w:hAnsiTheme="minorHAnsi" w:cstheme="minorHAnsi"/>
          <w:i/>
        </w:rPr>
      </w:pPr>
    </w:p>
    <w:p w14:paraId="3835D0F0" w14:textId="77777777" w:rsidR="00CD0059" w:rsidRPr="007F5549" w:rsidRDefault="00CD0059" w:rsidP="00CD0059">
      <w:pPr>
        <w:pStyle w:val="ListParagraph"/>
        <w:numPr>
          <w:ilvl w:val="0"/>
          <w:numId w:val="17"/>
        </w:numPr>
        <w:spacing w:before="160" w:after="160"/>
        <w:ind w:left="1559" w:hanging="357"/>
        <w:rPr>
          <w:ins w:id="86" w:author="Kush Khalasi" w:date="2025-08-22T17:59:00Z" w16du:dateUtc="2025-08-22T12:29:00Z"/>
          <w:rFonts w:asciiTheme="minorHAnsi" w:hAnsiTheme="minorHAnsi" w:cstheme="minorHAnsi"/>
          <w:sz w:val="24"/>
        </w:rPr>
      </w:pPr>
      <w:ins w:id="87" w:author="Kush Khalasi" w:date="2025-08-22T17:59:00Z" w16du:dateUtc="2025-08-22T12:29:00Z">
        <w:r w:rsidRPr="007F5549">
          <w:rPr>
            <w:rStyle w:val="Strong"/>
            <w:rFonts w:asciiTheme="minorHAnsi" w:hAnsiTheme="minorHAnsi" w:cstheme="minorHAnsi"/>
            <w:sz w:val="24"/>
          </w:rPr>
          <w:t>Integrity in Business Practices</w:t>
        </w:r>
      </w:ins>
    </w:p>
    <w:p w14:paraId="039D4C33" w14:textId="77777777" w:rsidR="00CD0059" w:rsidRPr="007F5549" w:rsidRDefault="00CD0059" w:rsidP="00CD0059">
      <w:pPr>
        <w:pStyle w:val="ListParagraph"/>
        <w:numPr>
          <w:ilvl w:val="0"/>
          <w:numId w:val="22"/>
        </w:numPr>
        <w:spacing w:before="120" w:after="120"/>
        <w:rPr>
          <w:ins w:id="88" w:author="Kush Khalasi" w:date="2025-08-22T17:59:00Z" w16du:dateUtc="2025-08-22T12:29:00Z"/>
          <w:rFonts w:asciiTheme="minorHAnsi" w:hAnsiTheme="minorHAnsi" w:cstheme="minorHAnsi"/>
          <w:sz w:val="24"/>
        </w:rPr>
      </w:pPr>
      <w:ins w:id="89" w:author="Kush Khalasi" w:date="2025-08-22T17:59:00Z" w16du:dateUtc="2025-08-22T12:29:00Z">
        <w:r w:rsidRPr="007F5549">
          <w:rPr>
            <w:rFonts w:asciiTheme="minorHAnsi" w:hAnsiTheme="minorHAnsi" w:cstheme="minorHAnsi"/>
            <w:sz w:val="24"/>
          </w:rPr>
          <w:t>Conduct all transactions honestly and transparently.</w:t>
        </w:r>
      </w:ins>
    </w:p>
    <w:p w14:paraId="4480FF2B" w14:textId="77777777" w:rsidR="00CD0059" w:rsidRPr="007F5549" w:rsidRDefault="00CD0059" w:rsidP="00CD0059">
      <w:pPr>
        <w:pStyle w:val="ListParagraph"/>
        <w:numPr>
          <w:ilvl w:val="0"/>
          <w:numId w:val="22"/>
        </w:numPr>
        <w:spacing w:before="120" w:after="120"/>
        <w:rPr>
          <w:ins w:id="90" w:author="Kush Khalasi" w:date="2025-08-22T17:59:00Z" w16du:dateUtc="2025-08-22T12:29:00Z"/>
          <w:rFonts w:asciiTheme="minorHAnsi" w:hAnsiTheme="minorHAnsi" w:cstheme="minorHAnsi"/>
          <w:sz w:val="24"/>
        </w:rPr>
      </w:pPr>
      <w:ins w:id="91" w:author="Kush Khalasi" w:date="2025-08-22T17:59:00Z" w16du:dateUtc="2025-08-22T12:29:00Z">
        <w:r w:rsidRPr="007F5549">
          <w:rPr>
            <w:rFonts w:asciiTheme="minorHAnsi" w:hAnsiTheme="minorHAnsi" w:cstheme="minorHAnsi"/>
            <w:sz w:val="24"/>
          </w:rPr>
          <w:t>Reject bribery, corruption, and fraudulent activities.</w:t>
        </w:r>
      </w:ins>
    </w:p>
    <w:p w14:paraId="23C9E8C5" w14:textId="77777777" w:rsidR="00CD0059" w:rsidRPr="007F5549" w:rsidRDefault="00CD0059" w:rsidP="00CD0059">
      <w:pPr>
        <w:pStyle w:val="ListParagraph"/>
        <w:numPr>
          <w:ilvl w:val="0"/>
          <w:numId w:val="22"/>
        </w:numPr>
        <w:spacing w:before="120" w:after="120"/>
        <w:rPr>
          <w:ins w:id="92" w:author="Kush Khalasi" w:date="2025-08-22T17:59:00Z" w16du:dateUtc="2025-08-22T12:29:00Z"/>
          <w:rFonts w:asciiTheme="minorHAnsi" w:hAnsiTheme="minorHAnsi" w:cstheme="minorHAnsi"/>
          <w:sz w:val="24"/>
        </w:rPr>
      </w:pPr>
      <w:ins w:id="93" w:author="Kush Khalasi" w:date="2025-08-22T17:59:00Z" w16du:dateUtc="2025-08-22T12:29:00Z">
        <w:r w:rsidRPr="007F5549">
          <w:rPr>
            <w:rFonts w:asciiTheme="minorHAnsi" w:hAnsiTheme="minorHAnsi" w:cstheme="minorHAnsi"/>
            <w:sz w:val="24"/>
          </w:rPr>
          <w:t>Ensure fair competition and respect intellectual property rights.</w:t>
        </w:r>
      </w:ins>
    </w:p>
    <w:p w14:paraId="13F3805F" w14:textId="77777777" w:rsidR="00CD0059" w:rsidRDefault="00CD0059" w:rsidP="00CD0059">
      <w:pPr>
        <w:spacing w:before="120" w:after="120"/>
        <w:ind w:left="1200"/>
        <w:rPr>
          <w:ins w:id="94" w:author="Kush Khalasi" w:date="2025-08-22T18:00:00Z" w16du:dateUtc="2025-08-22T12:30:00Z"/>
          <w:rFonts w:asciiTheme="minorHAnsi" w:hAnsiTheme="minorHAnsi" w:cstheme="minorHAnsi"/>
          <w:i/>
          <w:sz w:val="24"/>
        </w:rPr>
      </w:pPr>
      <w:ins w:id="95" w:author="Kush Khalasi" w:date="2025-08-22T17:59:00Z" w16du:dateUtc="2025-08-22T12:29:00Z">
        <w:r w:rsidRPr="007F5549">
          <w:rPr>
            <w:rStyle w:val="Strong"/>
            <w:rFonts w:asciiTheme="minorHAnsi" w:hAnsiTheme="minorHAnsi" w:cstheme="minorHAnsi"/>
            <w:sz w:val="24"/>
          </w:rPr>
          <w:t>Example:</w:t>
        </w:r>
        <w:r w:rsidRPr="007F5549">
          <w:rPr>
            <w:rFonts w:asciiTheme="minorHAnsi" w:hAnsiTheme="minorHAnsi" w:cstheme="minorHAnsi"/>
          </w:rPr>
          <w:br/>
        </w:r>
        <w:r w:rsidRPr="00CD0059">
          <w:rPr>
            <w:sz w:val="28"/>
          </w:rPr>
          <w:t>✅</w:t>
        </w:r>
        <w:r w:rsidRPr="00CD0059">
          <w:rPr>
            <w:rFonts w:asciiTheme="minorHAnsi" w:hAnsiTheme="minorHAnsi" w:cstheme="minorHAnsi"/>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96" w:author="Kush Khalasi" w:date="2025-08-22T18:00:00Z" w16du:dateUtc="2025-08-22T12:30:00Z">
              <w:rPr>
                <w:rFonts w:asciiTheme="minorHAnsi" w:hAnsiTheme="minorHAnsi" w:cstheme="minorHAnsi"/>
                <w:i/>
                <w:iCs/>
                <w:sz w:val="24"/>
              </w:rPr>
            </w:rPrChange>
          </w:rPr>
          <w:t>Report a vendor offering a personal incentive to secure a contract.</w:t>
        </w:r>
        <w:r w:rsidRPr="00CD0059">
          <w:rPr>
            <w:rFonts w:asciiTheme="minorHAnsi" w:hAnsiTheme="minorHAnsi" w:cstheme="minorHAnsi"/>
            <w:rPrChange w:id="97" w:author="Kush Khalasi" w:date="2025-08-22T18:00:00Z" w16du:dateUtc="2025-08-22T12:30:00Z">
              <w:rPr>
                <w:rFonts w:asciiTheme="minorHAnsi" w:hAnsiTheme="minorHAnsi" w:cstheme="minorHAnsi"/>
                <w:i/>
                <w:iCs/>
              </w:rPr>
            </w:rPrChange>
          </w:rPr>
          <w:br/>
        </w:r>
        <w:r w:rsidRPr="00CD0059">
          <w:rPr>
            <w:b/>
            <w:sz w:val="28"/>
          </w:rPr>
          <w:t>❌</w:t>
        </w:r>
        <w:r w:rsidRPr="00CD0059">
          <w:rPr>
            <w:rFonts w:asciiTheme="minorHAnsi" w:hAnsiTheme="minorHAnsi" w:cstheme="minorHAnsi"/>
          </w:rPr>
          <w:t xml:space="preserve">    </w:t>
        </w:r>
        <w:r w:rsidRPr="00CD0059">
          <w:rPr>
            <w:rFonts w:asciiTheme="minorHAnsi" w:hAnsiTheme="minorHAnsi" w:cstheme="minorHAnsi"/>
            <w:rPrChange w:id="98" w:author="Kush Khalasi" w:date="2025-08-22T18:00:00Z" w16du:dateUtc="2025-08-22T12:30:00Z">
              <w:rPr>
                <w:rFonts w:asciiTheme="minorHAnsi" w:hAnsiTheme="minorHAnsi" w:cstheme="minorHAnsi"/>
                <w:i/>
                <w:iCs/>
              </w:rPr>
            </w:rPrChange>
          </w:rPr>
          <w:t xml:space="preserve"> </w:t>
        </w:r>
        <w:r w:rsidRPr="00CD0059">
          <w:rPr>
            <w:rFonts w:asciiTheme="minorHAnsi" w:hAnsiTheme="minorHAnsi" w:cstheme="minorHAnsi"/>
            <w:sz w:val="24"/>
            <w:rPrChange w:id="99" w:author="Kush Khalasi" w:date="2025-08-22T18:00:00Z" w16du:dateUtc="2025-08-22T12:30:00Z">
              <w:rPr>
                <w:rFonts w:asciiTheme="minorHAnsi" w:hAnsiTheme="minorHAnsi" w:cstheme="minorHAnsi"/>
                <w:i/>
                <w:iCs/>
                <w:sz w:val="24"/>
              </w:rPr>
            </w:rPrChange>
          </w:rPr>
          <w:t>Accepting bribes or kickbacks in exchange for business favors.</w:t>
        </w:r>
      </w:ins>
    </w:p>
    <w:p w14:paraId="6068C1C3" w14:textId="77777777" w:rsidR="00CD0059" w:rsidRPr="007F5549" w:rsidRDefault="00CD0059" w:rsidP="00CD0059">
      <w:pPr>
        <w:spacing w:before="120" w:after="120"/>
        <w:ind w:left="1200"/>
        <w:rPr>
          <w:ins w:id="100" w:author="Kush Khalasi" w:date="2025-08-22T17:59:00Z" w16du:dateUtc="2025-08-22T12:29:00Z"/>
          <w:rFonts w:asciiTheme="minorHAnsi" w:hAnsiTheme="minorHAnsi" w:cstheme="minorHAnsi"/>
          <w:i/>
        </w:rPr>
      </w:pPr>
    </w:p>
    <w:p w14:paraId="7F9075D4" w14:textId="77777777" w:rsidR="00CD0059" w:rsidRPr="007F5549" w:rsidRDefault="00CD0059" w:rsidP="00CD0059">
      <w:pPr>
        <w:pStyle w:val="ListParagraph"/>
        <w:numPr>
          <w:ilvl w:val="0"/>
          <w:numId w:val="17"/>
        </w:numPr>
        <w:spacing w:before="160" w:after="160"/>
        <w:ind w:left="1559" w:hanging="357"/>
        <w:rPr>
          <w:ins w:id="101" w:author="Kush Khalasi" w:date="2025-08-22T17:59:00Z" w16du:dateUtc="2025-08-22T12:29:00Z"/>
          <w:rFonts w:asciiTheme="minorHAnsi" w:hAnsiTheme="minorHAnsi" w:cstheme="minorHAnsi"/>
          <w:sz w:val="24"/>
        </w:rPr>
      </w:pPr>
      <w:ins w:id="102" w:author="Kush Khalasi" w:date="2025-08-22T17:59:00Z" w16du:dateUtc="2025-08-22T12:29:00Z">
        <w:r w:rsidRPr="007F5549">
          <w:rPr>
            <w:rStyle w:val="Strong"/>
            <w:rFonts w:asciiTheme="minorHAnsi" w:hAnsiTheme="minorHAnsi" w:cstheme="minorHAnsi"/>
            <w:sz w:val="24"/>
          </w:rPr>
          <w:t>Use of Company Assets and Resources</w:t>
        </w:r>
      </w:ins>
    </w:p>
    <w:p w14:paraId="6405447E" w14:textId="77777777" w:rsidR="00CD0059" w:rsidRPr="007F5549" w:rsidRDefault="00CD0059" w:rsidP="00CD0059">
      <w:pPr>
        <w:pStyle w:val="ListParagraph"/>
        <w:numPr>
          <w:ilvl w:val="0"/>
          <w:numId w:val="23"/>
        </w:numPr>
        <w:spacing w:before="120" w:after="120"/>
        <w:rPr>
          <w:ins w:id="103" w:author="Kush Khalasi" w:date="2025-08-22T17:59:00Z" w16du:dateUtc="2025-08-22T12:29:00Z"/>
          <w:rFonts w:asciiTheme="minorHAnsi" w:hAnsiTheme="minorHAnsi" w:cstheme="minorHAnsi"/>
          <w:sz w:val="24"/>
        </w:rPr>
      </w:pPr>
      <w:ins w:id="104" w:author="Kush Khalasi" w:date="2025-08-22T17:59:00Z" w16du:dateUtc="2025-08-22T12:29:00Z">
        <w:r w:rsidRPr="007F5549">
          <w:rPr>
            <w:rFonts w:asciiTheme="minorHAnsi" w:hAnsiTheme="minorHAnsi" w:cstheme="minorHAnsi"/>
            <w:sz w:val="24"/>
          </w:rPr>
          <w:lastRenderedPageBreak/>
          <w:t>Use company resources responsibly and only for authorized purposes.</w:t>
        </w:r>
      </w:ins>
    </w:p>
    <w:p w14:paraId="392186FE" w14:textId="77777777" w:rsidR="00CD0059" w:rsidRPr="007F5549" w:rsidRDefault="00CD0059" w:rsidP="00CD0059">
      <w:pPr>
        <w:pStyle w:val="ListParagraph"/>
        <w:numPr>
          <w:ilvl w:val="0"/>
          <w:numId w:val="23"/>
        </w:numPr>
        <w:spacing w:before="120" w:after="120"/>
        <w:rPr>
          <w:ins w:id="105" w:author="Kush Khalasi" w:date="2025-08-22T17:59:00Z" w16du:dateUtc="2025-08-22T12:29:00Z"/>
          <w:rFonts w:asciiTheme="minorHAnsi" w:hAnsiTheme="minorHAnsi" w:cstheme="minorHAnsi"/>
          <w:sz w:val="24"/>
        </w:rPr>
      </w:pPr>
      <w:ins w:id="106" w:author="Kush Khalasi" w:date="2025-08-22T17:59:00Z" w16du:dateUtc="2025-08-22T12:29:00Z">
        <w:r w:rsidRPr="007F5549">
          <w:rPr>
            <w:rFonts w:asciiTheme="minorHAnsi" w:hAnsiTheme="minorHAnsi" w:cstheme="minorHAnsi"/>
            <w:sz w:val="24"/>
          </w:rPr>
          <w:t>Prevent misuse, theft, or unauthorized use of property, systems, or funds.</w:t>
        </w:r>
      </w:ins>
    </w:p>
    <w:p w14:paraId="5644835B" w14:textId="77777777" w:rsidR="00CD0059" w:rsidRPr="007F5549" w:rsidRDefault="00CD0059" w:rsidP="00CD0059">
      <w:pPr>
        <w:pStyle w:val="ListParagraph"/>
        <w:numPr>
          <w:ilvl w:val="0"/>
          <w:numId w:val="23"/>
        </w:numPr>
        <w:spacing w:before="120" w:after="120"/>
        <w:rPr>
          <w:ins w:id="107" w:author="Kush Khalasi" w:date="2025-08-22T17:59:00Z" w16du:dateUtc="2025-08-22T12:29:00Z"/>
          <w:rFonts w:asciiTheme="minorHAnsi" w:hAnsiTheme="minorHAnsi" w:cstheme="minorHAnsi"/>
          <w:sz w:val="24"/>
        </w:rPr>
      </w:pPr>
      <w:ins w:id="108" w:author="Kush Khalasi" w:date="2025-08-22T17:59:00Z" w16du:dateUtc="2025-08-22T12:29:00Z">
        <w:r w:rsidRPr="007F5549">
          <w:rPr>
            <w:rFonts w:asciiTheme="minorHAnsi" w:hAnsiTheme="minorHAnsi" w:cstheme="minorHAnsi"/>
            <w:sz w:val="24"/>
          </w:rPr>
          <w:t>Respect intellectual property and licensed software.</w:t>
        </w:r>
      </w:ins>
    </w:p>
    <w:p w14:paraId="1D702608" w14:textId="77777777" w:rsidR="00CD0059" w:rsidRDefault="00CD0059" w:rsidP="00CD0059">
      <w:pPr>
        <w:spacing w:before="120" w:after="120"/>
        <w:ind w:left="1200"/>
        <w:rPr>
          <w:ins w:id="109" w:author="Kush Khalasi" w:date="2025-08-22T18:00:00Z" w16du:dateUtc="2025-08-22T12:30:00Z"/>
          <w:rFonts w:asciiTheme="minorHAnsi" w:hAnsiTheme="minorHAnsi" w:cstheme="minorHAnsi"/>
          <w:i/>
          <w:sz w:val="24"/>
        </w:rPr>
      </w:pPr>
      <w:ins w:id="110" w:author="Kush Khalasi" w:date="2025-08-22T17:59:00Z" w16du:dateUtc="2025-08-22T12:29:00Z">
        <w:r w:rsidRPr="007F5549">
          <w:rPr>
            <w:rStyle w:val="Strong"/>
            <w:rFonts w:asciiTheme="minorHAnsi" w:hAnsiTheme="minorHAnsi" w:cstheme="minorHAnsi"/>
            <w:sz w:val="24"/>
          </w:rPr>
          <w:t>Example:</w:t>
        </w:r>
        <w:r w:rsidRPr="007F5549">
          <w:rPr>
            <w:rFonts w:asciiTheme="minorHAnsi" w:hAnsiTheme="minorHAnsi" w:cstheme="minorHAnsi"/>
            <w:sz w:val="24"/>
          </w:rPr>
          <w:br/>
        </w:r>
        <w:r w:rsidRPr="00CD0059">
          <w:rPr>
            <w:sz w:val="28"/>
          </w:rPr>
          <w:t>✅</w:t>
        </w:r>
        <w:r w:rsidRPr="00CD0059">
          <w:rPr>
            <w:rFonts w:asciiTheme="minorHAnsi" w:hAnsiTheme="minorHAnsi" w:cstheme="minorHAnsi"/>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111" w:author="Kush Khalasi" w:date="2025-08-22T18:00:00Z" w16du:dateUtc="2025-08-22T12:30:00Z">
              <w:rPr>
                <w:rFonts w:asciiTheme="minorHAnsi" w:hAnsiTheme="minorHAnsi" w:cstheme="minorHAnsi"/>
                <w:i/>
                <w:iCs/>
                <w:sz w:val="24"/>
              </w:rPr>
            </w:rPrChange>
          </w:rPr>
          <w:t>Using company internet and devices only for official work.</w:t>
        </w:r>
        <w:r w:rsidRPr="00CD0059">
          <w:rPr>
            <w:rFonts w:asciiTheme="minorHAnsi" w:hAnsiTheme="minorHAnsi" w:cstheme="minorHAnsi"/>
            <w:rPrChange w:id="112" w:author="Kush Khalasi" w:date="2025-08-22T18:00:00Z" w16du:dateUtc="2025-08-22T12:30:00Z">
              <w:rPr>
                <w:rFonts w:asciiTheme="minorHAnsi" w:hAnsiTheme="minorHAnsi" w:cstheme="minorHAnsi"/>
                <w:i/>
                <w:iCs/>
              </w:rPr>
            </w:rPrChange>
          </w:rPr>
          <w:br/>
        </w:r>
        <w:r w:rsidRPr="00CD0059">
          <w:rPr>
            <w:b/>
            <w:sz w:val="28"/>
          </w:rPr>
          <w:t>❌</w:t>
        </w:r>
        <w:r w:rsidRPr="00CD0059">
          <w:rPr>
            <w:rFonts w:asciiTheme="minorHAnsi" w:hAnsiTheme="minorHAnsi" w:cstheme="minorHAnsi"/>
            <w:b/>
            <w:sz w:val="28"/>
          </w:rPr>
          <w:t xml:space="preserve"> </w:t>
        </w:r>
        <w:r w:rsidRPr="00CD0059">
          <w:rPr>
            <w:rFonts w:asciiTheme="minorHAnsi" w:hAnsiTheme="minorHAnsi" w:cstheme="minorHAnsi"/>
            <w:b/>
          </w:rPr>
          <w:t xml:space="preserve">   </w:t>
        </w:r>
        <w:r w:rsidRPr="00CD0059">
          <w:rPr>
            <w:rFonts w:asciiTheme="minorHAnsi" w:hAnsiTheme="minorHAnsi" w:cstheme="minorHAnsi"/>
            <w:sz w:val="24"/>
            <w:rPrChange w:id="113" w:author="Kush Khalasi" w:date="2025-08-22T18:00:00Z" w16du:dateUtc="2025-08-22T12:30:00Z">
              <w:rPr>
                <w:rFonts w:asciiTheme="minorHAnsi" w:hAnsiTheme="minorHAnsi" w:cstheme="minorHAnsi"/>
                <w:i/>
                <w:iCs/>
                <w:sz w:val="24"/>
              </w:rPr>
            </w:rPrChange>
          </w:rPr>
          <w:t>Downloading pirated software or using company funds for personal expenses.</w:t>
        </w:r>
      </w:ins>
    </w:p>
    <w:p w14:paraId="1CF6762A" w14:textId="77777777" w:rsidR="00CD0059" w:rsidRPr="007F5549" w:rsidRDefault="00CD0059" w:rsidP="00CD0059">
      <w:pPr>
        <w:spacing w:before="120" w:after="120"/>
        <w:ind w:left="1200"/>
        <w:rPr>
          <w:ins w:id="114" w:author="Kush Khalasi" w:date="2025-08-22T17:59:00Z" w16du:dateUtc="2025-08-22T12:29:00Z"/>
          <w:rFonts w:asciiTheme="minorHAnsi" w:hAnsiTheme="minorHAnsi" w:cstheme="minorHAnsi"/>
          <w:i/>
          <w:sz w:val="24"/>
        </w:rPr>
      </w:pPr>
    </w:p>
    <w:p w14:paraId="726FD0ED" w14:textId="77777777" w:rsidR="00CD0059" w:rsidRPr="007F5549" w:rsidRDefault="00CD0059" w:rsidP="00CD0059">
      <w:pPr>
        <w:pStyle w:val="ListParagraph"/>
        <w:numPr>
          <w:ilvl w:val="0"/>
          <w:numId w:val="17"/>
        </w:numPr>
        <w:spacing w:before="160" w:after="160"/>
        <w:ind w:left="1559" w:hanging="357"/>
        <w:rPr>
          <w:ins w:id="115" w:author="Kush Khalasi" w:date="2025-08-22T17:59:00Z" w16du:dateUtc="2025-08-22T12:29:00Z"/>
          <w:rFonts w:asciiTheme="minorHAnsi" w:hAnsiTheme="minorHAnsi" w:cstheme="minorHAnsi"/>
          <w:sz w:val="24"/>
        </w:rPr>
      </w:pPr>
      <w:ins w:id="116" w:author="Kush Khalasi" w:date="2025-08-22T17:59:00Z" w16du:dateUtc="2025-08-22T12:29:00Z">
        <w:r w:rsidRPr="007F5549">
          <w:rPr>
            <w:rStyle w:val="Strong"/>
            <w:rFonts w:asciiTheme="minorHAnsi" w:hAnsiTheme="minorHAnsi" w:cstheme="minorHAnsi"/>
            <w:sz w:val="24"/>
          </w:rPr>
          <w:t>Health, Safety, and Environment</w:t>
        </w:r>
      </w:ins>
    </w:p>
    <w:p w14:paraId="46AF1400" w14:textId="77777777" w:rsidR="00CD0059" w:rsidRPr="007F5549" w:rsidRDefault="00CD0059" w:rsidP="00CD0059">
      <w:pPr>
        <w:pStyle w:val="ListParagraph"/>
        <w:numPr>
          <w:ilvl w:val="0"/>
          <w:numId w:val="24"/>
        </w:numPr>
        <w:spacing w:before="120" w:after="120"/>
        <w:rPr>
          <w:ins w:id="117" w:author="Kush Khalasi" w:date="2025-08-22T17:59:00Z" w16du:dateUtc="2025-08-22T12:29:00Z"/>
          <w:rFonts w:asciiTheme="minorHAnsi" w:hAnsiTheme="minorHAnsi" w:cstheme="minorHAnsi"/>
          <w:sz w:val="24"/>
        </w:rPr>
      </w:pPr>
      <w:ins w:id="118" w:author="Kush Khalasi" w:date="2025-08-22T17:59:00Z" w16du:dateUtc="2025-08-22T12:29:00Z">
        <w:r w:rsidRPr="007F5549">
          <w:rPr>
            <w:rFonts w:asciiTheme="minorHAnsi" w:hAnsiTheme="minorHAnsi" w:cstheme="minorHAnsi"/>
            <w:sz w:val="24"/>
          </w:rPr>
          <w:t>Follow all workplace safety guidelines and report hazards immediately.</w:t>
        </w:r>
      </w:ins>
    </w:p>
    <w:p w14:paraId="459F203D" w14:textId="77777777" w:rsidR="00CD0059" w:rsidRPr="007F5549" w:rsidRDefault="00CD0059" w:rsidP="00CD0059">
      <w:pPr>
        <w:pStyle w:val="ListParagraph"/>
        <w:numPr>
          <w:ilvl w:val="0"/>
          <w:numId w:val="24"/>
        </w:numPr>
        <w:spacing w:before="120" w:after="120"/>
        <w:rPr>
          <w:ins w:id="119" w:author="Kush Khalasi" w:date="2025-08-22T17:59:00Z" w16du:dateUtc="2025-08-22T12:29:00Z"/>
          <w:rFonts w:asciiTheme="minorHAnsi" w:hAnsiTheme="minorHAnsi" w:cstheme="minorHAnsi"/>
          <w:sz w:val="24"/>
        </w:rPr>
      </w:pPr>
      <w:ins w:id="120" w:author="Kush Khalasi" w:date="2025-08-22T17:59:00Z" w16du:dateUtc="2025-08-22T12:29:00Z">
        <w:r w:rsidRPr="007F5549">
          <w:rPr>
            <w:rFonts w:asciiTheme="minorHAnsi" w:hAnsiTheme="minorHAnsi" w:cstheme="minorHAnsi"/>
            <w:sz w:val="24"/>
          </w:rPr>
          <w:t>Support initiatives to reduce waste, conserve energy, and protect the environment.</w:t>
        </w:r>
      </w:ins>
    </w:p>
    <w:p w14:paraId="04A48EA5" w14:textId="77777777" w:rsidR="00CD0059" w:rsidRDefault="00CD0059" w:rsidP="00CD0059">
      <w:pPr>
        <w:pStyle w:val="ListParagraph"/>
        <w:numPr>
          <w:ilvl w:val="0"/>
          <w:numId w:val="24"/>
        </w:numPr>
        <w:spacing w:before="120" w:after="120"/>
        <w:rPr>
          <w:ins w:id="121" w:author="Kush Khalasi" w:date="2025-08-22T17:59:00Z" w16du:dateUtc="2025-08-22T12:29:00Z"/>
          <w:rFonts w:asciiTheme="minorHAnsi" w:hAnsiTheme="minorHAnsi" w:cstheme="minorHAnsi"/>
          <w:sz w:val="24"/>
        </w:rPr>
      </w:pPr>
      <w:ins w:id="122" w:author="Kush Khalasi" w:date="2025-08-22T17:59:00Z" w16du:dateUtc="2025-08-22T12:29:00Z">
        <w:r w:rsidRPr="007F5549">
          <w:rPr>
            <w:rFonts w:asciiTheme="minorHAnsi" w:hAnsiTheme="minorHAnsi" w:cstheme="minorHAnsi"/>
            <w:sz w:val="24"/>
          </w:rPr>
          <w:t>Ensure personal actions contribute to a safe and healthy workplace.</w:t>
        </w:r>
      </w:ins>
    </w:p>
    <w:p w14:paraId="3800F22F" w14:textId="77777777" w:rsidR="00CD0059" w:rsidRDefault="00CD0059" w:rsidP="00CD0059">
      <w:pPr>
        <w:spacing w:before="120" w:after="120"/>
        <w:ind w:left="1200"/>
        <w:rPr>
          <w:ins w:id="123" w:author="Kush Khalasi" w:date="2025-08-22T18:00:00Z" w16du:dateUtc="2025-08-22T12:30:00Z"/>
          <w:rFonts w:asciiTheme="minorHAnsi" w:hAnsiTheme="minorHAnsi" w:cstheme="minorHAnsi"/>
          <w:i/>
          <w:sz w:val="24"/>
        </w:rPr>
      </w:pPr>
      <w:ins w:id="124" w:author="Kush Khalasi" w:date="2025-08-22T17:59:00Z" w16du:dateUtc="2025-08-22T12:29:00Z">
        <w:r w:rsidRPr="007F5549">
          <w:rPr>
            <w:rStyle w:val="Strong"/>
            <w:rFonts w:asciiTheme="minorHAnsi" w:hAnsiTheme="minorHAnsi" w:cstheme="minorHAnsi"/>
            <w:sz w:val="24"/>
          </w:rPr>
          <w:t>Example:</w:t>
        </w:r>
        <w:r w:rsidRPr="007F5549">
          <w:rPr>
            <w:rFonts w:asciiTheme="minorHAnsi" w:hAnsiTheme="minorHAnsi" w:cstheme="minorHAnsi"/>
          </w:rPr>
          <w:br/>
        </w:r>
        <w:r w:rsidRPr="00CD0059">
          <w:rPr>
            <w:sz w:val="28"/>
          </w:rPr>
          <w:t>✅</w:t>
        </w:r>
        <w:r w:rsidRPr="00CD0059">
          <w:rPr>
            <w:rFonts w:asciiTheme="minorHAnsi" w:hAnsiTheme="minorHAnsi" w:cstheme="minorHAnsi"/>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125" w:author="Kush Khalasi" w:date="2025-08-22T18:00:00Z" w16du:dateUtc="2025-08-22T12:30:00Z">
              <w:rPr>
                <w:rFonts w:asciiTheme="minorHAnsi" w:hAnsiTheme="minorHAnsi" w:cstheme="minorHAnsi"/>
                <w:i/>
                <w:iCs/>
                <w:sz w:val="24"/>
              </w:rPr>
            </w:rPrChange>
          </w:rPr>
          <w:t>Reporting faulty electrical equipment to the admin team.</w:t>
        </w:r>
        <w:r w:rsidRPr="00CD0059">
          <w:rPr>
            <w:rFonts w:asciiTheme="minorHAnsi" w:hAnsiTheme="minorHAnsi" w:cstheme="minorHAnsi"/>
          </w:rPr>
          <w:br/>
        </w:r>
        <w:r w:rsidRPr="00CD0059">
          <w:rPr>
            <w:b/>
            <w:sz w:val="28"/>
          </w:rPr>
          <w:t>❌</w:t>
        </w:r>
        <w:r w:rsidRPr="00CD0059">
          <w:rPr>
            <w:rFonts w:asciiTheme="minorHAnsi" w:hAnsiTheme="minorHAnsi" w:cstheme="minorHAnsi"/>
            <w:b/>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126" w:author="Kush Khalasi" w:date="2025-08-22T18:00:00Z" w16du:dateUtc="2025-08-22T12:30:00Z">
              <w:rPr>
                <w:rFonts w:asciiTheme="minorHAnsi" w:hAnsiTheme="minorHAnsi" w:cstheme="minorHAnsi"/>
                <w:i/>
                <w:iCs/>
                <w:sz w:val="24"/>
              </w:rPr>
            </w:rPrChange>
          </w:rPr>
          <w:t>Ignoring safety hazards or leaving waste materials in common areas.</w:t>
        </w:r>
      </w:ins>
    </w:p>
    <w:p w14:paraId="66C1A769" w14:textId="77777777" w:rsidR="00CD0059" w:rsidRPr="007F5549" w:rsidRDefault="00CD0059" w:rsidP="00CD0059">
      <w:pPr>
        <w:spacing w:before="120" w:after="120"/>
        <w:ind w:left="1200"/>
        <w:rPr>
          <w:ins w:id="127" w:author="Kush Khalasi" w:date="2025-08-22T17:59:00Z" w16du:dateUtc="2025-08-22T12:29:00Z"/>
          <w:rFonts w:asciiTheme="minorHAnsi" w:hAnsiTheme="minorHAnsi" w:cstheme="minorHAnsi"/>
          <w:i/>
          <w:sz w:val="24"/>
        </w:rPr>
      </w:pPr>
    </w:p>
    <w:p w14:paraId="1757CF4A" w14:textId="77777777" w:rsidR="00CD0059" w:rsidRPr="007F5549" w:rsidRDefault="00CD0059" w:rsidP="00CD0059">
      <w:pPr>
        <w:pStyle w:val="ListParagraph"/>
        <w:numPr>
          <w:ilvl w:val="0"/>
          <w:numId w:val="17"/>
        </w:numPr>
        <w:spacing w:before="160" w:after="160"/>
        <w:ind w:left="1559" w:hanging="357"/>
        <w:rPr>
          <w:ins w:id="128" w:author="Kush Khalasi" w:date="2025-08-22T17:59:00Z" w16du:dateUtc="2025-08-22T12:29:00Z"/>
          <w:rFonts w:asciiTheme="minorHAnsi" w:hAnsiTheme="minorHAnsi" w:cstheme="minorHAnsi"/>
          <w:sz w:val="24"/>
        </w:rPr>
      </w:pPr>
      <w:ins w:id="129" w:author="Kush Khalasi" w:date="2025-08-22T17:59:00Z" w16du:dateUtc="2025-08-22T12:29:00Z">
        <w:r w:rsidRPr="007F5549">
          <w:rPr>
            <w:rStyle w:val="Strong"/>
            <w:rFonts w:asciiTheme="minorHAnsi" w:hAnsiTheme="minorHAnsi" w:cstheme="minorHAnsi"/>
            <w:sz w:val="24"/>
          </w:rPr>
          <w:t>Reporting Concerns (Whistleblowing)</w:t>
        </w:r>
      </w:ins>
    </w:p>
    <w:p w14:paraId="1EB81809" w14:textId="77777777" w:rsidR="00CD0059" w:rsidRPr="007F5549" w:rsidRDefault="00CD0059" w:rsidP="00CD0059">
      <w:pPr>
        <w:pStyle w:val="ListParagraph"/>
        <w:numPr>
          <w:ilvl w:val="0"/>
          <w:numId w:val="25"/>
        </w:numPr>
        <w:spacing w:before="120" w:after="120"/>
        <w:rPr>
          <w:ins w:id="130" w:author="Kush Khalasi" w:date="2025-08-22T17:59:00Z" w16du:dateUtc="2025-08-22T12:29:00Z"/>
          <w:rFonts w:asciiTheme="minorHAnsi" w:hAnsiTheme="minorHAnsi" w:cstheme="minorHAnsi"/>
          <w:sz w:val="24"/>
        </w:rPr>
      </w:pPr>
      <w:ins w:id="131" w:author="Kush Khalasi" w:date="2025-08-22T17:59:00Z" w16du:dateUtc="2025-08-22T12:29:00Z">
        <w:r w:rsidRPr="007F5549">
          <w:rPr>
            <w:rFonts w:asciiTheme="minorHAnsi" w:hAnsiTheme="minorHAnsi" w:cstheme="minorHAnsi"/>
            <w:sz w:val="24"/>
          </w:rPr>
          <w:t>Report unethical behavior, policy violations, or suspicious activities promptly.</w:t>
        </w:r>
      </w:ins>
    </w:p>
    <w:p w14:paraId="177ED60E" w14:textId="77777777" w:rsidR="00CD0059" w:rsidRPr="007F5549" w:rsidRDefault="00CD0059" w:rsidP="00CD0059">
      <w:pPr>
        <w:pStyle w:val="ListParagraph"/>
        <w:numPr>
          <w:ilvl w:val="0"/>
          <w:numId w:val="25"/>
        </w:numPr>
        <w:spacing w:before="120" w:after="120"/>
        <w:rPr>
          <w:ins w:id="132" w:author="Kush Khalasi" w:date="2025-08-22T17:59:00Z" w16du:dateUtc="2025-08-22T12:29:00Z"/>
          <w:rFonts w:asciiTheme="minorHAnsi" w:hAnsiTheme="minorHAnsi" w:cstheme="minorHAnsi"/>
          <w:sz w:val="24"/>
        </w:rPr>
      </w:pPr>
      <w:ins w:id="133" w:author="Kush Khalasi" w:date="2025-08-22T17:59:00Z" w16du:dateUtc="2025-08-22T12:29:00Z">
        <w:r w:rsidRPr="007F5549">
          <w:rPr>
            <w:rFonts w:asciiTheme="minorHAnsi" w:hAnsiTheme="minorHAnsi" w:cstheme="minorHAnsi"/>
            <w:sz w:val="24"/>
          </w:rPr>
          <w:t>Use designated reporting channels (HR, Ethics Committee, Whistleblower Helpline).</w:t>
        </w:r>
      </w:ins>
    </w:p>
    <w:p w14:paraId="77E6A72E" w14:textId="77777777" w:rsidR="00CD0059" w:rsidRPr="007F5549" w:rsidRDefault="00CD0059" w:rsidP="00CD0059">
      <w:pPr>
        <w:pStyle w:val="ListParagraph"/>
        <w:numPr>
          <w:ilvl w:val="0"/>
          <w:numId w:val="25"/>
        </w:numPr>
        <w:spacing w:before="120" w:after="120"/>
        <w:rPr>
          <w:ins w:id="134" w:author="Kush Khalasi" w:date="2025-08-22T17:59:00Z" w16du:dateUtc="2025-08-22T12:29:00Z"/>
          <w:rFonts w:asciiTheme="minorHAnsi" w:hAnsiTheme="minorHAnsi" w:cstheme="minorHAnsi"/>
          <w:sz w:val="24"/>
        </w:rPr>
      </w:pPr>
      <w:ins w:id="135" w:author="Kush Khalasi" w:date="2025-08-22T17:59:00Z" w16du:dateUtc="2025-08-22T12:29:00Z">
        <w:r w:rsidRPr="007F5549">
          <w:rPr>
            <w:rFonts w:asciiTheme="minorHAnsi" w:hAnsiTheme="minorHAnsi" w:cstheme="minorHAnsi"/>
            <w:sz w:val="24"/>
          </w:rPr>
          <w:t>Employees will be protected from retaliation when reporting in good faith.</w:t>
        </w:r>
      </w:ins>
    </w:p>
    <w:p w14:paraId="66A89694" w14:textId="77777777" w:rsidR="00CD0059" w:rsidRPr="007F5549" w:rsidRDefault="00CD0059" w:rsidP="00CD0059">
      <w:pPr>
        <w:spacing w:before="120" w:after="120"/>
        <w:ind w:left="1200"/>
        <w:rPr>
          <w:ins w:id="136" w:author="Kush Khalasi" w:date="2025-08-22T17:59:00Z" w16du:dateUtc="2025-08-22T12:29:00Z"/>
          <w:rFonts w:asciiTheme="minorHAnsi" w:hAnsiTheme="minorHAnsi" w:cstheme="minorHAnsi"/>
          <w:i/>
          <w:sz w:val="24"/>
        </w:rPr>
      </w:pPr>
      <w:ins w:id="137" w:author="Kush Khalasi" w:date="2025-08-22T17:59:00Z" w16du:dateUtc="2025-08-22T12:29:00Z">
        <w:r w:rsidRPr="007F5549">
          <w:rPr>
            <w:rStyle w:val="Strong"/>
            <w:rFonts w:asciiTheme="minorHAnsi" w:hAnsiTheme="minorHAnsi" w:cstheme="minorHAnsi"/>
            <w:sz w:val="24"/>
          </w:rPr>
          <w:t>Example:</w:t>
        </w:r>
        <w:r w:rsidRPr="007F5549">
          <w:rPr>
            <w:rFonts w:asciiTheme="minorHAnsi" w:hAnsiTheme="minorHAnsi" w:cstheme="minorHAnsi"/>
            <w:sz w:val="24"/>
          </w:rPr>
          <w:br/>
        </w:r>
        <w:r w:rsidRPr="00CD0059">
          <w:rPr>
            <w:sz w:val="28"/>
          </w:rPr>
          <w:t>✅</w:t>
        </w:r>
        <w:r w:rsidRPr="00CD0059">
          <w:rPr>
            <w:rFonts w:asciiTheme="minorHAnsi" w:hAnsiTheme="minorHAnsi" w:cstheme="minorHAnsi"/>
            <w:sz w:val="28"/>
          </w:rPr>
          <w:t xml:space="preserve">   </w:t>
        </w:r>
        <w:r w:rsidRPr="00CD0059">
          <w:rPr>
            <w:rFonts w:asciiTheme="minorHAnsi" w:hAnsiTheme="minorHAnsi" w:cstheme="minorHAnsi"/>
          </w:rPr>
          <w:t xml:space="preserve"> </w:t>
        </w:r>
        <w:r w:rsidRPr="00CD0059">
          <w:rPr>
            <w:rFonts w:asciiTheme="minorHAnsi" w:hAnsiTheme="minorHAnsi" w:cstheme="minorHAnsi"/>
            <w:sz w:val="24"/>
            <w:rPrChange w:id="138" w:author="Kush Khalasi" w:date="2025-08-22T18:00:00Z" w16du:dateUtc="2025-08-22T12:30:00Z">
              <w:rPr>
                <w:rFonts w:asciiTheme="minorHAnsi" w:hAnsiTheme="minorHAnsi" w:cstheme="minorHAnsi"/>
                <w:i/>
                <w:iCs/>
                <w:sz w:val="24"/>
              </w:rPr>
            </w:rPrChange>
          </w:rPr>
          <w:t>Reporting a colleague who manipulates financial records.</w:t>
        </w:r>
        <w:r w:rsidRPr="00CD0059">
          <w:rPr>
            <w:rFonts w:asciiTheme="minorHAnsi" w:hAnsiTheme="minorHAnsi" w:cstheme="minorHAnsi"/>
            <w:rPrChange w:id="139" w:author="Kush Khalasi" w:date="2025-08-22T18:00:00Z" w16du:dateUtc="2025-08-22T12:30:00Z">
              <w:rPr>
                <w:rFonts w:asciiTheme="minorHAnsi" w:hAnsiTheme="minorHAnsi" w:cstheme="minorHAnsi"/>
                <w:i/>
                <w:iCs/>
              </w:rPr>
            </w:rPrChange>
          </w:rPr>
          <w:br/>
        </w:r>
        <w:r w:rsidRPr="00CD0059">
          <w:rPr>
            <w:b/>
            <w:sz w:val="28"/>
          </w:rPr>
          <w:t>❌</w:t>
        </w:r>
        <w:r w:rsidRPr="00CD0059">
          <w:rPr>
            <w:rFonts w:asciiTheme="minorHAnsi" w:hAnsiTheme="minorHAnsi" w:cstheme="minorHAnsi"/>
            <w:b/>
            <w:sz w:val="28"/>
          </w:rPr>
          <w:t xml:space="preserve"> </w:t>
        </w:r>
        <w:r w:rsidRPr="00CD0059">
          <w:rPr>
            <w:rFonts w:asciiTheme="minorHAnsi" w:hAnsiTheme="minorHAnsi" w:cstheme="minorHAnsi"/>
            <w:rPrChange w:id="140" w:author="Kush Khalasi" w:date="2025-08-22T18:00:00Z" w16du:dateUtc="2025-08-22T12:30:00Z">
              <w:rPr>
                <w:rFonts w:asciiTheme="minorHAnsi" w:hAnsiTheme="minorHAnsi" w:cstheme="minorHAnsi"/>
                <w:i/>
                <w:iCs/>
              </w:rPr>
            </w:rPrChange>
          </w:rPr>
          <w:t xml:space="preserve">   </w:t>
        </w:r>
        <w:r w:rsidRPr="00CD0059">
          <w:rPr>
            <w:rFonts w:asciiTheme="minorHAnsi" w:hAnsiTheme="minorHAnsi" w:cstheme="minorHAnsi"/>
            <w:sz w:val="24"/>
            <w:rPrChange w:id="141" w:author="Kush Khalasi" w:date="2025-08-22T18:00:00Z" w16du:dateUtc="2025-08-22T12:30:00Z">
              <w:rPr>
                <w:rFonts w:asciiTheme="minorHAnsi" w:hAnsiTheme="minorHAnsi" w:cstheme="minorHAnsi"/>
                <w:i/>
                <w:iCs/>
                <w:sz w:val="24"/>
              </w:rPr>
            </w:rPrChange>
          </w:rPr>
          <w:t>Ignoring fraudulent behavior out of fear or personal gain.</w:t>
        </w:r>
      </w:ins>
    </w:p>
    <w:p w14:paraId="60BE2670" w14:textId="40EF1748" w:rsidR="00CD0059" w:rsidRPr="00CD0059" w:rsidDel="00CD0059" w:rsidRDefault="00CD0059">
      <w:pPr>
        <w:tabs>
          <w:tab w:val="left" w:pos="1646"/>
        </w:tabs>
        <w:spacing w:before="239"/>
        <w:ind w:right="811"/>
        <w:rPr>
          <w:del w:id="142" w:author="Kush Khalasi" w:date="2025-08-22T17:59:00Z" w16du:dateUtc="2025-08-22T12:29:00Z"/>
          <w:rFonts w:asciiTheme="minorHAnsi" w:hAnsiTheme="minorHAnsi" w:cstheme="minorHAnsi"/>
          <w:sz w:val="24"/>
          <w:rPrChange w:id="143" w:author="Kush Khalasi" w:date="2025-08-22T17:59:00Z" w16du:dateUtc="2025-08-22T12:29:00Z">
            <w:rPr>
              <w:del w:id="144" w:author="Kush Khalasi" w:date="2025-08-22T17:59:00Z" w16du:dateUtc="2025-08-22T12:29:00Z"/>
            </w:rPr>
          </w:rPrChange>
        </w:rPr>
        <w:pPrChange w:id="145" w:author="Kush Khalasi" w:date="2025-08-22T17:59:00Z" w16du:dateUtc="2025-08-22T12:29:00Z">
          <w:pPr>
            <w:pStyle w:val="ListParagraph"/>
            <w:numPr>
              <w:ilvl w:val="1"/>
              <w:numId w:val="3"/>
            </w:numPr>
            <w:tabs>
              <w:tab w:val="left" w:pos="1646"/>
            </w:tabs>
            <w:spacing w:before="239"/>
            <w:ind w:left="1646" w:right="811"/>
          </w:pPr>
        </w:pPrChange>
      </w:pPr>
      <w:bookmarkStart w:id="146" w:name="_Toc206779638"/>
      <w:bookmarkStart w:id="147" w:name="_Toc206779656"/>
      <w:bookmarkStart w:id="148" w:name="_Toc206779674"/>
      <w:bookmarkStart w:id="149" w:name="_Toc206781720"/>
      <w:bookmarkEnd w:id="146"/>
      <w:bookmarkEnd w:id="147"/>
      <w:bookmarkEnd w:id="148"/>
      <w:bookmarkEnd w:id="149"/>
    </w:p>
    <w:p w14:paraId="7417FAB2" w14:textId="2C6A524B" w:rsidR="00926D2E" w:rsidRPr="007F5549" w:rsidRDefault="00D71F73" w:rsidP="006D3E7E">
      <w:pPr>
        <w:pStyle w:val="Heading1"/>
        <w:numPr>
          <w:ilvl w:val="0"/>
          <w:numId w:val="3"/>
        </w:numPr>
        <w:tabs>
          <w:tab w:val="left" w:pos="1199"/>
        </w:tabs>
        <w:spacing w:before="243"/>
        <w:ind w:left="1199" w:hanging="359"/>
        <w:jc w:val="both"/>
        <w:rPr>
          <w:rFonts w:asciiTheme="minorHAnsi" w:hAnsiTheme="minorHAnsi" w:cstheme="minorHAnsi"/>
          <w:color w:val="2E5395"/>
        </w:rPr>
      </w:pPr>
      <w:bookmarkStart w:id="150" w:name="_Toc206781721"/>
      <w:r w:rsidRPr="007F5549">
        <w:rPr>
          <w:rFonts w:asciiTheme="minorHAnsi" w:hAnsiTheme="minorHAnsi" w:cstheme="minorHAnsi"/>
          <w:color w:val="2E5395"/>
          <w:spacing w:val="-2"/>
        </w:rPr>
        <w:t>Responsibilities</w:t>
      </w:r>
      <w:r w:rsidR="00CD0059">
        <w:rPr>
          <w:rFonts w:asciiTheme="minorHAnsi" w:hAnsiTheme="minorHAnsi" w:cstheme="minorHAnsi"/>
          <w:color w:val="2E5395"/>
          <w:spacing w:val="-2"/>
        </w:rPr>
        <w:t xml:space="preserve"> </w:t>
      </w:r>
      <w:ins w:id="151" w:author="Kush Khalasi" w:date="2025-08-22T17:58:00Z" w16du:dateUtc="2025-08-22T12:28:00Z">
        <w:r w:rsidR="00CD0059">
          <w:rPr>
            <w:rFonts w:asciiTheme="minorHAnsi" w:hAnsiTheme="minorHAnsi" w:cstheme="minorHAnsi"/>
            <w:color w:val="2E5395"/>
            <w:spacing w:val="-2"/>
          </w:rPr>
          <w:t>of this Policy</w:t>
        </w:r>
        <w:bookmarkEnd w:id="150"/>
        <w:r w:rsidR="00CD0059">
          <w:rPr>
            <w:rFonts w:asciiTheme="minorHAnsi" w:hAnsiTheme="minorHAnsi" w:cstheme="minorHAnsi"/>
            <w:color w:val="2E5395"/>
            <w:spacing w:val="-2"/>
          </w:rPr>
          <w:t xml:space="preserve"> </w:t>
        </w:r>
      </w:ins>
    </w:p>
    <w:p w14:paraId="56F97653" w14:textId="77777777" w:rsidR="00926D2E" w:rsidRPr="007F5549" w:rsidRDefault="00D71F73" w:rsidP="006D3E7E">
      <w:pPr>
        <w:pStyle w:val="Heading2"/>
        <w:numPr>
          <w:ilvl w:val="0"/>
          <w:numId w:val="3"/>
        </w:numPr>
        <w:tabs>
          <w:tab w:val="left" w:pos="1199"/>
        </w:tabs>
        <w:spacing w:before="297"/>
        <w:ind w:left="1199" w:hanging="359"/>
        <w:jc w:val="both"/>
        <w:rPr>
          <w:rFonts w:asciiTheme="minorHAnsi" w:hAnsiTheme="minorHAnsi" w:cstheme="minorHAnsi"/>
          <w:b w:val="0"/>
        </w:rPr>
      </w:pPr>
      <w:r w:rsidRPr="007F5549">
        <w:rPr>
          <w:rFonts w:asciiTheme="minorHAnsi" w:hAnsiTheme="minorHAnsi" w:cstheme="minorHAnsi"/>
        </w:rPr>
        <w:t>Chief</w:t>
      </w:r>
      <w:r w:rsidRPr="007F5549">
        <w:rPr>
          <w:rFonts w:asciiTheme="minorHAnsi" w:hAnsiTheme="minorHAnsi" w:cstheme="minorHAnsi"/>
          <w:spacing w:val="-4"/>
        </w:rPr>
        <w:t xml:space="preserve"> </w:t>
      </w:r>
      <w:r w:rsidRPr="007F5549">
        <w:rPr>
          <w:rFonts w:asciiTheme="minorHAnsi" w:hAnsiTheme="minorHAnsi" w:cstheme="minorHAnsi"/>
        </w:rPr>
        <w:t>Compliance</w:t>
      </w:r>
      <w:r w:rsidRPr="007F5549">
        <w:rPr>
          <w:rFonts w:asciiTheme="minorHAnsi" w:hAnsiTheme="minorHAnsi" w:cstheme="minorHAnsi"/>
          <w:spacing w:val="-4"/>
        </w:rPr>
        <w:t xml:space="preserve"> </w:t>
      </w:r>
      <w:r w:rsidRPr="007F5549">
        <w:rPr>
          <w:rFonts w:asciiTheme="minorHAnsi" w:hAnsiTheme="minorHAnsi" w:cstheme="minorHAnsi"/>
        </w:rPr>
        <w:t>Officer</w:t>
      </w:r>
      <w:r w:rsidRPr="007F5549">
        <w:rPr>
          <w:rFonts w:asciiTheme="minorHAnsi" w:hAnsiTheme="minorHAnsi" w:cstheme="minorHAnsi"/>
          <w:spacing w:val="-3"/>
        </w:rPr>
        <w:t xml:space="preserve"> </w:t>
      </w:r>
      <w:r w:rsidRPr="007F5549">
        <w:rPr>
          <w:rFonts w:asciiTheme="minorHAnsi" w:hAnsiTheme="minorHAnsi" w:cstheme="minorHAnsi"/>
          <w:spacing w:val="-2"/>
        </w:rPr>
        <w:t>(CCO)</w:t>
      </w:r>
    </w:p>
    <w:p w14:paraId="3B3D2B24" w14:textId="77777777" w:rsidR="00926D2E" w:rsidRPr="00B50C6D" w:rsidRDefault="00D71F73">
      <w:pPr>
        <w:pStyle w:val="ListParagraph"/>
        <w:numPr>
          <w:ilvl w:val="1"/>
          <w:numId w:val="3"/>
        </w:numPr>
        <w:tabs>
          <w:tab w:val="left" w:pos="1560"/>
        </w:tabs>
        <w:spacing w:before="285" w:line="273" w:lineRule="auto"/>
        <w:ind w:right="813"/>
        <w:rPr>
          <w:rFonts w:asciiTheme="minorHAnsi" w:hAnsiTheme="minorHAnsi" w:cstheme="minorHAnsi"/>
          <w:szCs w:val="24"/>
        </w:rPr>
      </w:pPr>
      <w:r w:rsidRPr="00B50C6D">
        <w:rPr>
          <w:rFonts w:asciiTheme="minorHAnsi" w:hAnsiTheme="minorHAnsi" w:cstheme="minorHAnsi"/>
          <w:sz w:val="24"/>
          <w:szCs w:val="24"/>
        </w:rPr>
        <w:t xml:space="preserve">Overall Responsibility: Oversee the implementation, enforcement &amp; review of the Ethics </w:t>
      </w:r>
      <w:r w:rsidRPr="00B50C6D">
        <w:rPr>
          <w:rFonts w:asciiTheme="minorHAnsi" w:hAnsiTheme="minorHAnsi" w:cstheme="minorHAnsi"/>
          <w:spacing w:val="-2"/>
          <w:sz w:val="24"/>
          <w:szCs w:val="24"/>
        </w:rPr>
        <w:t>Policy.</w:t>
      </w:r>
    </w:p>
    <w:p w14:paraId="34ACC784" w14:textId="77777777" w:rsidR="00926D2E" w:rsidRPr="00B50C6D" w:rsidRDefault="00D71F73">
      <w:pPr>
        <w:pStyle w:val="ListParagraph"/>
        <w:numPr>
          <w:ilvl w:val="1"/>
          <w:numId w:val="3"/>
        </w:numPr>
        <w:tabs>
          <w:tab w:val="left" w:pos="1560"/>
        </w:tabs>
        <w:spacing w:before="245" w:line="276" w:lineRule="auto"/>
        <w:ind w:right="821"/>
        <w:rPr>
          <w:rFonts w:asciiTheme="minorHAnsi" w:hAnsiTheme="minorHAnsi" w:cstheme="minorHAnsi"/>
          <w:szCs w:val="24"/>
        </w:rPr>
      </w:pPr>
      <w:r w:rsidRPr="00B50C6D">
        <w:rPr>
          <w:rFonts w:asciiTheme="minorHAnsi" w:hAnsiTheme="minorHAnsi" w:cstheme="minorHAnsi"/>
          <w:sz w:val="24"/>
          <w:szCs w:val="24"/>
        </w:rPr>
        <w:t>Monitoring and Reporting: Ensure regular monitoring of ethical performance metrics and compile the Annual Ethics Report.</w:t>
      </w:r>
    </w:p>
    <w:p w14:paraId="636ED8B6" w14:textId="77777777" w:rsidR="00926D2E" w:rsidRPr="00B50C6D" w:rsidRDefault="00D71F73">
      <w:pPr>
        <w:pStyle w:val="ListParagraph"/>
        <w:numPr>
          <w:ilvl w:val="1"/>
          <w:numId w:val="3"/>
        </w:numPr>
        <w:tabs>
          <w:tab w:val="left" w:pos="1560"/>
        </w:tabs>
        <w:spacing w:before="239" w:line="276" w:lineRule="auto"/>
        <w:ind w:right="818"/>
        <w:rPr>
          <w:rFonts w:asciiTheme="minorHAnsi" w:hAnsiTheme="minorHAnsi" w:cstheme="minorHAnsi"/>
          <w:szCs w:val="24"/>
        </w:rPr>
      </w:pPr>
      <w:r w:rsidRPr="00B50C6D">
        <w:rPr>
          <w:rFonts w:asciiTheme="minorHAnsi" w:hAnsiTheme="minorHAnsi" w:cstheme="minorHAnsi"/>
          <w:sz w:val="24"/>
          <w:szCs w:val="24"/>
        </w:rPr>
        <w:t>Compliance Audits: Coordinate with internal and external auditors to conduct periodic compliance audits.</w:t>
      </w:r>
    </w:p>
    <w:p w14:paraId="2E7C9C14" w14:textId="77777777" w:rsidR="00926D2E" w:rsidRPr="00B50C6D" w:rsidRDefault="00D71F73">
      <w:pPr>
        <w:pStyle w:val="ListParagraph"/>
        <w:numPr>
          <w:ilvl w:val="1"/>
          <w:numId w:val="3"/>
        </w:numPr>
        <w:tabs>
          <w:tab w:val="left" w:pos="1560"/>
        </w:tabs>
        <w:spacing w:before="242" w:line="273" w:lineRule="auto"/>
        <w:ind w:right="823"/>
        <w:rPr>
          <w:rFonts w:asciiTheme="minorHAnsi" w:hAnsiTheme="minorHAnsi" w:cstheme="minorHAnsi"/>
          <w:szCs w:val="24"/>
        </w:rPr>
      </w:pPr>
      <w:r w:rsidRPr="00B50C6D">
        <w:rPr>
          <w:rFonts w:asciiTheme="minorHAnsi" w:hAnsiTheme="minorHAnsi" w:cstheme="minorHAnsi"/>
          <w:sz w:val="24"/>
          <w:szCs w:val="24"/>
        </w:rPr>
        <w:lastRenderedPageBreak/>
        <w:t>Performance Review Meetings: Lead biannual performance review meetings to evaluate progress and recommend improvements.</w:t>
      </w:r>
    </w:p>
    <w:p w14:paraId="7D7C7C8F" w14:textId="77777777" w:rsidR="00926D2E" w:rsidRPr="00C906EB" w:rsidRDefault="00D71F73">
      <w:pPr>
        <w:pStyle w:val="ListParagraph"/>
        <w:numPr>
          <w:ilvl w:val="1"/>
          <w:numId w:val="3"/>
        </w:numPr>
        <w:tabs>
          <w:tab w:val="left" w:pos="1560"/>
        </w:tabs>
        <w:spacing w:before="244" w:line="276" w:lineRule="auto"/>
        <w:ind w:right="819"/>
        <w:rPr>
          <w:rFonts w:asciiTheme="minorHAnsi" w:hAnsiTheme="minorHAnsi" w:cstheme="minorHAnsi"/>
          <w:szCs w:val="24"/>
        </w:rPr>
      </w:pPr>
      <w:r w:rsidRPr="00B50C6D">
        <w:rPr>
          <w:rFonts w:asciiTheme="minorHAnsi" w:hAnsiTheme="minorHAnsi" w:cstheme="minorHAnsi"/>
          <w:sz w:val="24"/>
          <w:szCs w:val="24"/>
        </w:rPr>
        <w:t>Ethics</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Impact</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Assessments:</w:t>
      </w:r>
      <w:r w:rsidRPr="00B50C6D">
        <w:rPr>
          <w:rFonts w:asciiTheme="minorHAnsi" w:hAnsiTheme="minorHAnsi" w:cstheme="minorHAnsi"/>
          <w:spacing w:val="-4"/>
          <w:sz w:val="24"/>
          <w:szCs w:val="24"/>
        </w:rPr>
        <w:t xml:space="preserve"> </w:t>
      </w:r>
      <w:r w:rsidRPr="00B50C6D">
        <w:rPr>
          <w:rFonts w:asciiTheme="minorHAnsi" w:hAnsiTheme="minorHAnsi" w:cstheme="minorHAnsi"/>
          <w:sz w:val="24"/>
          <w:szCs w:val="24"/>
        </w:rPr>
        <w:t>Oversee</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annual</w:t>
      </w:r>
      <w:r w:rsidRPr="00B50C6D">
        <w:rPr>
          <w:rFonts w:asciiTheme="minorHAnsi" w:hAnsiTheme="minorHAnsi" w:cstheme="minorHAnsi"/>
          <w:spacing w:val="-5"/>
          <w:sz w:val="24"/>
          <w:szCs w:val="24"/>
        </w:rPr>
        <w:t xml:space="preserve"> </w:t>
      </w:r>
      <w:r w:rsidRPr="00B50C6D">
        <w:rPr>
          <w:rFonts w:asciiTheme="minorHAnsi" w:hAnsiTheme="minorHAnsi" w:cstheme="minorHAnsi"/>
          <w:sz w:val="24"/>
          <w:szCs w:val="24"/>
        </w:rPr>
        <w:t>ethics</w:t>
      </w:r>
      <w:r w:rsidRPr="00B50C6D">
        <w:rPr>
          <w:rFonts w:asciiTheme="minorHAnsi" w:hAnsiTheme="minorHAnsi" w:cstheme="minorHAnsi"/>
          <w:spacing w:val="-3"/>
          <w:sz w:val="24"/>
          <w:szCs w:val="24"/>
        </w:rPr>
        <w:t xml:space="preserve"> </w:t>
      </w:r>
      <w:r w:rsidRPr="00B50C6D">
        <w:rPr>
          <w:rFonts w:asciiTheme="minorHAnsi" w:hAnsiTheme="minorHAnsi" w:cstheme="minorHAnsi"/>
          <w:sz w:val="24"/>
          <w:szCs w:val="24"/>
        </w:rPr>
        <w:t>impact</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assessments</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and</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ensure</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alignment with best practices.</w:t>
      </w:r>
    </w:p>
    <w:p w14:paraId="2BC37D3A" w14:textId="77777777" w:rsidR="00926D2E" w:rsidRPr="007F5549" w:rsidRDefault="00D71F73" w:rsidP="006D3E7E">
      <w:pPr>
        <w:pStyle w:val="Heading2"/>
        <w:numPr>
          <w:ilvl w:val="0"/>
          <w:numId w:val="3"/>
        </w:numPr>
        <w:tabs>
          <w:tab w:val="left" w:pos="1199"/>
        </w:tabs>
        <w:spacing w:before="240"/>
        <w:ind w:left="1199" w:hanging="359"/>
        <w:jc w:val="both"/>
        <w:rPr>
          <w:rFonts w:asciiTheme="minorHAnsi" w:hAnsiTheme="minorHAnsi" w:cstheme="minorHAnsi"/>
          <w:b w:val="0"/>
        </w:rPr>
      </w:pPr>
      <w:r w:rsidRPr="007F5549">
        <w:rPr>
          <w:rFonts w:asciiTheme="minorHAnsi" w:hAnsiTheme="minorHAnsi" w:cstheme="minorHAnsi"/>
        </w:rPr>
        <w:t>Department</w:t>
      </w:r>
      <w:r w:rsidRPr="007F5549">
        <w:rPr>
          <w:rFonts w:asciiTheme="minorHAnsi" w:hAnsiTheme="minorHAnsi" w:cstheme="minorHAnsi"/>
          <w:spacing w:val="-5"/>
        </w:rPr>
        <w:t xml:space="preserve"> </w:t>
      </w:r>
      <w:r w:rsidRPr="007F5549">
        <w:rPr>
          <w:rFonts w:asciiTheme="minorHAnsi" w:hAnsiTheme="minorHAnsi" w:cstheme="minorHAnsi"/>
          <w:spacing w:val="-2"/>
        </w:rPr>
        <w:t>Heads</w:t>
      </w:r>
    </w:p>
    <w:p w14:paraId="05A7D68B" w14:textId="77777777" w:rsidR="00926D2E" w:rsidRPr="00B50C6D" w:rsidRDefault="00D71F73">
      <w:pPr>
        <w:pStyle w:val="ListParagraph"/>
        <w:numPr>
          <w:ilvl w:val="1"/>
          <w:numId w:val="3"/>
        </w:numPr>
        <w:tabs>
          <w:tab w:val="left" w:pos="1560"/>
        </w:tabs>
        <w:spacing w:before="286" w:line="273" w:lineRule="auto"/>
        <w:ind w:right="816"/>
        <w:rPr>
          <w:rFonts w:asciiTheme="minorHAnsi" w:hAnsiTheme="minorHAnsi" w:cstheme="minorHAnsi"/>
          <w:szCs w:val="24"/>
        </w:rPr>
      </w:pPr>
      <w:r w:rsidRPr="00B50C6D">
        <w:rPr>
          <w:rFonts w:asciiTheme="minorHAnsi" w:hAnsiTheme="minorHAnsi" w:cstheme="minorHAnsi"/>
          <w:sz w:val="24"/>
          <w:szCs w:val="24"/>
        </w:rPr>
        <w:t>Anti-Corruption Measures: Implement anti-corruption measures within their departments and ensure compliance with training requirements.</w:t>
      </w:r>
    </w:p>
    <w:p w14:paraId="12DE3604" w14:textId="77777777" w:rsidR="00926D2E" w:rsidRPr="00B50C6D" w:rsidRDefault="00D71F73">
      <w:pPr>
        <w:pStyle w:val="ListParagraph"/>
        <w:numPr>
          <w:ilvl w:val="1"/>
          <w:numId w:val="3"/>
        </w:numPr>
        <w:tabs>
          <w:tab w:val="left" w:pos="1560"/>
        </w:tabs>
        <w:spacing w:before="244"/>
        <w:jc w:val="left"/>
        <w:rPr>
          <w:rFonts w:asciiTheme="minorHAnsi" w:hAnsiTheme="minorHAnsi" w:cstheme="minorHAnsi"/>
          <w:szCs w:val="24"/>
        </w:rPr>
      </w:pPr>
      <w:r w:rsidRPr="00B50C6D">
        <w:rPr>
          <w:rFonts w:asciiTheme="minorHAnsi" w:hAnsiTheme="minorHAnsi" w:cstheme="minorHAnsi"/>
          <w:sz w:val="24"/>
          <w:szCs w:val="24"/>
        </w:rPr>
        <w:t>Conflict</w:t>
      </w:r>
      <w:r w:rsidRPr="00B50C6D">
        <w:rPr>
          <w:rFonts w:asciiTheme="minorHAnsi" w:hAnsiTheme="minorHAnsi" w:cstheme="minorHAnsi"/>
          <w:spacing w:val="-12"/>
          <w:sz w:val="24"/>
          <w:szCs w:val="24"/>
        </w:rPr>
        <w:t xml:space="preserve"> </w:t>
      </w:r>
      <w:r w:rsidRPr="00B50C6D">
        <w:rPr>
          <w:rFonts w:asciiTheme="minorHAnsi" w:hAnsiTheme="minorHAnsi" w:cstheme="minorHAnsi"/>
          <w:sz w:val="24"/>
          <w:szCs w:val="24"/>
        </w:rPr>
        <w:t>of</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Interest:</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Review</w:t>
      </w:r>
      <w:r w:rsidRPr="00B50C6D">
        <w:rPr>
          <w:rFonts w:asciiTheme="minorHAnsi" w:hAnsiTheme="minorHAnsi" w:cstheme="minorHAnsi"/>
          <w:spacing w:val="-11"/>
          <w:sz w:val="24"/>
          <w:szCs w:val="24"/>
        </w:rPr>
        <w:t xml:space="preserve"> </w:t>
      </w:r>
      <w:r w:rsidRPr="00B50C6D">
        <w:rPr>
          <w:rFonts w:asciiTheme="minorHAnsi" w:hAnsiTheme="minorHAnsi" w:cstheme="minorHAnsi"/>
          <w:sz w:val="24"/>
          <w:szCs w:val="24"/>
        </w:rPr>
        <w:t>and</w:t>
      </w:r>
      <w:r w:rsidRPr="00B50C6D">
        <w:rPr>
          <w:rFonts w:asciiTheme="minorHAnsi" w:hAnsiTheme="minorHAnsi" w:cstheme="minorHAnsi"/>
          <w:spacing w:val="-8"/>
          <w:sz w:val="24"/>
          <w:szCs w:val="24"/>
        </w:rPr>
        <w:t xml:space="preserve"> </w:t>
      </w:r>
      <w:r w:rsidRPr="00B50C6D">
        <w:rPr>
          <w:rFonts w:asciiTheme="minorHAnsi" w:hAnsiTheme="minorHAnsi" w:cstheme="minorHAnsi"/>
          <w:sz w:val="24"/>
          <w:szCs w:val="24"/>
        </w:rPr>
        <w:t>manage</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conflict</w:t>
      </w:r>
      <w:r w:rsidRPr="00B50C6D">
        <w:rPr>
          <w:rFonts w:asciiTheme="minorHAnsi" w:hAnsiTheme="minorHAnsi" w:cstheme="minorHAnsi"/>
          <w:spacing w:val="-9"/>
          <w:sz w:val="24"/>
          <w:szCs w:val="24"/>
        </w:rPr>
        <w:t xml:space="preserve"> </w:t>
      </w:r>
      <w:r w:rsidRPr="00B50C6D">
        <w:rPr>
          <w:rFonts w:asciiTheme="minorHAnsi" w:hAnsiTheme="minorHAnsi" w:cstheme="minorHAnsi"/>
          <w:sz w:val="24"/>
          <w:szCs w:val="24"/>
        </w:rPr>
        <w:t>of</w:t>
      </w:r>
      <w:r w:rsidRPr="00B50C6D">
        <w:rPr>
          <w:rFonts w:asciiTheme="minorHAnsi" w:hAnsiTheme="minorHAnsi" w:cstheme="minorHAnsi"/>
          <w:spacing w:val="-8"/>
          <w:sz w:val="24"/>
          <w:szCs w:val="24"/>
        </w:rPr>
        <w:t xml:space="preserve"> </w:t>
      </w:r>
      <w:r w:rsidRPr="00B50C6D">
        <w:rPr>
          <w:rFonts w:asciiTheme="minorHAnsi" w:hAnsiTheme="minorHAnsi" w:cstheme="minorHAnsi"/>
          <w:sz w:val="24"/>
          <w:szCs w:val="24"/>
        </w:rPr>
        <w:t>interest</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disclosures</w:t>
      </w:r>
      <w:r w:rsidRPr="00B50C6D">
        <w:rPr>
          <w:rFonts w:asciiTheme="minorHAnsi" w:hAnsiTheme="minorHAnsi" w:cstheme="minorHAnsi"/>
          <w:spacing w:val="-9"/>
          <w:sz w:val="24"/>
          <w:szCs w:val="24"/>
        </w:rPr>
        <w:t xml:space="preserve"> </w:t>
      </w:r>
      <w:r w:rsidRPr="00B50C6D">
        <w:rPr>
          <w:rFonts w:asciiTheme="minorHAnsi" w:hAnsiTheme="minorHAnsi" w:cstheme="minorHAnsi"/>
          <w:sz w:val="24"/>
          <w:szCs w:val="24"/>
        </w:rPr>
        <w:t>within</w:t>
      </w:r>
      <w:r w:rsidRPr="00B50C6D">
        <w:rPr>
          <w:rFonts w:asciiTheme="minorHAnsi" w:hAnsiTheme="minorHAnsi" w:cstheme="minorHAnsi"/>
          <w:spacing w:val="-9"/>
          <w:sz w:val="24"/>
          <w:szCs w:val="24"/>
        </w:rPr>
        <w:t xml:space="preserve"> </w:t>
      </w:r>
      <w:r w:rsidRPr="00B50C6D">
        <w:rPr>
          <w:rFonts w:asciiTheme="minorHAnsi" w:hAnsiTheme="minorHAnsi" w:cstheme="minorHAnsi"/>
          <w:sz w:val="24"/>
          <w:szCs w:val="24"/>
        </w:rPr>
        <w:t>their</w:t>
      </w:r>
      <w:r w:rsidRPr="00B50C6D">
        <w:rPr>
          <w:rFonts w:asciiTheme="minorHAnsi" w:hAnsiTheme="minorHAnsi" w:cstheme="minorHAnsi"/>
          <w:spacing w:val="-7"/>
          <w:sz w:val="24"/>
          <w:szCs w:val="24"/>
        </w:rPr>
        <w:t xml:space="preserve"> </w:t>
      </w:r>
      <w:r w:rsidRPr="00B50C6D">
        <w:rPr>
          <w:rFonts w:asciiTheme="minorHAnsi" w:hAnsiTheme="minorHAnsi" w:cstheme="minorHAnsi"/>
          <w:spacing w:val="-2"/>
          <w:sz w:val="24"/>
          <w:szCs w:val="24"/>
        </w:rPr>
        <w:t>teams.</w:t>
      </w:r>
    </w:p>
    <w:p w14:paraId="55EA97C4" w14:textId="5C46708D" w:rsidR="00EB7922" w:rsidRPr="00B50C6D" w:rsidRDefault="00EB7922" w:rsidP="00EB7922">
      <w:pPr>
        <w:pStyle w:val="ListParagraph"/>
        <w:numPr>
          <w:ilvl w:val="1"/>
          <w:numId w:val="3"/>
        </w:numPr>
        <w:tabs>
          <w:tab w:val="left" w:pos="1560"/>
        </w:tabs>
        <w:spacing w:line="276" w:lineRule="auto"/>
        <w:ind w:right="815"/>
        <w:rPr>
          <w:rFonts w:asciiTheme="minorHAnsi" w:hAnsiTheme="minorHAnsi" w:cstheme="minorHAnsi"/>
          <w:szCs w:val="24"/>
        </w:rPr>
      </w:pPr>
      <w:r w:rsidRPr="00B50C6D">
        <w:rPr>
          <w:rFonts w:asciiTheme="minorHAnsi" w:hAnsiTheme="minorHAnsi" w:cstheme="minorHAnsi"/>
          <w:sz w:val="24"/>
          <w:szCs w:val="24"/>
        </w:rPr>
        <w:t xml:space="preserve">Fraud Prevention: Monitor and address potential fraud-related issues in departmental </w:t>
      </w:r>
      <w:r w:rsidRPr="00B50C6D">
        <w:rPr>
          <w:rFonts w:asciiTheme="minorHAnsi" w:hAnsiTheme="minorHAnsi" w:cstheme="minorHAnsi"/>
          <w:spacing w:val="-2"/>
          <w:sz w:val="24"/>
          <w:szCs w:val="24"/>
        </w:rPr>
        <w:t>operations.</w:t>
      </w:r>
    </w:p>
    <w:p w14:paraId="23CD1D2F" w14:textId="77777777" w:rsidR="00EB7922" w:rsidRPr="00B50C6D" w:rsidRDefault="00EB7922" w:rsidP="00EB7922">
      <w:pPr>
        <w:pStyle w:val="ListParagraph"/>
        <w:numPr>
          <w:ilvl w:val="1"/>
          <w:numId w:val="3"/>
        </w:numPr>
        <w:tabs>
          <w:tab w:val="left" w:pos="1560"/>
        </w:tabs>
        <w:spacing w:before="239"/>
        <w:jc w:val="left"/>
        <w:rPr>
          <w:rFonts w:asciiTheme="minorHAnsi" w:hAnsiTheme="minorHAnsi" w:cstheme="minorHAnsi"/>
          <w:szCs w:val="24"/>
        </w:rPr>
      </w:pPr>
      <w:r w:rsidRPr="00B50C6D">
        <w:rPr>
          <w:rFonts w:asciiTheme="minorHAnsi" w:hAnsiTheme="minorHAnsi" w:cstheme="minorHAnsi"/>
          <w:sz w:val="24"/>
          <w:szCs w:val="24"/>
        </w:rPr>
        <w:t>Fair</w:t>
      </w:r>
      <w:r w:rsidRPr="00B50C6D">
        <w:rPr>
          <w:rFonts w:asciiTheme="minorHAnsi" w:hAnsiTheme="minorHAnsi" w:cstheme="minorHAnsi"/>
          <w:spacing w:val="-10"/>
          <w:sz w:val="24"/>
          <w:szCs w:val="24"/>
        </w:rPr>
        <w:t xml:space="preserve"> </w:t>
      </w:r>
      <w:r w:rsidRPr="00B50C6D">
        <w:rPr>
          <w:rFonts w:asciiTheme="minorHAnsi" w:hAnsiTheme="minorHAnsi" w:cstheme="minorHAnsi"/>
          <w:sz w:val="24"/>
          <w:szCs w:val="24"/>
        </w:rPr>
        <w:t>Competition:</w:t>
      </w:r>
      <w:r w:rsidRPr="00B50C6D">
        <w:rPr>
          <w:rFonts w:asciiTheme="minorHAnsi" w:hAnsiTheme="minorHAnsi" w:cstheme="minorHAnsi"/>
          <w:spacing w:val="-9"/>
          <w:sz w:val="24"/>
          <w:szCs w:val="24"/>
        </w:rPr>
        <w:t xml:space="preserve"> </w:t>
      </w:r>
      <w:r w:rsidRPr="00B50C6D">
        <w:rPr>
          <w:rFonts w:asciiTheme="minorHAnsi" w:hAnsiTheme="minorHAnsi" w:cstheme="minorHAnsi"/>
          <w:sz w:val="24"/>
          <w:szCs w:val="24"/>
        </w:rPr>
        <w:t>Ensure</w:t>
      </w:r>
      <w:r w:rsidRPr="00B50C6D">
        <w:rPr>
          <w:rFonts w:asciiTheme="minorHAnsi" w:hAnsiTheme="minorHAnsi" w:cstheme="minorHAnsi"/>
          <w:spacing w:val="-8"/>
          <w:sz w:val="24"/>
          <w:szCs w:val="24"/>
        </w:rPr>
        <w:t xml:space="preserve"> </w:t>
      </w:r>
      <w:r w:rsidRPr="00B50C6D">
        <w:rPr>
          <w:rFonts w:asciiTheme="minorHAnsi" w:hAnsiTheme="minorHAnsi" w:cstheme="minorHAnsi"/>
          <w:sz w:val="24"/>
          <w:szCs w:val="24"/>
        </w:rPr>
        <w:t>departmental</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adherence</w:t>
      </w:r>
      <w:r w:rsidRPr="00B50C6D">
        <w:rPr>
          <w:rFonts w:asciiTheme="minorHAnsi" w:hAnsiTheme="minorHAnsi" w:cstheme="minorHAnsi"/>
          <w:spacing w:val="-9"/>
          <w:sz w:val="24"/>
          <w:szCs w:val="24"/>
        </w:rPr>
        <w:t xml:space="preserve"> </w:t>
      </w:r>
      <w:r w:rsidRPr="00B50C6D">
        <w:rPr>
          <w:rFonts w:asciiTheme="minorHAnsi" w:hAnsiTheme="minorHAnsi" w:cstheme="minorHAnsi"/>
          <w:sz w:val="24"/>
          <w:szCs w:val="24"/>
        </w:rPr>
        <w:t>to</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fair</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competition</w:t>
      </w:r>
      <w:r w:rsidRPr="00B50C6D">
        <w:rPr>
          <w:rFonts w:asciiTheme="minorHAnsi" w:hAnsiTheme="minorHAnsi" w:cstheme="minorHAnsi"/>
          <w:spacing w:val="-8"/>
          <w:sz w:val="24"/>
          <w:szCs w:val="24"/>
        </w:rPr>
        <w:t xml:space="preserve"> </w:t>
      </w:r>
      <w:r w:rsidRPr="00B50C6D">
        <w:rPr>
          <w:rFonts w:asciiTheme="minorHAnsi" w:hAnsiTheme="minorHAnsi" w:cstheme="minorHAnsi"/>
          <w:sz w:val="24"/>
          <w:szCs w:val="24"/>
        </w:rPr>
        <w:t>laws</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and</w:t>
      </w:r>
      <w:r w:rsidRPr="00B50C6D">
        <w:rPr>
          <w:rFonts w:asciiTheme="minorHAnsi" w:hAnsiTheme="minorHAnsi" w:cstheme="minorHAnsi"/>
          <w:spacing w:val="-8"/>
          <w:sz w:val="24"/>
          <w:szCs w:val="24"/>
        </w:rPr>
        <w:t xml:space="preserve"> </w:t>
      </w:r>
      <w:r w:rsidRPr="00B50C6D">
        <w:rPr>
          <w:rFonts w:asciiTheme="minorHAnsi" w:hAnsiTheme="minorHAnsi" w:cstheme="minorHAnsi"/>
          <w:spacing w:val="-2"/>
          <w:sz w:val="24"/>
          <w:szCs w:val="24"/>
        </w:rPr>
        <w:t>practices.</w:t>
      </w:r>
    </w:p>
    <w:p w14:paraId="0EE56BE5" w14:textId="77777777" w:rsidR="00EB7922" w:rsidRPr="00B50C6D" w:rsidRDefault="00EB7922" w:rsidP="00EB7922">
      <w:pPr>
        <w:pStyle w:val="BodyText"/>
        <w:spacing w:before="12"/>
        <w:rPr>
          <w:rFonts w:asciiTheme="minorHAnsi" w:hAnsiTheme="minorHAnsi" w:cstheme="minorHAnsi"/>
          <w:szCs w:val="28"/>
        </w:rPr>
      </w:pPr>
    </w:p>
    <w:p w14:paraId="1268DF2D" w14:textId="77777777" w:rsidR="00EB7922" w:rsidRPr="00B50C6D" w:rsidRDefault="00EB7922" w:rsidP="00EB7922">
      <w:pPr>
        <w:pStyle w:val="ListParagraph"/>
        <w:numPr>
          <w:ilvl w:val="1"/>
          <w:numId w:val="3"/>
        </w:numPr>
        <w:tabs>
          <w:tab w:val="left" w:pos="1560"/>
        </w:tabs>
        <w:spacing w:line="276" w:lineRule="auto"/>
        <w:ind w:right="817"/>
        <w:rPr>
          <w:rFonts w:asciiTheme="minorHAnsi" w:hAnsiTheme="minorHAnsi" w:cstheme="minorHAnsi"/>
          <w:szCs w:val="24"/>
        </w:rPr>
      </w:pPr>
      <w:r w:rsidRPr="00B50C6D">
        <w:rPr>
          <w:rFonts w:asciiTheme="minorHAnsi" w:hAnsiTheme="minorHAnsi" w:cstheme="minorHAnsi"/>
          <w:sz w:val="24"/>
          <w:szCs w:val="24"/>
        </w:rPr>
        <w:t>Information Security: Enforce information security protocols and address any breaches or vulnerabilities within their departments.</w:t>
      </w:r>
    </w:p>
    <w:p w14:paraId="10FAB9EB" w14:textId="15F9583A" w:rsidR="00926D2E" w:rsidDel="00B50C6D" w:rsidRDefault="00926D2E">
      <w:pPr>
        <w:rPr>
          <w:del w:id="152" w:author="Kush Khalasi" w:date="2025-08-22T18:02:00Z" w16du:dateUtc="2025-08-22T12:32:00Z"/>
          <w:rFonts w:asciiTheme="minorHAnsi" w:hAnsiTheme="minorHAnsi" w:cstheme="minorHAnsi"/>
          <w:sz w:val="20"/>
        </w:rPr>
      </w:pPr>
    </w:p>
    <w:p w14:paraId="40123BD4" w14:textId="77777777" w:rsidR="00926D2E" w:rsidRPr="007F5549" w:rsidRDefault="00D71F73" w:rsidP="006D3E7E">
      <w:pPr>
        <w:pStyle w:val="Heading2"/>
        <w:numPr>
          <w:ilvl w:val="0"/>
          <w:numId w:val="3"/>
        </w:numPr>
        <w:tabs>
          <w:tab w:val="left" w:pos="1199"/>
        </w:tabs>
        <w:spacing w:before="240"/>
        <w:ind w:left="1199" w:hanging="359"/>
        <w:jc w:val="both"/>
        <w:rPr>
          <w:rFonts w:asciiTheme="minorHAnsi" w:hAnsiTheme="minorHAnsi" w:cstheme="minorHAnsi"/>
          <w:b w:val="0"/>
        </w:rPr>
      </w:pPr>
      <w:r w:rsidRPr="007F5549">
        <w:rPr>
          <w:rFonts w:asciiTheme="minorHAnsi" w:hAnsiTheme="minorHAnsi" w:cstheme="minorHAnsi"/>
        </w:rPr>
        <w:t>HR</w:t>
      </w:r>
      <w:r w:rsidRPr="007F5549">
        <w:rPr>
          <w:rFonts w:asciiTheme="minorHAnsi" w:hAnsiTheme="minorHAnsi" w:cstheme="minorHAnsi"/>
          <w:spacing w:val="-3"/>
        </w:rPr>
        <w:t xml:space="preserve"> </w:t>
      </w:r>
      <w:r w:rsidRPr="007F5549">
        <w:rPr>
          <w:rFonts w:asciiTheme="minorHAnsi" w:hAnsiTheme="minorHAnsi" w:cstheme="minorHAnsi"/>
          <w:spacing w:val="-2"/>
        </w:rPr>
        <w:t>Managers</w:t>
      </w:r>
    </w:p>
    <w:p w14:paraId="168DF954" w14:textId="77777777" w:rsidR="00926D2E" w:rsidRPr="00B50C6D" w:rsidRDefault="00D71F73">
      <w:pPr>
        <w:pStyle w:val="ListParagraph"/>
        <w:numPr>
          <w:ilvl w:val="1"/>
          <w:numId w:val="3"/>
        </w:numPr>
        <w:tabs>
          <w:tab w:val="left" w:pos="1560"/>
        </w:tabs>
        <w:spacing w:before="285" w:line="276" w:lineRule="auto"/>
        <w:ind w:right="813"/>
        <w:rPr>
          <w:rFonts w:asciiTheme="minorHAnsi" w:hAnsiTheme="minorHAnsi" w:cstheme="minorHAnsi"/>
          <w:szCs w:val="24"/>
        </w:rPr>
      </w:pPr>
      <w:r w:rsidRPr="00B50C6D">
        <w:rPr>
          <w:rFonts w:asciiTheme="minorHAnsi" w:hAnsiTheme="minorHAnsi" w:cstheme="minorHAnsi"/>
          <w:sz w:val="24"/>
          <w:szCs w:val="24"/>
        </w:rPr>
        <w:t>Employee Training: Organize and ensure participation in regular training sessions on anti- corruption, conflict of interest, fraud prevention, anti-money laundering, fair competition, and information security.</w:t>
      </w:r>
    </w:p>
    <w:p w14:paraId="5FA2BFAA" w14:textId="77777777" w:rsidR="00926D2E" w:rsidRPr="00B50C6D" w:rsidRDefault="00D71F73">
      <w:pPr>
        <w:pStyle w:val="ListParagraph"/>
        <w:numPr>
          <w:ilvl w:val="1"/>
          <w:numId w:val="3"/>
        </w:numPr>
        <w:tabs>
          <w:tab w:val="left" w:pos="1560"/>
        </w:tabs>
        <w:spacing w:before="240" w:line="276" w:lineRule="auto"/>
        <w:ind w:right="814"/>
        <w:rPr>
          <w:rFonts w:asciiTheme="minorHAnsi" w:hAnsiTheme="minorHAnsi" w:cstheme="minorHAnsi"/>
          <w:szCs w:val="24"/>
        </w:rPr>
      </w:pPr>
      <w:r w:rsidRPr="00B50C6D">
        <w:rPr>
          <w:rFonts w:asciiTheme="minorHAnsi" w:hAnsiTheme="minorHAnsi" w:cstheme="minorHAnsi"/>
          <w:sz w:val="24"/>
          <w:szCs w:val="24"/>
        </w:rPr>
        <w:t>Employee Feedback and Engagement Surveys: Conduct and analyze semi-annual surveys to gather employee feedback on ethical practices and address concerns.</w:t>
      </w:r>
    </w:p>
    <w:p w14:paraId="019FC6C9" w14:textId="77777777" w:rsidR="00926D2E" w:rsidRPr="00B50C6D" w:rsidRDefault="00D71F73">
      <w:pPr>
        <w:pStyle w:val="ListParagraph"/>
        <w:numPr>
          <w:ilvl w:val="1"/>
          <w:numId w:val="3"/>
        </w:numPr>
        <w:tabs>
          <w:tab w:val="left" w:pos="1560"/>
        </w:tabs>
        <w:spacing w:before="239" w:line="276" w:lineRule="auto"/>
        <w:ind w:right="820"/>
        <w:rPr>
          <w:rFonts w:asciiTheme="minorHAnsi" w:hAnsiTheme="minorHAnsi" w:cstheme="minorHAnsi"/>
          <w:szCs w:val="24"/>
        </w:rPr>
      </w:pPr>
      <w:r w:rsidRPr="00B50C6D">
        <w:rPr>
          <w:rFonts w:asciiTheme="minorHAnsi" w:hAnsiTheme="minorHAnsi" w:cstheme="minorHAnsi"/>
          <w:sz w:val="24"/>
          <w:szCs w:val="24"/>
        </w:rPr>
        <w:t>Conflict of Interest: Facilitate the disclosure process and review conflict of interest statements from new hires and current employees.</w:t>
      </w:r>
    </w:p>
    <w:p w14:paraId="6999C151" w14:textId="77777777" w:rsidR="00926D2E" w:rsidRPr="007F5549" w:rsidRDefault="00D71F73" w:rsidP="006D3E7E">
      <w:pPr>
        <w:pStyle w:val="Heading2"/>
        <w:numPr>
          <w:ilvl w:val="0"/>
          <w:numId w:val="3"/>
        </w:numPr>
        <w:tabs>
          <w:tab w:val="left" w:pos="1199"/>
        </w:tabs>
        <w:spacing w:before="242"/>
        <w:ind w:left="1199" w:hanging="359"/>
        <w:jc w:val="both"/>
        <w:rPr>
          <w:rFonts w:asciiTheme="minorHAnsi" w:hAnsiTheme="minorHAnsi" w:cstheme="minorHAnsi"/>
          <w:b w:val="0"/>
        </w:rPr>
      </w:pPr>
      <w:r w:rsidRPr="007F5549">
        <w:rPr>
          <w:rFonts w:asciiTheme="minorHAnsi" w:hAnsiTheme="minorHAnsi" w:cstheme="minorHAnsi"/>
        </w:rPr>
        <w:t>Compliance</w:t>
      </w:r>
      <w:r w:rsidRPr="007F5549">
        <w:rPr>
          <w:rFonts w:asciiTheme="minorHAnsi" w:hAnsiTheme="minorHAnsi" w:cstheme="minorHAnsi"/>
          <w:spacing w:val="-7"/>
        </w:rPr>
        <w:t xml:space="preserve"> </w:t>
      </w:r>
      <w:r w:rsidRPr="007F5549">
        <w:rPr>
          <w:rFonts w:asciiTheme="minorHAnsi" w:hAnsiTheme="minorHAnsi" w:cstheme="minorHAnsi"/>
          <w:spacing w:val="-4"/>
        </w:rPr>
        <w:t>Team</w:t>
      </w:r>
    </w:p>
    <w:p w14:paraId="4A9A3863" w14:textId="77777777" w:rsidR="00926D2E" w:rsidRPr="00B50C6D" w:rsidRDefault="00D71F73">
      <w:pPr>
        <w:pStyle w:val="ListParagraph"/>
        <w:numPr>
          <w:ilvl w:val="1"/>
          <w:numId w:val="3"/>
        </w:numPr>
        <w:tabs>
          <w:tab w:val="left" w:pos="1560"/>
        </w:tabs>
        <w:spacing w:before="283" w:line="276" w:lineRule="auto"/>
        <w:ind w:right="821"/>
        <w:rPr>
          <w:rFonts w:asciiTheme="minorHAnsi" w:hAnsiTheme="minorHAnsi" w:cstheme="minorHAnsi"/>
          <w:szCs w:val="24"/>
        </w:rPr>
      </w:pPr>
      <w:r w:rsidRPr="00B50C6D">
        <w:rPr>
          <w:rFonts w:asciiTheme="minorHAnsi" w:hAnsiTheme="minorHAnsi" w:cstheme="minorHAnsi"/>
          <w:sz w:val="24"/>
          <w:szCs w:val="24"/>
        </w:rPr>
        <w:t>Monitoring and Reporting: Support the CCO in monitoring ethical performance and</w:t>
      </w:r>
      <w:r w:rsidRPr="00B50C6D">
        <w:rPr>
          <w:rFonts w:asciiTheme="minorHAnsi" w:hAnsiTheme="minorHAnsi" w:cstheme="minorHAnsi"/>
          <w:spacing w:val="40"/>
          <w:sz w:val="24"/>
          <w:szCs w:val="24"/>
        </w:rPr>
        <w:t xml:space="preserve"> </w:t>
      </w:r>
      <w:r w:rsidRPr="00B50C6D">
        <w:rPr>
          <w:rFonts w:asciiTheme="minorHAnsi" w:hAnsiTheme="minorHAnsi" w:cstheme="minorHAnsi"/>
          <w:sz w:val="24"/>
          <w:szCs w:val="24"/>
        </w:rPr>
        <w:t>preparing reports.</w:t>
      </w:r>
    </w:p>
    <w:p w14:paraId="19720BDA" w14:textId="77777777" w:rsidR="00926D2E" w:rsidRPr="00B50C6D" w:rsidRDefault="00D71F73">
      <w:pPr>
        <w:pStyle w:val="ListParagraph"/>
        <w:numPr>
          <w:ilvl w:val="1"/>
          <w:numId w:val="3"/>
        </w:numPr>
        <w:tabs>
          <w:tab w:val="left" w:pos="1560"/>
        </w:tabs>
        <w:spacing w:before="240"/>
        <w:jc w:val="left"/>
        <w:rPr>
          <w:rFonts w:asciiTheme="minorHAnsi" w:hAnsiTheme="minorHAnsi" w:cstheme="minorHAnsi"/>
          <w:szCs w:val="24"/>
        </w:rPr>
      </w:pPr>
      <w:r w:rsidRPr="00B50C6D">
        <w:rPr>
          <w:rFonts w:asciiTheme="minorHAnsi" w:hAnsiTheme="minorHAnsi" w:cstheme="minorHAnsi"/>
          <w:sz w:val="24"/>
          <w:szCs w:val="24"/>
        </w:rPr>
        <w:t>Compliance</w:t>
      </w:r>
      <w:r w:rsidRPr="00B50C6D">
        <w:rPr>
          <w:rFonts w:asciiTheme="minorHAnsi" w:hAnsiTheme="minorHAnsi" w:cstheme="minorHAnsi"/>
          <w:spacing w:val="-8"/>
          <w:sz w:val="24"/>
          <w:szCs w:val="24"/>
        </w:rPr>
        <w:t xml:space="preserve"> </w:t>
      </w:r>
      <w:r w:rsidRPr="00B50C6D">
        <w:rPr>
          <w:rFonts w:asciiTheme="minorHAnsi" w:hAnsiTheme="minorHAnsi" w:cstheme="minorHAnsi"/>
          <w:sz w:val="24"/>
          <w:szCs w:val="24"/>
        </w:rPr>
        <w:t>Audits:</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Assist</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in</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coordinating</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internal</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audits</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and</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follow</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up</w:t>
      </w:r>
      <w:r w:rsidRPr="00B50C6D">
        <w:rPr>
          <w:rFonts w:asciiTheme="minorHAnsi" w:hAnsiTheme="minorHAnsi" w:cstheme="minorHAnsi"/>
          <w:spacing w:val="-9"/>
          <w:sz w:val="24"/>
          <w:szCs w:val="24"/>
        </w:rPr>
        <w:t xml:space="preserve"> </w:t>
      </w:r>
      <w:r w:rsidRPr="00B50C6D">
        <w:rPr>
          <w:rFonts w:asciiTheme="minorHAnsi" w:hAnsiTheme="minorHAnsi" w:cstheme="minorHAnsi"/>
          <w:sz w:val="24"/>
          <w:szCs w:val="24"/>
        </w:rPr>
        <w:t>on</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audit</w:t>
      </w:r>
      <w:r w:rsidRPr="00B50C6D">
        <w:rPr>
          <w:rFonts w:asciiTheme="minorHAnsi" w:hAnsiTheme="minorHAnsi" w:cstheme="minorHAnsi"/>
          <w:spacing w:val="-6"/>
          <w:sz w:val="24"/>
          <w:szCs w:val="24"/>
        </w:rPr>
        <w:t xml:space="preserve"> </w:t>
      </w:r>
      <w:r w:rsidRPr="00B50C6D">
        <w:rPr>
          <w:rFonts w:asciiTheme="minorHAnsi" w:hAnsiTheme="minorHAnsi" w:cstheme="minorHAnsi"/>
          <w:spacing w:val="-2"/>
          <w:sz w:val="24"/>
          <w:szCs w:val="24"/>
        </w:rPr>
        <w:t>findings.</w:t>
      </w:r>
    </w:p>
    <w:p w14:paraId="473D7486" w14:textId="77777777" w:rsidR="00926D2E" w:rsidRPr="00B50C6D" w:rsidRDefault="00926D2E">
      <w:pPr>
        <w:pStyle w:val="BodyText"/>
        <w:spacing w:before="12"/>
        <w:rPr>
          <w:rFonts w:asciiTheme="minorHAnsi" w:hAnsiTheme="minorHAnsi" w:cstheme="minorHAnsi"/>
          <w:szCs w:val="28"/>
        </w:rPr>
      </w:pPr>
    </w:p>
    <w:p w14:paraId="1BAC19B7" w14:textId="77777777" w:rsidR="00926D2E" w:rsidRPr="00B50C6D" w:rsidRDefault="00D71F73">
      <w:pPr>
        <w:pStyle w:val="ListParagraph"/>
        <w:numPr>
          <w:ilvl w:val="1"/>
          <w:numId w:val="3"/>
        </w:numPr>
        <w:tabs>
          <w:tab w:val="left" w:pos="1560"/>
        </w:tabs>
        <w:spacing w:line="276" w:lineRule="auto"/>
        <w:ind w:right="818"/>
        <w:rPr>
          <w:rFonts w:asciiTheme="minorHAnsi" w:hAnsiTheme="minorHAnsi" w:cstheme="minorHAnsi"/>
          <w:szCs w:val="24"/>
        </w:rPr>
      </w:pPr>
      <w:r w:rsidRPr="00B50C6D">
        <w:rPr>
          <w:rFonts w:asciiTheme="minorHAnsi" w:hAnsiTheme="minorHAnsi" w:cstheme="minorHAnsi"/>
          <w:sz w:val="24"/>
          <w:szCs w:val="24"/>
        </w:rPr>
        <w:t>Ethics Impact Assessments:</w:t>
      </w:r>
      <w:r w:rsidRPr="00B50C6D">
        <w:rPr>
          <w:rFonts w:asciiTheme="minorHAnsi" w:hAnsiTheme="minorHAnsi" w:cstheme="minorHAnsi"/>
          <w:spacing w:val="-1"/>
          <w:sz w:val="24"/>
          <w:szCs w:val="24"/>
        </w:rPr>
        <w:t xml:space="preserve"> </w:t>
      </w:r>
      <w:r w:rsidRPr="00B50C6D">
        <w:rPr>
          <w:rFonts w:asciiTheme="minorHAnsi" w:hAnsiTheme="minorHAnsi" w:cstheme="minorHAnsi"/>
          <w:sz w:val="24"/>
          <w:szCs w:val="24"/>
        </w:rPr>
        <w:t>Contribute</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to</w:t>
      </w:r>
      <w:r w:rsidRPr="00B50C6D">
        <w:rPr>
          <w:rFonts w:asciiTheme="minorHAnsi" w:hAnsiTheme="minorHAnsi" w:cstheme="minorHAnsi"/>
          <w:spacing w:val="-1"/>
          <w:sz w:val="24"/>
          <w:szCs w:val="24"/>
        </w:rPr>
        <w:t xml:space="preserve"> </w:t>
      </w:r>
      <w:r w:rsidRPr="00B50C6D">
        <w:rPr>
          <w:rFonts w:asciiTheme="minorHAnsi" w:hAnsiTheme="minorHAnsi" w:cstheme="minorHAnsi"/>
          <w:sz w:val="24"/>
          <w:szCs w:val="24"/>
        </w:rPr>
        <w:t>the</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execution</w:t>
      </w:r>
      <w:r w:rsidRPr="00B50C6D">
        <w:rPr>
          <w:rFonts w:asciiTheme="minorHAnsi" w:hAnsiTheme="minorHAnsi" w:cstheme="minorHAnsi"/>
          <w:spacing w:val="-1"/>
          <w:sz w:val="24"/>
          <w:szCs w:val="24"/>
        </w:rPr>
        <w:t xml:space="preserve"> </w:t>
      </w:r>
      <w:r w:rsidRPr="00B50C6D">
        <w:rPr>
          <w:rFonts w:asciiTheme="minorHAnsi" w:hAnsiTheme="minorHAnsi" w:cstheme="minorHAnsi"/>
          <w:sz w:val="24"/>
          <w:szCs w:val="24"/>
        </w:rPr>
        <w:t>of</w:t>
      </w:r>
      <w:r w:rsidRPr="00B50C6D">
        <w:rPr>
          <w:rFonts w:asciiTheme="minorHAnsi" w:hAnsiTheme="minorHAnsi" w:cstheme="minorHAnsi"/>
          <w:spacing w:val="-1"/>
          <w:sz w:val="24"/>
          <w:szCs w:val="24"/>
        </w:rPr>
        <w:t xml:space="preserve"> </w:t>
      </w:r>
      <w:r w:rsidRPr="00B50C6D">
        <w:rPr>
          <w:rFonts w:asciiTheme="minorHAnsi" w:hAnsiTheme="minorHAnsi" w:cstheme="minorHAnsi"/>
          <w:sz w:val="24"/>
          <w:szCs w:val="24"/>
        </w:rPr>
        <w:t>annual</w:t>
      </w:r>
      <w:r w:rsidRPr="00B50C6D">
        <w:rPr>
          <w:rFonts w:asciiTheme="minorHAnsi" w:hAnsiTheme="minorHAnsi" w:cstheme="minorHAnsi"/>
          <w:spacing w:val="-3"/>
          <w:sz w:val="24"/>
          <w:szCs w:val="24"/>
        </w:rPr>
        <w:t xml:space="preserve"> </w:t>
      </w:r>
      <w:r w:rsidRPr="00B50C6D">
        <w:rPr>
          <w:rFonts w:asciiTheme="minorHAnsi" w:hAnsiTheme="minorHAnsi" w:cstheme="minorHAnsi"/>
          <w:sz w:val="24"/>
          <w:szCs w:val="24"/>
        </w:rPr>
        <w:t>ethics</w:t>
      </w:r>
      <w:r w:rsidRPr="00B50C6D">
        <w:rPr>
          <w:rFonts w:asciiTheme="minorHAnsi" w:hAnsiTheme="minorHAnsi" w:cstheme="minorHAnsi"/>
          <w:spacing w:val="-3"/>
          <w:sz w:val="24"/>
          <w:szCs w:val="24"/>
        </w:rPr>
        <w:t xml:space="preserve"> </w:t>
      </w:r>
      <w:r w:rsidRPr="00B50C6D">
        <w:rPr>
          <w:rFonts w:asciiTheme="minorHAnsi" w:hAnsiTheme="minorHAnsi" w:cstheme="minorHAnsi"/>
          <w:sz w:val="24"/>
          <w:szCs w:val="24"/>
        </w:rPr>
        <w:t>impact assessments and analysis.</w:t>
      </w:r>
    </w:p>
    <w:p w14:paraId="34633D93" w14:textId="77777777" w:rsidR="00926D2E" w:rsidRPr="007F5549" w:rsidRDefault="00D71F73" w:rsidP="006D3E7E">
      <w:pPr>
        <w:pStyle w:val="Heading2"/>
        <w:numPr>
          <w:ilvl w:val="0"/>
          <w:numId w:val="3"/>
        </w:numPr>
        <w:tabs>
          <w:tab w:val="left" w:pos="1199"/>
        </w:tabs>
        <w:spacing w:before="239"/>
        <w:ind w:left="1199" w:hanging="359"/>
        <w:jc w:val="both"/>
        <w:rPr>
          <w:rFonts w:asciiTheme="minorHAnsi" w:hAnsiTheme="minorHAnsi" w:cstheme="minorHAnsi"/>
          <w:b w:val="0"/>
        </w:rPr>
      </w:pPr>
      <w:r w:rsidRPr="007F5549">
        <w:rPr>
          <w:rFonts w:asciiTheme="minorHAnsi" w:hAnsiTheme="minorHAnsi" w:cstheme="minorHAnsi"/>
        </w:rPr>
        <w:t>IT</w:t>
      </w:r>
      <w:r w:rsidRPr="007F5549">
        <w:rPr>
          <w:rFonts w:asciiTheme="minorHAnsi" w:hAnsiTheme="minorHAnsi" w:cstheme="minorHAnsi"/>
          <w:spacing w:val="-4"/>
        </w:rPr>
        <w:t xml:space="preserve"> </w:t>
      </w:r>
      <w:r w:rsidRPr="007F5549">
        <w:rPr>
          <w:rFonts w:asciiTheme="minorHAnsi" w:hAnsiTheme="minorHAnsi" w:cstheme="minorHAnsi"/>
        </w:rPr>
        <w:t>Security</w:t>
      </w:r>
      <w:r w:rsidRPr="007F5549">
        <w:rPr>
          <w:rFonts w:asciiTheme="minorHAnsi" w:hAnsiTheme="minorHAnsi" w:cstheme="minorHAnsi"/>
          <w:spacing w:val="-4"/>
        </w:rPr>
        <w:t xml:space="preserve"> Team</w:t>
      </w:r>
    </w:p>
    <w:p w14:paraId="5E3DFDCD" w14:textId="77777777" w:rsidR="00926D2E" w:rsidRPr="00B50C6D" w:rsidRDefault="00D71F73">
      <w:pPr>
        <w:pStyle w:val="ListParagraph"/>
        <w:numPr>
          <w:ilvl w:val="1"/>
          <w:numId w:val="3"/>
        </w:numPr>
        <w:tabs>
          <w:tab w:val="left" w:pos="1560"/>
        </w:tabs>
        <w:spacing w:before="286" w:line="273" w:lineRule="auto"/>
        <w:ind w:right="818"/>
        <w:rPr>
          <w:rFonts w:asciiTheme="minorHAnsi" w:hAnsiTheme="minorHAnsi" w:cstheme="minorHAnsi"/>
          <w:szCs w:val="24"/>
        </w:rPr>
      </w:pPr>
      <w:r w:rsidRPr="00B50C6D">
        <w:rPr>
          <w:rFonts w:asciiTheme="minorHAnsi" w:hAnsiTheme="minorHAnsi" w:cstheme="minorHAnsi"/>
          <w:sz w:val="24"/>
          <w:szCs w:val="24"/>
        </w:rPr>
        <w:lastRenderedPageBreak/>
        <w:t>Information Security: Implement and manage information security measures, including encryption, multi-factor authentication, and threat detection systems.</w:t>
      </w:r>
    </w:p>
    <w:p w14:paraId="0B3E93AB" w14:textId="77777777" w:rsidR="00926D2E" w:rsidRPr="00B50C6D" w:rsidRDefault="00D71F73">
      <w:pPr>
        <w:pStyle w:val="ListParagraph"/>
        <w:numPr>
          <w:ilvl w:val="1"/>
          <w:numId w:val="3"/>
        </w:numPr>
        <w:tabs>
          <w:tab w:val="left" w:pos="1560"/>
        </w:tabs>
        <w:spacing w:before="244" w:line="276" w:lineRule="auto"/>
        <w:ind w:right="822"/>
        <w:rPr>
          <w:rFonts w:asciiTheme="minorHAnsi" w:hAnsiTheme="minorHAnsi" w:cstheme="minorHAnsi"/>
          <w:szCs w:val="24"/>
        </w:rPr>
      </w:pPr>
      <w:r w:rsidRPr="00B50C6D">
        <w:rPr>
          <w:rFonts w:asciiTheme="minorHAnsi" w:hAnsiTheme="minorHAnsi" w:cstheme="minorHAnsi"/>
          <w:sz w:val="24"/>
          <w:szCs w:val="24"/>
        </w:rPr>
        <w:t>Security Audits: Conduct routine security audits and assessments to identify and address potential vulnerabilities.</w:t>
      </w:r>
    </w:p>
    <w:p w14:paraId="7AB3B3B3" w14:textId="77777777" w:rsidR="00926D2E" w:rsidRPr="00B50C6D" w:rsidRDefault="00D71F73">
      <w:pPr>
        <w:pStyle w:val="ListParagraph"/>
        <w:numPr>
          <w:ilvl w:val="1"/>
          <w:numId w:val="3"/>
        </w:numPr>
        <w:tabs>
          <w:tab w:val="left" w:pos="1560"/>
        </w:tabs>
        <w:spacing w:before="240" w:line="276" w:lineRule="auto"/>
        <w:ind w:right="818"/>
        <w:rPr>
          <w:rFonts w:asciiTheme="minorHAnsi" w:hAnsiTheme="minorHAnsi" w:cstheme="minorHAnsi"/>
          <w:szCs w:val="24"/>
        </w:rPr>
      </w:pPr>
      <w:r w:rsidRPr="00B50C6D">
        <w:rPr>
          <w:rFonts w:asciiTheme="minorHAnsi" w:hAnsiTheme="minorHAnsi" w:cstheme="minorHAnsi"/>
          <w:sz w:val="24"/>
          <w:szCs w:val="24"/>
        </w:rPr>
        <w:t>Incident Response: Develop and maintain the incident response plan for managing information security breaches.</w:t>
      </w:r>
    </w:p>
    <w:p w14:paraId="5B01DD27" w14:textId="77777777" w:rsidR="00926D2E" w:rsidRPr="007F5549" w:rsidRDefault="00D71F73" w:rsidP="006D3E7E">
      <w:pPr>
        <w:pStyle w:val="Heading2"/>
        <w:numPr>
          <w:ilvl w:val="0"/>
          <w:numId w:val="3"/>
        </w:numPr>
        <w:tabs>
          <w:tab w:val="left" w:pos="1199"/>
        </w:tabs>
        <w:spacing w:before="242"/>
        <w:ind w:left="1199" w:hanging="359"/>
        <w:jc w:val="both"/>
        <w:rPr>
          <w:rFonts w:asciiTheme="minorHAnsi" w:hAnsiTheme="minorHAnsi" w:cstheme="minorHAnsi"/>
          <w:b w:val="0"/>
        </w:rPr>
      </w:pPr>
      <w:r w:rsidRPr="007F5549">
        <w:rPr>
          <w:rFonts w:asciiTheme="minorHAnsi" w:hAnsiTheme="minorHAnsi" w:cstheme="minorHAnsi"/>
        </w:rPr>
        <w:t>Legal</w:t>
      </w:r>
      <w:r w:rsidRPr="007F5549">
        <w:rPr>
          <w:rFonts w:asciiTheme="minorHAnsi" w:hAnsiTheme="minorHAnsi" w:cstheme="minorHAnsi"/>
          <w:spacing w:val="-3"/>
        </w:rPr>
        <w:t xml:space="preserve"> </w:t>
      </w:r>
      <w:r w:rsidRPr="007F5549">
        <w:rPr>
          <w:rFonts w:asciiTheme="minorHAnsi" w:hAnsiTheme="minorHAnsi" w:cstheme="minorHAnsi"/>
          <w:spacing w:val="-4"/>
        </w:rPr>
        <w:t>Team</w:t>
      </w:r>
    </w:p>
    <w:p w14:paraId="718DF635" w14:textId="77777777" w:rsidR="00926D2E" w:rsidRPr="00B50C6D" w:rsidRDefault="00D71F73" w:rsidP="008056A2">
      <w:pPr>
        <w:pStyle w:val="ListParagraph"/>
        <w:numPr>
          <w:ilvl w:val="1"/>
          <w:numId w:val="3"/>
        </w:numPr>
        <w:tabs>
          <w:tab w:val="left" w:pos="1560"/>
        </w:tabs>
        <w:spacing w:before="282" w:after="240" w:line="276" w:lineRule="auto"/>
        <w:ind w:right="820"/>
        <w:rPr>
          <w:rFonts w:asciiTheme="minorHAnsi" w:hAnsiTheme="minorHAnsi" w:cstheme="minorHAnsi"/>
          <w:szCs w:val="24"/>
        </w:rPr>
      </w:pPr>
      <w:r w:rsidRPr="00B50C6D">
        <w:rPr>
          <w:rFonts w:asciiTheme="minorHAnsi" w:hAnsiTheme="minorHAnsi" w:cstheme="minorHAnsi"/>
          <w:sz w:val="24"/>
          <w:szCs w:val="24"/>
        </w:rPr>
        <w:t>Fair Competition: Advise on compliance with competition laws and regulations, and address any legal issues related to anti-competitive practices.</w:t>
      </w:r>
    </w:p>
    <w:p w14:paraId="16E0BE01" w14:textId="77777777" w:rsidR="008056A2" w:rsidRPr="00B50C6D" w:rsidRDefault="008056A2" w:rsidP="008056A2">
      <w:pPr>
        <w:pStyle w:val="ListParagraph"/>
        <w:numPr>
          <w:ilvl w:val="1"/>
          <w:numId w:val="3"/>
        </w:numPr>
        <w:tabs>
          <w:tab w:val="left" w:pos="1560"/>
        </w:tabs>
        <w:spacing w:after="240" w:line="276" w:lineRule="auto"/>
        <w:ind w:right="816"/>
        <w:rPr>
          <w:rFonts w:asciiTheme="minorHAnsi" w:hAnsiTheme="minorHAnsi" w:cstheme="minorHAnsi"/>
          <w:szCs w:val="24"/>
        </w:rPr>
      </w:pPr>
      <w:r w:rsidRPr="00B50C6D">
        <w:rPr>
          <w:rFonts w:asciiTheme="minorHAnsi" w:hAnsiTheme="minorHAnsi" w:cstheme="minorHAnsi"/>
          <w:sz w:val="24"/>
          <w:szCs w:val="24"/>
        </w:rPr>
        <w:t>Anti-Money Laundering: Ensure compliance with anti-money laundering regulations and provide legal guidance on related issues.</w:t>
      </w:r>
    </w:p>
    <w:p w14:paraId="49B75B24" w14:textId="1A304501" w:rsidR="008056A2" w:rsidRPr="00B50C6D" w:rsidRDefault="008056A2" w:rsidP="008056A2">
      <w:pPr>
        <w:pStyle w:val="ListParagraph"/>
        <w:numPr>
          <w:ilvl w:val="1"/>
          <w:numId w:val="3"/>
        </w:numPr>
        <w:tabs>
          <w:tab w:val="left" w:pos="1560"/>
        </w:tabs>
        <w:spacing w:line="276" w:lineRule="auto"/>
        <w:ind w:right="816"/>
        <w:rPr>
          <w:rFonts w:asciiTheme="minorHAnsi" w:hAnsiTheme="minorHAnsi" w:cstheme="minorHAnsi"/>
          <w:szCs w:val="24"/>
        </w:rPr>
      </w:pPr>
      <w:r w:rsidRPr="00B50C6D">
        <w:rPr>
          <w:rFonts w:asciiTheme="minorHAnsi" w:hAnsiTheme="minorHAnsi" w:cstheme="minorHAnsi"/>
          <w:sz w:val="24"/>
          <w:szCs w:val="24"/>
        </w:rPr>
        <w:t>Conflict</w:t>
      </w:r>
      <w:r w:rsidRPr="00B50C6D">
        <w:rPr>
          <w:rFonts w:asciiTheme="minorHAnsi" w:hAnsiTheme="minorHAnsi" w:cstheme="minorHAnsi"/>
          <w:spacing w:val="-11"/>
          <w:sz w:val="24"/>
          <w:szCs w:val="24"/>
        </w:rPr>
        <w:t xml:space="preserve"> </w:t>
      </w:r>
      <w:r w:rsidRPr="00B50C6D">
        <w:rPr>
          <w:rFonts w:asciiTheme="minorHAnsi" w:hAnsiTheme="minorHAnsi" w:cstheme="minorHAnsi"/>
          <w:sz w:val="24"/>
          <w:szCs w:val="24"/>
        </w:rPr>
        <w:t>of</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Interest:</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Review</w:t>
      </w:r>
      <w:r w:rsidRPr="00B50C6D">
        <w:rPr>
          <w:rFonts w:asciiTheme="minorHAnsi" w:hAnsiTheme="minorHAnsi" w:cstheme="minorHAnsi"/>
          <w:spacing w:val="-10"/>
          <w:sz w:val="24"/>
          <w:szCs w:val="24"/>
        </w:rPr>
        <w:t xml:space="preserve"> </w:t>
      </w:r>
      <w:r w:rsidRPr="00B50C6D">
        <w:rPr>
          <w:rFonts w:asciiTheme="minorHAnsi" w:hAnsiTheme="minorHAnsi" w:cstheme="minorHAnsi"/>
          <w:sz w:val="24"/>
          <w:szCs w:val="24"/>
        </w:rPr>
        <w:t>and</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provide</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guidance</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on</w:t>
      </w:r>
      <w:r w:rsidRPr="00B50C6D">
        <w:rPr>
          <w:rFonts w:asciiTheme="minorHAnsi" w:hAnsiTheme="minorHAnsi" w:cstheme="minorHAnsi"/>
          <w:spacing w:val="-10"/>
          <w:sz w:val="24"/>
          <w:szCs w:val="24"/>
        </w:rPr>
        <w:t xml:space="preserve"> </w:t>
      </w:r>
      <w:r w:rsidRPr="00B50C6D">
        <w:rPr>
          <w:rFonts w:asciiTheme="minorHAnsi" w:hAnsiTheme="minorHAnsi" w:cstheme="minorHAnsi"/>
          <w:sz w:val="24"/>
          <w:szCs w:val="24"/>
        </w:rPr>
        <w:t>policies</w:t>
      </w:r>
      <w:r w:rsidRPr="00B50C6D">
        <w:rPr>
          <w:rFonts w:asciiTheme="minorHAnsi" w:hAnsiTheme="minorHAnsi" w:cstheme="minorHAnsi"/>
          <w:spacing w:val="-9"/>
          <w:sz w:val="24"/>
          <w:szCs w:val="24"/>
        </w:rPr>
        <w:t xml:space="preserve"> </w:t>
      </w:r>
      <w:r w:rsidRPr="00B50C6D">
        <w:rPr>
          <w:rFonts w:asciiTheme="minorHAnsi" w:hAnsiTheme="minorHAnsi" w:cstheme="minorHAnsi"/>
          <w:sz w:val="24"/>
          <w:szCs w:val="24"/>
        </w:rPr>
        <w:t>related</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to</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conflicts</w:t>
      </w:r>
      <w:r w:rsidRPr="00B50C6D">
        <w:rPr>
          <w:rFonts w:asciiTheme="minorHAnsi" w:hAnsiTheme="minorHAnsi" w:cstheme="minorHAnsi"/>
          <w:spacing w:val="-9"/>
          <w:sz w:val="24"/>
          <w:szCs w:val="24"/>
        </w:rPr>
        <w:t xml:space="preserve"> </w:t>
      </w:r>
      <w:r w:rsidRPr="00B50C6D">
        <w:rPr>
          <w:rFonts w:asciiTheme="minorHAnsi" w:hAnsiTheme="minorHAnsi" w:cstheme="minorHAnsi"/>
          <w:sz w:val="24"/>
          <w:szCs w:val="24"/>
        </w:rPr>
        <w:t>of</w:t>
      </w:r>
      <w:r w:rsidRPr="00B50C6D">
        <w:rPr>
          <w:rFonts w:asciiTheme="minorHAnsi" w:hAnsiTheme="minorHAnsi" w:cstheme="minorHAnsi"/>
          <w:spacing w:val="-6"/>
          <w:sz w:val="24"/>
          <w:szCs w:val="24"/>
        </w:rPr>
        <w:t xml:space="preserve"> </w:t>
      </w:r>
      <w:r w:rsidRPr="00B50C6D">
        <w:rPr>
          <w:rFonts w:asciiTheme="minorHAnsi" w:hAnsiTheme="minorHAnsi" w:cstheme="minorHAnsi"/>
          <w:spacing w:val="-2"/>
          <w:sz w:val="24"/>
          <w:szCs w:val="24"/>
        </w:rPr>
        <w:t>interest.</w:t>
      </w:r>
    </w:p>
    <w:p w14:paraId="5B455CC8" w14:textId="77777777" w:rsidR="00926D2E" w:rsidRPr="007F5549" w:rsidRDefault="00926D2E">
      <w:pPr>
        <w:pStyle w:val="BodyText"/>
        <w:spacing w:before="12"/>
        <w:rPr>
          <w:rFonts w:asciiTheme="minorHAnsi" w:hAnsiTheme="minorHAnsi" w:cstheme="minorHAnsi"/>
          <w:sz w:val="22"/>
        </w:rPr>
      </w:pPr>
    </w:p>
    <w:p w14:paraId="0F054B16" w14:textId="77777777" w:rsidR="00926D2E" w:rsidRPr="007F5549" w:rsidRDefault="00D71F73" w:rsidP="006D3E7E">
      <w:pPr>
        <w:pStyle w:val="Heading2"/>
        <w:numPr>
          <w:ilvl w:val="0"/>
          <w:numId w:val="3"/>
        </w:numPr>
        <w:tabs>
          <w:tab w:val="left" w:pos="1199"/>
        </w:tabs>
        <w:ind w:left="1199" w:hanging="359"/>
        <w:jc w:val="both"/>
        <w:rPr>
          <w:rFonts w:asciiTheme="minorHAnsi" w:hAnsiTheme="minorHAnsi" w:cstheme="minorHAnsi"/>
          <w:b w:val="0"/>
        </w:rPr>
      </w:pPr>
      <w:r w:rsidRPr="007F5549">
        <w:rPr>
          <w:rFonts w:asciiTheme="minorHAnsi" w:hAnsiTheme="minorHAnsi" w:cstheme="minorHAnsi"/>
        </w:rPr>
        <w:t>Finance</w:t>
      </w:r>
      <w:r w:rsidRPr="007F5549">
        <w:rPr>
          <w:rFonts w:asciiTheme="minorHAnsi" w:hAnsiTheme="minorHAnsi" w:cstheme="minorHAnsi"/>
          <w:spacing w:val="-3"/>
        </w:rPr>
        <w:t xml:space="preserve"> </w:t>
      </w:r>
      <w:r w:rsidRPr="007F5549">
        <w:rPr>
          <w:rFonts w:asciiTheme="minorHAnsi" w:hAnsiTheme="minorHAnsi" w:cstheme="minorHAnsi"/>
          <w:spacing w:val="-4"/>
        </w:rPr>
        <w:t>Team</w:t>
      </w:r>
    </w:p>
    <w:p w14:paraId="591E4A15" w14:textId="77777777" w:rsidR="00926D2E" w:rsidRPr="00B50C6D" w:rsidRDefault="00D71F73">
      <w:pPr>
        <w:pStyle w:val="ListParagraph"/>
        <w:numPr>
          <w:ilvl w:val="1"/>
          <w:numId w:val="3"/>
        </w:numPr>
        <w:tabs>
          <w:tab w:val="left" w:pos="1560"/>
        </w:tabs>
        <w:spacing w:before="283" w:line="276" w:lineRule="auto"/>
        <w:ind w:right="818"/>
        <w:rPr>
          <w:rFonts w:asciiTheme="minorHAnsi" w:hAnsiTheme="minorHAnsi" w:cstheme="minorHAnsi"/>
          <w:szCs w:val="24"/>
        </w:rPr>
      </w:pPr>
      <w:r w:rsidRPr="00B50C6D">
        <w:rPr>
          <w:rFonts w:asciiTheme="minorHAnsi" w:hAnsiTheme="minorHAnsi" w:cstheme="minorHAnsi"/>
          <w:sz w:val="24"/>
          <w:szCs w:val="24"/>
        </w:rPr>
        <w:t>Fraud</w:t>
      </w:r>
      <w:r w:rsidRPr="00B50C6D">
        <w:rPr>
          <w:rFonts w:asciiTheme="minorHAnsi" w:hAnsiTheme="minorHAnsi" w:cstheme="minorHAnsi"/>
          <w:spacing w:val="-4"/>
          <w:sz w:val="24"/>
          <w:szCs w:val="24"/>
        </w:rPr>
        <w:t xml:space="preserve"> </w:t>
      </w:r>
      <w:r w:rsidRPr="00B50C6D">
        <w:rPr>
          <w:rFonts w:asciiTheme="minorHAnsi" w:hAnsiTheme="minorHAnsi" w:cstheme="minorHAnsi"/>
          <w:sz w:val="24"/>
          <w:szCs w:val="24"/>
        </w:rPr>
        <w:t>Prevention:</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Implement</w:t>
      </w:r>
      <w:r w:rsidRPr="00B50C6D">
        <w:rPr>
          <w:rFonts w:asciiTheme="minorHAnsi" w:hAnsiTheme="minorHAnsi" w:cstheme="minorHAnsi"/>
          <w:spacing w:val="-3"/>
          <w:sz w:val="24"/>
          <w:szCs w:val="24"/>
        </w:rPr>
        <w:t xml:space="preserve"> </w:t>
      </w:r>
      <w:r w:rsidRPr="00B50C6D">
        <w:rPr>
          <w:rFonts w:asciiTheme="minorHAnsi" w:hAnsiTheme="minorHAnsi" w:cstheme="minorHAnsi"/>
          <w:sz w:val="24"/>
          <w:szCs w:val="24"/>
        </w:rPr>
        <w:t>and</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monitor</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internal</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controls</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to</w:t>
      </w:r>
      <w:r w:rsidRPr="00B50C6D">
        <w:rPr>
          <w:rFonts w:asciiTheme="minorHAnsi" w:hAnsiTheme="minorHAnsi" w:cstheme="minorHAnsi"/>
          <w:spacing w:val="-4"/>
          <w:sz w:val="24"/>
          <w:szCs w:val="24"/>
        </w:rPr>
        <w:t xml:space="preserve"> </w:t>
      </w:r>
      <w:r w:rsidRPr="00B50C6D">
        <w:rPr>
          <w:rFonts w:asciiTheme="minorHAnsi" w:hAnsiTheme="minorHAnsi" w:cstheme="minorHAnsi"/>
          <w:sz w:val="24"/>
          <w:szCs w:val="24"/>
        </w:rPr>
        <w:t>prevent</w:t>
      </w:r>
      <w:r w:rsidRPr="00B50C6D">
        <w:rPr>
          <w:rFonts w:asciiTheme="minorHAnsi" w:hAnsiTheme="minorHAnsi" w:cstheme="minorHAnsi"/>
          <w:spacing w:val="-5"/>
          <w:sz w:val="24"/>
          <w:szCs w:val="24"/>
        </w:rPr>
        <w:t xml:space="preserve"> </w:t>
      </w:r>
      <w:r w:rsidRPr="00B50C6D">
        <w:rPr>
          <w:rFonts w:asciiTheme="minorHAnsi" w:hAnsiTheme="minorHAnsi" w:cstheme="minorHAnsi"/>
          <w:sz w:val="24"/>
          <w:szCs w:val="24"/>
        </w:rPr>
        <w:t>and</w:t>
      </w:r>
      <w:r w:rsidRPr="00B50C6D">
        <w:rPr>
          <w:rFonts w:asciiTheme="minorHAnsi" w:hAnsiTheme="minorHAnsi" w:cstheme="minorHAnsi"/>
          <w:spacing w:val="-4"/>
          <w:sz w:val="24"/>
          <w:szCs w:val="24"/>
        </w:rPr>
        <w:t xml:space="preserve"> </w:t>
      </w:r>
      <w:r w:rsidRPr="00B50C6D">
        <w:rPr>
          <w:rFonts w:asciiTheme="minorHAnsi" w:hAnsiTheme="minorHAnsi" w:cstheme="minorHAnsi"/>
          <w:sz w:val="24"/>
          <w:szCs w:val="24"/>
        </w:rPr>
        <w:t>detect</w:t>
      </w:r>
      <w:r w:rsidRPr="00B50C6D">
        <w:rPr>
          <w:rFonts w:asciiTheme="minorHAnsi" w:hAnsiTheme="minorHAnsi" w:cstheme="minorHAnsi"/>
          <w:spacing w:val="-3"/>
          <w:sz w:val="24"/>
          <w:szCs w:val="24"/>
        </w:rPr>
        <w:t xml:space="preserve"> </w:t>
      </w:r>
      <w:r w:rsidRPr="00B50C6D">
        <w:rPr>
          <w:rFonts w:asciiTheme="minorHAnsi" w:hAnsiTheme="minorHAnsi" w:cstheme="minorHAnsi"/>
          <w:sz w:val="24"/>
          <w:szCs w:val="24"/>
        </w:rPr>
        <w:t xml:space="preserve">fraudulent </w:t>
      </w:r>
      <w:r w:rsidRPr="00B50C6D">
        <w:rPr>
          <w:rFonts w:asciiTheme="minorHAnsi" w:hAnsiTheme="minorHAnsi" w:cstheme="minorHAnsi"/>
          <w:spacing w:val="-2"/>
          <w:sz w:val="24"/>
          <w:szCs w:val="24"/>
        </w:rPr>
        <w:t>activities.</w:t>
      </w:r>
    </w:p>
    <w:p w14:paraId="7A0CDF38" w14:textId="77777777" w:rsidR="00926D2E" w:rsidRPr="00B50C6D" w:rsidRDefault="00D71F73">
      <w:pPr>
        <w:pStyle w:val="ListParagraph"/>
        <w:numPr>
          <w:ilvl w:val="1"/>
          <w:numId w:val="3"/>
        </w:numPr>
        <w:tabs>
          <w:tab w:val="left" w:pos="1560"/>
        </w:tabs>
        <w:spacing w:before="242" w:line="276" w:lineRule="auto"/>
        <w:ind w:right="821"/>
        <w:rPr>
          <w:rFonts w:asciiTheme="minorHAnsi" w:hAnsiTheme="minorHAnsi" w:cstheme="minorHAnsi"/>
          <w:szCs w:val="24"/>
        </w:rPr>
      </w:pPr>
      <w:r w:rsidRPr="00B50C6D">
        <w:rPr>
          <w:rFonts w:asciiTheme="minorHAnsi" w:hAnsiTheme="minorHAnsi" w:cstheme="minorHAnsi"/>
          <w:sz w:val="24"/>
          <w:szCs w:val="24"/>
        </w:rPr>
        <w:t>Anti-Money</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Laundering: Assist</w:t>
      </w:r>
      <w:r w:rsidRPr="00B50C6D">
        <w:rPr>
          <w:rFonts w:asciiTheme="minorHAnsi" w:hAnsiTheme="minorHAnsi" w:cstheme="minorHAnsi"/>
          <w:spacing w:val="-1"/>
          <w:sz w:val="24"/>
          <w:szCs w:val="24"/>
        </w:rPr>
        <w:t xml:space="preserve"> </w:t>
      </w:r>
      <w:r w:rsidRPr="00B50C6D">
        <w:rPr>
          <w:rFonts w:asciiTheme="minorHAnsi" w:hAnsiTheme="minorHAnsi" w:cstheme="minorHAnsi"/>
          <w:sz w:val="24"/>
          <w:szCs w:val="24"/>
        </w:rPr>
        <w:t>in</w:t>
      </w:r>
      <w:r w:rsidRPr="00B50C6D">
        <w:rPr>
          <w:rFonts w:asciiTheme="minorHAnsi" w:hAnsiTheme="minorHAnsi" w:cstheme="minorHAnsi"/>
          <w:spacing w:val="-4"/>
          <w:sz w:val="24"/>
          <w:szCs w:val="24"/>
        </w:rPr>
        <w:t xml:space="preserve"> </w:t>
      </w:r>
      <w:r w:rsidRPr="00B50C6D">
        <w:rPr>
          <w:rFonts w:asciiTheme="minorHAnsi" w:hAnsiTheme="minorHAnsi" w:cstheme="minorHAnsi"/>
          <w:sz w:val="24"/>
          <w:szCs w:val="24"/>
        </w:rPr>
        <w:t>customer</w:t>
      </w:r>
      <w:r w:rsidRPr="00B50C6D">
        <w:rPr>
          <w:rFonts w:asciiTheme="minorHAnsi" w:hAnsiTheme="minorHAnsi" w:cstheme="minorHAnsi"/>
          <w:spacing w:val="-1"/>
          <w:sz w:val="24"/>
          <w:szCs w:val="24"/>
        </w:rPr>
        <w:t xml:space="preserve"> </w:t>
      </w:r>
      <w:r w:rsidRPr="00B50C6D">
        <w:rPr>
          <w:rFonts w:asciiTheme="minorHAnsi" w:hAnsiTheme="minorHAnsi" w:cstheme="minorHAnsi"/>
          <w:sz w:val="24"/>
          <w:szCs w:val="24"/>
        </w:rPr>
        <w:t>due</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diligence and</w:t>
      </w:r>
      <w:r w:rsidRPr="00B50C6D">
        <w:rPr>
          <w:rFonts w:asciiTheme="minorHAnsi" w:hAnsiTheme="minorHAnsi" w:cstheme="minorHAnsi"/>
          <w:spacing w:val="-3"/>
          <w:sz w:val="24"/>
          <w:szCs w:val="24"/>
        </w:rPr>
        <w:t xml:space="preserve"> </w:t>
      </w:r>
      <w:r w:rsidRPr="00B50C6D">
        <w:rPr>
          <w:rFonts w:asciiTheme="minorHAnsi" w:hAnsiTheme="minorHAnsi" w:cstheme="minorHAnsi"/>
          <w:sz w:val="24"/>
          <w:szCs w:val="24"/>
        </w:rPr>
        <w:t>monitoring</w:t>
      </w:r>
      <w:r w:rsidRPr="00B50C6D">
        <w:rPr>
          <w:rFonts w:asciiTheme="minorHAnsi" w:hAnsiTheme="minorHAnsi" w:cstheme="minorHAnsi"/>
          <w:spacing w:val="-2"/>
          <w:sz w:val="24"/>
          <w:szCs w:val="24"/>
        </w:rPr>
        <w:t xml:space="preserve"> </w:t>
      </w:r>
      <w:r w:rsidRPr="00B50C6D">
        <w:rPr>
          <w:rFonts w:asciiTheme="minorHAnsi" w:hAnsiTheme="minorHAnsi" w:cstheme="minorHAnsi"/>
          <w:sz w:val="24"/>
          <w:szCs w:val="24"/>
        </w:rPr>
        <w:t>suspicious</w:t>
      </w:r>
      <w:r w:rsidRPr="00B50C6D">
        <w:rPr>
          <w:rFonts w:asciiTheme="minorHAnsi" w:hAnsiTheme="minorHAnsi" w:cstheme="minorHAnsi"/>
          <w:spacing w:val="-1"/>
          <w:sz w:val="24"/>
          <w:szCs w:val="24"/>
        </w:rPr>
        <w:t xml:space="preserve"> </w:t>
      </w:r>
      <w:r w:rsidRPr="00B50C6D">
        <w:rPr>
          <w:rFonts w:asciiTheme="minorHAnsi" w:hAnsiTheme="minorHAnsi" w:cstheme="minorHAnsi"/>
          <w:sz w:val="24"/>
          <w:szCs w:val="24"/>
        </w:rPr>
        <w:t xml:space="preserve">financial </w:t>
      </w:r>
      <w:r w:rsidRPr="00B50C6D">
        <w:rPr>
          <w:rFonts w:asciiTheme="minorHAnsi" w:hAnsiTheme="minorHAnsi" w:cstheme="minorHAnsi"/>
          <w:spacing w:val="-2"/>
          <w:sz w:val="24"/>
          <w:szCs w:val="24"/>
        </w:rPr>
        <w:t>activities.</w:t>
      </w:r>
    </w:p>
    <w:p w14:paraId="5ADC4E25" w14:textId="77777777" w:rsidR="00926D2E" w:rsidRPr="00B50C6D" w:rsidRDefault="00D71F73">
      <w:pPr>
        <w:pStyle w:val="ListParagraph"/>
        <w:numPr>
          <w:ilvl w:val="1"/>
          <w:numId w:val="3"/>
        </w:numPr>
        <w:tabs>
          <w:tab w:val="left" w:pos="1560"/>
        </w:tabs>
        <w:spacing w:before="240" w:line="276" w:lineRule="auto"/>
        <w:ind w:right="813"/>
        <w:rPr>
          <w:rFonts w:asciiTheme="minorHAnsi" w:hAnsiTheme="minorHAnsi" w:cstheme="minorHAnsi"/>
          <w:szCs w:val="24"/>
        </w:rPr>
      </w:pPr>
      <w:r w:rsidRPr="00B50C6D">
        <w:rPr>
          <w:rFonts w:asciiTheme="minorHAnsi" w:hAnsiTheme="minorHAnsi" w:cstheme="minorHAnsi"/>
          <w:sz w:val="24"/>
          <w:szCs w:val="24"/>
        </w:rPr>
        <w:t>Regular Reporting: Collaborate with the CCO to provide accurate financial data for auditing and reporting purposes.</w:t>
      </w:r>
    </w:p>
    <w:p w14:paraId="50AEC35F" w14:textId="77777777" w:rsidR="00926D2E" w:rsidRPr="007F5549" w:rsidRDefault="00D71F73">
      <w:pPr>
        <w:pStyle w:val="Heading2"/>
        <w:numPr>
          <w:ilvl w:val="0"/>
          <w:numId w:val="3"/>
        </w:numPr>
        <w:tabs>
          <w:tab w:val="left" w:pos="1199"/>
        </w:tabs>
        <w:spacing w:before="241"/>
        <w:ind w:left="1199" w:hanging="359"/>
        <w:rPr>
          <w:rFonts w:asciiTheme="minorHAnsi" w:hAnsiTheme="minorHAnsi" w:cstheme="minorHAnsi"/>
          <w:b w:val="0"/>
        </w:rPr>
      </w:pPr>
      <w:r w:rsidRPr="007F5549">
        <w:rPr>
          <w:rFonts w:asciiTheme="minorHAnsi" w:hAnsiTheme="minorHAnsi" w:cstheme="minorHAnsi"/>
        </w:rPr>
        <w:t>External</w:t>
      </w:r>
      <w:r w:rsidRPr="007F5549">
        <w:rPr>
          <w:rFonts w:asciiTheme="minorHAnsi" w:hAnsiTheme="minorHAnsi" w:cstheme="minorHAnsi"/>
          <w:spacing w:val="-2"/>
        </w:rPr>
        <w:t xml:space="preserve"> Auditors</w:t>
      </w:r>
    </w:p>
    <w:p w14:paraId="5B89FCDC" w14:textId="77777777" w:rsidR="00926D2E" w:rsidRPr="00B50C6D" w:rsidRDefault="00D71F73">
      <w:pPr>
        <w:pStyle w:val="ListParagraph"/>
        <w:numPr>
          <w:ilvl w:val="1"/>
          <w:numId w:val="3"/>
        </w:numPr>
        <w:tabs>
          <w:tab w:val="left" w:pos="1560"/>
        </w:tabs>
        <w:spacing w:before="283" w:line="276" w:lineRule="auto"/>
        <w:ind w:right="817"/>
        <w:rPr>
          <w:rFonts w:asciiTheme="minorHAnsi" w:hAnsiTheme="minorHAnsi" w:cstheme="minorHAnsi"/>
          <w:szCs w:val="24"/>
        </w:rPr>
      </w:pPr>
      <w:r w:rsidRPr="00B50C6D">
        <w:rPr>
          <w:rFonts w:asciiTheme="minorHAnsi" w:hAnsiTheme="minorHAnsi" w:cstheme="minorHAnsi"/>
          <w:sz w:val="24"/>
          <w:szCs w:val="24"/>
        </w:rPr>
        <w:t>Compliance</w:t>
      </w:r>
      <w:r w:rsidRPr="00B50C6D">
        <w:rPr>
          <w:rFonts w:asciiTheme="minorHAnsi" w:hAnsiTheme="minorHAnsi" w:cstheme="minorHAnsi"/>
          <w:spacing w:val="-3"/>
          <w:sz w:val="24"/>
          <w:szCs w:val="24"/>
        </w:rPr>
        <w:t xml:space="preserve"> </w:t>
      </w:r>
      <w:r w:rsidRPr="00B50C6D">
        <w:rPr>
          <w:rFonts w:asciiTheme="minorHAnsi" w:hAnsiTheme="minorHAnsi" w:cstheme="minorHAnsi"/>
          <w:sz w:val="24"/>
          <w:szCs w:val="24"/>
        </w:rPr>
        <w:t>Audits:</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Conduct</w:t>
      </w:r>
      <w:r w:rsidRPr="00B50C6D">
        <w:rPr>
          <w:rFonts w:asciiTheme="minorHAnsi" w:hAnsiTheme="minorHAnsi" w:cstheme="minorHAnsi"/>
          <w:spacing w:val="-4"/>
          <w:sz w:val="24"/>
          <w:szCs w:val="24"/>
        </w:rPr>
        <w:t xml:space="preserve"> </w:t>
      </w:r>
      <w:r w:rsidRPr="00B50C6D">
        <w:rPr>
          <w:rFonts w:asciiTheme="minorHAnsi" w:hAnsiTheme="minorHAnsi" w:cstheme="minorHAnsi"/>
          <w:sz w:val="24"/>
          <w:szCs w:val="24"/>
        </w:rPr>
        <w:t>independent</w:t>
      </w:r>
      <w:r w:rsidRPr="00B50C6D">
        <w:rPr>
          <w:rFonts w:asciiTheme="minorHAnsi" w:hAnsiTheme="minorHAnsi" w:cstheme="minorHAnsi"/>
          <w:spacing w:val="-4"/>
          <w:sz w:val="24"/>
          <w:szCs w:val="24"/>
        </w:rPr>
        <w:t xml:space="preserve"> </w:t>
      </w:r>
      <w:r w:rsidRPr="00B50C6D">
        <w:rPr>
          <w:rFonts w:asciiTheme="minorHAnsi" w:hAnsiTheme="minorHAnsi" w:cstheme="minorHAnsi"/>
          <w:sz w:val="24"/>
          <w:szCs w:val="24"/>
        </w:rPr>
        <w:t>audits</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of</w:t>
      </w:r>
      <w:r w:rsidRPr="00B50C6D">
        <w:rPr>
          <w:rFonts w:asciiTheme="minorHAnsi" w:hAnsiTheme="minorHAnsi" w:cstheme="minorHAnsi"/>
          <w:spacing w:val="-4"/>
          <w:sz w:val="24"/>
          <w:szCs w:val="24"/>
        </w:rPr>
        <w:t xml:space="preserve"> </w:t>
      </w:r>
      <w:r w:rsidRPr="00B50C6D">
        <w:rPr>
          <w:rFonts w:asciiTheme="minorHAnsi" w:hAnsiTheme="minorHAnsi" w:cstheme="minorHAnsi"/>
          <w:sz w:val="24"/>
          <w:szCs w:val="24"/>
        </w:rPr>
        <w:t>financial</w:t>
      </w:r>
      <w:r w:rsidRPr="00B50C6D">
        <w:rPr>
          <w:rFonts w:asciiTheme="minorHAnsi" w:hAnsiTheme="minorHAnsi" w:cstheme="minorHAnsi"/>
          <w:spacing w:val="-5"/>
          <w:sz w:val="24"/>
          <w:szCs w:val="24"/>
        </w:rPr>
        <w:t xml:space="preserve"> </w:t>
      </w:r>
      <w:r w:rsidRPr="00B50C6D">
        <w:rPr>
          <w:rFonts w:asciiTheme="minorHAnsi" w:hAnsiTheme="minorHAnsi" w:cstheme="minorHAnsi"/>
          <w:sz w:val="24"/>
          <w:szCs w:val="24"/>
        </w:rPr>
        <w:t>practices</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and</w:t>
      </w:r>
      <w:r w:rsidRPr="00B50C6D">
        <w:rPr>
          <w:rFonts w:asciiTheme="minorHAnsi" w:hAnsiTheme="minorHAnsi" w:cstheme="minorHAnsi"/>
          <w:spacing w:val="-5"/>
          <w:sz w:val="24"/>
          <w:szCs w:val="24"/>
        </w:rPr>
        <w:t xml:space="preserve"> </w:t>
      </w:r>
      <w:r w:rsidRPr="00B50C6D">
        <w:rPr>
          <w:rFonts w:asciiTheme="minorHAnsi" w:hAnsiTheme="minorHAnsi" w:cstheme="minorHAnsi"/>
          <w:sz w:val="24"/>
          <w:szCs w:val="24"/>
        </w:rPr>
        <w:t>ethical</w:t>
      </w:r>
      <w:r w:rsidRPr="00B50C6D">
        <w:rPr>
          <w:rFonts w:asciiTheme="minorHAnsi" w:hAnsiTheme="minorHAnsi" w:cstheme="minorHAnsi"/>
          <w:spacing w:val="-4"/>
          <w:sz w:val="24"/>
          <w:szCs w:val="24"/>
        </w:rPr>
        <w:t xml:space="preserve"> </w:t>
      </w:r>
      <w:r w:rsidRPr="00B50C6D">
        <w:rPr>
          <w:rFonts w:asciiTheme="minorHAnsi" w:hAnsiTheme="minorHAnsi" w:cstheme="minorHAnsi"/>
          <w:sz w:val="24"/>
          <w:szCs w:val="24"/>
        </w:rPr>
        <w:t>compliance to ensure objectivity and identify any areas of non-compliance.</w:t>
      </w:r>
    </w:p>
    <w:p w14:paraId="57B66C98" w14:textId="77777777" w:rsidR="00926D2E" w:rsidRPr="007F5549" w:rsidRDefault="00D71F73">
      <w:pPr>
        <w:pStyle w:val="Heading2"/>
        <w:numPr>
          <w:ilvl w:val="0"/>
          <w:numId w:val="3"/>
        </w:numPr>
        <w:tabs>
          <w:tab w:val="left" w:pos="1199"/>
        </w:tabs>
        <w:spacing w:before="239"/>
        <w:ind w:left="1199" w:hanging="359"/>
        <w:rPr>
          <w:rFonts w:asciiTheme="minorHAnsi" w:hAnsiTheme="minorHAnsi" w:cstheme="minorHAnsi"/>
          <w:b w:val="0"/>
        </w:rPr>
      </w:pPr>
      <w:r w:rsidRPr="007F5549">
        <w:rPr>
          <w:rFonts w:asciiTheme="minorHAnsi" w:hAnsiTheme="minorHAnsi" w:cstheme="minorHAnsi"/>
        </w:rPr>
        <w:t>All</w:t>
      </w:r>
      <w:r w:rsidRPr="007F5549">
        <w:rPr>
          <w:rFonts w:asciiTheme="minorHAnsi" w:hAnsiTheme="minorHAnsi" w:cstheme="minorHAnsi"/>
          <w:spacing w:val="-1"/>
        </w:rPr>
        <w:t xml:space="preserve"> </w:t>
      </w:r>
      <w:r w:rsidRPr="007F5549">
        <w:rPr>
          <w:rFonts w:asciiTheme="minorHAnsi" w:hAnsiTheme="minorHAnsi" w:cstheme="minorHAnsi"/>
          <w:spacing w:val="-2"/>
        </w:rPr>
        <w:t>Employees</w:t>
      </w:r>
    </w:p>
    <w:p w14:paraId="0C70F9E9" w14:textId="77777777" w:rsidR="00926D2E" w:rsidRPr="00B50C6D" w:rsidRDefault="00D71F73">
      <w:pPr>
        <w:pStyle w:val="ListParagraph"/>
        <w:numPr>
          <w:ilvl w:val="1"/>
          <w:numId w:val="3"/>
        </w:numPr>
        <w:tabs>
          <w:tab w:val="left" w:pos="1560"/>
        </w:tabs>
        <w:spacing w:before="286"/>
        <w:jc w:val="left"/>
        <w:rPr>
          <w:ins w:id="153" w:author="Kush Khalasi" w:date="2025-08-22T18:01:00Z" w16du:dateUtc="2025-08-22T12:31:00Z"/>
          <w:rFonts w:asciiTheme="minorHAnsi" w:hAnsiTheme="minorHAnsi" w:cstheme="minorHAnsi"/>
          <w:szCs w:val="24"/>
          <w:rPrChange w:id="154" w:author="Kush Khalasi" w:date="2025-08-22T18:01:00Z" w16du:dateUtc="2025-08-22T12:31:00Z">
            <w:rPr>
              <w:ins w:id="155" w:author="Kush Khalasi" w:date="2025-08-22T18:01:00Z" w16du:dateUtc="2025-08-22T12:31:00Z"/>
              <w:rFonts w:asciiTheme="minorHAnsi" w:hAnsiTheme="minorHAnsi" w:cstheme="minorHAnsi"/>
              <w:spacing w:val="-2"/>
            </w:rPr>
          </w:rPrChange>
        </w:rPr>
      </w:pPr>
      <w:r w:rsidRPr="00B50C6D">
        <w:rPr>
          <w:rFonts w:asciiTheme="minorHAnsi" w:hAnsiTheme="minorHAnsi" w:cstheme="minorHAnsi"/>
          <w:sz w:val="24"/>
          <w:szCs w:val="24"/>
        </w:rPr>
        <w:t>Ethical</w:t>
      </w:r>
      <w:r w:rsidRPr="00B50C6D">
        <w:rPr>
          <w:rFonts w:asciiTheme="minorHAnsi" w:hAnsiTheme="minorHAnsi" w:cstheme="minorHAnsi"/>
          <w:spacing w:val="-9"/>
          <w:sz w:val="24"/>
          <w:szCs w:val="24"/>
        </w:rPr>
        <w:t xml:space="preserve"> </w:t>
      </w:r>
      <w:r w:rsidRPr="00B50C6D">
        <w:rPr>
          <w:rFonts w:asciiTheme="minorHAnsi" w:hAnsiTheme="minorHAnsi" w:cstheme="minorHAnsi"/>
          <w:sz w:val="24"/>
          <w:szCs w:val="24"/>
        </w:rPr>
        <w:t>Conduct:</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Adhere</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to</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the</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Ethics</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Policy</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and</w:t>
      </w:r>
      <w:r w:rsidRPr="00B50C6D">
        <w:rPr>
          <w:rFonts w:asciiTheme="minorHAnsi" w:hAnsiTheme="minorHAnsi" w:cstheme="minorHAnsi"/>
          <w:spacing w:val="-8"/>
          <w:sz w:val="24"/>
          <w:szCs w:val="24"/>
        </w:rPr>
        <w:t xml:space="preserve"> </w:t>
      </w:r>
      <w:r w:rsidRPr="00B50C6D">
        <w:rPr>
          <w:rFonts w:asciiTheme="minorHAnsi" w:hAnsiTheme="minorHAnsi" w:cstheme="minorHAnsi"/>
          <w:sz w:val="24"/>
          <w:szCs w:val="24"/>
        </w:rPr>
        <w:t>actively</w:t>
      </w:r>
      <w:r w:rsidRPr="00B50C6D">
        <w:rPr>
          <w:rFonts w:asciiTheme="minorHAnsi" w:hAnsiTheme="minorHAnsi" w:cstheme="minorHAnsi"/>
          <w:spacing w:val="-7"/>
          <w:sz w:val="24"/>
          <w:szCs w:val="24"/>
        </w:rPr>
        <w:t xml:space="preserve"> </w:t>
      </w:r>
      <w:r w:rsidRPr="00B50C6D">
        <w:rPr>
          <w:rFonts w:asciiTheme="minorHAnsi" w:hAnsiTheme="minorHAnsi" w:cstheme="minorHAnsi"/>
          <w:sz w:val="24"/>
          <w:szCs w:val="24"/>
        </w:rPr>
        <w:t>participate</w:t>
      </w:r>
      <w:r w:rsidRPr="00B50C6D">
        <w:rPr>
          <w:rFonts w:asciiTheme="minorHAnsi" w:hAnsiTheme="minorHAnsi" w:cstheme="minorHAnsi"/>
          <w:spacing w:val="-6"/>
          <w:sz w:val="24"/>
          <w:szCs w:val="24"/>
        </w:rPr>
        <w:t xml:space="preserve"> </w:t>
      </w:r>
      <w:r w:rsidRPr="00B50C6D">
        <w:rPr>
          <w:rFonts w:asciiTheme="minorHAnsi" w:hAnsiTheme="minorHAnsi" w:cstheme="minorHAnsi"/>
          <w:sz w:val="24"/>
          <w:szCs w:val="24"/>
        </w:rPr>
        <w:t>in</w:t>
      </w:r>
      <w:r w:rsidRPr="00B50C6D">
        <w:rPr>
          <w:rFonts w:asciiTheme="minorHAnsi" w:hAnsiTheme="minorHAnsi" w:cstheme="minorHAnsi"/>
          <w:spacing w:val="-9"/>
          <w:sz w:val="24"/>
          <w:szCs w:val="24"/>
        </w:rPr>
        <w:t xml:space="preserve"> </w:t>
      </w:r>
      <w:r w:rsidRPr="00B50C6D">
        <w:rPr>
          <w:rFonts w:asciiTheme="minorHAnsi" w:hAnsiTheme="minorHAnsi" w:cstheme="minorHAnsi"/>
          <w:sz w:val="24"/>
          <w:szCs w:val="24"/>
        </w:rPr>
        <w:t>training</w:t>
      </w:r>
      <w:r w:rsidRPr="00B50C6D">
        <w:rPr>
          <w:rFonts w:asciiTheme="minorHAnsi" w:hAnsiTheme="minorHAnsi" w:cstheme="minorHAnsi"/>
          <w:spacing w:val="-7"/>
          <w:sz w:val="24"/>
          <w:szCs w:val="24"/>
        </w:rPr>
        <w:t xml:space="preserve"> </w:t>
      </w:r>
      <w:r w:rsidRPr="00B50C6D">
        <w:rPr>
          <w:rFonts w:asciiTheme="minorHAnsi" w:hAnsiTheme="minorHAnsi" w:cstheme="minorHAnsi"/>
          <w:spacing w:val="-2"/>
          <w:sz w:val="24"/>
          <w:szCs w:val="24"/>
        </w:rPr>
        <w:t>programs.</w:t>
      </w:r>
    </w:p>
    <w:p w14:paraId="2B0375CB" w14:textId="39D9E06E" w:rsidR="00B50C6D" w:rsidRPr="00B50C6D" w:rsidRDefault="00B50C6D">
      <w:pPr>
        <w:pStyle w:val="ListParagraph"/>
        <w:numPr>
          <w:ilvl w:val="1"/>
          <w:numId w:val="3"/>
        </w:numPr>
        <w:tabs>
          <w:tab w:val="left" w:pos="1560"/>
        </w:tabs>
        <w:spacing w:before="286"/>
        <w:jc w:val="left"/>
        <w:rPr>
          <w:rFonts w:asciiTheme="minorHAnsi" w:hAnsiTheme="minorHAnsi" w:cstheme="minorHAnsi"/>
          <w:szCs w:val="24"/>
        </w:rPr>
      </w:pPr>
      <w:ins w:id="156" w:author="Kush Khalasi" w:date="2025-08-22T18:01:00Z" w16du:dateUtc="2025-08-22T12:31:00Z">
        <w:r w:rsidRPr="00B50C6D">
          <w:rPr>
            <w:rFonts w:asciiTheme="minorHAnsi" w:hAnsiTheme="minorHAnsi" w:cstheme="minorHAnsi"/>
            <w:spacing w:val="-2"/>
            <w:sz w:val="24"/>
            <w:szCs w:val="24"/>
          </w:rPr>
          <w:t>Follow the employee guidelines</w:t>
        </w:r>
      </w:ins>
    </w:p>
    <w:p w14:paraId="65300854" w14:textId="77777777" w:rsidR="00926D2E" w:rsidRPr="00B50C6D" w:rsidRDefault="00926D2E">
      <w:pPr>
        <w:pStyle w:val="BodyText"/>
        <w:spacing w:before="10"/>
        <w:rPr>
          <w:rFonts w:asciiTheme="minorHAnsi" w:hAnsiTheme="minorHAnsi" w:cstheme="minorHAnsi"/>
          <w:szCs w:val="28"/>
        </w:rPr>
      </w:pPr>
    </w:p>
    <w:p w14:paraId="7EBC708E" w14:textId="77777777" w:rsidR="00926D2E" w:rsidRPr="00B50C6D" w:rsidRDefault="00D71F73">
      <w:pPr>
        <w:pStyle w:val="ListParagraph"/>
        <w:numPr>
          <w:ilvl w:val="1"/>
          <w:numId w:val="3"/>
        </w:numPr>
        <w:tabs>
          <w:tab w:val="left" w:pos="1560"/>
        </w:tabs>
        <w:spacing w:line="276" w:lineRule="auto"/>
        <w:ind w:right="823"/>
        <w:rPr>
          <w:rFonts w:asciiTheme="minorHAnsi" w:hAnsiTheme="minorHAnsi" w:cstheme="minorHAnsi"/>
          <w:szCs w:val="24"/>
        </w:rPr>
      </w:pPr>
      <w:r w:rsidRPr="00B50C6D">
        <w:rPr>
          <w:rFonts w:asciiTheme="minorHAnsi" w:hAnsiTheme="minorHAnsi" w:cstheme="minorHAnsi"/>
          <w:sz w:val="24"/>
          <w:szCs w:val="24"/>
        </w:rPr>
        <w:t xml:space="preserve">Reporting: Report any suspected unethical behavior through the established </w:t>
      </w:r>
      <w:r w:rsidRPr="00B50C6D">
        <w:rPr>
          <w:rFonts w:asciiTheme="minorHAnsi" w:hAnsiTheme="minorHAnsi" w:cstheme="minorHAnsi"/>
          <w:sz w:val="24"/>
          <w:szCs w:val="24"/>
        </w:rPr>
        <w:lastRenderedPageBreak/>
        <w:t xml:space="preserve">reporting </w:t>
      </w:r>
      <w:r w:rsidRPr="00B50C6D">
        <w:rPr>
          <w:rFonts w:asciiTheme="minorHAnsi" w:hAnsiTheme="minorHAnsi" w:cstheme="minorHAnsi"/>
          <w:spacing w:val="-2"/>
          <w:sz w:val="24"/>
          <w:szCs w:val="24"/>
        </w:rPr>
        <w:t>mechanisms.</w:t>
      </w:r>
    </w:p>
    <w:p w14:paraId="1E36E2F6" w14:textId="77777777" w:rsidR="00926D2E" w:rsidRPr="00C906EB" w:rsidRDefault="00D71F73">
      <w:pPr>
        <w:pStyle w:val="ListParagraph"/>
        <w:numPr>
          <w:ilvl w:val="1"/>
          <w:numId w:val="3"/>
        </w:numPr>
        <w:tabs>
          <w:tab w:val="left" w:pos="1560"/>
        </w:tabs>
        <w:spacing w:before="242" w:line="273" w:lineRule="auto"/>
        <w:ind w:right="818"/>
        <w:rPr>
          <w:rFonts w:asciiTheme="minorHAnsi" w:hAnsiTheme="minorHAnsi" w:cstheme="minorHAnsi"/>
          <w:szCs w:val="24"/>
        </w:rPr>
      </w:pPr>
      <w:r w:rsidRPr="00B50C6D">
        <w:rPr>
          <w:rFonts w:asciiTheme="minorHAnsi" w:hAnsiTheme="minorHAnsi" w:cstheme="minorHAnsi"/>
          <w:sz w:val="24"/>
          <w:szCs w:val="24"/>
        </w:rPr>
        <w:t>Feedback: Provide feedback and engage in surveys to contribute to the improvement of ethical practices within the organization.</w:t>
      </w:r>
    </w:p>
    <w:p w14:paraId="0133D4B7" w14:textId="03E91A4D" w:rsidR="00CD0059" w:rsidRPr="00CD0059" w:rsidDel="00B50C6D" w:rsidRDefault="00CD0059">
      <w:pPr>
        <w:tabs>
          <w:tab w:val="left" w:pos="1560"/>
        </w:tabs>
        <w:spacing w:before="242" w:line="273" w:lineRule="auto"/>
        <w:ind w:right="818"/>
        <w:rPr>
          <w:del w:id="157" w:author="Kush Khalasi" w:date="2025-08-22T18:02:00Z" w16du:dateUtc="2025-08-22T12:32:00Z"/>
          <w:rFonts w:asciiTheme="minorHAnsi" w:hAnsiTheme="minorHAnsi" w:cstheme="minorHAnsi"/>
          <w:sz w:val="20"/>
          <w:rPrChange w:id="158" w:author="Kush Khalasi" w:date="2025-08-22T18:01:00Z" w16du:dateUtc="2025-08-22T12:31:00Z">
            <w:rPr>
              <w:del w:id="159" w:author="Kush Khalasi" w:date="2025-08-22T18:02:00Z" w16du:dateUtc="2025-08-22T12:32:00Z"/>
            </w:rPr>
          </w:rPrChange>
        </w:rPr>
        <w:pPrChange w:id="160" w:author="Kush Khalasi" w:date="2025-08-22T18:01:00Z" w16du:dateUtc="2025-08-22T12:31:00Z">
          <w:pPr>
            <w:pStyle w:val="ListParagraph"/>
            <w:numPr>
              <w:ilvl w:val="1"/>
              <w:numId w:val="3"/>
            </w:numPr>
            <w:tabs>
              <w:tab w:val="left" w:pos="1560"/>
            </w:tabs>
            <w:spacing w:before="242" w:line="273" w:lineRule="auto"/>
            <w:ind w:left="1560" w:right="818"/>
          </w:pPr>
        </w:pPrChange>
      </w:pPr>
      <w:bookmarkStart w:id="161" w:name="_Toc206779640"/>
      <w:bookmarkStart w:id="162" w:name="_Toc206779658"/>
      <w:bookmarkStart w:id="163" w:name="_Toc206779676"/>
      <w:bookmarkStart w:id="164" w:name="_Toc206781722"/>
      <w:bookmarkEnd w:id="161"/>
      <w:bookmarkEnd w:id="162"/>
      <w:bookmarkEnd w:id="163"/>
      <w:bookmarkEnd w:id="164"/>
    </w:p>
    <w:p w14:paraId="3AADB615" w14:textId="77777777" w:rsidR="00926D2E" w:rsidRPr="007F5549" w:rsidRDefault="00D71F73">
      <w:pPr>
        <w:pStyle w:val="Heading1"/>
        <w:numPr>
          <w:ilvl w:val="0"/>
          <w:numId w:val="3"/>
        </w:numPr>
        <w:tabs>
          <w:tab w:val="left" w:pos="1199"/>
        </w:tabs>
        <w:spacing w:before="245"/>
        <w:ind w:left="1199" w:hanging="359"/>
        <w:rPr>
          <w:rFonts w:asciiTheme="minorHAnsi" w:hAnsiTheme="minorHAnsi" w:cstheme="minorHAnsi"/>
          <w:color w:val="2E5395"/>
        </w:rPr>
      </w:pPr>
      <w:bookmarkStart w:id="165" w:name="_Toc206781723"/>
      <w:r w:rsidRPr="007F5549">
        <w:rPr>
          <w:rFonts w:asciiTheme="minorHAnsi" w:hAnsiTheme="minorHAnsi" w:cstheme="minorHAnsi"/>
          <w:color w:val="2E5395"/>
        </w:rPr>
        <w:t>Consequences</w:t>
      </w:r>
      <w:r w:rsidRPr="007F5549">
        <w:rPr>
          <w:rFonts w:asciiTheme="minorHAnsi" w:hAnsiTheme="minorHAnsi" w:cstheme="minorHAnsi"/>
          <w:color w:val="2E5395"/>
          <w:spacing w:val="-12"/>
        </w:rPr>
        <w:t xml:space="preserve"> </w:t>
      </w:r>
      <w:r w:rsidRPr="007F5549">
        <w:rPr>
          <w:rFonts w:asciiTheme="minorHAnsi" w:hAnsiTheme="minorHAnsi" w:cstheme="minorHAnsi"/>
          <w:color w:val="2E5395"/>
        </w:rPr>
        <w:t>for</w:t>
      </w:r>
      <w:r w:rsidRPr="007F5549">
        <w:rPr>
          <w:rFonts w:asciiTheme="minorHAnsi" w:hAnsiTheme="minorHAnsi" w:cstheme="minorHAnsi"/>
          <w:color w:val="2E5395"/>
          <w:spacing w:val="-9"/>
        </w:rPr>
        <w:t xml:space="preserve"> </w:t>
      </w:r>
      <w:r w:rsidRPr="007F5549">
        <w:rPr>
          <w:rFonts w:asciiTheme="minorHAnsi" w:hAnsiTheme="minorHAnsi" w:cstheme="minorHAnsi"/>
          <w:color w:val="2E5395"/>
        </w:rPr>
        <w:t>violation</w:t>
      </w:r>
      <w:r w:rsidRPr="007F5549">
        <w:rPr>
          <w:rFonts w:asciiTheme="minorHAnsi" w:hAnsiTheme="minorHAnsi" w:cstheme="minorHAnsi"/>
          <w:color w:val="2E5395"/>
          <w:spacing w:val="-10"/>
        </w:rPr>
        <w:t xml:space="preserve"> </w:t>
      </w:r>
      <w:r w:rsidRPr="007F5549">
        <w:rPr>
          <w:rFonts w:asciiTheme="minorHAnsi" w:hAnsiTheme="minorHAnsi" w:cstheme="minorHAnsi"/>
          <w:color w:val="2E5395"/>
        </w:rPr>
        <w:t>of</w:t>
      </w:r>
      <w:r w:rsidRPr="007F5549">
        <w:rPr>
          <w:rFonts w:asciiTheme="minorHAnsi" w:hAnsiTheme="minorHAnsi" w:cstheme="minorHAnsi"/>
          <w:color w:val="2E5395"/>
          <w:spacing w:val="-11"/>
        </w:rPr>
        <w:t xml:space="preserve"> </w:t>
      </w:r>
      <w:r w:rsidRPr="007F5549">
        <w:rPr>
          <w:rFonts w:asciiTheme="minorHAnsi" w:hAnsiTheme="minorHAnsi" w:cstheme="minorHAnsi"/>
          <w:color w:val="2E5395"/>
        </w:rPr>
        <w:t>this</w:t>
      </w:r>
      <w:r w:rsidRPr="007F5549">
        <w:rPr>
          <w:rFonts w:asciiTheme="minorHAnsi" w:hAnsiTheme="minorHAnsi" w:cstheme="minorHAnsi"/>
          <w:color w:val="2E5395"/>
          <w:spacing w:val="-11"/>
        </w:rPr>
        <w:t xml:space="preserve"> </w:t>
      </w:r>
      <w:r w:rsidRPr="007F5549">
        <w:rPr>
          <w:rFonts w:asciiTheme="minorHAnsi" w:hAnsiTheme="minorHAnsi" w:cstheme="minorHAnsi"/>
          <w:color w:val="2E5395"/>
          <w:spacing w:val="-2"/>
        </w:rPr>
        <w:t>policy</w:t>
      </w:r>
      <w:bookmarkEnd w:id="165"/>
    </w:p>
    <w:p w14:paraId="352F1EBE" w14:textId="77777777" w:rsidR="00926D2E" w:rsidRPr="00B50C6D" w:rsidRDefault="00D71F73">
      <w:pPr>
        <w:pStyle w:val="ListParagraph"/>
        <w:numPr>
          <w:ilvl w:val="0"/>
          <w:numId w:val="2"/>
        </w:numPr>
        <w:tabs>
          <w:tab w:val="left" w:pos="1145"/>
        </w:tabs>
        <w:spacing w:before="297"/>
        <w:ind w:left="1145" w:hanging="219"/>
        <w:rPr>
          <w:rFonts w:asciiTheme="minorHAnsi" w:hAnsiTheme="minorHAnsi" w:cstheme="minorHAnsi"/>
          <w:b/>
          <w:sz w:val="24"/>
          <w:szCs w:val="24"/>
          <w:rPrChange w:id="166" w:author="Kush Khalasi" w:date="2025-08-22T18:02:00Z" w16du:dateUtc="2025-08-22T12:32:00Z">
            <w:rPr>
              <w:rFonts w:asciiTheme="minorHAnsi" w:hAnsiTheme="minorHAnsi" w:cstheme="minorHAnsi"/>
              <w:b/>
            </w:rPr>
          </w:rPrChange>
        </w:rPr>
      </w:pPr>
      <w:r w:rsidRPr="00B50C6D">
        <w:rPr>
          <w:rFonts w:asciiTheme="minorHAnsi" w:hAnsiTheme="minorHAnsi" w:cstheme="minorHAnsi"/>
          <w:b/>
          <w:sz w:val="24"/>
          <w:szCs w:val="24"/>
          <w:rPrChange w:id="167" w:author="Kush Khalasi" w:date="2025-08-22T18:02:00Z" w16du:dateUtc="2025-08-22T12:32:00Z">
            <w:rPr>
              <w:rFonts w:asciiTheme="minorHAnsi" w:hAnsiTheme="minorHAnsi" w:cstheme="minorHAnsi"/>
              <w:b/>
            </w:rPr>
          </w:rPrChange>
        </w:rPr>
        <w:t>Disciplinary</w:t>
      </w:r>
      <w:r w:rsidRPr="00B50C6D">
        <w:rPr>
          <w:rFonts w:asciiTheme="minorHAnsi" w:hAnsiTheme="minorHAnsi" w:cstheme="minorHAnsi"/>
          <w:b/>
          <w:spacing w:val="-10"/>
          <w:sz w:val="24"/>
          <w:szCs w:val="24"/>
          <w:rPrChange w:id="168" w:author="Kush Khalasi" w:date="2025-08-22T18:02:00Z" w16du:dateUtc="2025-08-22T12:32:00Z">
            <w:rPr>
              <w:rFonts w:asciiTheme="minorHAnsi" w:hAnsiTheme="minorHAnsi" w:cstheme="minorHAnsi"/>
              <w:b/>
              <w:spacing w:val="-10"/>
            </w:rPr>
          </w:rPrChange>
        </w:rPr>
        <w:t xml:space="preserve"> </w:t>
      </w:r>
      <w:r w:rsidRPr="00B50C6D">
        <w:rPr>
          <w:rFonts w:asciiTheme="minorHAnsi" w:hAnsiTheme="minorHAnsi" w:cstheme="minorHAnsi"/>
          <w:b/>
          <w:spacing w:val="-2"/>
          <w:sz w:val="24"/>
          <w:szCs w:val="24"/>
          <w:rPrChange w:id="169" w:author="Kush Khalasi" w:date="2025-08-22T18:02:00Z" w16du:dateUtc="2025-08-22T12:32:00Z">
            <w:rPr>
              <w:rFonts w:asciiTheme="minorHAnsi" w:hAnsiTheme="minorHAnsi" w:cstheme="minorHAnsi"/>
              <w:b/>
              <w:spacing w:val="-2"/>
            </w:rPr>
          </w:rPrChange>
        </w:rPr>
        <w:t>Actions</w:t>
      </w:r>
    </w:p>
    <w:p w14:paraId="6BBB3411" w14:textId="77777777" w:rsidR="00926D2E" w:rsidRPr="007F5549" w:rsidRDefault="00926D2E">
      <w:pPr>
        <w:pStyle w:val="BodyText"/>
        <w:spacing w:before="13"/>
        <w:rPr>
          <w:rFonts w:asciiTheme="minorHAnsi" w:hAnsiTheme="minorHAnsi" w:cstheme="minorHAnsi"/>
          <w:b/>
          <w:sz w:val="22"/>
        </w:rPr>
      </w:pPr>
    </w:p>
    <w:p w14:paraId="07C9503D" w14:textId="77777777" w:rsidR="00926D2E" w:rsidRPr="00B50C6D" w:rsidRDefault="00D71F73">
      <w:pPr>
        <w:pStyle w:val="ListParagraph"/>
        <w:numPr>
          <w:ilvl w:val="1"/>
          <w:numId w:val="2"/>
        </w:numPr>
        <w:tabs>
          <w:tab w:val="left" w:pos="1560"/>
        </w:tabs>
        <w:spacing w:line="276" w:lineRule="auto"/>
        <w:ind w:right="821"/>
        <w:rPr>
          <w:rFonts w:asciiTheme="minorHAnsi" w:hAnsiTheme="minorHAnsi" w:cstheme="minorHAnsi"/>
          <w:sz w:val="24"/>
          <w:szCs w:val="24"/>
        </w:rPr>
      </w:pPr>
      <w:r w:rsidRPr="00B50C6D">
        <w:rPr>
          <w:rFonts w:asciiTheme="minorHAnsi" w:hAnsiTheme="minorHAnsi" w:cstheme="minorHAnsi"/>
          <w:b/>
          <w:sz w:val="24"/>
          <w:szCs w:val="24"/>
        </w:rPr>
        <w:t>Minor Violations</w:t>
      </w:r>
      <w:r w:rsidRPr="00B50C6D">
        <w:rPr>
          <w:rFonts w:asciiTheme="minorHAnsi" w:hAnsiTheme="minorHAnsi" w:cstheme="minorHAnsi"/>
          <w:sz w:val="24"/>
          <w:szCs w:val="24"/>
        </w:rPr>
        <w:t>: Employees involved in minor violations may receive verbal or written warnings. Repeated minor violations could lead to more severe consequences.</w:t>
      </w:r>
    </w:p>
    <w:p w14:paraId="5117E28A" w14:textId="77777777" w:rsidR="00926D2E" w:rsidRPr="00B50C6D" w:rsidRDefault="00D71F73">
      <w:pPr>
        <w:pStyle w:val="ListParagraph"/>
        <w:numPr>
          <w:ilvl w:val="1"/>
          <w:numId w:val="2"/>
        </w:numPr>
        <w:tabs>
          <w:tab w:val="left" w:pos="1560"/>
        </w:tabs>
        <w:spacing w:before="240" w:line="276" w:lineRule="auto"/>
        <w:ind w:right="819"/>
        <w:rPr>
          <w:rFonts w:asciiTheme="minorHAnsi" w:hAnsiTheme="minorHAnsi" w:cstheme="minorHAnsi"/>
          <w:sz w:val="24"/>
          <w:szCs w:val="24"/>
        </w:rPr>
      </w:pPr>
      <w:r w:rsidRPr="00B50C6D">
        <w:rPr>
          <w:rFonts w:asciiTheme="minorHAnsi" w:hAnsiTheme="minorHAnsi" w:cstheme="minorHAnsi"/>
          <w:b/>
          <w:sz w:val="24"/>
          <w:szCs w:val="24"/>
        </w:rPr>
        <w:t>Serious Violations</w:t>
      </w:r>
      <w:r w:rsidRPr="00B50C6D">
        <w:rPr>
          <w:rFonts w:asciiTheme="minorHAnsi" w:hAnsiTheme="minorHAnsi" w:cstheme="minorHAnsi"/>
          <w:sz w:val="24"/>
          <w:szCs w:val="24"/>
        </w:rPr>
        <w:t>: Serious violations, including but not limited to fraud, corruption, or severe breaches of the policy, will result in formal disciplinary actions, including suspension or termination of employment.</w:t>
      </w:r>
    </w:p>
    <w:p w14:paraId="1C5AB2AF" w14:textId="77777777" w:rsidR="00926D2E" w:rsidRPr="00B50C6D" w:rsidRDefault="00D71F73">
      <w:pPr>
        <w:pStyle w:val="ListParagraph"/>
        <w:numPr>
          <w:ilvl w:val="0"/>
          <w:numId w:val="2"/>
        </w:numPr>
        <w:tabs>
          <w:tab w:val="left" w:pos="1145"/>
        </w:tabs>
        <w:spacing w:before="297"/>
        <w:ind w:left="1145" w:hanging="219"/>
        <w:rPr>
          <w:rFonts w:asciiTheme="minorHAnsi" w:hAnsiTheme="minorHAnsi" w:cstheme="minorHAnsi"/>
          <w:b/>
          <w:sz w:val="24"/>
          <w:szCs w:val="24"/>
          <w:rPrChange w:id="170" w:author="Kush Khalasi" w:date="2025-08-22T18:02:00Z" w16du:dateUtc="2025-08-22T12:32:00Z">
            <w:rPr>
              <w:rFonts w:asciiTheme="minorHAnsi" w:hAnsiTheme="minorHAnsi" w:cstheme="minorHAnsi"/>
              <w:b/>
            </w:rPr>
          </w:rPrChange>
        </w:rPr>
        <w:pPrChange w:id="171" w:author="Kush Khalasi" w:date="2025-08-22T18:02:00Z" w16du:dateUtc="2025-08-22T12:32:00Z">
          <w:pPr>
            <w:pStyle w:val="ListParagraph"/>
            <w:numPr>
              <w:numId w:val="2"/>
            </w:numPr>
            <w:tabs>
              <w:tab w:val="left" w:pos="1145"/>
            </w:tabs>
            <w:spacing w:before="239"/>
            <w:ind w:left="1145" w:hanging="219"/>
          </w:pPr>
        </w:pPrChange>
      </w:pPr>
      <w:r w:rsidRPr="00B50C6D">
        <w:rPr>
          <w:rFonts w:asciiTheme="minorHAnsi" w:hAnsiTheme="minorHAnsi" w:cstheme="minorHAnsi"/>
          <w:b/>
          <w:sz w:val="24"/>
          <w:szCs w:val="24"/>
          <w:rPrChange w:id="172" w:author="Kush Khalasi" w:date="2025-08-22T18:02:00Z" w16du:dateUtc="2025-08-22T12:32:00Z">
            <w:rPr>
              <w:rFonts w:asciiTheme="minorHAnsi" w:hAnsiTheme="minorHAnsi" w:cstheme="minorHAnsi"/>
              <w:b/>
            </w:rPr>
          </w:rPrChange>
        </w:rPr>
        <w:t>Legal</w:t>
      </w:r>
      <w:r w:rsidRPr="00B50C6D">
        <w:rPr>
          <w:rFonts w:asciiTheme="minorHAnsi" w:hAnsiTheme="minorHAnsi" w:cstheme="minorHAnsi"/>
          <w:b/>
          <w:sz w:val="24"/>
          <w:szCs w:val="24"/>
          <w:rPrChange w:id="173" w:author="Kush Khalasi" w:date="2025-08-22T18:02:00Z" w16du:dateUtc="2025-08-22T12:32:00Z">
            <w:rPr>
              <w:rFonts w:asciiTheme="minorHAnsi" w:hAnsiTheme="minorHAnsi" w:cstheme="minorHAnsi"/>
              <w:b/>
              <w:spacing w:val="-9"/>
            </w:rPr>
          </w:rPrChange>
        </w:rPr>
        <w:t xml:space="preserve"> </w:t>
      </w:r>
      <w:r w:rsidRPr="00B50C6D">
        <w:rPr>
          <w:rFonts w:asciiTheme="minorHAnsi" w:hAnsiTheme="minorHAnsi" w:cstheme="minorHAnsi"/>
          <w:b/>
          <w:sz w:val="24"/>
          <w:szCs w:val="24"/>
          <w:rPrChange w:id="174" w:author="Kush Khalasi" w:date="2025-08-22T18:02:00Z" w16du:dateUtc="2025-08-22T12:32:00Z">
            <w:rPr>
              <w:rFonts w:asciiTheme="minorHAnsi" w:hAnsiTheme="minorHAnsi" w:cstheme="minorHAnsi"/>
              <w:b/>
              <w:spacing w:val="-2"/>
            </w:rPr>
          </w:rPrChange>
        </w:rPr>
        <w:t>Consequences</w:t>
      </w:r>
    </w:p>
    <w:p w14:paraId="55AB0937" w14:textId="77777777" w:rsidR="00926D2E" w:rsidRDefault="00926D2E">
      <w:pPr>
        <w:rPr>
          <w:rFonts w:asciiTheme="minorHAnsi" w:hAnsiTheme="minorHAnsi" w:cstheme="minorHAnsi"/>
        </w:rPr>
      </w:pPr>
    </w:p>
    <w:p w14:paraId="6B31E6EF" w14:textId="51985970" w:rsidR="00926D2E" w:rsidRPr="00B50C6D" w:rsidRDefault="00D71F73">
      <w:pPr>
        <w:pStyle w:val="ListParagraph"/>
        <w:numPr>
          <w:ilvl w:val="1"/>
          <w:numId w:val="2"/>
        </w:numPr>
        <w:tabs>
          <w:tab w:val="left" w:pos="1560"/>
        </w:tabs>
        <w:spacing w:line="276" w:lineRule="auto"/>
        <w:ind w:right="818"/>
        <w:rPr>
          <w:rFonts w:asciiTheme="minorHAnsi" w:hAnsiTheme="minorHAnsi" w:cstheme="minorHAnsi"/>
          <w:sz w:val="24"/>
          <w:szCs w:val="24"/>
        </w:rPr>
      </w:pPr>
      <w:r w:rsidRPr="00B50C6D">
        <w:rPr>
          <w:rFonts w:asciiTheme="minorHAnsi" w:hAnsiTheme="minorHAnsi" w:cstheme="minorHAnsi"/>
          <w:b/>
          <w:sz w:val="24"/>
          <w:szCs w:val="24"/>
        </w:rPr>
        <w:t>Civil and Criminal Liability</w:t>
      </w:r>
      <w:r w:rsidRPr="00B50C6D">
        <w:rPr>
          <w:rFonts w:asciiTheme="minorHAnsi" w:hAnsiTheme="minorHAnsi" w:cstheme="minorHAnsi"/>
          <w:sz w:val="24"/>
          <w:szCs w:val="24"/>
        </w:rPr>
        <w:t>: Employees or third parties found to be in breach of the policy may face civil or criminal charges, depending on the nature and severity of the violation.</w:t>
      </w:r>
      <w:r w:rsidRPr="00B50C6D">
        <w:rPr>
          <w:rFonts w:asciiTheme="minorHAnsi" w:hAnsiTheme="minorHAnsi" w:cstheme="minorHAnsi"/>
          <w:spacing w:val="40"/>
          <w:sz w:val="24"/>
          <w:szCs w:val="24"/>
        </w:rPr>
        <w:t xml:space="preserve"> </w:t>
      </w:r>
      <w:r w:rsidRPr="00B50C6D">
        <w:rPr>
          <w:rFonts w:asciiTheme="minorHAnsi" w:hAnsiTheme="minorHAnsi" w:cstheme="minorHAnsi"/>
          <w:sz w:val="24"/>
          <w:szCs w:val="24"/>
        </w:rPr>
        <w:t>Yash Technologies will fully cooperate with legal authorities in such cases.</w:t>
      </w:r>
    </w:p>
    <w:p w14:paraId="74756146" w14:textId="77777777" w:rsidR="00926D2E" w:rsidRPr="00B50C6D" w:rsidRDefault="00D71F73">
      <w:pPr>
        <w:pStyle w:val="ListParagraph"/>
        <w:numPr>
          <w:ilvl w:val="0"/>
          <w:numId w:val="2"/>
        </w:numPr>
        <w:tabs>
          <w:tab w:val="left" w:pos="1147"/>
        </w:tabs>
        <w:spacing w:before="297"/>
        <w:ind w:left="1145" w:hanging="219"/>
        <w:rPr>
          <w:rFonts w:asciiTheme="minorHAnsi" w:hAnsiTheme="minorHAnsi" w:cstheme="minorHAnsi"/>
          <w:b/>
          <w:sz w:val="24"/>
          <w:szCs w:val="24"/>
          <w:rPrChange w:id="175" w:author="Kush Khalasi" w:date="2025-08-22T18:02:00Z" w16du:dateUtc="2025-08-22T12:32:00Z">
            <w:rPr>
              <w:rFonts w:asciiTheme="minorHAnsi" w:hAnsiTheme="minorHAnsi" w:cstheme="minorHAnsi"/>
              <w:b/>
            </w:rPr>
          </w:rPrChange>
        </w:rPr>
        <w:pPrChange w:id="176" w:author="Kush Khalasi" w:date="2025-08-22T18:02:00Z" w16du:dateUtc="2025-08-22T12:32:00Z">
          <w:pPr>
            <w:pStyle w:val="ListParagraph"/>
            <w:numPr>
              <w:numId w:val="2"/>
            </w:numPr>
            <w:tabs>
              <w:tab w:val="left" w:pos="1147"/>
            </w:tabs>
            <w:spacing w:before="240"/>
            <w:ind w:left="1147" w:hanging="221"/>
          </w:pPr>
        </w:pPrChange>
      </w:pPr>
      <w:r w:rsidRPr="00B50C6D">
        <w:rPr>
          <w:rFonts w:asciiTheme="minorHAnsi" w:hAnsiTheme="minorHAnsi" w:cstheme="minorHAnsi"/>
          <w:b/>
          <w:sz w:val="24"/>
          <w:szCs w:val="24"/>
          <w:rPrChange w:id="177" w:author="Kush Khalasi" w:date="2025-08-22T18:02:00Z" w16du:dateUtc="2025-08-22T12:32:00Z">
            <w:rPr>
              <w:rFonts w:asciiTheme="minorHAnsi" w:hAnsiTheme="minorHAnsi" w:cstheme="minorHAnsi"/>
              <w:b/>
            </w:rPr>
          </w:rPrChange>
        </w:rPr>
        <w:t>Financial</w:t>
      </w:r>
      <w:r w:rsidRPr="00B50C6D">
        <w:rPr>
          <w:rFonts w:asciiTheme="minorHAnsi" w:hAnsiTheme="minorHAnsi" w:cstheme="minorHAnsi"/>
          <w:b/>
          <w:sz w:val="24"/>
          <w:szCs w:val="24"/>
          <w:rPrChange w:id="178" w:author="Kush Khalasi" w:date="2025-08-22T18:02:00Z" w16du:dateUtc="2025-08-22T12:32:00Z">
            <w:rPr>
              <w:rFonts w:asciiTheme="minorHAnsi" w:hAnsiTheme="minorHAnsi" w:cstheme="minorHAnsi"/>
              <w:b/>
              <w:spacing w:val="-10"/>
            </w:rPr>
          </w:rPrChange>
        </w:rPr>
        <w:t xml:space="preserve"> </w:t>
      </w:r>
      <w:r w:rsidRPr="00B50C6D">
        <w:rPr>
          <w:rFonts w:asciiTheme="minorHAnsi" w:hAnsiTheme="minorHAnsi" w:cstheme="minorHAnsi"/>
          <w:b/>
          <w:sz w:val="24"/>
          <w:szCs w:val="24"/>
          <w:rPrChange w:id="179" w:author="Kush Khalasi" w:date="2025-08-22T18:02:00Z" w16du:dateUtc="2025-08-22T12:32:00Z">
            <w:rPr>
              <w:rFonts w:asciiTheme="minorHAnsi" w:hAnsiTheme="minorHAnsi" w:cstheme="minorHAnsi"/>
              <w:b/>
              <w:spacing w:val="-2"/>
            </w:rPr>
          </w:rPrChange>
        </w:rPr>
        <w:t>Penalties</w:t>
      </w:r>
    </w:p>
    <w:p w14:paraId="56219D69" w14:textId="77777777" w:rsidR="00926D2E" w:rsidRPr="007F5549" w:rsidRDefault="00926D2E">
      <w:pPr>
        <w:pStyle w:val="BodyText"/>
        <w:spacing w:before="12"/>
        <w:rPr>
          <w:rFonts w:asciiTheme="minorHAnsi" w:hAnsiTheme="minorHAnsi" w:cstheme="minorHAnsi"/>
          <w:b/>
          <w:sz w:val="22"/>
        </w:rPr>
      </w:pPr>
    </w:p>
    <w:p w14:paraId="62A09D09" w14:textId="77777777" w:rsidR="00926D2E" w:rsidRPr="00B50C6D" w:rsidRDefault="00D71F73">
      <w:pPr>
        <w:pStyle w:val="ListParagraph"/>
        <w:numPr>
          <w:ilvl w:val="1"/>
          <w:numId w:val="2"/>
        </w:numPr>
        <w:tabs>
          <w:tab w:val="left" w:pos="1560"/>
        </w:tabs>
        <w:spacing w:line="276" w:lineRule="auto"/>
        <w:ind w:right="818"/>
        <w:rPr>
          <w:rFonts w:asciiTheme="minorHAnsi" w:hAnsiTheme="minorHAnsi" w:cstheme="minorHAnsi"/>
          <w:sz w:val="24"/>
          <w:szCs w:val="24"/>
        </w:rPr>
      </w:pPr>
      <w:r w:rsidRPr="00B50C6D">
        <w:rPr>
          <w:rFonts w:asciiTheme="minorHAnsi" w:hAnsiTheme="minorHAnsi" w:cstheme="minorHAnsi"/>
          <w:b/>
          <w:bCs/>
          <w:sz w:val="24"/>
          <w:szCs w:val="24"/>
        </w:rPr>
        <w:t>Fines and Compensation:</w:t>
      </w:r>
      <w:r w:rsidRPr="00B50C6D">
        <w:rPr>
          <w:rFonts w:asciiTheme="minorHAnsi" w:hAnsiTheme="minorHAnsi" w:cstheme="minorHAnsi"/>
          <w:sz w:val="24"/>
          <w:szCs w:val="24"/>
        </w:rPr>
        <w:t xml:space="preserve"> Individuals or entities found responsible for unethical behavior may be required to pay fines or compensate the company for losses incurred due to their actions.</w:t>
      </w:r>
    </w:p>
    <w:p w14:paraId="46B53E95" w14:textId="77777777" w:rsidR="00926D2E" w:rsidRPr="00B50C6D" w:rsidRDefault="00D71F73">
      <w:pPr>
        <w:pStyle w:val="ListParagraph"/>
        <w:numPr>
          <w:ilvl w:val="0"/>
          <w:numId w:val="2"/>
        </w:numPr>
        <w:tabs>
          <w:tab w:val="left" w:pos="1145"/>
        </w:tabs>
        <w:spacing w:before="297"/>
        <w:ind w:left="1145" w:hanging="219"/>
        <w:rPr>
          <w:rFonts w:asciiTheme="minorHAnsi" w:hAnsiTheme="minorHAnsi" w:cstheme="minorHAnsi"/>
          <w:b/>
          <w:sz w:val="24"/>
          <w:szCs w:val="24"/>
          <w:rPrChange w:id="180" w:author="Kush Khalasi" w:date="2025-08-22T18:02:00Z" w16du:dateUtc="2025-08-22T12:32:00Z">
            <w:rPr>
              <w:rFonts w:asciiTheme="minorHAnsi" w:hAnsiTheme="minorHAnsi" w:cstheme="minorHAnsi"/>
              <w:b/>
            </w:rPr>
          </w:rPrChange>
        </w:rPr>
        <w:pPrChange w:id="181" w:author="Kush Khalasi" w:date="2025-08-22T18:02:00Z" w16du:dateUtc="2025-08-22T12:32:00Z">
          <w:pPr>
            <w:pStyle w:val="ListParagraph"/>
            <w:numPr>
              <w:numId w:val="2"/>
            </w:numPr>
            <w:tabs>
              <w:tab w:val="left" w:pos="1145"/>
            </w:tabs>
            <w:spacing w:before="240"/>
            <w:ind w:left="1145" w:hanging="219"/>
          </w:pPr>
        </w:pPrChange>
      </w:pPr>
      <w:r w:rsidRPr="00B50C6D">
        <w:rPr>
          <w:rFonts w:asciiTheme="minorHAnsi" w:hAnsiTheme="minorHAnsi" w:cstheme="minorHAnsi"/>
          <w:b/>
          <w:sz w:val="24"/>
          <w:szCs w:val="24"/>
          <w:rPrChange w:id="182" w:author="Kush Khalasi" w:date="2025-08-22T18:02:00Z" w16du:dateUtc="2025-08-22T12:32:00Z">
            <w:rPr>
              <w:rFonts w:asciiTheme="minorHAnsi" w:hAnsiTheme="minorHAnsi" w:cstheme="minorHAnsi"/>
              <w:b/>
              <w:spacing w:val="-2"/>
            </w:rPr>
          </w:rPrChange>
        </w:rPr>
        <w:t>Contractual</w:t>
      </w:r>
      <w:r w:rsidRPr="00B50C6D">
        <w:rPr>
          <w:rFonts w:asciiTheme="minorHAnsi" w:hAnsiTheme="minorHAnsi" w:cstheme="minorHAnsi"/>
          <w:b/>
          <w:sz w:val="24"/>
          <w:szCs w:val="24"/>
          <w:rPrChange w:id="183" w:author="Kush Khalasi" w:date="2025-08-22T18:02:00Z" w16du:dateUtc="2025-08-22T12:32:00Z">
            <w:rPr>
              <w:rFonts w:asciiTheme="minorHAnsi" w:hAnsiTheme="minorHAnsi" w:cstheme="minorHAnsi"/>
              <w:b/>
              <w:spacing w:val="5"/>
            </w:rPr>
          </w:rPrChange>
        </w:rPr>
        <w:t xml:space="preserve"> </w:t>
      </w:r>
      <w:r w:rsidRPr="00B50C6D">
        <w:rPr>
          <w:rFonts w:asciiTheme="minorHAnsi" w:hAnsiTheme="minorHAnsi" w:cstheme="minorHAnsi"/>
          <w:b/>
          <w:sz w:val="24"/>
          <w:szCs w:val="24"/>
          <w:rPrChange w:id="184" w:author="Kush Khalasi" w:date="2025-08-22T18:02:00Z" w16du:dateUtc="2025-08-22T12:32:00Z">
            <w:rPr>
              <w:rFonts w:asciiTheme="minorHAnsi" w:hAnsiTheme="minorHAnsi" w:cstheme="minorHAnsi"/>
              <w:b/>
              <w:spacing w:val="-2"/>
            </w:rPr>
          </w:rPrChange>
        </w:rPr>
        <w:t>Consequences</w:t>
      </w:r>
    </w:p>
    <w:p w14:paraId="322EAB94" w14:textId="77777777" w:rsidR="00926D2E" w:rsidRPr="007F5549" w:rsidRDefault="00926D2E">
      <w:pPr>
        <w:pStyle w:val="BodyText"/>
        <w:spacing w:before="10"/>
        <w:rPr>
          <w:rFonts w:asciiTheme="minorHAnsi" w:hAnsiTheme="minorHAnsi" w:cstheme="minorHAnsi"/>
          <w:b/>
          <w:sz w:val="22"/>
        </w:rPr>
      </w:pPr>
    </w:p>
    <w:p w14:paraId="43791140" w14:textId="77777777" w:rsidR="00926D2E" w:rsidRPr="00B50C6D" w:rsidRDefault="00D71F73" w:rsidP="00B50C6D">
      <w:pPr>
        <w:pStyle w:val="ListParagraph"/>
        <w:numPr>
          <w:ilvl w:val="1"/>
          <w:numId w:val="2"/>
        </w:numPr>
        <w:tabs>
          <w:tab w:val="left" w:pos="1560"/>
        </w:tabs>
        <w:spacing w:line="276" w:lineRule="auto"/>
        <w:ind w:right="818"/>
        <w:rPr>
          <w:rFonts w:asciiTheme="minorHAnsi" w:hAnsiTheme="minorHAnsi" w:cstheme="minorHAnsi"/>
          <w:sz w:val="24"/>
          <w:szCs w:val="24"/>
        </w:rPr>
      </w:pPr>
      <w:r w:rsidRPr="00B50C6D">
        <w:rPr>
          <w:rFonts w:asciiTheme="minorHAnsi" w:hAnsiTheme="minorHAnsi" w:cstheme="minorHAnsi"/>
          <w:b/>
          <w:bCs/>
          <w:sz w:val="24"/>
          <w:szCs w:val="24"/>
        </w:rPr>
        <w:t>Termination of Contracts</w:t>
      </w:r>
      <w:r w:rsidRPr="00B50C6D">
        <w:rPr>
          <w:rFonts w:asciiTheme="minorHAnsi" w:hAnsiTheme="minorHAnsi" w:cstheme="minorHAnsi"/>
          <w:sz w:val="24"/>
          <w:szCs w:val="24"/>
        </w:rPr>
        <w:t>: Suppliers, contractors, and subcontractors found to be in violation of the policy may face termination of contracts and be prohibited from future engagements with Yash Technologies.</w:t>
      </w:r>
    </w:p>
    <w:p w14:paraId="16979ED7" w14:textId="77777777" w:rsidR="00926D2E" w:rsidRPr="00B50C6D" w:rsidRDefault="00D71F73">
      <w:pPr>
        <w:pStyle w:val="ListParagraph"/>
        <w:numPr>
          <w:ilvl w:val="0"/>
          <w:numId w:val="2"/>
        </w:numPr>
        <w:tabs>
          <w:tab w:val="left" w:pos="1145"/>
        </w:tabs>
        <w:spacing w:before="297"/>
        <w:ind w:left="1145" w:hanging="219"/>
        <w:rPr>
          <w:rFonts w:asciiTheme="minorHAnsi" w:hAnsiTheme="minorHAnsi" w:cstheme="minorHAnsi"/>
          <w:b/>
          <w:sz w:val="24"/>
          <w:szCs w:val="24"/>
          <w:rPrChange w:id="185" w:author="Kush Khalasi" w:date="2025-08-22T18:02:00Z" w16du:dateUtc="2025-08-22T12:32:00Z">
            <w:rPr>
              <w:rFonts w:asciiTheme="minorHAnsi" w:hAnsiTheme="minorHAnsi" w:cstheme="minorHAnsi"/>
              <w:b/>
            </w:rPr>
          </w:rPrChange>
        </w:rPr>
        <w:pPrChange w:id="186" w:author="Kush Khalasi" w:date="2025-08-22T18:02:00Z" w16du:dateUtc="2025-08-22T12:32:00Z">
          <w:pPr>
            <w:pStyle w:val="ListParagraph"/>
            <w:numPr>
              <w:numId w:val="2"/>
            </w:numPr>
            <w:tabs>
              <w:tab w:val="left" w:pos="1145"/>
            </w:tabs>
            <w:spacing w:before="242"/>
            <w:ind w:left="1145" w:hanging="219"/>
          </w:pPr>
        </w:pPrChange>
      </w:pPr>
      <w:r w:rsidRPr="00B50C6D">
        <w:rPr>
          <w:rFonts w:asciiTheme="minorHAnsi" w:hAnsiTheme="minorHAnsi" w:cstheme="minorHAnsi"/>
          <w:b/>
          <w:sz w:val="24"/>
          <w:szCs w:val="24"/>
          <w:rPrChange w:id="187" w:author="Kush Khalasi" w:date="2025-08-22T18:02:00Z" w16du:dateUtc="2025-08-22T12:32:00Z">
            <w:rPr>
              <w:rFonts w:asciiTheme="minorHAnsi" w:hAnsiTheme="minorHAnsi" w:cstheme="minorHAnsi"/>
              <w:b/>
            </w:rPr>
          </w:rPrChange>
        </w:rPr>
        <w:t>Reporting</w:t>
      </w:r>
      <w:r w:rsidRPr="00B50C6D">
        <w:rPr>
          <w:rFonts w:asciiTheme="minorHAnsi" w:hAnsiTheme="minorHAnsi" w:cstheme="minorHAnsi"/>
          <w:b/>
          <w:sz w:val="24"/>
          <w:szCs w:val="24"/>
          <w:rPrChange w:id="188" w:author="Kush Khalasi" w:date="2025-08-22T18:02:00Z" w16du:dateUtc="2025-08-22T12:32:00Z">
            <w:rPr>
              <w:rFonts w:asciiTheme="minorHAnsi" w:hAnsiTheme="minorHAnsi" w:cstheme="minorHAnsi"/>
              <w:b/>
              <w:spacing w:val="-7"/>
            </w:rPr>
          </w:rPrChange>
        </w:rPr>
        <w:t xml:space="preserve"> </w:t>
      </w:r>
      <w:r w:rsidRPr="00B50C6D">
        <w:rPr>
          <w:rFonts w:asciiTheme="minorHAnsi" w:hAnsiTheme="minorHAnsi" w:cstheme="minorHAnsi"/>
          <w:b/>
          <w:sz w:val="24"/>
          <w:szCs w:val="24"/>
          <w:rPrChange w:id="189" w:author="Kush Khalasi" w:date="2025-08-22T18:02:00Z" w16du:dateUtc="2025-08-22T12:32:00Z">
            <w:rPr>
              <w:rFonts w:asciiTheme="minorHAnsi" w:hAnsiTheme="minorHAnsi" w:cstheme="minorHAnsi"/>
              <w:b/>
            </w:rPr>
          </w:rPrChange>
        </w:rPr>
        <w:t>and</w:t>
      </w:r>
      <w:r w:rsidRPr="00B50C6D">
        <w:rPr>
          <w:rFonts w:asciiTheme="minorHAnsi" w:hAnsiTheme="minorHAnsi" w:cstheme="minorHAnsi"/>
          <w:b/>
          <w:sz w:val="24"/>
          <w:szCs w:val="24"/>
          <w:rPrChange w:id="190" w:author="Kush Khalasi" w:date="2025-08-22T18:02:00Z" w16du:dateUtc="2025-08-22T12:32:00Z">
            <w:rPr>
              <w:rFonts w:asciiTheme="minorHAnsi" w:hAnsiTheme="minorHAnsi" w:cstheme="minorHAnsi"/>
              <w:b/>
              <w:spacing w:val="-6"/>
            </w:rPr>
          </w:rPrChange>
        </w:rPr>
        <w:t xml:space="preserve"> </w:t>
      </w:r>
      <w:r w:rsidRPr="00B50C6D">
        <w:rPr>
          <w:rFonts w:asciiTheme="minorHAnsi" w:hAnsiTheme="minorHAnsi" w:cstheme="minorHAnsi"/>
          <w:b/>
          <w:sz w:val="24"/>
          <w:szCs w:val="24"/>
          <w:rPrChange w:id="191" w:author="Kush Khalasi" w:date="2025-08-22T18:02:00Z" w16du:dateUtc="2025-08-22T12:32:00Z">
            <w:rPr>
              <w:rFonts w:asciiTheme="minorHAnsi" w:hAnsiTheme="minorHAnsi" w:cstheme="minorHAnsi"/>
              <w:b/>
              <w:spacing w:val="-2"/>
            </w:rPr>
          </w:rPrChange>
        </w:rPr>
        <w:t>Transparency</w:t>
      </w:r>
    </w:p>
    <w:p w14:paraId="51B568BC" w14:textId="77777777" w:rsidR="00926D2E" w:rsidRPr="007F5549" w:rsidRDefault="00926D2E">
      <w:pPr>
        <w:pStyle w:val="BodyText"/>
        <w:spacing w:before="10"/>
        <w:rPr>
          <w:rFonts w:asciiTheme="minorHAnsi" w:hAnsiTheme="minorHAnsi" w:cstheme="minorHAnsi"/>
          <w:b/>
          <w:sz w:val="22"/>
        </w:rPr>
      </w:pPr>
    </w:p>
    <w:p w14:paraId="377FCAD7" w14:textId="77777777" w:rsidR="00926D2E" w:rsidRPr="00B50C6D" w:rsidRDefault="00D71F73" w:rsidP="00B50C6D">
      <w:pPr>
        <w:pStyle w:val="ListParagraph"/>
        <w:numPr>
          <w:ilvl w:val="1"/>
          <w:numId w:val="2"/>
        </w:numPr>
        <w:tabs>
          <w:tab w:val="left" w:pos="1560"/>
        </w:tabs>
        <w:spacing w:line="276" w:lineRule="auto"/>
        <w:ind w:right="818"/>
        <w:rPr>
          <w:rFonts w:asciiTheme="minorHAnsi" w:hAnsiTheme="minorHAnsi" w:cstheme="minorHAnsi"/>
          <w:sz w:val="24"/>
          <w:szCs w:val="24"/>
        </w:rPr>
      </w:pPr>
      <w:r w:rsidRPr="00B50C6D">
        <w:rPr>
          <w:rFonts w:asciiTheme="minorHAnsi" w:hAnsiTheme="minorHAnsi" w:cstheme="minorHAnsi"/>
          <w:b/>
          <w:bCs/>
          <w:sz w:val="24"/>
          <w:szCs w:val="24"/>
        </w:rPr>
        <w:t>Public Disclosure</w:t>
      </w:r>
      <w:r w:rsidRPr="00B50C6D">
        <w:rPr>
          <w:rFonts w:asciiTheme="minorHAnsi" w:hAnsiTheme="minorHAnsi" w:cstheme="minorHAnsi"/>
          <w:sz w:val="24"/>
          <w:szCs w:val="24"/>
        </w:rPr>
        <w:t>: In cases of significant violations, Yash Technologies may disclose the issue publicly to maintain transparency and uphold the company's commitment to ethical standards.</w:t>
      </w:r>
    </w:p>
    <w:p w14:paraId="3C956C14" w14:textId="77777777" w:rsidR="00926D2E" w:rsidRPr="00B50C6D" w:rsidRDefault="00D71F73">
      <w:pPr>
        <w:pStyle w:val="ListParagraph"/>
        <w:numPr>
          <w:ilvl w:val="0"/>
          <w:numId w:val="2"/>
        </w:numPr>
        <w:tabs>
          <w:tab w:val="left" w:pos="1145"/>
        </w:tabs>
        <w:spacing w:before="297"/>
        <w:ind w:left="1145" w:hanging="219"/>
        <w:rPr>
          <w:rFonts w:asciiTheme="minorHAnsi" w:hAnsiTheme="minorHAnsi" w:cstheme="minorHAnsi"/>
          <w:b/>
          <w:sz w:val="24"/>
          <w:szCs w:val="24"/>
          <w:rPrChange w:id="192" w:author="Kush Khalasi" w:date="2025-08-22T18:02:00Z" w16du:dateUtc="2025-08-22T12:32:00Z">
            <w:rPr>
              <w:rFonts w:asciiTheme="minorHAnsi" w:hAnsiTheme="minorHAnsi" w:cstheme="minorHAnsi"/>
              <w:b/>
            </w:rPr>
          </w:rPrChange>
        </w:rPr>
        <w:pPrChange w:id="193" w:author="Kush Khalasi" w:date="2025-08-22T18:02:00Z" w16du:dateUtc="2025-08-22T12:32:00Z">
          <w:pPr>
            <w:pStyle w:val="ListParagraph"/>
            <w:numPr>
              <w:numId w:val="2"/>
            </w:numPr>
            <w:tabs>
              <w:tab w:val="left" w:pos="1145"/>
            </w:tabs>
            <w:spacing w:before="240"/>
            <w:ind w:left="1145" w:hanging="219"/>
          </w:pPr>
        </w:pPrChange>
      </w:pPr>
      <w:r w:rsidRPr="00B50C6D">
        <w:rPr>
          <w:rFonts w:asciiTheme="minorHAnsi" w:hAnsiTheme="minorHAnsi" w:cstheme="minorHAnsi"/>
          <w:b/>
          <w:sz w:val="24"/>
          <w:szCs w:val="24"/>
          <w:rPrChange w:id="194" w:author="Kush Khalasi" w:date="2025-08-22T18:02:00Z" w16du:dateUtc="2025-08-22T12:32:00Z">
            <w:rPr>
              <w:rFonts w:asciiTheme="minorHAnsi" w:hAnsiTheme="minorHAnsi" w:cstheme="minorHAnsi"/>
              <w:b/>
            </w:rPr>
          </w:rPrChange>
        </w:rPr>
        <w:t>Rehabilitation</w:t>
      </w:r>
      <w:r w:rsidRPr="00B50C6D">
        <w:rPr>
          <w:rFonts w:asciiTheme="minorHAnsi" w:hAnsiTheme="minorHAnsi" w:cstheme="minorHAnsi"/>
          <w:b/>
          <w:sz w:val="24"/>
          <w:szCs w:val="24"/>
          <w:rPrChange w:id="195" w:author="Kush Khalasi" w:date="2025-08-22T18:02:00Z" w16du:dateUtc="2025-08-22T12:32:00Z">
            <w:rPr>
              <w:rFonts w:asciiTheme="minorHAnsi" w:hAnsiTheme="minorHAnsi" w:cstheme="minorHAnsi"/>
              <w:b/>
              <w:spacing w:val="-11"/>
            </w:rPr>
          </w:rPrChange>
        </w:rPr>
        <w:t xml:space="preserve"> </w:t>
      </w:r>
      <w:r w:rsidRPr="00B50C6D">
        <w:rPr>
          <w:rFonts w:asciiTheme="minorHAnsi" w:hAnsiTheme="minorHAnsi" w:cstheme="minorHAnsi"/>
          <w:b/>
          <w:sz w:val="24"/>
          <w:szCs w:val="24"/>
          <w:rPrChange w:id="196" w:author="Kush Khalasi" w:date="2025-08-22T18:02:00Z" w16du:dateUtc="2025-08-22T12:32:00Z">
            <w:rPr>
              <w:rFonts w:asciiTheme="minorHAnsi" w:hAnsiTheme="minorHAnsi" w:cstheme="minorHAnsi"/>
              <w:b/>
            </w:rPr>
          </w:rPrChange>
        </w:rPr>
        <w:t>and</w:t>
      </w:r>
      <w:r w:rsidRPr="00B50C6D">
        <w:rPr>
          <w:rFonts w:asciiTheme="minorHAnsi" w:hAnsiTheme="minorHAnsi" w:cstheme="minorHAnsi"/>
          <w:b/>
          <w:sz w:val="24"/>
          <w:szCs w:val="24"/>
          <w:rPrChange w:id="197" w:author="Kush Khalasi" w:date="2025-08-22T18:02:00Z" w16du:dateUtc="2025-08-22T12:32:00Z">
            <w:rPr>
              <w:rFonts w:asciiTheme="minorHAnsi" w:hAnsiTheme="minorHAnsi" w:cstheme="minorHAnsi"/>
              <w:b/>
              <w:spacing w:val="-11"/>
            </w:rPr>
          </w:rPrChange>
        </w:rPr>
        <w:t xml:space="preserve"> </w:t>
      </w:r>
      <w:r w:rsidRPr="00B50C6D">
        <w:rPr>
          <w:rFonts w:asciiTheme="minorHAnsi" w:hAnsiTheme="minorHAnsi" w:cstheme="minorHAnsi"/>
          <w:b/>
          <w:sz w:val="24"/>
          <w:szCs w:val="24"/>
          <w:rPrChange w:id="198" w:author="Kush Khalasi" w:date="2025-08-22T18:02:00Z" w16du:dateUtc="2025-08-22T12:32:00Z">
            <w:rPr>
              <w:rFonts w:asciiTheme="minorHAnsi" w:hAnsiTheme="minorHAnsi" w:cstheme="minorHAnsi"/>
              <w:b/>
              <w:spacing w:val="-2"/>
            </w:rPr>
          </w:rPrChange>
        </w:rPr>
        <w:t>Training</w:t>
      </w:r>
    </w:p>
    <w:p w14:paraId="4B600A2A" w14:textId="77777777" w:rsidR="00926D2E" w:rsidRPr="00B50C6D" w:rsidRDefault="00926D2E" w:rsidP="00B50C6D">
      <w:pPr>
        <w:pStyle w:val="ListParagraph"/>
        <w:tabs>
          <w:tab w:val="left" w:pos="1560"/>
        </w:tabs>
        <w:spacing w:line="276" w:lineRule="auto"/>
        <w:ind w:left="1560" w:right="818" w:firstLine="0"/>
        <w:rPr>
          <w:rFonts w:asciiTheme="minorHAnsi" w:hAnsiTheme="minorHAnsi" w:cstheme="minorHAnsi"/>
          <w:sz w:val="24"/>
          <w:szCs w:val="24"/>
        </w:rPr>
      </w:pPr>
    </w:p>
    <w:p w14:paraId="3E72D15D" w14:textId="77777777" w:rsidR="00926D2E" w:rsidRDefault="00D71F73" w:rsidP="00B50C6D">
      <w:pPr>
        <w:pStyle w:val="ListParagraph"/>
        <w:numPr>
          <w:ilvl w:val="1"/>
          <w:numId w:val="2"/>
        </w:numPr>
        <w:tabs>
          <w:tab w:val="left" w:pos="1560"/>
        </w:tabs>
        <w:spacing w:line="276" w:lineRule="auto"/>
        <w:ind w:right="818"/>
        <w:rPr>
          <w:rFonts w:asciiTheme="minorHAnsi" w:hAnsiTheme="minorHAnsi" w:cstheme="minorHAnsi"/>
          <w:sz w:val="24"/>
          <w:szCs w:val="24"/>
        </w:rPr>
      </w:pPr>
      <w:r w:rsidRPr="00B50C6D">
        <w:rPr>
          <w:rFonts w:asciiTheme="minorHAnsi" w:hAnsiTheme="minorHAnsi" w:cstheme="minorHAnsi"/>
          <w:b/>
          <w:bCs/>
          <w:sz w:val="24"/>
          <w:szCs w:val="24"/>
        </w:rPr>
        <w:t>Mandatory Training</w:t>
      </w:r>
      <w:r w:rsidRPr="00B50C6D">
        <w:rPr>
          <w:rFonts w:asciiTheme="minorHAnsi" w:hAnsiTheme="minorHAnsi" w:cstheme="minorHAnsi"/>
          <w:sz w:val="24"/>
          <w:szCs w:val="24"/>
        </w:rPr>
        <w:t>: Individuals involved in policy violations may be required to undergo additional training on ethical behavior and compliance to prevent future issues.</w:t>
      </w:r>
    </w:p>
    <w:p w14:paraId="55D6AA09" w14:textId="77777777" w:rsidR="00926D2E" w:rsidRPr="00B50C6D" w:rsidRDefault="00D71F73">
      <w:pPr>
        <w:pStyle w:val="ListParagraph"/>
        <w:numPr>
          <w:ilvl w:val="0"/>
          <w:numId w:val="2"/>
        </w:numPr>
        <w:tabs>
          <w:tab w:val="left" w:pos="1145"/>
        </w:tabs>
        <w:spacing w:before="297"/>
        <w:ind w:left="1145" w:hanging="219"/>
        <w:rPr>
          <w:rFonts w:asciiTheme="minorHAnsi" w:hAnsiTheme="minorHAnsi" w:cstheme="minorHAnsi"/>
          <w:b/>
          <w:sz w:val="24"/>
          <w:szCs w:val="24"/>
          <w:rPrChange w:id="199" w:author="Kush Khalasi" w:date="2025-08-22T18:02:00Z" w16du:dateUtc="2025-08-22T12:32:00Z">
            <w:rPr>
              <w:rFonts w:asciiTheme="minorHAnsi" w:hAnsiTheme="minorHAnsi" w:cstheme="minorHAnsi"/>
              <w:b/>
            </w:rPr>
          </w:rPrChange>
        </w:rPr>
        <w:pPrChange w:id="200" w:author="Kush Khalasi" w:date="2025-08-22T18:02:00Z" w16du:dateUtc="2025-08-22T12:32:00Z">
          <w:pPr>
            <w:pStyle w:val="ListParagraph"/>
            <w:numPr>
              <w:numId w:val="2"/>
            </w:numPr>
            <w:tabs>
              <w:tab w:val="left" w:pos="1145"/>
            </w:tabs>
            <w:spacing w:before="239"/>
            <w:ind w:left="1145" w:hanging="219"/>
          </w:pPr>
        </w:pPrChange>
      </w:pPr>
      <w:r w:rsidRPr="00B50C6D">
        <w:rPr>
          <w:rFonts w:asciiTheme="minorHAnsi" w:hAnsiTheme="minorHAnsi" w:cstheme="minorHAnsi"/>
          <w:b/>
          <w:sz w:val="24"/>
          <w:szCs w:val="24"/>
          <w:rPrChange w:id="201" w:author="Kush Khalasi" w:date="2025-08-22T18:02:00Z" w16du:dateUtc="2025-08-22T12:32:00Z">
            <w:rPr>
              <w:rFonts w:asciiTheme="minorHAnsi" w:hAnsiTheme="minorHAnsi" w:cstheme="minorHAnsi"/>
              <w:b/>
            </w:rPr>
          </w:rPrChange>
        </w:rPr>
        <w:t>Remedial</w:t>
      </w:r>
      <w:r w:rsidRPr="00B50C6D">
        <w:rPr>
          <w:rFonts w:asciiTheme="minorHAnsi" w:hAnsiTheme="minorHAnsi" w:cstheme="minorHAnsi"/>
          <w:b/>
          <w:sz w:val="24"/>
          <w:szCs w:val="24"/>
          <w:rPrChange w:id="202" w:author="Kush Khalasi" w:date="2025-08-22T18:02:00Z" w16du:dateUtc="2025-08-22T12:32:00Z">
            <w:rPr>
              <w:rFonts w:asciiTheme="minorHAnsi" w:hAnsiTheme="minorHAnsi" w:cstheme="minorHAnsi"/>
              <w:b/>
              <w:spacing w:val="-9"/>
            </w:rPr>
          </w:rPrChange>
        </w:rPr>
        <w:t xml:space="preserve"> </w:t>
      </w:r>
      <w:r w:rsidRPr="00B50C6D">
        <w:rPr>
          <w:rFonts w:asciiTheme="minorHAnsi" w:hAnsiTheme="minorHAnsi" w:cstheme="minorHAnsi"/>
          <w:b/>
          <w:sz w:val="24"/>
          <w:szCs w:val="24"/>
          <w:rPrChange w:id="203" w:author="Kush Khalasi" w:date="2025-08-22T18:02:00Z" w16du:dateUtc="2025-08-22T12:32:00Z">
            <w:rPr>
              <w:rFonts w:asciiTheme="minorHAnsi" w:hAnsiTheme="minorHAnsi" w:cstheme="minorHAnsi"/>
              <w:b/>
              <w:spacing w:val="-2"/>
            </w:rPr>
          </w:rPrChange>
        </w:rPr>
        <w:t>Actions</w:t>
      </w:r>
    </w:p>
    <w:p w14:paraId="2745FF87" w14:textId="77777777" w:rsidR="00926D2E" w:rsidRPr="007F5549" w:rsidRDefault="00926D2E">
      <w:pPr>
        <w:pStyle w:val="BodyText"/>
        <w:spacing w:before="12"/>
        <w:rPr>
          <w:rFonts w:asciiTheme="minorHAnsi" w:hAnsiTheme="minorHAnsi" w:cstheme="minorHAnsi"/>
          <w:b/>
          <w:sz w:val="22"/>
        </w:rPr>
      </w:pPr>
    </w:p>
    <w:p w14:paraId="436892DE" w14:textId="77777777" w:rsidR="00926D2E" w:rsidRPr="00C906EB" w:rsidRDefault="00D71F73">
      <w:pPr>
        <w:pStyle w:val="ListParagraph"/>
        <w:numPr>
          <w:ilvl w:val="1"/>
          <w:numId w:val="2"/>
        </w:numPr>
        <w:tabs>
          <w:tab w:val="left" w:pos="1560"/>
        </w:tabs>
        <w:spacing w:line="276" w:lineRule="auto"/>
        <w:ind w:right="817"/>
        <w:rPr>
          <w:rFonts w:asciiTheme="minorHAnsi" w:hAnsiTheme="minorHAnsi" w:cstheme="minorHAnsi"/>
          <w:sz w:val="24"/>
          <w:szCs w:val="24"/>
        </w:rPr>
      </w:pPr>
      <w:r w:rsidRPr="00C906EB">
        <w:rPr>
          <w:rFonts w:asciiTheme="minorHAnsi" w:hAnsiTheme="minorHAnsi" w:cstheme="minorHAnsi"/>
          <w:b/>
          <w:sz w:val="24"/>
          <w:szCs w:val="24"/>
        </w:rPr>
        <w:t>Corrective Measures</w:t>
      </w:r>
      <w:r w:rsidRPr="00C906EB">
        <w:rPr>
          <w:rFonts w:asciiTheme="minorHAnsi" w:hAnsiTheme="minorHAnsi" w:cstheme="minorHAnsi"/>
          <w:sz w:val="24"/>
          <w:szCs w:val="24"/>
        </w:rPr>
        <w:t>: The company will implement corrective measures to address and rectify</w:t>
      </w:r>
      <w:r w:rsidRPr="00C906EB">
        <w:rPr>
          <w:rFonts w:asciiTheme="minorHAnsi" w:hAnsiTheme="minorHAnsi" w:cstheme="minorHAnsi"/>
          <w:spacing w:val="-1"/>
          <w:sz w:val="24"/>
          <w:szCs w:val="24"/>
        </w:rPr>
        <w:t xml:space="preserve"> </w:t>
      </w:r>
      <w:r w:rsidRPr="00C906EB">
        <w:rPr>
          <w:rFonts w:asciiTheme="minorHAnsi" w:hAnsiTheme="minorHAnsi" w:cstheme="minorHAnsi"/>
          <w:sz w:val="24"/>
          <w:szCs w:val="24"/>
        </w:rPr>
        <w:t>any identified policy</w:t>
      </w:r>
      <w:r w:rsidRPr="00C906EB">
        <w:rPr>
          <w:rFonts w:asciiTheme="minorHAnsi" w:hAnsiTheme="minorHAnsi" w:cstheme="minorHAnsi"/>
          <w:spacing w:val="-1"/>
          <w:sz w:val="24"/>
          <w:szCs w:val="24"/>
        </w:rPr>
        <w:t xml:space="preserve"> </w:t>
      </w:r>
      <w:r w:rsidRPr="00C906EB">
        <w:rPr>
          <w:rFonts w:asciiTheme="minorHAnsi" w:hAnsiTheme="minorHAnsi" w:cstheme="minorHAnsi"/>
          <w:sz w:val="24"/>
          <w:szCs w:val="24"/>
        </w:rPr>
        <w:t>violations,</w:t>
      </w:r>
      <w:r w:rsidRPr="00C906EB">
        <w:rPr>
          <w:rFonts w:asciiTheme="minorHAnsi" w:hAnsiTheme="minorHAnsi" w:cstheme="minorHAnsi"/>
          <w:spacing w:val="-2"/>
          <w:sz w:val="24"/>
          <w:szCs w:val="24"/>
        </w:rPr>
        <w:t xml:space="preserve"> </w:t>
      </w:r>
      <w:r w:rsidRPr="00C906EB">
        <w:rPr>
          <w:rFonts w:asciiTheme="minorHAnsi" w:hAnsiTheme="minorHAnsi" w:cstheme="minorHAnsi"/>
          <w:sz w:val="24"/>
          <w:szCs w:val="24"/>
        </w:rPr>
        <w:t>ensuring that similar issues do</w:t>
      </w:r>
      <w:r w:rsidRPr="00C906EB">
        <w:rPr>
          <w:rFonts w:asciiTheme="minorHAnsi" w:hAnsiTheme="minorHAnsi" w:cstheme="minorHAnsi"/>
          <w:spacing w:val="-1"/>
          <w:sz w:val="24"/>
          <w:szCs w:val="24"/>
        </w:rPr>
        <w:t xml:space="preserve"> </w:t>
      </w:r>
      <w:r w:rsidRPr="00C906EB">
        <w:rPr>
          <w:rFonts w:asciiTheme="minorHAnsi" w:hAnsiTheme="minorHAnsi" w:cstheme="minorHAnsi"/>
          <w:sz w:val="24"/>
          <w:szCs w:val="24"/>
        </w:rPr>
        <w:t>not occur in</w:t>
      </w:r>
      <w:r w:rsidRPr="00C906EB">
        <w:rPr>
          <w:rFonts w:asciiTheme="minorHAnsi" w:hAnsiTheme="minorHAnsi" w:cstheme="minorHAnsi"/>
          <w:spacing w:val="-3"/>
          <w:sz w:val="24"/>
          <w:szCs w:val="24"/>
        </w:rPr>
        <w:t xml:space="preserve"> </w:t>
      </w:r>
      <w:r w:rsidRPr="00C906EB">
        <w:rPr>
          <w:rFonts w:asciiTheme="minorHAnsi" w:hAnsiTheme="minorHAnsi" w:cstheme="minorHAnsi"/>
          <w:sz w:val="24"/>
          <w:szCs w:val="24"/>
        </w:rPr>
        <w:t>the future.</w:t>
      </w:r>
    </w:p>
    <w:p w14:paraId="1DD72AAA" w14:textId="77777777" w:rsidR="00926D2E" w:rsidRPr="007F5549" w:rsidRDefault="00D71F73">
      <w:pPr>
        <w:pStyle w:val="Heading1"/>
        <w:numPr>
          <w:ilvl w:val="0"/>
          <w:numId w:val="1"/>
        </w:numPr>
        <w:tabs>
          <w:tab w:val="left" w:pos="1199"/>
        </w:tabs>
        <w:spacing w:before="240"/>
        <w:ind w:left="1199" w:hanging="359"/>
        <w:rPr>
          <w:rFonts w:asciiTheme="minorHAnsi" w:hAnsiTheme="minorHAnsi" w:cstheme="minorHAnsi"/>
        </w:rPr>
      </w:pPr>
      <w:bookmarkStart w:id="204" w:name="_Toc206781724"/>
      <w:r w:rsidRPr="007F5549">
        <w:rPr>
          <w:rFonts w:asciiTheme="minorHAnsi" w:hAnsiTheme="minorHAnsi" w:cstheme="minorHAnsi"/>
          <w:color w:val="2E5395"/>
          <w:spacing w:val="-2"/>
        </w:rPr>
        <w:t>Governance</w:t>
      </w:r>
      <w:bookmarkEnd w:id="204"/>
    </w:p>
    <w:p w14:paraId="628C7154" w14:textId="77777777" w:rsidR="00926D2E" w:rsidRPr="00C906EB" w:rsidRDefault="00D71F73">
      <w:pPr>
        <w:spacing w:before="300" w:line="276" w:lineRule="auto"/>
        <w:ind w:left="1200" w:right="814"/>
        <w:jc w:val="both"/>
        <w:rPr>
          <w:rFonts w:asciiTheme="minorHAnsi" w:hAnsiTheme="minorHAnsi" w:cstheme="minorHAnsi"/>
          <w:sz w:val="24"/>
          <w:szCs w:val="24"/>
        </w:rPr>
      </w:pPr>
      <w:r w:rsidRPr="00C906EB">
        <w:rPr>
          <w:rFonts w:asciiTheme="minorHAnsi" w:hAnsiTheme="minorHAnsi" w:cstheme="minorHAnsi"/>
          <w:sz w:val="24"/>
          <w:szCs w:val="24"/>
        </w:rPr>
        <w:t>The governance of our Ethics Policy is overseen by the Executive Management Team, which provides strategic direction, allocates resources, and ensures high-level oversight. The Chief Compliance Officer (CCO) is responsible for the day-to-day implementation, monitoring, reporting, and review of the policy, ensuring adherence to legal requirements and internal standards while proactively addressing any emerging issues.</w:t>
      </w:r>
    </w:p>
    <w:p w14:paraId="40E49ED9" w14:textId="77777777" w:rsidR="00926D2E" w:rsidRPr="007F5549" w:rsidRDefault="00D71F73">
      <w:pPr>
        <w:pStyle w:val="Heading1"/>
        <w:numPr>
          <w:ilvl w:val="0"/>
          <w:numId w:val="1"/>
        </w:numPr>
        <w:tabs>
          <w:tab w:val="left" w:pos="1199"/>
        </w:tabs>
        <w:spacing w:before="241"/>
        <w:ind w:left="1199" w:hanging="359"/>
        <w:rPr>
          <w:rFonts w:asciiTheme="minorHAnsi" w:hAnsiTheme="minorHAnsi" w:cstheme="minorHAnsi"/>
        </w:rPr>
      </w:pPr>
      <w:bookmarkStart w:id="205" w:name="_Toc206781725"/>
      <w:r w:rsidRPr="007F5549">
        <w:rPr>
          <w:rFonts w:asciiTheme="minorHAnsi" w:hAnsiTheme="minorHAnsi" w:cstheme="minorHAnsi"/>
          <w:color w:val="2E5395"/>
        </w:rPr>
        <w:t>Continuous</w:t>
      </w:r>
      <w:r w:rsidRPr="007F5549">
        <w:rPr>
          <w:rFonts w:asciiTheme="minorHAnsi" w:hAnsiTheme="minorHAnsi" w:cstheme="minorHAnsi"/>
          <w:color w:val="2E5395"/>
          <w:spacing w:val="-17"/>
        </w:rPr>
        <w:t xml:space="preserve"> </w:t>
      </w:r>
      <w:r w:rsidRPr="007F5549">
        <w:rPr>
          <w:rFonts w:asciiTheme="minorHAnsi" w:hAnsiTheme="minorHAnsi" w:cstheme="minorHAnsi"/>
          <w:color w:val="2E5395"/>
          <w:spacing w:val="-2"/>
        </w:rPr>
        <w:t>Improvement</w:t>
      </w:r>
      <w:bookmarkEnd w:id="205"/>
    </w:p>
    <w:p w14:paraId="4DE50373" w14:textId="551D1FB7" w:rsidR="00926D2E" w:rsidRPr="00C906EB" w:rsidRDefault="00D71F73" w:rsidP="00AE0D42">
      <w:pPr>
        <w:spacing w:before="297" w:line="276" w:lineRule="auto"/>
        <w:ind w:left="1200" w:right="818"/>
        <w:jc w:val="both"/>
        <w:rPr>
          <w:rFonts w:asciiTheme="minorHAnsi" w:hAnsiTheme="minorHAnsi" w:cstheme="minorHAnsi"/>
          <w:sz w:val="24"/>
          <w:szCs w:val="24"/>
        </w:rPr>
      </w:pPr>
      <w:r w:rsidRPr="00C906EB">
        <w:rPr>
          <w:rFonts w:asciiTheme="minorHAnsi" w:hAnsiTheme="minorHAnsi" w:cstheme="minorHAnsi"/>
          <w:sz w:val="24"/>
          <w:szCs w:val="24"/>
        </w:rPr>
        <w:t>Continuous improvement is a cornerstone of our Ethics Policy. We are committed to regularly reviewing and enhancing our ethical practices to ensure they remain effective and relevant. This</w:t>
      </w:r>
      <w:r w:rsidR="00AE0D42" w:rsidRPr="00C906EB">
        <w:rPr>
          <w:rFonts w:asciiTheme="minorHAnsi" w:hAnsiTheme="minorHAnsi" w:cstheme="minorHAnsi"/>
          <w:sz w:val="24"/>
          <w:szCs w:val="24"/>
        </w:rPr>
        <w:t xml:space="preserve"> </w:t>
      </w:r>
      <w:r w:rsidRPr="00C906EB">
        <w:rPr>
          <w:rFonts w:asciiTheme="minorHAnsi" w:hAnsiTheme="minorHAnsi" w:cstheme="minorHAnsi"/>
          <w:sz w:val="24"/>
          <w:szCs w:val="24"/>
        </w:rPr>
        <w:t>involves conducting periodic assessments and audits to identify areas for improvement and adapt to new challenges and regulatory changes. Feedback from employees, stakeholders, and external audits is actively sought and analyzed to drive refinements. We implement advanced tools</w:t>
      </w:r>
      <w:r w:rsidRPr="00C906EB">
        <w:rPr>
          <w:rFonts w:asciiTheme="minorHAnsi" w:hAnsiTheme="minorHAnsi" w:cstheme="minorHAnsi"/>
          <w:spacing w:val="-3"/>
          <w:sz w:val="24"/>
          <w:szCs w:val="24"/>
        </w:rPr>
        <w:t xml:space="preserve"> </w:t>
      </w:r>
      <w:r w:rsidRPr="00C906EB">
        <w:rPr>
          <w:rFonts w:asciiTheme="minorHAnsi" w:hAnsiTheme="minorHAnsi" w:cstheme="minorHAnsi"/>
          <w:sz w:val="24"/>
          <w:szCs w:val="24"/>
        </w:rPr>
        <w:t>and</w:t>
      </w:r>
      <w:r w:rsidRPr="00C906EB">
        <w:rPr>
          <w:rFonts w:asciiTheme="minorHAnsi" w:hAnsiTheme="minorHAnsi" w:cstheme="minorHAnsi"/>
          <w:spacing w:val="-4"/>
          <w:sz w:val="24"/>
          <w:szCs w:val="24"/>
        </w:rPr>
        <w:t xml:space="preserve"> </w:t>
      </w:r>
      <w:r w:rsidRPr="00C906EB">
        <w:rPr>
          <w:rFonts w:asciiTheme="minorHAnsi" w:hAnsiTheme="minorHAnsi" w:cstheme="minorHAnsi"/>
          <w:sz w:val="24"/>
          <w:szCs w:val="24"/>
        </w:rPr>
        <w:t>technologies</w:t>
      </w:r>
      <w:r w:rsidRPr="00C906EB">
        <w:rPr>
          <w:rFonts w:asciiTheme="minorHAnsi" w:hAnsiTheme="minorHAnsi" w:cstheme="minorHAnsi"/>
          <w:spacing w:val="-2"/>
          <w:sz w:val="24"/>
          <w:szCs w:val="24"/>
        </w:rPr>
        <w:t xml:space="preserve"> </w:t>
      </w:r>
      <w:r w:rsidRPr="00C906EB">
        <w:rPr>
          <w:rFonts w:asciiTheme="minorHAnsi" w:hAnsiTheme="minorHAnsi" w:cstheme="minorHAnsi"/>
          <w:sz w:val="24"/>
          <w:szCs w:val="24"/>
        </w:rPr>
        <w:t>to</w:t>
      </w:r>
      <w:r w:rsidRPr="00C906EB">
        <w:rPr>
          <w:rFonts w:asciiTheme="minorHAnsi" w:hAnsiTheme="minorHAnsi" w:cstheme="minorHAnsi"/>
          <w:spacing w:val="-2"/>
          <w:sz w:val="24"/>
          <w:szCs w:val="24"/>
        </w:rPr>
        <w:t xml:space="preserve"> </w:t>
      </w:r>
      <w:r w:rsidRPr="00C906EB">
        <w:rPr>
          <w:rFonts w:asciiTheme="minorHAnsi" w:hAnsiTheme="minorHAnsi" w:cstheme="minorHAnsi"/>
          <w:sz w:val="24"/>
          <w:szCs w:val="24"/>
        </w:rPr>
        <w:t>enhance</w:t>
      </w:r>
      <w:r w:rsidRPr="00C906EB">
        <w:rPr>
          <w:rFonts w:asciiTheme="minorHAnsi" w:hAnsiTheme="minorHAnsi" w:cstheme="minorHAnsi"/>
          <w:spacing w:val="-2"/>
          <w:sz w:val="24"/>
          <w:szCs w:val="24"/>
        </w:rPr>
        <w:t xml:space="preserve"> </w:t>
      </w:r>
      <w:r w:rsidRPr="00C906EB">
        <w:rPr>
          <w:rFonts w:asciiTheme="minorHAnsi" w:hAnsiTheme="minorHAnsi" w:cstheme="minorHAnsi"/>
          <w:sz w:val="24"/>
          <w:szCs w:val="24"/>
        </w:rPr>
        <w:t>our</w:t>
      </w:r>
      <w:r w:rsidRPr="00C906EB">
        <w:rPr>
          <w:rFonts w:asciiTheme="minorHAnsi" w:hAnsiTheme="minorHAnsi" w:cstheme="minorHAnsi"/>
          <w:spacing w:val="-5"/>
          <w:sz w:val="24"/>
          <w:szCs w:val="24"/>
        </w:rPr>
        <w:t xml:space="preserve"> </w:t>
      </w:r>
      <w:r w:rsidRPr="00C906EB">
        <w:rPr>
          <w:rFonts w:asciiTheme="minorHAnsi" w:hAnsiTheme="minorHAnsi" w:cstheme="minorHAnsi"/>
          <w:sz w:val="24"/>
          <w:szCs w:val="24"/>
        </w:rPr>
        <w:t>monitoring</w:t>
      </w:r>
      <w:r w:rsidRPr="00C906EB">
        <w:rPr>
          <w:rFonts w:asciiTheme="minorHAnsi" w:hAnsiTheme="minorHAnsi" w:cstheme="minorHAnsi"/>
          <w:spacing w:val="-4"/>
          <w:sz w:val="24"/>
          <w:szCs w:val="24"/>
        </w:rPr>
        <w:t xml:space="preserve"> </w:t>
      </w:r>
      <w:r w:rsidRPr="00C906EB">
        <w:rPr>
          <w:rFonts w:asciiTheme="minorHAnsi" w:hAnsiTheme="minorHAnsi" w:cstheme="minorHAnsi"/>
          <w:sz w:val="24"/>
          <w:szCs w:val="24"/>
        </w:rPr>
        <w:t>and</w:t>
      </w:r>
      <w:r w:rsidRPr="00C906EB">
        <w:rPr>
          <w:rFonts w:asciiTheme="minorHAnsi" w:hAnsiTheme="minorHAnsi" w:cstheme="minorHAnsi"/>
          <w:spacing w:val="-7"/>
          <w:sz w:val="24"/>
          <w:szCs w:val="24"/>
        </w:rPr>
        <w:t xml:space="preserve"> </w:t>
      </w:r>
      <w:r w:rsidRPr="00C906EB">
        <w:rPr>
          <w:rFonts w:asciiTheme="minorHAnsi" w:hAnsiTheme="minorHAnsi" w:cstheme="minorHAnsi"/>
          <w:sz w:val="24"/>
          <w:szCs w:val="24"/>
        </w:rPr>
        <w:t>reporting capabilities,</w:t>
      </w:r>
      <w:r w:rsidRPr="00C906EB">
        <w:rPr>
          <w:rFonts w:asciiTheme="minorHAnsi" w:hAnsiTheme="minorHAnsi" w:cstheme="minorHAnsi"/>
          <w:spacing w:val="-5"/>
          <w:sz w:val="24"/>
          <w:szCs w:val="24"/>
        </w:rPr>
        <w:t xml:space="preserve"> </w:t>
      </w:r>
      <w:r w:rsidRPr="00C906EB">
        <w:rPr>
          <w:rFonts w:asciiTheme="minorHAnsi" w:hAnsiTheme="minorHAnsi" w:cstheme="minorHAnsi"/>
          <w:sz w:val="24"/>
          <w:szCs w:val="24"/>
        </w:rPr>
        <w:t>ensuring</w:t>
      </w:r>
      <w:r w:rsidRPr="00C906EB">
        <w:rPr>
          <w:rFonts w:asciiTheme="minorHAnsi" w:hAnsiTheme="minorHAnsi" w:cstheme="minorHAnsi"/>
          <w:spacing w:val="-4"/>
          <w:sz w:val="24"/>
          <w:szCs w:val="24"/>
        </w:rPr>
        <w:t xml:space="preserve"> </w:t>
      </w:r>
      <w:r w:rsidRPr="00C906EB">
        <w:rPr>
          <w:rFonts w:asciiTheme="minorHAnsi" w:hAnsiTheme="minorHAnsi" w:cstheme="minorHAnsi"/>
          <w:sz w:val="24"/>
          <w:szCs w:val="24"/>
        </w:rPr>
        <w:t>timely</w:t>
      </w:r>
      <w:r w:rsidRPr="00C906EB">
        <w:rPr>
          <w:rFonts w:asciiTheme="minorHAnsi" w:hAnsiTheme="minorHAnsi" w:cstheme="minorHAnsi"/>
          <w:spacing w:val="-3"/>
          <w:sz w:val="24"/>
          <w:szCs w:val="24"/>
        </w:rPr>
        <w:t xml:space="preserve"> </w:t>
      </w:r>
      <w:r w:rsidRPr="00C906EB">
        <w:rPr>
          <w:rFonts w:asciiTheme="minorHAnsi" w:hAnsiTheme="minorHAnsi" w:cstheme="minorHAnsi"/>
          <w:sz w:val="24"/>
          <w:szCs w:val="24"/>
        </w:rPr>
        <w:t>and accurate data. Training programs are updated regularly to address emerging ethical issues and reinforce our commitment to integrity. By fostering a culture of ongoing evaluation and responsiveness, we aim to continually elevate our ethical standards and operational excellence.</w:t>
      </w:r>
    </w:p>
    <w:p w14:paraId="65C22D4A" w14:textId="77777777" w:rsidR="00926D2E" w:rsidRPr="007F5549" w:rsidRDefault="00D71F73">
      <w:pPr>
        <w:pStyle w:val="Heading1"/>
        <w:numPr>
          <w:ilvl w:val="0"/>
          <w:numId w:val="1"/>
        </w:numPr>
        <w:tabs>
          <w:tab w:val="left" w:pos="1199"/>
        </w:tabs>
        <w:spacing w:before="241"/>
        <w:ind w:left="1199" w:hanging="359"/>
        <w:rPr>
          <w:rFonts w:asciiTheme="minorHAnsi" w:hAnsiTheme="minorHAnsi" w:cstheme="minorHAnsi"/>
        </w:rPr>
      </w:pPr>
      <w:bookmarkStart w:id="206" w:name="_Toc206781726"/>
      <w:r w:rsidRPr="007F5549">
        <w:rPr>
          <w:rFonts w:asciiTheme="minorHAnsi" w:hAnsiTheme="minorHAnsi" w:cstheme="minorHAnsi"/>
          <w:color w:val="2E5395"/>
        </w:rPr>
        <w:t>Review</w:t>
      </w:r>
      <w:r w:rsidRPr="007F5549">
        <w:rPr>
          <w:rFonts w:asciiTheme="minorHAnsi" w:hAnsiTheme="minorHAnsi" w:cstheme="minorHAnsi"/>
          <w:color w:val="2E5395"/>
          <w:spacing w:val="-12"/>
        </w:rPr>
        <w:t xml:space="preserve"> </w:t>
      </w:r>
      <w:r w:rsidRPr="007F5549">
        <w:rPr>
          <w:rFonts w:asciiTheme="minorHAnsi" w:hAnsiTheme="minorHAnsi" w:cstheme="minorHAnsi"/>
          <w:color w:val="2E5395"/>
          <w:spacing w:val="-2"/>
        </w:rPr>
        <w:t>mechanism</w:t>
      </w:r>
      <w:bookmarkEnd w:id="206"/>
    </w:p>
    <w:p w14:paraId="655059E8" w14:textId="77777777" w:rsidR="00926D2E" w:rsidRPr="00C906EB" w:rsidRDefault="00D71F73">
      <w:pPr>
        <w:spacing w:before="298" w:line="276" w:lineRule="auto"/>
        <w:ind w:left="1200" w:right="817"/>
        <w:jc w:val="both"/>
        <w:rPr>
          <w:rFonts w:asciiTheme="minorHAnsi" w:hAnsiTheme="minorHAnsi" w:cstheme="minorHAnsi"/>
          <w:sz w:val="24"/>
          <w:szCs w:val="24"/>
        </w:rPr>
      </w:pPr>
      <w:r w:rsidRPr="00C906EB">
        <w:rPr>
          <w:rFonts w:asciiTheme="minorHAnsi" w:hAnsiTheme="minorHAnsi" w:cstheme="minorHAnsi"/>
          <w:sz w:val="24"/>
          <w:szCs w:val="24"/>
        </w:rPr>
        <w:t>The Chief Compliance Officer (CCO) conducts an annual review of the Ethics Policy to ensure its effectiveness and relevance. This review process involves:</w:t>
      </w:r>
    </w:p>
    <w:p w14:paraId="5695F3F2" w14:textId="77777777" w:rsidR="00926D2E" w:rsidRPr="00C906EB" w:rsidRDefault="00D71F73">
      <w:pPr>
        <w:pStyle w:val="ListParagraph"/>
        <w:numPr>
          <w:ilvl w:val="1"/>
          <w:numId w:val="1"/>
        </w:numPr>
        <w:tabs>
          <w:tab w:val="left" w:pos="1558"/>
          <w:tab w:val="left" w:pos="1560"/>
        </w:tabs>
        <w:spacing w:before="239" w:line="276" w:lineRule="auto"/>
        <w:ind w:right="816"/>
        <w:rPr>
          <w:rFonts w:asciiTheme="minorHAnsi" w:hAnsiTheme="minorHAnsi" w:cstheme="minorHAnsi"/>
          <w:sz w:val="24"/>
          <w:szCs w:val="24"/>
        </w:rPr>
      </w:pPr>
      <w:r w:rsidRPr="00C906EB">
        <w:rPr>
          <w:rFonts w:asciiTheme="minorHAnsi" w:hAnsiTheme="minorHAnsi" w:cstheme="minorHAnsi"/>
          <w:b/>
          <w:sz w:val="24"/>
          <w:szCs w:val="24"/>
        </w:rPr>
        <w:t>Policy Evaluation</w:t>
      </w:r>
      <w:r w:rsidRPr="00C906EB">
        <w:rPr>
          <w:rFonts w:asciiTheme="minorHAnsi" w:hAnsiTheme="minorHAnsi" w:cstheme="minorHAnsi"/>
          <w:sz w:val="24"/>
          <w:szCs w:val="24"/>
        </w:rPr>
        <w:t>: The CCO assesses the policy’s performance, identifying strengths and areas for improvement based on feedback from stakeholders, audit results, and emerging regulatory requirements.</w:t>
      </w:r>
    </w:p>
    <w:p w14:paraId="51BC5C83" w14:textId="77777777" w:rsidR="00926D2E" w:rsidRPr="00C906EB" w:rsidRDefault="00D71F73">
      <w:pPr>
        <w:pStyle w:val="ListParagraph"/>
        <w:numPr>
          <w:ilvl w:val="1"/>
          <w:numId w:val="1"/>
        </w:numPr>
        <w:tabs>
          <w:tab w:val="left" w:pos="1558"/>
          <w:tab w:val="left" w:pos="1560"/>
        </w:tabs>
        <w:spacing w:before="240" w:line="276" w:lineRule="auto"/>
        <w:ind w:right="810"/>
        <w:rPr>
          <w:rFonts w:asciiTheme="minorHAnsi" w:hAnsiTheme="minorHAnsi" w:cstheme="minorHAnsi"/>
          <w:sz w:val="24"/>
          <w:szCs w:val="24"/>
        </w:rPr>
      </w:pPr>
      <w:r w:rsidRPr="00C906EB">
        <w:rPr>
          <w:rFonts w:asciiTheme="minorHAnsi" w:hAnsiTheme="minorHAnsi" w:cstheme="minorHAnsi"/>
          <w:b/>
          <w:sz w:val="24"/>
          <w:szCs w:val="24"/>
        </w:rPr>
        <w:lastRenderedPageBreak/>
        <w:t>Performance Analysis</w:t>
      </w:r>
      <w:r w:rsidRPr="00C906EB">
        <w:rPr>
          <w:rFonts w:asciiTheme="minorHAnsi" w:hAnsiTheme="minorHAnsi" w:cstheme="minorHAnsi"/>
          <w:sz w:val="24"/>
          <w:szCs w:val="24"/>
        </w:rPr>
        <w:t>: Review of key performance metrics and incidents related to ethical issues, analyzing trends and effectiveness of implemented measures.</w:t>
      </w:r>
    </w:p>
    <w:p w14:paraId="4235E003" w14:textId="77777777" w:rsidR="00926D2E" w:rsidRPr="00C906EB" w:rsidRDefault="00D71F73">
      <w:pPr>
        <w:pStyle w:val="ListParagraph"/>
        <w:numPr>
          <w:ilvl w:val="1"/>
          <w:numId w:val="1"/>
        </w:numPr>
        <w:tabs>
          <w:tab w:val="left" w:pos="1558"/>
          <w:tab w:val="left" w:pos="1560"/>
        </w:tabs>
        <w:spacing w:before="242" w:line="273" w:lineRule="auto"/>
        <w:ind w:right="819"/>
        <w:rPr>
          <w:rFonts w:asciiTheme="minorHAnsi" w:hAnsiTheme="minorHAnsi" w:cstheme="minorHAnsi"/>
          <w:sz w:val="24"/>
          <w:szCs w:val="24"/>
        </w:rPr>
      </w:pPr>
      <w:r w:rsidRPr="00C906EB">
        <w:rPr>
          <w:rFonts w:asciiTheme="minorHAnsi" w:hAnsiTheme="minorHAnsi" w:cstheme="minorHAnsi"/>
          <w:b/>
          <w:sz w:val="24"/>
          <w:szCs w:val="24"/>
        </w:rPr>
        <w:t>Stakeholder Feedback</w:t>
      </w:r>
      <w:r w:rsidRPr="00C906EB">
        <w:rPr>
          <w:rFonts w:asciiTheme="minorHAnsi" w:hAnsiTheme="minorHAnsi" w:cstheme="minorHAnsi"/>
          <w:sz w:val="24"/>
          <w:szCs w:val="24"/>
        </w:rPr>
        <w:t>: Collection and evaluation of feedback from employees, clients, and external partners to understand their perspectives and experiences.</w:t>
      </w:r>
    </w:p>
    <w:p w14:paraId="27DFA570" w14:textId="77777777" w:rsidR="00926D2E" w:rsidRPr="00C906EB" w:rsidRDefault="00D71F73">
      <w:pPr>
        <w:pStyle w:val="ListParagraph"/>
        <w:numPr>
          <w:ilvl w:val="1"/>
          <w:numId w:val="1"/>
        </w:numPr>
        <w:tabs>
          <w:tab w:val="left" w:pos="1558"/>
          <w:tab w:val="left" w:pos="1560"/>
        </w:tabs>
        <w:spacing w:before="244" w:line="276" w:lineRule="auto"/>
        <w:ind w:right="818"/>
        <w:rPr>
          <w:rFonts w:asciiTheme="minorHAnsi" w:hAnsiTheme="minorHAnsi" w:cstheme="minorHAnsi"/>
          <w:sz w:val="24"/>
          <w:szCs w:val="24"/>
        </w:rPr>
      </w:pPr>
      <w:r w:rsidRPr="00C906EB">
        <w:rPr>
          <w:rFonts w:asciiTheme="minorHAnsi" w:hAnsiTheme="minorHAnsi" w:cstheme="minorHAnsi"/>
          <w:b/>
          <w:sz w:val="24"/>
          <w:szCs w:val="24"/>
        </w:rPr>
        <w:t>Compliance Checks</w:t>
      </w:r>
      <w:r w:rsidRPr="00C906EB">
        <w:rPr>
          <w:rFonts w:asciiTheme="minorHAnsi" w:hAnsiTheme="minorHAnsi" w:cstheme="minorHAnsi"/>
          <w:sz w:val="24"/>
          <w:szCs w:val="24"/>
        </w:rPr>
        <w:t>: Verification of adherence to the policy through internal audits and external assessments.</w:t>
      </w:r>
    </w:p>
    <w:p w14:paraId="49DA8511" w14:textId="77777777" w:rsidR="00926D2E" w:rsidRPr="00C906EB" w:rsidRDefault="00D71F73">
      <w:pPr>
        <w:pStyle w:val="ListParagraph"/>
        <w:numPr>
          <w:ilvl w:val="1"/>
          <w:numId w:val="1"/>
        </w:numPr>
        <w:tabs>
          <w:tab w:val="left" w:pos="1558"/>
          <w:tab w:val="left" w:pos="1560"/>
        </w:tabs>
        <w:spacing w:before="240" w:line="276" w:lineRule="auto"/>
        <w:ind w:right="814"/>
        <w:rPr>
          <w:rFonts w:asciiTheme="minorHAnsi" w:hAnsiTheme="minorHAnsi" w:cstheme="minorHAnsi"/>
          <w:sz w:val="24"/>
          <w:szCs w:val="24"/>
        </w:rPr>
      </w:pPr>
      <w:r w:rsidRPr="00C906EB">
        <w:rPr>
          <w:rFonts w:asciiTheme="minorHAnsi" w:hAnsiTheme="minorHAnsi" w:cstheme="minorHAnsi"/>
          <w:b/>
          <w:sz w:val="24"/>
          <w:szCs w:val="24"/>
        </w:rPr>
        <w:t>Updates</w:t>
      </w:r>
      <w:r w:rsidRPr="00C906EB">
        <w:rPr>
          <w:rFonts w:asciiTheme="minorHAnsi" w:hAnsiTheme="minorHAnsi" w:cstheme="minorHAnsi"/>
          <w:b/>
          <w:spacing w:val="-1"/>
          <w:sz w:val="24"/>
          <w:szCs w:val="24"/>
        </w:rPr>
        <w:t xml:space="preserve"> </w:t>
      </w:r>
      <w:r w:rsidRPr="00C906EB">
        <w:rPr>
          <w:rFonts w:asciiTheme="minorHAnsi" w:hAnsiTheme="minorHAnsi" w:cstheme="minorHAnsi"/>
          <w:b/>
          <w:sz w:val="24"/>
          <w:szCs w:val="24"/>
        </w:rPr>
        <w:t>and</w:t>
      </w:r>
      <w:r w:rsidRPr="00C906EB">
        <w:rPr>
          <w:rFonts w:asciiTheme="minorHAnsi" w:hAnsiTheme="minorHAnsi" w:cstheme="minorHAnsi"/>
          <w:b/>
          <w:spacing w:val="-2"/>
          <w:sz w:val="24"/>
          <w:szCs w:val="24"/>
        </w:rPr>
        <w:t xml:space="preserve"> </w:t>
      </w:r>
      <w:r w:rsidRPr="00C906EB">
        <w:rPr>
          <w:rFonts w:asciiTheme="minorHAnsi" w:hAnsiTheme="minorHAnsi" w:cstheme="minorHAnsi"/>
          <w:b/>
          <w:sz w:val="24"/>
          <w:szCs w:val="24"/>
        </w:rPr>
        <w:t>Enhancements</w:t>
      </w:r>
      <w:r w:rsidRPr="00C906EB">
        <w:rPr>
          <w:rFonts w:asciiTheme="minorHAnsi" w:hAnsiTheme="minorHAnsi" w:cstheme="minorHAnsi"/>
          <w:sz w:val="24"/>
          <w:szCs w:val="24"/>
        </w:rPr>
        <w:t>:</w:t>
      </w:r>
      <w:r w:rsidRPr="00C906EB">
        <w:rPr>
          <w:rFonts w:asciiTheme="minorHAnsi" w:hAnsiTheme="minorHAnsi" w:cstheme="minorHAnsi"/>
          <w:spacing w:val="-3"/>
          <w:sz w:val="24"/>
          <w:szCs w:val="24"/>
        </w:rPr>
        <w:t xml:space="preserve"> </w:t>
      </w:r>
      <w:r w:rsidRPr="00C906EB">
        <w:rPr>
          <w:rFonts w:asciiTheme="minorHAnsi" w:hAnsiTheme="minorHAnsi" w:cstheme="minorHAnsi"/>
          <w:sz w:val="24"/>
          <w:szCs w:val="24"/>
        </w:rPr>
        <w:t>Based</w:t>
      </w:r>
      <w:r w:rsidRPr="00C906EB">
        <w:rPr>
          <w:rFonts w:asciiTheme="minorHAnsi" w:hAnsiTheme="minorHAnsi" w:cstheme="minorHAnsi"/>
          <w:spacing w:val="-4"/>
          <w:sz w:val="24"/>
          <w:szCs w:val="24"/>
        </w:rPr>
        <w:t xml:space="preserve"> </w:t>
      </w:r>
      <w:r w:rsidRPr="00C906EB">
        <w:rPr>
          <w:rFonts w:asciiTheme="minorHAnsi" w:hAnsiTheme="minorHAnsi" w:cstheme="minorHAnsi"/>
          <w:sz w:val="24"/>
          <w:szCs w:val="24"/>
        </w:rPr>
        <w:t>on</w:t>
      </w:r>
      <w:r w:rsidRPr="00C906EB">
        <w:rPr>
          <w:rFonts w:asciiTheme="minorHAnsi" w:hAnsiTheme="minorHAnsi" w:cstheme="minorHAnsi"/>
          <w:spacing w:val="-5"/>
          <w:sz w:val="24"/>
          <w:szCs w:val="24"/>
        </w:rPr>
        <w:t xml:space="preserve"> </w:t>
      </w:r>
      <w:r w:rsidRPr="00C906EB">
        <w:rPr>
          <w:rFonts w:asciiTheme="minorHAnsi" w:hAnsiTheme="minorHAnsi" w:cstheme="minorHAnsi"/>
          <w:sz w:val="24"/>
          <w:szCs w:val="24"/>
        </w:rPr>
        <w:t>the</w:t>
      </w:r>
      <w:r w:rsidRPr="00C906EB">
        <w:rPr>
          <w:rFonts w:asciiTheme="minorHAnsi" w:hAnsiTheme="minorHAnsi" w:cstheme="minorHAnsi"/>
          <w:spacing w:val="-4"/>
          <w:sz w:val="24"/>
          <w:szCs w:val="24"/>
        </w:rPr>
        <w:t xml:space="preserve"> </w:t>
      </w:r>
      <w:r w:rsidRPr="00C906EB">
        <w:rPr>
          <w:rFonts w:asciiTheme="minorHAnsi" w:hAnsiTheme="minorHAnsi" w:cstheme="minorHAnsi"/>
          <w:sz w:val="24"/>
          <w:szCs w:val="24"/>
        </w:rPr>
        <w:t>review</w:t>
      </w:r>
      <w:r w:rsidRPr="00C906EB">
        <w:rPr>
          <w:rFonts w:asciiTheme="minorHAnsi" w:hAnsiTheme="minorHAnsi" w:cstheme="minorHAnsi"/>
          <w:spacing w:val="-3"/>
          <w:sz w:val="24"/>
          <w:szCs w:val="24"/>
        </w:rPr>
        <w:t xml:space="preserve"> </w:t>
      </w:r>
      <w:r w:rsidRPr="00C906EB">
        <w:rPr>
          <w:rFonts w:asciiTheme="minorHAnsi" w:hAnsiTheme="minorHAnsi" w:cstheme="minorHAnsi"/>
          <w:sz w:val="24"/>
          <w:szCs w:val="24"/>
        </w:rPr>
        <w:t>findings,</w:t>
      </w:r>
      <w:r w:rsidRPr="00C906EB">
        <w:rPr>
          <w:rFonts w:asciiTheme="minorHAnsi" w:hAnsiTheme="minorHAnsi" w:cstheme="minorHAnsi"/>
          <w:spacing w:val="-2"/>
          <w:sz w:val="24"/>
          <w:szCs w:val="24"/>
        </w:rPr>
        <w:t xml:space="preserve"> </w:t>
      </w:r>
      <w:r w:rsidRPr="00C906EB">
        <w:rPr>
          <w:rFonts w:asciiTheme="minorHAnsi" w:hAnsiTheme="minorHAnsi" w:cstheme="minorHAnsi"/>
          <w:sz w:val="24"/>
          <w:szCs w:val="24"/>
        </w:rPr>
        <w:t>the</w:t>
      </w:r>
      <w:r w:rsidRPr="00C906EB">
        <w:rPr>
          <w:rFonts w:asciiTheme="minorHAnsi" w:hAnsiTheme="minorHAnsi" w:cstheme="minorHAnsi"/>
          <w:spacing w:val="-1"/>
          <w:sz w:val="24"/>
          <w:szCs w:val="24"/>
        </w:rPr>
        <w:t xml:space="preserve"> </w:t>
      </w:r>
      <w:r w:rsidRPr="00C906EB">
        <w:rPr>
          <w:rFonts w:asciiTheme="minorHAnsi" w:hAnsiTheme="minorHAnsi" w:cstheme="minorHAnsi"/>
          <w:sz w:val="24"/>
          <w:szCs w:val="24"/>
        </w:rPr>
        <w:t>CCO</w:t>
      </w:r>
      <w:r w:rsidRPr="00C906EB">
        <w:rPr>
          <w:rFonts w:asciiTheme="minorHAnsi" w:hAnsiTheme="minorHAnsi" w:cstheme="minorHAnsi"/>
          <w:spacing w:val="-4"/>
          <w:sz w:val="24"/>
          <w:szCs w:val="24"/>
        </w:rPr>
        <w:t xml:space="preserve"> </w:t>
      </w:r>
      <w:r w:rsidRPr="00C906EB">
        <w:rPr>
          <w:rFonts w:asciiTheme="minorHAnsi" w:hAnsiTheme="minorHAnsi" w:cstheme="minorHAnsi"/>
          <w:sz w:val="24"/>
          <w:szCs w:val="24"/>
        </w:rPr>
        <w:t>recommends</w:t>
      </w:r>
      <w:r w:rsidRPr="00C906EB">
        <w:rPr>
          <w:rFonts w:asciiTheme="minorHAnsi" w:hAnsiTheme="minorHAnsi" w:cstheme="minorHAnsi"/>
          <w:spacing w:val="-2"/>
          <w:sz w:val="24"/>
          <w:szCs w:val="24"/>
        </w:rPr>
        <w:t xml:space="preserve"> </w:t>
      </w:r>
      <w:r w:rsidRPr="00C906EB">
        <w:rPr>
          <w:rFonts w:asciiTheme="minorHAnsi" w:hAnsiTheme="minorHAnsi" w:cstheme="minorHAnsi"/>
          <w:sz w:val="24"/>
          <w:szCs w:val="24"/>
        </w:rPr>
        <w:t>updates</w:t>
      </w:r>
      <w:r w:rsidRPr="00C906EB">
        <w:rPr>
          <w:rFonts w:asciiTheme="minorHAnsi" w:hAnsiTheme="minorHAnsi" w:cstheme="minorHAnsi"/>
          <w:spacing w:val="-3"/>
          <w:sz w:val="24"/>
          <w:szCs w:val="24"/>
        </w:rPr>
        <w:t xml:space="preserve"> </w:t>
      </w:r>
      <w:r w:rsidRPr="00C906EB">
        <w:rPr>
          <w:rFonts w:asciiTheme="minorHAnsi" w:hAnsiTheme="minorHAnsi" w:cstheme="minorHAnsi"/>
          <w:sz w:val="24"/>
          <w:szCs w:val="24"/>
        </w:rPr>
        <w:t xml:space="preserve">or enhancements to the policy, ensuring it addresses current challenges and aligns with best </w:t>
      </w:r>
      <w:r w:rsidRPr="00C906EB">
        <w:rPr>
          <w:rFonts w:asciiTheme="minorHAnsi" w:hAnsiTheme="minorHAnsi" w:cstheme="minorHAnsi"/>
          <w:spacing w:val="-2"/>
          <w:sz w:val="24"/>
          <w:szCs w:val="24"/>
        </w:rPr>
        <w:t>practices.</w:t>
      </w:r>
    </w:p>
    <w:p w14:paraId="5F2FACAC" w14:textId="77777777" w:rsidR="00926D2E" w:rsidRPr="00C906EB" w:rsidRDefault="00D71F73">
      <w:pPr>
        <w:pStyle w:val="ListParagraph"/>
        <w:numPr>
          <w:ilvl w:val="1"/>
          <w:numId w:val="1"/>
        </w:numPr>
        <w:tabs>
          <w:tab w:val="left" w:pos="1558"/>
          <w:tab w:val="left" w:pos="1560"/>
        </w:tabs>
        <w:spacing w:before="242" w:line="276" w:lineRule="auto"/>
        <w:ind w:right="817"/>
        <w:rPr>
          <w:ins w:id="207" w:author="Kush Khalasi" w:date="2025-08-22T18:07:00Z" w16du:dateUtc="2025-08-22T12:37:00Z"/>
          <w:rFonts w:asciiTheme="minorHAnsi" w:hAnsiTheme="minorHAnsi" w:cstheme="minorHAnsi"/>
          <w:sz w:val="24"/>
          <w:szCs w:val="24"/>
        </w:rPr>
      </w:pPr>
      <w:r w:rsidRPr="00C906EB">
        <w:rPr>
          <w:rFonts w:asciiTheme="minorHAnsi" w:hAnsiTheme="minorHAnsi" w:cstheme="minorHAnsi"/>
          <w:b/>
          <w:sz w:val="24"/>
          <w:szCs w:val="24"/>
        </w:rPr>
        <w:t>Reporting</w:t>
      </w:r>
      <w:r w:rsidRPr="00C906EB">
        <w:rPr>
          <w:rFonts w:asciiTheme="minorHAnsi" w:hAnsiTheme="minorHAnsi" w:cstheme="minorHAnsi"/>
          <w:sz w:val="24"/>
          <w:szCs w:val="24"/>
        </w:rPr>
        <w:t>: Preparation of a comprehensive report detailing the findings, actions taken, and recommendations for policy improvements, which is presented to the Executive Management Team for approval and implementation.</w:t>
      </w:r>
    </w:p>
    <w:p w14:paraId="430037F9" w14:textId="751BD895" w:rsidR="00926D2E" w:rsidRPr="007F5549" w:rsidDel="00CD0059" w:rsidRDefault="00926D2E">
      <w:pPr>
        <w:pStyle w:val="BodyText"/>
        <w:spacing w:before="8"/>
        <w:rPr>
          <w:del w:id="208" w:author="Kush Khalasi" w:date="2025-08-22T17:59:00Z" w16du:dateUtc="2025-08-22T12:29:00Z"/>
          <w:rFonts w:asciiTheme="minorHAnsi" w:hAnsiTheme="minorHAnsi" w:cstheme="minorHAnsi"/>
          <w:sz w:val="19"/>
        </w:rPr>
      </w:pPr>
      <w:bookmarkStart w:id="209" w:name="_Toc206779645"/>
      <w:bookmarkStart w:id="210" w:name="_Toc206779663"/>
      <w:bookmarkStart w:id="211" w:name="_Toc206779681"/>
      <w:bookmarkStart w:id="212" w:name="_Toc206781727"/>
      <w:bookmarkEnd w:id="209"/>
      <w:bookmarkEnd w:id="210"/>
      <w:bookmarkEnd w:id="211"/>
      <w:bookmarkEnd w:id="212"/>
    </w:p>
    <w:p w14:paraId="150A0C95" w14:textId="77777777" w:rsidR="00926D2E" w:rsidRPr="007F5549" w:rsidRDefault="00D71F73">
      <w:pPr>
        <w:pStyle w:val="Heading1"/>
        <w:numPr>
          <w:ilvl w:val="0"/>
          <w:numId w:val="1"/>
        </w:numPr>
        <w:tabs>
          <w:tab w:val="left" w:pos="1199"/>
        </w:tabs>
        <w:spacing w:before="240"/>
        <w:ind w:left="1199" w:hanging="359"/>
        <w:rPr>
          <w:rFonts w:asciiTheme="minorHAnsi" w:hAnsiTheme="minorHAnsi" w:cstheme="minorHAnsi"/>
        </w:rPr>
      </w:pPr>
      <w:bookmarkStart w:id="213" w:name="_Toc206781728"/>
      <w:r w:rsidRPr="007F5549">
        <w:rPr>
          <w:rFonts w:asciiTheme="minorHAnsi" w:hAnsiTheme="minorHAnsi" w:cstheme="minorHAnsi"/>
          <w:color w:val="2E5395"/>
        </w:rPr>
        <w:t>Review</w:t>
      </w:r>
      <w:r w:rsidRPr="007F5549">
        <w:rPr>
          <w:rFonts w:asciiTheme="minorHAnsi" w:hAnsiTheme="minorHAnsi" w:cstheme="minorHAnsi"/>
          <w:color w:val="2E5395"/>
          <w:spacing w:val="-12"/>
        </w:rPr>
        <w:t xml:space="preserve"> </w:t>
      </w:r>
      <w:r w:rsidRPr="007F5549">
        <w:rPr>
          <w:rFonts w:asciiTheme="minorHAnsi" w:hAnsiTheme="minorHAnsi" w:cstheme="minorHAnsi"/>
          <w:color w:val="2E5395"/>
          <w:spacing w:val="-2"/>
        </w:rPr>
        <w:t>Cycle</w:t>
      </w:r>
      <w:bookmarkEnd w:id="213"/>
    </w:p>
    <w:p w14:paraId="3D915DD6" w14:textId="4A1CD1DA" w:rsidR="00926D2E" w:rsidRPr="007F5549" w:rsidRDefault="00926D2E">
      <w:pPr>
        <w:pStyle w:val="BodyText"/>
        <w:spacing w:before="54"/>
        <w:rPr>
          <w:rFonts w:asciiTheme="minorHAnsi" w:hAnsiTheme="minorHAnsi" w:cstheme="minorHAnsi"/>
          <w:sz w:val="20"/>
        </w:rPr>
      </w:pPr>
    </w:p>
    <w:tbl>
      <w:tblPr>
        <w:tblpPr w:leftFromText="180" w:rightFromText="180" w:vertAnchor="text" w:tblpX="1535"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879"/>
        <w:gridCol w:w="3162"/>
        <w:gridCol w:w="3735"/>
      </w:tblGrid>
      <w:tr w:rsidR="00926D2E" w:rsidRPr="007F5549" w14:paraId="2D9935D4" w14:textId="77777777" w:rsidTr="00B97678">
        <w:trPr>
          <w:trHeight w:val="522"/>
        </w:trPr>
        <w:tc>
          <w:tcPr>
            <w:tcW w:w="1879" w:type="dxa"/>
          </w:tcPr>
          <w:p w14:paraId="0CC9ACF1" w14:textId="77777777" w:rsidR="00926D2E" w:rsidRPr="007F5549" w:rsidRDefault="00D71F73" w:rsidP="00B97678">
            <w:pPr>
              <w:pStyle w:val="TableParagraph"/>
              <w:spacing w:before="107"/>
              <w:ind w:left="107"/>
              <w:rPr>
                <w:rFonts w:asciiTheme="minorHAnsi" w:hAnsiTheme="minorHAnsi" w:cstheme="minorHAnsi"/>
              </w:rPr>
            </w:pPr>
            <w:r w:rsidRPr="007F5549">
              <w:rPr>
                <w:rFonts w:asciiTheme="minorHAnsi" w:hAnsiTheme="minorHAnsi" w:cstheme="minorHAnsi"/>
                <w:spacing w:val="-2"/>
              </w:rPr>
              <w:t>Effective</w:t>
            </w:r>
            <w:r w:rsidRPr="007F5549">
              <w:rPr>
                <w:rFonts w:asciiTheme="minorHAnsi" w:hAnsiTheme="minorHAnsi" w:cstheme="minorHAnsi"/>
                <w:spacing w:val="-4"/>
              </w:rPr>
              <w:t xml:space="preserve"> date</w:t>
            </w:r>
          </w:p>
        </w:tc>
        <w:tc>
          <w:tcPr>
            <w:tcW w:w="3162" w:type="dxa"/>
          </w:tcPr>
          <w:p w14:paraId="2FFC56FE" w14:textId="77777777" w:rsidR="00926D2E" w:rsidRPr="007F5549" w:rsidRDefault="00D71F73" w:rsidP="00B97678">
            <w:pPr>
              <w:pStyle w:val="TableParagraph"/>
              <w:spacing w:before="107"/>
              <w:ind w:left="108"/>
              <w:rPr>
                <w:rFonts w:asciiTheme="minorHAnsi" w:hAnsiTheme="minorHAnsi" w:cstheme="minorHAnsi"/>
              </w:rPr>
            </w:pPr>
            <w:r w:rsidRPr="007F5549">
              <w:rPr>
                <w:rFonts w:asciiTheme="minorHAnsi" w:hAnsiTheme="minorHAnsi" w:cstheme="minorHAnsi"/>
              </w:rPr>
              <w:t>01</w:t>
            </w:r>
            <w:r w:rsidRPr="007F5549">
              <w:rPr>
                <w:rFonts w:asciiTheme="minorHAnsi" w:hAnsiTheme="minorHAnsi" w:cstheme="minorHAnsi"/>
                <w:spacing w:val="-4"/>
              </w:rPr>
              <w:t xml:space="preserve"> </w:t>
            </w:r>
            <w:r w:rsidRPr="007F5549">
              <w:rPr>
                <w:rFonts w:asciiTheme="minorHAnsi" w:hAnsiTheme="minorHAnsi" w:cstheme="minorHAnsi"/>
              </w:rPr>
              <w:t>/</w:t>
            </w:r>
            <w:r w:rsidRPr="007F5549">
              <w:rPr>
                <w:rFonts w:asciiTheme="minorHAnsi" w:hAnsiTheme="minorHAnsi" w:cstheme="minorHAnsi"/>
                <w:spacing w:val="-1"/>
              </w:rPr>
              <w:t xml:space="preserve"> </w:t>
            </w:r>
            <w:r w:rsidRPr="007F5549">
              <w:rPr>
                <w:rFonts w:asciiTheme="minorHAnsi" w:hAnsiTheme="minorHAnsi" w:cstheme="minorHAnsi"/>
              </w:rPr>
              <w:t>02</w:t>
            </w:r>
            <w:r w:rsidRPr="007F5549">
              <w:rPr>
                <w:rFonts w:asciiTheme="minorHAnsi" w:hAnsiTheme="minorHAnsi" w:cstheme="minorHAnsi"/>
                <w:spacing w:val="-2"/>
              </w:rPr>
              <w:t xml:space="preserve"> </w:t>
            </w:r>
            <w:r w:rsidRPr="007F5549">
              <w:rPr>
                <w:rFonts w:asciiTheme="minorHAnsi" w:hAnsiTheme="minorHAnsi" w:cstheme="minorHAnsi"/>
              </w:rPr>
              <w:t>/</w:t>
            </w:r>
            <w:r w:rsidRPr="007F5549">
              <w:rPr>
                <w:rFonts w:asciiTheme="minorHAnsi" w:hAnsiTheme="minorHAnsi" w:cstheme="minorHAnsi"/>
                <w:spacing w:val="-1"/>
              </w:rPr>
              <w:t xml:space="preserve"> </w:t>
            </w:r>
            <w:r w:rsidRPr="007F5549">
              <w:rPr>
                <w:rFonts w:asciiTheme="minorHAnsi" w:hAnsiTheme="minorHAnsi" w:cstheme="minorHAnsi"/>
                <w:spacing w:val="-4"/>
              </w:rPr>
              <w:t>2023</w:t>
            </w:r>
          </w:p>
        </w:tc>
        <w:tc>
          <w:tcPr>
            <w:tcW w:w="3735" w:type="dxa"/>
          </w:tcPr>
          <w:p w14:paraId="7EA22603" w14:textId="36A5950A" w:rsidR="00926D2E" w:rsidRPr="007F5549" w:rsidRDefault="007F5D62" w:rsidP="00B97678">
            <w:pPr>
              <w:pStyle w:val="TableParagraph"/>
              <w:spacing w:before="107"/>
              <w:ind w:left="107"/>
              <w:rPr>
                <w:rFonts w:asciiTheme="minorHAnsi" w:hAnsiTheme="minorHAnsi" w:cstheme="minorHAnsi"/>
              </w:rPr>
            </w:pPr>
            <w:r w:rsidRPr="007F5549">
              <w:rPr>
                <w:rFonts w:asciiTheme="minorHAnsi" w:hAnsiTheme="minorHAnsi" w:cstheme="minorHAnsi"/>
                <w:spacing w:val="-4"/>
              </w:rPr>
              <w:t>Rev. No. 00</w:t>
            </w:r>
          </w:p>
        </w:tc>
      </w:tr>
      <w:tr w:rsidR="00926D2E" w:rsidRPr="007F5549" w14:paraId="6B0FB2E0" w14:textId="77777777" w:rsidTr="00B97678">
        <w:trPr>
          <w:trHeight w:val="529"/>
        </w:trPr>
        <w:tc>
          <w:tcPr>
            <w:tcW w:w="1879" w:type="dxa"/>
          </w:tcPr>
          <w:p w14:paraId="69B2DFDA" w14:textId="14E05004" w:rsidR="00926D2E" w:rsidRPr="007F5549" w:rsidRDefault="006D3E7E" w:rsidP="00B97678">
            <w:pPr>
              <w:pStyle w:val="TableParagraph"/>
              <w:spacing w:before="109"/>
              <w:ind w:left="107"/>
              <w:rPr>
                <w:rFonts w:asciiTheme="minorHAnsi" w:hAnsiTheme="minorHAnsi" w:cstheme="minorHAnsi"/>
              </w:rPr>
            </w:pPr>
            <w:r w:rsidRPr="007F5549">
              <w:rPr>
                <w:rFonts w:asciiTheme="minorHAnsi" w:hAnsiTheme="minorHAnsi" w:cstheme="minorHAnsi"/>
              </w:rPr>
              <w:t>R</w:t>
            </w:r>
            <w:r w:rsidR="00D71F73" w:rsidRPr="007F5549">
              <w:rPr>
                <w:rFonts w:asciiTheme="minorHAnsi" w:hAnsiTheme="minorHAnsi" w:cstheme="minorHAnsi"/>
              </w:rPr>
              <w:t>eview</w:t>
            </w:r>
            <w:r w:rsidR="00D71F73" w:rsidRPr="007F5549">
              <w:rPr>
                <w:rFonts w:asciiTheme="minorHAnsi" w:hAnsiTheme="minorHAnsi" w:cstheme="minorHAnsi"/>
                <w:spacing w:val="-8"/>
              </w:rPr>
              <w:t xml:space="preserve"> </w:t>
            </w:r>
            <w:r w:rsidR="00D71F73" w:rsidRPr="007F5549">
              <w:rPr>
                <w:rFonts w:asciiTheme="minorHAnsi" w:hAnsiTheme="minorHAnsi" w:cstheme="minorHAnsi"/>
                <w:spacing w:val="-4"/>
              </w:rPr>
              <w:t>date</w:t>
            </w:r>
          </w:p>
        </w:tc>
        <w:tc>
          <w:tcPr>
            <w:tcW w:w="3162" w:type="dxa"/>
          </w:tcPr>
          <w:p w14:paraId="0E42A63C" w14:textId="77777777" w:rsidR="00926D2E" w:rsidRPr="007F5549" w:rsidRDefault="00D71F73" w:rsidP="00B97678">
            <w:pPr>
              <w:pStyle w:val="TableParagraph"/>
              <w:spacing w:before="109"/>
              <w:ind w:left="108"/>
              <w:rPr>
                <w:rFonts w:asciiTheme="minorHAnsi" w:hAnsiTheme="minorHAnsi" w:cstheme="minorHAnsi"/>
              </w:rPr>
            </w:pPr>
            <w:r w:rsidRPr="007F5549">
              <w:rPr>
                <w:rFonts w:asciiTheme="minorHAnsi" w:hAnsiTheme="minorHAnsi" w:cstheme="minorHAnsi"/>
              </w:rPr>
              <w:t>01</w:t>
            </w:r>
            <w:r w:rsidRPr="007F5549">
              <w:rPr>
                <w:rFonts w:asciiTheme="minorHAnsi" w:hAnsiTheme="minorHAnsi" w:cstheme="minorHAnsi"/>
                <w:spacing w:val="-4"/>
              </w:rPr>
              <w:t xml:space="preserve"> </w:t>
            </w:r>
            <w:r w:rsidRPr="007F5549">
              <w:rPr>
                <w:rFonts w:asciiTheme="minorHAnsi" w:hAnsiTheme="minorHAnsi" w:cstheme="minorHAnsi"/>
              </w:rPr>
              <w:t>/</w:t>
            </w:r>
            <w:r w:rsidRPr="007F5549">
              <w:rPr>
                <w:rFonts w:asciiTheme="minorHAnsi" w:hAnsiTheme="minorHAnsi" w:cstheme="minorHAnsi"/>
                <w:spacing w:val="-1"/>
              </w:rPr>
              <w:t xml:space="preserve"> </w:t>
            </w:r>
            <w:r w:rsidRPr="007F5549">
              <w:rPr>
                <w:rFonts w:asciiTheme="minorHAnsi" w:hAnsiTheme="minorHAnsi" w:cstheme="minorHAnsi"/>
              </w:rPr>
              <w:t>02</w:t>
            </w:r>
            <w:r w:rsidRPr="007F5549">
              <w:rPr>
                <w:rFonts w:asciiTheme="minorHAnsi" w:hAnsiTheme="minorHAnsi" w:cstheme="minorHAnsi"/>
                <w:spacing w:val="-2"/>
              </w:rPr>
              <w:t xml:space="preserve"> </w:t>
            </w:r>
            <w:r w:rsidRPr="007F5549">
              <w:rPr>
                <w:rFonts w:asciiTheme="minorHAnsi" w:hAnsiTheme="minorHAnsi" w:cstheme="minorHAnsi"/>
              </w:rPr>
              <w:t>/</w:t>
            </w:r>
            <w:r w:rsidRPr="007F5549">
              <w:rPr>
                <w:rFonts w:asciiTheme="minorHAnsi" w:hAnsiTheme="minorHAnsi" w:cstheme="minorHAnsi"/>
                <w:spacing w:val="-1"/>
              </w:rPr>
              <w:t xml:space="preserve"> </w:t>
            </w:r>
            <w:r w:rsidRPr="007F5549">
              <w:rPr>
                <w:rFonts w:asciiTheme="minorHAnsi" w:hAnsiTheme="minorHAnsi" w:cstheme="minorHAnsi"/>
                <w:spacing w:val="-4"/>
              </w:rPr>
              <w:t>2024</w:t>
            </w:r>
          </w:p>
        </w:tc>
        <w:tc>
          <w:tcPr>
            <w:tcW w:w="3735" w:type="dxa"/>
          </w:tcPr>
          <w:p w14:paraId="2DEFFED3" w14:textId="5CFB9299" w:rsidR="00926D2E" w:rsidRPr="007F5549" w:rsidRDefault="007F5D62" w:rsidP="00B97678">
            <w:pPr>
              <w:pStyle w:val="TableParagraph"/>
              <w:spacing w:before="109"/>
              <w:ind w:left="107"/>
              <w:rPr>
                <w:rFonts w:asciiTheme="minorHAnsi" w:hAnsiTheme="minorHAnsi" w:cstheme="minorHAnsi"/>
              </w:rPr>
            </w:pPr>
            <w:r w:rsidRPr="007F5549">
              <w:rPr>
                <w:rFonts w:asciiTheme="minorHAnsi" w:hAnsiTheme="minorHAnsi" w:cstheme="minorHAnsi"/>
                <w:spacing w:val="-4"/>
              </w:rPr>
              <w:t>Rev. No. 1.0</w:t>
            </w:r>
          </w:p>
        </w:tc>
      </w:tr>
      <w:tr w:rsidR="00926D2E" w:rsidRPr="007F5549" w14:paraId="72E3ACF8" w14:textId="77777777" w:rsidTr="00B97678">
        <w:trPr>
          <w:trHeight w:val="441"/>
        </w:trPr>
        <w:tc>
          <w:tcPr>
            <w:tcW w:w="1879" w:type="dxa"/>
          </w:tcPr>
          <w:p w14:paraId="7ECE076E" w14:textId="05B415F6" w:rsidR="00926D2E" w:rsidRPr="007F5549" w:rsidRDefault="006D3E7E" w:rsidP="00B97678">
            <w:pPr>
              <w:pStyle w:val="TableParagraph"/>
              <w:spacing w:before="64"/>
              <w:ind w:left="107"/>
              <w:rPr>
                <w:rFonts w:asciiTheme="minorHAnsi" w:hAnsiTheme="minorHAnsi" w:cstheme="minorHAnsi"/>
              </w:rPr>
            </w:pPr>
            <w:r w:rsidRPr="007F5549">
              <w:rPr>
                <w:rFonts w:asciiTheme="minorHAnsi" w:hAnsiTheme="minorHAnsi" w:cstheme="minorHAnsi"/>
              </w:rPr>
              <w:t xml:space="preserve">Last </w:t>
            </w:r>
            <w:r w:rsidR="00D71F73" w:rsidRPr="007F5549">
              <w:rPr>
                <w:rFonts w:asciiTheme="minorHAnsi" w:hAnsiTheme="minorHAnsi" w:cstheme="minorHAnsi"/>
              </w:rPr>
              <w:t>Review</w:t>
            </w:r>
            <w:r w:rsidR="00D71F73" w:rsidRPr="007F5549">
              <w:rPr>
                <w:rFonts w:asciiTheme="minorHAnsi" w:hAnsiTheme="minorHAnsi" w:cstheme="minorHAnsi"/>
                <w:spacing w:val="-6"/>
              </w:rPr>
              <w:t xml:space="preserve"> </w:t>
            </w:r>
            <w:r w:rsidR="00D71F73" w:rsidRPr="007F5549">
              <w:rPr>
                <w:rFonts w:asciiTheme="minorHAnsi" w:hAnsiTheme="minorHAnsi" w:cstheme="minorHAnsi"/>
                <w:spacing w:val="-4"/>
              </w:rPr>
              <w:t>date</w:t>
            </w:r>
          </w:p>
        </w:tc>
        <w:tc>
          <w:tcPr>
            <w:tcW w:w="3162" w:type="dxa"/>
          </w:tcPr>
          <w:p w14:paraId="4100085D" w14:textId="209578B4" w:rsidR="00926D2E" w:rsidRPr="007F5549" w:rsidRDefault="00D71F73" w:rsidP="00B97678">
            <w:pPr>
              <w:pStyle w:val="TableParagraph"/>
              <w:spacing w:before="64"/>
              <w:ind w:left="108"/>
              <w:rPr>
                <w:rFonts w:asciiTheme="minorHAnsi" w:hAnsiTheme="minorHAnsi" w:cstheme="minorHAnsi"/>
              </w:rPr>
            </w:pPr>
            <w:r w:rsidRPr="007F5549">
              <w:rPr>
                <w:rFonts w:asciiTheme="minorHAnsi" w:hAnsiTheme="minorHAnsi" w:cstheme="minorHAnsi"/>
              </w:rPr>
              <w:t>01</w:t>
            </w:r>
            <w:r w:rsidRPr="007F5549">
              <w:rPr>
                <w:rFonts w:asciiTheme="minorHAnsi" w:hAnsiTheme="minorHAnsi" w:cstheme="minorHAnsi"/>
                <w:spacing w:val="-4"/>
              </w:rPr>
              <w:t xml:space="preserve"> </w:t>
            </w:r>
            <w:r w:rsidRPr="007F5549">
              <w:rPr>
                <w:rFonts w:asciiTheme="minorHAnsi" w:hAnsiTheme="minorHAnsi" w:cstheme="minorHAnsi"/>
              </w:rPr>
              <w:t>/</w:t>
            </w:r>
            <w:r w:rsidRPr="007F5549">
              <w:rPr>
                <w:rFonts w:asciiTheme="minorHAnsi" w:hAnsiTheme="minorHAnsi" w:cstheme="minorHAnsi"/>
                <w:spacing w:val="-1"/>
              </w:rPr>
              <w:t xml:space="preserve"> </w:t>
            </w:r>
            <w:r w:rsidRPr="007F5549">
              <w:rPr>
                <w:rFonts w:asciiTheme="minorHAnsi" w:hAnsiTheme="minorHAnsi" w:cstheme="minorHAnsi"/>
              </w:rPr>
              <w:t>0</w:t>
            </w:r>
            <w:r w:rsidR="00A402B7">
              <w:rPr>
                <w:rFonts w:asciiTheme="minorHAnsi" w:hAnsiTheme="minorHAnsi" w:cstheme="minorHAnsi"/>
              </w:rPr>
              <w:t>1</w:t>
            </w:r>
            <w:r w:rsidRPr="007F5549">
              <w:rPr>
                <w:rFonts w:asciiTheme="minorHAnsi" w:hAnsiTheme="minorHAnsi" w:cstheme="minorHAnsi"/>
                <w:spacing w:val="-2"/>
              </w:rPr>
              <w:t xml:space="preserve"> </w:t>
            </w:r>
            <w:r w:rsidRPr="007F5549">
              <w:rPr>
                <w:rFonts w:asciiTheme="minorHAnsi" w:hAnsiTheme="minorHAnsi" w:cstheme="minorHAnsi"/>
              </w:rPr>
              <w:t>/</w:t>
            </w:r>
            <w:r w:rsidRPr="007F5549">
              <w:rPr>
                <w:rFonts w:asciiTheme="minorHAnsi" w:hAnsiTheme="minorHAnsi" w:cstheme="minorHAnsi"/>
                <w:spacing w:val="-1"/>
              </w:rPr>
              <w:t xml:space="preserve"> </w:t>
            </w:r>
            <w:r w:rsidRPr="007F5549">
              <w:rPr>
                <w:rFonts w:asciiTheme="minorHAnsi" w:hAnsiTheme="minorHAnsi" w:cstheme="minorHAnsi"/>
                <w:spacing w:val="-4"/>
              </w:rPr>
              <w:t>2025</w:t>
            </w:r>
          </w:p>
        </w:tc>
        <w:tc>
          <w:tcPr>
            <w:tcW w:w="3735" w:type="dxa"/>
          </w:tcPr>
          <w:p w14:paraId="394DA5F0" w14:textId="71E47777" w:rsidR="00926D2E" w:rsidRPr="007F5549" w:rsidRDefault="0029313C" w:rsidP="00B97678">
            <w:pPr>
              <w:pStyle w:val="TableParagraph"/>
              <w:spacing w:before="0"/>
              <w:rPr>
                <w:rFonts w:asciiTheme="minorHAnsi" w:hAnsiTheme="minorHAnsi" w:cstheme="minorHAnsi"/>
              </w:rPr>
            </w:pPr>
            <w:r>
              <w:rPr>
                <w:rFonts w:asciiTheme="minorHAnsi" w:hAnsiTheme="minorHAnsi" w:cstheme="minorHAnsi"/>
              </w:rPr>
              <w:t xml:space="preserve">  Rev.No.2.0</w:t>
            </w:r>
          </w:p>
        </w:tc>
      </w:tr>
      <w:tr w:rsidR="006D3E7E" w:rsidRPr="007F5549" w14:paraId="39E136D9" w14:textId="77777777" w:rsidTr="00B97678">
        <w:trPr>
          <w:trHeight w:val="441"/>
        </w:trPr>
        <w:tc>
          <w:tcPr>
            <w:tcW w:w="1879" w:type="dxa"/>
          </w:tcPr>
          <w:p w14:paraId="1D7CDB5E" w14:textId="6708570C" w:rsidR="006D3E7E" w:rsidRPr="007F5549" w:rsidRDefault="006D3E7E" w:rsidP="00B97678">
            <w:pPr>
              <w:pStyle w:val="TableParagraph"/>
              <w:spacing w:before="64"/>
              <w:ind w:left="107"/>
              <w:rPr>
                <w:rFonts w:asciiTheme="minorHAnsi" w:hAnsiTheme="minorHAnsi" w:cstheme="minorHAnsi"/>
              </w:rPr>
            </w:pPr>
            <w:r w:rsidRPr="007F5549">
              <w:rPr>
                <w:rFonts w:asciiTheme="minorHAnsi" w:hAnsiTheme="minorHAnsi" w:cstheme="minorHAnsi"/>
              </w:rPr>
              <w:t>Next</w:t>
            </w:r>
            <w:r w:rsidRPr="007F5549">
              <w:rPr>
                <w:rFonts w:asciiTheme="minorHAnsi" w:hAnsiTheme="minorHAnsi" w:cstheme="minorHAnsi"/>
                <w:spacing w:val="-9"/>
              </w:rPr>
              <w:t xml:space="preserve"> </w:t>
            </w:r>
            <w:r w:rsidRPr="007F5549">
              <w:rPr>
                <w:rFonts w:asciiTheme="minorHAnsi" w:hAnsiTheme="minorHAnsi" w:cstheme="minorHAnsi"/>
              </w:rPr>
              <w:t>Review</w:t>
            </w:r>
            <w:r w:rsidRPr="007F5549">
              <w:rPr>
                <w:rFonts w:asciiTheme="minorHAnsi" w:hAnsiTheme="minorHAnsi" w:cstheme="minorHAnsi"/>
                <w:spacing w:val="-6"/>
              </w:rPr>
              <w:t xml:space="preserve"> </w:t>
            </w:r>
            <w:r w:rsidRPr="007F5549">
              <w:rPr>
                <w:rFonts w:asciiTheme="minorHAnsi" w:hAnsiTheme="minorHAnsi" w:cstheme="minorHAnsi"/>
                <w:spacing w:val="-4"/>
              </w:rPr>
              <w:t>date</w:t>
            </w:r>
          </w:p>
        </w:tc>
        <w:tc>
          <w:tcPr>
            <w:tcW w:w="3162" w:type="dxa"/>
          </w:tcPr>
          <w:p w14:paraId="59F85DDE" w14:textId="6848AC7E" w:rsidR="006D3E7E" w:rsidRPr="007F5549" w:rsidRDefault="006D3E7E" w:rsidP="00B97678">
            <w:pPr>
              <w:pStyle w:val="TableParagraph"/>
              <w:spacing w:before="64"/>
              <w:ind w:left="108"/>
              <w:rPr>
                <w:rFonts w:asciiTheme="minorHAnsi" w:hAnsiTheme="minorHAnsi" w:cstheme="minorHAnsi"/>
              </w:rPr>
            </w:pPr>
            <w:r w:rsidRPr="007F5549">
              <w:rPr>
                <w:rFonts w:asciiTheme="minorHAnsi" w:hAnsiTheme="minorHAnsi" w:cstheme="minorHAnsi"/>
              </w:rPr>
              <w:t>01</w:t>
            </w:r>
            <w:r w:rsidRPr="007F5549">
              <w:rPr>
                <w:rFonts w:asciiTheme="minorHAnsi" w:hAnsiTheme="minorHAnsi" w:cstheme="minorHAnsi"/>
                <w:spacing w:val="-4"/>
              </w:rPr>
              <w:t xml:space="preserve"> </w:t>
            </w:r>
            <w:r w:rsidRPr="007F5549">
              <w:rPr>
                <w:rFonts w:asciiTheme="minorHAnsi" w:hAnsiTheme="minorHAnsi" w:cstheme="minorHAnsi"/>
              </w:rPr>
              <w:t>/</w:t>
            </w:r>
            <w:r w:rsidRPr="007F5549">
              <w:rPr>
                <w:rFonts w:asciiTheme="minorHAnsi" w:hAnsiTheme="minorHAnsi" w:cstheme="minorHAnsi"/>
                <w:spacing w:val="-1"/>
              </w:rPr>
              <w:t xml:space="preserve"> </w:t>
            </w:r>
            <w:r w:rsidRPr="007F5549">
              <w:rPr>
                <w:rFonts w:asciiTheme="minorHAnsi" w:hAnsiTheme="minorHAnsi" w:cstheme="minorHAnsi"/>
              </w:rPr>
              <w:t>0</w:t>
            </w:r>
            <w:r w:rsidR="00A402B7">
              <w:rPr>
                <w:rFonts w:asciiTheme="minorHAnsi" w:hAnsiTheme="minorHAnsi" w:cstheme="minorHAnsi"/>
              </w:rPr>
              <w:t>1</w:t>
            </w:r>
            <w:r w:rsidRPr="007F5549">
              <w:rPr>
                <w:rFonts w:asciiTheme="minorHAnsi" w:hAnsiTheme="minorHAnsi" w:cstheme="minorHAnsi"/>
                <w:spacing w:val="-2"/>
              </w:rPr>
              <w:t xml:space="preserve"> </w:t>
            </w:r>
            <w:r w:rsidRPr="007F5549">
              <w:rPr>
                <w:rFonts w:asciiTheme="minorHAnsi" w:hAnsiTheme="minorHAnsi" w:cstheme="minorHAnsi"/>
              </w:rPr>
              <w:t>/</w:t>
            </w:r>
            <w:r w:rsidRPr="007F5549">
              <w:rPr>
                <w:rFonts w:asciiTheme="minorHAnsi" w:hAnsiTheme="minorHAnsi" w:cstheme="minorHAnsi"/>
                <w:spacing w:val="-1"/>
              </w:rPr>
              <w:t xml:space="preserve"> </w:t>
            </w:r>
            <w:r w:rsidRPr="007F5549">
              <w:rPr>
                <w:rFonts w:asciiTheme="minorHAnsi" w:hAnsiTheme="minorHAnsi" w:cstheme="minorHAnsi"/>
                <w:spacing w:val="-4"/>
              </w:rPr>
              <w:t>2026</w:t>
            </w:r>
          </w:p>
        </w:tc>
        <w:tc>
          <w:tcPr>
            <w:tcW w:w="3735" w:type="dxa"/>
          </w:tcPr>
          <w:p w14:paraId="2835FABF" w14:textId="77777777" w:rsidR="006D3E7E" w:rsidRPr="007F5549" w:rsidRDefault="006D3E7E" w:rsidP="00B97678">
            <w:pPr>
              <w:pStyle w:val="TableParagraph"/>
              <w:spacing w:before="0"/>
              <w:rPr>
                <w:rFonts w:asciiTheme="minorHAnsi" w:hAnsiTheme="minorHAnsi" w:cstheme="minorHAnsi"/>
              </w:rPr>
            </w:pPr>
          </w:p>
        </w:tc>
      </w:tr>
    </w:tbl>
    <w:p w14:paraId="09EFCAF4" w14:textId="77777777" w:rsidR="00C906EB" w:rsidRDefault="00C906EB">
      <w:pPr>
        <w:rPr>
          <w:rFonts w:asciiTheme="minorHAnsi" w:hAnsiTheme="minorHAnsi" w:cstheme="minorHAnsi"/>
        </w:rPr>
      </w:pPr>
    </w:p>
    <w:p w14:paraId="5A4DDDD9" w14:textId="77777777" w:rsidR="00C906EB" w:rsidRPr="00C906EB" w:rsidRDefault="00C906EB" w:rsidP="00C906EB">
      <w:pPr>
        <w:rPr>
          <w:rFonts w:asciiTheme="minorHAnsi" w:hAnsiTheme="minorHAnsi" w:cstheme="minorHAnsi"/>
        </w:rPr>
      </w:pPr>
    </w:p>
    <w:p w14:paraId="018A2D7D" w14:textId="77777777" w:rsidR="00C906EB" w:rsidRPr="00C906EB" w:rsidRDefault="00C906EB" w:rsidP="00C906EB">
      <w:pPr>
        <w:rPr>
          <w:rFonts w:asciiTheme="minorHAnsi" w:hAnsiTheme="minorHAnsi" w:cstheme="minorHAnsi"/>
        </w:rPr>
      </w:pPr>
    </w:p>
    <w:p w14:paraId="6DFFC5FA" w14:textId="77777777" w:rsidR="00C906EB" w:rsidRPr="00C906EB" w:rsidRDefault="00C906EB" w:rsidP="00C906EB">
      <w:pPr>
        <w:rPr>
          <w:rFonts w:asciiTheme="minorHAnsi" w:hAnsiTheme="minorHAnsi" w:cstheme="minorHAnsi"/>
        </w:rPr>
      </w:pPr>
    </w:p>
    <w:p w14:paraId="25C181E1" w14:textId="77777777" w:rsidR="00C906EB" w:rsidRPr="00C906EB" w:rsidRDefault="00C906EB" w:rsidP="00C906EB">
      <w:pPr>
        <w:rPr>
          <w:rFonts w:asciiTheme="minorHAnsi" w:hAnsiTheme="minorHAnsi" w:cstheme="minorHAnsi"/>
        </w:rPr>
      </w:pPr>
    </w:p>
    <w:p w14:paraId="1FCB4E79" w14:textId="77777777" w:rsidR="00C906EB" w:rsidRDefault="00C906EB">
      <w:pPr>
        <w:rPr>
          <w:rFonts w:asciiTheme="minorHAnsi" w:hAnsiTheme="minorHAnsi" w:cstheme="minorHAnsi"/>
        </w:rPr>
      </w:pPr>
    </w:p>
    <w:p w14:paraId="3815C3B3" w14:textId="77777777" w:rsidR="00C906EB" w:rsidRDefault="00C906EB">
      <w:pPr>
        <w:rPr>
          <w:rFonts w:asciiTheme="minorHAnsi" w:hAnsiTheme="minorHAnsi" w:cstheme="minorHAnsi"/>
        </w:rPr>
      </w:pPr>
    </w:p>
    <w:p w14:paraId="197802FF" w14:textId="77777777" w:rsidR="00C906EB" w:rsidRDefault="00C906EB">
      <w:pPr>
        <w:rPr>
          <w:rFonts w:asciiTheme="minorHAnsi" w:hAnsiTheme="minorHAnsi" w:cstheme="minorHAnsi"/>
        </w:rPr>
      </w:pPr>
    </w:p>
    <w:p w14:paraId="67050C7F" w14:textId="77777777" w:rsidR="00C906EB" w:rsidRDefault="00C906EB">
      <w:pPr>
        <w:rPr>
          <w:rFonts w:asciiTheme="minorHAnsi" w:hAnsiTheme="minorHAnsi" w:cstheme="minorHAnsi"/>
        </w:rPr>
      </w:pPr>
    </w:p>
    <w:p w14:paraId="51CF62B6" w14:textId="77777777" w:rsidR="00C906EB" w:rsidRDefault="00C906EB">
      <w:pPr>
        <w:rPr>
          <w:rFonts w:asciiTheme="minorHAnsi" w:hAnsiTheme="minorHAnsi" w:cstheme="minorHAnsi"/>
        </w:rPr>
      </w:pPr>
    </w:p>
    <w:p w14:paraId="45363486" w14:textId="77777777" w:rsidR="00C906EB" w:rsidRDefault="00C906EB">
      <w:pPr>
        <w:rPr>
          <w:rFonts w:asciiTheme="minorHAnsi" w:hAnsiTheme="minorHAnsi" w:cstheme="minorHAnsi"/>
        </w:rPr>
      </w:pPr>
    </w:p>
    <w:p w14:paraId="3552E6FF" w14:textId="77777777" w:rsidR="00C906EB" w:rsidRDefault="00C906EB">
      <w:pPr>
        <w:rPr>
          <w:rFonts w:asciiTheme="minorHAnsi" w:hAnsiTheme="minorHAnsi" w:cstheme="minorHAnsi"/>
        </w:rPr>
      </w:pPr>
    </w:p>
    <w:p w14:paraId="303F7408" w14:textId="77777777" w:rsidR="00C906EB" w:rsidRDefault="00C906EB">
      <w:pPr>
        <w:rPr>
          <w:rFonts w:asciiTheme="minorHAnsi" w:hAnsiTheme="minorHAnsi" w:cstheme="minorHAnsi"/>
        </w:rPr>
      </w:pPr>
    </w:p>
    <w:p w14:paraId="39EB290C" w14:textId="77777777" w:rsidR="00C906EB" w:rsidRDefault="00C906EB">
      <w:pPr>
        <w:rPr>
          <w:rFonts w:asciiTheme="minorHAnsi" w:hAnsiTheme="minorHAnsi" w:cstheme="minorHAnsi"/>
        </w:rPr>
      </w:pPr>
    </w:p>
    <w:p w14:paraId="7C965D07" w14:textId="77777777" w:rsidR="00C906EB" w:rsidRPr="001C0F29" w:rsidRDefault="00C906EB" w:rsidP="00C906EB">
      <w:pPr>
        <w:ind w:right="620"/>
        <w:jc w:val="center"/>
        <w:rPr>
          <w:rFonts w:asciiTheme="minorHAnsi" w:hAnsiTheme="minorHAnsi" w:cstheme="minorHAnsi"/>
          <w:b/>
          <w:bCs/>
        </w:rPr>
      </w:pPr>
      <w:r w:rsidRPr="001C0F29">
        <w:rPr>
          <w:rFonts w:asciiTheme="minorHAnsi" w:hAnsiTheme="minorHAnsi" w:cstheme="minorHAnsi"/>
          <w:b/>
          <w:bCs/>
        </w:rPr>
        <w:t xml:space="preserve">                                                                                                                                     Approved By</w:t>
      </w:r>
    </w:p>
    <w:p w14:paraId="236F9C8F" w14:textId="428472D7" w:rsidR="00926D2E" w:rsidRPr="007F5549" w:rsidRDefault="00C906EB" w:rsidP="00C906EB">
      <w:pPr>
        <w:ind w:right="620"/>
        <w:jc w:val="center"/>
        <w:rPr>
          <w:rFonts w:asciiTheme="minorHAnsi" w:hAnsiTheme="minorHAnsi" w:cstheme="minorHAnsi"/>
        </w:rPr>
        <w:sectPr w:rsidR="00926D2E" w:rsidRPr="007F5549" w:rsidSect="00AE0D42">
          <w:headerReference w:type="default" r:id="rId13"/>
          <w:pgSz w:w="11910" w:h="16840"/>
          <w:pgMar w:top="2250" w:right="620" w:bottom="1350" w:left="600" w:header="0" w:footer="732" w:gutter="0"/>
          <w:pgBorders w:offsetFrom="page">
            <w:top w:val="double" w:sz="4" w:space="24" w:color="000000"/>
            <w:left w:val="double" w:sz="4" w:space="24" w:color="000000"/>
            <w:bottom w:val="double" w:sz="4" w:space="24" w:color="000000"/>
            <w:right w:val="double" w:sz="4" w:space="24" w:color="000000"/>
          </w:pgBorders>
          <w:cols w:space="720"/>
        </w:sectPr>
      </w:pPr>
      <w:r w:rsidRPr="001C0F29">
        <w:rPr>
          <w:rFonts w:asciiTheme="minorHAnsi" w:hAnsiTheme="minorHAnsi" w:cstheme="minorHAnsi"/>
        </w:rPr>
        <w:t xml:space="preserve">                                                                                                                                 Dharmendra Jain (Corporate HR)</w:t>
      </w:r>
      <w:r>
        <w:rPr>
          <w:rFonts w:asciiTheme="minorHAnsi" w:hAnsiTheme="minorHAnsi" w:cstheme="minorHAnsi"/>
        </w:rPr>
        <w:br w:type="textWrapping" w:clear="all"/>
      </w:r>
    </w:p>
    <w:p w14:paraId="0BD5D42C" w14:textId="77777777" w:rsidR="00926D2E" w:rsidRPr="007F5549" w:rsidRDefault="00926D2E">
      <w:pPr>
        <w:pStyle w:val="BodyText"/>
        <w:rPr>
          <w:rFonts w:asciiTheme="minorHAnsi" w:hAnsiTheme="minorHAnsi" w:cstheme="minorHAnsi"/>
          <w:sz w:val="32"/>
        </w:rPr>
      </w:pPr>
    </w:p>
    <w:p w14:paraId="253954A2" w14:textId="77777777" w:rsidR="00926D2E" w:rsidRPr="007F5549" w:rsidRDefault="00926D2E">
      <w:pPr>
        <w:pStyle w:val="BodyText"/>
        <w:rPr>
          <w:rFonts w:asciiTheme="minorHAnsi" w:hAnsiTheme="minorHAnsi" w:cstheme="minorHAnsi"/>
          <w:sz w:val="32"/>
        </w:rPr>
      </w:pPr>
    </w:p>
    <w:p w14:paraId="23708A9E" w14:textId="77777777" w:rsidR="00926D2E" w:rsidRPr="007F5549" w:rsidRDefault="00926D2E">
      <w:pPr>
        <w:pStyle w:val="BodyText"/>
        <w:rPr>
          <w:rFonts w:asciiTheme="minorHAnsi" w:hAnsiTheme="minorHAnsi" w:cstheme="minorHAnsi"/>
          <w:sz w:val="32"/>
        </w:rPr>
      </w:pPr>
    </w:p>
    <w:p w14:paraId="2F8298FB" w14:textId="77777777" w:rsidR="00926D2E" w:rsidRPr="007F5549" w:rsidRDefault="00926D2E">
      <w:pPr>
        <w:pStyle w:val="BodyText"/>
        <w:rPr>
          <w:rFonts w:asciiTheme="minorHAnsi" w:hAnsiTheme="minorHAnsi" w:cstheme="minorHAnsi"/>
          <w:sz w:val="32"/>
        </w:rPr>
      </w:pPr>
    </w:p>
    <w:p w14:paraId="403396E5" w14:textId="77777777" w:rsidR="00926D2E" w:rsidRPr="007F5549" w:rsidRDefault="00926D2E">
      <w:pPr>
        <w:pStyle w:val="BodyText"/>
        <w:spacing w:before="56"/>
        <w:rPr>
          <w:rFonts w:asciiTheme="minorHAnsi" w:hAnsiTheme="minorHAnsi" w:cstheme="minorHAnsi"/>
          <w:sz w:val="32"/>
        </w:rPr>
      </w:pPr>
    </w:p>
    <w:p w14:paraId="1630B47F" w14:textId="5CABF43A" w:rsidR="00926D2E" w:rsidRPr="007F5549" w:rsidRDefault="00D71F73">
      <w:pPr>
        <w:pStyle w:val="Heading1"/>
        <w:spacing w:before="1"/>
        <w:ind w:left="304" w:right="289" w:firstLine="0"/>
        <w:jc w:val="center"/>
        <w:rPr>
          <w:rFonts w:asciiTheme="minorHAnsi" w:hAnsiTheme="minorHAnsi" w:cstheme="minorHAnsi"/>
        </w:rPr>
      </w:pPr>
      <w:bookmarkStart w:id="214" w:name="_Toc206781729"/>
      <w:r w:rsidRPr="007F5549">
        <w:rPr>
          <w:rFonts w:asciiTheme="minorHAnsi" w:hAnsiTheme="minorHAnsi" w:cstheme="minorHAnsi"/>
          <w:color w:val="2E5395"/>
        </w:rPr>
        <w:t>Employee</w:t>
      </w:r>
      <w:r w:rsidRPr="007F5549">
        <w:rPr>
          <w:rFonts w:asciiTheme="minorHAnsi" w:hAnsiTheme="minorHAnsi" w:cstheme="minorHAnsi"/>
          <w:color w:val="2E5395"/>
          <w:spacing w:val="-18"/>
        </w:rPr>
        <w:t xml:space="preserve"> </w:t>
      </w:r>
      <w:r w:rsidRPr="007F5549">
        <w:rPr>
          <w:rFonts w:asciiTheme="minorHAnsi" w:hAnsiTheme="minorHAnsi" w:cstheme="minorHAnsi"/>
          <w:color w:val="2E5395"/>
        </w:rPr>
        <w:t>Acknowledgement</w:t>
      </w:r>
      <w:r w:rsidRPr="007F5549">
        <w:rPr>
          <w:rFonts w:asciiTheme="minorHAnsi" w:hAnsiTheme="minorHAnsi" w:cstheme="minorHAnsi"/>
          <w:color w:val="2E5395"/>
          <w:spacing w:val="-17"/>
        </w:rPr>
        <w:t xml:space="preserve"> </w:t>
      </w:r>
      <w:r w:rsidRPr="007F5549">
        <w:rPr>
          <w:rFonts w:asciiTheme="minorHAnsi" w:hAnsiTheme="minorHAnsi" w:cstheme="minorHAnsi"/>
          <w:color w:val="2E5395"/>
          <w:spacing w:val="-4"/>
        </w:rPr>
        <w:t>Form</w:t>
      </w:r>
      <w:bookmarkEnd w:id="214"/>
    </w:p>
    <w:p w14:paraId="40F72083" w14:textId="686C7EA2" w:rsidR="00C906EB" w:rsidRPr="00C906EB" w:rsidRDefault="00C906EB" w:rsidP="00C906EB">
      <w:pPr>
        <w:spacing w:before="297" w:line="276" w:lineRule="auto"/>
        <w:ind w:left="1200" w:right="1473"/>
        <w:jc w:val="both"/>
        <w:rPr>
          <w:rFonts w:asciiTheme="minorHAnsi" w:hAnsiTheme="minorHAnsi" w:cstheme="minorHAnsi"/>
          <w:lang w:val="en-IN"/>
        </w:rPr>
      </w:pPr>
      <w:r w:rsidRPr="00C906EB">
        <w:rPr>
          <w:rFonts w:asciiTheme="minorHAnsi" w:hAnsiTheme="minorHAnsi" w:cstheme="minorHAnsi"/>
          <w:lang w:val="en-IN"/>
        </w:rPr>
        <w:t xml:space="preserve">I acknowledge that I have received, read, and understood the Ethics </w:t>
      </w:r>
      <w:r>
        <w:rPr>
          <w:rFonts w:asciiTheme="minorHAnsi" w:hAnsiTheme="minorHAnsi" w:cstheme="minorHAnsi"/>
          <w:lang w:val="en-IN"/>
        </w:rPr>
        <w:t xml:space="preserve">Integrity </w:t>
      </w:r>
      <w:r w:rsidRPr="00C906EB">
        <w:rPr>
          <w:rFonts w:asciiTheme="minorHAnsi" w:hAnsiTheme="minorHAnsi" w:cstheme="minorHAnsi"/>
          <w:lang w:val="en-IN"/>
        </w:rPr>
        <w:t>Policy of Yash Technologies. I commit to adhering to the principles outlined in the policy and recognize the importance of maintaining high ethical standards in my role. I am aware of the resources available for reporting any ethical concerns and understand the process for seeking guidance. I will actively contribute to creating a workplace that upholds integrity, transparency, and accountability. By signing below, I confirm my responsibility to comply with all related policies and procedures, and I understand that violations may result in disciplinary action.</w:t>
      </w:r>
    </w:p>
    <w:p w14:paraId="63A71150" w14:textId="77777777" w:rsidR="00C906EB" w:rsidRPr="00C906EB" w:rsidRDefault="00C906EB" w:rsidP="00C906EB">
      <w:pPr>
        <w:spacing w:before="297" w:line="276" w:lineRule="auto"/>
        <w:ind w:left="1200" w:right="1473"/>
        <w:jc w:val="both"/>
        <w:rPr>
          <w:rFonts w:asciiTheme="minorHAnsi" w:hAnsiTheme="minorHAnsi" w:cstheme="minorHAnsi"/>
          <w:lang w:val="en-IN"/>
        </w:rPr>
      </w:pPr>
      <w:r w:rsidRPr="00C906EB">
        <w:rPr>
          <w:rFonts w:asciiTheme="minorHAnsi" w:hAnsiTheme="minorHAnsi" w:cstheme="minorHAnsi"/>
          <w:lang w:val="en-IN"/>
        </w:rPr>
        <w:t xml:space="preserve">I further acknowledge that I have reviewed the Employee Guidelines, which provide detailed expectations regarding professional </w:t>
      </w:r>
      <w:proofErr w:type="spellStart"/>
      <w:r w:rsidRPr="00C906EB">
        <w:rPr>
          <w:rFonts w:asciiTheme="minorHAnsi" w:hAnsiTheme="minorHAnsi" w:cstheme="minorHAnsi"/>
          <w:lang w:val="en-IN"/>
        </w:rPr>
        <w:t>behavior</w:t>
      </w:r>
      <w:proofErr w:type="spellEnd"/>
      <w:r w:rsidRPr="00C906EB">
        <w:rPr>
          <w:rFonts w:asciiTheme="minorHAnsi" w:hAnsiTheme="minorHAnsi" w:cstheme="minorHAnsi"/>
          <w:lang w:val="en-IN"/>
        </w:rPr>
        <w:t>, workplace conduct, use of company resources, confidentiality, and compliance with applicable laws and regulations. I understand that these guidelines are designed to foster a safe, respectful, and productive environment, and I commit to upholding them consistently in the performance of my duties.</w:t>
      </w:r>
    </w:p>
    <w:p w14:paraId="5BE1756D" w14:textId="77777777" w:rsidR="00926D2E" w:rsidRPr="00C906EB" w:rsidRDefault="00926D2E">
      <w:pPr>
        <w:pStyle w:val="BodyText"/>
        <w:rPr>
          <w:rFonts w:asciiTheme="minorHAnsi" w:hAnsiTheme="minorHAnsi" w:cstheme="minorHAnsi"/>
          <w:sz w:val="22"/>
          <w:lang w:val="en-IN"/>
        </w:rPr>
      </w:pPr>
    </w:p>
    <w:p w14:paraId="7362B7C7" w14:textId="77777777" w:rsidR="00926D2E" w:rsidRPr="007F5549" w:rsidRDefault="00926D2E">
      <w:pPr>
        <w:pStyle w:val="BodyText"/>
        <w:spacing w:before="188"/>
        <w:rPr>
          <w:rFonts w:asciiTheme="minorHAnsi" w:hAnsiTheme="minorHAnsi" w:cstheme="minorHAnsi"/>
          <w:sz w:val="22"/>
        </w:rPr>
      </w:pPr>
    </w:p>
    <w:p w14:paraId="1371AC1D" w14:textId="3B8608DF" w:rsidR="00364B83" w:rsidRPr="007F5549" w:rsidRDefault="00364B83" w:rsidP="00364B83">
      <w:pPr>
        <w:pStyle w:val="BodyText"/>
        <w:ind w:left="1170"/>
        <w:jc w:val="both"/>
        <w:rPr>
          <w:rFonts w:asciiTheme="minorHAnsi" w:hAnsiTheme="minorHAnsi" w:cstheme="minorHAnsi"/>
          <w:sz w:val="22"/>
        </w:rPr>
      </w:pPr>
      <w:r w:rsidRPr="007F5549">
        <w:rPr>
          <w:rFonts w:asciiTheme="minorHAnsi" w:hAnsiTheme="minorHAnsi" w:cstheme="minorHAnsi"/>
          <w:sz w:val="22"/>
        </w:rPr>
        <w:t xml:space="preserve">Employee Name: </w:t>
      </w:r>
      <w:r w:rsidR="006D3E7E" w:rsidRPr="007F5549">
        <w:rPr>
          <w:rFonts w:asciiTheme="minorHAnsi" w:hAnsiTheme="minorHAnsi" w:cstheme="minorHAnsi"/>
          <w:sz w:val="22"/>
        </w:rPr>
        <w:t>___________________</w:t>
      </w:r>
      <w:r w:rsidRPr="007F5549">
        <w:rPr>
          <w:rFonts w:asciiTheme="minorHAnsi" w:hAnsiTheme="minorHAnsi" w:cstheme="minorHAnsi"/>
          <w:sz w:val="22"/>
        </w:rPr>
        <w:t xml:space="preserve">___ </w:t>
      </w:r>
    </w:p>
    <w:p w14:paraId="0AE49EDE" w14:textId="32DDEFB2" w:rsidR="00364B83" w:rsidRPr="007F5549" w:rsidRDefault="00364B83" w:rsidP="00364B83">
      <w:pPr>
        <w:pStyle w:val="BodyText"/>
        <w:spacing w:before="240"/>
        <w:ind w:left="1170"/>
        <w:jc w:val="both"/>
        <w:rPr>
          <w:rFonts w:asciiTheme="minorHAnsi" w:hAnsiTheme="minorHAnsi" w:cstheme="minorHAnsi"/>
          <w:sz w:val="22"/>
        </w:rPr>
      </w:pPr>
      <w:r w:rsidRPr="007F5549">
        <w:rPr>
          <w:rFonts w:asciiTheme="minorHAnsi" w:hAnsiTheme="minorHAnsi" w:cstheme="minorHAnsi"/>
          <w:sz w:val="22"/>
        </w:rPr>
        <w:t xml:space="preserve">Employee ID: </w:t>
      </w:r>
      <w:r w:rsidRPr="007F5549">
        <w:rPr>
          <w:rFonts w:asciiTheme="minorHAnsi" w:hAnsiTheme="minorHAnsi" w:cstheme="minorHAnsi"/>
          <w:sz w:val="22"/>
          <w:u w:val="single"/>
        </w:rPr>
        <w:t>____________</w:t>
      </w:r>
      <w:r w:rsidRPr="007F5549">
        <w:rPr>
          <w:rFonts w:asciiTheme="minorHAnsi" w:hAnsiTheme="minorHAnsi" w:cstheme="minorHAnsi"/>
          <w:sz w:val="22"/>
        </w:rPr>
        <w:t>____</w:t>
      </w:r>
      <w:r w:rsidR="006D3E7E" w:rsidRPr="007F5549">
        <w:rPr>
          <w:rFonts w:asciiTheme="minorHAnsi" w:hAnsiTheme="minorHAnsi" w:cstheme="minorHAnsi"/>
          <w:sz w:val="22"/>
        </w:rPr>
        <w:t>_________</w:t>
      </w:r>
      <w:r w:rsidRPr="007F5549">
        <w:rPr>
          <w:rFonts w:asciiTheme="minorHAnsi" w:hAnsiTheme="minorHAnsi" w:cstheme="minorHAnsi"/>
          <w:sz w:val="22"/>
        </w:rPr>
        <w:t xml:space="preserve"> </w:t>
      </w:r>
    </w:p>
    <w:p w14:paraId="7FAF6550" w14:textId="412F346E" w:rsidR="00364B83" w:rsidRPr="007F5549" w:rsidRDefault="00364B83" w:rsidP="00364B83">
      <w:pPr>
        <w:pStyle w:val="BodyText"/>
        <w:spacing w:before="240"/>
        <w:ind w:left="1170"/>
        <w:jc w:val="both"/>
        <w:rPr>
          <w:rFonts w:asciiTheme="minorHAnsi" w:hAnsiTheme="minorHAnsi" w:cstheme="minorHAnsi"/>
          <w:sz w:val="22"/>
        </w:rPr>
      </w:pPr>
      <w:r w:rsidRPr="007F5549">
        <w:rPr>
          <w:rFonts w:asciiTheme="minorHAnsi" w:hAnsiTheme="minorHAnsi" w:cstheme="minorHAnsi"/>
          <w:sz w:val="22"/>
        </w:rPr>
        <w:t xml:space="preserve">Department: </w:t>
      </w:r>
      <w:r w:rsidR="006D3E7E" w:rsidRPr="007F5549">
        <w:rPr>
          <w:rFonts w:asciiTheme="minorHAnsi" w:hAnsiTheme="minorHAnsi" w:cstheme="minorHAnsi"/>
          <w:szCs w:val="28"/>
          <w:u w:val="single"/>
        </w:rPr>
        <w:t>________________________</w:t>
      </w:r>
    </w:p>
    <w:p w14:paraId="06CEB6E3" w14:textId="24EAA7DE" w:rsidR="00364B83" w:rsidRPr="007F5549" w:rsidRDefault="00364B83" w:rsidP="00364B83">
      <w:pPr>
        <w:pStyle w:val="BodyText"/>
        <w:spacing w:before="240"/>
        <w:ind w:left="1170"/>
        <w:jc w:val="both"/>
        <w:rPr>
          <w:rFonts w:asciiTheme="minorHAnsi" w:hAnsiTheme="minorHAnsi" w:cstheme="minorHAnsi"/>
          <w:sz w:val="22"/>
        </w:rPr>
      </w:pPr>
      <w:r w:rsidRPr="007F5549">
        <w:rPr>
          <w:rFonts w:asciiTheme="minorHAnsi" w:hAnsiTheme="minorHAnsi" w:cstheme="minorHAnsi"/>
          <w:sz w:val="22"/>
        </w:rPr>
        <w:t xml:space="preserve">Signature: </w:t>
      </w:r>
      <w:r w:rsidR="006D3E7E" w:rsidRPr="007F5549">
        <w:rPr>
          <w:rFonts w:asciiTheme="minorHAnsi" w:hAnsiTheme="minorHAnsi" w:cstheme="minorHAnsi"/>
          <w:sz w:val="22"/>
        </w:rPr>
        <w:t>____________________________</w:t>
      </w:r>
    </w:p>
    <w:p w14:paraId="434AC9A7" w14:textId="083C4210" w:rsidR="00364B83" w:rsidRPr="007F5549" w:rsidRDefault="00364B83" w:rsidP="00364B83">
      <w:pPr>
        <w:pStyle w:val="BodyText"/>
        <w:spacing w:before="240"/>
        <w:ind w:left="1170"/>
        <w:jc w:val="both"/>
        <w:rPr>
          <w:rFonts w:asciiTheme="minorHAnsi" w:hAnsiTheme="minorHAnsi" w:cstheme="minorHAnsi"/>
          <w:sz w:val="22"/>
        </w:rPr>
      </w:pPr>
      <w:r w:rsidRPr="007F5549">
        <w:rPr>
          <w:rFonts w:asciiTheme="minorHAnsi" w:hAnsiTheme="minorHAnsi" w:cstheme="minorHAnsi"/>
          <w:sz w:val="22"/>
        </w:rPr>
        <w:t xml:space="preserve">Date: </w:t>
      </w:r>
      <w:r w:rsidR="006D3E7E" w:rsidRPr="007F5549">
        <w:rPr>
          <w:rFonts w:asciiTheme="minorHAnsi" w:hAnsiTheme="minorHAnsi" w:cstheme="minorHAnsi"/>
          <w:sz w:val="22"/>
          <w:u w:val="single"/>
        </w:rPr>
        <w:t>____________</w:t>
      </w:r>
      <w:r w:rsidRPr="007F5549">
        <w:rPr>
          <w:rFonts w:asciiTheme="minorHAnsi" w:hAnsiTheme="minorHAnsi" w:cstheme="minorHAnsi"/>
          <w:sz w:val="22"/>
        </w:rPr>
        <w:t>____________________</w:t>
      </w:r>
    </w:p>
    <w:p w14:paraId="612F6E3B" w14:textId="77777777" w:rsidR="00AD2E09" w:rsidRPr="007F5549" w:rsidRDefault="00AD2E09" w:rsidP="00AD2E09">
      <w:pPr>
        <w:rPr>
          <w:rFonts w:asciiTheme="minorHAnsi" w:hAnsiTheme="minorHAnsi" w:cstheme="minorHAnsi"/>
          <w:sz w:val="24"/>
        </w:rPr>
      </w:pPr>
    </w:p>
    <w:p w14:paraId="12FEE893" w14:textId="77777777" w:rsidR="00AD2E09" w:rsidRPr="007F5549" w:rsidRDefault="00AD2E09" w:rsidP="00AD2E09">
      <w:pPr>
        <w:rPr>
          <w:rFonts w:asciiTheme="minorHAnsi" w:hAnsiTheme="minorHAnsi" w:cstheme="minorHAnsi"/>
          <w:sz w:val="24"/>
        </w:rPr>
      </w:pPr>
    </w:p>
    <w:p w14:paraId="50F40D7F" w14:textId="77777777" w:rsidR="00AD2E09" w:rsidRPr="007F5549" w:rsidRDefault="00AD2E09" w:rsidP="00AD2E09">
      <w:pPr>
        <w:rPr>
          <w:rFonts w:asciiTheme="minorHAnsi" w:hAnsiTheme="minorHAnsi" w:cstheme="minorHAnsi"/>
          <w:sz w:val="24"/>
        </w:rPr>
      </w:pPr>
    </w:p>
    <w:p w14:paraId="2380A22E" w14:textId="77777777" w:rsidR="00AD2E09" w:rsidRPr="007F5549" w:rsidRDefault="00AD2E09" w:rsidP="00AD2E09">
      <w:pPr>
        <w:rPr>
          <w:rFonts w:asciiTheme="minorHAnsi" w:hAnsiTheme="minorHAnsi" w:cstheme="minorHAnsi"/>
          <w:sz w:val="24"/>
        </w:rPr>
      </w:pPr>
    </w:p>
    <w:p w14:paraId="13EA789B" w14:textId="77777777" w:rsidR="00AD2E09" w:rsidRPr="007F5549" w:rsidRDefault="00AD2E09" w:rsidP="00AD2E09">
      <w:pPr>
        <w:rPr>
          <w:rFonts w:asciiTheme="minorHAnsi" w:hAnsiTheme="minorHAnsi" w:cstheme="minorHAnsi"/>
          <w:sz w:val="24"/>
        </w:rPr>
      </w:pPr>
    </w:p>
    <w:p w14:paraId="143E28DD" w14:textId="77777777" w:rsidR="00AD2E09" w:rsidRPr="007F5549" w:rsidRDefault="00AD2E09" w:rsidP="00AD2E09">
      <w:pPr>
        <w:rPr>
          <w:rFonts w:asciiTheme="minorHAnsi" w:hAnsiTheme="minorHAnsi" w:cstheme="minorHAnsi"/>
          <w:sz w:val="24"/>
        </w:rPr>
      </w:pPr>
    </w:p>
    <w:p w14:paraId="6A410774" w14:textId="77777777" w:rsidR="00AD2E09" w:rsidRPr="007F5549" w:rsidRDefault="00AD2E09" w:rsidP="00AD2E09">
      <w:pPr>
        <w:rPr>
          <w:rFonts w:asciiTheme="minorHAnsi" w:hAnsiTheme="minorHAnsi" w:cstheme="minorHAnsi"/>
          <w:sz w:val="24"/>
        </w:rPr>
      </w:pPr>
    </w:p>
    <w:p w14:paraId="1FF49A20" w14:textId="77777777" w:rsidR="00AD2E09" w:rsidRPr="007F5549" w:rsidRDefault="00AD2E09" w:rsidP="00AD2E09">
      <w:pPr>
        <w:rPr>
          <w:rFonts w:asciiTheme="minorHAnsi" w:hAnsiTheme="minorHAnsi" w:cstheme="minorHAnsi"/>
          <w:sz w:val="24"/>
        </w:rPr>
      </w:pPr>
    </w:p>
    <w:p w14:paraId="1F3ADF22" w14:textId="77777777" w:rsidR="00AD2E09" w:rsidRPr="007F5549" w:rsidRDefault="00AD2E09" w:rsidP="00AD2E09">
      <w:pPr>
        <w:rPr>
          <w:rFonts w:asciiTheme="minorHAnsi" w:hAnsiTheme="minorHAnsi" w:cstheme="minorHAnsi"/>
          <w:sz w:val="24"/>
        </w:rPr>
      </w:pPr>
    </w:p>
    <w:p w14:paraId="73285B19" w14:textId="77777777" w:rsidR="00AD2E09" w:rsidRPr="007F5549" w:rsidRDefault="00AD2E09" w:rsidP="00AD2E09">
      <w:pPr>
        <w:rPr>
          <w:rFonts w:asciiTheme="minorHAnsi" w:hAnsiTheme="minorHAnsi" w:cstheme="minorHAnsi"/>
          <w:sz w:val="24"/>
        </w:rPr>
      </w:pPr>
    </w:p>
    <w:p w14:paraId="03D38165" w14:textId="77777777" w:rsidR="00AD2E09" w:rsidRPr="007F5549" w:rsidRDefault="00AD2E09" w:rsidP="00AD2E09">
      <w:pPr>
        <w:rPr>
          <w:rFonts w:asciiTheme="minorHAnsi" w:hAnsiTheme="minorHAnsi" w:cstheme="minorHAnsi"/>
          <w:sz w:val="24"/>
        </w:rPr>
      </w:pPr>
    </w:p>
    <w:p w14:paraId="7E29F44E" w14:textId="77777777" w:rsidR="00AD2E09" w:rsidRPr="007F5549" w:rsidRDefault="00AD2E09" w:rsidP="00AD2E09">
      <w:pPr>
        <w:rPr>
          <w:rFonts w:asciiTheme="minorHAnsi" w:hAnsiTheme="minorHAnsi" w:cstheme="minorHAnsi"/>
          <w:sz w:val="24"/>
        </w:rPr>
      </w:pPr>
    </w:p>
    <w:p w14:paraId="2FBB95FD" w14:textId="77777777" w:rsidR="00AD2E09" w:rsidRPr="007F5549" w:rsidRDefault="00AD2E09" w:rsidP="00AD2E09">
      <w:pPr>
        <w:rPr>
          <w:rFonts w:asciiTheme="minorHAnsi" w:hAnsiTheme="minorHAnsi" w:cstheme="minorHAnsi"/>
          <w:sz w:val="24"/>
        </w:rPr>
      </w:pPr>
    </w:p>
    <w:p w14:paraId="23493FCD" w14:textId="77777777" w:rsidR="00AD2E09" w:rsidRPr="007F5549" w:rsidRDefault="00AD2E09" w:rsidP="00AD2E09">
      <w:pPr>
        <w:rPr>
          <w:rFonts w:asciiTheme="minorHAnsi" w:hAnsiTheme="minorHAnsi" w:cstheme="minorHAnsi"/>
          <w:sz w:val="24"/>
        </w:rPr>
      </w:pPr>
    </w:p>
    <w:p w14:paraId="37B5D13B" w14:textId="77777777" w:rsidR="00AD2E09" w:rsidRPr="007F5549" w:rsidRDefault="00AD2E09" w:rsidP="00AD2E09">
      <w:pPr>
        <w:rPr>
          <w:rFonts w:asciiTheme="minorHAnsi" w:hAnsiTheme="minorHAnsi" w:cstheme="minorHAnsi"/>
          <w:sz w:val="24"/>
        </w:rPr>
      </w:pPr>
    </w:p>
    <w:p w14:paraId="1135E1A6" w14:textId="77777777" w:rsidR="00AD2E09" w:rsidRPr="007F5549" w:rsidRDefault="00AD2E09" w:rsidP="00AD2E09">
      <w:pPr>
        <w:rPr>
          <w:rFonts w:asciiTheme="minorHAnsi" w:hAnsiTheme="minorHAnsi" w:cstheme="minorHAnsi"/>
          <w:sz w:val="24"/>
        </w:rPr>
      </w:pPr>
    </w:p>
    <w:p w14:paraId="37669F4D" w14:textId="76FA150D" w:rsidR="00AD2E09" w:rsidRPr="007F5549" w:rsidRDefault="00AD2E09" w:rsidP="00AD2E09">
      <w:pPr>
        <w:tabs>
          <w:tab w:val="left" w:pos="6690"/>
        </w:tabs>
        <w:rPr>
          <w:rFonts w:asciiTheme="minorHAnsi" w:hAnsiTheme="minorHAnsi" w:cstheme="minorHAnsi"/>
          <w:sz w:val="24"/>
        </w:rPr>
      </w:pPr>
      <w:r w:rsidRPr="007F5549">
        <w:rPr>
          <w:rFonts w:asciiTheme="minorHAnsi" w:hAnsiTheme="minorHAnsi" w:cstheme="minorHAnsi"/>
          <w:sz w:val="24"/>
        </w:rPr>
        <w:tab/>
      </w:r>
    </w:p>
    <w:sectPr w:rsidR="00AD2E09" w:rsidRPr="007F5549">
      <w:pgSz w:w="11910" w:h="16840"/>
      <w:pgMar w:top="480" w:right="620" w:bottom="920" w:left="600" w:header="0" w:footer="732" w:gutter="0"/>
      <w:pgBorders w:offsetFrom="page">
        <w:top w:val="double" w:sz="4" w:space="24" w:color="000000"/>
        <w:left w:val="double" w:sz="4" w:space="24" w:color="000000"/>
        <w:bottom w:val="double" w:sz="4" w:space="24" w:color="000000"/>
        <w:right w:val="doub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DB83B" w14:textId="77777777" w:rsidR="004D143F" w:rsidRDefault="004D143F">
      <w:r>
        <w:separator/>
      </w:r>
    </w:p>
  </w:endnote>
  <w:endnote w:type="continuationSeparator" w:id="0">
    <w:p w14:paraId="7B8CC664" w14:textId="77777777" w:rsidR="004D143F" w:rsidRDefault="004D1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11939" w14:textId="14B4D975" w:rsidR="00516073" w:rsidRDefault="00516073">
    <w:pPr>
      <w:pStyle w:val="BodyText"/>
      <w:spacing w:line="14" w:lineRule="auto"/>
      <w:rPr>
        <w:sz w:val="20"/>
      </w:rPr>
    </w:pPr>
    <w:r>
      <w:rPr>
        <w:noProof/>
        <w:lang w:val="en-IN" w:eastAsia="en-IN"/>
      </w:rPr>
      <mc:AlternateContent>
        <mc:Choice Requires="wps">
          <w:drawing>
            <wp:anchor distT="0" distB="0" distL="0" distR="0" simplePos="0" relativeHeight="251657728" behindDoc="1" locked="0" layoutInCell="1" allowOverlap="1" wp14:anchorId="1DDBA93A" wp14:editId="45B4CED0">
              <wp:simplePos x="0" y="0"/>
              <wp:positionH relativeFrom="page">
                <wp:posOffset>3338945</wp:posOffset>
              </wp:positionH>
              <wp:positionV relativeFrom="page">
                <wp:posOffset>10086109</wp:posOffset>
              </wp:positionV>
              <wp:extent cx="1032164" cy="165735"/>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32164" cy="165735"/>
                      </a:xfrm>
                      <a:prstGeom prst="rect">
                        <a:avLst/>
                      </a:prstGeom>
                    </wps:spPr>
                    <wps:txbx>
                      <w:txbxContent>
                        <w:p w14:paraId="79620C61" w14:textId="5D4A0691" w:rsidR="00516073" w:rsidRDefault="00516073">
                          <w:pPr>
                            <w:spacing w:line="245" w:lineRule="exact"/>
                            <w:ind w:left="20"/>
                          </w:pPr>
                          <w:r>
                            <w:t>Revision</w:t>
                          </w:r>
                          <w:r>
                            <w:rPr>
                              <w:spacing w:val="-7"/>
                            </w:rPr>
                            <w:t xml:space="preserve"> </w:t>
                          </w:r>
                          <w:r>
                            <w:rPr>
                              <w:spacing w:val="-2"/>
                            </w:rPr>
                            <w:t>no.</w:t>
                          </w:r>
                          <w:r w:rsidR="00C906EB">
                            <w:rPr>
                              <w:spacing w:val="-2"/>
                            </w:rPr>
                            <w:t>2</w:t>
                          </w:r>
                          <w:r>
                            <w:rPr>
                              <w:spacing w:val="-2"/>
                            </w:rPr>
                            <w:t>.0</w:t>
                          </w:r>
                        </w:p>
                      </w:txbxContent>
                    </wps:txbx>
                    <wps:bodyPr wrap="square" lIns="0" tIns="0" rIns="0" bIns="0" rtlCol="0">
                      <a:noAutofit/>
                    </wps:bodyPr>
                  </wps:wsp>
                </a:graphicData>
              </a:graphic>
              <wp14:sizeRelH relativeFrom="margin">
                <wp14:pctWidth>0</wp14:pctWidth>
              </wp14:sizeRelH>
            </wp:anchor>
          </w:drawing>
        </mc:Choice>
        <mc:Fallback>
          <w:pict>
            <v:shapetype w14:anchorId="1DDBA93A" id="_x0000_t202" coordsize="21600,21600" o:spt="202" path="m,l,21600r21600,l21600,xe">
              <v:stroke joinstyle="miter"/>
              <v:path gradientshapeok="t" o:connecttype="rect"/>
            </v:shapetype>
            <v:shape id="Textbox 6" o:spid="_x0000_s1026" type="#_x0000_t202" style="position:absolute;margin-left:262.9pt;margin-top:794.2pt;width:81.25pt;height:13.05pt;z-index:-251658752;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" filled="f" stroked="f">
              <v:textbox inset="0,0,0,0">
                <w:txbxContent>
                  <w:p w14:paraId="79620C61" w14:textId="5D4A0691" w:rsidR="00516073" w:rsidRDefault="00516073">
                    <w:pPr>
                      <w:spacing w:line="245" w:lineRule="exact"/>
                      <w:ind w:left="20"/>
                    </w:pPr>
                    <w:r>
                      <w:t>Revision</w:t>
                    </w:r>
                    <w:r>
                      <w:rPr>
                        <w:spacing w:val="-7"/>
                      </w:rPr>
                      <w:t xml:space="preserve"> </w:t>
                    </w:r>
                    <w:r>
                      <w:rPr>
                        <w:spacing w:val="-2"/>
                      </w:rPr>
                      <w:t>no.</w:t>
                    </w:r>
                    <w:r w:rsidR="00C906EB">
                      <w:rPr>
                        <w:spacing w:val="-2"/>
                      </w:rPr>
                      <w:t>2</w:t>
                    </w:r>
                    <w:r>
                      <w:rPr>
                        <w:spacing w:val="-2"/>
                      </w:rPr>
                      <w:t>.0</w:t>
                    </w:r>
                  </w:p>
                </w:txbxContent>
              </v:textbox>
              <w10:wrap anchorx="page" anchory="page"/>
            </v:shape>
          </w:pict>
        </mc:Fallback>
      </mc:AlternateContent>
    </w:r>
    <w:r>
      <w:rPr>
        <w:noProof/>
        <w:lang w:val="en-IN" w:eastAsia="en-IN"/>
      </w:rPr>
      <mc:AlternateContent>
        <mc:Choice Requires="wps">
          <w:drawing>
            <wp:anchor distT="0" distB="0" distL="0" distR="0" simplePos="0" relativeHeight="251655680" behindDoc="1" locked="0" layoutInCell="1" allowOverlap="1" wp14:anchorId="775D4657" wp14:editId="3F64324C">
              <wp:simplePos x="0" y="0"/>
              <wp:positionH relativeFrom="page">
                <wp:posOffset>956868</wp:posOffset>
              </wp:positionH>
              <wp:positionV relativeFrom="page">
                <wp:posOffset>10088067</wp:posOffset>
              </wp:positionV>
              <wp:extent cx="848360" cy="16573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8360" cy="165735"/>
                      </a:xfrm>
                      <a:prstGeom prst="rect">
                        <a:avLst/>
                      </a:prstGeom>
                    </wps:spPr>
                    <wps:txbx>
                      <w:txbxContent>
                        <w:p w14:paraId="3B12AFDA" w14:textId="77777777" w:rsidR="00516073" w:rsidRDefault="00516073">
                          <w:pPr>
                            <w:spacing w:line="245" w:lineRule="exact"/>
                            <w:ind w:left="20"/>
                          </w:pPr>
                          <w:r>
                            <w:rPr>
                              <w:spacing w:val="-4"/>
                            </w:rPr>
                            <w:t>Doc.YT.Pol.003</w:t>
                          </w:r>
                        </w:p>
                      </w:txbxContent>
                    </wps:txbx>
                    <wps:bodyPr wrap="square" lIns="0" tIns="0" rIns="0" bIns="0" rtlCol="0">
                      <a:noAutofit/>
                    </wps:bodyPr>
                  </wps:wsp>
                </a:graphicData>
              </a:graphic>
            </wp:anchor>
          </w:drawing>
        </mc:Choice>
        <mc:Fallback>
          <w:pict>
            <v:shape w14:anchorId="775D4657" id="Textbox 5" o:spid="_x0000_s1027" type="#_x0000_t202" style="position:absolute;margin-left:75.35pt;margin-top:794.35pt;width:66.8pt;height:13.05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" filled="f" stroked="f">
              <v:textbox inset="0,0,0,0">
                <w:txbxContent>
                  <w:p w14:paraId="3B12AFDA" w14:textId="77777777" w:rsidR="00516073" w:rsidRDefault="00516073">
                    <w:pPr>
                      <w:spacing w:line="245" w:lineRule="exact"/>
                      <w:ind w:left="20"/>
                    </w:pPr>
                    <w:r>
                      <w:rPr>
                        <w:spacing w:val="-4"/>
                      </w:rPr>
                      <w:t>Doc.YT.Pol.003</w:t>
                    </w:r>
                  </w:p>
                </w:txbxContent>
              </v:textbox>
              <w10:wrap anchorx="page" anchory="page"/>
            </v:shape>
          </w:pict>
        </mc:Fallback>
      </mc:AlternateContent>
    </w:r>
    <w:r>
      <w:rPr>
        <w:noProof/>
        <w:lang w:val="en-IN" w:eastAsia="en-IN"/>
      </w:rPr>
      <mc:AlternateContent>
        <mc:Choice Requires="wps">
          <w:drawing>
            <wp:anchor distT="0" distB="0" distL="0" distR="0" simplePos="0" relativeHeight="251661824" behindDoc="1" locked="0" layoutInCell="1" allowOverlap="1" wp14:anchorId="55E45009" wp14:editId="32DF497B">
              <wp:simplePos x="0" y="0"/>
              <wp:positionH relativeFrom="page">
                <wp:posOffset>5917438</wp:posOffset>
              </wp:positionH>
              <wp:positionV relativeFrom="page">
                <wp:posOffset>10088067</wp:posOffset>
              </wp:positionV>
              <wp:extent cx="705485" cy="165735"/>
              <wp:effectExtent l="0" t="0" r="0" b="0"/>
              <wp:wrapNone/>
              <wp:docPr id="7" name="Text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5485" cy="165735"/>
                      </a:xfrm>
                      <a:prstGeom prst="rect">
                        <a:avLst/>
                      </a:prstGeom>
                    </wps:spPr>
                    <wps:txbx>
                      <w:txbxContent>
                        <w:p w14:paraId="2E51DCFA" w14:textId="77777777" w:rsidR="00516073" w:rsidRDefault="00516073">
                          <w:pPr>
                            <w:spacing w:line="245" w:lineRule="exact"/>
                            <w:ind w:left="60"/>
                          </w:pPr>
                          <w:r>
                            <w:rPr>
                              <w:b/>
                            </w:rPr>
                            <w:fldChar w:fldCharType="begin"/>
                          </w:r>
                          <w:r>
                            <w:rPr>
                              <w:b/>
                            </w:rPr>
                            <w:instrText xml:space="preserve"> PAGE </w:instrText>
                          </w:r>
                          <w:r>
                            <w:rPr>
                              <w:b/>
                            </w:rPr>
                            <w:fldChar w:fldCharType="separate"/>
                          </w:r>
                          <w:r w:rsidR="001A62C6">
                            <w:rPr>
                              <w:b/>
                              <w:noProof/>
                            </w:rPr>
                            <w:t>3</w:t>
                          </w:r>
                          <w:r>
                            <w:rPr>
                              <w:b/>
                            </w:rPr>
                            <w:fldChar w:fldCharType="end"/>
                          </w:r>
                          <w:r>
                            <w:rPr>
                              <w:b/>
                              <w:spacing w:val="1"/>
                            </w:rPr>
                            <w:t xml:space="preserve"> </w:t>
                          </w:r>
                          <w:r>
                            <w:t>|</w:t>
                          </w:r>
                          <w:r>
                            <w:rPr>
                              <w:spacing w:val="-3"/>
                            </w:rPr>
                            <w:t xml:space="preserve"> </w:t>
                          </w:r>
                          <w:r>
                            <w:rPr>
                              <w:color w:val="7E7E7E"/>
                            </w:rPr>
                            <w:t>P</w:t>
                          </w:r>
                          <w:r>
                            <w:rPr>
                              <w:color w:val="7E7E7E"/>
                              <w:spacing w:val="6"/>
                            </w:rPr>
                            <w:t xml:space="preserve"> </w:t>
                          </w:r>
                          <w:r>
                            <w:rPr>
                              <w:color w:val="7E7E7E"/>
                            </w:rPr>
                            <w:t>a</w:t>
                          </w:r>
                          <w:r>
                            <w:rPr>
                              <w:color w:val="7E7E7E"/>
                              <w:spacing w:val="9"/>
                            </w:rPr>
                            <w:t xml:space="preserve"> </w:t>
                          </w:r>
                          <w:r>
                            <w:rPr>
                              <w:color w:val="7E7E7E"/>
                            </w:rPr>
                            <w:t>g</w:t>
                          </w:r>
                          <w:r>
                            <w:rPr>
                              <w:color w:val="7E7E7E"/>
                              <w:spacing w:val="6"/>
                            </w:rPr>
                            <w:t xml:space="preserve"> </w:t>
                          </w:r>
                          <w:r>
                            <w:rPr>
                              <w:color w:val="7E7E7E"/>
                              <w:spacing w:val="-10"/>
                            </w:rPr>
                            <w:t>e</w:t>
                          </w:r>
                        </w:p>
                      </w:txbxContent>
                    </wps:txbx>
                    <wps:bodyPr wrap="square" lIns="0" tIns="0" rIns="0" bIns="0" rtlCol="0">
                      <a:noAutofit/>
                    </wps:bodyPr>
                  </wps:wsp>
                </a:graphicData>
              </a:graphic>
            </wp:anchor>
          </w:drawing>
        </mc:Choice>
        <mc:Fallback>
          <w:pict>
            <v:shape w14:anchorId="55E45009" id="Textbox 7" o:spid="_x0000_s1028" type="#_x0000_t202" style="position:absolute;margin-left:465.95pt;margin-top:794.35pt;width:55.55pt;height:13.05pt;z-index:-251654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" filled="f" stroked="f">
              <v:textbox inset="0,0,0,0">
                <w:txbxContent>
                  <w:p w14:paraId="2E51DCFA" w14:textId="77777777" w:rsidR="00516073" w:rsidRDefault="00516073">
                    <w:pPr>
                      <w:spacing w:line="245" w:lineRule="exact"/>
                      <w:ind w:left="60"/>
                    </w:pPr>
                    <w:r>
                      <w:rPr>
                        <w:b/>
                      </w:rPr>
                      <w:fldChar w:fldCharType="begin"/>
                    </w:r>
                    <w:r>
                      <w:rPr>
                        <w:b/>
                      </w:rPr>
                      <w:instrText xml:space="preserve"> PAGE </w:instrText>
                    </w:r>
                    <w:r>
                      <w:rPr>
                        <w:b/>
                      </w:rPr>
                      <w:fldChar w:fldCharType="separate"/>
                    </w:r>
                    <w:r w:rsidR="001A62C6">
                      <w:rPr>
                        <w:b/>
                        <w:noProof/>
                      </w:rPr>
                      <w:t>3</w:t>
                    </w:r>
                    <w:r>
                      <w:rPr>
                        <w:b/>
                      </w:rPr>
                      <w:fldChar w:fldCharType="end"/>
                    </w:r>
                    <w:r>
                      <w:rPr>
                        <w:b/>
                        <w:spacing w:val="1"/>
                      </w:rPr>
                      <w:t xml:space="preserve"> </w:t>
                    </w:r>
                    <w:r>
                      <w:t>|</w:t>
                    </w:r>
                    <w:r>
                      <w:rPr>
                        <w:spacing w:val="-3"/>
                      </w:rPr>
                      <w:t xml:space="preserve"> </w:t>
                    </w:r>
                    <w:r>
                      <w:rPr>
                        <w:color w:val="7E7E7E"/>
                      </w:rPr>
                      <w:t>P</w:t>
                    </w:r>
                    <w:r>
                      <w:rPr>
                        <w:color w:val="7E7E7E"/>
                        <w:spacing w:val="6"/>
                      </w:rPr>
                      <w:t xml:space="preserve"> </w:t>
                    </w:r>
                    <w:r>
                      <w:rPr>
                        <w:color w:val="7E7E7E"/>
                      </w:rPr>
                      <w:t>a</w:t>
                    </w:r>
                    <w:r>
                      <w:rPr>
                        <w:color w:val="7E7E7E"/>
                        <w:spacing w:val="9"/>
                      </w:rPr>
                      <w:t xml:space="preserve"> </w:t>
                    </w:r>
                    <w:r>
                      <w:rPr>
                        <w:color w:val="7E7E7E"/>
                      </w:rPr>
                      <w:t>g</w:t>
                    </w:r>
                    <w:r>
                      <w:rPr>
                        <w:color w:val="7E7E7E"/>
                        <w:spacing w:val="6"/>
                      </w:rPr>
                      <w:t xml:space="preserve"> </w:t>
                    </w:r>
                    <w:r>
                      <w:rPr>
                        <w:color w:val="7E7E7E"/>
                        <w:spacing w:val="-10"/>
                      </w:rPr>
                      <w:t>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0C9DAD" w14:textId="77777777" w:rsidR="004D143F" w:rsidRDefault="004D143F">
      <w:r>
        <w:separator/>
      </w:r>
    </w:p>
  </w:footnote>
  <w:footnote w:type="continuationSeparator" w:id="0">
    <w:p w14:paraId="5F3A9B8E" w14:textId="77777777" w:rsidR="004D143F" w:rsidRDefault="004D1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22371" w14:textId="780095CF" w:rsidR="00082FEC" w:rsidRDefault="00082FEC">
    <w:pPr>
      <w:pStyle w:val="Header"/>
    </w:pPr>
    <w:r>
      <w:rPr>
        <w:noProof/>
        <w:lang w:val="en-IN" w:eastAsia="en-IN"/>
      </w:rPr>
      <w:drawing>
        <wp:anchor distT="0" distB="0" distL="114300" distR="114300" simplePos="0" relativeHeight="251663872" behindDoc="0" locked="0" layoutInCell="1" allowOverlap="1" wp14:anchorId="49801218" wp14:editId="00B3D382">
          <wp:simplePos x="0" y="0"/>
          <wp:positionH relativeFrom="column">
            <wp:posOffset>27851100</wp:posOffset>
          </wp:positionH>
          <wp:positionV relativeFrom="paragraph">
            <wp:posOffset>-2743200</wp:posOffset>
          </wp:positionV>
          <wp:extent cx="6888480" cy="1032509"/>
          <wp:effectExtent l="0" t="0" r="0" b="0"/>
          <wp:wrapNone/>
          <wp:docPr id="23"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888480" cy="1032509"/>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E4DF3" w14:textId="78AFF0AE" w:rsidR="00082FEC" w:rsidRDefault="00082FEC">
    <w:pPr>
      <w:pStyle w:val="Header"/>
    </w:pPr>
    <w:r>
      <w:rPr>
        <w:noProof/>
        <w:lang w:val="en-IN" w:eastAsia="en-IN"/>
      </w:rPr>
      <mc:AlternateContent>
        <mc:Choice Requires="wpg">
          <w:drawing>
            <wp:anchor distT="0" distB="0" distL="114300" distR="114300" simplePos="0" relativeHeight="251666944" behindDoc="0" locked="0" layoutInCell="1" allowOverlap="1" wp14:anchorId="144C0629" wp14:editId="45D0DCB5">
              <wp:simplePos x="0" y="0"/>
              <wp:positionH relativeFrom="page">
                <wp:posOffset>337185</wp:posOffset>
              </wp:positionH>
              <wp:positionV relativeFrom="page">
                <wp:posOffset>340360</wp:posOffset>
              </wp:positionV>
              <wp:extent cx="6888480" cy="1032510"/>
              <wp:effectExtent l="0" t="0" r="0" b="0"/>
              <wp:wrapNone/>
              <wp:docPr id="1510062272" name="Group 15100622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8480" cy="1032510"/>
                        <a:chOff x="531" y="536"/>
                        <a:chExt cx="10848" cy="1626"/>
                      </a:xfrm>
                    </wpg:grpSpPr>
                    <pic:pic xmlns:pic="http://schemas.openxmlformats.org/drawingml/2006/picture">
                      <pic:nvPicPr>
                        <pic:cNvPr id="151006227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31" y="536"/>
                          <a:ext cx="10848" cy="16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10062274"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8495" y="666"/>
                          <a:ext cx="1358" cy="6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012F9C35" id="Group 1510062272" o:spid="_x0000_s1026" style="position:absolute;margin-left:26.55pt;margin-top:26.8pt;width:542.4pt;height:81.3pt;z-index:251666944;mso-position-horizontal-relative:page;mso-position-vertical-relative:page" coordorigin="531,536" coordsize="10848,1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531;top:536;width:10848;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">
                <v:imagedata r:id="rId3" o:title=""/>
              </v:shape>
              <v:shape id="Picture 3" o:spid="_x0000_s1028" type="#_x0000_t75" style="position:absolute;left:8495;top:666;width:1358;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">
                <v:imagedata r:id="rId4" o:title=""/>
              </v:shape>
              <w10:wrap anchorx="page" anchory="page"/>
            </v:group>
          </w:pict>
        </mc:Fallback>
      </mc:AlternateContent>
    </w:r>
    <w:r>
      <w:rPr>
        <w:noProof/>
        <w:lang w:val="en-IN" w:eastAsia="en-IN"/>
      </w:rPr>
      <w:drawing>
        <wp:anchor distT="0" distB="0" distL="114300" distR="114300" simplePos="0" relativeHeight="251665920" behindDoc="0" locked="0" layoutInCell="1" allowOverlap="1" wp14:anchorId="20312FA2" wp14:editId="19FD10DA">
          <wp:simplePos x="0" y="0"/>
          <wp:positionH relativeFrom="column">
            <wp:posOffset>27851100</wp:posOffset>
          </wp:positionH>
          <wp:positionV relativeFrom="paragraph">
            <wp:posOffset>-2743200</wp:posOffset>
          </wp:positionV>
          <wp:extent cx="6888480" cy="1032509"/>
          <wp:effectExtent l="0" t="0" r="0" b="0"/>
          <wp:wrapNone/>
          <wp:docPr id="10"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888480" cy="1032509"/>
                  </a:xfrm>
                  <a:prstGeom prst="rect">
                    <a:avLst/>
                  </a:prstGeom>
                </pic:spPr>
              </pic:pic>
            </a:graphicData>
          </a:graphic>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F7DE8F" w14:textId="77777777" w:rsidR="00082FEC" w:rsidRDefault="00082FEC">
    <w:pPr>
      <w:pStyle w:val="Header"/>
    </w:pPr>
    <w:r>
      <w:rPr>
        <w:noProof/>
        <w:lang w:val="en-IN" w:eastAsia="en-IN"/>
      </w:rPr>
      <mc:AlternateContent>
        <mc:Choice Requires="wpg">
          <w:drawing>
            <wp:anchor distT="0" distB="0" distL="114300" distR="114300" simplePos="0" relativeHeight="251660288" behindDoc="0" locked="0" layoutInCell="1" allowOverlap="1" wp14:anchorId="1B21E446" wp14:editId="7E3F207A">
              <wp:simplePos x="0" y="0"/>
              <wp:positionH relativeFrom="page">
                <wp:posOffset>337185</wp:posOffset>
              </wp:positionH>
              <wp:positionV relativeFrom="page">
                <wp:posOffset>340360</wp:posOffset>
              </wp:positionV>
              <wp:extent cx="6888480" cy="1032510"/>
              <wp:effectExtent l="0" t="0" r="0" b="0"/>
              <wp:wrapNone/>
              <wp:docPr id="1510062275" name="Group 1510062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8480" cy="1032510"/>
                        <a:chOff x="531" y="536"/>
                        <a:chExt cx="10848" cy="1626"/>
                      </a:xfrm>
                    </wpg:grpSpPr>
                    <pic:pic xmlns:pic="http://schemas.openxmlformats.org/drawingml/2006/picture">
                      <pic:nvPicPr>
                        <pic:cNvPr id="151006227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31" y="536"/>
                          <a:ext cx="10848" cy="16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10062277"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8495" y="666"/>
                          <a:ext cx="1358" cy="6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33D84F8C" id="Group 1510062275" o:spid="_x0000_s1026" style="position:absolute;margin-left:26.55pt;margin-top:26.8pt;width:542.4pt;height:81.3pt;z-index:251660288;mso-position-horizontal-relative:page;mso-position-vertical-relative:page" coordorigin="531,536" coordsize="10848,1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531;top:536;width:10848;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">
                <v:imagedata r:id="rId3" o:title=""/>
              </v:shape>
              <v:shape id="Picture 3" o:spid="_x0000_s1028" type="#_x0000_t75" style="position:absolute;left:8495;top:666;width:1358;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">
                <v:imagedata r:id="rId4" o:title=""/>
              </v:shape>
              <w10:wrap anchorx="page" anchory="page"/>
            </v:group>
          </w:pict>
        </mc:Fallback>
      </mc:AlternateContent>
    </w:r>
    <w:r>
      <w:rPr>
        <w:noProof/>
        <w:lang w:val="en-IN" w:eastAsia="en-IN"/>
      </w:rPr>
      <w:drawing>
        <wp:anchor distT="0" distB="0" distL="114300" distR="114300" simplePos="0" relativeHeight="251657216" behindDoc="0" locked="0" layoutInCell="1" allowOverlap="1" wp14:anchorId="56CDDA5C" wp14:editId="323EE6F2">
          <wp:simplePos x="0" y="0"/>
          <wp:positionH relativeFrom="column">
            <wp:posOffset>27851100</wp:posOffset>
          </wp:positionH>
          <wp:positionV relativeFrom="paragraph">
            <wp:posOffset>-2743200</wp:posOffset>
          </wp:positionV>
          <wp:extent cx="6888480" cy="1032509"/>
          <wp:effectExtent l="0" t="0" r="0" b="0"/>
          <wp:wrapNone/>
          <wp:docPr id="11"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888480" cy="1032509"/>
                  </a:xfrm>
                  <a:prstGeom prst="rect">
                    <a:avLst/>
                  </a:prstGeom>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DAC2C1" w14:textId="77777777" w:rsidR="00082FEC" w:rsidRDefault="00082FEC">
    <w:pPr>
      <w:pStyle w:val="Header"/>
    </w:pPr>
    <w:r>
      <w:rPr>
        <w:noProof/>
        <w:lang w:val="en-IN" w:eastAsia="en-IN"/>
      </w:rPr>
      <mc:AlternateContent>
        <mc:Choice Requires="wpg">
          <w:drawing>
            <wp:anchor distT="0" distB="0" distL="114300" distR="114300" simplePos="0" relativeHeight="251695104" behindDoc="0" locked="0" layoutInCell="1" allowOverlap="1" wp14:anchorId="426E43D9" wp14:editId="1B2DBEAA">
              <wp:simplePos x="0" y="0"/>
              <wp:positionH relativeFrom="page">
                <wp:posOffset>337185</wp:posOffset>
              </wp:positionH>
              <wp:positionV relativeFrom="page">
                <wp:posOffset>340360</wp:posOffset>
              </wp:positionV>
              <wp:extent cx="6888480" cy="1032510"/>
              <wp:effectExtent l="0" t="0" r="0" b="0"/>
              <wp:wrapNone/>
              <wp:docPr id="1510062279" name="Group 15100622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88480" cy="1032510"/>
                        <a:chOff x="531" y="536"/>
                        <a:chExt cx="10848" cy="1626"/>
                      </a:xfrm>
                    </wpg:grpSpPr>
                    <pic:pic xmlns:pic="http://schemas.openxmlformats.org/drawingml/2006/picture">
                      <pic:nvPicPr>
                        <pic:cNvPr id="151006228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531" y="536"/>
                          <a:ext cx="10848" cy="1626"/>
                        </a:xfrm>
                        <a:prstGeom prst="rect">
                          <a:avLst/>
                        </a:prstGeom>
                        <a:noFill/>
                        <a:extLst>
                          <a:ext uri="{909E8E84-426E-40DD-AFC4-6F175D3DCCD1}">
                            <a14:hiddenFill xmlns:a14="http://schemas.microsoft.com/office/drawing/2010/main">
                              <a:solidFill>
                                <a:srgbClr val="FFFFFF"/>
                              </a:solidFill>
                            </a14:hiddenFill>
                          </a:ext>
                        </a:extLst>
                      </pic:spPr>
                    </pic:pic>
                    <pic:pic xmlns:pic="http://schemas.openxmlformats.org/drawingml/2006/picture">
                      <pic:nvPicPr>
                        <pic:cNvPr id="1510062281"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8495" y="666"/>
                          <a:ext cx="1358" cy="691"/>
                        </a:xfrm>
                        <a:prstGeom prst="rect">
                          <a:avLst/>
                        </a:prstGeom>
                        <a:noFill/>
                        <a:extLst>
                          <a:ext uri="{909E8E84-426E-40DD-AFC4-6F175D3DCCD1}">
                            <a14:hiddenFill xmlns:a14="http://schemas.microsoft.com/office/drawing/2010/main">
                              <a:solidFill>
                                <a:srgbClr val="FFFFFF"/>
                              </a:solidFill>
                            </a14:hiddenFill>
                          </a:ext>
                        </a:extLst>
                      </pic:spPr>
                    </pic:pic>
                  </wpg:wgp>
                </a:graphicData>
              </a:graphic>
              <wp14:sizeRelH relativeFrom="page">
                <wp14:pctWidth>0</wp14:pctWidth>
              </wp14:sizeRelH>
              <wp14:sizeRelV relativeFrom="page">
                <wp14:pctHeight>0</wp14:pctHeight>
              </wp14:sizeRelV>
            </wp:anchor>
          </w:drawing>
        </mc:Choice>
        <mc:Fallback>
          <w:pict>
            <v:group w14:anchorId="4B3D7A1D" id="Group 1510062279" o:spid="_x0000_s1026" style="position:absolute;margin-left:26.55pt;margin-top:26.8pt;width:542.4pt;height:81.3pt;z-index:251695104;mso-position-horizontal-relative:page;mso-position-vertical-relative:page" coordorigin="531,536" coordsize="10848,162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7" type="#_x0000_t75" style="position:absolute;left:531;top:536;width:10848;height:16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">
                <v:imagedata r:id="rId3" o:title=""/>
              </v:shape>
              <v:shape id="Picture 3" o:spid="_x0000_s1028" type="#_x0000_t75" style="position:absolute;left:8495;top:666;width:1358;height:6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">
                <v:imagedata r:id="rId4" o:title=""/>
              </v:shape>
              <w10:wrap anchorx="page" anchory="page"/>
            </v:group>
          </w:pict>
        </mc:Fallback>
      </mc:AlternateContent>
    </w:r>
    <w:r>
      <w:rPr>
        <w:noProof/>
        <w:lang w:val="en-IN" w:eastAsia="en-IN"/>
      </w:rPr>
      <w:drawing>
        <wp:anchor distT="0" distB="0" distL="114300" distR="114300" simplePos="0" relativeHeight="251654144" behindDoc="0" locked="0" layoutInCell="1" allowOverlap="1" wp14:anchorId="44F849A3" wp14:editId="042DCFCE">
          <wp:simplePos x="0" y="0"/>
          <wp:positionH relativeFrom="column">
            <wp:posOffset>27851100</wp:posOffset>
          </wp:positionH>
          <wp:positionV relativeFrom="paragraph">
            <wp:posOffset>-2743200</wp:posOffset>
          </wp:positionV>
          <wp:extent cx="6888480" cy="1032509"/>
          <wp:effectExtent l="0" t="0" r="0" b="0"/>
          <wp:wrapNone/>
          <wp:docPr id="1941783196" name="Image 9"/>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 cstate="print"/>
                  <a:stretch>
                    <a:fillRect/>
                  </a:stretch>
                </pic:blipFill>
                <pic:spPr>
                  <a:xfrm>
                    <a:off x="0" y="0"/>
                    <a:ext cx="6888480" cy="1032509"/>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AD64CA"/>
    <w:multiLevelType w:val="hybridMultilevel"/>
    <w:tmpl w:val="BA6664E0"/>
    <w:lvl w:ilvl="0" w:tplc="A634AECA">
      <w:numFmt w:val="bullet"/>
      <w:lvlText w:val=""/>
      <w:lvlJc w:val="left"/>
      <w:pPr>
        <w:ind w:left="19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 w15:restartNumberingAfterBreak="0">
    <w:nsid w:val="13402CD0"/>
    <w:multiLevelType w:val="multilevel"/>
    <w:tmpl w:val="D71843EC"/>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 w15:restartNumberingAfterBreak="0">
    <w:nsid w:val="19AD43B2"/>
    <w:multiLevelType w:val="hybridMultilevel"/>
    <w:tmpl w:val="A2C00F3E"/>
    <w:lvl w:ilvl="0" w:tplc="4009000B">
      <w:start w:val="1"/>
      <w:numFmt w:val="bullet"/>
      <w:lvlText w:val=""/>
      <w:lvlJc w:val="left"/>
      <w:pPr>
        <w:ind w:left="1200" w:hanging="360"/>
      </w:pPr>
      <w:rPr>
        <w:rFonts w:ascii="Wingdings" w:hAnsi="Wingdings" w:hint="default"/>
      </w:rPr>
    </w:lvl>
    <w:lvl w:ilvl="1" w:tplc="40090003" w:tentative="1">
      <w:start w:val="1"/>
      <w:numFmt w:val="bullet"/>
      <w:lvlText w:val="o"/>
      <w:lvlJc w:val="left"/>
      <w:pPr>
        <w:ind w:left="1920" w:hanging="360"/>
      </w:pPr>
      <w:rPr>
        <w:rFonts w:ascii="Courier New" w:hAnsi="Courier New" w:cs="Courier New" w:hint="default"/>
      </w:rPr>
    </w:lvl>
    <w:lvl w:ilvl="2" w:tplc="40090005" w:tentative="1">
      <w:start w:val="1"/>
      <w:numFmt w:val="bullet"/>
      <w:lvlText w:val=""/>
      <w:lvlJc w:val="left"/>
      <w:pPr>
        <w:ind w:left="2640" w:hanging="360"/>
      </w:pPr>
      <w:rPr>
        <w:rFonts w:ascii="Wingdings" w:hAnsi="Wingdings" w:hint="default"/>
      </w:rPr>
    </w:lvl>
    <w:lvl w:ilvl="3" w:tplc="40090001" w:tentative="1">
      <w:start w:val="1"/>
      <w:numFmt w:val="bullet"/>
      <w:lvlText w:val=""/>
      <w:lvlJc w:val="left"/>
      <w:pPr>
        <w:ind w:left="3360" w:hanging="360"/>
      </w:pPr>
      <w:rPr>
        <w:rFonts w:ascii="Symbol" w:hAnsi="Symbol" w:hint="default"/>
      </w:rPr>
    </w:lvl>
    <w:lvl w:ilvl="4" w:tplc="40090003" w:tentative="1">
      <w:start w:val="1"/>
      <w:numFmt w:val="bullet"/>
      <w:lvlText w:val="o"/>
      <w:lvlJc w:val="left"/>
      <w:pPr>
        <w:ind w:left="4080" w:hanging="360"/>
      </w:pPr>
      <w:rPr>
        <w:rFonts w:ascii="Courier New" w:hAnsi="Courier New" w:cs="Courier New" w:hint="default"/>
      </w:rPr>
    </w:lvl>
    <w:lvl w:ilvl="5" w:tplc="40090005" w:tentative="1">
      <w:start w:val="1"/>
      <w:numFmt w:val="bullet"/>
      <w:lvlText w:val=""/>
      <w:lvlJc w:val="left"/>
      <w:pPr>
        <w:ind w:left="4800" w:hanging="360"/>
      </w:pPr>
      <w:rPr>
        <w:rFonts w:ascii="Wingdings" w:hAnsi="Wingdings" w:hint="default"/>
      </w:rPr>
    </w:lvl>
    <w:lvl w:ilvl="6" w:tplc="40090001" w:tentative="1">
      <w:start w:val="1"/>
      <w:numFmt w:val="bullet"/>
      <w:lvlText w:val=""/>
      <w:lvlJc w:val="left"/>
      <w:pPr>
        <w:ind w:left="5520" w:hanging="360"/>
      </w:pPr>
      <w:rPr>
        <w:rFonts w:ascii="Symbol" w:hAnsi="Symbol" w:hint="default"/>
      </w:rPr>
    </w:lvl>
    <w:lvl w:ilvl="7" w:tplc="40090003" w:tentative="1">
      <w:start w:val="1"/>
      <w:numFmt w:val="bullet"/>
      <w:lvlText w:val="o"/>
      <w:lvlJc w:val="left"/>
      <w:pPr>
        <w:ind w:left="6240" w:hanging="360"/>
      </w:pPr>
      <w:rPr>
        <w:rFonts w:ascii="Courier New" w:hAnsi="Courier New" w:cs="Courier New" w:hint="default"/>
      </w:rPr>
    </w:lvl>
    <w:lvl w:ilvl="8" w:tplc="40090005" w:tentative="1">
      <w:start w:val="1"/>
      <w:numFmt w:val="bullet"/>
      <w:lvlText w:val=""/>
      <w:lvlJc w:val="left"/>
      <w:pPr>
        <w:ind w:left="6960" w:hanging="360"/>
      </w:pPr>
      <w:rPr>
        <w:rFonts w:ascii="Wingdings" w:hAnsi="Wingdings" w:hint="default"/>
      </w:rPr>
    </w:lvl>
  </w:abstractNum>
  <w:abstractNum w:abstractNumId="3" w15:restartNumberingAfterBreak="0">
    <w:nsid w:val="1BFC4546"/>
    <w:multiLevelType w:val="hybridMultilevel"/>
    <w:tmpl w:val="AC32847C"/>
    <w:lvl w:ilvl="0" w:tplc="A634AECA">
      <w:numFmt w:val="bullet"/>
      <w:lvlText w:val=""/>
      <w:lvlJc w:val="left"/>
      <w:pPr>
        <w:ind w:left="19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4" w15:restartNumberingAfterBreak="0">
    <w:nsid w:val="1CB32F7E"/>
    <w:multiLevelType w:val="multilevel"/>
    <w:tmpl w:val="77F455BE"/>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 w15:restartNumberingAfterBreak="0">
    <w:nsid w:val="1D8F3A87"/>
    <w:multiLevelType w:val="hybridMultilevel"/>
    <w:tmpl w:val="2B723F8E"/>
    <w:lvl w:ilvl="0" w:tplc="98300B58">
      <w:start w:val="1"/>
      <w:numFmt w:val="decimal"/>
      <w:lvlText w:val="%1."/>
      <w:lvlJc w:val="left"/>
      <w:pPr>
        <w:ind w:left="1147" w:hanging="221"/>
      </w:pPr>
      <w:rPr>
        <w:rFonts w:ascii="Calibri" w:eastAsia="Calibri" w:hAnsi="Calibri" w:cs="Calibri" w:hint="default"/>
        <w:b/>
        <w:bCs/>
        <w:i w:val="0"/>
        <w:iCs w:val="0"/>
        <w:spacing w:val="0"/>
        <w:w w:val="100"/>
        <w:sz w:val="22"/>
        <w:szCs w:val="22"/>
        <w:lang w:val="en-US" w:eastAsia="en-US" w:bidi="ar-SA"/>
      </w:rPr>
    </w:lvl>
    <w:lvl w:ilvl="1" w:tplc="A5A8BF92">
      <w:numFmt w:val="bullet"/>
      <w:lvlText w:val=""/>
      <w:lvlJc w:val="left"/>
      <w:pPr>
        <w:ind w:left="1560" w:hanging="360"/>
      </w:pPr>
      <w:rPr>
        <w:rFonts w:ascii="Symbol" w:eastAsia="Symbol" w:hAnsi="Symbol" w:cs="Symbol" w:hint="default"/>
        <w:b w:val="0"/>
        <w:bCs w:val="0"/>
        <w:i w:val="0"/>
        <w:iCs w:val="0"/>
        <w:spacing w:val="0"/>
        <w:w w:val="99"/>
        <w:sz w:val="20"/>
        <w:szCs w:val="20"/>
        <w:lang w:val="en-US" w:eastAsia="en-US" w:bidi="ar-SA"/>
      </w:rPr>
    </w:lvl>
    <w:lvl w:ilvl="2" w:tplc="DB62EAAA">
      <w:numFmt w:val="bullet"/>
      <w:lvlText w:val="•"/>
      <w:lvlJc w:val="left"/>
      <w:pPr>
        <w:ind w:left="2574" w:hanging="360"/>
      </w:pPr>
      <w:rPr>
        <w:rFonts w:hint="default"/>
        <w:lang w:val="en-US" w:eastAsia="en-US" w:bidi="ar-SA"/>
      </w:rPr>
    </w:lvl>
    <w:lvl w:ilvl="3" w:tplc="07D2696C">
      <w:numFmt w:val="bullet"/>
      <w:lvlText w:val="•"/>
      <w:lvlJc w:val="left"/>
      <w:pPr>
        <w:ind w:left="3588" w:hanging="360"/>
      </w:pPr>
      <w:rPr>
        <w:rFonts w:hint="default"/>
        <w:lang w:val="en-US" w:eastAsia="en-US" w:bidi="ar-SA"/>
      </w:rPr>
    </w:lvl>
    <w:lvl w:ilvl="4" w:tplc="BCAC86D2">
      <w:numFmt w:val="bullet"/>
      <w:lvlText w:val="•"/>
      <w:lvlJc w:val="left"/>
      <w:pPr>
        <w:ind w:left="4602" w:hanging="360"/>
      </w:pPr>
      <w:rPr>
        <w:rFonts w:hint="default"/>
        <w:lang w:val="en-US" w:eastAsia="en-US" w:bidi="ar-SA"/>
      </w:rPr>
    </w:lvl>
    <w:lvl w:ilvl="5" w:tplc="A91AD594">
      <w:numFmt w:val="bullet"/>
      <w:lvlText w:val="•"/>
      <w:lvlJc w:val="left"/>
      <w:pPr>
        <w:ind w:left="5616" w:hanging="360"/>
      </w:pPr>
      <w:rPr>
        <w:rFonts w:hint="default"/>
        <w:lang w:val="en-US" w:eastAsia="en-US" w:bidi="ar-SA"/>
      </w:rPr>
    </w:lvl>
    <w:lvl w:ilvl="6" w:tplc="26D4102A">
      <w:numFmt w:val="bullet"/>
      <w:lvlText w:val="•"/>
      <w:lvlJc w:val="left"/>
      <w:pPr>
        <w:ind w:left="6630" w:hanging="360"/>
      </w:pPr>
      <w:rPr>
        <w:rFonts w:hint="default"/>
        <w:lang w:val="en-US" w:eastAsia="en-US" w:bidi="ar-SA"/>
      </w:rPr>
    </w:lvl>
    <w:lvl w:ilvl="7" w:tplc="82046E94">
      <w:numFmt w:val="bullet"/>
      <w:lvlText w:val="•"/>
      <w:lvlJc w:val="left"/>
      <w:pPr>
        <w:ind w:left="7644" w:hanging="360"/>
      </w:pPr>
      <w:rPr>
        <w:rFonts w:hint="default"/>
        <w:lang w:val="en-US" w:eastAsia="en-US" w:bidi="ar-SA"/>
      </w:rPr>
    </w:lvl>
    <w:lvl w:ilvl="8" w:tplc="7DA6B60E">
      <w:numFmt w:val="bullet"/>
      <w:lvlText w:val="•"/>
      <w:lvlJc w:val="left"/>
      <w:pPr>
        <w:ind w:left="8658" w:hanging="360"/>
      </w:pPr>
      <w:rPr>
        <w:rFonts w:hint="default"/>
        <w:lang w:val="en-US" w:eastAsia="en-US" w:bidi="ar-SA"/>
      </w:rPr>
    </w:lvl>
  </w:abstractNum>
  <w:abstractNum w:abstractNumId="6" w15:restartNumberingAfterBreak="0">
    <w:nsid w:val="25987B39"/>
    <w:multiLevelType w:val="multilevel"/>
    <w:tmpl w:val="FF0C3220"/>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274A07CB"/>
    <w:multiLevelType w:val="hybridMultilevel"/>
    <w:tmpl w:val="476C64FA"/>
    <w:lvl w:ilvl="0" w:tplc="A634AECA">
      <w:numFmt w:val="bullet"/>
      <w:lvlText w:val=""/>
      <w:lvlJc w:val="left"/>
      <w:pPr>
        <w:ind w:left="19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8" w15:restartNumberingAfterBreak="0">
    <w:nsid w:val="30CC3669"/>
    <w:multiLevelType w:val="hybridMultilevel"/>
    <w:tmpl w:val="17764ABA"/>
    <w:lvl w:ilvl="0" w:tplc="25FE041C">
      <w:numFmt w:val="bullet"/>
      <w:lvlText w:val=""/>
      <w:lvlJc w:val="left"/>
      <w:pPr>
        <w:ind w:left="1200" w:hanging="360"/>
      </w:pPr>
      <w:rPr>
        <w:rFonts w:ascii="Wingdings" w:eastAsia="Wingdings" w:hAnsi="Wingdings" w:cs="Wingdings" w:hint="default"/>
        <w:spacing w:val="0"/>
        <w:w w:val="99"/>
        <w:lang w:val="en-US" w:eastAsia="en-US" w:bidi="ar-SA"/>
      </w:rPr>
    </w:lvl>
    <w:lvl w:ilvl="1" w:tplc="12C69522">
      <w:numFmt w:val="bullet"/>
      <w:lvlText w:val=""/>
      <w:lvlJc w:val="left"/>
      <w:pPr>
        <w:ind w:left="1560" w:hanging="360"/>
      </w:pPr>
      <w:rPr>
        <w:rFonts w:ascii="Symbol" w:eastAsia="Symbol" w:hAnsi="Symbol" w:cs="Symbol" w:hint="default"/>
        <w:spacing w:val="0"/>
        <w:w w:val="99"/>
        <w:lang w:val="en-US" w:eastAsia="en-US" w:bidi="ar-SA"/>
      </w:rPr>
    </w:lvl>
    <w:lvl w:ilvl="2" w:tplc="C7488F92">
      <w:numFmt w:val="bullet"/>
      <w:lvlText w:val="o"/>
      <w:lvlJc w:val="left"/>
      <w:pPr>
        <w:ind w:left="2107" w:hanging="360"/>
      </w:pPr>
      <w:rPr>
        <w:rFonts w:ascii="Courier New" w:eastAsia="Courier New" w:hAnsi="Courier New" w:cs="Courier New" w:hint="default"/>
        <w:b w:val="0"/>
        <w:bCs w:val="0"/>
        <w:i w:val="0"/>
        <w:iCs w:val="0"/>
        <w:spacing w:val="0"/>
        <w:w w:val="100"/>
        <w:sz w:val="24"/>
        <w:szCs w:val="24"/>
        <w:lang w:val="en-US" w:eastAsia="en-US" w:bidi="ar-SA"/>
      </w:rPr>
    </w:lvl>
    <w:lvl w:ilvl="3" w:tplc="798C72F4">
      <w:numFmt w:val="bullet"/>
      <w:lvlText w:val="•"/>
      <w:lvlJc w:val="left"/>
      <w:pPr>
        <w:ind w:left="2100" w:hanging="360"/>
      </w:pPr>
      <w:rPr>
        <w:rFonts w:hint="default"/>
        <w:lang w:val="en-US" w:eastAsia="en-US" w:bidi="ar-SA"/>
      </w:rPr>
    </w:lvl>
    <w:lvl w:ilvl="4" w:tplc="6F14EA4E">
      <w:numFmt w:val="bullet"/>
      <w:lvlText w:val="•"/>
      <w:lvlJc w:val="left"/>
      <w:pPr>
        <w:ind w:left="3326" w:hanging="360"/>
      </w:pPr>
      <w:rPr>
        <w:rFonts w:hint="default"/>
        <w:lang w:val="en-US" w:eastAsia="en-US" w:bidi="ar-SA"/>
      </w:rPr>
    </w:lvl>
    <w:lvl w:ilvl="5" w:tplc="3A5EB9BA">
      <w:numFmt w:val="bullet"/>
      <w:lvlText w:val="•"/>
      <w:lvlJc w:val="left"/>
      <w:pPr>
        <w:ind w:left="4553" w:hanging="360"/>
      </w:pPr>
      <w:rPr>
        <w:rFonts w:hint="default"/>
        <w:lang w:val="en-US" w:eastAsia="en-US" w:bidi="ar-SA"/>
      </w:rPr>
    </w:lvl>
    <w:lvl w:ilvl="6" w:tplc="A440A7D0">
      <w:numFmt w:val="bullet"/>
      <w:lvlText w:val="•"/>
      <w:lvlJc w:val="left"/>
      <w:pPr>
        <w:ind w:left="5779" w:hanging="360"/>
      </w:pPr>
      <w:rPr>
        <w:rFonts w:hint="default"/>
        <w:lang w:val="en-US" w:eastAsia="en-US" w:bidi="ar-SA"/>
      </w:rPr>
    </w:lvl>
    <w:lvl w:ilvl="7" w:tplc="77546490">
      <w:numFmt w:val="bullet"/>
      <w:lvlText w:val="•"/>
      <w:lvlJc w:val="left"/>
      <w:pPr>
        <w:ind w:left="7006" w:hanging="360"/>
      </w:pPr>
      <w:rPr>
        <w:rFonts w:hint="default"/>
        <w:lang w:val="en-US" w:eastAsia="en-US" w:bidi="ar-SA"/>
      </w:rPr>
    </w:lvl>
    <w:lvl w:ilvl="8" w:tplc="6226A256">
      <w:numFmt w:val="bullet"/>
      <w:lvlText w:val="•"/>
      <w:lvlJc w:val="left"/>
      <w:pPr>
        <w:ind w:left="8233" w:hanging="360"/>
      </w:pPr>
      <w:rPr>
        <w:rFonts w:hint="default"/>
        <w:lang w:val="en-US" w:eastAsia="en-US" w:bidi="ar-SA"/>
      </w:rPr>
    </w:lvl>
  </w:abstractNum>
  <w:abstractNum w:abstractNumId="9" w15:restartNumberingAfterBreak="0">
    <w:nsid w:val="31DB58CF"/>
    <w:multiLevelType w:val="hybridMultilevel"/>
    <w:tmpl w:val="98D80F00"/>
    <w:lvl w:ilvl="0" w:tplc="A634AECA">
      <w:numFmt w:val="bullet"/>
      <w:lvlText w:val=""/>
      <w:lvlJc w:val="left"/>
      <w:pPr>
        <w:ind w:left="19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0" w15:restartNumberingAfterBreak="0">
    <w:nsid w:val="37724B14"/>
    <w:multiLevelType w:val="hybridMultilevel"/>
    <w:tmpl w:val="F3A24DB2"/>
    <w:lvl w:ilvl="0" w:tplc="A634AECA">
      <w:numFmt w:val="bullet"/>
      <w:lvlText w:val=""/>
      <w:lvlJc w:val="left"/>
      <w:pPr>
        <w:ind w:left="19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1" w15:restartNumberingAfterBreak="0">
    <w:nsid w:val="37E0586B"/>
    <w:multiLevelType w:val="hybridMultilevel"/>
    <w:tmpl w:val="B1046F4E"/>
    <w:lvl w:ilvl="0" w:tplc="A634AECA">
      <w:numFmt w:val="bullet"/>
      <w:lvlText w:val=""/>
      <w:lvlJc w:val="left"/>
      <w:pPr>
        <w:ind w:left="19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2" w15:restartNumberingAfterBreak="0">
    <w:nsid w:val="38315C6D"/>
    <w:multiLevelType w:val="hybridMultilevel"/>
    <w:tmpl w:val="013EE1DA"/>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C4D0795"/>
    <w:multiLevelType w:val="multilevel"/>
    <w:tmpl w:val="1EDC3362"/>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abstractNum w:abstractNumId="14" w15:restartNumberingAfterBreak="0">
    <w:nsid w:val="3CF958F0"/>
    <w:multiLevelType w:val="multilevel"/>
    <w:tmpl w:val="5F000EE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5" w15:restartNumberingAfterBreak="0">
    <w:nsid w:val="55172516"/>
    <w:multiLevelType w:val="multilevel"/>
    <w:tmpl w:val="EDAC9B72"/>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5F5D4822"/>
    <w:multiLevelType w:val="hybridMultilevel"/>
    <w:tmpl w:val="EEC80C48"/>
    <w:lvl w:ilvl="0" w:tplc="A17EFFA2">
      <w:numFmt w:val="bullet"/>
      <w:lvlText w:val=""/>
      <w:lvlJc w:val="left"/>
      <w:pPr>
        <w:ind w:left="1200" w:hanging="360"/>
      </w:pPr>
      <w:rPr>
        <w:rFonts w:ascii="Wingdings" w:eastAsia="Wingdings" w:hAnsi="Wingdings" w:cs="Wingdings" w:hint="default"/>
        <w:b w:val="0"/>
        <w:bCs w:val="0"/>
        <w:i w:val="0"/>
        <w:iCs w:val="0"/>
        <w:color w:val="2E5395"/>
        <w:spacing w:val="0"/>
        <w:w w:val="99"/>
        <w:sz w:val="32"/>
        <w:szCs w:val="32"/>
        <w:lang w:val="en-US" w:eastAsia="en-US" w:bidi="ar-SA"/>
      </w:rPr>
    </w:lvl>
    <w:lvl w:ilvl="1" w:tplc="8E7A6318">
      <w:start w:val="1"/>
      <w:numFmt w:val="decimal"/>
      <w:lvlText w:val="%2."/>
      <w:lvlJc w:val="left"/>
      <w:pPr>
        <w:ind w:left="1560" w:hanging="360"/>
      </w:pPr>
      <w:rPr>
        <w:rFonts w:ascii="Calibri" w:eastAsia="Calibri" w:hAnsi="Calibri" w:cs="Calibri" w:hint="default"/>
        <w:b w:val="0"/>
        <w:bCs w:val="0"/>
        <w:i w:val="0"/>
        <w:iCs w:val="0"/>
        <w:spacing w:val="0"/>
        <w:w w:val="100"/>
        <w:sz w:val="22"/>
        <w:szCs w:val="22"/>
        <w:lang w:val="en-US" w:eastAsia="en-US" w:bidi="ar-SA"/>
      </w:rPr>
    </w:lvl>
    <w:lvl w:ilvl="2" w:tplc="0DC0D90C">
      <w:numFmt w:val="bullet"/>
      <w:lvlText w:val="•"/>
      <w:lvlJc w:val="left"/>
      <w:pPr>
        <w:ind w:left="2574" w:hanging="360"/>
      </w:pPr>
      <w:rPr>
        <w:rFonts w:hint="default"/>
        <w:lang w:val="en-US" w:eastAsia="en-US" w:bidi="ar-SA"/>
      </w:rPr>
    </w:lvl>
    <w:lvl w:ilvl="3" w:tplc="458689DA">
      <w:numFmt w:val="bullet"/>
      <w:lvlText w:val="•"/>
      <w:lvlJc w:val="left"/>
      <w:pPr>
        <w:ind w:left="3588" w:hanging="360"/>
      </w:pPr>
      <w:rPr>
        <w:rFonts w:hint="default"/>
        <w:lang w:val="en-US" w:eastAsia="en-US" w:bidi="ar-SA"/>
      </w:rPr>
    </w:lvl>
    <w:lvl w:ilvl="4" w:tplc="102A7A8C">
      <w:numFmt w:val="bullet"/>
      <w:lvlText w:val="•"/>
      <w:lvlJc w:val="left"/>
      <w:pPr>
        <w:ind w:left="4602" w:hanging="360"/>
      </w:pPr>
      <w:rPr>
        <w:rFonts w:hint="default"/>
        <w:lang w:val="en-US" w:eastAsia="en-US" w:bidi="ar-SA"/>
      </w:rPr>
    </w:lvl>
    <w:lvl w:ilvl="5" w:tplc="C4126596">
      <w:numFmt w:val="bullet"/>
      <w:lvlText w:val="•"/>
      <w:lvlJc w:val="left"/>
      <w:pPr>
        <w:ind w:left="5616" w:hanging="360"/>
      </w:pPr>
      <w:rPr>
        <w:rFonts w:hint="default"/>
        <w:lang w:val="en-US" w:eastAsia="en-US" w:bidi="ar-SA"/>
      </w:rPr>
    </w:lvl>
    <w:lvl w:ilvl="6" w:tplc="806C4924">
      <w:numFmt w:val="bullet"/>
      <w:lvlText w:val="•"/>
      <w:lvlJc w:val="left"/>
      <w:pPr>
        <w:ind w:left="6630" w:hanging="360"/>
      </w:pPr>
      <w:rPr>
        <w:rFonts w:hint="default"/>
        <w:lang w:val="en-US" w:eastAsia="en-US" w:bidi="ar-SA"/>
      </w:rPr>
    </w:lvl>
    <w:lvl w:ilvl="7" w:tplc="7D661BFE">
      <w:numFmt w:val="bullet"/>
      <w:lvlText w:val="•"/>
      <w:lvlJc w:val="left"/>
      <w:pPr>
        <w:ind w:left="7644" w:hanging="360"/>
      </w:pPr>
      <w:rPr>
        <w:rFonts w:hint="default"/>
        <w:lang w:val="en-US" w:eastAsia="en-US" w:bidi="ar-SA"/>
      </w:rPr>
    </w:lvl>
    <w:lvl w:ilvl="8" w:tplc="283858EA">
      <w:numFmt w:val="bullet"/>
      <w:lvlText w:val="•"/>
      <w:lvlJc w:val="left"/>
      <w:pPr>
        <w:ind w:left="8658" w:hanging="360"/>
      </w:pPr>
      <w:rPr>
        <w:rFonts w:hint="default"/>
        <w:lang w:val="en-US" w:eastAsia="en-US" w:bidi="ar-SA"/>
      </w:rPr>
    </w:lvl>
  </w:abstractNum>
  <w:abstractNum w:abstractNumId="17" w15:restartNumberingAfterBreak="0">
    <w:nsid w:val="604A3575"/>
    <w:multiLevelType w:val="hybridMultilevel"/>
    <w:tmpl w:val="333259F2"/>
    <w:lvl w:ilvl="0" w:tplc="A634AECA">
      <w:numFmt w:val="bullet"/>
      <w:lvlText w:val=""/>
      <w:lvlJc w:val="left"/>
      <w:pPr>
        <w:ind w:left="19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18" w15:restartNumberingAfterBreak="0">
    <w:nsid w:val="6B0E460A"/>
    <w:multiLevelType w:val="hybridMultilevel"/>
    <w:tmpl w:val="7E1692B2"/>
    <w:lvl w:ilvl="0" w:tplc="40090003">
      <w:start w:val="1"/>
      <w:numFmt w:val="bullet"/>
      <w:lvlText w:val="o"/>
      <w:lvlJc w:val="left"/>
      <w:pPr>
        <w:ind w:left="2107" w:hanging="360"/>
      </w:pPr>
      <w:rPr>
        <w:rFonts w:ascii="Courier New" w:hAnsi="Courier New" w:cs="Courier New" w:hint="default"/>
      </w:rPr>
    </w:lvl>
    <w:lvl w:ilvl="1" w:tplc="40090003" w:tentative="1">
      <w:start w:val="1"/>
      <w:numFmt w:val="bullet"/>
      <w:lvlText w:val="o"/>
      <w:lvlJc w:val="left"/>
      <w:pPr>
        <w:ind w:left="2827" w:hanging="360"/>
      </w:pPr>
      <w:rPr>
        <w:rFonts w:ascii="Courier New" w:hAnsi="Courier New" w:cs="Courier New" w:hint="default"/>
      </w:rPr>
    </w:lvl>
    <w:lvl w:ilvl="2" w:tplc="40090005" w:tentative="1">
      <w:start w:val="1"/>
      <w:numFmt w:val="bullet"/>
      <w:lvlText w:val=""/>
      <w:lvlJc w:val="left"/>
      <w:pPr>
        <w:ind w:left="3547" w:hanging="360"/>
      </w:pPr>
      <w:rPr>
        <w:rFonts w:ascii="Wingdings" w:hAnsi="Wingdings" w:hint="default"/>
      </w:rPr>
    </w:lvl>
    <w:lvl w:ilvl="3" w:tplc="40090001" w:tentative="1">
      <w:start w:val="1"/>
      <w:numFmt w:val="bullet"/>
      <w:lvlText w:val=""/>
      <w:lvlJc w:val="left"/>
      <w:pPr>
        <w:ind w:left="4267" w:hanging="360"/>
      </w:pPr>
      <w:rPr>
        <w:rFonts w:ascii="Symbol" w:hAnsi="Symbol" w:hint="default"/>
      </w:rPr>
    </w:lvl>
    <w:lvl w:ilvl="4" w:tplc="40090003" w:tentative="1">
      <w:start w:val="1"/>
      <w:numFmt w:val="bullet"/>
      <w:lvlText w:val="o"/>
      <w:lvlJc w:val="left"/>
      <w:pPr>
        <w:ind w:left="4987" w:hanging="360"/>
      </w:pPr>
      <w:rPr>
        <w:rFonts w:ascii="Courier New" w:hAnsi="Courier New" w:cs="Courier New" w:hint="default"/>
      </w:rPr>
    </w:lvl>
    <w:lvl w:ilvl="5" w:tplc="40090005" w:tentative="1">
      <w:start w:val="1"/>
      <w:numFmt w:val="bullet"/>
      <w:lvlText w:val=""/>
      <w:lvlJc w:val="left"/>
      <w:pPr>
        <w:ind w:left="5707" w:hanging="360"/>
      </w:pPr>
      <w:rPr>
        <w:rFonts w:ascii="Wingdings" w:hAnsi="Wingdings" w:hint="default"/>
      </w:rPr>
    </w:lvl>
    <w:lvl w:ilvl="6" w:tplc="40090001" w:tentative="1">
      <w:start w:val="1"/>
      <w:numFmt w:val="bullet"/>
      <w:lvlText w:val=""/>
      <w:lvlJc w:val="left"/>
      <w:pPr>
        <w:ind w:left="6427" w:hanging="360"/>
      </w:pPr>
      <w:rPr>
        <w:rFonts w:ascii="Symbol" w:hAnsi="Symbol" w:hint="default"/>
      </w:rPr>
    </w:lvl>
    <w:lvl w:ilvl="7" w:tplc="40090003" w:tentative="1">
      <w:start w:val="1"/>
      <w:numFmt w:val="bullet"/>
      <w:lvlText w:val="o"/>
      <w:lvlJc w:val="left"/>
      <w:pPr>
        <w:ind w:left="7147" w:hanging="360"/>
      </w:pPr>
      <w:rPr>
        <w:rFonts w:ascii="Courier New" w:hAnsi="Courier New" w:cs="Courier New" w:hint="default"/>
      </w:rPr>
    </w:lvl>
    <w:lvl w:ilvl="8" w:tplc="40090005" w:tentative="1">
      <w:start w:val="1"/>
      <w:numFmt w:val="bullet"/>
      <w:lvlText w:val=""/>
      <w:lvlJc w:val="left"/>
      <w:pPr>
        <w:ind w:left="7867" w:hanging="360"/>
      </w:pPr>
      <w:rPr>
        <w:rFonts w:ascii="Wingdings" w:hAnsi="Wingdings" w:hint="default"/>
      </w:rPr>
    </w:lvl>
  </w:abstractNum>
  <w:abstractNum w:abstractNumId="19" w15:restartNumberingAfterBreak="0">
    <w:nsid w:val="6D2318A2"/>
    <w:multiLevelType w:val="hybridMultilevel"/>
    <w:tmpl w:val="618A70B0"/>
    <w:lvl w:ilvl="0" w:tplc="25FE041C">
      <w:numFmt w:val="bullet"/>
      <w:lvlText w:val=""/>
      <w:lvlJc w:val="left"/>
      <w:pPr>
        <w:ind w:left="1920" w:hanging="360"/>
      </w:pPr>
      <w:rPr>
        <w:rFonts w:ascii="Wingdings" w:eastAsia="Wingdings" w:hAnsi="Wingdings" w:cs="Wingdings" w:hint="default"/>
        <w:spacing w:val="0"/>
        <w:w w:val="99"/>
        <w:lang w:val="en-US" w:eastAsia="en-US" w:bidi="ar-SA"/>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0" w15:restartNumberingAfterBreak="0">
    <w:nsid w:val="737C2DF6"/>
    <w:multiLevelType w:val="hybridMultilevel"/>
    <w:tmpl w:val="E778A040"/>
    <w:lvl w:ilvl="0" w:tplc="A634AECA">
      <w:numFmt w:val="bullet"/>
      <w:lvlText w:val=""/>
      <w:lvlJc w:val="left"/>
      <w:pPr>
        <w:ind w:left="1920" w:hanging="360"/>
      </w:pPr>
      <w:rPr>
        <w:rFonts w:ascii="Symbol" w:eastAsia="Symbol" w:hAnsi="Symbol" w:cs="Symbol" w:hint="default"/>
        <w:b w:val="0"/>
        <w:bCs w:val="0"/>
        <w:i w:val="0"/>
        <w:iCs w:val="0"/>
        <w:spacing w:val="0"/>
        <w:w w:val="99"/>
        <w:sz w:val="20"/>
        <w:szCs w:val="20"/>
        <w:lang w:val="en-US" w:eastAsia="en-US" w:bidi="ar-SA"/>
      </w:rPr>
    </w:lvl>
    <w:lvl w:ilvl="1" w:tplc="40090003" w:tentative="1">
      <w:start w:val="1"/>
      <w:numFmt w:val="bullet"/>
      <w:lvlText w:val="o"/>
      <w:lvlJc w:val="left"/>
      <w:pPr>
        <w:ind w:left="2640" w:hanging="360"/>
      </w:pPr>
      <w:rPr>
        <w:rFonts w:ascii="Courier New" w:hAnsi="Courier New" w:cs="Courier New" w:hint="default"/>
      </w:rPr>
    </w:lvl>
    <w:lvl w:ilvl="2" w:tplc="40090005" w:tentative="1">
      <w:start w:val="1"/>
      <w:numFmt w:val="bullet"/>
      <w:lvlText w:val=""/>
      <w:lvlJc w:val="left"/>
      <w:pPr>
        <w:ind w:left="3360" w:hanging="360"/>
      </w:pPr>
      <w:rPr>
        <w:rFonts w:ascii="Wingdings" w:hAnsi="Wingdings" w:hint="default"/>
      </w:rPr>
    </w:lvl>
    <w:lvl w:ilvl="3" w:tplc="40090001" w:tentative="1">
      <w:start w:val="1"/>
      <w:numFmt w:val="bullet"/>
      <w:lvlText w:val=""/>
      <w:lvlJc w:val="left"/>
      <w:pPr>
        <w:ind w:left="4080" w:hanging="360"/>
      </w:pPr>
      <w:rPr>
        <w:rFonts w:ascii="Symbol" w:hAnsi="Symbol" w:hint="default"/>
      </w:rPr>
    </w:lvl>
    <w:lvl w:ilvl="4" w:tplc="40090003" w:tentative="1">
      <w:start w:val="1"/>
      <w:numFmt w:val="bullet"/>
      <w:lvlText w:val="o"/>
      <w:lvlJc w:val="left"/>
      <w:pPr>
        <w:ind w:left="4800" w:hanging="360"/>
      </w:pPr>
      <w:rPr>
        <w:rFonts w:ascii="Courier New" w:hAnsi="Courier New" w:cs="Courier New" w:hint="default"/>
      </w:rPr>
    </w:lvl>
    <w:lvl w:ilvl="5" w:tplc="40090005" w:tentative="1">
      <w:start w:val="1"/>
      <w:numFmt w:val="bullet"/>
      <w:lvlText w:val=""/>
      <w:lvlJc w:val="left"/>
      <w:pPr>
        <w:ind w:left="5520" w:hanging="360"/>
      </w:pPr>
      <w:rPr>
        <w:rFonts w:ascii="Wingdings" w:hAnsi="Wingdings" w:hint="default"/>
      </w:rPr>
    </w:lvl>
    <w:lvl w:ilvl="6" w:tplc="40090001" w:tentative="1">
      <w:start w:val="1"/>
      <w:numFmt w:val="bullet"/>
      <w:lvlText w:val=""/>
      <w:lvlJc w:val="left"/>
      <w:pPr>
        <w:ind w:left="6240" w:hanging="360"/>
      </w:pPr>
      <w:rPr>
        <w:rFonts w:ascii="Symbol" w:hAnsi="Symbol" w:hint="default"/>
      </w:rPr>
    </w:lvl>
    <w:lvl w:ilvl="7" w:tplc="40090003" w:tentative="1">
      <w:start w:val="1"/>
      <w:numFmt w:val="bullet"/>
      <w:lvlText w:val="o"/>
      <w:lvlJc w:val="left"/>
      <w:pPr>
        <w:ind w:left="6960" w:hanging="360"/>
      </w:pPr>
      <w:rPr>
        <w:rFonts w:ascii="Courier New" w:hAnsi="Courier New" w:cs="Courier New" w:hint="default"/>
      </w:rPr>
    </w:lvl>
    <w:lvl w:ilvl="8" w:tplc="40090005" w:tentative="1">
      <w:start w:val="1"/>
      <w:numFmt w:val="bullet"/>
      <w:lvlText w:val=""/>
      <w:lvlJc w:val="left"/>
      <w:pPr>
        <w:ind w:left="7680" w:hanging="360"/>
      </w:pPr>
      <w:rPr>
        <w:rFonts w:ascii="Wingdings" w:hAnsi="Wingdings" w:hint="default"/>
      </w:rPr>
    </w:lvl>
  </w:abstractNum>
  <w:abstractNum w:abstractNumId="21" w15:restartNumberingAfterBreak="0">
    <w:nsid w:val="74C91B29"/>
    <w:multiLevelType w:val="hybridMultilevel"/>
    <w:tmpl w:val="77B00124"/>
    <w:lvl w:ilvl="0" w:tplc="40090001">
      <w:start w:val="1"/>
      <w:numFmt w:val="bullet"/>
      <w:lvlText w:val=""/>
      <w:lvlJc w:val="left"/>
      <w:pPr>
        <w:ind w:left="815" w:hanging="360"/>
      </w:pPr>
      <w:rPr>
        <w:rFonts w:ascii="Symbol" w:hAnsi="Symbol" w:hint="default"/>
      </w:rPr>
    </w:lvl>
    <w:lvl w:ilvl="1" w:tplc="40090003" w:tentative="1">
      <w:start w:val="1"/>
      <w:numFmt w:val="bullet"/>
      <w:lvlText w:val="o"/>
      <w:lvlJc w:val="left"/>
      <w:pPr>
        <w:ind w:left="1535" w:hanging="360"/>
      </w:pPr>
      <w:rPr>
        <w:rFonts w:ascii="Courier New" w:hAnsi="Courier New" w:cs="Courier New" w:hint="default"/>
      </w:rPr>
    </w:lvl>
    <w:lvl w:ilvl="2" w:tplc="40090005" w:tentative="1">
      <w:start w:val="1"/>
      <w:numFmt w:val="bullet"/>
      <w:lvlText w:val=""/>
      <w:lvlJc w:val="left"/>
      <w:pPr>
        <w:ind w:left="2255" w:hanging="360"/>
      </w:pPr>
      <w:rPr>
        <w:rFonts w:ascii="Wingdings" w:hAnsi="Wingdings" w:hint="default"/>
      </w:rPr>
    </w:lvl>
    <w:lvl w:ilvl="3" w:tplc="40090001" w:tentative="1">
      <w:start w:val="1"/>
      <w:numFmt w:val="bullet"/>
      <w:lvlText w:val=""/>
      <w:lvlJc w:val="left"/>
      <w:pPr>
        <w:ind w:left="2975" w:hanging="360"/>
      </w:pPr>
      <w:rPr>
        <w:rFonts w:ascii="Symbol" w:hAnsi="Symbol" w:hint="default"/>
      </w:rPr>
    </w:lvl>
    <w:lvl w:ilvl="4" w:tplc="40090003" w:tentative="1">
      <w:start w:val="1"/>
      <w:numFmt w:val="bullet"/>
      <w:lvlText w:val="o"/>
      <w:lvlJc w:val="left"/>
      <w:pPr>
        <w:ind w:left="3695" w:hanging="360"/>
      </w:pPr>
      <w:rPr>
        <w:rFonts w:ascii="Courier New" w:hAnsi="Courier New" w:cs="Courier New" w:hint="default"/>
      </w:rPr>
    </w:lvl>
    <w:lvl w:ilvl="5" w:tplc="40090005" w:tentative="1">
      <w:start w:val="1"/>
      <w:numFmt w:val="bullet"/>
      <w:lvlText w:val=""/>
      <w:lvlJc w:val="left"/>
      <w:pPr>
        <w:ind w:left="4415" w:hanging="360"/>
      </w:pPr>
      <w:rPr>
        <w:rFonts w:ascii="Wingdings" w:hAnsi="Wingdings" w:hint="default"/>
      </w:rPr>
    </w:lvl>
    <w:lvl w:ilvl="6" w:tplc="40090001" w:tentative="1">
      <w:start w:val="1"/>
      <w:numFmt w:val="bullet"/>
      <w:lvlText w:val=""/>
      <w:lvlJc w:val="left"/>
      <w:pPr>
        <w:ind w:left="5135" w:hanging="360"/>
      </w:pPr>
      <w:rPr>
        <w:rFonts w:ascii="Symbol" w:hAnsi="Symbol" w:hint="default"/>
      </w:rPr>
    </w:lvl>
    <w:lvl w:ilvl="7" w:tplc="40090003" w:tentative="1">
      <w:start w:val="1"/>
      <w:numFmt w:val="bullet"/>
      <w:lvlText w:val="o"/>
      <w:lvlJc w:val="left"/>
      <w:pPr>
        <w:ind w:left="5855" w:hanging="360"/>
      </w:pPr>
      <w:rPr>
        <w:rFonts w:ascii="Courier New" w:hAnsi="Courier New" w:cs="Courier New" w:hint="default"/>
      </w:rPr>
    </w:lvl>
    <w:lvl w:ilvl="8" w:tplc="40090005" w:tentative="1">
      <w:start w:val="1"/>
      <w:numFmt w:val="bullet"/>
      <w:lvlText w:val=""/>
      <w:lvlJc w:val="left"/>
      <w:pPr>
        <w:ind w:left="6575" w:hanging="360"/>
      </w:pPr>
      <w:rPr>
        <w:rFonts w:ascii="Wingdings" w:hAnsi="Wingdings" w:hint="default"/>
      </w:rPr>
    </w:lvl>
  </w:abstractNum>
  <w:abstractNum w:abstractNumId="22" w15:restartNumberingAfterBreak="0">
    <w:nsid w:val="78EA6D3B"/>
    <w:multiLevelType w:val="hybridMultilevel"/>
    <w:tmpl w:val="DE4488DC"/>
    <w:lvl w:ilvl="0" w:tplc="7CD80F50">
      <w:start w:val="1"/>
      <w:numFmt w:val="decimal"/>
      <w:lvlText w:val="%1."/>
      <w:lvlJc w:val="left"/>
      <w:pPr>
        <w:ind w:left="1560" w:hanging="360"/>
      </w:pPr>
      <w:rPr>
        <w:rFonts w:hint="default"/>
        <w:b/>
      </w:rPr>
    </w:lvl>
    <w:lvl w:ilvl="1" w:tplc="40090019" w:tentative="1">
      <w:start w:val="1"/>
      <w:numFmt w:val="lowerLetter"/>
      <w:lvlText w:val="%2."/>
      <w:lvlJc w:val="left"/>
      <w:pPr>
        <w:ind w:left="2280" w:hanging="360"/>
      </w:pPr>
    </w:lvl>
    <w:lvl w:ilvl="2" w:tplc="4009001B" w:tentative="1">
      <w:start w:val="1"/>
      <w:numFmt w:val="lowerRoman"/>
      <w:lvlText w:val="%3."/>
      <w:lvlJc w:val="right"/>
      <w:pPr>
        <w:ind w:left="3000" w:hanging="180"/>
      </w:pPr>
    </w:lvl>
    <w:lvl w:ilvl="3" w:tplc="4009000F" w:tentative="1">
      <w:start w:val="1"/>
      <w:numFmt w:val="decimal"/>
      <w:lvlText w:val="%4."/>
      <w:lvlJc w:val="left"/>
      <w:pPr>
        <w:ind w:left="3720" w:hanging="360"/>
      </w:pPr>
    </w:lvl>
    <w:lvl w:ilvl="4" w:tplc="40090019" w:tentative="1">
      <w:start w:val="1"/>
      <w:numFmt w:val="lowerLetter"/>
      <w:lvlText w:val="%5."/>
      <w:lvlJc w:val="left"/>
      <w:pPr>
        <w:ind w:left="4440" w:hanging="360"/>
      </w:pPr>
    </w:lvl>
    <w:lvl w:ilvl="5" w:tplc="4009001B" w:tentative="1">
      <w:start w:val="1"/>
      <w:numFmt w:val="lowerRoman"/>
      <w:lvlText w:val="%6."/>
      <w:lvlJc w:val="right"/>
      <w:pPr>
        <w:ind w:left="5160" w:hanging="180"/>
      </w:pPr>
    </w:lvl>
    <w:lvl w:ilvl="6" w:tplc="4009000F" w:tentative="1">
      <w:start w:val="1"/>
      <w:numFmt w:val="decimal"/>
      <w:lvlText w:val="%7."/>
      <w:lvlJc w:val="left"/>
      <w:pPr>
        <w:ind w:left="5880" w:hanging="360"/>
      </w:pPr>
    </w:lvl>
    <w:lvl w:ilvl="7" w:tplc="40090019" w:tentative="1">
      <w:start w:val="1"/>
      <w:numFmt w:val="lowerLetter"/>
      <w:lvlText w:val="%8."/>
      <w:lvlJc w:val="left"/>
      <w:pPr>
        <w:ind w:left="6600" w:hanging="360"/>
      </w:pPr>
    </w:lvl>
    <w:lvl w:ilvl="8" w:tplc="4009001B" w:tentative="1">
      <w:start w:val="1"/>
      <w:numFmt w:val="lowerRoman"/>
      <w:lvlText w:val="%9."/>
      <w:lvlJc w:val="right"/>
      <w:pPr>
        <w:ind w:left="7320" w:hanging="180"/>
      </w:pPr>
    </w:lvl>
  </w:abstractNum>
  <w:abstractNum w:abstractNumId="23" w15:restartNumberingAfterBreak="0">
    <w:nsid w:val="79DA7877"/>
    <w:multiLevelType w:val="multilevel"/>
    <w:tmpl w:val="892CDDF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7AEF0409"/>
    <w:multiLevelType w:val="hybridMultilevel"/>
    <w:tmpl w:val="FD7E874C"/>
    <w:lvl w:ilvl="0" w:tplc="E9BC7760">
      <w:numFmt w:val="bullet"/>
      <w:lvlText w:val=""/>
      <w:lvlJc w:val="left"/>
      <w:pPr>
        <w:ind w:left="840" w:hanging="548"/>
      </w:pPr>
      <w:rPr>
        <w:rFonts w:ascii="Wingdings" w:eastAsia="Wingdings" w:hAnsi="Wingdings" w:cs="Wingdings" w:hint="default"/>
        <w:b w:val="0"/>
        <w:bCs w:val="0"/>
        <w:i w:val="0"/>
        <w:iCs w:val="0"/>
        <w:spacing w:val="0"/>
        <w:w w:val="100"/>
        <w:sz w:val="22"/>
        <w:szCs w:val="22"/>
        <w:lang w:val="en-US" w:eastAsia="en-US" w:bidi="ar-SA"/>
      </w:rPr>
    </w:lvl>
    <w:lvl w:ilvl="1" w:tplc="1AF481B0">
      <w:numFmt w:val="bullet"/>
      <w:lvlText w:val="•"/>
      <w:lvlJc w:val="left"/>
      <w:pPr>
        <w:ind w:left="1824" w:hanging="548"/>
      </w:pPr>
      <w:rPr>
        <w:rFonts w:hint="default"/>
        <w:lang w:val="en-US" w:eastAsia="en-US" w:bidi="ar-SA"/>
      </w:rPr>
    </w:lvl>
    <w:lvl w:ilvl="2" w:tplc="B0C023F4">
      <w:numFmt w:val="bullet"/>
      <w:lvlText w:val="•"/>
      <w:lvlJc w:val="left"/>
      <w:pPr>
        <w:ind w:left="2809" w:hanging="548"/>
      </w:pPr>
      <w:rPr>
        <w:rFonts w:hint="default"/>
        <w:lang w:val="en-US" w:eastAsia="en-US" w:bidi="ar-SA"/>
      </w:rPr>
    </w:lvl>
    <w:lvl w:ilvl="3" w:tplc="C7ACB700">
      <w:numFmt w:val="bullet"/>
      <w:lvlText w:val="•"/>
      <w:lvlJc w:val="left"/>
      <w:pPr>
        <w:ind w:left="3793" w:hanging="548"/>
      </w:pPr>
      <w:rPr>
        <w:rFonts w:hint="default"/>
        <w:lang w:val="en-US" w:eastAsia="en-US" w:bidi="ar-SA"/>
      </w:rPr>
    </w:lvl>
    <w:lvl w:ilvl="4" w:tplc="FECC605C">
      <w:numFmt w:val="bullet"/>
      <w:lvlText w:val="•"/>
      <w:lvlJc w:val="left"/>
      <w:pPr>
        <w:ind w:left="4778" w:hanging="548"/>
      </w:pPr>
      <w:rPr>
        <w:rFonts w:hint="default"/>
        <w:lang w:val="en-US" w:eastAsia="en-US" w:bidi="ar-SA"/>
      </w:rPr>
    </w:lvl>
    <w:lvl w:ilvl="5" w:tplc="053ACF1A">
      <w:numFmt w:val="bullet"/>
      <w:lvlText w:val="•"/>
      <w:lvlJc w:val="left"/>
      <w:pPr>
        <w:ind w:left="5763" w:hanging="548"/>
      </w:pPr>
      <w:rPr>
        <w:rFonts w:hint="default"/>
        <w:lang w:val="en-US" w:eastAsia="en-US" w:bidi="ar-SA"/>
      </w:rPr>
    </w:lvl>
    <w:lvl w:ilvl="6" w:tplc="96EEC34E">
      <w:numFmt w:val="bullet"/>
      <w:lvlText w:val="•"/>
      <w:lvlJc w:val="left"/>
      <w:pPr>
        <w:ind w:left="6747" w:hanging="548"/>
      </w:pPr>
      <w:rPr>
        <w:rFonts w:hint="default"/>
        <w:lang w:val="en-US" w:eastAsia="en-US" w:bidi="ar-SA"/>
      </w:rPr>
    </w:lvl>
    <w:lvl w:ilvl="7" w:tplc="24380226">
      <w:numFmt w:val="bullet"/>
      <w:lvlText w:val="•"/>
      <w:lvlJc w:val="left"/>
      <w:pPr>
        <w:ind w:left="7732" w:hanging="548"/>
      </w:pPr>
      <w:rPr>
        <w:rFonts w:hint="default"/>
        <w:lang w:val="en-US" w:eastAsia="en-US" w:bidi="ar-SA"/>
      </w:rPr>
    </w:lvl>
    <w:lvl w:ilvl="8" w:tplc="D4928740">
      <w:numFmt w:val="bullet"/>
      <w:lvlText w:val="•"/>
      <w:lvlJc w:val="left"/>
      <w:pPr>
        <w:ind w:left="8717" w:hanging="548"/>
      </w:pPr>
      <w:rPr>
        <w:rFonts w:hint="default"/>
        <w:lang w:val="en-US" w:eastAsia="en-US" w:bidi="ar-SA"/>
      </w:rPr>
    </w:lvl>
  </w:abstractNum>
  <w:abstractNum w:abstractNumId="25" w15:restartNumberingAfterBreak="0">
    <w:nsid w:val="7B7F7B93"/>
    <w:multiLevelType w:val="multilevel"/>
    <w:tmpl w:val="0DDE4020"/>
    <w:lvl w:ilvl="0">
      <w:start w:val="1"/>
      <w:numFmt w:val="bullet"/>
      <w:lvlText w:val=""/>
      <w:lvlJc w:val="left"/>
      <w:pPr>
        <w:tabs>
          <w:tab w:val="num" w:pos="1560"/>
        </w:tabs>
        <w:ind w:left="1560" w:hanging="360"/>
      </w:pPr>
      <w:rPr>
        <w:rFonts w:ascii="Symbol" w:hAnsi="Symbol" w:hint="default"/>
        <w:sz w:val="20"/>
      </w:rPr>
    </w:lvl>
    <w:lvl w:ilvl="1" w:tentative="1">
      <w:start w:val="1"/>
      <w:numFmt w:val="bullet"/>
      <w:lvlText w:val="o"/>
      <w:lvlJc w:val="left"/>
      <w:pPr>
        <w:tabs>
          <w:tab w:val="num" w:pos="2280"/>
        </w:tabs>
        <w:ind w:left="2280" w:hanging="360"/>
      </w:pPr>
      <w:rPr>
        <w:rFonts w:ascii="Courier New" w:hAnsi="Courier New" w:hint="default"/>
        <w:sz w:val="20"/>
      </w:rPr>
    </w:lvl>
    <w:lvl w:ilvl="2" w:tentative="1">
      <w:start w:val="1"/>
      <w:numFmt w:val="bullet"/>
      <w:lvlText w:val=""/>
      <w:lvlJc w:val="left"/>
      <w:pPr>
        <w:tabs>
          <w:tab w:val="num" w:pos="3000"/>
        </w:tabs>
        <w:ind w:left="3000" w:hanging="360"/>
      </w:pPr>
      <w:rPr>
        <w:rFonts w:ascii="Wingdings" w:hAnsi="Wingdings" w:hint="default"/>
        <w:sz w:val="20"/>
      </w:rPr>
    </w:lvl>
    <w:lvl w:ilvl="3" w:tentative="1">
      <w:start w:val="1"/>
      <w:numFmt w:val="bullet"/>
      <w:lvlText w:val=""/>
      <w:lvlJc w:val="left"/>
      <w:pPr>
        <w:tabs>
          <w:tab w:val="num" w:pos="3720"/>
        </w:tabs>
        <w:ind w:left="3720" w:hanging="360"/>
      </w:pPr>
      <w:rPr>
        <w:rFonts w:ascii="Wingdings" w:hAnsi="Wingdings" w:hint="default"/>
        <w:sz w:val="20"/>
      </w:rPr>
    </w:lvl>
    <w:lvl w:ilvl="4" w:tentative="1">
      <w:start w:val="1"/>
      <w:numFmt w:val="bullet"/>
      <w:lvlText w:val=""/>
      <w:lvlJc w:val="left"/>
      <w:pPr>
        <w:tabs>
          <w:tab w:val="num" w:pos="4440"/>
        </w:tabs>
        <w:ind w:left="4440" w:hanging="360"/>
      </w:pPr>
      <w:rPr>
        <w:rFonts w:ascii="Wingdings" w:hAnsi="Wingdings" w:hint="default"/>
        <w:sz w:val="20"/>
      </w:rPr>
    </w:lvl>
    <w:lvl w:ilvl="5" w:tentative="1">
      <w:start w:val="1"/>
      <w:numFmt w:val="bullet"/>
      <w:lvlText w:val=""/>
      <w:lvlJc w:val="left"/>
      <w:pPr>
        <w:tabs>
          <w:tab w:val="num" w:pos="5160"/>
        </w:tabs>
        <w:ind w:left="5160" w:hanging="360"/>
      </w:pPr>
      <w:rPr>
        <w:rFonts w:ascii="Wingdings" w:hAnsi="Wingdings" w:hint="default"/>
        <w:sz w:val="20"/>
      </w:rPr>
    </w:lvl>
    <w:lvl w:ilvl="6" w:tentative="1">
      <w:start w:val="1"/>
      <w:numFmt w:val="bullet"/>
      <w:lvlText w:val=""/>
      <w:lvlJc w:val="left"/>
      <w:pPr>
        <w:tabs>
          <w:tab w:val="num" w:pos="5880"/>
        </w:tabs>
        <w:ind w:left="5880" w:hanging="360"/>
      </w:pPr>
      <w:rPr>
        <w:rFonts w:ascii="Wingdings" w:hAnsi="Wingdings" w:hint="default"/>
        <w:sz w:val="20"/>
      </w:rPr>
    </w:lvl>
    <w:lvl w:ilvl="7" w:tentative="1">
      <w:start w:val="1"/>
      <w:numFmt w:val="bullet"/>
      <w:lvlText w:val=""/>
      <w:lvlJc w:val="left"/>
      <w:pPr>
        <w:tabs>
          <w:tab w:val="num" w:pos="6600"/>
        </w:tabs>
        <w:ind w:left="6600" w:hanging="360"/>
      </w:pPr>
      <w:rPr>
        <w:rFonts w:ascii="Wingdings" w:hAnsi="Wingdings" w:hint="default"/>
        <w:sz w:val="20"/>
      </w:rPr>
    </w:lvl>
    <w:lvl w:ilvl="8" w:tentative="1">
      <w:start w:val="1"/>
      <w:numFmt w:val="bullet"/>
      <w:lvlText w:val=""/>
      <w:lvlJc w:val="left"/>
      <w:pPr>
        <w:tabs>
          <w:tab w:val="num" w:pos="7320"/>
        </w:tabs>
        <w:ind w:left="7320" w:hanging="360"/>
      </w:pPr>
      <w:rPr>
        <w:rFonts w:ascii="Wingdings" w:hAnsi="Wingdings" w:hint="default"/>
        <w:sz w:val="20"/>
      </w:rPr>
    </w:lvl>
  </w:abstractNum>
  <w:num w:numId="1" w16cid:durableId="1669746650">
    <w:abstractNumId w:val="16"/>
  </w:num>
  <w:num w:numId="2" w16cid:durableId="892733031">
    <w:abstractNumId w:val="5"/>
  </w:num>
  <w:num w:numId="3" w16cid:durableId="1925408419">
    <w:abstractNumId w:val="8"/>
  </w:num>
  <w:num w:numId="4" w16cid:durableId="495926889">
    <w:abstractNumId w:val="24"/>
  </w:num>
  <w:num w:numId="5" w16cid:durableId="1010260801">
    <w:abstractNumId w:val="19"/>
  </w:num>
  <w:num w:numId="6" w16cid:durableId="860049316">
    <w:abstractNumId w:val="18"/>
  </w:num>
  <w:num w:numId="7" w16cid:durableId="2139831378">
    <w:abstractNumId w:val="2"/>
  </w:num>
  <w:num w:numId="8" w16cid:durableId="1027409370">
    <w:abstractNumId w:val="4"/>
  </w:num>
  <w:num w:numId="9" w16cid:durableId="432750650">
    <w:abstractNumId w:val="23"/>
  </w:num>
  <w:num w:numId="10" w16cid:durableId="1175270160">
    <w:abstractNumId w:val="15"/>
  </w:num>
  <w:num w:numId="11" w16cid:durableId="530143271">
    <w:abstractNumId w:val="25"/>
  </w:num>
  <w:num w:numId="12" w16cid:durableId="1435394709">
    <w:abstractNumId w:val="14"/>
  </w:num>
  <w:num w:numId="13" w16cid:durableId="282735136">
    <w:abstractNumId w:val="1"/>
  </w:num>
  <w:num w:numId="14" w16cid:durableId="1833140188">
    <w:abstractNumId w:val="6"/>
  </w:num>
  <w:num w:numId="15" w16cid:durableId="1261720207">
    <w:abstractNumId w:val="13"/>
  </w:num>
  <w:num w:numId="16" w16cid:durableId="897133901">
    <w:abstractNumId w:val="12"/>
  </w:num>
  <w:num w:numId="17" w16cid:durableId="316033483">
    <w:abstractNumId w:val="22"/>
  </w:num>
  <w:num w:numId="18" w16cid:durableId="1288389241">
    <w:abstractNumId w:val="7"/>
  </w:num>
  <w:num w:numId="19" w16cid:durableId="2063211256">
    <w:abstractNumId w:val="3"/>
  </w:num>
  <w:num w:numId="20" w16cid:durableId="1449351283">
    <w:abstractNumId w:val="20"/>
  </w:num>
  <w:num w:numId="21" w16cid:durableId="1107383061">
    <w:abstractNumId w:val="10"/>
  </w:num>
  <w:num w:numId="22" w16cid:durableId="1309168632">
    <w:abstractNumId w:val="9"/>
  </w:num>
  <w:num w:numId="23" w16cid:durableId="677343652">
    <w:abstractNumId w:val="0"/>
  </w:num>
  <w:num w:numId="24" w16cid:durableId="1654409957">
    <w:abstractNumId w:val="17"/>
  </w:num>
  <w:num w:numId="25" w16cid:durableId="1663199357">
    <w:abstractNumId w:val="11"/>
  </w:num>
  <w:num w:numId="26" w16cid:durableId="272909319">
    <w:abstractNumId w:val="2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ush Khalasi">
    <w15:presenceInfo w15:providerId="Windows Live" w15:userId="1a7e504852bb75d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926D2E"/>
    <w:rsid w:val="00082FEC"/>
    <w:rsid w:val="000D09FD"/>
    <w:rsid w:val="000E1092"/>
    <w:rsid w:val="000F3A6B"/>
    <w:rsid w:val="00146697"/>
    <w:rsid w:val="00191A04"/>
    <w:rsid w:val="001A62C6"/>
    <w:rsid w:val="00251602"/>
    <w:rsid w:val="00281552"/>
    <w:rsid w:val="0029313C"/>
    <w:rsid w:val="002A1070"/>
    <w:rsid w:val="002C5E1A"/>
    <w:rsid w:val="00364646"/>
    <w:rsid w:val="00364B83"/>
    <w:rsid w:val="003E3FA6"/>
    <w:rsid w:val="0042778A"/>
    <w:rsid w:val="004D143F"/>
    <w:rsid w:val="00516073"/>
    <w:rsid w:val="00521744"/>
    <w:rsid w:val="005B48F7"/>
    <w:rsid w:val="005C337D"/>
    <w:rsid w:val="005E09BC"/>
    <w:rsid w:val="0067212C"/>
    <w:rsid w:val="00672868"/>
    <w:rsid w:val="006D3E7E"/>
    <w:rsid w:val="006E62B9"/>
    <w:rsid w:val="0075441C"/>
    <w:rsid w:val="007A70E9"/>
    <w:rsid w:val="007E1CF7"/>
    <w:rsid w:val="007F5549"/>
    <w:rsid w:val="007F5D62"/>
    <w:rsid w:val="008056A2"/>
    <w:rsid w:val="00821036"/>
    <w:rsid w:val="00891356"/>
    <w:rsid w:val="008C111B"/>
    <w:rsid w:val="0090058D"/>
    <w:rsid w:val="00920EE0"/>
    <w:rsid w:val="00926D2E"/>
    <w:rsid w:val="0099742F"/>
    <w:rsid w:val="009B0AB0"/>
    <w:rsid w:val="00A26093"/>
    <w:rsid w:val="00A402B7"/>
    <w:rsid w:val="00A86D41"/>
    <w:rsid w:val="00AD2E09"/>
    <w:rsid w:val="00AE0D42"/>
    <w:rsid w:val="00B07D2A"/>
    <w:rsid w:val="00B164F2"/>
    <w:rsid w:val="00B50C6D"/>
    <w:rsid w:val="00B94A60"/>
    <w:rsid w:val="00B97678"/>
    <w:rsid w:val="00BD7493"/>
    <w:rsid w:val="00C030B6"/>
    <w:rsid w:val="00C139A5"/>
    <w:rsid w:val="00C13EB1"/>
    <w:rsid w:val="00C219F0"/>
    <w:rsid w:val="00C55C9A"/>
    <w:rsid w:val="00C64748"/>
    <w:rsid w:val="00C906EB"/>
    <w:rsid w:val="00CB5B60"/>
    <w:rsid w:val="00CD0059"/>
    <w:rsid w:val="00CF20C8"/>
    <w:rsid w:val="00D21EAE"/>
    <w:rsid w:val="00D45ECF"/>
    <w:rsid w:val="00D71F73"/>
    <w:rsid w:val="00D731E7"/>
    <w:rsid w:val="00DD36F8"/>
    <w:rsid w:val="00E12062"/>
    <w:rsid w:val="00E2063D"/>
    <w:rsid w:val="00E55F42"/>
    <w:rsid w:val="00E969FE"/>
    <w:rsid w:val="00E9716D"/>
    <w:rsid w:val="00EB7922"/>
    <w:rsid w:val="00ED4CB9"/>
    <w:rsid w:val="00EE07E4"/>
    <w:rsid w:val="00EF0503"/>
    <w:rsid w:val="00FB532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299DC1"/>
  <w15:docId w15:val="{9CE14124-3BD4-4BDD-9C89-F4D564E217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link w:val="Heading1Char"/>
    <w:uiPriority w:val="9"/>
    <w:qFormat/>
    <w:pPr>
      <w:ind w:left="1199" w:hanging="359"/>
      <w:outlineLvl w:val="0"/>
    </w:pPr>
    <w:rPr>
      <w:rFonts w:ascii="Calibri Light" w:eastAsia="Calibri Light" w:hAnsi="Calibri Light" w:cs="Calibri Light"/>
      <w:sz w:val="32"/>
      <w:szCs w:val="32"/>
    </w:rPr>
  </w:style>
  <w:style w:type="paragraph" w:styleId="Heading2">
    <w:name w:val="heading 2"/>
    <w:basedOn w:val="Normal"/>
    <w:uiPriority w:val="9"/>
    <w:unhideWhenUsed/>
    <w:qFormat/>
    <w:pPr>
      <w:ind w:left="1646" w:hanging="446"/>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39"/>
    <w:qFormat/>
    <w:pPr>
      <w:spacing w:before="281"/>
      <w:ind w:left="840" w:hanging="548"/>
    </w:pPr>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2107" w:hanging="360"/>
      <w:jc w:val="both"/>
    </w:pPr>
  </w:style>
  <w:style w:type="paragraph" w:customStyle="1" w:styleId="TableParagraph">
    <w:name w:val="Table Paragraph"/>
    <w:basedOn w:val="Normal"/>
    <w:uiPriority w:val="1"/>
    <w:qFormat/>
    <w:pPr>
      <w:spacing w:before="232"/>
    </w:pPr>
  </w:style>
  <w:style w:type="paragraph" w:styleId="Header">
    <w:name w:val="header"/>
    <w:basedOn w:val="Normal"/>
    <w:link w:val="HeaderChar"/>
    <w:uiPriority w:val="99"/>
    <w:unhideWhenUsed/>
    <w:rsid w:val="002A1070"/>
    <w:pPr>
      <w:tabs>
        <w:tab w:val="center" w:pos="4513"/>
        <w:tab w:val="right" w:pos="9026"/>
      </w:tabs>
    </w:pPr>
  </w:style>
  <w:style w:type="character" w:customStyle="1" w:styleId="HeaderChar">
    <w:name w:val="Header Char"/>
    <w:basedOn w:val="DefaultParagraphFont"/>
    <w:link w:val="Header"/>
    <w:uiPriority w:val="99"/>
    <w:rsid w:val="002A1070"/>
    <w:rPr>
      <w:rFonts w:ascii="Calibri" w:eastAsia="Calibri" w:hAnsi="Calibri" w:cs="Calibri"/>
    </w:rPr>
  </w:style>
  <w:style w:type="paragraph" w:styleId="Footer">
    <w:name w:val="footer"/>
    <w:basedOn w:val="Normal"/>
    <w:link w:val="FooterChar"/>
    <w:uiPriority w:val="99"/>
    <w:unhideWhenUsed/>
    <w:rsid w:val="002A1070"/>
    <w:pPr>
      <w:tabs>
        <w:tab w:val="center" w:pos="4513"/>
        <w:tab w:val="right" w:pos="9026"/>
      </w:tabs>
    </w:pPr>
  </w:style>
  <w:style w:type="character" w:customStyle="1" w:styleId="FooterChar">
    <w:name w:val="Footer Char"/>
    <w:basedOn w:val="DefaultParagraphFont"/>
    <w:link w:val="Footer"/>
    <w:uiPriority w:val="99"/>
    <w:rsid w:val="002A1070"/>
    <w:rPr>
      <w:rFonts w:ascii="Calibri" w:eastAsia="Calibri" w:hAnsi="Calibri" w:cs="Calibri"/>
    </w:rPr>
  </w:style>
  <w:style w:type="paragraph" w:styleId="BalloonText">
    <w:name w:val="Balloon Text"/>
    <w:basedOn w:val="Normal"/>
    <w:link w:val="BalloonTextChar"/>
    <w:uiPriority w:val="99"/>
    <w:semiHidden/>
    <w:unhideWhenUsed/>
    <w:rsid w:val="000E1092"/>
    <w:rPr>
      <w:rFonts w:ascii="Tahoma" w:hAnsi="Tahoma" w:cs="Tahoma"/>
      <w:sz w:val="16"/>
      <w:szCs w:val="16"/>
    </w:rPr>
  </w:style>
  <w:style w:type="character" w:customStyle="1" w:styleId="BalloonTextChar">
    <w:name w:val="Balloon Text Char"/>
    <w:basedOn w:val="DefaultParagraphFont"/>
    <w:link w:val="BalloonText"/>
    <w:uiPriority w:val="99"/>
    <w:semiHidden/>
    <w:rsid w:val="000E1092"/>
    <w:rPr>
      <w:rFonts w:ascii="Tahoma" w:eastAsia="Calibri" w:hAnsi="Tahoma" w:cs="Tahoma"/>
      <w:sz w:val="16"/>
      <w:szCs w:val="16"/>
    </w:rPr>
  </w:style>
  <w:style w:type="character" w:styleId="Strong">
    <w:name w:val="Strong"/>
    <w:basedOn w:val="DefaultParagraphFont"/>
    <w:uiPriority w:val="22"/>
    <w:qFormat/>
    <w:rsid w:val="00146697"/>
    <w:rPr>
      <w:b/>
      <w:bCs/>
    </w:rPr>
  </w:style>
  <w:style w:type="paragraph" w:styleId="NormalWeb">
    <w:name w:val="Normal (Web)"/>
    <w:basedOn w:val="Normal"/>
    <w:uiPriority w:val="99"/>
    <w:unhideWhenUsed/>
    <w:rsid w:val="00146697"/>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unhideWhenUsed/>
    <w:rsid w:val="0029313C"/>
    <w:rPr>
      <w:color w:val="0000FF" w:themeColor="hyperlink"/>
      <w:u w:val="single"/>
    </w:rPr>
  </w:style>
  <w:style w:type="character" w:customStyle="1" w:styleId="BodyTextChar">
    <w:name w:val="Body Text Char"/>
    <w:basedOn w:val="DefaultParagraphFont"/>
    <w:link w:val="BodyText"/>
    <w:uiPriority w:val="1"/>
    <w:rsid w:val="00AE0D42"/>
    <w:rPr>
      <w:rFonts w:ascii="Calibri" w:eastAsia="Calibri" w:hAnsi="Calibri" w:cs="Calibri"/>
      <w:sz w:val="24"/>
      <w:szCs w:val="24"/>
    </w:rPr>
  </w:style>
  <w:style w:type="table" w:styleId="TableGrid">
    <w:name w:val="Table Grid"/>
    <w:basedOn w:val="TableNormal"/>
    <w:uiPriority w:val="59"/>
    <w:rsid w:val="00AE0D42"/>
    <w:pPr>
      <w:widowControl/>
      <w:autoSpaceDE/>
      <w:autoSpaceDN/>
    </w:pPr>
    <w:rPr>
      <w:kern w:val="2"/>
      <w:sz w:val="24"/>
      <w:szCs w:val="24"/>
      <w:lang w:val="en-IN"/>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AE0D42"/>
    <w:pPr>
      <w:widowControl/>
      <w:autoSpaceDE/>
      <w:autoSpaceDN/>
    </w:pPr>
  </w:style>
  <w:style w:type="paragraph" w:styleId="Revision">
    <w:name w:val="Revision"/>
    <w:hidden/>
    <w:uiPriority w:val="99"/>
    <w:semiHidden/>
    <w:rsid w:val="00CD0059"/>
    <w:pPr>
      <w:widowControl/>
      <w:autoSpaceDE/>
      <w:autoSpaceDN/>
    </w:pPr>
    <w:rPr>
      <w:rFonts w:ascii="Calibri" w:eastAsia="Calibri" w:hAnsi="Calibri" w:cs="Calibri"/>
    </w:rPr>
  </w:style>
  <w:style w:type="character" w:customStyle="1" w:styleId="Heading1Char">
    <w:name w:val="Heading 1 Char"/>
    <w:basedOn w:val="DefaultParagraphFont"/>
    <w:link w:val="Heading1"/>
    <w:uiPriority w:val="9"/>
    <w:rsid w:val="00CD0059"/>
    <w:rPr>
      <w:rFonts w:ascii="Calibri Light" w:eastAsia="Calibri Light" w:hAnsi="Calibri Light" w:cs="Calibri Light"/>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7437212">
      <w:bodyDiv w:val="1"/>
      <w:marLeft w:val="0"/>
      <w:marRight w:val="0"/>
      <w:marTop w:val="0"/>
      <w:marBottom w:val="0"/>
      <w:divBdr>
        <w:top w:val="none" w:sz="0" w:space="0" w:color="auto"/>
        <w:left w:val="none" w:sz="0" w:space="0" w:color="auto"/>
        <w:bottom w:val="none" w:sz="0" w:space="0" w:color="auto"/>
        <w:right w:val="none" w:sz="0" w:space="0" w:color="auto"/>
      </w:divBdr>
    </w:div>
    <w:div w:id="155079759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microsoft.com/office/2011/relationships/people" Target="peop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3.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_rels/header4.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3DF243E-9EE0-4A07-89BA-7C3CE0E944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175</TotalTime>
  <Pages>24</Pages>
  <Words>5402</Words>
  <Characters>30792</Characters>
  <Application>Microsoft Office Word</Application>
  <DocSecurity>0</DocSecurity>
  <Lines>256</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khalasikush36@outlook.com</dc:creator>
  <cp:lastModifiedBy>Kush Khalasi</cp:lastModifiedBy>
  <cp:revision>48</cp:revision>
  <dcterms:created xsi:type="dcterms:W3CDTF">2024-09-16T04:40:00Z</dcterms:created>
  <dcterms:modified xsi:type="dcterms:W3CDTF">2025-09-17T12:19:00Z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2024-09-10T00:00:00Z</vt:filetime>
  </property>
  <property fmtid="{D5CDD505-2E9C-101B-9397-08002B2CF9AE}" pid="3" name="Creator">
    <vt:lpwstr>Microsoft® Word 2019</vt:lpwstr>
  </property>
  <property fmtid="{D5CDD505-2E9C-101B-9397-08002B2CF9AE}" pid="4" name="LastSaved">
    <vt:filetime>2024-09-16T00:00:00Z</vt:filetime>
  </property>
  <property fmtid="{D5CDD505-2E9C-101B-9397-08002B2CF9AE}" pid="5" name="Producer">
    <vt:lpwstr>Microsoft® Word 2019</vt:lpwstr>
  </property>
</Properties>
</file>