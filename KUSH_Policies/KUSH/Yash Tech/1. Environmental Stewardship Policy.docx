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AD8A" w14:textId="76C9EE23" w:rsidR="002E7064" w:rsidRDefault="000B4AFB" w:rsidP="00113710">
      <w:pPr>
        <w:pStyle w:val="BodyText"/>
        <w:jc w:val="both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271424" behindDoc="0" locked="0" layoutInCell="1" allowOverlap="1" wp14:anchorId="1498B59F" wp14:editId="0640C1E8">
            <wp:simplePos x="0" y="0"/>
            <wp:positionH relativeFrom="column">
              <wp:posOffset>-393700</wp:posOffset>
            </wp:positionH>
            <wp:positionV relativeFrom="page">
              <wp:posOffset>0</wp:posOffset>
            </wp:positionV>
            <wp:extent cx="7637127" cy="10764097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127" cy="1076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9396A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675C466A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5A062D7C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A0BC890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7119FFF8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0D7DCE20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2E594D03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2EC2616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287DE419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00A45F37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CE56313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47169C2E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49727291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46A2070E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50F590E2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77C3FE0C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4F60B4B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5E1C1CAD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77851048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46CE8887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7C586BF2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67321900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07F5F908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025F6E31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22130FD1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50527961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07074E6A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E57F99F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50101CAE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152929D6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6736BC6C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9E77897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000A0E47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1CD26FF8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501E3D15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31A3AC0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104CB5B7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69E3D86A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64F2376B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3B44E6B4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5D535145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6061A1A6" w14:textId="77777777" w:rsidR="002E7064" w:rsidRDefault="002E7064" w:rsidP="00113710">
      <w:pPr>
        <w:pStyle w:val="BodyText"/>
        <w:jc w:val="both"/>
        <w:rPr>
          <w:rFonts w:ascii="Times New Roman"/>
          <w:sz w:val="20"/>
        </w:rPr>
      </w:pPr>
    </w:p>
    <w:p w14:paraId="1C83587D" w14:textId="77777777" w:rsidR="002E7064" w:rsidRDefault="002E7064" w:rsidP="00113710">
      <w:pPr>
        <w:pStyle w:val="BodyText"/>
        <w:spacing w:before="5"/>
        <w:jc w:val="both"/>
        <w:rPr>
          <w:rFonts w:ascii="Times New Roman"/>
          <w:sz w:val="20"/>
        </w:rPr>
      </w:pPr>
    </w:p>
    <w:p w14:paraId="26923B46" w14:textId="77777777" w:rsidR="002E7064" w:rsidRPr="004D0CDA" w:rsidRDefault="002E7064" w:rsidP="00113710">
      <w:pPr>
        <w:jc w:val="both"/>
        <w:rPr>
          <w:lang w:val="it-IT"/>
        </w:rPr>
        <w:sectPr w:rsidR="002E7064" w:rsidRPr="004D0CDA">
          <w:headerReference w:type="default" r:id="rId9"/>
          <w:type w:val="continuous"/>
          <w:pgSz w:w="11910" w:h="16840"/>
          <w:pgMar w:top="1580" w:right="500" w:bottom="280" w:left="620" w:header="720" w:footer="720" w:gutter="0"/>
          <w:cols w:space="720"/>
        </w:sectPr>
      </w:pPr>
    </w:p>
    <w:p w14:paraId="52F8A1B4" w14:textId="755F4B5F" w:rsidR="002E7064" w:rsidRDefault="002E7064" w:rsidP="00113710">
      <w:pPr>
        <w:pStyle w:val="BodyText"/>
        <w:ind w:left="-89" w:right="-29"/>
        <w:jc w:val="both"/>
        <w:rPr>
          <w:sz w:val="20"/>
        </w:rPr>
      </w:pPr>
    </w:p>
    <w:p w14:paraId="2D552000" w14:textId="77777777" w:rsidR="002E7064" w:rsidRDefault="00EA681D" w:rsidP="00113710">
      <w:pPr>
        <w:spacing w:before="35"/>
        <w:ind w:left="4778" w:right="4808"/>
        <w:jc w:val="both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Contents</w:t>
      </w:r>
    </w:p>
    <w:sdt>
      <w:sdtPr>
        <w:id w:val="445745784"/>
        <w:docPartObj>
          <w:docPartGallery w:val="Table of Contents"/>
          <w:docPartUnique/>
        </w:docPartObj>
      </w:sdtPr>
      <w:sdtContent>
        <w:p w14:paraId="35B963F6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spacing w:before="271"/>
            <w:ind w:hanging="549"/>
            <w:jc w:val="both"/>
          </w:pPr>
          <w:hyperlink w:anchor="_bookmark0" w:history="1">
            <w:r>
              <w:t>Introduction</w:t>
            </w:r>
            <w:r>
              <w:tab/>
              <w:t>4</w:t>
            </w:r>
          </w:hyperlink>
        </w:p>
        <w:p w14:paraId="243CA48B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ind w:hanging="549"/>
            <w:jc w:val="both"/>
          </w:pPr>
          <w:hyperlink w:anchor="_bookmark1" w:history="1">
            <w:r>
              <w:t>Scope</w:t>
            </w:r>
            <w:r>
              <w:tab/>
              <w:t>4</w:t>
            </w:r>
          </w:hyperlink>
        </w:p>
        <w:p w14:paraId="4581299C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ind w:hanging="549"/>
            <w:jc w:val="both"/>
          </w:pPr>
          <w:hyperlink w:anchor="_bookmark2" w:history="1">
            <w:r>
              <w:t>Objective</w:t>
            </w:r>
            <w:r>
              <w:tab/>
              <w:t>4</w:t>
            </w:r>
          </w:hyperlink>
        </w:p>
        <w:p w14:paraId="07261998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spacing w:before="278"/>
            <w:ind w:hanging="549"/>
            <w:jc w:val="both"/>
          </w:pPr>
          <w:hyperlink w:anchor="_bookmark3" w:history="1">
            <w:r>
              <w:t>Area where</w:t>
            </w:r>
            <w:r>
              <w:rPr>
                <w:spacing w:val="-2"/>
              </w:rPr>
              <w:t xml:space="preserve"> </w:t>
            </w:r>
            <w:r>
              <w:t>we</w:t>
            </w:r>
            <w:r>
              <w:rPr>
                <w:spacing w:val="-2"/>
              </w:rPr>
              <w:t xml:space="preserve"> </w:t>
            </w:r>
            <w:r>
              <w:t>were</w:t>
            </w:r>
            <w:r>
              <w:rPr>
                <w:spacing w:val="1"/>
              </w:rPr>
              <w:t xml:space="preserve"> </w:t>
            </w:r>
            <w:r>
              <w:t>focusing</w:t>
            </w:r>
            <w:r>
              <w:tab/>
              <w:t>4</w:t>
            </w:r>
          </w:hyperlink>
        </w:p>
        <w:p w14:paraId="5BB0A07A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spacing w:before="282"/>
            <w:ind w:hanging="549"/>
            <w:jc w:val="both"/>
          </w:pPr>
          <w:hyperlink w:anchor="_bookmark4" w:history="1">
            <w:r>
              <w:t>Quality-based</w:t>
            </w:r>
            <w:r>
              <w:rPr>
                <w:spacing w:val="-1"/>
              </w:rPr>
              <w:t xml:space="preserve"> </w:t>
            </w:r>
            <w:r>
              <w:t>Approach</w:t>
            </w:r>
            <w:r>
              <w:tab/>
              <w:t>6</w:t>
            </w:r>
          </w:hyperlink>
        </w:p>
        <w:p w14:paraId="2209545E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ind w:hanging="549"/>
            <w:jc w:val="both"/>
          </w:pPr>
          <w:hyperlink w:anchor="_bookmark5" w:history="1">
            <w:r>
              <w:t>Targets</w:t>
            </w:r>
            <w:r>
              <w:tab/>
              <w:t>7</w:t>
            </w:r>
          </w:hyperlink>
        </w:p>
        <w:p w14:paraId="5AF67124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spacing w:before="279"/>
            <w:ind w:hanging="549"/>
            <w:jc w:val="both"/>
          </w:pPr>
          <w:hyperlink w:anchor="_bookmark6" w:history="1">
            <w:r>
              <w:t>Reporting</w:t>
            </w:r>
            <w:r>
              <w:tab/>
              <w:t>8</w:t>
            </w:r>
          </w:hyperlink>
        </w:p>
        <w:p w14:paraId="3B5F477F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0"/>
            </w:tabs>
            <w:ind w:hanging="549"/>
            <w:jc w:val="both"/>
          </w:pPr>
          <w:hyperlink w:anchor="_bookmark7" w:history="1">
            <w:r>
              <w:t>Responsibilities</w:t>
            </w:r>
            <w:r>
              <w:tab/>
              <w:t>9</w:t>
            </w:r>
          </w:hyperlink>
        </w:p>
        <w:p w14:paraId="5146AFAC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1"/>
            </w:tabs>
            <w:ind w:hanging="549"/>
            <w:jc w:val="both"/>
          </w:pPr>
          <w:hyperlink w:anchor="_bookmark8" w:history="1">
            <w:r>
              <w:t>Governance</w:t>
            </w:r>
            <w:r>
              <w:tab/>
              <w:t>10</w:t>
            </w:r>
          </w:hyperlink>
        </w:p>
        <w:p w14:paraId="1FCE3FD7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1"/>
            </w:tabs>
            <w:spacing w:before="278"/>
            <w:ind w:hanging="549"/>
            <w:jc w:val="both"/>
          </w:pPr>
          <w:hyperlink w:anchor="_bookmark9" w:history="1">
            <w:r>
              <w:t>Continuous</w:t>
            </w:r>
            <w:r>
              <w:rPr>
                <w:spacing w:val="-1"/>
              </w:rPr>
              <w:t xml:space="preserve"> </w:t>
            </w:r>
            <w:r>
              <w:t>Improvement</w:t>
            </w:r>
            <w:r>
              <w:tab/>
              <w:t>11</w:t>
            </w:r>
          </w:hyperlink>
        </w:p>
        <w:p w14:paraId="4673D33A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1"/>
            </w:tabs>
            <w:ind w:hanging="549"/>
            <w:jc w:val="both"/>
          </w:pPr>
          <w:hyperlink w:anchor="_bookmark10" w:history="1">
            <w:r>
              <w:t>Review</w:t>
            </w:r>
            <w:r>
              <w:rPr>
                <w:spacing w:val="-3"/>
              </w:rPr>
              <w:t xml:space="preserve"> </w:t>
            </w:r>
            <w:r>
              <w:t>mechanism</w:t>
            </w:r>
            <w:r>
              <w:tab/>
              <w:t>11</w:t>
            </w:r>
          </w:hyperlink>
        </w:p>
        <w:p w14:paraId="647B33C8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1"/>
            </w:tabs>
            <w:spacing w:before="282"/>
            <w:ind w:hanging="549"/>
            <w:jc w:val="both"/>
          </w:pPr>
          <w:hyperlink w:anchor="_bookmark11" w:history="1">
            <w:r>
              <w:t>Review Cycle</w:t>
            </w:r>
            <w:r>
              <w:tab/>
              <w:t>11</w:t>
            </w:r>
          </w:hyperlink>
        </w:p>
        <w:p w14:paraId="657E6615" w14:textId="77777777" w:rsidR="002E7064" w:rsidRDefault="002E7064" w:rsidP="00113710">
          <w:pPr>
            <w:pStyle w:val="TOC1"/>
            <w:numPr>
              <w:ilvl w:val="0"/>
              <w:numId w:val="8"/>
            </w:numPr>
            <w:tabs>
              <w:tab w:val="left" w:pos="820"/>
              <w:tab w:val="left" w:pos="821"/>
              <w:tab w:val="right" w:leader="dot" w:pos="9841"/>
            </w:tabs>
            <w:ind w:hanging="549"/>
            <w:jc w:val="both"/>
          </w:pPr>
          <w:hyperlink w:anchor="_bookmark12" w:history="1">
            <w:r>
              <w:t>Employee</w:t>
            </w:r>
            <w:r>
              <w:rPr>
                <w:spacing w:val="-3"/>
              </w:rPr>
              <w:t xml:space="preserve"> </w:t>
            </w:r>
            <w:r>
              <w:t>Acknowledgement Form</w:t>
            </w:r>
            <w:r>
              <w:tab/>
              <w:t>12</w:t>
            </w:r>
          </w:hyperlink>
        </w:p>
      </w:sdtContent>
    </w:sdt>
    <w:p w14:paraId="3D1F1915" w14:textId="77777777" w:rsidR="002E7064" w:rsidRDefault="002E7064" w:rsidP="00113710">
      <w:pPr>
        <w:jc w:val="both"/>
        <w:sectPr w:rsidR="002E7064" w:rsidSect="00266563">
          <w:footerReference w:type="default" r:id="rId10"/>
          <w:pgSz w:w="11910" w:h="16840"/>
          <w:pgMar w:top="2070" w:right="500" w:bottom="840" w:left="62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2"/>
          <w:cols w:space="720"/>
        </w:sectPr>
      </w:pPr>
    </w:p>
    <w:p w14:paraId="6D121238" w14:textId="77777777" w:rsidR="002E7064" w:rsidRDefault="00000000" w:rsidP="00113710">
      <w:pPr>
        <w:pStyle w:val="BodyText"/>
        <w:jc w:val="both"/>
        <w:rPr>
          <w:sz w:val="20"/>
        </w:rPr>
      </w:pPr>
      <w:r>
        <w:lastRenderedPageBreak/>
        <w:pict w14:anchorId="31EE7569">
          <v:group id="_x0000_s2082" style="position:absolute;left:0;text-align:left;margin-left:26.55pt;margin-top:26.8pt;width:542.4pt;height:81.3pt;z-index:-16044032;mso-position-horizontal-relative:page;mso-position-vertical-relative:page" coordorigin="531,536" coordsize="10848,162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84" type="#_x0000_t75" style="position:absolute;left:531;top:536;width:10848;height:1626">
              <v:imagedata r:id="rId11" o:title=""/>
            </v:shape>
            <v:shape id="_x0000_s2083" type="#_x0000_t75" style="position:absolute;left:8495;top:666;width:1358;height:691">
              <v:imagedata r:id="rId12" o:title=""/>
            </v:shape>
            <w10:wrap anchorx="page" anchory="page"/>
          </v:group>
        </w:pict>
      </w:r>
    </w:p>
    <w:p w14:paraId="6951D525" w14:textId="77777777" w:rsidR="002E7064" w:rsidRDefault="002E7064" w:rsidP="00113710">
      <w:pPr>
        <w:pStyle w:val="BodyText"/>
        <w:jc w:val="both"/>
        <w:rPr>
          <w:sz w:val="20"/>
        </w:rPr>
      </w:pPr>
    </w:p>
    <w:p w14:paraId="036ACE60" w14:textId="77777777" w:rsidR="002E7064" w:rsidRDefault="002E7064" w:rsidP="00113710">
      <w:pPr>
        <w:pStyle w:val="BodyText"/>
        <w:jc w:val="both"/>
        <w:rPr>
          <w:sz w:val="20"/>
        </w:rPr>
      </w:pPr>
    </w:p>
    <w:p w14:paraId="337BFBDD" w14:textId="77777777" w:rsidR="002E7064" w:rsidRDefault="002E7064" w:rsidP="00113710">
      <w:pPr>
        <w:pStyle w:val="BodyText"/>
        <w:jc w:val="both"/>
        <w:rPr>
          <w:sz w:val="20"/>
        </w:rPr>
      </w:pPr>
    </w:p>
    <w:p w14:paraId="367A0F99" w14:textId="77777777" w:rsidR="002E7064" w:rsidRDefault="002E7064" w:rsidP="00113710">
      <w:pPr>
        <w:pStyle w:val="BodyText"/>
        <w:jc w:val="both"/>
        <w:rPr>
          <w:sz w:val="20"/>
        </w:rPr>
      </w:pPr>
    </w:p>
    <w:p w14:paraId="03B530E9" w14:textId="77777777" w:rsidR="002E7064" w:rsidRDefault="002E7064" w:rsidP="00113710">
      <w:pPr>
        <w:pStyle w:val="BodyText"/>
        <w:jc w:val="both"/>
        <w:rPr>
          <w:sz w:val="20"/>
        </w:rPr>
      </w:pPr>
    </w:p>
    <w:p w14:paraId="59220354" w14:textId="77777777" w:rsidR="002E7064" w:rsidRDefault="002E7064" w:rsidP="00113710">
      <w:pPr>
        <w:pStyle w:val="BodyText"/>
        <w:jc w:val="both"/>
        <w:rPr>
          <w:sz w:val="20"/>
        </w:rPr>
      </w:pPr>
    </w:p>
    <w:p w14:paraId="08E69F8F" w14:textId="77777777" w:rsidR="002E7064" w:rsidRDefault="002E7064" w:rsidP="00113710">
      <w:pPr>
        <w:pStyle w:val="BodyText"/>
        <w:jc w:val="both"/>
        <w:rPr>
          <w:sz w:val="20"/>
        </w:rPr>
      </w:pPr>
    </w:p>
    <w:p w14:paraId="1283F5F6" w14:textId="77777777" w:rsidR="002E7064" w:rsidRDefault="002E7064" w:rsidP="00113710">
      <w:pPr>
        <w:pStyle w:val="BodyText"/>
        <w:jc w:val="both"/>
        <w:rPr>
          <w:sz w:val="20"/>
        </w:rPr>
      </w:pPr>
    </w:p>
    <w:p w14:paraId="6B7F9D01" w14:textId="77777777" w:rsidR="002E7064" w:rsidRDefault="002E7064" w:rsidP="00113710">
      <w:pPr>
        <w:pStyle w:val="BodyText"/>
        <w:jc w:val="both"/>
        <w:rPr>
          <w:sz w:val="20"/>
        </w:rPr>
      </w:pPr>
    </w:p>
    <w:p w14:paraId="19B729E0" w14:textId="77777777" w:rsidR="002E7064" w:rsidRDefault="002E7064" w:rsidP="00113710">
      <w:pPr>
        <w:pStyle w:val="BodyText"/>
        <w:spacing w:before="1"/>
        <w:jc w:val="both"/>
        <w:rPr>
          <w:sz w:val="22"/>
        </w:r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1665"/>
        <w:gridCol w:w="1944"/>
        <w:gridCol w:w="1243"/>
        <w:gridCol w:w="1804"/>
        <w:gridCol w:w="2911"/>
      </w:tblGrid>
      <w:tr w:rsidR="002E7064" w14:paraId="0071A311" w14:textId="77777777" w:rsidTr="00007E92">
        <w:trPr>
          <w:trHeight w:val="803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22CE2941" w14:textId="6F3B7F19" w:rsidR="002E7064" w:rsidRDefault="00007E92" w:rsidP="00113710">
            <w:pPr>
              <w:pStyle w:val="TableParagraph"/>
              <w:ind w:left="201"/>
              <w:jc w:val="both"/>
              <w:rPr>
                <w:b/>
              </w:rPr>
            </w:pPr>
            <w:r>
              <w:rPr>
                <w:b/>
              </w:rPr>
              <w:t>Sr. No.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5A1162E7" w14:textId="77777777" w:rsidR="002E7064" w:rsidRDefault="002E7064" w:rsidP="00113710">
            <w:pPr>
              <w:pStyle w:val="TableParagraph"/>
              <w:jc w:val="both"/>
              <w:rPr>
                <w:sz w:val="20"/>
              </w:rPr>
            </w:pPr>
          </w:p>
          <w:p w14:paraId="680C0BE9" w14:textId="77777777" w:rsidR="002E7064" w:rsidRDefault="00EA681D" w:rsidP="00113710">
            <w:pPr>
              <w:pStyle w:val="TableParagraph"/>
              <w:spacing w:line="276" w:lineRule="auto"/>
              <w:ind w:left="431" w:right="570" w:hanging="142"/>
              <w:jc w:val="both"/>
              <w:rPr>
                <w:b/>
              </w:rPr>
            </w:pPr>
            <w:r>
              <w:rPr>
                <w:b/>
                <w:color w:val="FFFFFF"/>
                <w:spacing w:val="-1"/>
              </w:rPr>
              <w:t>Effective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60B474B9" w14:textId="77777777" w:rsidR="002E7064" w:rsidRDefault="00EA681D" w:rsidP="00113710">
            <w:pPr>
              <w:pStyle w:val="TableParagraph"/>
              <w:ind w:left="202"/>
              <w:jc w:val="both"/>
              <w:rPr>
                <w:b/>
              </w:rPr>
            </w:pPr>
            <w:r>
              <w:rPr>
                <w:b/>
                <w:color w:val="FFFFFF"/>
              </w:rPr>
              <w:t>Author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31923D4D" w14:textId="77777777" w:rsidR="002E7064" w:rsidRDefault="00EA681D" w:rsidP="00113710">
            <w:pPr>
              <w:pStyle w:val="TableParagraph"/>
              <w:ind w:left="202"/>
              <w:jc w:val="both"/>
              <w:rPr>
                <w:b/>
              </w:rPr>
            </w:pPr>
            <w:r>
              <w:rPr>
                <w:b/>
                <w:color w:val="FFFFFF"/>
              </w:rPr>
              <w:t>Reviewer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74E5D824" w14:textId="77777777" w:rsidR="002E7064" w:rsidRDefault="00EA681D" w:rsidP="00113710">
            <w:pPr>
              <w:pStyle w:val="TableParagraph"/>
              <w:ind w:left="203"/>
              <w:jc w:val="both"/>
              <w:rPr>
                <w:b/>
              </w:rPr>
            </w:pPr>
            <w:r>
              <w:rPr>
                <w:b/>
                <w:color w:val="FFFFFF"/>
              </w:rPr>
              <w:t>Approver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4AC19B5A" w14:textId="77777777" w:rsidR="002E7064" w:rsidRDefault="00EA681D" w:rsidP="00113710">
            <w:pPr>
              <w:pStyle w:val="TableParagraph"/>
              <w:ind w:left="204"/>
              <w:jc w:val="both"/>
              <w:rPr>
                <w:b/>
              </w:rPr>
            </w:pPr>
            <w:r>
              <w:rPr>
                <w:b/>
                <w:color w:val="FFFFFF"/>
              </w:rPr>
              <w:t>Change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Summary</w:t>
            </w:r>
          </w:p>
        </w:tc>
      </w:tr>
      <w:tr w:rsidR="002E7064" w14:paraId="3E199750" w14:textId="77777777" w:rsidTr="00266563">
        <w:trPr>
          <w:trHeight w:val="851"/>
        </w:trPr>
        <w:tc>
          <w:tcPr>
            <w:tcW w:w="970" w:type="dxa"/>
            <w:vAlign w:val="center"/>
          </w:tcPr>
          <w:p w14:paraId="0D69040E" w14:textId="700C5BBF" w:rsidR="002E7064" w:rsidRDefault="00EA681D" w:rsidP="00266563">
            <w:pPr>
              <w:pStyle w:val="TableParagraph"/>
              <w:ind w:left="60" w:right="90"/>
              <w:jc w:val="center"/>
            </w:pPr>
            <w:r>
              <w:t>1</w:t>
            </w:r>
          </w:p>
        </w:tc>
        <w:tc>
          <w:tcPr>
            <w:tcW w:w="1665" w:type="dxa"/>
            <w:vAlign w:val="center"/>
          </w:tcPr>
          <w:p w14:paraId="2B540B85" w14:textId="77777777" w:rsidR="002E7064" w:rsidRDefault="00EA681D" w:rsidP="00266563">
            <w:pPr>
              <w:pStyle w:val="TableParagraph"/>
              <w:ind w:left="82"/>
              <w:jc w:val="center"/>
            </w:pPr>
            <w:r>
              <w:t>Aug</w:t>
            </w:r>
            <w:r>
              <w:rPr>
                <w:spacing w:val="-2"/>
              </w:rPr>
              <w:t xml:space="preserve"> </w:t>
            </w:r>
            <w:r>
              <w:t>11,</w:t>
            </w:r>
            <w:r>
              <w:rPr>
                <w:spacing w:val="-3"/>
              </w:rPr>
              <w:t xml:space="preserve"> </w:t>
            </w:r>
            <w:r>
              <w:t>2021</w:t>
            </w:r>
          </w:p>
        </w:tc>
        <w:tc>
          <w:tcPr>
            <w:tcW w:w="1944" w:type="dxa"/>
            <w:vAlign w:val="center"/>
          </w:tcPr>
          <w:p w14:paraId="162DD4A8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Global</w:t>
            </w:r>
            <w:r>
              <w:rPr>
                <w:spacing w:val="-2"/>
              </w:rPr>
              <w:t xml:space="preserve"> </w:t>
            </w:r>
            <w:r>
              <w:t>Policy</w:t>
            </w:r>
            <w:r>
              <w:rPr>
                <w:spacing w:val="-4"/>
              </w:rPr>
              <w:t xml:space="preserve"> </w:t>
            </w:r>
            <w:r>
              <w:t>Desk</w:t>
            </w:r>
          </w:p>
        </w:tc>
        <w:tc>
          <w:tcPr>
            <w:tcW w:w="1243" w:type="dxa"/>
            <w:vAlign w:val="center"/>
          </w:tcPr>
          <w:p w14:paraId="02268677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Corporate</w:t>
            </w:r>
          </w:p>
          <w:p w14:paraId="1B0127B9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HR</w:t>
            </w:r>
          </w:p>
        </w:tc>
        <w:tc>
          <w:tcPr>
            <w:tcW w:w="1804" w:type="dxa"/>
            <w:vAlign w:val="center"/>
          </w:tcPr>
          <w:p w14:paraId="22347EDC" w14:textId="77777777" w:rsidR="002E7064" w:rsidRDefault="00EA681D" w:rsidP="00EF449B">
            <w:pPr>
              <w:pStyle w:val="TableParagraph"/>
              <w:ind w:left="194"/>
              <w:jc w:val="both"/>
            </w:pPr>
            <w:r>
              <w:t>Dharmendra</w:t>
            </w:r>
          </w:p>
          <w:p w14:paraId="52F384E1" w14:textId="77777777" w:rsidR="002E7064" w:rsidRDefault="00EA681D" w:rsidP="00EF449B">
            <w:pPr>
              <w:pStyle w:val="TableParagraph"/>
              <w:spacing w:before="39"/>
              <w:ind w:left="194" w:right="136"/>
              <w:jc w:val="both"/>
            </w:pPr>
            <w:r>
              <w:t>Jain</w:t>
            </w:r>
          </w:p>
        </w:tc>
        <w:tc>
          <w:tcPr>
            <w:tcW w:w="2911" w:type="dxa"/>
            <w:vAlign w:val="center"/>
          </w:tcPr>
          <w:p w14:paraId="4A4E6F88" w14:textId="77777777" w:rsidR="002E7064" w:rsidRDefault="00EA681D">
            <w:pPr>
              <w:pStyle w:val="TableParagraph"/>
              <w:numPr>
                <w:ilvl w:val="0"/>
                <w:numId w:val="9"/>
              </w:numPr>
              <w:ind w:left="447" w:right="122"/>
              <w:pPrChange w:id="0" w:author="Kush Khalasi" w:date="2025-08-22T16:40:00Z" w16du:dateUtc="2025-08-22T11:10:00Z">
                <w:pPr>
                  <w:pStyle w:val="TableParagraph"/>
                  <w:ind w:left="196"/>
                  <w:jc w:val="center"/>
                </w:pPr>
              </w:pPrChange>
            </w:pPr>
            <w:r>
              <w:t>New</w:t>
            </w:r>
            <w:r w:rsidRPr="00880DF6">
              <w:rPr>
                <w:rPrChange w:id="1" w:author="Kush Khalasi" w:date="2025-08-22T16:40:00Z" w16du:dateUtc="2025-08-22T11:10:00Z">
                  <w:rPr>
                    <w:spacing w:val="-4"/>
                  </w:rPr>
                </w:rPrChange>
              </w:rPr>
              <w:t xml:space="preserve"> </w:t>
            </w:r>
            <w:r>
              <w:t>Policy</w:t>
            </w:r>
          </w:p>
        </w:tc>
      </w:tr>
      <w:tr w:rsidR="002E7064" w14:paraId="32783FED" w14:textId="77777777" w:rsidTr="00266563">
        <w:trPr>
          <w:trHeight w:val="859"/>
        </w:trPr>
        <w:tc>
          <w:tcPr>
            <w:tcW w:w="970" w:type="dxa"/>
            <w:vAlign w:val="center"/>
          </w:tcPr>
          <w:p w14:paraId="7132CC1B" w14:textId="78BAC55C" w:rsidR="002E7064" w:rsidRDefault="00007E92" w:rsidP="00266563">
            <w:pPr>
              <w:pStyle w:val="TableParagraph"/>
              <w:ind w:left="60" w:right="90"/>
              <w:jc w:val="center"/>
            </w:pPr>
            <w:r>
              <w:t>2</w:t>
            </w:r>
          </w:p>
        </w:tc>
        <w:tc>
          <w:tcPr>
            <w:tcW w:w="1665" w:type="dxa"/>
            <w:vAlign w:val="center"/>
          </w:tcPr>
          <w:p w14:paraId="0CD8549A" w14:textId="77777777" w:rsidR="002E7064" w:rsidRDefault="00EA681D" w:rsidP="00266563">
            <w:pPr>
              <w:pStyle w:val="TableParagraph"/>
              <w:ind w:left="82"/>
              <w:jc w:val="center"/>
            </w:pPr>
            <w:r>
              <w:t>Nov</w:t>
            </w:r>
            <w:r w:rsidRPr="00266563">
              <w:t xml:space="preserve"> </w:t>
            </w:r>
            <w:r>
              <w:t>10,</w:t>
            </w:r>
            <w:r w:rsidRPr="00266563">
              <w:t xml:space="preserve"> </w:t>
            </w:r>
            <w:r>
              <w:t>2021</w:t>
            </w:r>
          </w:p>
        </w:tc>
        <w:tc>
          <w:tcPr>
            <w:tcW w:w="1944" w:type="dxa"/>
            <w:vAlign w:val="center"/>
          </w:tcPr>
          <w:p w14:paraId="3C4DF962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Global</w:t>
            </w:r>
            <w:r w:rsidRPr="00EF449B">
              <w:t xml:space="preserve"> </w:t>
            </w:r>
            <w:r>
              <w:t>Policy</w:t>
            </w:r>
            <w:r w:rsidRPr="00EF449B">
              <w:t xml:space="preserve"> </w:t>
            </w:r>
            <w:r>
              <w:t>Desk</w:t>
            </w:r>
          </w:p>
        </w:tc>
        <w:tc>
          <w:tcPr>
            <w:tcW w:w="1243" w:type="dxa"/>
            <w:vAlign w:val="center"/>
          </w:tcPr>
          <w:p w14:paraId="3C5F5CC4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Corporate</w:t>
            </w:r>
          </w:p>
          <w:p w14:paraId="31769A2E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HR</w:t>
            </w:r>
          </w:p>
        </w:tc>
        <w:tc>
          <w:tcPr>
            <w:tcW w:w="1804" w:type="dxa"/>
            <w:vAlign w:val="center"/>
          </w:tcPr>
          <w:p w14:paraId="2828475E" w14:textId="77777777" w:rsidR="002E7064" w:rsidRDefault="00EA681D" w:rsidP="00EF449B">
            <w:pPr>
              <w:pStyle w:val="TableParagraph"/>
              <w:ind w:left="194"/>
              <w:jc w:val="both"/>
            </w:pPr>
            <w:r>
              <w:t>Dharmendra</w:t>
            </w:r>
          </w:p>
          <w:p w14:paraId="2C469F6A" w14:textId="77777777" w:rsidR="002E7064" w:rsidRDefault="00EA681D" w:rsidP="00EF449B">
            <w:pPr>
              <w:pStyle w:val="TableParagraph"/>
              <w:spacing w:before="41"/>
              <w:ind w:left="194"/>
              <w:jc w:val="both"/>
            </w:pPr>
            <w:r>
              <w:t>Jain</w:t>
            </w:r>
          </w:p>
        </w:tc>
        <w:tc>
          <w:tcPr>
            <w:tcW w:w="2911" w:type="dxa"/>
            <w:vAlign w:val="center"/>
          </w:tcPr>
          <w:p w14:paraId="3FF4EEC1" w14:textId="77777777" w:rsidR="002E7064" w:rsidRDefault="00EA681D">
            <w:pPr>
              <w:pStyle w:val="TableParagraph"/>
              <w:numPr>
                <w:ilvl w:val="0"/>
                <w:numId w:val="9"/>
              </w:numPr>
              <w:ind w:left="447" w:right="122"/>
              <w:pPrChange w:id="2" w:author="Kush Khalasi" w:date="2025-08-22T16:40:00Z" w16du:dateUtc="2025-08-22T11:10:00Z">
                <w:pPr>
                  <w:pStyle w:val="TableParagraph"/>
                  <w:ind w:left="196"/>
                  <w:jc w:val="center"/>
                </w:pPr>
              </w:pPrChange>
            </w:pPr>
            <w:r>
              <w:t>Cosmetic</w:t>
            </w:r>
            <w:r w:rsidRPr="00880DF6">
              <w:rPr>
                <w:rPrChange w:id="3" w:author="Kush Khalasi" w:date="2025-08-22T16:40:00Z" w16du:dateUtc="2025-08-22T11:10:00Z">
                  <w:rPr>
                    <w:spacing w:val="-4"/>
                  </w:rPr>
                </w:rPrChange>
              </w:rPr>
              <w:t xml:space="preserve"> </w:t>
            </w:r>
            <w:r>
              <w:t>Changes</w:t>
            </w:r>
          </w:p>
        </w:tc>
      </w:tr>
      <w:tr w:rsidR="002E7064" w14:paraId="23849730" w14:textId="77777777" w:rsidTr="00266563">
        <w:trPr>
          <w:trHeight w:val="1633"/>
        </w:trPr>
        <w:tc>
          <w:tcPr>
            <w:tcW w:w="970" w:type="dxa"/>
            <w:vAlign w:val="center"/>
          </w:tcPr>
          <w:p w14:paraId="6C690375" w14:textId="573E7C6C" w:rsidR="002E7064" w:rsidRDefault="00007E92" w:rsidP="00266563">
            <w:pPr>
              <w:pStyle w:val="TableParagraph"/>
              <w:ind w:left="60" w:right="90"/>
              <w:jc w:val="center"/>
            </w:pPr>
            <w:r>
              <w:t>3</w:t>
            </w:r>
          </w:p>
        </w:tc>
        <w:tc>
          <w:tcPr>
            <w:tcW w:w="1665" w:type="dxa"/>
            <w:vAlign w:val="center"/>
          </w:tcPr>
          <w:p w14:paraId="7B94560D" w14:textId="77777777" w:rsidR="002E7064" w:rsidRDefault="00EA681D" w:rsidP="00266563">
            <w:pPr>
              <w:pStyle w:val="TableParagraph"/>
              <w:ind w:left="82"/>
              <w:jc w:val="center"/>
            </w:pPr>
            <w:r>
              <w:t>Feb</w:t>
            </w:r>
            <w:r w:rsidRPr="00266563">
              <w:t xml:space="preserve"> </w:t>
            </w:r>
            <w:r>
              <w:t>01,</w:t>
            </w:r>
            <w:r w:rsidRPr="00266563">
              <w:t xml:space="preserve"> </w:t>
            </w:r>
            <w:r>
              <w:t>2024</w:t>
            </w:r>
          </w:p>
        </w:tc>
        <w:tc>
          <w:tcPr>
            <w:tcW w:w="1944" w:type="dxa"/>
            <w:vAlign w:val="center"/>
          </w:tcPr>
          <w:p w14:paraId="53D27B03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Global</w:t>
            </w:r>
            <w:r w:rsidRPr="00EF449B">
              <w:t xml:space="preserve"> </w:t>
            </w:r>
            <w:r>
              <w:t>Policy</w:t>
            </w:r>
            <w:r w:rsidRPr="00EF449B">
              <w:t xml:space="preserve"> </w:t>
            </w:r>
            <w:r>
              <w:t>Desk</w:t>
            </w:r>
          </w:p>
        </w:tc>
        <w:tc>
          <w:tcPr>
            <w:tcW w:w="1243" w:type="dxa"/>
            <w:vAlign w:val="center"/>
          </w:tcPr>
          <w:p w14:paraId="396BFCF2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Corporate</w:t>
            </w:r>
          </w:p>
          <w:p w14:paraId="7ED3B1FE" w14:textId="77777777" w:rsidR="002E7064" w:rsidRDefault="00EA681D" w:rsidP="00EF449B">
            <w:pPr>
              <w:pStyle w:val="TableParagraph"/>
              <w:ind w:left="-50"/>
              <w:jc w:val="center"/>
            </w:pPr>
            <w:r>
              <w:t>HR</w:t>
            </w:r>
          </w:p>
        </w:tc>
        <w:tc>
          <w:tcPr>
            <w:tcW w:w="1804" w:type="dxa"/>
            <w:vAlign w:val="center"/>
          </w:tcPr>
          <w:p w14:paraId="0DCBCAAD" w14:textId="77777777" w:rsidR="002E7064" w:rsidRDefault="00EA681D" w:rsidP="00EF449B">
            <w:pPr>
              <w:pStyle w:val="TableParagraph"/>
              <w:ind w:left="194"/>
              <w:jc w:val="both"/>
            </w:pPr>
            <w:r>
              <w:t>Dharmendra</w:t>
            </w:r>
          </w:p>
          <w:p w14:paraId="5E2B1701" w14:textId="77777777" w:rsidR="002E7064" w:rsidRDefault="00EA681D" w:rsidP="00EF449B">
            <w:pPr>
              <w:pStyle w:val="TableParagraph"/>
              <w:spacing w:before="39"/>
              <w:ind w:left="194"/>
              <w:jc w:val="both"/>
            </w:pPr>
            <w:r>
              <w:t>Jain</w:t>
            </w:r>
          </w:p>
        </w:tc>
        <w:tc>
          <w:tcPr>
            <w:tcW w:w="2911" w:type="dxa"/>
            <w:vAlign w:val="center"/>
          </w:tcPr>
          <w:p w14:paraId="361E5822" w14:textId="77777777" w:rsidR="002E7064" w:rsidRDefault="00EA681D" w:rsidP="00EF449B">
            <w:pPr>
              <w:pStyle w:val="TableParagraph"/>
              <w:numPr>
                <w:ilvl w:val="0"/>
                <w:numId w:val="9"/>
              </w:numPr>
              <w:ind w:left="447" w:right="122"/>
            </w:pPr>
            <w:r>
              <w:t>New commitments</w:t>
            </w:r>
            <w:r>
              <w:rPr>
                <w:spacing w:val="1"/>
              </w:rPr>
              <w:t xml:space="preserve"> </w:t>
            </w:r>
            <w:r>
              <w:t>aligned with business</w:t>
            </w:r>
            <w:r>
              <w:rPr>
                <w:spacing w:val="-47"/>
              </w:rPr>
              <w:t xml:space="preserve"> </w:t>
            </w:r>
            <w:r>
              <w:t>requirement</w:t>
            </w:r>
          </w:p>
          <w:p w14:paraId="4527D0DD" w14:textId="77777777" w:rsidR="002E7064" w:rsidRDefault="00EA681D" w:rsidP="00EF449B">
            <w:pPr>
              <w:pStyle w:val="TableParagraph"/>
              <w:numPr>
                <w:ilvl w:val="0"/>
                <w:numId w:val="9"/>
              </w:numPr>
              <w:ind w:left="447" w:right="122"/>
            </w:pPr>
            <w:r>
              <w:t>Targets</w:t>
            </w:r>
            <w:r>
              <w:rPr>
                <w:spacing w:val="-13"/>
              </w:rPr>
              <w:t xml:space="preserve"> </w:t>
            </w:r>
            <w:r>
              <w:t>mentioned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fulfil</w:t>
            </w:r>
            <w:r>
              <w:rPr>
                <w:spacing w:val="-47"/>
              </w:rPr>
              <w:t xml:space="preserve"> </w:t>
            </w:r>
            <w:r>
              <w:t>commitments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Environmental</w:t>
            </w:r>
            <w:r>
              <w:rPr>
                <w:spacing w:val="-6"/>
              </w:rPr>
              <w:t xml:space="preserve"> </w:t>
            </w:r>
            <w:r>
              <w:t>initiatives</w:t>
            </w:r>
          </w:p>
        </w:tc>
      </w:tr>
      <w:tr w:rsidR="00266563" w14:paraId="0CC68E3A" w14:textId="77777777" w:rsidTr="00EF449B">
        <w:trPr>
          <w:trHeight w:val="671"/>
        </w:trPr>
        <w:tc>
          <w:tcPr>
            <w:tcW w:w="970" w:type="dxa"/>
          </w:tcPr>
          <w:p w14:paraId="24B7BD38" w14:textId="384B026A" w:rsidR="00266563" w:rsidRPr="00F61BFF" w:rsidRDefault="00266563" w:rsidP="00266563">
            <w:pPr>
              <w:pStyle w:val="TableParagraph"/>
              <w:ind w:left="60" w:right="90"/>
              <w:jc w:val="center"/>
              <w:rPr>
                <w:highlight w:val="yellow"/>
              </w:rPr>
            </w:pPr>
            <w:r w:rsidRPr="00F61BFF">
              <w:rPr>
                <w:highlight w:val="yellow"/>
              </w:rPr>
              <w:t>4</w:t>
            </w:r>
          </w:p>
        </w:tc>
        <w:tc>
          <w:tcPr>
            <w:tcW w:w="1665" w:type="dxa"/>
          </w:tcPr>
          <w:p w14:paraId="37E2E29D" w14:textId="68D73E20" w:rsidR="00266563" w:rsidRPr="00F61BFF" w:rsidRDefault="00266563" w:rsidP="00266563">
            <w:pPr>
              <w:pStyle w:val="TableParagraph"/>
              <w:ind w:left="82"/>
              <w:jc w:val="center"/>
              <w:rPr>
                <w:highlight w:val="yellow"/>
              </w:rPr>
            </w:pPr>
            <w:r w:rsidRPr="00F61BFF">
              <w:rPr>
                <w:highlight w:val="yellow"/>
              </w:rPr>
              <w:t>Jan 01, 2025</w:t>
            </w:r>
          </w:p>
        </w:tc>
        <w:tc>
          <w:tcPr>
            <w:tcW w:w="1944" w:type="dxa"/>
          </w:tcPr>
          <w:p w14:paraId="161C6FA3" w14:textId="5057E97A" w:rsidR="00266563" w:rsidRPr="00F61BFF" w:rsidRDefault="00266563" w:rsidP="00EF449B">
            <w:pPr>
              <w:pStyle w:val="TableParagraph"/>
              <w:ind w:left="-50"/>
              <w:jc w:val="center"/>
              <w:rPr>
                <w:highlight w:val="yellow"/>
              </w:rPr>
            </w:pPr>
            <w:r w:rsidRPr="00F61BFF">
              <w:rPr>
                <w:highlight w:val="yellow"/>
              </w:rPr>
              <w:t>Global Policy Desk</w:t>
            </w:r>
          </w:p>
        </w:tc>
        <w:tc>
          <w:tcPr>
            <w:tcW w:w="1243" w:type="dxa"/>
          </w:tcPr>
          <w:p w14:paraId="1435CE26" w14:textId="77777777" w:rsidR="00266563" w:rsidRPr="00F61BFF" w:rsidRDefault="00266563" w:rsidP="00EF449B">
            <w:pPr>
              <w:pStyle w:val="TableParagraph"/>
              <w:ind w:left="-50"/>
              <w:jc w:val="center"/>
              <w:rPr>
                <w:highlight w:val="yellow"/>
              </w:rPr>
            </w:pPr>
            <w:r w:rsidRPr="00F61BFF">
              <w:rPr>
                <w:highlight w:val="yellow"/>
              </w:rPr>
              <w:t>Corporate</w:t>
            </w:r>
          </w:p>
          <w:p w14:paraId="5BF38872" w14:textId="6F324086" w:rsidR="00266563" w:rsidRPr="00F61BFF" w:rsidRDefault="00266563" w:rsidP="00EF449B">
            <w:pPr>
              <w:pStyle w:val="TableParagraph"/>
              <w:ind w:left="-50"/>
              <w:jc w:val="center"/>
              <w:rPr>
                <w:highlight w:val="yellow"/>
              </w:rPr>
            </w:pPr>
            <w:r w:rsidRPr="00F61BFF">
              <w:rPr>
                <w:highlight w:val="yellow"/>
              </w:rPr>
              <w:t>HR</w:t>
            </w:r>
          </w:p>
        </w:tc>
        <w:tc>
          <w:tcPr>
            <w:tcW w:w="1804" w:type="dxa"/>
          </w:tcPr>
          <w:p w14:paraId="63AE9246" w14:textId="77777777" w:rsidR="00266563" w:rsidRPr="00F61BFF" w:rsidRDefault="00266563" w:rsidP="00266563">
            <w:pPr>
              <w:pStyle w:val="TableParagraph"/>
              <w:ind w:left="194"/>
              <w:jc w:val="both"/>
              <w:rPr>
                <w:highlight w:val="yellow"/>
              </w:rPr>
            </w:pPr>
            <w:r w:rsidRPr="00F61BFF">
              <w:rPr>
                <w:highlight w:val="yellow"/>
              </w:rPr>
              <w:t>Dharmendra</w:t>
            </w:r>
          </w:p>
          <w:p w14:paraId="28C65B27" w14:textId="3B2E702E" w:rsidR="00266563" w:rsidRPr="00F61BFF" w:rsidRDefault="00266563" w:rsidP="00266563">
            <w:pPr>
              <w:pStyle w:val="TableParagraph"/>
              <w:ind w:left="194"/>
              <w:jc w:val="both"/>
              <w:rPr>
                <w:highlight w:val="yellow"/>
              </w:rPr>
            </w:pPr>
            <w:r w:rsidRPr="00F61BFF">
              <w:rPr>
                <w:highlight w:val="yellow"/>
              </w:rPr>
              <w:t>Jain</w:t>
            </w:r>
          </w:p>
        </w:tc>
        <w:tc>
          <w:tcPr>
            <w:tcW w:w="2911" w:type="dxa"/>
          </w:tcPr>
          <w:p w14:paraId="7C55C595" w14:textId="77777777" w:rsidR="00266563" w:rsidRDefault="00266563" w:rsidP="00EF449B">
            <w:pPr>
              <w:pStyle w:val="TableParagraph"/>
              <w:numPr>
                <w:ilvl w:val="0"/>
                <w:numId w:val="9"/>
              </w:numPr>
              <w:ind w:left="447" w:right="122"/>
              <w:rPr>
                <w:ins w:id="4" w:author="Kush Khalasi" w:date="2025-08-22T16:40:00Z" w16du:dateUtc="2025-08-22T11:10:00Z"/>
                <w:highlight w:val="yellow"/>
              </w:rPr>
            </w:pPr>
            <w:r w:rsidRPr="00F61BFF">
              <w:rPr>
                <w:highlight w:val="yellow"/>
              </w:rPr>
              <w:t>Update in Scope</w:t>
            </w:r>
          </w:p>
          <w:p w14:paraId="5CA3A38F" w14:textId="32CDF12E" w:rsidR="00880DF6" w:rsidRPr="00F61BFF" w:rsidRDefault="00880DF6" w:rsidP="00EF449B">
            <w:pPr>
              <w:pStyle w:val="TableParagraph"/>
              <w:numPr>
                <w:ilvl w:val="0"/>
                <w:numId w:val="9"/>
              </w:numPr>
              <w:ind w:left="447" w:right="122"/>
              <w:rPr>
                <w:highlight w:val="yellow"/>
              </w:rPr>
            </w:pPr>
            <w:ins w:id="5" w:author="Kush Khalasi" w:date="2025-08-22T16:40:00Z" w16du:dateUtc="2025-08-22T11:10:00Z">
              <w:r>
                <w:rPr>
                  <w:highlight w:val="yellow"/>
                </w:rPr>
                <w:t>Update in Targets</w:t>
              </w:r>
            </w:ins>
          </w:p>
        </w:tc>
      </w:tr>
    </w:tbl>
    <w:p w14:paraId="1D598890" w14:textId="77777777" w:rsidR="002E7064" w:rsidRDefault="002E7064" w:rsidP="00113710">
      <w:pPr>
        <w:spacing w:line="268" w:lineRule="exact"/>
        <w:jc w:val="both"/>
      </w:pPr>
    </w:p>
    <w:p w14:paraId="2A5E043D" w14:textId="77777777" w:rsidR="00550C6C" w:rsidRPr="00550C6C" w:rsidRDefault="00550C6C" w:rsidP="00550C6C"/>
    <w:p w14:paraId="59A693AB" w14:textId="77777777" w:rsidR="00550C6C" w:rsidRPr="00550C6C" w:rsidRDefault="00550C6C" w:rsidP="00550C6C"/>
    <w:p w14:paraId="3C57ADAC" w14:textId="77777777" w:rsidR="00550C6C" w:rsidRPr="00550C6C" w:rsidRDefault="00550C6C" w:rsidP="00550C6C"/>
    <w:p w14:paraId="6403A4B7" w14:textId="77777777" w:rsidR="00550C6C" w:rsidRPr="00550C6C" w:rsidRDefault="00550C6C" w:rsidP="00550C6C"/>
    <w:p w14:paraId="0B834E9D" w14:textId="77777777" w:rsidR="00550C6C" w:rsidRPr="00550C6C" w:rsidRDefault="00550C6C" w:rsidP="00550C6C"/>
    <w:p w14:paraId="0351D1C0" w14:textId="77777777" w:rsidR="00550C6C" w:rsidRPr="00550C6C" w:rsidRDefault="00550C6C" w:rsidP="00550C6C"/>
    <w:p w14:paraId="12C34F74" w14:textId="77777777" w:rsidR="00550C6C" w:rsidRPr="00550C6C" w:rsidRDefault="00550C6C" w:rsidP="00550C6C"/>
    <w:p w14:paraId="4CD304EE" w14:textId="77777777" w:rsidR="00550C6C" w:rsidRPr="00550C6C" w:rsidRDefault="00550C6C" w:rsidP="00550C6C"/>
    <w:p w14:paraId="44D04C37" w14:textId="77777777" w:rsidR="00550C6C" w:rsidRPr="00550C6C" w:rsidRDefault="00550C6C" w:rsidP="00550C6C"/>
    <w:p w14:paraId="1931B695" w14:textId="77777777" w:rsidR="00550C6C" w:rsidRPr="00550C6C" w:rsidRDefault="00550C6C" w:rsidP="00550C6C"/>
    <w:p w14:paraId="6FBAB810" w14:textId="77777777" w:rsidR="00550C6C" w:rsidRDefault="00550C6C" w:rsidP="00550C6C"/>
    <w:p w14:paraId="13B1F769" w14:textId="77777777" w:rsidR="00550C6C" w:rsidRPr="00550C6C" w:rsidRDefault="00550C6C" w:rsidP="00550C6C"/>
    <w:p w14:paraId="51E8F1D6" w14:textId="77777777" w:rsidR="00550C6C" w:rsidRDefault="00550C6C" w:rsidP="00550C6C"/>
    <w:p w14:paraId="3E709A91" w14:textId="2883B374" w:rsidR="00550C6C" w:rsidRDefault="00550C6C" w:rsidP="00550C6C">
      <w:pPr>
        <w:tabs>
          <w:tab w:val="left" w:pos="7360"/>
        </w:tabs>
      </w:pPr>
      <w:r>
        <w:tab/>
      </w:r>
    </w:p>
    <w:p w14:paraId="30A8CB4E" w14:textId="00E69235" w:rsidR="00550C6C" w:rsidRPr="00550C6C" w:rsidRDefault="00550C6C" w:rsidP="00550C6C">
      <w:pPr>
        <w:tabs>
          <w:tab w:val="left" w:pos="7360"/>
        </w:tabs>
        <w:sectPr w:rsidR="00550C6C" w:rsidRPr="00550C6C">
          <w:pgSz w:w="11910" w:h="16840"/>
          <w:pgMar w:top="520" w:right="500" w:bottom="840" w:left="62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tab/>
      </w:r>
    </w:p>
    <w:p w14:paraId="111002D4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spacing w:before="82"/>
        <w:ind w:hanging="361"/>
        <w:jc w:val="both"/>
        <w:rPr>
          <w:rFonts w:ascii="Wingdings" w:hAnsi="Wingdings"/>
          <w:color w:val="2E5395"/>
        </w:rPr>
      </w:pPr>
      <w:bookmarkStart w:id="6" w:name="_bookmark0"/>
      <w:bookmarkEnd w:id="6"/>
      <w:r>
        <w:rPr>
          <w:color w:val="2E5395"/>
        </w:rPr>
        <w:lastRenderedPageBreak/>
        <w:t>Introduction</w:t>
      </w:r>
    </w:p>
    <w:p w14:paraId="2E49326B" w14:textId="77777777" w:rsidR="002E7064" w:rsidRDefault="00EA681D" w:rsidP="00113710">
      <w:pPr>
        <w:spacing w:before="240" w:line="276" w:lineRule="auto"/>
        <w:ind w:left="1180" w:right="935"/>
        <w:jc w:val="both"/>
      </w:pPr>
      <w:r>
        <w:t>At Yash Technologies, we recognize the critical importance of safeguarding our environment and</w:t>
      </w:r>
      <w:r>
        <w:rPr>
          <w:spacing w:val="-47"/>
        </w:rPr>
        <w:t xml:space="preserve"> </w:t>
      </w:r>
      <w:r>
        <w:t>are committed to integrating sustainable practices into all aspects of our operations. As a leading</w:t>
      </w:r>
      <w:r>
        <w:rPr>
          <w:spacing w:val="-47"/>
        </w:rPr>
        <w:t xml:space="preserve"> </w:t>
      </w:r>
      <w:r>
        <w:t>IT company, we understand that our activities have both direct and indirect impacts on the</w:t>
      </w:r>
      <w:r>
        <w:rPr>
          <w:spacing w:val="1"/>
        </w:rPr>
        <w:t xml:space="preserve"> </w:t>
      </w:r>
      <w:r>
        <w:t>environment.</w:t>
      </w:r>
      <w:r>
        <w:rPr>
          <w:spacing w:val="-10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strive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minimize</w:t>
      </w:r>
      <w:r>
        <w:rPr>
          <w:spacing w:val="-9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carbon</w:t>
      </w:r>
      <w:r>
        <w:rPr>
          <w:spacing w:val="-9"/>
        </w:rPr>
        <w:t xml:space="preserve"> </w:t>
      </w:r>
      <w:r>
        <w:t>footprint,</w:t>
      </w:r>
      <w:r>
        <w:rPr>
          <w:spacing w:val="-8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efficiency,</w:t>
      </w:r>
      <w:r>
        <w:rPr>
          <w:spacing w:val="-48"/>
        </w:rPr>
        <w:t xml:space="preserve"> </w:t>
      </w:r>
      <w:r>
        <w:t>and adopt eco-friendly technologies. Our Environmental Policy is designed to guide our efforts in</w:t>
      </w:r>
      <w:r>
        <w:rPr>
          <w:spacing w:val="-47"/>
        </w:rPr>
        <w:t xml:space="preserve"> </w:t>
      </w:r>
      <w:r>
        <w:t>reducing waste, conserving energy, and promoting sustainable practices across our offices and</w:t>
      </w:r>
      <w:r>
        <w:rPr>
          <w:spacing w:val="1"/>
        </w:rPr>
        <w:t xml:space="preserve"> </w:t>
      </w:r>
      <w:r>
        <w:t>data centers. By adhering to this policy, we aim to contribute positively to global environmental</w:t>
      </w:r>
      <w:r>
        <w:rPr>
          <w:spacing w:val="1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fostering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culture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beyond.</w:t>
      </w:r>
    </w:p>
    <w:p w14:paraId="491FFD93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6B4FCDE9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7" w:name="_bookmark1"/>
      <w:bookmarkEnd w:id="7"/>
      <w:r>
        <w:rPr>
          <w:color w:val="2E5395"/>
        </w:rPr>
        <w:t>Scope</w:t>
      </w:r>
    </w:p>
    <w:p w14:paraId="7F0F276C" w14:textId="77777777" w:rsidR="002B2078" w:rsidRDefault="002B2078" w:rsidP="002B2078">
      <w:pPr>
        <w:spacing w:before="240" w:line="276" w:lineRule="auto"/>
        <w:ind w:left="1180" w:right="935"/>
        <w:jc w:val="both"/>
      </w:pPr>
      <w:bookmarkStart w:id="8" w:name="_Hlk206774721"/>
      <w:r>
        <w:t>This Policy applies to all entities, offices, facilities, joint ventures, subsidiaries, and stakeholders of Yash Technologies Group across Asia, Australia, the Middle East &amp; Africa, North America, the United States, and Europe.</w:t>
      </w:r>
    </w:p>
    <w:p w14:paraId="036854BF" w14:textId="77777777" w:rsidR="002B2078" w:rsidRPr="00266563" w:rsidRDefault="002B2078" w:rsidP="002B2078">
      <w:pPr>
        <w:spacing w:before="240" w:line="276" w:lineRule="auto"/>
        <w:ind w:left="1180" w:right="935"/>
        <w:jc w:val="both"/>
      </w:pPr>
      <w:r>
        <w:t>The Policy extends to all stakeholders, including employees, workers, contractors, subcontractors, suppliers, and business partners.</w:t>
      </w:r>
    </w:p>
    <w:p w14:paraId="5487D643" w14:textId="77777777" w:rsidR="002B2078" w:rsidRPr="004831C9" w:rsidRDefault="002B2078" w:rsidP="002B2078">
      <w:pPr>
        <w:pStyle w:val="NoSpacing"/>
        <w:ind w:left="820"/>
        <w:jc w:val="both"/>
        <w:rPr>
          <w:rFonts w:ascii="Segoe UI Symbol" w:hAnsi="Segoe UI Symbol"/>
          <w:sz w:val="24"/>
          <w:szCs w:val="24"/>
          <w:highlight w:val="yellow"/>
        </w:rPr>
      </w:pPr>
    </w:p>
    <w:tbl>
      <w:tblPr>
        <w:tblStyle w:val="TableGrid"/>
        <w:tblW w:w="0" w:type="auto"/>
        <w:tblInd w:w="1278" w:type="dxa"/>
        <w:tblLayout w:type="fixed"/>
        <w:tblLook w:val="04A0" w:firstRow="1" w:lastRow="0" w:firstColumn="1" w:lastColumn="0" w:noHBand="0" w:noVBand="1"/>
      </w:tblPr>
      <w:tblGrid>
        <w:gridCol w:w="1350"/>
        <w:gridCol w:w="1229"/>
        <w:gridCol w:w="3631"/>
        <w:gridCol w:w="1438"/>
        <w:gridCol w:w="1115"/>
      </w:tblGrid>
      <w:tr w:rsidR="002B2078" w:rsidRPr="00266563" w14:paraId="3321E2CC" w14:textId="77777777" w:rsidTr="002B2078">
        <w:tc>
          <w:tcPr>
            <w:tcW w:w="1350" w:type="dxa"/>
            <w:vAlign w:val="center"/>
          </w:tcPr>
          <w:p w14:paraId="7A33AEFD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bookmarkStart w:id="9" w:name="_Hlk206751739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Region</w:t>
            </w:r>
          </w:p>
        </w:tc>
        <w:tc>
          <w:tcPr>
            <w:tcW w:w="1229" w:type="dxa"/>
            <w:vAlign w:val="center"/>
          </w:tcPr>
          <w:p w14:paraId="2BCD1A4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Country</w:t>
            </w:r>
          </w:p>
        </w:tc>
        <w:tc>
          <w:tcPr>
            <w:tcW w:w="3631" w:type="dxa"/>
            <w:vAlign w:val="center"/>
          </w:tcPr>
          <w:p w14:paraId="7675945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Office Address</w:t>
            </w:r>
          </w:p>
        </w:tc>
        <w:tc>
          <w:tcPr>
            <w:tcW w:w="1438" w:type="dxa"/>
            <w:vAlign w:val="center"/>
          </w:tcPr>
          <w:p w14:paraId="17C9C90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en-IN"/>
              </w:rPr>
              <w:t>Function of Office</w:t>
            </w:r>
          </w:p>
        </w:tc>
        <w:tc>
          <w:tcPr>
            <w:tcW w:w="1115" w:type="dxa"/>
            <w:vAlign w:val="center"/>
          </w:tcPr>
          <w:p w14:paraId="33327E3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en-IN"/>
              </w:rPr>
              <w:t>Employee Strength (No.)</w:t>
            </w:r>
          </w:p>
        </w:tc>
      </w:tr>
      <w:tr w:rsidR="002B2078" w:rsidRPr="00266563" w14:paraId="07AFABBB" w14:textId="77777777" w:rsidTr="002B2078">
        <w:tc>
          <w:tcPr>
            <w:tcW w:w="1350" w:type="dxa"/>
            <w:vMerge w:val="restart"/>
            <w:vAlign w:val="center"/>
          </w:tcPr>
          <w:p w14:paraId="36067085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Asia</w:t>
            </w:r>
          </w:p>
        </w:tc>
        <w:tc>
          <w:tcPr>
            <w:tcW w:w="1229" w:type="dxa"/>
            <w:vMerge w:val="restart"/>
            <w:vAlign w:val="center"/>
          </w:tcPr>
          <w:p w14:paraId="301771F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India</w:t>
            </w:r>
          </w:p>
        </w:tc>
        <w:tc>
          <w:tcPr>
            <w:tcW w:w="3631" w:type="dxa"/>
            <w:vAlign w:val="center"/>
          </w:tcPr>
          <w:p w14:paraId="0E7AD2F1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201-205 Bansi Trade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Center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,, 581/5 M. G. Road, Indore, Madhya Pradesh 452001</w:t>
            </w:r>
          </w:p>
        </w:tc>
        <w:tc>
          <w:tcPr>
            <w:tcW w:w="1438" w:type="dxa"/>
            <w:vAlign w:val="center"/>
          </w:tcPr>
          <w:p w14:paraId="18FB175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Corporate Office</w:t>
            </w:r>
          </w:p>
        </w:tc>
        <w:tc>
          <w:tcPr>
            <w:tcW w:w="1115" w:type="dxa"/>
            <w:vAlign w:val="center"/>
          </w:tcPr>
          <w:p w14:paraId="73BBD38D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E045024" w14:textId="77777777" w:rsidTr="002B2078">
        <w:tc>
          <w:tcPr>
            <w:tcW w:w="1350" w:type="dxa"/>
            <w:vMerge/>
            <w:vAlign w:val="center"/>
          </w:tcPr>
          <w:p w14:paraId="795BE0CC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4CBF75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FDC5038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STP-1, Ground Floor, IT/ITES- SEZ, Near Bhawar Kuwan Square, Indore, Madhya Pradesh 452001</w:t>
            </w:r>
          </w:p>
        </w:tc>
        <w:tc>
          <w:tcPr>
            <w:tcW w:w="1438" w:type="dxa"/>
            <w:vAlign w:val="center"/>
          </w:tcPr>
          <w:p w14:paraId="31FE541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4ED488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54F38203" w14:textId="77777777" w:rsidTr="002B2078">
        <w:tc>
          <w:tcPr>
            <w:tcW w:w="1350" w:type="dxa"/>
            <w:vMerge/>
            <w:vAlign w:val="center"/>
          </w:tcPr>
          <w:p w14:paraId="26833A8A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369823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51B58020" w14:textId="77777777" w:rsidR="002B2078" w:rsidRPr="00266563" w:rsidRDefault="002B2078" w:rsidP="00A16355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Plot No. 1, Scheme Number 166, Super Corridor Road, Indore, Madhya Pradesh 452005</w:t>
            </w:r>
          </w:p>
        </w:tc>
        <w:tc>
          <w:tcPr>
            <w:tcW w:w="1438" w:type="dxa"/>
            <w:vAlign w:val="center"/>
          </w:tcPr>
          <w:p w14:paraId="3B01270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3643753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06355C2" w14:textId="77777777" w:rsidTr="002B2078">
        <w:tc>
          <w:tcPr>
            <w:tcW w:w="1350" w:type="dxa"/>
            <w:vMerge/>
            <w:vAlign w:val="center"/>
          </w:tcPr>
          <w:p w14:paraId="1CCF832F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FE8709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73348534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702, 7th Floor, Campus C, RMZ Centennial, Survey No. 74 &amp; 77,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Doddanakudi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Village, 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Krishnarajapuram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Hobli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  <w:t>Bengaluru, Karnataka 560048</w:t>
            </w:r>
          </w:p>
        </w:tc>
        <w:tc>
          <w:tcPr>
            <w:tcW w:w="1438" w:type="dxa"/>
            <w:vAlign w:val="center"/>
          </w:tcPr>
          <w:p w14:paraId="40E7241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E6128B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47D072EA" w14:textId="77777777" w:rsidTr="002B2078">
        <w:tc>
          <w:tcPr>
            <w:tcW w:w="1350" w:type="dxa"/>
            <w:vMerge/>
            <w:vAlign w:val="center"/>
          </w:tcPr>
          <w:p w14:paraId="2DDDE1B3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34284AFF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08D1F09B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Awfis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, Primus Building, Door No. SP – 7A, Guindy Industrial Estate, SIDCO Industrial Estate, Guindy Chennai, Tamil Nadu 600032 (Office Space)</w:t>
            </w:r>
          </w:p>
        </w:tc>
        <w:tc>
          <w:tcPr>
            <w:tcW w:w="1438" w:type="dxa"/>
            <w:vAlign w:val="center"/>
          </w:tcPr>
          <w:p w14:paraId="7908273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48D5A96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4E1325D" w14:textId="77777777" w:rsidTr="002B2078">
        <w:tc>
          <w:tcPr>
            <w:tcW w:w="1350" w:type="dxa"/>
            <w:vMerge/>
            <w:vAlign w:val="center"/>
          </w:tcPr>
          <w:p w14:paraId="22D55214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6CBA7F4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9B2124C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C/o Sundew Properties Limited (SEZ Developer), Office 1,2,3 &amp; 4 (2nd Office Floor), 6th Floor Building #20, Raheja Mind space, Cyberabad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  <w:t>Madhapur, Telangana 500081</w:t>
            </w:r>
          </w:p>
        </w:tc>
        <w:tc>
          <w:tcPr>
            <w:tcW w:w="1438" w:type="dxa"/>
            <w:vAlign w:val="center"/>
          </w:tcPr>
          <w:p w14:paraId="4F74D45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002C23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12AA0FA" w14:textId="77777777" w:rsidTr="002B2078">
        <w:tc>
          <w:tcPr>
            <w:tcW w:w="1350" w:type="dxa"/>
            <w:vMerge/>
            <w:vAlign w:val="center"/>
          </w:tcPr>
          <w:p w14:paraId="1E55DBB9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EDB1C0D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16D00261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C/o Sundew Properties Limited (SEZ Developer), 10th Floor Building #20, Raheja Mind space, Cyberabad, Madhapur, Telangana 500081</w:t>
            </w:r>
          </w:p>
        </w:tc>
        <w:tc>
          <w:tcPr>
            <w:tcW w:w="1438" w:type="dxa"/>
            <w:vAlign w:val="center"/>
          </w:tcPr>
          <w:p w14:paraId="44F80D0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B19359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950182D" w14:textId="77777777" w:rsidTr="002B2078">
        <w:tc>
          <w:tcPr>
            <w:tcW w:w="1350" w:type="dxa"/>
            <w:vMerge/>
            <w:vAlign w:val="center"/>
          </w:tcPr>
          <w:p w14:paraId="2B6E61AD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44A5EEE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CCC0C6F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UrbanWrk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, 10th Floor, Building No 10, Raheja Mindspace, Hitech City, Madhapur, Telangana 500081</w:t>
            </w:r>
          </w:p>
        </w:tc>
        <w:tc>
          <w:tcPr>
            <w:tcW w:w="1438" w:type="dxa"/>
            <w:vAlign w:val="center"/>
          </w:tcPr>
          <w:p w14:paraId="2B05CE5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8CA05E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302B8F53" w14:textId="77777777" w:rsidTr="002B2078">
        <w:tc>
          <w:tcPr>
            <w:tcW w:w="1350" w:type="dxa"/>
            <w:vMerge/>
            <w:vAlign w:val="center"/>
          </w:tcPr>
          <w:p w14:paraId="30BC39DC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400479A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06BBAF26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Wing A &amp; B, Level 2, Tower No.1, Cyber City, Magarpatta City,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Hadapsur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, Pune, Maharashtra 411013</w:t>
            </w:r>
          </w:p>
        </w:tc>
        <w:tc>
          <w:tcPr>
            <w:tcW w:w="1438" w:type="dxa"/>
            <w:vAlign w:val="center"/>
          </w:tcPr>
          <w:p w14:paraId="693AF01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51A61ED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0717D1BF" w14:textId="77777777" w:rsidTr="002B2078">
        <w:tc>
          <w:tcPr>
            <w:tcW w:w="1350" w:type="dxa"/>
            <w:vMerge/>
            <w:vAlign w:val="center"/>
          </w:tcPr>
          <w:p w14:paraId="12262EE8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DE2464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CAE32DC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Plot No. 23/1, IT &amp; ITES SEZ (MIDC), Rajiv Gandhi InfoTech Park, Hinjewadi, Phase – III, Pune, Maharashtra 411057</w:t>
            </w:r>
          </w:p>
        </w:tc>
        <w:tc>
          <w:tcPr>
            <w:tcW w:w="1438" w:type="dxa"/>
            <w:vAlign w:val="center"/>
          </w:tcPr>
          <w:p w14:paraId="51E1F67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4B822B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B9DE669" w14:textId="77777777" w:rsidTr="002B2078">
        <w:tc>
          <w:tcPr>
            <w:tcW w:w="1350" w:type="dxa"/>
            <w:vMerge/>
            <w:vAlign w:val="center"/>
          </w:tcPr>
          <w:p w14:paraId="37D64003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316292B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China</w:t>
            </w:r>
          </w:p>
        </w:tc>
        <w:tc>
          <w:tcPr>
            <w:tcW w:w="3631" w:type="dxa"/>
            <w:vAlign w:val="center"/>
          </w:tcPr>
          <w:p w14:paraId="2DA2AE2D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Suite 2006 20/F, Hua Qin International Building, 340 Queen’s Road Central, Hong Kong 999077</w:t>
            </w:r>
          </w:p>
        </w:tc>
        <w:tc>
          <w:tcPr>
            <w:tcW w:w="1438" w:type="dxa"/>
            <w:vAlign w:val="center"/>
          </w:tcPr>
          <w:p w14:paraId="5500C35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9520BDD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3BCD3943" w14:textId="77777777" w:rsidTr="002B2078">
        <w:tc>
          <w:tcPr>
            <w:tcW w:w="1350" w:type="dxa"/>
            <w:vMerge/>
            <w:vAlign w:val="center"/>
          </w:tcPr>
          <w:p w14:paraId="739D5522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75D7F77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Malaysia</w:t>
            </w:r>
          </w:p>
        </w:tc>
        <w:tc>
          <w:tcPr>
            <w:tcW w:w="3631" w:type="dxa"/>
            <w:vAlign w:val="center"/>
          </w:tcPr>
          <w:p w14:paraId="793D11F3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C-05-02 , C-05-3A, C-05-10,C-05-12,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iTech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Tower, Jalan Impact, Cyber 6, Cyberjaya, Selangor Darul Ehsan 63000</w:t>
            </w:r>
          </w:p>
        </w:tc>
        <w:tc>
          <w:tcPr>
            <w:tcW w:w="1438" w:type="dxa"/>
            <w:vAlign w:val="center"/>
          </w:tcPr>
          <w:p w14:paraId="36E69E6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48568F88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2015131B" w14:textId="77777777" w:rsidTr="002B2078">
        <w:tc>
          <w:tcPr>
            <w:tcW w:w="1350" w:type="dxa"/>
            <w:vMerge/>
            <w:vAlign w:val="center"/>
          </w:tcPr>
          <w:p w14:paraId="4B1A858C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53822D4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Singapore</w:t>
            </w:r>
          </w:p>
        </w:tc>
        <w:tc>
          <w:tcPr>
            <w:tcW w:w="3631" w:type="dxa"/>
            <w:vAlign w:val="center"/>
          </w:tcPr>
          <w:p w14:paraId="440F68A3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17 Phillip Street, #05-01 Grand Building, Singapore 048695</w:t>
            </w:r>
          </w:p>
        </w:tc>
        <w:tc>
          <w:tcPr>
            <w:tcW w:w="1438" w:type="dxa"/>
            <w:vAlign w:val="center"/>
          </w:tcPr>
          <w:p w14:paraId="1E2E146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8D0749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557C7DF" w14:textId="77777777" w:rsidTr="002B2078">
        <w:tc>
          <w:tcPr>
            <w:tcW w:w="1350" w:type="dxa"/>
            <w:vMerge/>
            <w:vAlign w:val="center"/>
          </w:tcPr>
          <w:p w14:paraId="638AB545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5B58F65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Thailand</w:t>
            </w:r>
          </w:p>
        </w:tc>
        <w:tc>
          <w:tcPr>
            <w:tcW w:w="3631" w:type="dxa"/>
            <w:vAlign w:val="center"/>
          </w:tcPr>
          <w:p w14:paraId="7EEEBB52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87/1 Capital Tower, All Seasons Place, 16th Floor, Unit 1603 -6, Wireless Road,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Lumpini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Sub-district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Pathumwan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District, Bangkok, Thailand 10330</w:t>
            </w:r>
          </w:p>
        </w:tc>
        <w:tc>
          <w:tcPr>
            <w:tcW w:w="1438" w:type="dxa"/>
            <w:vAlign w:val="center"/>
          </w:tcPr>
          <w:p w14:paraId="27952B9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0B5B11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4AF415B9" w14:textId="77777777" w:rsidTr="002B2078">
        <w:tc>
          <w:tcPr>
            <w:tcW w:w="1350" w:type="dxa"/>
            <w:vMerge w:val="restart"/>
            <w:vAlign w:val="center"/>
          </w:tcPr>
          <w:p w14:paraId="439BB444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Australia</w:t>
            </w:r>
          </w:p>
        </w:tc>
        <w:tc>
          <w:tcPr>
            <w:tcW w:w="1229" w:type="dxa"/>
            <w:vMerge w:val="restart"/>
            <w:vAlign w:val="center"/>
          </w:tcPr>
          <w:p w14:paraId="475F711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Australia</w:t>
            </w:r>
          </w:p>
        </w:tc>
        <w:tc>
          <w:tcPr>
            <w:tcW w:w="3631" w:type="dxa"/>
            <w:vAlign w:val="center"/>
          </w:tcPr>
          <w:p w14:paraId="338257C6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C/o Crown Corporate Services, Level 35, Tower One, Barangaroo, Sydney, New South Wales 2000</w:t>
            </w:r>
          </w:p>
        </w:tc>
        <w:tc>
          <w:tcPr>
            <w:tcW w:w="1438" w:type="dxa"/>
            <w:vAlign w:val="center"/>
          </w:tcPr>
          <w:p w14:paraId="2A6E074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Corporate Office</w:t>
            </w:r>
          </w:p>
        </w:tc>
        <w:tc>
          <w:tcPr>
            <w:tcW w:w="1115" w:type="dxa"/>
            <w:vAlign w:val="center"/>
          </w:tcPr>
          <w:p w14:paraId="5A1AA33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6D0F650E" w14:textId="77777777" w:rsidTr="002B2078">
        <w:tc>
          <w:tcPr>
            <w:tcW w:w="1350" w:type="dxa"/>
            <w:vMerge/>
            <w:vAlign w:val="center"/>
          </w:tcPr>
          <w:p w14:paraId="10F24283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38EE491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8761B32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Level 5/121 King William St, Adelaide, South Australia 5000</w:t>
            </w:r>
          </w:p>
        </w:tc>
        <w:tc>
          <w:tcPr>
            <w:tcW w:w="1438" w:type="dxa"/>
            <w:vAlign w:val="center"/>
          </w:tcPr>
          <w:p w14:paraId="55FE16F8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FC3FEB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0263D54E" w14:textId="77777777" w:rsidTr="002B2078">
        <w:tc>
          <w:tcPr>
            <w:tcW w:w="1350" w:type="dxa"/>
            <w:vMerge/>
            <w:vAlign w:val="center"/>
          </w:tcPr>
          <w:p w14:paraId="02A4BB3B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04AF84B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5C829EB2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22nd Floor, Northbank Plaza, 69 Ann Street, Brisbane, Queensland 4000</w:t>
            </w:r>
          </w:p>
        </w:tc>
        <w:tc>
          <w:tcPr>
            <w:tcW w:w="1438" w:type="dxa"/>
            <w:vAlign w:val="center"/>
          </w:tcPr>
          <w:p w14:paraId="1A0EF11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4A42DEA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448CBE5" w14:textId="77777777" w:rsidTr="002B2078">
        <w:tc>
          <w:tcPr>
            <w:tcW w:w="1350" w:type="dxa"/>
            <w:vMerge/>
            <w:vAlign w:val="center"/>
          </w:tcPr>
          <w:p w14:paraId="4AFACCC1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28DE388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685E9399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Rialto, Level 27, South Tower, 525, Collins Street, Melbourne, Victoria 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3000</w:t>
            </w:r>
          </w:p>
        </w:tc>
        <w:tc>
          <w:tcPr>
            <w:tcW w:w="1438" w:type="dxa"/>
            <w:vAlign w:val="center"/>
          </w:tcPr>
          <w:p w14:paraId="0F51417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3B48D60F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03B03E09" w14:textId="77777777" w:rsidTr="002B2078">
        <w:tc>
          <w:tcPr>
            <w:tcW w:w="1350" w:type="dxa"/>
            <w:vMerge/>
            <w:vAlign w:val="center"/>
          </w:tcPr>
          <w:p w14:paraId="27C31737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025E58C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787F60F7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Level 27, St Martins Tower, 44 St Georges Terrace, Perth, Western Australia 6000</w:t>
            </w:r>
          </w:p>
        </w:tc>
        <w:tc>
          <w:tcPr>
            <w:tcW w:w="1438" w:type="dxa"/>
            <w:vAlign w:val="center"/>
          </w:tcPr>
          <w:p w14:paraId="49B7CBCF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B129A2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010D1A3B" w14:textId="77777777" w:rsidTr="002B2078">
        <w:tc>
          <w:tcPr>
            <w:tcW w:w="1350" w:type="dxa"/>
            <w:vMerge w:val="restart"/>
            <w:vAlign w:val="center"/>
          </w:tcPr>
          <w:p w14:paraId="1B48826A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Europe</w:t>
            </w:r>
          </w:p>
        </w:tc>
        <w:tc>
          <w:tcPr>
            <w:tcW w:w="1229" w:type="dxa"/>
            <w:vAlign w:val="center"/>
          </w:tcPr>
          <w:p w14:paraId="47BFD74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Finland</w:t>
            </w:r>
          </w:p>
        </w:tc>
        <w:tc>
          <w:tcPr>
            <w:tcW w:w="3631" w:type="dxa"/>
            <w:vAlign w:val="center"/>
          </w:tcPr>
          <w:p w14:paraId="25B19BAD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Bertel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Jungin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aukio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5, Espoo, Southern Finland province 02600</w:t>
            </w:r>
          </w:p>
        </w:tc>
        <w:tc>
          <w:tcPr>
            <w:tcW w:w="1438" w:type="dxa"/>
            <w:vAlign w:val="center"/>
          </w:tcPr>
          <w:p w14:paraId="29AE052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4078F3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54B8C617" w14:textId="77777777" w:rsidTr="002B2078">
        <w:tc>
          <w:tcPr>
            <w:tcW w:w="1350" w:type="dxa"/>
            <w:vMerge/>
            <w:vAlign w:val="center"/>
          </w:tcPr>
          <w:p w14:paraId="6EB3EB39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0753E6D8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Germany</w:t>
            </w:r>
          </w:p>
        </w:tc>
        <w:tc>
          <w:tcPr>
            <w:tcW w:w="3631" w:type="dxa"/>
            <w:vAlign w:val="center"/>
          </w:tcPr>
          <w:p w14:paraId="38CB9229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Konrad-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Zuse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-Ring 28, Mannheim, Baden-Württemberg, 68163</w:t>
            </w:r>
          </w:p>
        </w:tc>
        <w:tc>
          <w:tcPr>
            <w:tcW w:w="1438" w:type="dxa"/>
            <w:vAlign w:val="center"/>
          </w:tcPr>
          <w:p w14:paraId="74B2F06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FBCB00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3C82E685" w14:textId="77777777" w:rsidTr="002B2078">
        <w:tc>
          <w:tcPr>
            <w:tcW w:w="1350" w:type="dxa"/>
            <w:vMerge/>
            <w:vAlign w:val="center"/>
          </w:tcPr>
          <w:p w14:paraId="4F94553E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 w:val="restart"/>
            <w:vAlign w:val="center"/>
          </w:tcPr>
          <w:p w14:paraId="0897132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Netherland</w:t>
            </w:r>
          </w:p>
        </w:tc>
        <w:tc>
          <w:tcPr>
            <w:tcW w:w="3631" w:type="dxa"/>
            <w:vAlign w:val="center"/>
          </w:tcPr>
          <w:p w14:paraId="26C67AAA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Prinsengracht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697-2, Amsterdam, North Holland 1017 JV</w:t>
            </w:r>
          </w:p>
        </w:tc>
        <w:tc>
          <w:tcPr>
            <w:tcW w:w="1438" w:type="dxa"/>
            <w:vAlign w:val="center"/>
          </w:tcPr>
          <w:p w14:paraId="275C87C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3D1A3B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3CBBE1D" w14:textId="77777777" w:rsidTr="002B2078">
        <w:tc>
          <w:tcPr>
            <w:tcW w:w="1350" w:type="dxa"/>
            <w:vMerge/>
            <w:vAlign w:val="center"/>
          </w:tcPr>
          <w:p w14:paraId="04D24EE4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3293AC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FBF9AE3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Hullenberweg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278-308, Amsterdam, North Holland 1101 BV</w:t>
            </w:r>
          </w:p>
        </w:tc>
        <w:tc>
          <w:tcPr>
            <w:tcW w:w="1438" w:type="dxa"/>
            <w:vAlign w:val="center"/>
          </w:tcPr>
          <w:p w14:paraId="64A5C6B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46C5229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50C28F3A" w14:textId="77777777" w:rsidTr="002B2078">
        <w:tc>
          <w:tcPr>
            <w:tcW w:w="1350" w:type="dxa"/>
            <w:vMerge/>
            <w:vAlign w:val="center"/>
          </w:tcPr>
          <w:p w14:paraId="0A49232C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32D7112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Poland</w:t>
            </w:r>
          </w:p>
        </w:tc>
        <w:tc>
          <w:tcPr>
            <w:tcW w:w="3631" w:type="dxa"/>
            <w:vAlign w:val="center"/>
          </w:tcPr>
          <w:p w14:paraId="7FB9A130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ul.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Domaniewska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37, Warszawa, Poland 02-672</w:t>
            </w:r>
          </w:p>
        </w:tc>
        <w:tc>
          <w:tcPr>
            <w:tcW w:w="1438" w:type="dxa"/>
            <w:vAlign w:val="center"/>
          </w:tcPr>
          <w:p w14:paraId="0F69AC18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3FBDFB8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6C99215C" w14:textId="77777777" w:rsidTr="002B2078">
        <w:tc>
          <w:tcPr>
            <w:tcW w:w="1350" w:type="dxa"/>
            <w:vMerge/>
            <w:vAlign w:val="center"/>
          </w:tcPr>
          <w:p w14:paraId="52FD87CD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634F943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Romania</w:t>
            </w:r>
          </w:p>
        </w:tc>
        <w:tc>
          <w:tcPr>
            <w:tcW w:w="3631" w:type="dxa"/>
            <w:vAlign w:val="center"/>
          </w:tcPr>
          <w:p w14:paraId="7EF70761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Soseaua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Mihai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Bravu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n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Subsol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, Modul S083, Sector 3, Bucharest, Southeastern Romania</w:t>
            </w:r>
          </w:p>
        </w:tc>
        <w:tc>
          <w:tcPr>
            <w:tcW w:w="1438" w:type="dxa"/>
            <w:vAlign w:val="center"/>
          </w:tcPr>
          <w:p w14:paraId="65E313E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37FE5A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41798646" w14:textId="77777777" w:rsidTr="002B2078">
        <w:tc>
          <w:tcPr>
            <w:tcW w:w="1350" w:type="dxa"/>
            <w:vMerge/>
            <w:vAlign w:val="center"/>
          </w:tcPr>
          <w:p w14:paraId="49A1B863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5C2B927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Swedan</w:t>
            </w:r>
            <w:proofErr w:type="spellEnd"/>
          </w:p>
        </w:tc>
        <w:tc>
          <w:tcPr>
            <w:tcW w:w="3631" w:type="dxa"/>
            <w:vAlign w:val="center"/>
          </w:tcPr>
          <w:p w14:paraId="0E9DE926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Sveavägen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33, 3rd Floor, 111 34 Stockholm</w:t>
            </w:r>
          </w:p>
        </w:tc>
        <w:tc>
          <w:tcPr>
            <w:tcW w:w="1438" w:type="dxa"/>
            <w:vAlign w:val="center"/>
          </w:tcPr>
          <w:p w14:paraId="5B06001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03E4F6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227E3768" w14:textId="77777777" w:rsidTr="002B2078">
        <w:tc>
          <w:tcPr>
            <w:tcW w:w="1350" w:type="dxa"/>
            <w:vMerge/>
            <w:vAlign w:val="center"/>
          </w:tcPr>
          <w:p w14:paraId="6E21136D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05F3414D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United Kingdom</w:t>
            </w:r>
          </w:p>
        </w:tc>
        <w:tc>
          <w:tcPr>
            <w:tcW w:w="3631" w:type="dxa"/>
            <w:vAlign w:val="center"/>
          </w:tcPr>
          <w:p w14:paraId="601CCE75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Level 8, One Canada Square, Canary Wharf, London E14 5AA, United Kingdom</w:t>
            </w:r>
          </w:p>
        </w:tc>
        <w:tc>
          <w:tcPr>
            <w:tcW w:w="1438" w:type="dxa"/>
            <w:vAlign w:val="center"/>
          </w:tcPr>
          <w:p w14:paraId="4C29542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88DC9A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700E4A8" w14:textId="77777777" w:rsidTr="002B2078">
        <w:tc>
          <w:tcPr>
            <w:tcW w:w="1350" w:type="dxa"/>
            <w:vMerge w:val="restart"/>
            <w:vAlign w:val="center"/>
          </w:tcPr>
          <w:p w14:paraId="5F20508B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Middle East &amp; Africa</w:t>
            </w:r>
          </w:p>
        </w:tc>
        <w:tc>
          <w:tcPr>
            <w:tcW w:w="1229" w:type="dxa"/>
            <w:vMerge w:val="restart"/>
            <w:vAlign w:val="center"/>
          </w:tcPr>
          <w:p w14:paraId="75BED470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UAE</w:t>
            </w:r>
          </w:p>
        </w:tc>
        <w:tc>
          <w:tcPr>
            <w:tcW w:w="3631" w:type="dxa"/>
            <w:vAlign w:val="center"/>
          </w:tcPr>
          <w:p w14:paraId="34E8B4C4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Office 3602, 36th Floor, Al Shatha Towers, Dubai Internet City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Dubai,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P.O.Box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501714</w:t>
            </w:r>
          </w:p>
        </w:tc>
        <w:tc>
          <w:tcPr>
            <w:tcW w:w="1438" w:type="dxa"/>
            <w:vAlign w:val="center"/>
          </w:tcPr>
          <w:p w14:paraId="5E6B823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Corporate Office</w:t>
            </w:r>
          </w:p>
        </w:tc>
        <w:tc>
          <w:tcPr>
            <w:tcW w:w="1115" w:type="dxa"/>
            <w:vAlign w:val="center"/>
          </w:tcPr>
          <w:p w14:paraId="5D6F6EF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82374B7" w14:textId="77777777" w:rsidTr="002B2078">
        <w:tc>
          <w:tcPr>
            <w:tcW w:w="1350" w:type="dxa"/>
            <w:vMerge/>
            <w:vAlign w:val="center"/>
          </w:tcPr>
          <w:p w14:paraId="1850BC3A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6C51C39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17C8DBAF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Office 848, Al Ansari Building, Khalifa Street, Abu Dhabi,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P.O.Box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28346</w:t>
            </w:r>
          </w:p>
        </w:tc>
        <w:tc>
          <w:tcPr>
            <w:tcW w:w="1438" w:type="dxa"/>
            <w:vAlign w:val="center"/>
          </w:tcPr>
          <w:p w14:paraId="0FA0970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ECEA1D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51747309" w14:textId="77777777" w:rsidTr="002B2078">
        <w:tc>
          <w:tcPr>
            <w:tcW w:w="1350" w:type="dxa"/>
            <w:vMerge/>
            <w:vAlign w:val="center"/>
          </w:tcPr>
          <w:p w14:paraId="034198DB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0691AD2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Egypt</w:t>
            </w:r>
          </w:p>
        </w:tc>
        <w:tc>
          <w:tcPr>
            <w:tcW w:w="3631" w:type="dxa"/>
            <w:vAlign w:val="center"/>
          </w:tcPr>
          <w:p w14:paraId="1DAC6F5D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34A Al-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Multaqa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Al-Arabi District, 2nd Floor Office 201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Helioplis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Division, Sheraton ,Cairo,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P.O.Box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11799</w:t>
            </w:r>
          </w:p>
        </w:tc>
        <w:tc>
          <w:tcPr>
            <w:tcW w:w="1438" w:type="dxa"/>
            <w:vAlign w:val="center"/>
          </w:tcPr>
          <w:p w14:paraId="7B39041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55FA61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69460612" w14:textId="77777777" w:rsidTr="002B2078">
        <w:tc>
          <w:tcPr>
            <w:tcW w:w="1350" w:type="dxa"/>
            <w:vMerge/>
            <w:vAlign w:val="center"/>
          </w:tcPr>
          <w:p w14:paraId="7B6E0B90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47BE97B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Lebanon</w:t>
            </w:r>
          </w:p>
        </w:tc>
        <w:tc>
          <w:tcPr>
            <w:tcW w:w="3631" w:type="dxa"/>
            <w:vAlign w:val="center"/>
          </w:tcPr>
          <w:p w14:paraId="75CEF974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Office Unit No. 1291, Section 4 Sarba, Lebanon</w:t>
            </w:r>
          </w:p>
        </w:tc>
        <w:tc>
          <w:tcPr>
            <w:tcW w:w="1438" w:type="dxa"/>
            <w:vAlign w:val="center"/>
          </w:tcPr>
          <w:p w14:paraId="2044DD4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CE9329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6F6AB6A4" w14:textId="77777777" w:rsidTr="002B2078">
        <w:tc>
          <w:tcPr>
            <w:tcW w:w="1350" w:type="dxa"/>
            <w:vMerge/>
            <w:vAlign w:val="center"/>
          </w:tcPr>
          <w:p w14:paraId="3E63C41F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14679C1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Oman</w:t>
            </w:r>
          </w:p>
        </w:tc>
        <w:tc>
          <w:tcPr>
            <w:tcW w:w="3631" w:type="dxa"/>
            <w:vAlign w:val="center"/>
          </w:tcPr>
          <w:p w14:paraId="65DC45D1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5th Floor Office A5, Bank Sohar Building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Dohat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Al Adab Street, Al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Khuwair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P.O. Box 395, PC 118, Muscat</w:t>
            </w:r>
          </w:p>
        </w:tc>
        <w:tc>
          <w:tcPr>
            <w:tcW w:w="1438" w:type="dxa"/>
            <w:vAlign w:val="center"/>
          </w:tcPr>
          <w:p w14:paraId="4E6F61D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209DCD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EF6D930" w14:textId="77777777" w:rsidTr="002B2078">
        <w:tc>
          <w:tcPr>
            <w:tcW w:w="1350" w:type="dxa"/>
            <w:vMerge/>
            <w:vAlign w:val="center"/>
          </w:tcPr>
          <w:p w14:paraId="6BED9FCC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1618367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Saudi Arabia</w:t>
            </w:r>
          </w:p>
        </w:tc>
        <w:tc>
          <w:tcPr>
            <w:tcW w:w="3631" w:type="dxa"/>
            <w:vAlign w:val="center"/>
          </w:tcPr>
          <w:p w14:paraId="39ED6518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5th Floor,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Balhamer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Business Gate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Ash Shati Ash Sharqi 8196, Dammam,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P.O.Box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32414</w:t>
            </w:r>
          </w:p>
        </w:tc>
        <w:tc>
          <w:tcPr>
            <w:tcW w:w="1438" w:type="dxa"/>
            <w:vAlign w:val="center"/>
          </w:tcPr>
          <w:p w14:paraId="634C0D9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7B2BC8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0EA66FF" w14:textId="77777777" w:rsidTr="002B2078">
        <w:tc>
          <w:tcPr>
            <w:tcW w:w="1350" w:type="dxa"/>
            <w:vMerge/>
            <w:vAlign w:val="center"/>
          </w:tcPr>
          <w:p w14:paraId="7EF6D9FB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5F15605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State of Qatar</w:t>
            </w:r>
          </w:p>
        </w:tc>
        <w:tc>
          <w:tcPr>
            <w:tcW w:w="3631" w:type="dxa"/>
            <w:vAlign w:val="center"/>
          </w:tcPr>
          <w:p w14:paraId="521D50F4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Office 1111, 11th Floor, Marina Twin Towers, Tower B, Regus Doha Twin Towers. Lusail, State of Qatar P.O. Box 301477</w:t>
            </w:r>
          </w:p>
        </w:tc>
        <w:tc>
          <w:tcPr>
            <w:tcW w:w="1438" w:type="dxa"/>
            <w:vAlign w:val="center"/>
          </w:tcPr>
          <w:p w14:paraId="49B783B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044227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2999837D" w14:textId="77777777" w:rsidTr="002B2078">
        <w:trPr>
          <w:trHeight w:val="890"/>
        </w:trPr>
        <w:tc>
          <w:tcPr>
            <w:tcW w:w="1350" w:type="dxa"/>
            <w:vMerge w:val="restart"/>
            <w:vAlign w:val="center"/>
          </w:tcPr>
          <w:p w14:paraId="6B7E40F1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North America</w:t>
            </w:r>
          </w:p>
        </w:tc>
        <w:tc>
          <w:tcPr>
            <w:tcW w:w="1229" w:type="dxa"/>
            <w:vMerge w:val="restart"/>
            <w:vAlign w:val="center"/>
          </w:tcPr>
          <w:p w14:paraId="658E449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USA</w:t>
            </w:r>
          </w:p>
        </w:tc>
        <w:tc>
          <w:tcPr>
            <w:tcW w:w="3631" w:type="dxa"/>
            <w:vAlign w:val="center"/>
          </w:tcPr>
          <w:p w14:paraId="1DE9B251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841 Avenue of the Cities</w:t>
            </w: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br/>
              <w:t>East Moline IL, 61244</w:t>
            </w:r>
          </w:p>
        </w:tc>
        <w:tc>
          <w:tcPr>
            <w:tcW w:w="1438" w:type="dxa"/>
            <w:vAlign w:val="center"/>
          </w:tcPr>
          <w:p w14:paraId="296A8B05" w14:textId="77777777" w:rsidR="002B2078" w:rsidRPr="00955628" w:rsidRDefault="002B2078" w:rsidP="00A16355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Global Headquarters</w:t>
            </w:r>
          </w:p>
          <w:p w14:paraId="7763FE21" w14:textId="77777777" w:rsidR="002B2078" w:rsidRPr="00955628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(Corporate Office)</w:t>
            </w:r>
          </w:p>
        </w:tc>
        <w:tc>
          <w:tcPr>
            <w:tcW w:w="1115" w:type="dxa"/>
            <w:vAlign w:val="center"/>
          </w:tcPr>
          <w:p w14:paraId="5219247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AD38AEC" w14:textId="77777777" w:rsidTr="002B2078">
        <w:tc>
          <w:tcPr>
            <w:tcW w:w="1350" w:type="dxa"/>
            <w:vMerge/>
            <w:vAlign w:val="center"/>
          </w:tcPr>
          <w:p w14:paraId="01560F1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229" w:type="dxa"/>
            <w:vMerge/>
            <w:vAlign w:val="center"/>
          </w:tcPr>
          <w:p w14:paraId="5D8E373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31" w:type="dxa"/>
            <w:vAlign w:val="center"/>
          </w:tcPr>
          <w:p w14:paraId="33E9A3A8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4801 E Independence Blvd, Suite #900, Charlotte, North Carolina 28212</w:t>
            </w:r>
          </w:p>
        </w:tc>
        <w:tc>
          <w:tcPr>
            <w:tcW w:w="1438" w:type="dxa"/>
            <w:vAlign w:val="center"/>
          </w:tcPr>
          <w:p w14:paraId="2538457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115" w:type="dxa"/>
            <w:vAlign w:val="center"/>
          </w:tcPr>
          <w:p w14:paraId="7ACCB89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2B2078" w:rsidRPr="00266563" w14:paraId="7B980523" w14:textId="77777777" w:rsidTr="002B2078">
        <w:tc>
          <w:tcPr>
            <w:tcW w:w="1350" w:type="dxa"/>
            <w:vMerge/>
            <w:vAlign w:val="center"/>
          </w:tcPr>
          <w:p w14:paraId="40854D9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4FE42C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395439C9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333 N. Michigan Avenue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Suite #800, Chicago, Illinois 60601</w:t>
            </w:r>
          </w:p>
        </w:tc>
        <w:tc>
          <w:tcPr>
            <w:tcW w:w="1438" w:type="dxa"/>
            <w:vAlign w:val="center"/>
          </w:tcPr>
          <w:p w14:paraId="6F39B30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395F9A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3ADF1ABA" w14:textId="77777777" w:rsidTr="002B2078">
        <w:tc>
          <w:tcPr>
            <w:tcW w:w="1350" w:type="dxa"/>
            <w:vMerge/>
            <w:vAlign w:val="center"/>
          </w:tcPr>
          <w:p w14:paraId="1209FEC3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247F39CF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3FD9922A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455 Avenue of the Cities, East Moline, Illinois 61244</w:t>
            </w:r>
          </w:p>
        </w:tc>
        <w:tc>
          <w:tcPr>
            <w:tcW w:w="1438" w:type="dxa"/>
            <w:vAlign w:val="center"/>
          </w:tcPr>
          <w:p w14:paraId="18C9388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A8AD37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11ED894" w14:textId="77777777" w:rsidTr="002B2078">
        <w:tc>
          <w:tcPr>
            <w:tcW w:w="1350" w:type="dxa"/>
            <w:vMerge/>
            <w:vAlign w:val="center"/>
          </w:tcPr>
          <w:p w14:paraId="1C1128B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953B17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7ACC4340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7760 France Ave S, Suite #1100, Minneapolis, Minnesota 55435</w:t>
            </w:r>
          </w:p>
        </w:tc>
        <w:tc>
          <w:tcPr>
            <w:tcW w:w="1438" w:type="dxa"/>
            <w:vAlign w:val="center"/>
          </w:tcPr>
          <w:p w14:paraId="093CD55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DD1B52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2B4C1612" w14:textId="77777777" w:rsidTr="002B2078">
        <w:tc>
          <w:tcPr>
            <w:tcW w:w="1350" w:type="dxa"/>
            <w:vMerge/>
            <w:vAlign w:val="center"/>
          </w:tcPr>
          <w:p w14:paraId="4767901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6B0F929A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F780C64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2000 W Pioneer Pkwy, Suite #16, Peoria, Illinois 61615, </w:t>
            </w:r>
          </w:p>
        </w:tc>
        <w:tc>
          <w:tcPr>
            <w:tcW w:w="1438" w:type="dxa"/>
            <w:vAlign w:val="center"/>
          </w:tcPr>
          <w:p w14:paraId="4B80284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E95FE5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2A0B1C28" w14:textId="77777777" w:rsidTr="002B2078">
        <w:tc>
          <w:tcPr>
            <w:tcW w:w="1350" w:type="dxa"/>
            <w:vMerge/>
            <w:vAlign w:val="center"/>
          </w:tcPr>
          <w:p w14:paraId="20F773AD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01D8418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17617B2A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211 College Road East, Suite #102, Princeton, New Jersey 08540</w:t>
            </w:r>
          </w:p>
        </w:tc>
        <w:tc>
          <w:tcPr>
            <w:tcW w:w="1438" w:type="dxa"/>
            <w:vAlign w:val="center"/>
          </w:tcPr>
          <w:p w14:paraId="11BECA0F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F5A661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1D13F73E" w14:textId="77777777" w:rsidTr="002B2078">
        <w:tc>
          <w:tcPr>
            <w:tcW w:w="1350" w:type="dxa"/>
            <w:vMerge/>
            <w:vAlign w:val="center"/>
          </w:tcPr>
          <w:p w14:paraId="0743ECEC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3E4CAA9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0B3FA6B1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Y &amp; L Consulting, Inc.,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  <w:t>A YASH Technologies Company, 5750 Epsilon, San Antonio, Texas 78249</w:t>
            </w:r>
          </w:p>
        </w:tc>
        <w:tc>
          <w:tcPr>
            <w:tcW w:w="1438" w:type="dxa"/>
            <w:vAlign w:val="center"/>
          </w:tcPr>
          <w:p w14:paraId="23EA79F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556C6C2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79EA28AE" w14:textId="77777777" w:rsidTr="002B2078">
        <w:tc>
          <w:tcPr>
            <w:tcW w:w="1350" w:type="dxa"/>
            <w:vMerge/>
            <w:vAlign w:val="center"/>
          </w:tcPr>
          <w:p w14:paraId="2200B54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0364D24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0E3A1F58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3 City Place Drive, Suite #520, St. Louis, Missouri 63141</w:t>
            </w:r>
          </w:p>
        </w:tc>
        <w:tc>
          <w:tcPr>
            <w:tcW w:w="1438" w:type="dxa"/>
            <w:vAlign w:val="center"/>
          </w:tcPr>
          <w:p w14:paraId="66D12E7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1F0474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5D5F54A3" w14:textId="77777777" w:rsidTr="002B2078">
        <w:tc>
          <w:tcPr>
            <w:tcW w:w="1350" w:type="dxa"/>
            <w:vMerge/>
            <w:vAlign w:val="center"/>
          </w:tcPr>
          <w:p w14:paraId="2727918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3406AB4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7EE4B3D4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17406 Royalton Rd., Suite #104, Strongsville, Ohio 44136</w:t>
            </w:r>
          </w:p>
        </w:tc>
        <w:tc>
          <w:tcPr>
            <w:tcW w:w="1438" w:type="dxa"/>
            <w:vAlign w:val="center"/>
          </w:tcPr>
          <w:p w14:paraId="26D3B657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306F7D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561F0399" w14:textId="77777777" w:rsidTr="002B2078">
        <w:tc>
          <w:tcPr>
            <w:tcW w:w="1350" w:type="dxa"/>
            <w:vMerge/>
            <w:vAlign w:val="center"/>
          </w:tcPr>
          <w:p w14:paraId="2D3EE76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613F38DF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5175AB89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Aurora Business Park, Building 15, 4408 114th Street, Urbandale, Iowa 50322</w:t>
            </w:r>
          </w:p>
        </w:tc>
        <w:tc>
          <w:tcPr>
            <w:tcW w:w="1438" w:type="dxa"/>
            <w:vAlign w:val="center"/>
          </w:tcPr>
          <w:p w14:paraId="2A428F85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688B89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2F6C88B5" w14:textId="77777777" w:rsidTr="002B2078">
        <w:tc>
          <w:tcPr>
            <w:tcW w:w="1350" w:type="dxa"/>
            <w:vMerge/>
            <w:vAlign w:val="center"/>
          </w:tcPr>
          <w:p w14:paraId="7ED9F6F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0AE57C7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0E597F6" w14:textId="77777777" w:rsidR="002B2078" w:rsidRPr="00266563" w:rsidRDefault="002B2078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400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Tradecenter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Drive, Suite #4880, Woburn, Massachusetts 01801</w:t>
            </w:r>
          </w:p>
        </w:tc>
        <w:tc>
          <w:tcPr>
            <w:tcW w:w="1438" w:type="dxa"/>
            <w:vAlign w:val="center"/>
          </w:tcPr>
          <w:p w14:paraId="230375F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6D11DA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B2078" w:rsidRPr="00266563" w14:paraId="5BDDA674" w14:textId="77777777" w:rsidTr="002B2078">
        <w:tc>
          <w:tcPr>
            <w:tcW w:w="1350" w:type="dxa"/>
            <w:vMerge/>
            <w:vAlign w:val="center"/>
          </w:tcPr>
          <w:p w14:paraId="71C56231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3C54D4DB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Canada</w:t>
            </w:r>
          </w:p>
        </w:tc>
        <w:tc>
          <w:tcPr>
            <w:tcW w:w="3631" w:type="dxa"/>
            <w:vAlign w:val="center"/>
          </w:tcPr>
          <w:p w14:paraId="1D76B47F" w14:textId="77777777" w:rsidR="002B2078" w:rsidRPr="00266563" w:rsidRDefault="002B2078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350 </w:t>
            </w:r>
            <w:proofErr w:type="spellStart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Burnhamthorpe</w:t>
            </w:r>
            <w:proofErr w:type="spellEnd"/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 Rd. West, Suite #200, Office 28, Mississauga, Ontario L5B 3J1</w:t>
            </w:r>
          </w:p>
        </w:tc>
        <w:tc>
          <w:tcPr>
            <w:tcW w:w="1438" w:type="dxa"/>
            <w:vAlign w:val="center"/>
          </w:tcPr>
          <w:p w14:paraId="6DF724EE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3D50B286" w14:textId="77777777" w:rsidR="002B2078" w:rsidRPr="00266563" w:rsidRDefault="002B2078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bookmarkEnd w:id="9"/>
    </w:tbl>
    <w:p w14:paraId="35866246" w14:textId="77777777" w:rsidR="002E7064" w:rsidRDefault="002E7064" w:rsidP="00113710">
      <w:pPr>
        <w:pStyle w:val="BodyText"/>
        <w:spacing w:before="1"/>
        <w:jc w:val="both"/>
        <w:rPr>
          <w:sz w:val="20"/>
        </w:rPr>
      </w:pPr>
    </w:p>
    <w:p w14:paraId="7F74D8B0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10" w:name="_bookmark2"/>
      <w:bookmarkEnd w:id="8"/>
      <w:bookmarkEnd w:id="10"/>
      <w:r>
        <w:rPr>
          <w:color w:val="2E5395"/>
        </w:rPr>
        <w:t>Objective</w:t>
      </w:r>
    </w:p>
    <w:p w14:paraId="40A9E028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spacing w:before="239"/>
        <w:ind w:left="1626" w:right="939" w:hanging="447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Minimize Environmental Impact: </w:t>
      </w:r>
      <w:r>
        <w:rPr>
          <w:sz w:val="24"/>
        </w:rPr>
        <w:t>Reduce the carbon footprint by optimizing energy</w:t>
      </w:r>
      <w:r>
        <w:rPr>
          <w:spacing w:val="-52"/>
          <w:sz w:val="24"/>
        </w:rPr>
        <w:t xml:space="preserve"> </w:t>
      </w:r>
      <w:r>
        <w:rPr>
          <w:sz w:val="24"/>
        </w:rPr>
        <w:t>consumption, promoting renewable energy, and implementing efficient resource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across all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operations.</w:t>
      </w:r>
    </w:p>
    <w:p w14:paraId="50094110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ind w:left="1626" w:right="931" w:hanging="447"/>
        <w:jc w:val="both"/>
        <w:rPr>
          <w:rFonts w:ascii="Symbol" w:hAnsi="Symbol"/>
          <w:sz w:val="24"/>
        </w:rPr>
      </w:pPr>
      <w:r>
        <w:rPr>
          <w:b/>
          <w:sz w:val="24"/>
        </w:rPr>
        <w:t>Promote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Sustainable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Practices: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Encourage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adoption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55"/>
          <w:sz w:val="24"/>
        </w:rPr>
        <w:t xml:space="preserve"> </w:t>
      </w:r>
      <w:r>
        <w:rPr>
          <w:sz w:val="24"/>
        </w:rPr>
        <w:t>eco-friendly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 and processes, ensuring that sustainability is a core consideration in</w:t>
      </w:r>
      <w:r>
        <w:rPr>
          <w:spacing w:val="1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execution.</w:t>
      </w:r>
    </w:p>
    <w:p w14:paraId="0E11D72F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spacing w:before="1"/>
        <w:ind w:left="1626" w:right="935" w:hanging="447"/>
        <w:jc w:val="both"/>
        <w:rPr>
          <w:rFonts w:ascii="Symbol" w:hAnsi="Symbol"/>
          <w:sz w:val="24"/>
        </w:rPr>
      </w:pPr>
      <w:r>
        <w:rPr>
          <w:b/>
          <w:sz w:val="24"/>
        </w:rPr>
        <w:t>Waste Reduction and Recycling: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Implement comprehensive waste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strategies, including reduction, reuse, and recycling programs, to minimize waste</w:t>
      </w:r>
      <w:r>
        <w:rPr>
          <w:spacing w:val="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recovery.</w:t>
      </w:r>
    </w:p>
    <w:p w14:paraId="5D78EDC7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ind w:left="1626" w:right="934" w:hanging="447"/>
        <w:jc w:val="both"/>
        <w:rPr>
          <w:rFonts w:ascii="Symbol" w:hAnsi="Symbol"/>
          <w:sz w:val="24"/>
        </w:rPr>
      </w:pPr>
      <w:r>
        <w:rPr>
          <w:b/>
          <w:sz w:val="24"/>
        </w:rPr>
        <w:lastRenderedPageBreak/>
        <w:t>Compliance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Environmental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Regulations: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full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environmental laws, regulations, and industry standards, continuously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updating</w:t>
      </w:r>
      <w:r>
        <w:rPr>
          <w:spacing w:val="-3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meet</w:t>
      </w:r>
      <w:r>
        <w:rPr>
          <w:spacing w:val="1"/>
          <w:sz w:val="24"/>
        </w:rPr>
        <w:t xml:space="preserve"> </w:t>
      </w:r>
      <w:r>
        <w:rPr>
          <w:sz w:val="24"/>
        </w:rPr>
        <w:t>evolving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requirements.</w:t>
      </w:r>
    </w:p>
    <w:p w14:paraId="0346E4FB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ind w:left="1626" w:right="934" w:hanging="447"/>
        <w:jc w:val="both"/>
        <w:rPr>
          <w:rFonts w:ascii="Symbol" w:hAnsi="Symbol"/>
          <w:sz w:val="24"/>
        </w:rPr>
      </w:pPr>
      <w:r>
        <w:rPr>
          <w:b/>
          <w:sz w:val="24"/>
        </w:rPr>
        <w:t>Enhance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Environmental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Awareness: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Foster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culture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55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employees,</w:t>
      </w:r>
      <w:r>
        <w:rPr>
          <w:spacing w:val="1"/>
          <w:sz w:val="24"/>
        </w:rPr>
        <w:t xml:space="preserve"> </w:t>
      </w:r>
      <w:r>
        <w:rPr>
          <w:sz w:val="24"/>
        </w:rPr>
        <w:t>suppliers,</w:t>
      </w:r>
      <w:r>
        <w:rPr>
          <w:spacing w:val="1"/>
          <w:sz w:val="24"/>
        </w:rPr>
        <w:t xml:space="preserve"> </w:t>
      </w:r>
      <w:r>
        <w:rPr>
          <w:sz w:val="24"/>
        </w:rPr>
        <w:t>contractors,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training,</w:t>
      </w:r>
      <w:r>
        <w:rPr>
          <w:spacing w:val="1"/>
          <w:sz w:val="24"/>
        </w:rPr>
        <w:t xml:space="preserve"> </w:t>
      </w:r>
      <w:r>
        <w:rPr>
          <w:sz w:val="24"/>
        </w:rPr>
        <w:t>awareness</w:t>
      </w:r>
      <w:r>
        <w:rPr>
          <w:spacing w:val="1"/>
          <w:sz w:val="24"/>
        </w:rPr>
        <w:t xml:space="preserve"> </w:t>
      </w:r>
      <w:r>
        <w:rPr>
          <w:sz w:val="24"/>
        </w:rPr>
        <w:t>programs,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active</w:t>
      </w:r>
      <w:r>
        <w:rPr>
          <w:spacing w:val="1"/>
          <w:sz w:val="24"/>
        </w:rPr>
        <w:t xml:space="preserve"> </w:t>
      </w:r>
      <w:r>
        <w:rPr>
          <w:sz w:val="24"/>
        </w:rPr>
        <w:t>engagement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sustainability</w:t>
      </w:r>
      <w:r>
        <w:rPr>
          <w:spacing w:val="-1"/>
          <w:sz w:val="24"/>
        </w:rPr>
        <w:t xml:space="preserve"> </w:t>
      </w:r>
      <w:r>
        <w:rPr>
          <w:sz w:val="24"/>
        </w:rPr>
        <w:t>initiatives.</w:t>
      </w:r>
    </w:p>
    <w:p w14:paraId="51CB240F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spacing w:before="1"/>
        <w:ind w:left="1626" w:right="936" w:hanging="447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Continuous Improvement: </w:t>
      </w:r>
      <w:r>
        <w:rPr>
          <w:sz w:val="24"/>
        </w:rPr>
        <w:t>Regularly review and update environmental practices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policies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reflect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1"/>
          <w:sz w:val="24"/>
        </w:rPr>
        <w:t xml:space="preserve"> </w:t>
      </w:r>
      <w:r>
        <w:rPr>
          <w:sz w:val="24"/>
        </w:rPr>
        <w:t>emerging</w:t>
      </w:r>
      <w:r>
        <w:rPr>
          <w:spacing w:val="1"/>
          <w:sz w:val="24"/>
        </w:rPr>
        <w:t xml:space="preserve"> </w:t>
      </w:r>
      <w:r>
        <w:rPr>
          <w:sz w:val="24"/>
        </w:rPr>
        <w:t>trends,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evolving</w:t>
      </w:r>
      <w:r>
        <w:rPr>
          <w:spacing w:val="1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practices, ensuring ongoing</w:t>
      </w:r>
      <w:r>
        <w:rPr>
          <w:spacing w:val="-1"/>
          <w:sz w:val="24"/>
        </w:rPr>
        <w:t xml:space="preserve"> </w:t>
      </w:r>
      <w:r>
        <w:rPr>
          <w:sz w:val="24"/>
        </w:rPr>
        <w:t>commitment</w:t>
      </w:r>
      <w:r>
        <w:rPr>
          <w:spacing w:val="-1"/>
          <w:sz w:val="24"/>
        </w:rPr>
        <w:t xml:space="preserve"> </w:t>
      </w:r>
      <w:r>
        <w:rPr>
          <w:sz w:val="24"/>
        </w:rPr>
        <w:t>to sustainability.</w:t>
      </w:r>
    </w:p>
    <w:p w14:paraId="79333A1A" w14:textId="77777777" w:rsidR="002E7064" w:rsidRDefault="002E7064" w:rsidP="00113710">
      <w:pPr>
        <w:pStyle w:val="BodyText"/>
        <w:spacing w:before="8"/>
        <w:jc w:val="both"/>
        <w:rPr>
          <w:sz w:val="19"/>
        </w:rPr>
      </w:pPr>
    </w:p>
    <w:p w14:paraId="3D48E272" w14:textId="77777777" w:rsidR="002E7064" w:rsidRDefault="00EA681D" w:rsidP="00113710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  <w:sz w:val="32"/>
        </w:rPr>
      </w:pPr>
      <w:bookmarkStart w:id="11" w:name="_bookmark3"/>
      <w:bookmarkEnd w:id="11"/>
      <w:r>
        <w:rPr>
          <w:rFonts w:ascii="Calibri Light" w:hAnsi="Calibri Light"/>
          <w:color w:val="2E5395"/>
          <w:sz w:val="32"/>
        </w:rPr>
        <w:t>Area</w:t>
      </w:r>
      <w:r>
        <w:rPr>
          <w:rFonts w:ascii="Calibri Light" w:hAnsi="Calibri Light"/>
          <w:color w:val="2E5395"/>
          <w:spacing w:val="-4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where</w:t>
      </w:r>
      <w:r>
        <w:rPr>
          <w:rFonts w:ascii="Calibri Light" w:hAnsi="Calibri Light"/>
          <w:color w:val="2E5395"/>
          <w:spacing w:val="-2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we</w:t>
      </w:r>
      <w:r>
        <w:rPr>
          <w:rFonts w:ascii="Calibri Light" w:hAnsi="Calibri Light"/>
          <w:color w:val="2E5395"/>
          <w:spacing w:val="-1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are</w:t>
      </w:r>
      <w:r>
        <w:rPr>
          <w:rFonts w:ascii="Calibri Light" w:hAnsi="Calibri Light"/>
          <w:color w:val="2E5395"/>
          <w:spacing w:val="-2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focusing</w:t>
      </w:r>
    </w:p>
    <w:p w14:paraId="6C898F83" w14:textId="77777777" w:rsidR="00266563" w:rsidRPr="00266563" w:rsidRDefault="00EA681D" w:rsidP="00266563">
      <w:pPr>
        <w:pStyle w:val="Heading2"/>
        <w:numPr>
          <w:ilvl w:val="2"/>
          <w:numId w:val="8"/>
        </w:numPr>
        <w:tabs>
          <w:tab w:val="left" w:pos="1626"/>
          <w:tab w:val="left" w:pos="1627"/>
        </w:tabs>
        <w:spacing w:before="239"/>
        <w:ind w:left="1626" w:hanging="447"/>
        <w:rPr>
          <w:rFonts w:ascii="Symbol" w:hAnsi="Symbol"/>
        </w:rPr>
      </w:pPr>
      <w:r>
        <w:t>Energy</w:t>
      </w:r>
      <w:r>
        <w:rPr>
          <w:spacing w:val="-4"/>
        </w:rPr>
        <w:t xml:space="preserve"> </w:t>
      </w:r>
      <w:r>
        <w:t>Consumptions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GHG</w:t>
      </w:r>
      <w:r>
        <w:rPr>
          <w:spacing w:val="-2"/>
        </w:rPr>
        <w:t xml:space="preserve"> </w:t>
      </w:r>
      <w:r>
        <w:t>Emission</w:t>
      </w:r>
    </w:p>
    <w:p w14:paraId="40BE15A3" w14:textId="77777777" w:rsidR="002E7064" w:rsidRPr="00266563" w:rsidRDefault="00EA681D" w:rsidP="000767FF">
      <w:pPr>
        <w:pStyle w:val="ListParagraph"/>
        <w:numPr>
          <w:ilvl w:val="3"/>
          <w:numId w:val="8"/>
        </w:numPr>
        <w:tabs>
          <w:tab w:val="left" w:pos="2088"/>
        </w:tabs>
        <w:spacing w:before="240" w:line="232" w:lineRule="auto"/>
        <w:ind w:right="936"/>
        <w:jc w:val="both"/>
        <w:rPr>
          <w:sz w:val="24"/>
        </w:rPr>
      </w:pPr>
      <w:r w:rsidRPr="00266563">
        <w:rPr>
          <w:sz w:val="24"/>
        </w:rPr>
        <w:t>We</w:t>
      </w:r>
      <w:r w:rsidRPr="00266563">
        <w:rPr>
          <w:spacing w:val="3"/>
          <w:sz w:val="24"/>
        </w:rPr>
        <w:t xml:space="preserve"> </w:t>
      </w:r>
      <w:r w:rsidRPr="00266563">
        <w:rPr>
          <w:sz w:val="24"/>
        </w:rPr>
        <w:t>are</w:t>
      </w:r>
      <w:r w:rsidRPr="00266563">
        <w:rPr>
          <w:spacing w:val="54"/>
          <w:sz w:val="24"/>
        </w:rPr>
        <w:t xml:space="preserve"> </w:t>
      </w:r>
      <w:r w:rsidRPr="00266563">
        <w:rPr>
          <w:sz w:val="24"/>
        </w:rPr>
        <w:t>focusing</w:t>
      </w:r>
      <w:r w:rsidRPr="00266563">
        <w:rPr>
          <w:spacing w:val="53"/>
          <w:sz w:val="24"/>
        </w:rPr>
        <w:t xml:space="preserve"> </w:t>
      </w:r>
      <w:r w:rsidRPr="00266563">
        <w:rPr>
          <w:sz w:val="24"/>
        </w:rPr>
        <w:t>on</w:t>
      </w:r>
      <w:r w:rsidRPr="00266563">
        <w:rPr>
          <w:spacing w:val="1"/>
          <w:sz w:val="24"/>
        </w:rPr>
        <w:t xml:space="preserve"> </w:t>
      </w:r>
      <w:r w:rsidRPr="00266563">
        <w:rPr>
          <w:sz w:val="24"/>
        </w:rPr>
        <w:t>optimizing</w:t>
      </w:r>
      <w:r w:rsidRPr="00266563">
        <w:rPr>
          <w:spacing w:val="1"/>
          <w:sz w:val="24"/>
        </w:rPr>
        <w:t xml:space="preserve"> </w:t>
      </w:r>
      <w:r w:rsidRPr="00266563">
        <w:rPr>
          <w:sz w:val="24"/>
        </w:rPr>
        <w:t>energy</w:t>
      </w:r>
      <w:r w:rsidRPr="00266563">
        <w:rPr>
          <w:spacing w:val="52"/>
          <w:sz w:val="24"/>
        </w:rPr>
        <w:t xml:space="preserve"> </w:t>
      </w:r>
      <w:r w:rsidRPr="00266563">
        <w:rPr>
          <w:sz w:val="24"/>
        </w:rPr>
        <w:t>efficiency</w:t>
      </w:r>
      <w:r w:rsidRPr="00266563">
        <w:rPr>
          <w:spacing w:val="1"/>
          <w:sz w:val="24"/>
        </w:rPr>
        <w:t xml:space="preserve"> </w:t>
      </w:r>
      <w:r w:rsidRPr="00266563">
        <w:rPr>
          <w:sz w:val="24"/>
        </w:rPr>
        <w:t>across</w:t>
      </w:r>
      <w:r w:rsidRPr="00266563">
        <w:rPr>
          <w:spacing w:val="2"/>
          <w:sz w:val="24"/>
        </w:rPr>
        <w:t xml:space="preserve"> </w:t>
      </w:r>
      <w:r w:rsidRPr="00266563">
        <w:rPr>
          <w:sz w:val="24"/>
        </w:rPr>
        <w:t>all</w:t>
      </w:r>
      <w:r w:rsidRPr="00266563">
        <w:rPr>
          <w:spacing w:val="54"/>
          <w:sz w:val="24"/>
        </w:rPr>
        <w:t xml:space="preserve"> </w:t>
      </w:r>
      <w:r w:rsidRPr="00266563">
        <w:rPr>
          <w:sz w:val="24"/>
        </w:rPr>
        <w:t>our</w:t>
      </w:r>
      <w:r w:rsidRPr="00266563">
        <w:rPr>
          <w:spacing w:val="53"/>
          <w:sz w:val="24"/>
        </w:rPr>
        <w:t xml:space="preserve"> </w:t>
      </w:r>
      <w:r w:rsidRPr="00266563">
        <w:rPr>
          <w:sz w:val="24"/>
        </w:rPr>
        <w:t>facilities</w:t>
      </w:r>
      <w:r w:rsidRPr="00266563">
        <w:rPr>
          <w:spacing w:val="2"/>
          <w:sz w:val="24"/>
        </w:rPr>
        <w:t xml:space="preserve"> </w:t>
      </w:r>
      <w:r w:rsidRPr="00266563">
        <w:rPr>
          <w:sz w:val="24"/>
        </w:rPr>
        <w:t>to</w:t>
      </w:r>
      <w:r w:rsidRPr="00266563">
        <w:rPr>
          <w:spacing w:val="-52"/>
          <w:sz w:val="24"/>
        </w:rPr>
        <w:t xml:space="preserve"> </w:t>
      </w:r>
      <w:r w:rsidRPr="00266563">
        <w:rPr>
          <w:sz w:val="24"/>
        </w:rPr>
        <w:t>reduce</w:t>
      </w:r>
      <w:r w:rsidRPr="00266563">
        <w:rPr>
          <w:spacing w:val="-3"/>
          <w:sz w:val="24"/>
        </w:rPr>
        <w:t xml:space="preserve"> </w:t>
      </w:r>
      <w:r w:rsidRPr="00266563">
        <w:rPr>
          <w:sz w:val="24"/>
        </w:rPr>
        <w:t>our</w:t>
      </w:r>
      <w:r w:rsidRPr="00266563">
        <w:rPr>
          <w:spacing w:val="-2"/>
          <w:sz w:val="24"/>
        </w:rPr>
        <w:t xml:space="preserve"> </w:t>
      </w:r>
      <w:r w:rsidRPr="00266563">
        <w:rPr>
          <w:sz w:val="24"/>
        </w:rPr>
        <w:t>overall carbon</w:t>
      </w:r>
      <w:r w:rsidRPr="00266563">
        <w:rPr>
          <w:spacing w:val="1"/>
          <w:sz w:val="24"/>
        </w:rPr>
        <w:t xml:space="preserve"> </w:t>
      </w:r>
      <w:r w:rsidRPr="00266563">
        <w:rPr>
          <w:sz w:val="24"/>
        </w:rPr>
        <w:t>footprint.</w:t>
      </w:r>
    </w:p>
    <w:p w14:paraId="5750DEFD" w14:textId="77777777" w:rsidR="002E7064" w:rsidRDefault="002E7064" w:rsidP="00113710">
      <w:pPr>
        <w:pStyle w:val="BodyText"/>
        <w:spacing w:before="5"/>
        <w:jc w:val="both"/>
        <w:rPr>
          <w:sz w:val="20"/>
        </w:rPr>
      </w:pPr>
    </w:p>
    <w:p w14:paraId="54876268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1" w:line="232" w:lineRule="auto"/>
        <w:ind w:right="936"/>
        <w:jc w:val="both"/>
        <w:rPr>
          <w:sz w:val="24"/>
        </w:rPr>
      </w:pPr>
      <w:r>
        <w:rPr>
          <w:sz w:val="24"/>
        </w:rPr>
        <w:t>Transitioning</w:t>
      </w:r>
      <w:r>
        <w:rPr>
          <w:spacing w:val="48"/>
          <w:sz w:val="24"/>
        </w:rPr>
        <w:t xml:space="preserve"> </w:t>
      </w:r>
      <w:r>
        <w:rPr>
          <w:sz w:val="24"/>
        </w:rPr>
        <w:t>to</w:t>
      </w:r>
      <w:r>
        <w:rPr>
          <w:spacing w:val="50"/>
          <w:sz w:val="24"/>
        </w:rPr>
        <w:t xml:space="preserve"> </w:t>
      </w:r>
      <w:r>
        <w:rPr>
          <w:sz w:val="24"/>
        </w:rPr>
        <w:t>renewable</w:t>
      </w:r>
      <w:r>
        <w:rPr>
          <w:spacing w:val="49"/>
          <w:sz w:val="24"/>
        </w:rPr>
        <w:t xml:space="preserve"> </w:t>
      </w:r>
      <w:r>
        <w:rPr>
          <w:sz w:val="24"/>
        </w:rPr>
        <w:t>energy</w:t>
      </w:r>
      <w:r>
        <w:rPr>
          <w:spacing w:val="49"/>
          <w:sz w:val="24"/>
        </w:rPr>
        <w:t xml:space="preserve"> </w:t>
      </w:r>
      <w:r>
        <w:rPr>
          <w:sz w:val="24"/>
        </w:rPr>
        <w:t>sources</w:t>
      </w:r>
      <w:r>
        <w:rPr>
          <w:spacing w:val="49"/>
          <w:sz w:val="24"/>
        </w:rPr>
        <w:t xml:space="preserve"> </w:t>
      </w:r>
      <w:r>
        <w:rPr>
          <w:sz w:val="24"/>
        </w:rPr>
        <w:t>and</w:t>
      </w:r>
      <w:r>
        <w:rPr>
          <w:spacing w:val="49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49"/>
          <w:sz w:val="24"/>
        </w:rPr>
        <w:t xml:space="preserve"> </w:t>
      </w:r>
      <w:r>
        <w:rPr>
          <w:sz w:val="24"/>
        </w:rPr>
        <w:t>energy-saving</w:t>
      </w:r>
      <w:r>
        <w:rPr>
          <w:spacing w:val="-5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significantly lower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GHG</w:t>
      </w:r>
      <w:r>
        <w:rPr>
          <w:spacing w:val="-1"/>
          <w:sz w:val="24"/>
        </w:rPr>
        <w:t xml:space="preserve"> </w:t>
      </w:r>
      <w:r>
        <w:rPr>
          <w:sz w:val="24"/>
        </w:rPr>
        <w:t>emissions.</w:t>
      </w:r>
    </w:p>
    <w:p w14:paraId="68D70918" w14:textId="77777777" w:rsidR="002E7064" w:rsidRDefault="002E7064" w:rsidP="00113710">
      <w:pPr>
        <w:pStyle w:val="BodyText"/>
        <w:spacing w:before="5"/>
        <w:jc w:val="both"/>
        <w:rPr>
          <w:sz w:val="20"/>
        </w:rPr>
      </w:pPr>
    </w:p>
    <w:p w14:paraId="1C84CB57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2" w:lineRule="auto"/>
        <w:ind w:right="940"/>
        <w:jc w:val="both"/>
        <w:rPr>
          <w:sz w:val="24"/>
        </w:rPr>
      </w:pPr>
      <w:r>
        <w:rPr>
          <w:sz w:val="24"/>
        </w:rPr>
        <w:t>Our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centers</w:t>
      </w:r>
      <w:r>
        <w:rPr>
          <w:spacing w:val="6"/>
          <w:sz w:val="24"/>
        </w:rPr>
        <w:t xml:space="preserve"> </w:t>
      </w:r>
      <w:r>
        <w:rPr>
          <w:sz w:val="24"/>
        </w:rPr>
        <w:t>will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primary</w:t>
      </w:r>
      <w:r>
        <w:rPr>
          <w:spacing w:val="3"/>
          <w:sz w:val="24"/>
        </w:rPr>
        <w:t xml:space="preserve"> </w:t>
      </w:r>
      <w:r>
        <w:rPr>
          <w:sz w:val="24"/>
        </w:rPr>
        <w:t>focus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energy</w:t>
      </w:r>
      <w:r>
        <w:rPr>
          <w:spacing w:val="2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3"/>
          <w:sz w:val="24"/>
        </w:rPr>
        <w:t xml:space="preserve"> </w:t>
      </w:r>
      <w:r>
        <w:rPr>
          <w:sz w:val="24"/>
        </w:rPr>
        <w:t>ensuring</w:t>
      </w:r>
      <w:r>
        <w:rPr>
          <w:spacing w:val="4"/>
          <w:sz w:val="24"/>
        </w:rPr>
        <w:t xml:space="preserve"> </w:t>
      </w:r>
      <w:r>
        <w:rPr>
          <w:sz w:val="24"/>
        </w:rPr>
        <w:t>they</w:t>
      </w:r>
      <w:r>
        <w:rPr>
          <w:spacing w:val="-52"/>
          <w:sz w:val="24"/>
        </w:rPr>
        <w:t xml:space="preserve"> </w:t>
      </w:r>
      <w:r>
        <w:rPr>
          <w:sz w:val="24"/>
        </w:rPr>
        <w:t>operate at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efficiency.</w:t>
      </w:r>
    </w:p>
    <w:p w14:paraId="2D79987B" w14:textId="77777777" w:rsidR="002E7064" w:rsidRDefault="002E7064" w:rsidP="00113710">
      <w:pPr>
        <w:pStyle w:val="BodyText"/>
        <w:spacing w:before="3"/>
        <w:jc w:val="both"/>
        <w:rPr>
          <w:sz w:val="20"/>
        </w:rPr>
      </w:pPr>
    </w:p>
    <w:p w14:paraId="2CDB724A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5" w:lineRule="auto"/>
        <w:ind w:right="937"/>
        <w:jc w:val="both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conduct</w:t>
      </w:r>
      <w:r>
        <w:rPr>
          <w:spacing w:val="1"/>
          <w:sz w:val="24"/>
        </w:rPr>
        <w:t xml:space="preserve"> </w:t>
      </w:r>
      <w:r>
        <w:rPr>
          <w:sz w:val="24"/>
        </w:rPr>
        <w:t>regular energy audits to</w:t>
      </w:r>
      <w:r>
        <w:rPr>
          <w:spacing w:val="1"/>
          <w:sz w:val="24"/>
        </w:rPr>
        <w:t xml:space="preserve"> </w:t>
      </w:r>
      <w:r>
        <w:rPr>
          <w:sz w:val="24"/>
        </w:rPr>
        <w:t>identify areas for improvement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 across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company.</w:t>
      </w:r>
    </w:p>
    <w:p w14:paraId="79BC3EEC" w14:textId="77777777" w:rsidR="002E7064" w:rsidRDefault="002E7064" w:rsidP="00113710">
      <w:pPr>
        <w:pStyle w:val="BodyText"/>
        <w:spacing w:before="5"/>
        <w:jc w:val="both"/>
        <w:rPr>
          <w:sz w:val="20"/>
        </w:rPr>
      </w:pPr>
    </w:p>
    <w:p w14:paraId="45C6CCDC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2" w:lineRule="auto"/>
        <w:ind w:right="941"/>
        <w:jc w:val="both"/>
        <w:rPr>
          <w:sz w:val="24"/>
        </w:rPr>
      </w:pPr>
      <w:r>
        <w:rPr>
          <w:sz w:val="24"/>
        </w:rPr>
        <w:t>Measurable</w:t>
      </w:r>
      <w:r>
        <w:rPr>
          <w:spacing w:val="12"/>
          <w:sz w:val="24"/>
        </w:rPr>
        <w:t xml:space="preserve"> </w:t>
      </w:r>
      <w:r>
        <w:rPr>
          <w:sz w:val="24"/>
        </w:rPr>
        <w:t>targets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GHG</w:t>
      </w:r>
      <w:r>
        <w:rPr>
          <w:spacing w:val="13"/>
          <w:sz w:val="24"/>
        </w:rPr>
        <w:t xml:space="preserve"> </w:t>
      </w:r>
      <w:r>
        <w:rPr>
          <w:sz w:val="24"/>
        </w:rPr>
        <w:t>emission</w:t>
      </w:r>
      <w:r>
        <w:rPr>
          <w:spacing w:val="14"/>
          <w:sz w:val="24"/>
        </w:rPr>
        <w:t xml:space="preserve"> </w:t>
      </w:r>
      <w:r>
        <w:rPr>
          <w:sz w:val="24"/>
        </w:rPr>
        <w:t>reductions</w:t>
      </w:r>
      <w:r>
        <w:rPr>
          <w:spacing w:val="13"/>
          <w:sz w:val="24"/>
        </w:rPr>
        <w:t xml:space="preserve"> </w:t>
      </w:r>
      <w:r>
        <w:rPr>
          <w:sz w:val="24"/>
        </w:rPr>
        <w:t>will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set,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12"/>
          <w:sz w:val="24"/>
        </w:rPr>
        <w:t xml:space="preserve"> </w:t>
      </w:r>
      <w:r>
        <w:rPr>
          <w:sz w:val="24"/>
        </w:rPr>
        <w:t>annual</w:t>
      </w:r>
      <w:r>
        <w:rPr>
          <w:spacing w:val="-52"/>
          <w:sz w:val="24"/>
        </w:rPr>
        <w:t xml:space="preserve"> </w:t>
      </w:r>
      <w:r>
        <w:rPr>
          <w:sz w:val="24"/>
        </w:rPr>
        <w:t>progress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 continuous improvement.</w:t>
      </w:r>
    </w:p>
    <w:p w14:paraId="76ADE7C3" w14:textId="77777777" w:rsidR="002E7064" w:rsidRDefault="002E7064" w:rsidP="00113710">
      <w:pPr>
        <w:pStyle w:val="BodyText"/>
        <w:spacing w:before="1"/>
        <w:jc w:val="both"/>
        <w:rPr>
          <w:sz w:val="20"/>
        </w:rPr>
      </w:pPr>
    </w:p>
    <w:p w14:paraId="08A12DDD" w14:textId="77777777" w:rsidR="002E7064" w:rsidRDefault="00EA681D" w:rsidP="00113710">
      <w:pPr>
        <w:pStyle w:val="Heading2"/>
        <w:numPr>
          <w:ilvl w:val="0"/>
          <w:numId w:val="6"/>
        </w:numPr>
        <w:tabs>
          <w:tab w:val="left" w:pos="1626"/>
          <w:tab w:val="left" w:pos="1627"/>
        </w:tabs>
        <w:ind w:hanging="361"/>
        <w:jc w:val="both"/>
      </w:pPr>
      <w:r>
        <w:t>Waste</w:t>
      </w:r>
      <w:r>
        <w:rPr>
          <w:spacing w:val="-4"/>
        </w:rPr>
        <w:t xml:space="preserve"> </w:t>
      </w:r>
      <w:r>
        <w:t>management</w:t>
      </w:r>
    </w:p>
    <w:p w14:paraId="2A691AE1" w14:textId="77777777" w:rsidR="002E7064" w:rsidRDefault="00EA681D" w:rsidP="00113710">
      <w:pPr>
        <w:pStyle w:val="ListParagraph"/>
        <w:numPr>
          <w:ilvl w:val="1"/>
          <w:numId w:val="6"/>
        </w:numPr>
        <w:tabs>
          <w:tab w:val="left" w:pos="2088"/>
        </w:tabs>
        <w:spacing w:before="244" w:line="232" w:lineRule="auto"/>
        <w:ind w:right="936"/>
        <w:jc w:val="both"/>
        <w:rPr>
          <w:sz w:val="24"/>
        </w:rPr>
      </w:pPr>
      <w:r>
        <w:rPr>
          <w:sz w:val="24"/>
        </w:rPr>
        <w:t>We</w:t>
      </w:r>
      <w:r>
        <w:rPr>
          <w:spacing w:val="6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focusing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robust</w:t>
      </w:r>
      <w:r>
        <w:rPr>
          <w:spacing w:val="9"/>
          <w:sz w:val="24"/>
        </w:rPr>
        <w:t xml:space="preserve"> </w:t>
      </w:r>
      <w:r>
        <w:rPr>
          <w:sz w:val="24"/>
        </w:rPr>
        <w:t>waste</w:t>
      </w:r>
      <w:r>
        <w:rPr>
          <w:spacing w:val="4"/>
          <w:sz w:val="24"/>
        </w:rPr>
        <w:t xml:space="preserve"> </w:t>
      </w:r>
      <w:r>
        <w:rPr>
          <w:sz w:val="24"/>
        </w:rPr>
        <w:t>management</w:t>
      </w:r>
      <w:r>
        <w:rPr>
          <w:spacing w:val="4"/>
          <w:sz w:val="24"/>
        </w:rPr>
        <w:t xml:space="preserve"> </w:t>
      </w:r>
      <w:r>
        <w:rPr>
          <w:sz w:val="24"/>
        </w:rPr>
        <w:t>system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-52"/>
          <w:sz w:val="24"/>
        </w:rPr>
        <w:t xml:space="preserve"> </w:t>
      </w:r>
      <w:r>
        <w:rPr>
          <w:sz w:val="24"/>
        </w:rPr>
        <w:t>minimize waste</w:t>
      </w:r>
      <w:r>
        <w:rPr>
          <w:spacing w:val="-2"/>
          <w:sz w:val="24"/>
        </w:rPr>
        <w:t xml:space="preserve"> </w:t>
      </w:r>
      <w:r>
        <w:rPr>
          <w:sz w:val="24"/>
        </w:rPr>
        <w:t>generation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maximize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1"/>
          <w:sz w:val="24"/>
        </w:rPr>
        <w:t xml:space="preserve"> </w:t>
      </w:r>
      <w:r>
        <w:rPr>
          <w:sz w:val="24"/>
        </w:rPr>
        <w:t>recovery.</w:t>
      </w:r>
    </w:p>
    <w:p w14:paraId="1D38E7EE" w14:textId="77777777" w:rsidR="002E7064" w:rsidRDefault="002E7064" w:rsidP="00113710">
      <w:pPr>
        <w:pStyle w:val="BodyText"/>
        <w:spacing w:before="5"/>
        <w:jc w:val="both"/>
        <w:rPr>
          <w:sz w:val="20"/>
        </w:rPr>
      </w:pPr>
    </w:p>
    <w:p w14:paraId="2B266629" w14:textId="77777777" w:rsidR="002E7064" w:rsidRDefault="00EA681D" w:rsidP="00113710">
      <w:pPr>
        <w:pStyle w:val="ListParagraph"/>
        <w:numPr>
          <w:ilvl w:val="1"/>
          <w:numId w:val="6"/>
        </w:numPr>
        <w:tabs>
          <w:tab w:val="left" w:pos="2088"/>
        </w:tabs>
        <w:spacing w:line="232" w:lineRule="auto"/>
        <w:ind w:right="940"/>
        <w:jc w:val="both"/>
        <w:rPr>
          <w:sz w:val="24"/>
        </w:rPr>
      </w:pPr>
      <w:r>
        <w:rPr>
          <w:sz w:val="24"/>
        </w:rPr>
        <w:t>Our</w:t>
      </w:r>
      <w:r>
        <w:rPr>
          <w:spacing w:val="5"/>
          <w:sz w:val="24"/>
        </w:rPr>
        <w:t xml:space="preserve"> </w:t>
      </w:r>
      <w:r>
        <w:rPr>
          <w:sz w:val="24"/>
        </w:rPr>
        <w:t>approach</w:t>
      </w:r>
      <w:r>
        <w:rPr>
          <w:spacing w:val="5"/>
          <w:sz w:val="24"/>
        </w:rPr>
        <w:t xml:space="preserve"> </w:t>
      </w:r>
      <w:r>
        <w:rPr>
          <w:sz w:val="24"/>
        </w:rPr>
        <w:t>includes</w:t>
      </w:r>
      <w:r>
        <w:rPr>
          <w:spacing w:val="6"/>
          <w:sz w:val="24"/>
        </w:rPr>
        <w:t xml:space="preserve"> </w:t>
      </w:r>
      <w:r>
        <w:rPr>
          <w:sz w:val="24"/>
        </w:rPr>
        <w:t>reducing</w:t>
      </w:r>
      <w:r>
        <w:rPr>
          <w:spacing w:val="4"/>
          <w:sz w:val="24"/>
        </w:rPr>
        <w:t xml:space="preserve"> </w:t>
      </w:r>
      <w:r>
        <w:rPr>
          <w:sz w:val="24"/>
        </w:rPr>
        <w:t>waste</w:t>
      </w:r>
      <w:r>
        <w:rPr>
          <w:spacing w:val="5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source,</w:t>
      </w:r>
      <w:r>
        <w:rPr>
          <w:spacing w:val="5"/>
          <w:sz w:val="24"/>
        </w:rPr>
        <w:t xml:space="preserve"> </w:t>
      </w:r>
      <w:r>
        <w:rPr>
          <w:sz w:val="24"/>
        </w:rPr>
        <w:t>promoting</w:t>
      </w:r>
      <w:r>
        <w:rPr>
          <w:spacing w:val="5"/>
          <w:sz w:val="24"/>
        </w:rPr>
        <w:t xml:space="preserve"> </w:t>
      </w:r>
      <w:r>
        <w:rPr>
          <w:sz w:val="24"/>
        </w:rPr>
        <w:t>recyclable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reusable materials,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ensuring proper</w:t>
      </w:r>
      <w:r>
        <w:rPr>
          <w:spacing w:val="-2"/>
          <w:sz w:val="24"/>
        </w:rPr>
        <w:t xml:space="preserve"> </w:t>
      </w:r>
      <w:r>
        <w:rPr>
          <w:sz w:val="24"/>
        </w:rPr>
        <w:t>disposal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waste</w:t>
      </w:r>
      <w:r>
        <w:rPr>
          <w:spacing w:val="-3"/>
          <w:sz w:val="24"/>
        </w:rPr>
        <w:t xml:space="preserve"> </w:t>
      </w:r>
      <w:r>
        <w:rPr>
          <w:sz w:val="24"/>
        </w:rPr>
        <w:t>types.</w:t>
      </w:r>
    </w:p>
    <w:p w14:paraId="7B29FE6B" w14:textId="77777777" w:rsidR="002E7064" w:rsidRDefault="002E7064" w:rsidP="00113710">
      <w:pPr>
        <w:pStyle w:val="BodyText"/>
        <w:spacing w:before="3"/>
        <w:jc w:val="both"/>
        <w:rPr>
          <w:sz w:val="20"/>
        </w:rPr>
      </w:pPr>
    </w:p>
    <w:p w14:paraId="151252AC" w14:textId="77777777" w:rsidR="002E7064" w:rsidRDefault="00EA681D" w:rsidP="00113710">
      <w:pPr>
        <w:pStyle w:val="ListParagraph"/>
        <w:numPr>
          <w:ilvl w:val="1"/>
          <w:numId w:val="6"/>
        </w:numPr>
        <w:tabs>
          <w:tab w:val="left" w:pos="2088"/>
        </w:tabs>
        <w:spacing w:before="1" w:line="235" w:lineRule="auto"/>
        <w:ind w:right="937"/>
        <w:jc w:val="both"/>
        <w:rPr>
          <w:sz w:val="24"/>
        </w:rPr>
      </w:pPr>
      <w:r>
        <w:rPr>
          <w:sz w:val="24"/>
        </w:rPr>
        <w:t>Employees</w:t>
      </w:r>
      <w:r>
        <w:rPr>
          <w:spacing w:val="9"/>
          <w:sz w:val="24"/>
        </w:rPr>
        <w:t xml:space="preserve"> </w:t>
      </w:r>
      <w:r>
        <w:rPr>
          <w:sz w:val="24"/>
        </w:rPr>
        <w:t>will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11"/>
          <w:sz w:val="24"/>
        </w:rPr>
        <w:t xml:space="preserve"> </w:t>
      </w:r>
      <w:r>
        <w:rPr>
          <w:sz w:val="24"/>
        </w:rPr>
        <w:t>engaged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waste</w:t>
      </w:r>
      <w:r>
        <w:rPr>
          <w:spacing w:val="11"/>
          <w:sz w:val="24"/>
        </w:rPr>
        <w:t xml:space="preserve"> </w:t>
      </w:r>
      <w:r>
        <w:rPr>
          <w:sz w:val="24"/>
        </w:rPr>
        <w:t>reduction</w:t>
      </w:r>
      <w:r>
        <w:rPr>
          <w:spacing w:val="12"/>
          <w:sz w:val="24"/>
        </w:rPr>
        <w:t xml:space="preserve"> </w:t>
      </w:r>
      <w:r>
        <w:rPr>
          <w:sz w:val="24"/>
        </w:rPr>
        <w:t>initiatives,</w:t>
      </w:r>
      <w:r>
        <w:rPr>
          <w:spacing w:val="10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clear</w:t>
      </w:r>
      <w:r>
        <w:rPr>
          <w:spacing w:val="11"/>
          <w:sz w:val="24"/>
        </w:rPr>
        <w:t xml:space="preserve"> </w:t>
      </w:r>
      <w:r>
        <w:rPr>
          <w:sz w:val="24"/>
        </w:rPr>
        <w:t>guidelines</w:t>
      </w:r>
      <w:r>
        <w:rPr>
          <w:spacing w:val="-5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practices.</w:t>
      </w:r>
    </w:p>
    <w:p w14:paraId="7AFA5770" w14:textId="77777777" w:rsidR="002E7064" w:rsidRDefault="002E7064" w:rsidP="00113710">
      <w:pPr>
        <w:pStyle w:val="BodyText"/>
        <w:spacing w:before="4"/>
        <w:jc w:val="both"/>
        <w:rPr>
          <w:sz w:val="20"/>
        </w:rPr>
      </w:pPr>
    </w:p>
    <w:p w14:paraId="70F96469" w14:textId="77777777" w:rsidR="002E7064" w:rsidRDefault="00EA681D" w:rsidP="00113710">
      <w:pPr>
        <w:pStyle w:val="ListParagraph"/>
        <w:numPr>
          <w:ilvl w:val="1"/>
          <w:numId w:val="6"/>
        </w:numPr>
        <w:tabs>
          <w:tab w:val="left" w:pos="2088"/>
        </w:tabs>
        <w:spacing w:line="232" w:lineRule="auto"/>
        <w:ind w:right="940"/>
        <w:jc w:val="both"/>
        <w:rPr>
          <w:sz w:val="24"/>
        </w:rPr>
      </w:pPr>
      <w:r>
        <w:rPr>
          <w:sz w:val="24"/>
        </w:rPr>
        <w:t>We</w:t>
      </w:r>
      <w:r>
        <w:rPr>
          <w:spacing w:val="18"/>
          <w:sz w:val="24"/>
        </w:rPr>
        <w:t xml:space="preserve"> </w:t>
      </w:r>
      <w:r>
        <w:rPr>
          <w:sz w:val="24"/>
        </w:rPr>
        <w:t>will</w:t>
      </w:r>
      <w:r>
        <w:rPr>
          <w:spacing w:val="18"/>
          <w:sz w:val="24"/>
        </w:rPr>
        <w:t xml:space="preserve"> </w:t>
      </w:r>
      <w:r>
        <w:rPr>
          <w:sz w:val="24"/>
        </w:rPr>
        <w:t>collaborate</w:t>
      </w:r>
      <w:r>
        <w:rPr>
          <w:spacing w:val="18"/>
          <w:sz w:val="24"/>
        </w:rPr>
        <w:t xml:space="preserve"> </w:t>
      </w:r>
      <w:r>
        <w:rPr>
          <w:sz w:val="24"/>
        </w:rPr>
        <w:t>with</w:t>
      </w:r>
      <w:r>
        <w:rPr>
          <w:spacing w:val="18"/>
          <w:sz w:val="24"/>
        </w:rPr>
        <w:t xml:space="preserve"> </w:t>
      </w:r>
      <w:r>
        <w:rPr>
          <w:sz w:val="24"/>
        </w:rPr>
        <w:t>certified</w:t>
      </w:r>
      <w:r>
        <w:rPr>
          <w:spacing w:val="17"/>
          <w:sz w:val="24"/>
        </w:rPr>
        <w:t xml:space="preserve"> </w:t>
      </w:r>
      <w:r>
        <w:rPr>
          <w:sz w:val="24"/>
        </w:rPr>
        <w:t>waste</w:t>
      </w:r>
      <w:r>
        <w:rPr>
          <w:spacing w:val="16"/>
          <w:sz w:val="24"/>
        </w:rPr>
        <w:t xml:space="preserve"> </w:t>
      </w:r>
      <w:r>
        <w:rPr>
          <w:sz w:val="24"/>
        </w:rPr>
        <w:t>management</w:t>
      </w:r>
      <w:r>
        <w:rPr>
          <w:spacing w:val="18"/>
          <w:sz w:val="24"/>
        </w:rPr>
        <w:t xml:space="preserve"> </w:t>
      </w:r>
      <w:r>
        <w:rPr>
          <w:sz w:val="24"/>
        </w:rPr>
        <w:t>partners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ensure</w:t>
      </w:r>
      <w:r>
        <w:rPr>
          <w:spacing w:val="-5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recycling of electronic</w:t>
      </w:r>
      <w:r>
        <w:rPr>
          <w:spacing w:val="-1"/>
          <w:sz w:val="24"/>
        </w:rPr>
        <w:t xml:space="preserve"> </w:t>
      </w:r>
      <w:r>
        <w:rPr>
          <w:sz w:val="24"/>
        </w:rPr>
        <w:t>waste</w:t>
      </w:r>
      <w:r>
        <w:rPr>
          <w:spacing w:val="1"/>
          <w:sz w:val="24"/>
        </w:rPr>
        <w:t xml:space="preserve"> </w:t>
      </w:r>
      <w:r>
        <w:rPr>
          <w:sz w:val="24"/>
        </w:rPr>
        <w:t>(e-waste).</w:t>
      </w:r>
    </w:p>
    <w:p w14:paraId="2A8E12BF" w14:textId="77777777" w:rsidR="002E7064" w:rsidRDefault="002E7064" w:rsidP="00113710">
      <w:pPr>
        <w:pStyle w:val="BodyText"/>
        <w:spacing w:before="5"/>
        <w:jc w:val="both"/>
        <w:rPr>
          <w:sz w:val="20"/>
        </w:rPr>
      </w:pPr>
    </w:p>
    <w:p w14:paraId="2771F3F1" w14:textId="77777777" w:rsidR="002E7064" w:rsidRDefault="00EA681D" w:rsidP="00113710">
      <w:pPr>
        <w:pStyle w:val="ListParagraph"/>
        <w:numPr>
          <w:ilvl w:val="1"/>
          <w:numId w:val="6"/>
        </w:numPr>
        <w:tabs>
          <w:tab w:val="left" w:pos="2088"/>
        </w:tabs>
        <w:spacing w:before="1" w:line="232" w:lineRule="auto"/>
        <w:ind w:right="939"/>
        <w:jc w:val="both"/>
        <w:rPr>
          <w:sz w:val="24"/>
        </w:rPr>
      </w:pPr>
      <w:r>
        <w:rPr>
          <w:sz w:val="24"/>
        </w:rPr>
        <w:t>Waste</w:t>
      </w:r>
      <w:r>
        <w:rPr>
          <w:spacing w:val="33"/>
          <w:sz w:val="24"/>
        </w:rPr>
        <w:t xml:space="preserve"> </w:t>
      </w:r>
      <w:r>
        <w:rPr>
          <w:sz w:val="24"/>
        </w:rPr>
        <w:t>reduction</w:t>
      </w:r>
      <w:r>
        <w:rPr>
          <w:spacing w:val="32"/>
          <w:sz w:val="24"/>
        </w:rPr>
        <w:t xml:space="preserve"> </w:t>
      </w:r>
      <w:r>
        <w:rPr>
          <w:sz w:val="24"/>
        </w:rPr>
        <w:t>targets</w:t>
      </w:r>
      <w:r>
        <w:rPr>
          <w:spacing w:val="32"/>
          <w:sz w:val="24"/>
        </w:rPr>
        <w:t xml:space="preserve"> </w:t>
      </w:r>
      <w:r>
        <w:rPr>
          <w:sz w:val="24"/>
        </w:rPr>
        <w:t>will</w:t>
      </w:r>
      <w:r>
        <w:rPr>
          <w:spacing w:val="33"/>
          <w:sz w:val="24"/>
        </w:rPr>
        <w:t xml:space="preserve"> </w:t>
      </w:r>
      <w:r>
        <w:rPr>
          <w:sz w:val="24"/>
        </w:rPr>
        <w:t>be</w:t>
      </w:r>
      <w:r>
        <w:rPr>
          <w:spacing w:val="35"/>
          <w:sz w:val="24"/>
        </w:rPr>
        <w:t xml:space="preserve"> </w:t>
      </w:r>
      <w:r>
        <w:rPr>
          <w:sz w:val="24"/>
        </w:rPr>
        <w:t>set,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3"/>
          <w:sz w:val="24"/>
        </w:rPr>
        <w:t xml:space="preserve"> </w:t>
      </w:r>
      <w:r>
        <w:rPr>
          <w:sz w:val="24"/>
        </w:rPr>
        <w:t>regular</w:t>
      </w:r>
      <w:r>
        <w:rPr>
          <w:spacing w:val="33"/>
          <w:sz w:val="24"/>
        </w:rPr>
        <w:t xml:space="preserve"> </w:t>
      </w:r>
      <w:r>
        <w:rPr>
          <w:sz w:val="24"/>
        </w:rPr>
        <w:t>reviews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our</w:t>
      </w:r>
      <w:r>
        <w:rPr>
          <w:spacing w:val="28"/>
          <w:sz w:val="24"/>
        </w:rPr>
        <w:t xml:space="preserve"> </w:t>
      </w:r>
      <w:r>
        <w:rPr>
          <w:sz w:val="24"/>
        </w:rPr>
        <w:t>waste</w:t>
      </w:r>
      <w:r>
        <w:rPr>
          <w:spacing w:val="-5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achieve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reduction.</w:t>
      </w:r>
    </w:p>
    <w:p w14:paraId="59A83420" w14:textId="77777777" w:rsidR="002E7064" w:rsidRDefault="002E7064" w:rsidP="00113710">
      <w:pPr>
        <w:pStyle w:val="BodyText"/>
        <w:spacing w:before="10"/>
        <w:jc w:val="both"/>
        <w:rPr>
          <w:sz w:val="19"/>
        </w:rPr>
      </w:pPr>
    </w:p>
    <w:p w14:paraId="24E485B8" w14:textId="77777777" w:rsidR="002E7064" w:rsidRDefault="00EA681D" w:rsidP="00113710">
      <w:pPr>
        <w:pStyle w:val="Heading2"/>
        <w:numPr>
          <w:ilvl w:val="2"/>
          <w:numId w:val="8"/>
        </w:numPr>
        <w:tabs>
          <w:tab w:val="left" w:pos="1626"/>
          <w:tab w:val="left" w:pos="1627"/>
        </w:tabs>
        <w:ind w:left="1626" w:hanging="447"/>
        <w:jc w:val="both"/>
        <w:rPr>
          <w:rFonts w:ascii="Symbol" w:hAnsi="Symbol"/>
        </w:rPr>
      </w:pPr>
      <w:r>
        <w:lastRenderedPageBreak/>
        <w:t>Environmental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Advocacy</w:t>
      </w:r>
    </w:p>
    <w:p w14:paraId="6DEAB25E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246" w:line="232" w:lineRule="auto"/>
        <w:ind w:right="942"/>
        <w:jc w:val="both"/>
        <w:rPr>
          <w:sz w:val="24"/>
        </w:rPr>
      </w:pPr>
      <w:r>
        <w:rPr>
          <w:sz w:val="24"/>
        </w:rPr>
        <w:t>We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53"/>
          <w:sz w:val="24"/>
        </w:rPr>
        <w:t xml:space="preserve"> </w:t>
      </w:r>
      <w:r>
        <w:rPr>
          <w:sz w:val="24"/>
        </w:rPr>
        <w:t>focusing</w:t>
      </w:r>
      <w:r>
        <w:rPr>
          <w:spacing w:val="1"/>
          <w:sz w:val="24"/>
        </w:rPr>
        <w:t xml:space="preserve"> </w:t>
      </w:r>
      <w:r>
        <w:rPr>
          <w:sz w:val="24"/>
        </w:rPr>
        <w:t>on  educating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engaging</w:t>
      </w:r>
      <w:r>
        <w:rPr>
          <w:spacing w:val="53"/>
          <w:sz w:val="24"/>
        </w:rPr>
        <w:t xml:space="preserve"> </w:t>
      </w:r>
      <w:r>
        <w:rPr>
          <w:sz w:val="24"/>
        </w:rPr>
        <w:t>our</w:t>
      </w:r>
      <w:r>
        <w:rPr>
          <w:spacing w:val="2"/>
          <w:sz w:val="24"/>
        </w:rPr>
        <w:t xml:space="preserve"> </w:t>
      </w:r>
      <w:r>
        <w:rPr>
          <w:sz w:val="24"/>
        </w:rPr>
        <w:t>customers</w:t>
      </w:r>
      <w:r>
        <w:rPr>
          <w:spacing w:val="5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52"/>
          <w:sz w:val="24"/>
        </w:rPr>
        <w:t xml:space="preserve"> </w:t>
      </w:r>
      <w:r>
        <w:rPr>
          <w:sz w:val="24"/>
        </w:rPr>
        <w:t>practices 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 of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z w:val="24"/>
        </w:rPr>
        <w:t>stewardship.</w:t>
      </w:r>
    </w:p>
    <w:p w14:paraId="5FC9A7C6" w14:textId="77777777" w:rsidR="002E7064" w:rsidRDefault="002E7064" w:rsidP="00113710">
      <w:pPr>
        <w:pStyle w:val="BodyText"/>
        <w:spacing w:before="6"/>
        <w:jc w:val="both"/>
        <w:rPr>
          <w:sz w:val="20"/>
        </w:rPr>
      </w:pPr>
    </w:p>
    <w:p w14:paraId="563638DC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2" w:lineRule="auto"/>
        <w:ind w:right="938"/>
        <w:jc w:val="both"/>
        <w:rPr>
          <w:sz w:val="24"/>
        </w:rPr>
      </w:pPr>
      <w:r>
        <w:rPr>
          <w:sz w:val="24"/>
        </w:rPr>
        <w:t>We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z w:val="24"/>
        </w:rPr>
        <w:t>actively</w:t>
      </w:r>
      <w:r>
        <w:rPr>
          <w:spacing w:val="1"/>
          <w:sz w:val="24"/>
        </w:rPr>
        <w:t xml:space="preserve"> </w:t>
      </w:r>
      <w:r>
        <w:rPr>
          <w:sz w:val="24"/>
        </w:rPr>
        <w:t>seek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incorporate customer</w:t>
      </w:r>
      <w:r>
        <w:rPr>
          <w:spacing w:val="-1"/>
          <w:sz w:val="24"/>
        </w:rPr>
        <w:t xml:space="preserve"> </w:t>
      </w:r>
      <w:r>
        <w:rPr>
          <w:sz w:val="24"/>
        </w:rPr>
        <w:t>feedback into our environmental</w:t>
      </w:r>
      <w:r>
        <w:rPr>
          <w:spacing w:val="-52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2"/>
          <w:sz w:val="24"/>
        </w:rPr>
        <w:t xml:space="preserve"> </w:t>
      </w:r>
      <w:r>
        <w:rPr>
          <w:sz w:val="24"/>
        </w:rPr>
        <w:t>align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sustainability</w:t>
      </w:r>
      <w:r>
        <w:rPr>
          <w:spacing w:val="-4"/>
          <w:sz w:val="24"/>
        </w:rPr>
        <w:t xml:space="preserve"> </w:t>
      </w:r>
      <w:r>
        <w:rPr>
          <w:sz w:val="24"/>
        </w:rPr>
        <w:t>needs.</w:t>
      </w:r>
    </w:p>
    <w:p w14:paraId="79303945" w14:textId="77777777" w:rsidR="002E7064" w:rsidRDefault="002E7064" w:rsidP="00113710">
      <w:pPr>
        <w:pStyle w:val="BodyText"/>
        <w:spacing w:before="4"/>
        <w:jc w:val="both"/>
        <w:rPr>
          <w:sz w:val="20"/>
        </w:rPr>
      </w:pPr>
    </w:p>
    <w:p w14:paraId="4A11F4BE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5" w:lineRule="auto"/>
        <w:ind w:right="937"/>
        <w:jc w:val="both"/>
        <w:rPr>
          <w:sz w:val="24"/>
        </w:rPr>
      </w:pPr>
      <w:r>
        <w:rPr>
          <w:sz w:val="24"/>
        </w:rPr>
        <w:t>Our</w:t>
      </w:r>
      <w:r>
        <w:rPr>
          <w:spacing w:val="29"/>
          <w:sz w:val="24"/>
        </w:rPr>
        <w:t xml:space="preserve"> </w:t>
      </w:r>
      <w:r>
        <w:rPr>
          <w:sz w:val="24"/>
        </w:rPr>
        <w:t>customer</w:t>
      </w:r>
      <w:r>
        <w:rPr>
          <w:spacing w:val="27"/>
          <w:sz w:val="24"/>
        </w:rPr>
        <w:t xml:space="preserve"> </w:t>
      </w:r>
      <w:r>
        <w:rPr>
          <w:sz w:val="24"/>
        </w:rPr>
        <w:t>support</w:t>
      </w:r>
      <w:r>
        <w:rPr>
          <w:spacing w:val="26"/>
          <w:sz w:val="24"/>
        </w:rPr>
        <w:t xml:space="preserve"> </w:t>
      </w:r>
      <w:r>
        <w:rPr>
          <w:sz w:val="24"/>
        </w:rPr>
        <w:t>will</w:t>
      </w:r>
      <w:r>
        <w:rPr>
          <w:spacing w:val="28"/>
          <w:sz w:val="24"/>
        </w:rPr>
        <w:t xml:space="preserve"> </w:t>
      </w:r>
      <w:r>
        <w:rPr>
          <w:sz w:val="24"/>
        </w:rPr>
        <w:t>include</w:t>
      </w:r>
      <w:r>
        <w:rPr>
          <w:spacing w:val="29"/>
          <w:sz w:val="24"/>
        </w:rPr>
        <w:t xml:space="preserve"> </w:t>
      </w:r>
      <w:r>
        <w:rPr>
          <w:sz w:val="24"/>
        </w:rPr>
        <w:t>guidance</w:t>
      </w:r>
      <w:r>
        <w:rPr>
          <w:spacing w:val="30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adopting</w:t>
      </w:r>
      <w:r>
        <w:rPr>
          <w:spacing w:val="29"/>
          <w:sz w:val="24"/>
        </w:rPr>
        <w:t xml:space="preserve"> </w:t>
      </w:r>
      <w:r>
        <w:rPr>
          <w:sz w:val="24"/>
        </w:rPr>
        <w:t>green</w:t>
      </w:r>
      <w:r>
        <w:rPr>
          <w:spacing w:val="27"/>
          <w:sz w:val="24"/>
        </w:rPr>
        <w:t xml:space="preserve"> </w:t>
      </w:r>
      <w:r>
        <w:rPr>
          <w:sz w:val="24"/>
        </w:rPr>
        <w:t>practices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solutions,</w:t>
      </w:r>
      <w:r>
        <w:rPr>
          <w:spacing w:val="-3"/>
          <w:sz w:val="24"/>
        </w:rPr>
        <w:t xml:space="preserve"> </w:t>
      </w:r>
      <w:r>
        <w:rPr>
          <w:sz w:val="24"/>
        </w:rPr>
        <w:t>helping</w:t>
      </w:r>
      <w:r>
        <w:rPr>
          <w:spacing w:val="-2"/>
          <w:sz w:val="24"/>
        </w:rPr>
        <w:t xml:space="preserve"> </w:t>
      </w:r>
      <w:r>
        <w:rPr>
          <w:sz w:val="24"/>
        </w:rPr>
        <w:t>them reduce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environmental impact.</w:t>
      </w:r>
    </w:p>
    <w:p w14:paraId="2DE6ED6C" w14:textId="77777777" w:rsidR="002E7064" w:rsidRDefault="002E7064" w:rsidP="00113710">
      <w:pPr>
        <w:pStyle w:val="BodyText"/>
        <w:spacing w:before="4"/>
        <w:jc w:val="both"/>
        <w:rPr>
          <w:sz w:val="20"/>
        </w:rPr>
      </w:pPr>
    </w:p>
    <w:p w14:paraId="0F2F1E41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2" w:lineRule="auto"/>
        <w:ind w:right="937"/>
        <w:jc w:val="both"/>
        <w:rPr>
          <w:sz w:val="24"/>
        </w:rPr>
      </w:pPr>
      <w:r>
        <w:rPr>
          <w:sz w:val="24"/>
        </w:rPr>
        <w:t>We</w:t>
      </w:r>
      <w:r>
        <w:rPr>
          <w:spacing w:val="14"/>
          <w:sz w:val="24"/>
        </w:rPr>
        <w:t xml:space="preserve"> </w:t>
      </w:r>
      <w:r>
        <w:rPr>
          <w:sz w:val="24"/>
        </w:rPr>
        <w:t>will</w:t>
      </w:r>
      <w:r>
        <w:rPr>
          <w:spacing w:val="11"/>
          <w:sz w:val="24"/>
        </w:rPr>
        <w:t xml:space="preserve"> </w:t>
      </w:r>
      <w:r>
        <w:rPr>
          <w:sz w:val="24"/>
        </w:rPr>
        <w:t>promote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offer</w:t>
      </w:r>
      <w:r>
        <w:rPr>
          <w:spacing w:val="11"/>
          <w:sz w:val="24"/>
        </w:rPr>
        <w:t xml:space="preserve"> </w:t>
      </w:r>
      <w:r>
        <w:rPr>
          <w:sz w:val="24"/>
        </w:rPr>
        <w:t>eco-friendly</w:t>
      </w:r>
      <w:r>
        <w:rPr>
          <w:spacing w:val="13"/>
          <w:sz w:val="24"/>
        </w:rPr>
        <w:t xml:space="preserve"> </w:t>
      </w:r>
      <w:r>
        <w:rPr>
          <w:sz w:val="24"/>
        </w:rPr>
        <w:t>product</w:t>
      </w:r>
      <w:r>
        <w:rPr>
          <w:spacing w:val="12"/>
          <w:sz w:val="24"/>
        </w:rPr>
        <w:t xml:space="preserve"> </w:t>
      </w:r>
      <w:r>
        <w:rPr>
          <w:sz w:val="24"/>
        </w:rPr>
        <w:t>options,</w:t>
      </w:r>
      <w:r>
        <w:rPr>
          <w:spacing w:val="11"/>
          <w:sz w:val="24"/>
        </w:rPr>
        <w:t xml:space="preserve"> </w:t>
      </w:r>
      <w:r>
        <w:rPr>
          <w:sz w:val="24"/>
        </w:rPr>
        <w:t>empowering</w:t>
      </w:r>
      <w:r>
        <w:rPr>
          <w:spacing w:val="-52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 choices</w:t>
      </w:r>
      <w:r>
        <w:rPr>
          <w:spacing w:val="-1"/>
          <w:sz w:val="24"/>
        </w:rPr>
        <w:t xml:space="preserve"> </w:t>
      </w:r>
      <w:r>
        <w:rPr>
          <w:sz w:val="24"/>
        </w:rPr>
        <w:t>that contribute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 sustainable</w:t>
      </w:r>
      <w:r>
        <w:rPr>
          <w:spacing w:val="-2"/>
          <w:sz w:val="24"/>
        </w:rPr>
        <w:t xml:space="preserve"> </w:t>
      </w:r>
      <w:r>
        <w:rPr>
          <w:sz w:val="24"/>
        </w:rPr>
        <w:t>future.</w:t>
      </w:r>
    </w:p>
    <w:p w14:paraId="0F20AA4C" w14:textId="77777777" w:rsidR="002E7064" w:rsidRDefault="002E7064" w:rsidP="00113710">
      <w:pPr>
        <w:spacing w:line="232" w:lineRule="auto"/>
        <w:jc w:val="both"/>
        <w:rPr>
          <w:sz w:val="24"/>
        </w:rPr>
      </w:pPr>
    </w:p>
    <w:p w14:paraId="188F205E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78" w:line="232" w:lineRule="auto"/>
        <w:ind w:right="938"/>
        <w:jc w:val="both"/>
        <w:rPr>
          <w:sz w:val="24"/>
        </w:rPr>
      </w:pPr>
      <w:r>
        <w:rPr>
          <w:sz w:val="24"/>
        </w:rPr>
        <w:t>By sharing success stories and best practices, we aim to inspire our customers</w:t>
      </w:r>
      <w:r>
        <w:rPr>
          <w:spacing w:val="1"/>
          <w:sz w:val="24"/>
        </w:rPr>
        <w:t xml:space="preserve"> </w:t>
      </w:r>
      <w:r>
        <w:rPr>
          <w:sz w:val="24"/>
        </w:rPr>
        <w:t>to actively</w:t>
      </w:r>
      <w:r>
        <w:rPr>
          <w:spacing w:val="-1"/>
          <w:sz w:val="24"/>
        </w:rPr>
        <w:t xml:space="preserve"> </w:t>
      </w:r>
      <w:r>
        <w:rPr>
          <w:sz w:val="24"/>
        </w:rPr>
        <w:t>participate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2"/>
          <w:sz w:val="24"/>
        </w:rPr>
        <w:t xml:space="preserve"> </w:t>
      </w:r>
      <w:r>
        <w:rPr>
          <w:sz w:val="24"/>
        </w:rPr>
        <w:t>efforts.</w:t>
      </w:r>
    </w:p>
    <w:p w14:paraId="45D98439" w14:textId="77777777" w:rsidR="002E7064" w:rsidRDefault="002E7064" w:rsidP="00113710">
      <w:pPr>
        <w:pStyle w:val="BodyText"/>
        <w:spacing w:before="12"/>
        <w:jc w:val="both"/>
        <w:rPr>
          <w:sz w:val="19"/>
        </w:rPr>
      </w:pPr>
    </w:p>
    <w:p w14:paraId="44B262E3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12" w:name="_bookmark4"/>
      <w:bookmarkEnd w:id="12"/>
      <w:r>
        <w:rPr>
          <w:color w:val="2E5395"/>
        </w:rPr>
        <w:t>Quality-based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Approach</w:t>
      </w:r>
    </w:p>
    <w:p w14:paraId="0A8872B0" w14:textId="77777777" w:rsidR="002E7064" w:rsidRDefault="00EA681D" w:rsidP="00113710">
      <w:pPr>
        <w:pStyle w:val="Heading2"/>
        <w:numPr>
          <w:ilvl w:val="2"/>
          <w:numId w:val="8"/>
        </w:numPr>
        <w:tabs>
          <w:tab w:val="left" w:pos="1626"/>
          <w:tab w:val="left" w:pos="1627"/>
        </w:tabs>
        <w:spacing w:before="239"/>
        <w:ind w:left="1626" w:hanging="447"/>
        <w:jc w:val="both"/>
        <w:rPr>
          <w:rFonts w:ascii="Symbol" w:hAnsi="Symbol"/>
        </w:rPr>
      </w:pPr>
      <w:r>
        <w:t>Energy</w:t>
      </w:r>
      <w:r>
        <w:rPr>
          <w:spacing w:val="-4"/>
        </w:rPr>
        <w:t xml:space="preserve"> </w:t>
      </w:r>
      <w:r>
        <w:t>Consumptions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GHG</w:t>
      </w:r>
      <w:r>
        <w:rPr>
          <w:spacing w:val="-2"/>
        </w:rPr>
        <w:t xml:space="preserve"> </w:t>
      </w:r>
      <w:r>
        <w:t>Emission</w:t>
      </w:r>
    </w:p>
    <w:p w14:paraId="2FA483B5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6"/>
        <w:jc w:val="both"/>
        <w:rPr>
          <w:sz w:val="24"/>
        </w:rPr>
      </w:pPr>
      <w:r>
        <w:rPr>
          <w:sz w:val="24"/>
        </w:rPr>
        <w:t>Energy-Efficient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Technologies: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upgrading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centers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energy-efficient</w:t>
      </w:r>
      <w:r>
        <w:rPr>
          <w:spacing w:val="1"/>
          <w:sz w:val="24"/>
        </w:rPr>
        <w:t xml:space="preserve"> </w:t>
      </w:r>
      <w:r>
        <w:rPr>
          <w:sz w:val="24"/>
        </w:rPr>
        <w:t>cooling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servers,</w:t>
      </w:r>
      <w:r>
        <w:rPr>
          <w:spacing w:val="1"/>
          <w:sz w:val="24"/>
        </w:rPr>
        <w:t xml:space="preserve"> </w:t>
      </w:r>
      <w:r>
        <w:rPr>
          <w:sz w:val="24"/>
        </w:rPr>
        <w:t>focusing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reducing</w:t>
      </w:r>
      <w:r>
        <w:rPr>
          <w:spacing w:val="1"/>
          <w:sz w:val="24"/>
        </w:rPr>
        <w:t xml:space="preserve"> </w:t>
      </w:r>
      <w:r>
        <w:rPr>
          <w:sz w:val="24"/>
        </w:rPr>
        <w:t>overall</w:t>
      </w:r>
      <w:r>
        <w:rPr>
          <w:spacing w:val="1"/>
          <w:sz w:val="24"/>
        </w:rPr>
        <w:t xml:space="preserve"> </w:t>
      </w:r>
      <w:r>
        <w:rPr>
          <w:sz w:val="24"/>
        </w:rPr>
        <w:t>energy</w:t>
      </w:r>
      <w:r>
        <w:rPr>
          <w:spacing w:val="-2"/>
          <w:sz w:val="24"/>
        </w:rPr>
        <w:t xml:space="preserve"> </w:t>
      </w:r>
      <w:r>
        <w:rPr>
          <w:sz w:val="24"/>
        </w:rPr>
        <w:t>consumption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facilities.</w:t>
      </w:r>
    </w:p>
    <w:p w14:paraId="555D9251" w14:textId="77777777" w:rsidR="002E7064" w:rsidRDefault="002E7064" w:rsidP="00113710">
      <w:pPr>
        <w:pStyle w:val="BodyText"/>
        <w:spacing w:before="12"/>
        <w:jc w:val="both"/>
        <w:rPr>
          <w:sz w:val="19"/>
        </w:rPr>
      </w:pPr>
    </w:p>
    <w:p w14:paraId="01C305EC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7" w:lineRule="auto"/>
        <w:ind w:right="934"/>
        <w:jc w:val="both"/>
        <w:rPr>
          <w:sz w:val="24"/>
        </w:rPr>
      </w:pPr>
      <w:r>
        <w:rPr>
          <w:sz w:val="24"/>
        </w:rPr>
        <w:t>Cloud-Based Solutions: We are transitioning more of our services to cloud-</w:t>
      </w:r>
      <w:r>
        <w:rPr>
          <w:spacing w:val="1"/>
          <w:sz w:val="24"/>
        </w:rPr>
        <w:t xml:space="preserve"> </w:t>
      </w:r>
      <w:r>
        <w:rPr>
          <w:sz w:val="24"/>
        </w:rPr>
        <w:t>based platforms to reduce the energy demands of on-premises infrastructure</w:t>
      </w:r>
      <w:r>
        <w:rPr>
          <w:spacing w:val="1"/>
          <w:sz w:val="24"/>
        </w:rPr>
        <w:t xml:space="preserve"> </w:t>
      </w:r>
      <w:r>
        <w:rPr>
          <w:sz w:val="24"/>
        </w:rPr>
        <w:t>and lower our</w:t>
      </w:r>
      <w:r>
        <w:rPr>
          <w:spacing w:val="1"/>
          <w:sz w:val="24"/>
        </w:rPr>
        <w:t xml:space="preserve"> </w:t>
      </w:r>
      <w:r>
        <w:rPr>
          <w:sz w:val="24"/>
        </w:rPr>
        <w:t>GHG emissions.</w:t>
      </w:r>
    </w:p>
    <w:p w14:paraId="31C6CFB4" w14:textId="77777777" w:rsidR="002E7064" w:rsidRDefault="002E7064" w:rsidP="00113710">
      <w:pPr>
        <w:pStyle w:val="BodyText"/>
        <w:spacing w:before="8"/>
        <w:jc w:val="both"/>
        <w:rPr>
          <w:sz w:val="19"/>
        </w:rPr>
      </w:pPr>
    </w:p>
    <w:p w14:paraId="331B033C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1" w:line="237" w:lineRule="auto"/>
        <w:ind w:right="937"/>
        <w:jc w:val="both"/>
        <w:rPr>
          <w:sz w:val="24"/>
        </w:rPr>
      </w:pPr>
      <w:r>
        <w:rPr>
          <w:sz w:val="24"/>
        </w:rPr>
        <w:t>Renewable</w:t>
      </w:r>
      <w:r>
        <w:rPr>
          <w:spacing w:val="32"/>
          <w:sz w:val="24"/>
        </w:rPr>
        <w:t xml:space="preserve"> </w:t>
      </w:r>
      <w:r>
        <w:rPr>
          <w:sz w:val="24"/>
        </w:rPr>
        <w:t>Energy</w:t>
      </w:r>
      <w:r>
        <w:rPr>
          <w:spacing w:val="33"/>
          <w:sz w:val="24"/>
        </w:rPr>
        <w:t xml:space="preserve"> </w:t>
      </w:r>
      <w:r>
        <w:rPr>
          <w:sz w:val="24"/>
        </w:rPr>
        <w:t>Use:</w:t>
      </w:r>
      <w:r>
        <w:rPr>
          <w:spacing w:val="32"/>
          <w:sz w:val="24"/>
        </w:rPr>
        <w:t xml:space="preserve"> </w:t>
      </w:r>
      <w:r>
        <w:rPr>
          <w:sz w:val="24"/>
        </w:rPr>
        <w:t>We</w:t>
      </w:r>
      <w:r>
        <w:rPr>
          <w:spacing w:val="35"/>
          <w:sz w:val="24"/>
        </w:rPr>
        <w:t xml:space="preserve"> </w:t>
      </w:r>
      <w:r>
        <w:rPr>
          <w:sz w:val="24"/>
        </w:rPr>
        <w:t>are</w:t>
      </w:r>
      <w:r>
        <w:rPr>
          <w:spacing w:val="35"/>
          <w:sz w:val="24"/>
        </w:rPr>
        <w:t xml:space="preserve"> </w:t>
      </w:r>
      <w:r>
        <w:rPr>
          <w:sz w:val="24"/>
        </w:rPr>
        <w:t>installing</w:t>
      </w:r>
      <w:r>
        <w:rPr>
          <w:spacing w:val="31"/>
          <w:sz w:val="24"/>
        </w:rPr>
        <w:t xml:space="preserve"> </w:t>
      </w:r>
      <w:r>
        <w:rPr>
          <w:sz w:val="24"/>
        </w:rPr>
        <w:t>solar</w:t>
      </w:r>
      <w:r>
        <w:rPr>
          <w:spacing w:val="29"/>
          <w:sz w:val="24"/>
        </w:rPr>
        <w:t xml:space="preserve"> </w:t>
      </w:r>
      <w:r>
        <w:rPr>
          <w:sz w:val="24"/>
        </w:rPr>
        <w:t>panels</w:t>
      </w:r>
      <w:r>
        <w:rPr>
          <w:spacing w:val="32"/>
          <w:sz w:val="24"/>
        </w:rPr>
        <w:t xml:space="preserve"> </w:t>
      </w:r>
      <w:r>
        <w:rPr>
          <w:sz w:val="24"/>
        </w:rPr>
        <w:t>at</w:t>
      </w:r>
      <w:r>
        <w:rPr>
          <w:spacing w:val="33"/>
          <w:sz w:val="24"/>
        </w:rPr>
        <w:t xml:space="preserve"> </w:t>
      </w:r>
      <w:r>
        <w:rPr>
          <w:sz w:val="24"/>
        </w:rPr>
        <w:t>our</w:t>
      </w:r>
      <w:r>
        <w:rPr>
          <w:spacing w:val="32"/>
          <w:sz w:val="24"/>
        </w:rPr>
        <w:t xml:space="preserve"> </w:t>
      </w:r>
      <w:r>
        <w:rPr>
          <w:sz w:val="24"/>
        </w:rPr>
        <w:t>office</w:t>
      </w:r>
      <w:r>
        <w:rPr>
          <w:spacing w:val="32"/>
          <w:sz w:val="24"/>
        </w:rPr>
        <w:t xml:space="preserve"> </w:t>
      </w:r>
      <w:r>
        <w:rPr>
          <w:sz w:val="24"/>
        </w:rPr>
        <w:t>locations</w:t>
      </w:r>
      <w:r>
        <w:rPr>
          <w:spacing w:val="-5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exploring</w:t>
      </w:r>
      <w:r>
        <w:rPr>
          <w:spacing w:val="1"/>
          <w:sz w:val="24"/>
        </w:rPr>
        <w:t xml:space="preserve"> </w:t>
      </w:r>
      <w:r>
        <w:rPr>
          <w:sz w:val="24"/>
        </w:rPr>
        <w:t>partnerships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green</w:t>
      </w:r>
      <w:r>
        <w:rPr>
          <w:spacing w:val="1"/>
          <w:sz w:val="24"/>
        </w:rPr>
        <w:t xml:space="preserve"> </w:t>
      </w:r>
      <w:r>
        <w:rPr>
          <w:sz w:val="24"/>
        </w:rPr>
        <w:t>energy</w:t>
      </w:r>
      <w:r>
        <w:rPr>
          <w:spacing w:val="1"/>
          <w:sz w:val="24"/>
        </w:rPr>
        <w:t xml:space="preserve"> </w:t>
      </w:r>
      <w:r>
        <w:rPr>
          <w:sz w:val="24"/>
        </w:rPr>
        <w:t>providers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54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reliance</w:t>
      </w:r>
      <w:r>
        <w:rPr>
          <w:spacing w:val="-2"/>
          <w:sz w:val="24"/>
        </w:rPr>
        <w:t xml:space="preserve"> </w:t>
      </w:r>
      <w:r>
        <w:rPr>
          <w:sz w:val="24"/>
        </w:rPr>
        <w:t>on renewable</w:t>
      </w:r>
      <w:r>
        <w:rPr>
          <w:spacing w:val="-1"/>
          <w:sz w:val="24"/>
        </w:rPr>
        <w:t xml:space="preserve"> </w:t>
      </w:r>
      <w:r>
        <w:rPr>
          <w:sz w:val="24"/>
        </w:rPr>
        <w:t>energy</w:t>
      </w:r>
      <w:r>
        <w:rPr>
          <w:spacing w:val="-1"/>
          <w:sz w:val="24"/>
        </w:rPr>
        <w:t xml:space="preserve"> </w:t>
      </w:r>
      <w:r>
        <w:rPr>
          <w:sz w:val="24"/>
        </w:rPr>
        <w:t>sources.</w:t>
      </w:r>
    </w:p>
    <w:p w14:paraId="2E57F348" w14:textId="77777777" w:rsidR="002E7064" w:rsidRDefault="002E7064" w:rsidP="00113710">
      <w:pPr>
        <w:pStyle w:val="BodyText"/>
        <w:spacing w:before="8"/>
        <w:jc w:val="both"/>
        <w:rPr>
          <w:sz w:val="19"/>
        </w:rPr>
      </w:pPr>
    </w:p>
    <w:p w14:paraId="7F1CECDD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7" w:lineRule="auto"/>
        <w:ind w:right="939"/>
        <w:jc w:val="both"/>
        <w:rPr>
          <w:sz w:val="24"/>
        </w:rPr>
      </w:pPr>
      <w:r>
        <w:rPr>
          <w:sz w:val="24"/>
        </w:rPr>
        <w:t>Energy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Systems: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55"/>
          <w:sz w:val="24"/>
        </w:rPr>
        <w:t xml:space="preserve"> </w:t>
      </w:r>
      <w:r>
        <w:rPr>
          <w:sz w:val="24"/>
        </w:rPr>
        <w:t>energy</w:t>
      </w:r>
      <w:r>
        <w:rPr>
          <w:spacing w:val="1"/>
          <w:sz w:val="24"/>
        </w:rPr>
        <w:t xml:space="preserve"> </w:t>
      </w:r>
      <w:r>
        <w:rPr>
          <w:sz w:val="24"/>
        </w:rPr>
        <w:t>monitoring systems to track and analyze consumption patterns, allowing us to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inefficiencies</w:t>
      </w:r>
      <w:r>
        <w:rPr>
          <w:spacing w:val="1"/>
          <w:sz w:val="24"/>
        </w:rPr>
        <w:t xml:space="preserve"> </w:t>
      </w:r>
      <w:r>
        <w:rPr>
          <w:sz w:val="24"/>
        </w:rPr>
        <w:t>promptly.</w:t>
      </w:r>
    </w:p>
    <w:p w14:paraId="13B7E714" w14:textId="77777777" w:rsidR="002E7064" w:rsidRDefault="002E7064" w:rsidP="00113710">
      <w:pPr>
        <w:pStyle w:val="BodyText"/>
        <w:spacing w:before="1"/>
        <w:jc w:val="both"/>
        <w:rPr>
          <w:sz w:val="20"/>
        </w:rPr>
      </w:pPr>
    </w:p>
    <w:p w14:paraId="1128A96F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1" w:line="232" w:lineRule="auto"/>
        <w:ind w:right="935"/>
        <w:jc w:val="both"/>
        <w:rPr>
          <w:sz w:val="24"/>
        </w:rPr>
      </w:pPr>
      <w:r>
        <w:rPr>
          <w:sz w:val="24"/>
        </w:rPr>
        <w:t>Carbon</w:t>
      </w:r>
      <w:r>
        <w:rPr>
          <w:spacing w:val="1"/>
          <w:sz w:val="24"/>
        </w:rPr>
        <w:t xml:space="preserve"> </w:t>
      </w:r>
      <w:r>
        <w:rPr>
          <w:sz w:val="24"/>
        </w:rPr>
        <w:t>Offset</w:t>
      </w:r>
      <w:r>
        <w:rPr>
          <w:spacing w:val="1"/>
          <w:sz w:val="24"/>
        </w:rPr>
        <w:t xml:space="preserve"> </w:t>
      </w:r>
      <w:r>
        <w:rPr>
          <w:sz w:val="24"/>
        </w:rPr>
        <w:t>Projects: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investing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54"/>
          <w:sz w:val="24"/>
        </w:rPr>
        <w:t xml:space="preserve"> </w:t>
      </w:r>
      <w:r>
        <w:rPr>
          <w:sz w:val="24"/>
        </w:rPr>
        <w:t>carbon</w:t>
      </w:r>
      <w:r>
        <w:rPr>
          <w:spacing w:val="1"/>
          <w:sz w:val="24"/>
        </w:rPr>
        <w:t xml:space="preserve"> </w:t>
      </w:r>
      <w:r>
        <w:rPr>
          <w:sz w:val="24"/>
        </w:rPr>
        <w:t>offset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neutralize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GHG</w:t>
      </w:r>
      <w:r>
        <w:rPr>
          <w:spacing w:val="-3"/>
          <w:sz w:val="24"/>
        </w:rPr>
        <w:t xml:space="preserve"> </w:t>
      </w:r>
      <w:r>
        <w:rPr>
          <w:sz w:val="24"/>
        </w:rPr>
        <w:t>emissions</w:t>
      </w:r>
      <w:r>
        <w:rPr>
          <w:spacing w:val="-2"/>
          <w:sz w:val="24"/>
        </w:rPr>
        <w:t xml:space="preserve"> </w:t>
      </w:r>
      <w:r>
        <w:rPr>
          <w:sz w:val="24"/>
        </w:rPr>
        <w:t>associated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operations.</w:t>
      </w:r>
    </w:p>
    <w:p w14:paraId="7812FEB0" w14:textId="77777777" w:rsidR="00B56749" w:rsidRPr="00B56749" w:rsidRDefault="00B56749" w:rsidP="00B56749">
      <w:pPr>
        <w:pStyle w:val="ListParagraph"/>
        <w:rPr>
          <w:sz w:val="24"/>
        </w:rPr>
      </w:pPr>
    </w:p>
    <w:p w14:paraId="37A60B79" w14:textId="17BF20D5" w:rsidR="00B56749" w:rsidRDefault="00B56749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1" w:line="232" w:lineRule="auto"/>
        <w:ind w:right="935"/>
        <w:jc w:val="both"/>
        <w:rPr>
          <w:ins w:id="13" w:author="Kush Khalasi" w:date="2025-08-22T16:19:00Z" w16du:dateUtc="2025-08-22T10:49:00Z"/>
          <w:sz w:val="24"/>
        </w:rPr>
      </w:pPr>
      <w:ins w:id="14" w:author="Kush Khalasi" w:date="2025-08-22T16:18:00Z" w16du:dateUtc="2025-08-22T10:48:00Z">
        <w:r>
          <w:rPr>
            <w:sz w:val="24"/>
          </w:rPr>
          <w:t xml:space="preserve">Employee Awareness: </w:t>
        </w:r>
      </w:ins>
      <w:ins w:id="15" w:author="Kush Khalasi" w:date="2025-08-22T16:18:00Z">
        <w:r w:rsidRPr="00B56749">
          <w:rPr>
            <w:sz w:val="24"/>
          </w:rPr>
          <w:t>We aim to provide regular employee training on energy management practices to build awareness, encourage responsible energy use, and support our overall efficiency goals.</w:t>
        </w:r>
      </w:ins>
    </w:p>
    <w:p w14:paraId="0B39413E" w14:textId="77777777" w:rsidR="00B56749" w:rsidRPr="00B56749" w:rsidRDefault="00B56749">
      <w:pPr>
        <w:pStyle w:val="ListParagraph"/>
        <w:rPr>
          <w:ins w:id="16" w:author="Kush Khalasi" w:date="2025-08-22T16:19:00Z" w16du:dateUtc="2025-08-22T10:49:00Z"/>
          <w:sz w:val="24"/>
          <w:rPrChange w:id="17" w:author="Kush Khalasi" w:date="2025-08-22T16:19:00Z" w16du:dateUtc="2025-08-22T10:49:00Z">
            <w:rPr>
              <w:ins w:id="18" w:author="Kush Khalasi" w:date="2025-08-22T16:19:00Z" w16du:dateUtc="2025-08-22T10:49:00Z"/>
            </w:rPr>
          </w:rPrChange>
        </w:rPr>
        <w:pPrChange w:id="19" w:author="Kush Khalasi" w:date="2025-08-22T16:19:00Z" w16du:dateUtc="2025-08-22T10:49:00Z">
          <w:pPr>
            <w:pStyle w:val="ListParagraph"/>
            <w:numPr>
              <w:ilvl w:val="3"/>
              <w:numId w:val="8"/>
            </w:numPr>
            <w:tabs>
              <w:tab w:val="left" w:pos="2088"/>
            </w:tabs>
            <w:spacing w:before="1" w:line="232" w:lineRule="auto"/>
            <w:ind w:right="935"/>
            <w:jc w:val="both"/>
          </w:pPr>
        </w:pPrChange>
      </w:pPr>
    </w:p>
    <w:p w14:paraId="46D5981C" w14:textId="2C22CC57" w:rsidR="00B56749" w:rsidRDefault="00B56749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1" w:line="232" w:lineRule="auto"/>
        <w:ind w:right="935"/>
        <w:jc w:val="both"/>
        <w:rPr>
          <w:sz w:val="24"/>
        </w:rPr>
      </w:pPr>
      <w:ins w:id="20" w:author="Kush Khalasi" w:date="2025-08-22T16:19:00Z" w16du:dateUtc="2025-08-22T10:49:00Z">
        <w:r>
          <w:rPr>
            <w:sz w:val="24"/>
          </w:rPr>
          <w:t xml:space="preserve">Lighting: </w:t>
        </w:r>
      </w:ins>
      <w:ins w:id="21" w:author="Kush Khalasi" w:date="2025-08-22T16:19:00Z">
        <w:r w:rsidRPr="00B56749">
          <w:rPr>
            <w:sz w:val="24"/>
          </w:rPr>
          <w:t>We aim to replace all conventional lighting fixtures in our offices with energy-efficient LED lights to significantly reduce electricity consumption and associated emissions.</w:t>
        </w:r>
      </w:ins>
    </w:p>
    <w:p w14:paraId="5FF8BF85" w14:textId="77777777" w:rsidR="002E7064" w:rsidRDefault="002E7064" w:rsidP="00113710">
      <w:pPr>
        <w:pStyle w:val="BodyText"/>
        <w:jc w:val="both"/>
        <w:rPr>
          <w:sz w:val="20"/>
        </w:rPr>
      </w:pPr>
    </w:p>
    <w:p w14:paraId="64D833FF" w14:textId="77777777" w:rsidR="002E7064" w:rsidRDefault="00EA681D" w:rsidP="00113710">
      <w:pPr>
        <w:pStyle w:val="Heading2"/>
        <w:numPr>
          <w:ilvl w:val="0"/>
          <w:numId w:val="5"/>
        </w:numPr>
        <w:tabs>
          <w:tab w:val="left" w:pos="1626"/>
          <w:tab w:val="left" w:pos="1627"/>
        </w:tabs>
        <w:ind w:hanging="361"/>
        <w:jc w:val="both"/>
      </w:pPr>
      <w:r>
        <w:t>Waste</w:t>
      </w:r>
      <w:r>
        <w:rPr>
          <w:spacing w:val="-4"/>
        </w:rPr>
        <w:t xml:space="preserve"> </w:t>
      </w:r>
      <w:r>
        <w:t>management</w:t>
      </w:r>
    </w:p>
    <w:p w14:paraId="554F9FF1" w14:textId="77777777" w:rsidR="002E7064" w:rsidRDefault="00EA681D" w:rsidP="00113710">
      <w:pPr>
        <w:pStyle w:val="ListParagraph"/>
        <w:numPr>
          <w:ilvl w:val="1"/>
          <w:numId w:val="5"/>
        </w:numPr>
        <w:tabs>
          <w:tab w:val="left" w:pos="2088"/>
        </w:tabs>
        <w:spacing w:before="242" w:line="237" w:lineRule="auto"/>
        <w:ind w:right="936"/>
        <w:jc w:val="both"/>
        <w:rPr>
          <w:sz w:val="24"/>
        </w:rPr>
      </w:pPr>
      <w:r>
        <w:rPr>
          <w:sz w:val="24"/>
        </w:rPr>
        <w:t>E-Waste Recycling: We are setting up dedicated e-waste recycling stations in</w:t>
      </w:r>
      <w:r>
        <w:rPr>
          <w:spacing w:val="1"/>
          <w:sz w:val="24"/>
        </w:rPr>
        <w:t xml:space="preserve"> </w:t>
      </w:r>
      <w:r>
        <w:rPr>
          <w:sz w:val="24"/>
        </w:rPr>
        <w:t>our offices to handle the disposal of old IT equipment in an environmentally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manner.</w:t>
      </w:r>
    </w:p>
    <w:p w14:paraId="6AB7C660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27424B4F" w14:textId="77777777" w:rsidR="002E7064" w:rsidRDefault="00EA681D" w:rsidP="00113710">
      <w:pPr>
        <w:pStyle w:val="ListParagraph"/>
        <w:numPr>
          <w:ilvl w:val="1"/>
          <w:numId w:val="5"/>
        </w:numPr>
        <w:tabs>
          <w:tab w:val="left" w:pos="2088"/>
        </w:tabs>
        <w:spacing w:line="237" w:lineRule="auto"/>
        <w:ind w:right="933"/>
        <w:jc w:val="both"/>
        <w:rPr>
          <w:sz w:val="24"/>
        </w:rPr>
      </w:pPr>
      <w:r>
        <w:rPr>
          <w:sz w:val="24"/>
        </w:rPr>
        <w:t>Digital Documentation: We are promoting the use of digital documents and</w:t>
      </w:r>
      <w:r>
        <w:rPr>
          <w:spacing w:val="1"/>
          <w:sz w:val="24"/>
        </w:rPr>
        <w:t xml:space="preserve"> </w:t>
      </w:r>
      <w:r>
        <w:rPr>
          <w:sz w:val="24"/>
        </w:rPr>
        <w:t>electronic signatures to reduce the need for paper and minimize our paper</w:t>
      </w:r>
      <w:r>
        <w:rPr>
          <w:spacing w:val="1"/>
          <w:sz w:val="24"/>
        </w:rPr>
        <w:t xml:space="preserve"> </w:t>
      </w:r>
      <w:r>
        <w:rPr>
          <w:sz w:val="24"/>
        </w:rPr>
        <w:t>waste.</w:t>
      </w:r>
    </w:p>
    <w:p w14:paraId="354FE7E6" w14:textId="77777777" w:rsidR="002E7064" w:rsidRDefault="002E7064" w:rsidP="00113710">
      <w:pPr>
        <w:pStyle w:val="BodyText"/>
        <w:spacing w:before="8"/>
        <w:jc w:val="both"/>
        <w:rPr>
          <w:sz w:val="19"/>
        </w:rPr>
      </w:pPr>
    </w:p>
    <w:p w14:paraId="55801FFF" w14:textId="77777777" w:rsidR="002E7064" w:rsidRDefault="00EA681D" w:rsidP="00113710">
      <w:pPr>
        <w:pStyle w:val="ListParagraph"/>
        <w:numPr>
          <w:ilvl w:val="1"/>
          <w:numId w:val="5"/>
        </w:numPr>
        <w:tabs>
          <w:tab w:val="left" w:pos="2088"/>
        </w:tabs>
        <w:spacing w:before="1" w:line="237" w:lineRule="auto"/>
        <w:ind w:right="939"/>
        <w:jc w:val="both"/>
        <w:rPr>
          <w:sz w:val="24"/>
        </w:rPr>
      </w:pPr>
      <w:r>
        <w:rPr>
          <w:sz w:val="24"/>
        </w:rPr>
        <w:t>Recycling Stations: We are placing clearly labeled recycling bins throughout our</w:t>
      </w:r>
      <w:r>
        <w:rPr>
          <w:spacing w:val="-52"/>
          <w:sz w:val="24"/>
        </w:rPr>
        <w:t xml:space="preserve"> </w:t>
      </w:r>
      <w:r>
        <w:rPr>
          <w:sz w:val="24"/>
        </w:rPr>
        <w:t>offices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proper</w:t>
      </w:r>
      <w:r>
        <w:rPr>
          <w:spacing w:val="1"/>
          <w:sz w:val="24"/>
        </w:rPr>
        <w:t xml:space="preserve"> </w:t>
      </w:r>
      <w:r>
        <w:rPr>
          <w:sz w:val="24"/>
        </w:rPr>
        <w:t>sorting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recycling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paper,</w:t>
      </w:r>
      <w:r>
        <w:rPr>
          <w:spacing w:val="1"/>
          <w:sz w:val="24"/>
        </w:rPr>
        <w:t xml:space="preserve"> </w:t>
      </w:r>
      <w:r>
        <w:rPr>
          <w:sz w:val="24"/>
        </w:rPr>
        <w:t>plastic,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metal</w:t>
      </w:r>
      <w:r>
        <w:rPr>
          <w:spacing w:val="-52"/>
          <w:sz w:val="24"/>
        </w:rPr>
        <w:t xml:space="preserve"> </w:t>
      </w:r>
      <w:r>
        <w:rPr>
          <w:sz w:val="24"/>
        </w:rPr>
        <w:t>waste.</w:t>
      </w:r>
    </w:p>
    <w:p w14:paraId="2F585161" w14:textId="77777777" w:rsidR="002E7064" w:rsidRDefault="002E7064" w:rsidP="00113710">
      <w:pPr>
        <w:pStyle w:val="BodyText"/>
        <w:spacing w:before="1"/>
        <w:jc w:val="both"/>
        <w:rPr>
          <w:sz w:val="20"/>
        </w:rPr>
      </w:pPr>
    </w:p>
    <w:p w14:paraId="6A36C49C" w14:textId="77777777" w:rsidR="002E7064" w:rsidRDefault="00EA681D" w:rsidP="00113710">
      <w:pPr>
        <w:pStyle w:val="ListParagraph"/>
        <w:numPr>
          <w:ilvl w:val="1"/>
          <w:numId w:val="5"/>
        </w:numPr>
        <w:tabs>
          <w:tab w:val="left" w:pos="2088"/>
        </w:tabs>
        <w:spacing w:line="232" w:lineRule="auto"/>
        <w:ind w:right="943"/>
        <w:jc w:val="both"/>
        <w:rPr>
          <w:sz w:val="24"/>
        </w:rPr>
      </w:pPr>
      <w:r>
        <w:rPr>
          <w:sz w:val="24"/>
        </w:rPr>
        <w:t>Waste Reduction Plans: We are developing waste reduction plans that include</w:t>
      </w:r>
      <w:r>
        <w:rPr>
          <w:spacing w:val="1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z w:val="24"/>
        </w:rPr>
        <w:t>excess</w:t>
      </w:r>
      <w:r>
        <w:rPr>
          <w:spacing w:val="-1"/>
          <w:sz w:val="24"/>
        </w:rPr>
        <w:t xml:space="preserve"> </w:t>
      </w:r>
      <w:r>
        <w:rPr>
          <w:sz w:val="24"/>
        </w:rPr>
        <w:t>packaging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reusing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possible.</w:t>
      </w:r>
    </w:p>
    <w:p w14:paraId="522194B9" w14:textId="77777777" w:rsidR="002E7064" w:rsidRDefault="002E7064" w:rsidP="00113710">
      <w:pPr>
        <w:pStyle w:val="BodyText"/>
        <w:spacing w:before="3"/>
        <w:jc w:val="both"/>
        <w:rPr>
          <w:sz w:val="20"/>
        </w:rPr>
      </w:pPr>
    </w:p>
    <w:p w14:paraId="6D53674E" w14:textId="77777777" w:rsidR="002E7064" w:rsidRDefault="00EA681D" w:rsidP="00113710">
      <w:pPr>
        <w:pStyle w:val="ListParagraph"/>
        <w:numPr>
          <w:ilvl w:val="1"/>
          <w:numId w:val="5"/>
        </w:numPr>
        <w:tabs>
          <w:tab w:val="left" w:pos="2088"/>
        </w:tabs>
        <w:spacing w:line="235" w:lineRule="auto"/>
        <w:ind w:right="941"/>
        <w:jc w:val="both"/>
        <w:rPr>
          <w:ins w:id="22" w:author="Kush Khalasi" w:date="2025-08-22T16:19:00Z" w16du:dateUtc="2025-08-22T10:49:00Z"/>
          <w:sz w:val="24"/>
        </w:rPr>
      </w:pPr>
      <w:r>
        <w:rPr>
          <w:sz w:val="24"/>
        </w:rPr>
        <w:t>Supplier Engagement: We are working with our suppliers to reduce packaging</w:t>
      </w:r>
      <w:r>
        <w:rPr>
          <w:spacing w:val="1"/>
          <w:sz w:val="24"/>
        </w:rPr>
        <w:t xml:space="preserve"> </w:t>
      </w:r>
      <w:r>
        <w:rPr>
          <w:sz w:val="24"/>
        </w:rPr>
        <w:t>waste and use sustainable materials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and services.</w:t>
      </w:r>
    </w:p>
    <w:p w14:paraId="6D70B360" w14:textId="77777777" w:rsidR="00B56749" w:rsidRPr="00B56749" w:rsidRDefault="00B56749">
      <w:pPr>
        <w:pStyle w:val="ListParagraph"/>
        <w:rPr>
          <w:ins w:id="23" w:author="Kush Khalasi" w:date="2025-08-22T16:19:00Z" w16du:dateUtc="2025-08-22T10:49:00Z"/>
          <w:sz w:val="24"/>
          <w:rPrChange w:id="24" w:author="Kush Khalasi" w:date="2025-08-22T16:19:00Z" w16du:dateUtc="2025-08-22T10:49:00Z">
            <w:rPr>
              <w:ins w:id="25" w:author="Kush Khalasi" w:date="2025-08-22T16:19:00Z" w16du:dateUtc="2025-08-22T10:49:00Z"/>
            </w:rPr>
          </w:rPrChange>
        </w:rPr>
        <w:pPrChange w:id="26" w:author="Kush Khalasi" w:date="2025-08-22T16:19:00Z" w16du:dateUtc="2025-08-22T10:49:00Z">
          <w:pPr>
            <w:pStyle w:val="ListParagraph"/>
            <w:numPr>
              <w:ilvl w:val="1"/>
              <w:numId w:val="5"/>
            </w:numPr>
            <w:tabs>
              <w:tab w:val="left" w:pos="2088"/>
            </w:tabs>
            <w:spacing w:line="235" w:lineRule="auto"/>
            <w:ind w:right="941"/>
            <w:jc w:val="both"/>
          </w:pPr>
        </w:pPrChange>
      </w:pPr>
    </w:p>
    <w:p w14:paraId="18AAD9C2" w14:textId="160250FF" w:rsidR="00B56749" w:rsidRDefault="00B56749" w:rsidP="00113710">
      <w:pPr>
        <w:pStyle w:val="ListParagraph"/>
        <w:numPr>
          <w:ilvl w:val="1"/>
          <w:numId w:val="5"/>
        </w:numPr>
        <w:tabs>
          <w:tab w:val="left" w:pos="2088"/>
        </w:tabs>
        <w:spacing w:line="235" w:lineRule="auto"/>
        <w:ind w:right="941"/>
        <w:jc w:val="both"/>
        <w:rPr>
          <w:sz w:val="24"/>
        </w:rPr>
      </w:pPr>
      <w:ins w:id="27" w:author="Kush Khalasi" w:date="2025-08-22T16:20:00Z" w16du:dateUtc="2025-08-22T10:50:00Z">
        <w:r>
          <w:rPr>
            <w:sz w:val="24"/>
          </w:rPr>
          <w:t xml:space="preserve">Employee Training: </w:t>
        </w:r>
      </w:ins>
      <w:ins w:id="28" w:author="Kush Khalasi" w:date="2025-08-22T16:20:00Z">
        <w:r w:rsidRPr="00B56749">
          <w:rPr>
            <w:sz w:val="24"/>
          </w:rPr>
          <w:t>We aim to provide regular employee training on waste segregation, recycling practices, and responsible disposal methods to build awareness and ensure effective implementation of our waste reduction initiatives.</w:t>
        </w:r>
      </w:ins>
    </w:p>
    <w:p w14:paraId="3EF64FAB" w14:textId="77777777" w:rsidR="002E7064" w:rsidRDefault="002E7064" w:rsidP="00113710">
      <w:pPr>
        <w:spacing w:line="235" w:lineRule="auto"/>
        <w:jc w:val="both"/>
        <w:rPr>
          <w:sz w:val="24"/>
        </w:rPr>
      </w:pPr>
    </w:p>
    <w:p w14:paraId="5F936203" w14:textId="77777777" w:rsidR="002E7064" w:rsidRDefault="00EA681D" w:rsidP="00113710">
      <w:pPr>
        <w:pStyle w:val="Heading2"/>
        <w:numPr>
          <w:ilvl w:val="2"/>
          <w:numId w:val="8"/>
        </w:numPr>
        <w:tabs>
          <w:tab w:val="left" w:pos="1626"/>
          <w:tab w:val="left" w:pos="1627"/>
        </w:tabs>
        <w:spacing w:before="100"/>
        <w:ind w:left="1626" w:hanging="447"/>
        <w:jc w:val="both"/>
        <w:rPr>
          <w:rFonts w:ascii="Symbol" w:hAnsi="Symbol"/>
        </w:rPr>
      </w:pPr>
      <w:r>
        <w:t>Environmental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Advocacy</w:t>
      </w:r>
    </w:p>
    <w:p w14:paraId="3424014E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>
        <w:rPr>
          <w:sz w:val="24"/>
        </w:rPr>
        <w:t>Sustainable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Solutions: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offering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customers</w:t>
      </w:r>
      <w:r>
        <w:rPr>
          <w:spacing w:val="1"/>
          <w:sz w:val="24"/>
        </w:rPr>
        <w:t xml:space="preserve"> </w:t>
      </w:r>
      <w:r>
        <w:rPr>
          <w:sz w:val="24"/>
        </w:rPr>
        <w:t>energy-efficient</w:t>
      </w:r>
      <w:r>
        <w:rPr>
          <w:spacing w:val="1"/>
          <w:sz w:val="24"/>
        </w:rPr>
        <w:t xml:space="preserve"> </w:t>
      </w:r>
      <w:r>
        <w:rPr>
          <w:sz w:val="24"/>
        </w:rPr>
        <w:t>hardware and sustainable software solutions designed to help them reduce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2"/>
          <w:sz w:val="24"/>
        </w:rPr>
        <w:t xml:space="preserve"> </w:t>
      </w:r>
      <w:r>
        <w:rPr>
          <w:sz w:val="24"/>
        </w:rPr>
        <w:t>impact.</w:t>
      </w:r>
    </w:p>
    <w:p w14:paraId="6452DC9C" w14:textId="77777777" w:rsidR="002E7064" w:rsidRDefault="002E7064" w:rsidP="00113710">
      <w:pPr>
        <w:pStyle w:val="BodyText"/>
        <w:spacing w:before="11"/>
        <w:jc w:val="both"/>
        <w:rPr>
          <w:sz w:val="19"/>
        </w:rPr>
      </w:pPr>
    </w:p>
    <w:p w14:paraId="59E62D41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1" w:line="237" w:lineRule="auto"/>
        <w:ind w:right="939"/>
        <w:jc w:val="both"/>
        <w:rPr>
          <w:sz w:val="24"/>
        </w:rPr>
      </w:pPr>
      <w:r>
        <w:rPr>
          <w:sz w:val="24"/>
        </w:rPr>
        <w:t>Customer Education: We are providing resources and training to our customers</w:t>
      </w:r>
      <w:r>
        <w:rPr>
          <w:spacing w:val="-5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sustainable</w:t>
      </w:r>
      <w:r>
        <w:rPr>
          <w:spacing w:val="1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performance.</w:t>
      </w:r>
    </w:p>
    <w:p w14:paraId="6E62F59F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6575BAE3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line="237" w:lineRule="auto"/>
        <w:ind w:right="939"/>
        <w:jc w:val="both"/>
        <w:rPr>
          <w:sz w:val="24"/>
        </w:rPr>
      </w:pPr>
      <w:r>
        <w:rPr>
          <w:sz w:val="24"/>
        </w:rPr>
        <w:t>Certification</w:t>
      </w:r>
      <w:r>
        <w:rPr>
          <w:spacing w:val="1"/>
          <w:sz w:val="24"/>
        </w:rPr>
        <w:t xml:space="preserve"> </w:t>
      </w:r>
      <w:r>
        <w:rPr>
          <w:sz w:val="24"/>
        </w:rPr>
        <w:t>Guidance: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assisting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customers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achieving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certifications by integrating green practices into our solutions</w:t>
      </w:r>
      <w:r>
        <w:rPr>
          <w:spacing w:val="1"/>
          <w:sz w:val="24"/>
        </w:rPr>
        <w:t xml:space="preserve"> </w:t>
      </w:r>
      <w:r>
        <w:rPr>
          <w:sz w:val="24"/>
        </w:rPr>
        <w:t>and supporting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processes.</w:t>
      </w:r>
    </w:p>
    <w:p w14:paraId="708F867B" w14:textId="77777777" w:rsidR="002E7064" w:rsidRDefault="002E7064" w:rsidP="00113710">
      <w:pPr>
        <w:pStyle w:val="BodyText"/>
        <w:spacing w:before="8"/>
        <w:jc w:val="both"/>
        <w:rPr>
          <w:sz w:val="19"/>
        </w:rPr>
      </w:pPr>
    </w:p>
    <w:p w14:paraId="4D270BBA" w14:textId="77777777" w:rsidR="002E7064" w:rsidRDefault="00EA681D" w:rsidP="00113710">
      <w:pPr>
        <w:pStyle w:val="ListParagraph"/>
        <w:numPr>
          <w:ilvl w:val="3"/>
          <w:numId w:val="8"/>
        </w:numPr>
        <w:tabs>
          <w:tab w:val="left" w:pos="2088"/>
        </w:tabs>
        <w:spacing w:before="1" w:line="237" w:lineRule="auto"/>
        <w:ind w:right="935"/>
        <w:jc w:val="both"/>
        <w:rPr>
          <w:sz w:val="24"/>
        </w:rPr>
      </w:pPr>
      <w:r>
        <w:rPr>
          <w:sz w:val="24"/>
        </w:rPr>
        <w:t>Partnerships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Sustainability: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industry</w:t>
      </w:r>
      <w:r>
        <w:rPr>
          <w:spacing w:val="1"/>
          <w:sz w:val="24"/>
        </w:rPr>
        <w:t xml:space="preserve"> </w:t>
      </w:r>
      <w:r>
        <w:rPr>
          <w:sz w:val="24"/>
        </w:rPr>
        <w:t>groups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1"/>
          <w:sz w:val="24"/>
        </w:rPr>
        <w:t xml:space="preserve"> </w:t>
      </w:r>
      <w:r>
        <w:rPr>
          <w:sz w:val="24"/>
        </w:rPr>
        <w:t>sustainable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advocate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broader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2"/>
          <w:sz w:val="24"/>
        </w:rPr>
        <w:t xml:space="preserve"> </w:t>
      </w:r>
      <w:r>
        <w:rPr>
          <w:sz w:val="24"/>
        </w:rPr>
        <w:t>initiatives.</w:t>
      </w:r>
    </w:p>
    <w:p w14:paraId="3D7630C6" w14:textId="77777777" w:rsidR="002B2078" w:rsidRPr="002B2078" w:rsidRDefault="002B2078" w:rsidP="002B2078">
      <w:pPr>
        <w:pStyle w:val="ListParagraph"/>
        <w:rPr>
          <w:sz w:val="24"/>
        </w:rPr>
      </w:pPr>
    </w:p>
    <w:p w14:paraId="7F215992" w14:textId="77777777" w:rsidR="002B2078" w:rsidRDefault="002B2078" w:rsidP="002B2078">
      <w:pPr>
        <w:pStyle w:val="ListParagraph"/>
        <w:tabs>
          <w:tab w:val="left" w:pos="2088"/>
        </w:tabs>
        <w:spacing w:before="1" w:line="237" w:lineRule="auto"/>
        <w:ind w:left="1540" w:right="935" w:firstLine="0"/>
        <w:jc w:val="both"/>
        <w:rPr>
          <w:sz w:val="24"/>
        </w:rPr>
      </w:pPr>
    </w:p>
    <w:p w14:paraId="6DF9BFE6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2143D8E3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29" w:name="_bookmark5"/>
      <w:bookmarkEnd w:id="29"/>
      <w:r>
        <w:rPr>
          <w:color w:val="2E5395"/>
        </w:rPr>
        <w:lastRenderedPageBreak/>
        <w:t>Targets</w:t>
      </w:r>
    </w:p>
    <w:p w14:paraId="42E43988" w14:textId="77777777" w:rsidR="002E7064" w:rsidRPr="00234491" w:rsidRDefault="00EA681D" w:rsidP="00234491">
      <w:pPr>
        <w:pStyle w:val="Heading2"/>
        <w:numPr>
          <w:ilvl w:val="0"/>
          <w:numId w:val="6"/>
        </w:numPr>
        <w:tabs>
          <w:tab w:val="left" w:pos="1626"/>
        </w:tabs>
        <w:spacing w:before="100"/>
        <w:ind w:hanging="456"/>
        <w:jc w:val="both"/>
      </w:pPr>
      <w:r>
        <w:t>Energy</w:t>
      </w:r>
      <w:r w:rsidRPr="00234491">
        <w:t xml:space="preserve"> </w:t>
      </w:r>
      <w:r>
        <w:t>Consumptions</w:t>
      </w:r>
      <w:r w:rsidRPr="00234491">
        <w:t xml:space="preserve"> </w:t>
      </w:r>
      <w:r>
        <w:t>and</w:t>
      </w:r>
      <w:r w:rsidRPr="00234491">
        <w:t xml:space="preserve"> </w:t>
      </w:r>
      <w:r>
        <w:t>GHG</w:t>
      </w:r>
      <w:r w:rsidRPr="00234491">
        <w:t xml:space="preserve"> </w:t>
      </w:r>
      <w:r>
        <w:t>Emission</w:t>
      </w:r>
    </w:p>
    <w:p w14:paraId="487FF1AB" w14:textId="37BD6A45" w:rsidR="002E7064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pacing w:val="1"/>
          <w:sz w:val="24"/>
        </w:rPr>
      </w:pPr>
      <w:r>
        <w:rPr>
          <w:sz w:val="24"/>
        </w:rPr>
        <w:t>Reduce Energy Consumption: Achieve a 3% reduction in total energy consumption by</w:t>
      </w:r>
      <w:r>
        <w:rPr>
          <w:spacing w:val="-52"/>
          <w:sz w:val="24"/>
        </w:rPr>
        <w:t xml:space="preserve"> </w:t>
      </w:r>
      <w:r w:rsidR="001D3985">
        <w:rPr>
          <w:sz w:val="24"/>
        </w:rPr>
        <w:t>2030</w:t>
      </w:r>
      <w:r>
        <w:rPr>
          <w:spacing w:val="1"/>
          <w:sz w:val="24"/>
        </w:rPr>
        <w:t xml:space="preserve"> </w:t>
      </w:r>
      <w:r>
        <w:rPr>
          <w:sz w:val="24"/>
        </w:rPr>
        <w:t>compared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2022</w:t>
      </w:r>
      <w:r>
        <w:rPr>
          <w:spacing w:val="1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levels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which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will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be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extrapolated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to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normal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efficiency levels considering COVID outbreak scenario applicable for relevant period.</w:t>
      </w:r>
    </w:p>
    <w:p w14:paraId="4B8E9159" w14:textId="12DBF54C" w:rsidR="00EF449B" w:rsidRPr="00234491" w:rsidRDefault="00EF449B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pacing w:val="1"/>
          <w:sz w:val="24"/>
        </w:rPr>
      </w:pPr>
      <w:r w:rsidRPr="00EF449B">
        <w:rPr>
          <w:spacing w:val="1"/>
          <w:sz w:val="24"/>
        </w:rPr>
        <w:t xml:space="preserve">Achieve a 25% reduction in total GHG emissions across Scope 1, Scope 2, and Scope 3 categories by </w:t>
      </w:r>
      <w:r w:rsidR="001D3985">
        <w:rPr>
          <w:spacing w:val="1"/>
          <w:sz w:val="24"/>
        </w:rPr>
        <w:t>2030</w:t>
      </w:r>
      <w:r w:rsidRPr="00EF449B">
        <w:rPr>
          <w:spacing w:val="1"/>
          <w:sz w:val="24"/>
        </w:rPr>
        <w:t xml:space="preserve"> relative to 2022 levels.</w:t>
      </w:r>
    </w:p>
    <w:p w14:paraId="5FE18D42" w14:textId="022B288D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pacing w:val="1"/>
          <w:sz w:val="24"/>
        </w:rPr>
      </w:pPr>
      <w:r w:rsidRPr="00234491">
        <w:rPr>
          <w:spacing w:val="1"/>
          <w:sz w:val="24"/>
        </w:rPr>
        <w:t>Decrease GHG Emissions: Cut greenhouse gas (GHG) emissions by 3% due employee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commute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by</w:t>
      </w:r>
      <w:r>
        <w:rPr>
          <w:spacing w:val="1"/>
          <w:sz w:val="24"/>
        </w:rPr>
        <w:t xml:space="preserve"> </w:t>
      </w:r>
      <w:r w:rsidR="001D3985">
        <w:rPr>
          <w:spacing w:val="1"/>
          <w:sz w:val="24"/>
        </w:rPr>
        <w:t>2030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relative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to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2022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levels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which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will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be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extrapolated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to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normal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efficiency levels considering COVID outbreak scenario applicable for relevant period.</w:t>
      </w:r>
    </w:p>
    <w:p w14:paraId="57C0C724" w14:textId="6271266D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pacing w:val="1"/>
          <w:sz w:val="24"/>
        </w:rPr>
      </w:pPr>
      <w:r w:rsidRPr="00234491">
        <w:rPr>
          <w:spacing w:val="1"/>
          <w:sz w:val="24"/>
        </w:rPr>
        <w:t>Increase Renewable Energy Use: Ensure that 5% of total energy consumption comes from renewable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 xml:space="preserve">sources by </w:t>
      </w:r>
      <w:r w:rsidR="001D3985">
        <w:rPr>
          <w:spacing w:val="1"/>
          <w:sz w:val="24"/>
        </w:rPr>
        <w:t>2030</w:t>
      </w:r>
      <w:r w:rsidRPr="00234491">
        <w:rPr>
          <w:spacing w:val="1"/>
          <w:sz w:val="24"/>
        </w:rPr>
        <w:t xml:space="preserve"> from the baseline 2022.</w:t>
      </w:r>
    </w:p>
    <w:p w14:paraId="5ACFB113" w14:textId="7B3CB953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pacing w:val="1"/>
          <w:sz w:val="24"/>
        </w:rPr>
      </w:pPr>
      <w:r w:rsidRPr="00234491">
        <w:rPr>
          <w:spacing w:val="1"/>
          <w:sz w:val="24"/>
        </w:rPr>
        <w:t>Energy Efficiency Improvements: Improve energy efficiency in data centers by 5% by</w:t>
      </w:r>
      <w:r>
        <w:rPr>
          <w:spacing w:val="1"/>
          <w:sz w:val="24"/>
        </w:rPr>
        <w:t xml:space="preserve"> </w:t>
      </w:r>
      <w:r w:rsidR="001D3985">
        <w:rPr>
          <w:spacing w:val="1"/>
          <w:sz w:val="24"/>
        </w:rPr>
        <w:t>2030</w:t>
      </w:r>
      <w:r w:rsidRPr="00234491">
        <w:rPr>
          <w:spacing w:val="1"/>
          <w:sz w:val="24"/>
        </w:rPr>
        <w:t>, measured by energy usage effectiveness (EUE), compared to</w:t>
      </w:r>
      <w:r>
        <w:rPr>
          <w:spacing w:val="1"/>
          <w:sz w:val="24"/>
        </w:rPr>
        <w:t xml:space="preserve"> </w:t>
      </w:r>
      <w:r w:rsidRPr="00234491">
        <w:rPr>
          <w:spacing w:val="1"/>
          <w:sz w:val="24"/>
        </w:rPr>
        <w:t>2022 levels.</w:t>
      </w:r>
    </w:p>
    <w:p w14:paraId="759AB29B" w14:textId="58AA80D6" w:rsidR="002E7064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ins w:id="30" w:author="Kush Khalasi" w:date="2025-08-22T16:22:00Z" w16du:dateUtc="2025-08-22T10:52:00Z"/>
          <w:sz w:val="24"/>
        </w:rPr>
      </w:pPr>
      <w:r w:rsidRPr="00234491">
        <w:rPr>
          <w:spacing w:val="1"/>
          <w:sz w:val="24"/>
        </w:rPr>
        <w:t>Carbon Offset Investment: Invest in carbon offset</w:t>
      </w:r>
      <w:r>
        <w:rPr>
          <w:sz w:val="24"/>
        </w:rPr>
        <w:t xml:space="preserve"> projects </w:t>
      </w:r>
      <w:r w:rsidRPr="00234491">
        <w:rPr>
          <w:spacing w:val="4"/>
          <w:sz w:val="24"/>
        </w:rPr>
        <w:t>equivalent</w:t>
      </w:r>
      <w:r>
        <w:rPr>
          <w:sz w:val="24"/>
        </w:rPr>
        <w:t xml:space="preserve"> to 3% of total</w:t>
      </w:r>
      <w:r>
        <w:rPr>
          <w:spacing w:val="1"/>
          <w:sz w:val="24"/>
        </w:rPr>
        <w:t xml:space="preserve"> </w:t>
      </w:r>
      <w:r>
        <w:rPr>
          <w:sz w:val="24"/>
        </w:rPr>
        <w:t>GHG</w:t>
      </w:r>
      <w:r>
        <w:rPr>
          <w:spacing w:val="-1"/>
          <w:sz w:val="24"/>
        </w:rPr>
        <w:t xml:space="preserve"> </w:t>
      </w:r>
      <w:r>
        <w:rPr>
          <w:sz w:val="24"/>
        </w:rPr>
        <w:t>emissions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</w:t>
      </w:r>
      <w:r w:rsidR="001D3985">
        <w:rPr>
          <w:sz w:val="24"/>
        </w:rPr>
        <w:t>2030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-2"/>
          <w:sz w:val="24"/>
        </w:rPr>
        <w:t xml:space="preserve"> </w:t>
      </w:r>
      <w:r>
        <w:rPr>
          <w:sz w:val="24"/>
        </w:rPr>
        <w:t>investment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36120F0C" w14:textId="24A39A12" w:rsidR="00B56749" w:rsidRDefault="00B56749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ins w:id="31" w:author="Kush Khalasi" w:date="2025-08-22T16:22:00Z">
        <w:r w:rsidRPr="00B56749">
          <w:rPr>
            <w:sz w:val="24"/>
            <w:rPrChange w:id="32" w:author="Kush Khalasi" w:date="2025-08-22T16:23:00Z" w16du:dateUtc="2025-08-22T10:53:00Z">
              <w:rPr>
                <w:b/>
                <w:bCs/>
                <w:sz w:val="24"/>
              </w:rPr>
            </w:rPrChange>
          </w:rPr>
          <w:t>Energy Management Training:</w:t>
        </w:r>
        <w:r w:rsidRPr="00B56749">
          <w:rPr>
            <w:sz w:val="24"/>
          </w:rPr>
          <w:t xml:space="preserve"> Achieve 100% employee coverage in annual training programs on energy conservation and GHG emission reduction practices by </w:t>
        </w:r>
      </w:ins>
      <w:r w:rsidR="001D3985">
        <w:rPr>
          <w:sz w:val="24"/>
        </w:rPr>
        <w:t>2030</w:t>
      </w:r>
      <w:ins w:id="33" w:author="Kush Khalasi" w:date="2025-08-22T16:22:00Z">
        <w:r w:rsidRPr="00B56749">
          <w:rPr>
            <w:sz w:val="24"/>
          </w:rPr>
          <w:t xml:space="preserve"> to strengthen awareness and support efficiency goals.</w:t>
        </w:r>
      </w:ins>
    </w:p>
    <w:p w14:paraId="4AC2E735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322CC2AF" w14:textId="77777777" w:rsidR="002E7064" w:rsidRPr="00234491" w:rsidRDefault="00EA681D" w:rsidP="00234491">
      <w:pPr>
        <w:pStyle w:val="Heading2"/>
        <w:numPr>
          <w:ilvl w:val="0"/>
          <w:numId w:val="6"/>
        </w:numPr>
        <w:spacing w:before="100" w:after="240"/>
        <w:ind w:hanging="456"/>
        <w:jc w:val="both"/>
      </w:pPr>
      <w:r>
        <w:t>Waste</w:t>
      </w:r>
      <w:r w:rsidRPr="00234491">
        <w:t xml:space="preserve"> </w:t>
      </w:r>
      <w:r>
        <w:t>management</w:t>
      </w:r>
    </w:p>
    <w:p w14:paraId="7A3572A9" w14:textId="01D93557" w:rsidR="002E7064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1" w:line="237" w:lineRule="auto"/>
        <w:ind w:right="935"/>
        <w:jc w:val="both"/>
        <w:rPr>
          <w:sz w:val="24"/>
        </w:rPr>
      </w:pPr>
      <w:r>
        <w:rPr>
          <w:sz w:val="24"/>
        </w:rPr>
        <w:t>Reduce</w:t>
      </w:r>
      <w:r>
        <w:rPr>
          <w:spacing w:val="22"/>
          <w:sz w:val="24"/>
        </w:rPr>
        <w:t xml:space="preserve"> </w:t>
      </w:r>
      <w:r>
        <w:rPr>
          <w:sz w:val="24"/>
        </w:rPr>
        <w:t>Waste</w:t>
      </w:r>
      <w:r>
        <w:rPr>
          <w:spacing w:val="20"/>
          <w:sz w:val="24"/>
        </w:rPr>
        <w:t xml:space="preserve"> </w:t>
      </w:r>
      <w:r>
        <w:rPr>
          <w:sz w:val="24"/>
        </w:rPr>
        <w:t>Generation:</w:t>
      </w:r>
      <w:r>
        <w:rPr>
          <w:spacing w:val="19"/>
          <w:sz w:val="24"/>
        </w:rPr>
        <w:t xml:space="preserve"> </w:t>
      </w:r>
      <w:r>
        <w:rPr>
          <w:sz w:val="24"/>
        </w:rPr>
        <w:t>Achieve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6%</w:t>
      </w:r>
      <w:r>
        <w:rPr>
          <w:spacing w:val="20"/>
          <w:sz w:val="24"/>
        </w:rPr>
        <w:t xml:space="preserve"> </w:t>
      </w:r>
      <w:r>
        <w:rPr>
          <w:sz w:val="24"/>
        </w:rPr>
        <w:t>reduction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 w:rsidRPr="00234491">
        <w:rPr>
          <w:spacing w:val="4"/>
          <w:sz w:val="24"/>
        </w:rPr>
        <w:t>total</w:t>
      </w:r>
      <w:r>
        <w:rPr>
          <w:spacing w:val="22"/>
          <w:sz w:val="24"/>
        </w:rPr>
        <w:t xml:space="preserve"> </w:t>
      </w:r>
      <w:r>
        <w:rPr>
          <w:sz w:val="24"/>
        </w:rPr>
        <w:t>waste</w:t>
      </w:r>
      <w:r>
        <w:rPr>
          <w:spacing w:val="22"/>
          <w:sz w:val="24"/>
        </w:rPr>
        <w:t xml:space="preserve"> </w:t>
      </w:r>
      <w:r>
        <w:rPr>
          <w:sz w:val="24"/>
        </w:rPr>
        <w:t>generated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-51"/>
          <w:sz w:val="24"/>
        </w:rPr>
        <w:t xml:space="preserve"> </w:t>
      </w:r>
      <w:r w:rsidR="001D3985">
        <w:rPr>
          <w:spacing w:val="-51"/>
          <w:sz w:val="24"/>
        </w:rPr>
        <w:t xml:space="preserve"> </w:t>
      </w:r>
      <w:r w:rsidR="001D3985">
        <w:rPr>
          <w:sz w:val="24"/>
        </w:rPr>
        <w:t>2030</w:t>
      </w:r>
      <w:r>
        <w:rPr>
          <w:spacing w:val="-2"/>
          <w:sz w:val="24"/>
        </w:rPr>
        <w:t xml:space="preserve"> </w:t>
      </w:r>
      <w:r>
        <w:rPr>
          <w:sz w:val="24"/>
        </w:rPr>
        <w:t>compared to</w:t>
      </w:r>
      <w:r>
        <w:rPr>
          <w:spacing w:val="-2"/>
          <w:sz w:val="24"/>
        </w:rPr>
        <w:t xml:space="preserve"> </w:t>
      </w:r>
      <w:r>
        <w:rPr>
          <w:sz w:val="24"/>
        </w:rPr>
        <w:t>2022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levels.</w:t>
      </w:r>
    </w:p>
    <w:p w14:paraId="57CD24A1" w14:textId="2107AB2F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>
        <w:rPr>
          <w:sz w:val="24"/>
        </w:rPr>
        <w:t>Increase</w:t>
      </w:r>
      <w:r>
        <w:rPr>
          <w:spacing w:val="8"/>
          <w:sz w:val="24"/>
        </w:rPr>
        <w:t xml:space="preserve"> </w:t>
      </w:r>
      <w:r>
        <w:rPr>
          <w:sz w:val="24"/>
        </w:rPr>
        <w:t>Recycling</w:t>
      </w:r>
      <w:r>
        <w:rPr>
          <w:spacing w:val="8"/>
          <w:sz w:val="24"/>
        </w:rPr>
        <w:t xml:space="preserve"> </w:t>
      </w:r>
      <w:r>
        <w:rPr>
          <w:sz w:val="24"/>
        </w:rPr>
        <w:t>Rate:</w:t>
      </w:r>
      <w:r>
        <w:rPr>
          <w:spacing w:val="5"/>
          <w:sz w:val="24"/>
        </w:rPr>
        <w:t xml:space="preserve"> </w:t>
      </w:r>
      <w:r>
        <w:rPr>
          <w:sz w:val="24"/>
        </w:rPr>
        <w:t>Enhance</w:t>
      </w:r>
      <w:r>
        <w:rPr>
          <w:spacing w:val="9"/>
          <w:sz w:val="24"/>
        </w:rPr>
        <w:t xml:space="preserve"> </w:t>
      </w:r>
      <w:r>
        <w:rPr>
          <w:sz w:val="24"/>
        </w:rPr>
        <w:t>recycling</w:t>
      </w:r>
      <w:r>
        <w:rPr>
          <w:spacing w:val="8"/>
          <w:sz w:val="24"/>
        </w:rPr>
        <w:t xml:space="preserve"> </w:t>
      </w:r>
      <w:r>
        <w:rPr>
          <w:sz w:val="24"/>
        </w:rPr>
        <w:t>rate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30%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total</w:t>
      </w:r>
      <w:r>
        <w:rPr>
          <w:spacing w:val="6"/>
          <w:sz w:val="24"/>
        </w:rPr>
        <w:t xml:space="preserve"> </w:t>
      </w:r>
      <w:r>
        <w:rPr>
          <w:sz w:val="24"/>
        </w:rPr>
        <w:t>waste</w:t>
      </w:r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 w:rsidR="001D3985">
        <w:rPr>
          <w:sz w:val="24"/>
        </w:rPr>
        <w:t>2030</w:t>
      </w:r>
      <w:r>
        <w:rPr>
          <w:spacing w:val="7"/>
          <w:sz w:val="24"/>
        </w:rPr>
        <w:t xml:space="preserve"> </w:t>
      </w:r>
      <w:r>
        <w:rPr>
          <w:sz w:val="24"/>
        </w:rPr>
        <w:t>as</w:t>
      </w:r>
      <w:r>
        <w:rPr>
          <w:spacing w:val="-51"/>
          <w:sz w:val="24"/>
        </w:rPr>
        <w:t xml:space="preserve"> </w:t>
      </w:r>
      <w:r>
        <w:rPr>
          <w:sz w:val="24"/>
        </w:rPr>
        <w:t>compared</w:t>
      </w:r>
      <w:r w:rsidRPr="00234491">
        <w:rPr>
          <w:sz w:val="24"/>
        </w:rPr>
        <w:t xml:space="preserve"> to baseline year 2022</w:t>
      </w:r>
    </w:p>
    <w:p w14:paraId="382651B3" w14:textId="0E220C40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 w:rsidRPr="00234491">
        <w:rPr>
          <w:sz w:val="24"/>
        </w:rPr>
        <w:t xml:space="preserve">Minimize Single-Use Plastics: Reduce the use of single-use plastics by 25% by </w:t>
      </w:r>
      <w:r w:rsidR="001D3985">
        <w:rPr>
          <w:sz w:val="24"/>
        </w:rPr>
        <w:t>2030</w:t>
      </w:r>
      <w:r w:rsidRPr="00234491">
        <w:rPr>
          <w:sz w:val="24"/>
        </w:rPr>
        <w:t>, relative to 2022 consumption levels.</w:t>
      </w:r>
    </w:p>
    <w:p w14:paraId="2B3BA8BC" w14:textId="77777777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 w:rsidRPr="00234491">
        <w:rPr>
          <w:sz w:val="24"/>
        </w:rPr>
        <w:t>Waste-to-Landfill Reduction: Continue to maintain the amount of waste sent to landfills at 0% in coming years as compared to 2022 levels.</w:t>
      </w:r>
    </w:p>
    <w:p w14:paraId="63D070FD" w14:textId="77777777" w:rsidR="002E7064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ins w:id="34" w:author="Kush Khalasi" w:date="2025-08-22T16:22:00Z" w16du:dateUtc="2025-08-22T10:52:00Z"/>
          <w:spacing w:val="1"/>
          <w:sz w:val="24"/>
        </w:rPr>
      </w:pPr>
      <w:r w:rsidRPr="00234491">
        <w:rPr>
          <w:sz w:val="24"/>
        </w:rPr>
        <w:t>Electronic Waste</w:t>
      </w:r>
      <w:r w:rsidRPr="00234491">
        <w:rPr>
          <w:spacing w:val="1"/>
          <w:sz w:val="24"/>
        </w:rPr>
        <w:t xml:space="preserve"> Recycling: Continue to maintain 100% of electronic waste is recycled responsibly for on-going years as compared to baseline year 2022.</w:t>
      </w:r>
    </w:p>
    <w:p w14:paraId="73DD85AC" w14:textId="70C69FE3" w:rsidR="00B56749" w:rsidRPr="00234491" w:rsidRDefault="00B56749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pacing w:val="1"/>
          <w:sz w:val="24"/>
        </w:rPr>
      </w:pPr>
      <w:ins w:id="35" w:author="Kush Khalasi" w:date="2025-08-22T16:22:00Z" w16du:dateUtc="2025-08-22T10:52:00Z">
        <w:r>
          <w:rPr>
            <w:spacing w:val="1"/>
            <w:sz w:val="24"/>
          </w:rPr>
          <w:lastRenderedPageBreak/>
          <w:t xml:space="preserve">Training: </w:t>
        </w:r>
      </w:ins>
      <w:ins w:id="36" w:author="Kush Khalasi" w:date="2025-08-22T16:22:00Z">
        <w:r w:rsidRPr="00B56749">
          <w:rPr>
            <w:spacing w:val="1"/>
            <w:sz w:val="24"/>
          </w:rPr>
          <w:t xml:space="preserve">We aim to train 100% of employees on waste segregation, recycling, and responsible disposal practices annually by </w:t>
        </w:r>
      </w:ins>
      <w:r w:rsidR="001D3985">
        <w:rPr>
          <w:spacing w:val="1"/>
          <w:sz w:val="24"/>
        </w:rPr>
        <w:t>2030</w:t>
      </w:r>
      <w:ins w:id="37" w:author="Kush Khalasi" w:date="2025-08-22T16:22:00Z">
        <w:r w:rsidRPr="00B56749">
          <w:rPr>
            <w:spacing w:val="1"/>
            <w:sz w:val="24"/>
          </w:rPr>
          <w:t xml:space="preserve"> to strengthen awareness and ensure effective waste reduction implementation.</w:t>
        </w:r>
      </w:ins>
    </w:p>
    <w:p w14:paraId="5B7929A8" w14:textId="77777777" w:rsidR="002E7064" w:rsidRPr="00234491" w:rsidRDefault="00EA681D" w:rsidP="00234491">
      <w:pPr>
        <w:pStyle w:val="Heading2"/>
        <w:numPr>
          <w:ilvl w:val="0"/>
          <w:numId w:val="6"/>
        </w:numPr>
        <w:spacing w:before="100"/>
        <w:ind w:hanging="456"/>
        <w:jc w:val="both"/>
      </w:pPr>
      <w:r>
        <w:t>Environmental</w:t>
      </w:r>
      <w:r w:rsidRPr="00234491">
        <w:t xml:space="preserve"> </w:t>
      </w:r>
      <w:r>
        <w:t>Service</w:t>
      </w:r>
      <w:r w:rsidRPr="00234491">
        <w:t xml:space="preserve"> </w:t>
      </w:r>
      <w:r>
        <w:t>and</w:t>
      </w:r>
      <w:r w:rsidRPr="00234491">
        <w:t xml:space="preserve"> </w:t>
      </w:r>
      <w:r>
        <w:t>Advocacy</w:t>
      </w:r>
    </w:p>
    <w:p w14:paraId="523FF203" w14:textId="436E3C38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>
        <w:rPr>
          <w:sz w:val="24"/>
        </w:rPr>
        <w:t>Increase</w:t>
      </w:r>
      <w:r>
        <w:rPr>
          <w:spacing w:val="43"/>
          <w:sz w:val="24"/>
        </w:rPr>
        <w:t xml:space="preserve"> </w:t>
      </w:r>
      <w:r>
        <w:rPr>
          <w:sz w:val="24"/>
        </w:rPr>
        <w:t>Client</w:t>
      </w:r>
      <w:r>
        <w:rPr>
          <w:spacing w:val="43"/>
          <w:sz w:val="24"/>
        </w:rPr>
        <w:t xml:space="preserve"> </w:t>
      </w:r>
      <w:r>
        <w:rPr>
          <w:sz w:val="24"/>
        </w:rPr>
        <w:t>Engagement:</w:t>
      </w:r>
      <w:r>
        <w:rPr>
          <w:spacing w:val="43"/>
          <w:sz w:val="24"/>
        </w:rPr>
        <w:t xml:space="preserve"> </w:t>
      </w:r>
      <w:r>
        <w:rPr>
          <w:sz w:val="24"/>
        </w:rPr>
        <w:t>Boost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43"/>
          <w:sz w:val="24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clients</w:t>
      </w:r>
      <w:r>
        <w:rPr>
          <w:spacing w:val="39"/>
          <w:sz w:val="24"/>
        </w:rPr>
        <w:t xml:space="preserve"> </w:t>
      </w:r>
      <w:r>
        <w:rPr>
          <w:sz w:val="24"/>
        </w:rPr>
        <w:t>participating</w:t>
      </w:r>
      <w:r>
        <w:rPr>
          <w:spacing w:val="42"/>
          <w:sz w:val="24"/>
        </w:rPr>
        <w:t xml:space="preserve"> </w:t>
      </w:r>
      <w:r>
        <w:rPr>
          <w:sz w:val="24"/>
        </w:rPr>
        <w:t>in</w:t>
      </w:r>
      <w:r>
        <w:rPr>
          <w:spacing w:val="-52"/>
          <w:sz w:val="24"/>
        </w:rPr>
        <w:t xml:space="preserve"> </w:t>
      </w:r>
      <w:r w:rsidRPr="00234491">
        <w:rPr>
          <w:sz w:val="24"/>
        </w:rPr>
        <w:t xml:space="preserve">environmental initiatives by 5% by </w:t>
      </w:r>
      <w:r w:rsidR="001D3985">
        <w:rPr>
          <w:sz w:val="24"/>
        </w:rPr>
        <w:t>2030</w:t>
      </w:r>
      <w:r w:rsidRPr="00234491">
        <w:rPr>
          <w:sz w:val="24"/>
        </w:rPr>
        <w:t xml:space="preserve"> compared to 2022.</w:t>
      </w:r>
    </w:p>
    <w:p w14:paraId="44174D00" w14:textId="315F98AB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 w:rsidRPr="00234491">
        <w:rPr>
          <w:sz w:val="24"/>
        </w:rPr>
        <w:t xml:space="preserve">Expand Environmental Advisory Services: Grow the range of environmental advisory services offered by 30% by </w:t>
      </w:r>
      <w:r w:rsidR="001D3985">
        <w:rPr>
          <w:sz w:val="24"/>
        </w:rPr>
        <w:t>2030</w:t>
      </w:r>
      <w:r w:rsidRPr="00234491">
        <w:rPr>
          <w:sz w:val="24"/>
        </w:rPr>
        <w:t>, based on the 2022 service portfolio.</w:t>
      </w:r>
    </w:p>
    <w:p w14:paraId="715274E2" w14:textId="6D11BFEB" w:rsidR="002E7064" w:rsidRPr="00234491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 w:rsidRPr="00234491">
        <w:rPr>
          <w:sz w:val="24"/>
        </w:rPr>
        <w:t xml:space="preserve">Client Sustainability Programs: Implement sustainability programs for 5% of our client base by </w:t>
      </w:r>
      <w:r w:rsidR="001D3985">
        <w:rPr>
          <w:sz w:val="24"/>
        </w:rPr>
        <w:t>2030</w:t>
      </w:r>
      <w:r w:rsidRPr="00234491">
        <w:rPr>
          <w:sz w:val="24"/>
        </w:rPr>
        <w:t>, compared to 2022.</w:t>
      </w:r>
    </w:p>
    <w:p w14:paraId="52831DF7" w14:textId="5D397F65" w:rsidR="002E7064" w:rsidRDefault="00EA681D" w:rsidP="00234491">
      <w:pPr>
        <w:pStyle w:val="ListParagraph"/>
        <w:numPr>
          <w:ilvl w:val="3"/>
          <w:numId w:val="8"/>
        </w:numPr>
        <w:tabs>
          <w:tab w:val="left" w:pos="2088"/>
        </w:tabs>
        <w:spacing w:before="242" w:line="237" w:lineRule="auto"/>
        <w:ind w:right="934"/>
        <w:jc w:val="both"/>
        <w:rPr>
          <w:sz w:val="24"/>
        </w:rPr>
      </w:pPr>
      <w:r w:rsidRPr="00234491">
        <w:rPr>
          <w:sz w:val="24"/>
        </w:rPr>
        <w:t>Partnerships</w:t>
      </w:r>
      <w:r w:rsidRPr="00234491">
        <w:rPr>
          <w:spacing w:val="1"/>
          <w:sz w:val="24"/>
        </w:rPr>
        <w:t xml:space="preserve"> for Sustainability: Establish</w:t>
      </w:r>
      <w:r>
        <w:rPr>
          <w:spacing w:val="9"/>
          <w:sz w:val="24"/>
        </w:rPr>
        <w:t xml:space="preserve"> </w:t>
      </w:r>
      <w:r>
        <w:rPr>
          <w:sz w:val="24"/>
        </w:rPr>
        <w:t>5</w:t>
      </w:r>
      <w:r>
        <w:rPr>
          <w:spacing w:val="11"/>
          <w:sz w:val="24"/>
        </w:rPr>
        <w:t xml:space="preserve"> </w:t>
      </w:r>
      <w:r>
        <w:rPr>
          <w:sz w:val="24"/>
        </w:rPr>
        <w:t>new</w:t>
      </w:r>
      <w:r>
        <w:rPr>
          <w:spacing w:val="14"/>
          <w:sz w:val="24"/>
        </w:rPr>
        <w:t xml:space="preserve"> </w:t>
      </w:r>
      <w:r>
        <w:rPr>
          <w:sz w:val="24"/>
        </w:rPr>
        <w:t>partnerships</w:t>
      </w:r>
      <w:r>
        <w:rPr>
          <w:spacing w:val="10"/>
          <w:sz w:val="24"/>
        </w:rPr>
        <w:t xml:space="preserve"> </w:t>
      </w:r>
      <w:r>
        <w:rPr>
          <w:sz w:val="24"/>
        </w:rPr>
        <w:t>focused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-52"/>
          <w:sz w:val="24"/>
        </w:rPr>
        <w:t xml:space="preserve"> </w:t>
      </w:r>
      <w:r>
        <w:rPr>
          <w:sz w:val="24"/>
        </w:rPr>
        <w:t>sustainability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 environmental</w:t>
      </w:r>
      <w:r>
        <w:rPr>
          <w:spacing w:val="-1"/>
          <w:sz w:val="24"/>
        </w:rPr>
        <w:t xml:space="preserve"> </w:t>
      </w:r>
      <w:r>
        <w:rPr>
          <w:sz w:val="24"/>
        </w:rPr>
        <w:t>advocacy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 w:rsidR="001D3985">
        <w:rPr>
          <w:sz w:val="24"/>
        </w:rPr>
        <w:t>2030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compared to</w:t>
      </w:r>
      <w:r>
        <w:rPr>
          <w:spacing w:val="-1"/>
          <w:sz w:val="24"/>
        </w:rPr>
        <w:t xml:space="preserve"> </w:t>
      </w:r>
      <w:r>
        <w:rPr>
          <w:sz w:val="24"/>
        </w:rPr>
        <w:t>in 2022.</w:t>
      </w:r>
    </w:p>
    <w:p w14:paraId="0B2172A3" w14:textId="77777777" w:rsidR="002E7064" w:rsidRDefault="002E7064" w:rsidP="00113710">
      <w:pPr>
        <w:pStyle w:val="BodyText"/>
        <w:spacing w:before="8"/>
        <w:jc w:val="both"/>
        <w:rPr>
          <w:sz w:val="19"/>
        </w:rPr>
      </w:pPr>
    </w:p>
    <w:p w14:paraId="1D378BE4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38" w:name="_bookmark6"/>
      <w:bookmarkEnd w:id="38"/>
      <w:r>
        <w:rPr>
          <w:color w:val="2E5395"/>
        </w:rPr>
        <w:t>Reporting</w:t>
      </w:r>
    </w:p>
    <w:p w14:paraId="76FE77E6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spacing w:before="239"/>
        <w:ind w:left="1626" w:right="936" w:hanging="447"/>
        <w:jc w:val="both"/>
        <w:rPr>
          <w:rFonts w:ascii="Symbol" w:hAnsi="Symbol"/>
          <w:sz w:val="24"/>
        </w:rPr>
      </w:pP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Reporting:</w:t>
      </w:r>
      <w:r>
        <w:rPr>
          <w:spacing w:val="1"/>
          <w:sz w:val="24"/>
        </w:rPr>
        <w:t xml:space="preserve"> </w:t>
      </w:r>
      <w:r>
        <w:rPr>
          <w:sz w:val="24"/>
        </w:rPr>
        <w:t>Yash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conduct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monitoring of environmental performance metrics to ensure compliance with the</w:t>
      </w:r>
      <w:r>
        <w:rPr>
          <w:spacing w:val="1"/>
          <w:sz w:val="24"/>
        </w:rPr>
        <w:t xml:space="preserve"> </w:t>
      </w:r>
      <w:r>
        <w:rPr>
          <w:sz w:val="24"/>
        </w:rPr>
        <w:t>objectives set forth in this policy. Environmental performance data will be collected</w:t>
      </w:r>
      <w:r>
        <w:rPr>
          <w:spacing w:val="1"/>
          <w:sz w:val="24"/>
        </w:rPr>
        <w:t xml:space="preserve"> </w:t>
      </w:r>
      <w:r>
        <w:rPr>
          <w:sz w:val="24"/>
        </w:rPr>
        <w:t>and analyzed</w:t>
      </w:r>
      <w:r>
        <w:rPr>
          <w:spacing w:val="-1"/>
          <w:sz w:val="24"/>
        </w:rPr>
        <w:t xml:space="preserve"> </w:t>
      </w:r>
      <w:r>
        <w:rPr>
          <w:sz w:val="24"/>
        </w:rPr>
        <w:t>quarterly</w:t>
      </w:r>
      <w:r>
        <w:rPr>
          <w:spacing w:val="-4"/>
          <w:sz w:val="24"/>
        </w:rPr>
        <w:t xml:space="preserve"> </w:t>
      </w:r>
      <w:r>
        <w:rPr>
          <w:sz w:val="24"/>
        </w:rPr>
        <w:t>to assess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the established</w:t>
      </w:r>
      <w:r>
        <w:rPr>
          <w:spacing w:val="-1"/>
          <w:sz w:val="24"/>
        </w:rPr>
        <w:t xml:space="preserve"> </w:t>
      </w:r>
      <w:r>
        <w:rPr>
          <w:sz w:val="24"/>
        </w:rPr>
        <w:t>targets.</w:t>
      </w:r>
    </w:p>
    <w:p w14:paraId="1B4ABD1A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1D453C61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ind w:left="1626" w:right="935" w:hanging="447"/>
        <w:jc w:val="both"/>
        <w:rPr>
          <w:rFonts w:ascii="Symbol" w:hAnsi="Symbol"/>
          <w:sz w:val="24"/>
        </w:rPr>
      </w:pPr>
      <w:r>
        <w:rPr>
          <w:sz w:val="24"/>
        </w:rPr>
        <w:t>Annual Environmental Report:</w:t>
      </w:r>
      <w:r>
        <w:rPr>
          <w:spacing w:val="1"/>
          <w:sz w:val="24"/>
        </w:rPr>
        <w:t xml:space="preserve"> </w:t>
      </w:r>
      <w:r>
        <w:rPr>
          <w:sz w:val="24"/>
        </w:rPr>
        <w:t>An annual Environmental Report will be</w:t>
      </w:r>
      <w:r>
        <w:rPr>
          <w:spacing w:val="54"/>
          <w:sz w:val="24"/>
        </w:rPr>
        <w:t xml:space="preserve"> </w:t>
      </w:r>
      <w:r>
        <w:rPr>
          <w:sz w:val="24"/>
        </w:rPr>
        <w:t>prepared</w:t>
      </w:r>
      <w:r>
        <w:rPr>
          <w:spacing w:val="1"/>
          <w:sz w:val="24"/>
        </w:rPr>
        <w:t xml:space="preserve"> </w:t>
      </w:r>
      <w:r>
        <w:rPr>
          <w:sz w:val="24"/>
        </w:rPr>
        <w:t>and published, detailing achievements, challenges, and progress towards meeting</w:t>
      </w:r>
      <w:r>
        <w:rPr>
          <w:spacing w:val="1"/>
          <w:sz w:val="24"/>
        </w:rPr>
        <w:t xml:space="preserve"> </w:t>
      </w:r>
      <w:r>
        <w:rPr>
          <w:sz w:val="24"/>
        </w:rPr>
        <w:t>the quantitative targets. This report will include data on energy consumption, GHG</w:t>
      </w:r>
      <w:r>
        <w:rPr>
          <w:spacing w:val="1"/>
          <w:sz w:val="24"/>
        </w:rPr>
        <w:t xml:space="preserve"> </w:t>
      </w:r>
      <w:r>
        <w:rPr>
          <w:sz w:val="24"/>
        </w:rPr>
        <w:t>emissions,</w:t>
      </w:r>
      <w:r>
        <w:rPr>
          <w:spacing w:val="1"/>
          <w:sz w:val="24"/>
        </w:rPr>
        <w:t xml:space="preserve"> </w:t>
      </w:r>
      <w:r>
        <w:rPr>
          <w:sz w:val="24"/>
        </w:rPr>
        <w:t>waste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customer</w:t>
      </w:r>
      <w:r>
        <w:rPr>
          <w:spacing w:val="1"/>
          <w:sz w:val="24"/>
        </w:rPr>
        <w:t xml:space="preserve"> </w:t>
      </w:r>
      <w:r>
        <w:rPr>
          <w:sz w:val="24"/>
        </w:rPr>
        <w:t>engagement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initiatives.</w:t>
      </w:r>
    </w:p>
    <w:p w14:paraId="042A15FB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5D99EF43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ind w:left="1626" w:right="940" w:hanging="447"/>
        <w:jc w:val="both"/>
        <w:rPr>
          <w:rFonts w:ascii="Symbol" w:hAnsi="Symbol"/>
          <w:sz w:val="24"/>
        </w:rPr>
      </w:pPr>
      <w:r>
        <w:rPr>
          <w:sz w:val="24"/>
        </w:rPr>
        <w:t>Performance Review Meetings: Biannual performance review meetings will be held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29"/>
          <w:sz w:val="24"/>
        </w:rPr>
        <w:t xml:space="preserve"> </w:t>
      </w:r>
      <w:r>
        <w:rPr>
          <w:sz w:val="24"/>
        </w:rPr>
        <w:t>key</w:t>
      </w:r>
      <w:r>
        <w:rPr>
          <w:spacing w:val="29"/>
          <w:sz w:val="24"/>
        </w:rPr>
        <w:t xml:space="preserve"> </w:t>
      </w:r>
      <w:r>
        <w:rPr>
          <w:sz w:val="24"/>
        </w:rPr>
        <w:t>stakeholders,</w:t>
      </w:r>
      <w:r>
        <w:rPr>
          <w:spacing w:val="28"/>
          <w:sz w:val="24"/>
        </w:rPr>
        <w:t xml:space="preserve"> </w:t>
      </w:r>
      <w:r>
        <w:rPr>
          <w:sz w:val="24"/>
        </w:rPr>
        <w:t>including</w:t>
      </w:r>
      <w:r>
        <w:rPr>
          <w:spacing w:val="29"/>
          <w:sz w:val="24"/>
        </w:rPr>
        <w:t xml:space="preserve"> </w:t>
      </w:r>
      <w:r>
        <w:rPr>
          <w:sz w:val="24"/>
        </w:rPr>
        <w:t>department</w:t>
      </w:r>
      <w:r>
        <w:rPr>
          <w:spacing w:val="30"/>
          <w:sz w:val="24"/>
        </w:rPr>
        <w:t xml:space="preserve"> </w:t>
      </w:r>
      <w:r>
        <w:rPr>
          <w:sz w:val="24"/>
        </w:rPr>
        <w:t>heads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27"/>
          <w:sz w:val="24"/>
        </w:rPr>
        <w:t xml:space="preserve"> </w:t>
      </w:r>
      <w:r>
        <w:rPr>
          <w:sz w:val="24"/>
        </w:rPr>
        <w:t>managers,</w:t>
      </w:r>
      <w:r>
        <w:rPr>
          <w:spacing w:val="-5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evaluate</w:t>
      </w:r>
      <w:r>
        <w:rPr>
          <w:spacing w:val="1"/>
          <w:sz w:val="24"/>
        </w:rPr>
        <w:t xml:space="preserve"> </w:t>
      </w:r>
      <w:r>
        <w:rPr>
          <w:sz w:val="24"/>
        </w:rPr>
        <w:t>progress,</w:t>
      </w:r>
      <w:r>
        <w:rPr>
          <w:spacing w:val="1"/>
          <w:sz w:val="24"/>
        </w:rPr>
        <w:t xml:space="preserve"> </w:t>
      </w:r>
      <w:r>
        <w:rPr>
          <w:sz w:val="24"/>
        </w:rPr>
        <w:t>discuss</w:t>
      </w:r>
      <w:r>
        <w:rPr>
          <w:spacing w:val="1"/>
          <w:sz w:val="24"/>
        </w:rPr>
        <w:t xml:space="preserve"> </w:t>
      </w:r>
      <w:r>
        <w:rPr>
          <w:sz w:val="24"/>
        </w:rPr>
        <w:t>issues,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improvement.</w:t>
      </w:r>
      <w:r>
        <w:rPr>
          <w:spacing w:val="1"/>
          <w:sz w:val="24"/>
        </w:rPr>
        <w:t xml:space="preserve"> </w:t>
      </w:r>
      <w:r>
        <w:rPr>
          <w:sz w:val="24"/>
        </w:rPr>
        <w:t>Recommendations from these meetings will be integrated into policy updates and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plans.</w:t>
      </w:r>
    </w:p>
    <w:p w14:paraId="02F60F99" w14:textId="77777777" w:rsidR="002E7064" w:rsidRDefault="002E7064" w:rsidP="00113710">
      <w:pPr>
        <w:jc w:val="both"/>
        <w:rPr>
          <w:rFonts w:ascii="Symbol" w:hAnsi="Symbol"/>
          <w:sz w:val="24"/>
        </w:rPr>
      </w:pPr>
    </w:p>
    <w:p w14:paraId="1DB4D759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spacing w:before="100"/>
        <w:ind w:left="1626" w:right="938" w:hanging="447"/>
        <w:jc w:val="both"/>
        <w:rPr>
          <w:rFonts w:ascii="Symbol" w:hAnsi="Symbol"/>
          <w:sz w:val="24"/>
        </w:rPr>
      </w:pP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Audits:</w:t>
      </w:r>
      <w:r>
        <w:rPr>
          <w:spacing w:val="1"/>
          <w:sz w:val="24"/>
        </w:rPr>
        <w:t xml:space="preserve"> </w:t>
      </w:r>
      <w:r>
        <w:rPr>
          <w:sz w:val="24"/>
        </w:rPr>
        <w:t>Periodic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audits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conducted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adherence to environmental regulations and internal standards. These audits will be</w:t>
      </w:r>
      <w:r>
        <w:rPr>
          <w:spacing w:val="-52"/>
          <w:sz w:val="24"/>
        </w:rPr>
        <w:t xml:space="preserve"> </w:t>
      </w:r>
      <w:r>
        <w:rPr>
          <w:sz w:val="24"/>
        </w:rPr>
        <w:t>performed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z w:val="24"/>
        </w:rPr>
        <w:t>auditors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objective</w:t>
      </w:r>
      <w:r>
        <w:rPr>
          <w:spacing w:val="-52"/>
          <w:sz w:val="24"/>
        </w:rPr>
        <w:t xml:space="preserve"> </w:t>
      </w:r>
      <w:r>
        <w:rPr>
          <w:sz w:val="24"/>
        </w:rPr>
        <w:t>assessment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 and identify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potential areas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non-compliance.</w:t>
      </w:r>
    </w:p>
    <w:p w14:paraId="3DB63D03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134F611A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627"/>
        </w:tabs>
        <w:ind w:left="1626" w:right="935" w:hanging="447"/>
        <w:jc w:val="both"/>
        <w:rPr>
          <w:rFonts w:ascii="Symbol" w:hAnsi="Symbol"/>
          <w:sz w:val="24"/>
        </w:rPr>
      </w:pPr>
      <w:r>
        <w:rPr>
          <w:sz w:val="24"/>
        </w:rPr>
        <w:t>Stakeholder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Communication:</w:t>
      </w:r>
      <w:r>
        <w:rPr>
          <w:spacing w:val="1"/>
          <w:sz w:val="24"/>
        </w:rPr>
        <w:t xml:space="preserve"> </w:t>
      </w:r>
      <w:r>
        <w:rPr>
          <w:sz w:val="24"/>
        </w:rPr>
        <w:t>Transparent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employees, suppliers, and customers, will be maintained through regular</w:t>
      </w:r>
      <w:r>
        <w:rPr>
          <w:spacing w:val="1"/>
          <w:sz w:val="24"/>
        </w:rPr>
        <w:t xml:space="preserve"> </w:t>
      </w:r>
      <w:r>
        <w:rPr>
          <w:sz w:val="24"/>
        </w:rPr>
        <w:t>updates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briefings.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outcomes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significant changes to the policy will be communicated to all relevant parties to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continued</w:t>
      </w:r>
      <w:r>
        <w:rPr>
          <w:spacing w:val="-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engagement.</w:t>
      </w:r>
    </w:p>
    <w:p w14:paraId="674CE115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0B63DD24" w14:textId="4160D420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39" w:name="_bookmark7"/>
      <w:bookmarkEnd w:id="39"/>
      <w:r>
        <w:rPr>
          <w:color w:val="2E5395"/>
        </w:rPr>
        <w:t>Responsibilities</w:t>
      </w:r>
      <w:ins w:id="40" w:author="Kush Khalasi" w:date="2025-08-22T16:23:00Z" w16du:dateUtc="2025-08-22T10:53:00Z">
        <w:r w:rsidR="00B56749">
          <w:rPr>
            <w:color w:val="2E5395"/>
          </w:rPr>
          <w:t xml:space="preserve"> of this Policy</w:t>
        </w:r>
      </w:ins>
    </w:p>
    <w:p w14:paraId="112760E2" w14:textId="77777777" w:rsidR="002E7064" w:rsidRDefault="00EA681D" w:rsidP="00113710">
      <w:pPr>
        <w:pStyle w:val="Heading2"/>
        <w:numPr>
          <w:ilvl w:val="1"/>
          <w:numId w:val="8"/>
        </w:numPr>
        <w:tabs>
          <w:tab w:val="left" w:pos="1181"/>
        </w:tabs>
        <w:spacing w:before="240"/>
        <w:ind w:hanging="361"/>
        <w:jc w:val="both"/>
        <w:rPr>
          <w:rFonts w:ascii="Wingdings" w:hAnsi="Wingdings"/>
        </w:rPr>
      </w:pPr>
      <w:r>
        <w:t>Executive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Team:</w:t>
      </w:r>
    </w:p>
    <w:p w14:paraId="2EBC776C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before="239" w:line="276" w:lineRule="auto"/>
        <w:ind w:right="935"/>
        <w:jc w:val="both"/>
        <w:rPr>
          <w:rFonts w:ascii="Symbol" w:hAnsi="Symbol"/>
          <w:sz w:val="20"/>
        </w:rPr>
      </w:pPr>
      <w:r>
        <w:rPr>
          <w:b/>
        </w:rPr>
        <w:t>Overview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Commitment:</w:t>
      </w:r>
      <w:r>
        <w:rPr>
          <w:b/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strategic</w:t>
      </w:r>
      <w:r>
        <w:rPr>
          <w:spacing w:val="1"/>
        </w:rPr>
        <w:t xml:space="preserve"> </w:t>
      </w:r>
      <w:r>
        <w:t>direction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considerations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strategy.</w:t>
      </w:r>
    </w:p>
    <w:p w14:paraId="0F3E425A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6284418C" w14:textId="77777777" w:rsidR="002E7064" w:rsidRPr="001C0F29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before="1" w:line="276" w:lineRule="auto"/>
        <w:ind w:right="935"/>
        <w:jc w:val="both"/>
        <w:rPr>
          <w:rFonts w:ascii="Symbol" w:hAnsi="Symbol"/>
          <w:sz w:val="20"/>
        </w:rPr>
      </w:pPr>
      <w:r>
        <w:rPr>
          <w:b/>
        </w:rPr>
        <w:t>Resource</w:t>
      </w:r>
      <w:r>
        <w:rPr>
          <w:b/>
          <w:spacing w:val="1"/>
        </w:rPr>
        <w:t xml:space="preserve"> </w:t>
      </w:r>
      <w:r>
        <w:rPr>
          <w:b/>
        </w:rPr>
        <w:t>Allocation:</w:t>
      </w:r>
      <w:r>
        <w:rPr>
          <w:b/>
          <w:spacing w:val="1"/>
        </w:rPr>
        <w:t xml:space="preserve"> </w:t>
      </w:r>
      <w:r>
        <w:t>Allocate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enforcement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environmental initiatives.</w:t>
      </w:r>
    </w:p>
    <w:p w14:paraId="06D3834F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7B61334E" w14:textId="77777777" w:rsidR="002E7064" w:rsidRDefault="00EA681D" w:rsidP="00113710">
      <w:pPr>
        <w:pStyle w:val="Heading2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</w:rPr>
      </w:pPr>
      <w:r>
        <w:t>Environmental</w:t>
      </w:r>
      <w:r>
        <w:rPr>
          <w:spacing w:val="-4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Officer:</w:t>
      </w:r>
    </w:p>
    <w:p w14:paraId="5AFA2DB9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before="240" w:line="276" w:lineRule="auto"/>
        <w:ind w:right="937"/>
        <w:jc w:val="both"/>
        <w:rPr>
          <w:rFonts w:ascii="Symbol" w:hAnsi="Symbol"/>
          <w:sz w:val="20"/>
        </w:rPr>
      </w:pPr>
      <w:r>
        <w:rPr>
          <w:b/>
        </w:rPr>
        <w:t xml:space="preserve">Policy Implementation: </w:t>
      </w:r>
      <w:r>
        <w:t>Oversee the day-to-day implementation of the Environmental Policy</w:t>
      </w:r>
      <w:r>
        <w:rPr>
          <w:spacing w:val="-47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operations.</w:t>
      </w:r>
    </w:p>
    <w:p w14:paraId="4AB8EBBF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3338DA8D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before="1" w:line="276" w:lineRule="auto"/>
        <w:ind w:right="935"/>
        <w:jc w:val="both"/>
        <w:rPr>
          <w:rFonts w:ascii="Symbol" w:hAnsi="Symbol"/>
          <w:sz w:val="20"/>
        </w:rPr>
      </w:pPr>
      <w:r>
        <w:rPr>
          <w:b/>
        </w:rPr>
        <w:t xml:space="preserve">Approval and Review: </w:t>
      </w:r>
      <w:r>
        <w:t>Approve the Environmental Policy and oversee its annual review and</w:t>
      </w:r>
      <w:r>
        <w:rPr>
          <w:spacing w:val="1"/>
        </w:rPr>
        <w:t xml:space="preserve"> </w:t>
      </w:r>
      <w:r>
        <w:t>updates.</w:t>
      </w:r>
    </w:p>
    <w:p w14:paraId="272516BC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54E5F706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line="273" w:lineRule="auto"/>
        <w:ind w:right="937"/>
        <w:jc w:val="both"/>
        <w:rPr>
          <w:rFonts w:ascii="Symbol" w:hAnsi="Symbol"/>
          <w:sz w:val="20"/>
        </w:rPr>
      </w:pPr>
      <w:r>
        <w:rPr>
          <w:b/>
        </w:rPr>
        <w:t>Monitoring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Reporting:</w:t>
      </w:r>
      <w:r>
        <w:rPr>
          <w:b/>
          <w:spacing w:val="-7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environmental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metrics,</w:t>
      </w:r>
      <w:r>
        <w:rPr>
          <w:spacing w:val="-5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annual</w:t>
      </w:r>
      <w:r>
        <w:rPr>
          <w:spacing w:val="-47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Report,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auditors.</w:t>
      </w:r>
    </w:p>
    <w:p w14:paraId="15427B06" w14:textId="77777777" w:rsidR="002E7064" w:rsidRDefault="002E7064" w:rsidP="00113710">
      <w:pPr>
        <w:pStyle w:val="BodyText"/>
        <w:jc w:val="both"/>
        <w:rPr>
          <w:sz w:val="20"/>
        </w:rPr>
      </w:pPr>
    </w:p>
    <w:p w14:paraId="3276407D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before="1" w:line="276" w:lineRule="auto"/>
        <w:ind w:right="936"/>
        <w:jc w:val="both"/>
        <w:rPr>
          <w:rFonts w:ascii="Symbol" w:hAnsi="Symbol"/>
          <w:sz w:val="20"/>
        </w:rPr>
      </w:pPr>
      <w:r>
        <w:rPr>
          <w:b/>
        </w:rPr>
        <w:t xml:space="preserve">Compliance: </w:t>
      </w:r>
      <w:r>
        <w:t>Ensure compliance with environmental regulations and standards, and address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of non-compliance.</w:t>
      </w:r>
    </w:p>
    <w:p w14:paraId="7D94D4CC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51B48AB2" w14:textId="77777777" w:rsidR="002E7064" w:rsidRDefault="00EA681D" w:rsidP="00113710">
      <w:pPr>
        <w:pStyle w:val="Heading2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</w:rPr>
      </w:pPr>
      <w:r>
        <w:t>Department</w:t>
      </w:r>
      <w:r>
        <w:rPr>
          <w:spacing w:val="-1"/>
        </w:rPr>
        <w:t xml:space="preserve"> </w:t>
      </w:r>
      <w:r>
        <w:t>Heads:</w:t>
      </w:r>
    </w:p>
    <w:p w14:paraId="1639C0C8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before="240" w:line="276" w:lineRule="auto"/>
        <w:ind w:right="935"/>
        <w:jc w:val="both"/>
        <w:rPr>
          <w:rFonts w:ascii="Symbol" w:hAnsi="Symbol"/>
          <w:sz w:val="20"/>
        </w:rPr>
      </w:pPr>
      <w:r>
        <w:rPr>
          <w:b/>
        </w:rPr>
        <w:t xml:space="preserve">Departmental Integration: </w:t>
      </w:r>
      <w:r>
        <w:t>Integrate environmental objectives into departmental plans and</w:t>
      </w:r>
      <w:r>
        <w:rPr>
          <w:spacing w:val="1"/>
        </w:rPr>
        <w:t xml:space="preserve"> </w:t>
      </w:r>
      <w:r>
        <w:t>operations.</w:t>
      </w:r>
    </w:p>
    <w:p w14:paraId="40A584A2" w14:textId="77777777" w:rsidR="002E7064" w:rsidRDefault="002E7064" w:rsidP="00113710">
      <w:pPr>
        <w:pStyle w:val="BodyText"/>
        <w:spacing w:before="10"/>
        <w:jc w:val="both"/>
        <w:rPr>
          <w:sz w:val="19"/>
        </w:rPr>
      </w:pPr>
    </w:p>
    <w:p w14:paraId="28DE1BBC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1"/>
        </w:tabs>
        <w:spacing w:line="273" w:lineRule="auto"/>
        <w:ind w:right="936"/>
        <w:jc w:val="both"/>
        <w:rPr>
          <w:rFonts w:ascii="Symbol" w:hAnsi="Symbol"/>
          <w:sz w:val="20"/>
        </w:rPr>
      </w:pPr>
      <w:r>
        <w:rPr>
          <w:b/>
        </w:rPr>
        <w:t xml:space="preserve">Performance Management: </w:t>
      </w:r>
      <w:r>
        <w:t>Track and report on departmental environmental performance,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 necessary corrective</w:t>
      </w:r>
      <w:r>
        <w:rPr>
          <w:spacing w:val="1"/>
        </w:rPr>
        <w:t xml:space="preserve"> </w:t>
      </w:r>
      <w:r>
        <w:t>actions.</w:t>
      </w:r>
    </w:p>
    <w:p w14:paraId="4F4813F7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before="91" w:line="276" w:lineRule="auto"/>
        <w:ind w:right="934"/>
        <w:jc w:val="both"/>
        <w:rPr>
          <w:rFonts w:ascii="Symbol" w:hAnsi="Symbol"/>
          <w:sz w:val="20"/>
        </w:rPr>
      </w:pPr>
      <w:r>
        <w:rPr>
          <w:b/>
        </w:rPr>
        <w:t>Training:</w:t>
      </w:r>
      <w:r>
        <w:rPr>
          <w:b/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 employees</w:t>
      </w:r>
      <w:r>
        <w:rPr>
          <w:spacing w:val="1"/>
        </w:rPr>
        <w:t xml:space="preserve"> </w:t>
      </w:r>
      <w:r>
        <w:t>within their</w:t>
      </w:r>
      <w:r>
        <w:rPr>
          <w:spacing w:val="1"/>
        </w:rPr>
        <w:t xml:space="preserve"> </w:t>
      </w:r>
      <w:r>
        <w:t>departments receive relevant</w:t>
      </w:r>
      <w:r>
        <w:rPr>
          <w:spacing w:val="1"/>
        </w:rPr>
        <w:t xml:space="preserve"> </w:t>
      </w:r>
      <w:r>
        <w:t>environmental</w:t>
      </w:r>
      <w:r>
        <w:rPr>
          <w:spacing w:val="-47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their roles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objectives.</w:t>
      </w:r>
    </w:p>
    <w:p w14:paraId="1B32BC41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046CD512" w14:textId="77777777" w:rsidR="002E7064" w:rsidRDefault="00EA681D" w:rsidP="00113710">
      <w:pPr>
        <w:pStyle w:val="Heading2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</w:rPr>
      </w:pPr>
      <w:r>
        <w:t>Environmental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Team:</w:t>
      </w:r>
    </w:p>
    <w:p w14:paraId="5E36C3A4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before="240" w:line="276" w:lineRule="auto"/>
        <w:ind w:right="934"/>
        <w:jc w:val="both"/>
        <w:rPr>
          <w:rFonts w:ascii="Symbol" w:hAnsi="Symbol"/>
          <w:sz w:val="20"/>
        </w:rPr>
      </w:pPr>
      <w:r>
        <w:rPr>
          <w:b/>
        </w:rPr>
        <w:t>Support</w:t>
      </w:r>
      <w:r>
        <w:rPr>
          <w:b/>
          <w:spacing w:val="37"/>
        </w:rPr>
        <w:t xml:space="preserve"> </w:t>
      </w:r>
      <w:r>
        <w:rPr>
          <w:b/>
        </w:rPr>
        <w:t>and</w:t>
      </w:r>
      <w:r>
        <w:rPr>
          <w:b/>
          <w:spacing w:val="37"/>
        </w:rPr>
        <w:t xml:space="preserve"> </w:t>
      </w:r>
      <w:r>
        <w:rPr>
          <w:b/>
        </w:rPr>
        <w:t>Guidance:</w:t>
      </w:r>
      <w:r>
        <w:rPr>
          <w:b/>
          <w:spacing w:val="38"/>
        </w:rPr>
        <w:t xml:space="preserve"> </w:t>
      </w:r>
      <w:r>
        <w:t>Provide</w:t>
      </w:r>
      <w:r>
        <w:rPr>
          <w:spacing w:val="39"/>
        </w:rPr>
        <w:t xml:space="preserve"> </w:t>
      </w:r>
      <w:r>
        <w:t>support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guidance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departments</w:t>
      </w:r>
      <w:r>
        <w:rPr>
          <w:spacing w:val="35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environmental</w:t>
      </w:r>
      <w:r>
        <w:rPr>
          <w:spacing w:val="-47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initiatives.</w:t>
      </w:r>
    </w:p>
    <w:p w14:paraId="75FC5BF1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6D6025EF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line="273" w:lineRule="auto"/>
        <w:ind w:right="934"/>
        <w:jc w:val="both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24"/>
        </w:rPr>
        <w:t xml:space="preserve"> </w:t>
      </w:r>
      <w:r>
        <w:rPr>
          <w:b/>
        </w:rPr>
        <w:t>Collection:</w:t>
      </w:r>
      <w:r>
        <w:rPr>
          <w:b/>
          <w:spacing w:val="27"/>
        </w:rPr>
        <w:t xml:space="preserve"> </w:t>
      </w:r>
      <w:r>
        <w:t>Collect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analyze</w:t>
      </w:r>
      <w:r>
        <w:rPr>
          <w:spacing w:val="27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related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energy</w:t>
      </w:r>
      <w:r>
        <w:rPr>
          <w:spacing w:val="25"/>
        </w:rPr>
        <w:t xml:space="preserve"> </w:t>
      </w:r>
      <w:r>
        <w:t>consumption,</w:t>
      </w:r>
      <w:r>
        <w:rPr>
          <w:spacing w:val="26"/>
        </w:rPr>
        <w:t xml:space="preserve"> </w:t>
      </w:r>
      <w:r>
        <w:t>GHG</w:t>
      </w:r>
      <w:r>
        <w:rPr>
          <w:spacing w:val="26"/>
        </w:rPr>
        <w:t xml:space="preserve"> </w:t>
      </w:r>
      <w:r>
        <w:t>emissions,</w:t>
      </w:r>
      <w:r>
        <w:rPr>
          <w:spacing w:val="-46"/>
        </w:rPr>
        <w:t xml:space="preserve"> </w:t>
      </w:r>
      <w:r>
        <w:t>waste</w:t>
      </w:r>
      <w:r>
        <w:rPr>
          <w:spacing w:val="-3"/>
        </w:rPr>
        <w:t xml:space="preserve"> </w:t>
      </w:r>
      <w:r>
        <w:t>management, and</w:t>
      </w:r>
      <w:r>
        <w:rPr>
          <w:spacing w:val="-3"/>
        </w:rPr>
        <w:t xml:space="preserve"> </w:t>
      </w:r>
      <w:r>
        <w:t>other key</w:t>
      </w:r>
      <w:r>
        <w:rPr>
          <w:spacing w:val="-2"/>
        </w:rPr>
        <w:t xml:space="preserve"> </w:t>
      </w:r>
      <w:r>
        <w:t>metrics.</w:t>
      </w:r>
    </w:p>
    <w:p w14:paraId="1C9C258E" w14:textId="77777777" w:rsidR="002E7064" w:rsidRDefault="002E7064" w:rsidP="00113710">
      <w:pPr>
        <w:pStyle w:val="BodyText"/>
        <w:spacing w:before="1"/>
        <w:jc w:val="both"/>
        <w:rPr>
          <w:sz w:val="20"/>
        </w:rPr>
      </w:pPr>
    </w:p>
    <w:p w14:paraId="2D59896F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line="276" w:lineRule="auto"/>
        <w:ind w:right="934"/>
        <w:jc w:val="both"/>
        <w:rPr>
          <w:rFonts w:ascii="Symbol" w:hAnsi="Symbol"/>
          <w:sz w:val="20"/>
        </w:rPr>
      </w:pPr>
      <w:r>
        <w:rPr>
          <w:b/>
        </w:rPr>
        <w:t>Audits</w:t>
      </w:r>
      <w:r>
        <w:rPr>
          <w:b/>
          <w:spacing w:val="9"/>
        </w:rPr>
        <w:t xml:space="preserve"> </w:t>
      </w:r>
      <w:r>
        <w:rPr>
          <w:b/>
        </w:rPr>
        <w:t>and</w:t>
      </w:r>
      <w:r>
        <w:rPr>
          <w:b/>
          <w:spacing w:val="6"/>
        </w:rPr>
        <w:t xml:space="preserve"> </w:t>
      </w:r>
      <w:r>
        <w:rPr>
          <w:b/>
        </w:rPr>
        <w:t>Reviews:</w:t>
      </w:r>
      <w:r>
        <w:rPr>
          <w:b/>
          <w:spacing w:val="10"/>
        </w:rPr>
        <w:t xml:space="preserve"> </w:t>
      </w:r>
      <w:r>
        <w:t>Assist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conducting</w:t>
      </w:r>
      <w:r>
        <w:rPr>
          <w:spacing w:val="8"/>
        </w:rPr>
        <w:t xml:space="preserve"> </w:t>
      </w:r>
      <w:r>
        <w:t>internal</w:t>
      </w:r>
      <w:r>
        <w:rPr>
          <w:spacing w:val="6"/>
        </w:rPr>
        <w:t xml:space="preserve"> </w:t>
      </w:r>
      <w:r>
        <w:t>audits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performance</w:t>
      </w:r>
      <w:r>
        <w:rPr>
          <w:spacing w:val="7"/>
        </w:rPr>
        <w:t xml:space="preserve"> </w:t>
      </w:r>
      <w:r>
        <w:t>reviews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assess</w:t>
      </w:r>
      <w:r>
        <w:rPr>
          <w:spacing w:val="-47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effectiveness.</w:t>
      </w:r>
    </w:p>
    <w:p w14:paraId="5EFA40C9" w14:textId="77777777" w:rsidR="002E7064" w:rsidRDefault="002E7064" w:rsidP="00113710">
      <w:pPr>
        <w:pStyle w:val="BodyText"/>
        <w:spacing w:before="10"/>
        <w:jc w:val="both"/>
        <w:rPr>
          <w:sz w:val="19"/>
        </w:rPr>
      </w:pPr>
    </w:p>
    <w:p w14:paraId="41945A94" w14:textId="77777777" w:rsidR="002E7064" w:rsidRDefault="00EA681D" w:rsidP="00113710">
      <w:pPr>
        <w:pStyle w:val="Heading2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</w:rPr>
      </w:pPr>
      <w:r>
        <w:t>Employees:</w:t>
      </w:r>
    </w:p>
    <w:p w14:paraId="7363A765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before="240" w:line="273" w:lineRule="auto"/>
        <w:ind w:right="937"/>
        <w:jc w:val="both"/>
        <w:rPr>
          <w:rFonts w:ascii="Symbol" w:hAnsi="Symbol"/>
          <w:sz w:val="20"/>
        </w:rPr>
      </w:pPr>
      <w:r>
        <w:rPr>
          <w:b/>
        </w:rPr>
        <w:t>Adherence:</w:t>
      </w:r>
      <w:r>
        <w:rPr>
          <w:b/>
          <w:spacing w:val="17"/>
        </w:rPr>
        <w:t xml:space="preserve"> </w:t>
      </w:r>
      <w:r>
        <w:t>Adhere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Environmental</w:t>
      </w:r>
      <w:r>
        <w:rPr>
          <w:spacing w:val="17"/>
        </w:rPr>
        <w:t xml:space="preserve"> </w:t>
      </w:r>
      <w:r>
        <w:t>Policy</w:t>
      </w:r>
      <w:r>
        <w:rPr>
          <w:spacing w:val="1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related</w:t>
      </w:r>
      <w:r>
        <w:rPr>
          <w:spacing w:val="18"/>
        </w:rPr>
        <w:t xml:space="preserve"> </w:t>
      </w:r>
      <w:r>
        <w:t>procedures</w:t>
      </w:r>
      <w:r>
        <w:rPr>
          <w:spacing w:val="18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daily</w:t>
      </w:r>
      <w:r>
        <w:rPr>
          <w:spacing w:val="18"/>
        </w:rPr>
        <w:t xml:space="preserve"> </w:t>
      </w:r>
      <w:r>
        <w:t>work</w:t>
      </w:r>
      <w:r>
        <w:rPr>
          <w:spacing w:val="-46"/>
        </w:rPr>
        <w:t xml:space="preserve"> </w:t>
      </w:r>
      <w:r>
        <w:t>activities.</w:t>
      </w:r>
    </w:p>
    <w:p w14:paraId="5119C068" w14:textId="77777777" w:rsidR="002E7064" w:rsidRDefault="002E7064" w:rsidP="00113710">
      <w:pPr>
        <w:pStyle w:val="BodyText"/>
        <w:jc w:val="both"/>
        <w:rPr>
          <w:sz w:val="20"/>
        </w:rPr>
      </w:pPr>
    </w:p>
    <w:p w14:paraId="63F73337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line="276" w:lineRule="auto"/>
        <w:ind w:right="935"/>
        <w:jc w:val="both"/>
        <w:rPr>
          <w:rFonts w:ascii="Symbol" w:hAnsi="Symbol"/>
          <w:sz w:val="20"/>
        </w:rPr>
      </w:pPr>
      <w:r>
        <w:rPr>
          <w:b/>
        </w:rPr>
        <w:t>Reporting:</w:t>
      </w:r>
      <w:r>
        <w:rPr>
          <w:b/>
          <w:spacing w:val="3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environmental</w:t>
      </w:r>
      <w:r>
        <w:rPr>
          <w:spacing w:val="3"/>
        </w:rPr>
        <w:t xml:space="preserve"> </w:t>
      </w:r>
      <w:r>
        <w:t>issues or</w:t>
      </w:r>
      <w:r>
        <w:rPr>
          <w:spacing w:val="3"/>
        </w:rPr>
        <w:t xml:space="preserve"> </w:t>
      </w:r>
      <w:r>
        <w:t>non-compliance</w:t>
      </w:r>
      <w:r>
        <w:rPr>
          <w:spacing w:val="4"/>
        </w:rPr>
        <w:t xml:space="preserve"> </w:t>
      </w:r>
      <w:r>
        <w:t>incidents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their immediate</w:t>
      </w:r>
      <w:r>
        <w:rPr>
          <w:spacing w:val="-47"/>
        </w:rPr>
        <w:t xml:space="preserve"> </w:t>
      </w:r>
      <w:r>
        <w:t>supervisor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Compliance Officer.</w:t>
      </w:r>
    </w:p>
    <w:p w14:paraId="1D74B23A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20E62E78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line="276" w:lineRule="auto"/>
        <w:ind w:right="936"/>
        <w:jc w:val="both"/>
        <w:rPr>
          <w:rFonts w:ascii="Symbol" w:hAnsi="Symbol"/>
          <w:sz w:val="20"/>
        </w:rPr>
      </w:pPr>
      <w:r>
        <w:rPr>
          <w:b/>
        </w:rPr>
        <w:t>Participation:</w:t>
      </w:r>
      <w:r>
        <w:rPr>
          <w:b/>
          <w:spacing w:val="-1"/>
        </w:rPr>
        <w:t xml:space="preserve"> </w:t>
      </w:r>
      <w:r>
        <w:t>Participate</w:t>
      </w:r>
      <w:r>
        <w:rPr>
          <w:spacing w:val="1"/>
        </w:rPr>
        <w:t xml:space="preserve"> </w:t>
      </w:r>
      <w:r>
        <w:t>in training programs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contribute</w:t>
      </w:r>
      <w:r>
        <w:rPr>
          <w:spacing w:val="2"/>
        </w:rPr>
        <w:t xml:space="preserve"> </w:t>
      </w:r>
      <w:r>
        <w:t>to achieving</w:t>
      </w:r>
      <w:r>
        <w:rPr>
          <w:spacing w:val="-1"/>
        </w:rPr>
        <w:t xml:space="preserve"> </w:t>
      </w:r>
      <w:r>
        <w:t>departmental</w:t>
      </w:r>
      <w:r>
        <w:rPr>
          <w:spacing w:val="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organizational</w:t>
      </w:r>
      <w:r>
        <w:rPr>
          <w:spacing w:val="-1"/>
        </w:rPr>
        <w:t xml:space="preserve"> </w:t>
      </w:r>
      <w:r>
        <w:t>environmental targets.</w:t>
      </w:r>
    </w:p>
    <w:p w14:paraId="39916B70" w14:textId="77777777" w:rsidR="002E7064" w:rsidRDefault="002E7064" w:rsidP="00113710">
      <w:pPr>
        <w:pStyle w:val="BodyText"/>
        <w:spacing w:before="10"/>
        <w:jc w:val="both"/>
        <w:rPr>
          <w:sz w:val="19"/>
        </w:rPr>
      </w:pPr>
    </w:p>
    <w:p w14:paraId="1AD38A39" w14:textId="77777777" w:rsidR="002E7064" w:rsidRDefault="00EA681D" w:rsidP="00113710">
      <w:pPr>
        <w:pStyle w:val="Heading2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</w:rPr>
      </w:pPr>
      <w:r>
        <w:t>Suppliers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Contractors:</w:t>
      </w:r>
    </w:p>
    <w:p w14:paraId="406A5AB7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before="240" w:line="273" w:lineRule="auto"/>
        <w:ind w:right="935"/>
        <w:jc w:val="both"/>
        <w:rPr>
          <w:rFonts w:ascii="Symbol" w:hAnsi="Symbol"/>
          <w:sz w:val="20"/>
        </w:rPr>
      </w:pPr>
      <w:r>
        <w:rPr>
          <w:b/>
        </w:rPr>
        <w:t>Compliance:</w:t>
      </w:r>
      <w:r>
        <w:rPr>
          <w:b/>
          <w:spacing w:val="31"/>
        </w:rPr>
        <w:t xml:space="preserve"> </w:t>
      </w:r>
      <w:r>
        <w:t>Comply</w:t>
      </w:r>
      <w:r>
        <w:rPr>
          <w:spacing w:val="30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environmental</w:t>
      </w:r>
      <w:r>
        <w:rPr>
          <w:spacing w:val="31"/>
        </w:rPr>
        <w:t xml:space="preserve"> </w:t>
      </w:r>
      <w:r>
        <w:t>requirements</w:t>
      </w:r>
      <w:r>
        <w:rPr>
          <w:spacing w:val="30"/>
        </w:rPr>
        <w:t xml:space="preserve"> </w:t>
      </w:r>
      <w:r>
        <w:t>outlined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contracts</w:t>
      </w:r>
      <w:r>
        <w:rPr>
          <w:spacing w:val="32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agreements.</w:t>
      </w:r>
    </w:p>
    <w:p w14:paraId="4B26E630" w14:textId="77777777" w:rsidR="002E7064" w:rsidRDefault="002E7064" w:rsidP="00113710">
      <w:pPr>
        <w:pStyle w:val="BodyText"/>
        <w:jc w:val="both"/>
        <w:rPr>
          <w:sz w:val="20"/>
        </w:rPr>
      </w:pPr>
    </w:p>
    <w:p w14:paraId="2E5992C2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line="276" w:lineRule="auto"/>
        <w:ind w:right="938"/>
        <w:jc w:val="both"/>
        <w:rPr>
          <w:rFonts w:ascii="Symbol" w:hAnsi="Symbol"/>
          <w:sz w:val="20"/>
        </w:rPr>
      </w:pPr>
      <w:r>
        <w:rPr>
          <w:b/>
        </w:rPr>
        <w:t>Collaboration:</w:t>
      </w:r>
      <w:r>
        <w:rPr>
          <w:b/>
          <w:spacing w:val="17"/>
        </w:rPr>
        <w:t xml:space="preserve"> </w:t>
      </w:r>
      <w:r>
        <w:t>Work</w:t>
      </w:r>
      <w:r>
        <w:rPr>
          <w:spacing w:val="16"/>
        </w:rPr>
        <w:t xml:space="preserve"> </w:t>
      </w:r>
      <w:r>
        <w:t>collaboratively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Yash</w:t>
      </w:r>
      <w:r>
        <w:rPr>
          <w:spacing w:val="15"/>
        </w:rPr>
        <w:t xml:space="preserve"> </w:t>
      </w:r>
      <w:r>
        <w:t>Technologies</w:t>
      </w:r>
      <w:r>
        <w:rPr>
          <w:spacing w:val="18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meet</w:t>
      </w:r>
      <w:r>
        <w:rPr>
          <w:spacing w:val="19"/>
        </w:rPr>
        <w:t xml:space="preserve"> </w:t>
      </w:r>
      <w:r>
        <w:t>environmental</w:t>
      </w:r>
      <w:r>
        <w:rPr>
          <w:spacing w:val="17"/>
        </w:rPr>
        <w:t xml:space="preserve"> </w:t>
      </w:r>
      <w:r>
        <w:t>targets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related issues.</w:t>
      </w:r>
    </w:p>
    <w:p w14:paraId="3D5FF5B7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25625422" w14:textId="77777777" w:rsidR="002E7064" w:rsidRDefault="00EA681D" w:rsidP="00113710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spacing w:before="1" w:line="276" w:lineRule="auto"/>
        <w:ind w:right="933"/>
        <w:jc w:val="both"/>
        <w:rPr>
          <w:rFonts w:ascii="Symbol" w:hAnsi="Symbol"/>
          <w:sz w:val="20"/>
        </w:rPr>
      </w:pPr>
      <w:r>
        <w:rPr>
          <w:b/>
        </w:rPr>
        <w:t>Reporting:</w:t>
      </w:r>
      <w:r>
        <w:rPr>
          <w:b/>
          <w:spacing w:val="27"/>
        </w:rPr>
        <w:t xml:space="preserve"> </w:t>
      </w:r>
      <w:r>
        <w:t>Provide</w:t>
      </w:r>
      <w:r>
        <w:rPr>
          <w:spacing w:val="28"/>
        </w:rPr>
        <w:t xml:space="preserve"> </w:t>
      </w:r>
      <w:r>
        <w:t>necessary</w:t>
      </w:r>
      <w:r>
        <w:rPr>
          <w:spacing w:val="28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information</w:t>
      </w:r>
      <w:r>
        <w:rPr>
          <w:spacing w:val="25"/>
        </w:rPr>
        <w:t xml:space="preserve"> </w:t>
      </w:r>
      <w:r>
        <w:t>required</w:t>
      </w:r>
      <w:r>
        <w:rPr>
          <w:spacing w:val="27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monitoring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reporting</w:t>
      </w:r>
      <w:r>
        <w:rPr>
          <w:spacing w:val="-47"/>
        </w:rPr>
        <w:t xml:space="preserve"> </w:t>
      </w:r>
      <w:r>
        <w:t>purposes.</w:t>
      </w:r>
    </w:p>
    <w:p w14:paraId="2D6042E0" w14:textId="77777777" w:rsidR="002E7064" w:rsidRDefault="002E7064" w:rsidP="00113710">
      <w:pPr>
        <w:pStyle w:val="BodyText"/>
        <w:spacing w:before="8"/>
        <w:jc w:val="both"/>
        <w:rPr>
          <w:sz w:val="20"/>
        </w:rPr>
      </w:pPr>
    </w:p>
    <w:p w14:paraId="60F262BD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spacing w:before="1"/>
        <w:ind w:hanging="361"/>
        <w:jc w:val="both"/>
        <w:rPr>
          <w:rFonts w:ascii="Wingdings" w:hAnsi="Wingdings"/>
          <w:color w:val="2E5395"/>
        </w:rPr>
      </w:pPr>
      <w:bookmarkStart w:id="41" w:name="_bookmark8"/>
      <w:bookmarkEnd w:id="41"/>
      <w:r>
        <w:rPr>
          <w:color w:val="2E5395"/>
        </w:rPr>
        <w:t>Governance</w:t>
      </w:r>
    </w:p>
    <w:p w14:paraId="71814814" w14:textId="77777777" w:rsidR="002E7064" w:rsidRDefault="00EA681D" w:rsidP="00113710">
      <w:pPr>
        <w:spacing w:before="239" w:line="276" w:lineRule="auto"/>
        <w:ind w:left="1180" w:right="934"/>
        <w:jc w:val="both"/>
      </w:pPr>
      <w:r>
        <w:t>The governance of our Environmental Policy is overseen by the Executive Management Team,</w:t>
      </w:r>
      <w:r>
        <w:rPr>
          <w:spacing w:val="1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strategic</w:t>
      </w:r>
      <w:r>
        <w:rPr>
          <w:spacing w:val="-2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allocation.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Environmental</w:t>
      </w:r>
      <w:r>
        <w:rPr>
          <w:spacing w:val="-6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Officer</w:t>
      </w:r>
      <w:r>
        <w:rPr>
          <w:spacing w:val="-5"/>
        </w:rPr>
        <w:t xml:space="preserve"> </w:t>
      </w:r>
      <w:r>
        <w:t>is</w:t>
      </w:r>
      <w:r>
        <w:rPr>
          <w:spacing w:val="-48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daily</w:t>
      </w:r>
      <w:r>
        <w:rPr>
          <w:spacing w:val="1"/>
        </w:rPr>
        <w:t xml:space="preserve"> </w:t>
      </w:r>
      <w:r>
        <w:t>implementation,</w:t>
      </w:r>
      <w:r>
        <w:rPr>
          <w:spacing w:val="1"/>
        </w:rPr>
        <w:t xml:space="preserve"> </w:t>
      </w:r>
      <w:r>
        <w:t>monitoring,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reporting,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adherence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regulations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policy</w:t>
      </w:r>
      <w:r>
        <w:rPr>
          <w:spacing w:val="5"/>
        </w:rPr>
        <w:t xml:space="preserve"> </w:t>
      </w:r>
      <w:r>
        <w:t>updates.</w:t>
      </w:r>
      <w:r>
        <w:rPr>
          <w:spacing w:val="5"/>
        </w:rPr>
        <w:t xml:space="preserve"> </w:t>
      </w:r>
      <w:r>
        <w:t>Department</w:t>
      </w:r>
      <w:r>
        <w:rPr>
          <w:spacing w:val="5"/>
        </w:rPr>
        <w:t xml:space="preserve"> </w:t>
      </w:r>
      <w:r>
        <w:t>Heads</w:t>
      </w:r>
      <w:r>
        <w:rPr>
          <w:spacing w:val="3"/>
        </w:rPr>
        <w:t xml:space="preserve"> </w:t>
      </w:r>
      <w:r>
        <w:t>integrate</w:t>
      </w:r>
      <w:r>
        <w:rPr>
          <w:spacing w:val="5"/>
        </w:rPr>
        <w:t xml:space="preserve"> </w:t>
      </w:r>
      <w:r>
        <w:t>environmental</w:t>
      </w:r>
      <w:r>
        <w:rPr>
          <w:spacing w:val="4"/>
        </w:rPr>
        <w:t xml:space="preserve"> </w:t>
      </w:r>
      <w:r>
        <w:t>objectives</w:t>
      </w:r>
      <w:r>
        <w:rPr>
          <w:spacing w:val="5"/>
        </w:rPr>
        <w:t xml:space="preserve"> </w:t>
      </w:r>
      <w:r>
        <w:t>into</w:t>
      </w:r>
      <w:r>
        <w:rPr>
          <w:spacing w:val="6"/>
        </w:rPr>
        <w:t xml:space="preserve"> </w:t>
      </w:r>
      <w:proofErr w:type="gramStart"/>
      <w:r>
        <w:t>their</w:t>
      </w:r>
      <w:bookmarkStart w:id="42" w:name="_bookmark12"/>
      <w:bookmarkEnd w:id="42"/>
      <w:proofErr w:type="gramEnd"/>
    </w:p>
    <w:p w14:paraId="21A1D586" w14:textId="77777777" w:rsidR="002E7064" w:rsidRDefault="00EA681D" w:rsidP="00113710">
      <w:pPr>
        <w:spacing w:before="56" w:line="276" w:lineRule="auto"/>
        <w:ind w:left="1180" w:right="932"/>
        <w:jc w:val="both"/>
      </w:pPr>
      <w:r>
        <w:t>operations, while the Environmental Management Team offers support and conducts audits.</w:t>
      </w:r>
      <w:r>
        <w:rPr>
          <w:spacing w:val="1"/>
        </w:rPr>
        <w:t xml:space="preserve"> </w:t>
      </w:r>
      <w:r>
        <w:t>Regular performance reviews and stakeholder communications maintain alignment and drive</w:t>
      </w:r>
      <w:r>
        <w:rPr>
          <w:spacing w:val="1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improvement.</w:t>
      </w:r>
    </w:p>
    <w:p w14:paraId="58892974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210834B0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43" w:name="_bookmark9"/>
      <w:bookmarkEnd w:id="43"/>
      <w:r>
        <w:rPr>
          <w:color w:val="2E5395"/>
        </w:rPr>
        <w:t>Continuous</w:t>
      </w:r>
      <w:r>
        <w:rPr>
          <w:color w:val="2E5395"/>
          <w:spacing w:val="-17"/>
        </w:rPr>
        <w:t xml:space="preserve"> </w:t>
      </w:r>
      <w:r>
        <w:rPr>
          <w:color w:val="2E5395"/>
        </w:rPr>
        <w:t>Improvement</w:t>
      </w:r>
    </w:p>
    <w:p w14:paraId="52DA0CD8" w14:textId="77777777" w:rsidR="002E7064" w:rsidRDefault="00EA681D" w:rsidP="00113710">
      <w:pPr>
        <w:spacing w:before="240" w:line="276" w:lineRule="auto"/>
        <w:ind w:left="1180" w:right="932"/>
        <w:jc w:val="both"/>
      </w:pPr>
      <w:r>
        <w:t>Yash Technologies is committed to continuous improvement in environmental practices. We will</w:t>
      </w:r>
      <w:r>
        <w:rPr>
          <w:spacing w:val="1"/>
        </w:rPr>
        <w:t xml:space="preserve"> </w:t>
      </w:r>
      <w:r>
        <w:t>regularly review and update our Environmental Policy to incorporate new technologies, best</w:t>
      </w:r>
      <w:r>
        <w:rPr>
          <w:spacing w:val="1"/>
        </w:rPr>
        <w:t xml:space="preserve"> </w:t>
      </w:r>
      <w:r>
        <w:t>practices, and regulatory changes. Performance metrics will be analyzed quarterly to identify</w:t>
      </w:r>
      <w:r>
        <w:rPr>
          <w:spacing w:val="1"/>
        </w:rPr>
        <w:t xml:space="preserve"> </w:t>
      </w:r>
      <w:r>
        <w:t>areas for enhancement. Feedback from employees, customers, and stakeholders will be used to</w:t>
      </w:r>
      <w:r>
        <w:rPr>
          <w:spacing w:val="1"/>
        </w:rPr>
        <w:t xml:space="preserve"> </w:t>
      </w:r>
      <w:r>
        <w:t>refine our strategies and set more ambitious targets. This iterative approach ensures that our</w:t>
      </w:r>
      <w:r>
        <w:rPr>
          <w:spacing w:val="1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continually</w:t>
      </w:r>
      <w:r>
        <w:rPr>
          <w:spacing w:val="-1"/>
        </w:rPr>
        <w:t xml:space="preserve"> </w:t>
      </w:r>
      <w:r>
        <w:t>reduced,</w:t>
      </w:r>
      <w:r>
        <w:rPr>
          <w:spacing w:val="-4"/>
        </w:rPr>
        <w:t xml:space="preserve"> </w:t>
      </w:r>
      <w:r>
        <w:t>aligning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evolving</w:t>
      </w:r>
      <w:r>
        <w:rPr>
          <w:spacing w:val="-3"/>
        </w:rPr>
        <w:t xml:space="preserve"> </w:t>
      </w:r>
      <w:r>
        <w:t>sustainability</w:t>
      </w:r>
      <w:r>
        <w:rPr>
          <w:spacing w:val="-3"/>
        </w:rPr>
        <w:t xml:space="preserve"> </w:t>
      </w:r>
      <w:r>
        <w:t>goals.</w:t>
      </w:r>
    </w:p>
    <w:p w14:paraId="122B8A32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2B615DD5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44" w:name="_bookmark10"/>
      <w:bookmarkEnd w:id="44"/>
      <w:r>
        <w:rPr>
          <w:color w:val="2E5395"/>
        </w:rPr>
        <w:t>Review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mechanism</w:t>
      </w:r>
    </w:p>
    <w:p w14:paraId="51597AA9" w14:textId="77777777" w:rsidR="002E7064" w:rsidRDefault="00EA681D" w:rsidP="00113710">
      <w:pPr>
        <w:spacing w:before="240" w:line="276" w:lineRule="auto"/>
        <w:ind w:left="1180" w:right="934"/>
        <w:jc w:val="both"/>
      </w:pPr>
      <w:r>
        <w:t>The Environmental Compliance Officer will oversee the annual review of the Environmental</w:t>
      </w:r>
      <w:r>
        <w:rPr>
          <w:spacing w:val="1"/>
        </w:rPr>
        <w:t xml:space="preserve"> </w:t>
      </w:r>
      <w:r>
        <w:lastRenderedPageBreak/>
        <w:t>Policy. This review will assess compliance with objectives, evaluate performance against targets,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incorporate</w:t>
      </w:r>
      <w:r>
        <w:rPr>
          <w:spacing w:val="1"/>
        </w:rPr>
        <w:t xml:space="preserve"> </w:t>
      </w:r>
      <w:r>
        <w:t>feedback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stakeholders.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metrics,</w:t>
      </w:r>
      <w:r>
        <w:rPr>
          <w:spacing w:val="-47"/>
        </w:rPr>
        <w:t xml:space="preserve"> </w:t>
      </w:r>
      <w:r>
        <w:t>update the policy based on new regulations and best practices, and document any changes. All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modifications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communicated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suppliers,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contractors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briefings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official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continued</w:t>
      </w:r>
      <w:r>
        <w:rPr>
          <w:spacing w:val="1"/>
        </w:rPr>
        <w:t xml:space="preserve"> </w:t>
      </w:r>
      <w:r>
        <w:t>alignment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engagement.</w:t>
      </w:r>
    </w:p>
    <w:p w14:paraId="70C38DC4" w14:textId="77777777" w:rsidR="002E7064" w:rsidRDefault="002E7064" w:rsidP="00113710">
      <w:pPr>
        <w:pStyle w:val="BodyText"/>
        <w:spacing w:before="7"/>
        <w:jc w:val="both"/>
        <w:rPr>
          <w:sz w:val="19"/>
        </w:rPr>
      </w:pPr>
    </w:p>
    <w:p w14:paraId="19229962" w14:textId="77777777" w:rsidR="002E7064" w:rsidRDefault="00EA681D" w:rsidP="00113710">
      <w:pPr>
        <w:pStyle w:val="Heading1"/>
        <w:numPr>
          <w:ilvl w:val="1"/>
          <w:numId w:val="8"/>
        </w:numPr>
        <w:tabs>
          <w:tab w:val="left" w:pos="1181"/>
        </w:tabs>
        <w:ind w:hanging="361"/>
        <w:jc w:val="both"/>
        <w:rPr>
          <w:rFonts w:ascii="Wingdings" w:hAnsi="Wingdings"/>
          <w:color w:val="2E5395"/>
        </w:rPr>
      </w:pPr>
      <w:bookmarkStart w:id="45" w:name="_bookmark11"/>
      <w:bookmarkEnd w:id="45"/>
      <w:r>
        <w:rPr>
          <w:color w:val="2E5395"/>
        </w:rPr>
        <w:t>Review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Cycle</w:t>
      </w:r>
    </w:p>
    <w:p w14:paraId="5F62FDC5" w14:textId="77777777" w:rsidR="002E7064" w:rsidRDefault="002E7064" w:rsidP="00113710">
      <w:pPr>
        <w:pStyle w:val="BodyText"/>
        <w:spacing w:before="8" w:after="1"/>
        <w:jc w:val="both"/>
        <w:rPr>
          <w:rFonts w:ascii="Calibri Light"/>
          <w:sz w:val="19"/>
        </w:rPr>
      </w:pPr>
    </w:p>
    <w:tbl>
      <w:tblPr>
        <w:tblpPr w:leftFromText="180" w:rightFromText="180" w:vertAnchor="text" w:tblpX="995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3162"/>
        <w:gridCol w:w="3735"/>
      </w:tblGrid>
      <w:tr w:rsidR="002E7064" w14:paraId="3633B2F1" w14:textId="77777777" w:rsidTr="002B2078">
        <w:trPr>
          <w:trHeight w:val="520"/>
        </w:trPr>
        <w:tc>
          <w:tcPr>
            <w:tcW w:w="1879" w:type="dxa"/>
            <w:vAlign w:val="center"/>
          </w:tcPr>
          <w:p w14:paraId="73AE5F1B" w14:textId="77777777" w:rsidR="002E7064" w:rsidRDefault="00EA681D" w:rsidP="002B2078">
            <w:pPr>
              <w:pStyle w:val="TableParagraph"/>
              <w:spacing w:before="126"/>
              <w:ind w:left="137" w:right="129"/>
            </w:pPr>
            <w:r>
              <w:t>Effective</w:t>
            </w:r>
            <w:r>
              <w:rPr>
                <w:spacing w:val="-10"/>
              </w:rPr>
              <w:t xml:space="preserve"> </w:t>
            </w:r>
            <w:r>
              <w:t>date</w:t>
            </w:r>
          </w:p>
        </w:tc>
        <w:tc>
          <w:tcPr>
            <w:tcW w:w="3162" w:type="dxa"/>
            <w:vAlign w:val="center"/>
          </w:tcPr>
          <w:p w14:paraId="03838845" w14:textId="70B987F5" w:rsidR="002E7064" w:rsidRDefault="00007E92" w:rsidP="002B2078">
            <w:pPr>
              <w:pStyle w:val="TableParagraph"/>
              <w:spacing w:before="126"/>
              <w:ind w:left="108"/>
            </w:pPr>
            <w:r>
              <w:t>11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08 /</w:t>
            </w:r>
            <w:r>
              <w:rPr>
                <w:spacing w:val="-1"/>
              </w:rPr>
              <w:t xml:space="preserve"> </w:t>
            </w:r>
            <w:r>
              <w:t>2021</w:t>
            </w:r>
          </w:p>
        </w:tc>
        <w:tc>
          <w:tcPr>
            <w:tcW w:w="3735" w:type="dxa"/>
            <w:vAlign w:val="center"/>
          </w:tcPr>
          <w:p w14:paraId="680F8379" w14:textId="66B85C3E" w:rsidR="002E7064" w:rsidRDefault="00EA681D" w:rsidP="002B2078">
            <w:pPr>
              <w:pStyle w:val="TableParagraph"/>
              <w:spacing w:before="126"/>
              <w:ind w:left="4320" w:hanging="4213"/>
            </w:pPr>
            <w:r>
              <w:t>Rev.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9"/>
              </w:rPr>
              <w:t xml:space="preserve"> </w:t>
            </w:r>
            <w:r>
              <w:t>0</w:t>
            </w:r>
            <w:r w:rsidR="00007E92">
              <w:t>0</w:t>
            </w:r>
          </w:p>
        </w:tc>
      </w:tr>
      <w:tr w:rsidR="00C078DD" w14:paraId="78F2F4E7" w14:textId="77777777" w:rsidTr="002B2078">
        <w:trPr>
          <w:trHeight w:val="520"/>
        </w:trPr>
        <w:tc>
          <w:tcPr>
            <w:tcW w:w="1879" w:type="dxa"/>
            <w:vAlign w:val="center"/>
          </w:tcPr>
          <w:p w14:paraId="616EC916" w14:textId="5DE3F032" w:rsidR="00C078DD" w:rsidRDefault="00C078DD" w:rsidP="002B2078">
            <w:pPr>
              <w:pStyle w:val="TableParagraph"/>
              <w:spacing w:before="126"/>
              <w:ind w:left="137" w:right="129"/>
            </w:pPr>
            <w:r>
              <w:t>Reviewed on</w:t>
            </w:r>
          </w:p>
        </w:tc>
        <w:tc>
          <w:tcPr>
            <w:tcW w:w="3162" w:type="dxa"/>
            <w:vAlign w:val="center"/>
          </w:tcPr>
          <w:p w14:paraId="7225492D" w14:textId="2AA38E1D" w:rsidR="00C078DD" w:rsidRDefault="00C078DD" w:rsidP="002B2078">
            <w:pPr>
              <w:pStyle w:val="TableParagraph"/>
              <w:spacing w:before="126"/>
              <w:ind w:left="108"/>
            </w:pPr>
            <w:r>
              <w:t>10 / 11 / 2021</w:t>
            </w:r>
          </w:p>
        </w:tc>
        <w:tc>
          <w:tcPr>
            <w:tcW w:w="3735" w:type="dxa"/>
            <w:vAlign w:val="center"/>
          </w:tcPr>
          <w:p w14:paraId="1B752AAD" w14:textId="6932A89F" w:rsidR="00C078DD" w:rsidRDefault="00C078DD" w:rsidP="002B2078">
            <w:pPr>
              <w:pStyle w:val="TableParagraph"/>
              <w:spacing w:before="126"/>
              <w:ind w:left="4320" w:hanging="4213"/>
            </w:pPr>
            <w:r w:rsidRPr="00C078DD">
              <w:t xml:space="preserve">Rev. no. </w:t>
            </w:r>
            <w:r>
              <w:t>1.0</w:t>
            </w:r>
          </w:p>
        </w:tc>
      </w:tr>
      <w:tr w:rsidR="002E7064" w14:paraId="1B8DE44A" w14:textId="77777777" w:rsidTr="002B2078">
        <w:trPr>
          <w:trHeight w:val="530"/>
        </w:trPr>
        <w:tc>
          <w:tcPr>
            <w:tcW w:w="1879" w:type="dxa"/>
            <w:vAlign w:val="center"/>
          </w:tcPr>
          <w:p w14:paraId="7864964C" w14:textId="049A6D17" w:rsidR="002E7064" w:rsidRDefault="004D0CDA" w:rsidP="002B2078">
            <w:pPr>
              <w:pStyle w:val="TableParagraph"/>
              <w:spacing w:before="131"/>
              <w:ind w:left="135" w:right="129"/>
            </w:pPr>
            <w:r>
              <w:t>Review</w:t>
            </w:r>
            <w:r>
              <w:rPr>
                <w:spacing w:val="-5"/>
              </w:rPr>
              <w:t xml:space="preserve"> </w:t>
            </w:r>
            <w:r>
              <w:t>date</w:t>
            </w:r>
          </w:p>
        </w:tc>
        <w:tc>
          <w:tcPr>
            <w:tcW w:w="3162" w:type="dxa"/>
            <w:vAlign w:val="center"/>
          </w:tcPr>
          <w:p w14:paraId="45E6DE24" w14:textId="77777777" w:rsidR="002E7064" w:rsidRDefault="00EA681D" w:rsidP="002B2078">
            <w:pPr>
              <w:pStyle w:val="TableParagraph"/>
              <w:spacing w:before="131"/>
              <w:ind w:left="108"/>
            </w:pPr>
            <w:r>
              <w:t>01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02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2024</w:t>
            </w:r>
          </w:p>
        </w:tc>
        <w:tc>
          <w:tcPr>
            <w:tcW w:w="3735" w:type="dxa"/>
            <w:vAlign w:val="center"/>
          </w:tcPr>
          <w:p w14:paraId="44E4E0B9" w14:textId="6905B63B" w:rsidR="002E7064" w:rsidRDefault="00EA681D" w:rsidP="002B2078">
            <w:pPr>
              <w:pStyle w:val="TableParagraph"/>
              <w:spacing w:before="131"/>
              <w:ind w:left="107"/>
            </w:pPr>
            <w:r>
              <w:t>Rev.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9"/>
              </w:rPr>
              <w:t xml:space="preserve"> </w:t>
            </w:r>
            <w:r w:rsidR="00007E92">
              <w:t>2.0</w:t>
            </w:r>
          </w:p>
        </w:tc>
      </w:tr>
      <w:tr w:rsidR="002E7064" w14:paraId="29BBD3E1" w14:textId="77777777" w:rsidTr="002B2078">
        <w:trPr>
          <w:trHeight w:val="441"/>
        </w:trPr>
        <w:tc>
          <w:tcPr>
            <w:tcW w:w="1879" w:type="dxa"/>
            <w:vAlign w:val="center"/>
          </w:tcPr>
          <w:p w14:paraId="2D7B9E83" w14:textId="31909841" w:rsidR="002E7064" w:rsidRDefault="004D0CDA" w:rsidP="002B2078">
            <w:pPr>
              <w:pStyle w:val="TableParagraph"/>
              <w:spacing w:before="85"/>
              <w:ind w:left="139" w:right="129"/>
            </w:pPr>
            <w:r>
              <w:t>Last</w:t>
            </w:r>
            <w:r>
              <w:rPr>
                <w:spacing w:val="-5"/>
              </w:rPr>
              <w:t xml:space="preserve"> </w:t>
            </w:r>
            <w:r>
              <w:t>Review</w:t>
            </w:r>
            <w:r>
              <w:rPr>
                <w:spacing w:val="-4"/>
              </w:rPr>
              <w:t xml:space="preserve"> </w:t>
            </w:r>
            <w:r>
              <w:t>date</w:t>
            </w:r>
          </w:p>
        </w:tc>
        <w:tc>
          <w:tcPr>
            <w:tcW w:w="3162" w:type="dxa"/>
            <w:vAlign w:val="center"/>
          </w:tcPr>
          <w:p w14:paraId="7A7CC0D5" w14:textId="3DFDEB8F" w:rsidR="002E7064" w:rsidRDefault="00EA681D" w:rsidP="002B2078">
            <w:pPr>
              <w:pStyle w:val="TableParagraph"/>
              <w:spacing w:before="85"/>
              <w:ind w:left="108"/>
            </w:pPr>
            <w:r>
              <w:t>01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0</w:t>
            </w:r>
            <w:r w:rsidR="00266563">
              <w:t>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2025</w:t>
            </w:r>
          </w:p>
        </w:tc>
        <w:tc>
          <w:tcPr>
            <w:tcW w:w="3735" w:type="dxa"/>
            <w:vAlign w:val="center"/>
          </w:tcPr>
          <w:p w14:paraId="1EFEA2E4" w14:textId="3C042AE6" w:rsidR="002E7064" w:rsidRDefault="00777DAD" w:rsidP="002B20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>
              <w:t>Rev.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9"/>
              </w:rPr>
              <w:t xml:space="preserve"> </w:t>
            </w:r>
            <w:r>
              <w:t>2.</w:t>
            </w:r>
            <w:r w:rsidR="000767FF">
              <w:t>1</w:t>
            </w:r>
          </w:p>
        </w:tc>
      </w:tr>
      <w:tr w:rsidR="004D0CDA" w14:paraId="7B216A71" w14:textId="77777777" w:rsidTr="002B2078">
        <w:trPr>
          <w:trHeight w:val="441"/>
        </w:trPr>
        <w:tc>
          <w:tcPr>
            <w:tcW w:w="1879" w:type="dxa"/>
            <w:vAlign w:val="center"/>
          </w:tcPr>
          <w:p w14:paraId="6CC0E8DD" w14:textId="0C13C179" w:rsidR="004D0CDA" w:rsidRDefault="004D0CDA" w:rsidP="002B2078">
            <w:pPr>
              <w:pStyle w:val="TableParagraph"/>
              <w:spacing w:before="85"/>
              <w:ind w:left="139" w:right="129"/>
            </w:pPr>
            <w:r>
              <w:t>Next</w:t>
            </w:r>
            <w:r w:rsidRPr="004D0CDA">
              <w:t xml:space="preserve"> Review date</w:t>
            </w:r>
          </w:p>
        </w:tc>
        <w:tc>
          <w:tcPr>
            <w:tcW w:w="3162" w:type="dxa"/>
            <w:vAlign w:val="center"/>
          </w:tcPr>
          <w:p w14:paraId="3FB25867" w14:textId="02C39F0E" w:rsidR="004D0CDA" w:rsidRDefault="004D0CDA" w:rsidP="002B2078">
            <w:pPr>
              <w:pStyle w:val="TableParagraph"/>
              <w:spacing w:before="85"/>
              <w:ind w:left="108"/>
            </w:pPr>
            <w:r w:rsidRPr="004D0CDA">
              <w:t>01 / 0</w:t>
            </w:r>
            <w:r w:rsidR="00266563">
              <w:t>1</w:t>
            </w:r>
            <w:r w:rsidRPr="004D0CDA">
              <w:t xml:space="preserve"> / 202</w:t>
            </w:r>
            <w:r>
              <w:t>6</w:t>
            </w:r>
          </w:p>
        </w:tc>
        <w:tc>
          <w:tcPr>
            <w:tcW w:w="3735" w:type="dxa"/>
            <w:vAlign w:val="center"/>
          </w:tcPr>
          <w:p w14:paraId="37F63379" w14:textId="77777777" w:rsidR="004D0CDA" w:rsidRDefault="004D0CDA" w:rsidP="002B2078">
            <w:pPr>
              <w:pStyle w:val="TableParagraph"/>
              <w:rPr>
                <w:rFonts w:ascii="Times New Roman"/>
              </w:rPr>
            </w:pPr>
          </w:p>
        </w:tc>
      </w:tr>
    </w:tbl>
    <w:p w14:paraId="7C722236" w14:textId="77777777" w:rsidR="001C0F29" w:rsidRDefault="001C0F29" w:rsidP="00113710">
      <w:pPr>
        <w:jc w:val="both"/>
        <w:rPr>
          <w:rFonts w:ascii="Times New Roman"/>
        </w:rPr>
      </w:pPr>
    </w:p>
    <w:p w14:paraId="6974FCEE" w14:textId="77777777" w:rsidR="001C0F29" w:rsidRPr="001C0F29" w:rsidRDefault="001C0F29" w:rsidP="001C0F29">
      <w:pPr>
        <w:rPr>
          <w:rFonts w:ascii="Times New Roman"/>
        </w:rPr>
      </w:pPr>
    </w:p>
    <w:p w14:paraId="5F473F5B" w14:textId="77777777" w:rsidR="001C0F29" w:rsidRPr="001C0F29" w:rsidRDefault="001C0F29" w:rsidP="001C0F29">
      <w:pPr>
        <w:rPr>
          <w:rFonts w:ascii="Times New Roman"/>
        </w:rPr>
      </w:pPr>
    </w:p>
    <w:p w14:paraId="502A785E" w14:textId="77777777" w:rsidR="001C0F29" w:rsidRPr="001C0F29" w:rsidRDefault="001C0F29" w:rsidP="001C0F29">
      <w:pPr>
        <w:rPr>
          <w:rFonts w:ascii="Times New Roman"/>
        </w:rPr>
      </w:pPr>
    </w:p>
    <w:p w14:paraId="46E46C67" w14:textId="77777777" w:rsidR="001C0F29" w:rsidRPr="001C0F29" w:rsidRDefault="001C0F29" w:rsidP="001C0F29">
      <w:pPr>
        <w:rPr>
          <w:rFonts w:ascii="Times New Roman"/>
        </w:rPr>
      </w:pPr>
    </w:p>
    <w:p w14:paraId="0742726C" w14:textId="77777777" w:rsidR="001C0F29" w:rsidRPr="001C0F29" w:rsidRDefault="001C0F29" w:rsidP="001C0F29">
      <w:pPr>
        <w:rPr>
          <w:rFonts w:ascii="Times New Roman"/>
        </w:rPr>
      </w:pPr>
    </w:p>
    <w:p w14:paraId="0C2BE371" w14:textId="77777777" w:rsidR="001C0F29" w:rsidRPr="001C0F29" w:rsidRDefault="001C0F29" w:rsidP="001C0F29">
      <w:pPr>
        <w:rPr>
          <w:rFonts w:ascii="Times New Roman"/>
        </w:rPr>
      </w:pPr>
    </w:p>
    <w:p w14:paraId="2CE9029F" w14:textId="77777777" w:rsidR="001C0F29" w:rsidRDefault="001C0F29" w:rsidP="00113710">
      <w:pPr>
        <w:jc w:val="both"/>
        <w:rPr>
          <w:rFonts w:ascii="Times New Roman"/>
        </w:rPr>
      </w:pPr>
    </w:p>
    <w:p w14:paraId="2F1301D2" w14:textId="77777777" w:rsidR="001C0F29" w:rsidRDefault="001C0F29" w:rsidP="00113710">
      <w:pPr>
        <w:jc w:val="both"/>
        <w:rPr>
          <w:rFonts w:ascii="Times New Roman"/>
        </w:rPr>
      </w:pPr>
    </w:p>
    <w:p w14:paraId="46D5FDA5" w14:textId="77777777" w:rsidR="001C0F29" w:rsidRDefault="001C0F29" w:rsidP="00113710">
      <w:pPr>
        <w:jc w:val="both"/>
        <w:rPr>
          <w:rFonts w:ascii="Times New Roman"/>
        </w:rPr>
      </w:pPr>
    </w:p>
    <w:p w14:paraId="662B3073" w14:textId="77777777" w:rsidR="001C0F29" w:rsidRDefault="001C0F29" w:rsidP="00113710">
      <w:pPr>
        <w:jc w:val="both"/>
        <w:rPr>
          <w:rFonts w:ascii="Times New Roman"/>
        </w:rPr>
      </w:pPr>
    </w:p>
    <w:p w14:paraId="5A7CA28C" w14:textId="77777777" w:rsidR="001C0F29" w:rsidRDefault="001C0F29" w:rsidP="00113710">
      <w:pPr>
        <w:jc w:val="both"/>
        <w:rPr>
          <w:rFonts w:ascii="Times New Roman"/>
        </w:rPr>
      </w:pPr>
    </w:p>
    <w:p w14:paraId="6A618F0F" w14:textId="77777777" w:rsidR="001C0F29" w:rsidRDefault="001C0F29" w:rsidP="00113710">
      <w:pPr>
        <w:jc w:val="both"/>
        <w:rPr>
          <w:rFonts w:ascii="Times New Roman"/>
        </w:rPr>
      </w:pPr>
    </w:p>
    <w:p w14:paraId="6D4DAF58" w14:textId="77777777" w:rsidR="001C0F29" w:rsidRDefault="001C0F29" w:rsidP="00113710">
      <w:pPr>
        <w:jc w:val="both"/>
        <w:rPr>
          <w:rFonts w:ascii="Times New Roman"/>
        </w:rPr>
      </w:pPr>
    </w:p>
    <w:p w14:paraId="104AAA61" w14:textId="77777777" w:rsidR="001C0F29" w:rsidRDefault="001C0F29" w:rsidP="00113710">
      <w:pPr>
        <w:jc w:val="both"/>
        <w:rPr>
          <w:rFonts w:ascii="Times New Roman"/>
        </w:rPr>
      </w:pPr>
    </w:p>
    <w:p w14:paraId="5A1426BE" w14:textId="77777777" w:rsidR="001C0F29" w:rsidRDefault="001C0F29" w:rsidP="00113710">
      <w:pPr>
        <w:jc w:val="both"/>
        <w:rPr>
          <w:rFonts w:ascii="Times New Roman"/>
        </w:rPr>
      </w:pPr>
    </w:p>
    <w:p w14:paraId="0F1CF162" w14:textId="77777777" w:rsidR="001C0F29" w:rsidRDefault="001C0F29" w:rsidP="00113710">
      <w:pPr>
        <w:jc w:val="both"/>
        <w:rPr>
          <w:rFonts w:ascii="Times New Roman"/>
        </w:rPr>
      </w:pPr>
    </w:p>
    <w:p w14:paraId="105515B0" w14:textId="77777777" w:rsidR="001C0F29" w:rsidRDefault="001C0F29" w:rsidP="00113710">
      <w:pPr>
        <w:jc w:val="both"/>
        <w:rPr>
          <w:rFonts w:ascii="Times New Roman"/>
        </w:rPr>
      </w:pPr>
      <w:bookmarkStart w:id="46" w:name="_Hlk206775764"/>
    </w:p>
    <w:p w14:paraId="43D7220A" w14:textId="0E73F471" w:rsidR="001C0F29" w:rsidRPr="001C0F29" w:rsidRDefault="001C0F29" w:rsidP="001C0F29">
      <w:pPr>
        <w:ind w:right="620"/>
        <w:jc w:val="center"/>
        <w:rPr>
          <w:rFonts w:asciiTheme="minorHAnsi" w:hAnsiTheme="minorHAnsi" w:cstheme="minorHAnsi"/>
          <w:b/>
          <w:bCs/>
        </w:rPr>
      </w:pPr>
      <w:r w:rsidRPr="001C0F29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                Approved By</w:t>
      </w:r>
    </w:p>
    <w:p w14:paraId="25BC2A6B" w14:textId="45F6FDE1" w:rsidR="002E7064" w:rsidRDefault="001C0F29" w:rsidP="001C0F29">
      <w:pPr>
        <w:ind w:right="620"/>
        <w:jc w:val="center"/>
        <w:rPr>
          <w:rFonts w:ascii="Times New Roman"/>
        </w:rPr>
        <w:sectPr w:rsidR="002E7064" w:rsidSect="000767FF">
          <w:pgSz w:w="11910" w:h="16840"/>
          <w:pgMar w:top="2250" w:right="500" w:bottom="1350" w:left="62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 w:rsidRPr="001C0F29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Dharmendra Jain (Corporate HR)</w:t>
      </w:r>
      <w:r>
        <w:rPr>
          <w:rFonts w:ascii="Times New Roman"/>
        </w:rPr>
        <w:br w:type="textWrapping" w:clear="all"/>
      </w:r>
    </w:p>
    <w:bookmarkEnd w:id="46"/>
    <w:p w14:paraId="3EB40FE1" w14:textId="3F069161" w:rsidR="002E7064" w:rsidRDefault="002E7064" w:rsidP="00113710">
      <w:pPr>
        <w:pStyle w:val="BodyText"/>
        <w:ind w:left="-89" w:right="-29"/>
        <w:jc w:val="both"/>
        <w:rPr>
          <w:rFonts w:ascii="Calibri Light"/>
          <w:sz w:val="20"/>
        </w:rPr>
      </w:pPr>
    </w:p>
    <w:p w14:paraId="01830ACA" w14:textId="77777777" w:rsidR="002E7064" w:rsidRDefault="00EA681D" w:rsidP="00113710">
      <w:pPr>
        <w:pStyle w:val="Heading1"/>
        <w:numPr>
          <w:ilvl w:val="0"/>
          <w:numId w:val="1"/>
        </w:numPr>
        <w:tabs>
          <w:tab w:val="left" w:pos="3267"/>
        </w:tabs>
        <w:spacing w:before="82"/>
        <w:jc w:val="both"/>
      </w:pPr>
      <w:r>
        <w:rPr>
          <w:color w:val="2E5395"/>
        </w:rPr>
        <w:t>Employee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Acknowledgement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Form</w:t>
      </w:r>
    </w:p>
    <w:p w14:paraId="1B41A0B5" w14:textId="77777777" w:rsidR="002E7064" w:rsidRDefault="002E7064" w:rsidP="00113710">
      <w:pPr>
        <w:pStyle w:val="BodyText"/>
        <w:jc w:val="both"/>
        <w:rPr>
          <w:rFonts w:ascii="Calibri Light"/>
          <w:sz w:val="36"/>
        </w:rPr>
      </w:pPr>
    </w:p>
    <w:p w14:paraId="1B43DE96" w14:textId="77777777" w:rsidR="002E7064" w:rsidRDefault="00EA681D" w:rsidP="00E2547E">
      <w:pPr>
        <w:spacing w:before="240" w:line="276" w:lineRule="auto"/>
        <w:ind w:left="1180" w:right="932"/>
        <w:jc w:val="both"/>
      </w:pPr>
      <w:r>
        <w:t>I,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undersigned,</w:t>
      </w:r>
      <w:r>
        <w:rPr>
          <w:spacing w:val="1"/>
        </w:rPr>
        <w:t xml:space="preserve"> </w:t>
      </w:r>
      <w:r>
        <w:t>acknowledge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received,</w:t>
      </w:r>
      <w:r>
        <w:rPr>
          <w:spacing w:val="1"/>
        </w:rPr>
        <w:t xml:space="preserve"> </w:t>
      </w:r>
      <w:r>
        <w:t>read,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understood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Environmental Policy of Yash Technologies. I recognize my role in adhering to this policy</w:t>
      </w:r>
      <w:r>
        <w:rPr>
          <w:spacing w:val="1"/>
        </w:rPr>
        <w:t xml:space="preserve"> </w:t>
      </w:r>
      <w:r>
        <w:t>and commit to supporting the company's environmental objectives, including minimizing</w:t>
      </w:r>
      <w:r>
        <w:rPr>
          <w:spacing w:val="1"/>
        </w:rPr>
        <w:t xml:space="preserve"> </w:t>
      </w:r>
      <w:r>
        <w:t>waste,</w:t>
      </w:r>
      <w:r>
        <w:rPr>
          <w:spacing w:val="-1"/>
        </w:rPr>
        <w:t xml:space="preserve"> </w:t>
      </w:r>
      <w:r>
        <w:t>conserving</w:t>
      </w:r>
      <w:r>
        <w:rPr>
          <w:spacing w:val="-2"/>
        </w:rPr>
        <w:t xml:space="preserve"> </w:t>
      </w:r>
      <w:r>
        <w:t>energy,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promoting</w:t>
      </w:r>
      <w:r>
        <w:rPr>
          <w:spacing w:val="-2"/>
        </w:rPr>
        <w:t xml:space="preserve"> </w:t>
      </w:r>
      <w:r>
        <w:t>sustainable</w:t>
      </w:r>
      <w:r>
        <w:rPr>
          <w:spacing w:val="-4"/>
        </w:rPr>
        <w:t xml:space="preserve"> </w:t>
      </w:r>
      <w:r>
        <w:t>practices.</w:t>
      </w:r>
    </w:p>
    <w:p w14:paraId="15BECDE7" w14:textId="77777777" w:rsidR="002E7064" w:rsidRDefault="002E7064" w:rsidP="00113710">
      <w:pPr>
        <w:pStyle w:val="BodyText"/>
        <w:spacing w:before="9"/>
        <w:jc w:val="both"/>
        <w:rPr>
          <w:sz w:val="19"/>
        </w:rPr>
      </w:pPr>
    </w:p>
    <w:p w14:paraId="53EDCD3D" w14:textId="77777777" w:rsidR="002E7064" w:rsidRDefault="00EA681D" w:rsidP="00E2547E">
      <w:pPr>
        <w:spacing w:before="240" w:line="276" w:lineRule="auto"/>
        <w:ind w:left="1180" w:right="932"/>
        <w:jc w:val="both"/>
      </w:pPr>
      <w:r>
        <w:t>I understand that my responsibilities include following the procedures outlined in the</w:t>
      </w:r>
      <w:r>
        <w:rPr>
          <w:spacing w:val="1"/>
        </w:rPr>
        <w:t xml:space="preserve"> </w:t>
      </w:r>
      <w:r>
        <w:t>policy,</w:t>
      </w:r>
      <w:r>
        <w:rPr>
          <w:spacing w:val="-7"/>
        </w:rPr>
        <w:t xml:space="preserve"> </w:t>
      </w:r>
      <w:r>
        <w:t>participating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programs,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environmental</w:t>
      </w:r>
      <w:r>
        <w:rPr>
          <w:spacing w:val="-7"/>
        </w:rPr>
        <w:t xml:space="preserve"> </w:t>
      </w:r>
      <w:r>
        <w:t>issues</w:t>
      </w:r>
      <w:r>
        <w:rPr>
          <w:spacing w:val="-4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non-compliance</w:t>
      </w:r>
      <w:r>
        <w:rPr>
          <w:spacing w:val="1"/>
        </w:rPr>
        <w:t xml:space="preserve"> </w:t>
      </w:r>
      <w:r>
        <w:t>incidents.</w:t>
      </w:r>
    </w:p>
    <w:p w14:paraId="64E79172" w14:textId="77777777" w:rsidR="002E7064" w:rsidRDefault="002E7064" w:rsidP="00113710">
      <w:pPr>
        <w:pStyle w:val="BodyText"/>
        <w:spacing w:before="8"/>
        <w:jc w:val="both"/>
        <w:rPr>
          <w:sz w:val="19"/>
        </w:rPr>
      </w:pPr>
    </w:p>
    <w:p w14:paraId="22C3BF06" w14:textId="77777777" w:rsidR="002E7064" w:rsidRDefault="00EA681D" w:rsidP="00E2547E">
      <w:pPr>
        <w:spacing w:before="240" w:line="276" w:lineRule="auto"/>
        <w:ind w:left="1180" w:right="932"/>
        <w:jc w:val="both"/>
      </w:pPr>
      <w:r>
        <w:t>By</w:t>
      </w:r>
      <w:r>
        <w:rPr>
          <w:spacing w:val="1"/>
        </w:rPr>
        <w:t xml:space="preserve"> </w:t>
      </w:r>
      <w:r>
        <w:t>signing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form,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confirm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commitment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upholding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principles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Environmental Policy and contributing to the ongoing improvement of our environmental</w:t>
      </w:r>
      <w:r>
        <w:rPr>
          <w:spacing w:val="-47"/>
        </w:rPr>
        <w:t xml:space="preserve"> </w:t>
      </w:r>
      <w:r>
        <w:t>performance.</w:t>
      </w:r>
    </w:p>
    <w:p w14:paraId="570192FA" w14:textId="77777777" w:rsidR="00AB28C5" w:rsidRDefault="00AB28C5" w:rsidP="00113710">
      <w:pPr>
        <w:spacing w:line="276" w:lineRule="auto"/>
        <w:ind w:left="1180" w:right="1590"/>
        <w:jc w:val="both"/>
      </w:pPr>
    </w:p>
    <w:p w14:paraId="4A83FF47" w14:textId="77777777" w:rsidR="002E7064" w:rsidRDefault="002E7064" w:rsidP="00113710">
      <w:pPr>
        <w:pStyle w:val="BodyText"/>
        <w:jc w:val="both"/>
        <w:rPr>
          <w:sz w:val="22"/>
        </w:rPr>
      </w:pPr>
    </w:p>
    <w:p w14:paraId="44E5262D" w14:textId="157D40B4" w:rsidR="002E7064" w:rsidRDefault="00AB28C5" w:rsidP="00AB28C5">
      <w:pPr>
        <w:pStyle w:val="BodyText"/>
        <w:ind w:left="1170"/>
        <w:jc w:val="both"/>
        <w:rPr>
          <w:sz w:val="22"/>
        </w:rPr>
      </w:pPr>
      <w:r w:rsidRPr="00AB28C5">
        <w:rPr>
          <w:sz w:val="22"/>
        </w:rPr>
        <w:t>Employee Name:</w:t>
      </w:r>
      <w:r>
        <w:rPr>
          <w:sz w:val="22"/>
        </w:rPr>
        <w:t xml:space="preserve"> </w:t>
      </w:r>
      <w:r w:rsidR="00777DAD">
        <w:rPr>
          <w:sz w:val="22"/>
        </w:rPr>
        <w:t>_____________________</w:t>
      </w:r>
    </w:p>
    <w:p w14:paraId="0921006A" w14:textId="520AD4AB" w:rsidR="00AB28C5" w:rsidRDefault="00AB28C5" w:rsidP="00AB28C5">
      <w:pPr>
        <w:pStyle w:val="BodyText"/>
        <w:spacing w:before="240"/>
        <w:ind w:left="1170"/>
        <w:jc w:val="both"/>
        <w:rPr>
          <w:sz w:val="22"/>
        </w:rPr>
      </w:pPr>
      <w:r w:rsidRPr="00AB28C5">
        <w:rPr>
          <w:sz w:val="22"/>
        </w:rPr>
        <w:t xml:space="preserve">Employee </w:t>
      </w:r>
      <w:r>
        <w:rPr>
          <w:sz w:val="22"/>
        </w:rPr>
        <w:t>ID</w:t>
      </w:r>
      <w:r w:rsidRPr="00AB28C5">
        <w:rPr>
          <w:sz w:val="22"/>
        </w:rPr>
        <w:t>:</w:t>
      </w:r>
      <w:r>
        <w:rPr>
          <w:sz w:val="22"/>
        </w:rPr>
        <w:t xml:space="preserve"> </w:t>
      </w:r>
      <w:r>
        <w:rPr>
          <w:sz w:val="22"/>
          <w:u w:val="single"/>
        </w:rPr>
        <w:t>____________</w:t>
      </w:r>
      <w:r>
        <w:rPr>
          <w:sz w:val="22"/>
        </w:rPr>
        <w:t>____</w:t>
      </w:r>
      <w:r w:rsidR="00777DAD">
        <w:rPr>
          <w:sz w:val="22"/>
        </w:rPr>
        <w:t>_________</w:t>
      </w:r>
      <w:r>
        <w:rPr>
          <w:sz w:val="22"/>
        </w:rPr>
        <w:t xml:space="preserve"> </w:t>
      </w:r>
    </w:p>
    <w:p w14:paraId="71B1EA6F" w14:textId="264D0345" w:rsidR="00AB28C5" w:rsidRDefault="00AB28C5" w:rsidP="00AB28C5">
      <w:pPr>
        <w:pStyle w:val="BodyText"/>
        <w:spacing w:before="240"/>
        <w:ind w:left="1170"/>
        <w:jc w:val="both"/>
        <w:rPr>
          <w:sz w:val="22"/>
        </w:rPr>
      </w:pPr>
      <w:r>
        <w:rPr>
          <w:sz w:val="22"/>
        </w:rPr>
        <w:t>Department</w:t>
      </w:r>
      <w:r w:rsidRPr="00AB28C5">
        <w:rPr>
          <w:sz w:val="22"/>
        </w:rPr>
        <w:t>:</w:t>
      </w:r>
      <w:r w:rsidR="00777DAD">
        <w:rPr>
          <w:sz w:val="22"/>
        </w:rPr>
        <w:t>______________________</w:t>
      </w:r>
    </w:p>
    <w:p w14:paraId="229248AD" w14:textId="0B57B5FB" w:rsidR="00AB28C5" w:rsidRDefault="00AB28C5" w:rsidP="00AB28C5">
      <w:pPr>
        <w:pStyle w:val="BodyText"/>
        <w:spacing w:before="240"/>
        <w:ind w:left="1170"/>
        <w:jc w:val="both"/>
        <w:rPr>
          <w:sz w:val="22"/>
        </w:rPr>
      </w:pPr>
      <w:r>
        <w:rPr>
          <w:sz w:val="22"/>
        </w:rPr>
        <w:t>Signature</w:t>
      </w:r>
      <w:r w:rsidRPr="00AB28C5">
        <w:rPr>
          <w:sz w:val="22"/>
        </w:rPr>
        <w:t>:</w:t>
      </w:r>
      <w:r>
        <w:rPr>
          <w:sz w:val="22"/>
        </w:rPr>
        <w:t xml:space="preserve"> </w:t>
      </w:r>
      <w:r>
        <w:rPr>
          <w:sz w:val="22"/>
          <w:u w:val="single"/>
        </w:rPr>
        <w:t>_</w:t>
      </w:r>
      <w:r>
        <w:rPr>
          <w:sz w:val="22"/>
        </w:rPr>
        <w:t>________</w:t>
      </w:r>
      <w:r w:rsidR="00777DAD">
        <w:rPr>
          <w:sz w:val="22"/>
        </w:rPr>
        <w:t>____________</w:t>
      </w:r>
      <w:r>
        <w:rPr>
          <w:sz w:val="22"/>
        </w:rPr>
        <w:t>_</w:t>
      </w:r>
    </w:p>
    <w:p w14:paraId="1D2A7424" w14:textId="28DD9558" w:rsidR="00AB28C5" w:rsidRDefault="00AB28C5" w:rsidP="00AB28C5">
      <w:pPr>
        <w:pStyle w:val="BodyText"/>
        <w:spacing w:before="240"/>
        <w:ind w:left="1170"/>
        <w:jc w:val="both"/>
        <w:rPr>
          <w:sz w:val="22"/>
        </w:rPr>
      </w:pPr>
      <w:r>
        <w:rPr>
          <w:sz w:val="22"/>
        </w:rPr>
        <w:t>Date</w:t>
      </w:r>
      <w:r w:rsidRPr="00AB28C5">
        <w:rPr>
          <w:sz w:val="22"/>
        </w:rPr>
        <w:t>:</w:t>
      </w:r>
      <w:r>
        <w:rPr>
          <w:sz w:val="22"/>
        </w:rPr>
        <w:t xml:space="preserve"> </w:t>
      </w:r>
      <w:r>
        <w:rPr>
          <w:sz w:val="22"/>
          <w:u w:val="single"/>
        </w:rPr>
        <w:t>_</w:t>
      </w:r>
      <w:r w:rsidR="00777DAD">
        <w:rPr>
          <w:sz w:val="22"/>
          <w:u w:val="single"/>
        </w:rPr>
        <w:t>_________________________</w:t>
      </w:r>
    </w:p>
    <w:p w14:paraId="5E9191B1" w14:textId="77777777" w:rsidR="00AB28C5" w:rsidRDefault="00AB28C5" w:rsidP="00AB28C5">
      <w:pPr>
        <w:pStyle w:val="BodyText"/>
        <w:ind w:left="1170"/>
        <w:jc w:val="both"/>
        <w:rPr>
          <w:sz w:val="22"/>
        </w:rPr>
      </w:pPr>
    </w:p>
    <w:p w14:paraId="21BA9DC5" w14:textId="7D98B480" w:rsidR="002E7064" w:rsidRDefault="002E7064" w:rsidP="00AB28C5">
      <w:pPr>
        <w:spacing w:before="217" w:line="422" w:lineRule="auto"/>
        <w:ind w:left="1180" w:right="6189"/>
        <w:jc w:val="both"/>
        <w:rPr>
          <w:rFonts w:ascii="Arial MT"/>
        </w:rPr>
      </w:pPr>
    </w:p>
    <w:p w14:paraId="5B8E4FD0" w14:textId="77777777" w:rsidR="00AB28C5" w:rsidRPr="00AB28C5" w:rsidRDefault="00AB28C5" w:rsidP="00AB28C5">
      <w:pPr>
        <w:rPr>
          <w:rFonts w:ascii="Arial MT"/>
        </w:rPr>
      </w:pPr>
    </w:p>
    <w:sectPr w:rsidR="00AB28C5" w:rsidRPr="00AB28C5" w:rsidSect="00266563">
      <w:pgSz w:w="11910" w:h="16840"/>
      <w:pgMar w:top="1980" w:right="500" w:bottom="920" w:left="620" w:header="0" w:footer="652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64FD" w14:textId="77777777" w:rsidR="00561A54" w:rsidRDefault="00561A54">
      <w:r>
        <w:separator/>
      </w:r>
    </w:p>
  </w:endnote>
  <w:endnote w:type="continuationSeparator" w:id="0">
    <w:p w14:paraId="347354C4" w14:textId="77777777" w:rsidR="00561A54" w:rsidRDefault="00561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88E00" w14:textId="29266D1F" w:rsidR="00EA681D" w:rsidRDefault="00000000">
    <w:pPr>
      <w:pStyle w:val="BodyText"/>
      <w:spacing w:line="14" w:lineRule="auto"/>
      <w:rPr>
        <w:sz w:val="20"/>
      </w:rPr>
    </w:pPr>
    <w:r>
      <w:pict w14:anchorId="111BA21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62.7pt;margin-top:794.35pt;width:83.6pt;height:13.05pt;z-index:-16047616;mso-position-horizontal-relative:page;mso-position-vertical-relative:page" filled="f" stroked="f">
          <v:textbox style="mso-next-textbox:#_x0000_s1026" inset="0,0,0,0">
            <w:txbxContent>
              <w:p w14:paraId="045E8D0D" w14:textId="6D67AB9A" w:rsidR="00EA681D" w:rsidRDefault="00EA681D">
                <w:pPr>
                  <w:spacing w:line="245" w:lineRule="exact"/>
                  <w:ind w:left="20"/>
                </w:pPr>
                <w:r>
                  <w:t>Revision</w:t>
                </w:r>
                <w:r>
                  <w:rPr>
                    <w:spacing w:val="-6"/>
                  </w:rPr>
                  <w:t xml:space="preserve"> </w:t>
                </w:r>
                <w:r>
                  <w:t>no.2.</w:t>
                </w:r>
                <w:r w:rsidR="00EF449B">
                  <w:t>1</w:t>
                </w:r>
              </w:p>
            </w:txbxContent>
          </v:textbox>
          <w10:wrap anchorx="page" anchory="page"/>
        </v:shape>
      </w:pict>
    </w:r>
    <w:r>
      <w:pict w14:anchorId="76D9804B">
        <v:shape id="_x0000_s1027" type="#_x0000_t202" style="position:absolute;margin-left:75.35pt;margin-top:794.35pt;width:66.75pt;height:13.05pt;z-index:-16048128;mso-position-horizontal-relative:page;mso-position-vertical-relative:page" filled="f" stroked="f">
          <v:textbox style="mso-next-textbox:#_x0000_s1027" inset="0,0,0,0">
            <w:txbxContent>
              <w:p w14:paraId="1CE7F8D2" w14:textId="77777777" w:rsidR="00EA681D" w:rsidRDefault="00EA681D">
                <w:pPr>
                  <w:spacing w:line="245" w:lineRule="exact"/>
                  <w:ind w:left="20"/>
                </w:pPr>
                <w:r>
                  <w:rPr>
                    <w:spacing w:val="-3"/>
                  </w:rPr>
                  <w:t>Doc.YT.Pol.001</w:t>
                </w:r>
              </w:p>
            </w:txbxContent>
          </v:textbox>
          <w10:wrap anchorx="page" anchory="page"/>
        </v:shape>
      </w:pict>
    </w:r>
    <w:r>
      <w:pict w14:anchorId="6C2685CD">
        <v:shape id="_x0000_s1025" type="#_x0000_t202" style="position:absolute;margin-left:465.95pt;margin-top:794.35pt;width:58.55pt;height:13.05pt;z-index:-16047104;mso-position-horizontal-relative:page;mso-position-vertical-relative:page" filled="f" stroked="f">
          <v:textbox style="mso-next-textbox:#_x0000_s1025" inset="0,0,0,0">
            <w:txbxContent>
              <w:p w14:paraId="0D042652" w14:textId="77777777" w:rsidR="00EA681D" w:rsidRDefault="00EA681D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777DAD">
                  <w:rPr>
                    <w:b/>
                    <w:noProof/>
                  </w:rPr>
                  <w:t>12</w:t>
                </w:r>
                <w:r>
                  <w:fldChar w:fldCharType="end"/>
                </w:r>
                <w:r>
                  <w:rPr>
                    <w:b/>
                    <w:spacing w:val="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color w:val="7E7E7E"/>
                  </w:rPr>
                  <w:t>P</w:t>
                </w:r>
                <w:r>
                  <w:rPr>
                    <w:color w:val="7E7E7E"/>
                    <w:spacing w:val="7"/>
                  </w:rPr>
                  <w:t xml:space="preserve"> </w:t>
                </w:r>
                <w:r>
                  <w:rPr>
                    <w:color w:val="7E7E7E"/>
                  </w:rPr>
                  <w:t>a</w:t>
                </w:r>
                <w:r>
                  <w:rPr>
                    <w:color w:val="7E7E7E"/>
                    <w:spacing w:val="9"/>
                  </w:rPr>
                  <w:t xml:space="preserve"> </w:t>
                </w:r>
                <w:r>
                  <w:rPr>
                    <w:color w:val="7E7E7E"/>
                  </w:rPr>
                  <w:t>g</w:t>
                </w:r>
                <w:r>
                  <w:rPr>
                    <w:color w:val="7E7E7E"/>
                    <w:spacing w:val="7"/>
                  </w:rPr>
                  <w:t xml:space="preserve"> </w:t>
                </w:r>
                <w:r>
                  <w:rPr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8E27" w14:textId="77777777" w:rsidR="00561A54" w:rsidRDefault="00561A54">
      <w:r>
        <w:separator/>
      </w:r>
    </w:p>
  </w:footnote>
  <w:footnote w:type="continuationSeparator" w:id="0">
    <w:p w14:paraId="7B850E5B" w14:textId="77777777" w:rsidR="00561A54" w:rsidRDefault="00561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3F39" w14:textId="0F41A0F1" w:rsidR="00266563" w:rsidRDefault="00266563">
    <w:pPr>
      <w:pStyle w:val="Header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487270400" behindDoc="1" locked="0" layoutInCell="1" allowOverlap="1" wp14:anchorId="4E6927EE" wp14:editId="5B515DB3">
              <wp:simplePos x="0" y="0"/>
              <wp:positionH relativeFrom="column">
                <wp:posOffset>-37465</wp:posOffset>
              </wp:positionH>
              <wp:positionV relativeFrom="paragraph">
                <wp:posOffset>347345</wp:posOffset>
              </wp:positionV>
              <wp:extent cx="6851650" cy="1026990"/>
              <wp:effectExtent l="0" t="0" r="6350" b="1905"/>
              <wp:wrapNone/>
              <wp:docPr id="31465746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51650" cy="1026990"/>
                        <a:chOff x="0" y="0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1939439668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9907345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64" y="130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D0B0543" id="Group 1" o:spid="_x0000_s1026" style="position:absolute;margin-left:-2.95pt;margin-top:27.35pt;width:539.5pt;height:80.85pt;z-index:-16046080;mso-width-relative:margin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">
                <v:imagedata r:id="rId3" o:title=""/>
              </v:shape>
              <v:shape id="Picture 7" o:spid="_x0000_s1028" type="#_x0000_t75" style="position:absolute;left:7964;top:130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">
                <v:imagedata r:id="rId4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4562"/>
    <w:multiLevelType w:val="hybridMultilevel"/>
    <w:tmpl w:val="04048876"/>
    <w:lvl w:ilvl="0" w:tplc="B79426AA">
      <w:numFmt w:val="bullet"/>
      <w:lvlText w:val="o"/>
      <w:lvlJc w:val="left"/>
      <w:pPr>
        <w:ind w:left="190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B9BCD076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2" w:tplc="FF203B18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3" w:tplc="88EE7402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4" w:tplc="ED22D29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5" w:tplc="987AE612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6" w:tplc="01F6AAA4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  <w:lvl w:ilvl="7" w:tplc="CF30ED9E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8984EFA6">
      <w:numFmt w:val="bullet"/>
      <w:lvlText w:val="•"/>
      <w:lvlJc w:val="left"/>
      <w:pPr>
        <w:ind w:left="90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6B62BE"/>
    <w:multiLevelType w:val="hybridMultilevel"/>
    <w:tmpl w:val="D74C3806"/>
    <w:lvl w:ilvl="0" w:tplc="8AE4B8AA">
      <w:numFmt w:val="bullet"/>
      <w:lvlText w:val=""/>
      <w:lvlJc w:val="left"/>
      <w:pPr>
        <w:ind w:left="820" w:hanging="54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13AE512">
      <w:numFmt w:val="bullet"/>
      <w:lvlText w:val=""/>
      <w:lvlJc w:val="left"/>
      <w:pPr>
        <w:ind w:left="1180" w:hanging="360"/>
      </w:pPr>
      <w:rPr>
        <w:rFonts w:hint="default"/>
        <w:w w:val="99"/>
        <w:lang w:val="en-US" w:eastAsia="en-US" w:bidi="ar-SA"/>
      </w:rPr>
    </w:lvl>
    <w:lvl w:ilvl="2" w:tplc="7F3A714C">
      <w:numFmt w:val="bullet"/>
      <w:lvlText w:val=""/>
      <w:lvlJc w:val="left"/>
      <w:pPr>
        <w:ind w:left="1540" w:hanging="360"/>
      </w:pPr>
      <w:rPr>
        <w:rFonts w:hint="default"/>
        <w:w w:val="99"/>
        <w:lang w:val="en-US" w:eastAsia="en-US" w:bidi="ar-SA"/>
      </w:rPr>
    </w:lvl>
    <w:lvl w:ilvl="3" w:tplc="DA94FA32">
      <w:numFmt w:val="bullet"/>
      <w:lvlText w:val="o"/>
      <w:lvlJc w:val="left"/>
      <w:pPr>
        <w:ind w:left="2087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4" w:tplc="DA7EA8B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5" w:tplc="A5C03904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6" w:tplc="BF1653C6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7" w:tplc="53262D32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8" w:tplc="668CA25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9408A0"/>
    <w:multiLevelType w:val="hybridMultilevel"/>
    <w:tmpl w:val="1AF80344"/>
    <w:lvl w:ilvl="0" w:tplc="98EC1A90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659EC48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75D27BD0">
      <w:numFmt w:val="bullet"/>
      <w:lvlText w:val="•"/>
      <w:lvlJc w:val="left"/>
      <w:pPr>
        <w:ind w:left="3389" w:hanging="360"/>
      </w:pPr>
      <w:rPr>
        <w:rFonts w:hint="default"/>
        <w:lang w:val="en-US" w:eastAsia="en-US" w:bidi="ar-SA"/>
      </w:rPr>
    </w:lvl>
    <w:lvl w:ilvl="3" w:tplc="3F7CD460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4" w:tplc="18B679F8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5" w:tplc="B38C7F3C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C360ACC2"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  <w:lvl w:ilvl="7" w:tplc="01FED26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  <w:lvl w:ilvl="8" w:tplc="435A684E"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AB261B"/>
    <w:multiLevelType w:val="hybridMultilevel"/>
    <w:tmpl w:val="3A82E800"/>
    <w:lvl w:ilvl="0" w:tplc="E92270BC">
      <w:numFmt w:val="bullet"/>
      <w:lvlText w:val="o"/>
      <w:lvlJc w:val="left"/>
      <w:pPr>
        <w:ind w:left="190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3B58057E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2" w:tplc="EF2AE460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3" w:tplc="C8CA97B4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4" w:tplc="38A8EE6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5" w:tplc="6968192E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6" w:tplc="646632BE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  <w:lvl w:ilvl="7" w:tplc="1F2C496C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32F2E378">
      <w:numFmt w:val="bullet"/>
      <w:lvlText w:val="•"/>
      <w:lvlJc w:val="left"/>
      <w:pPr>
        <w:ind w:left="90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836FC0"/>
    <w:multiLevelType w:val="hybridMultilevel"/>
    <w:tmpl w:val="E5BA9E48"/>
    <w:lvl w:ilvl="0" w:tplc="C9ECEA1E">
      <w:numFmt w:val="bullet"/>
      <w:lvlText w:val=""/>
      <w:lvlJc w:val="left"/>
      <w:pPr>
        <w:ind w:left="3266" w:hanging="361"/>
      </w:pPr>
      <w:rPr>
        <w:rFonts w:ascii="Wingdings" w:eastAsia="Wingdings" w:hAnsi="Wingdings" w:cs="Wingdings" w:hint="default"/>
        <w:color w:val="2E5395"/>
        <w:w w:val="99"/>
        <w:sz w:val="32"/>
        <w:szCs w:val="32"/>
        <w:lang w:val="en-US" w:eastAsia="en-US" w:bidi="ar-SA"/>
      </w:rPr>
    </w:lvl>
    <w:lvl w:ilvl="1" w:tplc="3E2EC2B0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2" w:tplc="6C6870EC">
      <w:numFmt w:val="bullet"/>
      <w:lvlText w:val="•"/>
      <w:lvlJc w:val="left"/>
      <w:pPr>
        <w:ind w:left="4765" w:hanging="361"/>
      </w:pPr>
      <w:rPr>
        <w:rFonts w:hint="default"/>
        <w:lang w:val="en-US" w:eastAsia="en-US" w:bidi="ar-SA"/>
      </w:rPr>
    </w:lvl>
    <w:lvl w:ilvl="3" w:tplc="9E884F40">
      <w:numFmt w:val="bullet"/>
      <w:lvlText w:val="•"/>
      <w:lvlJc w:val="left"/>
      <w:pPr>
        <w:ind w:left="5517" w:hanging="361"/>
      </w:pPr>
      <w:rPr>
        <w:rFonts w:hint="default"/>
        <w:lang w:val="en-US" w:eastAsia="en-US" w:bidi="ar-SA"/>
      </w:rPr>
    </w:lvl>
    <w:lvl w:ilvl="4" w:tplc="BF34CC50">
      <w:numFmt w:val="bullet"/>
      <w:lvlText w:val="•"/>
      <w:lvlJc w:val="left"/>
      <w:pPr>
        <w:ind w:left="6270" w:hanging="361"/>
      </w:pPr>
      <w:rPr>
        <w:rFonts w:hint="default"/>
        <w:lang w:val="en-US" w:eastAsia="en-US" w:bidi="ar-SA"/>
      </w:rPr>
    </w:lvl>
    <w:lvl w:ilvl="5" w:tplc="C2E8B144">
      <w:numFmt w:val="bullet"/>
      <w:lvlText w:val="•"/>
      <w:lvlJc w:val="left"/>
      <w:pPr>
        <w:ind w:left="7023" w:hanging="361"/>
      </w:pPr>
      <w:rPr>
        <w:rFonts w:hint="default"/>
        <w:lang w:val="en-US" w:eastAsia="en-US" w:bidi="ar-SA"/>
      </w:rPr>
    </w:lvl>
    <w:lvl w:ilvl="6" w:tplc="13840D94">
      <w:numFmt w:val="bullet"/>
      <w:lvlText w:val="•"/>
      <w:lvlJc w:val="left"/>
      <w:pPr>
        <w:ind w:left="7775" w:hanging="361"/>
      </w:pPr>
      <w:rPr>
        <w:rFonts w:hint="default"/>
        <w:lang w:val="en-US" w:eastAsia="en-US" w:bidi="ar-SA"/>
      </w:rPr>
    </w:lvl>
    <w:lvl w:ilvl="7" w:tplc="627EEFEC"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  <w:lvl w:ilvl="8" w:tplc="C866658C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D3D674D"/>
    <w:multiLevelType w:val="hybridMultilevel"/>
    <w:tmpl w:val="0912674A"/>
    <w:lvl w:ilvl="0" w:tplc="5CFA7D80">
      <w:numFmt w:val="bullet"/>
      <w:lvlText w:val=""/>
      <w:lvlJc w:val="left"/>
      <w:pPr>
        <w:ind w:left="16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7604860">
      <w:numFmt w:val="bullet"/>
      <w:lvlText w:val="o"/>
      <w:lvlJc w:val="left"/>
      <w:pPr>
        <w:ind w:left="2087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FF02805E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3" w:tplc="FFE69EA8"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 w:tplc="2D1AA696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56E6254C"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  <w:lvl w:ilvl="6" w:tplc="3BE41BBA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7" w:tplc="1F88F21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D7AF1B2">
      <w:numFmt w:val="bullet"/>
      <w:lvlText w:val="•"/>
      <w:lvlJc w:val="left"/>
      <w:pPr>
        <w:ind w:left="88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D9904C7"/>
    <w:multiLevelType w:val="hybridMultilevel"/>
    <w:tmpl w:val="C7DA7C14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7" w15:restartNumberingAfterBreak="0">
    <w:nsid w:val="75E9462F"/>
    <w:multiLevelType w:val="hybridMultilevel"/>
    <w:tmpl w:val="6080A42C"/>
    <w:lvl w:ilvl="0" w:tplc="C58E53B2">
      <w:numFmt w:val="bullet"/>
      <w:lvlText w:val=""/>
      <w:lvlJc w:val="left"/>
      <w:pPr>
        <w:ind w:left="16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B605F7E">
      <w:numFmt w:val="bullet"/>
      <w:lvlText w:val="o"/>
      <w:lvlJc w:val="left"/>
      <w:pPr>
        <w:ind w:left="2087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E6FA8326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3" w:tplc="E3FCDB12"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 w:tplc="DAB4D4B2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2BE2DBF6"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  <w:lvl w:ilvl="6" w:tplc="07606CE0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7" w:tplc="64BAAFB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3945068">
      <w:numFmt w:val="bullet"/>
      <w:lvlText w:val="•"/>
      <w:lvlJc w:val="left"/>
      <w:pPr>
        <w:ind w:left="885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F97DCF"/>
    <w:multiLevelType w:val="hybridMultilevel"/>
    <w:tmpl w:val="6F9AF8C2"/>
    <w:lvl w:ilvl="0" w:tplc="C9344362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5E0DC48">
      <w:numFmt w:val="bullet"/>
      <w:lvlText w:val="•"/>
      <w:lvlJc w:val="left"/>
      <w:pPr>
        <w:ind w:left="667" w:hanging="360"/>
      </w:pPr>
      <w:rPr>
        <w:rFonts w:hint="default"/>
        <w:lang w:val="en-US" w:eastAsia="en-US" w:bidi="ar-SA"/>
      </w:rPr>
    </w:lvl>
    <w:lvl w:ilvl="2" w:tplc="58D8F3C2">
      <w:numFmt w:val="bullet"/>
      <w:lvlText w:val="•"/>
      <w:lvlJc w:val="left"/>
      <w:pPr>
        <w:ind w:left="915" w:hanging="360"/>
      </w:pPr>
      <w:rPr>
        <w:rFonts w:hint="default"/>
        <w:lang w:val="en-US" w:eastAsia="en-US" w:bidi="ar-SA"/>
      </w:rPr>
    </w:lvl>
    <w:lvl w:ilvl="3" w:tplc="0712BEB6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F18C3286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5" w:tplc="A922F38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6" w:tplc="2D463ABE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7" w:tplc="EE4A295C">
      <w:numFmt w:val="bullet"/>
      <w:lvlText w:val="•"/>
      <w:lvlJc w:val="left"/>
      <w:pPr>
        <w:ind w:left="2153" w:hanging="360"/>
      </w:pPr>
      <w:rPr>
        <w:rFonts w:hint="default"/>
        <w:lang w:val="en-US" w:eastAsia="en-US" w:bidi="ar-SA"/>
      </w:rPr>
    </w:lvl>
    <w:lvl w:ilvl="8" w:tplc="2DDC9BC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</w:abstractNum>
  <w:num w:numId="1" w16cid:durableId="281573795">
    <w:abstractNumId w:val="4"/>
  </w:num>
  <w:num w:numId="2" w16cid:durableId="253169070">
    <w:abstractNumId w:val="3"/>
  </w:num>
  <w:num w:numId="3" w16cid:durableId="1863082730">
    <w:abstractNumId w:val="0"/>
  </w:num>
  <w:num w:numId="4" w16cid:durableId="1713459402">
    <w:abstractNumId w:val="2"/>
  </w:num>
  <w:num w:numId="5" w16cid:durableId="359011691">
    <w:abstractNumId w:val="7"/>
  </w:num>
  <w:num w:numId="6" w16cid:durableId="869949003">
    <w:abstractNumId w:val="5"/>
  </w:num>
  <w:num w:numId="7" w16cid:durableId="1022437746">
    <w:abstractNumId w:val="8"/>
  </w:num>
  <w:num w:numId="8" w16cid:durableId="618874151">
    <w:abstractNumId w:val="1"/>
  </w:num>
  <w:num w:numId="9" w16cid:durableId="190135876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ush Khalasi">
    <w15:presenceInfo w15:providerId="Windows Live" w15:userId="1a7e504852bb75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7064"/>
    <w:rsid w:val="00007E92"/>
    <w:rsid w:val="00063EC2"/>
    <w:rsid w:val="000767FF"/>
    <w:rsid w:val="000B4AFB"/>
    <w:rsid w:val="000E50E8"/>
    <w:rsid w:val="00113710"/>
    <w:rsid w:val="001C0F29"/>
    <w:rsid w:val="001D3985"/>
    <w:rsid w:val="001E2CC9"/>
    <w:rsid w:val="00234491"/>
    <w:rsid w:val="00266563"/>
    <w:rsid w:val="002B2078"/>
    <w:rsid w:val="002D7DFF"/>
    <w:rsid w:val="002E7064"/>
    <w:rsid w:val="003E3FA6"/>
    <w:rsid w:val="00421C03"/>
    <w:rsid w:val="0044504E"/>
    <w:rsid w:val="004D0CDA"/>
    <w:rsid w:val="004D5282"/>
    <w:rsid w:val="004D7B9B"/>
    <w:rsid w:val="00512F19"/>
    <w:rsid w:val="00540C27"/>
    <w:rsid w:val="00550C6C"/>
    <w:rsid w:val="00561A54"/>
    <w:rsid w:val="005B1ED4"/>
    <w:rsid w:val="005C337D"/>
    <w:rsid w:val="005E0BD1"/>
    <w:rsid w:val="00612294"/>
    <w:rsid w:val="00623F6E"/>
    <w:rsid w:val="006A14AB"/>
    <w:rsid w:val="006B0A01"/>
    <w:rsid w:val="006B704F"/>
    <w:rsid w:val="006F3977"/>
    <w:rsid w:val="00740600"/>
    <w:rsid w:val="00757015"/>
    <w:rsid w:val="00777DAD"/>
    <w:rsid w:val="007A606D"/>
    <w:rsid w:val="00877047"/>
    <w:rsid w:val="00880DF6"/>
    <w:rsid w:val="008D6EA4"/>
    <w:rsid w:val="00997394"/>
    <w:rsid w:val="009E7250"/>
    <w:rsid w:val="00A55C59"/>
    <w:rsid w:val="00A93DC7"/>
    <w:rsid w:val="00AB28C5"/>
    <w:rsid w:val="00B07D2A"/>
    <w:rsid w:val="00B12732"/>
    <w:rsid w:val="00B56749"/>
    <w:rsid w:val="00BD0D12"/>
    <w:rsid w:val="00BF4958"/>
    <w:rsid w:val="00C078DD"/>
    <w:rsid w:val="00C30E3F"/>
    <w:rsid w:val="00C63F27"/>
    <w:rsid w:val="00CB685E"/>
    <w:rsid w:val="00CB758F"/>
    <w:rsid w:val="00CC1F8E"/>
    <w:rsid w:val="00E2547E"/>
    <w:rsid w:val="00E3784C"/>
    <w:rsid w:val="00EA31A8"/>
    <w:rsid w:val="00EA681D"/>
    <w:rsid w:val="00EF449B"/>
    <w:rsid w:val="00F4204E"/>
    <w:rsid w:val="00F61BFF"/>
    <w:rsid w:val="00FD38A0"/>
    <w:rsid w:val="00FF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5"/>
    <o:shapelayout v:ext="edit">
      <o:idmap v:ext="edit" data="2"/>
    </o:shapelayout>
  </w:shapeDefaults>
  <w:decimalSymbol w:val="."/>
  <w:listSeparator w:val=","/>
  <w14:docId w14:val="60C6F34D"/>
  <w15:docId w15:val="{6D62015A-DA81-424D-B4C0-02B385EC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80" w:hanging="361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180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81"/>
      <w:ind w:left="820" w:hanging="549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8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3D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D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93D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DC7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E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EC2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66563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6656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266563"/>
    <w:pPr>
      <w:widowControl/>
      <w:autoSpaceDE/>
      <w:autoSpaceDN/>
    </w:pPr>
  </w:style>
  <w:style w:type="paragraph" w:styleId="Revision">
    <w:name w:val="Revision"/>
    <w:hidden/>
    <w:uiPriority w:val="99"/>
    <w:semiHidden/>
    <w:rsid w:val="00B56749"/>
    <w:pPr>
      <w:widowControl/>
      <w:autoSpaceDE/>
      <w:autoSpaceDN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43B88-4384-4D92-8DA6-AAA450367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16</Pages>
  <Words>3475</Words>
  <Characters>19813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khalasikush36@outlook.com</dc:creator>
  <cp:lastModifiedBy>Kush Khalasi</cp:lastModifiedBy>
  <cp:revision>30</cp:revision>
  <dcterms:created xsi:type="dcterms:W3CDTF">2024-09-16T04:38:00Z</dcterms:created>
  <dcterms:modified xsi:type="dcterms:W3CDTF">2025-09-17T12:15:00Z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2024-09-16T00:00:00Z</vt:filetime>
  </property>
</Properties>
</file>