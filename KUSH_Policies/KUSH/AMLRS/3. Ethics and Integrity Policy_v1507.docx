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1C9C" w14:textId="16414617" w:rsidR="00C16FF3" w:rsidRPr="004F6B84" w:rsidRDefault="004F6B84" w:rsidP="004F6B84">
      <w:r w:rsidRPr="004F6B84">
        <w:rPr>
          <w:noProof/>
        </w:rPr>
        <w:drawing>
          <wp:anchor distT="0" distB="0" distL="114300" distR="114300" simplePos="0" relativeHeight="251658240" behindDoc="0" locked="0" layoutInCell="1" allowOverlap="1" wp14:anchorId="0DC49958" wp14:editId="2FA5BE90">
            <wp:simplePos x="0" y="0"/>
            <wp:positionH relativeFrom="column">
              <wp:posOffset>-914491</wp:posOffset>
            </wp:positionH>
            <wp:positionV relativeFrom="page">
              <wp:posOffset>10795</wp:posOffset>
            </wp:positionV>
            <wp:extent cx="7595235" cy="10744200"/>
            <wp:effectExtent l="0" t="0" r="5715" b="0"/>
            <wp:wrapSquare wrapText="bothSides"/>
            <wp:docPr id="1845738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5235" cy="107442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1015155418"/>
        <w:docPartObj>
          <w:docPartGallery w:val="Table of Contents"/>
          <w:docPartUnique/>
        </w:docPartObj>
      </w:sdtPr>
      <w:sdtEndPr>
        <w:rPr>
          <w:b/>
          <w:bCs/>
          <w:noProof/>
        </w:rPr>
      </w:sdtEndPr>
      <w:sdtContent>
        <w:p w14:paraId="1DEE7D37" w14:textId="7D55E5CF" w:rsidR="00C16FF3" w:rsidRDefault="00C16FF3" w:rsidP="000907B5">
          <w:pPr>
            <w:pStyle w:val="TOCHeading"/>
            <w:spacing w:line="276" w:lineRule="auto"/>
            <w:jc w:val="center"/>
          </w:pPr>
          <w:r>
            <w:t>Contents</w:t>
          </w:r>
        </w:p>
        <w:p w14:paraId="1AC28F4C" w14:textId="3248F42A" w:rsidR="00026704" w:rsidRDefault="00C16FF3">
          <w:pPr>
            <w:pStyle w:val="TOC1"/>
            <w:rPr>
              <w:rFonts w:eastAsiaTheme="minorEastAsia"/>
              <w:noProof/>
              <w:sz w:val="24"/>
              <w:szCs w:val="24"/>
              <w:lang w:eastAsia="en-IN"/>
            </w:rPr>
          </w:pPr>
          <w:r>
            <w:fldChar w:fldCharType="begin"/>
          </w:r>
          <w:r>
            <w:instrText xml:space="preserve"> TOC \o "1-3" \h \z \u </w:instrText>
          </w:r>
          <w:r>
            <w:fldChar w:fldCharType="separate"/>
          </w:r>
          <w:hyperlink w:anchor="_Toc234075321" w:history="1">
            <w:r w:rsidR="00026704" w:rsidRPr="00425801">
              <w:rPr>
                <w:rStyle w:val="Hyperlink"/>
                <w:rFonts w:ascii="Segoe UI Symbol" w:hAnsi="Segoe UI Symbol"/>
                <w:b/>
                <w:bCs/>
                <w:noProof/>
              </w:rPr>
              <w:t>INTRODUCTION</w:t>
            </w:r>
            <w:r w:rsidR="00026704">
              <w:rPr>
                <w:noProof/>
                <w:webHidden/>
              </w:rPr>
              <w:tab/>
            </w:r>
            <w:r w:rsidR="00026704">
              <w:rPr>
                <w:noProof/>
                <w:webHidden/>
              </w:rPr>
              <w:fldChar w:fldCharType="begin"/>
            </w:r>
            <w:r w:rsidR="00026704">
              <w:rPr>
                <w:noProof/>
                <w:webHidden/>
              </w:rPr>
              <w:instrText xml:space="preserve"> PAGEREF _Toc234075321 \h </w:instrText>
            </w:r>
            <w:r w:rsidR="00026704">
              <w:rPr>
                <w:noProof/>
                <w:webHidden/>
              </w:rPr>
            </w:r>
            <w:r w:rsidR="00026704">
              <w:rPr>
                <w:noProof/>
                <w:webHidden/>
              </w:rPr>
              <w:fldChar w:fldCharType="separate"/>
            </w:r>
            <w:r w:rsidR="004F6B84">
              <w:rPr>
                <w:noProof/>
                <w:webHidden/>
              </w:rPr>
              <w:t>3</w:t>
            </w:r>
            <w:r w:rsidR="00026704">
              <w:rPr>
                <w:noProof/>
                <w:webHidden/>
              </w:rPr>
              <w:fldChar w:fldCharType="end"/>
            </w:r>
          </w:hyperlink>
        </w:p>
        <w:p w14:paraId="3500200A" w14:textId="04BA4AEF" w:rsidR="00026704" w:rsidRDefault="00026704">
          <w:pPr>
            <w:pStyle w:val="TOC1"/>
            <w:rPr>
              <w:rFonts w:eastAsiaTheme="minorEastAsia"/>
              <w:noProof/>
              <w:sz w:val="24"/>
              <w:szCs w:val="24"/>
              <w:lang w:eastAsia="en-IN"/>
            </w:rPr>
          </w:pPr>
          <w:hyperlink w:anchor="_Toc234075322" w:history="1">
            <w:r w:rsidRPr="00425801">
              <w:rPr>
                <w:rStyle w:val="Hyperlink"/>
                <w:rFonts w:ascii="Segoe UI Symbol" w:hAnsi="Segoe UI Symbol"/>
                <w:b/>
                <w:bCs/>
                <w:noProof/>
              </w:rPr>
              <w:t>SCOPE</w:t>
            </w:r>
            <w:r>
              <w:rPr>
                <w:noProof/>
                <w:webHidden/>
              </w:rPr>
              <w:tab/>
            </w:r>
            <w:r>
              <w:rPr>
                <w:noProof/>
                <w:webHidden/>
              </w:rPr>
              <w:fldChar w:fldCharType="begin"/>
            </w:r>
            <w:r>
              <w:rPr>
                <w:noProof/>
                <w:webHidden/>
              </w:rPr>
              <w:instrText xml:space="preserve"> PAGEREF _Toc234075322 \h </w:instrText>
            </w:r>
            <w:r>
              <w:rPr>
                <w:noProof/>
                <w:webHidden/>
              </w:rPr>
            </w:r>
            <w:r>
              <w:rPr>
                <w:noProof/>
                <w:webHidden/>
              </w:rPr>
              <w:fldChar w:fldCharType="separate"/>
            </w:r>
            <w:r w:rsidR="004F6B84">
              <w:rPr>
                <w:noProof/>
                <w:webHidden/>
              </w:rPr>
              <w:t>3</w:t>
            </w:r>
            <w:r>
              <w:rPr>
                <w:noProof/>
                <w:webHidden/>
              </w:rPr>
              <w:fldChar w:fldCharType="end"/>
            </w:r>
          </w:hyperlink>
        </w:p>
        <w:p w14:paraId="60D9F9C5" w14:textId="1DA50C36" w:rsidR="00026704" w:rsidRDefault="00026704">
          <w:pPr>
            <w:pStyle w:val="TOC1"/>
            <w:rPr>
              <w:rFonts w:eastAsiaTheme="minorEastAsia"/>
              <w:noProof/>
              <w:sz w:val="24"/>
              <w:szCs w:val="24"/>
              <w:lang w:eastAsia="en-IN"/>
            </w:rPr>
          </w:pPr>
          <w:hyperlink w:anchor="_Toc234075323" w:history="1">
            <w:r w:rsidRPr="00425801">
              <w:rPr>
                <w:rStyle w:val="Hyperlink"/>
                <w:rFonts w:ascii="Segoe UI Symbol" w:hAnsi="Segoe UI Symbol"/>
                <w:b/>
                <w:bCs/>
                <w:noProof/>
              </w:rPr>
              <w:t>PURPOSE OF THIS POLICY</w:t>
            </w:r>
            <w:r>
              <w:rPr>
                <w:noProof/>
                <w:webHidden/>
              </w:rPr>
              <w:tab/>
            </w:r>
            <w:r>
              <w:rPr>
                <w:noProof/>
                <w:webHidden/>
              </w:rPr>
              <w:fldChar w:fldCharType="begin"/>
            </w:r>
            <w:r>
              <w:rPr>
                <w:noProof/>
                <w:webHidden/>
              </w:rPr>
              <w:instrText xml:space="preserve"> PAGEREF _Toc234075323 \h </w:instrText>
            </w:r>
            <w:r>
              <w:rPr>
                <w:noProof/>
                <w:webHidden/>
              </w:rPr>
            </w:r>
            <w:r>
              <w:rPr>
                <w:noProof/>
                <w:webHidden/>
              </w:rPr>
              <w:fldChar w:fldCharType="separate"/>
            </w:r>
            <w:r w:rsidR="004F6B84">
              <w:rPr>
                <w:noProof/>
                <w:webHidden/>
              </w:rPr>
              <w:t>4</w:t>
            </w:r>
            <w:r>
              <w:rPr>
                <w:noProof/>
                <w:webHidden/>
              </w:rPr>
              <w:fldChar w:fldCharType="end"/>
            </w:r>
          </w:hyperlink>
        </w:p>
        <w:p w14:paraId="254FE81D" w14:textId="4C21A6D9" w:rsidR="00026704" w:rsidRDefault="00026704">
          <w:pPr>
            <w:pStyle w:val="TOC1"/>
            <w:rPr>
              <w:rFonts w:eastAsiaTheme="minorEastAsia"/>
              <w:noProof/>
              <w:sz w:val="24"/>
              <w:szCs w:val="24"/>
              <w:lang w:eastAsia="en-IN"/>
            </w:rPr>
          </w:pPr>
          <w:hyperlink w:anchor="_Toc234075324" w:history="1">
            <w:r w:rsidRPr="00425801">
              <w:rPr>
                <w:rStyle w:val="Hyperlink"/>
                <w:rFonts w:ascii="Segoe UI Symbol" w:hAnsi="Segoe UI Symbol"/>
                <w:b/>
                <w:bCs/>
                <w:noProof/>
              </w:rPr>
              <w:t>OUR FOCUS AREAS</w:t>
            </w:r>
            <w:r>
              <w:rPr>
                <w:noProof/>
                <w:webHidden/>
              </w:rPr>
              <w:tab/>
            </w:r>
            <w:r>
              <w:rPr>
                <w:noProof/>
                <w:webHidden/>
              </w:rPr>
              <w:fldChar w:fldCharType="begin"/>
            </w:r>
            <w:r>
              <w:rPr>
                <w:noProof/>
                <w:webHidden/>
              </w:rPr>
              <w:instrText xml:space="preserve"> PAGEREF _Toc234075324 \h </w:instrText>
            </w:r>
            <w:r>
              <w:rPr>
                <w:noProof/>
                <w:webHidden/>
              </w:rPr>
            </w:r>
            <w:r>
              <w:rPr>
                <w:noProof/>
                <w:webHidden/>
              </w:rPr>
              <w:fldChar w:fldCharType="separate"/>
            </w:r>
            <w:r w:rsidR="004F6B84">
              <w:rPr>
                <w:noProof/>
                <w:webHidden/>
              </w:rPr>
              <w:t>4</w:t>
            </w:r>
            <w:r>
              <w:rPr>
                <w:noProof/>
                <w:webHidden/>
              </w:rPr>
              <w:fldChar w:fldCharType="end"/>
            </w:r>
          </w:hyperlink>
        </w:p>
        <w:p w14:paraId="05886972" w14:textId="3FEAE927" w:rsidR="00026704" w:rsidRDefault="00026704">
          <w:pPr>
            <w:pStyle w:val="TOC1"/>
            <w:rPr>
              <w:rFonts w:eastAsiaTheme="minorEastAsia"/>
              <w:noProof/>
              <w:sz w:val="24"/>
              <w:szCs w:val="24"/>
              <w:lang w:eastAsia="en-IN"/>
            </w:rPr>
          </w:pPr>
          <w:hyperlink w:anchor="_Toc234075325" w:history="1">
            <w:r w:rsidRPr="00425801">
              <w:rPr>
                <w:rStyle w:val="Hyperlink"/>
                <w:rFonts w:ascii="Segoe UI Symbol" w:hAnsi="Segoe UI Symbol"/>
                <w:b/>
                <w:bCs/>
                <w:noProof/>
              </w:rPr>
              <w:t>QUALITATIVE GOALS</w:t>
            </w:r>
            <w:r>
              <w:rPr>
                <w:noProof/>
                <w:webHidden/>
              </w:rPr>
              <w:tab/>
            </w:r>
            <w:r>
              <w:rPr>
                <w:noProof/>
                <w:webHidden/>
              </w:rPr>
              <w:fldChar w:fldCharType="begin"/>
            </w:r>
            <w:r>
              <w:rPr>
                <w:noProof/>
                <w:webHidden/>
              </w:rPr>
              <w:instrText xml:space="preserve"> PAGEREF _Toc234075325 \h </w:instrText>
            </w:r>
            <w:r>
              <w:rPr>
                <w:noProof/>
                <w:webHidden/>
              </w:rPr>
            </w:r>
            <w:r>
              <w:rPr>
                <w:noProof/>
                <w:webHidden/>
              </w:rPr>
              <w:fldChar w:fldCharType="separate"/>
            </w:r>
            <w:r w:rsidR="004F6B84">
              <w:rPr>
                <w:noProof/>
                <w:webHidden/>
              </w:rPr>
              <w:t>6</w:t>
            </w:r>
            <w:r>
              <w:rPr>
                <w:noProof/>
                <w:webHidden/>
              </w:rPr>
              <w:fldChar w:fldCharType="end"/>
            </w:r>
          </w:hyperlink>
        </w:p>
        <w:p w14:paraId="5D41E3C6" w14:textId="7862B421" w:rsidR="00026704" w:rsidRDefault="00026704">
          <w:pPr>
            <w:pStyle w:val="TOC1"/>
            <w:rPr>
              <w:rFonts w:eastAsiaTheme="minorEastAsia"/>
              <w:noProof/>
              <w:sz w:val="24"/>
              <w:szCs w:val="24"/>
              <w:lang w:eastAsia="en-IN"/>
            </w:rPr>
          </w:pPr>
          <w:hyperlink w:anchor="_Toc234075326" w:history="1">
            <w:r w:rsidRPr="00425801">
              <w:rPr>
                <w:rStyle w:val="Hyperlink"/>
                <w:rFonts w:ascii="Segoe UI Symbol" w:hAnsi="Segoe UI Symbol"/>
                <w:b/>
                <w:bCs/>
                <w:noProof/>
              </w:rPr>
              <w:t>QUANTITATIVE GOALS</w:t>
            </w:r>
            <w:r>
              <w:rPr>
                <w:noProof/>
                <w:webHidden/>
              </w:rPr>
              <w:tab/>
            </w:r>
            <w:r>
              <w:rPr>
                <w:noProof/>
                <w:webHidden/>
              </w:rPr>
              <w:fldChar w:fldCharType="begin"/>
            </w:r>
            <w:r>
              <w:rPr>
                <w:noProof/>
                <w:webHidden/>
              </w:rPr>
              <w:instrText xml:space="preserve"> PAGEREF _Toc234075326 \h </w:instrText>
            </w:r>
            <w:r>
              <w:rPr>
                <w:noProof/>
                <w:webHidden/>
              </w:rPr>
            </w:r>
            <w:r>
              <w:rPr>
                <w:noProof/>
                <w:webHidden/>
              </w:rPr>
              <w:fldChar w:fldCharType="separate"/>
            </w:r>
            <w:r w:rsidR="004F6B84">
              <w:rPr>
                <w:noProof/>
                <w:webHidden/>
              </w:rPr>
              <w:t>9</w:t>
            </w:r>
            <w:r>
              <w:rPr>
                <w:noProof/>
                <w:webHidden/>
              </w:rPr>
              <w:fldChar w:fldCharType="end"/>
            </w:r>
          </w:hyperlink>
        </w:p>
        <w:p w14:paraId="43CC06F6" w14:textId="1582D22F" w:rsidR="00026704" w:rsidRDefault="00026704">
          <w:pPr>
            <w:pStyle w:val="TOC1"/>
            <w:rPr>
              <w:rFonts w:eastAsiaTheme="minorEastAsia"/>
              <w:noProof/>
              <w:sz w:val="24"/>
              <w:szCs w:val="24"/>
              <w:lang w:eastAsia="en-IN"/>
            </w:rPr>
          </w:pPr>
          <w:hyperlink w:anchor="_Toc234075327" w:history="1">
            <w:r w:rsidRPr="00425801">
              <w:rPr>
                <w:rStyle w:val="Hyperlink"/>
                <w:rFonts w:ascii="Segoe UI Symbol" w:hAnsi="Segoe UI Symbol"/>
                <w:b/>
                <w:bCs/>
                <w:noProof/>
              </w:rPr>
              <w:t>RESPONSIBILITY</w:t>
            </w:r>
            <w:r>
              <w:rPr>
                <w:noProof/>
                <w:webHidden/>
              </w:rPr>
              <w:tab/>
            </w:r>
            <w:r>
              <w:rPr>
                <w:noProof/>
                <w:webHidden/>
              </w:rPr>
              <w:fldChar w:fldCharType="begin"/>
            </w:r>
            <w:r>
              <w:rPr>
                <w:noProof/>
                <w:webHidden/>
              </w:rPr>
              <w:instrText xml:space="preserve"> PAGEREF _Toc234075327 \h </w:instrText>
            </w:r>
            <w:r>
              <w:rPr>
                <w:noProof/>
                <w:webHidden/>
              </w:rPr>
            </w:r>
            <w:r>
              <w:rPr>
                <w:noProof/>
                <w:webHidden/>
              </w:rPr>
              <w:fldChar w:fldCharType="separate"/>
            </w:r>
            <w:r w:rsidR="004F6B84">
              <w:rPr>
                <w:noProof/>
                <w:webHidden/>
              </w:rPr>
              <w:t>11</w:t>
            </w:r>
            <w:r>
              <w:rPr>
                <w:noProof/>
                <w:webHidden/>
              </w:rPr>
              <w:fldChar w:fldCharType="end"/>
            </w:r>
          </w:hyperlink>
        </w:p>
        <w:p w14:paraId="0533D1A7" w14:textId="3A049B55" w:rsidR="00026704" w:rsidRDefault="00026704">
          <w:pPr>
            <w:pStyle w:val="TOC1"/>
            <w:rPr>
              <w:rFonts w:eastAsiaTheme="minorEastAsia"/>
              <w:noProof/>
              <w:sz w:val="24"/>
              <w:szCs w:val="24"/>
              <w:lang w:eastAsia="en-IN"/>
            </w:rPr>
          </w:pPr>
          <w:hyperlink w:anchor="_Toc234075328" w:history="1">
            <w:r w:rsidRPr="00425801">
              <w:rPr>
                <w:rStyle w:val="Hyperlink"/>
                <w:rFonts w:ascii="Segoe UI Symbol" w:hAnsi="Segoe UI Symbol"/>
                <w:b/>
                <w:bCs/>
                <w:noProof/>
                <w:highlight w:val="yellow"/>
              </w:rPr>
              <w:t>EMPLOYEE GUIDELINES</w:t>
            </w:r>
            <w:r>
              <w:rPr>
                <w:noProof/>
                <w:webHidden/>
              </w:rPr>
              <w:tab/>
            </w:r>
            <w:r>
              <w:rPr>
                <w:noProof/>
                <w:webHidden/>
              </w:rPr>
              <w:fldChar w:fldCharType="begin"/>
            </w:r>
            <w:r>
              <w:rPr>
                <w:noProof/>
                <w:webHidden/>
              </w:rPr>
              <w:instrText xml:space="preserve"> PAGEREF _Toc234075328 \h </w:instrText>
            </w:r>
            <w:r>
              <w:rPr>
                <w:noProof/>
                <w:webHidden/>
              </w:rPr>
            </w:r>
            <w:r>
              <w:rPr>
                <w:noProof/>
                <w:webHidden/>
              </w:rPr>
              <w:fldChar w:fldCharType="separate"/>
            </w:r>
            <w:r w:rsidR="004F6B84">
              <w:rPr>
                <w:noProof/>
                <w:webHidden/>
              </w:rPr>
              <w:t>12</w:t>
            </w:r>
            <w:r>
              <w:rPr>
                <w:noProof/>
                <w:webHidden/>
              </w:rPr>
              <w:fldChar w:fldCharType="end"/>
            </w:r>
          </w:hyperlink>
        </w:p>
        <w:p w14:paraId="2FFEB5AE" w14:textId="343D9F0D" w:rsidR="00026704" w:rsidRDefault="00026704">
          <w:pPr>
            <w:pStyle w:val="TOC1"/>
            <w:rPr>
              <w:rFonts w:eastAsiaTheme="minorEastAsia"/>
              <w:noProof/>
              <w:sz w:val="24"/>
              <w:szCs w:val="24"/>
              <w:lang w:eastAsia="en-IN"/>
            </w:rPr>
          </w:pPr>
          <w:hyperlink w:anchor="_Toc234075329" w:history="1">
            <w:r w:rsidRPr="00425801">
              <w:rPr>
                <w:rStyle w:val="Hyperlink"/>
                <w:rFonts w:ascii="Segoe UI Symbol" w:hAnsi="Segoe UI Symbol"/>
                <w:b/>
                <w:bCs/>
                <w:noProof/>
              </w:rPr>
              <w:t>CONSEQUENCES OF VIOLATION OF THIS POLICY</w:t>
            </w:r>
            <w:r>
              <w:rPr>
                <w:noProof/>
                <w:webHidden/>
              </w:rPr>
              <w:tab/>
            </w:r>
            <w:r>
              <w:rPr>
                <w:noProof/>
                <w:webHidden/>
              </w:rPr>
              <w:fldChar w:fldCharType="begin"/>
            </w:r>
            <w:r>
              <w:rPr>
                <w:noProof/>
                <w:webHidden/>
              </w:rPr>
              <w:instrText xml:space="preserve"> PAGEREF _Toc234075329 \h </w:instrText>
            </w:r>
            <w:r>
              <w:rPr>
                <w:noProof/>
                <w:webHidden/>
              </w:rPr>
            </w:r>
            <w:r>
              <w:rPr>
                <w:noProof/>
                <w:webHidden/>
              </w:rPr>
              <w:fldChar w:fldCharType="separate"/>
            </w:r>
            <w:r w:rsidR="004F6B84">
              <w:rPr>
                <w:noProof/>
                <w:webHidden/>
              </w:rPr>
              <w:t>14</w:t>
            </w:r>
            <w:r>
              <w:rPr>
                <w:noProof/>
                <w:webHidden/>
              </w:rPr>
              <w:fldChar w:fldCharType="end"/>
            </w:r>
          </w:hyperlink>
        </w:p>
        <w:p w14:paraId="598CAF06" w14:textId="33A20B09" w:rsidR="00026704" w:rsidRDefault="00026704">
          <w:pPr>
            <w:pStyle w:val="TOC1"/>
            <w:rPr>
              <w:rFonts w:eastAsiaTheme="minorEastAsia"/>
              <w:noProof/>
              <w:sz w:val="24"/>
              <w:szCs w:val="24"/>
              <w:lang w:eastAsia="en-IN"/>
            </w:rPr>
          </w:pPr>
          <w:hyperlink w:anchor="_Toc234075330" w:history="1">
            <w:r w:rsidRPr="00425801">
              <w:rPr>
                <w:rStyle w:val="Hyperlink"/>
                <w:rFonts w:ascii="Segoe UI Symbol" w:hAnsi="Segoe UI Symbol"/>
                <w:b/>
                <w:bCs/>
                <w:noProof/>
              </w:rPr>
              <w:t>REPORTING</w:t>
            </w:r>
            <w:r>
              <w:rPr>
                <w:noProof/>
                <w:webHidden/>
              </w:rPr>
              <w:tab/>
            </w:r>
            <w:r>
              <w:rPr>
                <w:noProof/>
                <w:webHidden/>
              </w:rPr>
              <w:fldChar w:fldCharType="begin"/>
            </w:r>
            <w:r>
              <w:rPr>
                <w:noProof/>
                <w:webHidden/>
              </w:rPr>
              <w:instrText xml:space="preserve"> PAGEREF _Toc234075330 \h </w:instrText>
            </w:r>
            <w:r>
              <w:rPr>
                <w:noProof/>
                <w:webHidden/>
              </w:rPr>
            </w:r>
            <w:r>
              <w:rPr>
                <w:noProof/>
                <w:webHidden/>
              </w:rPr>
              <w:fldChar w:fldCharType="separate"/>
            </w:r>
            <w:r w:rsidR="004F6B84">
              <w:rPr>
                <w:noProof/>
                <w:webHidden/>
              </w:rPr>
              <w:t>15</w:t>
            </w:r>
            <w:r>
              <w:rPr>
                <w:noProof/>
                <w:webHidden/>
              </w:rPr>
              <w:fldChar w:fldCharType="end"/>
            </w:r>
          </w:hyperlink>
        </w:p>
        <w:p w14:paraId="052358B8" w14:textId="73ADCBAD" w:rsidR="00026704" w:rsidRDefault="00026704">
          <w:pPr>
            <w:pStyle w:val="TOC1"/>
            <w:rPr>
              <w:rFonts w:eastAsiaTheme="minorEastAsia"/>
              <w:noProof/>
              <w:sz w:val="24"/>
              <w:szCs w:val="24"/>
              <w:lang w:eastAsia="en-IN"/>
            </w:rPr>
          </w:pPr>
          <w:hyperlink w:anchor="_Toc234075331" w:history="1">
            <w:r w:rsidRPr="00425801">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_Toc234075331 \h </w:instrText>
            </w:r>
            <w:r>
              <w:rPr>
                <w:noProof/>
                <w:webHidden/>
              </w:rPr>
            </w:r>
            <w:r>
              <w:rPr>
                <w:noProof/>
                <w:webHidden/>
              </w:rPr>
              <w:fldChar w:fldCharType="separate"/>
            </w:r>
            <w:r w:rsidR="004F6B84">
              <w:rPr>
                <w:noProof/>
                <w:webHidden/>
              </w:rPr>
              <w:t>16</w:t>
            </w:r>
            <w:r>
              <w:rPr>
                <w:noProof/>
                <w:webHidden/>
              </w:rPr>
              <w:fldChar w:fldCharType="end"/>
            </w:r>
          </w:hyperlink>
        </w:p>
        <w:p w14:paraId="380F2EA9" w14:textId="773CEB43" w:rsidR="00026704" w:rsidRDefault="00026704">
          <w:pPr>
            <w:pStyle w:val="TOC1"/>
            <w:rPr>
              <w:rFonts w:eastAsiaTheme="minorEastAsia"/>
              <w:noProof/>
              <w:sz w:val="24"/>
              <w:szCs w:val="24"/>
              <w:lang w:eastAsia="en-IN"/>
            </w:rPr>
          </w:pPr>
          <w:hyperlink w:anchor="_Toc234075332" w:history="1">
            <w:r w:rsidRPr="00425801">
              <w:rPr>
                <w:rStyle w:val="Hyperlink"/>
                <w:rFonts w:ascii="Segoe UI Symbol" w:hAnsi="Segoe UI Symbol"/>
                <w:b/>
                <w:bCs/>
                <w:noProof/>
              </w:rPr>
              <w:t>REVIEW MECHANISM</w:t>
            </w:r>
            <w:r>
              <w:rPr>
                <w:noProof/>
                <w:webHidden/>
              </w:rPr>
              <w:tab/>
            </w:r>
            <w:r>
              <w:rPr>
                <w:noProof/>
                <w:webHidden/>
              </w:rPr>
              <w:fldChar w:fldCharType="begin"/>
            </w:r>
            <w:r>
              <w:rPr>
                <w:noProof/>
                <w:webHidden/>
              </w:rPr>
              <w:instrText xml:space="preserve"> PAGEREF _Toc234075332 \h </w:instrText>
            </w:r>
            <w:r>
              <w:rPr>
                <w:noProof/>
                <w:webHidden/>
              </w:rPr>
            </w:r>
            <w:r>
              <w:rPr>
                <w:noProof/>
                <w:webHidden/>
              </w:rPr>
              <w:fldChar w:fldCharType="separate"/>
            </w:r>
            <w:r w:rsidR="004F6B84">
              <w:rPr>
                <w:noProof/>
                <w:webHidden/>
              </w:rPr>
              <w:t>16</w:t>
            </w:r>
            <w:r>
              <w:rPr>
                <w:noProof/>
                <w:webHidden/>
              </w:rPr>
              <w:fldChar w:fldCharType="end"/>
            </w:r>
          </w:hyperlink>
        </w:p>
        <w:p w14:paraId="397DDC7E" w14:textId="1DB12359" w:rsidR="00026704" w:rsidRDefault="00026704">
          <w:pPr>
            <w:pStyle w:val="TOC1"/>
            <w:rPr>
              <w:rFonts w:eastAsiaTheme="minorEastAsia"/>
              <w:noProof/>
              <w:sz w:val="24"/>
              <w:szCs w:val="24"/>
              <w:lang w:eastAsia="en-IN"/>
            </w:rPr>
          </w:pPr>
          <w:hyperlink w:anchor="_Toc234075333" w:history="1">
            <w:r w:rsidRPr="00425801">
              <w:rPr>
                <w:rStyle w:val="Hyperlink"/>
                <w:rFonts w:ascii="Segoe UI Symbol" w:hAnsi="Segoe UI Symbol"/>
                <w:b/>
                <w:bCs/>
                <w:noProof/>
              </w:rPr>
              <w:t>EMPLOYEE ACKNOWLEDGEMENT FORM</w:t>
            </w:r>
            <w:r>
              <w:rPr>
                <w:noProof/>
                <w:webHidden/>
              </w:rPr>
              <w:tab/>
            </w:r>
            <w:r>
              <w:rPr>
                <w:noProof/>
                <w:webHidden/>
              </w:rPr>
              <w:fldChar w:fldCharType="begin"/>
            </w:r>
            <w:r>
              <w:rPr>
                <w:noProof/>
                <w:webHidden/>
              </w:rPr>
              <w:instrText xml:space="preserve"> PAGEREF _Toc234075333 \h </w:instrText>
            </w:r>
            <w:r>
              <w:rPr>
                <w:noProof/>
                <w:webHidden/>
              </w:rPr>
            </w:r>
            <w:r>
              <w:rPr>
                <w:noProof/>
                <w:webHidden/>
              </w:rPr>
              <w:fldChar w:fldCharType="separate"/>
            </w:r>
            <w:r w:rsidR="004F6B84">
              <w:rPr>
                <w:noProof/>
                <w:webHidden/>
              </w:rPr>
              <w:t>17</w:t>
            </w:r>
            <w:r>
              <w:rPr>
                <w:noProof/>
                <w:webHidden/>
              </w:rPr>
              <w:fldChar w:fldCharType="end"/>
            </w:r>
          </w:hyperlink>
        </w:p>
        <w:p w14:paraId="61467A13" w14:textId="2C80921C" w:rsidR="00C16FF3" w:rsidRDefault="00C16FF3" w:rsidP="000907B5">
          <w:r>
            <w:rPr>
              <w:b/>
              <w:bCs/>
              <w:noProof/>
            </w:rPr>
            <w:fldChar w:fldCharType="end"/>
          </w:r>
        </w:p>
      </w:sdtContent>
    </w:sdt>
    <w:p w14:paraId="48130434" w14:textId="38EFB824" w:rsidR="0048151C" w:rsidRPr="00B62CEA" w:rsidRDefault="00E018C2" w:rsidP="000907B5">
      <w:pPr>
        <w:pStyle w:val="Heading1"/>
        <w:spacing w:line="276" w:lineRule="auto"/>
        <w:ind w:left="-90" w:firstLine="0"/>
        <w:rPr>
          <w:rFonts w:ascii="Segoe UI Symbol" w:hAnsi="Segoe UI Symbol"/>
          <w:b/>
          <w:bCs/>
          <w:sz w:val="26"/>
          <w:szCs w:val="26"/>
        </w:rPr>
      </w:pPr>
      <w:r>
        <w:br w:type="column"/>
      </w:r>
      <w:bookmarkStart w:id="0" w:name="_Toc234075321"/>
      <w:r w:rsidR="00B62CEA" w:rsidRPr="00B62CEA">
        <w:rPr>
          <w:rFonts w:ascii="Segoe UI Symbol" w:hAnsi="Segoe UI Symbol"/>
          <w:b/>
          <w:bCs/>
          <w:sz w:val="28"/>
          <w:szCs w:val="28"/>
        </w:rPr>
        <w:lastRenderedPageBreak/>
        <w:t>INTRODUCTION</w:t>
      </w:r>
      <w:bookmarkEnd w:id="0"/>
    </w:p>
    <w:p w14:paraId="6840DE32" w14:textId="3B328313" w:rsidR="0048151C" w:rsidRPr="0048151C" w:rsidRDefault="00E56575" w:rsidP="000907B5">
      <w:pPr>
        <w:tabs>
          <w:tab w:val="left" w:pos="5100"/>
        </w:tabs>
        <w:ind w:left="-90" w:firstLine="0"/>
        <w:rPr>
          <w:rFonts w:ascii="Segoe UI Symbol" w:hAnsi="Segoe UI Symbol"/>
          <w:sz w:val="24"/>
          <w:szCs w:val="24"/>
        </w:rPr>
      </w:pPr>
      <w:r>
        <w:rPr>
          <w:rFonts w:ascii="Segoe UI Symbol" w:hAnsi="Segoe UI Symbol"/>
          <w:b/>
          <w:bCs/>
          <w:sz w:val="24"/>
          <w:szCs w:val="24"/>
        </w:rPr>
        <w:t xml:space="preserve">THE </w:t>
      </w:r>
      <w:r w:rsidR="00F82251" w:rsidRPr="00F82251">
        <w:rPr>
          <w:rFonts w:ascii="Segoe UI Symbol" w:hAnsi="Segoe UI Symbol"/>
          <w:b/>
          <w:bCs/>
          <w:sz w:val="24"/>
          <w:szCs w:val="24"/>
        </w:rPr>
        <w:t>AML RIGHTSOURCE GROUP</w:t>
      </w:r>
      <w:r w:rsidR="00F82251" w:rsidRPr="00F82251">
        <w:rPr>
          <w:rFonts w:ascii="Segoe UI Symbol" w:hAnsi="Segoe UI Symbol"/>
          <w:sz w:val="24"/>
          <w:szCs w:val="24"/>
        </w:rPr>
        <w:t xml:space="preserve"> </w:t>
      </w:r>
      <w:r w:rsidR="00E63738">
        <w:rPr>
          <w:rFonts w:ascii="Segoe UI Symbol" w:hAnsi="Segoe UI Symbol"/>
          <w:sz w:val="24"/>
          <w:szCs w:val="24"/>
        </w:rPr>
        <w:t xml:space="preserve">of companies (referred to herein as “AMLRS”) </w:t>
      </w:r>
      <w:r w:rsidR="00F82251" w:rsidRPr="00F82251">
        <w:rPr>
          <w:rFonts w:ascii="Segoe UI Symbol" w:hAnsi="Segoe UI Symbol"/>
          <w:sz w:val="24"/>
          <w:szCs w:val="24"/>
        </w:rPr>
        <w:t xml:space="preserve">is committed to upholding the highest standards of ethics and integrity in all aspects of its operations. As a leader in financial crime compliance, the group recognizes the critical importance of fostering a culture of transparency, accountability, and ethical </w:t>
      </w:r>
      <w:proofErr w:type="spellStart"/>
      <w:r w:rsidR="00F82251" w:rsidRPr="00F82251">
        <w:rPr>
          <w:rFonts w:ascii="Segoe UI Symbol" w:hAnsi="Segoe UI Symbol"/>
          <w:sz w:val="24"/>
          <w:szCs w:val="24"/>
        </w:rPr>
        <w:t>behavior</w:t>
      </w:r>
      <w:proofErr w:type="spellEnd"/>
      <w:r w:rsidR="00F82251" w:rsidRPr="00F82251">
        <w:rPr>
          <w:rFonts w:ascii="Segoe UI Symbol" w:hAnsi="Segoe UI Symbol"/>
          <w:sz w:val="24"/>
          <w:szCs w:val="24"/>
        </w:rPr>
        <w:t xml:space="preserve">. We are dedicated to ensuring that our business practices are aligned with the principles of fairness, honesty, and legal compliance. This approach underpins our mission to provide effective solutions to clients while safeguarding against financial crime and ensuring adherence to regulatory frameworks. Our commitment to ethics and integrity is reflected in the actions of our leadership, employees, and partners, who are expected to embody these values in every decision and interaction. This framework supports our goal to continually strengthen trust and maintain the reputation of </w:t>
      </w:r>
      <w:r w:rsidR="00E63738">
        <w:rPr>
          <w:rFonts w:ascii="Segoe UI Symbol" w:hAnsi="Segoe UI Symbol"/>
          <w:sz w:val="24"/>
          <w:szCs w:val="24"/>
        </w:rPr>
        <w:t xml:space="preserve">THE </w:t>
      </w:r>
      <w:r w:rsidR="00F82251" w:rsidRPr="00F82251">
        <w:rPr>
          <w:rFonts w:ascii="Segoe UI Symbol" w:hAnsi="Segoe UI Symbol"/>
          <w:b/>
          <w:bCs/>
          <w:sz w:val="24"/>
          <w:szCs w:val="24"/>
        </w:rPr>
        <w:t>AML RIGHTSOURCE GROUP</w:t>
      </w:r>
      <w:r w:rsidR="00F82251" w:rsidRPr="00F82251">
        <w:rPr>
          <w:rFonts w:ascii="Segoe UI Symbol" w:hAnsi="Segoe UI Symbol"/>
          <w:sz w:val="24"/>
          <w:szCs w:val="24"/>
        </w:rPr>
        <w:t xml:space="preserve"> as a trusted leader in the industry.</w:t>
      </w:r>
    </w:p>
    <w:p w14:paraId="4DDEEA5B" w14:textId="5B1FE58D" w:rsidR="00E018C2" w:rsidRPr="00B62CEA" w:rsidRDefault="00B62CEA" w:rsidP="000907B5">
      <w:pPr>
        <w:pStyle w:val="Heading1"/>
        <w:spacing w:line="276" w:lineRule="auto"/>
        <w:ind w:left="-90" w:firstLine="0"/>
        <w:rPr>
          <w:rFonts w:ascii="Segoe UI Symbol" w:hAnsi="Segoe UI Symbol"/>
          <w:b/>
          <w:bCs/>
          <w:sz w:val="28"/>
          <w:szCs w:val="28"/>
        </w:rPr>
      </w:pPr>
      <w:bookmarkStart w:id="1" w:name="_Toc234075322"/>
      <w:r w:rsidRPr="00B62CEA">
        <w:rPr>
          <w:rFonts w:ascii="Segoe UI Symbol" w:hAnsi="Segoe UI Symbol"/>
          <w:b/>
          <w:bCs/>
          <w:sz w:val="28"/>
          <w:szCs w:val="28"/>
        </w:rPr>
        <w:t>SCOPE</w:t>
      </w:r>
      <w:bookmarkEnd w:id="1"/>
    </w:p>
    <w:p w14:paraId="1105DEA1" w14:textId="77777777" w:rsidR="00067812" w:rsidRPr="00067812" w:rsidRDefault="00067812" w:rsidP="00067812">
      <w:pPr>
        <w:tabs>
          <w:tab w:val="left" w:pos="5100"/>
        </w:tabs>
        <w:ind w:left="-90" w:firstLine="0"/>
        <w:rPr>
          <w:ins w:id="2" w:author="Kush Khalasi" w:date="2026-07-15T15:21:00Z"/>
          <w:rFonts w:ascii="Segoe UI Symbol" w:hAnsi="Segoe UI Symbol"/>
          <w:sz w:val="24"/>
          <w:szCs w:val="24"/>
        </w:rPr>
      </w:pPr>
      <w:ins w:id="3" w:author="Kush Khalasi" w:date="2026-07-15T15:21:00Z">
        <w:r w:rsidRPr="00067812">
          <w:rPr>
            <w:rFonts w:ascii="Segoe UI Symbol" w:hAnsi="Segoe UI Symbol"/>
            <w:sz w:val="24"/>
            <w:szCs w:val="24"/>
          </w:rPr>
          <w:t xml:space="preserve">This Ethics and Integrity Policy applies to all operations, legal entities, offices, partner offices, registered business addresses, remote work locations, and other workplaces of the AML </w:t>
        </w:r>
        <w:proofErr w:type="spellStart"/>
        <w:r w:rsidRPr="00067812">
          <w:rPr>
            <w:rFonts w:ascii="Segoe UI Symbol" w:hAnsi="Segoe UI Symbol"/>
            <w:sz w:val="24"/>
            <w:szCs w:val="24"/>
          </w:rPr>
          <w:t>RightSource</w:t>
        </w:r>
        <w:proofErr w:type="spellEnd"/>
        <w:r w:rsidRPr="00067812">
          <w:rPr>
            <w:rFonts w:ascii="Segoe UI Symbol" w:hAnsi="Segoe UI Symbol"/>
            <w:sz w:val="24"/>
            <w:szCs w:val="24"/>
          </w:rPr>
          <w:t xml:space="preserve"> Group of Companies ("AMLRS"), including all subsidiaries, affiliates, and controlled entities operating in the United States, Canada, Germany, Poland, Austria, Switzerland, the United Kingdom, Denmark, Bulgaria, India, Singapore, Hong Kong, Brazil, and Malaysia, as well as any future locations where AMLRS conducts business.</w:t>
        </w:r>
      </w:ins>
    </w:p>
    <w:p w14:paraId="293A7805" w14:textId="77777777" w:rsidR="00067812" w:rsidRPr="00067812" w:rsidRDefault="00067812" w:rsidP="00067812">
      <w:pPr>
        <w:tabs>
          <w:tab w:val="left" w:pos="5100"/>
        </w:tabs>
        <w:ind w:left="-90" w:firstLine="0"/>
        <w:rPr>
          <w:ins w:id="4" w:author="Kush Khalasi" w:date="2026-07-15T15:21:00Z"/>
          <w:rFonts w:ascii="Segoe UI Symbol" w:hAnsi="Segoe UI Symbol"/>
          <w:sz w:val="24"/>
          <w:szCs w:val="24"/>
        </w:rPr>
      </w:pPr>
      <w:ins w:id="5" w:author="Kush Khalasi" w:date="2026-07-15T15:21:00Z">
        <w:r w:rsidRPr="00067812">
          <w:rPr>
            <w:rFonts w:ascii="Segoe UI Symbol" w:hAnsi="Segoe UI Symbol"/>
            <w:sz w:val="24"/>
            <w:szCs w:val="24"/>
          </w:rPr>
          <w:t>The policy applies irrespective of whether business activities are carried out from AMLRS-owned or leased premises, partner offices, co-working spaces, client locations, registered legal addresses, or remote work environments. It covers all employees, including full-time, part-time, temporary, fixed-term, and contract employees, interns, consultants, agency workers, and management. The policy also extends to suppliers, vendors, contractors, service providers, business partners, and any other third parties engaged in providing products or services on behalf of AMLRS.</w:t>
        </w:r>
      </w:ins>
    </w:p>
    <w:p w14:paraId="431B0DC4" w14:textId="77777777" w:rsidR="00067812" w:rsidRPr="00067812" w:rsidRDefault="00067812" w:rsidP="00067812">
      <w:pPr>
        <w:tabs>
          <w:tab w:val="left" w:pos="5100"/>
        </w:tabs>
        <w:ind w:left="-90" w:firstLine="0"/>
        <w:rPr>
          <w:ins w:id="6" w:author="Kush Khalasi" w:date="2026-07-15T15:21:00Z"/>
          <w:rFonts w:ascii="Segoe UI Symbol" w:hAnsi="Segoe UI Symbol"/>
          <w:sz w:val="24"/>
          <w:szCs w:val="24"/>
        </w:rPr>
      </w:pPr>
      <w:ins w:id="7" w:author="Kush Khalasi" w:date="2026-07-15T15:21:00Z">
        <w:r w:rsidRPr="00067812">
          <w:rPr>
            <w:rFonts w:ascii="Segoe UI Symbol" w:hAnsi="Segoe UI Symbol"/>
            <w:sz w:val="24"/>
            <w:szCs w:val="24"/>
          </w:rPr>
          <w:t xml:space="preserve">All individuals and entities covered by this policy are expected to comply with its requirements and uphold AMLRS's commitment to conducting business ethically, honestly, transparently, and with integrity. This includes complying with applicable laws and regulations, preventing bribery, corruption, fraud, conflicts of interest, and other </w:t>
        </w:r>
        <w:r w:rsidRPr="00067812">
          <w:rPr>
            <w:rFonts w:ascii="Segoe UI Symbol" w:hAnsi="Segoe UI Symbol"/>
            <w:sz w:val="24"/>
            <w:szCs w:val="24"/>
          </w:rPr>
          <w:lastRenderedPageBreak/>
          <w:t>unethical conduct, and maintaining high standards of professional and responsible business conduct throughout AMLRS's global operations.</w:t>
        </w:r>
      </w:ins>
    </w:p>
    <w:p w14:paraId="4CF50541" w14:textId="2E010E5E" w:rsidR="0048151C" w:rsidDel="00067812" w:rsidRDefault="00135FA3" w:rsidP="000907B5">
      <w:pPr>
        <w:tabs>
          <w:tab w:val="left" w:pos="5100"/>
        </w:tabs>
        <w:ind w:left="-90" w:firstLine="0"/>
        <w:rPr>
          <w:del w:id="8" w:author="Kush Khalasi" w:date="2026-07-15T15:21:00Z" w16du:dateUtc="2026-07-15T09:51:00Z"/>
          <w:rFonts w:ascii="Segoe UI Symbol" w:hAnsi="Segoe UI Symbol"/>
        </w:rPr>
      </w:pPr>
      <w:del w:id="9" w:author="Kush Khalasi" w:date="2026-07-15T15:21:00Z" w16du:dateUtc="2026-07-15T09:51:00Z">
        <w:r w:rsidRPr="00135FA3" w:rsidDel="00067812">
          <w:rPr>
            <w:rFonts w:ascii="Segoe UI Symbol" w:hAnsi="Segoe UI Symbol"/>
            <w:sz w:val="24"/>
            <w:szCs w:val="24"/>
          </w:rPr>
          <w:delText xml:space="preserve">This </w:delText>
        </w:r>
        <w:r w:rsidR="00F82251" w:rsidDel="00067812">
          <w:rPr>
            <w:rFonts w:ascii="Segoe UI Symbol" w:hAnsi="Segoe UI Symbol"/>
            <w:sz w:val="24"/>
            <w:szCs w:val="24"/>
          </w:rPr>
          <w:delText>Ethics and Integrity</w:delText>
        </w:r>
        <w:r w:rsidRPr="00135FA3" w:rsidDel="00067812">
          <w:rPr>
            <w:rFonts w:ascii="Segoe UI Symbol" w:hAnsi="Segoe UI Symbol"/>
            <w:sz w:val="24"/>
            <w:szCs w:val="24"/>
          </w:rPr>
          <w:delText xml:space="preserve"> Policy applies to all operations, locations, and employees of AML</w:delText>
        </w:r>
        <w:r w:rsidR="00E273AC" w:rsidDel="00067812">
          <w:rPr>
            <w:rFonts w:ascii="Segoe UI Symbol" w:hAnsi="Segoe UI Symbol"/>
            <w:sz w:val="24"/>
            <w:szCs w:val="24"/>
          </w:rPr>
          <w:delText xml:space="preserve"> </w:delText>
        </w:r>
        <w:r w:rsidR="00E273AC" w:rsidRPr="00E273AC" w:rsidDel="00067812">
          <w:rPr>
            <w:rFonts w:ascii="Segoe UI Symbol" w:hAnsi="Segoe UI Symbol"/>
            <w:sz w:val="24"/>
            <w:szCs w:val="24"/>
          </w:rPr>
          <w:delText>RIGHTSOURCE GROUP</w:delText>
        </w:r>
        <w:r w:rsidRPr="00135FA3" w:rsidDel="00067812">
          <w:rPr>
            <w:rFonts w:ascii="Segoe UI Symbol" w:hAnsi="Segoe UI Symbol"/>
            <w:sz w:val="24"/>
            <w:szCs w:val="24"/>
          </w:rPr>
          <w:delText>, including offices, remote workspaces, and any facilities where the company conducts business. It encompasses all individuals associated with AML, including full-time, part-time, and contract employees, as well as consultants and partners</w:delText>
        </w:r>
        <w:r w:rsidRPr="00135FA3" w:rsidDel="00067812">
          <w:rPr>
            <w:rFonts w:ascii="Segoe UI Symbol" w:hAnsi="Segoe UI Symbol"/>
          </w:rPr>
          <w:delText>.</w:delText>
        </w:r>
      </w:del>
    </w:p>
    <w:tbl>
      <w:tblPr>
        <w:tblStyle w:val="TableGrid"/>
        <w:tblW w:w="9180" w:type="dxa"/>
        <w:tblInd w:w="18" w:type="dxa"/>
        <w:tblLook w:val="04A0" w:firstRow="1" w:lastRow="0" w:firstColumn="1" w:lastColumn="0" w:noHBand="0" w:noVBand="1"/>
      </w:tblPr>
      <w:tblGrid>
        <w:gridCol w:w="900"/>
        <w:gridCol w:w="1710"/>
        <w:gridCol w:w="6570"/>
      </w:tblGrid>
      <w:tr w:rsidR="002144B5" w:rsidRPr="002144B5" w:rsidDel="00067812" w14:paraId="1C7C707C" w14:textId="61B64386" w:rsidTr="008D7C0F">
        <w:trPr>
          <w:del w:id="10" w:author="Kush Khalasi" w:date="2026-07-15T15:21:00Z"/>
        </w:trPr>
        <w:tc>
          <w:tcPr>
            <w:tcW w:w="900" w:type="dxa"/>
            <w:vAlign w:val="center"/>
          </w:tcPr>
          <w:p w14:paraId="7422700A" w14:textId="094A4119" w:rsidR="002144B5" w:rsidRPr="002144B5" w:rsidDel="00067812" w:rsidRDefault="002144B5" w:rsidP="000907B5">
            <w:pPr>
              <w:tabs>
                <w:tab w:val="left" w:pos="5100"/>
              </w:tabs>
              <w:spacing w:line="276" w:lineRule="auto"/>
              <w:ind w:left="0" w:firstLine="0"/>
              <w:jc w:val="center"/>
              <w:rPr>
                <w:del w:id="11" w:author="Kush Khalasi" w:date="2026-07-15T15:21:00Z" w16du:dateUtc="2026-07-15T09:51:00Z"/>
                <w:rFonts w:ascii="Segoe UI Symbol" w:hAnsi="Segoe UI Symbol"/>
                <w:sz w:val="24"/>
                <w:szCs w:val="24"/>
              </w:rPr>
            </w:pPr>
            <w:del w:id="12" w:author="Kush Khalasi" w:date="2026-07-15T15:21:00Z" w16du:dateUtc="2026-07-15T09:51:00Z">
              <w:r w:rsidRPr="002144B5" w:rsidDel="00067812">
                <w:rPr>
                  <w:rFonts w:ascii="Segoe UI Symbol" w:hAnsi="Segoe UI Symbol"/>
                  <w:b/>
                  <w:bCs/>
                  <w:sz w:val="24"/>
                  <w:szCs w:val="24"/>
                </w:rPr>
                <w:delText>Sr. No.</w:delText>
              </w:r>
            </w:del>
          </w:p>
        </w:tc>
        <w:tc>
          <w:tcPr>
            <w:tcW w:w="1710" w:type="dxa"/>
            <w:vAlign w:val="center"/>
          </w:tcPr>
          <w:p w14:paraId="6831287D" w14:textId="7BAE0580" w:rsidR="002144B5" w:rsidRPr="002144B5" w:rsidDel="00067812" w:rsidRDefault="002144B5" w:rsidP="000907B5">
            <w:pPr>
              <w:tabs>
                <w:tab w:val="left" w:pos="5100"/>
              </w:tabs>
              <w:spacing w:line="276" w:lineRule="auto"/>
              <w:ind w:left="0" w:firstLine="0"/>
              <w:jc w:val="center"/>
              <w:rPr>
                <w:del w:id="13" w:author="Kush Khalasi" w:date="2026-07-15T15:21:00Z" w16du:dateUtc="2026-07-15T09:51:00Z"/>
                <w:rFonts w:ascii="Segoe UI Symbol" w:hAnsi="Segoe UI Symbol"/>
                <w:sz w:val="24"/>
                <w:szCs w:val="24"/>
              </w:rPr>
            </w:pPr>
            <w:del w:id="14" w:author="Kush Khalasi" w:date="2026-07-15T15:21:00Z" w16du:dateUtc="2026-07-15T09:51:00Z">
              <w:r w:rsidRPr="002144B5" w:rsidDel="00067812">
                <w:rPr>
                  <w:rFonts w:ascii="Segoe UI Symbol" w:hAnsi="Segoe UI Symbol"/>
                  <w:b/>
                  <w:bCs/>
                  <w:sz w:val="24"/>
                  <w:szCs w:val="24"/>
                </w:rPr>
                <w:delText>Office</w:delText>
              </w:r>
            </w:del>
          </w:p>
        </w:tc>
        <w:tc>
          <w:tcPr>
            <w:tcW w:w="6570" w:type="dxa"/>
            <w:vAlign w:val="center"/>
          </w:tcPr>
          <w:p w14:paraId="40EB432A" w14:textId="0B1C8F68" w:rsidR="002144B5" w:rsidRPr="002144B5" w:rsidDel="00067812" w:rsidRDefault="002144B5" w:rsidP="000907B5">
            <w:pPr>
              <w:tabs>
                <w:tab w:val="left" w:pos="5100"/>
              </w:tabs>
              <w:spacing w:line="276" w:lineRule="auto"/>
              <w:ind w:left="0" w:firstLine="0"/>
              <w:jc w:val="center"/>
              <w:rPr>
                <w:del w:id="15" w:author="Kush Khalasi" w:date="2026-07-15T15:21:00Z" w16du:dateUtc="2026-07-15T09:51:00Z"/>
                <w:rFonts w:ascii="Segoe UI Symbol" w:hAnsi="Segoe UI Symbol"/>
                <w:sz w:val="24"/>
                <w:szCs w:val="24"/>
              </w:rPr>
            </w:pPr>
            <w:del w:id="16" w:author="Kush Khalasi" w:date="2026-07-15T15:21:00Z" w16du:dateUtc="2026-07-15T09:51:00Z">
              <w:r w:rsidRPr="002144B5" w:rsidDel="00067812">
                <w:rPr>
                  <w:rFonts w:ascii="Segoe UI Symbol" w:hAnsi="Segoe UI Symbol"/>
                  <w:b/>
                  <w:bCs/>
                  <w:sz w:val="24"/>
                  <w:szCs w:val="24"/>
                </w:rPr>
                <w:delText>Address</w:delText>
              </w:r>
            </w:del>
          </w:p>
        </w:tc>
      </w:tr>
      <w:tr w:rsidR="002144B5" w:rsidDel="00067812" w14:paraId="5C2707A7" w14:textId="3E6C025D" w:rsidTr="008D7C0F">
        <w:trPr>
          <w:del w:id="17" w:author="Kush Khalasi" w:date="2026-07-15T15:21:00Z"/>
        </w:trPr>
        <w:tc>
          <w:tcPr>
            <w:tcW w:w="900" w:type="dxa"/>
          </w:tcPr>
          <w:p w14:paraId="6CF410CC" w14:textId="2052B617" w:rsidR="002144B5" w:rsidRPr="002144B5" w:rsidDel="00067812" w:rsidRDefault="002144B5" w:rsidP="000907B5">
            <w:pPr>
              <w:tabs>
                <w:tab w:val="left" w:pos="5100"/>
              </w:tabs>
              <w:spacing w:line="276" w:lineRule="auto"/>
              <w:ind w:left="0" w:firstLine="0"/>
              <w:jc w:val="center"/>
              <w:rPr>
                <w:del w:id="18" w:author="Kush Khalasi" w:date="2026-07-15T15:21:00Z" w16du:dateUtc="2026-07-15T09:51:00Z"/>
                <w:rFonts w:ascii="Segoe UI Symbol" w:hAnsi="Segoe UI Symbol"/>
              </w:rPr>
            </w:pPr>
            <w:del w:id="19" w:author="Kush Khalasi" w:date="2026-07-15T15:21:00Z" w16du:dateUtc="2026-07-15T09:51:00Z">
              <w:r w:rsidRPr="002144B5" w:rsidDel="00067812">
                <w:rPr>
                  <w:rFonts w:ascii="Segoe UI Symbol" w:hAnsi="Segoe UI Symbol"/>
                </w:rPr>
                <w:delText>1</w:delText>
              </w:r>
            </w:del>
          </w:p>
        </w:tc>
        <w:tc>
          <w:tcPr>
            <w:tcW w:w="1710" w:type="dxa"/>
          </w:tcPr>
          <w:p w14:paraId="6A355473" w14:textId="148BA960" w:rsidR="002144B5" w:rsidRPr="002144B5" w:rsidDel="00067812" w:rsidRDefault="002144B5" w:rsidP="000907B5">
            <w:pPr>
              <w:tabs>
                <w:tab w:val="left" w:pos="5100"/>
              </w:tabs>
              <w:spacing w:line="276" w:lineRule="auto"/>
              <w:ind w:left="0" w:firstLine="0"/>
              <w:rPr>
                <w:del w:id="20" w:author="Kush Khalasi" w:date="2026-07-15T15:21:00Z" w16du:dateUtc="2026-07-15T09:51:00Z"/>
                <w:rFonts w:ascii="Segoe UI Symbol" w:hAnsi="Segoe UI Symbol"/>
              </w:rPr>
            </w:pPr>
            <w:del w:id="21" w:author="Kush Khalasi" w:date="2026-07-15T15:21:00Z" w16du:dateUtc="2026-07-15T09:51:00Z">
              <w:r w:rsidRPr="002144B5" w:rsidDel="00067812">
                <w:rPr>
                  <w:rFonts w:ascii="Segoe UI Symbol" w:hAnsi="Segoe UI Symbol"/>
                </w:rPr>
                <w:delText>Buffalo</w:delText>
              </w:r>
            </w:del>
          </w:p>
        </w:tc>
        <w:tc>
          <w:tcPr>
            <w:tcW w:w="6570" w:type="dxa"/>
          </w:tcPr>
          <w:p w14:paraId="1AF5A0D0" w14:textId="50BB59AC" w:rsidR="002144B5" w:rsidRPr="002144B5" w:rsidDel="00067812" w:rsidRDefault="002144B5" w:rsidP="000907B5">
            <w:pPr>
              <w:tabs>
                <w:tab w:val="left" w:pos="5100"/>
              </w:tabs>
              <w:spacing w:line="276" w:lineRule="auto"/>
              <w:ind w:left="0" w:firstLine="0"/>
              <w:rPr>
                <w:del w:id="22" w:author="Kush Khalasi" w:date="2026-07-15T15:21:00Z" w16du:dateUtc="2026-07-15T09:51:00Z"/>
                <w:rFonts w:ascii="Segoe UI Symbol" w:hAnsi="Segoe UI Symbol"/>
              </w:rPr>
            </w:pPr>
            <w:del w:id="23" w:author="Kush Khalasi" w:date="2026-07-15T15:21:00Z" w16du:dateUtc="2026-07-15T09:51:00Z">
              <w:r w:rsidRPr="002144B5" w:rsidDel="00067812">
                <w:rPr>
                  <w:rFonts w:ascii="Segoe UI Symbol" w:hAnsi="Segoe UI Symbol"/>
                </w:rPr>
                <w:delText>Seneca One, 1 Seneca Street, 27th Floor, Buffalo, NY 14203</w:delText>
              </w:r>
            </w:del>
          </w:p>
        </w:tc>
      </w:tr>
      <w:tr w:rsidR="002144B5" w:rsidDel="00067812" w14:paraId="5D484B5F" w14:textId="42A772E9" w:rsidTr="008D7C0F">
        <w:trPr>
          <w:del w:id="24" w:author="Kush Khalasi" w:date="2026-07-15T15:21:00Z"/>
        </w:trPr>
        <w:tc>
          <w:tcPr>
            <w:tcW w:w="900" w:type="dxa"/>
          </w:tcPr>
          <w:p w14:paraId="605D856E" w14:textId="287F6B05" w:rsidR="002144B5" w:rsidRPr="002144B5" w:rsidDel="00067812" w:rsidRDefault="002144B5" w:rsidP="000907B5">
            <w:pPr>
              <w:tabs>
                <w:tab w:val="left" w:pos="5100"/>
              </w:tabs>
              <w:spacing w:line="276" w:lineRule="auto"/>
              <w:ind w:left="0" w:firstLine="0"/>
              <w:jc w:val="center"/>
              <w:rPr>
                <w:del w:id="25" w:author="Kush Khalasi" w:date="2026-07-15T15:21:00Z" w16du:dateUtc="2026-07-15T09:51:00Z"/>
                <w:rFonts w:ascii="Segoe UI Symbol" w:hAnsi="Segoe UI Symbol"/>
              </w:rPr>
            </w:pPr>
            <w:del w:id="26" w:author="Kush Khalasi" w:date="2026-07-15T15:21:00Z" w16du:dateUtc="2026-07-15T09:51:00Z">
              <w:r w:rsidRPr="002144B5" w:rsidDel="00067812">
                <w:rPr>
                  <w:rFonts w:ascii="Segoe UI Symbol" w:hAnsi="Segoe UI Symbol"/>
                </w:rPr>
                <w:delText>2</w:delText>
              </w:r>
            </w:del>
          </w:p>
        </w:tc>
        <w:tc>
          <w:tcPr>
            <w:tcW w:w="1710" w:type="dxa"/>
          </w:tcPr>
          <w:p w14:paraId="7ED4BF26" w14:textId="235E5EAB" w:rsidR="002144B5" w:rsidRPr="002144B5" w:rsidDel="00067812" w:rsidRDefault="002144B5" w:rsidP="000907B5">
            <w:pPr>
              <w:tabs>
                <w:tab w:val="left" w:pos="5100"/>
              </w:tabs>
              <w:spacing w:line="276" w:lineRule="auto"/>
              <w:ind w:left="0" w:firstLine="0"/>
              <w:rPr>
                <w:del w:id="27" w:author="Kush Khalasi" w:date="2026-07-15T15:21:00Z" w16du:dateUtc="2026-07-15T09:51:00Z"/>
                <w:rFonts w:ascii="Segoe UI Symbol" w:hAnsi="Segoe UI Symbol"/>
              </w:rPr>
            </w:pPr>
            <w:del w:id="28" w:author="Kush Khalasi" w:date="2026-07-15T15:21:00Z" w16du:dateUtc="2026-07-15T09:51:00Z">
              <w:r w:rsidRPr="002144B5" w:rsidDel="00067812">
                <w:rPr>
                  <w:rFonts w:ascii="Segoe UI Symbol" w:hAnsi="Segoe UI Symbol"/>
                </w:rPr>
                <w:delText>Cleveland</w:delText>
              </w:r>
            </w:del>
          </w:p>
        </w:tc>
        <w:tc>
          <w:tcPr>
            <w:tcW w:w="6570" w:type="dxa"/>
          </w:tcPr>
          <w:p w14:paraId="42B60E1D" w14:textId="3BEB083A" w:rsidR="002144B5" w:rsidRPr="002144B5" w:rsidDel="00067812" w:rsidRDefault="002144B5" w:rsidP="000907B5">
            <w:pPr>
              <w:tabs>
                <w:tab w:val="left" w:pos="5100"/>
              </w:tabs>
              <w:spacing w:line="276" w:lineRule="auto"/>
              <w:ind w:left="0" w:firstLine="0"/>
              <w:rPr>
                <w:del w:id="29" w:author="Kush Khalasi" w:date="2026-07-15T15:21:00Z" w16du:dateUtc="2026-07-15T09:51:00Z"/>
                <w:rFonts w:ascii="Segoe UI Symbol" w:hAnsi="Segoe UI Symbol"/>
              </w:rPr>
            </w:pPr>
            <w:del w:id="30" w:author="Kush Khalasi" w:date="2026-07-15T15:21:00Z" w16du:dateUtc="2026-07-15T09:51:00Z">
              <w:r w:rsidRPr="002144B5" w:rsidDel="00067812">
                <w:rPr>
                  <w:rFonts w:ascii="Segoe UI Symbol" w:hAnsi="Segoe UI Symbol"/>
                </w:rPr>
                <w:delText>1300 E 9th Street, Suite 200, Cleveland, OH 44114</w:delText>
              </w:r>
            </w:del>
          </w:p>
        </w:tc>
      </w:tr>
      <w:tr w:rsidR="002144B5" w:rsidDel="00067812" w14:paraId="2297ABD6" w14:textId="43A28185" w:rsidTr="008D7C0F">
        <w:trPr>
          <w:del w:id="31" w:author="Kush Khalasi" w:date="2026-07-15T15:21:00Z"/>
        </w:trPr>
        <w:tc>
          <w:tcPr>
            <w:tcW w:w="900" w:type="dxa"/>
          </w:tcPr>
          <w:p w14:paraId="39805760" w14:textId="13FACAD1" w:rsidR="002144B5" w:rsidRPr="002144B5" w:rsidDel="00067812" w:rsidRDefault="002144B5" w:rsidP="000907B5">
            <w:pPr>
              <w:tabs>
                <w:tab w:val="left" w:pos="5100"/>
              </w:tabs>
              <w:spacing w:line="276" w:lineRule="auto"/>
              <w:ind w:left="0" w:firstLine="0"/>
              <w:jc w:val="center"/>
              <w:rPr>
                <w:del w:id="32" w:author="Kush Khalasi" w:date="2026-07-15T15:21:00Z" w16du:dateUtc="2026-07-15T09:51:00Z"/>
                <w:rFonts w:ascii="Segoe UI Symbol" w:hAnsi="Segoe UI Symbol"/>
              </w:rPr>
            </w:pPr>
            <w:del w:id="33" w:author="Kush Khalasi" w:date="2026-07-15T15:21:00Z" w16du:dateUtc="2026-07-15T09:51:00Z">
              <w:r w:rsidRPr="002144B5" w:rsidDel="00067812">
                <w:rPr>
                  <w:rFonts w:ascii="Segoe UI Symbol" w:hAnsi="Segoe UI Symbol"/>
                </w:rPr>
                <w:delText>3</w:delText>
              </w:r>
            </w:del>
          </w:p>
        </w:tc>
        <w:tc>
          <w:tcPr>
            <w:tcW w:w="1710" w:type="dxa"/>
          </w:tcPr>
          <w:p w14:paraId="0BA4CBE1" w14:textId="13E4DDEC" w:rsidR="002144B5" w:rsidRPr="002144B5" w:rsidDel="00067812" w:rsidRDefault="002144B5" w:rsidP="000907B5">
            <w:pPr>
              <w:tabs>
                <w:tab w:val="left" w:pos="5100"/>
              </w:tabs>
              <w:spacing w:line="276" w:lineRule="auto"/>
              <w:ind w:left="0" w:firstLine="0"/>
              <w:rPr>
                <w:del w:id="34" w:author="Kush Khalasi" w:date="2026-07-15T15:21:00Z" w16du:dateUtc="2026-07-15T09:51:00Z"/>
                <w:rFonts w:ascii="Segoe UI Symbol" w:hAnsi="Segoe UI Symbol"/>
              </w:rPr>
            </w:pPr>
            <w:del w:id="35" w:author="Kush Khalasi" w:date="2026-07-15T15:21:00Z" w16du:dateUtc="2026-07-15T09:51:00Z">
              <w:r w:rsidRPr="002144B5" w:rsidDel="00067812">
                <w:rPr>
                  <w:rFonts w:ascii="Segoe UI Symbol" w:hAnsi="Segoe UI Symbol"/>
                </w:rPr>
                <w:delText>Highland Hills</w:delText>
              </w:r>
            </w:del>
          </w:p>
        </w:tc>
        <w:tc>
          <w:tcPr>
            <w:tcW w:w="6570" w:type="dxa"/>
          </w:tcPr>
          <w:p w14:paraId="4C2E2D96" w14:textId="1A979101" w:rsidR="002144B5" w:rsidRPr="002144B5" w:rsidDel="00067812" w:rsidRDefault="002144B5" w:rsidP="000907B5">
            <w:pPr>
              <w:tabs>
                <w:tab w:val="left" w:pos="5100"/>
              </w:tabs>
              <w:spacing w:line="276" w:lineRule="auto"/>
              <w:ind w:left="0" w:firstLine="0"/>
              <w:rPr>
                <w:del w:id="36" w:author="Kush Khalasi" w:date="2026-07-15T15:21:00Z" w16du:dateUtc="2026-07-15T09:51:00Z"/>
                <w:rFonts w:ascii="Segoe UI Symbol" w:hAnsi="Segoe UI Symbol"/>
              </w:rPr>
            </w:pPr>
            <w:del w:id="37" w:author="Kush Khalasi" w:date="2026-07-15T15:21:00Z" w16du:dateUtc="2026-07-15T09:51:00Z">
              <w:r w:rsidRPr="002144B5" w:rsidDel="00067812">
                <w:rPr>
                  <w:rFonts w:ascii="Segoe UI Symbol" w:hAnsi="Segoe UI Symbol"/>
                </w:rPr>
                <w:delText>23000 Millcreek Blvd, Highland Hills, OH 44122</w:delText>
              </w:r>
            </w:del>
          </w:p>
        </w:tc>
      </w:tr>
      <w:tr w:rsidR="002144B5" w:rsidDel="00067812" w14:paraId="2D7530B7" w14:textId="1708A0A8" w:rsidTr="008D7C0F">
        <w:trPr>
          <w:del w:id="38" w:author="Kush Khalasi" w:date="2026-07-15T15:21:00Z"/>
        </w:trPr>
        <w:tc>
          <w:tcPr>
            <w:tcW w:w="900" w:type="dxa"/>
          </w:tcPr>
          <w:p w14:paraId="2FA7EA23" w14:textId="25DEC872" w:rsidR="002144B5" w:rsidRPr="002144B5" w:rsidDel="00067812" w:rsidRDefault="002144B5" w:rsidP="000907B5">
            <w:pPr>
              <w:tabs>
                <w:tab w:val="left" w:pos="5100"/>
              </w:tabs>
              <w:spacing w:line="276" w:lineRule="auto"/>
              <w:ind w:left="0" w:firstLine="0"/>
              <w:jc w:val="center"/>
              <w:rPr>
                <w:del w:id="39" w:author="Kush Khalasi" w:date="2026-07-15T15:21:00Z" w16du:dateUtc="2026-07-15T09:51:00Z"/>
                <w:rFonts w:ascii="Segoe UI Symbol" w:hAnsi="Segoe UI Symbol"/>
              </w:rPr>
            </w:pPr>
            <w:del w:id="40" w:author="Kush Khalasi" w:date="2026-07-15T15:21:00Z" w16du:dateUtc="2026-07-15T09:51:00Z">
              <w:r w:rsidRPr="002144B5" w:rsidDel="00067812">
                <w:rPr>
                  <w:rFonts w:ascii="Segoe UI Symbol" w:hAnsi="Segoe UI Symbol"/>
                </w:rPr>
                <w:delText>4</w:delText>
              </w:r>
            </w:del>
          </w:p>
        </w:tc>
        <w:tc>
          <w:tcPr>
            <w:tcW w:w="1710" w:type="dxa"/>
          </w:tcPr>
          <w:p w14:paraId="57CE1FCC" w14:textId="54092A07" w:rsidR="002144B5" w:rsidRPr="002144B5" w:rsidDel="00067812" w:rsidRDefault="002144B5" w:rsidP="000907B5">
            <w:pPr>
              <w:tabs>
                <w:tab w:val="left" w:pos="5100"/>
              </w:tabs>
              <w:spacing w:line="276" w:lineRule="auto"/>
              <w:ind w:left="0" w:firstLine="0"/>
              <w:rPr>
                <w:del w:id="41" w:author="Kush Khalasi" w:date="2026-07-15T15:21:00Z" w16du:dateUtc="2026-07-15T09:51:00Z"/>
                <w:rFonts w:ascii="Segoe UI Symbol" w:hAnsi="Segoe UI Symbol"/>
              </w:rPr>
            </w:pPr>
            <w:del w:id="42" w:author="Kush Khalasi" w:date="2026-07-15T15:21:00Z" w16du:dateUtc="2026-07-15T09:51:00Z">
              <w:r w:rsidRPr="002144B5" w:rsidDel="00067812">
                <w:rPr>
                  <w:rFonts w:ascii="Segoe UI Symbol" w:hAnsi="Segoe UI Symbol"/>
                </w:rPr>
                <w:delText>New York City</w:delText>
              </w:r>
            </w:del>
          </w:p>
        </w:tc>
        <w:tc>
          <w:tcPr>
            <w:tcW w:w="6570" w:type="dxa"/>
          </w:tcPr>
          <w:p w14:paraId="19A6C235" w14:textId="13329847" w:rsidR="002144B5" w:rsidRPr="002144B5" w:rsidDel="00067812" w:rsidRDefault="002144B5" w:rsidP="000907B5">
            <w:pPr>
              <w:tabs>
                <w:tab w:val="left" w:pos="5100"/>
              </w:tabs>
              <w:spacing w:line="276" w:lineRule="auto"/>
              <w:ind w:left="0" w:firstLine="0"/>
              <w:rPr>
                <w:del w:id="43" w:author="Kush Khalasi" w:date="2026-07-15T15:21:00Z" w16du:dateUtc="2026-07-15T09:51:00Z"/>
                <w:rFonts w:ascii="Segoe UI Symbol" w:hAnsi="Segoe UI Symbol"/>
              </w:rPr>
            </w:pPr>
            <w:del w:id="44" w:author="Kush Khalasi" w:date="2026-07-15T15:21:00Z" w16du:dateUtc="2026-07-15T09:51:00Z">
              <w:r w:rsidRPr="002144B5" w:rsidDel="00067812">
                <w:rPr>
                  <w:rFonts w:ascii="Segoe UI Symbol" w:hAnsi="Segoe UI Symbol"/>
                </w:rPr>
                <w:delText>100 Park Avenue, Suite 1650A, New York, NY 10017</w:delText>
              </w:r>
            </w:del>
          </w:p>
        </w:tc>
      </w:tr>
      <w:tr w:rsidR="002144B5" w:rsidDel="00067812" w14:paraId="4FF98AED" w14:textId="178EEF4E" w:rsidTr="008D7C0F">
        <w:trPr>
          <w:del w:id="45" w:author="Kush Khalasi" w:date="2026-07-15T15:21:00Z"/>
        </w:trPr>
        <w:tc>
          <w:tcPr>
            <w:tcW w:w="900" w:type="dxa"/>
          </w:tcPr>
          <w:p w14:paraId="03DA9E92" w14:textId="6A9DF1AE" w:rsidR="002144B5" w:rsidRPr="002144B5" w:rsidDel="00067812" w:rsidRDefault="002144B5" w:rsidP="000907B5">
            <w:pPr>
              <w:tabs>
                <w:tab w:val="left" w:pos="5100"/>
              </w:tabs>
              <w:spacing w:line="276" w:lineRule="auto"/>
              <w:ind w:left="0" w:firstLine="0"/>
              <w:jc w:val="center"/>
              <w:rPr>
                <w:del w:id="46" w:author="Kush Khalasi" w:date="2026-07-15T15:21:00Z" w16du:dateUtc="2026-07-15T09:51:00Z"/>
                <w:rFonts w:ascii="Segoe UI Symbol" w:hAnsi="Segoe UI Symbol"/>
              </w:rPr>
            </w:pPr>
            <w:del w:id="47" w:author="Kush Khalasi" w:date="2026-07-15T15:21:00Z" w16du:dateUtc="2026-07-15T09:51:00Z">
              <w:r w:rsidRPr="002144B5" w:rsidDel="00067812">
                <w:rPr>
                  <w:rFonts w:ascii="Segoe UI Symbol" w:hAnsi="Segoe UI Symbol"/>
                </w:rPr>
                <w:delText>5</w:delText>
              </w:r>
            </w:del>
          </w:p>
        </w:tc>
        <w:tc>
          <w:tcPr>
            <w:tcW w:w="1710" w:type="dxa"/>
          </w:tcPr>
          <w:p w14:paraId="75020274" w14:textId="64D936A3" w:rsidR="002144B5" w:rsidRPr="002144B5" w:rsidDel="00067812" w:rsidRDefault="002144B5" w:rsidP="000907B5">
            <w:pPr>
              <w:tabs>
                <w:tab w:val="left" w:pos="5100"/>
              </w:tabs>
              <w:spacing w:line="276" w:lineRule="auto"/>
              <w:ind w:left="0" w:firstLine="0"/>
              <w:rPr>
                <w:del w:id="48" w:author="Kush Khalasi" w:date="2026-07-15T15:21:00Z" w16du:dateUtc="2026-07-15T09:51:00Z"/>
                <w:rFonts w:ascii="Segoe UI Symbol" w:hAnsi="Segoe UI Symbol"/>
              </w:rPr>
            </w:pPr>
            <w:del w:id="49" w:author="Kush Khalasi" w:date="2026-07-15T15:21:00Z" w16du:dateUtc="2026-07-15T09:51:00Z">
              <w:r w:rsidRPr="002144B5" w:rsidDel="00067812">
                <w:rPr>
                  <w:rFonts w:ascii="Segoe UI Symbol" w:hAnsi="Segoe UI Symbol"/>
                </w:rPr>
                <w:delText>Oklahoma</w:delText>
              </w:r>
            </w:del>
          </w:p>
        </w:tc>
        <w:tc>
          <w:tcPr>
            <w:tcW w:w="6570" w:type="dxa"/>
          </w:tcPr>
          <w:p w14:paraId="69251DEA" w14:textId="55B839D1" w:rsidR="002144B5" w:rsidRPr="002144B5" w:rsidDel="00067812" w:rsidRDefault="002144B5" w:rsidP="000907B5">
            <w:pPr>
              <w:tabs>
                <w:tab w:val="left" w:pos="5100"/>
              </w:tabs>
              <w:spacing w:line="276" w:lineRule="auto"/>
              <w:ind w:left="0" w:firstLine="0"/>
              <w:rPr>
                <w:del w:id="50" w:author="Kush Khalasi" w:date="2026-07-15T15:21:00Z" w16du:dateUtc="2026-07-15T09:51:00Z"/>
                <w:rFonts w:ascii="Segoe UI Symbol" w:hAnsi="Segoe UI Symbol"/>
              </w:rPr>
            </w:pPr>
            <w:del w:id="51" w:author="Kush Khalasi" w:date="2026-07-15T15:21:00Z" w16du:dateUtc="2026-07-15T09:51:00Z">
              <w:r w:rsidRPr="002144B5" w:rsidDel="00067812">
                <w:rPr>
                  <w:rFonts w:ascii="Segoe UI Symbol" w:hAnsi="Segoe UI Symbol"/>
                </w:rPr>
                <w:delText>7340 West Memorial Rd, 2nd Floor, Oklahoma City, OK 73142</w:delText>
              </w:r>
            </w:del>
          </w:p>
        </w:tc>
      </w:tr>
      <w:tr w:rsidR="002144B5" w:rsidDel="00067812" w14:paraId="592A7FB7" w14:textId="07E62492" w:rsidTr="008D7C0F">
        <w:trPr>
          <w:del w:id="52" w:author="Kush Khalasi" w:date="2026-07-15T15:21:00Z"/>
        </w:trPr>
        <w:tc>
          <w:tcPr>
            <w:tcW w:w="900" w:type="dxa"/>
          </w:tcPr>
          <w:p w14:paraId="14534DEB" w14:textId="688BF98D" w:rsidR="002144B5" w:rsidRPr="002144B5" w:rsidDel="00067812" w:rsidRDefault="002144B5" w:rsidP="000907B5">
            <w:pPr>
              <w:tabs>
                <w:tab w:val="left" w:pos="5100"/>
              </w:tabs>
              <w:spacing w:line="276" w:lineRule="auto"/>
              <w:ind w:left="0" w:firstLine="0"/>
              <w:jc w:val="center"/>
              <w:rPr>
                <w:del w:id="53" w:author="Kush Khalasi" w:date="2026-07-15T15:21:00Z" w16du:dateUtc="2026-07-15T09:51:00Z"/>
                <w:rFonts w:ascii="Segoe UI Symbol" w:hAnsi="Segoe UI Symbol"/>
              </w:rPr>
            </w:pPr>
            <w:del w:id="54" w:author="Kush Khalasi" w:date="2026-07-15T15:21:00Z" w16du:dateUtc="2026-07-15T09:51:00Z">
              <w:r w:rsidRPr="002144B5" w:rsidDel="00067812">
                <w:rPr>
                  <w:rFonts w:ascii="Segoe UI Symbol" w:hAnsi="Segoe UI Symbol"/>
                </w:rPr>
                <w:delText>6</w:delText>
              </w:r>
            </w:del>
          </w:p>
        </w:tc>
        <w:tc>
          <w:tcPr>
            <w:tcW w:w="1710" w:type="dxa"/>
          </w:tcPr>
          <w:p w14:paraId="5AE0DB4E" w14:textId="38CBE04D" w:rsidR="002144B5" w:rsidRPr="002144B5" w:rsidDel="00067812" w:rsidRDefault="002144B5" w:rsidP="000907B5">
            <w:pPr>
              <w:tabs>
                <w:tab w:val="left" w:pos="5100"/>
              </w:tabs>
              <w:spacing w:line="276" w:lineRule="auto"/>
              <w:ind w:left="0" w:firstLine="0"/>
              <w:rPr>
                <w:del w:id="55" w:author="Kush Khalasi" w:date="2026-07-15T15:21:00Z" w16du:dateUtc="2026-07-15T09:51:00Z"/>
                <w:rFonts w:ascii="Segoe UI Symbol" w:hAnsi="Segoe UI Symbol"/>
              </w:rPr>
            </w:pPr>
            <w:del w:id="56" w:author="Kush Khalasi" w:date="2026-07-15T15:21:00Z" w16du:dateUtc="2026-07-15T09:51:00Z">
              <w:r w:rsidRPr="002144B5" w:rsidDel="00067812">
                <w:rPr>
                  <w:rFonts w:ascii="Segoe UI Symbol" w:hAnsi="Segoe UI Symbol"/>
                </w:rPr>
                <w:delText>Phoenix</w:delText>
              </w:r>
            </w:del>
          </w:p>
        </w:tc>
        <w:tc>
          <w:tcPr>
            <w:tcW w:w="6570" w:type="dxa"/>
          </w:tcPr>
          <w:p w14:paraId="7F4A1C3E" w14:textId="4AF3D95A" w:rsidR="002144B5" w:rsidRPr="002144B5" w:rsidDel="00067812" w:rsidRDefault="002144B5" w:rsidP="000907B5">
            <w:pPr>
              <w:tabs>
                <w:tab w:val="left" w:pos="5100"/>
              </w:tabs>
              <w:spacing w:line="276" w:lineRule="auto"/>
              <w:ind w:left="0" w:firstLine="0"/>
              <w:rPr>
                <w:del w:id="57" w:author="Kush Khalasi" w:date="2026-07-15T15:21:00Z" w16du:dateUtc="2026-07-15T09:51:00Z"/>
                <w:rFonts w:ascii="Segoe UI Symbol" w:hAnsi="Segoe UI Symbol"/>
              </w:rPr>
            </w:pPr>
            <w:del w:id="58" w:author="Kush Khalasi" w:date="2026-07-15T15:21:00Z" w16du:dateUtc="2026-07-15T09:51:00Z">
              <w:r w:rsidRPr="002144B5" w:rsidDel="00067812">
                <w:rPr>
                  <w:rFonts w:ascii="Segoe UI Symbol" w:hAnsi="Segoe UI Symbol"/>
                </w:rPr>
                <w:delText>40 North Central Avenue, 22nd Floor, Phoenix, AZ 85004</w:delText>
              </w:r>
            </w:del>
          </w:p>
        </w:tc>
      </w:tr>
      <w:tr w:rsidR="002144B5" w:rsidDel="00067812" w14:paraId="167D1FBE" w14:textId="479F5273" w:rsidTr="008D7C0F">
        <w:trPr>
          <w:del w:id="59" w:author="Kush Khalasi" w:date="2026-07-15T15:21:00Z"/>
        </w:trPr>
        <w:tc>
          <w:tcPr>
            <w:tcW w:w="900" w:type="dxa"/>
          </w:tcPr>
          <w:p w14:paraId="44B55708" w14:textId="127B4FC8" w:rsidR="002144B5" w:rsidRPr="002144B5" w:rsidDel="00067812" w:rsidRDefault="002144B5" w:rsidP="000907B5">
            <w:pPr>
              <w:tabs>
                <w:tab w:val="left" w:pos="5100"/>
              </w:tabs>
              <w:spacing w:line="276" w:lineRule="auto"/>
              <w:ind w:left="0" w:firstLine="0"/>
              <w:jc w:val="center"/>
              <w:rPr>
                <w:del w:id="60" w:author="Kush Khalasi" w:date="2026-07-15T15:21:00Z" w16du:dateUtc="2026-07-15T09:51:00Z"/>
                <w:rFonts w:ascii="Segoe UI Symbol" w:hAnsi="Segoe UI Symbol"/>
              </w:rPr>
            </w:pPr>
            <w:del w:id="61" w:author="Kush Khalasi" w:date="2026-07-15T15:21:00Z" w16du:dateUtc="2026-07-15T09:51:00Z">
              <w:r w:rsidRPr="002144B5" w:rsidDel="00067812">
                <w:rPr>
                  <w:rFonts w:ascii="Segoe UI Symbol" w:hAnsi="Segoe UI Symbol"/>
                </w:rPr>
                <w:delText>7</w:delText>
              </w:r>
            </w:del>
          </w:p>
        </w:tc>
        <w:tc>
          <w:tcPr>
            <w:tcW w:w="1710" w:type="dxa"/>
          </w:tcPr>
          <w:p w14:paraId="7BD8AB57" w14:textId="4D2FE229" w:rsidR="002144B5" w:rsidRPr="002144B5" w:rsidDel="00067812" w:rsidRDefault="002144B5" w:rsidP="000907B5">
            <w:pPr>
              <w:tabs>
                <w:tab w:val="left" w:pos="5100"/>
              </w:tabs>
              <w:spacing w:line="276" w:lineRule="auto"/>
              <w:ind w:left="0" w:firstLine="0"/>
              <w:rPr>
                <w:del w:id="62" w:author="Kush Khalasi" w:date="2026-07-15T15:21:00Z" w16du:dateUtc="2026-07-15T09:51:00Z"/>
                <w:rFonts w:ascii="Segoe UI Symbol" w:hAnsi="Segoe UI Symbol"/>
              </w:rPr>
            </w:pPr>
            <w:del w:id="63" w:author="Kush Khalasi" w:date="2026-07-15T15:21:00Z" w16du:dateUtc="2026-07-15T09:51:00Z">
              <w:r w:rsidRPr="002144B5" w:rsidDel="00067812">
                <w:rPr>
                  <w:rFonts w:ascii="Segoe UI Symbol" w:hAnsi="Segoe UI Symbol"/>
                </w:rPr>
                <w:delText>Mississauga</w:delText>
              </w:r>
            </w:del>
          </w:p>
        </w:tc>
        <w:tc>
          <w:tcPr>
            <w:tcW w:w="6570" w:type="dxa"/>
          </w:tcPr>
          <w:p w14:paraId="423215DA" w14:textId="5501F84C" w:rsidR="002144B5" w:rsidRPr="002144B5" w:rsidDel="00067812" w:rsidRDefault="002144B5" w:rsidP="000907B5">
            <w:pPr>
              <w:tabs>
                <w:tab w:val="left" w:pos="5100"/>
              </w:tabs>
              <w:spacing w:line="276" w:lineRule="auto"/>
              <w:ind w:left="0" w:firstLine="0"/>
              <w:rPr>
                <w:del w:id="64" w:author="Kush Khalasi" w:date="2026-07-15T15:21:00Z" w16du:dateUtc="2026-07-15T09:51:00Z"/>
                <w:rFonts w:ascii="Segoe UI Symbol" w:hAnsi="Segoe UI Symbol"/>
              </w:rPr>
            </w:pPr>
            <w:del w:id="65" w:author="Kush Khalasi" w:date="2026-07-15T15:21:00Z" w16du:dateUtc="2026-07-15T09:51:00Z">
              <w:r w:rsidRPr="002144B5" w:rsidDel="00067812">
                <w:rPr>
                  <w:rFonts w:ascii="Segoe UI Symbol" w:hAnsi="Segoe UI Symbol"/>
                </w:rPr>
                <w:delText>5450 Explorer Drive, Suite 300, Mississauga, ON L4W 5M1, Canada</w:delText>
              </w:r>
            </w:del>
          </w:p>
        </w:tc>
      </w:tr>
      <w:tr w:rsidR="002144B5" w:rsidDel="00067812" w14:paraId="254C55AE" w14:textId="4F6DA7EA" w:rsidTr="008D7C0F">
        <w:trPr>
          <w:del w:id="66" w:author="Kush Khalasi" w:date="2026-07-15T15:21:00Z"/>
        </w:trPr>
        <w:tc>
          <w:tcPr>
            <w:tcW w:w="900" w:type="dxa"/>
          </w:tcPr>
          <w:p w14:paraId="47A7500D" w14:textId="78D0FF8A" w:rsidR="002144B5" w:rsidRPr="002144B5" w:rsidDel="00067812" w:rsidRDefault="002144B5" w:rsidP="000907B5">
            <w:pPr>
              <w:tabs>
                <w:tab w:val="left" w:pos="5100"/>
              </w:tabs>
              <w:spacing w:line="276" w:lineRule="auto"/>
              <w:ind w:left="0" w:firstLine="0"/>
              <w:jc w:val="center"/>
              <w:rPr>
                <w:del w:id="67" w:author="Kush Khalasi" w:date="2026-07-15T15:21:00Z" w16du:dateUtc="2026-07-15T09:51:00Z"/>
                <w:rFonts w:ascii="Segoe UI Symbol" w:hAnsi="Segoe UI Symbol"/>
              </w:rPr>
            </w:pPr>
            <w:del w:id="68" w:author="Kush Khalasi" w:date="2026-07-15T15:21:00Z" w16du:dateUtc="2026-07-15T09:51:00Z">
              <w:r w:rsidRPr="002144B5" w:rsidDel="00067812">
                <w:rPr>
                  <w:rFonts w:ascii="Segoe UI Symbol" w:hAnsi="Segoe UI Symbol"/>
                </w:rPr>
                <w:delText>8</w:delText>
              </w:r>
            </w:del>
          </w:p>
        </w:tc>
        <w:tc>
          <w:tcPr>
            <w:tcW w:w="1710" w:type="dxa"/>
          </w:tcPr>
          <w:p w14:paraId="78B6D331" w14:textId="5B88AFD3" w:rsidR="002144B5" w:rsidRPr="002144B5" w:rsidDel="00067812" w:rsidRDefault="002144B5" w:rsidP="000907B5">
            <w:pPr>
              <w:tabs>
                <w:tab w:val="left" w:pos="5100"/>
              </w:tabs>
              <w:spacing w:line="276" w:lineRule="auto"/>
              <w:ind w:left="0" w:firstLine="0"/>
              <w:rPr>
                <w:del w:id="69" w:author="Kush Khalasi" w:date="2026-07-15T15:21:00Z" w16du:dateUtc="2026-07-15T09:51:00Z"/>
                <w:rFonts w:ascii="Segoe UI Symbol" w:hAnsi="Segoe UI Symbol"/>
              </w:rPr>
            </w:pPr>
            <w:del w:id="70" w:author="Kush Khalasi" w:date="2026-07-15T15:21:00Z" w16du:dateUtc="2026-07-15T09:51:00Z">
              <w:r w:rsidRPr="002144B5" w:rsidDel="00067812">
                <w:rPr>
                  <w:rFonts w:ascii="Segoe UI Symbol" w:hAnsi="Segoe UI Symbol"/>
                </w:rPr>
                <w:delText>Vancouver</w:delText>
              </w:r>
            </w:del>
          </w:p>
        </w:tc>
        <w:tc>
          <w:tcPr>
            <w:tcW w:w="6570" w:type="dxa"/>
          </w:tcPr>
          <w:p w14:paraId="18D10227" w14:textId="6D50CA4C" w:rsidR="002144B5" w:rsidRPr="002144B5" w:rsidDel="00067812" w:rsidRDefault="002144B5" w:rsidP="000907B5">
            <w:pPr>
              <w:tabs>
                <w:tab w:val="left" w:pos="5100"/>
              </w:tabs>
              <w:spacing w:line="276" w:lineRule="auto"/>
              <w:ind w:left="0" w:firstLine="0"/>
              <w:rPr>
                <w:del w:id="71" w:author="Kush Khalasi" w:date="2026-07-15T15:21:00Z" w16du:dateUtc="2026-07-15T09:51:00Z"/>
                <w:rFonts w:ascii="Segoe UI Symbol" w:hAnsi="Segoe UI Symbol"/>
              </w:rPr>
            </w:pPr>
            <w:del w:id="72" w:author="Kush Khalasi" w:date="2026-07-15T15:21:00Z" w16du:dateUtc="2026-07-15T09:51:00Z">
              <w:r w:rsidRPr="002144B5" w:rsidDel="00067812">
                <w:rPr>
                  <w:rFonts w:ascii="Segoe UI Symbol" w:hAnsi="Segoe UI Symbol"/>
                </w:rPr>
                <w:delText>Suite 300 – 225, West 8th Avenue, Vancouver, CA</w:delText>
              </w:r>
            </w:del>
          </w:p>
        </w:tc>
      </w:tr>
      <w:tr w:rsidR="002144B5" w:rsidDel="00067812" w14:paraId="77EB33DA" w14:textId="7890F318" w:rsidTr="008D7C0F">
        <w:trPr>
          <w:del w:id="73" w:author="Kush Khalasi" w:date="2026-07-15T15:21:00Z"/>
        </w:trPr>
        <w:tc>
          <w:tcPr>
            <w:tcW w:w="900" w:type="dxa"/>
          </w:tcPr>
          <w:p w14:paraId="4D35763D" w14:textId="048062D1" w:rsidR="002144B5" w:rsidRPr="002144B5" w:rsidDel="00067812" w:rsidRDefault="002144B5" w:rsidP="000907B5">
            <w:pPr>
              <w:tabs>
                <w:tab w:val="left" w:pos="5100"/>
              </w:tabs>
              <w:spacing w:line="276" w:lineRule="auto"/>
              <w:ind w:left="0" w:firstLine="0"/>
              <w:jc w:val="center"/>
              <w:rPr>
                <w:del w:id="74" w:author="Kush Khalasi" w:date="2026-07-15T15:21:00Z" w16du:dateUtc="2026-07-15T09:51:00Z"/>
                <w:rFonts w:ascii="Segoe UI Symbol" w:hAnsi="Segoe UI Symbol"/>
              </w:rPr>
            </w:pPr>
            <w:del w:id="75" w:author="Kush Khalasi" w:date="2026-07-15T15:21:00Z" w16du:dateUtc="2026-07-15T09:51:00Z">
              <w:r w:rsidRPr="002144B5" w:rsidDel="00067812">
                <w:rPr>
                  <w:rFonts w:ascii="Segoe UI Symbol" w:hAnsi="Segoe UI Symbol"/>
                </w:rPr>
                <w:delText>9</w:delText>
              </w:r>
            </w:del>
          </w:p>
        </w:tc>
        <w:tc>
          <w:tcPr>
            <w:tcW w:w="1710" w:type="dxa"/>
          </w:tcPr>
          <w:p w14:paraId="1705F2A1" w14:textId="70D9D147" w:rsidR="002144B5" w:rsidRPr="002144B5" w:rsidDel="00067812" w:rsidRDefault="002144B5" w:rsidP="000907B5">
            <w:pPr>
              <w:tabs>
                <w:tab w:val="left" w:pos="5100"/>
              </w:tabs>
              <w:spacing w:line="276" w:lineRule="auto"/>
              <w:ind w:left="0" w:firstLine="0"/>
              <w:rPr>
                <w:del w:id="76" w:author="Kush Khalasi" w:date="2026-07-15T15:21:00Z" w16du:dateUtc="2026-07-15T09:51:00Z"/>
                <w:rFonts w:ascii="Segoe UI Symbol" w:hAnsi="Segoe UI Symbol"/>
              </w:rPr>
            </w:pPr>
            <w:del w:id="77" w:author="Kush Khalasi" w:date="2026-07-15T15:21:00Z" w16du:dateUtc="2026-07-15T09:51:00Z">
              <w:r w:rsidRPr="002144B5" w:rsidDel="00067812">
                <w:rPr>
                  <w:rFonts w:ascii="Segoe UI Symbol" w:hAnsi="Segoe UI Symbol"/>
                </w:rPr>
                <w:delText>London</w:delText>
              </w:r>
            </w:del>
          </w:p>
        </w:tc>
        <w:tc>
          <w:tcPr>
            <w:tcW w:w="6570" w:type="dxa"/>
          </w:tcPr>
          <w:p w14:paraId="5A39D69D" w14:textId="4DFCDC01" w:rsidR="002144B5" w:rsidRPr="002144B5" w:rsidDel="00067812" w:rsidRDefault="002144B5" w:rsidP="000907B5">
            <w:pPr>
              <w:tabs>
                <w:tab w:val="left" w:pos="5100"/>
              </w:tabs>
              <w:spacing w:line="276" w:lineRule="auto"/>
              <w:ind w:left="0" w:firstLine="0"/>
              <w:rPr>
                <w:del w:id="78" w:author="Kush Khalasi" w:date="2026-07-15T15:21:00Z" w16du:dateUtc="2026-07-15T09:51:00Z"/>
                <w:rFonts w:ascii="Segoe UI Symbol" w:hAnsi="Segoe UI Symbol"/>
              </w:rPr>
            </w:pPr>
            <w:del w:id="79" w:author="Kush Khalasi" w:date="2026-07-15T15:21:00Z" w16du:dateUtc="2026-07-15T09:51:00Z">
              <w:r w:rsidRPr="002144B5" w:rsidDel="00067812">
                <w:rPr>
                  <w:rFonts w:ascii="Segoe UI Symbol" w:hAnsi="Segoe UI Symbol"/>
                </w:rPr>
                <w:delText>Floor 4, Office 106, 51 Eastcheap, London, EC3M 1DT, United Kingdom</w:delText>
              </w:r>
            </w:del>
          </w:p>
        </w:tc>
      </w:tr>
      <w:tr w:rsidR="002144B5" w:rsidDel="00067812" w14:paraId="26F8E7F5" w14:textId="75C71BC7" w:rsidTr="008D7C0F">
        <w:trPr>
          <w:del w:id="80" w:author="Kush Khalasi" w:date="2026-07-15T15:21:00Z"/>
        </w:trPr>
        <w:tc>
          <w:tcPr>
            <w:tcW w:w="900" w:type="dxa"/>
          </w:tcPr>
          <w:p w14:paraId="092D06AD" w14:textId="5E1A73CB" w:rsidR="002144B5" w:rsidRPr="002144B5" w:rsidDel="00067812" w:rsidRDefault="002144B5" w:rsidP="000907B5">
            <w:pPr>
              <w:tabs>
                <w:tab w:val="left" w:pos="5100"/>
              </w:tabs>
              <w:spacing w:line="276" w:lineRule="auto"/>
              <w:ind w:left="0" w:firstLine="0"/>
              <w:jc w:val="center"/>
              <w:rPr>
                <w:del w:id="81" w:author="Kush Khalasi" w:date="2026-07-15T15:21:00Z" w16du:dateUtc="2026-07-15T09:51:00Z"/>
                <w:rFonts w:ascii="Segoe UI Symbol" w:hAnsi="Segoe UI Symbol"/>
              </w:rPr>
            </w:pPr>
            <w:del w:id="82" w:author="Kush Khalasi" w:date="2026-07-15T15:21:00Z" w16du:dateUtc="2026-07-15T09:51:00Z">
              <w:r w:rsidRPr="002144B5" w:rsidDel="00067812">
                <w:rPr>
                  <w:rFonts w:ascii="Segoe UI Symbol" w:hAnsi="Segoe UI Symbol"/>
                </w:rPr>
                <w:delText>10</w:delText>
              </w:r>
            </w:del>
          </w:p>
        </w:tc>
        <w:tc>
          <w:tcPr>
            <w:tcW w:w="1710" w:type="dxa"/>
          </w:tcPr>
          <w:p w14:paraId="1F65D8AA" w14:textId="1C8B2AC1" w:rsidR="002144B5" w:rsidRPr="002144B5" w:rsidDel="00067812" w:rsidRDefault="002144B5" w:rsidP="000907B5">
            <w:pPr>
              <w:tabs>
                <w:tab w:val="left" w:pos="5100"/>
              </w:tabs>
              <w:spacing w:line="276" w:lineRule="auto"/>
              <w:ind w:left="0" w:firstLine="0"/>
              <w:rPr>
                <w:del w:id="83" w:author="Kush Khalasi" w:date="2026-07-15T15:21:00Z" w16du:dateUtc="2026-07-15T09:51:00Z"/>
                <w:rFonts w:ascii="Segoe UI Symbol" w:hAnsi="Segoe UI Symbol"/>
              </w:rPr>
            </w:pPr>
            <w:del w:id="84" w:author="Kush Khalasi" w:date="2026-07-15T15:21:00Z" w16du:dateUtc="2026-07-15T09:51:00Z">
              <w:r w:rsidRPr="002144B5" w:rsidDel="00067812">
                <w:rPr>
                  <w:rFonts w:ascii="Segoe UI Symbol" w:hAnsi="Segoe UI Symbol"/>
                </w:rPr>
                <w:delText>Frankfurt</w:delText>
              </w:r>
            </w:del>
          </w:p>
        </w:tc>
        <w:tc>
          <w:tcPr>
            <w:tcW w:w="6570" w:type="dxa"/>
          </w:tcPr>
          <w:p w14:paraId="2135C5FB" w14:textId="24EB667A" w:rsidR="002144B5" w:rsidRPr="002144B5" w:rsidDel="00067812" w:rsidRDefault="002144B5" w:rsidP="000907B5">
            <w:pPr>
              <w:tabs>
                <w:tab w:val="left" w:pos="5100"/>
              </w:tabs>
              <w:spacing w:line="276" w:lineRule="auto"/>
              <w:ind w:left="0" w:firstLine="0"/>
              <w:rPr>
                <w:del w:id="85" w:author="Kush Khalasi" w:date="2026-07-15T15:21:00Z" w16du:dateUtc="2026-07-15T09:51:00Z"/>
                <w:rFonts w:ascii="Segoe UI Symbol" w:hAnsi="Segoe UI Symbol"/>
              </w:rPr>
            </w:pPr>
            <w:del w:id="86" w:author="Kush Khalasi" w:date="2026-07-15T15:21:00Z" w16du:dateUtc="2026-07-15T09:51:00Z">
              <w:r w:rsidRPr="002144B5" w:rsidDel="00067812">
                <w:rPr>
                  <w:rFonts w:ascii="Segoe UI Symbol" w:hAnsi="Segoe UI Symbol"/>
                </w:rPr>
                <w:delText>Kaiserstraße 38, 60329, Frankfurt, Germany</w:delText>
              </w:r>
            </w:del>
          </w:p>
        </w:tc>
      </w:tr>
      <w:tr w:rsidR="002144B5" w:rsidDel="00067812" w14:paraId="60A294CF" w14:textId="068D4C5F" w:rsidTr="008D7C0F">
        <w:trPr>
          <w:del w:id="87" w:author="Kush Khalasi" w:date="2026-07-15T15:21:00Z"/>
        </w:trPr>
        <w:tc>
          <w:tcPr>
            <w:tcW w:w="900" w:type="dxa"/>
          </w:tcPr>
          <w:p w14:paraId="22B633AB" w14:textId="6E8E1FF4" w:rsidR="002144B5" w:rsidRPr="002144B5" w:rsidDel="00067812" w:rsidRDefault="002144B5" w:rsidP="000907B5">
            <w:pPr>
              <w:tabs>
                <w:tab w:val="left" w:pos="5100"/>
              </w:tabs>
              <w:spacing w:line="276" w:lineRule="auto"/>
              <w:ind w:left="0" w:firstLine="0"/>
              <w:jc w:val="center"/>
              <w:rPr>
                <w:del w:id="88" w:author="Kush Khalasi" w:date="2026-07-15T15:21:00Z" w16du:dateUtc="2026-07-15T09:51:00Z"/>
                <w:rFonts w:ascii="Segoe UI Symbol" w:hAnsi="Segoe UI Symbol"/>
              </w:rPr>
            </w:pPr>
            <w:del w:id="89" w:author="Kush Khalasi" w:date="2026-07-15T15:21:00Z" w16du:dateUtc="2026-07-15T09:51:00Z">
              <w:r w:rsidRPr="002144B5" w:rsidDel="00067812">
                <w:rPr>
                  <w:rFonts w:ascii="Segoe UI Symbol" w:hAnsi="Segoe UI Symbol"/>
                </w:rPr>
                <w:delText>11</w:delText>
              </w:r>
            </w:del>
          </w:p>
        </w:tc>
        <w:tc>
          <w:tcPr>
            <w:tcW w:w="1710" w:type="dxa"/>
          </w:tcPr>
          <w:p w14:paraId="42E8EE9A" w14:textId="2F9DFE88" w:rsidR="002144B5" w:rsidRPr="002144B5" w:rsidDel="00067812" w:rsidRDefault="002144B5" w:rsidP="000907B5">
            <w:pPr>
              <w:tabs>
                <w:tab w:val="left" w:pos="5100"/>
              </w:tabs>
              <w:spacing w:line="276" w:lineRule="auto"/>
              <w:ind w:left="0" w:firstLine="0"/>
              <w:rPr>
                <w:del w:id="90" w:author="Kush Khalasi" w:date="2026-07-15T15:21:00Z" w16du:dateUtc="2026-07-15T09:51:00Z"/>
                <w:rFonts w:ascii="Segoe UI Symbol" w:hAnsi="Segoe UI Symbol"/>
              </w:rPr>
            </w:pPr>
            <w:del w:id="91" w:author="Kush Khalasi" w:date="2026-07-15T15:21:00Z" w16du:dateUtc="2026-07-15T09:51:00Z">
              <w:r w:rsidRPr="002144B5" w:rsidDel="00067812">
                <w:rPr>
                  <w:rFonts w:ascii="Segoe UI Symbol" w:hAnsi="Segoe UI Symbol"/>
                </w:rPr>
                <w:delText>Sofia</w:delText>
              </w:r>
            </w:del>
          </w:p>
        </w:tc>
        <w:tc>
          <w:tcPr>
            <w:tcW w:w="6570" w:type="dxa"/>
          </w:tcPr>
          <w:p w14:paraId="3F61EB35" w14:textId="6D7D4B11" w:rsidR="0006064E" w:rsidDel="00067812" w:rsidRDefault="002144B5" w:rsidP="000907B5">
            <w:pPr>
              <w:tabs>
                <w:tab w:val="left" w:pos="5100"/>
              </w:tabs>
              <w:spacing w:line="276" w:lineRule="auto"/>
              <w:ind w:left="0" w:firstLine="0"/>
              <w:rPr>
                <w:del w:id="92" w:author="Kush Khalasi" w:date="2026-07-15T15:21:00Z" w16du:dateUtc="2026-07-15T09:51:00Z"/>
                <w:rFonts w:ascii="Segoe UI Symbol" w:hAnsi="Segoe UI Symbol"/>
              </w:rPr>
            </w:pPr>
            <w:del w:id="93" w:author="Kush Khalasi" w:date="2026-07-15T15:21:00Z" w16du:dateUtc="2026-07-15T09:51:00Z">
              <w:r w:rsidRPr="002144B5" w:rsidDel="00067812">
                <w:rPr>
                  <w:rFonts w:ascii="Segoe UI Symbol" w:hAnsi="Segoe UI Symbol"/>
                </w:rPr>
                <w:delText>Capital Fort 90, “Tzarig</w:delText>
              </w:r>
            </w:del>
          </w:p>
          <w:p w14:paraId="7D166EB8" w14:textId="28B017C9" w:rsidR="002144B5" w:rsidRPr="002144B5" w:rsidDel="00067812" w:rsidRDefault="002144B5" w:rsidP="000907B5">
            <w:pPr>
              <w:tabs>
                <w:tab w:val="left" w:pos="5100"/>
              </w:tabs>
              <w:spacing w:line="276" w:lineRule="auto"/>
              <w:ind w:left="0" w:firstLine="0"/>
              <w:rPr>
                <w:del w:id="94" w:author="Kush Khalasi" w:date="2026-07-15T15:21:00Z" w16du:dateUtc="2026-07-15T09:51:00Z"/>
                <w:rFonts w:ascii="Segoe UI Symbol" w:hAnsi="Segoe UI Symbol"/>
              </w:rPr>
            </w:pPr>
            <w:del w:id="95" w:author="Kush Khalasi" w:date="2026-07-15T15:21:00Z" w16du:dateUtc="2026-07-15T09:51:00Z">
              <w:r w:rsidRPr="002144B5" w:rsidDel="00067812">
                <w:rPr>
                  <w:rFonts w:ascii="Segoe UI Symbol" w:hAnsi="Segoe UI Symbol"/>
                </w:rPr>
                <w:delText>radsko shose” Blvd., Sofia, Bulgaria</w:delText>
              </w:r>
            </w:del>
          </w:p>
        </w:tc>
      </w:tr>
      <w:tr w:rsidR="002144B5" w:rsidDel="00067812" w14:paraId="6A2D2C51" w14:textId="5EEA3D83" w:rsidTr="008D7C0F">
        <w:trPr>
          <w:del w:id="96" w:author="Kush Khalasi" w:date="2026-07-15T15:21:00Z"/>
        </w:trPr>
        <w:tc>
          <w:tcPr>
            <w:tcW w:w="900" w:type="dxa"/>
          </w:tcPr>
          <w:p w14:paraId="424E1A6D" w14:textId="1B57738B" w:rsidR="002144B5" w:rsidRPr="002144B5" w:rsidDel="00067812" w:rsidRDefault="002144B5" w:rsidP="000907B5">
            <w:pPr>
              <w:tabs>
                <w:tab w:val="left" w:pos="5100"/>
              </w:tabs>
              <w:spacing w:line="276" w:lineRule="auto"/>
              <w:ind w:left="0" w:firstLine="0"/>
              <w:jc w:val="center"/>
              <w:rPr>
                <w:del w:id="97" w:author="Kush Khalasi" w:date="2026-07-15T15:21:00Z" w16du:dateUtc="2026-07-15T09:51:00Z"/>
                <w:rFonts w:ascii="Segoe UI Symbol" w:hAnsi="Segoe UI Symbol"/>
              </w:rPr>
            </w:pPr>
            <w:del w:id="98" w:author="Kush Khalasi" w:date="2026-07-15T15:21:00Z" w16du:dateUtc="2026-07-15T09:51:00Z">
              <w:r w:rsidRPr="002144B5" w:rsidDel="00067812">
                <w:rPr>
                  <w:rFonts w:ascii="Segoe UI Symbol" w:hAnsi="Segoe UI Symbol"/>
                </w:rPr>
                <w:delText>12</w:delText>
              </w:r>
            </w:del>
          </w:p>
        </w:tc>
        <w:tc>
          <w:tcPr>
            <w:tcW w:w="1710" w:type="dxa"/>
          </w:tcPr>
          <w:p w14:paraId="4958AD6D" w14:textId="49220847" w:rsidR="002144B5" w:rsidRPr="002144B5" w:rsidDel="00067812" w:rsidRDefault="002144B5" w:rsidP="000907B5">
            <w:pPr>
              <w:tabs>
                <w:tab w:val="left" w:pos="5100"/>
              </w:tabs>
              <w:spacing w:line="276" w:lineRule="auto"/>
              <w:ind w:left="0" w:firstLine="0"/>
              <w:rPr>
                <w:del w:id="99" w:author="Kush Khalasi" w:date="2026-07-15T15:21:00Z" w16du:dateUtc="2026-07-15T09:51:00Z"/>
                <w:rFonts w:ascii="Segoe UI Symbol" w:hAnsi="Segoe UI Symbol"/>
              </w:rPr>
            </w:pPr>
            <w:del w:id="100" w:author="Kush Khalasi" w:date="2026-07-15T15:21:00Z" w16du:dateUtc="2026-07-15T09:51:00Z">
              <w:r w:rsidRPr="002144B5" w:rsidDel="00067812">
                <w:rPr>
                  <w:rFonts w:ascii="Segoe UI Symbol" w:hAnsi="Segoe UI Symbol"/>
                </w:rPr>
                <w:delText>Krakow</w:delText>
              </w:r>
            </w:del>
          </w:p>
        </w:tc>
        <w:tc>
          <w:tcPr>
            <w:tcW w:w="6570" w:type="dxa"/>
          </w:tcPr>
          <w:p w14:paraId="6A0202AA" w14:textId="7440397C" w:rsidR="002144B5" w:rsidRPr="002144B5" w:rsidDel="00067812" w:rsidRDefault="002144B5" w:rsidP="000907B5">
            <w:pPr>
              <w:tabs>
                <w:tab w:val="left" w:pos="5100"/>
              </w:tabs>
              <w:spacing w:line="276" w:lineRule="auto"/>
              <w:ind w:left="0" w:firstLine="0"/>
              <w:rPr>
                <w:del w:id="101" w:author="Kush Khalasi" w:date="2026-07-15T15:21:00Z" w16du:dateUtc="2026-07-15T09:51:00Z"/>
                <w:rFonts w:ascii="Segoe UI Symbol" w:hAnsi="Segoe UI Symbol"/>
              </w:rPr>
            </w:pPr>
            <w:del w:id="102" w:author="Kush Khalasi" w:date="2026-07-15T15:21:00Z" w16du:dateUtc="2026-07-15T09:51:00Z">
              <w:r w:rsidRPr="002144B5" w:rsidDel="00067812">
                <w:rPr>
                  <w:rFonts w:ascii="Segoe UI Symbol" w:hAnsi="Segoe UI Symbol"/>
                </w:rPr>
                <w:delText>ul. Wadowicka 3C, floor 2, 30-347 Kraków, Poland</w:delText>
              </w:r>
            </w:del>
          </w:p>
        </w:tc>
      </w:tr>
      <w:tr w:rsidR="002144B5" w:rsidDel="00067812" w14:paraId="3943E8E5" w14:textId="756F8233" w:rsidTr="008D7C0F">
        <w:trPr>
          <w:del w:id="103" w:author="Kush Khalasi" w:date="2026-07-15T15:21:00Z"/>
        </w:trPr>
        <w:tc>
          <w:tcPr>
            <w:tcW w:w="900" w:type="dxa"/>
          </w:tcPr>
          <w:p w14:paraId="72AC9B4D" w14:textId="2B1BD646" w:rsidR="002144B5" w:rsidRPr="002144B5" w:rsidDel="00067812" w:rsidRDefault="002144B5" w:rsidP="000907B5">
            <w:pPr>
              <w:tabs>
                <w:tab w:val="left" w:pos="5100"/>
              </w:tabs>
              <w:spacing w:line="276" w:lineRule="auto"/>
              <w:ind w:left="0" w:firstLine="0"/>
              <w:jc w:val="center"/>
              <w:rPr>
                <w:del w:id="104" w:author="Kush Khalasi" w:date="2026-07-15T15:21:00Z" w16du:dateUtc="2026-07-15T09:51:00Z"/>
                <w:rFonts w:ascii="Segoe UI Symbol" w:hAnsi="Segoe UI Symbol"/>
              </w:rPr>
            </w:pPr>
            <w:del w:id="105" w:author="Kush Khalasi" w:date="2026-07-15T15:21:00Z" w16du:dateUtc="2026-07-15T09:51:00Z">
              <w:r w:rsidRPr="002144B5" w:rsidDel="00067812">
                <w:rPr>
                  <w:rFonts w:ascii="Segoe UI Symbol" w:hAnsi="Segoe UI Symbol"/>
                </w:rPr>
                <w:delText>1</w:delText>
              </w:r>
              <w:r w:rsidR="00465E5C" w:rsidDel="00067812">
                <w:rPr>
                  <w:rFonts w:ascii="Segoe UI Symbol" w:hAnsi="Segoe UI Symbol"/>
                </w:rPr>
                <w:delText>3</w:delText>
              </w:r>
            </w:del>
          </w:p>
        </w:tc>
        <w:tc>
          <w:tcPr>
            <w:tcW w:w="1710" w:type="dxa"/>
          </w:tcPr>
          <w:p w14:paraId="62CEDF78" w14:textId="75021B87" w:rsidR="002144B5" w:rsidRPr="002144B5" w:rsidDel="00067812" w:rsidRDefault="002144B5" w:rsidP="000907B5">
            <w:pPr>
              <w:tabs>
                <w:tab w:val="left" w:pos="5100"/>
              </w:tabs>
              <w:spacing w:line="276" w:lineRule="auto"/>
              <w:ind w:left="0" w:firstLine="0"/>
              <w:rPr>
                <w:del w:id="106" w:author="Kush Khalasi" w:date="2026-07-15T15:21:00Z" w16du:dateUtc="2026-07-15T09:51:00Z"/>
                <w:rFonts w:ascii="Segoe UI Symbol" w:hAnsi="Segoe UI Symbol"/>
              </w:rPr>
            </w:pPr>
            <w:del w:id="107" w:author="Kush Khalasi" w:date="2026-07-15T15:21:00Z" w16du:dateUtc="2026-07-15T09:51:00Z">
              <w:r w:rsidRPr="00D32158" w:rsidDel="00067812">
                <w:rPr>
                  <w:rFonts w:ascii="Segoe UI Symbol" w:hAnsi="Segoe UI Symbol"/>
                </w:rPr>
                <w:delText>Penang</w:delText>
              </w:r>
            </w:del>
          </w:p>
        </w:tc>
        <w:tc>
          <w:tcPr>
            <w:tcW w:w="6570" w:type="dxa"/>
          </w:tcPr>
          <w:p w14:paraId="355FDA3B" w14:textId="645D96CF" w:rsidR="002144B5" w:rsidRPr="002144B5" w:rsidDel="00067812" w:rsidRDefault="002144B5" w:rsidP="000907B5">
            <w:pPr>
              <w:spacing w:line="276" w:lineRule="auto"/>
              <w:ind w:left="0" w:firstLine="0"/>
              <w:jc w:val="left"/>
              <w:rPr>
                <w:del w:id="108" w:author="Kush Khalasi" w:date="2026-07-15T15:21:00Z" w16du:dateUtc="2026-07-15T09:51:00Z"/>
                <w:rFonts w:ascii="Segoe UI Symbol" w:hAnsi="Segoe UI Symbol"/>
              </w:rPr>
            </w:pPr>
            <w:del w:id="109" w:author="Kush Khalasi" w:date="2026-07-15T15:21:00Z" w16du:dateUtc="2026-07-15T09:51:00Z">
              <w:r w:rsidRPr="00D32158" w:rsidDel="00067812">
                <w:rPr>
                  <w:rFonts w:ascii="Segoe UI Symbol" w:hAnsi="Segoe UI Symbol"/>
                </w:rPr>
                <w:delText>33-3-123C, Prangin Mall</w:delText>
              </w:r>
              <w:r w:rsidRPr="002144B5" w:rsidDel="00067812">
                <w:rPr>
                  <w:rFonts w:ascii="Segoe UI Symbol" w:hAnsi="Segoe UI Symbol"/>
                </w:rPr>
                <w:delText xml:space="preserve"> </w:delText>
              </w:r>
              <w:r w:rsidRPr="00D32158" w:rsidDel="00067812">
                <w:rPr>
                  <w:rFonts w:ascii="Segoe UI Symbol" w:hAnsi="Segoe UI Symbol"/>
                </w:rPr>
                <w:delText>Jalan Dr. Lim Chwee Leong</w:delText>
              </w:r>
              <w:r w:rsidRPr="002144B5" w:rsidDel="00067812">
                <w:rPr>
                  <w:rFonts w:ascii="Segoe UI Symbol" w:hAnsi="Segoe UI Symbol"/>
                </w:rPr>
                <w:delText xml:space="preserve">, </w:delText>
              </w:r>
              <w:r w:rsidRPr="00D32158" w:rsidDel="00067812">
                <w:rPr>
                  <w:rFonts w:ascii="Segoe UI Symbol" w:hAnsi="Segoe UI Symbol"/>
                </w:rPr>
                <w:delText>10100 Georgetown</w:delText>
              </w:r>
              <w:r w:rsidRPr="002144B5" w:rsidDel="00067812">
                <w:rPr>
                  <w:rFonts w:ascii="Segoe UI Symbol" w:hAnsi="Segoe UI Symbol"/>
                </w:rPr>
                <w:delText xml:space="preserve">, </w:delText>
              </w:r>
              <w:r w:rsidRPr="00D32158" w:rsidDel="00067812">
                <w:rPr>
                  <w:rFonts w:ascii="Segoe UI Symbol" w:hAnsi="Segoe UI Symbol"/>
                </w:rPr>
                <w:delText>Penang, Malaysia</w:delText>
              </w:r>
            </w:del>
          </w:p>
        </w:tc>
      </w:tr>
      <w:tr w:rsidR="002144B5" w:rsidDel="00067812" w14:paraId="563C1561" w14:textId="23EF820C" w:rsidTr="008D7C0F">
        <w:trPr>
          <w:del w:id="110" w:author="Kush Khalasi" w:date="2026-07-15T15:21:00Z"/>
        </w:trPr>
        <w:tc>
          <w:tcPr>
            <w:tcW w:w="900" w:type="dxa"/>
          </w:tcPr>
          <w:p w14:paraId="3E111D85" w14:textId="2D29011C" w:rsidR="002144B5" w:rsidRPr="002144B5" w:rsidDel="00067812" w:rsidRDefault="002144B5" w:rsidP="000907B5">
            <w:pPr>
              <w:tabs>
                <w:tab w:val="left" w:pos="5100"/>
              </w:tabs>
              <w:spacing w:line="276" w:lineRule="auto"/>
              <w:ind w:left="0" w:firstLine="0"/>
              <w:jc w:val="center"/>
              <w:rPr>
                <w:del w:id="111" w:author="Kush Khalasi" w:date="2026-07-15T15:21:00Z" w16du:dateUtc="2026-07-15T09:51:00Z"/>
                <w:rFonts w:ascii="Segoe UI Symbol" w:hAnsi="Segoe UI Symbol"/>
              </w:rPr>
            </w:pPr>
            <w:del w:id="112" w:author="Kush Khalasi" w:date="2026-07-15T15:21:00Z" w16du:dateUtc="2026-07-15T09:51:00Z">
              <w:r w:rsidRPr="002144B5" w:rsidDel="00067812">
                <w:rPr>
                  <w:rFonts w:ascii="Segoe UI Symbol" w:hAnsi="Segoe UI Symbol"/>
                </w:rPr>
                <w:delText>1</w:delText>
              </w:r>
              <w:r w:rsidR="00465E5C" w:rsidDel="00067812">
                <w:rPr>
                  <w:rFonts w:ascii="Segoe UI Symbol" w:hAnsi="Segoe UI Symbol"/>
                </w:rPr>
                <w:delText>4</w:delText>
              </w:r>
            </w:del>
          </w:p>
        </w:tc>
        <w:tc>
          <w:tcPr>
            <w:tcW w:w="1710" w:type="dxa"/>
          </w:tcPr>
          <w:p w14:paraId="31A65ECB" w14:textId="714EB143" w:rsidR="002144B5" w:rsidRPr="002144B5" w:rsidDel="00067812" w:rsidRDefault="002144B5" w:rsidP="000907B5">
            <w:pPr>
              <w:tabs>
                <w:tab w:val="left" w:pos="5100"/>
              </w:tabs>
              <w:spacing w:line="276" w:lineRule="auto"/>
              <w:ind w:left="0" w:firstLine="0"/>
              <w:rPr>
                <w:del w:id="113" w:author="Kush Khalasi" w:date="2026-07-15T15:21:00Z" w16du:dateUtc="2026-07-15T09:51:00Z"/>
                <w:rFonts w:ascii="Segoe UI Symbol" w:hAnsi="Segoe UI Symbol"/>
              </w:rPr>
            </w:pPr>
            <w:del w:id="114" w:author="Kush Khalasi" w:date="2026-07-15T15:21:00Z" w16du:dateUtc="2026-07-15T09:51:00Z">
              <w:r w:rsidRPr="002144B5" w:rsidDel="00067812">
                <w:rPr>
                  <w:rFonts w:ascii="Segoe UI Symbol" w:hAnsi="Segoe UI Symbol"/>
                </w:rPr>
                <w:delText>New Delhi</w:delText>
              </w:r>
            </w:del>
          </w:p>
        </w:tc>
        <w:tc>
          <w:tcPr>
            <w:tcW w:w="6570" w:type="dxa"/>
          </w:tcPr>
          <w:p w14:paraId="568F65AA" w14:textId="783853B0" w:rsidR="002144B5" w:rsidRPr="002144B5" w:rsidDel="00067812" w:rsidRDefault="002144B5" w:rsidP="000907B5">
            <w:pPr>
              <w:tabs>
                <w:tab w:val="left" w:pos="5100"/>
              </w:tabs>
              <w:spacing w:line="276" w:lineRule="auto"/>
              <w:ind w:left="0" w:firstLine="0"/>
              <w:rPr>
                <w:del w:id="115" w:author="Kush Khalasi" w:date="2026-07-15T15:21:00Z" w16du:dateUtc="2026-07-15T09:51:00Z"/>
                <w:rFonts w:ascii="Segoe UI Symbol" w:hAnsi="Segoe UI Symbol"/>
              </w:rPr>
            </w:pPr>
            <w:del w:id="116" w:author="Kush Khalasi" w:date="2026-07-15T15:21:00Z" w16du:dateUtc="2026-07-15T09:51:00Z">
              <w:r w:rsidRPr="002144B5" w:rsidDel="00067812">
                <w:rPr>
                  <w:rFonts w:ascii="Segoe UI Symbol" w:hAnsi="Segoe UI Symbol"/>
                </w:rPr>
                <w:delText>A41, LG, Espire Campus, Mohan Cooperative Industrial Estate, Main Mathura Road, New Delhi, India 110 044</w:delText>
              </w:r>
            </w:del>
          </w:p>
        </w:tc>
      </w:tr>
      <w:tr w:rsidR="002144B5" w:rsidDel="00067812" w14:paraId="6D7F13BB" w14:textId="39E22EA1" w:rsidTr="008D7C0F">
        <w:trPr>
          <w:del w:id="117" w:author="Kush Khalasi" w:date="2026-07-15T15:21:00Z"/>
        </w:trPr>
        <w:tc>
          <w:tcPr>
            <w:tcW w:w="900" w:type="dxa"/>
          </w:tcPr>
          <w:p w14:paraId="318A1144" w14:textId="4C1C1B68" w:rsidR="002144B5" w:rsidRPr="002144B5" w:rsidDel="00067812" w:rsidRDefault="002144B5" w:rsidP="000907B5">
            <w:pPr>
              <w:tabs>
                <w:tab w:val="left" w:pos="5100"/>
              </w:tabs>
              <w:spacing w:line="276" w:lineRule="auto"/>
              <w:ind w:left="0" w:firstLine="0"/>
              <w:jc w:val="center"/>
              <w:rPr>
                <w:del w:id="118" w:author="Kush Khalasi" w:date="2026-07-15T15:21:00Z" w16du:dateUtc="2026-07-15T09:51:00Z"/>
                <w:rFonts w:ascii="Segoe UI Symbol" w:hAnsi="Segoe UI Symbol"/>
              </w:rPr>
            </w:pPr>
            <w:del w:id="119" w:author="Kush Khalasi" w:date="2026-07-15T15:21:00Z" w16du:dateUtc="2026-07-15T09:51:00Z">
              <w:r w:rsidRPr="002144B5" w:rsidDel="00067812">
                <w:rPr>
                  <w:rFonts w:ascii="Segoe UI Symbol" w:hAnsi="Segoe UI Symbol"/>
                </w:rPr>
                <w:delText>1</w:delText>
              </w:r>
              <w:r w:rsidR="00465E5C" w:rsidDel="00067812">
                <w:rPr>
                  <w:rFonts w:ascii="Segoe UI Symbol" w:hAnsi="Segoe UI Symbol"/>
                </w:rPr>
                <w:delText>5</w:delText>
              </w:r>
            </w:del>
          </w:p>
        </w:tc>
        <w:tc>
          <w:tcPr>
            <w:tcW w:w="1710" w:type="dxa"/>
          </w:tcPr>
          <w:p w14:paraId="18C51DB2" w14:textId="53499310" w:rsidR="002144B5" w:rsidRPr="002144B5" w:rsidDel="00067812" w:rsidRDefault="002144B5" w:rsidP="000907B5">
            <w:pPr>
              <w:tabs>
                <w:tab w:val="left" w:pos="5100"/>
              </w:tabs>
              <w:spacing w:line="276" w:lineRule="auto"/>
              <w:ind w:left="0" w:firstLine="0"/>
              <w:rPr>
                <w:del w:id="120" w:author="Kush Khalasi" w:date="2026-07-15T15:21:00Z" w16du:dateUtc="2026-07-15T09:51:00Z"/>
                <w:rFonts w:ascii="Segoe UI Symbol" w:hAnsi="Segoe UI Symbol"/>
              </w:rPr>
            </w:pPr>
            <w:del w:id="121" w:author="Kush Khalasi" w:date="2026-07-15T15:21:00Z" w16du:dateUtc="2026-07-15T09:51:00Z">
              <w:r w:rsidRPr="002144B5" w:rsidDel="00067812">
                <w:rPr>
                  <w:rFonts w:ascii="Segoe UI Symbol" w:hAnsi="Segoe UI Symbol"/>
                </w:rPr>
                <w:delText>Noida</w:delText>
              </w:r>
            </w:del>
          </w:p>
        </w:tc>
        <w:tc>
          <w:tcPr>
            <w:tcW w:w="6570" w:type="dxa"/>
          </w:tcPr>
          <w:p w14:paraId="5D10EDC9" w14:textId="1838109E" w:rsidR="002144B5" w:rsidRPr="002144B5" w:rsidDel="00067812" w:rsidRDefault="002144B5" w:rsidP="000907B5">
            <w:pPr>
              <w:tabs>
                <w:tab w:val="left" w:pos="5100"/>
              </w:tabs>
              <w:spacing w:line="276" w:lineRule="auto"/>
              <w:ind w:left="0" w:firstLine="0"/>
              <w:rPr>
                <w:del w:id="122" w:author="Kush Khalasi" w:date="2026-07-15T15:21:00Z" w16du:dateUtc="2026-07-15T09:51:00Z"/>
                <w:rFonts w:ascii="Segoe UI Symbol" w:hAnsi="Segoe UI Symbol"/>
              </w:rPr>
            </w:pPr>
            <w:del w:id="123" w:author="Kush Khalasi" w:date="2026-07-15T15:21:00Z" w16du:dateUtc="2026-07-15T09:51:00Z">
              <w:r w:rsidRPr="002144B5" w:rsidDel="00067812">
                <w:rPr>
                  <w:rFonts w:ascii="Segoe UI Symbol" w:hAnsi="Segoe UI Symbol"/>
                </w:rPr>
                <w:delText>5th Floor, V J Business Tower, Sector 125, Noida, India 201303</w:delText>
              </w:r>
            </w:del>
          </w:p>
        </w:tc>
      </w:tr>
      <w:tr w:rsidR="00362410" w:rsidDel="00067812" w14:paraId="50FC2F98" w14:textId="5D877C35" w:rsidTr="008D7C0F">
        <w:trPr>
          <w:del w:id="124" w:author="Kush Khalasi" w:date="2026-07-15T15:21:00Z"/>
        </w:trPr>
        <w:tc>
          <w:tcPr>
            <w:tcW w:w="900" w:type="dxa"/>
          </w:tcPr>
          <w:p w14:paraId="666B5D6D" w14:textId="1375C9E5" w:rsidR="00362410" w:rsidRPr="002144B5" w:rsidDel="00067812" w:rsidRDefault="00362410" w:rsidP="000907B5">
            <w:pPr>
              <w:tabs>
                <w:tab w:val="left" w:pos="5100"/>
              </w:tabs>
              <w:spacing w:line="276" w:lineRule="auto"/>
              <w:ind w:left="0" w:firstLine="0"/>
              <w:jc w:val="center"/>
              <w:rPr>
                <w:del w:id="125" w:author="Kush Khalasi" w:date="2026-07-15T15:21:00Z" w16du:dateUtc="2026-07-15T09:51:00Z"/>
                <w:rFonts w:ascii="Segoe UI Symbol" w:hAnsi="Segoe UI Symbol"/>
              </w:rPr>
            </w:pPr>
            <w:del w:id="126" w:author="Kush Khalasi" w:date="2026-07-15T15:21:00Z" w16du:dateUtc="2026-07-15T09:51:00Z">
              <w:r w:rsidDel="00067812">
                <w:rPr>
                  <w:rFonts w:ascii="Segoe UI Symbol" w:hAnsi="Segoe UI Symbol"/>
                </w:rPr>
                <w:delText>1</w:delText>
              </w:r>
              <w:r w:rsidR="00465E5C" w:rsidDel="00067812">
                <w:rPr>
                  <w:rFonts w:ascii="Segoe UI Symbol" w:hAnsi="Segoe UI Symbol"/>
                </w:rPr>
                <w:delText>6</w:delText>
              </w:r>
            </w:del>
          </w:p>
        </w:tc>
        <w:tc>
          <w:tcPr>
            <w:tcW w:w="1710" w:type="dxa"/>
          </w:tcPr>
          <w:p w14:paraId="3FEC1E47" w14:textId="2BEBDD30" w:rsidR="00362410" w:rsidRPr="002144B5" w:rsidDel="00067812" w:rsidRDefault="00362410" w:rsidP="000907B5">
            <w:pPr>
              <w:tabs>
                <w:tab w:val="left" w:pos="5100"/>
              </w:tabs>
              <w:spacing w:line="276" w:lineRule="auto"/>
              <w:ind w:left="0" w:firstLine="0"/>
              <w:rPr>
                <w:del w:id="127" w:author="Kush Khalasi" w:date="2026-07-15T15:21:00Z" w16du:dateUtc="2026-07-15T09:51:00Z"/>
                <w:rFonts w:ascii="Segoe UI Symbol" w:hAnsi="Segoe UI Symbol"/>
              </w:rPr>
            </w:pPr>
            <w:del w:id="128" w:author="Kush Khalasi" w:date="2026-07-15T15:21:00Z" w16du:dateUtc="2026-07-15T09:51:00Z">
              <w:r w:rsidDel="00067812">
                <w:rPr>
                  <w:rFonts w:ascii="Segoe UI Symbol" w:hAnsi="Segoe UI Symbol"/>
                </w:rPr>
                <w:delText>Noida</w:delText>
              </w:r>
            </w:del>
          </w:p>
        </w:tc>
        <w:tc>
          <w:tcPr>
            <w:tcW w:w="6570" w:type="dxa"/>
          </w:tcPr>
          <w:p w14:paraId="6052510C" w14:textId="5BC98887" w:rsidR="00362410" w:rsidRPr="002144B5" w:rsidDel="00067812" w:rsidRDefault="00E13CBA" w:rsidP="000907B5">
            <w:pPr>
              <w:tabs>
                <w:tab w:val="left" w:pos="5100"/>
              </w:tabs>
              <w:spacing w:line="276" w:lineRule="auto"/>
              <w:ind w:left="0" w:firstLine="0"/>
              <w:rPr>
                <w:del w:id="129" w:author="Kush Khalasi" w:date="2026-07-15T15:21:00Z" w16du:dateUtc="2026-07-15T09:51:00Z"/>
                <w:rFonts w:ascii="Segoe UI Symbol" w:hAnsi="Segoe UI Symbol"/>
              </w:rPr>
            </w:pPr>
            <w:del w:id="130" w:author="Kush Khalasi" w:date="2026-07-15T15:21:00Z" w16du:dateUtc="2026-07-15T09:51:00Z">
              <w:r w:rsidDel="00067812">
                <w:rPr>
                  <w:rFonts w:ascii="Segoe UI Symbol" w:hAnsi="Segoe UI Symbol"/>
                </w:rPr>
                <w:delText>6</w:delText>
              </w:r>
              <w:r w:rsidRPr="00E13CBA" w:rsidDel="00067812">
                <w:rPr>
                  <w:rFonts w:ascii="Segoe UI Symbol" w:hAnsi="Segoe UI Symbol"/>
                  <w:vertAlign w:val="superscript"/>
                </w:rPr>
                <w:delText>th</w:delText>
              </w:r>
              <w:r w:rsidDel="00067812">
                <w:rPr>
                  <w:rFonts w:ascii="Segoe UI Symbol" w:hAnsi="Segoe UI Symbol"/>
                </w:rPr>
                <w:delText xml:space="preserve"> Floor, </w:delText>
              </w:r>
              <w:r w:rsidR="00EE6214" w:rsidRPr="00EE6214" w:rsidDel="00067812">
                <w:rPr>
                  <w:rFonts w:ascii="Segoe UI Symbol" w:hAnsi="Segoe UI Symbol"/>
                </w:rPr>
                <w:delText>Plot No.C3-C, Jaypee Wishtown, Sector 129, Noida, Uttar Pradesh 201304</w:delText>
              </w:r>
            </w:del>
          </w:p>
        </w:tc>
      </w:tr>
      <w:tr w:rsidR="002144B5" w:rsidDel="00067812" w14:paraId="113EC1E0" w14:textId="7876A4F9" w:rsidTr="008D7C0F">
        <w:trPr>
          <w:del w:id="131" w:author="Kush Khalasi" w:date="2026-07-15T15:21:00Z"/>
        </w:trPr>
        <w:tc>
          <w:tcPr>
            <w:tcW w:w="900" w:type="dxa"/>
          </w:tcPr>
          <w:p w14:paraId="02BCD96E" w14:textId="6BFA6A30" w:rsidR="002144B5" w:rsidRPr="002144B5" w:rsidDel="00067812" w:rsidRDefault="002144B5" w:rsidP="000907B5">
            <w:pPr>
              <w:tabs>
                <w:tab w:val="left" w:pos="5100"/>
              </w:tabs>
              <w:spacing w:line="276" w:lineRule="auto"/>
              <w:ind w:left="0" w:firstLine="0"/>
              <w:jc w:val="center"/>
              <w:rPr>
                <w:del w:id="132" w:author="Kush Khalasi" w:date="2026-07-15T15:21:00Z" w16du:dateUtc="2026-07-15T09:51:00Z"/>
                <w:rFonts w:ascii="Segoe UI Symbol" w:hAnsi="Segoe UI Symbol"/>
              </w:rPr>
            </w:pPr>
            <w:del w:id="133" w:author="Kush Khalasi" w:date="2026-07-15T15:21:00Z" w16du:dateUtc="2026-07-15T09:51:00Z">
              <w:r w:rsidRPr="002144B5" w:rsidDel="00067812">
                <w:rPr>
                  <w:rFonts w:ascii="Segoe UI Symbol" w:hAnsi="Segoe UI Symbol"/>
                </w:rPr>
                <w:delText>1</w:delText>
              </w:r>
              <w:r w:rsidR="00465E5C" w:rsidDel="00067812">
                <w:rPr>
                  <w:rFonts w:ascii="Segoe UI Symbol" w:hAnsi="Segoe UI Symbol"/>
                </w:rPr>
                <w:delText>7</w:delText>
              </w:r>
            </w:del>
          </w:p>
        </w:tc>
        <w:tc>
          <w:tcPr>
            <w:tcW w:w="1710" w:type="dxa"/>
          </w:tcPr>
          <w:p w14:paraId="21EDFD8C" w14:textId="2B844727" w:rsidR="002144B5" w:rsidRPr="002144B5" w:rsidDel="00067812" w:rsidRDefault="002144B5" w:rsidP="000907B5">
            <w:pPr>
              <w:tabs>
                <w:tab w:val="left" w:pos="5100"/>
              </w:tabs>
              <w:spacing w:line="276" w:lineRule="auto"/>
              <w:ind w:left="0" w:firstLine="0"/>
              <w:rPr>
                <w:del w:id="134" w:author="Kush Khalasi" w:date="2026-07-15T15:21:00Z" w16du:dateUtc="2026-07-15T09:51:00Z"/>
                <w:rFonts w:ascii="Segoe UI Symbol" w:hAnsi="Segoe UI Symbol"/>
              </w:rPr>
            </w:pPr>
            <w:del w:id="135" w:author="Kush Khalasi" w:date="2026-07-15T15:21:00Z" w16du:dateUtc="2026-07-15T09:51:00Z">
              <w:r w:rsidRPr="002144B5" w:rsidDel="00067812">
                <w:rPr>
                  <w:rFonts w:ascii="Segoe UI Symbol" w:hAnsi="Segoe UI Symbol"/>
                </w:rPr>
                <w:delText>Kolkata</w:delText>
              </w:r>
            </w:del>
          </w:p>
        </w:tc>
        <w:tc>
          <w:tcPr>
            <w:tcW w:w="6570" w:type="dxa"/>
          </w:tcPr>
          <w:p w14:paraId="42249A43" w14:textId="01C18778" w:rsidR="002144B5" w:rsidRPr="002144B5" w:rsidDel="00067812" w:rsidRDefault="002144B5" w:rsidP="000907B5">
            <w:pPr>
              <w:spacing w:line="276" w:lineRule="auto"/>
              <w:ind w:left="0" w:firstLine="0"/>
              <w:jc w:val="left"/>
              <w:rPr>
                <w:del w:id="136" w:author="Kush Khalasi" w:date="2026-07-15T15:21:00Z" w16du:dateUtc="2026-07-15T09:51:00Z"/>
                <w:rFonts w:ascii="Segoe UI Symbol" w:hAnsi="Segoe UI Symbol"/>
              </w:rPr>
            </w:pPr>
            <w:del w:id="137" w:author="Kush Khalasi" w:date="2026-07-15T15:21:00Z" w16du:dateUtc="2026-07-15T09:51:00Z">
              <w:r w:rsidRPr="002144B5" w:rsidDel="00067812">
                <w:rPr>
                  <w:rFonts w:ascii="Segoe UI Symbol" w:hAnsi="Segoe UI Symbol"/>
                </w:rPr>
                <w:delText>DLF IT Park 2, Plot No, IIF/1, Block IIF, Action Area II, Newtown, Kolkata, 700135</w:delText>
              </w:r>
            </w:del>
          </w:p>
        </w:tc>
      </w:tr>
      <w:tr w:rsidR="002144B5" w:rsidDel="00067812" w14:paraId="2797E305" w14:textId="1844336E" w:rsidTr="008D7C0F">
        <w:trPr>
          <w:del w:id="138" w:author="Kush Khalasi" w:date="2026-07-15T15:21:00Z"/>
        </w:trPr>
        <w:tc>
          <w:tcPr>
            <w:tcW w:w="900" w:type="dxa"/>
          </w:tcPr>
          <w:p w14:paraId="2549AF42" w14:textId="49BCA52E" w:rsidR="002144B5" w:rsidRPr="002144B5" w:rsidDel="00067812" w:rsidRDefault="002144B5" w:rsidP="000907B5">
            <w:pPr>
              <w:tabs>
                <w:tab w:val="left" w:pos="5100"/>
              </w:tabs>
              <w:spacing w:line="276" w:lineRule="auto"/>
              <w:ind w:left="0" w:firstLine="0"/>
              <w:jc w:val="center"/>
              <w:rPr>
                <w:del w:id="139" w:author="Kush Khalasi" w:date="2026-07-15T15:21:00Z" w16du:dateUtc="2026-07-15T09:51:00Z"/>
                <w:rFonts w:ascii="Segoe UI Symbol" w:hAnsi="Segoe UI Symbol"/>
              </w:rPr>
            </w:pPr>
            <w:del w:id="140" w:author="Kush Khalasi" w:date="2026-07-15T15:21:00Z" w16du:dateUtc="2026-07-15T09:51:00Z">
              <w:r w:rsidRPr="002144B5" w:rsidDel="00067812">
                <w:rPr>
                  <w:rFonts w:ascii="Segoe UI Symbol" w:hAnsi="Segoe UI Symbol"/>
                </w:rPr>
                <w:delText>1</w:delText>
              </w:r>
              <w:r w:rsidR="00465E5C" w:rsidDel="00067812">
                <w:rPr>
                  <w:rFonts w:ascii="Segoe UI Symbol" w:hAnsi="Segoe UI Symbol"/>
                </w:rPr>
                <w:delText>8</w:delText>
              </w:r>
            </w:del>
          </w:p>
        </w:tc>
        <w:tc>
          <w:tcPr>
            <w:tcW w:w="1710" w:type="dxa"/>
          </w:tcPr>
          <w:p w14:paraId="16D531F3" w14:textId="26287D9F" w:rsidR="002144B5" w:rsidRPr="002144B5" w:rsidDel="00067812" w:rsidRDefault="002144B5" w:rsidP="000907B5">
            <w:pPr>
              <w:tabs>
                <w:tab w:val="left" w:pos="5100"/>
              </w:tabs>
              <w:spacing w:line="276" w:lineRule="auto"/>
              <w:ind w:left="0" w:firstLine="0"/>
              <w:rPr>
                <w:del w:id="141" w:author="Kush Khalasi" w:date="2026-07-15T15:21:00Z" w16du:dateUtc="2026-07-15T09:51:00Z"/>
                <w:rFonts w:ascii="Segoe UI Symbol" w:hAnsi="Segoe UI Symbol"/>
              </w:rPr>
            </w:pPr>
            <w:del w:id="142" w:author="Kush Khalasi" w:date="2026-07-15T15:21:00Z" w16du:dateUtc="2026-07-15T09:51:00Z">
              <w:r w:rsidRPr="002144B5" w:rsidDel="00067812">
                <w:rPr>
                  <w:rFonts w:ascii="Segoe UI Symbol" w:hAnsi="Segoe UI Symbol"/>
                </w:rPr>
                <w:delText>Gurugram</w:delText>
              </w:r>
            </w:del>
          </w:p>
        </w:tc>
        <w:tc>
          <w:tcPr>
            <w:tcW w:w="6570" w:type="dxa"/>
          </w:tcPr>
          <w:p w14:paraId="0BE9E8E2" w14:textId="011EDE56" w:rsidR="002144B5" w:rsidRPr="002144B5" w:rsidDel="00067812" w:rsidRDefault="002144B5" w:rsidP="000907B5">
            <w:pPr>
              <w:tabs>
                <w:tab w:val="left" w:pos="5100"/>
              </w:tabs>
              <w:spacing w:line="276" w:lineRule="auto"/>
              <w:ind w:left="0" w:firstLine="0"/>
              <w:rPr>
                <w:del w:id="143" w:author="Kush Khalasi" w:date="2026-07-15T15:21:00Z" w16du:dateUtc="2026-07-15T09:51:00Z"/>
                <w:rFonts w:ascii="Segoe UI Symbol" w:hAnsi="Segoe UI Symbol"/>
              </w:rPr>
            </w:pPr>
            <w:del w:id="144" w:author="Kush Khalasi" w:date="2026-07-15T15:21:00Z" w16du:dateUtc="2026-07-15T09:51:00Z">
              <w:r w:rsidRPr="002144B5" w:rsidDel="00067812">
                <w:rPr>
                  <w:rFonts w:ascii="Segoe UI Symbol" w:hAnsi="Segoe UI Symbol"/>
                </w:rPr>
                <w:delText>Novus Tower, Plot 18, Phase-4, Sector 18, Gurugram, Haryana, India 122015</w:delText>
              </w:r>
            </w:del>
          </w:p>
        </w:tc>
      </w:tr>
      <w:tr w:rsidR="00465E5C" w:rsidDel="00067812" w14:paraId="0FD7CCA5" w14:textId="7E327380" w:rsidTr="008D7C0F">
        <w:trPr>
          <w:del w:id="145" w:author="Kush Khalasi" w:date="2026-07-15T15:21:00Z"/>
        </w:trPr>
        <w:tc>
          <w:tcPr>
            <w:tcW w:w="900" w:type="dxa"/>
          </w:tcPr>
          <w:p w14:paraId="749337EC" w14:textId="3F68D267" w:rsidR="00465E5C" w:rsidRPr="002144B5" w:rsidDel="00067812" w:rsidRDefault="00465E5C" w:rsidP="000907B5">
            <w:pPr>
              <w:tabs>
                <w:tab w:val="left" w:pos="5100"/>
              </w:tabs>
              <w:spacing w:line="276" w:lineRule="auto"/>
              <w:ind w:left="0" w:firstLine="0"/>
              <w:jc w:val="center"/>
              <w:rPr>
                <w:del w:id="146" w:author="Kush Khalasi" w:date="2026-07-15T15:21:00Z" w16du:dateUtc="2026-07-15T09:51:00Z"/>
                <w:rFonts w:ascii="Segoe UI Symbol" w:hAnsi="Segoe UI Symbol"/>
              </w:rPr>
            </w:pPr>
            <w:del w:id="147" w:author="Kush Khalasi" w:date="2026-07-15T15:21:00Z" w16du:dateUtc="2026-07-15T09:51:00Z">
              <w:r w:rsidDel="00067812">
                <w:rPr>
                  <w:rFonts w:ascii="Segoe UI Symbol" w:hAnsi="Segoe UI Symbol"/>
                </w:rPr>
                <w:delText>19</w:delText>
              </w:r>
            </w:del>
          </w:p>
        </w:tc>
        <w:tc>
          <w:tcPr>
            <w:tcW w:w="1710" w:type="dxa"/>
          </w:tcPr>
          <w:p w14:paraId="4ED55D82" w14:textId="06592F94" w:rsidR="00465E5C" w:rsidRPr="002144B5" w:rsidDel="00067812" w:rsidRDefault="00465E5C" w:rsidP="000907B5">
            <w:pPr>
              <w:tabs>
                <w:tab w:val="left" w:pos="5100"/>
              </w:tabs>
              <w:spacing w:line="276" w:lineRule="auto"/>
              <w:ind w:left="0" w:firstLine="0"/>
              <w:rPr>
                <w:del w:id="148" w:author="Kush Khalasi" w:date="2026-07-15T15:21:00Z" w16du:dateUtc="2026-07-15T09:51:00Z"/>
                <w:rFonts w:ascii="Segoe UI Symbol" w:hAnsi="Segoe UI Symbol"/>
              </w:rPr>
            </w:pPr>
            <w:del w:id="149" w:author="Kush Khalasi" w:date="2026-07-15T15:21:00Z" w16du:dateUtc="2026-07-15T09:51:00Z">
              <w:r w:rsidRPr="00465E5C" w:rsidDel="00067812">
                <w:rPr>
                  <w:rFonts w:ascii="Segoe UI Symbol" w:hAnsi="Segoe UI Symbol"/>
                </w:rPr>
                <w:delText>Hong Kong (Non</w:delText>
              </w:r>
              <w:r w:rsidDel="00067812">
                <w:rPr>
                  <w:rFonts w:ascii="Segoe UI Symbol" w:hAnsi="Segoe UI Symbol"/>
                </w:rPr>
                <w:delText>-</w:delText>
              </w:r>
              <w:r w:rsidRPr="00465E5C" w:rsidDel="00067812">
                <w:rPr>
                  <w:rFonts w:ascii="Segoe UI Symbol" w:hAnsi="Segoe UI Symbol"/>
                </w:rPr>
                <w:lastRenderedPageBreak/>
                <w:delText>operational registered legal address, employees working from home)</w:delText>
              </w:r>
            </w:del>
          </w:p>
        </w:tc>
        <w:tc>
          <w:tcPr>
            <w:tcW w:w="6570" w:type="dxa"/>
          </w:tcPr>
          <w:p w14:paraId="6A7118F8" w14:textId="07DB2BF8" w:rsidR="00465E5C" w:rsidRPr="002144B5" w:rsidDel="00067812" w:rsidRDefault="00465E5C" w:rsidP="000907B5">
            <w:pPr>
              <w:tabs>
                <w:tab w:val="left" w:pos="5100"/>
              </w:tabs>
              <w:spacing w:line="276" w:lineRule="auto"/>
              <w:ind w:left="0" w:firstLine="0"/>
              <w:rPr>
                <w:del w:id="150" w:author="Kush Khalasi" w:date="2026-07-15T15:21:00Z" w16du:dateUtc="2026-07-15T09:51:00Z"/>
                <w:rFonts w:ascii="Segoe UI Symbol" w:hAnsi="Segoe UI Symbol"/>
              </w:rPr>
            </w:pPr>
            <w:del w:id="151" w:author="Kush Khalasi" w:date="2026-07-15T15:21:00Z" w16du:dateUtc="2026-07-15T09:51:00Z">
              <w:r w:rsidRPr="00465E5C" w:rsidDel="00067812">
                <w:rPr>
                  <w:rFonts w:ascii="Segoe UI Symbol" w:hAnsi="Segoe UI Symbol"/>
                </w:rPr>
                <w:lastRenderedPageBreak/>
                <w:delText>6th Floor, Alexandra House, 18 Chater Road, Central Hong Kong</w:delText>
              </w:r>
            </w:del>
          </w:p>
        </w:tc>
      </w:tr>
    </w:tbl>
    <w:p w14:paraId="59B5BC4F" w14:textId="1013029A" w:rsidR="0048151C" w:rsidRPr="008D7C0F" w:rsidRDefault="00C16FF3" w:rsidP="000907B5">
      <w:pPr>
        <w:pStyle w:val="Heading1"/>
        <w:spacing w:line="276" w:lineRule="auto"/>
        <w:ind w:left="-90" w:firstLine="0"/>
        <w:rPr>
          <w:rFonts w:ascii="Segoe UI Symbol" w:hAnsi="Segoe UI Symbol"/>
          <w:b/>
          <w:bCs/>
          <w:sz w:val="28"/>
          <w:szCs w:val="28"/>
        </w:rPr>
      </w:pPr>
      <w:bookmarkStart w:id="152" w:name="_Toc234075323"/>
      <w:r>
        <w:rPr>
          <w:rFonts w:ascii="Segoe UI Symbol" w:hAnsi="Segoe UI Symbol"/>
          <w:b/>
          <w:bCs/>
          <w:sz w:val="28"/>
          <w:szCs w:val="28"/>
        </w:rPr>
        <w:t>PURPOSE OF THIS POLICY</w:t>
      </w:r>
      <w:bookmarkEnd w:id="152"/>
      <w:r w:rsidR="0074122D">
        <w:rPr>
          <w:rFonts w:ascii="Segoe UI Symbol" w:hAnsi="Segoe UI Symbol"/>
          <w:b/>
          <w:bCs/>
          <w:sz w:val="28"/>
          <w:szCs w:val="28"/>
        </w:rPr>
        <w:t xml:space="preserve"> </w:t>
      </w:r>
    </w:p>
    <w:p w14:paraId="62697A10" w14:textId="5AF9D85C" w:rsidR="008D7C0F" w:rsidRPr="0074122D" w:rsidRDefault="00F82251" w:rsidP="000907B5">
      <w:pPr>
        <w:tabs>
          <w:tab w:val="left" w:pos="5100"/>
        </w:tabs>
        <w:ind w:left="-90" w:firstLine="0"/>
        <w:rPr>
          <w:rFonts w:ascii="Segoe UI Symbol" w:hAnsi="Segoe UI Symbol"/>
          <w:sz w:val="26"/>
          <w:szCs w:val="26"/>
        </w:rPr>
      </w:pPr>
      <w:r w:rsidRPr="00F82251">
        <w:rPr>
          <w:rFonts w:ascii="Segoe UI Symbol" w:hAnsi="Segoe UI Symbol"/>
          <w:sz w:val="24"/>
          <w:szCs w:val="24"/>
        </w:rPr>
        <w:t xml:space="preserve">The purpose of this policy is to establish a clear framework for promoting ethical conduct, ensuring integrity in decision-making, and fostering compliance with legal and regulatory standards, reinforcing </w:t>
      </w:r>
      <w:r w:rsidR="00CB3906">
        <w:rPr>
          <w:rFonts w:ascii="Segoe UI Symbol" w:hAnsi="Segoe UI Symbol"/>
          <w:sz w:val="24"/>
          <w:szCs w:val="24"/>
        </w:rPr>
        <w:t xml:space="preserve">THE </w:t>
      </w:r>
      <w:r w:rsidRPr="00F82251">
        <w:rPr>
          <w:rFonts w:ascii="Segoe UI Symbol" w:hAnsi="Segoe UI Symbol"/>
          <w:b/>
          <w:bCs/>
          <w:sz w:val="24"/>
          <w:szCs w:val="24"/>
        </w:rPr>
        <w:t>AML RIGHTSOURCE GROUP</w:t>
      </w:r>
      <w:r w:rsidRPr="00F82251">
        <w:rPr>
          <w:rFonts w:ascii="Segoe UI Symbol" w:hAnsi="Segoe UI Symbol"/>
          <w:sz w:val="24"/>
          <w:szCs w:val="24"/>
        </w:rPr>
        <w:t>’s commitment to combating financial crime and maintaining organizational trustworthiness.</w:t>
      </w:r>
    </w:p>
    <w:p w14:paraId="78E9D6CE" w14:textId="7329A241" w:rsidR="008D7C0F" w:rsidRPr="0074122D" w:rsidRDefault="00C16FF3" w:rsidP="000907B5">
      <w:pPr>
        <w:pStyle w:val="Heading1"/>
        <w:spacing w:line="276" w:lineRule="auto"/>
        <w:ind w:left="-90" w:firstLine="0"/>
        <w:rPr>
          <w:rFonts w:ascii="Segoe UI Symbol" w:hAnsi="Segoe UI Symbol"/>
          <w:b/>
          <w:bCs/>
          <w:sz w:val="28"/>
          <w:szCs w:val="28"/>
        </w:rPr>
      </w:pPr>
      <w:bookmarkStart w:id="153" w:name="_Toc234075324"/>
      <w:r w:rsidRPr="0074122D">
        <w:rPr>
          <w:rFonts w:ascii="Segoe UI Symbol" w:hAnsi="Segoe UI Symbol"/>
          <w:b/>
          <w:bCs/>
          <w:sz w:val="28"/>
          <w:szCs w:val="28"/>
          <w:lang w:val="en-IN"/>
        </w:rPr>
        <w:t>OUR FOCUS AREAS</w:t>
      </w:r>
      <w:bookmarkEnd w:id="153"/>
    </w:p>
    <w:p w14:paraId="35F56039" w14:textId="585313B0" w:rsidR="00E273AC" w:rsidRPr="00E273AC" w:rsidRDefault="00D50C8D"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t xml:space="preserve">Prevention of </w:t>
      </w:r>
      <w:r w:rsidR="00F82251">
        <w:rPr>
          <w:rFonts w:ascii="Segoe UI Symbol" w:hAnsi="Segoe UI Symbol"/>
          <w:b/>
          <w:bCs/>
          <w:sz w:val="26"/>
          <w:szCs w:val="26"/>
        </w:rPr>
        <w:t>Corruption</w:t>
      </w:r>
      <w:r>
        <w:rPr>
          <w:rFonts w:ascii="Segoe UI Symbol" w:hAnsi="Segoe UI Symbol"/>
          <w:b/>
          <w:bCs/>
          <w:sz w:val="26"/>
          <w:szCs w:val="26"/>
        </w:rPr>
        <w:t xml:space="preserve"> and Bribery</w:t>
      </w:r>
    </w:p>
    <w:p w14:paraId="42BCDF12"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Foster a culture of integrity and ethical conduct across all levels of the organization.</w:t>
      </w:r>
    </w:p>
    <w:p w14:paraId="62C691B3"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Promote accountability and transparency in business operations and stakeholder engagements.</w:t>
      </w:r>
    </w:p>
    <w:p w14:paraId="76D069E6"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Uphold compliance with global standards and regulations to prevent corruption and bribery.</w:t>
      </w:r>
    </w:p>
    <w:p w14:paraId="347B8FA5"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Encourage ethical decision-making and fairness in all professional interactions.</w:t>
      </w:r>
    </w:p>
    <w:p w14:paraId="0AEA3363" w14:textId="10DDF877" w:rsidR="00465E5C" w:rsidRPr="003A718C" w:rsidRDefault="00D50C8D" w:rsidP="003A718C">
      <w:pPr>
        <w:numPr>
          <w:ilvl w:val="0"/>
          <w:numId w:val="3"/>
        </w:numPr>
        <w:tabs>
          <w:tab w:val="left" w:pos="5100"/>
        </w:tabs>
        <w:rPr>
          <w:rFonts w:ascii="Segoe UI Symbol" w:hAnsi="Segoe UI Symbol"/>
          <w:sz w:val="24"/>
          <w:szCs w:val="24"/>
        </w:rPr>
      </w:pPr>
      <w:r w:rsidRPr="00D50C8D">
        <w:rPr>
          <w:rFonts w:ascii="Segoe UI Symbol" w:hAnsi="Segoe UI Symbol"/>
          <w:sz w:val="24"/>
          <w:szCs w:val="24"/>
        </w:rPr>
        <w:t>Strengthen trust and credibility by prioritizing honesty and ethical business practices.</w:t>
      </w:r>
    </w:p>
    <w:p w14:paraId="71707CDB" w14:textId="3E9B0814" w:rsidR="00E273AC" w:rsidRPr="00E273AC" w:rsidRDefault="00F82251"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t>Information Security</w:t>
      </w:r>
    </w:p>
    <w:p w14:paraId="3B2F5F99"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Foster a culture of awareness and responsibility for protecting sensitive information at all organizational levels.</w:t>
      </w:r>
    </w:p>
    <w:p w14:paraId="237339DD"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Promote compliance with legal and regulatory requirements to safeguard data confidentiality, integrity, and availability.</w:t>
      </w:r>
    </w:p>
    <w:p w14:paraId="167F9F7D"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lastRenderedPageBreak/>
        <w:t>Strengthen trust by prioritizing transparency and accountability in data protection practices.</w:t>
      </w:r>
    </w:p>
    <w:p w14:paraId="39164DD6" w14:textId="77777777" w:rsidR="00D50C8D" w:rsidRPr="00D50C8D" w:rsidRDefault="00D50C8D" w:rsidP="000907B5">
      <w:pPr>
        <w:numPr>
          <w:ilvl w:val="0"/>
          <w:numId w:val="3"/>
        </w:numPr>
        <w:tabs>
          <w:tab w:val="left" w:pos="5100"/>
        </w:tabs>
        <w:rPr>
          <w:rFonts w:ascii="Segoe UI Symbol" w:hAnsi="Segoe UI Symbol"/>
          <w:sz w:val="24"/>
          <w:szCs w:val="24"/>
        </w:rPr>
      </w:pPr>
      <w:r w:rsidRPr="00D50C8D">
        <w:rPr>
          <w:rFonts w:ascii="Segoe UI Symbol" w:hAnsi="Segoe UI Symbol"/>
          <w:sz w:val="24"/>
          <w:szCs w:val="24"/>
        </w:rPr>
        <w:t>Encourage vigilance and ethical handling of information in day-to-day operations.</w:t>
      </w:r>
    </w:p>
    <w:p w14:paraId="29E835C0" w14:textId="5F0B9852" w:rsidR="00E273AC" w:rsidRPr="00E273AC" w:rsidRDefault="00D50C8D" w:rsidP="000907B5">
      <w:pPr>
        <w:numPr>
          <w:ilvl w:val="0"/>
          <w:numId w:val="3"/>
        </w:numPr>
        <w:tabs>
          <w:tab w:val="left" w:pos="5100"/>
        </w:tabs>
        <w:rPr>
          <w:rFonts w:ascii="Segoe UI Symbol" w:hAnsi="Segoe UI Symbol"/>
          <w:sz w:val="26"/>
          <w:szCs w:val="26"/>
        </w:rPr>
      </w:pPr>
      <w:r w:rsidRPr="00D50C8D">
        <w:rPr>
          <w:rFonts w:ascii="Segoe UI Symbol" w:hAnsi="Segoe UI Symbol"/>
          <w:sz w:val="24"/>
          <w:szCs w:val="24"/>
        </w:rPr>
        <w:t>Ensure alignment with global standards to mitigate risks related to data security threats.</w:t>
      </w:r>
    </w:p>
    <w:p w14:paraId="4C62C3F7" w14:textId="7F68B819" w:rsidR="00E273AC" w:rsidRPr="00202F78" w:rsidRDefault="00202F78" w:rsidP="000907B5">
      <w:pPr>
        <w:pStyle w:val="ListParagraph"/>
        <w:numPr>
          <w:ilvl w:val="0"/>
          <w:numId w:val="7"/>
        </w:numPr>
        <w:tabs>
          <w:tab w:val="left" w:pos="5100"/>
        </w:tabs>
        <w:spacing w:line="276" w:lineRule="auto"/>
        <w:ind w:left="270"/>
        <w:rPr>
          <w:rFonts w:ascii="Segoe UI Symbol" w:hAnsi="Segoe UI Symbol"/>
          <w:b/>
          <w:bCs/>
          <w:sz w:val="26"/>
          <w:szCs w:val="26"/>
        </w:rPr>
      </w:pPr>
      <w:r w:rsidRPr="00202F78">
        <w:rPr>
          <w:rFonts w:ascii="Segoe UI Symbol" w:hAnsi="Segoe UI Symbol"/>
          <w:b/>
          <w:bCs/>
          <w:sz w:val="26"/>
          <w:szCs w:val="26"/>
        </w:rPr>
        <w:t>Managing Conflicts of Interest</w:t>
      </w:r>
      <w:r w:rsidR="00C16FF3" w:rsidRPr="00202F78">
        <w:rPr>
          <w:rFonts w:ascii="Segoe UI Symbol" w:hAnsi="Segoe UI Symbol"/>
          <w:b/>
          <w:bCs/>
          <w:sz w:val="26"/>
          <w:szCs w:val="26"/>
        </w:rPr>
        <w:t xml:space="preserve"> </w:t>
      </w:r>
    </w:p>
    <w:p w14:paraId="4AC18C30" w14:textId="77777777" w:rsidR="00D50C8D" w:rsidRPr="00D50C8D" w:rsidRDefault="00D50C8D" w:rsidP="000907B5">
      <w:pPr>
        <w:numPr>
          <w:ilvl w:val="0"/>
          <w:numId w:val="5"/>
        </w:numPr>
        <w:tabs>
          <w:tab w:val="left" w:pos="5100"/>
        </w:tabs>
        <w:rPr>
          <w:rFonts w:ascii="Segoe UI Symbol" w:hAnsi="Segoe UI Symbol"/>
          <w:sz w:val="24"/>
          <w:szCs w:val="24"/>
        </w:rPr>
      </w:pPr>
      <w:r w:rsidRPr="00D50C8D">
        <w:rPr>
          <w:rFonts w:ascii="Segoe UI Symbol" w:hAnsi="Segoe UI Symbol"/>
          <w:sz w:val="24"/>
          <w:szCs w:val="24"/>
        </w:rPr>
        <w:t>Maintain transparency and fairness in all professional relationships and decision-making processes.</w:t>
      </w:r>
    </w:p>
    <w:p w14:paraId="7E2BE6AC" w14:textId="77777777" w:rsidR="00D50C8D" w:rsidRPr="00D50C8D" w:rsidRDefault="00D50C8D" w:rsidP="000907B5">
      <w:pPr>
        <w:numPr>
          <w:ilvl w:val="0"/>
          <w:numId w:val="5"/>
        </w:numPr>
        <w:tabs>
          <w:tab w:val="left" w:pos="5100"/>
        </w:tabs>
        <w:rPr>
          <w:rFonts w:ascii="Segoe UI Symbol" w:hAnsi="Segoe UI Symbol"/>
          <w:sz w:val="24"/>
          <w:szCs w:val="24"/>
        </w:rPr>
      </w:pPr>
      <w:r w:rsidRPr="00D50C8D">
        <w:rPr>
          <w:rFonts w:ascii="Segoe UI Symbol" w:hAnsi="Segoe UI Symbol"/>
          <w:sz w:val="24"/>
          <w:szCs w:val="24"/>
        </w:rPr>
        <w:t>Foster an organizational culture that prioritizes objectivity over personal interests.</w:t>
      </w:r>
    </w:p>
    <w:p w14:paraId="753D617F" w14:textId="77777777" w:rsidR="00D50C8D" w:rsidRPr="00D50C8D" w:rsidRDefault="00D50C8D" w:rsidP="000907B5">
      <w:pPr>
        <w:numPr>
          <w:ilvl w:val="0"/>
          <w:numId w:val="5"/>
        </w:numPr>
        <w:tabs>
          <w:tab w:val="left" w:pos="5100"/>
        </w:tabs>
        <w:rPr>
          <w:rFonts w:ascii="Segoe UI Symbol" w:hAnsi="Segoe UI Symbol"/>
          <w:sz w:val="24"/>
          <w:szCs w:val="24"/>
        </w:rPr>
      </w:pPr>
      <w:r w:rsidRPr="00D50C8D">
        <w:rPr>
          <w:rFonts w:ascii="Segoe UI Symbol" w:hAnsi="Segoe UI Symbol"/>
          <w:sz w:val="24"/>
          <w:szCs w:val="24"/>
        </w:rPr>
        <w:t>Encourage employees to disclose any potential conflicts to uphold trust and integrity.</w:t>
      </w:r>
    </w:p>
    <w:p w14:paraId="4ED23FA5" w14:textId="77777777" w:rsidR="00D50C8D" w:rsidRPr="00D50C8D" w:rsidRDefault="00D50C8D" w:rsidP="000907B5">
      <w:pPr>
        <w:numPr>
          <w:ilvl w:val="0"/>
          <w:numId w:val="5"/>
        </w:numPr>
        <w:tabs>
          <w:tab w:val="left" w:pos="5100"/>
        </w:tabs>
        <w:rPr>
          <w:rFonts w:ascii="Segoe UI Symbol" w:hAnsi="Segoe UI Symbol"/>
          <w:sz w:val="24"/>
          <w:szCs w:val="24"/>
        </w:rPr>
      </w:pPr>
      <w:r w:rsidRPr="00D50C8D">
        <w:rPr>
          <w:rFonts w:ascii="Segoe UI Symbol" w:hAnsi="Segoe UI Symbol"/>
          <w:sz w:val="24"/>
          <w:szCs w:val="24"/>
        </w:rPr>
        <w:t>Promote accountability by ensuring professional responsibilities remain unaffected by external influences.</w:t>
      </w:r>
    </w:p>
    <w:p w14:paraId="72E0762E" w14:textId="77777777" w:rsidR="00D50C8D" w:rsidRPr="00D50C8D" w:rsidRDefault="00D50C8D" w:rsidP="000907B5">
      <w:pPr>
        <w:numPr>
          <w:ilvl w:val="0"/>
          <w:numId w:val="5"/>
        </w:numPr>
        <w:tabs>
          <w:tab w:val="left" w:pos="5100"/>
        </w:tabs>
        <w:rPr>
          <w:rFonts w:ascii="Segoe UI Symbol" w:hAnsi="Segoe UI Symbol"/>
          <w:sz w:val="24"/>
          <w:szCs w:val="24"/>
        </w:rPr>
      </w:pPr>
      <w:r w:rsidRPr="00D50C8D">
        <w:rPr>
          <w:rFonts w:ascii="Segoe UI Symbol" w:hAnsi="Segoe UI Symbol"/>
          <w:sz w:val="24"/>
          <w:szCs w:val="24"/>
        </w:rPr>
        <w:t>Strengthen ethical standards to prevent situations that may compromise impartiality.</w:t>
      </w:r>
    </w:p>
    <w:p w14:paraId="67C90C04" w14:textId="436DA74F" w:rsidR="00E273AC" w:rsidRPr="00202F78" w:rsidRDefault="00202F78" w:rsidP="000907B5">
      <w:pPr>
        <w:pStyle w:val="ListParagraph"/>
        <w:numPr>
          <w:ilvl w:val="0"/>
          <w:numId w:val="7"/>
        </w:numPr>
        <w:tabs>
          <w:tab w:val="left" w:pos="5100"/>
        </w:tabs>
        <w:spacing w:line="276" w:lineRule="auto"/>
        <w:ind w:left="270"/>
        <w:rPr>
          <w:rFonts w:ascii="Segoe UI Symbol" w:hAnsi="Segoe UI Symbol"/>
          <w:b/>
          <w:bCs/>
          <w:sz w:val="26"/>
          <w:szCs w:val="26"/>
        </w:rPr>
      </w:pPr>
      <w:r w:rsidRPr="00202F78">
        <w:rPr>
          <w:rFonts w:ascii="Segoe UI Symbol" w:hAnsi="Segoe UI Symbol"/>
          <w:b/>
          <w:bCs/>
          <w:sz w:val="26"/>
          <w:szCs w:val="26"/>
        </w:rPr>
        <w:t>Fraud Prevention and Detection</w:t>
      </w:r>
    </w:p>
    <w:p w14:paraId="35E25685" w14:textId="5DD8FFF2"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Foster a workplace environment that values honesty, transparency, and ethical behaviour.</w:t>
      </w:r>
    </w:p>
    <w:p w14:paraId="471E0BC6"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Promote accountability and vigilance in identifying and addressing potential fraud risks.</w:t>
      </w:r>
    </w:p>
    <w:p w14:paraId="66B69480"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Uphold compliance with laws and standards to ensure fraud prevention across all operations.</w:t>
      </w:r>
    </w:p>
    <w:p w14:paraId="056BF015"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Build trust by emphasizing integrity and fairness in business practices.</w:t>
      </w:r>
    </w:p>
    <w:p w14:paraId="1A772A2B" w14:textId="18E61997" w:rsidR="00E273AC"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lastRenderedPageBreak/>
        <w:t>Strengthen awareness to create a proactive approach toward fraud detection and reporting.</w:t>
      </w:r>
    </w:p>
    <w:p w14:paraId="317DF79A" w14:textId="42DE73E6" w:rsidR="00C16FF3" w:rsidRDefault="00202F78" w:rsidP="000907B5">
      <w:pPr>
        <w:pStyle w:val="ListParagraph"/>
        <w:numPr>
          <w:ilvl w:val="0"/>
          <w:numId w:val="7"/>
        </w:numPr>
        <w:tabs>
          <w:tab w:val="left" w:pos="5100"/>
        </w:tabs>
        <w:spacing w:line="276" w:lineRule="auto"/>
        <w:ind w:left="270"/>
        <w:rPr>
          <w:rFonts w:ascii="Segoe UI Symbol" w:hAnsi="Segoe UI Symbol"/>
          <w:b/>
          <w:bCs/>
          <w:sz w:val="26"/>
          <w:szCs w:val="26"/>
        </w:rPr>
      </w:pPr>
      <w:r w:rsidRPr="00202F78">
        <w:rPr>
          <w:rFonts w:ascii="Segoe UI Symbol" w:hAnsi="Segoe UI Symbol"/>
          <w:b/>
          <w:bCs/>
          <w:sz w:val="26"/>
          <w:szCs w:val="26"/>
        </w:rPr>
        <w:t>Anti-Money Laundering</w:t>
      </w:r>
    </w:p>
    <w:p w14:paraId="3DE04188"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Promote a commitment to preventing money laundering in all business operations and financial transactions.</w:t>
      </w:r>
    </w:p>
    <w:p w14:paraId="5F3EDB77"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Uphold strict compliance with international anti-money laundering laws and regulations.</w:t>
      </w:r>
    </w:p>
    <w:p w14:paraId="09765500"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Foster a culture of vigilance, ensuring that suspicious activities are promptly identified and addressed.</w:t>
      </w:r>
    </w:p>
    <w:p w14:paraId="1BA7A2A4" w14:textId="77777777" w:rsidR="00D50C8D" w:rsidRPr="00D50C8D"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Encourage transparency and accountability in financial practices to deter money laundering risks.</w:t>
      </w:r>
    </w:p>
    <w:p w14:paraId="2172F1D0" w14:textId="0917258E" w:rsidR="00013520" w:rsidRPr="00E273AC" w:rsidRDefault="00D50C8D" w:rsidP="000907B5">
      <w:pPr>
        <w:numPr>
          <w:ilvl w:val="0"/>
          <w:numId w:val="6"/>
        </w:numPr>
        <w:tabs>
          <w:tab w:val="left" w:pos="5100"/>
        </w:tabs>
        <w:rPr>
          <w:rFonts w:ascii="Segoe UI Symbol" w:hAnsi="Segoe UI Symbol"/>
          <w:sz w:val="24"/>
          <w:szCs w:val="24"/>
        </w:rPr>
      </w:pPr>
      <w:r w:rsidRPr="00D50C8D">
        <w:rPr>
          <w:rFonts w:ascii="Segoe UI Symbol" w:hAnsi="Segoe UI Symbol"/>
          <w:sz w:val="24"/>
          <w:szCs w:val="24"/>
        </w:rPr>
        <w:t>Strengthen relationships with partners and stakeholders by ensuring shared responsibility for combating money laundering.</w:t>
      </w:r>
    </w:p>
    <w:p w14:paraId="3B1C6A08" w14:textId="015F5B9D" w:rsidR="008D7C0F" w:rsidRPr="00C16FF3" w:rsidRDefault="00C16FF3" w:rsidP="000907B5">
      <w:pPr>
        <w:pStyle w:val="Heading1"/>
        <w:spacing w:line="276" w:lineRule="auto"/>
        <w:ind w:left="-90" w:firstLine="0"/>
        <w:rPr>
          <w:rFonts w:ascii="Segoe UI Symbol" w:hAnsi="Segoe UI Symbol"/>
          <w:b/>
          <w:bCs/>
          <w:sz w:val="28"/>
          <w:szCs w:val="28"/>
        </w:rPr>
      </w:pPr>
      <w:bookmarkStart w:id="154" w:name="_Toc234075325"/>
      <w:r w:rsidRPr="00C16FF3">
        <w:rPr>
          <w:rFonts w:ascii="Segoe UI Symbol" w:hAnsi="Segoe UI Symbol"/>
          <w:b/>
          <w:bCs/>
          <w:sz w:val="28"/>
          <w:szCs w:val="28"/>
        </w:rPr>
        <w:t>QUALITATIVE GOALS</w:t>
      </w:r>
      <w:bookmarkEnd w:id="154"/>
    </w:p>
    <w:p w14:paraId="717AA49C" w14:textId="77777777" w:rsidR="00202F78" w:rsidRPr="00E273AC" w:rsidRDefault="00202F78"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t>Prevention of Corruption and Bribery</w:t>
      </w:r>
    </w:p>
    <w:p w14:paraId="7AAF43E3" w14:textId="764ACB1C" w:rsidR="00202F78" w:rsidRPr="00202F78" w:rsidRDefault="00202F78" w:rsidP="000907B5">
      <w:pPr>
        <w:numPr>
          <w:ilvl w:val="0"/>
          <w:numId w:val="3"/>
        </w:numPr>
        <w:tabs>
          <w:tab w:val="left" w:pos="5100"/>
        </w:tabs>
        <w:rPr>
          <w:rFonts w:ascii="Segoe UI Symbol" w:hAnsi="Segoe UI Symbol"/>
          <w:sz w:val="24"/>
          <w:szCs w:val="24"/>
        </w:rPr>
      </w:pPr>
      <w:r w:rsidRPr="00202F78">
        <w:rPr>
          <w:rFonts w:ascii="Segoe UI Symbol" w:hAnsi="Segoe UI Symbol"/>
          <w:sz w:val="24"/>
          <w:szCs w:val="24"/>
        </w:rPr>
        <w:t xml:space="preserve">We </w:t>
      </w:r>
      <w:r w:rsidR="00AF6A07">
        <w:rPr>
          <w:rFonts w:ascii="Segoe UI Symbol" w:hAnsi="Segoe UI Symbol"/>
          <w:sz w:val="24"/>
          <w:szCs w:val="24"/>
        </w:rPr>
        <w:t>will</w:t>
      </w:r>
      <w:r w:rsidRPr="00202F78">
        <w:rPr>
          <w:rFonts w:ascii="Segoe UI Symbol" w:hAnsi="Segoe UI Symbol"/>
          <w:sz w:val="24"/>
          <w:szCs w:val="24"/>
        </w:rPr>
        <w:t xml:space="preserve"> implement regular internal audits to minimize the risk of corruption and bribery across all business areas.</w:t>
      </w:r>
    </w:p>
    <w:p w14:paraId="30CC5E71" w14:textId="77777777" w:rsidR="00202F78" w:rsidRPr="00202F78" w:rsidRDefault="00202F78" w:rsidP="000907B5">
      <w:pPr>
        <w:numPr>
          <w:ilvl w:val="0"/>
          <w:numId w:val="3"/>
        </w:numPr>
        <w:tabs>
          <w:tab w:val="left" w:pos="5100"/>
        </w:tabs>
        <w:rPr>
          <w:rFonts w:ascii="Segoe UI Symbol" w:hAnsi="Segoe UI Symbol"/>
          <w:sz w:val="24"/>
          <w:szCs w:val="24"/>
        </w:rPr>
      </w:pPr>
      <w:r w:rsidRPr="00202F78">
        <w:rPr>
          <w:rFonts w:ascii="Segoe UI Symbol" w:hAnsi="Segoe UI Symbol"/>
          <w:sz w:val="24"/>
          <w:szCs w:val="24"/>
        </w:rPr>
        <w:t>Our anti-bribery framework will be reviewed annually to ensure compliance with global anti-corruption regulations and uphold ethical business practices.</w:t>
      </w:r>
    </w:p>
    <w:p w14:paraId="2B4FDC02" w14:textId="77777777" w:rsidR="00202F78" w:rsidRPr="00202F78" w:rsidRDefault="00202F78" w:rsidP="000907B5">
      <w:pPr>
        <w:numPr>
          <w:ilvl w:val="0"/>
          <w:numId w:val="3"/>
        </w:numPr>
        <w:tabs>
          <w:tab w:val="left" w:pos="5100"/>
        </w:tabs>
        <w:rPr>
          <w:rFonts w:ascii="Segoe UI Symbol" w:hAnsi="Segoe UI Symbol"/>
          <w:sz w:val="24"/>
          <w:szCs w:val="24"/>
        </w:rPr>
      </w:pPr>
      <w:r w:rsidRPr="00202F78">
        <w:rPr>
          <w:rFonts w:ascii="Segoe UI Symbol" w:hAnsi="Segoe UI Symbol"/>
          <w:sz w:val="24"/>
          <w:szCs w:val="24"/>
        </w:rPr>
        <w:t>We will enforce rigorous due diligence processes for third-party partners to ensure alignment with our anti-bribery policies.</w:t>
      </w:r>
    </w:p>
    <w:p w14:paraId="31B81317" w14:textId="77777777" w:rsidR="00202F78" w:rsidRPr="00202F78" w:rsidRDefault="00202F78" w:rsidP="000907B5">
      <w:pPr>
        <w:numPr>
          <w:ilvl w:val="0"/>
          <w:numId w:val="3"/>
        </w:numPr>
        <w:tabs>
          <w:tab w:val="left" w:pos="5100"/>
        </w:tabs>
        <w:rPr>
          <w:rFonts w:ascii="Segoe UI Symbol" w:hAnsi="Segoe UI Symbol"/>
          <w:sz w:val="24"/>
          <w:szCs w:val="24"/>
        </w:rPr>
      </w:pPr>
      <w:r w:rsidRPr="00202F78">
        <w:rPr>
          <w:rFonts w:ascii="Segoe UI Symbol" w:hAnsi="Segoe UI Symbol"/>
          <w:sz w:val="24"/>
          <w:szCs w:val="24"/>
        </w:rPr>
        <w:t>Engaging, scenario-based training will be provided to employees, helping them recognize and prevent bribery and corruption.</w:t>
      </w:r>
    </w:p>
    <w:p w14:paraId="288301F6" w14:textId="0A5AD2EF" w:rsidR="00F82251" w:rsidRPr="00E273AC" w:rsidRDefault="00202F78" w:rsidP="000907B5">
      <w:pPr>
        <w:numPr>
          <w:ilvl w:val="0"/>
          <w:numId w:val="3"/>
        </w:numPr>
        <w:tabs>
          <w:tab w:val="left" w:pos="5100"/>
        </w:tabs>
        <w:rPr>
          <w:rFonts w:ascii="Segoe UI Symbol" w:hAnsi="Segoe UI Symbol"/>
          <w:sz w:val="24"/>
          <w:szCs w:val="24"/>
        </w:rPr>
      </w:pPr>
      <w:r w:rsidRPr="00202F78">
        <w:rPr>
          <w:rFonts w:ascii="Segoe UI Symbol" w:hAnsi="Segoe UI Symbol"/>
          <w:sz w:val="24"/>
          <w:szCs w:val="24"/>
        </w:rPr>
        <w:t xml:space="preserve">A secure, anonymous reporting platform </w:t>
      </w:r>
      <w:r w:rsidR="00C024E0">
        <w:rPr>
          <w:rFonts w:ascii="Segoe UI Symbol" w:hAnsi="Segoe UI Symbol"/>
          <w:sz w:val="24"/>
          <w:szCs w:val="24"/>
        </w:rPr>
        <w:t>has been</w:t>
      </w:r>
      <w:r w:rsidRPr="00202F78">
        <w:rPr>
          <w:rFonts w:ascii="Segoe UI Symbol" w:hAnsi="Segoe UI Symbol"/>
          <w:sz w:val="24"/>
          <w:szCs w:val="24"/>
        </w:rPr>
        <w:t xml:space="preserve"> developed</w:t>
      </w:r>
      <w:r w:rsidR="00C024E0">
        <w:rPr>
          <w:rFonts w:ascii="Segoe UI Symbol" w:hAnsi="Segoe UI Symbol"/>
          <w:sz w:val="24"/>
          <w:szCs w:val="24"/>
        </w:rPr>
        <w:t xml:space="preserve"> via the AMLRS Ethics Portal</w:t>
      </w:r>
      <w:r w:rsidRPr="00202F78">
        <w:rPr>
          <w:rFonts w:ascii="Segoe UI Symbol" w:hAnsi="Segoe UI Symbol"/>
          <w:sz w:val="24"/>
          <w:szCs w:val="24"/>
        </w:rPr>
        <w:t xml:space="preserve">, empowering employees to report </w:t>
      </w:r>
      <w:r w:rsidR="00C024E0">
        <w:rPr>
          <w:rFonts w:ascii="Segoe UI Symbol" w:hAnsi="Segoe UI Symbol"/>
          <w:sz w:val="24"/>
          <w:szCs w:val="24"/>
        </w:rPr>
        <w:t xml:space="preserve">suspected </w:t>
      </w:r>
      <w:r w:rsidRPr="00202F78">
        <w:rPr>
          <w:rFonts w:ascii="Segoe UI Symbol" w:hAnsi="Segoe UI Symbol"/>
          <w:sz w:val="24"/>
          <w:szCs w:val="24"/>
        </w:rPr>
        <w:t>bribery incidents without fear of retaliation.</w:t>
      </w:r>
    </w:p>
    <w:p w14:paraId="44EEFCFA" w14:textId="77777777" w:rsidR="00F82251" w:rsidRPr="00E273AC" w:rsidRDefault="00F82251"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lastRenderedPageBreak/>
        <w:t>Information Security</w:t>
      </w:r>
    </w:p>
    <w:p w14:paraId="0A4EE0D8" w14:textId="77777777" w:rsidR="00202F78" w:rsidRPr="00202F78" w:rsidRDefault="00202F78" w:rsidP="000907B5">
      <w:pPr>
        <w:numPr>
          <w:ilvl w:val="0"/>
          <w:numId w:val="4"/>
        </w:numPr>
        <w:tabs>
          <w:tab w:val="left" w:pos="5100"/>
        </w:tabs>
        <w:rPr>
          <w:rFonts w:ascii="Segoe UI Symbol" w:hAnsi="Segoe UI Symbol"/>
          <w:sz w:val="24"/>
          <w:szCs w:val="24"/>
        </w:rPr>
      </w:pPr>
      <w:r w:rsidRPr="00202F78">
        <w:rPr>
          <w:rFonts w:ascii="Segoe UI Symbol" w:hAnsi="Segoe UI Symbol"/>
          <w:sz w:val="24"/>
          <w:szCs w:val="24"/>
        </w:rPr>
        <w:t>We will conduct detailed, regular audits to ensure that data protection measures are implemented correctly and maintained consistently across all operations.</w:t>
      </w:r>
    </w:p>
    <w:p w14:paraId="0F147399" w14:textId="77777777" w:rsidR="00202F78" w:rsidRPr="00202F78" w:rsidRDefault="00202F78" w:rsidP="000907B5">
      <w:pPr>
        <w:numPr>
          <w:ilvl w:val="0"/>
          <w:numId w:val="4"/>
        </w:numPr>
        <w:tabs>
          <w:tab w:val="left" w:pos="5100"/>
        </w:tabs>
        <w:rPr>
          <w:rFonts w:ascii="Segoe UI Symbol" w:hAnsi="Segoe UI Symbol"/>
          <w:sz w:val="24"/>
          <w:szCs w:val="24"/>
        </w:rPr>
      </w:pPr>
      <w:r w:rsidRPr="00202F78">
        <w:rPr>
          <w:rFonts w:ascii="Segoe UI Symbol" w:hAnsi="Segoe UI Symbol"/>
          <w:sz w:val="24"/>
          <w:szCs w:val="24"/>
        </w:rPr>
        <w:t>Our information security protocols will be reviewed and updated annually to align with the latest cybersecurity advancements and emerging risks.</w:t>
      </w:r>
    </w:p>
    <w:p w14:paraId="1F6BEF05" w14:textId="1EA35FBE" w:rsidR="00F82251" w:rsidRDefault="00202F78" w:rsidP="000907B5">
      <w:pPr>
        <w:numPr>
          <w:ilvl w:val="0"/>
          <w:numId w:val="4"/>
        </w:numPr>
        <w:tabs>
          <w:tab w:val="left" w:pos="5100"/>
        </w:tabs>
        <w:rPr>
          <w:rFonts w:ascii="Segoe UI Symbol" w:hAnsi="Segoe UI Symbol"/>
          <w:sz w:val="24"/>
          <w:szCs w:val="24"/>
        </w:rPr>
      </w:pPr>
      <w:r w:rsidRPr="00202F78">
        <w:rPr>
          <w:rFonts w:ascii="Segoe UI Symbol" w:hAnsi="Segoe UI Symbol"/>
          <w:sz w:val="24"/>
          <w:szCs w:val="24"/>
        </w:rPr>
        <w:t>Comprehensive, tailored cybersecurity training will be provided to employees, ensuring they are equipped to protect sensitive data effectively.</w:t>
      </w:r>
    </w:p>
    <w:p w14:paraId="5ADB726E" w14:textId="68EDAFEC" w:rsidR="00202F78" w:rsidRPr="00202F78" w:rsidRDefault="00AF6A07" w:rsidP="000907B5">
      <w:pPr>
        <w:numPr>
          <w:ilvl w:val="0"/>
          <w:numId w:val="4"/>
        </w:numPr>
        <w:tabs>
          <w:tab w:val="left" w:pos="5100"/>
        </w:tabs>
        <w:rPr>
          <w:rFonts w:ascii="Segoe UI Symbol" w:hAnsi="Segoe UI Symbol"/>
          <w:sz w:val="24"/>
          <w:szCs w:val="24"/>
        </w:rPr>
      </w:pPr>
      <w:r>
        <w:rPr>
          <w:rFonts w:ascii="Segoe UI Symbol" w:hAnsi="Segoe UI Symbol"/>
          <w:sz w:val="24"/>
          <w:szCs w:val="24"/>
        </w:rPr>
        <w:t>We will i</w:t>
      </w:r>
      <w:r w:rsidR="00202F78" w:rsidRPr="00202F78">
        <w:rPr>
          <w:rFonts w:ascii="Segoe UI Symbol" w:hAnsi="Segoe UI Symbol"/>
          <w:sz w:val="24"/>
          <w:szCs w:val="24"/>
        </w:rPr>
        <w:t xml:space="preserve">mplement </w:t>
      </w:r>
      <w:r w:rsidR="00362410">
        <w:rPr>
          <w:rFonts w:ascii="Segoe UI Symbol" w:hAnsi="Segoe UI Symbol"/>
          <w:sz w:val="24"/>
          <w:szCs w:val="24"/>
        </w:rPr>
        <w:t xml:space="preserve">best practice </w:t>
      </w:r>
      <w:r w:rsidR="00202F78" w:rsidRPr="00202F78">
        <w:rPr>
          <w:rFonts w:ascii="Segoe UI Symbol" w:hAnsi="Segoe UI Symbol"/>
          <w:sz w:val="24"/>
          <w:szCs w:val="24"/>
        </w:rPr>
        <w:t>multi-factor authentication (MFA) method</w:t>
      </w:r>
      <w:r w:rsidR="00362410">
        <w:rPr>
          <w:rFonts w:ascii="Segoe UI Symbol" w:hAnsi="Segoe UI Symbol"/>
          <w:sz w:val="24"/>
          <w:szCs w:val="24"/>
        </w:rPr>
        <w:t>s</w:t>
      </w:r>
      <w:r w:rsidR="00202F78" w:rsidRPr="00202F78">
        <w:rPr>
          <w:rFonts w:ascii="Segoe UI Symbol" w:hAnsi="Segoe UI Symbol"/>
          <w:sz w:val="24"/>
          <w:szCs w:val="24"/>
        </w:rPr>
        <w:t xml:space="preserve"> to enhance secure access to sensitive systems and data</w:t>
      </w:r>
      <w:r w:rsidR="00202F78">
        <w:rPr>
          <w:rFonts w:ascii="Segoe UI Symbol" w:hAnsi="Segoe UI Symbol"/>
          <w:sz w:val="24"/>
          <w:szCs w:val="24"/>
        </w:rPr>
        <w:t>.</w:t>
      </w:r>
    </w:p>
    <w:p w14:paraId="259D69CA" w14:textId="7CEA324C" w:rsidR="00202F78" w:rsidRPr="00202F78" w:rsidRDefault="00202F78" w:rsidP="000907B5">
      <w:pPr>
        <w:numPr>
          <w:ilvl w:val="0"/>
          <w:numId w:val="4"/>
        </w:numPr>
        <w:tabs>
          <w:tab w:val="left" w:pos="5100"/>
        </w:tabs>
        <w:rPr>
          <w:rFonts w:ascii="Segoe UI Symbol" w:hAnsi="Segoe UI Symbol"/>
          <w:sz w:val="24"/>
          <w:szCs w:val="24"/>
        </w:rPr>
      </w:pPr>
      <w:r w:rsidRPr="00202F78">
        <w:rPr>
          <w:rFonts w:ascii="Segoe UI Symbol" w:hAnsi="Segoe UI Symbol"/>
          <w:sz w:val="24"/>
          <w:szCs w:val="24"/>
        </w:rPr>
        <w:t>Our strategy includes collaborating with cybersecurity experts to conduct periodic reviews, continually strengthening our data protection practices.</w:t>
      </w:r>
    </w:p>
    <w:p w14:paraId="0ABD5163" w14:textId="6C1989D8" w:rsidR="00F82251" w:rsidRPr="00E273AC" w:rsidRDefault="00202F78" w:rsidP="000907B5">
      <w:pPr>
        <w:pStyle w:val="ListParagraph"/>
        <w:numPr>
          <w:ilvl w:val="0"/>
          <w:numId w:val="7"/>
        </w:numPr>
        <w:tabs>
          <w:tab w:val="left" w:pos="5100"/>
        </w:tabs>
        <w:spacing w:line="276" w:lineRule="auto"/>
        <w:ind w:left="270"/>
        <w:rPr>
          <w:rFonts w:ascii="Segoe UI Symbol" w:hAnsi="Segoe UI Symbol"/>
          <w:sz w:val="26"/>
          <w:szCs w:val="26"/>
        </w:rPr>
      </w:pPr>
      <w:r w:rsidRPr="00202F78">
        <w:rPr>
          <w:rFonts w:ascii="Segoe UI Symbol" w:hAnsi="Segoe UI Symbol"/>
          <w:b/>
          <w:bCs/>
          <w:sz w:val="26"/>
          <w:szCs w:val="26"/>
          <w:lang w:val="en-IN"/>
        </w:rPr>
        <w:t>Managing Conflicts of Interest</w:t>
      </w:r>
      <w:r w:rsidR="00F82251">
        <w:rPr>
          <w:rFonts w:ascii="Segoe UI Symbol" w:hAnsi="Segoe UI Symbol"/>
          <w:b/>
          <w:bCs/>
          <w:sz w:val="26"/>
          <w:szCs w:val="26"/>
        </w:rPr>
        <w:t xml:space="preserve"> </w:t>
      </w:r>
    </w:p>
    <w:p w14:paraId="1BE7E9C8" w14:textId="5C0510B1" w:rsidR="00F82251"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We will identify and address conflicts of interest through self-assessments and transparent reporting, ensuring ethical decisions.</w:t>
      </w:r>
    </w:p>
    <w:p w14:paraId="0740BB37" w14:textId="77777777"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We will establish clear guidelines to help employees identify and avoid situations that may lead to conflicts of interest.</w:t>
      </w:r>
    </w:p>
    <w:p w14:paraId="0EC66408" w14:textId="27D5FD5C"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A mandatory disclosure process will be implemented, requiring employees to report any personal interests that could compromise professional decisions.</w:t>
      </w:r>
    </w:p>
    <w:p w14:paraId="6BF82F11" w14:textId="77777777"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Training programs will educate employees on recognizing, mitigating, and managing potential conflicts of interest effectively.</w:t>
      </w:r>
    </w:p>
    <w:p w14:paraId="3C921073" w14:textId="595ACF33" w:rsidR="0098190F" w:rsidRPr="00E273AC"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 xml:space="preserve">A confidential </w:t>
      </w:r>
      <w:r w:rsidR="00150E94">
        <w:rPr>
          <w:rFonts w:ascii="Segoe UI Symbol" w:hAnsi="Segoe UI Symbol"/>
          <w:sz w:val="24"/>
          <w:szCs w:val="24"/>
        </w:rPr>
        <w:t>Ethics Portal has been</w:t>
      </w:r>
      <w:r w:rsidRPr="0098190F">
        <w:rPr>
          <w:rFonts w:ascii="Segoe UI Symbol" w:hAnsi="Segoe UI Symbol"/>
          <w:sz w:val="24"/>
          <w:szCs w:val="24"/>
        </w:rPr>
        <w:t xml:space="preserve"> introduced, enabling employees to seek advice or report concerns related to conflicts of interest without fear of reprisal.</w:t>
      </w:r>
    </w:p>
    <w:p w14:paraId="2B005495" w14:textId="071D388D" w:rsidR="00F82251" w:rsidRPr="00E273AC" w:rsidRDefault="00202F78" w:rsidP="000907B5">
      <w:pPr>
        <w:pStyle w:val="ListParagraph"/>
        <w:numPr>
          <w:ilvl w:val="0"/>
          <w:numId w:val="7"/>
        </w:numPr>
        <w:tabs>
          <w:tab w:val="left" w:pos="5100"/>
        </w:tabs>
        <w:spacing w:line="276" w:lineRule="auto"/>
        <w:ind w:left="270"/>
        <w:rPr>
          <w:rFonts w:ascii="Segoe UI Symbol" w:hAnsi="Segoe UI Symbol"/>
          <w:sz w:val="26"/>
          <w:szCs w:val="26"/>
        </w:rPr>
      </w:pPr>
      <w:r w:rsidRPr="00202F78">
        <w:rPr>
          <w:rFonts w:ascii="Segoe UI Symbol" w:hAnsi="Segoe UI Symbol"/>
          <w:b/>
          <w:bCs/>
          <w:sz w:val="26"/>
          <w:szCs w:val="26"/>
          <w:lang w:val="en-IN"/>
        </w:rPr>
        <w:t>Fraud Prevention and Detection</w:t>
      </w:r>
    </w:p>
    <w:p w14:paraId="0681D483"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We will implement robust internal controls and monitoring systems to detect and prevent fraudulent activities effectively.</w:t>
      </w:r>
    </w:p>
    <w:p w14:paraId="3DC267FA"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lastRenderedPageBreak/>
        <w:t>Annual fraud risk assessments will be conducted to identify vulnerabilities and strengthen preventive measures.</w:t>
      </w:r>
    </w:p>
    <w:p w14:paraId="661BB91C"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Employees will receive targeted training to recognize, report, and mitigate fraudulent activities in their roles.</w:t>
      </w:r>
    </w:p>
    <w:p w14:paraId="50995876" w14:textId="0BCBB019"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A secure whistleblowing system </w:t>
      </w:r>
      <w:r w:rsidR="00150E94">
        <w:rPr>
          <w:rFonts w:ascii="Segoe UI Symbol" w:hAnsi="Segoe UI Symbol"/>
          <w:sz w:val="24"/>
          <w:szCs w:val="24"/>
        </w:rPr>
        <w:t>has been</w:t>
      </w:r>
      <w:r w:rsidRPr="0098190F">
        <w:rPr>
          <w:rFonts w:ascii="Segoe UI Symbol" w:hAnsi="Segoe UI Symbol"/>
          <w:sz w:val="24"/>
          <w:szCs w:val="24"/>
        </w:rPr>
        <w:t xml:space="preserve"> introduced</w:t>
      </w:r>
      <w:r w:rsidR="00150E94">
        <w:rPr>
          <w:rFonts w:ascii="Segoe UI Symbol" w:hAnsi="Segoe UI Symbol"/>
          <w:sz w:val="24"/>
          <w:szCs w:val="24"/>
        </w:rPr>
        <w:t xml:space="preserve"> via the AMLRS Ethics Portal</w:t>
      </w:r>
      <w:r w:rsidRPr="0098190F">
        <w:rPr>
          <w:rFonts w:ascii="Segoe UI Symbol" w:hAnsi="Segoe UI Symbol"/>
          <w:sz w:val="24"/>
          <w:szCs w:val="24"/>
        </w:rPr>
        <w:t>, ensuring employees can report suspected fraud confidentially and without retaliation.</w:t>
      </w:r>
    </w:p>
    <w:p w14:paraId="46B99113" w14:textId="25E39949" w:rsidR="00F82251"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Collaboration with external auditors and forensic experts will enhance fraud detection and response strategies.</w:t>
      </w:r>
    </w:p>
    <w:p w14:paraId="14EC35A7" w14:textId="77777777" w:rsidR="00202F78" w:rsidRDefault="00202F78" w:rsidP="000907B5">
      <w:pPr>
        <w:pStyle w:val="ListParagraph"/>
        <w:numPr>
          <w:ilvl w:val="0"/>
          <w:numId w:val="7"/>
        </w:numPr>
        <w:tabs>
          <w:tab w:val="left" w:pos="5100"/>
        </w:tabs>
        <w:spacing w:line="276" w:lineRule="auto"/>
        <w:ind w:left="270"/>
        <w:rPr>
          <w:rFonts w:ascii="Segoe UI Symbol" w:hAnsi="Segoe UI Symbol"/>
          <w:b/>
          <w:bCs/>
          <w:sz w:val="26"/>
          <w:szCs w:val="26"/>
        </w:rPr>
      </w:pPr>
      <w:r w:rsidRPr="00202F78">
        <w:rPr>
          <w:rFonts w:ascii="Segoe UI Symbol" w:hAnsi="Segoe UI Symbol"/>
          <w:b/>
          <w:bCs/>
          <w:sz w:val="26"/>
          <w:szCs w:val="26"/>
        </w:rPr>
        <w:t>Anti-Money Laundering</w:t>
      </w:r>
    </w:p>
    <w:p w14:paraId="644137CF"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We will implement stringent AML controls to detect and prevent illicit financial activities across all business operations.</w:t>
      </w:r>
    </w:p>
    <w:p w14:paraId="3506DEFC"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Regular risk assessments will identify vulnerabilities in transactions and strengthen safeguards against money laundering.</w:t>
      </w:r>
    </w:p>
    <w:p w14:paraId="63A53AC4"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Employees will undergo specialized training to recognize and report suspicious activities in compliance with AML regulations.</w:t>
      </w:r>
    </w:p>
    <w:p w14:paraId="54CC6D82" w14:textId="77777777"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A secure, centralized reporting system will be established to ensure timely reporting of suspicious transactions to relevant authorities.</w:t>
      </w:r>
    </w:p>
    <w:p w14:paraId="7B4DCA97" w14:textId="4191FB2E" w:rsidR="00F82251" w:rsidRPr="00E273AC"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Collaborations with regulatory bodies will ensure our AML practices remain aligned with evolving global standards.</w:t>
      </w:r>
    </w:p>
    <w:p w14:paraId="64FFE07E" w14:textId="27668732" w:rsidR="003B25A1" w:rsidRPr="00C16FF3" w:rsidRDefault="003B25A1" w:rsidP="000907B5">
      <w:pPr>
        <w:pStyle w:val="Heading1"/>
        <w:spacing w:line="276" w:lineRule="auto"/>
        <w:ind w:left="-90" w:firstLine="0"/>
        <w:rPr>
          <w:rFonts w:ascii="Segoe UI Symbol" w:hAnsi="Segoe UI Symbol"/>
          <w:b/>
          <w:bCs/>
          <w:sz w:val="28"/>
          <w:szCs w:val="28"/>
        </w:rPr>
      </w:pPr>
      <w:bookmarkStart w:id="155" w:name="_Toc234075326"/>
      <w:r w:rsidRPr="00C16FF3">
        <w:rPr>
          <w:rFonts w:ascii="Segoe UI Symbol" w:hAnsi="Segoe UI Symbol"/>
          <w:b/>
          <w:bCs/>
          <w:sz w:val="28"/>
          <w:szCs w:val="28"/>
        </w:rPr>
        <w:t>QUA</w:t>
      </w:r>
      <w:r w:rsidR="00F2514E">
        <w:rPr>
          <w:rFonts w:ascii="Segoe UI Symbol" w:hAnsi="Segoe UI Symbol"/>
          <w:b/>
          <w:bCs/>
          <w:sz w:val="28"/>
          <w:szCs w:val="28"/>
        </w:rPr>
        <w:t>NTI</w:t>
      </w:r>
      <w:r w:rsidRPr="00C16FF3">
        <w:rPr>
          <w:rFonts w:ascii="Segoe UI Symbol" w:hAnsi="Segoe UI Symbol"/>
          <w:b/>
          <w:bCs/>
          <w:sz w:val="28"/>
          <w:szCs w:val="28"/>
        </w:rPr>
        <w:t>TATIVE GOALS</w:t>
      </w:r>
      <w:bookmarkEnd w:id="155"/>
    </w:p>
    <w:p w14:paraId="29ED7C28" w14:textId="77777777" w:rsidR="00F82251" w:rsidRPr="00E273AC" w:rsidRDefault="00F82251"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t>Corruption</w:t>
      </w:r>
    </w:p>
    <w:p w14:paraId="1EF3E6B7" w14:textId="72BF2F9B" w:rsidR="0098190F" w:rsidRPr="0098190F" w:rsidRDefault="0098190F" w:rsidP="000907B5">
      <w:pPr>
        <w:numPr>
          <w:ilvl w:val="0"/>
          <w:numId w:val="3"/>
        </w:numPr>
        <w:tabs>
          <w:tab w:val="left" w:pos="5100"/>
        </w:tabs>
        <w:rPr>
          <w:rFonts w:ascii="Segoe UI Symbol" w:hAnsi="Segoe UI Symbol"/>
          <w:sz w:val="24"/>
          <w:szCs w:val="24"/>
        </w:rPr>
      </w:pPr>
      <w:r w:rsidRPr="0098190F">
        <w:rPr>
          <w:rFonts w:ascii="Segoe UI Symbol" w:hAnsi="Segoe UI Symbol"/>
          <w:sz w:val="24"/>
          <w:szCs w:val="24"/>
        </w:rPr>
        <w:t>Our target</w:t>
      </w:r>
      <w:r w:rsidR="00B072DA">
        <w:rPr>
          <w:rFonts w:ascii="Segoe UI Symbol" w:hAnsi="Segoe UI Symbol"/>
          <w:sz w:val="24"/>
          <w:szCs w:val="24"/>
        </w:rPr>
        <w:t xml:space="preserve"> goal</w:t>
      </w:r>
      <w:r w:rsidRPr="0098190F">
        <w:rPr>
          <w:rFonts w:ascii="Segoe UI Symbol" w:hAnsi="Segoe UI Symbol"/>
          <w:sz w:val="24"/>
          <w:szCs w:val="24"/>
        </w:rPr>
        <w:t xml:space="preserve"> is to reach a 95% success rate in anti-bribery compliance checks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improving upon our assessment levels from </w:t>
      </w:r>
      <w:r w:rsidR="00372999">
        <w:rPr>
          <w:rFonts w:ascii="Segoe UI Symbol" w:hAnsi="Segoe UI Symbol"/>
          <w:sz w:val="24"/>
          <w:szCs w:val="24"/>
        </w:rPr>
        <w:t>2022</w:t>
      </w:r>
      <w:r w:rsidRPr="0098190F">
        <w:rPr>
          <w:rFonts w:ascii="Segoe UI Symbol" w:hAnsi="Segoe UI Symbol"/>
          <w:sz w:val="24"/>
          <w:szCs w:val="24"/>
        </w:rPr>
        <w:t>.</w:t>
      </w:r>
    </w:p>
    <w:p w14:paraId="0DE6D020" w14:textId="7351A16F" w:rsidR="0098190F" w:rsidRPr="0098190F" w:rsidRDefault="0098190F" w:rsidP="000907B5">
      <w:pPr>
        <w:numPr>
          <w:ilvl w:val="0"/>
          <w:numId w:val="3"/>
        </w:numPr>
        <w:tabs>
          <w:tab w:val="left" w:pos="5100"/>
        </w:tabs>
        <w:rPr>
          <w:rFonts w:ascii="Segoe UI Symbol" w:hAnsi="Segoe UI Symbol"/>
          <w:sz w:val="24"/>
          <w:szCs w:val="24"/>
        </w:rPr>
      </w:pPr>
      <w:r w:rsidRPr="0098190F">
        <w:rPr>
          <w:rFonts w:ascii="Segoe UI Symbol" w:hAnsi="Segoe UI Symbol"/>
          <w:sz w:val="24"/>
          <w:szCs w:val="24"/>
        </w:rPr>
        <w:t xml:space="preserve">We aim to sustain 100% compliance with anti-corruption guidelines, ensuring ethical practices across all operations in alignment with our </w:t>
      </w:r>
      <w:r w:rsidR="00372999">
        <w:rPr>
          <w:rFonts w:ascii="Segoe UI Symbol" w:hAnsi="Segoe UI Symbol"/>
          <w:sz w:val="24"/>
          <w:szCs w:val="24"/>
        </w:rPr>
        <w:t>2022</w:t>
      </w:r>
      <w:r w:rsidRPr="0098190F">
        <w:rPr>
          <w:rFonts w:ascii="Segoe UI Symbol" w:hAnsi="Segoe UI Symbol"/>
          <w:sz w:val="24"/>
          <w:szCs w:val="24"/>
        </w:rPr>
        <w:t xml:space="preserve"> benchmarks.</w:t>
      </w:r>
    </w:p>
    <w:p w14:paraId="6ACB26B3" w14:textId="37C1F7A5" w:rsidR="0098190F" w:rsidRPr="0098190F" w:rsidRDefault="0098190F" w:rsidP="000907B5">
      <w:pPr>
        <w:numPr>
          <w:ilvl w:val="0"/>
          <w:numId w:val="3"/>
        </w:numPr>
        <w:tabs>
          <w:tab w:val="left" w:pos="5100"/>
        </w:tabs>
        <w:rPr>
          <w:rFonts w:ascii="Segoe UI Symbol" w:hAnsi="Segoe UI Symbol"/>
          <w:sz w:val="24"/>
          <w:szCs w:val="24"/>
        </w:rPr>
      </w:pPr>
      <w:r w:rsidRPr="0098190F">
        <w:rPr>
          <w:rFonts w:ascii="Segoe UI Symbol" w:hAnsi="Segoe UI Symbol"/>
          <w:sz w:val="24"/>
          <w:szCs w:val="24"/>
        </w:rPr>
        <w:lastRenderedPageBreak/>
        <w:t xml:space="preserve">We are dedicated to achieving 100% employee participation in anti-bribery training programs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significantly expanding from our baseline in </w:t>
      </w:r>
      <w:r w:rsidR="00372999">
        <w:rPr>
          <w:rFonts w:ascii="Segoe UI Symbol" w:hAnsi="Segoe UI Symbol"/>
          <w:sz w:val="24"/>
          <w:szCs w:val="24"/>
        </w:rPr>
        <w:t>2022</w:t>
      </w:r>
      <w:r w:rsidRPr="0098190F">
        <w:rPr>
          <w:rFonts w:ascii="Segoe UI Symbol" w:hAnsi="Segoe UI Symbol"/>
          <w:sz w:val="24"/>
          <w:szCs w:val="24"/>
        </w:rPr>
        <w:t>.</w:t>
      </w:r>
    </w:p>
    <w:p w14:paraId="16C0C67A" w14:textId="7AE59A1B" w:rsidR="00F82251" w:rsidRPr="00E273AC" w:rsidRDefault="0098190F" w:rsidP="000907B5">
      <w:pPr>
        <w:numPr>
          <w:ilvl w:val="0"/>
          <w:numId w:val="3"/>
        </w:numPr>
        <w:tabs>
          <w:tab w:val="left" w:pos="5100"/>
        </w:tabs>
        <w:rPr>
          <w:rFonts w:ascii="Segoe UI Symbol" w:hAnsi="Segoe UI Symbol"/>
          <w:sz w:val="24"/>
          <w:szCs w:val="24"/>
        </w:rPr>
      </w:pPr>
      <w:r w:rsidRPr="0098190F">
        <w:rPr>
          <w:rFonts w:ascii="Segoe UI Symbol" w:hAnsi="Segoe UI Symbol"/>
          <w:sz w:val="24"/>
          <w:szCs w:val="24"/>
        </w:rPr>
        <w:t>We are committed to maintaining a 0 confirmed corruption cases to reinforce our ethical standards.</w:t>
      </w:r>
    </w:p>
    <w:p w14:paraId="7C8AF5C8" w14:textId="77777777" w:rsidR="00F82251" w:rsidRPr="00E273AC" w:rsidRDefault="00F82251" w:rsidP="000907B5">
      <w:pPr>
        <w:pStyle w:val="ListParagraph"/>
        <w:numPr>
          <w:ilvl w:val="0"/>
          <w:numId w:val="7"/>
        </w:numPr>
        <w:tabs>
          <w:tab w:val="left" w:pos="5100"/>
        </w:tabs>
        <w:spacing w:line="276" w:lineRule="auto"/>
        <w:ind w:left="270"/>
        <w:rPr>
          <w:rFonts w:ascii="Segoe UI Symbol" w:hAnsi="Segoe UI Symbol"/>
          <w:sz w:val="26"/>
          <w:szCs w:val="26"/>
        </w:rPr>
      </w:pPr>
      <w:r>
        <w:rPr>
          <w:rFonts w:ascii="Segoe UI Symbol" w:hAnsi="Segoe UI Symbol"/>
          <w:b/>
          <w:bCs/>
          <w:sz w:val="26"/>
          <w:szCs w:val="26"/>
        </w:rPr>
        <w:t>Information Security</w:t>
      </w:r>
    </w:p>
    <w:p w14:paraId="24E91D2F" w14:textId="3DEEE808" w:rsidR="0098190F" w:rsidRPr="0098190F" w:rsidRDefault="0098190F" w:rsidP="000907B5">
      <w:pPr>
        <w:numPr>
          <w:ilvl w:val="0"/>
          <w:numId w:val="4"/>
        </w:numPr>
        <w:tabs>
          <w:tab w:val="left" w:pos="5100"/>
        </w:tabs>
        <w:rPr>
          <w:rFonts w:ascii="Segoe UI Symbol" w:hAnsi="Segoe UI Symbol"/>
          <w:sz w:val="26"/>
          <w:szCs w:val="26"/>
        </w:rPr>
      </w:pPr>
      <w:r w:rsidRPr="0098190F">
        <w:rPr>
          <w:rFonts w:ascii="Segoe UI Symbol" w:hAnsi="Segoe UI Symbol"/>
          <w:sz w:val="26"/>
          <w:szCs w:val="26"/>
        </w:rPr>
        <w:t xml:space="preserve">Our </w:t>
      </w:r>
      <w:r w:rsidR="00B072DA">
        <w:rPr>
          <w:rFonts w:ascii="Segoe UI Symbol" w:hAnsi="Segoe UI Symbol"/>
          <w:sz w:val="26"/>
          <w:szCs w:val="26"/>
        </w:rPr>
        <w:t xml:space="preserve">target </w:t>
      </w:r>
      <w:r w:rsidRPr="0098190F">
        <w:rPr>
          <w:rFonts w:ascii="Segoe UI Symbol" w:hAnsi="Segoe UI Symbol"/>
          <w:sz w:val="26"/>
          <w:szCs w:val="26"/>
        </w:rPr>
        <w:t xml:space="preserve">goal is to achieve a 95% security compliance rate in annual audits by </w:t>
      </w:r>
      <w:r w:rsidR="00372999">
        <w:rPr>
          <w:rFonts w:ascii="Segoe UI Symbol" w:hAnsi="Segoe UI Symbol"/>
          <w:sz w:val="26"/>
          <w:szCs w:val="26"/>
        </w:rPr>
        <w:t>20</w:t>
      </w:r>
      <w:r w:rsidR="00900A82">
        <w:rPr>
          <w:rFonts w:ascii="Segoe UI Symbol" w:hAnsi="Segoe UI Symbol"/>
          <w:sz w:val="26"/>
          <w:szCs w:val="26"/>
        </w:rPr>
        <w:t>30</w:t>
      </w:r>
      <w:r w:rsidRPr="0098190F">
        <w:rPr>
          <w:rFonts w:ascii="Segoe UI Symbol" w:hAnsi="Segoe UI Symbol"/>
          <w:sz w:val="26"/>
          <w:szCs w:val="26"/>
        </w:rPr>
        <w:t xml:space="preserve">, demonstrating significant progress from our status in </w:t>
      </w:r>
      <w:r w:rsidR="00372999">
        <w:rPr>
          <w:rFonts w:ascii="Segoe UI Symbol" w:hAnsi="Segoe UI Symbol"/>
          <w:sz w:val="26"/>
          <w:szCs w:val="26"/>
        </w:rPr>
        <w:t>2022</w:t>
      </w:r>
      <w:r w:rsidRPr="0098190F">
        <w:rPr>
          <w:rFonts w:ascii="Segoe UI Symbol" w:hAnsi="Segoe UI Symbol"/>
          <w:sz w:val="26"/>
          <w:szCs w:val="26"/>
        </w:rPr>
        <w:t>.</w:t>
      </w:r>
    </w:p>
    <w:p w14:paraId="1E1163BA" w14:textId="7E4CC035" w:rsidR="0098190F" w:rsidRPr="0098190F" w:rsidRDefault="0098190F" w:rsidP="000907B5">
      <w:pPr>
        <w:numPr>
          <w:ilvl w:val="0"/>
          <w:numId w:val="4"/>
        </w:numPr>
        <w:tabs>
          <w:tab w:val="left" w:pos="5100"/>
        </w:tabs>
        <w:rPr>
          <w:rFonts w:ascii="Segoe UI Symbol" w:hAnsi="Segoe UI Symbol"/>
          <w:sz w:val="26"/>
          <w:szCs w:val="26"/>
        </w:rPr>
      </w:pPr>
      <w:r w:rsidRPr="0098190F">
        <w:rPr>
          <w:rFonts w:ascii="Segoe UI Symbol" w:hAnsi="Segoe UI Symbol"/>
          <w:sz w:val="26"/>
          <w:szCs w:val="26"/>
        </w:rPr>
        <w:t xml:space="preserve">We are committed to maintaining full compliance with information security standards, ensuring robust data and system protection, based on our baseline in </w:t>
      </w:r>
      <w:r w:rsidR="00372999">
        <w:rPr>
          <w:rFonts w:ascii="Segoe UI Symbol" w:hAnsi="Segoe UI Symbol"/>
          <w:sz w:val="26"/>
          <w:szCs w:val="26"/>
        </w:rPr>
        <w:t>2022</w:t>
      </w:r>
      <w:r w:rsidRPr="0098190F">
        <w:rPr>
          <w:rFonts w:ascii="Segoe UI Symbol" w:hAnsi="Segoe UI Symbol"/>
          <w:sz w:val="26"/>
          <w:szCs w:val="26"/>
        </w:rPr>
        <w:t>.</w:t>
      </w:r>
    </w:p>
    <w:p w14:paraId="1C2B8D45" w14:textId="069ECD33" w:rsidR="0098190F" w:rsidRPr="0098190F" w:rsidRDefault="0098190F" w:rsidP="000907B5">
      <w:pPr>
        <w:numPr>
          <w:ilvl w:val="0"/>
          <w:numId w:val="4"/>
        </w:numPr>
        <w:tabs>
          <w:tab w:val="left" w:pos="5100"/>
        </w:tabs>
        <w:rPr>
          <w:rFonts w:ascii="Segoe UI Symbol" w:hAnsi="Segoe UI Symbol"/>
          <w:sz w:val="26"/>
          <w:szCs w:val="26"/>
        </w:rPr>
      </w:pPr>
      <w:r w:rsidRPr="0098190F">
        <w:rPr>
          <w:rFonts w:ascii="Segoe UI Symbol" w:hAnsi="Segoe UI Symbol"/>
          <w:sz w:val="26"/>
          <w:szCs w:val="26"/>
        </w:rPr>
        <w:t xml:space="preserve">We aim to enhance employee participation in information security training, achieving 100% engagement by </w:t>
      </w:r>
      <w:r w:rsidR="00372999">
        <w:rPr>
          <w:rFonts w:ascii="Segoe UI Symbol" w:hAnsi="Segoe UI Symbol"/>
          <w:sz w:val="26"/>
          <w:szCs w:val="26"/>
        </w:rPr>
        <w:t>20</w:t>
      </w:r>
      <w:r w:rsidR="00900A82">
        <w:rPr>
          <w:rFonts w:ascii="Segoe UI Symbol" w:hAnsi="Segoe UI Symbol"/>
          <w:sz w:val="26"/>
          <w:szCs w:val="26"/>
        </w:rPr>
        <w:t>30</w:t>
      </w:r>
      <w:r w:rsidRPr="0098190F">
        <w:rPr>
          <w:rFonts w:ascii="Segoe UI Symbol" w:hAnsi="Segoe UI Symbol"/>
          <w:sz w:val="26"/>
          <w:szCs w:val="26"/>
        </w:rPr>
        <w:t xml:space="preserve">, building on participation levels from </w:t>
      </w:r>
      <w:r w:rsidR="00372999">
        <w:rPr>
          <w:rFonts w:ascii="Segoe UI Symbol" w:hAnsi="Segoe UI Symbol"/>
          <w:sz w:val="26"/>
          <w:szCs w:val="26"/>
        </w:rPr>
        <w:t>2022</w:t>
      </w:r>
      <w:r w:rsidRPr="0098190F">
        <w:rPr>
          <w:rFonts w:ascii="Segoe UI Symbol" w:hAnsi="Segoe UI Symbol"/>
          <w:sz w:val="26"/>
          <w:szCs w:val="26"/>
        </w:rPr>
        <w:t>.</w:t>
      </w:r>
    </w:p>
    <w:p w14:paraId="4DD75A78" w14:textId="66C892E1" w:rsidR="0098190F" w:rsidRPr="0098190F" w:rsidRDefault="00465E5C" w:rsidP="000907B5">
      <w:pPr>
        <w:numPr>
          <w:ilvl w:val="0"/>
          <w:numId w:val="4"/>
        </w:numPr>
        <w:tabs>
          <w:tab w:val="left" w:pos="5100"/>
        </w:tabs>
        <w:rPr>
          <w:rFonts w:ascii="Segoe UI Symbol" w:hAnsi="Segoe UI Symbol"/>
          <w:sz w:val="26"/>
          <w:szCs w:val="26"/>
        </w:rPr>
      </w:pPr>
      <w:r w:rsidRPr="00465E5C">
        <w:rPr>
          <w:rFonts w:ascii="Segoe UI Symbol" w:hAnsi="Segoe UI Symbol"/>
          <w:sz w:val="26"/>
          <w:szCs w:val="26"/>
        </w:rPr>
        <w:t>Our objective is to reduce potential information security incidents by 40% by 20</w:t>
      </w:r>
      <w:r w:rsidR="00900A82">
        <w:rPr>
          <w:rFonts w:ascii="Segoe UI Symbol" w:hAnsi="Segoe UI Symbol"/>
          <w:sz w:val="26"/>
          <w:szCs w:val="26"/>
        </w:rPr>
        <w:t>30</w:t>
      </w:r>
      <w:r w:rsidRPr="00465E5C">
        <w:rPr>
          <w:rFonts w:ascii="Segoe UI Symbol" w:hAnsi="Segoe UI Symbol"/>
          <w:sz w:val="26"/>
          <w:szCs w:val="26"/>
        </w:rPr>
        <w:t>, achieving an improvement from the baseline incident rate in 2022</w:t>
      </w:r>
      <w:r w:rsidR="0098190F" w:rsidRPr="0098190F">
        <w:rPr>
          <w:rFonts w:ascii="Segoe UI Symbol" w:hAnsi="Segoe UI Symbol"/>
          <w:sz w:val="26"/>
          <w:szCs w:val="26"/>
        </w:rPr>
        <w:t>.</w:t>
      </w:r>
    </w:p>
    <w:p w14:paraId="7A03F416" w14:textId="35F699F2" w:rsidR="00F82251" w:rsidRPr="00E273AC" w:rsidRDefault="0098190F" w:rsidP="000907B5">
      <w:pPr>
        <w:numPr>
          <w:ilvl w:val="0"/>
          <w:numId w:val="4"/>
        </w:numPr>
        <w:tabs>
          <w:tab w:val="left" w:pos="5100"/>
        </w:tabs>
        <w:rPr>
          <w:rFonts w:ascii="Segoe UI Symbol" w:hAnsi="Segoe UI Symbol"/>
          <w:sz w:val="26"/>
          <w:szCs w:val="26"/>
        </w:rPr>
      </w:pPr>
      <w:r w:rsidRPr="0098190F">
        <w:rPr>
          <w:rFonts w:ascii="Segoe UI Symbol" w:hAnsi="Segoe UI Symbol"/>
          <w:sz w:val="26"/>
          <w:szCs w:val="26"/>
        </w:rPr>
        <w:t>We strive to uphold a 0</w:t>
      </w:r>
      <w:r w:rsidR="00192A31">
        <w:rPr>
          <w:rFonts w:ascii="Segoe UI Symbol" w:hAnsi="Segoe UI Symbol"/>
          <w:sz w:val="26"/>
          <w:szCs w:val="26"/>
        </w:rPr>
        <w:t>%</w:t>
      </w:r>
      <w:r w:rsidRPr="0098190F">
        <w:rPr>
          <w:rFonts w:ascii="Segoe UI Symbol" w:hAnsi="Segoe UI Symbol"/>
          <w:sz w:val="26"/>
          <w:szCs w:val="26"/>
        </w:rPr>
        <w:t xml:space="preserve"> confirmed information security breaches to protect the integrity and confidentiality of all data.</w:t>
      </w:r>
    </w:p>
    <w:p w14:paraId="04B7E8B5" w14:textId="73783599" w:rsidR="00F82251" w:rsidRPr="00E273AC" w:rsidRDefault="00202F78" w:rsidP="000907B5">
      <w:pPr>
        <w:pStyle w:val="ListParagraph"/>
        <w:numPr>
          <w:ilvl w:val="0"/>
          <w:numId w:val="7"/>
        </w:numPr>
        <w:tabs>
          <w:tab w:val="left" w:pos="5100"/>
        </w:tabs>
        <w:spacing w:line="276" w:lineRule="auto"/>
        <w:ind w:left="270"/>
        <w:rPr>
          <w:rFonts w:ascii="Segoe UI Symbol" w:hAnsi="Segoe UI Symbol"/>
          <w:sz w:val="26"/>
          <w:szCs w:val="26"/>
        </w:rPr>
      </w:pPr>
      <w:r w:rsidRPr="00202F78">
        <w:rPr>
          <w:rFonts w:ascii="Segoe UI Symbol" w:hAnsi="Segoe UI Symbol"/>
          <w:b/>
          <w:bCs/>
          <w:sz w:val="26"/>
          <w:szCs w:val="26"/>
          <w:lang w:val="en-IN"/>
        </w:rPr>
        <w:t>Managing Conflicts of Interest</w:t>
      </w:r>
      <w:r w:rsidR="00F82251">
        <w:rPr>
          <w:rFonts w:ascii="Segoe UI Symbol" w:hAnsi="Segoe UI Symbol"/>
          <w:b/>
          <w:bCs/>
          <w:sz w:val="26"/>
          <w:szCs w:val="26"/>
        </w:rPr>
        <w:t xml:space="preserve"> </w:t>
      </w:r>
    </w:p>
    <w:p w14:paraId="03A9917F" w14:textId="57CE0B02"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 xml:space="preserve">We aim to achieve a </w:t>
      </w:r>
      <w:r w:rsidR="00B072DA">
        <w:rPr>
          <w:rFonts w:ascii="Segoe UI Symbol" w:hAnsi="Segoe UI Symbol"/>
          <w:sz w:val="24"/>
          <w:szCs w:val="24"/>
        </w:rPr>
        <w:t xml:space="preserve">target goal of a </w:t>
      </w:r>
      <w:r w:rsidRPr="0098190F">
        <w:rPr>
          <w:rFonts w:ascii="Segoe UI Symbol" w:hAnsi="Segoe UI Symbol"/>
          <w:sz w:val="24"/>
          <w:szCs w:val="24"/>
        </w:rPr>
        <w:t xml:space="preserve">90% compliance rate in annual conflict of interest declarations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reflecting progress from our </w:t>
      </w:r>
      <w:r w:rsidR="00372999">
        <w:rPr>
          <w:rFonts w:ascii="Segoe UI Symbol" w:hAnsi="Segoe UI Symbol"/>
          <w:sz w:val="24"/>
          <w:szCs w:val="24"/>
        </w:rPr>
        <w:t>2022</w:t>
      </w:r>
      <w:r w:rsidRPr="0098190F">
        <w:rPr>
          <w:rFonts w:ascii="Segoe UI Symbol" w:hAnsi="Segoe UI Symbol"/>
          <w:sz w:val="24"/>
          <w:szCs w:val="24"/>
        </w:rPr>
        <w:t xml:space="preserve"> baseline.</w:t>
      </w:r>
    </w:p>
    <w:p w14:paraId="1B3F78F3" w14:textId="155AE4E5"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 xml:space="preserve">Our objective is to ensure 100% adherence to conflict-of-interest guidelines, promoting transparency and accountability across all operations, based on </w:t>
      </w:r>
      <w:r w:rsidR="00372999">
        <w:rPr>
          <w:rFonts w:ascii="Segoe UI Symbol" w:hAnsi="Segoe UI Symbol"/>
          <w:sz w:val="24"/>
          <w:szCs w:val="24"/>
        </w:rPr>
        <w:t>2022</w:t>
      </w:r>
      <w:r w:rsidRPr="0098190F">
        <w:rPr>
          <w:rFonts w:ascii="Segoe UI Symbol" w:hAnsi="Segoe UI Symbol"/>
          <w:sz w:val="24"/>
          <w:szCs w:val="24"/>
        </w:rPr>
        <w:t xml:space="preserve"> benchmarks.</w:t>
      </w:r>
    </w:p>
    <w:p w14:paraId="6D0FC483" w14:textId="46473845" w:rsidR="0098190F" w:rsidRPr="0098190F"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t xml:space="preserve">We are committed to training 100% of employees on conflict-of-interest awareness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expanding participation from </w:t>
      </w:r>
      <w:r w:rsidR="00372999">
        <w:rPr>
          <w:rFonts w:ascii="Segoe UI Symbol" w:hAnsi="Segoe UI Symbol"/>
          <w:sz w:val="24"/>
          <w:szCs w:val="24"/>
        </w:rPr>
        <w:t>2022</w:t>
      </w:r>
      <w:r w:rsidRPr="0098190F">
        <w:rPr>
          <w:rFonts w:ascii="Segoe UI Symbol" w:hAnsi="Segoe UI Symbol"/>
          <w:sz w:val="24"/>
          <w:szCs w:val="24"/>
        </w:rPr>
        <w:t xml:space="preserve"> levels.</w:t>
      </w:r>
    </w:p>
    <w:p w14:paraId="1E670CD9" w14:textId="6653E784" w:rsidR="00F82251" w:rsidRPr="00E273AC" w:rsidRDefault="0098190F" w:rsidP="000907B5">
      <w:pPr>
        <w:numPr>
          <w:ilvl w:val="0"/>
          <w:numId w:val="5"/>
        </w:numPr>
        <w:tabs>
          <w:tab w:val="left" w:pos="5100"/>
        </w:tabs>
        <w:rPr>
          <w:rFonts w:ascii="Segoe UI Symbol" w:hAnsi="Segoe UI Symbol"/>
          <w:sz w:val="24"/>
          <w:szCs w:val="24"/>
        </w:rPr>
      </w:pPr>
      <w:r w:rsidRPr="0098190F">
        <w:rPr>
          <w:rFonts w:ascii="Segoe UI Symbol" w:hAnsi="Segoe UI Symbol"/>
          <w:sz w:val="24"/>
          <w:szCs w:val="24"/>
        </w:rPr>
        <w:lastRenderedPageBreak/>
        <w:t xml:space="preserve">Our strategy focuses on reducing reported conflict-of-interest cases by 50%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implementing proactive measures from the baseline identified in </w:t>
      </w:r>
      <w:r w:rsidR="00372999">
        <w:rPr>
          <w:rFonts w:ascii="Segoe UI Symbol" w:hAnsi="Segoe UI Symbol"/>
          <w:sz w:val="24"/>
          <w:szCs w:val="24"/>
        </w:rPr>
        <w:t>2022</w:t>
      </w:r>
      <w:r w:rsidRPr="0098190F">
        <w:rPr>
          <w:rFonts w:ascii="Segoe UI Symbol" w:hAnsi="Segoe UI Symbol"/>
          <w:sz w:val="24"/>
          <w:szCs w:val="24"/>
        </w:rPr>
        <w:t>.</w:t>
      </w:r>
    </w:p>
    <w:p w14:paraId="726490EF" w14:textId="622C6713" w:rsidR="00F82251" w:rsidRPr="00E273AC" w:rsidRDefault="00202F78" w:rsidP="000907B5">
      <w:pPr>
        <w:pStyle w:val="ListParagraph"/>
        <w:numPr>
          <w:ilvl w:val="0"/>
          <w:numId w:val="7"/>
        </w:numPr>
        <w:tabs>
          <w:tab w:val="left" w:pos="5100"/>
        </w:tabs>
        <w:spacing w:line="276" w:lineRule="auto"/>
        <w:ind w:left="270"/>
        <w:rPr>
          <w:rFonts w:ascii="Segoe UI Symbol" w:hAnsi="Segoe UI Symbol"/>
          <w:sz w:val="26"/>
          <w:szCs w:val="26"/>
        </w:rPr>
      </w:pPr>
      <w:r w:rsidRPr="00202F78">
        <w:rPr>
          <w:rFonts w:ascii="Segoe UI Symbol" w:hAnsi="Segoe UI Symbol"/>
          <w:b/>
          <w:bCs/>
          <w:sz w:val="26"/>
          <w:szCs w:val="26"/>
          <w:lang w:val="en-IN"/>
        </w:rPr>
        <w:t>Fraud Prevention and Detection</w:t>
      </w:r>
    </w:p>
    <w:p w14:paraId="5AD8533A" w14:textId="06EA4778"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Our goal is to achieve a 90% fraud detection rate in internal audits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enhancing vigilance from our detection capabilities in </w:t>
      </w:r>
      <w:r w:rsidR="00372999">
        <w:rPr>
          <w:rFonts w:ascii="Segoe UI Symbol" w:hAnsi="Segoe UI Symbol"/>
          <w:sz w:val="24"/>
          <w:szCs w:val="24"/>
        </w:rPr>
        <w:t>2022</w:t>
      </w:r>
      <w:r w:rsidRPr="0098190F">
        <w:rPr>
          <w:rFonts w:ascii="Segoe UI Symbol" w:hAnsi="Segoe UI Symbol"/>
          <w:sz w:val="24"/>
          <w:szCs w:val="24"/>
        </w:rPr>
        <w:t>.</w:t>
      </w:r>
    </w:p>
    <w:p w14:paraId="37FDBAE7" w14:textId="7B1B786C"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We are committed to ensuring 100% compliance with fraud prevention guidelines, reinforcing employee responsibility to prevent fraud, as established in </w:t>
      </w:r>
      <w:r w:rsidR="00372999">
        <w:rPr>
          <w:rFonts w:ascii="Segoe UI Symbol" w:hAnsi="Segoe UI Symbol"/>
          <w:sz w:val="24"/>
          <w:szCs w:val="24"/>
        </w:rPr>
        <w:t>2022</w:t>
      </w:r>
      <w:r w:rsidRPr="0098190F">
        <w:rPr>
          <w:rFonts w:ascii="Segoe UI Symbol" w:hAnsi="Segoe UI Symbol"/>
          <w:sz w:val="24"/>
          <w:szCs w:val="24"/>
        </w:rPr>
        <w:t>.</w:t>
      </w:r>
    </w:p>
    <w:p w14:paraId="1BF7F9CD" w14:textId="107C285D"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We aim to achieve 100% employee participation in fraud awareness training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 xml:space="preserve">, building a strong understanding across the organization from our </w:t>
      </w:r>
      <w:r w:rsidR="00372999">
        <w:rPr>
          <w:rFonts w:ascii="Segoe UI Symbol" w:hAnsi="Segoe UI Symbol"/>
          <w:sz w:val="24"/>
          <w:szCs w:val="24"/>
        </w:rPr>
        <w:t>2022</w:t>
      </w:r>
      <w:r w:rsidRPr="0098190F">
        <w:rPr>
          <w:rFonts w:ascii="Segoe UI Symbol" w:hAnsi="Segoe UI Symbol"/>
          <w:sz w:val="24"/>
          <w:szCs w:val="24"/>
        </w:rPr>
        <w:t xml:space="preserve"> baseline.</w:t>
      </w:r>
    </w:p>
    <w:p w14:paraId="17191232" w14:textId="5B7233B4" w:rsidR="00F82251"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Our objective is to maintain 0 confirmed fraud cases, ensuring ethical business practices and integrity.</w:t>
      </w:r>
    </w:p>
    <w:p w14:paraId="540F5740" w14:textId="77777777" w:rsidR="00202F78" w:rsidRDefault="00202F78" w:rsidP="000907B5">
      <w:pPr>
        <w:pStyle w:val="ListParagraph"/>
        <w:numPr>
          <w:ilvl w:val="0"/>
          <w:numId w:val="7"/>
        </w:numPr>
        <w:tabs>
          <w:tab w:val="left" w:pos="5100"/>
        </w:tabs>
        <w:spacing w:line="276" w:lineRule="auto"/>
        <w:ind w:left="270"/>
        <w:rPr>
          <w:rFonts w:ascii="Segoe UI Symbol" w:hAnsi="Segoe UI Symbol"/>
          <w:b/>
          <w:bCs/>
          <w:sz w:val="26"/>
          <w:szCs w:val="26"/>
        </w:rPr>
      </w:pPr>
      <w:r w:rsidRPr="00202F78">
        <w:rPr>
          <w:rFonts w:ascii="Segoe UI Symbol" w:hAnsi="Segoe UI Symbol"/>
          <w:b/>
          <w:bCs/>
          <w:sz w:val="26"/>
          <w:szCs w:val="26"/>
        </w:rPr>
        <w:t>Anti-Money Laundering</w:t>
      </w:r>
    </w:p>
    <w:p w14:paraId="3D32CFC8" w14:textId="5D0692D6"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Our commitment is to maintain 100% compliance with anti-money laundering guidelines, fostering ethical practices by </w:t>
      </w:r>
      <w:r w:rsidR="00372999">
        <w:rPr>
          <w:rFonts w:ascii="Segoe UI Symbol" w:hAnsi="Segoe UI Symbol"/>
          <w:sz w:val="24"/>
          <w:szCs w:val="24"/>
        </w:rPr>
        <w:t>20</w:t>
      </w:r>
      <w:r w:rsidR="00900A82">
        <w:rPr>
          <w:rFonts w:ascii="Segoe UI Symbol" w:hAnsi="Segoe UI Symbol"/>
          <w:sz w:val="24"/>
          <w:szCs w:val="24"/>
        </w:rPr>
        <w:t>30</w:t>
      </w:r>
      <w:r w:rsidRPr="0098190F">
        <w:rPr>
          <w:rFonts w:ascii="Segoe UI Symbol" w:hAnsi="Segoe UI Symbol"/>
          <w:sz w:val="24"/>
          <w:szCs w:val="24"/>
        </w:rPr>
        <w:t>.</w:t>
      </w:r>
    </w:p>
    <w:p w14:paraId="6159F50C" w14:textId="03BFF16A" w:rsidR="0098190F" w:rsidRPr="0098190F"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We aim to achieve 100% employee participation in money laundering awareness training by </w:t>
      </w:r>
      <w:r w:rsidR="00372999">
        <w:rPr>
          <w:rFonts w:ascii="Segoe UI Symbol" w:hAnsi="Segoe UI Symbol"/>
          <w:sz w:val="24"/>
          <w:szCs w:val="24"/>
        </w:rPr>
        <w:t>20</w:t>
      </w:r>
      <w:r w:rsidR="004B5931">
        <w:rPr>
          <w:rFonts w:ascii="Segoe UI Symbol" w:hAnsi="Segoe UI Symbol"/>
          <w:sz w:val="24"/>
          <w:szCs w:val="24"/>
        </w:rPr>
        <w:t>30</w:t>
      </w:r>
      <w:r w:rsidRPr="0098190F">
        <w:rPr>
          <w:rFonts w:ascii="Segoe UI Symbol" w:hAnsi="Segoe UI Symbol"/>
          <w:sz w:val="24"/>
          <w:szCs w:val="24"/>
        </w:rPr>
        <w:t xml:space="preserve">, promoting a culture of diligence and compliance from our </w:t>
      </w:r>
      <w:r w:rsidR="00372999">
        <w:rPr>
          <w:rFonts w:ascii="Segoe UI Symbol" w:hAnsi="Segoe UI Symbol"/>
          <w:sz w:val="24"/>
          <w:szCs w:val="24"/>
        </w:rPr>
        <w:t>2022</w:t>
      </w:r>
      <w:r w:rsidRPr="0098190F">
        <w:rPr>
          <w:rFonts w:ascii="Segoe UI Symbol" w:hAnsi="Segoe UI Symbol"/>
          <w:sz w:val="24"/>
          <w:szCs w:val="24"/>
        </w:rPr>
        <w:t xml:space="preserve"> baseline.</w:t>
      </w:r>
    </w:p>
    <w:p w14:paraId="02B79FE5" w14:textId="328B8B44" w:rsidR="00F82251" w:rsidRPr="00E273AC" w:rsidRDefault="0098190F" w:rsidP="000907B5">
      <w:pPr>
        <w:numPr>
          <w:ilvl w:val="0"/>
          <w:numId w:val="6"/>
        </w:numPr>
        <w:tabs>
          <w:tab w:val="left" w:pos="5100"/>
        </w:tabs>
        <w:rPr>
          <w:rFonts w:ascii="Segoe UI Symbol" w:hAnsi="Segoe UI Symbol"/>
          <w:sz w:val="24"/>
          <w:szCs w:val="24"/>
        </w:rPr>
      </w:pPr>
      <w:r w:rsidRPr="0098190F">
        <w:rPr>
          <w:rFonts w:ascii="Segoe UI Symbol" w:hAnsi="Segoe UI Symbol"/>
          <w:sz w:val="24"/>
          <w:szCs w:val="24"/>
        </w:rPr>
        <w:t xml:space="preserve">Our objective is to </w:t>
      </w:r>
      <w:r w:rsidR="00836779">
        <w:rPr>
          <w:rFonts w:ascii="Segoe UI Symbol" w:hAnsi="Segoe UI Symbol"/>
          <w:sz w:val="24"/>
          <w:szCs w:val="24"/>
        </w:rPr>
        <w:t>maintain zero</w:t>
      </w:r>
      <w:r w:rsidR="0025226A">
        <w:rPr>
          <w:rFonts w:ascii="Segoe UI Symbol" w:hAnsi="Segoe UI Symbol"/>
          <w:sz w:val="24"/>
          <w:szCs w:val="24"/>
        </w:rPr>
        <w:t xml:space="preserve"> </w:t>
      </w:r>
      <w:r w:rsidRPr="0098190F">
        <w:rPr>
          <w:rFonts w:ascii="Segoe UI Symbol" w:hAnsi="Segoe UI Symbol"/>
          <w:sz w:val="24"/>
          <w:szCs w:val="24"/>
        </w:rPr>
        <w:t xml:space="preserve">money laundering cases </w:t>
      </w:r>
      <w:r w:rsidR="00836779">
        <w:rPr>
          <w:rFonts w:ascii="Segoe UI Symbol" w:hAnsi="Segoe UI Symbol"/>
          <w:sz w:val="24"/>
          <w:szCs w:val="24"/>
        </w:rPr>
        <w:t>every year</w:t>
      </w:r>
      <w:r w:rsidRPr="0098190F">
        <w:rPr>
          <w:rFonts w:ascii="Segoe UI Symbol" w:hAnsi="Segoe UI Symbol"/>
          <w:sz w:val="24"/>
          <w:szCs w:val="24"/>
        </w:rPr>
        <w:t xml:space="preserve"> creating a safer financial environment based on </w:t>
      </w:r>
      <w:r w:rsidR="00372999">
        <w:rPr>
          <w:rFonts w:ascii="Segoe UI Symbol" w:hAnsi="Segoe UI Symbol"/>
          <w:sz w:val="24"/>
          <w:szCs w:val="24"/>
        </w:rPr>
        <w:t>2022</w:t>
      </w:r>
      <w:r w:rsidRPr="0098190F">
        <w:rPr>
          <w:rFonts w:ascii="Segoe UI Symbol" w:hAnsi="Segoe UI Symbol"/>
          <w:sz w:val="24"/>
          <w:szCs w:val="24"/>
        </w:rPr>
        <w:t xml:space="preserve"> reports.</w:t>
      </w:r>
    </w:p>
    <w:p w14:paraId="69FF6C1D" w14:textId="6225649D" w:rsidR="00994CFA" w:rsidRDefault="00424C63" w:rsidP="000907B5">
      <w:pPr>
        <w:pStyle w:val="Heading1"/>
        <w:spacing w:line="276" w:lineRule="auto"/>
        <w:ind w:left="-90" w:firstLine="0"/>
        <w:rPr>
          <w:rFonts w:ascii="Segoe UI Symbol" w:hAnsi="Segoe UI Symbol"/>
          <w:b/>
          <w:bCs/>
          <w:sz w:val="28"/>
          <w:szCs w:val="28"/>
        </w:rPr>
      </w:pPr>
      <w:bookmarkStart w:id="156" w:name="_Toc234075327"/>
      <w:r w:rsidRPr="00994CFA">
        <w:rPr>
          <w:rFonts w:ascii="Segoe UI Symbol" w:hAnsi="Segoe UI Symbol"/>
          <w:b/>
          <w:bCs/>
          <w:sz w:val="28"/>
          <w:szCs w:val="28"/>
        </w:rPr>
        <w:t>RESPONSIBILITY</w:t>
      </w:r>
      <w:bookmarkEnd w:id="156"/>
      <w:r w:rsidR="00994CFA" w:rsidRPr="00994CFA">
        <w:rPr>
          <w:rFonts w:ascii="Segoe UI Symbol" w:hAnsi="Segoe UI Symbol"/>
          <w:b/>
          <w:bCs/>
          <w:sz w:val="28"/>
          <w:szCs w:val="28"/>
        </w:rPr>
        <w:t xml:space="preserve"> </w:t>
      </w:r>
    </w:p>
    <w:p w14:paraId="12681669" w14:textId="2942CF7A" w:rsidR="00994CFA" w:rsidRPr="00994CFA" w:rsidRDefault="00F510AC" w:rsidP="000907B5">
      <w:pPr>
        <w:tabs>
          <w:tab w:val="left" w:pos="5100"/>
        </w:tabs>
        <w:ind w:left="-90" w:firstLine="0"/>
        <w:rPr>
          <w:rFonts w:ascii="Segoe UI Symbol" w:hAnsi="Segoe UI Symbol"/>
          <w:sz w:val="24"/>
          <w:szCs w:val="24"/>
        </w:rPr>
      </w:pPr>
      <w:r>
        <w:rPr>
          <w:rFonts w:ascii="Segoe UI Symbol" w:hAnsi="Segoe UI Symbol"/>
          <w:sz w:val="24"/>
          <w:szCs w:val="24"/>
        </w:rPr>
        <w:t>The Lead</w:t>
      </w:r>
      <w:r w:rsidRPr="00B47DEB">
        <w:rPr>
          <w:rFonts w:ascii="Segoe UI Symbol" w:hAnsi="Segoe UI Symbol"/>
          <w:sz w:val="24"/>
          <w:szCs w:val="24"/>
        </w:rPr>
        <w:t xml:space="preserve"> </w:t>
      </w:r>
      <w:r w:rsidR="000727E1">
        <w:rPr>
          <w:rFonts w:ascii="Segoe UI Symbol" w:hAnsi="Segoe UI Symbol"/>
          <w:sz w:val="24"/>
          <w:szCs w:val="24"/>
        </w:rPr>
        <w:t>Compliance</w:t>
      </w:r>
      <w:r w:rsidR="00B47DEB" w:rsidRPr="00B47DEB">
        <w:rPr>
          <w:rFonts w:ascii="Segoe UI Symbol" w:hAnsi="Segoe UI Symbol"/>
          <w:sz w:val="24"/>
          <w:szCs w:val="24"/>
        </w:rPr>
        <w:t xml:space="preserve"> Officer</w:t>
      </w:r>
      <w:r w:rsidR="00994CFA" w:rsidRPr="00994CFA">
        <w:rPr>
          <w:rFonts w:ascii="Segoe UI Symbol" w:hAnsi="Segoe UI Symbol"/>
          <w:sz w:val="24"/>
          <w:szCs w:val="24"/>
        </w:rPr>
        <w:t xml:space="preserve"> is responsible for implementing this policy and ensuring all Partners and employees are aware of and adhere to this Policy.</w:t>
      </w:r>
    </w:p>
    <w:p w14:paraId="407B90CC" w14:textId="0D81FE3E" w:rsidR="00994CFA" w:rsidRPr="00994CFA" w:rsidRDefault="00994CFA" w:rsidP="000907B5">
      <w:pPr>
        <w:pStyle w:val="ListParagraph"/>
        <w:numPr>
          <w:ilvl w:val="0"/>
          <w:numId w:val="7"/>
        </w:numPr>
        <w:tabs>
          <w:tab w:val="left" w:pos="5100"/>
        </w:tabs>
        <w:spacing w:line="276" w:lineRule="auto"/>
        <w:ind w:left="270"/>
        <w:rPr>
          <w:rFonts w:ascii="Segoe UI Symbol" w:hAnsi="Segoe UI Symbol"/>
          <w:b/>
          <w:bCs/>
          <w:sz w:val="26"/>
          <w:szCs w:val="26"/>
        </w:rPr>
      </w:pPr>
      <w:r w:rsidRPr="00994CFA">
        <w:rPr>
          <w:rFonts w:ascii="Segoe UI Symbol" w:hAnsi="Segoe UI Symbol"/>
          <w:b/>
          <w:bCs/>
          <w:sz w:val="26"/>
          <w:szCs w:val="26"/>
        </w:rPr>
        <w:t>Executive Management</w:t>
      </w:r>
    </w:p>
    <w:p w14:paraId="54C31434"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Foster a culture of ethical decision-making at all levels.</w:t>
      </w:r>
    </w:p>
    <w:p w14:paraId="5AEADFA9"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lastRenderedPageBreak/>
        <w:t>Integrate governance practices into the company’s strategy.</w:t>
      </w:r>
    </w:p>
    <w:p w14:paraId="7F934F40" w14:textId="0182EADF" w:rsidR="00407280" w:rsidRPr="00407280" w:rsidRDefault="00BA6D49" w:rsidP="000907B5">
      <w:pPr>
        <w:numPr>
          <w:ilvl w:val="0"/>
          <w:numId w:val="6"/>
        </w:numPr>
        <w:tabs>
          <w:tab w:val="left" w:pos="5100"/>
        </w:tabs>
        <w:rPr>
          <w:rFonts w:ascii="Segoe UI Symbol" w:hAnsi="Segoe UI Symbol"/>
          <w:sz w:val="24"/>
          <w:szCs w:val="24"/>
        </w:rPr>
      </w:pPr>
      <w:r>
        <w:rPr>
          <w:rFonts w:ascii="Segoe UI Symbol" w:hAnsi="Segoe UI Symbol"/>
          <w:sz w:val="24"/>
          <w:szCs w:val="24"/>
        </w:rPr>
        <w:t xml:space="preserve">Encourage the allocation of, and deploy available </w:t>
      </w:r>
      <w:r w:rsidR="00407280" w:rsidRPr="00407280">
        <w:rPr>
          <w:rFonts w:ascii="Segoe UI Symbol" w:hAnsi="Segoe UI Symbol"/>
          <w:sz w:val="24"/>
          <w:szCs w:val="24"/>
        </w:rPr>
        <w:t>resources</w:t>
      </w:r>
      <w:r>
        <w:rPr>
          <w:rFonts w:ascii="Segoe UI Symbol" w:hAnsi="Segoe UI Symbol"/>
          <w:sz w:val="24"/>
          <w:szCs w:val="24"/>
        </w:rPr>
        <w:t>,</w:t>
      </w:r>
      <w:r w:rsidR="00407280" w:rsidRPr="00407280">
        <w:rPr>
          <w:rFonts w:ascii="Segoe UI Symbol" w:hAnsi="Segoe UI Symbol"/>
          <w:sz w:val="24"/>
          <w:szCs w:val="24"/>
        </w:rPr>
        <w:t xml:space="preserve"> for implementing the </w:t>
      </w:r>
      <w:r w:rsidR="00407280">
        <w:rPr>
          <w:rFonts w:ascii="Segoe UI Symbol" w:hAnsi="Segoe UI Symbol"/>
          <w:sz w:val="24"/>
          <w:szCs w:val="24"/>
        </w:rPr>
        <w:t>Ethics and Integrity</w:t>
      </w:r>
      <w:r w:rsidR="00407280" w:rsidRPr="00407280">
        <w:rPr>
          <w:rFonts w:ascii="Segoe UI Symbol" w:hAnsi="Segoe UI Symbol"/>
          <w:sz w:val="24"/>
          <w:szCs w:val="24"/>
        </w:rPr>
        <w:t xml:space="preserve"> Policy.</w:t>
      </w:r>
    </w:p>
    <w:p w14:paraId="515449ED"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Regularly assess compliance across departments and take corrective actions when necessary.</w:t>
      </w:r>
    </w:p>
    <w:p w14:paraId="29A4F6B8" w14:textId="1C18C3EF"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En</w:t>
      </w:r>
      <w:r w:rsidR="00DF777A">
        <w:rPr>
          <w:rFonts w:ascii="Segoe UI Symbol" w:hAnsi="Segoe UI Symbol"/>
          <w:sz w:val="24"/>
          <w:szCs w:val="24"/>
        </w:rPr>
        <w:t>courage</w:t>
      </w:r>
      <w:r w:rsidRPr="00407280">
        <w:rPr>
          <w:rFonts w:ascii="Segoe UI Symbol" w:hAnsi="Segoe UI Symbol"/>
          <w:sz w:val="24"/>
          <w:szCs w:val="24"/>
        </w:rPr>
        <w:t xml:space="preserve"> that governance-related metrics </w:t>
      </w:r>
      <w:r w:rsidR="00DF777A">
        <w:rPr>
          <w:rFonts w:ascii="Segoe UI Symbol" w:hAnsi="Segoe UI Symbol"/>
          <w:sz w:val="24"/>
          <w:szCs w:val="24"/>
        </w:rPr>
        <w:t>be</w:t>
      </w:r>
      <w:r w:rsidR="00DF777A" w:rsidRPr="00407280">
        <w:rPr>
          <w:rFonts w:ascii="Segoe UI Symbol" w:hAnsi="Segoe UI Symbol"/>
          <w:sz w:val="24"/>
          <w:szCs w:val="24"/>
        </w:rPr>
        <w:t xml:space="preserve"> </w:t>
      </w:r>
      <w:r w:rsidRPr="00407280">
        <w:rPr>
          <w:rFonts w:ascii="Segoe UI Symbol" w:hAnsi="Segoe UI Symbol"/>
          <w:sz w:val="24"/>
          <w:szCs w:val="24"/>
        </w:rPr>
        <w:t>included in employee performance reviews</w:t>
      </w:r>
      <w:r w:rsidR="00DF777A">
        <w:rPr>
          <w:rFonts w:ascii="Segoe UI Symbol" w:hAnsi="Segoe UI Symbol"/>
          <w:sz w:val="24"/>
          <w:szCs w:val="24"/>
        </w:rPr>
        <w:t xml:space="preserve"> for executives and senior leaders</w:t>
      </w:r>
      <w:r w:rsidRPr="00407280">
        <w:rPr>
          <w:rFonts w:ascii="Segoe UI Symbol" w:hAnsi="Segoe UI Symbol"/>
          <w:sz w:val="24"/>
          <w:szCs w:val="24"/>
        </w:rPr>
        <w:t>.</w:t>
      </w:r>
    </w:p>
    <w:p w14:paraId="12E21769" w14:textId="5890983C" w:rsidR="00994CFA" w:rsidRPr="00994CFA"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Maintain open communication with stakeholders about governance practices</w:t>
      </w:r>
      <w:r w:rsidR="00994CFA" w:rsidRPr="00994CFA">
        <w:rPr>
          <w:rFonts w:ascii="Segoe UI Symbol" w:hAnsi="Segoe UI Symbol"/>
          <w:sz w:val="24"/>
          <w:szCs w:val="24"/>
        </w:rPr>
        <w:t>.</w:t>
      </w:r>
    </w:p>
    <w:p w14:paraId="06A8C322" w14:textId="7D21705A" w:rsidR="00994CFA" w:rsidRPr="00994CFA" w:rsidRDefault="00DF777A" w:rsidP="000907B5">
      <w:pPr>
        <w:pStyle w:val="ListParagraph"/>
        <w:numPr>
          <w:ilvl w:val="0"/>
          <w:numId w:val="7"/>
        </w:numPr>
        <w:tabs>
          <w:tab w:val="left" w:pos="5100"/>
        </w:tabs>
        <w:spacing w:line="276" w:lineRule="auto"/>
        <w:ind w:left="270"/>
        <w:rPr>
          <w:rFonts w:ascii="Segoe UI Symbol" w:hAnsi="Segoe UI Symbol"/>
          <w:b/>
          <w:bCs/>
          <w:sz w:val="26"/>
          <w:szCs w:val="26"/>
        </w:rPr>
      </w:pPr>
      <w:r>
        <w:rPr>
          <w:rFonts w:ascii="Segoe UI Symbol" w:hAnsi="Segoe UI Symbol"/>
          <w:b/>
          <w:bCs/>
          <w:sz w:val="26"/>
          <w:szCs w:val="26"/>
        </w:rPr>
        <w:t>Lead</w:t>
      </w:r>
      <w:r w:rsidRPr="00994CFA">
        <w:rPr>
          <w:rFonts w:ascii="Segoe UI Symbol" w:hAnsi="Segoe UI Symbol"/>
          <w:b/>
          <w:bCs/>
          <w:sz w:val="26"/>
          <w:szCs w:val="26"/>
        </w:rPr>
        <w:t xml:space="preserve"> </w:t>
      </w:r>
      <w:r w:rsidR="00407280">
        <w:rPr>
          <w:rFonts w:ascii="Segoe UI Symbol" w:hAnsi="Segoe UI Symbol"/>
          <w:b/>
          <w:bCs/>
          <w:sz w:val="26"/>
          <w:szCs w:val="26"/>
        </w:rPr>
        <w:t>Compliance</w:t>
      </w:r>
      <w:r w:rsidR="00994CFA" w:rsidRPr="00994CFA">
        <w:rPr>
          <w:rFonts w:ascii="Segoe UI Symbol" w:hAnsi="Segoe UI Symbol"/>
          <w:b/>
          <w:bCs/>
          <w:sz w:val="26"/>
          <w:szCs w:val="26"/>
        </w:rPr>
        <w:t xml:space="preserve"> Officer </w:t>
      </w:r>
    </w:p>
    <w:p w14:paraId="52E94D34" w14:textId="53405649"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 xml:space="preserve">Ensure the </w:t>
      </w:r>
      <w:r>
        <w:rPr>
          <w:rFonts w:ascii="Segoe UI Symbol" w:hAnsi="Segoe UI Symbol"/>
          <w:sz w:val="24"/>
          <w:szCs w:val="24"/>
        </w:rPr>
        <w:t>Ethics and Integrity</w:t>
      </w:r>
      <w:r w:rsidRPr="00407280">
        <w:rPr>
          <w:rFonts w:ascii="Segoe UI Symbol" w:hAnsi="Segoe UI Symbol"/>
          <w:sz w:val="24"/>
          <w:szCs w:val="24"/>
        </w:rPr>
        <w:t xml:space="preserve"> Policy aligns with organizational objectives.</w:t>
      </w:r>
    </w:p>
    <w:p w14:paraId="5B439E54"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Conduct an annual review to assess policy effectiveness.</w:t>
      </w:r>
    </w:p>
    <w:p w14:paraId="4C1DDF92"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Maintain confidential, accessible reporting systems.</w:t>
      </w:r>
    </w:p>
    <w:p w14:paraId="3116C2D3"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Identify and manage compliance risks across the organization.</w:t>
      </w:r>
    </w:p>
    <w:p w14:paraId="4B8C2B90" w14:textId="16309F4D" w:rsidR="00994CFA" w:rsidRPr="00994CFA"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Lead internal audits to evaluate governance and compliance across departments.</w:t>
      </w:r>
    </w:p>
    <w:p w14:paraId="5B6FFDDD" w14:textId="355987A5" w:rsidR="00994CFA" w:rsidRPr="00994CFA" w:rsidRDefault="00994CFA" w:rsidP="000907B5">
      <w:pPr>
        <w:pStyle w:val="ListParagraph"/>
        <w:numPr>
          <w:ilvl w:val="0"/>
          <w:numId w:val="7"/>
        </w:numPr>
        <w:tabs>
          <w:tab w:val="left" w:pos="5100"/>
        </w:tabs>
        <w:spacing w:line="276" w:lineRule="auto"/>
        <w:ind w:left="270"/>
        <w:rPr>
          <w:rFonts w:ascii="Segoe UI Symbol" w:hAnsi="Segoe UI Symbol"/>
          <w:b/>
          <w:bCs/>
          <w:sz w:val="26"/>
          <w:szCs w:val="26"/>
        </w:rPr>
      </w:pPr>
      <w:r w:rsidRPr="00994CFA">
        <w:rPr>
          <w:rFonts w:ascii="Segoe UI Symbol" w:hAnsi="Segoe UI Symbol"/>
          <w:b/>
          <w:bCs/>
          <w:sz w:val="26"/>
          <w:szCs w:val="26"/>
        </w:rPr>
        <w:t>Employees</w:t>
      </w:r>
    </w:p>
    <w:p w14:paraId="0ABB27B4" w14:textId="78D43228"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 xml:space="preserve">Adhere to the </w:t>
      </w:r>
      <w:r>
        <w:rPr>
          <w:rFonts w:ascii="Segoe UI Symbol" w:hAnsi="Segoe UI Symbol"/>
          <w:sz w:val="24"/>
          <w:szCs w:val="24"/>
        </w:rPr>
        <w:t>Ethics and Integrity</w:t>
      </w:r>
      <w:r w:rsidRPr="00407280">
        <w:rPr>
          <w:rFonts w:ascii="Segoe UI Symbol" w:hAnsi="Segoe UI Symbol"/>
          <w:sz w:val="24"/>
          <w:szCs w:val="24"/>
        </w:rPr>
        <w:t xml:space="preserve"> Policy and ethical standards.</w:t>
      </w:r>
    </w:p>
    <w:p w14:paraId="48EEED39"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Report concerns or violations through internal channels.</w:t>
      </w:r>
    </w:p>
    <w:p w14:paraId="110F6C77"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Participate in governance-related training programs.</w:t>
      </w:r>
    </w:p>
    <w:p w14:paraId="17C0D305"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Actively participate in internal audits and assessments.</w:t>
      </w:r>
    </w:p>
    <w:p w14:paraId="5B6C2CB9"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Take initiative to identify and address governance-related issues.</w:t>
      </w:r>
    </w:p>
    <w:p w14:paraId="5FFCA11A"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Safeguard confidential information and report any breaches.</w:t>
      </w:r>
    </w:p>
    <w:p w14:paraId="7450FD21" w14:textId="6C45AF86" w:rsidR="00994CFA"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Encourage colleagues to uphold governance standards and ethical practices</w:t>
      </w:r>
      <w:r w:rsidR="00994CFA" w:rsidRPr="00994CFA">
        <w:rPr>
          <w:rFonts w:ascii="Segoe UI Symbol" w:hAnsi="Segoe UI Symbol"/>
          <w:sz w:val="24"/>
          <w:szCs w:val="24"/>
        </w:rPr>
        <w:t>.</w:t>
      </w:r>
    </w:p>
    <w:p w14:paraId="5ABB997E" w14:textId="28FAFE36" w:rsidR="00192A31" w:rsidRDefault="00900CC6" w:rsidP="000907B5">
      <w:pPr>
        <w:pStyle w:val="Heading1"/>
        <w:spacing w:after="240" w:line="276" w:lineRule="auto"/>
        <w:ind w:left="-90" w:firstLine="0"/>
        <w:rPr>
          <w:rFonts w:ascii="Segoe UI Symbol" w:hAnsi="Segoe UI Symbol"/>
          <w:b/>
          <w:bCs/>
          <w:sz w:val="28"/>
          <w:szCs w:val="28"/>
          <w:highlight w:val="yellow"/>
        </w:rPr>
      </w:pPr>
      <w:bookmarkStart w:id="157" w:name="_Toc234075328"/>
      <w:r w:rsidRPr="00AB58FF">
        <w:rPr>
          <w:rFonts w:ascii="Segoe UI Symbol" w:hAnsi="Segoe UI Symbol"/>
          <w:b/>
          <w:bCs/>
          <w:sz w:val="28"/>
          <w:szCs w:val="28"/>
          <w:highlight w:val="yellow"/>
        </w:rPr>
        <w:lastRenderedPageBreak/>
        <w:t>EMPLOYEE GUIDELINES</w:t>
      </w:r>
      <w:bookmarkEnd w:id="157"/>
    </w:p>
    <w:p w14:paraId="6BA2862F" w14:textId="77777777" w:rsidR="00965914" w:rsidRPr="000907B5" w:rsidRDefault="00965914" w:rsidP="000907B5">
      <w:pPr>
        <w:ind w:left="0" w:firstLine="0"/>
        <w:rPr>
          <w:sz w:val="24"/>
          <w:szCs w:val="24"/>
          <w:highlight w:val="yellow"/>
        </w:rPr>
      </w:pPr>
      <w:r w:rsidRPr="000907B5">
        <w:rPr>
          <w:sz w:val="24"/>
          <w:szCs w:val="24"/>
          <w:highlight w:val="yellow"/>
        </w:rPr>
        <w:t>Employees are expected to conduct themselves with honesty, integrity, professionalism, and accountability in all business activities. The following guidelines illustrate expected ethical behaviour.</w:t>
      </w:r>
    </w:p>
    <w:tbl>
      <w:tblPr>
        <w:tblStyle w:val="TableGrid"/>
        <w:tblW w:w="0" w:type="auto"/>
        <w:tblLook w:val="04A0" w:firstRow="1" w:lastRow="0" w:firstColumn="1" w:lastColumn="0" w:noHBand="0" w:noVBand="1"/>
      </w:tblPr>
      <w:tblGrid>
        <w:gridCol w:w="2087"/>
        <w:gridCol w:w="6929"/>
      </w:tblGrid>
      <w:tr w:rsidR="00965914" w:rsidRPr="000907B5" w14:paraId="3ED5552D" w14:textId="77777777" w:rsidTr="00965914">
        <w:tc>
          <w:tcPr>
            <w:tcW w:w="1984" w:type="dxa"/>
            <w:vAlign w:val="center"/>
            <w:hideMark/>
          </w:tcPr>
          <w:p w14:paraId="5502B095" w14:textId="77777777" w:rsidR="00965914" w:rsidRPr="000907B5" w:rsidRDefault="00965914" w:rsidP="000907B5">
            <w:pPr>
              <w:spacing w:before="120" w:after="120" w:line="276" w:lineRule="auto"/>
              <w:ind w:left="629" w:hanging="544"/>
              <w:jc w:val="center"/>
              <w:rPr>
                <w:b/>
                <w:bCs/>
                <w:sz w:val="24"/>
                <w:szCs w:val="24"/>
                <w:highlight w:val="yellow"/>
              </w:rPr>
            </w:pPr>
            <w:r w:rsidRPr="000907B5">
              <w:rPr>
                <w:b/>
                <w:bCs/>
                <w:sz w:val="24"/>
                <w:szCs w:val="24"/>
                <w:highlight w:val="yellow"/>
              </w:rPr>
              <w:t>Guideline</w:t>
            </w:r>
          </w:p>
        </w:tc>
        <w:tc>
          <w:tcPr>
            <w:tcW w:w="7032" w:type="dxa"/>
            <w:hideMark/>
          </w:tcPr>
          <w:p w14:paraId="633D398A" w14:textId="77777777" w:rsidR="00965914" w:rsidRPr="000907B5" w:rsidRDefault="00965914" w:rsidP="000907B5">
            <w:pPr>
              <w:spacing w:before="120" w:after="120" w:line="276" w:lineRule="auto"/>
              <w:ind w:left="629" w:hanging="544"/>
              <w:rPr>
                <w:b/>
                <w:bCs/>
                <w:sz w:val="24"/>
                <w:szCs w:val="24"/>
                <w:highlight w:val="yellow"/>
              </w:rPr>
            </w:pPr>
            <w:r w:rsidRPr="000907B5">
              <w:rPr>
                <w:b/>
                <w:bCs/>
                <w:sz w:val="24"/>
                <w:szCs w:val="24"/>
                <w:highlight w:val="yellow"/>
              </w:rPr>
              <w:t>Example of Ethical Behaviour</w:t>
            </w:r>
          </w:p>
        </w:tc>
      </w:tr>
      <w:tr w:rsidR="00965914" w:rsidRPr="000907B5" w14:paraId="3E7E25F5" w14:textId="77777777" w:rsidTr="00965914">
        <w:tc>
          <w:tcPr>
            <w:tcW w:w="1984" w:type="dxa"/>
            <w:vAlign w:val="center"/>
            <w:hideMark/>
          </w:tcPr>
          <w:p w14:paraId="1931645C" w14:textId="77777777" w:rsidR="00965914" w:rsidRPr="000907B5" w:rsidRDefault="00965914" w:rsidP="000907B5">
            <w:pPr>
              <w:spacing w:before="120" w:after="120" w:line="276" w:lineRule="auto"/>
              <w:ind w:left="629" w:hanging="544"/>
              <w:jc w:val="left"/>
              <w:rPr>
                <w:sz w:val="24"/>
                <w:szCs w:val="24"/>
                <w:highlight w:val="yellow"/>
              </w:rPr>
            </w:pPr>
            <w:r w:rsidRPr="000907B5">
              <w:rPr>
                <w:b/>
                <w:bCs/>
                <w:sz w:val="24"/>
                <w:szCs w:val="24"/>
                <w:highlight w:val="yellow"/>
              </w:rPr>
              <w:t>Act with Integrity</w:t>
            </w:r>
          </w:p>
        </w:tc>
        <w:tc>
          <w:tcPr>
            <w:tcW w:w="7032" w:type="dxa"/>
            <w:hideMark/>
          </w:tcPr>
          <w:p w14:paraId="3F3455CB" w14:textId="77777777" w:rsidR="00965914" w:rsidRPr="000907B5" w:rsidRDefault="00965914" w:rsidP="000907B5">
            <w:pPr>
              <w:spacing w:before="120" w:after="120" w:line="276" w:lineRule="auto"/>
              <w:ind w:left="86" w:firstLine="0"/>
              <w:rPr>
                <w:sz w:val="24"/>
                <w:szCs w:val="24"/>
                <w:highlight w:val="yellow"/>
              </w:rPr>
            </w:pPr>
            <w:r w:rsidRPr="000907B5">
              <w:rPr>
                <w:sz w:val="24"/>
                <w:szCs w:val="24"/>
                <w:highlight w:val="yellow"/>
              </w:rPr>
              <w:t xml:space="preserve">Always be truthful and transparent in your work. </w:t>
            </w:r>
          </w:p>
          <w:p w14:paraId="16E3DC11" w14:textId="18BA53FA" w:rsidR="00965914" w:rsidRPr="000907B5" w:rsidRDefault="00965914" w:rsidP="000907B5">
            <w:pPr>
              <w:spacing w:before="120" w:after="120" w:line="276" w:lineRule="auto"/>
              <w:ind w:left="86" w:firstLine="0"/>
              <w:rPr>
                <w:sz w:val="24"/>
                <w:szCs w:val="24"/>
                <w:highlight w:val="yellow"/>
              </w:rPr>
            </w:pPr>
            <w:r w:rsidRPr="000907B5">
              <w:rPr>
                <w:b/>
                <w:bCs/>
                <w:sz w:val="24"/>
                <w:szCs w:val="24"/>
                <w:highlight w:val="yellow"/>
              </w:rPr>
              <w:t>Example:</w:t>
            </w:r>
            <w:r w:rsidRPr="000907B5">
              <w:rPr>
                <w:sz w:val="24"/>
                <w:szCs w:val="24"/>
                <w:highlight w:val="yellow"/>
              </w:rPr>
              <w:t xml:space="preserve"> If you discover an error in a client report, immediately inform your manager and correct it instead of concealing the mistake.</w:t>
            </w:r>
          </w:p>
        </w:tc>
      </w:tr>
      <w:tr w:rsidR="00965914" w:rsidRPr="000907B5" w14:paraId="74BBBE73" w14:textId="77777777" w:rsidTr="00965914">
        <w:tc>
          <w:tcPr>
            <w:tcW w:w="1984" w:type="dxa"/>
            <w:vAlign w:val="center"/>
            <w:hideMark/>
          </w:tcPr>
          <w:p w14:paraId="0883012C"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Comply with Laws and Company Policies</w:t>
            </w:r>
          </w:p>
        </w:tc>
        <w:tc>
          <w:tcPr>
            <w:tcW w:w="7032" w:type="dxa"/>
            <w:hideMark/>
          </w:tcPr>
          <w:p w14:paraId="493CFE40"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Follow all applicable laws, regulations, and company procedures.</w:t>
            </w:r>
          </w:p>
          <w:p w14:paraId="24D0AE4E" w14:textId="12224EFD"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Complete all mandatory compliance and AML training before the due date and follow internal approval processes.</w:t>
            </w:r>
          </w:p>
        </w:tc>
      </w:tr>
      <w:tr w:rsidR="00965914" w:rsidRPr="000907B5" w14:paraId="0139CFB1" w14:textId="77777777" w:rsidTr="00965914">
        <w:tc>
          <w:tcPr>
            <w:tcW w:w="1984" w:type="dxa"/>
            <w:vAlign w:val="center"/>
            <w:hideMark/>
          </w:tcPr>
          <w:p w14:paraId="618632FE"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Avoid Conflicts of Interest</w:t>
            </w:r>
          </w:p>
        </w:tc>
        <w:tc>
          <w:tcPr>
            <w:tcW w:w="7032" w:type="dxa"/>
            <w:hideMark/>
          </w:tcPr>
          <w:p w14:paraId="7F55C1EE"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Do not allow personal interests to influence business decisions.</w:t>
            </w:r>
          </w:p>
          <w:p w14:paraId="745F25CB" w14:textId="521EB6C0"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Inform your manager if a close family member works for a vendor participating in a procurement process.</w:t>
            </w:r>
          </w:p>
        </w:tc>
      </w:tr>
      <w:tr w:rsidR="00965914" w:rsidRPr="000907B5" w14:paraId="25FECFBE" w14:textId="77777777" w:rsidTr="00965914">
        <w:tc>
          <w:tcPr>
            <w:tcW w:w="1984" w:type="dxa"/>
            <w:vAlign w:val="center"/>
            <w:hideMark/>
          </w:tcPr>
          <w:p w14:paraId="21E15EFE"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Prevent Bribery and Corruption</w:t>
            </w:r>
          </w:p>
        </w:tc>
        <w:tc>
          <w:tcPr>
            <w:tcW w:w="7032" w:type="dxa"/>
            <w:hideMark/>
          </w:tcPr>
          <w:p w14:paraId="7FBBE116"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Never offer, accept, or request anything of value that could improperly influence a business decision. </w:t>
            </w:r>
          </w:p>
          <w:p w14:paraId="5E05F7C3" w14:textId="17FDD407"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Politely decline an expensive gift from a supplier during contract negotiations and report it according to company procedures.</w:t>
            </w:r>
          </w:p>
        </w:tc>
      </w:tr>
      <w:tr w:rsidR="00965914" w:rsidRPr="000907B5" w14:paraId="25170286" w14:textId="77777777" w:rsidTr="00965914">
        <w:tc>
          <w:tcPr>
            <w:tcW w:w="1984" w:type="dxa"/>
            <w:vAlign w:val="center"/>
            <w:hideMark/>
          </w:tcPr>
          <w:p w14:paraId="3B746A5D"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Protect Confidential Information</w:t>
            </w:r>
          </w:p>
        </w:tc>
        <w:tc>
          <w:tcPr>
            <w:tcW w:w="7032" w:type="dxa"/>
            <w:hideMark/>
          </w:tcPr>
          <w:p w14:paraId="3B6CA387"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Keep client, employee, and company information secure and confidential. </w:t>
            </w:r>
          </w:p>
          <w:p w14:paraId="7C21506B" w14:textId="65B7134F"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Do not discuss confidential client information in public places or share files with unauthorized individuals.</w:t>
            </w:r>
          </w:p>
        </w:tc>
      </w:tr>
      <w:tr w:rsidR="00965914" w:rsidRPr="000907B5" w14:paraId="25B317DF" w14:textId="77777777" w:rsidTr="00965914">
        <w:tc>
          <w:tcPr>
            <w:tcW w:w="1984" w:type="dxa"/>
            <w:vAlign w:val="center"/>
            <w:hideMark/>
          </w:tcPr>
          <w:p w14:paraId="7EC886A6"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Maintain Accurate Records</w:t>
            </w:r>
          </w:p>
        </w:tc>
        <w:tc>
          <w:tcPr>
            <w:tcW w:w="7032" w:type="dxa"/>
            <w:hideMark/>
          </w:tcPr>
          <w:p w14:paraId="5E58B7A3"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Ensure all business records and reports are accurate, complete, and timely. </w:t>
            </w:r>
          </w:p>
          <w:p w14:paraId="6DE28271" w14:textId="5E14C865"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Record working hours and expenses honestly without falsifying information.</w:t>
            </w:r>
          </w:p>
        </w:tc>
      </w:tr>
      <w:tr w:rsidR="00965914" w:rsidRPr="000907B5" w14:paraId="08988CB9" w14:textId="77777777" w:rsidTr="00965914">
        <w:tc>
          <w:tcPr>
            <w:tcW w:w="1984" w:type="dxa"/>
            <w:vAlign w:val="center"/>
            <w:hideMark/>
          </w:tcPr>
          <w:p w14:paraId="62A7925D" w14:textId="77777777" w:rsidR="00965914" w:rsidRPr="000907B5" w:rsidRDefault="00965914" w:rsidP="000907B5">
            <w:pPr>
              <w:spacing w:before="120" w:after="120" w:line="276" w:lineRule="auto"/>
              <w:ind w:left="629" w:hanging="544"/>
              <w:jc w:val="left"/>
              <w:rPr>
                <w:sz w:val="24"/>
                <w:szCs w:val="24"/>
                <w:highlight w:val="yellow"/>
              </w:rPr>
            </w:pPr>
            <w:r w:rsidRPr="000907B5">
              <w:rPr>
                <w:b/>
                <w:bCs/>
                <w:sz w:val="24"/>
                <w:szCs w:val="24"/>
                <w:highlight w:val="yellow"/>
              </w:rPr>
              <w:t>Respect Others</w:t>
            </w:r>
          </w:p>
        </w:tc>
        <w:tc>
          <w:tcPr>
            <w:tcW w:w="7032" w:type="dxa"/>
            <w:hideMark/>
          </w:tcPr>
          <w:p w14:paraId="338E95F7"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Treat everyone with dignity, fairness, and respect.</w:t>
            </w:r>
          </w:p>
          <w:p w14:paraId="51A6D725" w14:textId="1C819DC7"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lastRenderedPageBreak/>
              <w:t>Example:</w:t>
            </w:r>
            <w:r w:rsidRPr="000907B5">
              <w:rPr>
                <w:sz w:val="24"/>
                <w:szCs w:val="24"/>
                <w:highlight w:val="yellow"/>
              </w:rPr>
              <w:t xml:space="preserve"> Listen respectfully to colleagues' opinions during meetings and avoid discriminatory or offensive language.</w:t>
            </w:r>
          </w:p>
        </w:tc>
      </w:tr>
      <w:tr w:rsidR="00965914" w:rsidRPr="000907B5" w14:paraId="6433FEAA" w14:textId="77777777" w:rsidTr="00965914">
        <w:tc>
          <w:tcPr>
            <w:tcW w:w="1984" w:type="dxa"/>
            <w:vAlign w:val="center"/>
            <w:hideMark/>
          </w:tcPr>
          <w:p w14:paraId="5F5B465C"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lastRenderedPageBreak/>
              <w:t>Promote an Inclusive Workplace</w:t>
            </w:r>
          </w:p>
        </w:tc>
        <w:tc>
          <w:tcPr>
            <w:tcW w:w="7032" w:type="dxa"/>
            <w:hideMark/>
          </w:tcPr>
          <w:p w14:paraId="096640E1"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Support equal opportunity and value diversity.</w:t>
            </w:r>
          </w:p>
          <w:p w14:paraId="4BA71741" w14:textId="3AD49BB5"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Evaluate candidates based on their qualifications rather than their age, gender, religion, or ethnicity.</w:t>
            </w:r>
          </w:p>
        </w:tc>
      </w:tr>
      <w:tr w:rsidR="00965914" w:rsidRPr="000907B5" w14:paraId="3FCEA8EB" w14:textId="77777777" w:rsidTr="00965914">
        <w:tc>
          <w:tcPr>
            <w:tcW w:w="1984" w:type="dxa"/>
            <w:vAlign w:val="center"/>
            <w:hideMark/>
          </w:tcPr>
          <w:p w14:paraId="39BDA8BC"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Use Company Resources Responsibly</w:t>
            </w:r>
          </w:p>
        </w:tc>
        <w:tc>
          <w:tcPr>
            <w:tcW w:w="7032" w:type="dxa"/>
            <w:hideMark/>
          </w:tcPr>
          <w:p w14:paraId="7DCF297A"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Use company assets only for legitimate business purposes. </w:t>
            </w:r>
          </w:p>
          <w:p w14:paraId="3BFEFA21" w14:textId="32D3AE36"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Use company laptops, software, and internet access responsibly and avoid installing unauthorized applications.</w:t>
            </w:r>
          </w:p>
        </w:tc>
      </w:tr>
      <w:tr w:rsidR="00965914" w:rsidRPr="000907B5" w14:paraId="6E5E4ED3" w14:textId="77777777" w:rsidTr="00965914">
        <w:tc>
          <w:tcPr>
            <w:tcW w:w="1984" w:type="dxa"/>
            <w:vAlign w:val="center"/>
            <w:hideMark/>
          </w:tcPr>
          <w:p w14:paraId="76330C8B"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Maintain Information Security</w:t>
            </w:r>
          </w:p>
        </w:tc>
        <w:tc>
          <w:tcPr>
            <w:tcW w:w="7032" w:type="dxa"/>
            <w:hideMark/>
          </w:tcPr>
          <w:p w14:paraId="7C8ABE3A"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Follow cybersecurity requirements to protect company systems.</w:t>
            </w:r>
          </w:p>
          <w:p w14:paraId="1F753426" w14:textId="685413DC"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Use strong passwords, enable multi-factor authentication, and immediately report suspicious emails or phishing attempts.</w:t>
            </w:r>
          </w:p>
        </w:tc>
      </w:tr>
      <w:tr w:rsidR="00965914" w:rsidRPr="000907B5" w14:paraId="61AC1902" w14:textId="77777777" w:rsidTr="00965914">
        <w:tc>
          <w:tcPr>
            <w:tcW w:w="1984" w:type="dxa"/>
            <w:vAlign w:val="center"/>
            <w:hideMark/>
          </w:tcPr>
          <w:p w14:paraId="3302D742"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Speak Up and Report Concerns</w:t>
            </w:r>
          </w:p>
        </w:tc>
        <w:tc>
          <w:tcPr>
            <w:tcW w:w="7032" w:type="dxa"/>
            <w:hideMark/>
          </w:tcPr>
          <w:p w14:paraId="23B8C713"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Report suspected unethical behaviour or policy violations without fear of retaliation. </w:t>
            </w:r>
          </w:p>
          <w:p w14:paraId="0F08DA51" w14:textId="71B0B911"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Report suspected fraud, data manipulation, or harassment through the company's reporting mechanism or ethics hotline.</w:t>
            </w:r>
          </w:p>
        </w:tc>
      </w:tr>
      <w:tr w:rsidR="00965914" w:rsidRPr="000907B5" w14:paraId="14FA3BB6" w14:textId="77777777" w:rsidTr="00965914">
        <w:tc>
          <w:tcPr>
            <w:tcW w:w="1984" w:type="dxa"/>
            <w:vAlign w:val="center"/>
            <w:hideMark/>
          </w:tcPr>
          <w:p w14:paraId="22485BC9"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Cooperate During Investigations</w:t>
            </w:r>
          </w:p>
        </w:tc>
        <w:tc>
          <w:tcPr>
            <w:tcW w:w="7032" w:type="dxa"/>
            <w:hideMark/>
          </w:tcPr>
          <w:p w14:paraId="1A6205CD"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 xml:space="preserve">Provide honest and complete information during internal investigations or audits. </w:t>
            </w:r>
          </w:p>
          <w:p w14:paraId="4CF603BD" w14:textId="36C7645D"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Submit requested documents promptly and answer investigators truthfully.</w:t>
            </w:r>
          </w:p>
        </w:tc>
      </w:tr>
      <w:tr w:rsidR="00965914" w:rsidRPr="000907B5" w14:paraId="0F4BF804" w14:textId="77777777" w:rsidTr="00965914">
        <w:tc>
          <w:tcPr>
            <w:tcW w:w="1984" w:type="dxa"/>
            <w:vAlign w:val="center"/>
            <w:hideMark/>
          </w:tcPr>
          <w:p w14:paraId="5ED1649F" w14:textId="77777777" w:rsidR="00965914" w:rsidRPr="000907B5" w:rsidRDefault="00965914" w:rsidP="000907B5">
            <w:pPr>
              <w:spacing w:before="120" w:after="120" w:line="276" w:lineRule="auto"/>
              <w:jc w:val="left"/>
              <w:rPr>
                <w:sz w:val="24"/>
                <w:szCs w:val="24"/>
                <w:highlight w:val="yellow"/>
              </w:rPr>
            </w:pPr>
            <w:r w:rsidRPr="000907B5">
              <w:rPr>
                <w:b/>
                <w:bCs/>
                <w:sz w:val="24"/>
                <w:szCs w:val="24"/>
                <w:highlight w:val="yellow"/>
              </w:rPr>
              <w:t>Be Accountable</w:t>
            </w:r>
          </w:p>
        </w:tc>
        <w:tc>
          <w:tcPr>
            <w:tcW w:w="7032" w:type="dxa"/>
            <w:hideMark/>
          </w:tcPr>
          <w:p w14:paraId="53512F3F"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Take responsibility for your actions and decisions.</w:t>
            </w:r>
          </w:p>
          <w:p w14:paraId="220E07BF" w14:textId="3BA56645"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If a compliance requirement is missed, report it immediately and work with your manager to implement corrective actions.</w:t>
            </w:r>
          </w:p>
        </w:tc>
      </w:tr>
      <w:tr w:rsidR="00965914" w:rsidRPr="000907B5" w14:paraId="202D8FD6" w14:textId="77777777" w:rsidTr="00965914">
        <w:tc>
          <w:tcPr>
            <w:tcW w:w="1984" w:type="dxa"/>
            <w:vAlign w:val="center"/>
            <w:hideMark/>
          </w:tcPr>
          <w:p w14:paraId="70766BD2"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 xml:space="preserve">Use </w:t>
            </w:r>
            <w:proofErr w:type="gramStart"/>
            <w:r w:rsidRPr="000907B5">
              <w:rPr>
                <w:b/>
                <w:bCs/>
                <w:sz w:val="24"/>
                <w:szCs w:val="24"/>
                <w:highlight w:val="yellow"/>
              </w:rPr>
              <w:t>Social Media</w:t>
            </w:r>
            <w:proofErr w:type="gramEnd"/>
            <w:r w:rsidRPr="000907B5">
              <w:rPr>
                <w:b/>
                <w:bCs/>
                <w:sz w:val="24"/>
                <w:szCs w:val="24"/>
                <w:highlight w:val="yellow"/>
              </w:rPr>
              <w:t xml:space="preserve"> Responsibly</w:t>
            </w:r>
          </w:p>
        </w:tc>
        <w:tc>
          <w:tcPr>
            <w:tcW w:w="7032" w:type="dxa"/>
            <w:hideMark/>
          </w:tcPr>
          <w:p w14:paraId="77D33BC0"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Do not post confidential information or comments that may harm the company's reputation.</w:t>
            </w:r>
          </w:p>
          <w:p w14:paraId="0A13443D" w14:textId="2BABC5E2"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t>Example:</w:t>
            </w:r>
            <w:r w:rsidRPr="000907B5">
              <w:rPr>
                <w:sz w:val="24"/>
                <w:szCs w:val="24"/>
                <w:highlight w:val="yellow"/>
              </w:rPr>
              <w:t xml:space="preserve"> Avoid sharing client information, internal meetings, or confidential projects on personal social media accounts.</w:t>
            </w:r>
          </w:p>
        </w:tc>
      </w:tr>
      <w:tr w:rsidR="00965914" w:rsidRPr="000907B5" w14:paraId="0032D925" w14:textId="77777777" w:rsidTr="00965914">
        <w:tc>
          <w:tcPr>
            <w:tcW w:w="1984" w:type="dxa"/>
            <w:vAlign w:val="center"/>
            <w:hideMark/>
          </w:tcPr>
          <w:p w14:paraId="0EF3B6A6" w14:textId="77777777" w:rsidR="00965914" w:rsidRPr="000907B5" w:rsidRDefault="00965914" w:rsidP="000907B5">
            <w:pPr>
              <w:spacing w:before="120" w:after="120" w:line="276" w:lineRule="auto"/>
              <w:ind w:left="85" w:firstLine="0"/>
              <w:jc w:val="left"/>
              <w:rPr>
                <w:sz w:val="24"/>
                <w:szCs w:val="24"/>
                <w:highlight w:val="yellow"/>
              </w:rPr>
            </w:pPr>
            <w:r w:rsidRPr="000907B5">
              <w:rPr>
                <w:b/>
                <w:bCs/>
                <w:sz w:val="24"/>
                <w:szCs w:val="24"/>
                <w:highlight w:val="yellow"/>
              </w:rPr>
              <w:t>Seek Guidance When Unsure</w:t>
            </w:r>
          </w:p>
        </w:tc>
        <w:tc>
          <w:tcPr>
            <w:tcW w:w="7032" w:type="dxa"/>
            <w:hideMark/>
          </w:tcPr>
          <w:p w14:paraId="647B8C6F" w14:textId="77777777" w:rsidR="00965914" w:rsidRPr="000907B5" w:rsidRDefault="00965914" w:rsidP="000907B5">
            <w:pPr>
              <w:spacing w:before="120" w:after="120" w:line="276" w:lineRule="auto"/>
              <w:ind w:left="85" w:firstLine="0"/>
              <w:rPr>
                <w:sz w:val="24"/>
                <w:szCs w:val="24"/>
                <w:highlight w:val="yellow"/>
              </w:rPr>
            </w:pPr>
            <w:r w:rsidRPr="000907B5">
              <w:rPr>
                <w:sz w:val="24"/>
                <w:szCs w:val="24"/>
                <w:highlight w:val="yellow"/>
              </w:rPr>
              <w:t>Ask for advice before taking actions that may create ethical or compliance concerns.</w:t>
            </w:r>
          </w:p>
          <w:p w14:paraId="36B2B0BB" w14:textId="37F8F27E" w:rsidR="00965914" w:rsidRPr="000907B5" w:rsidRDefault="00965914" w:rsidP="000907B5">
            <w:pPr>
              <w:spacing w:before="120" w:after="120" w:line="276" w:lineRule="auto"/>
              <w:ind w:left="85" w:firstLine="0"/>
              <w:rPr>
                <w:sz w:val="24"/>
                <w:szCs w:val="24"/>
                <w:highlight w:val="yellow"/>
              </w:rPr>
            </w:pPr>
            <w:r w:rsidRPr="000907B5">
              <w:rPr>
                <w:b/>
                <w:bCs/>
                <w:sz w:val="24"/>
                <w:szCs w:val="24"/>
                <w:highlight w:val="yellow"/>
              </w:rPr>
              <w:lastRenderedPageBreak/>
              <w:t>Example:</w:t>
            </w:r>
            <w:r w:rsidRPr="000907B5">
              <w:rPr>
                <w:sz w:val="24"/>
                <w:szCs w:val="24"/>
                <w:highlight w:val="yellow"/>
              </w:rPr>
              <w:t xml:space="preserve"> Consult your manager or Compliance team before accepting hospitality from a business partner if you are unsure whether it complies with company policy.</w:t>
            </w:r>
          </w:p>
        </w:tc>
      </w:tr>
    </w:tbl>
    <w:p w14:paraId="5A055DBF" w14:textId="77777777" w:rsidR="00965914" w:rsidRPr="000907B5" w:rsidRDefault="00965914" w:rsidP="000907B5">
      <w:pPr>
        <w:rPr>
          <w:b/>
          <w:bCs/>
          <w:sz w:val="24"/>
          <w:szCs w:val="24"/>
          <w:highlight w:val="yellow"/>
        </w:rPr>
      </w:pPr>
      <w:r w:rsidRPr="000907B5">
        <w:rPr>
          <w:b/>
          <w:bCs/>
          <w:sz w:val="24"/>
          <w:szCs w:val="24"/>
          <w:highlight w:val="yellow"/>
        </w:rPr>
        <w:lastRenderedPageBreak/>
        <w:t>Remember the Ethics Test</w:t>
      </w:r>
    </w:p>
    <w:p w14:paraId="1AEA53E9" w14:textId="77777777" w:rsidR="00965914" w:rsidRPr="000907B5" w:rsidRDefault="00965914" w:rsidP="000907B5">
      <w:pPr>
        <w:rPr>
          <w:sz w:val="24"/>
          <w:szCs w:val="24"/>
          <w:highlight w:val="yellow"/>
        </w:rPr>
      </w:pPr>
      <w:r w:rsidRPr="000907B5">
        <w:rPr>
          <w:sz w:val="24"/>
          <w:szCs w:val="24"/>
          <w:highlight w:val="yellow"/>
        </w:rPr>
        <w:t>Before making a decision, ask yourself:</w:t>
      </w:r>
    </w:p>
    <w:p w14:paraId="0BC704FA" w14:textId="77777777" w:rsidR="00965914" w:rsidRPr="000907B5" w:rsidRDefault="00965914" w:rsidP="000907B5">
      <w:pPr>
        <w:pStyle w:val="ListParagraph"/>
        <w:numPr>
          <w:ilvl w:val="0"/>
          <w:numId w:val="15"/>
        </w:numPr>
        <w:spacing w:line="276" w:lineRule="auto"/>
        <w:rPr>
          <w:szCs w:val="24"/>
          <w:highlight w:val="yellow"/>
        </w:rPr>
      </w:pPr>
      <w:r w:rsidRPr="000907B5">
        <w:rPr>
          <w:szCs w:val="24"/>
          <w:highlight w:val="yellow"/>
        </w:rPr>
        <w:t xml:space="preserve">Is it legal? </w:t>
      </w:r>
    </w:p>
    <w:p w14:paraId="04CEC20F" w14:textId="77777777" w:rsidR="00965914" w:rsidRPr="000907B5" w:rsidRDefault="00965914" w:rsidP="000907B5">
      <w:pPr>
        <w:pStyle w:val="ListParagraph"/>
        <w:numPr>
          <w:ilvl w:val="0"/>
          <w:numId w:val="15"/>
        </w:numPr>
        <w:spacing w:line="276" w:lineRule="auto"/>
        <w:rPr>
          <w:szCs w:val="24"/>
          <w:highlight w:val="yellow"/>
        </w:rPr>
      </w:pPr>
      <w:r w:rsidRPr="000907B5">
        <w:rPr>
          <w:szCs w:val="24"/>
          <w:highlight w:val="yellow"/>
        </w:rPr>
        <w:t xml:space="preserve">Is it consistent with the company's policies and values? </w:t>
      </w:r>
    </w:p>
    <w:p w14:paraId="5A353D68" w14:textId="77777777" w:rsidR="00965914" w:rsidRPr="000907B5" w:rsidRDefault="00965914" w:rsidP="000907B5">
      <w:pPr>
        <w:pStyle w:val="ListParagraph"/>
        <w:numPr>
          <w:ilvl w:val="0"/>
          <w:numId w:val="15"/>
        </w:numPr>
        <w:spacing w:line="276" w:lineRule="auto"/>
        <w:rPr>
          <w:szCs w:val="24"/>
          <w:highlight w:val="yellow"/>
        </w:rPr>
      </w:pPr>
      <w:r w:rsidRPr="000907B5">
        <w:rPr>
          <w:szCs w:val="24"/>
          <w:highlight w:val="yellow"/>
        </w:rPr>
        <w:t xml:space="preserve">Would I be comfortable if this decision were made public? </w:t>
      </w:r>
    </w:p>
    <w:p w14:paraId="72AD6FFA" w14:textId="77777777" w:rsidR="00965914" w:rsidRPr="000907B5" w:rsidRDefault="00965914" w:rsidP="000907B5">
      <w:pPr>
        <w:pStyle w:val="ListParagraph"/>
        <w:numPr>
          <w:ilvl w:val="0"/>
          <w:numId w:val="15"/>
        </w:numPr>
        <w:spacing w:line="276" w:lineRule="auto"/>
        <w:rPr>
          <w:szCs w:val="24"/>
          <w:highlight w:val="yellow"/>
        </w:rPr>
      </w:pPr>
      <w:r w:rsidRPr="000907B5">
        <w:rPr>
          <w:szCs w:val="24"/>
          <w:highlight w:val="yellow"/>
        </w:rPr>
        <w:t xml:space="preserve">Would I be comfortable explaining this decision to my manager, colleagues, client, or regulator? </w:t>
      </w:r>
    </w:p>
    <w:p w14:paraId="4C8F8A9F" w14:textId="299C77D2" w:rsidR="00965914" w:rsidRPr="000907B5" w:rsidRDefault="00965914" w:rsidP="000907B5">
      <w:pPr>
        <w:pStyle w:val="ListParagraph"/>
        <w:numPr>
          <w:ilvl w:val="0"/>
          <w:numId w:val="15"/>
        </w:numPr>
        <w:spacing w:line="276" w:lineRule="auto"/>
        <w:rPr>
          <w:szCs w:val="24"/>
          <w:highlight w:val="yellow"/>
        </w:rPr>
      </w:pPr>
      <w:r w:rsidRPr="000907B5">
        <w:rPr>
          <w:szCs w:val="24"/>
          <w:highlight w:val="yellow"/>
        </w:rPr>
        <w:t xml:space="preserve">Could this action create a conflict of interest or damage the company's reputation? </w:t>
      </w:r>
    </w:p>
    <w:p w14:paraId="495BDF5D" w14:textId="6FC190B1" w:rsidR="00965914" w:rsidRPr="000907B5" w:rsidRDefault="00965914" w:rsidP="000907B5">
      <w:pPr>
        <w:ind w:left="86" w:firstLine="0"/>
        <w:rPr>
          <w:sz w:val="24"/>
          <w:szCs w:val="24"/>
          <w:highlight w:val="yellow"/>
        </w:rPr>
      </w:pPr>
      <w:r w:rsidRPr="000907B5">
        <w:rPr>
          <w:sz w:val="24"/>
          <w:szCs w:val="24"/>
          <w:highlight w:val="yellow"/>
        </w:rPr>
        <w:t>If the answer to any of these questions is "No" or "I'm not sure," stop and seek guidance from your manager, Human Resources, Legal, or the Compliance team before proceeding.</w:t>
      </w:r>
    </w:p>
    <w:p w14:paraId="19CE247F" w14:textId="626BEC33" w:rsidR="00407280" w:rsidRDefault="00407280" w:rsidP="000907B5">
      <w:pPr>
        <w:pStyle w:val="Heading1"/>
        <w:spacing w:line="276" w:lineRule="auto"/>
        <w:ind w:left="-90" w:firstLine="0"/>
        <w:rPr>
          <w:rFonts w:ascii="Segoe UI Symbol" w:hAnsi="Segoe UI Symbol"/>
          <w:b/>
          <w:bCs/>
          <w:sz w:val="28"/>
          <w:szCs w:val="28"/>
        </w:rPr>
      </w:pPr>
      <w:bookmarkStart w:id="158" w:name="_Toc234075329"/>
      <w:r w:rsidRPr="00407280">
        <w:rPr>
          <w:rFonts w:ascii="Segoe UI Symbol" w:hAnsi="Segoe UI Symbol"/>
          <w:b/>
          <w:bCs/>
          <w:sz w:val="28"/>
          <w:szCs w:val="28"/>
        </w:rPr>
        <w:t>CONSEQUENCES OF VIOLATION OF THIS POLICY</w:t>
      </w:r>
      <w:bookmarkEnd w:id="158"/>
      <w:r w:rsidRPr="00407280">
        <w:rPr>
          <w:rFonts w:ascii="Segoe UI Symbol" w:hAnsi="Segoe UI Symbol"/>
          <w:b/>
          <w:bCs/>
          <w:sz w:val="28"/>
          <w:szCs w:val="28"/>
        </w:rPr>
        <w:t xml:space="preserve"> </w:t>
      </w:r>
    </w:p>
    <w:p w14:paraId="233DD18C" w14:textId="050CA002"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Disciplinary Measures: Employees who breach governance guidelines may face disciplinary actions ranging from verbal warnings to formal reprimands, depending on the seriousness of the violation.</w:t>
      </w:r>
    </w:p>
    <w:p w14:paraId="159CB1AB"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Termination: Repeated or severe violations, particularly those involving ethical misconduct like fraud or corruption, may lead to immediate termination of employment.</w:t>
      </w:r>
    </w:p>
    <w:p w14:paraId="37589D60"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Legal Repercussions: Violations that breach laws or regulations may result in legal action, including civil or criminal charges, which could lead to fines or imprisonment.</w:t>
      </w:r>
    </w:p>
    <w:p w14:paraId="5D9A44D0"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Loss of Benefits: Employees found in violation may lose access to certain company benefits, such as bonuses, promotions, or eligibility for specific roles.</w:t>
      </w:r>
    </w:p>
    <w:p w14:paraId="024ED0B5"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Compulsory Retraining: Employees who breach governance guidelines may be required to attend additional training focused on compliance, ethics, and applicable laws.</w:t>
      </w:r>
    </w:p>
    <w:p w14:paraId="24A96DDF"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lastRenderedPageBreak/>
        <w:t>Damage to Reputation: Violations can damage the organization’s reputation, leading to diminished client trust, strained partnerships, and negative publicity.</w:t>
      </w:r>
    </w:p>
    <w:p w14:paraId="12E8CDBF"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Financial Penalties: The organization may incur fines from regulatory bodies for non-compliance with laws or governance violations.</w:t>
      </w:r>
    </w:p>
    <w:p w14:paraId="0829D8AE"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Increased Oversight: Following a violation, the organization may face heightened scrutiny from internal auditors, regulators, and stakeholders, leading to more stringent oversight.</w:t>
      </w:r>
    </w:p>
    <w:p w14:paraId="486A38D8" w14:textId="77777777"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Internal Investigation: A breach may prompt an internal investigation, evaluating processes and controls to identify weaknesses and prevent recurrence.</w:t>
      </w:r>
    </w:p>
    <w:p w14:paraId="0840EB65" w14:textId="2E1381B3" w:rsidR="00407280" w:rsidRPr="00407280" w:rsidRDefault="00407280" w:rsidP="000907B5">
      <w:pPr>
        <w:numPr>
          <w:ilvl w:val="0"/>
          <w:numId w:val="6"/>
        </w:numPr>
        <w:tabs>
          <w:tab w:val="left" w:pos="5100"/>
        </w:tabs>
        <w:rPr>
          <w:lang w:val="en-US"/>
        </w:rPr>
      </w:pPr>
      <w:r w:rsidRPr="00407280">
        <w:rPr>
          <w:rFonts w:ascii="Segoe UI Symbol" w:hAnsi="Segoe UI Symbol"/>
          <w:sz w:val="24"/>
          <w:szCs w:val="24"/>
        </w:rPr>
        <w:t>Career Setbacks</w:t>
      </w:r>
      <w:r w:rsidRPr="00407280">
        <w:rPr>
          <w:rFonts w:ascii="Segoe UI Symbol" w:hAnsi="Segoe UI Symbol"/>
          <w:sz w:val="24"/>
          <w:szCs w:val="24"/>
          <w:lang w:val="en-US"/>
        </w:rPr>
        <w:t>: Employees who violate governance guidelines may experience hindered career progression, limiting future opportunities for growth and advancement</w:t>
      </w:r>
      <w:r w:rsidRPr="00407280">
        <w:rPr>
          <w:lang w:val="en-US"/>
        </w:rPr>
        <w:t>.</w:t>
      </w:r>
    </w:p>
    <w:p w14:paraId="77081291" w14:textId="202CF008" w:rsidR="00F21E1F" w:rsidRDefault="00424C63" w:rsidP="000907B5">
      <w:pPr>
        <w:pStyle w:val="Heading1"/>
        <w:spacing w:line="276" w:lineRule="auto"/>
        <w:ind w:left="-90" w:firstLine="0"/>
        <w:rPr>
          <w:rFonts w:ascii="Segoe UI Symbol" w:hAnsi="Segoe UI Symbol"/>
          <w:b/>
          <w:bCs/>
          <w:sz w:val="28"/>
          <w:szCs w:val="28"/>
        </w:rPr>
      </w:pPr>
      <w:bookmarkStart w:id="159" w:name="_Toc234075330"/>
      <w:r w:rsidRPr="00F21E1F">
        <w:rPr>
          <w:rFonts w:ascii="Segoe UI Symbol" w:hAnsi="Segoe UI Symbol"/>
          <w:b/>
          <w:bCs/>
          <w:sz w:val="28"/>
          <w:szCs w:val="28"/>
        </w:rPr>
        <w:t>REPORTING</w:t>
      </w:r>
      <w:bookmarkEnd w:id="159"/>
      <w:r w:rsidRPr="00F21E1F">
        <w:rPr>
          <w:rFonts w:ascii="Segoe UI Symbol" w:hAnsi="Segoe UI Symbol"/>
          <w:b/>
          <w:bCs/>
          <w:sz w:val="28"/>
          <w:szCs w:val="28"/>
        </w:rPr>
        <w:t xml:space="preserve"> </w:t>
      </w:r>
    </w:p>
    <w:p w14:paraId="3E97C934" w14:textId="06E0264F" w:rsidR="00F21E1F" w:rsidRPr="00F21E1F" w:rsidRDefault="00407280" w:rsidP="000907B5">
      <w:pPr>
        <w:tabs>
          <w:tab w:val="left" w:pos="5100"/>
        </w:tabs>
        <w:ind w:left="-90" w:firstLine="0"/>
      </w:pPr>
      <w:r w:rsidRPr="00407280">
        <w:rPr>
          <w:rFonts w:ascii="Segoe UI Symbol" w:hAnsi="Segoe UI Symbol"/>
          <w:sz w:val="24"/>
          <w:szCs w:val="24"/>
        </w:rPr>
        <w:t xml:space="preserve">Regular and transparent reporting practices are essential for tracking progress, identifying potential risks, and maintaining accountability in ethics and governance. </w:t>
      </w:r>
      <w:r w:rsidR="00706534">
        <w:rPr>
          <w:rFonts w:ascii="Segoe UI Symbol" w:hAnsi="Segoe UI Symbol"/>
          <w:sz w:val="24"/>
          <w:szCs w:val="24"/>
        </w:rPr>
        <w:t>AMLRS</w:t>
      </w:r>
      <w:r w:rsidRPr="00407280">
        <w:rPr>
          <w:rFonts w:ascii="Segoe UI Symbol" w:hAnsi="Segoe UI Symbol"/>
          <w:sz w:val="24"/>
          <w:szCs w:val="24"/>
        </w:rPr>
        <w:t xml:space="preserve"> follows these reporting procedures:</w:t>
      </w:r>
    </w:p>
    <w:p w14:paraId="10A71336" w14:textId="7F9510D4" w:rsidR="00407280" w:rsidRPr="00407280" w:rsidRDefault="00407280" w:rsidP="000907B5">
      <w:pPr>
        <w:numPr>
          <w:ilvl w:val="0"/>
          <w:numId w:val="6"/>
        </w:numPr>
        <w:tabs>
          <w:tab w:val="left" w:pos="5100"/>
        </w:tabs>
        <w:rPr>
          <w:rFonts w:ascii="Segoe UI Symbol" w:hAnsi="Segoe UI Symbol"/>
          <w:sz w:val="24"/>
          <w:szCs w:val="24"/>
        </w:rPr>
      </w:pPr>
      <w:r w:rsidRPr="00407280">
        <w:rPr>
          <w:rFonts w:ascii="Segoe UI Symbol" w:hAnsi="Segoe UI Symbol"/>
          <w:sz w:val="24"/>
          <w:szCs w:val="24"/>
        </w:rPr>
        <w:t xml:space="preserve">Annual Reviews: We conduct annual evaluations of our </w:t>
      </w:r>
      <w:r>
        <w:rPr>
          <w:rFonts w:ascii="Segoe UI Symbol" w:hAnsi="Segoe UI Symbol"/>
          <w:sz w:val="24"/>
          <w:szCs w:val="24"/>
        </w:rPr>
        <w:t>ethics</w:t>
      </w:r>
      <w:r w:rsidRPr="00407280">
        <w:rPr>
          <w:rFonts w:ascii="Segoe UI Symbol" w:hAnsi="Segoe UI Symbol"/>
          <w:sz w:val="24"/>
          <w:szCs w:val="24"/>
        </w:rPr>
        <w:t xml:space="preserve"> performance, collecting data on key metrics defined in our governance framework.</w:t>
      </w:r>
    </w:p>
    <w:p w14:paraId="6818D3D2" w14:textId="0B3771AE" w:rsidR="00407280" w:rsidRPr="00407280" w:rsidRDefault="00407280" w:rsidP="000907B5">
      <w:pPr>
        <w:numPr>
          <w:ilvl w:val="0"/>
          <w:numId w:val="6"/>
        </w:numPr>
        <w:tabs>
          <w:tab w:val="left" w:pos="5100"/>
        </w:tabs>
      </w:pPr>
      <w:r w:rsidRPr="00407280">
        <w:rPr>
          <w:rFonts w:ascii="Segoe UI Symbol" w:hAnsi="Segoe UI Symbol"/>
          <w:sz w:val="24"/>
          <w:szCs w:val="24"/>
        </w:rPr>
        <w:t>Internal Audits: Regular internal audits are conducted to ensure compliance with ethical standards, evaluate the effectiveness of governance systems, and identify opportunities for improvement.</w:t>
      </w:r>
    </w:p>
    <w:p w14:paraId="686902A8" w14:textId="1B82FD2D" w:rsidR="00F21E1F" w:rsidRPr="00F21E1F" w:rsidRDefault="00407280" w:rsidP="000907B5">
      <w:pPr>
        <w:numPr>
          <w:ilvl w:val="0"/>
          <w:numId w:val="6"/>
        </w:numPr>
        <w:tabs>
          <w:tab w:val="left" w:pos="5100"/>
        </w:tabs>
      </w:pPr>
      <w:r w:rsidRPr="00407280">
        <w:rPr>
          <w:rFonts w:ascii="Segoe UI Symbol" w:hAnsi="Segoe UI Symbol"/>
          <w:sz w:val="24"/>
          <w:szCs w:val="24"/>
        </w:rPr>
        <w:t>Stakeholder Communication: We engage with stakeholders, including employees, customers, regulators, and local communities, to gather insights, address concerns, and transparently communicate our governance progress and</w:t>
      </w:r>
      <w:r w:rsidRPr="00407280">
        <w:rPr>
          <w:lang w:val="en-US"/>
        </w:rPr>
        <w:t xml:space="preserve"> </w:t>
      </w:r>
      <w:r w:rsidRPr="00407280">
        <w:rPr>
          <w:rFonts w:ascii="Segoe UI Symbol" w:hAnsi="Segoe UI Symbol"/>
          <w:sz w:val="24"/>
          <w:szCs w:val="24"/>
          <w:lang w:val="en-US"/>
        </w:rPr>
        <w:t>initiatives</w:t>
      </w:r>
      <w:r>
        <w:t>.</w:t>
      </w:r>
    </w:p>
    <w:p w14:paraId="595B5CA1" w14:textId="7B59B778" w:rsidR="00F21E1F" w:rsidRDefault="00424C63" w:rsidP="000907B5">
      <w:pPr>
        <w:pStyle w:val="Heading1"/>
        <w:spacing w:line="276" w:lineRule="auto"/>
        <w:ind w:left="-90" w:firstLine="0"/>
        <w:rPr>
          <w:rFonts w:ascii="Segoe UI Symbol" w:hAnsi="Segoe UI Symbol"/>
          <w:b/>
          <w:bCs/>
          <w:sz w:val="28"/>
          <w:szCs w:val="28"/>
        </w:rPr>
      </w:pPr>
      <w:bookmarkStart w:id="160" w:name="_Toc234075331"/>
      <w:r w:rsidRPr="00F21E1F">
        <w:rPr>
          <w:rFonts w:ascii="Segoe UI Symbol" w:hAnsi="Segoe UI Symbol"/>
          <w:b/>
          <w:bCs/>
          <w:sz w:val="28"/>
          <w:szCs w:val="28"/>
        </w:rPr>
        <w:lastRenderedPageBreak/>
        <w:t>CONTINUOUS IMPROVEMENT</w:t>
      </w:r>
      <w:bookmarkEnd w:id="160"/>
      <w:r w:rsidR="00F21E1F" w:rsidRPr="00F21E1F">
        <w:rPr>
          <w:rFonts w:ascii="Segoe UI Symbol" w:hAnsi="Segoe UI Symbol"/>
          <w:b/>
          <w:bCs/>
          <w:sz w:val="28"/>
          <w:szCs w:val="28"/>
        </w:rPr>
        <w:t xml:space="preserve"> </w:t>
      </w:r>
    </w:p>
    <w:p w14:paraId="1CE28A0C" w14:textId="238A2486" w:rsidR="00407280" w:rsidRPr="00407280" w:rsidRDefault="00706534" w:rsidP="000907B5">
      <w:pPr>
        <w:tabs>
          <w:tab w:val="left" w:pos="5100"/>
        </w:tabs>
        <w:ind w:left="-90" w:firstLine="0"/>
        <w:rPr>
          <w:rFonts w:ascii="Segoe UI Symbol" w:hAnsi="Segoe UI Symbol"/>
          <w:sz w:val="24"/>
          <w:szCs w:val="24"/>
        </w:rPr>
      </w:pPr>
      <w:r>
        <w:rPr>
          <w:rFonts w:ascii="Segoe UI Symbol" w:hAnsi="Segoe UI Symbol"/>
          <w:b/>
          <w:bCs/>
          <w:sz w:val="24"/>
          <w:szCs w:val="24"/>
        </w:rPr>
        <w:t xml:space="preserve">THE </w:t>
      </w:r>
      <w:r w:rsidR="00F21E1F" w:rsidRPr="00407280">
        <w:rPr>
          <w:rFonts w:ascii="Segoe UI Symbol" w:hAnsi="Segoe UI Symbol"/>
          <w:b/>
          <w:bCs/>
          <w:sz w:val="24"/>
          <w:szCs w:val="24"/>
        </w:rPr>
        <w:t xml:space="preserve">AML </w:t>
      </w:r>
      <w:r w:rsidR="00407280" w:rsidRPr="00407280">
        <w:rPr>
          <w:rFonts w:ascii="Segoe UI Symbol" w:hAnsi="Segoe UI Symbol"/>
          <w:b/>
          <w:bCs/>
          <w:sz w:val="24"/>
          <w:szCs w:val="24"/>
        </w:rPr>
        <w:t>RIGHTSOURCE GROUP</w:t>
      </w:r>
      <w:r w:rsidR="00407280" w:rsidRPr="00407280">
        <w:rPr>
          <w:rFonts w:ascii="Segoe UI Symbol" w:hAnsi="Segoe UI Symbol"/>
          <w:sz w:val="24"/>
          <w:szCs w:val="24"/>
        </w:rPr>
        <w:t xml:space="preserve"> is dedicated to continuously enhancing our ethics and integrity standards. We regularly review and update our Ethics and Integrity Policy, integrating best practices, new technologies, and stakeholder feedback. Our efforts prioritize promoting ethical conduct, transparency, and accountability across all operations.</w:t>
      </w:r>
    </w:p>
    <w:p w14:paraId="39D6ACB3" w14:textId="77777777" w:rsidR="00407280" w:rsidRPr="00407280" w:rsidRDefault="00407280" w:rsidP="000907B5">
      <w:pPr>
        <w:tabs>
          <w:tab w:val="left" w:pos="5100"/>
        </w:tabs>
        <w:ind w:left="-90" w:firstLine="0"/>
        <w:rPr>
          <w:rFonts w:ascii="Segoe UI Symbol" w:hAnsi="Segoe UI Symbol"/>
          <w:sz w:val="24"/>
          <w:szCs w:val="24"/>
        </w:rPr>
      </w:pPr>
      <w:r w:rsidRPr="00407280">
        <w:rPr>
          <w:rFonts w:ascii="Segoe UI Symbol" w:hAnsi="Segoe UI Symbol"/>
          <w:sz w:val="24"/>
          <w:szCs w:val="24"/>
        </w:rPr>
        <w:t xml:space="preserve">We actively seek innovative solutions, improve decision-making processes, and engage employees through targeted training. By fostering a culture of integrity and ethical </w:t>
      </w:r>
      <w:proofErr w:type="spellStart"/>
      <w:r w:rsidRPr="00407280">
        <w:rPr>
          <w:rFonts w:ascii="Segoe UI Symbol" w:hAnsi="Segoe UI Symbol"/>
          <w:sz w:val="24"/>
          <w:szCs w:val="24"/>
        </w:rPr>
        <w:t>behavior</w:t>
      </w:r>
      <w:proofErr w:type="spellEnd"/>
      <w:r w:rsidRPr="00407280">
        <w:rPr>
          <w:rFonts w:ascii="Segoe UI Symbol" w:hAnsi="Segoe UI Symbol"/>
          <w:sz w:val="24"/>
          <w:szCs w:val="24"/>
        </w:rPr>
        <w:t>, we aim to exceed regulatory expectations and uphold the highest standards of business ethics.</w:t>
      </w:r>
    </w:p>
    <w:p w14:paraId="309E8CE9" w14:textId="7F79865F" w:rsidR="00F21E1F" w:rsidRDefault="00424C63" w:rsidP="000907B5">
      <w:pPr>
        <w:pStyle w:val="Heading1"/>
        <w:spacing w:line="276" w:lineRule="auto"/>
        <w:ind w:left="-90" w:firstLine="0"/>
        <w:rPr>
          <w:rFonts w:ascii="Segoe UI Symbol" w:hAnsi="Segoe UI Symbol"/>
          <w:b/>
          <w:bCs/>
          <w:sz w:val="28"/>
          <w:szCs w:val="28"/>
        </w:rPr>
      </w:pPr>
      <w:bookmarkStart w:id="161" w:name="_Toc234075332"/>
      <w:r w:rsidRPr="00F21E1F">
        <w:rPr>
          <w:rFonts w:ascii="Segoe UI Symbol" w:hAnsi="Segoe UI Symbol"/>
          <w:b/>
          <w:bCs/>
          <w:sz w:val="28"/>
          <w:szCs w:val="28"/>
        </w:rPr>
        <w:t>REVIEW MECHANISM</w:t>
      </w:r>
      <w:bookmarkEnd w:id="161"/>
      <w:r w:rsidR="00F21E1F" w:rsidRPr="00F21E1F">
        <w:rPr>
          <w:rFonts w:ascii="Segoe UI Symbol" w:hAnsi="Segoe UI Symbol"/>
          <w:b/>
          <w:bCs/>
          <w:sz w:val="28"/>
          <w:szCs w:val="28"/>
        </w:rPr>
        <w:t xml:space="preserve"> </w:t>
      </w:r>
    </w:p>
    <w:p w14:paraId="4D9081C3" w14:textId="602A50AE" w:rsidR="00F21E1F" w:rsidRDefault="00706534" w:rsidP="000907B5">
      <w:pPr>
        <w:tabs>
          <w:tab w:val="left" w:pos="5100"/>
        </w:tabs>
        <w:ind w:left="-90" w:firstLine="0"/>
        <w:rPr>
          <w:rFonts w:ascii="Segoe UI Symbol" w:hAnsi="Segoe UI Symbol"/>
          <w:sz w:val="24"/>
          <w:szCs w:val="24"/>
        </w:rPr>
      </w:pPr>
      <w:r>
        <w:rPr>
          <w:rFonts w:ascii="Segoe UI Symbol" w:hAnsi="Segoe UI Symbol"/>
          <w:sz w:val="24"/>
          <w:szCs w:val="24"/>
        </w:rPr>
        <w:t>The Lead</w:t>
      </w:r>
      <w:r w:rsidRPr="00F21E1F">
        <w:rPr>
          <w:rFonts w:ascii="Segoe UI Symbol" w:hAnsi="Segoe UI Symbol"/>
          <w:sz w:val="24"/>
          <w:szCs w:val="24"/>
        </w:rPr>
        <w:t xml:space="preserve"> </w:t>
      </w:r>
      <w:r w:rsidR="00407280">
        <w:rPr>
          <w:rFonts w:ascii="Segoe UI Symbol" w:hAnsi="Segoe UI Symbol"/>
          <w:sz w:val="24"/>
          <w:szCs w:val="24"/>
        </w:rPr>
        <w:t>Compliance</w:t>
      </w:r>
      <w:r w:rsidR="00F21E1F" w:rsidRPr="00F21E1F">
        <w:rPr>
          <w:rFonts w:ascii="Segoe UI Symbol" w:hAnsi="Segoe UI Symbol"/>
          <w:sz w:val="24"/>
          <w:szCs w:val="24"/>
        </w:rPr>
        <w:t xml:space="preserve"> Officer will review the </w:t>
      </w:r>
      <w:r w:rsidR="00407280">
        <w:rPr>
          <w:rFonts w:ascii="Segoe UI Symbol" w:hAnsi="Segoe UI Symbol"/>
          <w:sz w:val="24"/>
          <w:szCs w:val="24"/>
        </w:rPr>
        <w:t>Ethics and Integrity</w:t>
      </w:r>
      <w:r w:rsidR="00F21E1F" w:rsidRPr="00F21E1F">
        <w:rPr>
          <w:rFonts w:ascii="Segoe UI Symbol" w:hAnsi="Segoe UI Symbol"/>
          <w:sz w:val="24"/>
          <w:szCs w:val="24"/>
        </w:rPr>
        <w:t xml:space="preserve"> Policy annually, and any updates will be communicated as necessary. </w:t>
      </w:r>
    </w:p>
    <w:tbl>
      <w:tblPr>
        <w:tblStyle w:val="TableGrid"/>
        <w:tblW w:w="5000" w:type="pct"/>
        <w:tblLook w:val="01E0" w:firstRow="1" w:lastRow="1" w:firstColumn="1" w:lastColumn="1" w:noHBand="0" w:noVBand="0"/>
      </w:tblPr>
      <w:tblGrid>
        <w:gridCol w:w="1026"/>
        <w:gridCol w:w="1551"/>
        <w:gridCol w:w="1825"/>
        <w:gridCol w:w="1875"/>
        <w:gridCol w:w="2739"/>
      </w:tblGrid>
      <w:tr w:rsidR="00924772" w:rsidRPr="00924772" w14:paraId="70298C2F" w14:textId="77777777" w:rsidTr="00924772">
        <w:trPr>
          <w:trHeight w:val="803"/>
        </w:trPr>
        <w:tc>
          <w:tcPr>
            <w:tcW w:w="569" w:type="pct"/>
            <w:tcBorders>
              <w:top w:val="single" w:sz="4" w:space="0" w:color="auto"/>
              <w:left w:val="single" w:sz="4" w:space="0" w:color="auto"/>
              <w:bottom w:val="single" w:sz="4" w:space="0" w:color="auto"/>
              <w:right w:val="single" w:sz="4" w:space="0" w:color="auto"/>
            </w:tcBorders>
            <w:vAlign w:val="center"/>
            <w:hideMark/>
          </w:tcPr>
          <w:p w14:paraId="07E7853C" w14:textId="77777777" w:rsidR="00924772" w:rsidRPr="00924772" w:rsidRDefault="00924772" w:rsidP="00924772">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Sr. No.</w:t>
            </w:r>
          </w:p>
        </w:tc>
        <w:tc>
          <w:tcPr>
            <w:tcW w:w="860" w:type="pct"/>
            <w:tcBorders>
              <w:top w:val="single" w:sz="4" w:space="0" w:color="auto"/>
              <w:left w:val="single" w:sz="4" w:space="0" w:color="auto"/>
              <w:bottom w:val="single" w:sz="4" w:space="0" w:color="auto"/>
              <w:right w:val="single" w:sz="4" w:space="0" w:color="auto"/>
            </w:tcBorders>
            <w:vAlign w:val="center"/>
            <w:hideMark/>
          </w:tcPr>
          <w:p w14:paraId="57EEF7C8" w14:textId="77777777" w:rsidR="00924772" w:rsidRPr="00924772" w:rsidRDefault="00924772" w:rsidP="00924772">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Effective Date</w:t>
            </w:r>
          </w:p>
        </w:tc>
        <w:tc>
          <w:tcPr>
            <w:tcW w:w="1012" w:type="pct"/>
            <w:tcBorders>
              <w:top w:val="single" w:sz="4" w:space="0" w:color="auto"/>
              <w:left w:val="single" w:sz="4" w:space="0" w:color="auto"/>
              <w:bottom w:val="single" w:sz="4" w:space="0" w:color="auto"/>
              <w:right w:val="single" w:sz="4" w:space="0" w:color="auto"/>
            </w:tcBorders>
            <w:vAlign w:val="center"/>
            <w:hideMark/>
          </w:tcPr>
          <w:p w14:paraId="05A49B36" w14:textId="77777777" w:rsidR="00924772" w:rsidRPr="00924772" w:rsidRDefault="00924772" w:rsidP="00924772">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Reviewer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16E31B25" w14:textId="77777777" w:rsidR="00924772" w:rsidRPr="00924772" w:rsidRDefault="00924772" w:rsidP="00924772">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Approver</w:t>
            </w:r>
          </w:p>
        </w:tc>
        <w:tc>
          <w:tcPr>
            <w:tcW w:w="1519" w:type="pct"/>
            <w:tcBorders>
              <w:top w:val="single" w:sz="4" w:space="0" w:color="auto"/>
              <w:left w:val="single" w:sz="4" w:space="0" w:color="auto"/>
              <w:bottom w:val="single" w:sz="4" w:space="0" w:color="auto"/>
              <w:right w:val="single" w:sz="4" w:space="0" w:color="auto"/>
            </w:tcBorders>
            <w:vAlign w:val="center"/>
            <w:hideMark/>
          </w:tcPr>
          <w:p w14:paraId="21951A95" w14:textId="77777777" w:rsidR="00924772" w:rsidRPr="00924772" w:rsidRDefault="00924772" w:rsidP="00924772">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Change Summary</w:t>
            </w:r>
          </w:p>
        </w:tc>
      </w:tr>
      <w:tr w:rsidR="00924772" w:rsidRPr="00924772" w14:paraId="4D90AD6D" w14:textId="77777777" w:rsidTr="00924772">
        <w:trPr>
          <w:trHeight w:val="781"/>
        </w:trPr>
        <w:tc>
          <w:tcPr>
            <w:tcW w:w="569" w:type="pct"/>
            <w:tcBorders>
              <w:top w:val="single" w:sz="4" w:space="0" w:color="auto"/>
              <w:left w:val="single" w:sz="4" w:space="0" w:color="auto"/>
              <w:bottom w:val="single" w:sz="4" w:space="0" w:color="auto"/>
              <w:right w:val="single" w:sz="4" w:space="0" w:color="auto"/>
            </w:tcBorders>
            <w:vAlign w:val="center"/>
            <w:hideMark/>
          </w:tcPr>
          <w:p w14:paraId="04F3E0E9"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1</w:t>
            </w:r>
          </w:p>
        </w:tc>
        <w:tc>
          <w:tcPr>
            <w:tcW w:w="860" w:type="pct"/>
            <w:tcBorders>
              <w:top w:val="single" w:sz="4" w:space="0" w:color="auto"/>
              <w:left w:val="single" w:sz="4" w:space="0" w:color="auto"/>
              <w:bottom w:val="single" w:sz="4" w:space="0" w:color="auto"/>
              <w:right w:val="single" w:sz="4" w:space="0" w:color="auto"/>
            </w:tcBorders>
            <w:vAlign w:val="center"/>
            <w:hideMark/>
          </w:tcPr>
          <w:p w14:paraId="1B080B9C"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2024</w:t>
            </w:r>
          </w:p>
        </w:tc>
        <w:tc>
          <w:tcPr>
            <w:tcW w:w="1012" w:type="pct"/>
            <w:tcBorders>
              <w:top w:val="single" w:sz="4" w:space="0" w:color="auto"/>
              <w:left w:val="single" w:sz="4" w:space="0" w:color="auto"/>
              <w:bottom w:val="single" w:sz="4" w:space="0" w:color="auto"/>
              <w:right w:val="single" w:sz="4" w:space="0" w:color="auto"/>
            </w:tcBorders>
            <w:vAlign w:val="center"/>
            <w:hideMark/>
          </w:tcPr>
          <w:p w14:paraId="1EB225A8"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335B6A89"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5512CEB4"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New Policy</w:t>
            </w:r>
          </w:p>
        </w:tc>
      </w:tr>
      <w:tr w:rsidR="00924772" w:rsidRPr="00924772" w14:paraId="24A487A9" w14:textId="77777777" w:rsidTr="00924772">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425A06DD"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2</w:t>
            </w:r>
          </w:p>
        </w:tc>
        <w:tc>
          <w:tcPr>
            <w:tcW w:w="860" w:type="pct"/>
            <w:tcBorders>
              <w:top w:val="single" w:sz="4" w:space="0" w:color="auto"/>
              <w:left w:val="single" w:sz="4" w:space="0" w:color="auto"/>
              <w:bottom w:val="single" w:sz="4" w:space="0" w:color="auto"/>
              <w:right w:val="single" w:sz="4" w:space="0" w:color="auto"/>
            </w:tcBorders>
            <w:vAlign w:val="center"/>
            <w:hideMark/>
          </w:tcPr>
          <w:p w14:paraId="12C62514"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2025</w:t>
            </w:r>
          </w:p>
        </w:tc>
        <w:tc>
          <w:tcPr>
            <w:tcW w:w="1012" w:type="pct"/>
            <w:tcBorders>
              <w:top w:val="single" w:sz="4" w:space="0" w:color="auto"/>
              <w:left w:val="single" w:sz="4" w:space="0" w:color="auto"/>
              <w:bottom w:val="single" w:sz="4" w:space="0" w:color="auto"/>
              <w:right w:val="single" w:sz="4" w:space="0" w:color="auto"/>
            </w:tcBorders>
            <w:vAlign w:val="center"/>
            <w:hideMark/>
          </w:tcPr>
          <w:p w14:paraId="56892D1B"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67945187"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40089763"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Cosmetic Changes</w:t>
            </w:r>
          </w:p>
        </w:tc>
      </w:tr>
      <w:tr w:rsidR="00924772" w:rsidRPr="00924772" w14:paraId="044A6FE1" w14:textId="77777777" w:rsidTr="00924772">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56F517F0"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3</w:t>
            </w:r>
          </w:p>
        </w:tc>
        <w:tc>
          <w:tcPr>
            <w:tcW w:w="860" w:type="pct"/>
            <w:tcBorders>
              <w:top w:val="single" w:sz="4" w:space="0" w:color="auto"/>
              <w:left w:val="single" w:sz="4" w:space="0" w:color="auto"/>
              <w:bottom w:val="single" w:sz="4" w:space="0" w:color="auto"/>
              <w:right w:val="single" w:sz="4" w:space="0" w:color="auto"/>
            </w:tcBorders>
            <w:vAlign w:val="center"/>
            <w:hideMark/>
          </w:tcPr>
          <w:p w14:paraId="13A43F36" w14:textId="5DF7C5D8"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w:t>
            </w:r>
            <w:r>
              <w:rPr>
                <w:rFonts w:ascii="Segoe UI Symbol" w:hAnsi="Segoe UI Symbol"/>
                <w:sz w:val="24"/>
                <w:szCs w:val="24"/>
                <w:lang w:val="en-US"/>
              </w:rPr>
              <w:t>6</w:t>
            </w:r>
          </w:p>
        </w:tc>
        <w:tc>
          <w:tcPr>
            <w:tcW w:w="1012" w:type="pct"/>
            <w:tcBorders>
              <w:top w:val="single" w:sz="4" w:space="0" w:color="auto"/>
              <w:left w:val="single" w:sz="4" w:space="0" w:color="auto"/>
              <w:bottom w:val="single" w:sz="4" w:space="0" w:color="auto"/>
              <w:right w:val="single" w:sz="4" w:space="0" w:color="auto"/>
            </w:tcBorders>
            <w:vAlign w:val="center"/>
            <w:hideMark/>
          </w:tcPr>
          <w:p w14:paraId="1F19B91C"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38DF2D61" w14:textId="77777777" w:rsidR="00924772" w:rsidRPr="00924772" w:rsidRDefault="00924772" w:rsidP="00924772">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64DCC3A5" w14:textId="6184E57B" w:rsidR="00924772" w:rsidRPr="00924772" w:rsidRDefault="00924772" w:rsidP="00924772">
            <w:pPr>
              <w:tabs>
                <w:tab w:val="left" w:pos="5100"/>
              </w:tabs>
              <w:spacing w:before="60" w:after="60" w:line="276" w:lineRule="auto"/>
              <w:ind w:left="0" w:firstLine="0"/>
              <w:jc w:val="center"/>
              <w:rPr>
                <w:rFonts w:ascii="Segoe UI Symbol" w:hAnsi="Segoe UI Symbol"/>
                <w:sz w:val="24"/>
                <w:szCs w:val="24"/>
                <w:lang w:val="en-US"/>
              </w:rPr>
            </w:pPr>
            <w:r>
              <w:rPr>
                <w:rFonts w:ascii="Segoe UI Symbol" w:hAnsi="Segoe UI Symbol"/>
                <w:sz w:val="24"/>
                <w:szCs w:val="24"/>
                <w:lang w:val="en-US"/>
              </w:rPr>
              <w:t>Employee Guidelines</w:t>
            </w:r>
          </w:p>
        </w:tc>
      </w:tr>
    </w:tbl>
    <w:p w14:paraId="1BE883FC" w14:textId="23FC696B" w:rsidR="003029CA" w:rsidRPr="00F21E1F" w:rsidRDefault="003029CA" w:rsidP="003029CA">
      <w:pPr>
        <w:pStyle w:val="Default"/>
        <w:spacing w:after="240" w:line="276" w:lineRule="auto"/>
        <w:ind w:left="-90"/>
        <w:rPr>
          <w:rFonts w:ascii="Segoe UI Symbol" w:hAnsi="Segoe UI Symbol"/>
        </w:rPr>
      </w:pPr>
      <w:r w:rsidRPr="00F21E1F">
        <w:rPr>
          <w:rFonts w:ascii="Segoe UI Symbol" w:hAnsi="Segoe UI Symbol"/>
          <w:b/>
          <w:bCs/>
        </w:rPr>
        <w:t xml:space="preserve">Next review date: </w:t>
      </w:r>
      <w:r>
        <w:rPr>
          <w:rFonts w:ascii="Segoe UI Symbol" w:hAnsi="Segoe UI Symbol"/>
          <w:b/>
          <w:bCs/>
        </w:rPr>
        <w:t xml:space="preserve">April 01, </w:t>
      </w:r>
      <w:r w:rsidRPr="00F21E1F">
        <w:rPr>
          <w:rFonts w:ascii="Segoe UI Symbol" w:hAnsi="Segoe UI Symbol"/>
          <w:b/>
          <w:bCs/>
        </w:rPr>
        <w:t>202</w:t>
      </w:r>
      <w:r>
        <w:rPr>
          <w:rFonts w:ascii="Segoe UI Symbol" w:hAnsi="Segoe UI Symbol"/>
          <w:b/>
          <w:bCs/>
        </w:rPr>
        <w:t>7</w:t>
      </w:r>
      <w:r w:rsidRPr="00F21E1F">
        <w:rPr>
          <w:rFonts w:ascii="Segoe UI Symbol" w:hAnsi="Segoe UI Symbol"/>
          <w:b/>
          <w:bCs/>
        </w:rPr>
        <w:t xml:space="preserve"> </w:t>
      </w:r>
    </w:p>
    <w:p w14:paraId="59953A74" w14:textId="77777777" w:rsidR="002A7335" w:rsidRDefault="002A7335" w:rsidP="002A7335">
      <w:pPr>
        <w:ind w:left="-90" w:firstLine="0"/>
        <w:jc w:val="right"/>
        <w:rPr>
          <w:rFonts w:ascii="Segoe UI Symbol" w:hAnsi="Segoe UI Symbol"/>
          <w:b/>
          <w:bCs/>
          <w:sz w:val="24"/>
          <w:szCs w:val="24"/>
        </w:rPr>
      </w:pPr>
    </w:p>
    <w:p w14:paraId="40E00F18" w14:textId="2544C062" w:rsidR="00F21E1F" w:rsidRDefault="00424C63" w:rsidP="002A7335">
      <w:pPr>
        <w:ind w:left="-90" w:firstLine="0"/>
        <w:jc w:val="right"/>
        <w:rPr>
          <w:rFonts w:ascii="Segoe UI Symbol" w:hAnsi="Segoe UI Symbol"/>
          <w:b/>
          <w:bCs/>
          <w:sz w:val="24"/>
          <w:szCs w:val="24"/>
        </w:rPr>
      </w:pPr>
      <w:r w:rsidRPr="00F21E1F">
        <w:rPr>
          <w:rFonts w:ascii="Segoe UI Symbol" w:hAnsi="Segoe UI Symbol"/>
          <w:b/>
          <w:bCs/>
          <w:sz w:val="24"/>
          <w:szCs w:val="24"/>
        </w:rPr>
        <w:t xml:space="preserve">Prepared by: </w:t>
      </w:r>
      <w:r w:rsidR="00706534">
        <w:rPr>
          <w:rFonts w:ascii="Segoe UI Symbol" w:hAnsi="Segoe UI Symbol"/>
          <w:b/>
          <w:bCs/>
          <w:sz w:val="24"/>
          <w:szCs w:val="24"/>
        </w:rPr>
        <w:t xml:space="preserve">Lead </w:t>
      </w:r>
      <w:r w:rsidR="00407280">
        <w:rPr>
          <w:rFonts w:ascii="Segoe UI Symbol" w:hAnsi="Segoe UI Symbol"/>
          <w:b/>
          <w:bCs/>
          <w:sz w:val="24"/>
          <w:szCs w:val="24"/>
        </w:rPr>
        <w:t>Compliance</w:t>
      </w:r>
      <w:r>
        <w:rPr>
          <w:rFonts w:ascii="Segoe UI Symbol" w:hAnsi="Segoe UI Symbol"/>
          <w:b/>
          <w:bCs/>
          <w:sz w:val="24"/>
          <w:szCs w:val="24"/>
        </w:rPr>
        <w:t xml:space="preserve"> Officer</w:t>
      </w:r>
      <w:r w:rsidR="00706534">
        <w:rPr>
          <w:rFonts w:ascii="Segoe UI Symbol" w:hAnsi="Segoe UI Symbol"/>
          <w:b/>
          <w:bCs/>
          <w:sz w:val="24"/>
          <w:szCs w:val="24"/>
        </w:rPr>
        <w:t xml:space="preserve"> (General Counsel, AML </w:t>
      </w:r>
      <w:proofErr w:type="spellStart"/>
      <w:r w:rsidR="00706534">
        <w:rPr>
          <w:rFonts w:ascii="Segoe UI Symbol" w:hAnsi="Segoe UI Symbol"/>
          <w:b/>
          <w:bCs/>
          <w:sz w:val="24"/>
          <w:szCs w:val="24"/>
        </w:rPr>
        <w:t>RightSource</w:t>
      </w:r>
      <w:proofErr w:type="spellEnd"/>
      <w:r w:rsidR="00706534">
        <w:rPr>
          <w:rFonts w:ascii="Segoe UI Symbol" w:hAnsi="Segoe UI Symbol"/>
          <w:b/>
          <w:bCs/>
          <w:sz w:val="24"/>
          <w:szCs w:val="24"/>
        </w:rPr>
        <w:t>, LLC)</w:t>
      </w:r>
    </w:p>
    <w:p w14:paraId="02F2239F" w14:textId="290ED385" w:rsidR="00F63F2B" w:rsidRDefault="00424C63" w:rsidP="002A7335">
      <w:pPr>
        <w:ind w:left="-90" w:firstLine="0"/>
        <w:jc w:val="right"/>
        <w:rPr>
          <w:rFonts w:ascii="Segoe UI Symbol" w:hAnsi="Segoe UI Symbol"/>
          <w:b/>
          <w:bCs/>
          <w:sz w:val="24"/>
          <w:szCs w:val="24"/>
        </w:rPr>
      </w:pPr>
      <w:r>
        <w:rPr>
          <w:rFonts w:ascii="Segoe UI Symbol" w:hAnsi="Segoe UI Symbol"/>
          <w:b/>
          <w:bCs/>
          <w:sz w:val="24"/>
          <w:szCs w:val="24"/>
        </w:rPr>
        <w:t>Approved by: AML RIGHTSOURCE GROUP</w:t>
      </w:r>
    </w:p>
    <w:p w14:paraId="2038B9E5" w14:textId="00C7EDEE" w:rsidR="00424C63" w:rsidRPr="00F21E1F" w:rsidRDefault="00F63F2B" w:rsidP="000907B5">
      <w:pPr>
        <w:pStyle w:val="Heading1"/>
        <w:spacing w:line="276" w:lineRule="auto"/>
        <w:ind w:left="-90" w:firstLine="0"/>
        <w:jc w:val="center"/>
        <w:rPr>
          <w:rFonts w:ascii="Segoe UI Symbol" w:hAnsi="Segoe UI Symbol"/>
          <w:b/>
          <w:bCs/>
          <w:sz w:val="28"/>
          <w:szCs w:val="28"/>
        </w:rPr>
      </w:pPr>
      <w:r>
        <w:rPr>
          <w:rFonts w:ascii="Segoe UI Symbol" w:hAnsi="Segoe UI Symbol"/>
          <w:b/>
          <w:bCs/>
          <w:sz w:val="24"/>
          <w:szCs w:val="24"/>
        </w:rPr>
        <w:br w:type="column"/>
      </w:r>
      <w:bookmarkStart w:id="162" w:name="_Toc234075333"/>
      <w:r w:rsidRPr="00F63F2B">
        <w:rPr>
          <w:rFonts w:ascii="Segoe UI Symbol" w:hAnsi="Segoe UI Symbol"/>
          <w:b/>
          <w:bCs/>
          <w:sz w:val="28"/>
          <w:szCs w:val="28"/>
        </w:rPr>
        <w:lastRenderedPageBreak/>
        <w:t>EMPLOYEE ACKNOWLEDGEMENT FORM</w:t>
      </w:r>
      <w:bookmarkEnd w:id="162"/>
    </w:p>
    <w:p w14:paraId="1DE50382" w14:textId="2A27E04B" w:rsidR="00325918" w:rsidRPr="00325918" w:rsidRDefault="00325918" w:rsidP="000907B5">
      <w:pPr>
        <w:tabs>
          <w:tab w:val="left" w:pos="5100"/>
        </w:tabs>
        <w:ind w:left="-90" w:firstLine="0"/>
        <w:rPr>
          <w:rFonts w:ascii="Segoe UI Symbol" w:hAnsi="Segoe UI Symbol"/>
          <w:sz w:val="24"/>
          <w:szCs w:val="24"/>
        </w:rPr>
      </w:pPr>
      <w:r w:rsidRPr="00325918">
        <w:rPr>
          <w:rFonts w:ascii="Segoe UI Symbol" w:hAnsi="Segoe UI Symbol"/>
          <w:sz w:val="24"/>
          <w:szCs w:val="24"/>
        </w:rPr>
        <w:t xml:space="preserve">I, the undersigned, confirm that I have received and reviewed the Ethics and Integrity Policy of </w:t>
      </w:r>
      <w:r w:rsidR="00706534">
        <w:rPr>
          <w:rFonts w:ascii="Segoe UI Symbol" w:hAnsi="Segoe UI Symbol"/>
          <w:sz w:val="24"/>
          <w:szCs w:val="24"/>
        </w:rPr>
        <w:t xml:space="preserve">THE </w:t>
      </w:r>
      <w:r w:rsidRPr="00325918">
        <w:rPr>
          <w:rFonts w:ascii="Segoe UI Symbol" w:hAnsi="Segoe UI Symbol"/>
          <w:sz w:val="24"/>
          <w:szCs w:val="24"/>
        </w:rPr>
        <w:t>AML RIGHTSOURCE GROUP. I understand the company's dedication to upholding high ethical standards and its commitment to fostering integrity, transparency, and accountability in all its operations.</w:t>
      </w:r>
    </w:p>
    <w:p w14:paraId="05C41B4A" w14:textId="77777777" w:rsidR="00325918" w:rsidRPr="00325918" w:rsidRDefault="00325918" w:rsidP="000907B5">
      <w:pPr>
        <w:tabs>
          <w:tab w:val="left" w:pos="5100"/>
        </w:tabs>
        <w:ind w:left="-90" w:firstLine="0"/>
        <w:rPr>
          <w:rFonts w:ascii="Segoe UI Symbol" w:hAnsi="Segoe UI Symbol"/>
          <w:sz w:val="24"/>
          <w:szCs w:val="24"/>
        </w:rPr>
      </w:pPr>
      <w:r w:rsidRPr="00325918">
        <w:rPr>
          <w:rFonts w:ascii="Segoe UI Symbol" w:hAnsi="Segoe UI Symbol"/>
          <w:sz w:val="24"/>
          <w:szCs w:val="24"/>
        </w:rPr>
        <w:t>By signing this acknowledgment, I commit to adhering to the ethical practices and guidelines outlined in the policy, and I will actively support the company’s efforts to maintain a culture of honesty and fairness.</w:t>
      </w:r>
    </w:p>
    <w:p w14:paraId="4A9C8220" w14:textId="1F37C8FC" w:rsidR="00F63F2B" w:rsidRPr="00994CFA" w:rsidRDefault="00325918" w:rsidP="000907B5">
      <w:pPr>
        <w:tabs>
          <w:tab w:val="left" w:pos="5100"/>
        </w:tabs>
        <w:ind w:left="-90" w:firstLine="0"/>
        <w:rPr>
          <w:rFonts w:ascii="Segoe UI Symbol" w:hAnsi="Segoe UI Symbol"/>
          <w:sz w:val="24"/>
          <w:szCs w:val="24"/>
        </w:rPr>
      </w:pPr>
      <w:r w:rsidRPr="00325918">
        <w:rPr>
          <w:rFonts w:ascii="Segoe UI Symbol" w:hAnsi="Segoe UI Symbol"/>
          <w:sz w:val="24"/>
          <w:szCs w:val="24"/>
        </w:rPr>
        <w:t xml:space="preserve">I will participate in any necessary training programs related to ethics and integrity and contribute positively to achieving </w:t>
      </w:r>
      <w:r w:rsidR="00706534">
        <w:rPr>
          <w:rFonts w:ascii="Segoe UI Symbol" w:hAnsi="Segoe UI Symbol"/>
          <w:sz w:val="24"/>
          <w:szCs w:val="24"/>
        </w:rPr>
        <w:t xml:space="preserve">THE </w:t>
      </w:r>
      <w:r w:rsidRPr="00325918">
        <w:rPr>
          <w:rFonts w:ascii="Segoe UI Symbol" w:hAnsi="Segoe UI Symbol"/>
          <w:sz w:val="24"/>
          <w:szCs w:val="24"/>
        </w:rPr>
        <w:t>AML RIGHTSOURCE GROUP's ethical and integrity objectives.</w:t>
      </w:r>
    </w:p>
    <w:p w14:paraId="1034224E" w14:textId="77777777" w:rsidR="00F63F2B" w:rsidRPr="00F63F2B" w:rsidRDefault="00F63F2B" w:rsidP="000907B5">
      <w:pPr>
        <w:ind w:left="450"/>
        <w:rPr>
          <w:rFonts w:ascii="Segoe UI Symbol" w:hAnsi="Segoe UI Symbol"/>
          <w:sz w:val="24"/>
          <w:szCs w:val="24"/>
        </w:rPr>
      </w:pPr>
      <w:r w:rsidRPr="00F63F2B">
        <w:rPr>
          <w:rFonts w:ascii="Segoe UI Symbol" w:hAnsi="Segoe UI Symbol"/>
          <w:b/>
          <w:bCs/>
          <w:sz w:val="24"/>
          <w:szCs w:val="24"/>
        </w:rPr>
        <w:t>Employee Information</w:t>
      </w:r>
    </w:p>
    <w:p w14:paraId="3B14B93E" w14:textId="0343E2B4" w:rsidR="00F63F2B" w:rsidRPr="00F63F2B" w:rsidRDefault="00F63F2B" w:rsidP="000907B5">
      <w:pPr>
        <w:numPr>
          <w:ilvl w:val="0"/>
          <w:numId w:val="12"/>
        </w:numPr>
        <w:ind w:left="450"/>
        <w:rPr>
          <w:rFonts w:ascii="Segoe UI Symbol" w:hAnsi="Segoe UI Symbol"/>
          <w:sz w:val="24"/>
          <w:szCs w:val="24"/>
        </w:rPr>
      </w:pPr>
      <w:r w:rsidRPr="00F63F2B">
        <w:rPr>
          <w:rFonts w:ascii="Segoe UI Symbol" w:hAnsi="Segoe UI Symbol"/>
          <w:b/>
          <w:bCs/>
          <w:sz w:val="24"/>
          <w:szCs w:val="24"/>
        </w:rPr>
        <w:t>Name</w:t>
      </w:r>
      <w:r w:rsidRPr="00F63F2B">
        <w:rPr>
          <w:rFonts w:ascii="Segoe UI Symbol" w:hAnsi="Segoe UI Symbol"/>
          <w:sz w:val="24"/>
          <w:szCs w:val="24"/>
        </w:rPr>
        <w:t xml:space="preserve">: </w:t>
      </w:r>
    </w:p>
    <w:p w14:paraId="6EBD963B" w14:textId="00C64B5E" w:rsidR="00F63F2B" w:rsidRPr="00F63F2B" w:rsidRDefault="00F63F2B" w:rsidP="000907B5">
      <w:pPr>
        <w:numPr>
          <w:ilvl w:val="0"/>
          <w:numId w:val="12"/>
        </w:numPr>
        <w:ind w:left="450"/>
        <w:rPr>
          <w:rFonts w:ascii="Segoe UI Symbol" w:hAnsi="Segoe UI Symbol"/>
          <w:sz w:val="24"/>
          <w:szCs w:val="24"/>
        </w:rPr>
      </w:pPr>
      <w:r>
        <w:rPr>
          <w:rFonts w:ascii="Segoe UI Symbol" w:hAnsi="Segoe UI Symbol"/>
          <w:b/>
          <w:bCs/>
          <w:sz w:val="24"/>
          <w:szCs w:val="24"/>
        </w:rPr>
        <w:t>Signature</w:t>
      </w:r>
      <w:r w:rsidRPr="00F63F2B">
        <w:rPr>
          <w:rFonts w:ascii="Segoe UI Symbol" w:hAnsi="Segoe UI Symbol"/>
          <w:sz w:val="24"/>
          <w:szCs w:val="24"/>
        </w:rPr>
        <w:t>:</w:t>
      </w:r>
      <w:r>
        <w:rPr>
          <w:rFonts w:ascii="Segoe UI Symbol" w:hAnsi="Segoe UI Symbol"/>
          <w:sz w:val="24"/>
          <w:szCs w:val="24"/>
        </w:rPr>
        <w:t xml:space="preserve"> </w:t>
      </w:r>
    </w:p>
    <w:p w14:paraId="49E9550F" w14:textId="35F1B699" w:rsidR="00994CFA" w:rsidRPr="00F63F2B" w:rsidRDefault="00F63F2B" w:rsidP="000907B5">
      <w:pPr>
        <w:numPr>
          <w:ilvl w:val="0"/>
          <w:numId w:val="12"/>
        </w:numPr>
        <w:ind w:left="450"/>
        <w:rPr>
          <w:lang w:val="en-US"/>
        </w:rPr>
      </w:pPr>
      <w:r w:rsidRPr="00F63F2B">
        <w:rPr>
          <w:rFonts w:ascii="Segoe UI Symbol" w:hAnsi="Segoe UI Symbol"/>
          <w:b/>
          <w:bCs/>
          <w:sz w:val="24"/>
          <w:szCs w:val="24"/>
        </w:rPr>
        <w:t>Date</w:t>
      </w:r>
      <w:r w:rsidRPr="00F63F2B">
        <w:rPr>
          <w:rFonts w:ascii="Segoe UI Symbol" w:hAnsi="Segoe UI Symbol"/>
          <w:sz w:val="24"/>
          <w:szCs w:val="24"/>
        </w:rPr>
        <w:t xml:space="preserve">: </w:t>
      </w:r>
    </w:p>
    <w:p w14:paraId="5987F96A" w14:textId="032B47F5" w:rsidR="006968DC" w:rsidRDefault="006968DC" w:rsidP="000907B5">
      <w:pPr>
        <w:tabs>
          <w:tab w:val="left" w:pos="5100"/>
        </w:tabs>
        <w:ind w:left="0" w:firstLine="0"/>
        <w:jc w:val="left"/>
        <w:rPr>
          <w:rFonts w:ascii="Segoe UI Symbol" w:hAnsi="Segoe UI Symbol"/>
          <w:sz w:val="24"/>
          <w:szCs w:val="24"/>
        </w:rPr>
      </w:pPr>
    </w:p>
    <w:p w14:paraId="79175C13" w14:textId="77777777" w:rsidR="006968DC" w:rsidRDefault="006968DC" w:rsidP="000907B5">
      <w:pPr>
        <w:tabs>
          <w:tab w:val="left" w:pos="5100"/>
        </w:tabs>
        <w:jc w:val="left"/>
        <w:rPr>
          <w:rFonts w:ascii="Segoe UI Symbol" w:hAnsi="Segoe UI Symbol"/>
          <w:sz w:val="24"/>
          <w:szCs w:val="24"/>
        </w:rPr>
      </w:pPr>
    </w:p>
    <w:p w14:paraId="7C860553" w14:textId="4C437EF8" w:rsidR="00E018C2" w:rsidRPr="00E018C2" w:rsidRDefault="006968DC" w:rsidP="000907B5">
      <w:pPr>
        <w:tabs>
          <w:tab w:val="left" w:pos="5100"/>
        </w:tabs>
        <w:jc w:val="left"/>
        <w:rPr>
          <w:rFonts w:ascii="Segoe UI Symbol" w:hAnsi="Segoe UI Symbol"/>
          <w:sz w:val="24"/>
          <w:szCs w:val="24"/>
        </w:rPr>
      </w:pPr>
      <w:r>
        <w:rPr>
          <w:rFonts w:ascii="Segoe UI Symbol" w:hAnsi="Segoe UI Symbol"/>
          <w:sz w:val="24"/>
          <w:szCs w:val="24"/>
        </w:rPr>
        <w:br/>
      </w:r>
    </w:p>
    <w:p w14:paraId="3A3F4522" w14:textId="77777777" w:rsidR="00E018C2" w:rsidRDefault="00E018C2" w:rsidP="000907B5">
      <w:pPr>
        <w:tabs>
          <w:tab w:val="left" w:pos="5100"/>
        </w:tabs>
      </w:pPr>
    </w:p>
    <w:p w14:paraId="6D8CB071" w14:textId="32464C03" w:rsidR="00364D9B" w:rsidRPr="00364D9B" w:rsidRDefault="00E018C2" w:rsidP="000907B5">
      <w:pPr>
        <w:tabs>
          <w:tab w:val="left" w:pos="5100"/>
        </w:tabs>
      </w:pPr>
      <w:r>
        <w:br/>
      </w:r>
    </w:p>
    <w:sectPr w:rsidR="00364D9B" w:rsidRPr="00364D9B" w:rsidSect="00E018C2">
      <w:headerReference w:type="default" r:id="rId9"/>
      <w:footerReference w:type="default" r:id="rId10"/>
      <w:pgSz w:w="11906" w:h="16838"/>
      <w:pgMar w:top="216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033A" w14:textId="77777777" w:rsidR="006E19F7" w:rsidRDefault="006E19F7" w:rsidP="00364D9B">
      <w:pPr>
        <w:spacing w:before="0" w:after="0" w:line="240" w:lineRule="auto"/>
      </w:pPr>
      <w:r>
        <w:separator/>
      </w:r>
    </w:p>
  </w:endnote>
  <w:endnote w:type="continuationSeparator" w:id="0">
    <w:p w14:paraId="7BBE5991" w14:textId="77777777" w:rsidR="006E19F7" w:rsidRDefault="006E19F7" w:rsidP="00364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057" w14:textId="74741B35" w:rsidR="00424C63" w:rsidRDefault="00424C63">
    <w:pPr>
      <w:pStyle w:val="Footer"/>
    </w:pPr>
    <w:r>
      <w:ptab w:relativeTo="margin" w:alignment="center" w:leader="none"/>
    </w:r>
    <w:r>
      <w:t>Rev.No.1.</w:t>
    </w:r>
    <w:r w:rsidR="002A7335">
      <w:t>1</w:t>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D077" w14:textId="77777777" w:rsidR="006E19F7" w:rsidRDefault="006E19F7" w:rsidP="00364D9B">
      <w:pPr>
        <w:spacing w:before="0" w:after="0" w:line="240" w:lineRule="auto"/>
      </w:pPr>
      <w:r>
        <w:separator/>
      </w:r>
    </w:p>
  </w:footnote>
  <w:footnote w:type="continuationSeparator" w:id="0">
    <w:p w14:paraId="00EFEAE5" w14:textId="77777777" w:rsidR="006E19F7" w:rsidRDefault="006E19F7" w:rsidP="00364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3CA" w14:textId="546BD4E9" w:rsidR="00364D9B" w:rsidRDefault="00AC766C">
    <w:pPr>
      <w:pStyle w:val="Header"/>
    </w:pPr>
    <w:r>
      <w:rPr>
        <w:noProof/>
      </w:rPr>
      <w:drawing>
        <wp:anchor distT="0" distB="0" distL="114300" distR="114300" simplePos="0" relativeHeight="251659264" behindDoc="1" locked="0" layoutInCell="1" allowOverlap="1" wp14:anchorId="493507C5" wp14:editId="369D9FE8">
          <wp:simplePos x="0" y="0"/>
          <wp:positionH relativeFrom="column">
            <wp:posOffset>81643</wp:posOffset>
          </wp:positionH>
          <wp:positionV relativeFrom="paragraph">
            <wp:posOffset>5080</wp:posOffset>
          </wp:positionV>
          <wp:extent cx="1466850" cy="605364"/>
          <wp:effectExtent l="0" t="0" r="0" b="0"/>
          <wp:wrapNone/>
          <wp:docPr id="23600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7973" name="Picture 276827973"/>
                  <pic:cNvPicPr/>
                </pic:nvPicPr>
                <pic:blipFill>
                  <a:blip r:embed="rId1">
                    <a:extLst>
                      <a:ext uri="{28A0092B-C50C-407E-A947-70E740481C1C}">
                        <a14:useLocalDpi xmlns:a14="http://schemas.microsoft.com/office/drawing/2010/main" val="0"/>
                      </a:ext>
                    </a:extLst>
                  </a:blip>
                  <a:stretch>
                    <a:fillRect/>
                  </a:stretch>
                </pic:blipFill>
                <pic:spPr>
                  <a:xfrm>
                    <a:off x="0" y="0"/>
                    <a:ext cx="1466850" cy="6053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67B28088" w14:textId="77777777" w:rsidR="00046518" w:rsidRPr="00046518" w:rsidRDefault="00AC766C" w:rsidP="00046518">
    <w:pPr>
      <w:pStyle w:val="Header"/>
      <w:tabs>
        <w:tab w:val="clear" w:pos="9026"/>
        <w:tab w:val="right" w:pos="8820"/>
      </w:tabs>
      <w:ind w:right="206"/>
      <w:jc w:val="right"/>
      <w:rPr>
        <w:sz w:val="2"/>
        <w:szCs w:val="2"/>
      </w:rPr>
    </w:pPr>
    <w:r>
      <w:tab/>
    </w:r>
    <w:r>
      <w:tab/>
    </w:r>
    <w:r>
      <w:tab/>
    </w:r>
  </w:p>
  <w:p w14:paraId="2658BD82" w14:textId="056BDC36" w:rsidR="00AC766C" w:rsidRPr="00E018C2" w:rsidRDefault="00AC766C" w:rsidP="00046518">
    <w:pPr>
      <w:pStyle w:val="Header"/>
      <w:tabs>
        <w:tab w:val="clear" w:pos="9026"/>
        <w:tab w:val="right" w:pos="8820"/>
      </w:tabs>
      <w:ind w:right="206"/>
      <w:jc w:val="right"/>
      <w:rPr>
        <w:rFonts w:ascii="Segoe UI Symbol" w:hAnsi="Segoe UI Symbol"/>
      </w:rPr>
    </w:pPr>
    <w:r w:rsidRPr="00E018C2">
      <w:rPr>
        <w:rFonts w:ascii="Segoe UI Symbol" w:hAnsi="Segoe UI Symbol"/>
      </w:rPr>
      <w:t>Doc-AML</w:t>
    </w:r>
    <w:r w:rsidR="00372999">
      <w:rPr>
        <w:rFonts w:ascii="Segoe UI Symbol" w:hAnsi="Segoe UI Symbol"/>
      </w:rPr>
      <w:t>RS</w:t>
    </w:r>
    <w:r w:rsidRPr="00E018C2">
      <w:rPr>
        <w:rFonts w:ascii="Segoe UI Symbol" w:hAnsi="Segoe UI Symbol"/>
      </w:rPr>
      <w:t>-E</w:t>
    </w:r>
    <w:r w:rsidR="00372999">
      <w:rPr>
        <w:rFonts w:ascii="Segoe UI Symbol" w:hAnsi="Segoe UI Symbol"/>
      </w:rPr>
      <w:t>IP</w:t>
    </w:r>
    <w:r w:rsidRPr="00E018C2">
      <w:rPr>
        <w:rFonts w:ascii="Segoe UI Symbol" w:hAnsi="Segoe UI Symbol"/>
      </w:rPr>
      <w:t>-00</w:t>
    </w:r>
    <w:r w:rsidR="00200940">
      <w:rPr>
        <w:rFonts w:ascii="Segoe UI Symbol" w:hAnsi="Segoe UI Symbol"/>
      </w:rPr>
      <w:t>3</w:t>
    </w:r>
  </w:p>
  <w:p w14:paraId="3BC33DDB" w14:textId="33F81D16" w:rsidR="00AC766C" w:rsidRPr="00E018C2" w:rsidRDefault="0048166A" w:rsidP="00046518">
    <w:pPr>
      <w:pStyle w:val="Header"/>
      <w:tabs>
        <w:tab w:val="clear" w:pos="9026"/>
        <w:tab w:val="right" w:pos="8820"/>
      </w:tabs>
      <w:ind w:right="206"/>
      <w:jc w:val="right"/>
      <w:rPr>
        <w:rFonts w:ascii="Segoe UI Symbol" w:hAnsi="Segoe UI Symbol"/>
      </w:rPr>
    </w:pPr>
    <w:r>
      <w:rPr>
        <w:rFonts w:ascii="Segoe UI Symbol" w:hAnsi="Segoe UI Symbol"/>
        <w:noProof/>
      </w:rPr>
      <mc:AlternateContent>
        <mc:Choice Requires="wps">
          <w:drawing>
            <wp:anchor distT="0" distB="0" distL="114300" distR="114300" simplePos="0" relativeHeight="251658240" behindDoc="0" locked="0" layoutInCell="1" allowOverlap="1" wp14:anchorId="1D888D6B" wp14:editId="5C4A930C">
              <wp:simplePos x="0" y="0"/>
              <wp:positionH relativeFrom="margin">
                <wp:align>center</wp:align>
              </wp:positionH>
              <wp:positionV relativeFrom="paragraph">
                <wp:posOffset>365125</wp:posOffset>
              </wp:positionV>
              <wp:extent cx="5820410" cy="6350"/>
              <wp:effectExtent l="9525" t="12700" r="18415" b="9525"/>
              <wp:wrapNone/>
              <wp:docPr id="20001246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0410" cy="6350"/>
                      </a:xfrm>
                      <a:prstGeom prst="straightConnector1">
                        <a:avLst/>
                      </a:prstGeom>
                      <a:noFill/>
                      <a:ln w="190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2EA58C" id="_x0000_t32" coordsize="21600,21600" o:spt="32" o:oned="t" path="m,l21600,21600e" filled="f">
              <v:path arrowok="t" fillok="f" o:connecttype="none"/>
              <o:lock v:ext="edit" shapetype="t"/>
            </v:shapetype>
            <v:shape id="AutoShape 1" o:spid="_x0000_s1026" type="#_x0000_t32" style="position:absolute;margin-left:0;margin-top:28.75pt;width:458.3pt;height:.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" strokecolor="black [3213]" strokeweight="1.5pt">
              <w10:wrap anchorx="margin"/>
            </v:shape>
          </w:pict>
        </mc:Fallback>
      </mc:AlternateContent>
    </w:r>
    <w:hyperlink r:id="rId2" w:history="1">
      <w:r w:rsidR="00AC766C" w:rsidRPr="00E018C2">
        <w:rPr>
          <w:rStyle w:val="Hyperlink"/>
          <w:rFonts w:ascii="Segoe UI Symbol" w:hAnsi="Segoe UI Symbol"/>
        </w:rPr>
        <w:t>www.amlrightsource.com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C56"/>
    <w:multiLevelType w:val="hybridMultilevel"/>
    <w:tmpl w:val="680E5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E5F7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5E9"/>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0A03"/>
    <w:multiLevelType w:val="hybridMultilevel"/>
    <w:tmpl w:val="8EE6AD00"/>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4" w15:restartNumberingAfterBreak="0">
    <w:nsid w:val="26025281"/>
    <w:multiLevelType w:val="hybridMultilevel"/>
    <w:tmpl w:val="CF826AFC"/>
    <w:lvl w:ilvl="0" w:tplc="B3065BCE">
      <w:start w:val="1"/>
      <w:numFmt w:val="decimal"/>
      <w:lvlText w:val="%1."/>
      <w:lvlJc w:val="left"/>
      <w:pPr>
        <w:ind w:left="446" w:hanging="360"/>
      </w:pPr>
      <w:rPr>
        <w:rFonts w:ascii="Segoe UI Symbol" w:hAnsi="Segoe UI Symbol" w:hint="default"/>
        <w:sz w:val="26"/>
        <w:szCs w:val="26"/>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5" w15:restartNumberingAfterBreak="0">
    <w:nsid w:val="2EB62A23"/>
    <w:multiLevelType w:val="multilevel"/>
    <w:tmpl w:val="69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C6546"/>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833FA"/>
    <w:multiLevelType w:val="multilevel"/>
    <w:tmpl w:val="852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A6D97"/>
    <w:multiLevelType w:val="hybridMultilevel"/>
    <w:tmpl w:val="26340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4E042B"/>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74B99"/>
    <w:multiLevelType w:val="multilevel"/>
    <w:tmpl w:val="EEA4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225258"/>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92CDF"/>
    <w:multiLevelType w:val="multilevel"/>
    <w:tmpl w:val="2B9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7520B"/>
    <w:multiLevelType w:val="multilevel"/>
    <w:tmpl w:val="84C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14D8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44623">
    <w:abstractNumId w:val="4"/>
  </w:num>
  <w:num w:numId="2" w16cid:durableId="1175681277">
    <w:abstractNumId w:val="8"/>
  </w:num>
  <w:num w:numId="3" w16cid:durableId="113334843">
    <w:abstractNumId w:val="1"/>
  </w:num>
  <w:num w:numId="4" w16cid:durableId="681009731">
    <w:abstractNumId w:val="7"/>
  </w:num>
  <w:num w:numId="5" w16cid:durableId="2116174276">
    <w:abstractNumId w:val="13"/>
  </w:num>
  <w:num w:numId="6" w16cid:durableId="795026510">
    <w:abstractNumId w:val="5"/>
  </w:num>
  <w:num w:numId="7" w16cid:durableId="1979994250">
    <w:abstractNumId w:val="0"/>
  </w:num>
  <w:num w:numId="8" w16cid:durableId="885799048">
    <w:abstractNumId w:val="11"/>
  </w:num>
  <w:num w:numId="9" w16cid:durableId="1186796247">
    <w:abstractNumId w:val="2"/>
  </w:num>
  <w:num w:numId="10" w16cid:durableId="177623606">
    <w:abstractNumId w:val="14"/>
  </w:num>
  <w:num w:numId="11" w16cid:durableId="192883628">
    <w:abstractNumId w:val="9"/>
  </w:num>
  <w:num w:numId="12" w16cid:durableId="142963739">
    <w:abstractNumId w:val="6"/>
  </w:num>
  <w:num w:numId="13" w16cid:durableId="1211261994">
    <w:abstractNumId w:val="10"/>
  </w:num>
  <w:num w:numId="14" w16cid:durableId="1214925179">
    <w:abstractNumId w:val="12"/>
  </w:num>
  <w:num w:numId="15" w16cid:durableId="159698550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07b86ed86191d5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05"/>
    <w:rsid w:val="000001FE"/>
    <w:rsid w:val="00000A16"/>
    <w:rsid w:val="00004451"/>
    <w:rsid w:val="000051FC"/>
    <w:rsid w:val="00013520"/>
    <w:rsid w:val="00026704"/>
    <w:rsid w:val="00046518"/>
    <w:rsid w:val="0006064E"/>
    <w:rsid w:val="00067812"/>
    <w:rsid w:val="000727E1"/>
    <w:rsid w:val="000907B5"/>
    <w:rsid w:val="000C6E57"/>
    <w:rsid w:val="000E4684"/>
    <w:rsid w:val="00135FA3"/>
    <w:rsid w:val="00147E06"/>
    <w:rsid w:val="00150E94"/>
    <w:rsid w:val="00192A31"/>
    <w:rsid w:val="001C2C45"/>
    <w:rsid w:val="00200940"/>
    <w:rsid w:val="00202F78"/>
    <w:rsid w:val="002144B5"/>
    <w:rsid w:val="00234DB0"/>
    <w:rsid w:val="00236153"/>
    <w:rsid w:val="0025226A"/>
    <w:rsid w:val="00253DF1"/>
    <w:rsid w:val="002949C8"/>
    <w:rsid w:val="002A7335"/>
    <w:rsid w:val="002B4363"/>
    <w:rsid w:val="002E289A"/>
    <w:rsid w:val="003029CA"/>
    <w:rsid w:val="0031045E"/>
    <w:rsid w:val="00325918"/>
    <w:rsid w:val="0032759B"/>
    <w:rsid w:val="00341B8B"/>
    <w:rsid w:val="00354675"/>
    <w:rsid w:val="00362410"/>
    <w:rsid w:val="00364D9B"/>
    <w:rsid w:val="00372999"/>
    <w:rsid w:val="0037326D"/>
    <w:rsid w:val="003A718C"/>
    <w:rsid w:val="003B25A1"/>
    <w:rsid w:val="003B271B"/>
    <w:rsid w:val="003E373B"/>
    <w:rsid w:val="003F1CF0"/>
    <w:rsid w:val="00407280"/>
    <w:rsid w:val="00416762"/>
    <w:rsid w:val="00424C63"/>
    <w:rsid w:val="00461BEB"/>
    <w:rsid w:val="00465E5C"/>
    <w:rsid w:val="0048151C"/>
    <w:rsid w:val="0048166A"/>
    <w:rsid w:val="004944E9"/>
    <w:rsid w:val="00496675"/>
    <w:rsid w:val="004A068B"/>
    <w:rsid w:val="004B5931"/>
    <w:rsid w:val="004C0B65"/>
    <w:rsid w:val="004F6B84"/>
    <w:rsid w:val="00514E67"/>
    <w:rsid w:val="00542DB1"/>
    <w:rsid w:val="0057083D"/>
    <w:rsid w:val="00590E59"/>
    <w:rsid w:val="00634DF6"/>
    <w:rsid w:val="006968DC"/>
    <w:rsid w:val="006D35E2"/>
    <w:rsid w:val="006E19F7"/>
    <w:rsid w:val="00701721"/>
    <w:rsid w:val="00706534"/>
    <w:rsid w:val="0074122D"/>
    <w:rsid w:val="00782BEF"/>
    <w:rsid w:val="00797AAE"/>
    <w:rsid w:val="007B3C05"/>
    <w:rsid w:val="007E6A91"/>
    <w:rsid w:val="007F01D1"/>
    <w:rsid w:val="00814645"/>
    <w:rsid w:val="00836779"/>
    <w:rsid w:val="0084649C"/>
    <w:rsid w:val="008D7C0F"/>
    <w:rsid w:val="008E15BA"/>
    <w:rsid w:val="008E4F8F"/>
    <w:rsid w:val="00900A82"/>
    <w:rsid w:val="00900CC6"/>
    <w:rsid w:val="00924772"/>
    <w:rsid w:val="00932FF9"/>
    <w:rsid w:val="00965914"/>
    <w:rsid w:val="0098190F"/>
    <w:rsid w:val="00994CFA"/>
    <w:rsid w:val="009A568C"/>
    <w:rsid w:val="009B04A9"/>
    <w:rsid w:val="009E07C6"/>
    <w:rsid w:val="00A321FF"/>
    <w:rsid w:val="00A35455"/>
    <w:rsid w:val="00A3654F"/>
    <w:rsid w:val="00AB58FF"/>
    <w:rsid w:val="00AC766C"/>
    <w:rsid w:val="00AD08B7"/>
    <w:rsid w:val="00AF2E9D"/>
    <w:rsid w:val="00AF6A07"/>
    <w:rsid w:val="00B06D48"/>
    <w:rsid w:val="00B072DA"/>
    <w:rsid w:val="00B47C78"/>
    <w:rsid w:val="00B47DEB"/>
    <w:rsid w:val="00B54AA6"/>
    <w:rsid w:val="00B62CEA"/>
    <w:rsid w:val="00B747C4"/>
    <w:rsid w:val="00B8323B"/>
    <w:rsid w:val="00B87AF5"/>
    <w:rsid w:val="00BA6D49"/>
    <w:rsid w:val="00BD0A90"/>
    <w:rsid w:val="00BE47A8"/>
    <w:rsid w:val="00BF0312"/>
    <w:rsid w:val="00BF57AE"/>
    <w:rsid w:val="00C024E0"/>
    <w:rsid w:val="00C16FF3"/>
    <w:rsid w:val="00C373A5"/>
    <w:rsid w:val="00C60090"/>
    <w:rsid w:val="00C66CC2"/>
    <w:rsid w:val="00C753B4"/>
    <w:rsid w:val="00C812D9"/>
    <w:rsid w:val="00CB3906"/>
    <w:rsid w:val="00CC0CCD"/>
    <w:rsid w:val="00D23C20"/>
    <w:rsid w:val="00D45A83"/>
    <w:rsid w:val="00D50C8D"/>
    <w:rsid w:val="00D5209E"/>
    <w:rsid w:val="00D97DCF"/>
    <w:rsid w:val="00DE6F7B"/>
    <w:rsid w:val="00DE7A18"/>
    <w:rsid w:val="00DF5C4D"/>
    <w:rsid w:val="00DF777A"/>
    <w:rsid w:val="00E018C2"/>
    <w:rsid w:val="00E079A6"/>
    <w:rsid w:val="00E13CBA"/>
    <w:rsid w:val="00E273AC"/>
    <w:rsid w:val="00E56575"/>
    <w:rsid w:val="00E57023"/>
    <w:rsid w:val="00E63738"/>
    <w:rsid w:val="00E91517"/>
    <w:rsid w:val="00E955C7"/>
    <w:rsid w:val="00EA1A50"/>
    <w:rsid w:val="00EC72D6"/>
    <w:rsid w:val="00EE6214"/>
    <w:rsid w:val="00EF1685"/>
    <w:rsid w:val="00F11F4A"/>
    <w:rsid w:val="00F21E1F"/>
    <w:rsid w:val="00F2514E"/>
    <w:rsid w:val="00F510AC"/>
    <w:rsid w:val="00F53FB8"/>
    <w:rsid w:val="00F63F2B"/>
    <w:rsid w:val="00F82251"/>
    <w:rsid w:val="00F847A0"/>
    <w:rsid w:val="00F9397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ED77"/>
  <w15:chartTrackingRefBased/>
  <w15:docId w15:val="{AF065184-5AE4-413C-93B7-0579514B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B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B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0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0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B3C0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05"/>
    <w:rPr>
      <w:rFonts w:eastAsiaTheme="majorEastAsia" w:cstheme="majorBidi"/>
      <w:color w:val="272727" w:themeColor="text1" w:themeTint="D8"/>
    </w:rPr>
  </w:style>
  <w:style w:type="paragraph" w:styleId="Title">
    <w:name w:val="Title"/>
    <w:basedOn w:val="Normal"/>
    <w:next w:val="Normal"/>
    <w:link w:val="TitleChar"/>
    <w:uiPriority w:val="10"/>
    <w:qFormat/>
    <w:rsid w:val="007B3C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05"/>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C05"/>
    <w:rPr>
      <w:i/>
      <w:iCs/>
      <w:color w:val="404040" w:themeColor="text1" w:themeTint="BF"/>
    </w:rPr>
  </w:style>
  <w:style w:type="character" w:styleId="IntenseEmphasis">
    <w:name w:val="Intense Emphasis"/>
    <w:basedOn w:val="DefaultParagraphFont"/>
    <w:uiPriority w:val="21"/>
    <w:qFormat/>
    <w:rsid w:val="007B3C05"/>
    <w:rPr>
      <w:i/>
      <w:iCs/>
      <w:color w:val="2F5496" w:themeColor="accent1" w:themeShade="BF"/>
    </w:rPr>
  </w:style>
  <w:style w:type="paragraph" w:styleId="IntenseQuote">
    <w:name w:val="Intense Quote"/>
    <w:basedOn w:val="Normal"/>
    <w:next w:val="Normal"/>
    <w:link w:val="IntenseQuoteChar"/>
    <w:uiPriority w:val="30"/>
    <w:qFormat/>
    <w:rsid w:val="007B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05"/>
    <w:rPr>
      <w:i/>
      <w:iCs/>
      <w:color w:val="2F5496" w:themeColor="accent1" w:themeShade="BF"/>
    </w:rPr>
  </w:style>
  <w:style w:type="character" w:styleId="IntenseReference">
    <w:name w:val="Intense Reference"/>
    <w:basedOn w:val="DefaultParagraphFont"/>
    <w:uiPriority w:val="32"/>
    <w:qFormat/>
    <w:rsid w:val="007B3C05"/>
    <w:rPr>
      <w:b/>
      <w:bCs/>
      <w:smallCaps/>
      <w:color w:val="2F5496" w:themeColor="accent1" w:themeShade="BF"/>
      <w:spacing w:val="5"/>
    </w:rPr>
  </w:style>
  <w:style w:type="paragraph" w:styleId="Header">
    <w:name w:val="header"/>
    <w:basedOn w:val="Normal"/>
    <w:link w:val="HeaderChar"/>
    <w:uiPriority w:val="99"/>
    <w:unhideWhenUsed/>
    <w:rsid w:val="00364D9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4D9B"/>
  </w:style>
  <w:style w:type="paragraph" w:styleId="Footer">
    <w:name w:val="footer"/>
    <w:basedOn w:val="Normal"/>
    <w:link w:val="FooterChar"/>
    <w:uiPriority w:val="99"/>
    <w:unhideWhenUsed/>
    <w:rsid w:val="00364D9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4D9B"/>
  </w:style>
  <w:style w:type="character" w:styleId="Hyperlink">
    <w:name w:val="Hyperlink"/>
    <w:basedOn w:val="DefaultParagraphFont"/>
    <w:uiPriority w:val="99"/>
    <w:unhideWhenUsed/>
    <w:rsid w:val="00AC766C"/>
    <w:rPr>
      <w:color w:val="0563C1" w:themeColor="hyperlink"/>
      <w:u w:val="single"/>
    </w:rPr>
  </w:style>
  <w:style w:type="character" w:styleId="UnresolvedMention">
    <w:name w:val="Unresolved Mention"/>
    <w:basedOn w:val="DefaultParagraphFont"/>
    <w:uiPriority w:val="99"/>
    <w:semiHidden/>
    <w:unhideWhenUsed/>
    <w:rsid w:val="00AC766C"/>
    <w:rPr>
      <w:color w:val="605E5C"/>
      <w:shd w:val="clear" w:color="auto" w:fill="E1DFDD"/>
    </w:rPr>
  </w:style>
  <w:style w:type="character" w:styleId="FollowedHyperlink">
    <w:name w:val="FollowedHyperlink"/>
    <w:basedOn w:val="DefaultParagraphFont"/>
    <w:uiPriority w:val="99"/>
    <w:semiHidden/>
    <w:unhideWhenUsed/>
    <w:rsid w:val="00AC766C"/>
    <w:rPr>
      <w:color w:val="954F72" w:themeColor="followedHyperlink"/>
      <w:u w:val="single"/>
    </w:rPr>
  </w:style>
  <w:style w:type="table" w:styleId="TableGrid">
    <w:name w:val="Table Grid"/>
    <w:basedOn w:val="TableNormal"/>
    <w:uiPriority w:val="39"/>
    <w:rsid w:val="002144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16FF3"/>
    <w:pPr>
      <w:tabs>
        <w:tab w:val="right" w:leader="dot" w:pos="9016"/>
      </w:tabs>
      <w:spacing w:after="100"/>
      <w:ind w:left="0" w:hanging="90"/>
    </w:pPr>
  </w:style>
  <w:style w:type="paragraph" w:customStyle="1" w:styleId="Default">
    <w:name w:val="Default"/>
    <w:rsid w:val="00F21E1F"/>
    <w:pPr>
      <w:autoSpaceDE w:val="0"/>
      <w:autoSpaceDN w:val="0"/>
      <w:adjustRightInd w:val="0"/>
      <w:spacing w:before="0" w:after="0" w:line="240" w:lineRule="auto"/>
      <w:ind w:left="0" w:firstLine="0"/>
      <w:jc w:val="left"/>
    </w:pPr>
    <w:rPr>
      <w:rFonts w:ascii="Arial" w:hAnsi="Arial" w:cs="Arial"/>
      <w:color w:val="000000"/>
      <w:kern w:val="0"/>
      <w:sz w:val="24"/>
      <w:szCs w:val="24"/>
    </w:rPr>
  </w:style>
  <w:style w:type="character" w:styleId="Strong">
    <w:name w:val="Strong"/>
    <w:basedOn w:val="DefaultParagraphFont"/>
    <w:uiPriority w:val="22"/>
    <w:qFormat/>
    <w:rsid w:val="00407280"/>
    <w:rPr>
      <w:b/>
      <w:bCs/>
    </w:rPr>
  </w:style>
  <w:style w:type="paragraph" w:styleId="Revision">
    <w:name w:val="Revision"/>
    <w:hidden/>
    <w:uiPriority w:val="99"/>
    <w:semiHidden/>
    <w:rsid w:val="00E56575"/>
    <w:pPr>
      <w:spacing w:before="0" w:after="0" w:line="240" w:lineRule="auto"/>
      <w:ind w:left="0" w:firstLine="0"/>
      <w:jc w:val="left"/>
    </w:pPr>
  </w:style>
  <w:style w:type="character" w:styleId="CommentReference">
    <w:name w:val="annotation reference"/>
    <w:basedOn w:val="DefaultParagraphFont"/>
    <w:uiPriority w:val="99"/>
    <w:semiHidden/>
    <w:unhideWhenUsed/>
    <w:rsid w:val="009A568C"/>
    <w:rPr>
      <w:sz w:val="16"/>
      <w:szCs w:val="16"/>
    </w:rPr>
  </w:style>
  <w:style w:type="paragraph" w:styleId="CommentText">
    <w:name w:val="annotation text"/>
    <w:basedOn w:val="Normal"/>
    <w:link w:val="CommentTextChar"/>
    <w:uiPriority w:val="99"/>
    <w:unhideWhenUsed/>
    <w:rsid w:val="009A568C"/>
    <w:pPr>
      <w:spacing w:line="240" w:lineRule="auto"/>
    </w:pPr>
    <w:rPr>
      <w:sz w:val="20"/>
      <w:szCs w:val="20"/>
    </w:rPr>
  </w:style>
  <w:style w:type="character" w:customStyle="1" w:styleId="CommentTextChar">
    <w:name w:val="Comment Text Char"/>
    <w:basedOn w:val="DefaultParagraphFont"/>
    <w:link w:val="CommentText"/>
    <w:uiPriority w:val="99"/>
    <w:rsid w:val="009A568C"/>
    <w:rPr>
      <w:sz w:val="20"/>
      <w:szCs w:val="20"/>
    </w:rPr>
  </w:style>
  <w:style w:type="paragraph" w:styleId="CommentSubject">
    <w:name w:val="annotation subject"/>
    <w:basedOn w:val="CommentText"/>
    <w:next w:val="CommentText"/>
    <w:link w:val="CommentSubjectChar"/>
    <w:uiPriority w:val="99"/>
    <w:semiHidden/>
    <w:unhideWhenUsed/>
    <w:rsid w:val="009A568C"/>
    <w:rPr>
      <w:b/>
      <w:bCs/>
    </w:rPr>
  </w:style>
  <w:style w:type="character" w:customStyle="1" w:styleId="CommentSubjectChar">
    <w:name w:val="Comment Subject Char"/>
    <w:basedOn w:val="CommentTextChar"/>
    <w:link w:val="CommentSubject"/>
    <w:uiPriority w:val="99"/>
    <w:semiHidden/>
    <w:rsid w:val="009A56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1933">
      <w:bodyDiv w:val="1"/>
      <w:marLeft w:val="0"/>
      <w:marRight w:val="0"/>
      <w:marTop w:val="0"/>
      <w:marBottom w:val="0"/>
      <w:divBdr>
        <w:top w:val="none" w:sz="0" w:space="0" w:color="auto"/>
        <w:left w:val="none" w:sz="0" w:space="0" w:color="auto"/>
        <w:bottom w:val="none" w:sz="0" w:space="0" w:color="auto"/>
        <w:right w:val="none" w:sz="0" w:space="0" w:color="auto"/>
      </w:divBdr>
    </w:div>
    <w:div w:id="68114294">
      <w:bodyDiv w:val="1"/>
      <w:marLeft w:val="0"/>
      <w:marRight w:val="0"/>
      <w:marTop w:val="0"/>
      <w:marBottom w:val="0"/>
      <w:divBdr>
        <w:top w:val="none" w:sz="0" w:space="0" w:color="auto"/>
        <w:left w:val="none" w:sz="0" w:space="0" w:color="auto"/>
        <w:bottom w:val="none" w:sz="0" w:space="0" w:color="auto"/>
        <w:right w:val="none" w:sz="0" w:space="0" w:color="auto"/>
      </w:divBdr>
    </w:div>
    <w:div w:id="79564592">
      <w:bodyDiv w:val="1"/>
      <w:marLeft w:val="0"/>
      <w:marRight w:val="0"/>
      <w:marTop w:val="0"/>
      <w:marBottom w:val="0"/>
      <w:divBdr>
        <w:top w:val="none" w:sz="0" w:space="0" w:color="auto"/>
        <w:left w:val="none" w:sz="0" w:space="0" w:color="auto"/>
        <w:bottom w:val="none" w:sz="0" w:space="0" w:color="auto"/>
        <w:right w:val="none" w:sz="0" w:space="0" w:color="auto"/>
      </w:divBdr>
    </w:div>
    <w:div w:id="103504291">
      <w:bodyDiv w:val="1"/>
      <w:marLeft w:val="0"/>
      <w:marRight w:val="0"/>
      <w:marTop w:val="0"/>
      <w:marBottom w:val="0"/>
      <w:divBdr>
        <w:top w:val="none" w:sz="0" w:space="0" w:color="auto"/>
        <w:left w:val="none" w:sz="0" w:space="0" w:color="auto"/>
        <w:bottom w:val="none" w:sz="0" w:space="0" w:color="auto"/>
        <w:right w:val="none" w:sz="0" w:space="0" w:color="auto"/>
      </w:divBdr>
    </w:div>
    <w:div w:id="104470775">
      <w:bodyDiv w:val="1"/>
      <w:marLeft w:val="0"/>
      <w:marRight w:val="0"/>
      <w:marTop w:val="0"/>
      <w:marBottom w:val="0"/>
      <w:divBdr>
        <w:top w:val="none" w:sz="0" w:space="0" w:color="auto"/>
        <w:left w:val="none" w:sz="0" w:space="0" w:color="auto"/>
        <w:bottom w:val="none" w:sz="0" w:space="0" w:color="auto"/>
        <w:right w:val="none" w:sz="0" w:space="0" w:color="auto"/>
      </w:divBdr>
    </w:div>
    <w:div w:id="142234490">
      <w:bodyDiv w:val="1"/>
      <w:marLeft w:val="0"/>
      <w:marRight w:val="0"/>
      <w:marTop w:val="0"/>
      <w:marBottom w:val="0"/>
      <w:divBdr>
        <w:top w:val="none" w:sz="0" w:space="0" w:color="auto"/>
        <w:left w:val="none" w:sz="0" w:space="0" w:color="auto"/>
        <w:bottom w:val="none" w:sz="0" w:space="0" w:color="auto"/>
        <w:right w:val="none" w:sz="0" w:space="0" w:color="auto"/>
      </w:divBdr>
    </w:div>
    <w:div w:id="156311487">
      <w:bodyDiv w:val="1"/>
      <w:marLeft w:val="0"/>
      <w:marRight w:val="0"/>
      <w:marTop w:val="0"/>
      <w:marBottom w:val="0"/>
      <w:divBdr>
        <w:top w:val="none" w:sz="0" w:space="0" w:color="auto"/>
        <w:left w:val="none" w:sz="0" w:space="0" w:color="auto"/>
        <w:bottom w:val="none" w:sz="0" w:space="0" w:color="auto"/>
        <w:right w:val="none" w:sz="0" w:space="0" w:color="auto"/>
      </w:divBdr>
    </w:div>
    <w:div w:id="177551447">
      <w:bodyDiv w:val="1"/>
      <w:marLeft w:val="0"/>
      <w:marRight w:val="0"/>
      <w:marTop w:val="0"/>
      <w:marBottom w:val="0"/>
      <w:divBdr>
        <w:top w:val="none" w:sz="0" w:space="0" w:color="auto"/>
        <w:left w:val="none" w:sz="0" w:space="0" w:color="auto"/>
        <w:bottom w:val="none" w:sz="0" w:space="0" w:color="auto"/>
        <w:right w:val="none" w:sz="0" w:space="0" w:color="auto"/>
      </w:divBdr>
    </w:div>
    <w:div w:id="250822063">
      <w:bodyDiv w:val="1"/>
      <w:marLeft w:val="0"/>
      <w:marRight w:val="0"/>
      <w:marTop w:val="0"/>
      <w:marBottom w:val="0"/>
      <w:divBdr>
        <w:top w:val="none" w:sz="0" w:space="0" w:color="auto"/>
        <w:left w:val="none" w:sz="0" w:space="0" w:color="auto"/>
        <w:bottom w:val="none" w:sz="0" w:space="0" w:color="auto"/>
        <w:right w:val="none" w:sz="0" w:space="0" w:color="auto"/>
      </w:divBdr>
    </w:div>
    <w:div w:id="267202688">
      <w:bodyDiv w:val="1"/>
      <w:marLeft w:val="0"/>
      <w:marRight w:val="0"/>
      <w:marTop w:val="0"/>
      <w:marBottom w:val="0"/>
      <w:divBdr>
        <w:top w:val="none" w:sz="0" w:space="0" w:color="auto"/>
        <w:left w:val="none" w:sz="0" w:space="0" w:color="auto"/>
        <w:bottom w:val="none" w:sz="0" w:space="0" w:color="auto"/>
        <w:right w:val="none" w:sz="0" w:space="0" w:color="auto"/>
      </w:divBdr>
    </w:div>
    <w:div w:id="267660049">
      <w:bodyDiv w:val="1"/>
      <w:marLeft w:val="0"/>
      <w:marRight w:val="0"/>
      <w:marTop w:val="0"/>
      <w:marBottom w:val="0"/>
      <w:divBdr>
        <w:top w:val="none" w:sz="0" w:space="0" w:color="auto"/>
        <w:left w:val="none" w:sz="0" w:space="0" w:color="auto"/>
        <w:bottom w:val="none" w:sz="0" w:space="0" w:color="auto"/>
        <w:right w:val="none" w:sz="0" w:space="0" w:color="auto"/>
      </w:divBdr>
    </w:div>
    <w:div w:id="277569971">
      <w:bodyDiv w:val="1"/>
      <w:marLeft w:val="0"/>
      <w:marRight w:val="0"/>
      <w:marTop w:val="0"/>
      <w:marBottom w:val="0"/>
      <w:divBdr>
        <w:top w:val="none" w:sz="0" w:space="0" w:color="auto"/>
        <w:left w:val="none" w:sz="0" w:space="0" w:color="auto"/>
        <w:bottom w:val="none" w:sz="0" w:space="0" w:color="auto"/>
        <w:right w:val="none" w:sz="0" w:space="0" w:color="auto"/>
      </w:divBdr>
    </w:div>
    <w:div w:id="279145086">
      <w:bodyDiv w:val="1"/>
      <w:marLeft w:val="0"/>
      <w:marRight w:val="0"/>
      <w:marTop w:val="0"/>
      <w:marBottom w:val="0"/>
      <w:divBdr>
        <w:top w:val="none" w:sz="0" w:space="0" w:color="auto"/>
        <w:left w:val="none" w:sz="0" w:space="0" w:color="auto"/>
        <w:bottom w:val="none" w:sz="0" w:space="0" w:color="auto"/>
        <w:right w:val="none" w:sz="0" w:space="0" w:color="auto"/>
      </w:divBdr>
    </w:div>
    <w:div w:id="309096228">
      <w:bodyDiv w:val="1"/>
      <w:marLeft w:val="0"/>
      <w:marRight w:val="0"/>
      <w:marTop w:val="0"/>
      <w:marBottom w:val="0"/>
      <w:divBdr>
        <w:top w:val="none" w:sz="0" w:space="0" w:color="auto"/>
        <w:left w:val="none" w:sz="0" w:space="0" w:color="auto"/>
        <w:bottom w:val="none" w:sz="0" w:space="0" w:color="auto"/>
        <w:right w:val="none" w:sz="0" w:space="0" w:color="auto"/>
      </w:divBdr>
    </w:div>
    <w:div w:id="311832346">
      <w:bodyDiv w:val="1"/>
      <w:marLeft w:val="0"/>
      <w:marRight w:val="0"/>
      <w:marTop w:val="0"/>
      <w:marBottom w:val="0"/>
      <w:divBdr>
        <w:top w:val="none" w:sz="0" w:space="0" w:color="auto"/>
        <w:left w:val="none" w:sz="0" w:space="0" w:color="auto"/>
        <w:bottom w:val="none" w:sz="0" w:space="0" w:color="auto"/>
        <w:right w:val="none" w:sz="0" w:space="0" w:color="auto"/>
      </w:divBdr>
    </w:div>
    <w:div w:id="320353918">
      <w:bodyDiv w:val="1"/>
      <w:marLeft w:val="0"/>
      <w:marRight w:val="0"/>
      <w:marTop w:val="0"/>
      <w:marBottom w:val="0"/>
      <w:divBdr>
        <w:top w:val="none" w:sz="0" w:space="0" w:color="auto"/>
        <w:left w:val="none" w:sz="0" w:space="0" w:color="auto"/>
        <w:bottom w:val="none" w:sz="0" w:space="0" w:color="auto"/>
        <w:right w:val="none" w:sz="0" w:space="0" w:color="auto"/>
      </w:divBdr>
    </w:div>
    <w:div w:id="358285970">
      <w:bodyDiv w:val="1"/>
      <w:marLeft w:val="0"/>
      <w:marRight w:val="0"/>
      <w:marTop w:val="0"/>
      <w:marBottom w:val="0"/>
      <w:divBdr>
        <w:top w:val="none" w:sz="0" w:space="0" w:color="auto"/>
        <w:left w:val="none" w:sz="0" w:space="0" w:color="auto"/>
        <w:bottom w:val="none" w:sz="0" w:space="0" w:color="auto"/>
        <w:right w:val="none" w:sz="0" w:space="0" w:color="auto"/>
      </w:divBdr>
    </w:div>
    <w:div w:id="381252977">
      <w:bodyDiv w:val="1"/>
      <w:marLeft w:val="0"/>
      <w:marRight w:val="0"/>
      <w:marTop w:val="0"/>
      <w:marBottom w:val="0"/>
      <w:divBdr>
        <w:top w:val="none" w:sz="0" w:space="0" w:color="auto"/>
        <w:left w:val="none" w:sz="0" w:space="0" w:color="auto"/>
        <w:bottom w:val="none" w:sz="0" w:space="0" w:color="auto"/>
        <w:right w:val="none" w:sz="0" w:space="0" w:color="auto"/>
      </w:divBdr>
    </w:div>
    <w:div w:id="403114280">
      <w:bodyDiv w:val="1"/>
      <w:marLeft w:val="0"/>
      <w:marRight w:val="0"/>
      <w:marTop w:val="0"/>
      <w:marBottom w:val="0"/>
      <w:divBdr>
        <w:top w:val="none" w:sz="0" w:space="0" w:color="auto"/>
        <w:left w:val="none" w:sz="0" w:space="0" w:color="auto"/>
        <w:bottom w:val="none" w:sz="0" w:space="0" w:color="auto"/>
        <w:right w:val="none" w:sz="0" w:space="0" w:color="auto"/>
      </w:divBdr>
    </w:div>
    <w:div w:id="407045015">
      <w:bodyDiv w:val="1"/>
      <w:marLeft w:val="0"/>
      <w:marRight w:val="0"/>
      <w:marTop w:val="0"/>
      <w:marBottom w:val="0"/>
      <w:divBdr>
        <w:top w:val="none" w:sz="0" w:space="0" w:color="auto"/>
        <w:left w:val="none" w:sz="0" w:space="0" w:color="auto"/>
        <w:bottom w:val="none" w:sz="0" w:space="0" w:color="auto"/>
        <w:right w:val="none" w:sz="0" w:space="0" w:color="auto"/>
      </w:divBdr>
    </w:div>
    <w:div w:id="428477299">
      <w:bodyDiv w:val="1"/>
      <w:marLeft w:val="0"/>
      <w:marRight w:val="0"/>
      <w:marTop w:val="0"/>
      <w:marBottom w:val="0"/>
      <w:divBdr>
        <w:top w:val="none" w:sz="0" w:space="0" w:color="auto"/>
        <w:left w:val="none" w:sz="0" w:space="0" w:color="auto"/>
        <w:bottom w:val="none" w:sz="0" w:space="0" w:color="auto"/>
        <w:right w:val="none" w:sz="0" w:space="0" w:color="auto"/>
      </w:divBdr>
    </w:div>
    <w:div w:id="438574163">
      <w:bodyDiv w:val="1"/>
      <w:marLeft w:val="0"/>
      <w:marRight w:val="0"/>
      <w:marTop w:val="0"/>
      <w:marBottom w:val="0"/>
      <w:divBdr>
        <w:top w:val="none" w:sz="0" w:space="0" w:color="auto"/>
        <w:left w:val="none" w:sz="0" w:space="0" w:color="auto"/>
        <w:bottom w:val="none" w:sz="0" w:space="0" w:color="auto"/>
        <w:right w:val="none" w:sz="0" w:space="0" w:color="auto"/>
      </w:divBdr>
    </w:div>
    <w:div w:id="470370801">
      <w:bodyDiv w:val="1"/>
      <w:marLeft w:val="0"/>
      <w:marRight w:val="0"/>
      <w:marTop w:val="0"/>
      <w:marBottom w:val="0"/>
      <w:divBdr>
        <w:top w:val="none" w:sz="0" w:space="0" w:color="auto"/>
        <w:left w:val="none" w:sz="0" w:space="0" w:color="auto"/>
        <w:bottom w:val="none" w:sz="0" w:space="0" w:color="auto"/>
        <w:right w:val="none" w:sz="0" w:space="0" w:color="auto"/>
      </w:divBdr>
    </w:div>
    <w:div w:id="472984227">
      <w:bodyDiv w:val="1"/>
      <w:marLeft w:val="0"/>
      <w:marRight w:val="0"/>
      <w:marTop w:val="0"/>
      <w:marBottom w:val="0"/>
      <w:divBdr>
        <w:top w:val="none" w:sz="0" w:space="0" w:color="auto"/>
        <w:left w:val="none" w:sz="0" w:space="0" w:color="auto"/>
        <w:bottom w:val="none" w:sz="0" w:space="0" w:color="auto"/>
        <w:right w:val="none" w:sz="0" w:space="0" w:color="auto"/>
      </w:divBdr>
    </w:div>
    <w:div w:id="478575680">
      <w:bodyDiv w:val="1"/>
      <w:marLeft w:val="0"/>
      <w:marRight w:val="0"/>
      <w:marTop w:val="0"/>
      <w:marBottom w:val="0"/>
      <w:divBdr>
        <w:top w:val="none" w:sz="0" w:space="0" w:color="auto"/>
        <w:left w:val="none" w:sz="0" w:space="0" w:color="auto"/>
        <w:bottom w:val="none" w:sz="0" w:space="0" w:color="auto"/>
        <w:right w:val="none" w:sz="0" w:space="0" w:color="auto"/>
      </w:divBdr>
    </w:div>
    <w:div w:id="523052912">
      <w:bodyDiv w:val="1"/>
      <w:marLeft w:val="0"/>
      <w:marRight w:val="0"/>
      <w:marTop w:val="0"/>
      <w:marBottom w:val="0"/>
      <w:divBdr>
        <w:top w:val="none" w:sz="0" w:space="0" w:color="auto"/>
        <w:left w:val="none" w:sz="0" w:space="0" w:color="auto"/>
        <w:bottom w:val="none" w:sz="0" w:space="0" w:color="auto"/>
        <w:right w:val="none" w:sz="0" w:space="0" w:color="auto"/>
      </w:divBdr>
    </w:div>
    <w:div w:id="529998327">
      <w:bodyDiv w:val="1"/>
      <w:marLeft w:val="0"/>
      <w:marRight w:val="0"/>
      <w:marTop w:val="0"/>
      <w:marBottom w:val="0"/>
      <w:divBdr>
        <w:top w:val="none" w:sz="0" w:space="0" w:color="auto"/>
        <w:left w:val="none" w:sz="0" w:space="0" w:color="auto"/>
        <w:bottom w:val="none" w:sz="0" w:space="0" w:color="auto"/>
        <w:right w:val="none" w:sz="0" w:space="0" w:color="auto"/>
      </w:divBdr>
    </w:div>
    <w:div w:id="579603687">
      <w:bodyDiv w:val="1"/>
      <w:marLeft w:val="0"/>
      <w:marRight w:val="0"/>
      <w:marTop w:val="0"/>
      <w:marBottom w:val="0"/>
      <w:divBdr>
        <w:top w:val="none" w:sz="0" w:space="0" w:color="auto"/>
        <w:left w:val="none" w:sz="0" w:space="0" w:color="auto"/>
        <w:bottom w:val="none" w:sz="0" w:space="0" w:color="auto"/>
        <w:right w:val="none" w:sz="0" w:space="0" w:color="auto"/>
      </w:divBdr>
    </w:div>
    <w:div w:id="614485741">
      <w:bodyDiv w:val="1"/>
      <w:marLeft w:val="0"/>
      <w:marRight w:val="0"/>
      <w:marTop w:val="0"/>
      <w:marBottom w:val="0"/>
      <w:divBdr>
        <w:top w:val="none" w:sz="0" w:space="0" w:color="auto"/>
        <w:left w:val="none" w:sz="0" w:space="0" w:color="auto"/>
        <w:bottom w:val="none" w:sz="0" w:space="0" w:color="auto"/>
        <w:right w:val="none" w:sz="0" w:space="0" w:color="auto"/>
      </w:divBdr>
    </w:div>
    <w:div w:id="618075287">
      <w:bodyDiv w:val="1"/>
      <w:marLeft w:val="0"/>
      <w:marRight w:val="0"/>
      <w:marTop w:val="0"/>
      <w:marBottom w:val="0"/>
      <w:divBdr>
        <w:top w:val="none" w:sz="0" w:space="0" w:color="auto"/>
        <w:left w:val="none" w:sz="0" w:space="0" w:color="auto"/>
        <w:bottom w:val="none" w:sz="0" w:space="0" w:color="auto"/>
        <w:right w:val="none" w:sz="0" w:space="0" w:color="auto"/>
      </w:divBdr>
    </w:div>
    <w:div w:id="630213073">
      <w:bodyDiv w:val="1"/>
      <w:marLeft w:val="0"/>
      <w:marRight w:val="0"/>
      <w:marTop w:val="0"/>
      <w:marBottom w:val="0"/>
      <w:divBdr>
        <w:top w:val="none" w:sz="0" w:space="0" w:color="auto"/>
        <w:left w:val="none" w:sz="0" w:space="0" w:color="auto"/>
        <w:bottom w:val="none" w:sz="0" w:space="0" w:color="auto"/>
        <w:right w:val="none" w:sz="0" w:space="0" w:color="auto"/>
      </w:divBdr>
    </w:div>
    <w:div w:id="646668907">
      <w:bodyDiv w:val="1"/>
      <w:marLeft w:val="0"/>
      <w:marRight w:val="0"/>
      <w:marTop w:val="0"/>
      <w:marBottom w:val="0"/>
      <w:divBdr>
        <w:top w:val="none" w:sz="0" w:space="0" w:color="auto"/>
        <w:left w:val="none" w:sz="0" w:space="0" w:color="auto"/>
        <w:bottom w:val="none" w:sz="0" w:space="0" w:color="auto"/>
        <w:right w:val="none" w:sz="0" w:space="0" w:color="auto"/>
      </w:divBdr>
    </w:div>
    <w:div w:id="653795974">
      <w:bodyDiv w:val="1"/>
      <w:marLeft w:val="0"/>
      <w:marRight w:val="0"/>
      <w:marTop w:val="0"/>
      <w:marBottom w:val="0"/>
      <w:divBdr>
        <w:top w:val="none" w:sz="0" w:space="0" w:color="auto"/>
        <w:left w:val="none" w:sz="0" w:space="0" w:color="auto"/>
        <w:bottom w:val="none" w:sz="0" w:space="0" w:color="auto"/>
        <w:right w:val="none" w:sz="0" w:space="0" w:color="auto"/>
      </w:divBdr>
    </w:div>
    <w:div w:id="673580590">
      <w:bodyDiv w:val="1"/>
      <w:marLeft w:val="0"/>
      <w:marRight w:val="0"/>
      <w:marTop w:val="0"/>
      <w:marBottom w:val="0"/>
      <w:divBdr>
        <w:top w:val="none" w:sz="0" w:space="0" w:color="auto"/>
        <w:left w:val="none" w:sz="0" w:space="0" w:color="auto"/>
        <w:bottom w:val="none" w:sz="0" w:space="0" w:color="auto"/>
        <w:right w:val="none" w:sz="0" w:space="0" w:color="auto"/>
      </w:divBdr>
    </w:div>
    <w:div w:id="679891659">
      <w:bodyDiv w:val="1"/>
      <w:marLeft w:val="0"/>
      <w:marRight w:val="0"/>
      <w:marTop w:val="0"/>
      <w:marBottom w:val="0"/>
      <w:divBdr>
        <w:top w:val="none" w:sz="0" w:space="0" w:color="auto"/>
        <w:left w:val="none" w:sz="0" w:space="0" w:color="auto"/>
        <w:bottom w:val="none" w:sz="0" w:space="0" w:color="auto"/>
        <w:right w:val="none" w:sz="0" w:space="0" w:color="auto"/>
      </w:divBdr>
    </w:div>
    <w:div w:id="684409147">
      <w:bodyDiv w:val="1"/>
      <w:marLeft w:val="0"/>
      <w:marRight w:val="0"/>
      <w:marTop w:val="0"/>
      <w:marBottom w:val="0"/>
      <w:divBdr>
        <w:top w:val="none" w:sz="0" w:space="0" w:color="auto"/>
        <w:left w:val="none" w:sz="0" w:space="0" w:color="auto"/>
        <w:bottom w:val="none" w:sz="0" w:space="0" w:color="auto"/>
        <w:right w:val="none" w:sz="0" w:space="0" w:color="auto"/>
      </w:divBdr>
    </w:div>
    <w:div w:id="685643293">
      <w:bodyDiv w:val="1"/>
      <w:marLeft w:val="0"/>
      <w:marRight w:val="0"/>
      <w:marTop w:val="0"/>
      <w:marBottom w:val="0"/>
      <w:divBdr>
        <w:top w:val="none" w:sz="0" w:space="0" w:color="auto"/>
        <w:left w:val="none" w:sz="0" w:space="0" w:color="auto"/>
        <w:bottom w:val="none" w:sz="0" w:space="0" w:color="auto"/>
        <w:right w:val="none" w:sz="0" w:space="0" w:color="auto"/>
      </w:divBdr>
    </w:div>
    <w:div w:id="724984729">
      <w:bodyDiv w:val="1"/>
      <w:marLeft w:val="0"/>
      <w:marRight w:val="0"/>
      <w:marTop w:val="0"/>
      <w:marBottom w:val="0"/>
      <w:divBdr>
        <w:top w:val="none" w:sz="0" w:space="0" w:color="auto"/>
        <w:left w:val="none" w:sz="0" w:space="0" w:color="auto"/>
        <w:bottom w:val="none" w:sz="0" w:space="0" w:color="auto"/>
        <w:right w:val="none" w:sz="0" w:space="0" w:color="auto"/>
      </w:divBdr>
    </w:div>
    <w:div w:id="760372270">
      <w:bodyDiv w:val="1"/>
      <w:marLeft w:val="0"/>
      <w:marRight w:val="0"/>
      <w:marTop w:val="0"/>
      <w:marBottom w:val="0"/>
      <w:divBdr>
        <w:top w:val="none" w:sz="0" w:space="0" w:color="auto"/>
        <w:left w:val="none" w:sz="0" w:space="0" w:color="auto"/>
        <w:bottom w:val="none" w:sz="0" w:space="0" w:color="auto"/>
        <w:right w:val="none" w:sz="0" w:space="0" w:color="auto"/>
      </w:divBdr>
    </w:div>
    <w:div w:id="773787770">
      <w:bodyDiv w:val="1"/>
      <w:marLeft w:val="0"/>
      <w:marRight w:val="0"/>
      <w:marTop w:val="0"/>
      <w:marBottom w:val="0"/>
      <w:divBdr>
        <w:top w:val="none" w:sz="0" w:space="0" w:color="auto"/>
        <w:left w:val="none" w:sz="0" w:space="0" w:color="auto"/>
        <w:bottom w:val="none" w:sz="0" w:space="0" w:color="auto"/>
        <w:right w:val="none" w:sz="0" w:space="0" w:color="auto"/>
      </w:divBdr>
    </w:div>
    <w:div w:id="783159835">
      <w:bodyDiv w:val="1"/>
      <w:marLeft w:val="0"/>
      <w:marRight w:val="0"/>
      <w:marTop w:val="0"/>
      <w:marBottom w:val="0"/>
      <w:divBdr>
        <w:top w:val="none" w:sz="0" w:space="0" w:color="auto"/>
        <w:left w:val="none" w:sz="0" w:space="0" w:color="auto"/>
        <w:bottom w:val="none" w:sz="0" w:space="0" w:color="auto"/>
        <w:right w:val="none" w:sz="0" w:space="0" w:color="auto"/>
      </w:divBdr>
    </w:div>
    <w:div w:id="801650205">
      <w:bodyDiv w:val="1"/>
      <w:marLeft w:val="0"/>
      <w:marRight w:val="0"/>
      <w:marTop w:val="0"/>
      <w:marBottom w:val="0"/>
      <w:divBdr>
        <w:top w:val="none" w:sz="0" w:space="0" w:color="auto"/>
        <w:left w:val="none" w:sz="0" w:space="0" w:color="auto"/>
        <w:bottom w:val="none" w:sz="0" w:space="0" w:color="auto"/>
        <w:right w:val="none" w:sz="0" w:space="0" w:color="auto"/>
      </w:divBdr>
    </w:div>
    <w:div w:id="815418125">
      <w:bodyDiv w:val="1"/>
      <w:marLeft w:val="0"/>
      <w:marRight w:val="0"/>
      <w:marTop w:val="0"/>
      <w:marBottom w:val="0"/>
      <w:divBdr>
        <w:top w:val="none" w:sz="0" w:space="0" w:color="auto"/>
        <w:left w:val="none" w:sz="0" w:space="0" w:color="auto"/>
        <w:bottom w:val="none" w:sz="0" w:space="0" w:color="auto"/>
        <w:right w:val="none" w:sz="0" w:space="0" w:color="auto"/>
      </w:divBdr>
    </w:div>
    <w:div w:id="833834102">
      <w:bodyDiv w:val="1"/>
      <w:marLeft w:val="0"/>
      <w:marRight w:val="0"/>
      <w:marTop w:val="0"/>
      <w:marBottom w:val="0"/>
      <w:divBdr>
        <w:top w:val="none" w:sz="0" w:space="0" w:color="auto"/>
        <w:left w:val="none" w:sz="0" w:space="0" w:color="auto"/>
        <w:bottom w:val="none" w:sz="0" w:space="0" w:color="auto"/>
        <w:right w:val="none" w:sz="0" w:space="0" w:color="auto"/>
      </w:divBdr>
    </w:div>
    <w:div w:id="844630362">
      <w:bodyDiv w:val="1"/>
      <w:marLeft w:val="0"/>
      <w:marRight w:val="0"/>
      <w:marTop w:val="0"/>
      <w:marBottom w:val="0"/>
      <w:divBdr>
        <w:top w:val="none" w:sz="0" w:space="0" w:color="auto"/>
        <w:left w:val="none" w:sz="0" w:space="0" w:color="auto"/>
        <w:bottom w:val="none" w:sz="0" w:space="0" w:color="auto"/>
        <w:right w:val="none" w:sz="0" w:space="0" w:color="auto"/>
      </w:divBdr>
    </w:div>
    <w:div w:id="857159596">
      <w:bodyDiv w:val="1"/>
      <w:marLeft w:val="0"/>
      <w:marRight w:val="0"/>
      <w:marTop w:val="0"/>
      <w:marBottom w:val="0"/>
      <w:divBdr>
        <w:top w:val="none" w:sz="0" w:space="0" w:color="auto"/>
        <w:left w:val="none" w:sz="0" w:space="0" w:color="auto"/>
        <w:bottom w:val="none" w:sz="0" w:space="0" w:color="auto"/>
        <w:right w:val="none" w:sz="0" w:space="0" w:color="auto"/>
      </w:divBdr>
    </w:div>
    <w:div w:id="906722252">
      <w:bodyDiv w:val="1"/>
      <w:marLeft w:val="0"/>
      <w:marRight w:val="0"/>
      <w:marTop w:val="0"/>
      <w:marBottom w:val="0"/>
      <w:divBdr>
        <w:top w:val="none" w:sz="0" w:space="0" w:color="auto"/>
        <w:left w:val="none" w:sz="0" w:space="0" w:color="auto"/>
        <w:bottom w:val="none" w:sz="0" w:space="0" w:color="auto"/>
        <w:right w:val="none" w:sz="0" w:space="0" w:color="auto"/>
      </w:divBdr>
      <w:divsChild>
        <w:div w:id="1263149472">
          <w:marLeft w:val="0"/>
          <w:marRight w:val="0"/>
          <w:marTop w:val="0"/>
          <w:marBottom w:val="0"/>
          <w:divBdr>
            <w:top w:val="none" w:sz="0" w:space="0" w:color="auto"/>
            <w:left w:val="none" w:sz="0" w:space="0" w:color="auto"/>
            <w:bottom w:val="none" w:sz="0" w:space="0" w:color="auto"/>
            <w:right w:val="none" w:sz="0" w:space="0" w:color="auto"/>
          </w:divBdr>
          <w:divsChild>
            <w:div w:id="1734305214">
              <w:marLeft w:val="0"/>
              <w:marRight w:val="0"/>
              <w:marTop w:val="0"/>
              <w:marBottom w:val="0"/>
              <w:divBdr>
                <w:top w:val="none" w:sz="0" w:space="0" w:color="auto"/>
                <w:left w:val="none" w:sz="0" w:space="0" w:color="auto"/>
                <w:bottom w:val="none" w:sz="0" w:space="0" w:color="auto"/>
                <w:right w:val="none" w:sz="0" w:space="0" w:color="auto"/>
              </w:divBdr>
              <w:divsChild>
                <w:div w:id="64769262">
                  <w:marLeft w:val="0"/>
                  <w:marRight w:val="0"/>
                  <w:marTop w:val="0"/>
                  <w:marBottom w:val="0"/>
                  <w:divBdr>
                    <w:top w:val="none" w:sz="0" w:space="0" w:color="auto"/>
                    <w:left w:val="none" w:sz="0" w:space="0" w:color="auto"/>
                    <w:bottom w:val="none" w:sz="0" w:space="0" w:color="auto"/>
                    <w:right w:val="none" w:sz="0" w:space="0" w:color="auto"/>
                  </w:divBdr>
                  <w:divsChild>
                    <w:div w:id="17146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08774">
          <w:marLeft w:val="0"/>
          <w:marRight w:val="0"/>
          <w:marTop w:val="0"/>
          <w:marBottom w:val="0"/>
          <w:divBdr>
            <w:top w:val="none" w:sz="0" w:space="0" w:color="auto"/>
            <w:left w:val="none" w:sz="0" w:space="0" w:color="auto"/>
            <w:bottom w:val="none" w:sz="0" w:space="0" w:color="auto"/>
            <w:right w:val="none" w:sz="0" w:space="0" w:color="auto"/>
          </w:divBdr>
          <w:divsChild>
            <w:div w:id="317653865">
              <w:marLeft w:val="0"/>
              <w:marRight w:val="0"/>
              <w:marTop w:val="0"/>
              <w:marBottom w:val="0"/>
              <w:divBdr>
                <w:top w:val="none" w:sz="0" w:space="0" w:color="auto"/>
                <w:left w:val="none" w:sz="0" w:space="0" w:color="auto"/>
                <w:bottom w:val="none" w:sz="0" w:space="0" w:color="auto"/>
                <w:right w:val="none" w:sz="0" w:space="0" w:color="auto"/>
              </w:divBdr>
              <w:divsChild>
                <w:div w:id="13966111">
                  <w:marLeft w:val="0"/>
                  <w:marRight w:val="0"/>
                  <w:marTop w:val="0"/>
                  <w:marBottom w:val="0"/>
                  <w:divBdr>
                    <w:top w:val="none" w:sz="0" w:space="0" w:color="auto"/>
                    <w:left w:val="none" w:sz="0" w:space="0" w:color="auto"/>
                    <w:bottom w:val="none" w:sz="0" w:space="0" w:color="auto"/>
                    <w:right w:val="none" w:sz="0" w:space="0" w:color="auto"/>
                  </w:divBdr>
                  <w:divsChild>
                    <w:div w:id="4584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41705">
      <w:bodyDiv w:val="1"/>
      <w:marLeft w:val="0"/>
      <w:marRight w:val="0"/>
      <w:marTop w:val="0"/>
      <w:marBottom w:val="0"/>
      <w:divBdr>
        <w:top w:val="none" w:sz="0" w:space="0" w:color="auto"/>
        <w:left w:val="none" w:sz="0" w:space="0" w:color="auto"/>
        <w:bottom w:val="none" w:sz="0" w:space="0" w:color="auto"/>
        <w:right w:val="none" w:sz="0" w:space="0" w:color="auto"/>
      </w:divBdr>
    </w:div>
    <w:div w:id="965039419">
      <w:bodyDiv w:val="1"/>
      <w:marLeft w:val="0"/>
      <w:marRight w:val="0"/>
      <w:marTop w:val="0"/>
      <w:marBottom w:val="0"/>
      <w:divBdr>
        <w:top w:val="none" w:sz="0" w:space="0" w:color="auto"/>
        <w:left w:val="none" w:sz="0" w:space="0" w:color="auto"/>
        <w:bottom w:val="none" w:sz="0" w:space="0" w:color="auto"/>
        <w:right w:val="none" w:sz="0" w:space="0" w:color="auto"/>
      </w:divBdr>
    </w:div>
    <w:div w:id="991371866">
      <w:bodyDiv w:val="1"/>
      <w:marLeft w:val="0"/>
      <w:marRight w:val="0"/>
      <w:marTop w:val="0"/>
      <w:marBottom w:val="0"/>
      <w:divBdr>
        <w:top w:val="none" w:sz="0" w:space="0" w:color="auto"/>
        <w:left w:val="none" w:sz="0" w:space="0" w:color="auto"/>
        <w:bottom w:val="none" w:sz="0" w:space="0" w:color="auto"/>
        <w:right w:val="none" w:sz="0" w:space="0" w:color="auto"/>
      </w:divBdr>
    </w:div>
    <w:div w:id="992291713">
      <w:bodyDiv w:val="1"/>
      <w:marLeft w:val="0"/>
      <w:marRight w:val="0"/>
      <w:marTop w:val="0"/>
      <w:marBottom w:val="0"/>
      <w:divBdr>
        <w:top w:val="none" w:sz="0" w:space="0" w:color="auto"/>
        <w:left w:val="none" w:sz="0" w:space="0" w:color="auto"/>
        <w:bottom w:val="none" w:sz="0" w:space="0" w:color="auto"/>
        <w:right w:val="none" w:sz="0" w:space="0" w:color="auto"/>
      </w:divBdr>
    </w:div>
    <w:div w:id="1028721502">
      <w:bodyDiv w:val="1"/>
      <w:marLeft w:val="0"/>
      <w:marRight w:val="0"/>
      <w:marTop w:val="0"/>
      <w:marBottom w:val="0"/>
      <w:divBdr>
        <w:top w:val="none" w:sz="0" w:space="0" w:color="auto"/>
        <w:left w:val="none" w:sz="0" w:space="0" w:color="auto"/>
        <w:bottom w:val="none" w:sz="0" w:space="0" w:color="auto"/>
        <w:right w:val="none" w:sz="0" w:space="0" w:color="auto"/>
      </w:divBdr>
    </w:div>
    <w:div w:id="1050882758">
      <w:bodyDiv w:val="1"/>
      <w:marLeft w:val="0"/>
      <w:marRight w:val="0"/>
      <w:marTop w:val="0"/>
      <w:marBottom w:val="0"/>
      <w:divBdr>
        <w:top w:val="none" w:sz="0" w:space="0" w:color="auto"/>
        <w:left w:val="none" w:sz="0" w:space="0" w:color="auto"/>
        <w:bottom w:val="none" w:sz="0" w:space="0" w:color="auto"/>
        <w:right w:val="none" w:sz="0" w:space="0" w:color="auto"/>
      </w:divBdr>
    </w:div>
    <w:div w:id="1055620871">
      <w:bodyDiv w:val="1"/>
      <w:marLeft w:val="0"/>
      <w:marRight w:val="0"/>
      <w:marTop w:val="0"/>
      <w:marBottom w:val="0"/>
      <w:divBdr>
        <w:top w:val="none" w:sz="0" w:space="0" w:color="auto"/>
        <w:left w:val="none" w:sz="0" w:space="0" w:color="auto"/>
        <w:bottom w:val="none" w:sz="0" w:space="0" w:color="auto"/>
        <w:right w:val="none" w:sz="0" w:space="0" w:color="auto"/>
      </w:divBdr>
    </w:div>
    <w:div w:id="1089808062">
      <w:bodyDiv w:val="1"/>
      <w:marLeft w:val="0"/>
      <w:marRight w:val="0"/>
      <w:marTop w:val="0"/>
      <w:marBottom w:val="0"/>
      <w:divBdr>
        <w:top w:val="none" w:sz="0" w:space="0" w:color="auto"/>
        <w:left w:val="none" w:sz="0" w:space="0" w:color="auto"/>
        <w:bottom w:val="none" w:sz="0" w:space="0" w:color="auto"/>
        <w:right w:val="none" w:sz="0" w:space="0" w:color="auto"/>
      </w:divBdr>
    </w:div>
    <w:div w:id="1168012845">
      <w:bodyDiv w:val="1"/>
      <w:marLeft w:val="0"/>
      <w:marRight w:val="0"/>
      <w:marTop w:val="0"/>
      <w:marBottom w:val="0"/>
      <w:divBdr>
        <w:top w:val="none" w:sz="0" w:space="0" w:color="auto"/>
        <w:left w:val="none" w:sz="0" w:space="0" w:color="auto"/>
        <w:bottom w:val="none" w:sz="0" w:space="0" w:color="auto"/>
        <w:right w:val="none" w:sz="0" w:space="0" w:color="auto"/>
      </w:divBdr>
    </w:div>
    <w:div w:id="1207334460">
      <w:bodyDiv w:val="1"/>
      <w:marLeft w:val="0"/>
      <w:marRight w:val="0"/>
      <w:marTop w:val="0"/>
      <w:marBottom w:val="0"/>
      <w:divBdr>
        <w:top w:val="none" w:sz="0" w:space="0" w:color="auto"/>
        <w:left w:val="none" w:sz="0" w:space="0" w:color="auto"/>
        <w:bottom w:val="none" w:sz="0" w:space="0" w:color="auto"/>
        <w:right w:val="none" w:sz="0" w:space="0" w:color="auto"/>
      </w:divBdr>
    </w:div>
    <w:div w:id="1253010084">
      <w:bodyDiv w:val="1"/>
      <w:marLeft w:val="0"/>
      <w:marRight w:val="0"/>
      <w:marTop w:val="0"/>
      <w:marBottom w:val="0"/>
      <w:divBdr>
        <w:top w:val="none" w:sz="0" w:space="0" w:color="auto"/>
        <w:left w:val="none" w:sz="0" w:space="0" w:color="auto"/>
        <w:bottom w:val="none" w:sz="0" w:space="0" w:color="auto"/>
        <w:right w:val="none" w:sz="0" w:space="0" w:color="auto"/>
      </w:divBdr>
    </w:div>
    <w:div w:id="1257443451">
      <w:bodyDiv w:val="1"/>
      <w:marLeft w:val="0"/>
      <w:marRight w:val="0"/>
      <w:marTop w:val="0"/>
      <w:marBottom w:val="0"/>
      <w:divBdr>
        <w:top w:val="none" w:sz="0" w:space="0" w:color="auto"/>
        <w:left w:val="none" w:sz="0" w:space="0" w:color="auto"/>
        <w:bottom w:val="none" w:sz="0" w:space="0" w:color="auto"/>
        <w:right w:val="none" w:sz="0" w:space="0" w:color="auto"/>
      </w:divBdr>
    </w:div>
    <w:div w:id="1325235007">
      <w:bodyDiv w:val="1"/>
      <w:marLeft w:val="0"/>
      <w:marRight w:val="0"/>
      <w:marTop w:val="0"/>
      <w:marBottom w:val="0"/>
      <w:divBdr>
        <w:top w:val="none" w:sz="0" w:space="0" w:color="auto"/>
        <w:left w:val="none" w:sz="0" w:space="0" w:color="auto"/>
        <w:bottom w:val="none" w:sz="0" w:space="0" w:color="auto"/>
        <w:right w:val="none" w:sz="0" w:space="0" w:color="auto"/>
      </w:divBdr>
    </w:div>
    <w:div w:id="1371997366">
      <w:bodyDiv w:val="1"/>
      <w:marLeft w:val="0"/>
      <w:marRight w:val="0"/>
      <w:marTop w:val="0"/>
      <w:marBottom w:val="0"/>
      <w:divBdr>
        <w:top w:val="none" w:sz="0" w:space="0" w:color="auto"/>
        <w:left w:val="none" w:sz="0" w:space="0" w:color="auto"/>
        <w:bottom w:val="none" w:sz="0" w:space="0" w:color="auto"/>
        <w:right w:val="none" w:sz="0" w:space="0" w:color="auto"/>
      </w:divBdr>
    </w:div>
    <w:div w:id="1393192281">
      <w:bodyDiv w:val="1"/>
      <w:marLeft w:val="0"/>
      <w:marRight w:val="0"/>
      <w:marTop w:val="0"/>
      <w:marBottom w:val="0"/>
      <w:divBdr>
        <w:top w:val="none" w:sz="0" w:space="0" w:color="auto"/>
        <w:left w:val="none" w:sz="0" w:space="0" w:color="auto"/>
        <w:bottom w:val="none" w:sz="0" w:space="0" w:color="auto"/>
        <w:right w:val="none" w:sz="0" w:space="0" w:color="auto"/>
      </w:divBdr>
    </w:div>
    <w:div w:id="1436972706">
      <w:bodyDiv w:val="1"/>
      <w:marLeft w:val="0"/>
      <w:marRight w:val="0"/>
      <w:marTop w:val="0"/>
      <w:marBottom w:val="0"/>
      <w:divBdr>
        <w:top w:val="none" w:sz="0" w:space="0" w:color="auto"/>
        <w:left w:val="none" w:sz="0" w:space="0" w:color="auto"/>
        <w:bottom w:val="none" w:sz="0" w:space="0" w:color="auto"/>
        <w:right w:val="none" w:sz="0" w:space="0" w:color="auto"/>
      </w:divBdr>
    </w:div>
    <w:div w:id="1499157285">
      <w:bodyDiv w:val="1"/>
      <w:marLeft w:val="0"/>
      <w:marRight w:val="0"/>
      <w:marTop w:val="0"/>
      <w:marBottom w:val="0"/>
      <w:divBdr>
        <w:top w:val="none" w:sz="0" w:space="0" w:color="auto"/>
        <w:left w:val="none" w:sz="0" w:space="0" w:color="auto"/>
        <w:bottom w:val="none" w:sz="0" w:space="0" w:color="auto"/>
        <w:right w:val="none" w:sz="0" w:space="0" w:color="auto"/>
      </w:divBdr>
    </w:div>
    <w:div w:id="1521553248">
      <w:bodyDiv w:val="1"/>
      <w:marLeft w:val="0"/>
      <w:marRight w:val="0"/>
      <w:marTop w:val="0"/>
      <w:marBottom w:val="0"/>
      <w:divBdr>
        <w:top w:val="none" w:sz="0" w:space="0" w:color="auto"/>
        <w:left w:val="none" w:sz="0" w:space="0" w:color="auto"/>
        <w:bottom w:val="none" w:sz="0" w:space="0" w:color="auto"/>
        <w:right w:val="none" w:sz="0" w:space="0" w:color="auto"/>
      </w:divBdr>
    </w:div>
    <w:div w:id="1528249702">
      <w:bodyDiv w:val="1"/>
      <w:marLeft w:val="0"/>
      <w:marRight w:val="0"/>
      <w:marTop w:val="0"/>
      <w:marBottom w:val="0"/>
      <w:divBdr>
        <w:top w:val="none" w:sz="0" w:space="0" w:color="auto"/>
        <w:left w:val="none" w:sz="0" w:space="0" w:color="auto"/>
        <w:bottom w:val="none" w:sz="0" w:space="0" w:color="auto"/>
        <w:right w:val="none" w:sz="0" w:space="0" w:color="auto"/>
      </w:divBdr>
    </w:div>
    <w:div w:id="1549024997">
      <w:bodyDiv w:val="1"/>
      <w:marLeft w:val="0"/>
      <w:marRight w:val="0"/>
      <w:marTop w:val="0"/>
      <w:marBottom w:val="0"/>
      <w:divBdr>
        <w:top w:val="none" w:sz="0" w:space="0" w:color="auto"/>
        <w:left w:val="none" w:sz="0" w:space="0" w:color="auto"/>
        <w:bottom w:val="none" w:sz="0" w:space="0" w:color="auto"/>
        <w:right w:val="none" w:sz="0" w:space="0" w:color="auto"/>
      </w:divBdr>
    </w:div>
    <w:div w:id="1562519801">
      <w:bodyDiv w:val="1"/>
      <w:marLeft w:val="0"/>
      <w:marRight w:val="0"/>
      <w:marTop w:val="0"/>
      <w:marBottom w:val="0"/>
      <w:divBdr>
        <w:top w:val="none" w:sz="0" w:space="0" w:color="auto"/>
        <w:left w:val="none" w:sz="0" w:space="0" w:color="auto"/>
        <w:bottom w:val="none" w:sz="0" w:space="0" w:color="auto"/>
        <w:right w:val="none" w:sz="0" w:space="0" w:color="auto"/>
      </w:divBdr>
    </w:div>
    <w:div w:id="1594390419">
      <w:bodyDiv w:val="1"/>
      <w:marLeft w:val="0"/>
      <w:marRight w:val="0"/>
      <w:marTop w:val="0"/>
      <w:marBottom w:val="0"/>
      <w:divBdr>
        <w:top w:val="none" w:sz="0" w:space="0" w:color="auto"/>
        <w:left w:val="none" w:sz="0" w:space="0" w:color="auto"/>
        <w:bottom w:val="none" w:sz="0" w:space="0" w:color="auto"/>
        <w:right w:val="none" w:sz="0" w:space="0" w:color="auto"/>
      </w:divBdr>
    </w:div>
    <w:div w:id="1623731283">
      <w:bodyDiv w:val="1"/>
      <w:marLeft w:val="0"/>
      <w:marRight w:val="0"/>
      <w:marTop w:val="0"/>
      <w:marBottom w:val="0"/>
      <w:divBdr>
        <w:top w:val="none" w:sz="0" w:space="0" w:color="auto"/>
        <w:left w:val="none" w:sz="0" w:space="0" w:color="auto"/>
        <w:bottom w:val="none" w:sz="0" w:space="0" w:color="auto"/>
        <w:right w:val="none" w:sz="0" w:space="0" w:color="auto"/>
      </w:divBdr>
    </w:div>
    <w:div w:id="1647323112">
      <w:bodyDiv w:val="1"/>
      <w:marLeft w:val="0"/>
      <w:marRight w:val="0"/>
      <w:marTop w:val="0"/>
      <w:marBottom w:val="0"/>
      <w:divBdr>
        <w:top w:val="none" w:sz="0" w:space="0" w:color="auto"/>
        <w:left w:val="none" w:sz="0" w:space="0" w:color="auto"/>
        <w:bottom w:val="none" w:sz="0" w:space="0" w:color="auto"/>
        <w:right w:val="none" w:sz="0" w:space="0" w:color="auto"/>
      </w:divBdr>
    </w:div>
    <w:div w:id="1724791750">
      <w:bodyDiv w:val="1"/>
      <w:marLeft w:val="0"/>
      <w:marRight w:val="0"/>
      <w:marTop w:val="0"/>
      <w:marBottom w:val="0"/>
      <w:divBdr>
        <w:top w:val="none" w:sz="0" w:space="0" w:color="auto"/>
        <w:left w:val="none" w:sz="0" w:space="0" w:color="auto"/>
        <w:bottom w:val="none" w:sz="0" w:space="0" w:color="auto"/>
        <w:right w:val="none" w:sz="0" w:space="0" w:color="auto"/>
      </w:divBdr>
    </w:div>
    <w:div w:id="1762212657">
      <w:bodyDiv w:val="1"/>
      <w:marLeft w:val="0"/>
      <w:marRight w:val="0"/>
      <w:marTop w:val="0"/>
      <w:marBottom w:val="0"/>
      <w:divBdr>
        <w:top w:val="none" w:sz="0" w:space="0" w:color="auto"/>
        <w:left w:val="none" w:sz="0" w:space="0" w:color="auto"/>
        <w:bottom w:val="none" w:sz="0" w:space="0" w:color="auto"/>
        <w:right w:val="none" w:sz="0" w:space="0" w:color="auto"/>
      </w:divBdr>
    </w:div>
    <w:div w:id="1821384567">
      <w:bodyDiv w:val="1"/>
      <w:marLeft w:val="0"/>
      <w:marRight w:val="0"/>
      <w:marTop w:val="0"/>
      <w:marBottom w:val="0"/>
      <w:divBdr>
        <w:top w:val="none" w:sz="0" w:space="0" w:color="auto"/>
        <w:left w:val="none" w:sz="0" w:space="0" w:color="auto"/>
        <w:bottom w:val="none" w:sz="0" w:space="0" w:color="auto"/>
        <w:right w:val="none" w:sz="0" w:space="0" w:color="auto"/>
      </w:divBdr>
    </w:div>
    <w:div w:id="1826823230">
      <w:bodyDiv w:val="1"/>
      <w:marLeft w:val="0"/>
      <w:marRight w:val="0"/>
      <w:marTop w:val="0"/>
      <w:marBottom w:val="0"/>
      <w:divBdr>
        <w:top w:val="none" w:sz="0" w:space="0" w:color="auto"/>
        <w:left w:val="none" w:sz="0" w:space="0" w:color="auto"/>
        <w:bottom w:val="none" w:sz="0" w:space="0" w:color="auto"/>
        <w:right w:val="none" w:sz="0" w:space="0" w:color="auto"/>
      </w:divBdr>
    </w:div>
    <w:div w:id="1834181332">
      <w:bodyDiv w:val="1"/>
      <w:marLeft w:val="0"/>
      <w:marRight w:val="0"/>
      <w:marTop w:val="0"/>
      <w:marBottom w:val="0"/>
      <w:divBdr>
        <w:top w:val="none" w:sz="0" w:space="0" w:color="auto"/>
        <w:left w:val="none" w:sz="0" w:space="0" w:color="auto"/>
        <w:bottom w:val="none" w:sz="0" w:space="0" w:color="auto"/>
        <w:right w:val="none" w:sz="0" w:space="0" w:color="auto"/>
      </w:divBdr>
    </w:div>
    <w:div w:id="1858274342">
      <w:bodyDiv w:val="1"/>
      <w:marLeft w:val="0"/>
      <w:marRight w:val="0"/>
      <w:marTop w:val="0"/>
      <w:marBottom w:val="0"/>
      <w:divBdr>
        <w:top w:val="none" w:sz="0" w:space="0" w:color="auto"/>
        <w:left w:val="none" w:sz="0" w:space="0" w:color="auto"/>
        <w:bottom w:val="none" w:sz="0" w:space="0" w:color="auto"/>
        <w:right w:val="none" w:sz="0" w:space="0" w:color="auto"/>
      </w:divBdr>
    </w:div>
    <w:div w:id="1895308140">
      <w:bodyDiv w:val="1"/>
      <w:marLeft w:val="0"/>
      <w:marRight w:val="0"/>
      <w:marTop w:val="0"/>
      <w:marBottom w:val="0"/>
      <w:divBdr>
        <w:top w:val="none" w:sz="0" w:space="0" w:color="auto"/>
        <w:left w:val="none" w:sz="0" w:space="0" w:color="auto"/>
        <w:bottom w:val="none" w:sz="0" w:space="0" w:color="auto"/>
        <w:right w:val="none" w:sz="0" w:space="0" w:color="auto"/>
      </w:divBdr>
    </w:div>
    <w:div w:id="1897007718">
      <w:bodyDiv w:val="1"/>
      <w:marLeft w:val="0"/>
      <w:marRight w:val="0"/>
      <w:marTop w:val="0"/>
      <w:marBottom w:val="0"/>
      <w:divBdr>
        <w:top w:val="none" w:sz="0" w:space="0" w:color="auto"/>
        <w:left w:val="none" w:sz="0" w:space="0" w:color="auto"/>
        <w:bottom w:val="none" w:sz="0" w:space="0" w:color="auto"/>
        <w:right w:val="none" w:sz="0" w:space="0" w:color="auto"/>
      </w:divBdr>
    </w:div>
    <w:div w:id="1940524017">
      <w:bodyDiv w:val="1"/>
      <w:marLeft w:val="0"/>
      <w:marRight w:val="0"/>
      <w:marTop w:val="0"/>
      <w:marBottom w:val="0"/>
      <w:divBdr>
        <w:top w:val="none" w:sz="0" w:space="0" w:color="auto"/>
        <w:left w:val="none" w:sz="0" w:space="0" w:color="auto"/>
        <w:bottom w:val="none" w:sz="0" w:space="0" w:color="auto"/>
        <w:right w:val="none" w:sz="0" w:space="0" w:color="auto"/>
      </w:divBdr>
    </w:div>
    <w:div w:id="1945919384">
      <w:bodyDiv w:val="1"/>
      <w:marLeft w:val="0"/>
      <w:marRight w:val="0"/>
      <w:marTop w:val="0"/>
      <w:marBottom w:val="0"/>
      <w:divBdr>
        <w:top w:val="none" w:sz="0" w:space="0" w:color="auto"/>
        <w:left w:val="none" w:sz="0" w:space="0" w:color="auto"/>
        <w:bottom w:val="none" w:sz="0" w:space="0" w:color="auto"/>
        <w:right w:val="none" w:sz="0" w:space="0" w:color="auto"/>
      </w:divBdr>
    </w:div>
    <w:div w:id="1963150828">
      <w:bodyDiv w:val="1"/>
      <w:marLeft w:val="0"/>
      <w:marRight w:val="0"/>
      <w:marTop w:val="0"/>
      <w:marBottom w:val="0"/>
      <w:divBdr>
        <w:top w:val="none" w:sz="0" w:space="0" w:color="auto"/>
        <w:left w:val="none" w:sz="0" w:space="0" w:color="auto"/>
        <w:bottom w:val="none" w:sz="0" w:space="0" w:color="auto"/>
        <w:right w:val="none" w:sz="0" w:space="0" w:color="auto"/>
      </w:divBdr>
    </w:div>
    <w:div w:id="1981030517">
      <w:bodyDiv w:val="1"/>
      <w:marLeft w:val="0"/>
      <w:marRight w:val="0"/>
      <w:marTop w:val="0"/>
      <w:marBottom w:val="0"/>
      <w:divBdr>
        <w:top w:val="none" w:sz="0" w:space="0" w:color="auto"/>
        <w:left w:val="none" w:sz="0" w:space="0" w:color="auto"/>
        <w:bottom w:val="none" w:sz="0" w:space="0" w:color="auto"/>
        <w:right w:val="none" w:sz="0" w:space="0" w:color="auto"/>
      </w:divBdr>
    </w:div>
    <w:div w:id="1981299899">
      <w:bodyDiv w:val="1"/>
      <w:marLeft w:val="0"/>
      <w:marRight w:val="0"/>
      <w:marTop w:val="0"/>
      <w:marBottom w:val="0"/>
      <w:divBdr>
        <w:top w:val="none" w:sz="0" w:space="0" w:color="auto"/>
        <w:left w:val="none" w:sz="0" w:space="0" w:color="auto"/>
        <w:bottom w:val="none" w:sz="0" w:space="0" w:color="auto"/>
        <w:right w:val="none" w:sz="0" w:space="0" w:color="auto"/>
      </w:divBdr>
    </w:div>
    <w:div w:id="1981768465">
      <w:bodyDiv w:val="1"/>
      <w:marLeft w:val="0"/>
      <w:marRight w:val="0"/>
      <w:marTop w:val="0"/>
      <w:marBottom w:val="0"/>
      <w:divBdr>
        <w:top w:val="none" w:sz="0" w:space="0" w:color="auto"/>
        <w:left w:val="none" w:sz="0" w:space="0" w:color="auto"/>
        <w:bottom w:val="none" w:sz="0" w:space="0" w:color="auto"/>
        <w:right w:val="none" w:sz="0" w:space="0" w:color="auto"/>
      </w:divBdr>
    </w:div>
    <w:div w:id="2001884799">
      <w:bodyDiv w:val="1"/>
      <w:marLeft w:val="0"/>
      <w:marRight w:val="0"/>
      <w:marTop w:val="0"/>
      <w:marBottom w:val="0"/>
      <w:divBdr>
        <w:top w:val="none" w:sz="0" w:space="0" w:color="auto"/>
        <w:left w:val="none" w:sz="0" w:space="0" w:color="auto"/>
        <w:bottom w:val="none" w:sz="0" w:space="0" w:color="auto"/>
        <w:right w:val="none" w:sz="0" w:space="0" w:color="auto"/>
      </w:divBdr>
    </w:div>
    <w:div w:id="2055077960">
      <w:bodyDiv w:val="1"/>
      <w:marLeft w:val="0"/>
      <w:marRight w:val="0"/>
      <w:marTop w:val="0"/>
      <w:marBottom w:val="0"/>
      <w:divBdr>
        <w:top w:val="none" w:sz="0" w:space="0" w:color="auto"/>
        <w:left w:val="none" w:sz="0" w:space="0" w:color="auto"/>
        <w:bottom w:val="none" w:sz="0" w:space="0" w:color="auto"/>
        <w:right w:val="none" w:sz="0" w:space="0" w:color="auto"/>
      </w:divBdr>
    </w:div>
    <w:div w:id="2093159184">
      <w:bodyDiv w:val="1"/>
      <w:marLeft w:val="0"/>
      <w:marRight w:val="0"/>
      <w:marTop w:val="0"/>
      <w:marBottom w:val="0"/>
      <w:divBdr>
        <w:top w:val="none" w:sz="0" w:space="0" w:color="auto"/>
        <w:left w:val="none" w:sz="0" w:space="0" w:color="auto"/>
        <w:bottom w:val="none" w:sz="0" w:space="0" w:color="auto"/>
        <w:right w:val="none" w:sz="0" w:space="0" w:color="auto"/>
      </w:divBdr>
    </w:div>
    <w:div w:id="2120098512">
      <w:bodyDiv w:val="1"/>
      <w:marLeft w:val="0"/>
      <w:marRight w:val="0"/>
      <w:marTop w:val="0"/>
      <w:marBottom w:val="0"/>
      <w:divBdr>
        <w:top w:val="none" w:sz="0" w:space="0" w:color="auto"/>
        <w:left w:val="none" w:sz="0" w:space="0" w:color="auto"/>
        <w:bottom w:val="none" w:sz="0" w:space="0" w:color="auto"/>
        <w:right w:val="none" w:sz="0" w:space="0" w:color="auto"/>
      </w:divBdr>
    </w:div>
    <w:div w:id="2131506827">
      <w:bodyDiv w:val="1"/>
      <w:marLeft w:val="0"/>
      <w:marRight w:val="0"/>
      <w:marTop w:val="0"/>
      <w:marBottom w:val="0"/>
      <w:divBdr>
        <w:top w:val="none" w:sz="0" w:space="0" w:color="auto"/>
        <w:left w:val="none" w:sz="0" w:space="0" w:color="auto"/>
        <w:bottom w:val="none" w:sz="0" w:space="0" w:color="auto"/>
        <w:right w:val="none" w:sz="0" w:space="0" w:color="auto"/>
      </w:divBdr>
    </w:div>
    <w:div w:id="2136756479">
      <w:bodyDiv w:val="1"/>
      <w:marLeft w:val="0"/>
      <w:marRight w:val="0"/>
      <w:marTop w:val="0"/>
      <w:marBottom w:val="0"/>
      <w:divBdr>
        <w:top w:val="none" w:sz="0" w:space="0" w:color="auto"/>
        <w:left w:val="none" w:sz="0" w:space="0" w:color="auto"/>
        <w:bottom w:val="none" w:sz="0" w:space="0" w:color="auto"/>
        <w:right w:val="none" w:sz="0" w:space="0" w:color="auto"/>
      </w:divBdr>
      <w:divsChild>
        <w:div w:id="2005476813">
          <w:marLeft w:val="0"/>
          <w:marRight w:val="0"/>
          <w:marTop w:val="0"/>
          <w:marBottom w:val="0"/>
          <w:divBdr>
            <w:top w:val="none" w:sz="0" w:space="0" w:color="auto"/>
            <w:left w:val="none" w:sz="0" w:space="0" w:color="auto"/>
            <w:bottom w:val="none" w:sz="0" w:space="0" w:color="auto"/>
            <w:right w:val="none" w:sz="0" w:space="0" w:color="auto"/>
          </w:divBdr>
          <w:divsChild>
            <w:div w:id="912660251">
              <w:marLeft w:val="0"/>
              <w:marRight w:val="0"/>
              <w:marTop w:val="0"/>
              <w:marBottom w:val="0"/>
              <w:divBdr>
                <w:top w:val="none" w:sz="0" w:space="0" w:color="auto"/>
                <w:left w:val="none" w:sz="0" w:space="0" w:color="auto"/>
                <w:bottom w:val="none" w:sz="0" w:space="0" w:color="auto"/>
                <w:right w:val="none" w:sz="0" w:space="0" w:color="auto"/>
              </w:divBdr>
              <w:divsChild>
                <w:div w:id="143013356">
                  <w:marLeft w:val="0"/>
                  <w:marRight w:val="0"/>
                  <w:marTop w:val="0"/>
                  <w:marBottom w:val="0"/>
                  <w:divBdr>
                    <w:top w:val="none" w:sz="0" w:space="0" w:color="auto"/>
                    <w:left w:val="none" w:sz="0" w:space="0" w:color="auto"/>
                    <w:bottom w:val="none" w:sz="0" w:space="0" w:color="auto"/>
                    <w:right w:val="none" w:sz="0" w:space="0" w:color="auto"/>
                  </w:divBdr>
                  <w:divsChild>
                    <w:div w:id="17379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18896">
          <w:marLeft w:val="0"/>
          <w:marRight w:val="0"/>
          <w:marTop w:val="0"/>
          <w:marBottom w:val="0"/>
          <w:divBdr>
            <w:top w:val="none" w:sz="0" w:space="0" w:color="auto"/>
            <w:left w:val="none" w:sz="0" w:space="0" w:color="auto"/>
            <w:bottom w:val="none" w:sz="0" w:space="0" w:color="auto"/>
            <w:right w:val="none" w:sz="0" w:space="0" w:color="auto"/>
          </w:divBdr>
          <w:divsChild>
            <w:div w:id="56053283">
              <w:marLeft w:val="0"/>
              <w:marRight w:val="0"/>
              <w:marTop w:val="0"/>
              <w:marBottom w:val="0"/>
              <w:divBdr>
                <w:top w:val="none" w:sz="0" w:space="0" w:color="auto"/>
                <w:left w:val="none" w:sz="0" w:space="0" w:color="auto"/>
                <w:bottom w:val="none" w:sz="0" w:space="0" w:color="auto"/>
                <w:right w:val="none" w:sz="0" w:space="0" w:color="auto"/>
              </w:divBdr>
              <w:divsChild>
                <w:div w:id="532038948">
                  <w:marLeft w:val="0"/>
                  <w:marRight w:val="0"/>
                  <w:marTop w:val="0"/>
                  <w:marBottom w:val="0"/>
                  <w:divBdr>
                    <w:top w:val="none" w:sz="0" w:space="0" w:color="auto"/>
                    <w:left w:val="none" w:sz="0" w:space="0" w:color="auto"/>
                    <w:bottom w:val="none" w:sz="0" w:space="0" w:color="auto"/>
                    <w:right w:val="none" w:sz="0" w:space="0" w:color="auto"/>
                  </w:divBdr>
                  <w:divsChild>
                    <w:div w:id="8632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mlrightsource.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0D3A8-0192-4784-9066-9AAF375DC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18</Pages>
  <Words>3749</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66</cp:revision>
  <dcterms:created xsi:type="dcterms:W3CDTF">2025-02-18T21:59:00Z</dcterms:created>
  <dcterms:modified xsi:type="dcterms:W3CDTF">2026-07-15T10:28:00Z</dcterms:modified>
</cp:coreProperties>
</file>