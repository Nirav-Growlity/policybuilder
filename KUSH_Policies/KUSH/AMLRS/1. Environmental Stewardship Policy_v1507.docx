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A0CFE" w14:textId="55521D21" w:rsidR="00B05387" w:rsidRPr="00B05387" w:rsidRDefault="00B05387" w:rsidP="00B05387">
      <w:r w:rsidRPr="00B05387">
        <w:rPr>
          <w:noProof/>
        </w:rPr>
        <w:drawing>
          <wp:anchor distT="0" distB="0" distL="114300" distR="114300" simplePos="0" relativeHeight="251658240" behindDoc="1" locked="0" layoutInCell="1" allowOverlap="1" wp14:anchorId="50149DE4" wp14:editId="320F27CB">
            <wp:simplePos x="0" y="0"/>
            <wp:positionH relativeFrom="column">
              <wp:posOffset>-899161</wp:posOffset>
            </wp:positionH>
            <wp:positionV relativeFrom="paragraph">
              <wp:posOffset>-1386840</wp:posOffset>
            </wp:positionV>
            <wp:extent cx="7543233" cy="10668000"/>
            <wp:effectExtent l="0" t="0" r="635" b="0"/>
            <wp:wrapNone/>
            <wp:docPr id="9103910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48474" cy="106754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32232A" w14:textId="7350E8DF" w:rsidR="00B87AF5" w:rsidRDefault="00B87AF5"/>
    <w:p w14:paraId="5EFAA30D" w14:textId="77777777" w:rsidR="00364D9B" w:rsidRPr="00364D9B" w:rsidRDefault="00364D9B" w:rsidP="00364D9B"/>
    <w:p w14:paraId="5BB1FF92" w14:textId="77777777" w:rsidR="00364D9B" w:rsidRPr="00364D9B" w:rsidRDefault="00364D9B" w:rsidP="00364D9B"/>
    <w:p w14:paraId="4835895B" w14:textId="77777777" w:rsidR="00364D9B" w:rsidRPr="00364D9B" w:rsidRDefault="00364D9B" w:rsidP="00364D9B"/>
    <w:p w14:paraId="5415C730" w14:textId="77777777" w:rsidR="00364D9B" w:rsidRPr="00364D9B" w:rsidRDefault="00364D9B" w:rsidP="00364D9B"/>
    <w:p w14:paraId="7E3665C1" w14:textId="77777777" w:rsidR="00364D9B" w:rsidRPr="00364D9B" w:rsidRDefault="00364D9B" w:rsidP="00364D9B"/>
    <w:p w14:paraId="4C57988E" w14:textId="77777777" w:rsidR="00364D9B" w:rsidRPr="00364D9B" w:rsidRDefault="00364D9B" w:rsidP="00364D9B"/>
    <w:p w14:paraId="0BE316B6" w14:textId="77777777" w:rsidR="00364D9B" w:rsidRPr="00364D9B" w:rsidRDefault="00364D9B" w:rsidP="00364D9B"/>
    <w:p w14:paraId="50489B73" w14:textId="77777777" w:rsidR="00364D9B" w:rsidRPr="00364D9B" w:rsidRDefault="00364D9B" w:rsidP="00364D9B"/>
    <w:p w14:paraId="32D207E5" w14:textId="77777777" w:rsidR="00364D9B" w:rsidRPr="00364D9B" w:rsidRDefault="00364D9B" w:rsidP="00364D9B"/>
    <w:p w14:paraId="2686320B" w14:textId="77777777" w:rsidR="00364D9B" w:rsidRPr="00364D9B" w:rsidRDefault="00364D9B" w:rsidP="00364D9B"/>
    <w:p w14:paraId="33310F58" w14:textId="77777777" w:rsidR="00364D9B" w:rsidRPr="00364D9B" w:rsidRDefault="00364D9B" w:rsidP="00364D9B"/>
    <w:p w14:paraId="67A96FBF" w14:textId="77777777" w:rsidR="00364D9B" w:rsidRPr="00364D9B" w:rsidRDefault="00364D9B" w:rsidP="00364D9B"/>
    <w:p w14:paraId="6E9E8D27" w14:textId="77777777" w:rsidR="00364D9B" w:rsidRPr="00364D9B" w:rsidRDefault="00364D9B" w:rsidP="00364D9B"/>
    <w:p w14:paraId="55072462" w14:textId="77777777" w:rsidR="00364D9B" w:rsidRPr="00364D9B" w:rsidRDefault="00364D9B" w:rsidP="00364D9B"/>
    <w:p w14:paraId="708993DD" w14:textId="77777777" w:rsidR="00364D9B" w:rsidRPr="00364D9B" w:rsidRDefault="00364D9B" w:rsidP="00364D9B"/>
    <w:p w14:paraId="6CEB8939" w14:textId="77777777" w:rsidR="00364D9B" w:rsidRPr="00364D9B" w:rsidRDefault="00364D9B" w:rsidP="00364D9B"/>
    <w:p w14:paraId="4198B1BD" w14:textId="77777777" w:rsidR="00364D9B" w:rsidRPr="00364D9B" w:rsidRDefault="00364D9B" w:rsidP="00364D9B"/>
    <w:p w14:paraId="5F21A133" w14:textId="77777777" w:rsidR="00364D9B" w:rsidRPr="00364D9B" w:rsidRDefault="00364D9B" w:rsidP="00364D9B"/>
    <w:p w14:paraId="2065783F" w14:textId="77777777" w:rsidR="00364D9B" w:rsidRPr="00364D9B" w:rsidRDefault="00364D9B" w:rsidP="00364D9B"/>
    <w:p w14:paraId="1DBB2235" w14:textId="77777777" w:rsidR="00364D9B" w:rsidRPr="00364D9B" w:rsidRDefault="00364D9B" w:rsidP="00364D9B"/>
    <w:p w14:paraId="63BCB2ED" w14:textId="77777777" w:rsidR="00364D9B" w:rsidRDefault="00364D9B" w:rsidP="00364D9B"/>
    <w:p w14:paraId="193BB02B" w14:textId="4959D92F" w:rsidR="00364D9B" w:rsidRDefault="00364D9B" w:rsidP="00364D9B">
      <w:pPr>
        <w:tabs>
          <w:tab w:val="left" w:pos="5100"/>
        </w:tabs>
      </w:pPr>
      <w:r>
        <w:tab/>
      </w:r>
      <w:r>
        <w:tab/>
      </w:r>
    </w:p>
    <w:p w14:paraId="5F781C9C" w14:textId="77777777" w:rsidR="00C16FF3" w:rsidRPr="00B62CEA" w:rsidRDefault="00364D9B" w:rsidP="00B62CEA">
      <w:pPr>
        <w:pStyle w:val="Heading1"/>
        <w:ind w:left="-90" w:firstLine="0"/>
        <w:rPr>
          <w:rFonts w:ascii="Segoe UI Symbol" w:hAnsi="Segoe UI Symbol"/>
          <w:b/>
          <w:bCs/>
          <w:sz w:val="26"/>
          <w:szCs w:val="26"/>
        </w:rPr>
      </w:pPr>
      <w:r>
        <w:br w:type="column"/>
      </w:r>
    </w:p>
    <w:sdt>
      <w:sdtPr>
        <w:rPr>
          <w:rFonts w:asciiTheme="minorHAnsi" w:eastAsiaTheme="minorHAnsi" w:hAnsiTheme="minorHAnsi" w:cstheme="minorBidi"/>
          <w:color w:val="auto"/>
          <w:kern w:val="2"/>
          <w:sz w:val="22"/>
          <w:szCs w:val="22"/>
          <w:lang w:val="en-IN"/>
        </w:rPr>
        <w:id w:val="-1015155418"/>
        <w:docPartObj>
          <w:docPartGallery w:val="Table of Contents"/>
          <w:docPartUnique/>
        </w:docPartObj>
      </w:sdtPr>
      <w:sdtEndPr>
        <w:rPr>
          <w:b/>
          <w:bCs/>
          <w:noProof/>
        </w:rPr>
      </w:sdtEndPr>
      <w:sdtContent>
        <w:p w14:paraId="1DEE7D37" w14:textId="7D55E5CF" w:rsidR="00C16FF3" w:rsidRDefault="00C16FF3" w:rsidP="00C16FF3">
          <w:pPr>
            <w:pStyle w:val="TOCHeading"/>
            <w:jc w:val="center"/>
          </w:pPr>
          <w:r>
            <w:t>Contents</w:t>
          </w:r>
        </w:p>
        <w:p w14:paraId="4E91192A" w14:textId="7B8B136E" w:rsidR="009A0C13" w:rsidRDefault="00C16FF3">
          <w:pPr>
            <w:pStyle w:val="TOC1"/>
            <w:rPr>
              <w:rFonts w:eastAsiaTheme="minorEastAsia"/>
              <w:noProof/>
              <w:sz w:val="24"/>
              <w:szCs w:val="24"/>
              <w:lang w:eastAsia="en-IN"/>
            </w:rPr>
          </w:pPr>
          <w:r>
            <w:fldChar w:fldCharType="begin"/>
          </w:r>
          <w:r>
            <w:instrText xml:space="preserve"> TOC \o "1-3" \h \z \u </w:instrText>
          </w:r>
          <w:r>
            <w:fldChar w:fldCharType="separate"/>
          </w:r>
          <w:hyperlink w:anchor="_Toc234075355" w:history="1">
            <w:r w:rsidR="009A0C13" w:rsidRPr="00F03CEA">
              <w:rPr>
                <w:rStyle w:val="Hyperlink"/>
                <w:rFonts w:ascii="Segoe UI Symbol" w:hAnsi="Segoe UI Symbol"/>
                <w:b/>
                <w:bCs/>
                <w:noProof/>
              </w:rPr>
              <w:t>INTRODUCTION</w:t>
            </w:r>
            <w:r w:rsidR="009A0C13">
              <w:rPr>
                <w:noProof/>
                <w:webHidden/>
              </w:rPr>
              <w:tab/>
            </w:r>
            <w:r w:rsidR="009A0C13">
              <w:rPr>
                <w:noProof/>
                <w:webHidden/>
              </w:rPr>
              <w:fldChar w:fldCharType="begin"/>
            </w:r>
            <w:r w:rsidR="009A0C13">
              <w:rPr>
                <w:noProof/>
                <w:webHidden/>
              </w:rPr>
              <w:instrText xml:space="preserve"> PAGEREF _Toc234075355 \h </w:instrText>
            </w:r>
            <w:r w:rsidR="009A0C13">
              <w:rPr>
                <w:noProof/>
                <w:webHidden/>
              </w:rPr>
            </w:r>
            <w:r w:rsidR="009A0C13">
              <w:rPr>
                <w:noProof/>
                <w:webHidden/>
              </w:rPr>
              <w:fldChar w:fldCharType="separate"/>
            </w:r>
            <w:r w:rsidR="009A0C13">
              <w:rPr>
                <w:noProof/>
                <w:webHidden/>
              </w:rPr>
              <w:t>3</w:t>
            </w:r>
            <w:r w:rsidR="009A0C13">
              <w:rPr>
                <w:noProof/>
                <w:webHidden/>
              </w:rPr>
              <w:fldChar w:fldCharType="end"/>
            </w:r>
          </w:hyperlink>
        </w:p>
        <w:p w14:paraId="2F7F408B" w14:textId="2F41D5D1" w:rsidR="009A0C13" w:rsidRDefault="009A0C13">
          <w:pPr>
            <w:pStyle w:val="TOC1"/>
            <w:rPr>
              <w:rFonts w:eastAsiaTheme="minorEastAsia"/>
              <w:noProof/>
              <w:sz w:val="24"/>
              <w:szCs w:val="24"/>
              <w:lang w:eastAsia="en-IN"/>
            </w:rPr>
          </w:pPr>
          <w:hyperlink w:anchor="_Toc234075356" w:history="1">
            <w:r w:rsidRPr="00F03CEA">
              <w:rPr>
                <w:rStyle w:val="Hyperlink"/>
                <w:rFonts w:ascii="Segoe UI Symbol" w:hAnsi="Segoe UI Symbol"/>
                <w:b/>
                <w:bCs/>
                <w:noProof/>
              </w:rPr>
              <w:t>SCOPE</w:t>
            </w:r>
            <w:r>
              <w:rPr>
                <w:noProof/>
                <w:webHidden/>
              </w:rPr>
              <w:tab/>
            </w:r>
            <w:r>
              <w:rPr>
                <w:noProof/>
                <w:webHidden/>
              </w:rPr>
              <w:fldChar w:fldCharType="begin"/>
            </w:r>
            <w:r>
              <w:rPr>
                <w:noProof/>
                <w:webHidden/>
              </w:rPr>
              <w:instrText xml:space="preserve"> PAGEREF _Toc234075356 \h </w:instrText>
            </w:r>
            <w:r>
              <w:rPr>
                <w:noProof/>
                <w:webHidden/>
              </w:rPr>
            </w:r>
            <w:r>
              <w:rPr>
                <w:noProof/>
                <w:webHidden/>
              </w:rPr>
              <w:fldChar w:fldCharType="separate"/>
            </w:r>
            <w:r>
              <w:rPr>
                <w:noProof/>
                <w:webHidden/>
              </w:rPr>
              <w:t>3</w:t>
            </w:r>
            <w:r>
              <w:rPr>
                <w:noProof/>
                <w:webHidden/>
              </w:rPr>
              <w:fldChar w:fldCharType="end"/>
            </w:r>
          </w:hyperlink>
        </w:p>
        <w:p w14:paraId="3FDBD7A2" w14:textId="26A90279" w:rsidR="009A0C13" w:rsidRDefault="009A0C13">
          <w:pPr>
            <w:pStyle w:val="TOC1"/>
            <w:rPr>
              <w:rFonts w:eastAsiaTheme="minorEastAsia"/>
              <w:noProof/>
              <w:sz w:val="24"/>
              <w:szCs w:val="24"/>
              <w:lang w:eastAsia="en-IN"/>
            </w:rPr>
          </w:pPr>
          <w:hyperlink w:anchor="_Toc234075357" w:history="1">
            <w:r w:rsidRPr="00F03CEA">
              <w:rPr>
                <w:rStyle w:val="Hyperlink"/>
                <w:rFonts w:ascii="Segoe UI Symbol" w:hAnsi="Segoe UI Symbol"/>
                <w:b/>
                <w:bCs/>
                <w:noProof/>
              </w:rPr>
              <w:t>PURPOSE OF THIS POLICY</w:t>
            </w:r>
            <w:r>
              <w:rPr>
                <w:noProof/>
                <w:webHidden/>
              </w:rPr>
              <w:tab/>
            </w:r>
            <w:r>
              <w:rPr>
                <w:noProof/>
                <w:webHidden/>
              </w:rPr>
              <w:fldChar w:fldCharType="begin"/>
            </w:r>
            <w:r>
              <w:rPr>
                <w:noProof/>
                <w:webHidden/>
              </w:rPr>
              <w:instrText xml:space="preserve"> PAGEREF _Toc234075357 \h </w:instrText>
            </w:r>
            <w:r>
              <w:rPr>
                <w:noProof/>
                <w:webHidden/>
              </w:rPr>
            </w:r>
            <w:r>
              <w:rPr>
                <w:noProof/>
                <w:webHidden/>
              </w:rPr>
              <w:fldChar w:fldCharType="separate"/>
            </w:r>
            <w:r>
              <w:rPr>
                <w:noProof/>
                <w:webHidden/>
              </w:rPr>
              <w:t>4</w:t>
            </w:r>
            <w:r>
              <w:rPr>
                <w:noProof/>
                <w:webHidden/>
              </w:rPr>
              <w:fldChar w:fldCharType="end"/>
            </w:r>
          </w:hyperlink>
        </w:p>
        <w:p w14:paraId="6FEC3219" w14:textId="2D70C991" w:rsidR="009A0C13" w:rsidRDefault="009A0C13">
          <w:pPr>
            <w:pStyle w:val="TOC1"/>
            <w:rPr>
              <w:rFonts w:eastAsiaTheme="minorEastAsia"/>
              <w:noProof/>
              <w:sz w:val="24"/>
              <w:szCs w:val="24"/>
              <w:lang w:eastAsia="en-IN"/>
            </w:rPr>
          </w:pPr>
          <w:hyperlink w:anchor="_Toc234075358" w:history="1">
            <w:r w:rsidRPr="00F03CEA">
              <w:rPr>
                <w:rStyle w:val="Hyperlink"/>
                <w:rFonts w:ascii="Segoe UI Symbol" w:hAnsi="Segoe UI Symbol"/>
                <w:b/>
                <w:bCs/>
                <w:noProof/>
              </w:rPr>
              <w:t>OUR FOCUS AREAS</w:t>
            </w:r>
            <w:r>
              <w:rPr>
                <w:noProof/>
                <w:webHidden/>
              </w:rPr>
              <w:tab/>
            </w:r>
            <w:r>
              <w:rPr>
                <w:noProof/>
                <w:webHidden/>
              </w:rPr>
              <w:fldChar w:fldCharType="begin"/>
            </w:r>
            <w:r>
              <w:rPr>
                <w:noProof/>
                <w:webHidden/>
              </w:rPr>
              <w:instrText xml:space="preserve"> PAGEREF _Toc234075358 \h </w:instrText>
            </w:r>
            <w:r>
              <w:rPr>
                <w:noProof/>
                <w:webHidden/>
              </w:rPr>
            </w:r>
            <w:r>
              <w:rPr>
                <w:noProof/>
                <w:webHidden/>
              </w:rPr>
              <w:fldChar w:fldCharType="separate"/>
            </w:r>
            <w:r>
              <w:rPr>
                <w:noProof/>
                <w:webHidden/>
              </w:rPr>
              <w:t>4</w:t>
            </w:r>
            <w:r>
              <w:rPr>
                <w:noProof/>
                <w:webHidden/>
              </w:rPr>
              <w:fldChar w:fldCharType="end"/>
            </w:r>
          </w:hyperlink>
        </w:p>
        <w:p w14:paraId="534AD787" w14:textId="01649116" w:rsidR="009A0C13" w:rsidRDefault="009A0C13">
          <w:pPr>
            <w:pStyle w:val="TOC1"/>
            <w:rPr>
              <w:rFonts w:eastAsiaTheme="minorEastAsia"/>
              <w:noProof/>
              <w:sz w:val="24"/>
              <w:szCs w:val="24"/>
              <w:lang w:eastAsia="en-IN"/>
            </w:rPr>
          </w:pPr>
          <w:hyperlink w:anchor="_Toc234075359" w:history="1">
            <w:r w:rsidRPr="00F03CEA">
              <w:rPr>
                <w:rStyle w:val="Hyperlink"/>
                <w:rFonts w:ascii="Segoe UI Symbol" w:hAnsi="Segoe UI Symbol"/>
                <w:b/>
                <w:bCs/>
                <w:noProof/>
              </w:rPr>
              <w:t>QUALITATIVE GOALS</w:t>
            </w:r>
            <w:r>
              <w:rPr>
                <w:noProof/>
                <w:webHidden/>
              </w:rPr>
              <w:tab/>
            </w:r>
            <w:r>
              <w:rPr>
                <w:noProof/>
                <w:webHidden/>
              </w:rPr>
              <w:fldChar w:fldCharType="begin"/>
            </w:r>
            <w:r>
              <w:rPr>
                <w:noProof/>
                <w:webHidden/>
              </w:rPr>
              <w:instrText xml:space="preserve"> PAGEREF _Toc234075359 \h </w:instrText>
            </w:r>
            <w:r>
              <w:rPr>
                <w:noProof/>
                <w:webHidden/>
              </w:rPr>
            </w:r>
            <w:r>
              <w:rPr>
                <w:noProof/>
                <w:webHidden/>
              </w:rPr>
              <w:fldChar w:fldCharType="separate"/>
            </w:r>
            <w:r>
              <w:rPr>
                <w:noProof/>
                <w:webHidden/>
              </w:rPr>
              <w:t>6</w:t>
            </w:r>
            <w:r>
              <w:rPr>
                <w:noProof/>
                <w:webHidden/>
              </w:rPr>
              <w:fldChar w:fldCharType="end"/>
            </w:r>
          </w:hyperlink>
        </w:p>
        <w:p w14:paraId="793B25FD" w14:textId="55F66753" w:rsidR="009A0C13" w:rsidRDefault="009A0C13">
          <w:pPr>
            <w:pStyle w:val="TOC1"/>
            <w:rPr>
              <w:rFonts w:eastAsiaTheme="minorEastAsia"/>
              <w:noProof/>
              <w:sz w:val="24"/>
              <w:szCs w:val="24"/>
              <w:lang w:eastAsia="en-IN"/>
            </w:rPr>
          </w:pPr>
          <w:hyperlink w:anchor="_Toc234075360" w:history="1">
            <w:r w:rsidRPr="00F03CEA">
              <w:rPr>
                <w:rStyle w:val="Hyperlink"/>
                <w:rFonts w:ascii="Segoe UI Symbol" w:hAnsi="Segoe UI Symbol"/>
                <w:b/>
                <w:bCs/>
                <w:noProof/>
              </w:rPr>
              <w:t>QUANTITATIVE GOALS</w:t>
            </w:r>
            <w:r>
              <w:rPr>
                <w:noProof/>
                <w:webHidden/>
              </w:rPr>
              <w:tab/>
            </w:r>
            <w:r>
              <w:rPr>
                <w:noProof/>
                <w:webHidden/>
              </w:rPr>
              <w:fldChar w:fldCharType="begin"/>
            </w:r>
            <w:r>
              <w:rPr>
                <w:noProof/>
                <w:webHidden/>
              </w:rPr>
              <w:instrText xml:space="preserve"> PAGEREF _Toc234075360 \h </w:instrText>
            </w:r>
            <w:r>
              <w:rPr>
                <w:noProof/>
                <w:webHidden/>
              </w:rPr>
            </w:r>
            <w:r>
              <w:rPr>
                <w:noProof/>
                <w:webHidden/>
              </w:rPr>
              <w:fldChar w:fldCharType="separate"/>
            </w:r>
            <w:r>
              <w:rPr>
                <w:noProof/>
                <w:webHidden/>
              </w:rPr>
              <w:t>8</w:t>
            </w:r>
            <w:r>
              <w:rPr>
                <w:noProof/>
                <w:webHidden/>
              </w:rPr>
              <w:fldChar w:fldCharType="end"/>
            </w:r>
          </w:hyperlink>
        </w:p>
        <w:p w14:paraId="6D2D53D8" w14:textId="799E4918" w:rsidR="009A0C13" w:rsidRDefault="009A0C13">
          <w:pPr>
            <w:pStyle w:val="TOC1"/>
            <w:rPr>
              <w:rFonts w:eastAsiaTheme="minorEastAsia"/>
              <w:noProof/>
              <w:sz w:val="24"/>
              <w:szCs w:val="24"/>
              <w:lang w:eastAsia="en-IN"/>
            </w:rPr>
          </w:pPr>
          <w:hyperlink w:anchor="_Toc234075361" w:history="1">
            <w:r w:rsidRPr="00F03CEA">
              <w:rPr>
                <w:rStyle w:val="Hyperlink"/>
                <w:rFonts w:ascii="Segoe UI Symbol" w:hAnsi="Segoe UI Symbol"/>
                <w:b/>
                <w:bCs/>
                <w:noProof/>
              </w:rPr>
              <w:t>RESPONSIBILITY</w:t>
            </w:r>
            <w:r>
              <w:rPr>
                <w:noProof/>
                <w:webHidden/>
              </w:rPr>
              <w:tab/>
            </w:r>
            <w:r>
              <w:rPr>
                <w:noProof/>
                <w:webHidden/>
              </w:rPr>
              <w:fldChar w:fldCharType="begin"/>
            </w:r>
            <w:r>
              <w:rPr>
                <w:noProof/>
                <w:webHidden/>
              </w:rPr>
              <w:instrText xml:space="preserve"> PAGEREF _Toc234075361 \h </w:instrText>
            </w:r>
            <w:r>
              <w:rPr>
                <w:noProof/>
                <w:webHidden/>
              </w:rPr>
            </w:r>
            <w:r>
              <w:rPr>
                <w:noProof/>
                <w:webHidden/>
              </w:rPr>
              <w:fldChar w:fldCharType="separate"/>
            </w:r>
            <w:r>
              <w:rPr>
                <w:noProof/>
                <w:webHidden/>
              </w:rPr>
              <w:t>10</w:t>
            </w:r>
            <w:r>
              <w:rPr>
                <w:noProof/>
                <w:webHidden/>
              </w:rPr>
              <w:fldChar w:fldCharType="end"/>
            </w:r>
          </w:hyperlink>
        </w:p>
        <w:p w14:paraId="7EF665E6" w14:textId="35168DF3" w:rsidR="009A0C13" w:rsidRDefault="009A0C13">
          <w:pPr>
            <w:pStyle w:val="TOC1"/>
            <w:rPr>
              <w:rFonts w:eastAsiaTheme="minorEastAsia"/>
              <w:noProof/>
              <w:sz w:val="24"/>
              <w:szCs w:val="24"/>
              <w:lang w:eastAsia="en-IN"/>
            </w:rPr>
          </w:pPr>
          <w:hyperlink w:anchor="_Toc234075362" w:history="1">
            <w:r w:rsidRPr="00F03CEA">
              <w:rPr>
                <w:rStyle w:val="Hyperlink"/>
                <w:rFonts w:ascii="Segoe UI Symbol" w:hAnsi="Segoe UI Symbol"/>
                <w:b/>
                <w:bCs/>
                <w:noProof/>
              </w:rPr>
              <w:t>REPORTING</w:t>
            </w:r>
            <w:r>
              <w:rPr>
                <w:noProof/>
                <w:webHidden/>
              </w:rPr>
              <w:tab/>
            </w:r>
            <w:r>
              <w:rPr>
                <w:noProof/>
                <w:webHidden/>
              </w:rPr>
              <w:fldChar w:fldCharType="begin"/>
            </w:r>
            <w:r>
              <w:rPr>
                <w:noProof/>
                <w:webHidden/>
              </w:rPr>
              <w:instrText xml:space="preserve"> PAGEREF _Toc234075362 \h </w:instrText>
            </w:r>
            <w:r>
              <w:rPr>
                <w:noProof/>
                <w:webHidden/>
              </w:rPr>
            </w:r>
            <w:r>
              <w:rPr>
                <w:noProof/>
                <w:webHidden/>
              </w:rPr>
              <w:fldChar w:fldCharType="separate"/>
            </w:r>
            <w:r>
              <w:rPr>
                <w:noProof/>
                <w:webHidden/>
              </w:rPr>
              <w:t>11</w:t>
            </w:r>
            <w:r>
              <w:rPr>
                <w:noProof/>
                <w:webHidden/>
              </w:rPr>
              <w:fldChar w:fldCharType="end"/>
            </w:r>
          </w:hyperlink>
        </w:p>
        <w:p w14:paraId="4DB02011" w14:textId="53DF9971" w:rsidR="009A0C13" w:rsidRDefault="009A0C13">
          <w:pPr>
            <w:pStyle w:val="TOC1"/>
            <w:rPr>
              <w:rFonts w:eastAsiaTheme="minorEastAsia"/>
              <w:noProof/>
              <w:sz w:val="24"/>
              <w:szCs w:val="24"/>
              <w:lang w:eastAsia="en-IN"/>
            </w:rPr>
          </w:pPr>
          <w:hyperlink w:anchor="_Toc234075363" w:history="1">
            <w:r w:rsidRPr="00F03CEA">
              <w:rPr>
                <w:rStyle w:val="Hyperlink"/>
                <w:rFonts w:ascii="Segoe UI Symbol" w:hAnsi="Segoe UI Symbol"/>
                <w:b/>
                <w:bCs/>
                <w:noProof/>
              </w:rPr>
              <w:t>CONTINUOUS IMPROVEMENT</w:t>
            </w:r>
            <w:r>
              <w:rPr>
                <w:noProof/>
                <w:webHidden/>
              </w:rPr>
              <w:tab/>
            </w:r>
            <w:r>
              <w:rPr>
                <w:noProof/>
                <w:webHidden/>
              </w:rPr>
              <w:fldChar w:fldCharType="begin"/>
            </w:r>
            <w:r>
              <w:rPr>
                <w:noProof/>
                <w:webHidden/>
              </w:rPr>
              <w:instrText xml:space="preserve"> PAGEREF _Toc234075363 \h </w:instrText>
            </w:r>
            <w:r>
              <w:rPr>
                <w:noProof/>
                <w:webHidden/>
              </w:rPr>
            </w:r>
            <w:r>
              <w:rPr>
                <w:noProof/>
                <w:webHidden/>
              </w:rPr>
              <w:fldChar w:fldCharType="separate"/>
            </w:r>
            <w:r>
              <w:rPr>
                <w:noProof/>
                <w:webHidden/>
              </w:rPr>
              <w:t>11</w:t>
            </w:r>
            <w:r>
              <w:rPr>
                <w:noProof/>
                <w:webHidden/>
              </w:rPr>
              <w:fldChar w:fldCharType="end"/>
            </w:r>
          </w:hyperlink>
        </w:p>
        <w:p w14:paraId="78CAFB39" w14:textId="75856D63" w:rsidR="009A0C13" w:rsidRDefault="009A0C13">
          <w:pPr>
            <w:pStyle w:val="TOC1"/>
            <w:rPr>
              <w:rFonts w:eastAsiaTheme="minorEastAsia"/>
              <w:noProof/>
              <w:sz w:val="24"/>
              <w:szCs w:val="24"/>
              <w:lang w:eastAsia="en-IN"/>
            </w:rPr>
          </w:pPr>
          <w:hyperlink w:anchor="_Toc234075364" w:history="1">
            <w:r w:rsidRPr="00F03CEA">
              <w:rPr>
                <w:rStyle w:val="Hyperlink"/>
                <w:rFonts w:ascii="Segoe UI Symbol" w:hAnsi="Segoe UI Symbol"/>
                <w:b/>
                <w:bCs/>
                <w:noProof/>
              </w:rPr>
              <w:t>REVIEW MECHANISM</w:t>
            </w:r>
            <w:r>
              <w:rPr>
                <w:noProof/>
                <w:webHidden/>
              </w:rPr>
              <w:tab/>
            </w:r>
            <w:r>
              <w:rPr>
                <w:noProof/>
                <w:webHidden/>
              </w:rPr>
              <w:fldChar w:fldCharType="begin"/>
            </w:r>
            <w:r>
              <w:rPr>
                <w:noProof/>
                <w:webHidden/>
              </w:rPr>
              <w:instrText xml:space="preserve"> PAGEREF _Toc234075364 \h </w:instrText>
            </w:r>
            <w:r>
              <w:rPr>
                <w:noProof/>
                <w:webHidden/>
              </w:rPr>
            </w:r>
            <w:r>
              <w:rPr>
                <w:noProof/>
                <w:webHidden/>
              </w:rPr>
              <w:fldChar w:fldCharType="separate"/>
            </w:r>
            <w:r>
              <w:rPr>
                <w:noProof/>
                <w:webHidden/>
              </w:rPr>
              <w:t>13</w:t>
            </w:r>
            <w:r>
              <w:rPr>
                <w:noProof/>
                <w:webHidden/>
              </w:rPr>
              <w:fldChar w:fldCharType="end"/>
            </w:r>
          </w:hyperlink>
        </w:p>
        <w:p w14:paraId="1E14ABC0" w14:textId="2D8C14B0" w:rsidR="009A0C13" w:rsidRDefault="009A0C13">
          <w:pPr>
            <w:pStyle w:val="TOC1"/>
            <w:rPr>
              <w:rFonts w:eastAsiaTheme="minorEastAsia"/>
              <w:noProof/>
              <w:sz w:val="24"/>
              <w:szCs w:val="24"/>
              <w:lang w:eastAsia="en-IN"/>
            </w:rPr>
          </w:pPr>
          <w:hyperlink w:anchor="_Toc234075365" w:history="1">
            <w:r w:rsidRPr="00F03CEA">
              <w:rPr>
                <w:rStyle w:val="Hyperlink"/>
                <w:rFonts w:ascii="Segoe UI Symbol" w:hAnsi="Segoe UI Symbol"/>
                <w:b/>
                <w:bCs/>
                <w:noProof/>
              </w:rPr>
              <w:t>EMPLOYEE ACKNOWLEDGEMENT FORM</w:t>
            </w:r>
            <w:r>
              <w:rPr>
                <w:noProof/>
                <w:webHidden/>
              </w:rPr>
              <w:tab/>
            </w:r>
            <w:r>
              <w:rPr>
                <w:noProof/>
                <w:webHidden/>
              </w:rPr>
              <w:fldChar w:fldCharType="begin"/>
            </w:r>
            <w:r>
              <w:rPr>
                <w:noProof/>
                <w:webHidden/>
              </w:rPr>
              <w:instrText xml:space="preserve"> PAGEREF _Toc234075365 \h </w:instrText>
            </w:r>
            <w:r>
              <w:rPr>
                <w:noProof/>
                <w:webHidden/>
              </w:rPr>
            </w:r>
            <w:r>
              <w:rPr>
                <w:noProof/>
                <w:webHidden/>
              </w:rPr>
              <w:fldChar w:fldCharType="separate"/>
            </w:r>
            <w:r>
              <w:rPr>
                <w:noProof/>
                <w:webHidden/>
              </w:rPr>
              <w:t>14</w:t>
            </w:r>
            <w:r>
              <w:rPr>
                <w:noProof/>
                <w:webHidden/>
              </w:rPr>
              <w:fldChar w:fldCharType="end"/>
            </w:r>
          </w:hyperlink>
        </w:p>
        <w:p w14:paraId="61467A13" w14:textId="1A0DA9E9" w:rsidR="00C16FF3" w:rsidRDefault="00C16FF3">
          <w:r>
            <w:rPr>
              <w:b/>
              <w:bCs/>
              <w:noProof/>
            </w:rPr>
            <w:fldChar w:fldCharType="end"/>
          </w:r>
        </w:p>
      </w:sdtContent>
    </w:sdt>
    <w:p w14:paraId="48130434" w14:textId="38EFB824" w:rsidR="0048151C" w:rsidRPr="00B62CEA" w:rsidRDefault="00E018C2" w:rsidP="00B62CEA">
      <w:pPr>
        <w:pStyle w:val="Heading1"/>
        <w:ind w:left="-90" w:firstLine="0"/>
        <w:rPr>
          <w:rFonts w:ascii="Segoe UI Symbol" w:hAnsi="Segoe UI Symbol"/>
          <w:b/>
          <w:bCs/>
          <w:sz w:val="26"/>
          <w:szCs w:val="26"/>
        </w:rPr>
      </w:pPr>
      <w:r>
        <w:br w:type="column"/>
      </w:r>
      <w:bookmarkStart w:id="0" w:name="_Toc234075355"/>
      <w:r w:rsidR="00B62CEA" w:rsidRPr="00B62CEA">
        <w:rPr>
          <w:rFonts w:ascii="Segoe UI Symbol" w:hAnsi="Segoe UI Symbol"/>
          <w:b/>
          <w:bCs/>
          <w:sz w:val="28"/>
          <w:szCs w:val="28"/>
        </w:rPr>
        <w:lastRenderedPageBreak/>
        <w:t>INTRODUCTION</w:t>
      </w:r>
      <w:bookmarkEnd w:id="0"/>
    </w:p>
    <w:p w14:paraId="6840DE32" w14:textId="1DDAF926" w:rsidR="0048151C" w:rsidRPr="0048151C" w:rsidRDefault="00135FA3" w:rsidP="00B62CEA">
      <w:pPr>
        <w:tabs>
          <w:tab w:val="left" w:pos="5100"/>
        </w:tabs>
        <w:ind w:left="-90" w:firstLine="0"/>
        <w:rPr>
          <w:rFonts w:ascii="Segoe UI Symbol" w:hAnsi="Segoe UI Symbol"/>
          <w:sz w:val="24"/>
          <w:szCs w:val="24"/>
        </w:rPr>
      </w:pPr>
      <w:r w:rsidRPr="00135FA3">
        <w:rPr>
          <w:rFonts w:ascii="Segoe UI Symbol" w:hAnsi="Segoe UI Symbol"/>
          <w:sz w:val="24"/>
          <w:szCs w:val="24"/>
        </w:rPr>
        <w:t>At</w:t>
      </w:r>
      <w:r w:rsidRPr="00135FA3">
        <w:rPr>
          <w:rFonts w:ascii="Segoe UI Symbol" w:hAnsi="Segoe UI Symbol"/>
          <w:b/>
          <w:bCs/>
          <w:sz w:val="24"/>
          <w:szCs w:val="24"/>
        </w:rPr>
        <w:t xml:space="preserve"> </w:t>
      </w:r>
      <w:r w:rsidR="008A2219">
        <w:rPr>
          <w:rFonts w:ascii="Segoe UI Symbol" w:hAnsi="Segoe UI Symbol"/>
          <w:b/>
          <w:bCs/>
          <w:sz w:val="24"/>
          <w:szCs w:val="24"/>
        </w:rPr>
        <w:t xml:space="preserve">THE </w:t>
      </w:r>
      <w:r w:rsidRPr="00135FA3">
        <w:rPr>
          <w:rFonts w:ascii="Segoe UI Symbol" w:hAnsi="Segoe UI Symbol"/>
          <w:b/>
          <w:bCs/>
          <w:sz w:val="24"/>
          <w:szCs w:val="24"/>
        </w:rPr>
        <w:t>AML R</w:t>
      </w:r>
      <w:r>
        <w:rPr>
          <w:rFonts w:ascii="Segoe UI Symbol" w:hAnsi="Segoe UI Symbol"/>
          <w:b/>
          <w:bCs/>
          <w:sz w:val="24"/>
          <w:szCs w:val="24"/>
        </w:rPr>
        <w:t>IGHTSOURCE GROUP</w:t>
      </w:r>
      <w:r w:rsidR="008A2219">
        <w:rPr>
          <w:rFonts w:ascii="Segoe UI Symbol" w:hAnsi="Segoe UI Symbol"/>
          <w:b/>
          <w:bCs/>
          <w:sz w:val="24"/>
          <w:szCs w:val="24"/>
        </w:rPr>
        <w:t xml:space="preserve"> of companies</w:t>
      </w:r>
      <w:r w:rsidRPr="00135FA3">
        <w:rPr>
          <w:rFonts w:ascii="Segoe UI Symbol" w:hAnsi="Segoe UI Symbol"/>
          <w:b/>
          <w:bCs/>
          <w:sz w:val="24"/>
          <w:szCs w:val="24"/>
        </w:rPr>
        <w:t>,</w:t>
      </w:r>
      <w:r w:rsidRPr="00135FA3">
        <w:rPr>
          <w:rFonts w:ascii="Segoe UI Symbol" w:hAnsi="Segoe UI Symbol"/>
          <w:sz w:val="24"/>
          <w:szCs w:val="24"/>
        </w:rPr>
        <w:t xml:space="preserve"> we recognize the urgent need to address global environmental challenges and are committed to minimizing our environmental footprint. As a leader in financial crime compliance and risk management, we understand the interconnectedness of environmental sustainability and ethical business practices. Our environmental policy reflects our dedication to conserving natural resources, reducing waste, and promoting energy efficiency. By integrating sustainable practices into our operations, engaging our employees, and collaborating with environmentally conscious partners, we aim to contribute to a healthier planet. Through continuous improvement, compliance with regulations, and proactive measures, </w:t>
      </w:r>
      <w:r>
        <w:rPr>
          <w:rFonts w:ascii="Segoe UI Symbol" w:hAnsi="Segoe UI Symbol"/>
          <w:sz w:val="24"/>
          <w:szCs w:val="24"/>
        </w:rPr>
        <w:t xml:space="preserve">We </w:t>
      </w:r>
      <w:r w:rsidRPr="00135FA3">
        <w:rPr>
          <w:rFonts w:ascii="Segoe UI Symbol" w:hAnsi="Segoe UI Symbol"/>
          <w:sz w:val="24"/>
          <w:szCs w:val="24"/>
        </w:rPr>
        <w:t>seeks to uphold our commitment to environmental stewardship and inspire positive change in the communities and industries we serve.</w:t>
      </w:r>
    </w:p>
    <w:p w14:paraId="4DDEEA5B" w14:textId="5B1FE58D" w:rsidR="00E018C2" w:rsidRPr="00B62CEA" w:rsidRDefault="00B62CEA" w:rsidP="00B62CEA">
      <w:pPr>
        <w:pStyle w:val="Heading1"/>
        <w:ind w:left="-90" w:firstLine="0"/>
        <w:rPr>
          <w:rFonts w:ascii="Segoe UI Symbol" w:hAnsi="Segoe UI Symbol"/>
          <w:b/>
          <w:bCs/>
          <w:sz w:val="28"/>
          <w:szCs w:val="28"/>
        </w:rPr>
      </w:pPr>
      <w:bookmarkStart w:id="1" w:name="_Toc234075356"/>
      <w:r w:rsidRPr="00B62CEA">
        <w:rPr>
          <w:rFonts w:ascii="Segoe UI Symbol" w:hAnsi="Segoe UI Symbol"/>
          <w:b/>
          <w:bCs/>
          <w:sz w:val="28"/>
          <w:szCs w:val="28"/>
        </w:rPr>
        <w:t>SCOPE</w:t>
      </w:r>
      <w:bookmarkEnd w:id="1"/>
    </w:p>
    <w:p w14:paraId="32108779" w14:textId="77777777" w:rsidR="000E5654" w:rsidRPr="000E5654" w:rsidRDefault="000E5654" w:rsidP="000E5654">
      <w:pPr>
        <w:tabs>
          <w:tab w:val="left" w:pos="5100"/>
        </w:tabs>
        <w:ind w:left="-90" w:firstLine="0"/>
        <w:rPr>
          <w:ins w:id="2" w:author="Kush Khalasi" w:date="2026-07-15T15:19:00Z"/>
          <w:rFonts w:ascii="Segoe UI Symbol" w:hAnsi="Segoe UI Symbol"/>
          <w:sz w:val="24"/>
          <w:szCs w:val="24"/>
        </w:rPr>
      </w:pPr>
      <w:ins w:id="3" w:author="Kush Khalasi" w:date="2026-07-15T15:19:00Z">
        <w:r w:rsidRPr="000E5654">
          <w:rPr>
            <w:rFonts w:ascii="Segoe UI Symbol" w:hAnsi="Segoe UI Symbol"/>
            <w:sz w:val="24"/>
            <w:szCs w:val="24"/>
          </w:rPr>
          <w:t>This Environmental Stewardship Policy applies to all operations, legal entities, offices, partner offices, registered business addresses, remote work locations, and other workplaces of the AML RightSource Group of Companies ("AMLRS"), including all subsidiaries, affiliates, and controlled entities operating in the United States, Canada, Germany, Poland, Austria, Switzerland, the United Kingdom, Denmark, Bulgaria, India, Singapore, Hong Kong, Brazil, and Malaysia, as well as any future locations where AMLRS conducts business.</w:t>
        </w:r>
      </w:ins>
    </w:p>
    <w:p w14:paraId="3F2A048C" w14:textId="77777777" w:rsidR="000E5654" w:rsidRPr="000E5654" w:rsidRDefault="000E5654" w:rsidP="000E5654">
      <w:pPr>
        <w:tabs>
          <w:tab w:val="left" w:pos="5100"/>
        </w:tabs>
        <w:ind w:left="-90" w:firstLine="0"/>
        <w:rPr>
          <w:ins w:id="4" w:author="Kush Khalasi" w:date="2026-07-15T15:19:00Z"/>
          <w:rFonts w:ascii="Segoe UI Symbol" w:hAnsi="Segoe UI Symbol"/>
          <w:sz w:val="24"/>
          <w:szCs w:val="24"/>
        </w:rPr>
      </w:pPr>
      <w:ins w:id="5" w:author="Kush Khalasi" w:date="2026-07-15T15:19:00Z">
        <w:r w:rsidRPr="000E5654">
          <w:rPr>
            <w:rFonts w:ascii="Segoe UI Symbol" w:hAnsi="Segoe UI Symbol"/>
            <w:sz w:val="24"/>
            <w:szCs w:val="24"/>
          </w:rPr>
          <w:t>The policy applies irrespective of whether business activities are carried out from AMLRS-owned or leased premises, partner offices, co-working spaces, client locations, registered legal addresses, or remote work environments. It covers all employees, including full-time, part-time, temporary, fixed-term, and contract employees, interns, consultants, agency workers, and management. The policy also extends to suppliers, vendors, contractors, service providers, business partners, and any other third parties engaged in providing products or services on behalf of AMLRS.</w:t>
        </w:r>
      </w:ins>
    </w:p>
    <w:p w14:paraId="49FD55A9" w14:textId="77777777" w:rsidR="000E5654" w:rsidRPr="000E5654" w:rsidRDefault="000E5654" w:rsidP="000E5654">
      <w:pPr>
        <w:tabs>
          <w:tab w:val="left" w:pos="5100"/>
        </w:tabs>
        <w:ind w:left="-90" w:firstLine="0"/>
        <w:rPr>
          <w:ins w:id="6" w:author="Kush Khalasi" w:date="2026-07-15T15:19:00Z"/>
          <w:rFonts w:ascii="Segoe UI Symbol" w:hAnsi="Segoe UI Symbol"/>
          <w:sz w:val="24"/>
          <w:szCs w:val="24"/>
        </w:rPr>
      </w:pPr>
      <w:ins w:id="7" w:author="Kush Khalasi" w:date="2026-07-15T15:19:00Z">
        <w:r w:rsidRPr="000E5654">
          <w:rPr>
            <w:rFonts w:ascii="Segoe UI Symbol" w:hAnsi="Segoe UI Symbol"/>
            <w:sz w:val="24"/>
            <w:szCs w:val="24"/>
          </w:rPr>
          <w:t>All individuals and entities covered by this policy are expected to comply with its requirements and uphold AMLRS's commitment to environmental stewardship, responsible resource use, pollution prevention, environmental protection, and continuous improvement in environmental performance throughout its global operations.</w:t>
        </w:r>
      </w:ins>
    </w:p>
    <w:p w14:paraId="31711908" w14:textId="77777777" w:rsidR="000E5654" w:rsidRDefault="000E5654" w:rsidP="00B62CEA">
      <w:pPr>
        <w:tabs>
          <w:tab w:val="left" w:pos="5100"/>
        </w:tabs>
        <w:ind w:left="-90" w:firstLine="0"/>
        <w:rPr>
          <w:ins w:id="8" w:author="Kush Khalasi" w:date="2026-07-15T15:19:00Z" w16du:dateUtc="2026-07-15T09:49:00Z"/>
          <w:rFonts w:ascii="Segoe UI Symbol" w:hAnsi="Segoe UI Symbol"/>
          <w:sz w:val="24"/>
          <w:szCs w:val="24"/>
        </w:rPr>
      </w:pPr>
    </w:p>
    <w:p w14:paraId="4CF50541" w14:textId="3E0DC5FC" w:rsidR="0048151C" w:rsidDel="000E5654" w:rsidRDefault="00135FA3" w:rsidP="00B62CEA">
      <w:pPr>
        <w:tabs>
          <w:tab w:val="left" w:pos="5100"/>
        </w:tabs>
        <w:ind w:left="-90" w:firstLine="0"/>
        <w:rPr>
          <w:del w:id="9" w:author="Kush Khalasi" w:date="2026-07-15T15:19:00Z" w16du:dateUtc="2026-07-15T09:49:00Z"/>
          <w:rFonts w:ascii="Segoe UI Symbol" w:hAnsi="Segoe UI Symbol"/>
        </w:rPr>
      </w:pPr>
      <w:del w:id="10" w:author="Kush Khalasi" w:date="2026-07-15T15:19:00Z" w16du:dateUtc="2026-07-15T09:49:00Z">
        <w:r w:rsidRPr="00135FA3" w:rsidDel="000E5654">
          <w:rPr>
            <w:rFonts w:ascii="Segoe UI Symbol" w:hAnsi="Segoe UI Symbol"/>
            <w:sz w:val="24"/>
            <w:szCs w:val="24"/>
          </w:rPr>
          <w:delText xml:space="preserve">This Environmental Policy applies to all operations, locations, and employees of </w:delText>
        </w:r>
        <w:r w:rsidR="008A2219" w:rsidDel="000E5654">
          <w:rPr>
            <w:rFonts w:ascii="Segoe UI Symbol" w:hAnsi="Segoe UI Symbol"/>
            <w:sz w:val="24"/>
            <w:szCs w:val="24"/>
          </w:rPr>
          <w:delText xml:space="preserve">THE </w:delText>
        </w:r>
        <w:r w:rsidRPr="00135FA3" w:rsidDel="000E5654">
          <w:rPr>
            <w:rFonts w:ascii="Segoe UI Symbol" w:hAnsi="Segoe UI Symbol"/>
            <w:sz w:val="24"/>
            <w:szCs w:val="24"/>
          </w:rPr>
          <w:delText>AML</w:delText>
        </w:r>
        <w:r w:rsidR="00E273AC" w:rsidDel="000E5654">
          <w:rPr>
            <w:rFonts w:ascii="Segoe UI Symbol" w:hAnsi="Segoe UI Symbol"/>
            <w:sz w:val="24"/>
            <w:szCs w:val="24"/>
          </w:rPr>
          <w:delText xml:space="preserve"> </w:delText>
        </w:r>
        <w:r w:rsidR="00E273AC" w:rsidRPr="00E273AC" w:rsidDel="000E5654">
          <w:rPr>
            <w:rFonts w:ascii="Segoe UI Symbol" w:hAnsi="Segoe UI Symbol"/>
            <w:sz w:val="24"/>
            <w:szCs w:val="24"/>
          </w:rPr>
          <w:delText>RIGHTSOURCE GROUP</w:delText>
        </w:r>
        <w:r w:rsidR="008A2219" w:rsidDel="000E5654">
          <w:rPr>
            <w:rFonts w:ascii="Segoe UI Symbol" w:hAnsi="Segoe UI Symbol"/>
            <w:sz w:val="24"/>
            <w:szCs w:val="24"/>
          </w:rPr>
          <w:delText xml:space="preserve"> of companies</w:delText>
        </w:r>
        <w:r w:rsidR="00FF5687" w:rsidDel="000E5654">
          <w:rPr>
            <w:rFonts w:ascii="Segoe UI Symbol" w:hAnsi="Segoe UI Symbol"/>
            <w:sz w:val="24"/>
            <w:szCs w:val="24"/>
          </w:rPr>
          <w:delText xml:space="preserve"> (referred to herein as “AMLRS”)</w:delText>
        </w:r>
        <w:r w:rsidRPr="00135FA3" w:rsidDel="000E5654">
          <w:rPr>
            <w:rFonts w:ascii="Segoe UI Symbol" w:hAnsi="Segoe UI Symbol"/>
            <w:sz w:val="24"/>
            <w:szCs w:val="24"/>
          </w:rPr>
          <w:delText xml:space="preserve">, including offices, remote workspaces, and any facilities where the company conducts business. It encompasses all individuals associated with </w:delText>
        </w:r>
        <w:r w:rsidR="00FF5687" w:rsidDel="000E5654">
          <w:rPr>
            <w:rFonts w:ascii="Segoe UI Symbol" w:hAnsi="Segoe UI Symbol"/>
            <w:sz w:val="24"/>
            <w:szCs w:val="24"/>
          </w:rPr>
          <w:delText>AMLRS</w:delText>
        </w:r>
        <w:r w:rsidRPr="00135FA3" w:rsidDel="000E5654">
          <w:rPr>
            <w:rFonts w:ascii="Segoe UI Symbol" w:hAnsi="Segoe UI Symbol"/>
            <w:sz w:val="24"/>
            <w:szCs w:val="24"/>
          </w:rPr>
          <w:delText>, including full-time, part-time, and contract employees, as well as consultants and partners</w:delText>
        </w:r>
        <w:r w:rsidRPr="00135FA3" w:rsidDel="000E5654">
          <w:rPr>
            <w:rFonts w:ascii="Segoe UI Symbol" w:hAnsi="Segoe UI Symbol"/>
          </w:rPr>
          <w:delText>.</w:delText>
        </w:r>
      </w:del>
    </w:p>
    <w:tbl>
      <w:tblPr>
        <w:tblStyle w:val="TableGrid"/>
        <w:tblW w:w="9180" w:type="dxa"/>
        <w:tblInd w:w="18" w:type="dxa"/>
        <w:tblLook w:val="04A0" w:firstRow="1" w:lastRow="0" w:firstColumn="1" w:lastColumn="0" w:noHBand="0" w:noVBand="1"/>
      </w:tblPr>
      <w:tblGrid>
        <w:gridCol w:w="900"/>
        <w:gridCol w:w="1710"/>
        <w:gridCol w:w="6570"/>
      </w:tblGrid>
      <w:tr w:rsidR="00580C41" w:rsidRPr="002144B5" w:rsidDel="000E5654" w14:paraId="1547D139" w14:textId="4B289A53" w:rsidTr="007F111A">
        <w:trPr>
          <w:del w:id="11" w:author="Kush Khalasi" w:date="2026-07-15T15:19:00Z"/>
        </w:trPr>
        <w:tc>
          <w:tcPr>
            <w:tcW w:w="900" w:type="dxa"/>
            <w:vAlign w:val="center"/>
          </w:tcPr>
          <w:p w14:paraId="57A97B49" w14:textId="12D3973F" w:rsidR="00580C41" w:rsidRPr="002144B5" w:rsidDel="000E5654" w:rsidRDefault="00580C41" w:rsidP="007F111A">
            <w:pPr>
              <w:tabs>
                <w:tab w:val="left" w:pos="5100"/>
              </w:tabs>
              <w:spacing w:line="276" w:lineRule="auto"/>
              <w:ind w:left="0" w:firstLine="0"/>
              <w:jc w:val="center"/>
              <w:rPr>
                <w:del w:id="12" w:author="Kush Khalasi" w:date="2026-07-15T15:19:00Z" w16du:dateUtc="2026-07-15T09:49:00Z"/>
                <w:rFonts w:ascii="Segoe UI Symbol" w:hAnsi="Segoe UI Symbol"/>
                <w:sz w:val="24"/>
                <w:szCs w:val="24"/>
              </w:rPr>
            </w:pPr>
            <w:del w:id="13" w:author="Kush Khalasi" w:date="2026-07-15T15:19:00Z" w16du:dateUtc="2026-07-15T09:49:00Z">
              <w:r w:rsidRPr="002144B5" w:rsidDel="000E5654">
                <w:rPr>
                  <w:rFonts w:ascii="Segoe UI Symbol" w:hAnsi="Segoe UI Symbol"/>
                  <w:b/>
                  <w:bCs/>
                  <w:sz w:val="24"/>
                  <w:szCs w:val="24"/>
                </w:rPr>
                <w:delText>Sr. No.</w:delText>
              </w:r>
            </w:del>
          </w:p>
        </w:tc>
        <w:tc>
          <w:tcPr>
            <w:tcW w:w="1710" w:type="dxa"/>
            <w:vAlign w:val="center"/>
          </w:tcPr>
          <w:p w14:paraId="1BEB7E15" w14:textId="636DC0B4" w:rsidR="00580C41" w:rsidRPr="002144B5" w:rsidDel="000E5654" w:rsidRDefault="00580C41" w:rsidP="007F111A">
            <w:pPr>
              <w:tabs>
                <w:tab w:val="left" w:pos="5100"/>
              </w:tabs>
              <w:spacing w:line="276" w:lineRule="auto"/>
              <w:ind w:left="0" w:firstLine="0"/>
              <w:jc w:val="center"/>
              <w:rPr>
                <w:del w:id="14" w:author="Kush Khalasi" w:date="2026-07-15T15:19:00Z" w16du:dateUtc="2026-07-15T09:49:00Z"/>
                <w:rFonts w:ascii="Segoe UI Symbol" w:hAnsi="Segoe UI Symbol"/>
                <w:sz w:val="24"/>
                <w:szCs w:val="24"/>
              </w:rPr>
            </w:pPr>
            <w:del w:id="15" w:author="Kush Khalasi" w:date="2026-07-15T15:19:00Z" w16du:dateUtc="2026-07-15T09:49:00Z">
              <w:r w:rsidRPr="002144B5" w:rsidDel="000E5654">
                <w:rPr>
                  <w:rFonts w:ascii="Segoe UI Symbol" w:hAnsi="Segoe UI Symbol"/>
                  <w:b/>
                  <w:bCs/>
                  <w:sz w:val="24"/>
                  <w:szCs w:val="24"/>
                </w:rPr>
                <w:delText>Office</w:delText>
              </w:r>
            </w:del>
          </w:p>
        </w:tc>
        <w:tc>
          <w:tcPr>
            <w:tcW w:w="6570" w:type="dxa"/>
            <w:vAlign w:val="center"/>
          </w:tcPr>
          <w:p w14:paraId="3450A7F2" w14:textId="3ECFF64C" w:rsidR="00580C41" w:rsidRPr="002144B5" w:rsidDel="000E5654" w:rsidRDefault="00580C41" w:rsidP="007F111A">
            <w:pPr>
              <w:tabs>
                <w:tab w:val="left" w:pos="5100"/>
              </w:tabs>
              <w:spacing w:line="276" w:lineRule="auto"/>
              <w:ind w:left="0" w:firstLine="0"/>
              <w:jc w:val="center"/>
              <w:rPr>
                <w:del w:id="16" w:author="Kush Khalasi" w:date="2026-07-15T15:19:00Z" w16du:dateUtc="2026-07-15T09:49:00Z"/>
                <w:rFonts w:ascii="Segoe UI Symbol" w:hAnsi="Segoe UI Symbol"/>
                <w:sz w:val="24"/>
                <w:szCs w:val="24"/>
              </w:rPr>
            </w:pPr>
            <w:del w:id="17" w:author="Kush Khalasi" w:date="2026-07-15T15:19:00Z" w16du:dateUtc="2026-07-15T09:49:00Z">
              <w:r w:rsidRPr="002144B5" w:rsidDel="000E5654">
                <w:rPr>
                  <w:rFonts w:ascii="Segoe UI Symbol" w:hAnsi="Segoe UI Symbol"/>
                  <w:b/>
                  <w:bCs/>
                  <w:sz w:val="24"/>
                  <w:szCs w:val="24"/>
                </w:rPr>
                <w:delText>Address</w:delText>
              </w:r>
            </w:del>
          </w:p>
        </w:tc>
      </w:tr>
      <w:tr w:rsidR="00580C41" w:rsidDel="000E5654" w14:paraId="5F59ABB3" w14:textId="5813F7BB" w:rsidTr="007F111A">
        <w:trPr>
          <w:del w:id="18" w:author="Kush Khalasi" w:date="2026-07-15T15:19:00Z"/>
        </w:trPr>
        <w:tc>
          <w:tcPr>
            <w:tcW w:w="900" w:type="dxa"/>
          </w:tcPr>
          <w:p w14:paraId="7F32372B" w14:textId="17274CCF" w:rsidR="00580C41" w:rsidRPr="002144B5" w:rsidDel="000E5654" w:rsidRDefault="00580C41" w:rsidP="007F111A">
            <w:pPr>
              <w:tabs>
                <w:tab w:val="left" w:pos="5100"/>
              </w:tabs>
              <w:spacing w:line="276" w:lineRule="auto"/>
              <w:ind w:left="0" w:firstLine="0"/>
              <w:jc w:val="center"/>
              <w:rPr>
                <w:del w:id="19" w:author="Kush Khalasi" w:date="2026-07-15T15:19:00Z" w16du:dateUtc="2026-07-15T09:49:00Z"/>
                <w:rFonts w:ascii="Segoe UI Symbol" w:hAnsi="Segoe UI Symbol"/>
              </w:rPr>
            </w:pPr>
            <w:del w:id="20" w:author="Kush Khalasi" w:date="2026-07-15T15:19:00Z" w16du:dateUtc="2026-07-15T09:49:00Z">
              <w:r w:rsidRPr="002144B5" w:rsidDel="000E5654">
                <w:rPr>
                  <w:rFonts w:ascii="Segoe UI Symbol" w:hAnsi="Segoe UI Symbol"/>
                </w:rPr>
                <w:delText>1</w:delText>
              </w:r>
            </w:del>
          </w:p>
        </w:tc>
        <w:tc>
          <w:tcPr>
            <w:tcW w:w="1710" w:type="dxa"/>
          </w:tcPr>
          <w:p w14:paraId="447B670E" w14:textId="5F7F9DCA" w:rsidR="00580C41" w:rsidRPr="002144B5" w:rsidDel="000E5654" w:rsidRDefault="00580C41" w:rsidP="007F111A">
            <w:pPr>
              <w:tabs>
                <w:tab w:val="left" w:pos="5100"/>
              </w:tabs>
              <w:spacing w:line="276" w:lineRule="auto"/>
              <w:ind w:left="0" w:firstLine="0"/>
              <w:rPr>
                <w:del w:id="21" w:author="Kush Khalasi" w:date="2026-07-15T15:19:00Z" w16du:dateUtc="2026-07-15T09:49:00Z"/>
                <w:rFonts w:ascii="Segoe UI Symbol" w:hAnsi="Segoe UI Symbol"/>
              </w:rPr>
            </w:pPr>
            <w:del w:id="22" w:author="Kush Khalasi" w:date="2026-07-15T15:19:00Z" w16du:dateUtc="2026-07-15T09:49:00Z">
              <w:r w:rsidRPr="002144B5" w:rsidDel="000E5654">
                <w:rPr>
                  <w:rFonts w:ascii="Segoe UI Symbol" w:hAnsi="Segoe UI Symbol"/>
                </w:rPr>
                <w:delText>Buffalo</w:delText>
              </w:r>
            </w:del>
          </w:p>
        </w:tc>
        <w:tc>
          <w:tcPr>
            <w:tcW w:w="6570" w:type="dxa"/>
          </w:tcPr>
          <w:p w14:paraId="4D2D566F" w14:textId="38380491" w:rsidR="00580C41" w:rsidRPr="002144B5" w:rsidDel="000E5654" w:rsidRDefault="00580C41" w:rsidP="007F111A">
            <w:pPr>
              <w:tabs>
                <w:tab w:val="left" w:pos="5100"/>
              </w:tabs>
              <w:spacing w:line="276" w:lineRule="auto"/>
              <w:ind w:left="0" w:firstLine="0"/>
              <w:rPr>
                <w:del w:id="23" w:author="Kush Khalasi" w:date="2026-07-15T15:19:00Z" w16du:dateUtc="2026-07-15T09:49:00Z"/>
                <w:rFonts w:ascii="Segoe UI Symbol" w:hAnsi="Segoe UI Symbol"/>
              </w:rPr>
            </w:pPr>
            <w:del w:id="24" w:author="Kush Khalasi" w:date="2026-07-15T15:19:00Z" w16du:dateUtc="2026-07-15T09:49:00Z">
              <w:r w:rsidRPr="002144B5" w:rsidDel="000E5654">
                <w:rPr>
                  <w:rFonts w:ascii="Segoe UI Symbol" w:hAnsi="Segoe UI Symbol"/>
                </w:rPr>
                <w:delText>Seneca One, 1 Seneca Street, 27th Floor, Buffalo, NY 14203</w:delText>
              </w:r>
            </w:del>
          </w:p>
        </w:tc>
      </w:tr>
      <w:tr w:rsidR="00580C41" w:rsidDel="000E5654" w14:paraId="5D79D2C5" w14:textId="7A840D32" w:rsidTr="007F111A">
        <w:trPr>
          <w:del w:id="25" w:author="Kush Khalasi" w:date="2026-07-15T15:19:00Z"/>
        </w:trPr>
        <w:tc>
          <w:tcPr>
            <w:tcW w:w="900" w:type="dxa"/>
          </w:tcPr>
          <w:p w14:paraId="0E1CE7E5" w14:textId="38B80902" w:rsidR="00580C41" w:rsidRPr="002144B5" w:rsidDel="000E5654" w:rsidRDefault="00580C41" w:rsidP="007F111A">
            <w:pPr>
              <w:tabs>
                <w:tab w:val="left" w:pos="5100"/>
              </w:tabs>
              <w:spacing w:line="276" w:lineRule="auto"/>
              <w:ind w:left="0" w:firstLine="0"/>
              <w:jc w:val="center"/>
              <w:rPr>
                <w:del w:id="26" w:author="Kush Khalasi" w:date="2026-07-15T15:19:00Z" w16du:dateUtc="2026-07-15T09:49:00Z"/>
                <w:rFonts w:ascii="Segoe UI Symbol" w:hAnsi="Segoe UI Symbol"/>
              </w:rPr>
            </w:pPr>
            <w:del w:id="27" w:author="Kush Khalasi" w:date="2026-07-15T15:19:00Z" w16du:dateUtc="2026-07-15T09:49:00Z">
              <w:r w:rsidRPr="002144B5" w:rsidDel="000E5654">
                <w:rPr>
                  <w:rFonts w:ascii="Segoe UI Symbol" w:hAnsi="Segoe UI Symbol"/>
                </w:rPr>
                <w:delText>2</w:delText>
              </w:r>
            </w:del>
          </w:p>
        </w:tc>
        <w:tc>
          <w:tcPr>
            <w:tcW w:w="1710" w:type="dxa"/>
          </w:tcPr>
          <w:p w14:paraId="05F8E4F5" w14:textId="7DDFEBCE" w:rsidR="00580C41" w:rsidRPr="002144B5" w:rsidDel="000E5654" w:rsidRDefault="00580C41" w:rsidP="007F111A">
            <w:pPr>
              <w:tabs>
                <w:tab w:val="left" w:pos="5100"/>
              </w:tabs>
              <w:spacing w:line="276" w:lineRule="auto"/>
              <w:ind w:left="0" w:firstLine="0"/>
              <w:rPr>
                <w:del w:id="28" w:author="Kush Khalasi" w:date="2026-07-15T15:19:00Z" w16du:dateUtc="2026-07-15T09:49:00Z"/>
                <w:rFonts w:ascii="Segoe UI Symbol" w:hAnsi="Segoe UI Symbol"/>
              </w:rPr>
            </w:pPr>
            <w:del w:id="29" w:author="Kush Khalasi" w:date="2026-07-15T15:19:00Z" w16du:dateUtc="2026-07-15T09:49:00Z">
              <w:r w:rsidRPr="002144B5" w:rsidDel="000E5654">
                <w:rPr>
                  <w:rFonts w:ascii="Segoe UI Symbol" w:hAnsi="Segoe UI Symbol"/>
                </w:rPr>
                <w:delText>Cleveland</w:delText>
              </w:r>
            </w:del>
          </w:p>
        </w:tc>
        <w:tc>
          <w:tcPr>
            <w:tcW w:w="6570" w:type="dxa"/>
          </w:tcPr>
          <w:p w14:paraId="3874374A" w14:textId="771EFAAF" w:rsidR="00580C41" w:rsidRPr="002144B5" w:rsidDel="000E5654" w:rsidRDefault="00580C41" w:rsidP="007F111A">
            <w:pPr>
              <w:tabs>
                <w:tab w:val="left" w:pos="5100"/>
              </w:tabs>
              <w:spacing w:line="276" w:lineRule="auto"/>
              <w:ind w:left="0" w:firstLine="0"/>
              <w:rPr>
                <w:del w:id="30" w:author="Kush Khalasi" w:date="2026-07-15T15:19:00Z" w16du:dateUtc="2026-07-15T09:49:00Z"/>
                <w:rFonts w:ascii="Segoe UI Symbol" w:hAnsi="Segoe UI Symbol"/>
              </w:rPr>
            </w:pPr>
            <w:del w:id="31" w:author="Kush Khalasi" w:date="2026-07-15T15:19:00Z" w16du:dateUtc="2026-07-15T09:49:00Z">
              <w:r w:rsidRPr="002144B5" w:rsidDel="000E5654">
                <w:rPr>
                  <w:rFonts w:ascii="Segoe UI Symbol" w:hAnsi="Segoe UI Symbol"/>
                </w:rPr>
                <w:delText>1300 E 9th Street, Suite 200, Cleveland, OH 44114</w:delText>
              </w:r>
            </w:del>
          </w:p>
        </w:tc>
      </w:tr>
      <w:tr w:rsidR="00580C41" w:rsidDel="000E5654" w14:paraId="0B1D09DC" w14:textId="39A1267C" w:rsidTr="007F111A">
        <w:trPr>
          <w:del w:id="32" w:author="Kush Khalasi" w:date="2026-07-15T15:19:00Z"/>
        </w:trPr>
        <w:tc>
          <w:tcPr>
            <w:tcW w:w="900" w:type="dxa"/>
          </w:tcPr>
          <w:p w14:paraId="2597B4F2" w14:textId="5FEC52DB" w:rsidR="00580C41" w:rsidRPr="002144B5" w:rsidDel="000E5654" w:rsidRDefault="00580C41" w:rsidP="007F111A">
            <w:pPr>
              <w:tabs>
                <w:tab w:val="left" w:pos="5100"/>
              </w:tabs>
              <w:spacing w:line="276" w:lineRule="auto"/>
              <w:ind w:left="0" w:firstLine="0"/>
              <w:jc w:val="center"/>
              <w:rPr>
                <w:del w:id="33" w:author="Kush Khalasi" w:date="2026-07-15T15:19:00Z" w16du:dateUtc="2026-07-15T09:49:00Z"/>
                <w:rFonts w:ascii="Segoe UI Symbol" w:hAnsi="Segoe UI Symbol"/>
              </w:rPr>
            </w:pPr>
            <w:del w:id="34" w:author="Kush Khalasi" w:date="2026-07-15T15:19:00Z" w16du:dateUtc="2026-07-15T09:49:00Z">
              <w:r w:rsidRPr="002144B5" w:rsidDel="000E5654">
                <w:rPr>
                  <w:rFonts w:ascii="Segoe UI Symbol" w:hAnsi="Segoe UI Symbol"/>
                </w:rPr>
                <w:delText>3</w:delText>
              </w:r>
            </w:del>
          </w:p>
        </w:tc>
        <w:tc>
          <w:tcPr>
            <w:tcW w:w="1710" w:type="dxa"/>
          </w:tcPr>
          <w:p w14:paraId="48057889" w14:textId="3E0E0378" w:rsidR="00580C41" w:rsidRPr="002144B5" w:rsidDel="000E5654" w:rsidRDefault="00580C41" w:rsidP="007F111A">
            <w:pPr>
              <w:tabs>
                <w:tab w:val="left" w:pos="5100"/>
              </w:tabs>
              <w:spacing w:line="276" w:lineRule="auto"/>
              <w:ind w:left="0" w:firstLine="0"/>
              <w:rPr>
                <w:del w:id="35" w:author="Kush Khalasi" w:date="2026-07-15T15:19:00Z" w16du:dateUtc="2026-07-15T09:49:00Z"/>
                <w:rFonts w:ascii="Segoe UI Symbol" w:hAnsi="Segoe UI Symbol"/>
              </w:rPr>
            </w:pPr>
            <w:del w:id="36" w:author="Kush Khalasi" w:date="2026-07-15T15:19:00Z" w16du:dateUtc="2026-07-15T09:49:00Z">
              <w:r w:rsidRPr="002144B5" w:rsidDel="000E5654">
                <w:rPr>
                  <w:rFonts w:ascii="Segoe UI Symbol" w:hAnsi="Segoe UI Symbol"/>
                </w:rPr>
                <w:delText>Highland Hills</w:delText>
              </w:r>
            </w:del>
          </w:p>
        </w:tc>
        <w:tc>
          <w:tcPr>
            <w:tcW w:w="6570" w:type="dxa"/>
          </w:tcPr>
          <w:p w14:paraId="14EE0AB2" w14:textId="58A47ECB" w:rsidR="00580C41" w:rsidRPr="002144B5" w:rsidDel="000E5654" w:rsidRDefault="00580C41" w:rsidP="007F111A">
            <w:pPr>
              <w:tabs>
                <w:tab w:val="left" w:pos="5100"/>
              </w:tabs>
              <w:spacing w:line="276" w:lineRule="auto"/>
              <w:ind w:left="0" w:firstLine="0"/>
              <w:rPr>
                <w:del w:id="37" w:author="Kush Khalasi" w:date="2026-07-15T15:19:00Z" w16du:dateUtc="2026-07-15T09:49:00Z"/>
                <w:rFonts w:ascii="Segoe UI Symbol" w:hAnsi="Segoe UI Symbol"/>
              </w:rPr>
            </w:pPr>
            <w:del w:id="38" w:author="Kush Khalasi" w:date="2026-07-15T15:19:00Z" w16du:dateUtc="2026-07-15T09:49:00Z">
              <w:r w:rsidRPr="002144B5" w:rsidDel="000E5654">
                <w:rPr>
                  <w:rFonts w:ascii="Segoe UI Symbol" w:hAnsi="Segoe UI Symbol"/>
                </w:rPr>
                <w:delText>23000 Millcreek Blvd, Highland Hills, OH 44122</w:delText>
              </w:r>
            </w:del>
          </w:p>
        </w:tc>
      </w:tr>
      <w:tr w:rsidR="00580C41" w:rsidDel="000E5654" w14:paraId="40163118" w14:textId="3741BE09" w:rsidTr="007F111A">
        <w:trPr>
          <w:del w:id="39" w:author="Kush Khalasi" w:date="2026-07-15T15:19:00Z"/>
        </w:trPr>
        <w:tc>
          <w:tcPr>
            <w:tcW w:w="900" w:type="dxa"/>
          </w:tcPr>
          <w:p w14:paraId="7410036D" w14:textId="327CE266" w:rsidR="00580C41" w:rsidRPr="002144B5" w:rsidDel="000E5654" w:rsidRDefault="00580C41" w:rsidP="007F111A">
            <w:pPr>
              <w:tabs>
                <w:tab w:val="left" w:pos="5100"/>
              </w:tabs>
              <w:spacing w:line="276" w:lineRule="auto"/>
              <w:ind w:left="0" w:firstLine="0"/>
              <w:jc w:val="center"/>
              <w:rPr>
                <w:del w:id="40" w:author="Kush Khalasi" w:date="2026-07-15T15:19:00Z" w16du:dateUtc="2026-07-15T09:49:00Z"/>
                <w:rFonts w:ascii="Segoe UI Symbol" w:hAnsi="Segoe UI Symbol"/>
              </w:rPr>
            </w:pPr>
            <w:del w:id="41" w:author="Kush Khalasi" w:date="2026-07-15T15:19:00Z" w16du:dateUtc="2026-07-15T09:49:00Z">
              <w:r w:rsidRPr="002144B5" w:rsidDel="000E5654">
                <w:rPr>
                  <w:rFonts w:ascii="Segoe UI Symbol" w:hAnsi="Segoe UI Symbol"/>
                </w:rPr>
                <w:delText>4</w:delText>
              </w:r>
            </w:del>
          </w:p>
        </w:tc>
        <w:tc>
          <w:tcPr>
            <w:tcW w:w="1710" w:type="dxa"/>
          </w:tcPr>
          <w:p w14:paraId="256069E1" w14:textId="11C623A2" w:rsidR="00580C41" w:rsidRPr="002144B5" w:rsidDel="000E5654" w:rsidRDefault="00580C41" w:rsidP="007F111A">
            <w:pPr>
              <w:tabs>
                <w:tab w:val="left" w:pos="5100"/>
              </w:tabs>
              <w:spacing w:line="276" w:lineRule="auto"/>
              <w:ind w:left="0" w:firstLine="0"/>
              <w:rPr>
                <w:del w:id="42" w:author="Kush Khalasi" w:date="2026-07-15T15:19:00Z" w16du:dateUtc="2026-07-15T09:49:00Z"/>
                <w:rFonts w:ascii="Segoe UI Symbol" w:hAnsi="Segoe UI Symbol"/>
              </w:rPr>
            </w:pPr>
            <w:del w:id="43" w:author="Kush Khalasi" w:date="2026-07-15T15:19:00Z" w16du:dateUtc="2026-07-15T09:49:00Z">
              <w:r w:rsidRPr="002144B5" w:rsidDel="000E5654">
                <w:rPr>
                  <w:rFonts w:ascii="Segoe UI Symbol" w:hAnsi="Segoe UI Symbol"/>
                </w:rPr>
                <w:delText>New York City</w:delText>
              </w:r>
            </w:del>
          </w:p>
        </w:tc>
        <w:tc>
          <w:tcPr>
            <w:tcW w:w="6570" w:type="dxa"/>
          </w:tcPr>
          <w:p w14:paraId="7ECAAB2F" w14:textId="4D044116" w:rsidR="00580C41" w:rsidRPr="002144B5" w:rsidDel="000E5654" w:rsidRDefault="00580C41" w:rsidP="007F111A">
            <w:pPr>
              <w:tabs>
                <w:tab w:val="left" w:pos="5100"/>
              </w:tabs>
              <w:spacing w:line="276" w:lineRule="auto"/>
              <w:ind w:left="0" w:firstLine="0"/>
              <w:rPr>
                <w:del w:id="44" w:author="Kush Khalasi" w:date="2026-07-15T15:19:00Z" w16du:dateUtc="2026-07-15T09:49:00Z"/>
                <w:rFonts w:ascii="Segoe UI Symbol" w:hAnsi="Segoe UI Symbol"/>
              </w:rPr>
            </w:pPr>
            <w:del w:id="45" w:author="Kush Khalasi" w:date="2026-07-15T15:19:00Z" w16du:dateUtc="2026-07-15T09:49:00Z">
              <w:r w:rsidRPr="002144B5" w:rsidDel="000E5654">
                <w:rPr>
                  <w:rFonts w:ascii="Segoe UI Symbol" w:hAnsi="Segoe UI Symbol"/>
                </w:rPr>
                <w:delText>100 Park Avenue, Suite 1650A, New York, NY 10017</w:delText>
              </w:r>
            </w:del>
          </w:p>
        </w:tc>
      </w:tr>
      <w:tr w:rsidR="00580C41" w:rsidDel="000E5654" w14:paraId="539492A5" w14:textId="77AA802A" w:rsidTr="007F111A">
        <w:trPr>
          <w:del w:id="46" w:author="Kush Khalasi" w:date="2026-07-15T15:19:00Z"/>
        </w:trPr>
        <w:tc>
          <w:tcPr>
            <w:tcW w:w="900" w:type="dxa"/>
          </w:tcPr>
          <w:p w14:paraId="2E664BD9" w14:textId="399E4E1C" w:rsidR="00580C41" w:rsidRPr="002144B5" w:rsidDel="000E5654" w:rsidRDefault="00580C41" w:rsidP="007F111A">
            <w:pPr>
              <w:tabs>
                <w:tab w:val="left" w:pos="5100"/>
              </w:tabs>
              <w:spacing w:line="276" w:lineRule="auto"/>
              <w:ind w:left="0" w:firstLine="0"/>
              <w:jc w:val="center"/>
              <w:rPr>
                <w:del w:id="47" w:author="Kush Khalasi" w:date="2026-07-15T15:19:00Z" w16du:dateUtc="2026-07-15T09:49:00Z"/>
                <w:rFonts w:ascii="Segoe UI Symbol" w:hAnsi="Segoe UI Symbol"/>
              </w:rPr>
            </w:pPr>
            <w:del w:id="48" w:author="Kush Khalasi" w:date="2026-07-15T15:19:00Z" w16du:dateUtc="2026-07-15T09:49:00Z">
              <w:r w:rsidRPr="002144B5" w:rsidDel="000E5654">
                <w:rPr>
                  <w:rFonts w:ascii="Segoe UI Symbol" w:hAnsi="Segoe UI Symbol"/>
                </w:rPr>
                <w:delText>5</w:delText>
              </w:r>
            </w:del>
          </w:p>
        </w:tc>
        <w:tc>
          <w:tcPr>
            <w:tcW w:w="1710" w:type="dxa"/>
          </w:tcPr>
          <w:p w14:paraId="25788D6A" w14:textId="475519D9" w:rsidR="00580C41" w:rsidRPr="002144B5" w:rsidDel="000E5654" w:rsidRDefault="00580C41" w:rsidP="007F111A">
            <w:pPr>
              <w:tabs>
                <w:tab w:val="left" w:pos="5100"/>
              </w:tabs>
              <w:spacing w:line="276" w:lineRule="auto"/>
              <w:ind w:left="0" w:firstLine="0"/>
              <w:rPr>
                <w:del w:id="49" w:author="Kush Khalasi" w:date="2026-07-15T15:19:00Z" w16du:dateUtc="2026-07-15T09:49:00Z"/>
                <w:rFonts w:ascii="Segoe UI Symbol" w:hAnsi="Segoe UI Symbol"/>
              </w:rPr>
            </w:pPr>
            <w:del w:id="50" w:author="Kush Khalasi" w:date="2026-07-15T15:19:00Z" w16du:dateUtc="2026-07-15T09:49:00Z">
              <w:r w:rsidRPr="002144B5" w:rsidDel="000E5654">
                <w:rPr>
                  <w:rFonts w:ascii="Segoe UI Symbol" w:hAnsi="Segoe UI Symbol"/>
                </w:rPr>
                <w:delText>Oklahoma</w:delText>
              </w:r>
            </w:del>
          </w:p>
        </w:tc>
        <w:tc>
          <w:tcPr>
            <w:tcW w:w="6570" w:type="dxa"/>
          </w:tcPr>
          <w:p w14:paraId="1CD5DD39" w14:textId="3251655D" w:rsidR="00580C41" w:rsidRPr="002144B5" w:rsidDel="000E5654" w:rsidRDefault="00580C41" w:rsidP="007F111A">
            <w:pPr>
              <w:tabs>
                <w:tab w:val="left" w:pos="5100"/>
              </w:tabs>
              <w:spacing w:line="276" w:lineRule="auto"/>
              <w:ind w:left="0" w:firstLine="0"/>
              <w:rPr>
                <w:del w:id="51" w:author="Kush Khalasi" w:date="2026-07-15T15:19:00Z" w16du:dateUtc="2026-07-15T09:49:00Z"/>
                <w:rFonts w:ascii="Segoe UI Symbol" w:hAnsi="Segoe UI Symbol"/>
              </w:rPr>
            </w:pPr>
            <w:del w:id="52" w:author="Kush Khalasi" w:date="2026-07-15T15:19:00Z" w16du:dateUtc="2026-07-15T09:49:00Z">
              <w:r w:rsidRPr="002144B5" w:rsidDel="000E5654">
                <w:rPr>
                  <w:rFonts w:ascii="Segoe UI Symbol" w:hAnsi="Segoe UI Symbol"/>
                </w:rPr>
                <w:delText>7340 West Memorial Rd, 2nd Floor, Oklahoma City, OK 73142</w:delText>
              </w:r>
            </w:del>
          </w:p>
        </w:tc>
      </w:tr>
      <w:tr w:rsidR="00580C41" w:rsidDel="000E5654" w14:paraId="7A7B4C86" w14:textId="694B98D7" w:rsidTr="007F111A">
        <w:trPr>
          <w:del w:id="53" w:author="Kush Khalasi" w:date="2026-07-15T15:19:00Z"/>
        </w:trPr>
        <w:tc>
          <w:tcPr>
            <w:tcW w:w="900" w:type="dxa"/>
          </w:tcPr>
          <w:p w14:paraId="05CAB3F7" w14:textId="24F19069" w:rsidR="00580C41" w:rsidRPr="002144B5" w:rsidDel="000E5654" w:rsidRDefault="00580C41" w:rsidP="007F111A">
            <w:pPr>
              <w:tabs>
                <w:tab w:val="left" w:pos="5100"/>
              </w:tabs>
              <w:spacing w:line="276" w:lineRule="auto"/>
              <w:ind w:left="0" w:firstLine="0"/>
              <w:jc w:val="center"/>
              <w:rPr>
                <w:del w:id="54" w:author="Kush Khalasi" w:date="2026-07-15T15:19:00Z" w16du:dateUtc="2026-07-15T09:49:00Z"/>
                <w:rFonts w:ascii="Segoe UI Symbol" w:hAnsi="Segoe UI Symbol"/>
              </w:rPr>
            </w:pPr>
            <w:del w:id="55" w:author="Kush Khalasi" w:date="2026-07-15T15:19:00Z" w16du:dateUtc="2026-07-15T09:49:00Z">
              <w:r w:rsidRPr="002144B5" w:rsidDel="000E5654">
                <w:rPr>
                  <w:rFonts w:ascii="Segoe UI Symbol" w:hAnsi="Segoe UI Symbol"/>
                </w:rPr>
                <w:delText>6</w:delText>
              </w:r>
            </w:del>
          </w:p>
        </w:tc>
        <w:tc>
          <w:tcPr>
            <w:tcW w:w="1710" w:type="dxa"/>
          </w:tcPr>
          <w:p w14:paraId="4C66AD0C" w14:textId="78570CA0" w:rsidR="00580C41" w:rsidRPr="002144B5" w:rsidDel="000E5654" w:rsidRDefault="00580C41" w:rsidP="007F111A">
            <w:pPr>
              <w:tabs>
                <w:tab w:val="left" w:pos="5100"/>
              </w:tabs>
              <w:spacing w:line="276" w:lineRule="auto"/>
              <w:ind w:left="0" w:firstLine="0"/>
              <w:rPr>
                <w:del w:id="56" w:author="Kush Khalasi" w:date="2026-07-15T15:19:00Z" w16du:dateUtc="2026-07-15T09:49:00Z"/>
                <w:rFonts w:ascii="Segoe UI Symbol" w:hAnsi="Segoe UI Symbol"/>
              </w:rPr>
            </w:pPr>
            <w:del w:id="57" w:author="Kush Khalasi" w:date="2026-07-15T15:19:00Z" w16du:dateUtc="2026-07-15T09:49:00Z">
              <w:r w:rsidRPr="002144B5" w:rsidDel="000E5654">
                <w:rPr>
                  <w:rFonts w:ascii="Segoe UI Symbol" w:hAnsi="Segoe UI Symbol"/>
                </w:rPr>
                <w:delText>Phoenix</w:delText>
              </w:r>
            </w:del>
          </w:p>
        </w:tc>
        <w:tc>
          <w:tcPr>
            <w:tcW w:w="6570" w:type="dxa"/>
          </w:tcPr>
          <w:p w14:paraId="1A09868B" w14:textId="283A8D4D" w:rsidR="00580C41" w:rsidRPr="002144B5" w:rsidDel="000E5654" w:rsidRDefault="00580C41" w:rsidP="007F111A">
            <w:pPr>
              <w:tabs>
                <w:tab w:val="left" w:pos="5100"/>
              </w:tabs>
              <w:spacing w:line="276" w:lineRule="auto"/>
              <w:ind w:left="0" w:firstLine="0"/>
              <w:rPr>
                <w:del w:id="58" w:author="Kush Khalasi" w:date="2026-07-15T15:19:00Z" w16du:dateUtc="2026-07-15T09:49:00Z"/>
                <w:rFonts w:ascii="Segoe UI Symbol" w:hAnsi="Segoe UI Symbol"/>
              </w:rPr>
            </w:pPr>
            <w:del w:id="59" w:author="Kush Khalasi" w:date="2026-07-15T15:19:00Z" w16du:dateUtc="2026-07-15T09:49:00Z">
              <w:r w:rsidRPr="002144B5" w:rsidDel="000E5654">
                <w:rPr>
                  <w:rFonts w:ascii="Segoe UI Symbol" w:hAnsi="Segoe UI Symbol"/>
                </w:rPr>
                <w:delText>40 North Central Avenue, 22nd Floor, Phoenix, AZ 85004</w:delText>
              </w:r>
            </w:del>
          </w:p>
        </w:tc>
      </w:tr>
      <w:tr w:rsidR="00580C41" w:rsidDel="000E5654" w14:paraId="7EA631F0" w14:textId="00496D8C" w:rsidTr="007F111A">
        <w:trPr>
          <w:del w:id="60" w:author="Kush Khalasi" w:date="2026-07-15T15:19:00Z"/>
        </w:trPr>
        <w:tc>
          <w:tcPr>
            <w:tcW w:w="900" w:type="dxa"/>
          </w:tcPr>
          <w:p w14:paraId="67339C33" w14:textId="0F944FFC" w:rsidR="00580C41" w:rsidRPr="002144B5" w:rsidDel="000E5654" w:rsidRDefault="00580C41" w:rsidP="007F111A">
            <w:pPr>
              <w:tabs>
                <w:tab w:val="left" w:pos="5100"/>
              </w:tabs>
              <w:spacing w:line="276" w:lineRule="auto"/>
              <w:ind w:left="0" w:firstLine="0"/>
              <w:jc w:val="center"/>
              <w:rPr>
                <w:del w:id="61" w:author="Kush Khalasi" w:date="2026-07-15T15:19:00Z" w16du:dateUtc="2026-07-15T09:49:00Z"/>
                <w:rFonts w:ascii="Segoe UI Symbol" w:hAnsi="Segoe UI Symbol"/>
              </w:rPr>
            </w:pPr>
            <w:del w:id="62" w:author="Kush Khalasi" w:date="2026-07-15T15:19:00Z" w16du:dateUtc="2026-07-15T09:49:00Z">
              <w:r w:rsidRPr="002144B5" w:rsidDel="000E5654">
                <w:rPr>
                  <w:rFonts w:ascii="Segoe UI Symbol" w:hAnsi="Segoe UI Symbol"/>
                </w:rPr>
                <w:delText>7</w:delText>
              </w:r>
            </w:del>
          </w:p>
        </w:tc>
        <w:tc>
          <w:tcPr>
            <w:tcW w:w="1710" w:type="dxa"/>
          </w:tcPr>
          <w:p w14:paraId="41FC438B" w14:textId="25DA6DF5" w:rsidR="00580C41" w:rsidRPr="002144B5" w:rsidDel="000E5654" w:rsidRDefault="00580C41" w:rsidP="007F111A">
            <w:pPr>
              <w:tabs>
                <w:tab w:val="left" w:pos="5100"/>
              </w:tabs>
              <w:spacing w:line="276" w:lineRule="auto"/>
              <w:ind w:left="0" w:firstLine="0"/>
              <w:rPr>
                <w:del w:id="63" w:author="Kush Khalasi" w:date="2026-07-15T15:19:00Z" w16du:dateUtc="2026-07-15T09:49:00Z"/>
                <w:rFonts w:ascii="Segoe UI Symbol" w:hAnsi="Segoe UI Symbol"/>
              </w:rPr>
            </w:pPr>
            <w:del w:id="64" w:author="Kush Khalasi" w:date="2026-07-15T15:19:00Z" w16du:dateUtc="2026-07-15T09:49:00Z">
              <w:r w:rsidRPr="002144B5" w:rsidDel="000E5654">
                <w:rPr>
                  <w:rFonts w:ascii="Segoe UI Symbol" w:hAnsi="Segoe UI Symbol"/>
                </w:rPr>
                <w:delText>Mississauga</w:delText>
              </w:r>
            </w:del>
          </w:p>
        </w:tc>
        <w:tc>
          <w:tcPr>
            <w:tcW w:w="6570" w:type="dxa"/>
          </w:tcPr>
          <w:p w14:paraId="05B7FE5F" w14:textId="20629060" w:rsidR="00580C41" w:rsidRPr="002144B5" w:rsidDel="000E5654" w:rsidRDefault="00580C41" w:rsidP="007F111A">
            <w:pPr>
              <w:tabs>
                <w:tab w:val="left" w:pos="5100"/>
              </w:tabs>
              <w:spacing w:line="276" w:lineRule="auto"/>
              <w:ind w:left="0" w:firstLine="0"/>
              <w:rPr>
                <w:del w:id="65" w:author="Kush Khalasi" w:date="2026-07-15T15:19:00Z" w16du:dateUtc="2026-07-15T09:49:00Z"/>
                <w:rFonts w:ascii="Segoe UI Symbol" w:hAnsi="Segoe UI Symbol"/>
              </w:rPr>
            </w:pPr>
            <w:del w:id="66" w:author="Kush Khalasi" w:date="2026-07-15T15:19:00Z" w16du:dateUtc="2026-07-15T09:49:00Z">
              <w:r w:rsidRPr="002144B5" w:rsidDel="000E5654">
                <w:rPr>
                  <w:rFonts w:ascii="Segoe UI Symbol" w:hAnsi="Segoe UI Symbol"/>
                </w:rPr>
                <w:delText>5450 Explorer Drive, Suite 300, Mississauga, ON L4W 5M1, Canada</w:delText>
              </w:r>
            </w:del>
          </w:p>
        </w:tc>
      </w:tr>
      <w:tr w:rsidR="00580C41" w:rsidDel="000E5654" w14:paraId="75F1BF78" w14:textId="3E359F6C" w:rsidTr="007F111A">
        <w:trPr>
          <w:del w:id="67" w:author="Kush Khalasi" w:date="2026-07-15T15:19:00Z"/>
        </w:trPr>
        <w:tc>
          <w:tcPr>
            <w:tcW w:w="900" w:type="dxa"/>
          </w:tcPr>
          <w:p w14:paraId="48D6C391" w14:textId="3994110B" w:rsidR="00580C41" w:rsidRPr="002144B5" w:rsidDel="000E5654" w:rsidRDefault="00580C41" w:rsidP="007F111A">
            <w:pPr>
              <w:tabs>
                <w:tab w:val="left" w:pos="5100"/>
              </w:tabs>
              <w:spacing w:line="276" w:lineRule="auto"/>
              <w:ind w:left="0" w:firstLine="0"/>
              <w:jc w:val="center"/>
              <w:rPr>
                <w:del w:id="68" w:author="Kush Khalasi" w:date="2026-07-15T15:19:00Z" w16du:dateUtc="2026-07-15T09:49:00Z"/>
                <w:rFonts w:ascii="Segoe UI Symbol" w:hAnsi="Segoe UI Symbol"/>
              </w:rPr>
            </w:pPr>
            <w:del w:id="69" w:author="Kush Khalasi" w:date="2026-07-15T15:19:00Z" w16du:dateUtc="2026-07-15T09:49:00Z">
              <w:r w:rsidRPr="002144B5" w:rsidDel="000E5654">
                <w:rPr>
                  <w:rFonts w:ascii="Segoe UI Symbol" w:hAnsi="Segoe UI Symbol"/>
                </w:rPr>
                <w:delText>8</w:delText>
              </w:r>
            </w:del>
          </w:p>
        </w:tc>
        <w:tc>
          <w:tcPr>
            <w:tcW w:w="1710" w:type="dxa"/>
          </w:tcPr>
          <w:p w14:paraId="7219636B" w14:textId="4B27BEC4" w:rsidR="00580C41" w:rsidRPr="002144B5" w:rsidDel="000E5654" w:rsidRDefault="00580C41" w:rsidP="007F111A">
            <w:pPr>
              <w:tabs>
                <w:tab w:val="left" w:pos="5100"/>
              </w:tabs>
              <w:spacing w:line="276" w:lineRule="auto"/>
              <w:ind w:left="0" w:firstLine="0"/>
              <w:rPr>
                <w:del w:id="70" w:author="Kush Khalasi" w:date="2026-07-15T15:19:00Z" w16du:dateUtc="2026-07-15T09:49:00Z"/>
                <w:rFonts w:ascii="Segoe UI Symbol" w:hAnsi="Segoe UI Symbol"/>
              </w:rPr>
            </w:pPr>
            <w:del w:id="71" w:author="Kush Khalasi" w:date="2026-07-15T15:19:00Z" w16du:dateUtc="2026-07-15T09:49:00Z">
              <w:r w:rsidRPr="002144B5" w:rsidDel="000E5654">
                <w:rPr>
                  <w:rFonts w:ascii="Segoe UI Symbol" w:hAnsi="Segoe UI Symbol"/>
                </w:rPr>
                <w:delText>Vancouver</w:delText>
              </w:r>
            </w:del>
          </w:p>
        </w:tc>
        <w:tc>
          <w:tcPr>
            <w:tcW w:w="6570" w:type="dxa"/>
          </w:tcPr>
          <w:p w14:paraId="53080697" w14:textId="5BED6B2E" w:rsidR="00580C41" w:rsidRPr="002144B5" w:rsidDel="000E5654" w:rsidRDefault="00580C41" w:rsidP="007F111A">
            <w:pPr>
              <w:tabs>
                <w:tab w:val="left" w:pos="5100"/>
              </w:tabs>
              <w:spacing w:line="276" w:lineRule="auto"/>
              <w:ind w:left="0" w:firstLine="0"/>
              <w:rPr>
                <w:del w:id="72" w:author="Kush Khalasi" w:date="2026-07-15T15:19:00Z" w16du:dateUtc="2026-07-15T09:49:00Z"/>
                <w:rFonts w:ascii="Segoe UI Symbol" w:hAnsi="Segoe UI Symbol"/>
              </w:rPr>
            </w:pPr>
            <w:del w:id="73" w:author="Kush Khalasi" w:date="2026-07-15T15:19:00Z" w16du:dateUtc="2026-07-15T09:49:00Z">
              <w:r w:rsidRPr="002144B5" w:rsidDel="000E5654">
                <w:rPr>
                  <w:rFonts w:ascii="Segoe UI Symbol" w:hAnsi="Segoe UI Symbol"/>
                </w:rPr>
                <w:delText>Suite 300 – 225, West 8th Avenue, Vancouver, CA</w:delText>
              </w:r>
            </w:del>
          </w:p>
        </w:tc>
      </w:tr>
      <w:tr w:rsidR="00580C41" w:rsidDel="000E5654" w14:paraId="004B39FA" w14:textId="2FFC800D" w:rsidTr="007F111A">
        <w:trPr>
          <w:del w:id="74" w:author="Kush Khalasi" w:date="2026-07-15T15:19:00Z"/>
        </w:trPr>
        <w:tc>
          <w:tcPr>
            <w:tcW w:w="900" w:type="dxa"/>
          </w:tcPr>
          <w:p w14:paraId="564B5F05" w14:textId="5551B0D9" w:rsidR="00580C41" w:rsidRPr="002144B5" w:rsidDel="000E5654" w:rsidRDefault="00580C41" w:rsidP="007F111A">
            <w:pPr>
              <w:tabs>
                <w:tab w:val="left" w:pos="5100"/>
              </w:tabs>
              <w:spacing w:line="276" w:lineRule="auto"/>
              <w:ind w:left="0" w:firstLine="0"/>
              <w:jc w:val="center"/>
              <w:rPr>
                <w:del w:id="75" w:author="Kush Khalasi" w:date="2026-07-15T15:19:00Z" w16du:dateUtc="2026-07-15T09:49:00Z"/>
                <w:rFonts w:ascii="Segoe UI Symbol" w:hAnsi="Segoe UI Symbol"/>
              </w:rPr>
            </w:pPr>
            <w:del w:id="76" w:author="Kush Khalasi" w:date="2026-07-15T15:19:00Z" w16du:dateUtc="2026-07-15T09:49:00Z">
              <w:r w:rsidRPr="002144B5" w:rsidDel="000E5654">
                <w:rPr>
                  <w:rFonts w:ascii="Segoe UI Symbol" w:hAnsi="Segoe UI Symbol"/>
                </w:rPr>
                <w:delText>9</w:delText>
              </w:r>
            </w:del>
          </w:p>
        </w:tc>
        <w:tc>
          <w:tcPr>
            <w:tcW w:w="1710" w:type="dxa"/>
          </w:tcPr>
          <w:p w14:paraId="2489298C" w14:textId="5252B209" w:rsidR="00580C41" w:rsidRPr="002144B5" w:rsidDel="000E5654" w:rsidRDefault="00580C41" w:rsidP="007F111A">
            <w:pPr>
              <w:tabs>
                <w:tab w:val="left" w:pos="5100"/>
              </w:tabs>
              <w:spacing w:line="276" w:lineRule="auto"/>
              <w:ind w:left="0" w:firstLine="0"/>
              <w:rPr>
                <w:del w:id="77" w:author="Kush Khalasi" w:date="2026-07-15T15:19:00Z" w16du:dateUtc="2026-07-15T09:49:00Z"/>
                <w:rFonts w:ascii="Segoe UI Symbol" w:hAnsi="Segoe UI Symbol"/>
              </w:rPr>
            </w:pPr>
            <w:del w:id="78" w:author="Kush Khalasi" w:date="2026-07-15T15:19:00Z" w16du:dateUtc="2026-07-15T09:49:00Z">
              <w:r w:rsidRPr="002144B5" w:rsidDel="000E5654">
                <w:rPr>
                  <w:rFonts w:ascii="Segoe UI Symbol" w:hAnsi="Segoe UI Symbol"/>
                </w:rPr>
                <w:delText>London</w:delText>
              </w:r>
            </w:del>
          </w:p>
        </w:tc>
        <w:tc>
          <w:tcPr>
            <w:tcW w:w="6570" w:type="dxa"/>
          </w:tcPr>
          <w:p w14:paraId="3D0B9476" w14:textId="0A59BEE1" w:rsidR="00580C41" w:rsidRPr="002144B5" w:rsidDel="000E5654" w:rsidRDefault="00580C41" w:rsidP="007F111A">
            <w:pPr>
              <w:tabs>
                <w:tab w:val="left" w:pos="5100"/>
              </w:tabs>
              <w:spacing w:line="276" w:lineRule="auto"/>
              <w:ind w:left="0" w:firstLine="0"/>
              <w:rPr>
                <w:del w:id="79" w:author="Kush Khalasi" w:date="2026-07-15T15:19:00Z" w16du:dateUtc="2026-07-15T09:49:00Z"/>
                <w:rFonts w:ascii="Segoe UI Symbol" w:hAnsi="Segoe UI Symbol"/>
              </w:rPr>
            </w:pPr>
            <w:del w:id="80" w:author="Kush Khalasi" w:date="2026-07-15T15:19:00Z" w16du:dateUtc="2026-07-15T09:49:00Z">
              <w:r w:rsidRPr="002144B5" w:rsidDel="000E5654">
                <w:rPr>
                  <w:rFonts w:ascii="Segoe UI Symbol" w:hAnsi="Segoe UI Symbol"/>
                </w:rPr>
                <w:delText>Floor 4, Office 106, 51 Eastcheap, London, EC3M 1DT, United Kingdom</w:delText>
              </w:r>
            </w:del>
          </w:p>
        </w:tc>
      </w:tr>
      <w:tr w:rsidR="00580C41" w:rsidDel="000E5654" w14:paraId="1BE05664" w14:textId="177B9896" w:rsidTr="007F111A">
        <w:trPr>
          <w:del w:id="81" w:author="Kush Khalasi" w:date="2026-07-15T15:19:00Z"/>
        </w:trPr>
        <w:tc>
          <w:tcPr>
            <w:tcW w:w="900" w:type="dxa"/>
          </w:tcPr>
          <w:p w14:paraId="60FBEDC1" w14:textId="381DF269" w:rsidR="00580C41" w:rsidRPr="002144B5" w:rsidDel="000E5654" w:rsidRDefault="00580C41" w:rsidP="007F111A">
            <w:pPr>
              <w:tabs>
                <w:tab w:val="left" w:pos="5100"/>
              </w:tabs>
              <w:spacing w:line="276" w:lineRule="auto"/>
              <w:ind w:left="0" w:firstLine="0"/>
              <w:jc w:val="center"/>
              <w:rPr>
                <w:del w:id="82" w:author="Kush Khalasi" w:date="2026-07-15T15:19:00Z" w16du:dateUtc="2026-07-15T09:49:00Z"/>
                <w:rFonts w:ascii="Segoe UI Symbol" w:hAnsi="Segoe UI Symbol"/>
              </w:rPr>
            </w:pPr>
            <w:del w:id="83" w:author="Kush Khalasi" w:date="2026-07-15T15:19:00Z" w16du:dateUtc="2026-07-15T09:49:00Z">
              <w:r w:rsidRPr="002144B5" w:rsidDel="000E5654">
                <w:rPr>
                  <w:rFonts w:ascii="Segoe UI Symbol" w:hAnsi="Segoe UI Symbol"/>
                </w:rPr>
                <w:delText>10</w:delText>
              </w:r>
            </w:del>
          </w:p>
        </w:tc>
        <w:tc>
          <w:tcPr>
            <w:tcW w:w="1710" w:type="dxa"/>
          </w:tcPr>
          <w:p w14:paraId="3BDCFF53" w14:textId="69C070A9" w:rsidR="00580C41" w:rsidRPr="002144B5" w:rsidDel="000E5654" w:rsidRDefault="00580C41" w:rsidP="007F111A">
            <w:pPr>
              <w:tabs>
                <w:tab w:val="left" w:pos="5100"/>
              </w:tabs>
              <w:spacing w:line="276" w:lineRule="auto"/>
              <w:ind w:left="0" w:firstLine="0"/>
              <w:rPr>
                <w:del w:id="84" w:author="Kush Khalasi" w:date="2026-07-15T15:19:00Z" w16du:dateUtc="2026-07-15T09:49:00Z"/>
                <w:rFonts w:ascii="Segoe UI Symbol" w:hAnsi="Segoe UI Symbol"/>
              </w:rPr>
            </w:pPr>
            <w:del w:id="85" w:author="Kush Khalasi" w:date="2026-07-15T15:19:00Z" w16du:dateUtc="2026-07-15T09:49:00Z">
              <w:r w:rsidRPr="002144B5" w:rsidDel="000E5654">
                <w:rPr>
                  <w:rFonts w:ascii="Segoe UI Symbol" w:hAnsi="Segoe UI Symbol"/>
                </w:rPr>
                <w:delText>Frankfurt</w:delText>
              </w:r>
            </w:del>
          </w:p>
        </w:tc>
        <w:tc>
          <w:tcPr>
            <w:tcW w:w="6570" w:type="dxa"/>
          </w:tcPr>
          <w:p w14:paraId="283BDED5" w14:textId="4F194512" w:rsidR="00580C41" w:rsidRPr="002144B5" w:rsidDel="000E5654" w:rsidRDefault="00580C41" w:rsidP="007F111A">
            <w:pPr>
              <w:tabs>
                <w:tab w:val="left" w:pos="5100"/>
              </w:tabs>
              <w:spacing w:line="276" w:lineRule="auto"/>
              <w:ind w:left="0" w:firstLine="0"/>
              <w:rPr>
                <w:del w:id="86" w:author="Kush Khalasi" w:date="2026-07-15T15:19:00Z" w16du:dateUtc="2026-07-15T09:49:00Z"/>
                <w:rFonts w:ascii="Segoe UI Symbol" w:hAnsi="Segoe UI Symbol"/>
              </w:rPr>
            </w:pPr>
            <w:del w:id="87" w:author="Kush Khalasi" w:date="2026-07-15T15:19:00Z" w16du:dateUtc="2026-07-15T09:49:00Z">
              <w:r w:rsidRPr="002144B5" w:rsidDel="000E5654">
                <w:rPr>
                  <w:rFonts w:ascii="Segoe UI Symbol" w:hAnsi="Segoe UI Symbol"/>
                </w:rPr>
                <w:delText>Kaiserstraße 38, 60329, Frankfurt, Germany</w:delText>
              </w:r>
            </w:del>
          </w:p>
        </w:tc>
      </w:tr>
      <w:tr w:rsidR="00580C41" w:rsidDel="000E5654" w14:paraId="3E057ED6" w14:textId="68DAA1A7" w:rsidTr="007F111A">
        <w:trPr>
          <w:del w:id="88" w:author="Kush Khalasi" w:date="2026-07-15T15:19:00Z"/>
        </w:trPr>
        <w:tc>
          <w:tcPr>
            <w:tcW w:w="900" w:type="dxa"/>
          </w:tcPr>
          <w:p w14:paraId="085EF8F9" w14:textId="47D84208" w:rsidR="00580C41" w:rsidRPr="002144B5" w:rsidDel="000E5654" w:rsidRDefault="00580C41" w:rsidP="007F111A">
            <w:pPr>
              <w:tabs>
                <w:tab w:val="left" w:pos="5100"/>
              </w:tabs>
              <w:spacing w:line="276" w:lineRule="auto"/>
              <w:ind w:left="0" w:firstLine="0"/>
              <w:jc w:val="center"/>
              <w:rPr>
                <w:del w:id="89" w:author="Kush Khalasi" w:date="2026-07-15T15:19:00Z" w16du:dateUtc="2026-07-15T09:49:00Z"/>
                <w:rFonts w:ascii="Segoe UI Symbol" w:hAnsi="Segoe UI Symbol"/>
              </w:rPr>
            </w:pPr>
            <w:del w:id="90" w:author="Kush Khalasi" w:date="2026-07-15T15:19:00Z" w16du:dateUtc="2026-07-15T09:49:00Z">
              <w:r w:rsidRPr="002144B5" w:rsidDel="000E5654">
                <w:rPr>
                  <w:rFonts w:ascii="Segoe UI Symbol" w:hAnsi="Segoe UI Symbol"/>
                </w:rPr>
                <w:delText>11</w:delText>
              </w:r>
            </w:del>
          </w:p>
        </w:tc>
        <w:tc>
          <w:tcPr>
            <w:tcW w:w="1710" w:type="dxa"/>
          </w:tcPr>
          <w:p w14:paraId="3E82163D" w14:textId="54FEDA25" w:rsidR="00580C41" w:rsidRPr="002144B5" w:rsidDel="000E5654" w:rsidRDefault="00580C41" w:rsidP="007F111A">
            <w:pPr>
              <w:tabs>
                <w:tab w:val="left" w:pos="5100"/>
              </w:tabs>
              <w:spacing w:line="276" w:lineRule="auto"/>
              <w:ind w:left="0" w:firstLine="0"/>
              <w:rPr>
                <w:del w:id="91" w:author="Kush Khalasi" w:date="2026-07-15T15:19:00Z" w16du:dateUtc="2026-07-15T09:49:00Z"/>
                <w:rFonts w:ascii="Segoe UI Symbol" w:hAnsi="Segoe UI Symbol"/>
              </w:rPr>
            </w:pPr>
            <w:del w:id="92" w:author="Kush Khalasi" w:date="2026-07-15T15:19:00Z" w16du:dateUtc="2026-07-15T09:49:00Z">
              <w:r w:rsidRPr="002144B5" w:rsidDel="000E5654">
                <w:rPr>
                  <w:rFonts w:ascii="Segoe UI Symbol" w:hAnsi="Segoe UI Symbol"/>
                </w:rPr>
                <w:delText>Sofia</w:delText>
              </w:r>
            </w:del>
          </w:p>
        </w:tc>
        <w:tc>
          <w:tcPr>
            <w:tcW w:w="6570" w:type="dxa"/>
          </w:tcPr>
          <w:p w14:paraId="1F9BFB54" w14:textId="34457D09" w:rsidR="00580C41" w:rsidRPr="002144B5" w:rsidDel="000E5654" w:rsidRDefault="00580C41" w:rsidP="007F111A">
            <w:pPr>
              <w:tabs>
                <w:tab w:val="left" w:pos="5100"/>
              </w:tabs>
              <w:spacing w:line="276" w:lineRule="auto"/>
              <w:ind w:left="0" w:firstLine="0"/>
              <w:rPr>
                <w:del w:id="93" w:author="Kush Khalasi" w:date="2026-07-15T15:19:00Z" w16du:dateUtc="2026-07-15T09:49:00Z"/>
                <w:rFonts w:ascii="Segoe UI Symbol" w:hAnsi="Segoe UI Symbol"/>
              </w:rPr>
            </w:pPr>
            <w:del w:id="94" w:author="Kush Khalasi" w:date="2026-07-15T15:19:00Z" w16du:dateUtc="2026-07-15T09:49:00Z">
              <w:r w:rsidRPr="002144B5" w:rsidDel="000E5654">
                <w:rPr>
                  <w:rFonts w:ascii="Segoe UI Symbol" w:hAnsi="Segoe UI Symbol"/>
                </w:rPr>
                <w:delText>Capital Fort 90, “Tzarigradsko shose” Blvd., Sofia, Bulgaria</w:delText>
              </w:r>
            </w:del>
          </w:p>
        </w:tc>
      </w:tr>
      <w:tr w:rsidR="00580C41" w:rsidDel="000E5654" w14:paraId="6A3EC6B7" w14:textId="2D2C3C6B" w:rsidTr="007F111A">
        <w:trPr>
          <w:del w:id="95" w:author="Kush Khalasi" w:date="2026-07-15T15:19:00Z"/>
        </w:trPr>
        <w:tc>
          <w:tcPr>
            <w:tcW w:w="900" w:type="dxa"/>
          </w:tcPr>
          <w:p w14:paraId="73DFAFDB" w14:textId="73F866C4" w:rsidR="00580C41" w:rsidRPr="002144B5" w:rsidDel="000E5654" w:rsidRDefault="00580C41" w:rsidP="007F111A">
            <w:pPr>
              <w:tabs>
                <w:tab w:val="left" w:pos="5100"/>
              </w:tabs>
              <w:spacing w:line="276" w:lineRule="auto"/>
              <w:ind w:left="0" w:firstLine="0"/>
              <w:jc w:val="center"/>
              <w:rPr>
                <w:del w:id="96" w:author="Kush Khalasi" w:date="2026-07-15T15:19:00Z" w16du:dateUtc="2026-07-15T09:49:00Z"/>
                <w:rFonts w:ascii="Segoe UI Symbol" w:hAnsi="Segoe UI Symbol"/>
              </w:rPr>
            </w:pPr>
            <w:del w:id="97" w:author="Kush Khalasi" w:date="2026-07-15T15:19:00Z" w16du:dateUtc="2026-07-15T09:49:00Z">
              <w:r w:rsidRPr="002144B5" w:rsidDel="000E5654">
                <w:rPr>
                  <w:rFonts w:ascii="Segoe UI Symbol" w:hAnsi="Segoe UI Symbol"/>
                </w:rPr>
                <w:delText>12</w:delText>
              </w:r>
            </w:del>
          </w:p>
        </w:tc>
        <w:tc>
          <w:tcPr>
            <w:tcW w:w="1710" w:type="dxa"/>
          </w:tcPr>
          <w:p w14:paraId="676A55C6" w14:textId="4B9B4703" w:rsidR="00580C41" w:rsidRPr="002144B5" w:rsidDel="000E5654" w:rsidRDefault="00580C41" w:rsidP="007F111A">
            <w:pPr>
              <w:tabs>
                <w:tab w:val="left" w:pos="5100"/>
              </w:tabs>
              <w:spacing w:line="276" w:lineRule="auto"/>
              <w:ind w:left="0" w:firstLine="0"/>
              <w:rPr>
                <w:del w:id="98" w:author="Kush Khalasi" w:date="2026-07-15T15:19:00Z" w16du:dateUtc="2026-07-15T09:49:00Z"/>
                <w:rFonts w:ascii="Segoe UI Symbol" w:hAnsi="Segoe UI Symbol"/>
              </w:rPr>
            </w:pPr>
            <w:del w:id="99" w:author="Kush Khalasi" w:date="2026-07-15T15:19:00Z" w16du:dateUtc="2026-07-15T09:49:00Z">
              <w:r w:rsidRPr="002144B5" w:rsidDel="000E5654">
                <w:rPr>
                  <w:rFonts w:ascii="Segoe UI Symbol" w:hAnsi="Segoe UI Symbol"/>
                </w:rPr>
                <w:delText>Krakow</w:delText>
              </w:r>
            </w:del>
          </w:p>
        </w:tc>
        <w:tc>
          <w:tcPr>
            <w:tcW w:w="6570" w:type="dxa"/>
          </w:tcPr>
          <w:p w14:paraId="75697873" w14:textId="631B6630" w:rsidR="00580C41" w:rsidRPr="002144B5" w:rsidDel="000E5654" w:rsidRDefault="00580C41" w:rsidP="007F111A">
            <w:pPr>
              <w:tabs>
                <w:tab w:val="left" w:pos="5100"/>
              </w:tabs>
              <w:spacing w:line="276" w:lineRule="auto"/>
              <w:ind w:left="0" w:firstLine="0"/>
              <w:rPr>
                <w:del w:id="100" w:author="Kush Khalasi" w:date="2026-07-15T15:19:00Z" w16du:dateUtc="2026-07-15T09:49:00Z"/>
                <w:rFonts w:ascii="Segoe UI Symbol" w:hAnsi="Segoe UI Symbol"/>
              </w:rPr>
            </w:pPr>
            <w:del w:id="101" w:author="Kush Khalasi" w:date="2026-07-15T15:19:00Z" w16du:dateUtc="2026-07-15T09:49:00Z">
              <w:r w:rsidRPr="002144B5" w:rsidDel="000E5654">
                <w:rPr>
                  <w:rFonts w:ascii="Segoe UI Symbol" w:hAnsi="Segoe UI Symbol"/>
                </w:rPr>
                <w:delText>ul. Wadowicka 3C, floor 2, 30-347 Kraków, Poland</w:delText>
              </w:r>
            </w:del>
          </w:p>
        </w:tc>
      </w:tr>
      <w:tr w:rsidR="00580C41" w:rsidDel="000E5654" w14:paraId="1B2D13C9" w14:textId="4BB5A35C" w:rsidTr="007F111A">
        <w:trPr>
          <w:del w:id="102" w:author="Kush Khalasi" w:date="2026-07-15T15:19:00Z"/>
        </w:trPr>
        <w:tc>
          <w:tcPr>
            <w:tcW w:w="900" w:type="dxa"/>
          </w:tcPr>
          <w:p w14:paraId="055A4CE6" w14:textId="601D2115" w:rsidR="00580C41" w:rsidRPr="002144B5" w:rsidDel="000E5654" w:rsidRDefault="00580C41" w:rsidP="007F111A">
            <w:pPr>
              <w:tabs>
                <w:tab w:val="left" w:pos="5100"/>
              </w:tabs>
              <w:spacing w:line="276" w:lineRule="auto"/>
              <w:ind w:left="0" w:firstLine="0"/>
              <w:jc w:val="center"/>
              <w:rPr>
                <w:del w:id="103" w:author="Kush Khalasi" w:date="2026-07-15T15:19:00Z" w16du:dateUtc="2026-07-15T09:49:00Z"/>
                <w:rFonts w:ascii="Segoe UI Symbol" w:hAnsi="Segoe UI Symbol"/>
              </w:rPr>
            </w:pPr>
            <w:del w:id="104" w:author="Kush Khalasi" w:date="2026-07-15T15:19:00Z" w16du:dateUtc="2026-07-15T09:49:00Z">
              <w:r w:rsidRPr="002144B5" w:rsidDel="000E5654">
                <w:rPr>
                  <w:rFonts w:ascii="Segoe UI Symbol" w:hAnsi="Segoe UI Symbol"/>
                </w:rPr>
                <w:delText>1</w:delText>
              </w:r>
              <w:r w:rsidDel="000E5654">
                <w:rPr>
                  <w:rFonts w:ascii="Segoe UI Symbol" w:hAnsi="Segoe UI Symbol"/>
                </w:rPr>
                <w:delText>3</w:delText>
              </w:r>
            </w:del>
          </w:p>
        </w:tc>
        <w:tc>
          <w:tcPr>
            <w:tcW w:w="1710" w:type="dxa"/>
          </w:tcPr>
          <w:p w14:paraId="7444D50A" w14:textId="6A5A12DB" w:rsidR="00580C41" w:rsidRPr="002144B5" w:rsidDel="000E5654" w:rsidRDefault="00580C41" w:rsidP="007F111A">
            <w:pPr>
              <w:tabs>
                <w:tab w:val="left" w:pos="5100"/>
              </w:tabs>
              <w:spacing w:line="276" w:lineRule="auto"/>
              <w:ind w:left="0" w:firstLine="0"/>
              <w:rPr>
                <w:del w:id="105" w:author="Kush Khalasi" w:date="2026-07-15T15:19:00Z" w16du:dateUtc="2026-07-15T09:49:00Z"/>
                <w:rFonts w:ascii="Segoe UI Symbol" w:hAnsi="Segoe UI Symbol"/>
              </w:rPr>
            </w:pPr>
            <w:del w:id="106" w:author="Kush Khalasi" w:date="2026-07-15T15:19:00Z" w16du:dateUtc="2026-07-15T09:49:00Z">
              <w:r w:rsidRPr="00D32158" w:rsidDel="000E5654">
                <w:rPr>
                  <w:rFonts w:ascii="Segoe UI Symbol" w:hAnsi="Segoe UI Symbol"/>
                </w:rPr>
                <w:delText>Penang</w:delText>
              </w:r>
            </w:del>
          </w:p>
        </w:tc>
        <w:tc>
          <w:tcPr>
            <w:tcW w:w="6570" w:type="dxa"/>
          </w:tcPr>
          <w:p w14:paraId="0FADD766" w14:textId="5197E83F" w:rsidR="00580C41" w:rsidRPr="002144B5" w:rsidDel="000E5654" w:rsidRDefault="00580C41" w:rsidP="007F111A">
            <w:pPr>
              <w:spacing w:line="276" w:lineRule="auto"/>
              <w:ind w:left="0" w:firstLine="0"/>
              <w:jc w:val="left"/>
              <w:rPr>
                <w:del w:id="107" w:author="Kush Khalasi" w:date="2026-07-15T15:19:00Z" w16du:dateUtc="2026-07-15T09:49:00Z"/>
                <w:rFonts w:ascii="Segoe UI Symbol" w:hAnsi="Segoe UI Symbol"/>
              </w:rPr>
            </w:pPr>
            <w:del w:id="108" w:author="Kush Khalasi" w:date="2026-07-15T15:19:00Z" w16du:dateUtc="2026-07-15T09:49:00Z">
              <w:r w:rsidRPr="00D32158" w:rsidDel="000E5654">
                <w:rPr>
                  <w:rFonts w:ascii="Segoe UI Symbol" w:hAnsi="Segoe UI Symbol"/>
                </w:rPr>
                <w:delText>33-3-123C, Prangin Mall</w:delText>
              </w:r>
              <w:r w:rsidRPr="002144B5" w:rsidDel="000E5654">
                <w:rPr>
                  <w:rFonts w:ascii="Segoe UI Symbol" w:hAnsi="Segoe UI Symbol"/>
                </w:rPr>
                <w:delText xml:space="preserve"> </w:delText>
              </w:r>
              <w:r w:rsidRPr="00D32158" w:rsidDel="000E5654">
                <w:rPr>
                  <w:rFonts w:ascii="Segoe UI Symbol" w:hAnsi="Segoe UI Symbol"/>
                </w:rPr>
                <w:delText>Jalan Dr. Lim Chwee Leong</w:delText>
              </w:r>
              <w:r w:rsidRPr="002144B5" w:rsidDel="000E5654">
                <w:rPr>
                  <w:rFonts w:ascii="Segoe UI Symbol" w:hAnsi="Segoe UI Symbol"/>
                </w:rPr>
                <w:delText xml:space="preserve">, </w:delText>
              </w:r>
              <w:r w:rsidRPr="00D32158" w:rsidDel="000E5654">
                <w:rPr>
                  <w:rFonts w:ascii="Segoe UI Symbol" w:hAnsi="Segoe UI Symbol"/>
                </w:rPr>
                <w:delText>10100 Georgetown</w:delText>
              </w:r>
              <w:r w:rsidRPr="002144B5" w:rsidDel="000E5654">
                <w:rPr>
                  <w:rFonts w:ascii="Segoe UI Symbol" w:hAnsi="Segoe UI Symbol"/>
                </w:rPr>
                <w:delText xml:space="preserve">, </w:delText>
              </w:r>
              <w:r w:rsidRPr="00D32158" w:rsidDel="000E5654">
                <w:rPr>
                  <w:rFonts w:ascii="Segoe UI Symbol" w:hAnsi="Segoe UI Symbol"/>
                </w:rPr>
                <w:delText>Penang, Malaysia</w:delText>
              </w:r>
            </w:del>
          </w:p>
        </w:tc>
      </w:tr>
      <w:tr w:rsidR="00580C41" w:rsidDel="000E5654" w14:paraId="1E322C48" w14:textId="68424284" w:rsidTr="007F111A">
        <w:trPr>
          <w:del w:id="109" w:author="Kush Khalasi" w:date="2026-07-15T15:19:00Z"/>
        </w:trPr>
        <w:tc>
          <w:tcPr>
            <w:tcW w:w="900" w:type="dxa"/>
          </w:tcPr>
          <w:p w14:paraId="2B5CD48C" w14:textId="2ED5F640" w:rsidR="00580C41" w:rsidRPr="002144B5" w:rsidDel="000E5654" w:rsidRDefault="00580C41" w:rsidP="007F111A">
            <w:pPr>
              <w:tabs>
                <w:tab w:val="left" w:pos="5100"/>
              </w:tabs>
              <w:spacing w:line="276" w:lineRule="auto"/>
              <w:ind w:left="0" w:firstLine="0"/>
              <w:jc w:val="center"/>
              <w:rPr>
                <w:del w:id="110" w:author="Kush Khalasi" w:date="2026-07-15T15:19:00Z" w16du:dateUtc="2026-07-15T09:49:00Z"/>
                <w:rFonts w:ascii="Segoe UI Symbol" w:hAnsi="Segoe UI Symbol"/>
              </w:rPr>
            </w:pPr>
            <w:del w:id="111" w:author="Kush Khalasi" w:date="2026-07-15T15:19:00Z" w16du:dateUtc="2026-07-15T09:49:00Z">
              <w:r w:rsidRPr="002144B5" w:rsidDel="000E5654">
                <w:rPr>
                  <w:rFonts w:ascii="Segoe UI Symbol" w:hAnsi="Segoe UI Symbol"/>
                </w:rPr>
                <w:delText>1</w:delText>
              </w:r>
              <w:r w:rsidDel="000E5654">
                <w:rPr>
                  <w:rFonts w:ascii="Segoe UI Symbol" w:hAnsi="Segoe UI Symbol"/>
                </w:rPr>
                <w:delText>4</w:delText>
              </w:r>
            </w:del>
          </w:p>
        </w:tc>
        <w:tc>
          <w:tcPr>
            <w:tcW w:w="1710" w:type="dxa"/>
          </w:tcPr>
          <w:p w14:paraId="2352C020" w14:textId="094F686F" w:rsidR="00580C41" w:rsidRPr="002144B5" w:rsidDel="000E5654" w:rsidRDefault="00580C41" w:rsidP="007F111A">
            <w:pPr>
              <w:tabs>
                <w:tab w:val="left" w:pos="5100"/>
              </w:tabs>
              <w:spacing w:line="276" w:lineRule="auto"/>
              <w:ind w:left="0" w:firstLine="0"/>
              <w:rPr>
                <w:del w:id="112" w:author="Kush Khalasi" w:date="2026-07-15T15:19:00Z" w16du:dateUtc="2026-07-15T09:49:00Z"/>
                <w:rFonts w:ascii="Segoe UI Symbol" w:hAnsi="Segoe UI Symbol"/>
              </w:rPr>
            </w:pPr>
            <w:del w:id="113" w:author="Kush Khalasi" w:date="2026-07-15T15:19:00Z" w16du:dateUtc="2026-07-15T09:49:00Z">
              <w:r w:rsidRPr="002144B5" w:rsidDel="000E5654">
                <w:rPr>
                  <w:rFonts w:ascii="Segoe UI Symbol" w:hAnsi="Segoe UI Symbol"/>
                </w:rPr>
                <w:delText>New Delhi</w:delText>
              </w:r>
            </w:del>
          </w:p>
        </w:tc>
        <w:tc>
          <w:tcPr>
            <w:tcW w:w="6570" w:type="dxa"/>
          </w:tcPr>
          <w:p w14:paraId="38A1471E" w14:textId="56B49197" w:rsidR="00580C41" w:rsidRPr="002144B5" w:rsidDel="000E5654" w:rsidRDefault="00580C41" w:rsidP="007F111A">
            <w:pPr>
              <w:tabs>
                <w:tab w:val="left" w:pos="5100"/>
              </w:tabs>
              <w:spacing w:line="276" w:lineRule="auto"/>
              <w:ind w:left="0" w:firstLine="0"/>
              <w:rPr>
                <w:del w:id="114" w:author="Kush Khalasi" w:date="2026-07-15T15:19:00Z" w16du:dateUtc="2026-07-15T09:49:00Z"/>
                <w:rFonts w:ascii="Segoe UI Symbol" w:hAnsi="Segoe UI Symbol"/>
              </w:rPr>
            </w:pPr>
            <w:del w:id="115" w:author="Kush Khalasi" w:date="2026-07-15T15:19:00Z" w16du:dateUtc="2026-07-15T09:49:00Z">
              <w:r w:rsidRPr="002144B5" w:rsidDel="000E5654">
                <w:rPr>
                  <w:rFonts w:ascii="Segoe UI Symbol" w:hAnsi="Segoe UI Symbol"/>
                </w:rPr>
                <w:delText>A41, LG, Espire Campus, Mohan Cooperative Industrial Estate, Main Mathura Road, New Delhi, India 110 044</w:delText>
              </w:r>
            </w:del>
          </w:p>
        </w:tc>
      </w:tr>
      <w:tr w:rsidR="00580C41" w:rsidDel="000E5654" w14:paraId="75646F10" w14:textId="3DEF46FE" w:rsidTr="007F111A">
        <w:trPr>
          <w:del w:id="116" w:author="Kush Khalasi" w:date="2026-07-15T15:19:00Z"/>
        </w:trPr>
        <w:tc>
          <w:tcPr>
            <w:tcW w:w="900" w:type="dxa"/>
          </w:tcPr>
          <w:p w14:paraId="05D98C98" w14:textId="3AE93AAB" w:rsidR="00580C41" w:rsidRPr="002144B5" w:rsidDel="000E5654" w:rsidRDefault="00580C41" w:rsidP="007F111A">
            <w:pPr>
              <w:tabs>
                <w:tab w:val="left" w:pos="5100"/>
              </w:tabs>
              <w:spacing w:line="276" w:lineRule="auto"/>
              <w:ind w:left="0" w:firstLine="0"/>
              <w:jc w:val="center"/>
              <w:rPr>
                <w:del w:id="117" w:author="Kush Khalasi" w:date="2026-07-15T15:19:00Z" w16du:dateUtc="2026-07-15T09:49:00Z"/>
                <w:rFonts w:ascii="Segoe UI Symbol" w:hAnsi="Segoe UI Symbol"/>
              </w:rPr>
            </w:pPr>
            <w:del w:id="118" w:author="Kush Khalasi" w:date="2026-07-15T15:19:00Z" w16du:dateUtc="2026-07-15T09:49:00Z">
              <w:r w:rsidRPr="002144B5" w:rsidDel="000E5654">
                <w:rPr>
                  <w:rFonts w:ascii="Segoe UI Symbol" w:hAnsi="Segoe UI Symbol"/>
                </w:rPr>
                <w:delText>1</w:delText>
              </w:r>
              <w:r w:rsidDel="000E5654">
                <w:rPr>
                  <w:rFonts w:ascii="Segoe UI Symbol" w:hAnsi="Segoe UI Symbol"/>
                </w:rPr>
                <w:delText>5</w:delText>
              </w:r>
            </w:del>
          </w:p>
        </w:tc>
        <w:tc>
          <w:tcPr>
            <w:tcW w:w="1710" w:type="dxa"/>
          </w:tcPr>
          <w:p w14:paraId="05F34CCF" w14:textId="63BEFD4C" w:rsidR="00580C41" w:rsidRPr="002144B5" w:rsidDel="000E5654" w:rsidRDefault="00580C41" w:rsidP="007F111A">
            <w:pPr>
              <w:tabs>
                <w:tab w:val="left" w:pos="5100"/>
              </w:tabs>
              <w:spacing w:line="276" w:lineRule="auto"/>
              <w:ind w:left="0" w:firstLine="0"/>
              <w:rPr>
                <w:del w:id="119" w:author="Kush Khalasi" w:date="2026-07-15T15:19:00Z" w16du:dateUtc="2026-07-15T09:49:00Z"/>
                <w:rFonts w:ascii="Segoe UI Symbol" w:hAnsi="Segoe UI Symbol"/>
              </w:rPr>
            </w:pPr>
            <w:del w:id="120" w:author="Kush Khalasi" w:date="2026-07-15T15:19:00Z" w16du:dateUtc="2026-07-15T09:49:00Z">
              <w:r w:rsidRPr="002144B5" w:rsidDel="000E5654">
                <w:rPr>
                  <w:rFonts w:ascii="Segoe UI Symbol" w:hAnsi="Segoe UI Symbol"/>
                </w:rPr>
                <w:delText>Noida</w:delText>
              </w:r>
            </w:del>
          </w:p>
        </w:tc>
        <w:tc>
          <w:tcPr>
            <w:tcW w:w="6570" w:type="dxa"/>
          </w:tcPr>
          <w:p w14:paraId="61D64D68" w14:textId="24892F7B" w:rsidR="00580C41" w:rsidRPr="002144B5" w:rsidDel="000E5654" w:rsidRDefault="00580C41" w:rsidP="007F111A">
            <w:pPr>
              <w:tabs>
                <w:tab w:val="left" w:pos="5100"/>
              </w:tabs>
              <w:spacing w:line="276" w:lineRule="auto"/>
              <w:ind w:left="0" w:firstLine="0"/>
              <w:rPr>
                <w:del w:id="121" w:author="Kush Khalasi" w:date="2026-07-15T15:19:00Z" w16du:dateUtc="2026-07-15T09:49:00Z"/>
                <w:rFonts w:ascii="Segoe UI Symbol" w:hAnsi="Segoe UI Symbol"/>
              </w:rPr>
            </w:pPr>
            <w:del w:id="122" w:author="Kush Khalasi" w:date="2026-07-15T15:19:00Z" w16du:dateUtc="2026-07-15T09:49:00Z">
              <w:r w:rsidRPr="002144B5" w:rsidDel="000E5654">
                <w:rPr>
                  <w:rFonts w:ascii="Segoe UI Symbol" w:hAnsi="Segoe UI Symbol"/>
                </w:rPr>
                <w:delText>5th Floor, V J Business Tower, Sector 125, Noida, India 201303</w:delText>
              </w:r>
            </w:del>
          </w:p>
        </w:tc>
      </w:tr>
      <w:tr w:rsidR="00580C41" w:rsidDel="000E5654" w14:paraId="62CE0B3D" w14:textId="244AC31E" w:rsidTr="007F111A">
        <w:trPr>
          <w:del w:id="123" w:author="Kush Khalasi" w:date="2026-07-15T15:19:00Z"/>
        </w:trPr>
        <w:tc>
          <w:tcPr>
            <w:tcW w:w="900" w:type="dxa"/>
          </w:tcPr>
          <w:p w14:paraId="2905A250" w14:textId="0CF2010C" w:rsidR="00580C41" w:rsidRPr="002144B5" w:rsidDel="000E5654" w:rsidRDefault="00580C41" w:rsidP="007F111A">
            <w:pPr>
              <w:tabs>
                <w:tab w:val="left" w:pos="5100"/>
              </w:tabs>
              <w:spacing w:line="276" w:lineRule="auto"/>
              <w:ind w:left="0" w:firstLine="0"/>
              <w:jc w:val="center"/>
              <w:rPr>
                <w:del w:id="124" w:author="Kush Khalasi" w:date="2026-07-15T15:19:00Z" w16du:dateUtc="2026-07-15T09:49:00Z"/>
                <w:rFonts w:ascii="Segoe UI Symbol" w:hAnsi="Segoe UI Symbol"/>
              </w:rPr>
            </w:pPr>
            <w:del w:id="125" w:author="Kush Khalasi" w:date="2026-07-15T15:19:00Z" w16du:dateUtc="2026-07-15T09:49:00Z">
              <w:r w:rsidDel="000E5654">
                <w:rPr>
                  <w:rFonts w:ascii="Segoe UI Symbol" w:hAnsi="Segoe UI Symbol"/>
                </w:rPr>
                <w:delText>16</w:delText>
              </w:r>
            </w:del>
          </w:p>
        </w:tc>
        <w:tc>
          <w:tcPr>
            <w:tcW w:w="1710" w:type="dxa"/>
          </w:tcPr>
          <w:p w14:paraId="5830A74F" w14:textId="2A2A6DFE" w:rsidR="00580C41" w:rsidRPr="002144B5" w:rsidDel="000E5654" w:rsidRDefault="00580C41" w:rsidP="007F111A">
            <w:pPr>
              <w:tabs>
                <w:tab w:val="left" w:pos="5100"/>
              </w:tabs>
              <w:spacing w:line="276" w:lineRule="auto"/>
              <w:ind w:left="0" w:firstLine="0"/>
              <w:rPr>
                <w:del w:id="126" w:author="Kush Khalasi" w:date="2026-07-15T15:19:00Z" w16du:dateUtc="2026-07-15T09:49:00Z"/>
                <w:rFonts w:ascii="Segoe UI Symbol" w:hAnsi="Segoe UI Symbol"/>
              </w:rPr>
            </w:pPr>
            <w:del w:id="127" w:author="Kush Khalasi" w:date="2026-07-15T15:19:00Z" w16du:dateUtc="2026-07-15T09:49:00Z">
              <w:r w:rsidDel="000E5654">
                <w:rPr>
                  <w:rFonts w:ascii="Segoe UI Symbol" w:hAnsi="Segoe UI Symbol"/>
                </w:rPr>
                <w:delText>Noida</w:delText>
              </w:r>
            </w:del>
          </w:p>
        </w:tc>
        <w:tc>
          <w:tcPr>
            <w:tcW w:w="6570" w:type="dxa"/>
          </w:tcPr>
          <w:p w14:paraId="5D8F7024" w14:textId="1256BAD9" w:rsidR="00580C41" w:rsidRPr="002144B5" w:rsidDel="000E5654" w:rsidRDefault="00580C41" w:rsidP="007F111A">
            <w:pPr>
              <w:tabs>
                <w:tab w:val="left" w:pos="5100"/>
              </w:tabs>
              <w:spacing w:line="276" w:lineRule="auto"/>
              <w:ind w:left="0" w:firstLine="0"/>
              <w:rPr>
                <w:del w:id="128" w:author="Kush Khalasi" w:date="2026-07-15T15:19:00Z" w16du:dateUtc="2026-07-15T09:49:00Z"/>
                <w:rFonts w:ascii="Segoe UI Symbol" w:hAnsi="Segoe UI Symbol"/>
              </w:rPr>
            </w:pPr>
            <w:del w:id="129" w:author="Kush Khalasi" w:date="2026-07-15T15:19:00Z" w16du:dateUtc="2026-07-15T09:49:00Z">
              <w:r w:rsidDel="000E5654">
                <w:rPr>
                  <w:rFonts w:ascii="Segoe UI Symbol" w:hAnsi="Segoe UI Symbol"/>
                </w:rPr>
                <w:delText>6</w:delText>
              </w:r>
              <w:r w:rsidRPr="00E13CBA" w:rsidDel="000E5654">
                <w:rPr>
                  <w:rFonts w:ascii="Segoe UI Symbol" w:hAnsi="Segoe UI Symbol"/>
                  <w:vertAlign w:val="superscript"/>
                </w:rPr>
                <w:delText>th</w:delText>
              </w:r>
              <w:r w:rsidDel="000E5654">
                <w:rPr>
                  <w:rFonts w:ascii="Segoe UI Symbol" w:hAnsi="Segoe UI Symbol"/>
                </w:rPr>
                <w:delText xml:space="preserve"> Floor, </w:delText>
              </w:r>
              <w:r w:rsidRPr="00EE6214" w:rsidDel="000E5654">
                <w:rPr>
                  <w:rFonts w:ascii="Segoe UI Symbol" w:hAnsi="Segoe UI Symbol"/>
                </w:rPr>
                <w:delText>Plot No.C3-C, Jaypee Wishtown, Sector 129, Noida, Uttar Pradesh 201304</w:delText>
              </w:r>
            </w:del>
          </w:p>
        </w:tc>
      </w:tr>
      <w:tr w:rsidR="00580C41" w:rsidDel="000E5654" w14:paraId="49F2EB09" w14:textId="1F677B85" w:rsidTr="007F111A">
        <w:trPr>
          <w:del w:id="130" w:author="Kush Khalasi" w:date="2026-07-15T15:19:00Z"/>
        </w:trPr>
        <w:tc>
          <w:tcPr>
            <w:tcW w:w="900" w:type="dxa"/>
          </w:tcPr>
          <w:p w14:paraId="15920E29" w14:textId="302FD3AE" w:rsidR="00580C41" w:rsidRPr="002144B5" w:rsidDel="000E5654" w:rsidRDefault="00580C41" w:rsidP="007F111A">
            <w:pPr>
              <w:tabs>
                <w:tab w:val="left" w:pos="5100"/>
              </w:tabs>
              <w:spacing w:line="276" w:lineRule="auto"/>
              <w:ind w:left="0" w:firstLine="0"/>
              <w:jc w:val="center"/>
              <w:rPr>
                <w:del w:id="131" w:author="Kush Khalasi" w:date="2026-07-15T15:19:00Z" w16du:dateUtc="2026-07-15T09:49:00Z"/>
                <w:rFonts w:ascii="Segoe UI Symbol" w:hAnsi="Segoe UI Symbol"/>
              </w:rPr>
            </w:pPr>
            <w:del w:id="132" w:author="Kush Khalasi" w:date="2026-07-15T15:19:00Z" w16du:dateUtc="2026-07-15T09:49:00Z">
              <w:r w:rsidRPr="002144B5" w:rsidDel="000E5654">
                <w:rPr>
                  <w:rFonts w:ascii="Segoe UI Symbol" w:hAnsi="Segoe UI Symbol"/>
                </w:rPr>
                <w:delText>1</w:delText>
              </w:r>
              <w:r w:rsidDel="000E5654">
                <w:rPr>
                  <w:rFonts w:ascii="Segoe UI Symbol" w:hAnsi="Segoe UI Symbol"/>
                </w:rPr>
                <w:delText>7</w:delText>
              </w:r>
            </w:del>
          </w:p>
        </w:tc>
        <w:tc>
          <w:tcPr>
            <w:tcW w:w="1710" w:type="dxa"/>
          </w:tcPr>
          <w:p w14:paraId="1F35FD0F" w14:textId="4D842D1F" w:rsidR="00580C41" w:rsidRPr="002144B5" w:rsidDel="000E5654" w:rsidRDefault="00580C41" w:rsidP="007F111A">
            <w:pPr>
              <w:tabs>
                <w:tab w:val="left" w:pos="5100"/>
              </w:tabs>
              <w:spacing w:line="276" w:lineRule="auto"/>
              <w:ind w:left="0" w:firstLine="0"/>
              <w:rPr>
                <w:del w:id="133" w:author="Kush Khalasi" w:date="2026-07-15T15:19:00Z" w16du:dateUtc="2026-07-15T09:49:00Z"/>
                <w:rFonts w:ascii="Segoe UI Symbol" w:hAnsi="Segoe UI Symbol"/>
              </w:rPr>
            </w:pPr>
            <w:del w:id="134" w:author="Kush Khalasi" w:date="2026-07-15T15:19:00Z" w16du:dateUtc="2026-07-15T09:49:00Z">
              <w:r w:rsidRPr="002144B5" w:rsidDel="000E5654">
                <w:rPr>
                  <w:rFonts w:ascii="Segoe UI Symbol" w:hAnsi="Segoe UI Symbol"/>
                </w:rPr>
                <w:delText>Kolkata</w:delText>
              </w:r>
            </w:del>
          </w:p>
        </w:tc>
        <w:tc>
          <w:tcPr>
            <w:tcW w:w="6570" w:type="dxa"/>
          </w:tcPr>
          <w:p w14:paraId="7539EAD5" w14:textId="11204E46" w:rsidR="00580C41" w:rsidRPr="002144B5" w:rsidDel="000E5654" w:rsidRDefault="00580C41" w:rsidP="007F111A">
            <w:pPr>
              <w:spacing w:line="276" w:lineRule="auto"/>
              <w:ind w:left="0" w:firstLine="0"/>
              <w:jc w:val="left"/>
              <w:rPr>
                <w:del w:id="135" w:author="Kush Khalasi" w:date="2026-07-15T15:19:00Z" w16du:dateUtc="2026-07-15T09:49:00Z"/>
                <w:rFonts w:ascii="Segoe UI Symbol" w:hAnsi="Segoe UI Symbol"/>
              </w:rPr>
            </w:pPr>
            <w:del w:id="136" w:author="Kush Khalasi" w:date="2026-07-15T15:19:00Z" w16du:dateUtc="2026-07-15T09:49:00Z">
              <w:r w:rsidRPr="002144B5" w:rsidDel="000E5654">
                <w:rPr>
                  <w:rFonts w:ascii="Segoe UI Symbol" w:hAnsi="Segoe UI Symbol"/>
                </w:rPr>
                <w:delText>DLF IT Park 2, Plot No, IIF/1, Block IIF, Action Area II, Newtown, Kolkata, 700135</w:delText>
              </w:r>
            </w:del>
          </w:p>
        </w:tc>
      </w:tr>
      <w:tr w:rsidR="00580C41" w:rsidDel="000E5654" w14:paraId="544EEE00" w14:textId="12C63B44" w:rsidTr="007F111A">
        <w:trPr>
          <w:del w:id="137" w:author="Kush Khalasi" w:date="2026-07-15T15:19:00Z"/>
        </w:trPr>
        <w:tc>
          <w:tcPr>
            <w:tcW w:w="900" w:type="dxa"/>
          </w:tcPr>
          <w:p w14:paraId="072F8347" w14:textId="70807F4F" w:rsidR="00580C41" w:rsidRPr="002144B5" w:rsidDel="000E5654" w:rsidRDefault="00580C41" w:rsidP="007F111A">
            <w:pPr>
              <w:tabs>
                <w:tab w:val="left" w:pos="5100"/>
              </w:tabs>
              <w:spacing w:line="276" w:lineRule="auto"/>
              <w:ind w:left="0" w:firstLine="0"/>
              <w:jc w:val="center"/>
              <w:rPr>
                <w:del w:id="138" w:author="Kush Khalasi" w:date="2026-07-15T15:19:00Z" w16du:dateUtc="2026-07-15T09:49:00Z"/>
                <w:rFonts w:ascii="Segoe UI Symbol" w:hAnsi="Segoe UI Symbol"/>
              </w:rPr>
            </w:pPr>
            <w:del w:id="139" w:author="Kush Khalasi" w:date="2026-07-15T15:19:00Z" w16du:dateUtc="2026-07-15T09:49:00Z">
              <w:r w:rsidRPr="002144B5" w:rsidDel="000E5654">
                <w:rPr>
                  <w:rFonts w:ascii="Segoe UI Symbol" w:hAnsi="Segoe UI Symbol"/>
                </w:rPr>
                <w:delText>1</w:delText>
              </w:r>
              <w:r w:rsidDel="000E5654">
                <w:rPr>
                  <w:rFonts w:ascii="Segoe UI Symbol" w:hAnsi="Segoe UI Symbol"/>
                </w:rPr>
                <w:delText>8</w:delText>
              </w:r>
            </w:del>
          </w:p>
        </w:tc>
        <w:tc>
          <w:tcPr>
            <w:tcW w:w="1710" w:type="dxa"/>
          </w:tcPr>
          <w:p w14:paraId="44CBE773" w14:textId="143E8016" w:rsidR="00580C41" w:rsidRPr="002144B5" w:rsidDel="000E5654" w:rsidRDefault="00580C41" w:rsidP="007F111A">
            <w:pPr>
              <w:tabs>
                <w:tab w:val="left" w:pos="5100"/>
              </w:tabs>
              <w:spacing w:line="276" w:lineRule="auto"/>
              <w:ind w:left="0" w:firstLine="0"/>
              <w:rPr>
                <w:del w:id="140" w:author="Kush Khalasi" w:date="2026-07-15T15:19:00Z" w16du:dateUtc="2026-07-15T09:49:00Z"/>
                <w:rFonts w:ascii="Segoe UI Symbol" w:hAnsi="Segoe UI Symbol"/>
              </w:rPr>
            </w:pPr>
            <w:del w:id="141" w:author="Kush Khalasi" w:date="2026-07-15T15:19:00Z" w16du:dateUtc="2026-07-15T09:49:00Z">
              <w:r w:rsidRPr="002144B5" w:rsidDel="000E5654">
                <w:rPr>
                  <w:rFonts w:ascii="Segoe UI Symbol" w:hAnsi="Segoe UI Symbol"/>
                </w:rPr>
                <w:delText>Gurugram</w:delText>
              </w:r>
            </w:del>
          </w:p>
        </w:tc>
        <w:tc>
          <w:tcPr>
            <w:tcW w:w="6570" w:type="dxa"/>
          </w:tcPr>
          <w:p w14:paraId="5D7B0A81" w14:textId="59079404" w:rsidR="00580C41" w:rsidRPr="002144B5" w:rsidDel="000E5654" w:rsidRDefault="00580C41" w:rsidP="007F111A">
            <w:pPr>
              <w:tabs>
                <w:tab w:val="left" w:pos="5100"/>
              </w:tabs>
              <w:spacing w:line="276" w:lineRule="auto"/>
              <w:ind w:left="0" w:firstLine="0"/>
              <w:rPr>
                <w:del w:id="142" w:author="Kush Khalasi" w:date="2026-07-15T15:19:00Z" w16du:dateUtc="2026-07-15T09:49:00Z"/>
                <w:rFonts w:ascii="Segoe UI Symbol" w:hAnsi="Segoe UI Symbol"/>
              </w:rPr>
            </w:pPr>
            <w:del w:id="143" w:author="Kush Khalasi" w:date="2026-07-15T15:19:00Z" w16du:dateUtc="2026-07-15T09:49:00Z">
              <w:r w:rsidRPr="002144B5" w:rsidDel="000E5654">
                <w:rPr>
                  <w:rFonts w:ascii="Segoe UI Symbol" w:hAnsi="Segoe UI Symbol"/>
                </w:rPr>
                <w:delText>Novus Tower, Plot 18, Phase-4, Sector 18, Gurugram, Haryana, India 122015</w:delText>
              </w:r>
            </w:del>
          </w:p>
        </w:tc>
      </w:tr>
      <w:tr w:rsidR="00580C41" w:rsidDel="000E5654" w14:paraId="1ACE0EEE" w14:textId="3865BE2A" w:rsidTr="007F111A">
        <w:trPr>
          <w:del w:id="144" w:author="Kush Khalasi" w:date="2026-07-15T15:19:00Z"/>
        </w:trPr>
        <w:tc>
          <w:tcPr>
            <w:tcW w:w="900" w:type="dxa"/>
          </w:tcPr>
          <w:p w14:paraId="730D487E" w14:textId="76D141F6" w:rsidR="00580C41" w:rsidRPr="002144B5" w:rsidDel="000E5654" w:rsidRDefault="00580C41" w:rsidP="007F111A">
            <w:pPr>
              <w:tabs>
                <w:tab w:val="left" w:pos="5100"/>
              </w:tabs>
              <w:spacing w:line="276" w:lineRule="auto"/>
              <w:ind w:left="0" w:firstLine="0"/>
              <w:jc w:val="center"/>
              <w:rPr>
                <w:del w:id="145" w:author="Kush Khalasi" w:date="2026-07-15T15:19:00Z" w16du:dateUtc="2026-07-15T09:49:00Z"/>
                <w:rFonts w:ascii="Segoe UI Symbol" w:hAnsi="Segoe UI Symbol"/>
              </w:rPr>
            </w:pPr>
            <w:del w:id="146" w:author="Kush Khalasi" w:date="2026-07-15T15:19:00Z" w16du:dateUtc="2026-07-15T09:49:00Z">
              <w:r w:rsidDel="000E5654">
                <w:rPr>
                  <w:rFonts w:ascii="Segoe UI Symbol" w:hAnsi="Segoe UI Symbol"/>
                </w:rPr>
                <w:delText>19</w:delText>
              </w:r>
            </w:del>
          </w:p>
        </w:tc>
        <w:tc>
          <w:tcPr>
            <w:tcW w:w="1710" w:type="dxa"/>
          </w:tcPr>
          <w:p w14:paraId="5FA30973" w14:textId="75A490A5" w:rsidR="00580C41" w:rsidRPr="002144B5" w:rsidDel="000E5654" w:rsidRDefault="00580C41" w:rsidP="007F111A">
            <w:pPr>
              <w:tabs>
                <w:tab w:val="left" w:pos="5100"/>
              </w:tabs>
              <w:spacing w:line="276" w:lineRule="auto"/>
              <w:ind w:left="0" w:firstLine="0"/>
              <w:rPr>
                <w:del w:id="147" w:author="Kush Khalasi" w:date="2026-07-15T15:19:00Z" w16du:dateUtc="2026-07-15T09:49:00Z"/>
                <w:rFonts w:ascii="Segoe UI Symbol" w:hAnsi="Segoe UI Symbol"/>
              </w:rPr>
            </w:pPr>
            <w:del w:id="148" w:author="Kush Khalasi" w:date="2026-07-15T15:19:00Z" w16du:dateUtc="2026-07-15T09:49:00Z">
              <w:r w:rsidRPr="00465E5C" w:rsidDel="000E5654">
                <w:rPr>
                  <w:rFonts w:ascii="Segoe UI Symbol" w:hAnsi="Segoe UI Symbol"/>
                </w:rPr>
                <w:delText>Hong Kong (Non</w:delText>
              </w:r>
              <w:r w:rsidDel="000E5654">
                <w:rPr>
                  <w:rFonts w:ascii="Segoe UI Symbol" w:hAnsi="Segoe UI Symbol"/>
                </w:rPr>
                <w:delText>-</w:delText>
              </w:r>
              <w:r w:rsidRPr="00465E5C" w:rsidDel="000E5654">
                <w:rPr>
                  <w:rFonts w:ascii="Segoe UI Symbol" w:hAnsi="Segoe UI Symbol"/>
                </w:rPr>
                <w:delText xml:space="preserve">operational registered legal </w:delText>
              </w:r>
              <w:r w:rsidRPr="00465E5C" w:rsidDel="000E5654">
                <w:rPr>
                  <w:rFonts w:ascii="Segoe UI Symbol" w:hAnsi="Segoe UI Symbol"/>
                </w:rPr>
                <w:lastRenderedPageBreak/>
                <w:delText>address, employees working from home)</w:delText>
              </w:r>
            </w:del>
          </w:p>
        </w:tc>
        <w:tc>
          <w:tcPr>
            <w:tcW w:w="6570" w:type="dxa"/>
          </w:tcPr>
          <w:p w14:paraId="0CAE6E67" w14:textId="5B4D1D31" w:rsidR="00580C41" w:rsidRPr="002144B5" w:rsidDel="000E5654" w:rsidRDefault="00580C41" w:rsidP="007F111A">
            <w:pPr>
              <w:tabs>
                <w:tab w:val="left" w:pos="5100"/>
              </w:tabs>
              <w:spacing w:line="276" w:lineRule="auto"/>
              <w:ind w:left="0" w:firstLine="0"/>
              <w:rPr>
                <w:del w:id="149" w:author="Kush Khalasi" w:date="2026-07-15T15:19:00Z" w16du:dateUtc="2026-07-15T09:49:00Z"/>
                <w:rFonts w:ascii="Segoe UI Symbol" w:hAnsi="Segoe UI Symbol"/>
              </w:rPr>
            </w:pPr>
            <w:del w:id="150" w:author="Kush Khalasi" w:date="2026-07-15T15:19:00Z" w16du:dateUtc="2026-07-15T09:49:00Z">
              <w:r w:rsidRPr="00465E5C" w:rsidDel="000E5654">
                <w:rPr>
                  <w:rFonts w:ascii="Segoe UI Symbol" w:hAnsi="Segoe UI Symbol"/>
                </w:rPr>
                <w:lastRenderedPageBreak/>
                <w:delText>6th Floor, Alexandra House, 18 Chater Road, Central Hong Kong</w:delText>
              </w:r>
            </w:del>
          </w:p>
        </w:tc>
      </w:tr>
    </w:tbl>
    <w:p w14:paraId="59B5BC4F" w14:textId="1013029A" w:rsidR="0048151C" w:rsidRPr="008D7C0F" w:rsidRDefault="00C16FF3" w:rsidP="008D7C0F">
      <w:pPr>
        <w:pStyle w:val="Heading1"/>
        <w:ind w:left="-90" w:firstLine="0"/>
        <w:rPr>
          <w:rFonts w:ascii="Segoe UI Symbol" w:hAnsi="Segoe UI Symbol"/>
          <w:b/>
          <w:bCs/>
          <w:sz w:val="28"/>
          <w:szCs w:val="28"/>
        </w:rPr>
      </w:pPr>
      <w:bookmarkStart w:id="151" w:name="_Toc234075357"/>
      <w:r>
        <w:rPr>
          <w:rFonts w:ascii="Segoe UI Symbol" w:hAnsi="Segoe UI Symbol"/>
          <w:b/>
          <w:bCs/>
          <w:sz w:val="28"/>
          <w:szCs w:val="28"/>
        </w:rPr>
        <w:t>PURPOSE OF THIS POLICY</w:t>
      </w:r>
      <w:bookmarkEnd w:id="151"/>
      <w:r w:rsidR="0074122D">
        <w:rPr>
          <w:rFonts w:ascii="Segoe UI Symbol" w:hAnsi="Segoe UI Symbol"/>
          <w:b/>
          <w:bCs/>
          <w:sz w:val="28"/>
          <w:szCs w:val="28"/>
        </w:rPr>
        <w:t xml:space="preserve"> </w:t>
      </w:r>
    </w:p>
    <w:p w14:paraId="62697A10" w14:textId="4F069A10" w:rsidR="008D7C0F" w:rsidRPr="0074122D" w:rsidRDefault="0074122D" w:rsidP="0074122D">
      <w:pPr>
        <w:tabs>
          <w:tab w:val="left" w:pos="5100"/>
        </w:tabs>
        <w:ind w:left="-90" w:firstLine="0"/>
        <w:rPr>
          <w:rFonts w:ascii="Segoe UI Symbol" w:hAnsi="Segoe UI Symbol"/>
          <w:sz w:val="26"/>
          <w:szCs w:val="26"/>
        </w:rPr>
      </w:pPr>
      <w:r w:rsidRPr="0074122D">
        <w:rPr>
          <w:rFonts w:ascii="Segoe UI Symbol" w:hAnsi="Segoe UI Symbol"/>
          <w:sz w:val="24"/>
          <w:szCs w:val="24"/>
        </w:rPr>
        <w:t xml:space="preserve">The purpose of this Environmental Policy is to establish a clear framework for </w:t>
      </w:r>
      <w:r w:rsidR="00FF5687">
        <w:rPr>
          <w:rFonts w:ascii="Segoe UI Symbol" w:hAnsi="Segoe UI Symbol"/>
          <w:sz w:val="24"/>
          <w:szCs w:val="24"/>
        </w:rPr>
        <w:t>AMLRS</w:t>
      </w:r>
      <w:r w:rsidRPr="0074122D">
        <w:rPr>
          <w:rFonts w:ascii="Segoe UI Symbol" w:hAnsi="Segoe UI Symbol"/>
          <w:sz w:val="24"/>
          <w:szCs w:val="24"/>
        </w:rPr>
        <w:t xml:space="preserve"> to manage and reduce its environmental impact. This policy aligns with the company's commitment to sustainability, innovation, and responsible corporate </w:t>
      </w:r>
      <w:r w:rsidR="0044032F" w:rsidRPr="0074122D">
        <w:rPr>
          <w:rFonts w:ascii="Segoe UI Symbol" w:hAnsi="Segoe UI Symbol"/>
          <w:sz w:val="24"/>
          <w:szCs w:val="24"/>
        </w:rPr>
        <w:t>behaviour</w:t>
      </w:r>
      <w:r w:rsidRPr="0074122D">
        <w:rPr>
          <w:rFonts w:ascii="Segoe UI Symbol" w:hAnsi="Segoe UI Symbol"/>
          <w:sz w:val="24"/>
          <w:szCs w:val="24"/>
        </w:rPr>
        <w:t xml:space="preserve">. It aims to enhance resource efficiency, promote environmentally friendly practices, ensure compliance with regulations, and engage employees and partners in environmental initiatives. By doing so, </w:t>
      </w:r>
      <w:r w:rsidR="00FF5687">
        <w:rPr>
          <w:rFonts w:ascii="Segoe UI Symbol" w:hAnsi="Segoe UI Symbol"/>
          <w:sz w:val="24"/>
          <w:szCs w:val="24"/>
        </w:rPr>
        <w:t>AMLRS</w:t>
      </w:r>
      <w:r w:rsidRPr="0074122D">
        <w:rPr>
          <w:rFonts w:ascii="Segoe UI Symbol" w:hAnsi="Segoe UI Symbol"/>
          <w:sz w:val="24"/>
          <w:szCs w:val="24"/>
        </w:rPr>
        <w:t xml:space="preserve"> seeks to contribute positively to environmental conservation and lead by example within the financial crime compliance industry</w:t>
      </w:r>
      <w:r w:rsidRPr="0074122D">
        <w:rPr>
          <w:rFonts w:ascii="Segoe UI Symbol" w:hAnsi="Segoe UI Symbol"/>
          <w:szCs w:val="24"/>
        </w:rPr>
        <w:t>.</w:t>
      </w:r>
    </w:p>
    <w:p w14:paraId="78E9D6CE" w14:textId="7329A241" w:rsidR="008D7C0F" w:rsidRPr="0074122D" w:rsidRDefault="00C16FF3" w:rsidP="0074122D">
      <w:pPr>
        <w:pStyle w:val="Heading1"/>
        <w:ind w:left="-90" w:firstLine="0"/>
        <w:rPr>
          <w:rFonts w:ascii="Segoe UI Symbol" w:hAnsi="Segoe UI Symbol"/>
          <w:b/>
          <w:bCs/>
          <w:sz w:val="28"/>
          <w:szCs w:val="28"/>
        </w:rPr>
      </w:pPr>
      <w:bookmarkStart w:id="152" w:name="_Toc234075358"/>
      <w:r w:rsidRPr="0074122D">
        <w:rPr>
          <w:rFonts w:ascii="Segoe UI Symbol" w:hAnsi="Segoe UI Symbol"/>
          <w:b/>
          <w:bCs/>
          <w:sz w:val="28"/>
          <w:szCs w:val="28"/>
          <w:lang w:val="en-IN"/>
        </w:rPr>
        <w:t>OUR FOCUS AREAS</w:t>
      </w:r>
      <w:bookmarkEnd w:id="152"/>
    </w:p>
    <w:p w14:paraId="35F56039" w14:textId="77777777" w:rsidR="00E273AC" w:rsidRPr="00E273AC" w:rsidRDefault="00E273AC" w:rsidP="00E273AC">
      <w:pPr>
        <w:pStyle w:val="ListParagraph"/>
        <w:numPr>
          <w:ilvl w:val="0"/>
          <w:numId w:val="7"/>
        </w:numPr>
        <w:tabs>
          <w:tab w:val="left" w:pos="5100"/>
        </w:tabs>
        <w:ind w:left="270"/>
        <w:rPr>
          <w:rFonts w:ascii="Segoe UI Symbol" w:hAnsi="Segoe UI Symbol"/>
          <w:sz w:val="26"/>
          <w:szCs w:val="26"/>
        </w:rPr>
      </w:pPr>
      <w:r w:rsidRPr="00E273AC">
        <w:rPr>
          <w:rFonts w:ascii="Segoe UI Symbol" w:hAnsi="Segoe UI Symbol"/>
          <w:b/>
          <w:bCs/>
          <w:sz w:val="26"/>
          <w:szCs w:val="26"/>
        </w:rPr>
        <w:t>Energy Management</w:t>
      </w:r>
    </w:p>
    <w:p w14:paraId="21794286" w14:textId="77777777" w:rsidR="00E273AC" w:rsidRPr="00E273AC" w:rsidRDefault="00E273AC" w:rsidP="00E273AC">
      <w:pPr>
        <w:numPr>
          <w:ilvl w:val="0"/>
          <w:numId w:val="3"/>
        </w:numPr>
        <w:tabs>
          <w:tab w:val="left" w:pos="5100"/>
        </w:tabs>
        <w:rPr>
          <w:rFonts w:ascii="Segoe UI Symbol" w:hAnsi="Segoe UI Symbol"/>
          <w:sz w:val="24"/>
          <w:szCs w:val="24"/>
        </w:rPr>
      </w:pPr>
      <w:r w:rsidRPr="00E273AC">
        <w:rPr>
          <w:rFonts w:ascii="Segoe UI Symbol" w:hAnsi="Segoe UI Symbol"/>
          <w:sz w:val="24"/>
          <w:szCs w:val="24"/>
        </w:rPr>
        <w:t>We aim to implement measures that reduce energy consumption across all offices and operations.</w:t>
      </w:r>
    </w:p>
    <w:p w14:paraId="43F9E406" w14:textId="5224145B" w:rsidR="00E273AC" w:rsidRPr="00E273AC" w:rsidRDefault="00C16FF3" w:rsidP="00E273AC">
      <w:pPr>
        <w:numPr>
          <w:ilvl w:val="0"/>
          <w:numId w:val="3"/>
        </w:numPr>
        <w:tabs>
          <w:tab w:val="left" w:pos="5100"/>
        </w:tabs>
        <w:rPr>
          <w:rFonts w:ascii="Segoe UI Symbol" w:hAnsi="Segoe UI Symbol"/>
          <w:sz w:val="24"/>
          <w:szCs w:val="24"/>
        </w:rPr>
      </w:pPr>
      <w:r w:rsidRPr="00C16FF3">
        <w:rPr>
          <w:rFonts w:ascii="Segoe UI Symbol" w:hAnsi="Segoe UI Symbol"/>
          <w:sz w:val="24"/>
          <w:szCs w:val="24"/>
        </w:rPr>
        <w:t>Investing in energy-efficient appliances</w:t>
      </w:r>
      <w:r w:rsidR="00173013">
        <w:rPr>
          <w:rFonts w:ascii="Segoe UI Symbol" w:hAnsi="Segoe UI Symbol"/>
          <w:sz w:val="24"/>
          <w:szCs w:val="24"/>
        </w:rPr>
        <w:t xml:space="preserve"> and</w:t>
      </w:r>
      <w:r w:rsidRPr="00C16FF3">
        <w:rPr>
          <w:rFonts w:ascii="Segoe UI Symbol" w:hAnsi="Segoe UI Symbol"/>
          <w:sz w:val="24"/>
          <w:szCs w:val="24"/>
        </w:rPr>
        <w:t xml:space="preserve"> lighting</w:t>
      </w:r>
      <w:r w:rsidR="00173013">
        <w:rPr>
          <w:rFonts w:ascii="Segoe UI Symbol" w:hAnsi="Segoe UI Symbol"/>
          <w:sz w:val="24"/>
          <w:szCs w:val="24"/>
        </w:rPr>
        <w:t xml:space="preserve"> to the extent permitted by AMLRS commercial landlords,</w:t>
      </w:r>
      <w:r w:rsidR="00E425D7">
        <w:rPr>
          <w:rFonts w:ascii="Segoe UI Symbol" w:hAnsi="Segoe UI Symbol"/>
          <w:sz w:val="24"/>
          <w:szCs w:val="24"/>
        </w:rPr>
        <w:t xml:space="preserve"> </w:t>
      </w:r>
      <w:r w:rsidRPr="00C16FF3">
        <w:rPr>
          <w:rFonts w:ascii="Segoe UI Symbol" w:hAnsi="Segoe UI Symbol"/>
          <w:sz w:val="24"/>
          <w:szCs w:val="24"/>
        </w:rPr>
        <w:t>and office equipment will help minimize energy use.</w:t>
      </w:r>
    </w:p>
    <w:p w14:paraId="64AD8FBF" w14:textId="2F263673" w:rsidR="00E273AC" w:rsidRPr="00E273AC" w:rsidRDefault="00C16FF3" w:rsidP="00E273AC">
      <w:pPr>
        <w:numPr>
          <w:ilvl w:val="0"/>
          <w:numId w:val="3"/>
        </w:numPr>
        <w:tabs>
          <w:tab w:val="left" w:pos="5100"/>
        </w:tabs>
        <w:rPr>
          <w:rFonts w:ascii="Segoe UI Symbol" w:hAnsi="Segoe UI Symbol"/>
          <w:sz w:val="24"/>
          <w:szCs w:val="24"/>
        </w:rPr>
      </w:pPr>
      <w:r w:rsidRPr="00C16FF3">
        <w:rPr>
          <w:rFonts w:ascii="Segoe UI Symbol" w:hAnsi="Segoe UI Symbol"/>
          <w:sz w:val="24"/>
          <w:szCs w:val="24"/>
        </w:rPr>
        <w:t>Energy-saving practices will be promoted among employees through training and awareness initiatives.</w:t>
      </w:r>
    </w:p>
    <w:p w14:paraId="71707CDB" w14:textId="315026B2" w:rsidR="00E273AC" w:rsidRPr="00E273AC" w:rsidRDefault="00C16FF3" w:rsidP="00E273AC">
      <w:pPr>
        <w:pStyle w:val="ListParagraph"/>
        <w:numPr>
          <w:ilvl w:val="0"/>
          <w:numId w:val="7"/>
        </w:numPr>
        <w:tabs>
          <w:tab w:val="left" w:pos="5100"/>
        </w:tabs>
        <w:ind w:left="270"/>
        <w:rPr>
          <w:rFonts w:ascii="Segoe UI Symbol" w:hAnsi="Segoe UI Symbol"/>
          <w:sz w:val="26"/>
          <w:szCs w:val="26"/>
        </w:rPr>
      </w:pPr>
      <w:r>
        <w:rPr>
          <w:rFonts w:ascii="Segoe UI Symbol" w:hAnsi="Segoe UI Symbol"/>
          <w:b/>
          <w:bCs/>
          <w:sz w:val="26"/>
          <w:szCs w:val="26"/>
        </w:rPr>
        <w:t xml:space="preserve">Green House Gas Management </w:t>
      </w:r>
    </w:p>
    <w:p w14:paraId="0372E209" w14:textId="77777777" w:rsidR="00E273AC" w:rsidRPr="00E273AC" w:rsidRDefault="00E273AC" w:rsidP="00E273AC">
      <w:pPr>
        <w:numPr>
          <w:ilvl w:val="0"/>
          <w:numId w:val="3"/>
        </w:numPr>
        <w:tabs>
          <w:tab w:val="left" w:pos="5100"/>
        </w:tabs>
        <w:rPr>
          <w:rFonts w:ascii="Segoe UI Symbol" w:hAnsi="Segoe UI Symbol"/>
          <w:sz w:val="24"/>
          <w:szCs w:val="24"/>
        </w:rPr>
      </w:pPr>
      <w:r w:rsidRPr="00E273AC">
        <w:rPr>
          <w:rFonts w:ascii="Segoe UI Symbol" w:hAnsi="Segoe UI Symbol"/>
          <w:sz w:val="24"/>
          <w:szCs w:val="24"/>
        </w:rPr>
        <w:t>We are committed to setting and achieving ambitious GHG emission reduction targets aligned with global standards.</w:t>
      </w:r>
    </w:p>
    <w:p w14:paraId="69562C23" w14:textId="3571D4D1" w:rsidR="00E273AC" w:rsidRPr="00E273AC" w:rsidRDefault="00C16FF3" w:rsidP="00E273AC">
      <w:pPr>
        <w:numPr>
          <w:ilvl w:val="0"/>
          <w:numId w:val="4"/>
        </w:numPr>
        <w:tabs>
          <w:tab w:val="left" w:pos="5100"/>
        </w:tabs>
        <w:rPr>
          <w:rFonts w:ascii="Segoe UI Symbol" w:hAnsi="Segoe UI Symbol"/>
          <w:sz w:val="24"/>
          <w:szCs w:val="24"/>
        </w:rPr>
      </w:pPr>
      <w:r w:rsidRPr="00C16FF3">
        <w:rPr>
          <w:rFonts w:ascii="Segoe UI Symbol" w:hAnsi="Segoe UI Symbol"/>
          <w:sz w:val="24"/>
          <w:szCs w:val="24"/>
        </w:rPr>
        <w:t>Increasing the use of renewable energy sources</w:t>
      </w:r>
      <w:r w:rsidR="00173013">
        <w:rPr>
          <w:rFonts w:ascii="Segoe UI Symbol" w:hAnsi="Segoe UI Symbol"/>
          <w:sz w:val="24"/>
          <w:szCs w:val="24"/>
        </w:rPr>
        <w:t>, to the extent permitted by AMLRS commercial landlords,</w:t>
      </w:r>
      <w:r w:rsidRPr="00C16FF3">
        <w:rPr>
          <w:rFonts w:ascii="Segoe UI Symbol" w:hAnsi="Segoe UI Symbol"/>
          <w:sz w:val="24"/>
          <w:szCs w:val="24"/>
        </w:rPr>
        <w:t xml:space="preserve"> will reduce our reliance on fossil fuels.</w:t>
      </w:r>
    </w:p>
    <w:p w14:paraId="29E835C0" w14:textId="77777777" w:rsidR="00E273AC" w:rsidRPr="00E273AC" w:rsidRDefault="00E273AC" w:rsidP="00E273AC">
      <w:pPr>
        <w:numPr>
          <w:ilvl w:val="0"/>
          <w:numId w:val="4"/>
        </w:numPr>
        <w:tabs>
          <w:tab w:val="left" w:pos="5100"/>
        </w:tabs>
        <w:rPr>
          <w:rFonts w:ascii="Segoe UI Symbol" w:hAnsi="Segoe UI Symbol"/>
          <w:sz w:val="26"/>
          <w:szCs w:val="26"/>
        </w:rPr>
      </w:pPr>
      <w:r w:rsidRPr="00E273AC">
        <w:rPr>
          <w:rFonts w:ascii="Segoe UI Symbol" w:hAnsi="Segoe UI Symbol"/>
          <w:sz w:val="24"/>
          <w:szCs w:val="24"/>
        </w:rPr>
        <w:t>We encourage the use of low-emission and electric vehicles for business travel and commuting where practical</w:t>
      </w:r>
      <w:r w:rsidRPr="00E273AC">
        <w:rPr>
          <w:rFonts w:ascii="Segoe UI Symbol" w:hAnsi="Segoe UI Symbol"/>
          <w:sz w:val="26"/>
          <w:szCs w:val="26"/>
        </w:rPr>
        <w:t>.</w:t>
      </w:r>
    </w:p>
    <w:p w14:paraId="4C62C3F7" w14:textId="77EA57EA" w:rsidR="00E273AC" w:rsidRPr="00E273AC" w:rsidRDefault="00C16FF3" w:rsidP="00E273AC">
      <w:pPr>
        <w:pStyle w:val="ListParagraph"/>
        <w:numPr>
          <w:ilvl w:val="0"/>
          <w:numId w:val="7"/>
        </w:numPr>
        <w:tabs>
          <w:tab w:val="left" w:pos="5100"/>
        </w:tabs>
        <w:ind w:left="270"/>
        <w:rPr>
          <w:rFonts w:ascii="Segoe UI Symbol" w:hAnsi="Segoe UI Symbol"/>
          <w:sz w:val="26"/>
          <w:szCs w:val="26"/>
        </w:rPr>
      </w:pPr>
      <w:r>
        <w:rPr>
          <w:rFonts w:ascii="Segoe UI Symbol" w:hAnsi="Segoe UI Symbol"/>
          <w:b/>
          <w:bCs/>
          <w:sz w:val="26"/>
          <w:szCs w:val="26"/>
        </w:rPr>
        <w:lastRenderedPageBreak/>
        <w:t xml:space="preserve">Waste Management </w:t>
      </w:r>
    </w:p>
    <w:p w14:paraId="0404C3EF" w14:textId="2EABF5C4" w:rsidR="00E273AC" w:rsidRPr="00E273AC" w:rsidRDefault="00C16FF3" w:rsidP="00E273AC">
      <w:pPr>
        <w:numPr>
          <w:ilvl w:val="0"/>
          <w:numId w:val="3"/>
        </w:numPr>
        <w:tabs>
          <w:tab w:val="left" w:pos="5100"/>
        </w:tabs>
        <w:rPr>
          <w:rFonts w:ascii="Segoe UI Symbol" w:hAnsi="Segoe UI Symbol"/>
          <w:sz w:val="24"/>
          <w:szCs w:val="24"/>
        </w:rPr>
      </w:pPr>
      <w:r w:rsidRPr="00C16FF3">
        <w:rPr>
          <w:rFonts w:ascii="Segoe UI Symbol" w:hAnsi="Segoe UI Symbol"/>
          <w:sz w:val="24"/>
          <w:szCs w:val="24"/>
        </w:rPr>
        <w:t>Minimizing waste generation by efficiently using resources like paper, plastics, and metals is a priority.</w:t>
      </w:r>
    </w:p>
    <w:p w14:paraId="45DD5C33" w14:textId="77777777" w:rsidR="00E273AC" w:rsidRPr="00E273AC" w:rsidRDefault="00E273AC" w:rsidP="00E273AC">
      <w:pPr>
        <w:numPr>
          <w:ilvl w:val="0"/>
          <w:numId w:val="5"/>
        </w:numPr>
        <w:tabs>
          <w:tab w:val="left" w:pos="5100"/>
        </w:tabs>
        <w:rPr>
          <w:rFonts w:ascii="Segoe UI Symbol" w:hAnsi="Segoe UI Symbol"/>
          <w:sz w:val="24"/>
          <w:szCs w:val="24"/>
        </w:rPr>
      </w:pPr>
      <w:r w:rsidRPr="00E273AC">
        <w:rPr>
          <w:rFonts w:ascii="Segoe UI Symbol" w:hAnsi="Segoe UI Symbol"/>
          <w:sz w:val="24"/>
          <w:szCs w:val="24"/>
        </w:rPr>
        <w:t>We are committed to establishing comprehensive recycling programs for paper, plastics, metals, and electronics.</w:t>
      </w:r>
    </w:p>
    <w:p w14:paraId="5826E917" w14:textId="77777777" w:rsidR="00E273AC" w:rsidRPr="00E273AC" w:rsidRDefault="00E273AC" w:rsidP="00E273AC">
      <w:pPr>
        <w:numPr>
          <w:ilvl w:val="0"/>
          <w:numId w:val="5"/>
        </w:numPr>
        <w:tabs>
          <w:tab w:val="left" w:pos="5100"/>
        </w:tabs>
        <w:rPr>
          <w:rFonts w:ascii="Segoe UI Symbol" w:hAnsi="Segoe UI Symbol"/>
          <w:sz w:val="24"/>
          <w:szCs w:val="24"/>
        </w:rPr>
      </w:pPr>
      <w:r w:rsidRPr="00E273AC">
        <w:rPr>
          <w:rFonts w:ascii="Segoe UI Symbol" w:hAnsi="Segoe UI Symbol"/>
          <w:sz w:val="24"/>
          <w:szCs w:val="24"/>
        </w:rPr>
        <w:t>We are committed to responsible disposal and recycling of electronic waste through certified e-waste recyclers.</w:t>
      </w:r>
    </w:p>
    <w:p w14:paraId="67C90C04" w14:textId="77777777" w:rsidR="00E273AC" w:rsidRPr="00E273AC" w:rsidRDefault="00E273AC" w:rsidP="00E273AC">
      <w:pPr>
        <w:pStyle w:val="ListParagraph"/>
        <w:numPr>
          <w:ilvl w:val="0"/>
          <w:numId w:val="7"/>
        </w:numPr>
        <w:tabs>
          <w:tab w:val="left" w:pos="5100"/>
        </w:tabs>
        <w:ind w:left="270"/>
        <w:rPr>
          <w:rFonts w:ascii="Segoe UI Symbol" w:hAnsi="Segoe UI Symbol"/>
          <w:sz w:val="26"/>
          <w:szCs w:val="26"/>
        </w:rPr>
      </w:pPr>
      <w:r w:rsidRPr="00E273AC">
        <w:rPr>
          <w:rFonts w:ascii="Segoe UI Symbol" w:hAnsi="Segoe UI Symbol"/>
          <w:b/>
          <w:bCs/>
          <w:sz w:val="26"/>
          <w:szCs w:val="26"/>
        </w:rPr>
        <w:t>Water Efficiency</w:t>
      </w:r>
    </w:p>
    <w:p w14:paraId="26DEEE8A" w14:textId="4BABFAF9" w:rsidR="00E273AC" w:rsidRPr="00E273AC" w:rsidRDefault="00C16FF3" w:rsidP="00E273AC">
      <w:pPr>
        <w:numPr>
          <w:ilvl w:val="0"/>
          <w:numId w:val="3"/>
        </w:numPr>
        <w:tabs>
          <w:tab w:val="left" w:pos="5100"/>
        </w:tabs>
        <w:rPr>
          <w:rFonts w:ascii="Segoe UI Symbol" w:hAnsi="Segoe UI Symbol"/>
          <w:sz w:val="24"/>
          <w:szCs w:val="24"/>
        </w:rPr>
      </w:pPr>
      <w:r>
        <w:rPr>
          <w:rFonts w:ascii="Segoe UI Symbol" w:hAnsi="Segoe UI Symbol"/>
          <w:sz w:val="24"/>
          <w:szCs w:val="24"/>
        </w:rPr>
        <w:t>R</w:t>
      </w:r>
      <w:r w:rsidR="00E273AC" w:rsidRPr="00E273AC">
        <w:rPr>
          <w:rFonts w:ascii="Segoe UI Symbol" w:hAnsi="Segoe UI Symbol"/>
          <w:sz w:val="24"/>
          <w:szCs w:val="24"/>
        </w:rPr>
        <w:t>educe water usage across all locations by implementing efficient practices and technologies</w:t>
      </w:r>
      <w:r w:rsidR="00437BA4">
        <w:rPr>
          <w:rFonts w:ascii="Segoe UI Symbol" w:hAnsi="Segoe UI Symbol"/>
          <w:sz w:val="24"/>
          <w:szCs w:val="24"/>
        </w:rPr>
        <w:t>, to the extent permitted by AMLRS commercial landlords</w:t>
      </w:r>
      <w:r w:rsidR="00E273AC" w:rsidRPr="00E273AC">
        <w:rPr>
          <w:rFonts w:ascii="Segoe UI Symbol" w:hAnsi="Segoe UI Symbol"/>
          <w:sz w:val="24"/>
          <w:szCs w:val="24"/>
        </w:rPr>
        <w:t>.</w:t>
      </w:r>
    </w:p>
    <w:p w14:paraId="5171EBFD" w14:textId="54FACABF" w:rsidR="00E273AC" w:rsidRPr="00E273AC" w:rsidRDefault="00E273AC" w:rsidP="00E273AC">
      <w:pPr>
        <w:numPr>
          <w:ilvl w:val="0"/>
          <w:numId w:val="6"/>
        </w:numPr>
        <w:tabs>
          <w:tab w:val="left" w:pos="5100"/>
        </w:tabs>
        <w:rPr>
          <w:rFonts w:ascii="Segoe UI Symbol" w:hAnsi="Segoe UI Symbol"/>
          <w:sz w:val="24"/>
          <w:szCs w:val="24"/>
        </w:rPr>
      </w:pPr>
      <w:r w:rsidRPr="00E273AC">
        <w:rPr>
          <w:rFonts w:ascii="Segoe UI Symbol" w:hAnsi="Segoe UI Symbol"/>
          <w:sz w:val="24"/>
          <w:szCs w:val="24"/>
        </w:rPr>
        <w:t>We are committed to using water recycling systems to minimize consumption and waste</w:t>
      </w:r>
      <w:r w:rsidR="00437BA4">
        <w:rPr>
          <w:rFonts w:ascii="Segoe UI Symbol" w:hAnsi="Segoe UI Symbol"/>
          <w:sz w:val="24"/>
          <w:szCs w:val="24"/>
        </w:rPr>
        <w:t>, to the extent permitted by AMLRS commercial landlords</w:t>
      </w:r>
      <w:r w:rsidRPr="00E273AC">
        <w:rPr>
          <w:rFonts w:ascii="Segoe UI Symbol" w:hAnsi="Segoe UI Symbol"/>
          <w:sz w:val="24"/>
          <w:szCs w:val="24"/>
        </w:rPr>
        <w:t>.</w:t>
      </w:r>
    </w:p>
    <w:p w14:paraId="1A772A2B" w14:textId="55DC53DD" w:rsidR="00E273AC" w:rsidRDefault="00C16FF3" w:rsidP="00E273AC">
      <w:pPr>
        <w:numPr>
          <w:ilvl w:val="0"/>
          <w:numId w:val="6"/>
        </w:numPr>
        <w:tabs>
          <w:tab w:val="left" w:pos="5100"/>
        </w:tabs>
        <w:rPr>
          <w:rFonts w:ascii="Segoe UI Symbol" w:hAnsi="Segoe UI Symbol"/>
          <w:sz w:val="24"/>
          <w:szCs w:val="24"/>
        </w:rPr>
      </w:pPr>
      <w:r>
        <w:rPr>
          <w:rFonts w:ascii="Segoe UI Symbol" w:hAnsi="Segoe UI Symbol"/>
          <w:sz w:val="24"/>
          <w:szCs w:val="24"/>
        </w:rPr>
        <w:t>Raising</w:t>
      </w:r>
      <w:r w:rsidR="00E273AC" w:rsidRPr="00E273AC">
        <w:rPr>
          <w:rFonts w:ascii="Segoe UI Symbol" w:hAnsi="Segoe UI Symbol"/>
          <w:sz w:val="24"/>
          <w:szCs w:val="24"/>
        </w:rPr>
        <w:t xml:space="preserve"> awareness among employees to encourage sustainable water use practices.</w:t>
      </w:r>
    </w:p>
    <w:p w14:paraId="317DF79A" w14:textId="625D0D83" w:rsidR="00C16FF3" w:rsidRDefault="00C16FF3" w:rsidP="00C16FF3">
      <w:pPr>
        <w:pStyle w:val="ListParagraph"/>
        <w:numPr>
          <w:ilvl w:val="0"/>
          <w:numId w:val="7"/>
        </w:numPr>
        <w:tabs>
          <w:tab w:val="left" w:pos="5100"/>
        </w:tabs>
        <w:ind w:left="270"/>
        <w:rPr>
          <w:rFonts w:ascii="Segoe UI Symbol" w:hAnsi="Segoe UI Symbol"/>
          <w:b/>
          <w:bCs/>
          <w:sz w:val="26"/>
          <w:szCs w:val="26"/>
        </w:rPr>
      </w:pPr>
      <w:r w:rsidRPr="00C16FF3">
        <w:rPr>
          <w:rFonts w:ascii="Segoe UI Symbol" w:hAnsi="Segoe UI Symbol"/>
          <w:b/>
          <w:bCs/>
          <w:sz w:val="26"/>
          <w:szCs w:val="26"/>
        </w:rPr>
        <w:t>Environmental service and Advocacy</w:t>
      </w:r>
    </w:p>
    <w:p w14:paraId="6DA55A26" w14:textId="00691073" w:rsidR="00C16FF3" w:rsidRPr="00013520" w:rsidRDefault="00013520" w:rsidP="00013520">
      <w:pPr>
        <w:numPr>
          <w:ilvl w:val="0"/>
          <w:numId w:val="6"/>
        </w:numPr>
        <w:tabs>
          <w:tab w:val="left" w:pos="5100"/>
        </w:tabs>
        <w:rPr>
          <w:rFonts w:ascii="Segoe UI Symbol" w:hAnsi="Segoe UI Symbol"/>
          <w:sz w:val="24"/>
          <w:szCs w:val="24"/>
        </w:rPr>
      </w:pPr>
      <w:r w:rsidRPr="00013520">
        <w:rPr>
          <w:rFonts w:ascii="Segoe UI Symbol" w:hAnsi="Segoe UI Symbol"/>
          <w:sz w:val="24"/>
          <w:szCs w:val="24"/>
        </w:rPr>
        <w:t>We aim to develop an environmental service and advocacy program to assist our customers in reducing their environmental impact.</w:t>
      </w:r>
    </w:p>
    <w:p w14:paraId="394537B8" w14:textId="7B931316" w:rsidR="00013520" w:rsidRPr="00013520" w:rsidRDefault="00013520" w:rsidP="00013520">
      <w:pPr>
        <w:numPr>
          <w:ilvl w:val="0"/>
          <w:numId w:val="6"/>
        </w:numPr>
        <w:tabs>
          <w:tab w:val="left" w:pos="5100"/>
        </w:tabs>
        <w:rPr>
          <w:rFonts w:ascii="Segoe UI Symbol" w:hAnsi="Segoe UI Symbol"/>
          <w:sz w:val="24"/>
          <w:szCs w:val="24"/>
        </w:rPr>
      </w:pPr>
      <w:r w:rsidRPr="00013520">
        <w:rPr>
          <w:rFonts w:ascii="Segoe UI Symbol" w:hAnsi="Segoe UI Symbol"/>
          <w:sz w:val="24"/>
          <w:szCs w:val="24"/>
        </w:rPr>
        <w:t>Collaborating with stakeholders to support environmental regulations, provide expert input, and advocate for stronger environmental protection policies.</w:t>
      </w:r>
    </w:p>
    <w:p w14:paraId="2172F1D0" w14:textId="33A2914F" w:rsidR="00013520" w:rsidRPr="00E273AC" w:rsidRDefault="00013520" w:rsidP="00013520">
      <w:pPr>
        <w:numPr>
          <w:ilvl w:val="0"/>
          <w:numId w:val="6"/>
        </w:numPr>
        <w:tabs>
          <w:tab w:val="left" w:pos="5100"/>
        </w:tabs>
        <w:rPr>
          <w:rFonts w:ascii="Segoe UI Symbol" w:hAnsi="Segoe UI Symbol"/>
          <w:sz w:val="24"/>
          <w:szCs w:val="24"/>
        </w:rPr>
      </w:pPr>
      <w:r w:rsidRPr="00013520">
        <w:rPr>
          <w:rFonts w:ascii="Segoe UI Symbol" w:hAnsi="Segoe UI Symbol"/>
          <w:sz w:val="24"/>
          <w:szCs w:val="24"/>
        </w:rPr>
        <w:t>Building partnerships with diverse stakeholders to enhance the effectiveness and impact of environmental initiatives.</w:t>
      </w:r>
    </w:p>
    <w:p w14:paraId="3B1C6A08" w14:textId="015F5B9D" w:rsidR="008D7C0F" w:rsidRPr="00C16FF3" w:rsidRDefault="00C16FF3" w:rsidP="00C16FF3">
      <w:pPr>
        <w:pStyle w:val="Heading1"/>
        <w:ind w:left="-90" w:firstLine="0"/>
        <w:rPr>
          <w:rFonts w:ascii="Segoe UI Symbol" w:hAnsi="Segoe UI Symbol"/>
          <w:b/>
          <w:bCs/>
          <w:sz w:val="28"/>
          <w:szCs w:val="28"/>
        </w:rPr>
      </w:pPr>
      <w:bookmarkStart w:id="153" w:name="_Toc234075359"/>
      <w:r w:rsidRPr="00C16FF3">
        <w:rPr>
          <w:rFonts w:ascii="Segoe UI Symbol" w:hAnsi="Segoe UI Symbol"/>
          <w:b/>
          <w:bCs/>
          <w:sz w:val="28"/>
          <w:szCs w:val="28"/>
        </w:rPr>
        <w:t>QUALITATIVE GOALS</w:t>
      </w:r>
      <w:bookmarkEnd w:id="153"/>
    </w:p>
    <w:p w14:paraId="2538D82B" w14:textId="77777777" w:rsidR="00013520" w:rsidRPr="00E273AC" w:rsidRDefault="00013520" w:rsidP="00013520">
      <w:pPr>
        <w:pStyle w:val="ListParagraph"/>
        <w:numPr>
          <w:ilvl w:val="0"/>
          <w:numId w:val="7"/>
        </w:numPr>
        <w:tabs>
          <w:tab w:val="left" w:pos="5100"/>
        </w:tabs>
        <w:ind w:left="270"/>
        <w:rPr>
          <w:rFonts w:ascii="Segoe UI Symbol" w:hAnsi="Segoe UI Symbol"/>
          <w:sz w:val="26"/>
          <w:szCs w:val="26"/>
        </w:rPr>
      </w:pPr>
      <w:r w:rsidRPr="00E273AC">
        <w:rPr>
          <w:rFonts w:ascii="Segoe UI Symbol" w:hAnsi="Segoe UI Symbol"/>
          <w:b/>
          <w:bCs/>
          <w:sz w:val="26"/>
          <w:szCs w:val="26"/>
        </w:rPr>
        <w:t>Energy Management</w:t>
      </w:r>
    </w:p>
    <w:p w14:paraId="76DC9EE7" w14:textId="0CD368D3" w:rsidR="00341B8B" w:rsidRPr="00341B8B" w:rsidRDefault="00341B8B" w:rsidP="00341B8B">
      <w:pPr>
        <w:numPr>
          <w:ilvl w:val="0"/>
          <w:numId w:val="3"/>
        </w:numPr>
        <w:tabs>
          <w:tab w:val="left" w:pos="5100"/>
        </w:tabs>
        <w:rPr>
          <w:rFonts w:ascii="Segoe UI Symbol" w:hAnsi="Segoe UI Symbol"/>
          <w:sz w:val="24"/>
          <w:szCs w:val="24"/>
        </w:rPr>
      </w:pPr>
      <w:r>
        <w:rPr>
          <w:rFonts w:ascii="Segoe UI Symbol" w:hAnsi="Segoe UI Symbol"/>
          <w:sz w:val="24"/>
          <w:szCs w:val="24"/>
        </w:rPr>
        <w:t xml:space="preserve">We </w:t>
      </w:r>
      <w:r w:rsidR="00BF78E5">
        <w:rPr>
          <w:rFonts w:ascii="Segoe UI Symbol" w:hAnsi="Segoe UI Symbol"/>
          <w:sz w:val="24"/>
          <w:szCs w:val="24"/>
        </w:rPr>
        <w:t>will</w:t>
      </w:r>
      <w:r w:rsidRPr="00341B8B">
        <w:rPr>
          <w:rFonts w:ascii="Segoe UI Symbol" w:hAnsi="Segoe UI Symbol"/>
          <w:sz w:val="24"/>
          <w:szCs w:val="24"/>
        </w:rPr>
        <w:t xml:space="preserve"> improve energy efficiency in our office by optimizing lighting, HVAC systems, and other energy-consuming equipment</w:t>
      </w:r>
      <w:r w:rsidR="00AD77D6">
        <w:rPr>
          <w:rFonts w:ascii="Segoe UI Symbol" w:hAnsi="Segoe UI Symbol"/>
          <w:sz w:val="24"/>
          <w:szCs w:val="24"/>
        </w:rPr>
        <w:t>, to the extent permitted by AMLRS commercial landlords</w:t>
      </w:r>
      <w:r w:rsidRPr="00341B8B">
        <w:rPr>
          <w:rFonts w:ascii="Segoe UI Symbol" w:hAnsi="Segoe UI Symbol"/>
          <w:sz w:val="24"/>
          <w:szCs w:val="24"/>
        </w:rPr>
        <w:t>.</w:t>
      </w:r>
    </w:p>
    <w:p w14:paraId="08C8EB79" w14:textId="7C868C0B" w:rsidR="00341B8B" w:rsidRPr="00341B8B" w:rsidRDefault="00341B8B" w:rsidP="00341B8B">
      <w:pPr>
        <w:numPr>
          <w:ilvl w:val="0"/>
          <w:numId w:val="3"/>
        </w:numPr>
        <w:tabs>
          <w:tab w:val="left" w:pos="5100"/>
        </w:tabs>
        <w:rPr>
          <w:rFonts w:ascii="Segoe UI Symbol" w:hAnsi="Segoe UI Symbol"/>
          <w:sz w:val="24"/>
          <w:szCs w:val="24"/>
        </w:rPr>
      </w:pPr>
      <w:r w:rsidRPr="00341B8B">
        <w:rPr>
          <w:rFonts w:ascii="Segoe UI Symbol" w:hAnsi="Segoe UI Symbol"/>
          <w:sz w:val="24"/>
          <w:szCs w:val="24"/>
        </w:rPr>
        <w:lastRenderedPageBreak/>
        <w:t>We plan to integrate renewable energy solutions, such as solar panels or green energy procurement, into our operations</w:t>
      </w:r>
      <w:r w:rsidR="00AD77D6">
        <w:rPr>
          <w:rFonts w:ascii="Segoe UI Symbol" w:hAnsi="Segoe UI Symbol"/>
          <w:sz w:val="24"/>
          <w:szCs w:val="24"/>
        </w:rPr>
        <w:t>, to the extent permitted by AMLRS commercial landlords</w:t>
      </w:r>
      <w:r w:rsidRPr="00341B8B">
        <w:rPr>
          <w:rFonts w:ascii="Segoe UI Symbol" w:hAnsi="Segoe UI Symbol"/>
          <w:sz w:val="24"/>
          <w:szCs w:val="24"/>
        </w:rPr>
        <w:t>.</w:t>
      </w:r>
    </w:p>
    <w:p w14:paraId="1EFE35A2" w14:textId="77777777" w:rsidR="00341B8B" w:rsidRPr="00341B8B" w:rsidRDefault="00341B8B" w:rsidP="00341B8B">
      <w:pPr>
        <w:numPr>
          <w:ilvl w:val="0"/>
          <w:numId w:val="3"/>
        </w:numPr>
        <w:tabs>
          <w:tab w:val="left" w:pos="5100"/>
        </w:tabs>
        <w:rPr>
          <w:rFonts w:ascii="Segoe UI Symbol" w:hAnsi="Segoe UI Symbol"/>
          <w:sz w:val="24"/>
          <w:szCs w:val="24"/>
        </w:rPr>
      </w:pPr>
      <w:r w:rsidRPr="00341B8B">
        <w:rPr>
          <w:rFonts w:ascii="Segoe UI Symbol" w:hAnsi="Segoe UI Symbol"/>
          <w:sz w:val="24"/>
          <w:szCs w:val="24"/>
        </w:rPr>
        <w:t>We strive to establish energy-saving guidelines for all employees, encouraging responsible energy consumption during working hours.</w:t>
      </w:r>
    </w:p>
    <w:p w14:paraId="6BD3B9DB" w14:textId="2B2A7A40" w:rsidR="00013520" w:rsidRPr="00E273AC" w:rsidRDefault="00341B8B" w:rsidP="00341B8B">
      <w:pPr>
        <w:numPr>
          <w:ilvl w:val="0"/>
          <w:numId w:val="3"/>
        </w:numPr>
        <w:tabs>
          <w:tab w:val="left" w:pos="5100"/>
        </w:tabs>
        <w:rPr>
          <w:rFonts w:ascii="Segoe UI Symbol" w:hAnsi="Segoe UI Symbol"/>
          <w:sz w:val="24"/>
          <w:szCs w:val="24"/>
        </w:rPr>
      </w:pPr>
      <w:r>
        <w:rPr>
          <w:rFonts w:ascii="Segoe UI Symbol" w:hAnsi="Segoe UI Symbol"/>
          <w:sz w:val="24"/>
          <w:szCs w:val="24"/>
        </w:rPr>
        <w:t xml:space="preserve">We </w:t>
      </w:r>
      <w:r w:rsidR="00BF78E5">
        <w:rPr>
          <w:rFonts w:ascii="Segoe UI Symbol" w:hAnsi="Segoe UI Symbol"/>
          <w:sz w:val="24"/>
          <w:szCs w:val="24"/>
        </w:rPr>
        <w:t>will</w:t>
      </w:r>
      <w:r>
        <w:rPr>
          <w:rFonts w:ascii="Segoe UI Symbol" w:hAnsi="Segoe UI Symbol"/>
          <w:sz w:val="24"/>
          <w:szCs w:val="24"/>
        </w:rPr>
        <w:t xml:space="preserve"> strengthen</w:t>
      </w:r>
      <w:r w:rsidRPr="00341B8B">
        <w:rPr>
          <w:rFonts w:ascii="Segoe UI Symbol" w:hAnsi="Segoe UI Symbol"/>
          <w:sz w:val="24"/>
          <w:szCs w:val="24"/>
        </w:rPr>
        <w:t xml:space="preserve"> </w:t>
      </w:r>
      <w:r w:rsidR="00AD77D6">
        <w:rPr>
          <w:rFonts w:ascii="Segoe UI Symbol" w:hAnsi="Segoe UI Symbol"/>
          <w:sz w:val="24"/>
          <w:szCs w:val="24"/>
        </w:rPr>
        <w:t xml:space="preserve">internal processes to </w:t>
      </w:r>
      <w:r w:rsidRPr="00341B8B">
        <w:rPr>
          <w:rFonts w:ascii="Segoe UI Symbol" w:hAnsi="Segoe UI Symbol"/>
          <w:sz w:val="24"/>
          <w:szCs w:val="24"/>
        </w:rPr>
        <w:t>monitor and assess energy consumption monthly to identify opportunities for further reduction.</w:t>
      </w:r>
    </w:p>
    <w:p w14:paraId="348DEA37" w14:textId="77777777" w:rsidR="00013520" w:rsidRPr="00E273AC" w:rsidRDefault="00013520" w:rsidP="00013520">
      <w:pPr>
        <w:pStyle w:val="ListParagraph"/>
        <w:numPr>
          <w:ilvl w:val="0"/>
          <w:numId w:val="7"/>
        </w:numPr>
        <w:tabs>
          <w:tab w:val="left" w:pos="5100"/>
        </w:tabs>
        <w:ind w:left="270"/>
        <w:rPr>
          <w:rFonts w:ascii="Segoe UI Symbol" w:hAnsi="Segoe UI Symbol"/>
          <w:sz w:val="26"/>
          <w:szCs w:val="26"/>
        </w:rPr>
      </w:pPr>
      <w:r>
        <w:rPr>
          <w:rFonts w:ascii="Segoe UI Symbol" w:hAnsi="Segoe UI Symbol"/>
          <w:b/>
          <w:bCs/>
          <w:sz w:val="26"/>
          <w:szCs w:val="26"/>
        </w:rPr>
        <w:t xml:space="preserve">Green House Gas Management </w:t>
      </w:r>
    </w:p>
    <w:p w14:paraId="4C2E0F15" w14:textId="6D1BD2BE" w:rsidR="00341B8B" w:rsidRDefault="00341B8B" w:rsidP="00341B8B">
      <w:pPr>
        <w:numPr>
          <w:ilvl w:val="0"/>
          <w:numId w:val="4"/>
        </w:numPr>
        <w:tabs>
          <w:tab w:val="left" w:pos="5100"/>
        </w:tabs>
        <w:rPr>
          <w:rFonts w:ascii="Segoe UI Symbol" w:hAnsi="Segoe UI Symbol"/>
          <w:sz w:val="24"/>
          <w:szCs w:val="24"/>
        </w:rPr>
      </w:pPr>
      <w:r w:rsidRPr="00341B8B">
        <w:rPr>
          <w:rFonts w:ascii="Segoe UI Symbol" w:hAnsi="Segoe UI Symbol"/>
          <w:sz w:val="24"/>
          <w:szCs w:val="24"/>
        </w:rPr>
        <w:t xml:space="preserve">We will </w:t>
      </w:r>
      <w:r w:rsidR="00BF78E5">
        <w:rPr>
          <w:rFonts w:ascii="Segoe UI Symbol" w:hAnsi="Segoe UI Symbol"/>
          <w:sz w:val="24"/>
          <w:szCs w:val="24"/>
        </w:rPr>
        <w:t>research and implement a</w:t>
      </w:r>
      <w:r w:rsidRPr="00341B8B">
        <w:rPr>
          <w:rFonts w:ascii="Segoe UI Symbol" w:hAnsi="Segoe UI Symbol"/>
          <w:sz w:val="24"/>
          <w:szCs w:val="24"/>
        </w:rPr>
        <w:t xml:space="preserve"> carbon offset program to mitigate the impact of unavoidable emissions from our operations.</w:t>
      </w:r>
    </w:p>
    <w:p w14:paraId="40D5A877" w14:textId="55A194DE" w:rsidR="00341B8B" w:rsidRPr="00341B8B" w:rsidRDefault="007E6A91" w:rsidP="00341B8B">
      <w:pPr>
        <w:numPr>
          <w:ilvl w:val="0"/>
          <w:numId w:val="4"/>
        </w:numPr>
        <w:tabs>
          <w:tab w:val="left" w:pos="5100"/>
        </w:tabs>
        <w:rPr>
          <w:rFonts w:ascii="Segoe UI Symbol" w:hAnsi="Segoe UI Symbol"/>
          <w:sz w:val="24"/>
          <w:szCs w:val="24"/>
        </w:rPr>
      </w:pPr>
      <w:r>
        <w:rPr>
          <w:rFonts w:ascii="Segoe UI Symbol" w:hAnsi="Segoe UI Symbol"/>
          <w:sz w:val="24"/>
          <w:szCs w:val="24"/>
        </w:rPr>
        <w:t xml:space="preserve">We </w:t>
      </w:r>
      <w:r w:rsidR="005A3AD8">
        <w:rPr>
          <w:rFonts w:ascii="Segoe UI Symbol" w:hAnsi="Segoe UI Symbol"/>
          <w:sz w:val="24"/>
          <w:szCs w:val="24"/>
        </w:rPr>
        <w:t>e</w:t>
      </w:r>
      <w:r w:rsidR="005A3AD8" w:rsidRPr="007E6A91">
        <w:rPr>
          <w:rFonts w:ascii="Segoe UI Symbol" w:hAnsi="Segoe UI Symbol"/>
          <w:sz w:val="24"/>
          <w:szCs w:val="24"/>
        </w:rPr>
        <w:t xml:space="preserve">nsure </w:t>
      </w:r>
      <w:r w:rsidRPr="007E6A91">
        <w:rPr>
          <w:rFonts w:ascii="Segoe UI Symbol" w:hAnsi="Segoe UI Symbol"/>
          <w:sz w:val="24"/>
          <w:szCs w:val="24"/>
        </w:rPr>
        <w:t>that all business travel bookings prioritize options with minimal GHG emissions</w:t>
      </w:r>
      <w:r w:rsidR="005A3AD8">
        <w:rPr>
          <w:rFonts w:ascii="Segoe UI Symbol" w:hAnsi="Segoe UI Symbol"/>
          <w:sz w:val="24"/>
          <w:szCs w:val="24"/>
        </w:rPr>
        <w:t xml:space="preserve"> and avoid unnecessary business travel</w:t>
      </w:r>
      <w:r w:rsidR="00CF7DE4">
        <w:rPr>
          <w:rFonts w:ascii="Segoe UI Symbol" w:hAnsi="Segoe UI Symbol"/>
          <w:sz w:val="24"/>
          <w:szCs w:val="24"/>
        </w:rPr>
        <w:t xml:space="preserve"> by utilizing remote/virtual connection where possible</w:t>
      </w:r>
      <w:r>
        <w:rPr>
          <w:rFonts w:ascii="Segoe UI Symbol" w:hAnsi="Segoe UI Symbol"/>
          <w:sz w:val="24"/>
          <w:szCs w:val="24"/>
        </w:rPr>
        <w:t>.</w:t>
      </w:r>
    </w:p>
    <w:p w14:paraId="7CEE2BEF" w14:textId="5B58A412" w:rsidR="00013520" w:rsidRDefault="00BF78E5" w:rsidP="00341B8B">
      <w:pPr>
        <w:numPr>
          <w:ilvl w:val="0"/>
          <w:numId w:val="4"/>
        </w:numPr>
        <w:tabs>
          <w:tab w:val="left" w:pos="5100"/>
        </w:tabs>
        <w:rPr>
          <w:rFonts w:ascii="Segoe UI Symbol" w:hAnsi="Segoe UI Symbol"/>
          <w:sz w:val="26"/>
          <w:szCs w:val="26"/>
        </w:rPr>
      </w:pPr>
      <w:r>
        <w:rPr>
          <w:rFonts w:ascii="Segoe UI Symbol" w:hAnsi="Segoe UI Symbol"/>
          <w:sz w:val="24"/>
          <w:szCs w:val="24"/>
        </w:rPr>
        <w:t>We will</w:t>
      </w:r>
      <w:r w:rsidR="00341B8B" w:rsidRPr="00341B8B">
        <w:rPr>
          <w:rFonts w:ascii="Segoe UI Symbol" w:hAnsi="Segoe UI Symbol"/>
          <w:sz w:val="24"/>
          <w:szCs w:val="24"/>
        </w:rPr>
        <w:t xml:space="preserve"> create awareness within the </w:t>
      </w:r>
      <w:r w:rsidR="00CF7DE4">
        <w:rPr>
          <w:rFonts w:ascii="Segoe UI Symbol" w:hAnsi="Segoe UI Symbol"/>
          <w:sz w:val="24"/>
          <w:szCs w:val="24"/>
        </w:rPr>
        <w:t>employee population</w:t>
      </w:r>
      <w:r w:rsidR="00CF7DE4" w:rsidRPr="00341B8B">
        <w:rPr>
          <w:rFonts w:ascii="Segoe UI Symbol" w:hAnsi="Segoe UI Symbol"/>
          <w:sz w:val="24"/>
          <w:szCs w:val="24"/>
        </w:rPr>
        <w:t xml:space="preserve"> </w:t>
      </w:r>
      <w:r w:rsidR="00341B8B" w:rsidRPr="00341B8B">
        <w:rPr>
          <w:rFonts w:ascii="Segoe UI Symbol" w:hAnsi="Segoe UI Symbol"/>
          <w:sz w:val="24"/>
          <w:szCs w:val="24"/>
        </w:rPr>
        <w:t>about the importance of reducing greenhouse gas emissions and adopting climate-conscious practices</w:t>
      </w:r>
      <w:r w:rsidR="00013520" w:rsidRPr="00E273AC">
        <w:rPr>
          <w:rFonts w:ascii="Segoe UI Symbol" w:hAnsi="Segoe UI Symbol"/>
          <w:sz w:val="26"/>
          <w:szCs w:val="26"/>
        </w:rPr>
        <w:t>.</w:t>
      </w:r>
    </w:p>
    <w:p w14:paraId="69409FB9" w14:textId="098A6D8F" w:rsidR="007E6A91" w:rsidRPr="007E6A91" w:rsidRDefault="00BF78E5" w:rsidP="007E6A91">
      <w:pPr>
        <w:numPr>
          <w:ilvl w:val="0"/>
          <w:numId w:val="4"/>
        </w:numPr>
        <w:tabs>
          <w:tab w:val="left" w:pos="5100"/>
        </w:tabs>
        <w:rPr>
          <w:rFonts w:ascii="Segoe UI Symbol" w:hAnsi="Segoe UI Symbol"/>
          <w:sz w:val="24"/>
          <w:szCs w:val="24"/>
        </w:rPr>
      </w:pPr>
      <w:r>
        <w:rPr>
          <w:rFonts w:ascii="Segoe UI Symbol" w:hAnsi="Segoe UI Symbol"/>
          <w:sz w:val="24"/>
          <w:szCs w:val="24"/>
        </w:rPr>
        <w:t>We will p</w:t>
      </w:r>
      <w:r w:rsidR="007E6A91" w:rsidRPr="007E6A91">
        <w:rPr>
          <w:rFonts w:ascii="Segoe UI Symbol" w:hAnsi="Segoe UI Symbol"/>
          <w:sz w:val="24"/>
          <w:szCs w:val="24"/>
        </w:rPr>
        <w:t>romote sustainable or active travel to offices by implementing a cycle-to-work scheme, encouraging employees to adopt eco-friendly commuting options.</w:t>
      </w:r>
    </w:p>
    <w:p w14:paraId="7C361411" w14:textId="4489F1B0" w:rsidR="007E6A91" w:rsidRPr="007E6A91" w:rsidRDefault="007E6A91" w:rsidP="007E6A91">
      <w:pPr>
        <w:numPr>
          <w:ilvl w:val="0"/>
          <w:numId w:val="4"/>
        </w:numPr>
        <w:tabs>
          <w:tab w:val="left" w:pos="5100"/>
        </w:tabs>
        <w:rPr>
          <w:rFonts w:ascii="Segoe UI Symbol" w:hAnsi="Segoe UI Symbol"/>
          <w:sz w:val="24"/>
          <w:szCs w:val="24"/>
        </w:rPr>
      </w:pPr>
      <w:r w:rsidRPr="007E6A91">
        <w:rPr>
          <w:rFonts w:ascii="Segoe UI Symbol" w:hAnsi="Segoe UI Symbol"/>
          <w:sz w:val="24"/>
          <w:szCs w:val="24"/>
        </w:rPr>
        <w:t xml:space="preserve">Provide opportunities for employees </w:t>
      </w:r>
      <w:r w:rsidR="00267F53">
        <w:rPr>
          <w:rFonts w:ascii="Segoe UI Symbol" w:hAnsi="Segoe UI Symbol"/>
          <w:sz w:val="24"/>
          <w:szCs w:val="24"/>
        </w:rPr>
        <w:t>with</w:t>
      </w:r>
      <w:r w:rsidRPr="007E6A91">
        <w:rPr>
          <w:rFonts w:ascii="Segoe UI Symbol" w:hAnsi="Segoe UI Symbol"/>
          <w:sz w:val="24"/>
          <w:szCs w:val="24"/>
        </w:rPr>
        <w:t xml:space="preserve"> electric or plug-in hybrid models </w:t>
      </w:r>
      <w:r w:rsidR="00267F53">
        <w:rPr>
          <w:rFonts w:ascii="Segoe UI Symbol" w:hAnsi="Segoe UI Symbol"/>
          <w:sz w:val="24"/>
          <w:szCs w:val="24"/>
        </w:rPr>
        <w:t xml:space="preserve">to </w:t>
      </w:r>
      <w:r w:rsidR="00AC7399">
        <w:rPr>
          <w:rFonts w:ascii="Segoe UI Symbol" w:hAnsi="Segoe UI Symbol"/>
          <w:sz w:val="24"/>
          <w:szCs w:val="24"/>
        </w:rPr>
        <w:t xml:space="preserve">use such vehicles at AMLRS offices (e.g., partnering with AMLRS commercial landlords to provide electric vehicle charging stations) </w:t>
      </w:r>
      <w:r w:rsidRPr="007E6A91">
        <w:rPr>
          <w:rFonts w:ascii="Segoe UI Symbol" w:hAnsi="Segoe UI Symbol"/>
          <w:sz w:val="24"/>
          <w:szCs w:val="24"/>
        </w:rPr>
        <w:t>through an electric car scheme, supporting the transition to low-emission vehicles.</w:t>
      </w:r>
    </w:p>
    <w:p w14:paraId="7BBE254E" w14:textId="1C97F870" w:rsidR="00341B8B" w:rsidRPr="00E273AC" w:rsidRDefault="007E6A91" w:rsidP="007E6A91">
      <w:pPr>
        <w:numPr>
          <w:ilvl w:val="0"/>
          <w:numId w:val="4"/>
        </w:numPr>
        <w:tabs>
          <w:tab w:val="left" w:pos="5100"/>
        </w:tabs>
        <w:rPr>
          <w:rFonts w:ascii="Segoe UI Symbol" w:hAnsi="Segoe UI Symbol"/>
          <w:sz w:val="26"/>
          <w:szCs w:val="26"/>
        </w:rPr>
      </w:pPr>
      <w:r w:rsidRPr="007E6A91">
        <w:rPr>
          <w:rFonts w:ascii="Segoe UI Symbol" w:hAnsi="Segoe UI Symbol"/>
          <w:sz w:val="24"/>
          <w:szCs w:val="24"/>
        </w:rPr>
        <w:t>Encourage remote work options to reduce commuting, contributing to a decrease in overall greenhouse gas emissions associated with travel.</w:t>
      </w:r>
    </w:p>
    <w:p w14:paraId="581861B7" w14:textId="77777777" w:rsidR="00013520" w:rsidRPr="00E273AC" w:rsidRDefault="00013520" w:rsidP="00013520">
      <w:pPr>
        <w:pStyle w:val="ListParagraph"/>
        <w:numPr>
          <w:ilvl w:val="0"/>
          <w:numId w:val="7"/>
        </w:numPr>
        <w:tabs>
          <w:tab w:val="left" w:pos="5100"/>
        </w:tabs>
        <w:ind w:left="270"/>
        <w:rPr>
          <w:rFonts w:ascii="Segoe UI Symbol" w:hAnsi="Segoe UI Symbol"/>
          <w:sz w:val="26"/>
          <w:szCs w:val="26"/>
        </w:rPr>
      </w:pPr>
      <w:r>
        <w:rPr>
          <w:rFonts w:ascii="Segoe UI Symbol" w:hAnsi="Segoe UI Symbol"/>
          <w:b/>
          <w:bCs/>
          <w:sz w:val="26"/>
          <w:szCs w:val="26"/>
        </w:rPr>
        <w:t xml:space="preserve">Waste Management </w:t>
      </w:r>
    </w:p>
    <w:p w14:paraId="187ED906" w14:textId="77777777" w:rsidR="007E6A91" w:rsidRPr="007E6A91" w:rsidRDefault="007E6A91" w:rsidP="007E6A91">
      <w:pPr>
        <w:numPr>
          <w:ilvl w:val="0"/>
          <w:numId w:val="5"/>
        </w:numPr>
        <w:tabs>
          <w:tab w:val="left" w:pos="5100"/>
        </w:tabs>
        <w:rPr>
          <w:rFonts w:ascii="Segoe UI Symbol" w:hAnsi="Segoe UI Symbol"/>
          <w:sz w:val="24"/>
          <w:szCs w:val="24"/>
        </w:rPr>
      </w:pPr>
      <w:r w:rsidRPr="007E6A91">
        <w:rPr>
          <w:rFonts w:ascii="Segoe UI Symbol" w:hAnsi="Segoe UI Symbol"/>
          <w:sz w:val="24"/>
          <w:szCs w:val="24"/>
        </w:rPr>
        <w:t>Our approach includes responsibly managing e-waste through certified recycling partners for the disposal of old office equipment.</w:t>
      </w:r>
    </w:p>
    <w:p w14:paraId="55587E3D" w14:textId="77777777" w:rsidR="007E6A91" w:rsidRPr="007E6A91" w:rsidRDefault="007E6A91" w:rsidP="007E6A91">
      <w:pPr>
        <w:numPr>
          <w:ilvl w:val="0"/>
          <w:numId w:val="5"/>
        </w:numPr>
        <w:tabs>
          <w:tab w:val="left" w:pos="5100"/>
        </w:tabs>
        <w:rPr>
          <w:rFonts w:ascii="Segoe UI Symbol" w:hAnsi="Segoe UI Symbol"/>
          <w:sz w:val="24"/>
          <w:szCs w:val="24"/>
        </w:rPr>
      </w:pPr>
      <w:r w:rsidRPr="007E6A91">
        <w:rPr>
          <w:rFonts w:ascii="Segoe UI Symbol" w:hAnsi="Segoe UI Symbol"/>
          <w:sz w:val="24"/>
          <w:szCs w:val="24"/>
        </w:rPr>
        <w:lastRenderedPageBreak/>
        <w:t>We are dedicated to reducing paper waste by promoting digital document management systems and paperless workflows.</w:t>
      </w:r>
    </w:p>
    <w:p w14:paraId="5A020D02" w14:textId="5D31EEBE" w:rsidR="00013520" w:rsidRDefault="007E6A91" w:rsidP="007E6A91">
      <w:pPr>
        <w:numPr>
          <w:ilvl w:val="0"/>
          <w:numId w:val="5"/>
        </w:numPr>
        <w:tabs>
          <w:tab w:val="left" w:pos="5100"/>
        </w:tabs>
        <w:rPr>
          <w:rFonts w:ascii="Segoe UI Symbol" w:hAnsi="Segoe UI Symbol"/>
          <w:sz w:val="24"/>
          <w:szCs w:val="24"/>
        </w:rPr>
      </w:pPr>
      <w:r w:rsidRPr="007E6A91">
        <w:rPr>
          <w:rFonts w:ascii="Segoe UI Symbol" w:hAnsi="Segoe UI Symbol"/>
          <w:sz w:val="24"/>
          <w:szCs w:val="24"/>
        </w:rPr>
        <w:t xml:space="preserve">We </w:t>
      </w:r>
      <w:r w:rsidR="00BF78E5">
        <w:rPr>
          <w:rFonts w:ascii="Segoe UI Symbol" w:hAnsi="Segoe UI Symbol"/>
          <w:sz w:val="24"/>
          <w:szCs w:val="24"/>
        </w:rPr>
        <w:t>will raise</w:t>
      </w:r>
      <w:r w:rsidRPr="007E6A91">
        <w:rPr>
          <w:rFonts w:ascii="Segoe UI Symbol" w:hAnsi="Segoe UI Symbol"/>
          <w:sz w:val="24"/>
          <w:szCs w:val="24"/>
        </w:rPr>
        <w:t xml:space="preserve"> awareness among employees about waste segregation and encourage the use of compostable office supplies.</w:t>
      </w:r>
    </w:p>
    <w:p w14:paraId="2DBB3A9B" w14:textId="4178B9C0" w:rsidR="007E6A91" w:rsidRPr="00E273AC" w:rsidRDefault="007E6A91" w:rsidP="007E6A91">
      <w:pPr>
        <w:numPr>
          <w:ilvl w:val="0"/>
          <w:numId w:val="5"/>
        </w:numPr>
        <w:tabs>
          <w:tab w:val="left" w:pos="5100"/>
        </w:tabs>
        <w:rPr>
          <w:rFonts w:ascii="Segoe UI Symbol" w:hAnsi="Segoe UI Symbol"/>
          <w:sz w:val="24"/>
          <w:szCs w:val="24"/>
        </w:rPr>
      </w:pPr>
      <w:r>
        <w:rPr>
          <w:rFonts w:ascii="Segoe UI Symbol" w:hAnsi="Segoe UI Symbol"/>
          <w:sz w:val="24"/>
          <w:szCs w:val="24"/>
        </w:rPr>
        <w:t xml:space="preserve">We </w:t>
      </w:r>
      <w:r w:rsidR="00BF78E5">
        <w:rPr>
          <w:rFonts w:ascii="Segoe UI Symbol" w:hAnsi="Segoe UI Symbol"/>
          <w:sz w:val="24"/>
          <w:szCs w:val="24"/>
        </w:rPr>
        <w:t>will</w:t>
      </w:r>
      <w:r>
        <w:rPr>
          <w:rFonts w:ascii="Segoe UI Symbol" w:hAnsi="Segoe UI Symbol"/>
          <w:sz w:val="24"/>
          <w:szCs w:val="24"/>
        </w:rPr>
        <w:t xml:space="preserve"> strengthen </w:t>
      </w:r>
      <w:r w:rsidR="00BF78E5">
        <w:rPr>
          <w:rFonts w:ascii="Segoe UI Symbol" w:hAnsi="Segoe UI Symbol"/>
          <w:sz w:val="24"/>
          <w:szCs w:val="24"/>
        </w:rPr>
        <w:t xml:space="preserve">our </w:t>
      </w:r>
      <w:r w:rsidRPr="007E6A91">
        <w:rPr>
          <w:rFonts w:ascii="Segoe UI Symbol" w:hAnsi="Segoe UI Symbol"/>
          <w:sz w:val="24"/>
          <w:szCs w:val="24"/>
        </w:rPr>
        <w:t>waste segregation practices in all office locations, ensuring proper disposal and recycling of materials to minimize landfill contributions.</w:t>
      </w:r>
    </w:p>
    <w:p w14:paraId="1BB9E603" w14:textId="77777777" w:rsidR="00013520" w:rsidRPr="00E273AC" w:rsidRDefault="00013520" w:rsidP="00013520">
      <w:pPr>
        <w:pStyle w:val="ListParagraph"/>
        <w:numPr>
          <w:ilvl w:val="0"/>
          <w:numId w:val="7"/>
        </w:numPr>
        <w:tabs>
          <w:tab w:val="left" w:pos="5100"/>
        </w:tabs>
        <w:ind w:left="270"/>
        <w:rPr>
          <w:rFonts w:ascii="Segoe UI Symbol" w:hAnsi="Segoe UI Symbol"/>
          <w:sz w:val="26"/>
          <w:szCs w:val="26"/>
        </w:rPr>
      </w:pPr>
      <w:r w:rsidRPr="00E273AC">
        <w:rPr>
          <w:rFonts w:ascii="Segoe UI Symbol" w:hAnsi="Segoe UI Symbol"/>
          <w:b/>
          <w:bCs/>
          <w:sz w:val="26"/>
          <w:szCs w:val="26"/>
        </w:rPr>
        <w:t>Water Efficiency</w:t>
      </w:r>
    </w:p>
    <w:p w14:paraId="788CF14A" w14:textId="434E2406" w:rsidR="007E6A91" w:rsidRPr="007E6A91" w:rsidRDefault="007E6A91" w:rsidP="007E6A91">
      <w:pPr>
        <w:numPr>
          <w:ilvl w:val="0"/>
          <w:numId w:val="6"/>
        </w:numPr>
        <w:tabs>
          <w:tab w:val="left" w:pos="5100"/>
        </w:tabs>
        <w:rPr>
          <w:rFonts w:ascii="Segoe UI Symbol" w:hAnsi="Segoe UI Symbol"/>
          <w:sz w:val="24"/>
          <w:szCs w:val="24"/>
        </w:rPr>
      </w:pPr>
      <w:r w:rsidRPr="007E6A91">
        <w:rPr>
          <w:rFonts w:ascii="Segoe UI Symbol" w:hAnsi="Segoe UI Symbol"/>
          <w:sz w:val="24"/>
          <w:szCs w:val="24"/>
        </w:rPr>
        <w:t>We prioritize water conservation in the office by installing water-efficient fixtures and encouraging responsible usage</w:t>
      </w:r>
      <w:r w:rsidR="006A19D5">
        <w:rPr>
          <w:rFonts w:ascii="Segoe UI Symbol" w:hAnsi="Segoe UI Symbol"/>
          <w:sz w:val="24"/>
          <w:szCs w:val="24"/>
        </w:rPr>
        <w:t>, to the extent permitted by AMLRS commercial landlords</w:t>
      </w:r>
      <w:r w:rsidRPr="007E6A91">
        <w:rPr>
          <w:rFonts w:ascii="Segoe UI Symbol" w:hAnsi="Segoe UI Symbol"/>
          <w:sz w:val="24"/>
          <w:szCs w:val="24"/>
        </w:rPr>
        <w:t>.</w:t>
      </w:r>
    </w:p>
    <w:p w14:paraId="5211A2A9" w14:textId="77777777" w:rsidR="007E6A91" w:rsidRPr="007E6A91" w:rsidRDefault="007E6A91" w:rsidP="007E6A91">
      <w:pPr>
        <w:numPr>
          <w:ilvl w:val="0"/>
          <w:numId w:val="6"/>
        </w:numPr>
        <w:tabs>
          <w:tab w:val="left" w:pos="5100"/>
        </w:tabs>
        <w:rPr>
          <w:rFonts w:ascii="Segoe UI Symbol" w:hAnsi="Segoe UI Symbol"/>
          <w:sz w:val="24"/>
          <w:szCs w:val="24"/>
        </w:rPr>
      </w:pPr>
      <w:r w:rsidRPr="007E6A91">
        <w:rPr>
          <w:rFonts w:ascii="Segoe UI Symbol" w:hAnsi="Segoe UI Symbol"/>
          <w:sz w:val="24"/>
          <w:szCs w:val="24"/>
        </w:rPr>
        <w:t>Monitoring water consumption regularly is essential, and we aim to identify opportunities to reduce unnecessary usage.</w:t>
      </w:r>
    </w:p>
    <w:p w14:paraId="099A1420" w14:textId="77777777" w:rsidR="007E6A91" w:rsidRPr="007E6A91" w:rsidRDefault="007E6A91" w:rsidP="007E6A91">
      <w:pPr>
        <w:numPr>
          <w:ilvl w:val="0"/>
          <w:numId w:val="6"/>
        </w:numPr>
        <w:tabs>
          <w:tab w:val="left" w:pos="5100"/>
        </w:tabs>
        <w:rPr>
          <w:rFonts w:ascii="Segoe UI Symbol" w:hAnsi="Segoe UI Symbol"/>
          <w:sz w:val="24"/>
          <w:szCs w:val="24"/>
        </w:rPr>
      </w:pPr>
      <w:r w:rsidRPr="007E6A91">
        <w:rPr>
          <w:rFonts w:ascii="Segoe UI Symbol" w:hAnsi="Segoe UI Symbol"/>
          <w:sz w:val="24"/>
          <w:szCs w:val="24"/>
        </w:rPr>
        <w:t>We educate employees on water-saving techniques, such as turning off taps when not in use.</w:t>
      </w:r>
    </w:p>
    <w:p w14:paraId="439DD2DF" w14:textId="3A45DAAA" w:rsidR="00013520" w:rsidRDefault="007E6A91" w:rsidP="007E6A91">
      <w:pPr>
        <w:numPr>
          <w:ilvl w:val="0"/>
          <w:numId w:val="6"/>
        </w:numPr>
        <w:tabs>
          <w:tab w:val="left" w:pos="5100"/>
        </w:tabs>
        <w:rPr>
          <w:rFonts w:ascii="Segoe UI Symbol" w:hAnsi="Segoe UI Symbol"/>
          <w:sz w:val="24"/>
          <w:szCs w:val="24"/>
        </w:rPr>
      </w:pPr>
      <w:r w:rsidRPr="007E6A91">
        <w:rPr>
          <w:rFonts w:ascii="Segoe UI Symbol" w:hAnsi="Segoe UI Symbol"/>
          <w:sz w:val="24"/>
          <w:szCs w:val="24"/>
        </w:rPr>
        <w:t>Our objective is to implement rainwater harvesting or greywater recycling systems where feasible to reduce overall water consumption</w:t>
      </w:r>
      <w:r w:rsidR="006A19D5">
        <w:rPr>
          <w:rFonts w:ascii="Segoe UI Symbol" w:hAnsi="Segoe UI Symbol"/>
          <w:sz w:val="24"/>
          <w:szCs w:val="24"/>
        </w:rPr>
        <w:t>, to the extent permitted by AMLRS commercial landlords</w:t>
      </w:r>
      <w:r w:rsidRPr="007E6A91">
        <w:rPr>
          <w:rFonts w:ascii="Segoe UI Symbol" w:hAnsi="Segoe UI Symbol"/>
          <w:sz w:val="24"/>
          <w:szCs w:val="24"/>
        </w:rPr>
        <w:t>.</w:t>
      </w:r>
    </w:p>
    <w:p w14:paraId="18AF84D1" w14:textId="77777777" w:rsidR="00013520" w:rsidRDefault="00013520" w:rsidP="00013520">
      <w:pPr>
        <w:pStyle w:val="ListParagraph"/>
        <w:numPr>
          <w:ilvl w:val="0"/>
          <w:numId w:val="7"/>
        </w:numPr>
        <w:tabs>
          <w:tab w:val="left" w:pos="5100"/>
        </w:tabs>
        <w:ind w:left="270"/>
        <w:rPr>
          <w:rFonts w:ascii="Segoe UI Symbol" w:hAnsi="Segoe UI Symbol"/>
          <w:b/>
          <w:bCs/>
          <w:sz w:val="26"/>
          <w:szCs w:val="26"/>
        </w:rPr>
      </w:pPr>
      <w:r w:rsidRPr="00C16FF3">
        <w:rPr>
          <w:rFonts w:ascii="Segoe UI Symbol" w:hAnsi="Segoe UI Symbol"/>
          <w:b/>
          <w:bCs/>
          <w:sz w:val="26"/>
          <w:szCs w:val="26"/>
        </w:rPr>
        <w:t>Environmental service and Advocacy</w:t>
      </w:r>
    </w:p>
    <w:p w14:paraId="22C9445B" w14:textId="1AEF7902" w:rsidR="007E6A91" w:rsidRPr="007E6A91" w:rsidRDefault="007E6A91" w:rsidP="007E6A91">
      <w:pPr>
        <w:numPr>
          <w:ilvl w:val="0"/>
          <w:numId w:val="6"/>
        </w:numPr>
        <w:tabs>
          <w:tab w:val="left" w:pos="5100"/>
        </w:tabs>
        <w:rPr>
          <w:rFonts w:ascii="Segoe UI Symbol" w:hAnsi="Segoe UI Symbol"/>
          <w:sz w:val="24"/>
          <w:szCs w:val="24"/>
        </w:rPr>
      </w:pPr>
      <w:r w:rsidRPr="007E6A91">
        <w:rPr>
          <w:rFonts w:ascii="Segoe UI Symbol" w:hAnsi="Segoe UI Symbol"/>
          <w:sz w:val="24"/>
          <w:szCs w:val="24"/>
        </w:rPr>
        <w:t xml:space="preserve">We </w:t>
      </w:r>
      <w:r w:rsidR="00BF78E5">
        <w:rPr>
          <w:rFonts w:ascii="Segoe UI Symbol" w:hAnsi="Segoe UI Symbol"/>
          <w:sz w:val="24"/>
          <w:szCs w:val="24"/>
        </w:rPr>
        <w:t>will</w:t>
      </w:r>
      <w:r w:rsidRPr="007E6A91">
        <w:rPr>
          <w:rFonts w:ascii="Segoe UI Symbol" w:hAnsi="Segoe UI Symbol"/>
          <w:sz w:val="24"/>
          <w:szCs w:val="24"/>
        </w:rPr>
        <w:t xml:space="preserve"> organize and host workshops or seminars for clients to help them understand the importance of sustainable business practices.</w:t>
      </w:r>
    </w:p>
    <w:p w14:paraId="755FB2FC" w14:textId="1A39A830" w:rsidR="00013520" w:rsidRDefault="00BF78E5" w:rsidP="007E6A91">
      <w:pPr>
        <w:numPr>
          <w:ilvl w:val="0"/>
          <w:numId w:val="6"/>
        </w:numPr>
        <w:tabs>
          <w:tab w:val="left" w:pos="5100"/>
        </w:tabs>
        <w:rPr>
          <w:rFonts w:ascii="Segoe UI Symbol" w:hAnsi="Segoe UI Symbol"/>
          <w:sz w:val="24"/>
          <w:szCs w:val="24"/>
        </w:rPr>
      </w:pPr>
      <w:r>
        <w:rPr>
          <w:rFonts w:ascii="Segoe UI Symbol" w:hAnsi="Segoe UI Symbol"/>
          <w:sz w:val="24"/>
          <w:szCs w:val="24"/>
        </w:rPr>
        <w:t>We will</w:t>
      </w:r>
      <w:r w:rsidR="007E6A91" w:rsidRPr="007E6A91">
        <w:rPr>
          <w:rFonts w:ascii="Segoe UI Symbol" w:hAnsi="Segoe UI Symbol"/>
          <w:sz w:val="24"/>
          <w:szCs w:val="24"/>
        </w:rPr>
        <w:t xml:space="preserve"> establish a network of partners who share our commitment to environmental stewardship and support each other in sustainability efforts.</w:t>
      </w:r>
    </w:p>
    <w:p w14:paraId="64FFE07E" w14:textId="1E3B72E8" w:rsidR="003B25A1" w:rsidRPr="00C16FF3" w:rsidRDefault="003B25A1" w:rsidP="003B25A1">
      <w:pPr>
        <w:pStyle w:val="Heading1"/>
        <w:ind w:left="-90" w:firstLine="0"/>
        <w:rPr>
          <w:rFonts w:ascii="Segoe UI Symbol" w:hAnsi="Segoe UI Symbol"/>
          <w:b/>
          <w:bCs/>
          <w:sz w:val="28"/>
          <w:szCs w:val="28"/>
        </w:rPr>
      </w:pPr>
      <w:bookmarkStart w:id="154" w:name="_Toc234075360"/>
      <w:r w:rsidRPr="00C16FF3">
        <w:rPr>
          <w:rFonts w:ascii="Segoe UI Symbol" w:hAnsi="Segoe UI Symbol"/>
          <w:b/>
          <w:bCs/>
          <w:sz w:val="28"/>
          <w:szCs w:val="28"/>
        </w:rPr>
        <w:t>QUA</w:t>
      </w:r>
      <w:r w:rsidR="002426D6">
        <w:rPr>
          <w:rFonts w:ascii="Segoe UI Symbol" w:hAnsi="Segoe UI Symbol"/>
          <w:b/>
          <w:bCs/>
          <w:sz w:val="28"/>
          <w:szCs w:val="28"/>
        </w:rPr>
        <w:t>NTI</w:t>
      </w:r>
      <w:r w:rsidRPr="00C16FF3">
        <w:rPr>
          <w:rFonts w:ascii="Segoe UI Symbol" w:hAnsi="Segoe UI Symbol"/>
          <w:b/>
          <w:bCs/>
          <w:sz w:val="28"/>
          <w:szCs w:val="28"/>
        </w:rPr>
        <w:t>TATIVE GOALS</w:t>
      </w:r>
      <w:bookmarkEnd w:id="154"/>
    </w:p>
    <w:p w14:paraId="47541B8A" w14:textId="77777777" w:rsidR="003B25A1" w:rsidRPr="00E273AC" w:rsidRDefault="003B25A1" w:rsidP="003B25A1">
      <w:pPr>
        <w:pStyle w:val="ListParagraph"/>
        <w:numPr>
          <w:ilvl w:val="0"/>
          <w:numId w:val="7"/>
        </w:numPr>
        <w:tabs>
          <w:tab w:val="left" w:pos="5100"/>
        </w:tabs>
        <w:ind w:left="270"/>
        <w:rPr>
          <w:rFonts w:ascii="Segoe UI Symbol" w:hAnsi="Segoe UI Symbol"/>
          <w:sz w:val="26"/>
          <w:szCs w:val="26"/>
        </w:rPr>
      </w:pPr>
      <w:r w:rsidRPr="00E273AC">
        <w:rPr>
          <w:rFonts w:ascii="Segoe UI Symbol" w:hAnsi="Segoe UI Symbol"/>
          <w:b/>
          <w:bCs/>
          <w:sz w:val="26"/>
          <w:szCs w:val="26"/>
        </w:rPr>
        <w:t>Energy Management</w:t>
      </w:r>
    </w:p>
    <w:p w14:paraId="227E4B8A" w14:textId="33AAA648" w:rsidR="00004451" w:rsidRPr="00004451" w:rsidRDefault="00733FE4" w:rsidP="00004451">
      <w:pPr>
        <w:numPr>
          <w:ilvl w:val="0"/>
          <w:numId w:val="3"/>
        </w:numPr>
        <w:tabs>
          <w:tab w:val="left" w:pos="5100"/>
        </w:tabs>
        <w:rPr>
          <w:rFonts w:ascii="Segoe UI Symbol" w:hAnsi="Segoe UI Symbol"/>
          <w:sz w:val="24"/>
          <w:szCs w:val="24"/>
        </w:rPr>
      </w:pPr>
      <w:r>
        <w:rPr>
          <w:rFonts w:ascii="Segoe UI Symbol" w:hAnsi="Segoe UI Symbol"/>
          <w:sz w:val="24"/>
          <w:szCs w:val="24"/>
        </w:rPr>
        <w:t>Target goal of</w:t>
      </w:r>
      <w:r w:rsidR="00AD1CF5">
        <w:rPr>
          <w:rFonts w:ascii="Segoe UI Symbol" w:hAnsi="Segoe UI Symbol"/>
          <w:sz w:val="24"/>
          <w:szCs w:val="24"/>
        </w:rPr>
        <w:t xml:space="preserve"> </w:t>
      </w:r>
      <w:r>
        <w:rPr>
          <w:rFonts w:ascii="Segoe UI Symbol" w:hAnsi="Segoe UI Symbol"/>
          <w:sz w:val="24"/>
          <w:szCs w:val="24"/>
        </w:rPr>
        <w:t>a</w:t>
      </w:r>
      <w:r w:rsidR="00004451" w:rsidRPr="00004451">
        <w:rPr>
          <w:rFonts w:ascii="Segoe UI Symbol" w:hAnsi="Segoe UI Symbol"/>
          <w:sz w:val="24"/>
          <w:szCs w:val="24"/>
        </w:rPr>
        <w:t>chiev</w:t>
      </w:r>
      <w:r>
        <w:rPr>
          <w:rFonts w:ascii="Segoe UI Symbol" w:hAnsi="Segoe UI Symbol"/>
          <w:sz w:val="24"/>
          <w:szCs w:val="24"/>
        </w:rPr>
        <w:t>ing</w:t>
      </w:r>
      <w:r w:rsidR="00004451" w:rsidRPr="00004451">
        <w:rPr>
          <w:rFonts w:ascii="Segoe UI Symbol" w:hAnsi="Segoe UI Symbol"/>
          <w:sz w:val="24"/>
          <w:szCs w:val="24"/>
        </w:rPr>
        <w:t xml:space="preserve"> a 20% reduction in overall office energy consumption by </w:t>
      </w:r>
      <w:del w:id="155" w:author="Kush Khalasi" w:date="2026-07-15T15:25:00Z" w16du:dateUtc="2026-07-15T09:55:00Z">
        <w:r w:rsidR="00E425D7" w:rsidDel="00EF2084">
          <w:rPr>
            <w:rFonts w:ascii="Segoe UI Symbol" w:hAnsi="Segoe UI Symbol"/>
            <w:sz w:val="24"/>
            <w:szCs w:val="24"/>
          </w:rPr>
          <w:delText>2026</w:delText>
        </w:r>
        <w:r w:rsidRPr="00004451" w:rsidDel="00EF2084">
          <w:rPr>
            <w:rFonts w:ascii="Segoe UI Symbol" w:hAnsi="Segoe UI Symbol"/>
            <w:sz w:val="24"/>
            <w:szCs w:val="24"/>
          </w:rPr>
          <w:delText xml:space="preserve"> </w:delText>
        </w:r>
      </w:del>
      <w:ins w:id="156" w:author="Kush Khalasi" w:date="2026-07-15T15:25:00Z" w16du:dateUtc="2026-07-15T09:55:00Z">
        <w:r w:rsidR="00EF2084">
          <w:rPr>
            <w:rFonts w:ascii="Segoe UI Symbol" w:hAnsi="Segoe UI Symbol"/>
            <w:sz w:val="24"/>
            <w:szCs w:val="24"/>
          </w:rPr>
          <w:t>2030</w:t>
        </w:r>
        <w:r w:rsidR="00EF2084" w:rsidRPr="00004451">
          <w:rPr>
            <w:rFonts w:ascii="Segoe UI Symbol" w:hAnsi="Segoe UI Symbol"/>
            <w:sz w:val="24"/>
            <w:szCs w:val="24"/>
          </w:rPr>
          <w:t xml:space="preserve"> </w:t>
        </w:r>
      </w:ins>
      <w:r w:rsidR="00004451" w:rsidRPr="00004451">
        <w:rPr>
          <w:rFonts w:ascii="Segoe UI Symbol" w:hAnsi="Segoe UI Symbol"/>
          <w:sz w:val="24"/>
          <w:szCs w:val="24"/>
        </w:rPr>
        <w:t xml:space="preserve">from the baseline of </w:t>
      </w:r>
      <w:r w:rsidR="00E425D7">
        <w:rPr>
          <w:rFonts w:ascii="Segoe UI Symbol" w:hAnsi="Segoe UI Symbol"/>
          <w:sz w:val="24"/>
          <w:szCs w:val="24"/>
        </w:rPr>
        <w:t>2022</w:t>
      </w:r>
      <w:r w:rsidR="00004451" w:rsidRPr="00004451">
        <w:rPr>
          <w:rFonts w:ascii="Segoe UI Symbol" w:hAnsi="Segoe UI Symbol"/>
          <w:sz w:val="24"/>
          <w:szCs w:val="24"/>
        </w:rPr>
        <w:t>.</w:t>
      </w:r>
    </w:p>
    <w:p w14:paraId="6224B763" w14:textId="471CEBC1" w:rsidR="00004451" w:rsidRPr="00004451" w:rsidRDefault="00430EAD" w:rsidP="00004451">
      <w:pPr>
        <w:numPr>
          <w:ilvl w:val="0"/>
          <w:numId w:val="3"/>
        </w:numPr>
        <w:tabs>
          <w:tab w:val="left" w:pos="5100"/>
        </w:tabs>
        <w:rPr>
          <w:rFonts w:ascii="Segoe UI Symbol" w:hAnsi="Segoe UI Symbol"/>
          <w:sz w:val="24"/>
          <w:szCs w:val="24"/>
        </w:rPr>
      </w:pPr>
      <w:r>
        <w:rPr>
          <w:rFonts w:ascii="Segoe UI Symbol" w:hAnsi="Segoe UI Symbol"/>
          <w:sz w:val="24"/>
          <w:szCs w:val="24"/>
        </w:rPr>
        <w:lastRenderedPageBreak/>
        <w:t>Partner with AMLRS commercial landlords to i</w:t>
      </w:r>
      <w:r w:rsidR="00004451" w:rsidRPr="00004451">
        <w:rPr>
          <w:rFonts w:ascii="Segoe UI Symbol" w:hAnsi="Segoe UI Symbol"/>
          <w:sz w:val="24"/>
          <w:szCs w:val="24"/>
        </w:rPr>
        <w:t xml:space="preserve">mplement renewable energy sources (solar panels or green energy procurement) to cover </w:t>
      </w:r>
      <w:r>
        <w:rPr>
          <w:rFonts w:ascii="Segoe UI Symbol" w:hAnsi="Segoe UI Symbol"/>
          <w:sz w:val="24"/>
          <w:szCs w:val="24"/>
        </w:rPr>
        <w:t xml:space="preserve">target goal of </w:t>
      </w:r>
      <w:r w:rsidR="00004451" w:rsidRPr="00004451">
        <w:rPr>
          <w:rFonts w:ascii="Segoe UI Symbol" w:hAnsi="Segoe UI Symbol"/>
          <w:sz w:val="24"/>
          <w:szCs w:val="24"/>
        </w:rPr>
        <w:t xml:space="preserve">at least </w:t>
      </w:r>
      <w:r>
        <w:rPr>
          <w:rFonts w:ascii="Segoe UI Symbol" w:hAnsi="Segoe UI Symbol"/>
          <w:sz w:val="24"/>
          <w:szCs w:val="24"/>
        </w:rPr>
        <w:t>2</w:t>
      </w:r>
      <w:r w:rsidRPr="00004451">
        <w:rPr>
          <w:rFonts w:ascii="Segoe UI Symbol" w:hAnsi="Segoe UI Symbol"/>
          <w:sz w:val="24"/>
          <w:szCs w:val="24"/>
        </w:rPr>
        <w:t>0</w:t>
      </w:r>
      <w:r w:rsidR="00004451" w:rsidRPr="00004451">
        <w:rPr>
          <w:rFonts w:ascii="Segoe UI Symbol" w:hAnsi="Segoe UI Symbol"/>
          <w:sz w:val="24"/>
          <w:szCs w:val="24"/>
        </w:rPr>
        <w:t xml:space="preserve">% of total energy usage by </w:t>
      </w:r>
      <w:r w:rsidR="00E425D7">
        <w:rPr>
          <w:rFonts w:ascii="Segoe UI Symbol" w:hAnsi="Segoe UI Symbol"/>
          <w:sz w:val="24"/>
          <w:szCs w:val="24"/>
        </w:rPr>
        <w:t>20</w:t>
      </w:r>
      <w:r w:rsidR="00A13E4A">
        <w:rPr>
          <w:rFonts w:ascii="Segoe UI Symbol" w:hAnsi="Segoe UI Symbol"/>
          <w:sz w:val="24"/>
          <w:szCs w:val="24"/>
        </w:rPr>
        <w:t>30</w:t>
      </w:r>
      <w:r w:rsidR="00004451" w:rsidRPr="00004451">
        <w:rPr>
          <w:rFonts w:ascii="Segoe UI Symbol" w:hAnsi="Segoe UI Symbol"/>
          <w:sz w:val="24"/>
          <w:szCs w:val="24"/>
        </w:rPr>
        <w:t>.</w:t>
      </w:r>
    </w:p>
    <w:p w14:paraId="4147430D" w14:textId="3D883CEB" w:rsidR="003B25A1" w:rsidRPr="00E273AC" w:rsidRDefault="00004451" w:rsidP="00004451">
      <w:pPr>
        <w:numPr>
          <w:ilvl w:val="0"/>
          <w:numId w:val="3"/>
        </w:numPr>
        <w:tabs>
          <w:tab w:val="left" w:pos="5100"/>
        </w:tabs>
        <w:rPr>
          <w:rFonts w:ascii="Segoe UI Symbol" w:hAnsi="Segoe UI Symbol"/>
          <w:sz w:val="24"/>
          <w:szCs w:val="24"/>
        </w:rPr>
      </w:pPr>
      <w:r w:rsidRPr="00004451">
        <w:rPr>
          <w:rFonts w:ascii="Segoe UI Symbol" w:hAnsi="Segoe UI Symbol"/>
          <w:sz w:val="24"/>
          <w:szCs w:val="24"/>
        </w:rPr>
        <w:t xml:space="preserve">Provide energy efficiency training to 100% of employees by </w:t>
      </w:r>
      <w:r w:rsidR="00E425D7">
        <w:rPr>
          <w:rFonts w:ascii="Segoe UI Symbol" w:hAnsi="Segoe UI Symbol"/>
          <w:sz w:val="24"/>
          <w:szCs w:val="24"/>
        </w:rPr>
        <w:t>20</w:t>
      </w:r>
      <w:r w:rsidR="00A13E4A">
        <w:rPr>
          <w:rFonts w:ascii="Segoe UI Symbol" w:hAnsi="Segoe UI Symbol"/>
          <w:sz w:val="24"/>
          <w:szCs w:val="24"/>
        </w:rPr>
        <w:t>30</w:t>
      </w:r>
      <w:r w:rsidRPr="00004451">
        <w:rPr>
          <w:rFonts w:ascii="Segoe UI Symbol" w:hAnsi="Segoe UI Symbol"/>
          <w:sz w:val="24"/>
          <w:szCs w:val="24"/>
        </w:rPr>
        <w:t>.</w:t>
      </w:r>
    </w:p>
    <w:p w14:paraId="0589CA99" w14:textId="77777777" w:rsidR="003B25A1" w:rsidRPr="00E273AC" w:rsidRDefault="003B25A1" w:rsidP="003B25A1">
      <w:pPr>
        <w:pStyle w:val="ListParagraph"/>
        <w:numPr>
          <w:ilvl w:val="0"/>
          <w:numId w:val="7"/>
        </w:numPr>
        <w:tabs>
          <w:tab w:val="left" w:pos="5100"/>
        </w:tabs>
        <w:ind w:left="270"/>
        <w:rPr>
          <w:rFonts w:ascii="Segoe UI Symbol" w:hAnsi="Segoe UI Symbol"/>
          <w:sz w:val="26"/>
          <w:szCs w:val="26"/>
        </w:rPr>
      </w:pPr>
      <w:r>
        <w:rPr>
          <w:rFonts w:ascii="Segoe UI Symbol" w:hAnsi="Segoe UI Symbol"/>
          <w:b/>
          <w:bCs/>
          <w:sz w:val="26"/>
          <w:szCs w:val="26"/>
        </w:rPr>
        <w:t xml:space="preserve">Green House Gas Management </w:t>
      </w:r>
    </w:p>
    <w:p w14:paraId="699D3DAE" w14:textId="386E9F93" w:rsidR="0037326D" w:rsidRPr="0037326D" w:rsidRDefault="0056346A" w:rsidP="0037326D">
      <w:pPr>
        <w:numPr>
          <w:ilvl w:val="0"/>
          <w:numId w:val="4"/>
        </w:numPr>
        <w:tabs>
          <w:tab w:val="left" w:pos="5100"/>
        </w:tabs>
        <w:rPr>
          <w:rFonts w:ascii="Segoe UI Symbol" w:hAnsi="Segoe UI Symbol"/>
          <w:sz w:val="24"/>
          <w:szCs w:val="24"/>
        </w:rPr>
      </w:pPr>
      <w:r>
        <w:rPr>
          <w:rFonts w:ascii="Segoe UI Symbol" w:hAnsi="Segoe UI Symbol"/>
          <w:sz w:val="24"/>
          <w:szCs w:val="24"/>
        </w:rPr>
        <w:t xml:space="preserve">Target goal of achieving a </w:t>
      </w:r>
      <w:r w:rsidR="0037326D" w:rsidRPr="0037326D">
        <w:rPr>
          <w:rFonts w:ascii="Segoe UI Symbol" w:hAnsi="Segoe UI Symbol"/>
          <w:sz w:val="24"/>
          <w:szCs w:val="24"/>
        </w:rPr>
        <w:t xml:space="preserve">15% reduction in total greenhouse gas (GHG) emissions by </w:t>
      </w:r>
      <w:r w:rsidR="00E425D7">
        <w:rPr>
          <w:rFonts w:ascii="Segoe UI Symbol" w:hAnsi="Segoe UI Symbol"/>
          <w:sz w:val="24"/>
          <w:szCs w:val="24"/>
        </w:rPr>
        <w:t>20</w:t>
      </w:r>
      <w:r w:rsidR="00915A4D">
        <w:rPr>
          <w:rFonts w:ascii="Segoe UI Symbol" w:hAnsi="Segoe UI Symbol"/>
          <w:sz w:val="24"/>
          <w:szCs w:val="24"/>
        </w:rPr>
        <w:t>30</w:t>
      </w:r>
      <w:r w:rsidR="00F635D1" w:rsidRPr="0037326D">
        <w:rPr>
          <w:rFonts w:ascii="Segoe UI Symbol" w:hAnsi="Segoe UI Symbol"/>
          <w:sz w:val="24"/>
          <w:szCs w:val="24"/>
        </w:rPr>
        <w:t xml:space="preserve"> </w:t>
      </w:r>
      <w:r w:rsidR="0037326D" w:rsidRPr="0037326D">
        <w:rPr>
          <w:rFonts w:ascii="Segoe UI Symbol" w:hAnsi="Segoe UI Symbol"/>
          <w:sz w:val="24"/>
          <w:szCs w:val="24"/>
        </w:rPr>
        <w:t xml:space="preserve">from the baseline of </w:t>
      </w:r>
      <w:r w:rsidR="00E425D7">
        <w:rPr>
          <w:rFonts w:ascii="Segoe UI Symbol" w:hAnsi="Segoe UI Symbol"/>
          <w:sz w:val="24"/>
          <w:szCs w:val="24"/>
        </w:rPr>
        <w:t>2022</w:t>
      </w:r>
      <w:r w:rsidR="0037326D" w:rsidRPr="0037326D">
        <w:rPr>
          <w:rFonts w:ascii="Segoe UI Symbol" w:hAnsi="Segoe UI Symbol"/>
          <w:sz w:val="24"/>
          <w:szCs w:val="24"/>
        </w:rPr>
        <w:t>.</w:t>
      </w:r>
    </w:p>
    <w:p w14:paraId="5054282F" w14:textId="64D93D29" w:rsidR="0037326D" w:rsidRPr="0037326D" w:rsidRDefault="0056346A" w:rsidP="0037326D">
      <w:pPr>
        <w:numPr>
          <w:ilvl w:val="0"/>
          <w:numId w:val="4"/>
        </w:numPr>
        <w:tabs>
          <w:tab w:val="left" w:pos="5100"/>
        </w:tabs>
        <w:rPr>
          <w:rFonts w:ascii="Segoe UI Symbol" w:hAnsi="Segoe UI Symbol"/>
          <w:sz w:val="24"/>
          <w:szCs w:val="24"/>
        </w:rPr>
      </w:pPr>
      <w:r>
        <w:rPr>
          <w:rFonts w:ascii="Segoe UI Symbol" w:hAnsi="Segoe UI Symbol"/>
          <w:sz w:val="24"/>
          <w:szCs w:val="24"/>
        </w:rPr>
        <w:t xml:space="preserve">Target goal of achieving a </w:t>
      </w:r>
      <w:r w:rsidR="0037326D" w:rsidRPr="0037326D">
        <w:rPr>
          <w:rFonts w:ascii="Segoe UI Symbol" w:hAnsi="Segoe UI Symbol"/>
          <w:sz w:val="24"/>
          <w:szCs w:val="24"/>
        </w:rPr>
        <w:t xml:space="preserve">7% reduction in Scope 1 emissions by </w:t>
      </w:r>
      <w:r w:rsidR="00E425D7">
        <w:rPr>
          <w:rFonts w:ascii="Segoe UI Symbol" w:hAnsi="Segoe UI Symbol"/>
          <w:sz w:val="24"/>
          <w:szCs w:val="24"/>
        </w:rPr>
        <w:t>20</w:t>
      </w:r>
      <w:r w:rsidR="00915A4D">
        <w:rPr>
          <w:rFonts w:ascii="Segoe UI Symbol" w:hAnsi="Segoe UI Symbol"/>
          <w:sz w:val="24"/>
          <w:szCs w:val="24"/>
        </w:rPr>
        <w:t>30</w:t>
      </w:r>
      <w:r w:rsidR="00E359C9">
        <w:rPr>
          <w:rFonts w:ascii="Segoe UI Symbol" w:hAnsi="Segoe UI Symbol"/>
          <w:sz w:val="24"/>
          <w:szCs w:val="24"/>
        </w:rPr>
        <w:t xml:space="preserve"> </w:t>
      </w:r>
      <w:r w:rsidR="0037326D" w:rsidRPr="0037326D">
        <w:rPr>
          <w:rFonts w:ascii="Segoe UI Symbol" w:hAnsi="Segoe UI Symbol"/>
          <w:sz w:val="24"/>
          <w:szCs w:val="24"/>
        </w:rPr>
        <w:t xml:space="preserve">from the baseline of </w:t>
      </w:r>
      <w:r w:rsidR="00E425D7">
        <w:rPr>
          <w:rFonts w:ascii="Segoe UI Symbol" w:hAnsi="Segoe UI Symbol"/>
          <w:sz w:val="24"/>
          <w:szCs w:val="24"/>
        </w:rPr>
        <w:t>2022</w:t>
      </w:r>
      <w:r w:rsidR="0037326D" w:rsidRPr="0037326D">
        <w:rPr>
          <w:rFonts w:ascii="Segoe UI Symbol" w:hAnsi="Segoe UI Symbol"/>
          <w:sz w:val="24"/>
          <w:szCs w:val="24"/>
        </w:rPr>
        <w:t>.</w:t>
      </w:r>
    </w:p>
    <w:p w14:paraId="47967A1A" w14:textId="3E8D0006" w:rsidR="0037326D" w:rsidRPr="0037326D" w:rsidRDefault="00E359C9" w:rsidP="0037326D">
      <w:pPr>
        <w:numPr>
          <w:ilvl w:val="0"/>
          <w:numId w:val="4"/>
        </w:numPr>
        <w:tabs>
          <w:tab w:val="left" w:pos="5100"/>
        </w:tabs>
        <w:rPr>
          <w:rFonts w:ascii="Segoe UI Symbol" w:hAnsi="Segoe UI Symbol"/>
          <w:sz w:val="24"/>
          <w:szCs w:val="24"/>
        </w:rPr>
      </w:pPr>
      <w:r>
        <w:rPr>
          <w:rFonts w:ascii="Segoe UI Symbol" w:hAnsi="Segoe UI Symbol"/>
          <w:sz w:val="24"/>
          <w:szCs w:val="24"/>
        </w:rPr>
        <w:t xml:space="preserve">Target goal of achieving an </w:t>
      </w:r>
      <w:r w:rsidR="0037326D" w:rsidRPr="0037326D">
        <w:rPr>
          <w:rFonts w:ascii="Segoe UI Symbol" w:hAnsi="Segoe UI Symbol"/>
          <w:sz w:val="24"/>
          <w:szCs w:val="24"/>
        </w:rPr>
        <w:t xml:space="preserve">8% reduction in Scope 2 emissions by </w:t>
      </w:r>
      <w:r w:rsidR="00E425D7">
        <w:rPr>
          <w:rFonts w:ascii="Segoe UI Symbol" w:hAnsi="Segoe UI Symbol"/>
          <w:sz w:val="24"/>
          <w:szCs w:val="24"/>
        </w:rPr>
        <w:t>20</w:t>
      </w:r>
      <w:r w:rsidR="00915A4D">
        <w:rPr>
          <w:rFonts w:ascii="Segoe UI Symbol" w:hAnsi="Segoe UI Symbol"/>
          <w:sz w:val="24"/>
          <w:szCs w:val="24"/>
        </w:rPr>
        <w:t>30</w:t>
      </w:r>
      <w:r>
        <w:rPr>
          <w:rFonts w:ascii="Segoe UI Symbol" w:hAnsi="Segoe UI Symbol"/>
          <w:sz w:val="24"/>
          <w:szCs w:val="24"/>
        </w:rPr>
        <w:t xml:space="preserve"> </w:t>
      </w:r>
      <w:r w:rsidR="0037326D" w:rsidRPr="0037326D">
        <w:rPr>
          <w:rFonts w:ascii="Segoe UI Symbol" w:hAnsi="Segoe UI Symbol"/>
          <w:sz w:val="24"/>
          <w:szCs w:val="24"/>
        </w:rPr>
        <w:t xml:space="preserve">from the baseline of </w:t>
      </w:r>
      <w:r w:rsidR="00E425D7">
        <w:rPr>
          <w:rFonts w:ascii="Segoe UI Symbol" w:hAnsi="Segoe UI Symbol"/>
          <w:sz w:val="24"/>
          <w:szCs w:val="24"/>
        </w:rPr>
        <w:t>2022</w:t>
      </w:r>
      <w:r w:rsidR="0037326D" w:rsidRPr="0037326D">
        <w:rPr>
          <w:rFonts w:ascii="Segoe UI Symbol" w:hAnsi="Segoe UI Symbol"/>
          <w:sz w:val="24"/>
          <w:szCs w:val="24"/>
        </w:rPr>
        <w:t>.</w:t>
      </w:r>
    </w:p>
    <w:p w14:paraId="17947003" w14:textId="4C0EF242" w:rsidR="003B25A1" w:rsidRPr="00004451" w:rsidRDefault="00E359C9" w:rsidP="0037326D">
      <w:pPr>
        <w:numPr>
          <w:ilvl w:val="0"/>
          <w:numId w:val="4"/>
        </w:numPr>
        <w:tabs>
          <w:tab w:val="left" w:pos="5100"/>
        </w:tabs>
        <w:rPr>
          <w:rFonts w:ascii="Segoe UI Symbol" w:hAnsi="Segoe UI Symbol"/>
          <w:sz w:val="24"/>
          <w:szCs w:val="24"/>
        </w:rPr>
      </w:pPr>
      <w:r>
        <w:rPr>
          <w:rFonts w:ascii="Segoe UI Symbol" w:hAnsi="Segoe UI Symbol"/>
          <w:sz w:val="24"/>
          <w:szCs w:val="24"/>
        </w:rPr>
        <w:t xml:space="preserve">Target goal of achieving a </w:t>
      </w:r>
      <w:r w:rsidR="0037326D" w:rsidRPr="0037326D">
        <w:rPr>
          <w:rFonts w:ascii="Segoe UI Symbol" w:hAnsi="Segoe UI Symbol"/>
          <w:sz w:val="24"/>
          <w:szCs w:val="24"/>
        </w:rPr>
        <w:t xml:space="preserve">5% reduction in Scope 3 emissions by </w:t>
      </w:r>
      <w:r w:rsidR="00E425D7">
        <w:rPr>
          <w:rFonts w:ascii="Segoe UI Symbol" w:hAnsi="Segoe UI Symbol"/>
          <w:sz w:val="24"/>
          <w:szCs w:val="24"/>
        </w:rPr>
        <w:t>20</w:t>
      </w:r>
      <w:r w:rsidR="00915A4D">
        <w:rPr>
          <w:rFonts w:ascii="Segoe UI Symbol" w:hAnsi="Segoe UI Symbol"/>
          <w:sz w:val="24"/>
          <w:szCs w:val="24"/>
        </w:rPr>
        <w:t>30</w:t>
      </w:r>
      <w:r>
        <w:rPr>
          <w:rFonts w:ascii="Segoe UI Symbol" w:hAnsi="Segoe UI Symbol"/>
          <w:sz w:val="24"/>
          <w:szCs w:val="24"/>
        </w:rPr>
        <w:t xml:space="preserve"> </w:t>
      </w:r>
      <w:r w:rsidR="0037326D" w:rsidRPr="0037326D">
        <w:rPr>
          <w:rFonts w:ascii="Segoe UI Symbol" w:hAnsi="Segoe UI Symbol"/>
          <w:sz w:val="24"/>
          <w:szCs w:val="24"/>
        </w:rPr>
        <w:t xml:space="preserve">from the baseline of </w:t>
      </w:r>
      <w:r w:rsidR="00E425D7">
        <w:rPr>
          <w:rFonts w:ascii="Segoe UI Symbol" w:hAnsi="Segoe UI Symbol"/>
          <w:sz w:val="24"/>
          <w:szCs w:val="24"/>
        </w:rPr>
        <w:t>2022</w:t>
      </w:r>
      <w:r w:rsidR="0037326D" w:rsidRPr="0037326D">
        <w:rPr>
          <w:rFonts w:ascii="Segoe UI Symbol" w:hAnsi="Segoe UI Symbol"/>
          <w:sz w:val="24"/>
          <w:szCs w:val="24"/>
        </w:rPr>
        <w:t>.</w:t>
      </w:r>
    </w:p>
    <w:p w14:paraId="0E026BE2" w14:textId="3DD9C194" w:rsidR="003B25A1" w:rsidRPr="00E273AC" w:rsidRDefault="003B25A1" w:rsidP="003B25A1">
      <w:pPr>
        <w:numPr>
          <w:ilvl w:val="0"/>
          <w:numId w:val="4"/>
        </w:numPr>
        <w:tabs>
          <w:tab w:val="left" w:pos="5100"/>
        </w:tabs>
        <w:rPr>
          <w:rFonts w:ascii="Segoe UI Symbol" w:hAnsi="Segoe UI Symbol"/>
          <w:sz w:val="24"/>
          <w:szCs w:val="24"/>
        </w:rPr>
      </w:pPr>
      <w:r w:rsidRPr="00004451">
        <w:rPr>
          <w:rFonts w:ascii="Segoe UI Symbol" w:hAnsi="Segoe UI Symbol"/>
          <w:sz w:val="24"/>
          <w:szCs w:val="24"/>
        </w:rPr>
        <w:t xml:space="preserve">Provide GHG management and carbon footprint reduction training to 100% of employees by </w:t>
      </w:r>
      <w:r w:rsidR="00E425D7">
        <w:rPr>
          <w:rFonts w:ascii="Segoe UI Symbol" w:hAnsi="Segoe UI Symbol"/>
          <w:sz w:val="24"/>
          <w:szCs w:val="24"/>
        </w:rPr>
        <w:t>20</w:t>
      </w:r>
      <w:r w:rsidR="00915A4D">
        <w:rPr>
          <w:rFonts w:ascii="Segoe UI Symbol" w:hAnsi="Segoe UI Symbol"/>
          <w:sz w:val="24"/>
          <w:szCs w:val="24"/>
        </w:rPr>
        <w:t>30</w:t>
      </w:r>
      <w:r w:rsidRPr="00004451">
        <w:rPr>
          <w:rFonts w:ascii="Segoe UI Symbol" w:hAnsi="Segoe UI Symbol"/>
          <w:sz w:val="24"/>
          <w:szCs w:val="24"/>
        </w:rPr>
        <w:t>.</w:t>
      </w:r>
    </w:p>
    <w:p w14:paraId="6845A529" w14:textId="77777777" w:rsidR="003B25A1" w:rsidRPr="00E273AC" w:rsidRDefault="003B25A1" w:rsidP="003B25A1">
      <w:pPr>
        <w:pStyle w:val="ListParagraph"/>
        <w:numPr>
          <w:ilvl w:val="0"/>
          <w:numId w:val="7"/>
        </w:numPr>
        <w:tabs>
          <w:tab w:val="left" w:pos="5100"/>
        </w:tabs>
        <w:ind w:left="270"/>
        <w:rPr>
          <w:rFonts w:ascii="Segoe UI Symbol" w:hAnsi="Segoe UI Symbol"/>
          <w:sz w:val="26"/>
          <w:szCs w:val="26"/>
        </w:rPr>
      </w:pPr>
      <w:r>
        <w:rPr>
          <w:rFonts w:ascii="Segoe UI Symbol" w:hAnsi="Segoe UI Symbol"/>
          <w:b/>
          <w:bCs/>
          <w:sz w:val="26"/>
          <w:szCs w:val="26"/>
        </w:rPr>
        <w:t xml:space="preserve">Waste Management </w:t>
      </w:r>
    </w:p>
    <w:p w14:paraId="2E4D9006" w14:textId="5DEBB185" w:rsidR="003B25A1" w:rsidRDefault="00D103C9" w:rsidP="003B25A1">
      <w:pPr>
        <w:numPr>
          <w:ilvl w:val="0"/>
          <w:numId w:val="5"/>
        </w:numPr>
        <w:tabs>
          <w:tab w:val="left" w:pos="5100"/>
        </w:tabs>
        <w:rPr>
          <w:rFonts w:ascii="Segoe UI Symbol" w:hAnsi="Segoe UI Symbol"/>
          <w:sz w:val="24"/>
          <w:szCs w:val="24"/>
        </w:rPr>
      </w:pPr>
      <w:r>
        <w:rPr>
          <w:rFonts w:ascii="Segoe UI Symbol" w:hAnsi="Segoe UI Symbol"/>
          <w:sz w:val="24"/>
          <w:szCs w:val="24"/>
        </w:rPr>
        <w:t>Target goal of r</w:t>
      </w:r>
      <w:r w:rsidR="0037326D" w:rsidRPr="0037326D">
        <w:rPr>
          <w:rFonts w:ascii="Segoe UI Symbol" w:hAnsi="Segoe UI Symbol"/>
          <w:sz w:val="24"/>
          <w:szCs w:val="24"/>
        </w:rPr>
        <w:t>educ</w:t>
      </w:r>
      <w:r>
        <w:rPr>
          <w:rFonts w:ascii="Segoe UI Symbol" w:hAnsi="Segoe UI Symbol"/>
          <w:sz w:val="24"/>
          <w:szCs w:val="24"/>
        </w:rPr>
        <w:t>ing</w:t>
      </w:r>
      <w:r w:rsidR="0037326D" w:rsidRPr="0037326D">
        <w:rPr>
          <w:rFonts w:ascii="Segoe UI Symbol" w:hAnsi="Segoe UI Symbol"/>
          <w:sz w:val="24"/>
          <w:szCs w:val="24"/>
        </w:rPr>
        <w:t xml:space="preserve"> total </w:t>
      </w:r>
      <w:r>
        <w:rPr>
          <w:rFonts w:ascii="Segoe UI Symbol" w:hAnsi="Segoe UI Symbol"/>
          <w:sz w:val="24"/>
          <w:szCs w:val="24"/>
        </w:rPr>
        <w:t xml:space="preserve">non-recycled </w:t>
      </w:r>
      <w:r w:rsidR="0037326D" w:rsidRPr="0037326D">
        <w:rPr>
          <w:rFonts w:ascii="Segoe UI Symbol" w:hAnsi="Segoe UI Symbol"/>
          <w:sz w:val="24"/>
          <w:szCs w:val="24"/>
        </w:rPr>
        <w:t xml:space="preserve">waste generation by 30% by </w:t>
      </w:r>
      <w:r w:rsidR="00E425D7">
        <w:rPr>
          <w:rFonts w:ascii="Segoe UI Symbol" w:hAnsi="Segoe UI Symbol"/>
          <w:sz w:val="24"/>
          <w:szCs w:val="24"/>
        </w:rPr>
        <w:t>20</w:t>
      </w:r>
      <w:r w:rsidR="00915A4D">
        <w:rPr>
          <w:rFonts w:ascii="Segoe UI Symbol" w:hAnsi="Segoe UI Symbol"/>
          <w:sz w:val="24"/>
          <w:szCs w:val="24"/>
        </w:rPr>
        <w:t>30</w:t>
      </w:r>
      <w:r w:rsidRPr="0037326D">
        <w:rPr>
          <w:rFonts w:ascii="Segoe UI Symbol" w:hAnsi="Segoe UI Symbol"/>
          <w:sz w:val="24"/>
          <w:szCs w:val="24"/>
        </w:rPr>
        <w:t xml:space="preserve"> </w:t>
      </w:r>
      <w:r w:rsidR="0037326D" w:rsidRPr="0037326D">
        <w:rPr>
          <w:rFonts w:ascii="Segoe UI Symbol" w:hAnsi="Segoe UI Symbol"/>
          <w:sz w:val="24"/>
          <w:szCs w:val="24"/>
        </w:rPr>
        <w:t xml:space="preserve">from the baseline of </w:t>
      </w:r>
      <w:r w:rsidR="00E425D7">
        <w:rPr>
          <w:rFonts w:ascii="Segoe UI Symbol" w:hAnsi="Segoe UI Symbol"/>
          <w:sz w:val="24"/>
          <w:szCs w:val="24"/>
        </w:rPr>
        <w:t>2022</w:t>
      </w:r>
      <w:r w:rsidR="0037326D" w:rsidRPr="0037326D">
        <w:rPr>
          <w:rFonts w:ascii="Segoe UI Symbol" w:hAnsi="Segoe UI Symbol"/>
          <w:sz w:val="24"/>
          <w:szCs w:val="24"/>
        </w:rPr>
        <w:t>.</w:t>
      </w:r>
    </w:p>
    <w:p w14:paraId="6EAE139E" w14:textId="14CF5E2D" w:rsidR="003B25A1" w:rsidRDefault="00004451" w:rsidP="003B25A1">
      <w:pPr>
        <w:numPr>
          <w:ilvl w:val="0"/>
          <w:numId w:val="5"/>
        </w:numPr>
        <w:tabs>
          <w:tab w:val="left" w:pos="5100"/>
        </w:tabs>
        <w:rPr>
          <w:rFonts w:ascii="Segoe UI Symbol" w:hAnsi="Segoe UI Symbol"/>
          <w:sz w:val="24"/>
          <w:szCs w:val="24"/>
        </w:rPr>
      </w:pPr>
      <w:r w:rsidRPr="00004451">
        <w:rPr>
          <w:rFonts w:ascii="Segoe UI Symbol" w:hAnsi="Segoe UI Symbol"/>
          <w:sz w:val="24"/>
          <w:szCs w:val="24"/>
        </w:rPr>
        <w:t>Ensure 100% of non-recyclable and hazardous waste</w:t>
      </w:r>
      <w:r w:rsidR="00294EAD">
        <w:rPr>
          <w:rFonts w:ascii="Segoe UI Symbol" w:hAnsi="Segoe UI Symbol"/>
          <w:sz w:val="24"/>
          <w:szCs w:val="24"/>
        </w:rPr>
        <w:t>, if any,</w:t>
      </w:r>
      <w:r w:rsidRPr="00004451">
        <w:rPr>
          <w:rFonts w:ascii="Segoe UI Symbol" w:hAnsi="Segoe UI Symbol"/>
          <w:sz w:val="24"/>
          <w:szCs w:val="24"/>
        </w:rPr>
        <w:t xml:space="preserve"> is disposed of through certified waste disposal partners by </w:t>
      </w:r>
      <w:r w:rsidR="00E425D7">
        <w:rPr>
          <w:rFonts w:ascii="Segoe UI Symbol" w:hAnsi="Segoe UI Symbol"/>
          <w:sz w:val="24"/>
          <w:szCs w:val="24"/>
        </w:rPr>
        <w:t>20</w:t>
      </w:r>
      <w:r w:rsidR="00915A4D">
        <w:rPr>
          <w:rFonts w:ascii="Segoe UI Symbol" w:hAnsi="Segoe UI Symbol"/>
          <w:sz w:val="24"/>
          <w:szCs w:val="24"/>
        </w:rPr>
        <w:t>30</w:t>
      </w:r>
      <w:r w:rsidRPr="00004451">
        <w:rPr>
          <w:rFonts w:ascii="Segoe UI Symbol" w:hAnsi="Segoe UI Symbol"/>
          <w:sz w:val="24"/>
          <w:szCs w:val="24"/>
        </w:rPr>
        <w:t>.</w:t>
      </w:r>
    </w:p>
    <w:p w14:paraId="60610388" w14:textId="6B44D106" w:rsidR="00004451" w:rsidRDefault="00004451" w:rsidP="003B25A1">
      <w:pPr>
        <w:numPr>
          <w:ilvl w:val="0"/>
          <w:numId w:val="5"/>
        </w:numPr>
        <w:tabs>
          <w:tab w:val="left" w:pos="5100"/>
        </w:tabs>
        <w:rPr>
          <w:rFonts w:ascii="Segoe UI Symbol" w:hAnsi="Segoe UI Symbol"/>
          <w:sz w:val="24"/>
          <w:szCs w:val="24"/>
        </w:rPr>
      </w:pPr>
      <w:r w:rsidRPr="00004451">
        <w:rPr>
          <w:rFonts w:ascii="Segoe UI Symbol" w:hAnsi="Segoe UI Symbol"/>
          <w:sz w:val="24"/>
          <w:szCs w:val="24"/>
        </w:rPr>
        <w:t xml:space="preserve">Increase the use of reusable office materials (e.g., cups, containers) by 50% by </w:t>
      </w:r>
      <w:r w:rsidR="00E425D7">
        <w:rPr>
          <w:rFonts w:ascii="Segoe UI Symbol" w:hAnsi="Segoe UI Symbol"/>
          <w:sz w:val="24"/>
          <w:szCs w:val="24"/>
        </w:rPr>
        <w:t>20</w:t>
      </w:r>
      <w:r w:rsidR="00915A4D">
        <w:rPr>
          <w:rFonts w:ascii="Segoe UI Symbol" w:hAnsi="Segoe UI Symbol"/>
          <w:sz w:val="24"/>
          <w:szCs w:val="24"/>
        </w:rPr>
        <w:t>30</w:t>
      </w:r>
      <w:r w:rsidR="00F54777">
        <w:rPr>
          <w:rFonts w:ascii="Segoe UI Symbol" w:hAnsi="Segoe UI Symbol"/>
          <w:sz w:val="24"/>
          <w:szCs w:val="24"/>
        </w:rPr>
        <w:t xml:space="preserve"> by replacing disposables with reusable office materials</w:t>
      </w:r>
      <w:r w:rsidRPr="00004451">
        <w:rPr>
          <w:rFonts w:ascii="Segoe UI Symbol" w:hAnsi="Segoe UI Symbol"/>
          <w:sz w:val="24"/>
          <w:szCs w:val="24"/>
        </w:rPr>
        <w:t>.</w:t>
      </w:r>
    </w:p>
    <w:p w14:paraId="6FCC9244" w14:textId="0B44BFA9" w:rsidR="00004451" w:rsidRPr="00E273AC" w:rsidRDefault="00004451" w:rsidP="003B25A1">
      <w:pPr>
        <w:numPr>
          <w:ilvl w:val="0"/>
          <w:numId w:val="5"/>
        </w:numPr>
        <w:tabs>
          <w:tab w:val="left" w:pos="5100"/>
        </w:tabs>
        <w:rPr>
          <w:rFonts w:ascii="Segoe UI Symbol" w:hAnsi="Segoe UI Symbol"/>
          <w:sz w:val="24"/>
          <w:szCs w:val="24"/>
        </w:rPr>
      </w:pPr>
      <w:r w:rsidRPr="00004451">
        <w:rPr>
          <w:rFonts w:ascii="Segoe UI Symbol" w:hAnsi="Segoe UI Symbol"/>
          <w:sz w:val="24"/>
          <w:szCs w:val="24"/>
        </w:rPr>
        <w:t xml:space="preserve">Develop and implement an electronic waste (e-waste) management plan, with 90% of old electronic devices disposed of through certified e-waste recycling partners by </w:t>
      </w:r>
      <w:r w:rsidR="00E425D7">
        <w:rPr>
          <w:rFonts w:ascii="Segoe UI Symbol" w:hAnsi="Segoe UI Symbol"/>
          <w:sz w:val="24"/>
          <w:szCs w:val="24"/>
        </w:rPr>
        <w:t>20</w:t>
      </w:r>
      <w:r w:rsidR="00915A4D">
        <w:rPr>
          <w:rFonts w:ascii="Segoe UI Symbol" w:hAnsi="Segoe UI Symbol"/>
          <w:sz w:val="24"/>
          <w:szCs w:val="24"/>
        </w:rPr>
        <w:t>30</w:t>
      </w:r>
      <w:r w:rsidRPr="00004451">
        <w:rPr>
          <w:rFonts w:ascii="Segoe UI Symbol" w:hAnsi="Segoe UI Symbol"/>
          <w:sz w:val="24"/>
          <w:szCs w:val="24"/>
        </w:rPr>
        <w:t>.</w:t>
      </w:r>
    </w:p>
    <w:p w14:paraId="709B121D" w14:textId="77777777" w:rsidR="003B25A1" w:rsidRPr="00E273AC" w:rsidRDefault="003B25A1" w:rsidP="003B25A1">
      <w:pPr>
        <w:pStyle w:val="ListParagraph"/>
        <w:numPr>
          <w:ilvl w:val="0"/>
          <w:numId w:val="7"/>
        </w:numPr>
        <w:tabs>
          <w:tab w:val="left" w:pos="5100"/>
        </w:tabs>
        <w:ind w:left="270"/>
        <w:rPr>
          <w:rFonts w:ascii="Segoe UI Symbol" w:hAnsi="Segoe UI Symbol"/>
          <w:sz w:val="26"/>
          <w:szCs w:val="26"/>
        </w:rPr>
      </w:pPr>
      <w:r w:rsidRPr="00E273AC">
        <w:rPr>
          <w:rFonts w:ascii="Segoe UI Symbol" w:hAnsi="Segoe UI Symbol"/>
          <w:b/>
          <w:bCs/>
          <w:sz w:val="26"/>
          <w:szCs w:val="26"/>
        </w:rPr>
        <w:t>Water Efficiency</w:t>
      </w:r>
    </w:p>
    <w:p w14:paraId="15CC87C9" w14:textId="42A47190" w:rsidR="0037326D" w:rsidRPr="0037326D" w:rsidRDefault="0013757D" w:rsidP="0037326D">
      <w:pPr>
        <w:numPr>
          <w:ilvl w:val="0"/>
          <w:numId w:val="6"/>
        </w:numPr>
        <w:tabs>
          <w:tab w:val="left" w:pos="5100"/>
        </w:tabs>
        <w:rPr>
          <w:rFonts w:ascii="Segoe UI Symbol" w:hAnsi="Segoe UI Symbol"/>
          <w:sz w:val="24"/>
          <w:szCs w:val="24"/>
        </w:rPr>
      </w:pPr>
      <w:r>
        <w:rPr>
          <w:rFonts w:ascii="Segoe UI Symbol" w:hAnsi="Segoe UI Symbol"/>
          <w:sz w:val="24"/>
          <w:szCs w:val="24"/>
        </w:rPr>
        <w:lastRenderedPageBreak/>
        <w:t>Target goal of r</w:t>
      </w:r>
      <w:r w:rsidR="0037326D" w:rsidRPr="0037326D">
        <w:rPr>
          <w:rFonts w:ascii="Segoe UI Symbol" w:hAnsi="Segoe UI Symbol"/>
          <w:sz w:val="24"/>
          <w:szCs w:val="24"/>
        </w:rPr>
        <w:t>educ</w:t>
      </w:r>
      <w:r>
        <w:rPr>
          <w:rFonts w:ascii="Segoe UI Symbol" w:hAnsi="Segoe UI Symbol"/>
          <w:sz w:val="24"/>
          <w:szCs w:val="24"/>
        </w:rPr>
        <w:t>ing</w:t>
      </w:r>
      <w:r w:rsidR="0037326D" w:rsidRPr="0037326D">
        <w:rPr>
          <w:rFonts w:ascii="Segoe UI Symbol" w:hAnsi="Segoe UI Symbol"/>
          <w:sz w:val="24"/>
          <w:szCs w:val="24"/>
        </w:rPr>
        <w:t xml:space="preserve"> water consumption by 20% per employee by </w:t>
      </w:r>
      <w:r w:rsidR="00E425D7">
        <w:rPr>
          <w:rFonts w:ascii="Segoe UI Symbol" w:hAnsi="Segoe UI Symbol"/>
          <w:sz w:val="24"/>
          <w:szCs w:val="24"/>
        </w:rPr>
        <w:t>20</w:t>
      </w:r>
      <w:r w:rsidR="00915A4D">
        <w:rPr>
          <w:rFonts w:ascii="Segoe UI Symbol" w:hAnsi="Segoe UI Symbol"/>
          <w:sz w:val="24"/>
          <w:szCs w:val="24"/>
        </w:rPr>
        <w:t>30</w:t>
      </w:r>
      <w:r w:rsidRPr="0037326D">
        <w:rPr>
          <w:rFonts w:ascii="Segoe UI Symbol" w:hAnsi="Segoe UI Symbol"/>
          <w:sz w:val="24"/>
          <w:szCs w:val="24"/>
        </w:rPr>
        <w:t xml:space="preserve"> </w:t>
      </w:r>
      <w:r w:rsidR="0037326D" w:rsidRPr="0037326D">
        <w:rPr>
          <w:rFonts w:ascii="Segoe UI Symbol" w:hAnsi="Segoe UI Symbol"/>
          <w:sz w:val="24"/>
          <w:szCs w:val="24"/>
        </w:rPr>
        <w:t xml:space="preserve">from the baseline of </w:t>
      </w:r>
      <w:r w:rsidR="00E425D7">
        <w:rPr>
          <w:rFonts w:ascii="Segoe UI Symbol" w:hAnsi="Segoe UI Symbol"/>
          <w:sz w:val="24"/>
          <w:szCs w:val="24"/>
        </w:rPr>
        <w:t>2022</w:t>
      </w:r>
      <w:r w:rsidR="0037326D" w:rsidRPr="0037326D">
        <w:rPr>
          <w:rFonts w:ascii="Segoe UI Symbol" w:hAnsi="Segoe UI Symbol"/>
          <w:sz w:val="24"/>
          <w:szCs w:val="24"/>
        </w:rPr>
        <w:t>.</w:t>
      </w:r>
    </w:p>
    <w:p w14:paraId="6281F373" w14:textId="768A48C7" w:rsidR="0037326D" w:rsidRPr="0037326D" w:rsidRDefault="0037326D" w:rsidP="0037326D">
      <w:pPr>
        <w:numPr>
          <w:ilvl w:val="0"/>
          <w:numId w:val="6"/>
        </w:numPr>
        <w:tabs>
          <w:tab w:val="left" w:pos="5100"/>
        </w:tabs>
        <w:rPr>
          <w:rFonts w:ascii="Segoe UI Symbol" w:hAnsi="Segoe UI Symbol"/>
          <w:sz w:val="24"/>
          <w:szCs w:val="24"/>
        </w:rPr>
      </w:pPr>
      <w:r w:rsidRPr="0037326D">
        <w:rPr>
          <w:rFonts w:ascii="Segoe UI Symbol" w:hAnsi="Segoe UI Symbol"/>
          <w:sz w:val="24"/>
          <w:szCs w:val="24"/>
        </w:rPr>
        <w:t>Install water-saving fixtures (low-flow faucets, water-efficient toilets)</w:t>
      </w:r>
      <w:r w:rsidR="0013757D">
        <w:rPr>
          <w:rFonts w:ascii="Segoe UI Symbol" w:hAnsi="Segoe UI Symbol"/>
          <w:sz w:val="24"/>
          <w:szCs w:val="24"/>
        </w:rPr>
        <w:t>, to the extent permitted by AMLRS commercial landlords,</w:t>
      </w:r>
      <w:r w:rsidRPr="0037326D">
        <w:rPr>
          <w:rFonts w:ascii="Segoe UI Symbol" w:hAnsi="Segoe UI Symbol"/>
          <w:sz w:val="24"/>
          <w:szCs w:val="24"/>
        </w:rPr>
        <w:t xml:space="preserve"> in 100% of office facilities by </w:t>
      </w:r>
      <w:r w:rsidR="00E425D7">
        <w:rPr>
          <w:rFonts w:ascii="Segoe UI Symbol" w:hAnsi="Segoe UI Symbol"/>
          <w:sz w:val="24"/>
          <w:szCs w:val="24"/>
        </w:rPr>
        <w:t>20</w:t>
      </w:r>
      <w:r w:rsidR="00915A4D">
        <w:rPr>
          <w:rFonts w:ascii="Segoe UI Symbol" w:hAnsi="Segoe UI Symbol"/>
          <w:sz w:val="24"/>
          <w:szCs w:val="24"/>
        </w:rPr>
        <w:t>30</w:t>
      </w:r>
      <w:r w:rsidRPr="0037326D">
        <w:rPr>
          <w:rFonts w:ascii="Segoe UI Symbol" w:hAnsi="Segoe UI Symbol"/>
          <w:sz w:val="24"/>
          <w:szCs w:val="24"/>
        </w:rPr>
        <w:t>.</w:t>
      </w:r>
    </w:p>
    <w:p w14:paraId="2E655CEB" w14:textId="2D2A82DF" w:rsidR="0037326D" w:rsidRPr="0037326D" w:rsidRDefault="0037326D" w:rsidP="0037326D">
      <w:pPr>
        <w:numPr>
          <w:ilvl w:val="0"/>
          <w:numId w:val="6"/>
        </w:numPr>
        <w:tabs>
          <w:tab w:val="left" w:pos="5100"/>
        </w:tabs>
        <w:rPr>
          <w:rFonts w:ascii="Segoe UI Symbol" w:hAnsi="Segoe UI Symbol"/>
          <w:sz w:val="24"/>
          <w:szCs w:val="24"/>
        </w:rPr>
      </w:pPr>
      <w:r w:rsidRPr="0037326D">
        <w:rPr>
          <w:rFonts w:ascii="Segoe UI Symbol" w:hAnsi="Segoe UI Symbol"/>
          <w:sz w:val="24"/>
          <w:szCs w:val="24"/>
        </w:rPr>
        <w:t>Implement a rainwater harvesting system</w:t>
      </w:r>
      <w:r w:rsidR="0013757D">
        <w:rPr>
          <w:rFonts w:ascii="Segoe UI Symbol" w:hAnsi="Segoe UI Symbol"/>
          <w:sz w:val="24"/>
          <w:szCs w:val="24"/>
        </w:rPr>
        <w:t>, to the extent permitted by AMLRS commercial landlords,</w:t>
      </w:r>
      <w:r w:rsidRPr="0037326D">
        <w:rPr>
          <w:rFonts w:ascii="Segoe UI Symbol" w:hAnsi="Segoe UI Symbol"/>
          <w:sz w:val="24"/>
          <w:szCs w:val="24"/>
        </w:rPr>
        <w:t xml:space="preserve"> </w:t>
      </w:r>
      <w:r w:rsidR="0013757D">
        <w:rPr>
          <w:rFonts w:ascii="Segoe UI Symbol" w:hAnsi="Segoe UI Symbol"/>
          <w:sz w:val="24"/>
          <w:szCs w:val="24"/>
        </w:rPr>
        <w:t xml:space="preserve">with a target goal of </w:t>
      </w:r>
      <w:r w:rsidRPr="0037326D">
        <w:rPr>
          <w:rFonts w:ascii="Segoe UI Symbol" w:hAnsi="Segoe UI Symbol"/>
          <w:sz w:val="24"/>
          <w:szCs w:val="24"/>
        </w:rPr>
        <w:t>reduc</w:t>
      </w:r>
      <w:r w:rsidR="0013757D">
        <w:rPr>
          <w:rFonts w:ascii="Segoe UI Symbol" w:hAnsi="Segoe UI Symbol"/>
          <w:sz w:val="24"/>
          <w:szCs w:val="24"/>
        </w:rPr>
        <w:t>ing</w:t>
      </w:r>
      <w:r w:rsidRPr="0037326D">
        <w:rPr>
          <w:rFonts w:ascii="Segoe UI Symbol" w:hAnsi="Segoe UI Symbol"/>
          <w:sz w:val="24"/>
          <w:szCs w:val="24"/>
        </w:rPr>
        <w:t xml:space="preserve"> dependence on municipal water supply by 30% by </w:t>
      </w:r>
      <w:r w:rsidR="00E425D7">
        <w:rPr>
          <w:rFonts w:ascii="Segoe UI Symbol" w:hAnsi="Segoe UI Symbol"/>
          <w:sz w:val="24"/>
          <w:szCs w:val="24"/>
        </w:rPr>
        <w:t>20</w:t>
      </w:r>
      <w:r w:rsidR="00915A4D">
        <w:rPr>
          <w:rFonts w:ascii="Segoe UI Symbol" w:hAnsi="Segoe UI Symbol"/>
          <w:sz w:val="24"/>
          <w:szCs w:val="24"/>
        </w:rPr>
        <w:t>30</w:t>
      </w:r>
      <w:r w:rsidRPr="0037326D">
        <w:rPr>
          <w:rFonts w:ascii="Segoe UI Symbol" w:hAnsi="Segoe UI Symbol"/>
          <w:sz w:val="24"/>
          <w:szCs w:val="24"/>
        </w:rPr>
        <w:t>.</w:t>
      </w:r>
    </w:p>
    <w:p w14:paraId="3C5F0CD1" w14:textId="75A4A230" w:rsidR="00004451" w:rsidRDefault="0037326D" w:rsidP="0037326D">
      <w:pPr>
        <w:numPr>
          <w:ilvl w:val="0"/>
          <w:numId w:val="6"/>
        </w:numPr>
        <w:tabs>
          <w:tab w:val="left" w:pos="5100"/>
        </w:tabs>
        <w:rPr>
          <w:rFonts w:ascii="Segoe UI Symbol" w:hAnsi="Segoe UI Symbol"/>
          <w:sz w:val="24"/>
          <w:szCs w:val="24"/>
        </w:rPr>
      </w:pPr>
      <w:r w:rsidRPr="0037326D">
        <w:rPr>
          <w:rFonts w:ascii="Segoe UI Symbol" w:hAnsi="Segoe UI Symbol"/>
          <w:sz w:val="24"/>
          <w:szCs w:val="24"/>
        </w:rPr>
        <w:t xml:space="preserve">Provide water efficiency and conservation training to 100% of employees by </w:t>
      </w:r>
      <w:r w:rsidR="00E425D7">
        <w:rPr>
          <w:rFonts w:ascii="Segoe UI Symbol" w:hAnsi="Segoe UI Symbol"/>
          <w:sz w:val="24"/>
          <w:szCs w:val="24"/>
        </w:rPr>
        <w:t>20</w:t>
      </w:r>
      <w:r w:rsidR="00915A4D">
        <w:rPr>
          <w:rFonts w:ascii="Segoe UI Symbol" w:hAnsi="Segoe UI Symbol"/>
          <w:sz w:val="24"/>
          <w:szCs w:val="24"/>
        </w:rPr>
        <w:t>30</w:t>
      </w:r>
      <w:r w:rsidRPr="0037326D">
        <w:rPr>
          <w:rFonts w:ascii="Segoe UI Symbol" w:hAnsi="Segoe UI Symbol"/>
          <w:sz w:val="24"/>
          <w:szCs w:val="24"/>
        </w:rPr>
        <w:t>.</w:t>
      </w:r>
    </w:p>
    <w:p w14:paraId="16DB677F" w14:textId="77777777" w:rsidR="003B25A1" w:rsidRDefault="003B25A1" w:rsidP="003B25A1">
      <w:pPr>
        <w:pStyle w:val="ListParagraph"/>
        <w:numPr>
          <w:ilvl w:val="0"/>
          <w:numId w:val="7"/>
        </w:numPr>
        <w:tabs>
          <w:tab w:val="left" w:pos="5100"/>
        </w:tabs>
        <w:ind w:left="270"/>
        <w:rPr>
          <w:rFonts w:ascii="Segoe UI Symbol" w:hAnsi="Segoe UI Symbol"/>
          <w:b/>
          <w:bCs/>
          <w:sz w:val="26"/>
          <w:szCs w:val="26"/>
        </w:rPr>
      </w:pPr>
      <w:r w:rsidRPr="00C16FF3">
        <w:rPr>
          <w:rFonts w:ascii="Segoe UI Symbol" w:hAnsi="Segoe UI Symbol"/>
          <w:b/>
          <w:bCs/>
          <w:sz w:val="26"/>
          <w:szCs w:val="26"/>
        </w:rPr>
        <w:t>Environmental service and Advocacy</w:t>
      </w:r>
    </w:p>
    <w:p w14:paraId="227501BA" w14:textId="2B090FD8" w:rsidR="003B25A1" w:rsidRDefault="00004451" w:rsidP="003B25A1">
      <w:pPr>
        <w:numPr>
          <w:ilvl w:val="0"/>
          <w:numId w:val="6"/>
        </w:numPr>
        <w:tabs>
          <w:tab w:val="left" w:pos="5100"/>
        </w:tabs>
        <w:rPr>
          <w:rFonts w:ascii="Segoe UI Symbol" w:hAnsi="Segoe UI Symbol"/>
          <w:sz w:val="24"/>
          <w:szCs w:val="24"/>
        </w:rPr>
      </w:pPr>
      <w:r w:rsidRPr="00004451">
        <w:rPr>
          <w:rFonts w:ascii="Segoe UI Symbol" w:hAnsi="Segoe UI Symbol"/>
          <w:sz w:val="24"/>
          <w:szCs w:val="24"/>
        </w:rPr>
        <w:t xml:space="preserve">Establish a formal partnership with at least two environmental NGOs to promote sustainability initiatives by </w:t>
      </w:r>
      <w:r w:rsidR="00E425D7">
        <w:rPr>
          <w:rFonts w:ascii="Segoe UI Symbol" w:hAnsi="Segoe UI Symbol"/>
          <w:sz w:val="24"/>
          <w:szCs w:val="24"/>
        </w:rPr>
        <w:t>20</w:t>
      </w:r>
      <w:r w:rsidR="00915A4D">
        <w:rPr>
          <w:rFonts w:ascii="Segoe UI Symbol" w:hAnsi="Segoe UI Symbol"/>
          <w:sz w:val="24"/>
          <w:szCs w:val="24"/>
        </w:rPr>
        <w:t>30</w:t>
      </w:r>
      <w:r w:rsidRPr="00004451">
        <w:rPr>
          <w:rFonts w:ascii="Segoe UI Symbol" w:hAnsi="Segoe UI Symbol"/>
          <w:sz w:val="24"/>
          <w:szCs w:val="24"/>
        </w:rPr>
        <w:t>.</w:t>
      </w:r>
    </w:p>
    <w:p w14:paraId="3640258D" w14:textId="63C51429" w:rsidR="00004451" w:rsidRDefault="00004451" w:rsidP="003B25A1">
      <w:pPr>
        <w:numPr>
          <w:ilvl w:val="0"/>
          <w:numId w:val="6"/>
        </w:numPr>
        <w:tabs>
          <w:tab w:val="left" w:pos="5100"/>
        </w:tabs>
        <w:rPr>
          <w:rFonts w:ascii="Segoe UI Symbol" w:hAnsi="Segoe UI Symbol"/>
          <w:sz w:val="24"/>
          <w:szCs w:val="24"/>
        </w:rPr>
      </w:pPr>
      <w:r w:rsidRPr="00004451">
        <w:rPr>
          <w:rFonts w:ascii="Segoe UI Symbol" w:hAnsi="Segoe UI Symbol"/>
          <w:sz w:val="24"/>
          <w:szCs w:val="24"/>
        </w:rPr>
        <w:t xml:space="preserve">Conduct </w:t>
      </w:r>
      <w:r>
        <w:rPr>
          <w:rFonts w:ascii="Segoe UI Symbol" w:hAnsi="Segoe UI Symbol"/>
          <w:sz w:val="24"/>
          <w:szCs w:val="24"/>
        </w:rPr>
        <w:t>at least 1</w:t>
      </w:r>
      <w:r w:rsidRPr="00004451">
        <w:rPr>
          <w:rFonts w:ascii="Segoe UI Symbol" w:hAnsi="Segoe UI Symbol"/>
          <w:sz w:val="24"/>
          <w:szCs w:val="24"/>
        </w:rPr>
        <w:t xml:space="preserve"> workshops/seminars per year on sustainability and environmental best practices by </w:t>
      </w:r>
      <w:r w:rsidR="00E425D7">
        <w:rPr>
          <w:rFonts w:ascii="Segoe UI Symbol" w:hAnsi="Segoe UI Symbol"/>
          <w:sz w:val="24"/>
          <w:szCs w:val="24"/>
        </w:rPr>
        <w:t>20</w:t>
      </w:r>
      <w:r w:rsidR="00915A4D">
        <w:rPr>
          <w:rFonts w:ascii="Segoe UI Symbol" w:hAnsi="Segoe UI Symbol"/>
          <w:sz w:val="24"/>
          <w:szCs w:val="24"/>
        </w:rPr>
        <w:t>30</w:t>
      </w:r>
      <w:r w:rsidRPr="00004451">
        <w:rPr>
          <w:rFonts w:ascii="Segoe UI Symbol" w:hAnsi="Segoe UI Symbol"/>
          <w:sz w:val="24"/>
          <w:szCs w:val="24"/>
        </w:rPr>
        <w:t>.</w:t>
      </w:r>
    </w:p>
    <w:p w14:paraId="3B558D66" w14:textId="36E6DE37" w:rsidR="00004451" w:rsidRDefault="00004451" w:rsidP="003B25A1">
      <w:pPr>
        <w:numPr>
          <w:ilvl w:val="0"/>
          <w:numId w:val="6"/>
        </w:numPr>
        <w:tabs>
          <w:tab w:val="left" w:pos="5100"/>
        </w:tabs>
        <w:rPr>
          <w:rFonts w:ascii="Segoe UI Symbol" w:hAnsi="Segoe UI Symbol"/>
          <w:sz w:val="24"/>
          <w:szCs w:val="24"/>
        </w:rPr>
      </w:pPr>
      <w:r w:rsidRPr="00004451">
        <w:rPr>
          <w:rFonts w:ascii="Segoe UI Symbol" w:hAnsi="Segoe UI Symbol"/>
          <w:sz w:val="24"/>
          <w:szCs w:val="24"/>
        </w:rPr>
        <w:t xml:space="preserve">Provide environmental advocacy and policy influence training to 100% of employees by </w:t>
      </w:r>
      <w:r w:rsidR="00E425D7">
        <w:rPr>
          <w:rFonts w:ascii="Segoe UI Symbol" w:hAnsi="Segoe UI Symbol"/>
          <w:sz w:val="24"/>
          <w:szCs w:val="24"/>
        </w:rPr>
        <w:t>20</w:t>
      </w:r>
      <w:r w:rsidR="00915A4D">
        <w:rPr>
          <w:rFonts w:ascii="Segoe UI Symbol" w:hAnsi="Segoe UI Symbol"/>
          <w:sz w:val="24"/>
          <w:szCs w:val="24"/>
        </w:rPr>
        <w:t>30</w:t>
      </w:r>
      <w:r w:rsidRPr="00004451">
        <w:rPr>
          <w:rFonts w:ascii="Segoe UI Symbol" w:hAnsi="Segoe UI Symbol"/>
          <w:sz w:val="24"/>
          <w:szCs w:val="24"/>
        </w:rPr>
        <w:t>, empowering them to act as sustainability ambassadors.</w:t>
      </w:r>
    </w:p>
    <w:p w14:paraId="69FF6C1D" w14:textId="6225649D" w:rsidR="00994CFA" w:rsidRDefault="00424C63" w:rsidP="00994CFA">
      <w:pPr>
        <w:pStyle w:val="Heading1"/>
        <w:ind w:left="-90" w:firstLine="0"/>
        <w:rPr>
          <w:rFonts w:ascii="Segoe UI Symbol" w:hAnsi="Segoe UI Symbol"/>
          <w:b/>
          <w:bCs/>
          <w:sz w:val="28"/>
          <w:szCs w:val="28"/>
        </w:rPr>
      </w:pPr>
      <w:bookmarkStart w:id="157" w:name="_Toc234075361"/>
      <w:r w:rsidRPr="00994CFA">
        <w:rPr>
          <w:rFonts w:ascii="Segoe UI Symbol" w:hAnsi="Segoe UI Symbol"/>
          <w:b/>
          <w:bCs/>
          <w:sz w:val="28"/>
          <w:szCs w:val="28"/>
        </w:rPr>
        <w:t>RESPONSIBILITY</w:t>
      </w:r>
      <w:bookmarkEnd w:id="157"/>
      <w:r w:rsidR="00994CFA" w:rsidRPr="00994CFA">
        <w:rPr>
          <w:rFonts w:ascii="Segoe UI Symbol" w:hAnsi="Segoe UI Symbol"/>
          <w:b/>
          <w:bCs/>
          <w:sz w:val="28"/>
          <w:szCs w:val="28"/>
        </w:rPr>
        <w:t xml:space="preserve"> </w:t>
      </w:r>
    </w:p>
    <w:p w14:paraId="12681669" w14:textId="59E7E604" w:rsidR="00994CFA" w:rsidRPr="00994CFA" w:rsidRDefault="00F54777" w:rsidP="00994CFA">
      <w:pPr>
        <w:tabs>
          <w:tab w:val="left" w:pos="5100"/>
        </w:tabs>
        <w:ind w:left="-90" w:firstLine="0"/>
        <w:rPr>
          <w:rFonts w:ascii="Segoe UI Symbol" w:hAnsi="Segoe UI Symbol"/>
          <w:sz w:val="24"/>
          <w:szCs w:val="24"/>
        </w:rPr>
      </w:pPr>
      <w:r>
        <w:rPr>
          <w:rFonts w:ascii="Segoe UI Symbol" w:hAnsi="Segoe UI Symbol"/>
          <w:sz w:val="24"/>
          <w:szCs w:val="24"/>
        </w:rPr>
        <w:t xml:space="preserve">The </w:t>
      </w:r>
      <w:r w:rsidR="006F7A17">
        <w:rPr>
          <w:rFonts w:ascii="Segoe UI Symbol" w:hAnsi="Segoe UI Symbol"/>
          <w:sz w:val="24"/>
          <w:szCs w:val="24"/>
        </w:rPr>
        <w:t>Lead</w:t>
      </w:r>
      <w:r w:rsidR="006F7A17" w:rsidRPr="00B47DEB">
        <w:rPr>
          <w:rFonts w:ascii="Segoe UI Symbol" w:hAnsi="Segoe UI Symbol"/>
          <w:sz w:val="24"/>
          <w:szCs w:val="24"/>
        </w:rPr>
        <w:t xml:space="preserve"> </w:t>
      </w:r>
      <w:r w:rsidR="00B47DEB" w:rsidRPr="00B47DEB">
        <w:rPr>
          <w:rFonts w:ascii="Segoe UI Symbol" w:hAnsi="Segoe UI Symbol"/>
          <w:sz w:val="24"/>
          <w:szCs w:val="24"/>
        </w:rPr>
        <w:t>Environmental Officer</w:t>
      </w:r>
      <w:r>
        <w:rPr>
          <w:rFonts w:ascii="Segoe UI Symbol" w:hAnsi="Segoe UI Symbol"/>
          <w:sz w:val="24"/>
          <w:szCs w:val="24"/>
        </w:rPr>
        <w:t xml:space="preserve">, </w:t>
      </w:r>
      <w:r w:rsidR="00A03B1B">
        <w:rPr>
          <w:rFonts w:ascii="Segoe UI Symbol" w:hAnsi="Segoe UI Symbol"/>
          <w:sz w:val="24"/>
          <w:szCs w:val="24"/>
        </w:rPr>
        <w:t>as designated by AMLRS,</w:t>
      </w:r>
      <w:r w:rsidR="00915A4D">
        <w:rPr>
          <w:rFonts w:ascii="Segoe UI Symbol" w:hAnsi="Segoe UI Symbol"/>
          <w:sz w:val="24"/>
          <w:szCs w:val="24"/>
        </w:rPr>
        <w:t xml:space="preserve"> </w:t>
      </w:r>
      <w:r w:rsidR="00994CFA" w:rsidRPr="00994CFA">
        <w:rPr>
          <w:rFonts w:ascii="Segoe UI Symbol" w:hAnsi="Segoe UI Symbol"/>
          <w:sz w:val="24"/>
          <w:szCs w:val="24"/>
        </w:rPr>
        <w:t>is responsible for implementing this policy and ensuring all Partners and employees are aware of and adhere to this Policy.</w:t>
      </w:r>
    </w:p>
    <w:p w14:paraId="407B90CC" w14:textId="0D81FE3E" w:rsidR="00994CFA" w:rsidRPr="00994CFA" w:rsidRDefault="00994CFA" w:rsidP="00915A4D">
      <w:pPr>
        <w:pStyle w:val="ListParagraph"/>
        <w:numPr>
          <w:ilvl w:val="0"/>
          <w:numId w:val="7"/>
        </w:numPr>
        <w:tabs>
          <w:tab w:val="left" w:pos="5100"/>
        </w:tabs>
        <w:spacing w:after="240"/>
        <w:ind w:left="270"/>
        <w:rPr>
          <w:rFonts w:ascii="Segoe UI Symbol" w:hAnsi="Segoe UI Symbol"/>
          <w:b/>
          <w:bCs/>
          <w:sz w:val="26"/>
          <w:szCs w:val="26"/>
        </w:rPr>
      </w:pPr>
      <w:r w:rsidRPr="00994CFA">
        <w:rPr>
          <w:rFonts w:ascii="Segoe UI Symbol" w:hAnsi="Segoe UI Symbol"/>
          <w:b/>
          <w:bCs/>
          <w:sz w:val="26"/>
          <w:szCs w:val="26"/>
        </w:rPr>
        <w:t>Executive Management</w:t>
      </w:r>
    </w:p>
    <w:p w14:paraId="5F6EBC9F" w14:textId="77777777" w:rsidR="00994CFA" w:rsidRPr="00994CFA" w:rsidRDefault="00994CFA" w:rsidP="00994CFA">
      <w:pPr>
        <w:numPr>
          <w:ilvl w:val="0"/>
          <w:numId w:val="6"/>
        </w:numPr>
        <w:tabs>
          <w:tab w:val="left" w:pos="5100"/>
        </w:tabs>
        <w:spacing w:before="0" w:after="0"/>
        <w:rPr>
          <w:rFonts w:ascii="Segoe UI Symbol" w:hAnsi="Segoe UI Symbol"/>
          <w:sz w:val="24"/>
          <w:szCs w:val="24"/>
        </w:rPr>
      </w:pPr>
      <w:r w:rsidRPr="00994CFA">
        <w:rPr>
          <w:rFonts w:ascii="Segoe UI Symbol" w:hAnsi="Segoe UI Symbol"/>
          <w:sz w:val="24"/>
          <w:szCs w:val="24"/>
        </w:rPr>
        <w:t>Provide leadership and strategic direction for environmental initiatives.</w:t>
      </w:r>
    </w:p>
    <w:p w14:paraId="364709C9" w14:textId="2877125D" w:rsidR="00994CFA" w:rsidRPr="00994CFA" w:rsidRDefault="00994CFA" w:rsidP="00994CFA">
      <w:pPr>
        <w:numPr>
          <w:ilvl w:val="0"/>
          <w:numId w:val="6"/>
        </w:numPr>
        <w:tabs>
          <w:tab w:val="left" w:pos="5100"/>
        </w:tabs>
        <w:rPr>
          <w:rFonts w:ascii="Segoe UI Symbol" w:hAnsi="Segoe UI Symbol"/>
          <w:sz w:val="24"/>
          <w:szCs w:val="24"/>
        </w:rPr>
      </w:pPr>
      <w:r w:rsidRPr="00994CFA">
        <w:rPr>
          <w:rFonts w:ascii="Segoe UI Symbol" w:hAnsi="Segoe UI Symbol"/>
          <w:sz w:val="24"/>
          <w:szCs w:val="24"/>
        </w:rPr>
        <w:t xml:space="preserve">Allocate </w:t>
      </w:r>
      <w:r w:rsidR="00343FAC">
        <w:rPr>
          <w:rFonts w:ascii="Segoe UI Symbol" w:hAnsi="Segoe UI Symbol"/>
          <w:sz w:val="24"/>
          <w:szCs w:val="24"/>
        </w:rPr>
        <w:t>available</w:t>
      </w:r>
      <w:r w:rsidR="00343FAC" w:rsidRPr="00994CFA">
        <w:rPr>
          <w:rFonts w:ascii="Segoe UI Symbol" w:hAnsi="Segoe UI Symbol"/>
          <w:sz w:val="24"/>
          <w:szCs w:val="24"/>
        </w:rPr>
        <w:t xml:space="preserve"> </w:t>
      </w:r>
      <w:r w:rsidRPr="00994CFA">
        <w:rPr>
          <w:rFonts w:ascii="Segoe UI Symbol" w:hAnsi="Segoe UI Symbol"/>
          <w:sz w:val="24"/>
          <w:szCs w:val="24"/>
        </w:rPr>
        <w:t>resources and budget to meet environmental goals.</w:t>
      </w:r>
    </w:p>
    <w:p w14:paraId="5E4F3EAE" w14:textId="77777777" w:rsidR="00994CFA" w:rsidRPr="00994CFA" w:rsidRDefault="00994CFA" w:rsidP="00994CFA">
      <w:pPr>
        <w:numPr>
          <w:ilvl w:val="0"/>
          <w:numId w:val="6"/>
        </w:numPr>
        <w:tabs>
          <w:tab w:val="left" w:pos="5100"/>
        </w:tabs>
        <w:rPr>
          <w:rFonts w:ascii="Segoe UI Symbol" w:hAnsi="Segoe UI Symbol"/>
          <w:sz w:val="24"/>
          <w:szCs w:val="24"/>
        </w:rPr>
      </w:pPr>
      <w:r w:rsidRPr="00994CFA">
        <w:rPr>
          <w:rFonts w:ascii="Segoe UI Symbol" w:hAnsi="Segoe UI Symbol"/>
          <w:sz w:val="24"/>
          <w:szCs w:val="24"/>
        </w:rPr>
        <w:t>Ensure alignment of the environmental targets with overall company objectives.</w:t>
      </w:r>
    </w:p>
    <w:p w14:paraId="2124912C" w14:textId="77777777" w:rsidR="00994CFA" w:rsidRPr="00994CFA" w:rsidRDefault="00994CFA" w:rsidP="00994CFA">
      <w:pPr>
        <w:numPr>
          <w:ilvl w:val="0"/>
          <w:numId w:val="6"/>
        </w:numPr>
        <w:tabs>
          <w:tab w:val="left" w:pos="5100"/>
        </w:tabs>
        <w:rPr>
          <w:rFonts w:ascii="Segoe UI Symbol" w:hAnsi="Segoe UI Symbol"/>
          <w:sz w:val="24"/>
          <w:szCs w:val="24"/>
        </w:rPr>
      </w:pPr>
      <w:r w:rsidRPr="00994CFA">
        <w:rPr>
          <w:rFonts w:ascii="Segoe UI Symbol" w:hAnsi="Segoe UI Symbol"/>
          <w:sz w:val="24"/>
          <w:szCs w:val="24"/>
        </w:rPr>
        <w:t>Review and monitor progress towards the environmental objectives on a quarterly basis.</w:t>
      </w:r>
    </w:p>
    <w:p w14:paraId="12E21769" w14:textId="77777777" w:rsidR="00994CFA" w:rsidRPr="00994CFA" w:rsidRDefault="00994CFA" w:rsidP="00994CFA">
      <w:pPr>
        <w:numPr>
          <w:ilvl w:val="0"/>
          <w:numId w:val="6"/>
        </w:numPr>
        <w:tabs>
          <w:tab w:val="left" w:pos="5100"/>
        </w:tabs>
        <w:rPr>
          <w:rFonts w:ascii="Segoe UI Symbol" w:hAnsi="Segoe UI Symbol"/>
          <w:sz w:val="24"/>
          <w:szCs w:val="24"/>
        </w:rPr>
      </w:pPr>
      <w:r w:rsidRPr="00994CFA">
        <w:rPr>
          <w:rFonts w:ascii="Segoe UI Symbol" w:hAnsi="Segoe UI Symbol"/>
          <w:sz w:val="24"/>
          <w:szCs w:val="24"/>
        </w:rPr>
        <w:lastRenderedPageBreak/>
        <w:t>Make decisions on policy adjustments as needed based on progress and challenges.</w:t>
      </w:r>
    </w:p>
    <w:p w14:paraId="06A8C322" w14:textId="7B084755" w:rsidR="00994CFA" w:rsidRPr="00994CFA" w:rsidRDefault="006F7A17" w:rsidP="00994CFA">
      <w:pPr>
        <w:pStyle w:val="ListParagraph"/>
        <w:numPr>
          <w:ilvl w:val="0"/>
          <w:numId w:val="7"/>
        </w:numPr>
        <w:tabs>
          <w:tab w:val="left" w:pos="5100"/>
        </w:tabs>
        <w:ind w:left="270"/>
        <w:rPr>
          <w:rFonts w:ascii="Segoe UI Symbol" w:hAnsi="Segoe UI Symbol"/>
          <w:b/>
          <w:bCs/>
          <w:sz w:val="26"/>
          <w:szCs w:val="26"/>
        </w:rPr>
      </w:pPr>
      <w:r>
        <w:rPr>
          <w:rFonts w:ascii="Segoe UI Symbol" w:hAnsi="Segoe UI Symbol"/>
          <w:b/>
          <w:bCs/>
          <w:sz w:val="26"/>
          <w:szCs w:val="26"/>
        </w:rPr>
        <w:t>Lead</w:t>
      </w:r>
      <w:r w:rsidRPr="00994CFA">
        <w:rPr>
          <w:rFonts w:ascii="Segoe UI Symbol" w:hAnsi="Segoe UI Symbol"/>
          <w:b/>
          <w:bCs/>
          <w:sz w:val="26"/>
          <w:szCs w:val="26"/>
        </w:rPr>
        <w:t xml:space="preserve"> </w:t>
      </w:r>
      <w:r w:rsidR="00994CFA" w:rsidRPr="00994CFA">
        <w:rPr>
          <w:rFonts w:ascii="Segoe UI Symbol" w:hAnsi="Segoe UI Symbol"/>
          <w:b/>
          <w:bCs/>
          <w:sz w:val="26"/>
          <w:szCs w:val="26"/>
        </w:rPr>
        <w:t xml:space="preserve">Environmental Officer </w:t>
      </w:r>
    </w:p>
    <w:p w14:paraId="1352945F" w14:textId="35BA76BB" w:rsidR="00994CFA" w:rsidRPr="00994CFA" w:rsidRDefault="00994CFA" w:rsidP="00994CFA">
      <w:pPr>
        <w:numPr>
          <w:ilvl w:val="0"/>
          <w:numId w:val="6"/>
        </w:numPr>
        <w:tabs>
          <w:tab w:val="left" w:pos="5100"/>
        </w:tabs>
        <w:rPr>
          <w:rFonts w:ascii="Segoe UI Symbol" w:hAnsi="Segoe UI Symbol"/>
          <w:sz w:val="24"/>
          <w:szCs w:val="24"/>
        </w:rPr>
      </w:pPr>
      <w:r w:rsidRPr="00994CFA">
        <w:rPr>
          <w:rFonts w:ascii="Segoe UI Symbol" w:hAnsi="Segoe UI Symbol"/>
          <w:sz w:val="24"/>
          <w:szCs w:val="24"/>
        </w:rPr>
        <w:t xml:space="preserve">Lead the implementation </w:t>
      </w:r>
      <w:r w:rsidR="00F21E1F">
        <w:rPr>
          <w:rFonts w:ascii="Segoe UI Symbol" w:hAnsi="Segoe UI Symbol"/>
          <w:sz w:val="24"/>
          <w:szCs w:val="24"/>
        </w:rPr>
        <w:t xml:space="preserve">and review </w:t>
      </w:r>
      <w:r w:rsidRPr="00994CFA">
        <w:rPr>
          <w:rFonts w:ascii="Segoe UI Symbol" w:hAnsi="Segoe UI Symbol"/>
          <w:sz w:val="24"/>
          <w:szCs w:val="24"/>
        </w:rPr>
        <w:t>of the environmental policy and sustainability initiatives across the organization.</w:t>
      </w:r>
    </w:p>
    <w:p w14:paraId="6212A9A5" w14:textId="77777777" w:rsidR="00994CFA" w:rsidRPr="00994CFA" w:rsidRDefault="00994CFA" w:rsidP="00994CFA">
      <w:pPr>
        <w:numPr>
          <w:ilvl w:val="0"/>
          <w:numId w:val="6"/>
        </w:numPr>
        <w:tabs>
          <w:tab w:val="left" w:pos="5100"/>
        </w:tabs>
        <w:rPr>
          <w:rFonts w:ascii="Segoe UI Symbol" w:hAnsi="Segoe UI Symbol"/>
          <w:sz w:val="24"/>
          <w:szCs w:val="24"/>
        </w:rPr>
      </w:pPr>
      <w:r w:rsidRPr="00994CFA">
        <w:rPr>
          <w:rFonts w:ascii="Segoe UI Symbol" w:hAnsi="Segoe UI Symbol"/>
          <w:sz w:val="24"/>
          <w:szCs w:val="24"/>
        </w:rPr>
        <w:t>Monitor and report progress towards sustainability targets, including energy efficiency, GHG reduction, waste management, and water conservation.</w:t>
      </w:r>
    </w:p>
    <w:p w14:paraId="0103146F" w14:textId="07A58803" w:rsidR="00994CFA" w:rsidRPr="00994CFA" w:rsidRDefault="00994CFA" w:rsidP="00994CFA">
      <w:pPr>
        <w:numPr>
          <w:ilvl w:val="0"/>
          <w:numId w:val="6"/>
        </w:numPr>
        <w:tabs>
          <w:tab w:val="left" w:pos="5100"/>
        </w:tabs>
        <w:rPr>
          <w:rFonts w:ascii="Segoe UI Symbol" w:hAnsi="Segoe UI Symbol"/>
          <w:sz w:val="24"/>
          <w:szCs w:val="24"/>
        </w:rPr>
      </w:pPr>
      <w:r w:rsidRPr="00994CFA">
        <w:rPr>
          <w:rFonts w:ascii="Segoe UI Symbol" w:hAnsi="Segoe UI Symbol"/>
          <w:sz w:val="24"/>
          <w:szCs w:val="24"/>
        </w:rPr>
        <w:t>En</w:t>
      </w:r>
      <w:r w:rsidR="006F7A17">
        <w:rPr>
          <w:rFonts w:ascii="Segoe UI Symbol" w:hAnsi="Segoe UI Symbol"/>
          <w:sz w:val="24"/>
          <w:szCs w:val="24"/>
        </w:rPr>
        <w:t>courage</w:t>
      </w:r>
      <w:r w:rsidRPr="00994CFA">
        <w:rPr>
          <w:rFonts w:ascii="Segoe UI Symbol" w:hAnsi="Segoe UI Symbol"/>
          <w:sz w:val="24"/>
          <w:szCs w:val="24"/>
        </w:rPr>
        <w:t xml:space="preserve"> compliance with environmental regulations and industry best practices.</w:t>
      </w:r>
    </w:p>
    <w:p w14:paraId="6E33929B" w14:textId="77777777" w:rsidR="00994CFA" w:rsidRPr="00994CFA" w:rsidRDefault="00994CFA" w:rsidP="00994CFA">
      <w:pPr>
        <w:numPr>
          <w:ilvl w:val="0"/>
          <w:numId w:val="6"/>
        </w:numPr>
        <w:tabs>
          <w:tab w:val="left" w:pos="5100"/>
        </w:tabs>
        <w:rPr>
          <w:rFonts w:ascii="Segoe UI Symbol" w:hAnsi="Segoe UI Symbol"/>
          <w:sz w:val="24"/>
          <w:szCs w:val="24"/>
        </w:rPr>
      </w:pPr>
      <w:r w:rsidRPr="00994CFA">
        <w:rPr>
          <w:rFonts w:ascii="Segoe UI Symbol" w:hAnsi="Segoe UI Symbol"/>
          <w:sz w:val="24"/>
          <w:szCs w:val="24"/>
        </w:rPr>
        <w:t>Coordinate with management and other departments to execute environmental programs and track performance.</w:t>
      </w:r>
    </w:p>
    <w:p w14:paraId="4B8C2B90" w14:textId="6CA2CD5D" w:rsidR="00994CFA" w:rsidRPr="00994CFA" w:rsidRDefault="00994CFA" w:rsidP="00994CFA">
      <w:pPr>
        <w:numPr>
          <w:ilvl w:val="0"/>
          <w:numId w:val="6"/>
        </w:numPr>
        <w:tabs>
          <w:tab w:val="left" w:pos="5100"/>
        </w:tabs>
        <w:rPr>
          <w:rFonts w:ascii="Segoe UI Symbol" w:hAnsi="Segoe UI Symbol"/>
          <w:sz w:val="24"/>
          <w:szCs w:val="24"/>
        </w:rPr>
      </w:pPr>
      <w:r w:rsidRPr="00994CFA">
        <w:rPr>
          <w:rFonts w:ascii="Segoe UI Symbol" w:hAnsi="Segoe UI Symbol"/>
          <w:sz w:val="24"/>
          <w:szCs w:val="24"/>
        </w:rPr>
        <w:t xml:space="preserve">Provide training and guidance on environmental matters to employees and ensure all targets are met by </w:t>
      </w:r>
      <w:r w:rsidR="00E425D7">
        <w:rPr>
          <w:rFonts w:ascii="Segoe UI Symbol" w:hAnsi="Segoe UI Symbol"/>
          <w:sz w:val="24"/>
          <w:szCs w:val="24"/>
        </w:rPr>
        <w:t>20</w:t>
      </w:r>
      <w:r w:rsidR="006B3E31">
        <w:rPr>
          <w:rFonts w:ascii="Segoe UI Symbol" w:hAnsi="Segoe UI Symbol"/>
          <w:sz w:val="24"/>
          <w:szCs w:val="24"/>
        </w:rPr>
        <w:t>30</w:t>
      </w:r>
      <w:r w:rsidRPr="00994CFA">
        <w:rPr>
          <w:rFonts w:ascii="Segoe UI Symbol" w:hAnsi="Segoe UI Symbol"/>
          <w:sz w:val="24"/>
          <w:szCs w:val="24"/>
        </w:rPr>
        <w:t>.</w:t>
      </w:r>
    </w:p>
    <w:p w14:paraId="5B6FFDDD" w14:textId="355987A5" w:rsidR="00994CFA" w:rsidRPr="00994CFA" w:rsidRDefault="00994CFA" w:rsidP="00994CFA">
      <w:pPr>
        <w:pStyle w:val="ListParagraph"/>
        <w:numPr>
          <w:ilvl w:val="0"/>
          <w:numId w:val="7"/>
        </w:numPr>
        <w:tabs>
          <w:tab w:val="left" w:pos="5100"/>
        </w:tabs>
        <w:ind w:left="270"/>
        <w:rPr>
          <w:rFonts w:ascii="Segoe UI Symbol" w:hAnsi="Segoe UI Symbol"/>
          <w:b/>
          <w:bCs/>
          <w:sz w:val="26"/>
          <w:szCs w:val="26"/>
        </w:rPr>
      </w:pPr>
      <w:r w:rsidRPr="00994CFA">
        <w:rPr>
          <w:rFonts w:ascii="Segoe UI Symbol" w:hAnsi="Segoe UI Symbol"/>
          <w:b/>
          <w:bCs/>
          <w:sz w:val="26"/>
          <w:szCs w:val="26"/>
        </w:rPr>
        <w:t>Employees</w:t>
      </w:r>
    </w:p>
    <w:p w14:paraId="726AFD38" w14:textId="77777777" w:rsidR="00994CFA" w:rsidRPr="00994CFA" w:rsidRDefault="00994CFA" w:rsidP="00994CFA">
      <w:pPr>
        <w:numPr>
          <w:ilvl w:val="0"/>
          <w:numId w:val="6"/>
        </w:numPr>
        <w:tabs>
          <w:tab w:val="left" w:pos="5100"/>
        </w:tabs>
        <w:rPr>
          <w:rFonts w:ascii="Segoe UI Symbol" w:hAnsi="Segoe UI Symbol"/>
          <w:sz w:val="24"/>
          <w:szCs w:val="24"/>
        </w:rPr>
      </w:pPr>
      <w:r w:rsidRPr="00994CFA">
        <w:rPr>
          <w:rFonts w:ascii="Segoe UI Symbol" w:hAnsi="Segoe UI Symbol"/>
          <w:sz w:val="24"/>
          <w:szCs w:val="24"/>
        </w:rPr>
        <w:t>Actively participate in the sustainability initiatives and adhere to energy-saving, water-conservation, waste reduction, and GHG management practices.</w:t>
      </w:r>
    </w:p>
    <w:p w14:paraId="0D8149CE" w14:textId="4AB2413D" w:rsidR="00994CFA" w:rsidRPr="00994CFA" w:rsidRDefault="00994CFA" w:rsidP="00994CFA">
      <w:pPr>
        <w:numPr>
          <w:ilvl w:val="0"/>
          <w:numId w:val="6"/>
        </w:numPr>
        <w:tabs>
          <w:tab w:val="left" w:pos="5100"/>
        </w:tabs>
        <w:rPr>
          <w:rFonts w:ascii="Segoe UI Symbol" w:hAnsi="Segoe UI Symbol"/>
          <w:sz w:val="24"/>
          <w:szCs w:val="24"/>
        </w:rPr>
      </w:pPr>
      <w:r w:rsidRPr="00994CFA">
        <w:rPr>
          <w:rFonts w:ascii="Segoe UI Symbol" w:hAnsi="Segoe UI Symbol"/>
          <w:sz w:val="24"/>
          <w:szCs w:val="24"/>
        </w:rPr>
        <w:t xml:space="preserve">Complete any </w:t>
      </w:r>
      <w:r w:rsidR="00041EDC">
        <w:rPr>
          <w:rFonts w:ascii="Segoe UI Symbol" w:hAnsi="Segoe UI Symbol"/>
          <w:sz w:val="24"/>
          <w:szCs w:val="24"/>
        </w:rPr>
        <w:t xml:space="preserve">AMLRS </w:t>
      </w:r>
      <w:r w:rsidRPr="00994CFA">
        <w:rPr>
          <w:rFonts w:ascii="Segoe UI Symbol" w:hAnsi="Segoe UI Symbol"/>
          <w:sz w:val="24"/>
          <w:szCs w:val="24"/>
        </w:rPr>
        <w:t>required environmental training to increase knowledge and engagement in sustainability efforts.</w:t>
      </w:r>
    </w:p>
    <w:p w14:paraId="33F90C13" w14:textId="77777777" w:rsidR="00994CFA" w:rsidRPr="00994CFA" w:rsidRDefault="00994CFA" w:rsidP="00994CFA">
      <w:pPr>
        <w:numPr>
          <w:ilvl w:val="0"/>
          <w:numId w:val="6"/>
        </w:numPr>
        <w:tabs>
          <w:tab w:val="left" w:pos="5100"/>
        </w:tabs>
        <w:rPr>
          <w:rFonts w:ascii="Segoe UI Symbol" w:hAnsi="Segoe UI Symbol"/>
          <w:sz w:val="24"/>
          <w:szCs w:val="24"/>
        </w:rPr>
      </w:pPr>
      <w:r w:rsidRPr="00994CFA">
        <w:rPr>
          <w:rFonts w:ascii="Segoe UI Symbol" w:hAnsi="Segoe UI Symbol"/>
          <w:sz w:val="24"/>
          <w:szCs w:val="24"/>
        </w:rPr>
        <w:t>Report any potential environmental concerns and provide suggestions for improvement in environmental practices.</w:t>
      </w:r>
    </w:p>
    <w:p w14:paraId="7450FD21" w14:textId="77777777" w:rsidR="00994CFA" w:rsidRDefault="00994CFA" w:rsidP="00994CFA">
      <w:pPr>
        <w:numPr>
          <w:ilvl w:val="0"/>
          <w:numId w:val="6"/>
        </w:numPr>
        <w:tabs>
          <w:tab w:val="left" w:pos="5100"/>
        </w:tabs>
        <w:rPr>
          <w:rFonts w:ascii="Segoe UI Symbol" w:hAnsi="Segoe UI Symbol"/>
          <w:sz w:val="24"/>
          <w:szCs w:val="24"/>
        </w:rPr>
      </w:pPr>
      <w:r w:rsidRPr="00994CFA">
        <w:rPr>
          <w:rFonts w:ascii="Segoe UI Symbol" w:hAnsi="Segoe UI Symbol"/>
          <w:sz w:val="24"/>
          <w:szCs w:val="24"/>
        </w:rPr>
        <w:t>Follow guidelines for reducing energy consumption, using reusable materials, and recycling effectively.</w:t>
      </w:r>
    </w:p>
    <w:p w14:paraId="77081291" w14:textId="202CF008" w:rsidR="00F21E1F" w:rsidRDefault="00424C63" w:rsidP="00F21E1F">
      <w:pPr>
        <w:pStyle w:val="Heading1"/>
        <w:ind w:left="-90" w:firstLine="0"/>
        <w:rPr>
          <w:rFonts w:ascii="Segoe UI Symbol" w:hAnsi="Segoe UI Symbol"/>
          <w:b/>
          <w:bCs/>
          <w:sz w:val="28"/>
          <w:szCs w:val="28"/>
        </w:rPr>
      </w:pPr>
      <w:bookmarkStart w:id="158" w:name="_Toc234075362"/>
      <w:r w:rsidRPr="00F21E1F">
        <w:rPr>
          <w:rFonts w:ascii="Segoe UI Symbol" w:hAnsi="Segoe UI Symbol"/>
          <w:b/>
          <w:bCs/>
          <w:sz w:val="28"/>
          <w:szCs w:val="28"/>
        </w:rPr>
        <w:t>REPORTING</w:t>
      </w:r>
      <w:bookmarkEnd w:id="158"/>
      <w:r w:rsidRPr="00F21E1F">
        <w:rPr>
          <w:rFonts w:ascii="Segoe UI Symbol" w:hAnsi="Segoe UI Symbol"/>
          <w:b/>
          <w:bCs/>
          <w:sz w:val="28"/>
          <w:szCs w:val="28"/>
        </w:rPr>
        <w:t xml:space="preserve"> </w:t>
      </w:r>
    </w:p>
    <w:p w14:paraId="3E97C934" w14:textId="0EAE3C37" w:rsidR="00F21E1F" w:rsidRPr="00F21E1F" w:rsidRDefault="00F21E1F" w:rsidP="00F21E1F">
      <w:pPr>
        <w:tabs>
          <w:tab w:val="left" w:pos="5100"/>
        </w:tabs>
        <w:ind w:left="-90" w:firstLine="0"/>
      </w:pPr>
      <w:r w:rsidRPr="00F21E1F">
        <w:rPr>
          <w:rFonts w:ascii="Segoe UI Symbol" w:hAnsi="Segoe UI Symbol"/>
          <w:sz w:val="24"/>
          <w:szCs w:val="24"/>
        </w:rPr>
        <w:t xml:space="preserve">Regular and transparent reporting practices are crucial for monitoring progress, identifying potential risks, and ensuring accountability in </w:t>
      </w:r>
      <w:r w:rsidR="00FF5687">
        <w:rPr>
          <w:rFonts w:ascii="Segoe UI Symbol" w:hAnsi="Segoe UI Symbol"/>
          <w:sz w:val="24"/>
          <w:szCs w:val="24"/>
        </w:rPr>
        <w:t>AMLRS</w:t>
      </w:r>
      <w:r w:rsidRPr="00F21E1F">
        <w:rPr>
          <w:rFonts w:ascii="Segoe UI Symbol" w:hAnsi="Segoe UI Symbol"/>
          <w:sz w:val="24"/>
          <w:szCs w:val="24"/>
        </w:rPr>
        <w:t xml:space="preserve"> compliance. </w:t>
      </w:r>
      <w:r w:rsidR="00041EDC">
        <w:rPr>
          <w:rFonts w:ascii="Segoe UI Symbol" w:hAnsi="Segoe UI Symbol"/>
          <w:sz w:val="24"/>
          <w:szCs w:val="24"/>
        </w:rPr>
        <w:t>AMLRS</w:t>
      </w:r>
      <w:r w:rsidRPr="00F21E1F">
        <w:rPr>
          <w:rFonts w:ascii="Segoe UI Symbol" w:hAnsi="Segoe UI Symbol"/>
          <w:sz w:val="24"/>
          <w:szCs w:val="24"/>
        </w:rPr>
        <w:t xml:space="preserve"> follows these reporting procedures</w:t>
      </w:r>
      <w:r w:rsidRPr="00F21E1F">
        <w:t>:</w:t>
      </w:r>
    </w:p>
    <w:p w14:paraId="064F13B2" w14:textId="77777777" w:rsidR="00F21E1F" w:rsidRPr="00F21E1F" w:rsidRDefault="00F21E1F" w:rsidP="00F21E1F">
      <w:pPr>
        <w:numPr>
          <w:ilvl w:val="0"/>
          <w:numId w:val="11"/>
        </w:numPr>
        <w:rPr>
          <w:rFonts w:ascii="Segoe UI Symbol" w:hAnsi="Segoe UI Symbol"/>
          <w:sz w:val="24"/>
          <w:szCs w:val="24"/>
        </w:rPr>
      </w:pPr>
      <w:r w:rsidRPr="00F21E1F">
        <w:rPr>
          <w:rFonts w:ascii="Segoe UI Symbol" w:hAnsi="Segoe UI Symbol"/>
          <w:sz w:val="24"/>
          <w:szCs w:val="24"/>
        </w:rPr>
        <w:lastRenderedPageBreak/>
        <w:t>Annual Environmental Performance Reviews: We perform yearly evaluations of our environmental impact, collecting data on key metrics defined in our sustainability framework.</w:t>
      </w:r>
    </w:p>
    <w:p w14:paraId="22B33862" w14:textId="77777777" w:rsidR="00F21E1F" w:rsidRPr="00F21E1F" w:rsidRDefault="00F21E1F" w:rsidP="00F21E1F">
      <w:pPr>
        <w:numPr>
          <w:ilvl w:val="0"/>
          <w:numId w:val="11"/>
        </w:numPr>
        <w:rPr>
          <w:rFonts w:ascii="Segoe UI Symbol" w:hAnsi="Segoe UI Symbol"/>
          <w:sz w:val="24"/>
          <w:szCs w:val="24"/>
        </w:rPr>
      </w:pPr>
      <w:r w:rsidRPr="00F21E1F">
        <w:rPr>
          <w:rFonts w:ascii="Segoe UI Symbol" w:hAnsi="Segoe UI Symbol"/>
          <w:sz w:val="24"/>
          <w:szCs w:val="24"/>
        </w:rPr>
        <w:t>Internal Assessments: Internal assessments are carried out to ensure compliance with environmental laws, evaluate the effectiveness of our management systems, and identify opportunities for improvement.</w:t>
      </w:r>
    </w:p>
    <w:p w14:paraId="686902A8" w14:textId="5086BB3A" w:rsidR="00F21E1F" w:rsidRPr="00F21E1F" w:rsidRDefault="00F21E1F" w:rsidP="00F21E1F">
      <w:pPr>
        <w:numPr>
          <w:ilvl w:val="0"/>
          <w:numId w:val="11"/>
        </w:numPr>
      </w:pPr>
      <w:r w:rsidRPr="00F21E1F">
        <w:rPr>
          <w:rFonts w:ascii="Segoe UI Symbol" w:hAnsi="Segoe UI Symbol"/>
          <w:sz w:val="24"/>
          <w:szCs w:val="24"/>
        </w:rPr>
        <w:t>Stakeholder Communication: We actively engage with stakeholders, including employees, customers, regulators, and local communities, to gather insights, address concerns, and transparently share our environmental progress and initiatives.</w:t>
      </w:r>
    </w:p>
    <w:p w14:paraId="595B5CA1" w14:textId="7B59B778" w:rsidR="00F21E1F" w:rsidRDefault="00424C63" w:rsidP="00F21E1F">
      <w:pPr>
        <w:pStyle w:val="Heading1"/>
        <w:ind w:left="-90" w:firstLine="0"/>
        <w:rPr>
          <w:rFonts w:ascii="Segoe UI Symbol" w:hAnsi="Segoe UI Symbol"/>
          <w:b/>
          <w:bCs/>
          <w:sz w:val="28"/>
          <w:szCs w:val="28"/>
        </w:rPr>
      </w:pPr>
      <w:bookmarkStart w:id="159" w:name="_Toc234075363"/>
      <w:r w:rsidRPr="00F21E1F">
        <w:rPr>
          <w:rFonts w:ascii="Segoe UI Symbol" w:hAnsi="Segoe UI Symbol"/>
          <w:b/>
          <w:bCs/>
          <w:sz w:val="28"/>
          <w:szCs w:val="28"/>
        </w:rPr>
        <w:t>CONTINUOUS IMPROVEMENT</w:t>
      </w:r>
      <w:bookmarkEnd w:id="159"/>
      <w:r w:rsidR="00F21E1F" w:rsidRPr="00F21E1F">
        <w:rPr>
          <w:rFonts w:ascii="Segoe UI Symbol" w:hAnsi="Segoe UI Symbol"/>
          <w:b/>
          <w:bCs/>
          <w:sz w:val="28"/>
          <w:szCs w:val="28"/>
        </w:rPr>
        <w:t xml:space="preserve"> </w:t>
      </w:r>
    </w:p>
    <w:p w14:paraId="79885697" w14:textId="1C4A477D" w:rsidR="00F21E1F" w:rsidRPr="00F21E1F" w:rsidRDefault="002B5F64" w:rsidP="00F21E1F">
      <w:pPr>
        <w:tabs>
          <w:tab w:val="left" w:pos="5100"/>
        </w:tabs>
        <w:ind w:left="-90" w:firstLine="0"/>
        <w:rPr>
          <w:rFonts w:ascii="Segoe UI Symbol" w:hAnsi="Segoe UI Symbol"/>
          <w:sz w:val="24"/>
          <w:szCs w:val="24"/>
        </w:rPr>
      </w:pPr>
      <w:r>
        <w:rPr>
          <w:rFonts w:ascii="Segoe UI Symbol" w:hAnsi="Segoe UI Symbol"/>
          <w:sz w:val="24"/>
          <w:szCs w:val="24"/>
        </w:rPr>
        <w:t xml:space="preserve">THE </w:t>
      </w:r>
      <w:r w:rsidR="00F21E1F">
        <w:rPr>
          <w:rFonts w:ascii="Segoe UI Symbol" w:hAnsi="Segoe UI Symbol"/>
          <w:sz w:val="24"/>
          <w:szCs w:val="24"/>
        </w:rPr>
        <w:t>AML RIGHTSOURCE GROUP</w:t>
      </w:r>
      <w:r w:rsidR="00F21E1F" w:rsidRPr="00F21E1F">
        <w:rPr>
          <w:rFonts w:ascii="Segoe UI Symbol" w:hAnsi="Segoe UI Symbol"/>
          <w:sz w:val="24"/>
          <w:szCs w:val="24"/>
        </w:rPr>
        <w:t xml:space="preserve"> is committed to continuously improving our environmental performance. We regularly update our Environmental Policy, incorporating best practices, technology, and stakeholder feedback. Our efforts focus on enhancing energy efficiency, waste reduction, and reducing greenhouse gas emissions.</w:t>
      </w:r>
    </w:p>
    <w:p w14:paraId="7B28B9F5" w14:textId="2A49CAA4" w:rsidR="00F21E1F" w:rsidRPr="00F21E1F" w:rsidRDefault="00F21E1F" w:rsidP="00F21E1F">
      <w:pPr>
        <w:tabs>
          <w:tab w:val="left" w:pos="5100"/>
        </w:tabs>
        <w:ind w:left="-90" w:firstLine="0"/>
        <w:rPr>
          <w:rFonts w:ascii="Segoe UI Symbol" w:hAnsi="Segoe UI Symbol"/>
          <w:sz w:val="24"/>
          <w:szCs w:val="24"/>
        </w:rPr>
      </w:pPr>
      <w:r w:rsidRPr="00F21E1F">
        <w:rPr>
          <w:rFonts w:ascii="Segoe UI Symbol" w:hAnsi="Segoe UI Symbol"/>
          <w:sz w:val="24"/>
          <w:szCs w:val="24"/>
        </w:rPr>
        <w:t>We actively seek new eco-friendly technologies, improve waste management, and engage employees through targeted training. By fostering innovation and sustainability, we aim to exceed regulatory standards</w:t>
      </w:r>
      <w:r w:rsidR="001C2C45">
        <w:rPr>
          <w:rFonts w:ascii="Segoe UI Symbol" w:hAnsi="Segoe UI Symbol"/>
          <w:sz w:val="24"/>
          <w:szCs w:val="24"/>
        </w:rPr>
        <w:t>.</w:t>
      </w:r>
    </w:p>
    <w:p w14:paraId="309E8CE9" w14:textId="2A49CAA4" w:rsidR="00F21E1F" w:rsidRDefault="00424C63" w:rsidP="003C30D4">
      <w:pPr>
        <w:pStyle w:val="Heading1"/>
        <w:ind w:left="0" w:firstLine="0"/>
        <w:jc w:val="left"/>
        <w:rPr>
          <w:rFonts w:ascii="Segoe UI Symbol" w:hAnsi="Segoe UI Symbol"/>
          <w:b/>
          <w:bCs/>
          <w:sz w:val="28"/>
          <w:szCs w:val="28"/>
        </w:rPr>
      </w:pPr>
      <w:bookmarkStart w:id="160" w:name="_Toc234075364"/>
      <w:r w:rsidRPr="00F21E1F">
        <w:rPr>
          <w:rFonts w:ascii="Segoe UI Symbol" w:hAnsi="Segoe UI Symbol"/>
          <w:b/>
          <w:bCs/>
          <w:sz w:val="28"/>
          <w:szCs w:val="28"/>
        </w:rPr>
        <w:t>REVIEW MECHANISM</w:t>
      </w:r>
      <w:bookmarkEnd w:id="160"/>
      <w:r w:rsidR="00F21E1F" w:rsidRPr="00F21E1F">
        <w:rPr>
          <w:rFonts w:ascii="Segoe UI Symbol" w:hAnsi="Segoe UI Symbol"/>
          <w:b/>
          <w:bCs/>
          <w:sz w:val="28"/>
          <w:szCs w:val="28"/>
        </w:rPr>
        <w:t xml:space="preserve"> </w:t>
      </w:r>
    </w:p>
    <w:p w14:paraId="4D9081C3" w14:textId="4D48CFBD" w:rsidR="00F21E1F" w:rsidRDefault="002B5F64" w:rsidP="00F21E1F">
      <w:pPr>
        <w:tabs>
          <w:tab w:val="left" w:pos="5100"/>
        </w:tabs>
        <w:ind w:left="-90" w:firstLine="0"/>
        <w:rPr>
          <w:rFonts w:ascii="Segoe UI Symbol" w:hAnsi="Segoe UI Symbol"/>
          <w:sz w:val="24"/>
          <w:szCs w:val="24"/>
        </w:rPr>
      </w:pPr>
      <w:r>
        <w:rPr>
          <w:rFonts w:ascii="Segoe UI Symbol" w:hAnsi="Segoe UI Symbol"/>
          <w:sz w:val="24"/>
          <w:szCs w:val="24"/>
        </w:rPr>
        <w:t>The Lead</w:t>
      </w:r>
      <w:r w:rsidRPr="00F21E1F">
        <w:rPr>
          <w:rFonts w:ascii="Segoe UI Symbol" w:hAnsi="Segoe UI Symbol"/>
          <w:sz w:val="24"/>
          <w:szCs w:val="24"/>
        </w:rPr>
        <w:t xml:space="preserve"> </w:t>
      </w:r>
      <w:r w:rsidR="00F21E1F" w:rsidRPr="00F21E1F">
        <w:rPr>
          <w:rFonts w:ascii="Segoe UI Symbol" w:hAnsi="Segoe UI Symbol"/>
          <w:sz w:val="24"/>
          <w:szCs w:val="24"/>
        </w:rPr>
        <w:t xml:space="preserve">Environmental Officer will review the Environmental Policy annually, and any updates will be communicated as necessary. </w:t>
      </w:r>
    </w:p>
    <w:tbl>
      <w:tblPr>
        <w:tblStyle w:val="TableGrid"/>
        <w:tblW w:w="5000" w:type="pct"/>
        <w:tblLook w:val="01E0" w:firstRow="1" w:lastRow="1" w:firstColumn="1" w:lastColumn="1" w:noHBand="0" w:noVBand="0"/>
      </w:tblPr>
      <w:tblGrid>
        <w:gridCol w:w="1026"/>
        <w:gridCol w:w="1551"/>
        <w:gridCol w:w="1825"/>
        <w:gridCol w:w="1875"/>
        <w:gridCol w:w="2739"/>
      </w:tblGrid>
      <w:tr w:rsidR="003C30D4" w:rsidRPr="00924772" w14:paraId="20F14516" w14:textId="77777777" w:rsidTr="00CA2CFE">
        <w:trPr>
          <w:trHeight w:val="803"/>
        </w:trPr>
        <w:tc>
          <w:tcPr>
            <w:tcW w:w="569" w:type="pct"/>
            <w:tcBorders>
              <w:top w:val="single" w:sz="4" w:space="0" w:color="auto"/>
              <w:left w:val="single" w:sz="4" w:space="0" w:color="auto"/>
              <w:bottom w:val="single" w:sz="4" w:space="0" w:color="auto"/>
              <w:right w:val="single" w:sz="4" w:space="0" w:color="auto"/>
            </w:tcBorders>
            <w:vAlign w:val="center"/>
            <w:hideMark/>
          </w:tcPr>
          <w:p w14:paraId="38623BD6" w14:textId="77777777" w:rsidR="003C30D4" w:rsidRPr="00924772" w:rsidRDefault="003C30D4" w:rsidP="00CA2CFE">
            <w:pPr>
              <w:tabs>
                <w:tab w:val="left" w:pos="5100"/>
              </w:tabs>
              <w:spacing w:before="60" w:after="60" w:line="276" w:lineRule="auto"/>
              <w:ind w:left="-91" w:firstLine="0"/>
              <w:jc w:val="center"/>
              <w:rPr>
                <w:rFonts w:ascii="Segoe UI Symbol" w:hAnsi="Segoe UI Symbol"/>
                <w:b/>
                <w:sz w:val="24"/>
                <w:szCs w:val="24"/>
                <w:lang w:val="en-US"/>
              </w:rPr>
            </w:pPr>
            <w:r w:rsidRPr="00924772">
              <w:rPr>
                <w:rFonts w:ascii="Segoe UI Symbol" w:hAnsi="Segoe UI Symbol"/>
                <w:b/>
                <w:sz w:val="24"/>
                <w:szCs w:val="24"/>
                <w:lang w:val="en-US"/>
              </w:rPr>
              <w:t>Sr. No.</w:t>
            </w:r>
          </w:p>
        </w:tc>
        <w:tc>
          <w:tcPr>
            <w:tcW w:w="860" w:type="pct"/>
            <w:tcBorders>
              <w:top w:val="single" w:sz="4" w:space="0" w:color="auto"/>
              <w:left w:val="single" w:sz="4" w:space="0" w:color="auto"/>
              <w:bottom w:val="single" w:sz="4" w:space="0" w:color="auto"/>
              <w:right w:val="single" w:sz="4" w:space="0" w:color="auto"/>
            </w:tcBorders>
            <w:vAlign w:val="center"/>
            <w:hideMark/>
          </w:tcPr>
          <w:p w14:paraId="2B9E4980" w14:textId="77777777" w:rsidR="003C30D4" w:rsidRPr="00924772" w:rsidRDefault="003C30D4" w:rsidP="00CA2CFE">
            <w:pPr>
              <w:tabs>
                <w:tab w:val="left" w:pos="5100"/>
              </w:tabs>
              <w:spacing w:before="60" w:after="60" w:line="276" w:lineRule="auto"/>
              <w:ind w:left="-91" w:firstLine="0"/>
              <w:jc w:val="center"/>
              <w:rPr>
                <w:rFonts w:ascii="Segoe UI Symbol" w:hAnsi="Segoe UI Symbol"/>
                <w:b/>
                <w:sz w:val="24"/>
                <w:szCs w:val="24"/>
                <w:lang w:val="en-US"/>
              </w:rPr>
            </w:pPr>
            <w:r w:rsidRPr="00924772">
              <w:rPr>
                <w:rFonts w:ascii="Segoe UI Symbol" w:hAnsi="Segoe UI Symbol"/>
                <w:b/>
                <w:sz w:val="24"/>
                <w:szCs w:val="24"/>
                <w:lang w:val="en-US"/>
              </w:rPr>
              <w:t>Effective Date</w:t>
            </w:r>
          </w:p>
        </w:tc>
        <w:tc>
          <w:tcPr>
            <w:tcW w:w="1012" w:type="pct"/>
            <w:tcBorders>
              <w:top w:val="single" w:sz="4" w:space="0" w:color="auto"/>
              <w:left w:val="single" w:sz="4" w:space="0" w:color="auto"/>
              <w:bottom w:val="single" w:sz="4" w:space="0" w:color="auto"/>
              <w:right w:val="single" w:sz="4" w:space="0" w:color="auto"/>
            </w:tcBorders>
            <w:vAlign w:val="center"/>
            <w:hideMark/>
          </w:tcPr>
          <w:p w14:paraId="72767549" w14:textId="77777777" w:rsidR="003C30D4" w:rsidRPr="00924772" w:rsidRDefault="003C30D4" w:rsidP="00CA2CFE">
            <w:pPr>
              <w:tabs>
                <w:tab w:val="left" w:pos="5100"/>
              </w:tabs>
              <w:spacing w:before="60" w:after="60" w:line="276" w:lineRule="auto"/>
              <w:ind w:left="-91" w:firstLine="0"/>
              <w:jc w:val="center"/>
              <w:rPr>
                <w:rFonts w:ascii="Segoe UI Symbol" w:hAnsi="Segoe UI Symbol"/>
                <w:b/>
                <w:sz w:val="24"/>
                <w:szCs w:val="24"/>
                <w:lang w:val="en-US"/>
              </w:rPr>
            </w:pPr>
            <w:r w:rsidRPr="00924772">
              <w:rPr>
                <w:rFonts w:ascii="Segoe UI Symbol" w:hAnsi="Segoe UI Symbol"/>
                <w:b/>
                <w:sz w:val="24"/>
                <w:szCs w:val="24"/>
                <w:lang w:val="en-US"/>
              </w:rPr>
              <w:t>Reviewer</w:t>
            </w:r>
          </w:p>
        </w:tc>
        <w:tc>
          <w:tcPr>
            <w:tcW w:w="1040" w:type="pct"/>
            <w:tcBorders>
              <w:top w:val="single" w:sz="4" w:space="0" w:color="auto"/>
              <w:left w:val="single" w:sz="4" w:space="0" w:color="auto"/>
              <w:bottom w:val="single" w:sz="4" w:space="0" w:color="auto"/>
              <w:right w:val="single" w:sz="4" w:space="0" w:color="auto"/>
            </w:tcBorders>
            <w:vAlign w:val="center"/>
            <w:hideMark/>
          </w:tcPr>
          <w:p w14:paraId="457E5DCA" w14:textId="77777777" w:rsidR="003C30D4" w:rsidRPr="00924772" w:rsidRDefault="003C30D4" w:rsidP="00CA2CFE">
            <w:pPr>
              <w:tabs>
                <w:tab w:val="left" w:pos="5100"/>
              </w:tabs>
              <w:spacing w:before="60" w:after="60" w:line="276" w:lineRule="auto"/>
              <w:ind w:left="-91" w:firstLine="0"/>
              <w:jc w:val="center"/>
              <w:rPr>
                <w:rFonts w:ascii="Segoe UI Symbol" w:hAnsi="Segoe UI Symbol"/>
                <w:b/>
                <w:sz w:val="24"/>
                <w:szCs w:val="24"/>
                <w:lang w:val="en-US"/>
              </w:rPr>
            </w:pPr>
            <w:r w:rsidRPr="00924772">
              <w:rPr>
                <w:rFonts w:ascii="Segoe UI Symbol" w:hAnsi="Segoe UI Symbol"/>
                <w:b/>
                <w:sz w:val="24"/>
                <w:szCs w:val="24"/>
                <w:lang w:val="en-US"/>
              </w:rPr>
              <w:t>Approver</w:t>
            </w:r>
          </w:p>
        </w:tc>
        <w:tc>
          <w:tcPr>
            <w:tcW w:w="1519" w:type="pct"/>
            <w:tcBorders>
              <w:top w:val="single" w:sz="4" w:space="0" w:color="auto"/>
              <w:left w:val="single" w:sz="4" w:space="0" w:color="auto"/>
              <w:bottom w:val="single" w:sz="4" w:space="0" w:color="auto"/>
              <w:right w:val="single" w:sz="4" w:space="0" w:color="auto"/>
            </w:tcBorders>
            <w:vAlign w:val="center"/>
            <w:hideMark/>
          </w:tcPr>
          <w:p w14:paraId="1BE0FA5B" w14:textId="77777777" w:rsidR="003C30D4" w:rsidRPr="00924772" w:rsidRDefault="003C30D4" w:rsidP="00CA2CFE">
            <w:pPr>
              <w:tabs>
                <w:tab w:val="left" w:pos="5100"/>
              </w:tabs>
              <w:spacing w:before="60" w:after="60" w:line="276" w:lineRule="auto"/>
              <w:ind w:left="-91" w:firstLine="0"/>
              <w:jc w:val="center"/>
              <w:rPr>
                <w:rFonts w:ascii="Segoe UI Symbol" w:hAnsi="Segoe UI Symbol"/>
                <w:b/>
                <w:sz w:val="24"/>
                <w:szCs w:val="24"/>
                <w:lang w:val="en-US"/>
              </w:rPr>
            </w:pPr>
            <w:r w:rsidRPr="00924772">
              <w:rPr>
                <w:rFonts w:ascii="Segoe UI Symbol" w:hAnsi="Segoe UI Symbol"/>
                <w:b/>
                <w:sz w:val="24"/>
                <w:szCs w:val="24"/>
                <w:lang w:val="en-US"/>
              </w:rPr>
              <w:t>Change Summary</w:t>
            </w:r>
          </w:p>
        </w:tc>
      </w:tr>
      <w:tr w:rsidR="003C30D4" w:rsidRPr="00924772" w14:paraId="3D5E4879" w14:textId="77777777" w:rsidTr="00CA2CFE">
        <w:trPr>
          <w:trHeight w:val="781"/>
        </w:trPr>
        <w:tc>
          <w:tcPr>
            <w:tcW w:w="569" w:type="pct"/>
            <w:tcBorders>
              <w:top w:val="single" w:sz="4" w:space="0" w:color="auto"/>
              <w:left w:val="single" w:sz="4" w:space="0" w:color="auto"/>
              <w:bottom w:val="single" w:sz="4" w:space="0" w:color="auto"/>
              <w:right w:val="single" w:sz="4" w:space="0" w:color="auto"/>
            </w:tcBorders>
            <w:vAlign w:val="center"/>
            <w:hideMark/>
          </w:tcPr>
          <w:p w14:paraId="62F4102B" w14:textId="77777777" w:rsidR="003C30D4" w:rsidRPr="00924772" w:rsidRDefault="003C30D4" w:rsidP="00CA2CFE">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1</w:t>
            </w:r>
          </w:p>
        </w:tc>
        <w:tc>
          <w:tcPr>
            <w:tcW w:w="860" w:type="pct"/>
            <w:tcBorders>
              <w:top w:val="single" w:sz="4" w:space="0" w:color="auto"/>
              <w:left w:val="single" w:sz="4" w:space="0" w:color="auto"/>
              <w:bottom w:val="single" w:sz="4" w:space="0" w:color="auto"/>
              <w:right w:val="single" w:sz="4" w:space="0" w:color="auto"/>
            </w:tcBorders>
            <w:vAlign w:val="center"/>
            <w:hideMark/>
          </w:tcPr>
          <w:p w14:paraId="481D1DC8" w14:textId="77777777" w:rsidR="003C30D4" w:rsidRPr="00924772" w:rsidRDefault="003C30D4" w:rsidP="00CA2CFE">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April 01, 2024</w:t>
            </w:r>
          </w:p>
        </w:tc>
        <w:tc>
          <w:tcPr>
            <w:tcW w:w="1012" w:type="pct"/>
            <w:tcBorders>
              <w:top w:val="single" w:sz="4" w:space="0" w:color="auto"/>
              <w:left w:val="single" w:sz="4" w:space="0" w:color="auto"/>
              <w:bottom w:val="single" w:sz="4" w:space="0" w:color="auto"/>
              <w:right w:val="single" w:sz="4" w:space="0" w:color="auto"/>
            </w:tcBorders>
            <w:vAlign w:val="center"/>
            <w:hideMark/>
          </w:tcPr>
          <w:p w14:paraId="200C6B88" w14:textId="77777777" w:rsidR="003C30D4" w:rsidRPr="00924772" w:rsidRDefault="003C30D4" w:rsidP="00CA2CFE">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Lead Compliance Officer</w:t>
            </w:r>
          </w:p>
        </w:tc>
        <w:tc>
          <w:tcPr>
            <w:tcW w:w="1040" w:type="pct"/>
            <w:tcBorders>
              <w:top w:val="single" w:sz="4" w:space="0" w:color="auto"/>
              <w:left w:val="single" w:sz="4" w:space="0" w:color="auto"/>
              <w:bottom w:val="single" w:sz="4" w:space="0" w:color="auto"/>
              <w:right w:val="single" w:sz="4" w:space="0" w:color="auto"/>
            </w:tcBorders>
            <w:vAlign w:val="center"/>
            <w:hideMark/>
          </w:tcPr>
          <w:p w14:paraId="17860D23" w14:textId="77777777" w:rsidR="003C30D4" w:rsidRPr="00924772" w:rsidRDefault="003C30D4" w:rsidP="00CA2CFE">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AMLRS RIGHTSOURCE (GROUP)</w:t>
            </w:r>
          </w:p>
        </w:tc>
        <w:tc>
          <w:tcPr>
            <w:tcW w:w="1519" w:type="pct"/>
            <w:tcBorders>
              <w:top w:val="single" w:sz="4" w:space="0" w:color="auto"/>
              <w:left w:val="single" w:sz="4" w:space="0" w:color="auto"/>
              <w:bottom w:val="single" w:sz="4" w:space="0" w:color="auto"/>
              <w:right w:val="single" w:sz="4" w:space="0" w:color="auto"/>
            </w:tcBorders>
            <w:vAlign w:val="center"/>
            <w:hideMark/>
          </w:tcPr>
          <w:p w14:paraId="0CB2AB32" w14:textId="77777777" w:rsidR="003C30D4" w:rsidRPr="00924772" w:rsidRDefault="003C30D4" w:rsidP="00CA2CFE">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New Policy</w:t>
            </w:r>
          </w:p>
        </w:tc>
      </w:tr>
      <w:tr w:rsidR="003C30D4" w:rsidRPr="00924772" w14:paraId="78F2172A" w14:textId="77777777" w:rsidTr="00CA2CFE">
        <w:trPr>
          <w:trHeight w:val="789"/>
        </w:trPr>
        <w:tc>
          <w:tcPr>
            <w:tcW w:w="569" w:type="pct"/>
            <w:tcBorders>
              <w:top w:val="single" w:sz="4" w:space="0" w:color="auto"/>
              <w:left w:val="single" w:sz="4" w:space="0" w:color="auto"/>
              <w:bottom w:val="single" w:sz="4" w:space="0" w:color="auto"/>
              <w:right w:val="single" w:sz="4" w:space="0" w:color="auto"/>
            </w:tcBorders>
            <w:vAlign w:val="center"/>
            <w:hideMark/>
          </w:tcPr>
          <w:p w14:paraId="650F2358" w14:textId="77777777" w:rsidR="003C30D4" w:rsidRPr="00924772" w:rsidRDefault="003C30D4" w:rsidP="00CA2CFE">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lastRenderedPageBreak/>
              <w:t>2</w:t>
            </w:r>
          </w:p>
        </w:tc>
        <w:tc>
          <w:tcPr>
            <w:tcW w:w="860" w:type="pct"/>
            <w:tcBorders>
              <w:top w:val="single" w:sz="4" w:space="0" w:color="auto"/>
              <w:left w:val="single" w:sz="4" w:space="0" w:color="auto"/>
              <w:bottom w:val="single" w:sz="4" w:space="0" w:color="auto"/>
              <w:right w:val="single" w:sz="4" w:space="0" w:color="auto"/>
            </w:tcBorders>
            <w:vAlign w:val="center"/>
            <w:hideMark/>
          </w:tcPr>
          <w:p w14:paraId="10CBDB8F" w14:textId="77777777" w:rsidR="003C30D4" w:rsidRPr="00924772" w:rsidRDefault="003C30D4" w:rsidP="00CA2CFE">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April 01, 2025</w:t>
            </w:r>
          </w:p>
        </w:tc>
        <w:tc>
          <w:tcPr>
            <w:tcW w:w="1012" w:type="pct"/>
            <w:tcBorders>
              <w:top w:val="single" w:sz="4" w:space="0" w:color="auto"/>
              <w:left w:val="single" w:sz="4" w:space="0" w:color="auto"/>
              <w:bottom w:val="single" w:sz="4" w:space="0" w:color="auto"/>
              <w:right w:val="single" w:sz="4" w:space="0" w:color="auto"/>
            </w:tcBorders>
            <w:vAlign w:val="center"/>
            <w:hideMark/>
          </w:tcPr>
          <w:p w14:paraId="77B2C8B3" w14:textId="77777777" w:rsidR="003C30D4" w:rsidRPr="00924772" w:rsidRDefault="003C30D4" w:rsidP="00CA2CFE">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Lead Compliance Officer</w:t>
            </w:r>
          </w:p>
        </w:tc>
        <w:tc>
          <w:tcPr>
            <w:tcW w:w="1040" w:type="pct"/>
            <w:tcBorders>
              <w:top w:val="single" w:sz="4" w:space="0" w:color="auto"/>
              <w:left w:val="single" w:sz="4" w:space="0" w:color="auto"/>
              <w:bottom w:val="single" w:sz="4" w:space="0" w:color="auto"/>
              <w:right w:val="single" w:sz="4" w:space="0" w:color="auto"/>
            </w:tcBorders>
            <w:vAlign w:val="center"/>
            <w:hideMark/>
          </w:tcPr>
          <w:p w14:paraId="20CA6D5F" w14:textId="77777777" w:rsidR="003C30D4" w:rsidRPr="00924772" w:rsidRDefault="003C30D4" w:rsidP="00CA2CFE">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AMLRS RIGHTSOURCE (GROUP)</w:t>
            </w:r>
          </w:p>
        </w:tc>
        <w:tc>
          <w:tcPr>
            <w:tcW w:w="1519" w:type="pct"/>
            <w:tcBorders>
              <w:top w:val="single" w:sz="4" w:space="0" w:color="auto"/>
              <w:left w:val="single" w:sz="4" w:space="0" w:color="auto"/>
              <w:bottom w:val="single" w:sz="4" w:space="0" w:color="auto"/>
              <w:right w:val="single" w:sz="4" w:space="0" w:color="auto"/>
            </w:tcBorders>
            <w:vAlign w:val="center"/>
            <w:hideMark/>
          </w:tcPr>
          <w:p w14:paraId="10D2902F" w14:textId="77777777" w:rsidR="003C30D4" w:rsidRPr="00924772" w:rsidRDefault="003C30D4" w:rsidP="00CA2CFE">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Cosmetic Changes</w:t>
            </w:r>
          </w:p>
        </w:tc>
      </w:tr>
      <w:tr w:rsidR="003C30D4" w:rsidRPr="00924772" w14:paraId="66C97D6C" w14:textId="77777777" w:rsidTr="00CA2CFE">
        <w:trPr>
          <w:trHeight w:val="789"/>
        </w:trPr>
        <w:tc>
          <w:tcPr>
            <w:tcW w:w="569" w:type="pct"/>
            <w:tcBorders>
              <w:top w:val="single" w:sz="4" w:space="0" w:color="auto"/>
              <w:left w:val="single" w:sz="4" w:space="0" w:color="auto"/>
              <w:bottom w:val="single" w:sz="4" w:space="0" w:color="auto"/>
              <w:right w:val="single" w:sz="4" w:space="0" w:color="auto"/>
            </w:tcBorders>
            <w:vAlign w:val="center"/>
            <w:hideMark/>
          </w:tcPr>
          <w:p w14:paraId="7A6F9A05" w14:textId="77777777" w:rsidR="003C30D4" w:rsidRPr="00924772" w:rsidRDefault="003C30D4" w:rsidP="00CA2CFE">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3</w:t>
            </w:r>
          </w:p>
        </w:tc>
        <w:tc>
          <w:tcPr>
            <w:tcW w:w="860" w:type="pct"/>
            <w:tcBorders>
              <w:top w:val="single" w:sz="4" w:space="0" w:color="auto"/>
              <w:left w:val="single" w:sz="4" w:space="0" w:color="auto"/>
              <w:bottom w:val="single" w:sz="4" w:space="0" w:color="auto"/>
              <w:right w:val="single" w:sz="4" w:space="0" w:color="auto"/>
            </w:tcBorders>
            <w:vAlign w:val="center"/>
            <w:hideMark/>
          </w:tcPr>
          <w:p w14:paraId="2674A415" w14:textId="77777777" w:rsidR="003C30D4" w:rsidRPr="00924772" w:rsidRDefault="003C30D4" w:rsidP="00CA2CFE">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April 01, 202</w:t>
            </w:r>
            <w:r>
              <w:rPr>
                <w:rFonts w:ascii="Segoe UI Symbol" w:hAnsi="Segoe UI Symbol"/>
                <w:sz w:val="24"/>
                <w:szCs w:val="24"/>
                <w:lang w:val="en-US"/>
              </w:rPr>
              <w:t>6</w:t>
            </w:r>
          </w:p>
        </w:tc>
        <w:tc>
          <w:tcPr>
            <w:tcW w:w="1012" w:type="pct"/>
            <w:tcBorders>
              <w:top w:val="single" w:sz="4" w:space="0" w:color="auto"/>
              <w:left w:val="single" w:sz="4" w:space="0" w:color="auto"/>
              <w:bottom w:val="single" w:sz="4" w:space="0" w:color="auto"/>
              <w:right w:val="single" w:sz="4" w:space="0" w:color="auto"/>
            </w:tcBorders>
            <w:vAlign w:val="center"/>
            <w:hideMark/>
          </w:tcPr>
          <w:p w14:paraId="63C7939E" w14:textId="77777777" w:rsidR="003C30D4" w:rsidRPr="00924772" w:rsidRDefault="003C30D4" w:rsidP="00CA2CFE">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Lead Compliance Officer</w:t>
            </w:r>
          </w:p>
        </w:tc>
        <w:tc>
          <w:tcPr>
            <w:tcW w:w="1040" w:type="pct"/>
            <w:tcBorders>
              <w:top w:val="single" w:sz="4" w:space="0" w:color="auto"/>
              <w:left w:val="single" w:sz="4" w:space="0" w:color="auto"/>
              <w:bottom w:val="single" w:sz="4" w:space="0" w:color="auto"/>
              <w:right w:val="single" w:sz="4" w:space="0" w:color="auto"/>
            </w:tcBorders>
            <w:vAlign w:val="center"/>
            <w:hideMark/>
          </w:tcPr>
          <w:p w14:paraId="7A76F401" w14:textId="77777777" w:rsidR="003C30D4" w:rsidRPr="00924772" w:rsidRDefault="003C30D4" w:rsidP="00CA2CFE">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AMLRS RIGHTSOURCE (GROUP)</w:t>
            </w:r>
          </w:p>
        </w:tc>
        <w:tc>
          <w:tcPr>
            <w:tcW w:w="1519" w:type="pct"/>
            <w:tcBorders>
              <w:top w:val="single" w:sz="4" w:space="0" w:color="auto"/>
              <w:left w:val="single" w:sz="4" w:space="0" w:color="auto"/>
              <w:bottom w:val="single" w:sz="4" w:space="0" w:color="auto"/>
              <w:right w:val="single" w:sz="4" w:space="0" w:color="auto"/>
            </w:tcBorders>
            <w:vAlign w:val="center"/>
            <w:hideMark/>
          </w:tcPr>
          <w:p w14:paraId="407BC1E0" w14:textId="6405EFD7" w:rsidR="00D51D15" w:rsidRPr="00924772" w:rsidRDefault="00D51D15" w:rsidP="00D51D15">
            <w:pPr>
              <w:tabs>
                <w:tab w:val="left" w:pos="5100"/>
              </w:tabs>
              <w:spacing w:before="60" w:after="60" w:line="276" w:lineRule="auto"/>
              <w:ind w:left="0" w:firstLine="0"/>
              <w:jc w:val="center"/>
              <w:rPr>
                <w:rFonts w:ascii="Segoe UI Symbol" w:hAnsi="Segoe UI Symbol"/>
                <w:sz w:val="24"/>
                <w:szCs w:val="24"/>
                <w:lang w:val="en-US"/>
              </w:rPr>
            </w:pPr>
            <w:r>
              <w:rPr>
                <w:rFonts w:ascii="Segoe UI Symbol" w:hAnsi="Segoe UI Symbol"/>
                <w:sz w:val="24"/>
                <w:szCs w:val="24"/>
                <w:lang w:val="en-US"/>
              </w:rPr>
              <w:t>Update Scope</w:t>
            </w:r>
          </w:p>
        </w:tc>
      </w:tr>
    </w:tbl>
    <w:p w14:paraId="3BCEFBBE" w14:textId="59B60DB7" w:rsidR="00F21E1F" w:rsidRPr="00F21E1F" w:rsidRDefault="00F21E1F" w:rsidP="008C1FAE">
      <w:pPr>
        <w:pStyle w:val="Default"/>
        <w:spacing w:after="240" w:line="276" w:lineRule="auto"/>
        <w:ind w:left="-90"/>
        <w:rPr>
          <w:rFonts w:ascii="Segoe UI Symbol" w:hAnsi="Segoe UI Symbol"/>
        </w:rPr>
      </w:pPr>
      <w:r w:rsidRPr="00F21E1F">
        <w:rPr>
          <w:rFonts w:ascii="Segoe UI Symbol" w:hAnsi="Segoe UI Symbol"/>
          <w:b/>
          <w:bCs/>
        </w:rPr>
        <w:tab/>
        <w:t xml:space="preserve">     </w:t>
      </w:r>
    </w:p>
    <w:p w14:paraId="0E9C8311" w14:textId="7B04A0AE" w:rsidR="00F21E1F" w:rsidRPr="00F21E1F" w:rsidRDefault="00F21E1F" w:rsidP="00F21E1F">
      <w:pPr>
        <w:pStyle w:val="Default"/>
        <w:spacing w:after="240" w:line="276" w:lineRule="auto"/>
        <w:ind w:left="-90"/>
        <w:rPr>
          <w:rFonts w:ascii="Segoe UI Symbol" w:hAnsi="Segoe UI Symbol"/>
        </w:rPr>
      </w:pPr>
      <w:r w:rsidRPr="00F21E1F">
        <w:rPr>
          <w:rFonts w:ascii="Segoe UI Symbol" w:hAnsi="Segoe UI Symbol"/>
          <w:b/>
          <w:bCs/>
        </w:rPr>
        <w:t xml:space="preserve">Next review date: </w:t>
      </w:r>
      <w:r w:rsidR="00424C63">
        <w:rPr>
          <w:rFonts w:ascii="Segoe UI Symbol" w:hAnsi="Segoe UI Symbol"/>
          <w:b/>
          <w:bCs/>
        </w:rPr>
        <w:t xml:space="preserve">April 01, </w:t>
      </w:r>
      <w:r w:rsidRPr="00F21E1F">
        <w:rPr>
          <w:rFonts w:ascii="Segoe UI Symbol" w:hAnsi="Segoe UI Symbol"/>
          <w:b/>
          <w:bCs/>
        </w:rPr>
        <w:t>202</w:t>
      </w:r>
      <w:r w:rsidR="008C1FAE">
        <w:rPr>
          <w:rFonts w:ascii="Segoe UI Symbol" w:hAnsi="Segoe UI Symbol"/>
          <w:b/>
          <w:bCs/>
        </w:rPr>
        <w:t>7</w:t>
      </w:r>
    </w:p>
    <w:p w14:paraId="40E00F18" w14:textId="7D56639E" w:rsidR="00F21E1F" w:rsidRDefault="00424C63" w:rsidP="00F21E1F">
      <w:pPr>
        <w:ind w:left="-90" w:firstLine="0"/>
        <w:rPr>
          <w:rFonts w:ascii="Segoe UI Symbol" w:hAnsi="Segoe UI Symbol"/>
          <w:b/>
          <w:bCs/>
          <w:sz w:val="24"/>
          <w:szCs w:val="24"/>
        </w:rPr>
      </w:pPr>
      <w:r w:rsidRPr="00F21E1F">
        <w:rPr>
          <w:rFonts w:ascii="Segoe UI Symbol" w:hAnsi="Segoe UI Symbol"/>
          <w:b/>
          <w:bCs/>
          <w:sz w:val="24"/>
          <w:szCs w:val="24"/>
        </w:rPr>
        <w:t xml:space="preserve">Prepared by: </w:t>
      </w:r>
      <w:r w:rsidR="00F73013">
        <w:rPr>
          <w:rFonts w:ascii="Segoe UI Symbol" w:hAnsi="Segoe UI Symbol"/>
          <w:b/>
          <w:bCs/>
          <w:sz w:val="24"/>
          <w:szCs w:val="24"/>
        </w:rPr>
        <w:t xml:space="preserve">Lead </w:t>
      </w:r>
      <w:r>
        <w:rPr>
          <w:rFonts w:ascii="Segoe UI Symbol" w:hAnsi="Segoe UI Symbol"/>
          <w:b/>
          <w:bCs/>
          <w:sz w:val="24"/>
          <w:szCs w:val="24"/>
        </w:rPr>
        <w:t>Environmental Officer</w:t>
      </w:r>
      <w:r w:rsidR="00F73013">
        <w:rPr>
          <w:rFonts w:ascii="Segoe UI Symbol" w:hAnsi="Segoe UI Symbol"/>
          <w:b/>
          <w:bCs/>
          <w:sz w:val="24"/>
          <w:szCs w:val="24"/>
        </w:rPr>
        <w:t xml:space="preserve"> (General Counsel, AML RightSource, LLC)</w:t>
      </w:r>
    </w:p>
    <w:p w14:paraId="02F2239F" w14:textId="76389C0E" w:rsidR="00F63F2B" w:rsidRDefault="00424C63" w:rsidP="00F21E1F">
      <w:pPr>
        <w:ind w:left="-90" w:firstLine="0"/>
        <w:rPr>
          <w:rFonts w:ascii="Segoe UI Symbol" w:hAnsi="Segoe UI Symbol"/>
          <w:b/>
          <w:bCs/>
          <w:sz w:val="24"/>
          <w:szCs w:val="24"/>
        </w:rPr>
      </w:pPr>
      <w:r>
        <w:rPr>
          <w:rFonts w:ascii="Segoe UI Symbol" w:hAnsi="Segoe UI Symbol"/>
          <w:b/>
          <w:bCs/>
          <w:sz w:val="24"/>
          <w:szCs w:val="24"/>
        </w:rPr>
        <w:t xml:space="preserve">Approved by: </w:t>
      </w:r>
      <w:r w:rsidR="00FF5687">
        <w:rPr>
          <w:rFonts w:ascii="Segoe UI Symbol" w:hAnsi="Segoe UI Symbol"/>
          <w:b/>
          <w:bCs/>
          <w:sz w:val="24"/>
          <w:szCs w:val="24"/>
        </w:rPr>
        <w:t>AMLRS</w:t>
      </w:r>
      <w:r>
        <w:rPr>
          <w:rFonts w:ascii="Segoe UI Symbol" w:hAnsi="Segoe UI Symbol"/>
          <w:b/>
          <w:bCs/>
          <w:sz w:val="24"/>
          <w:szCs w:val="24"/>
        </w:rPr>
        <w:t xml:space="preserve"> RIGHTSOURCE (GROUP)</w:t>
      </w:r>
    </w:p>
    <w:p w14:paraId="2038B9E5" w14:textId="00C7EDEE" w:rsidR="00424C63" w:rsidRPr="00F21E1F" w:rsidRDefault="00F63F2B" w:rsidP="00F63F2B">
      <w:pPr>
        <w:pStyle w:val="Heading1"/>
        <w:ind w:left="-90" w:firstLine="0"/>
        <w:jc w:val="center"/>
        <w:rPr>
          <w:rFonts w:ascii="Segoe UI Symbol" w:hAnsi="Segoe UI Symbol"/>
          <w:b/>
          <w:bCs/>
          <w:sz w:val="28"/>
          <w:szCs w:val="28"/>
        </w:rPr>
      </w:pPr>
      <w:r>
        <w:rPr>
          <w:rFonts w:ascii="Segoe UI Symbol" w:hAnsi="Segoe UI Symbol"/>
          <w:b/>
          <w:bCs/>
          <w:sz w:val="24"/>
          <w:szCs w:val="24"/>
        </w:rPr>
        <w:br w:type="column"/>
      </w:r>
      <w:bookmarkStart w:id="161" w:name="_Toc234075365"/>
      <w:r w:rsidRPr="00F63F2B">
        <w:rPr>
          <w:rFonts w:ascii="Segoe UI Symbol" w:hAnsi="Segoe UI Symbol"/>
          <w:b/>
          <w:bCs/>
          <w:sz w:val="28"/>
          <w:szCs w:val="28"/>
        </w:rPr>
        <w:lastRenderedPageBreak/>
        <w:t>EMPLOYEE ACKNOWLEDGEMENT FORM</w:t>
      </w:r>
      <w:bookmarkEnd w:id="161"/>
    </w:p>
    <w:p w14:paraId="4979AFD4" w14:textId="325DFC44" w:rsidR="00F63F2B" w:rsidRPr="00F63F2B" w:rsidRDefault="00F63F2B" w:rsidP="00F63F2B">
      <w:pPr>
        <w:tabs>
          <w:tab w:val="left" w:pos="5100"/>
        </w:tabs>
        <w:ind w:left="-90" w:firstLine="0"/>
        <w:rPr>
          <w:rFonts w:ascii="Segoe UI Symbol" w:hAnsi="Segoe UI Symbol"/>
          <w:sz w:val="24"/>
          <w:szCs w:val="24"/>
        </w:rPr>
      </w:pPr>
      <w:r w:rsidRPr="00F63F2B">
        <w:rPr>
          <w:rFonts w:ascii="Segoe UI Symbol" w:hAnsi="Segoe UI Symbol"/>
          <w:sz w:val="24"/>
          <w:szCs w:val="24"/>
        </w:rPr>
        <w:t xml:space="preserve">I, the undersigned, acknowledge that I have received and reviewed the Environmental Policy of </w:t>
      </w:r>
      <w:r w:rsidR="00F73013">
        <w:rPr>
          <w:rFonts w:ascii="Segoe UI Symbol" w:hAnsi="Segoe UI Symbol"/>
          <w:sz w:val="24"/>
          <w:szCs w:val="24"/>
        </w:rPr>
        <w:t xml:space="preserve">THE </w:t>
      </w:r>
      <w:r w:rsidRPr="00F63F2B">
        <w:rPr>
          <w:rFonts w:ascii="Segoe UI Symbol" w:hAnsi="Segoe UI Symbol"/>
          <w:sz w:val="24"/>
          <w:szCs w:val="24"/>
        </w:rPr>
        <w:t>AML RIGHTSOURCE GROUP. I understand the company's commitment to minimizing its environmental footprint and the objectives set forth in the policy to enhance energy efficiency, reduce greenhouse gas emissions, promote sustainable waste and water management, and advocate for environmental service and sustainability.</w:t>
      </w:r>
    </w:p>
    <w:p w14:paraId="04991E84" w14:textId="523D6018" w:rsidR="00F21E1F" w:rsidRDefault="00F63F2B" w:rsidP="00F63F2B">
      <w:pPr>
        <w:tabs>
          <w:tab w:val="left" w:pos="5100"/>
        </w:tabs>
        <w:ind w:left="-90" w:firstLine="0"/>
        <w:rPr>
          <w:rFonts w:ascii="Segoe UI Symbol" w:hAnsi="Segoe UI Symbol"/>
          <w:sz w:val="24"/>
          <w:szCs w:val="24"/>
        </w:rPr>
      </w:pPr>
      <w:r w:rsidRPr="00F63F2B">
        <w:rPr>
          <w:rFonts w:ascii="Segoe UI Symbol" w:hAnsi="Segoe UI Symbol"/>
          <w:sz w:val="24"/>
          <w:szCs w:val="24"/>
        </w:rPr>
        <w:t xml:space="preserve">By signing this acknowledgment, I confirm that I am committed to adhering to the environmental practices and guidelines established by </w:t>
      </w:r>
      <w:r w:rsidR="00F73013">
        <w:rPr>
          <w:rFonts w:ascii="Segoe UI Symbol" w:hAnsi="Segoe UI Symbol"/>
          <w:sz w:val="24"/>
          <w:szCs w:val="24"/>
        </w:rPr>
        <w:t xml:space="preserve">THE </w:t>
      </w:r>
      <w:r w:rsidRPr="00F63F2B">
        <w:rPr>
          <w:rFonts w:ascii="Segoe UI Symbol" w:hAnsi="Segoe UI Symbol"/>
          <w:sz w:val="24"/>
          <w:szCs w:val="24"/>
        </w:rPr>
        <w:t>AML RIGHTSOURCE GROUP, and I will actively participate in the company’s sustainability initiatives.</w:t>
      </w:r>
    </w:p>
    <w:p w14:paraId="4A9C8220" w14:textId="4799171C" w:rsidR="00F63F2B" w:rsidRPr="00994CFA" w:rsidRDefault="00F63F2B" w:rsidP="00F63F2B">
      <w:pPr>
        <w:tabs>
          <w:tab w:val="left" w:pos="5100"/>
        </w:tabs>
        <w:ind w:left="-90" w:firstLine="0"/>
        <w:rPr>
          <w:rFonts w:ascii="Segoe UI Symbol" w:hAnsi="Segoe UI Symbol"/>
          <w:sz w:val="24"/>
          <w:szCs w:val="24"/>
        </w:rPr>
      </w:pPr>
      <w:r w:rsidRPr="00F63F2B">
        <w:rPr>
          <w:rFonts w:ascii="Segoe UI Symbol" w:hAnsi="Segoe UI Symbol"/>
          <w:sz w:val="24"/>
          <w:szCs w:val="24"/>
        </w:rPr>
        <w:t xml:space="preserve">I will actively engage in any required environmental training programs and strive to contribute positively to </w:t>
      </w:r>
      <w:r w:rsidR="00F73013">
        <w:rPr>
          <w:rFonts w:ascii="Segoe UI Symbol" w:hAnsi="Segoe UI Symbol"/>
          <w:sz w:val="24"/>
          <w:szCs w:val="24"/>
        </w:rPr>
        <w:t xml:space="preserve">THE </w:t>
      </w:r>
      <w:r w:rsidRPr="00F63F2B">
        <w:rPr>
          <w:rFonts w:ascii="Segoe UI Symbol" w:hAnsi="Segoe UI Symbol"/>
          <w:sz w:val="24"/>
          <w:szCs w:val="24"/>
        </w:rPr>
        <w:t>AML RIGHTSOURCE GROUP’s environmental goals.</w:t>
      </w:r>
    </w:p>
    <w:p w14:paraId="1034224E" w14:textId="77777777" w:rsidR="00F63F2B" w:rsidRPr="00F63F2B" w:rsidRDefault="00F63F2B" w:rsidP="00F63F2B">
      <w:pPr>
        <w:ind w:left="450"/>
        <w:rPr>
          <w:rFonts w:ascii="Segoe UI Symbol" w:hAnsi="Segoe UI Symbol"/>
          <w:sz w:val="24"/>
          <w:szCs w:val="24"/>
        </w:rPr>
      </w:pPr>
      <w:r w:rsidRPr="00F63F2B">
        <w:rPr>
          <w:rFonts w:ascii="Segoe UI Symbol" w:hAnsi="Segoe UI Symbol"/>
          <w:b/>
          <w:bCs/>
          <w:sz w:val="24"/>
          <w:szCs w:val="24"/>
        </w:rPr>
        <w:t>Employee Information</w:t>
      </w:r>
    </w:p>
    <w:p w14:paraId="3B14B93E" w14:textId="0343E2B4" w:rsidR="00F63F2B" w:rsidRPr="00F63F2B" w:rsidRDefault="00F63F2B" w:rsidP="00F63F2B">
      <w:pPr>
        <w:numPr>
          <w:ilvl w:val="0"/>
          <w:numId w:val="12"/>
        </w:numPr>
        <w:ind w:left="450"/>
        <w:rPr>
          <w:rFonts w:ascii="Segoe UI Symbol" w:hAnsi="Segoe UI Symbol"/>
          <w:sz w:val="24"/>
          <w:szCs w:val="24"/>
        </w:rPr>
      </w:pPr>
      <w:r w:rsidRPr="00F63F2B">
        <w:rPr>
          <w:rFonts w:ascii="Segoe UI Symbol" w:hAnsi="Segoe UI Symbol"/>
          <w:b/>
          <w:bCs/>
          <w:sz w:val="24"/>
          <w:szCs w:val="24"/>
        </w:rPr>
        <w:t>Name</w:t>
      </w:r>
      <w:r w:rsidRPr="00F63F2B">
        <w:rPr>
          <w:rFonts w:ascii="Segoe UI Symbol" w:hAnsi="Segoe UI Symbol"/>
          <w:sz w:val="24"/>
          <w:szCs w:val="24"/>
        </w:rPr>
        <w:t xml:space="preserve">: </w:t>
      </w:r>
    </w:p>
    <w:p w14:paraId="6EBD963B" w14:textId="00C64B5E" w:rsidR="00F63F2B" w:rsidRPr="00F63F2B" w:rsidRDefault="00F63F2B" w:rsidP="00F63F2B">
      <w:pPr>
        <w:numPr>
          <w:ilvl w:val="0"/>
          <w:numId w:val="12"/>
        </w:numPr>
        <w:ind w:left="450"/>
        <w:rPr>
          <w:rFonts w:ascii="Segoe UI Symbol" w:hAnsi="Segoe UI Symbol"/>
          <w:sz w:val="24"/>
          <w:szCs w:val="24"/>
        </w:rPr>
      </w:pPr>
      <w:r>
        <w:rPr>
          <w:rFonts w:ascii="Segoe UI Symbol" w:hAnsi="Segoe UI Symbol"/>
          <w:b/>
          <w:bCs/>
          <w:sz w:val="24"/>
          <w:szCs w:val="24"/>
        </w:rPr>
        <w:t>Signature</w:t>
      </w:r>
      <w:r w:rsidRPr="00F63F2B">
        <w:rPr>
          <w:rFonts w:ascii="Segoe UI Symbol" w:hAnsi="Segoe UI Symbol"/>
          <w:sz w:val="24"/>
          <w:szCs w:val="24"/>
        </w:rPr>
        <w:t>:</w:t>
      </w:r>
      <w:r>
        <w:rPr>
          <w:rFonts w:ascii="Segoe UI Symbol" w:hAnsi="Segoe UI Symbol"/>
          <w:sz w:val="24"/>
          <w:szCs w:val="24"/>
        </w:rPr>
        <w:t xml:space="preserve"> </w:t>
      </w:r>
    </w:p>
    <w:p w14:paraId="49E9550F" w14:textId="35F1B699" w:rsidR="00994CFA" w:rsidRPr="00F63F2B" w:rsidRDefault="00F63F2B" w:rsidP="00C916A8">
      <w:pPr>
        <w:numPr>
          <w:ilvl w:val="0"/>
          <w:numId w:val="12"/>
        </w:numPr>
        <w:ind w:left="450"/>
        <w:rPr>
          <w:lang w:val="en-US"/>
        </w:rPr>
      </w:pPr>
      <w:r w:rsidRPr="00F63F2B">
        <w:rPr>
          <w:rFonts w:ascii="Segoe UI Symbol" w:hAnsi="Segoe UI Symbol"/>
          <w:b/>
          <w:bCs/>
          <w:sz w:val="24"/>
          <w:szCs w:val="24"/>
        </w:rPr>
        <w:t>Date</w:t>
      </w:r>
      <w:r w:rsidRPr="00F63F2B">
        <w:rPr>
          <w:rFonts w:ascii="Segoe UI Symbol" w:hAnsi="Segoe UI Symbol"/>
          <w:sz w:val="24"/>
          <w:szCs w:val="24"/>
        </w:rPr>
        <w:t xml:space="preserve">: </w:t>
      </w:r>
    </w:p>
    <w:p w14:paraId="5987F96A" w14:textId="032B47F5" w:rsidR="006968DC" w:rsidRDefault="006968DC" w:rsidP="00C66CC2">
      <w:pPr>
        <w:tabs>
          <w:tab w:val="left" w:pos="5100"/>
        </w:tabs>
        <w:ind w:left="0" w:firstLine="0"/>
        <w:jc w:val="left"/>
        <w:rPr>
          <w:rFonts w:ascii="Segoe UI Symbol" w:hAnsi="Segoe UI Symbol"/>
          <w:sz w:val="24"/>
          <w:szCs w:val="24"/>
        </w:rPr>
      </w:pPr>
    </w:p>
    <w:p w14:paraId="79175C13" w14:textId="77777777" w:rsidR="006968DC" w:rsidRDefault="006968DC" w:rsidP="006968DC">
      <w:pPr>
        <w:tabs>
          <w:tab w:val="left" w:pos="5100"/>
        </w:tabs>
        <w:jc w:val="left"/>
        <w:rPr>
          <w:rFonts w:ascii="Segoe UI Symbol" w:hAnsi="Segoe UI Symbol"/>
          <w:sz w:val="24"/>
          <w:szCs w:val="24"/>
        </w:rPr>
      </w:pPr>
    </w:p>
    <w:p w14:paraId="7C860553" w14:textId="4C437EF8" w:rsidR="00E018C2" w:rsidRPr="00E018C2" w:rsidRDefault="006968DC" w:rsidP="006968DC">
      <w:pPr>
        <w:tabs>
          <w:tab w:val="left" w:pos="5100"/>
        </w:tabs>
        <w:jc w:val="left"/>
        <w:rPr>
          <w:rFonts w:ascii="Segoe UI Symbol" w:hAnsi="Segoe UI Symbol"/>
          <w:sz w:val="24"/>
          <w:szCs w:val="24"/>
        </w:rPr>
      </w:pPr>
      <w:r>
        <w:rPr>
          <w:rFonts w:ascii="Segoe UI Symbol" w:hAnsi="Segoe UI Symbol"/>
          <w:sz w:val="24"/>
          <w:szCs w:val="24"/>
        </w:rPr>
        <w:br/>
      </w:r>
    </w:p>
    <w:p w14:paraId="3A3F4522" w14:textId="77777777" w:rsidR="00E018C2" w:rsidRDefault="00E018C2" w:rsidP="00364D9B">
      <w:pPr>
        <w:tabs>
          <w:tab w:val="left" w:pos="5100"/>
        </w:tabs>
      </w:pPr>
    </w:p>
    <w:p w14:paraId="6D8CB071" w14:textId="32464C03" w:rsidR="00364D9B" w:rsidRPr="00364D9B" w:rsidRDefault="00E018C2" w:rsidP="00364D9B">
      <w:pPr>
        <w:tabs>
          <w:tab w:val="left" w:pos="5100"/>
        </w:tabs>
      </w:pPr>
      <w:r>
        <w:br/>
      </w:r>
    </w:p>
    <w:sectPr w:rsidR="00364D9B" w:rsidRPr="00364D9B" w:rsidSect="00E018C2">
      <w:headerReference w:type="even" r:id="rId9"/>
      <w:headerReference w:type="default" r:id="rId10"/>
      <w:footerReference w:type="even" r:id="rId11"/>
      <w:footerReference w:type="default" r:id="rId12"/>
      <w:headerReference w:type="first" r:id="rId13"/>
      <w:footerReference w:type="first" r:id="rId14"/>
      <w:pgSz w:w="11906" w:h="16838"/>
      <w:pgMar w:top="216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C4433" w14:textId="77777777" w:rsidR="005B2877" w:rsidRDefault="005B2877" w:rsidP="00364D9B">
      <w:pPr>
        <w:spacing w:before="0" w:after="0" w:line="240" w:lineRule="auto"/>
      </w:pPr>
      <w:r>
        <w:separator/>
      </w:r>
    </w:p>
  </w:endnote>
  <w:endnote w:type="continuationSeparator" w:id="0">
    <w:p w14:paraId="01243F84" w14:textId="77777777" w:rsidR="005B2877" w:rsidRDefault="005B2877" w:rsidP="00364D9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8F6D4" w14:textId="77777777" w:rsidR="00E90C7F" w:rsidRDefault="00E90C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A6057" w14:textId="3339D84A" w:rsidR="00424C63" w:rsidRDefault="00424C63">
    <w:pPr>
      <w:pStyle w:val="Footer"/>
    </w:pPr>
    <w:r>
      <w:ptab w:relativeTo="margin" w:alignment="center" w:leader="none"/>
    </w:r>
    <w:r>
      <w:t>Rev.No.1.</w:t>
    </w:r>
    <w:r w:rsidR="00E90C7F">
      <w:t>1</w:t>
    </w:r>
    <w:r>
      <w:ptab w:relativeTo="margin" w:alignment="right" w:leader="none"/>
    </w: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E9340" w14:textId="77777777" w:rsidR="00E90C7F" w:rsidRDefault="00E90C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63586" w14:textId="77777777" w:rsidR="005B2877" w:rsidRDefault="005B2877" w:rsidP="00364D9B">
      <w:pPr>
        <w:spacing w:before="0" w:after="0" w:line="240" w:lineRule="auto"/>
      </w:pPr>
      <w:r>
        <w:separator/>
      </w:r>
    </w:p>
  </w:footnote>
  <w:footnote w:type="continuationSeparator" w:id="0">
    <w:p w14:paraId="0600C57C" w14:textId="77777777" w:rsidR="005B2877" w:rsidRDefault="005B2877" w:rsidP="00364D9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BBD18" w14:textId="77777777" w:rsidR="00E90C7F" w:rsidRDefault="00E90C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33CA" w14:textId="546BD4E9" w:rsidR="00364D9B" w:rsidRDefault="00AC766C">
    <w:pPr>
      <w:pStyle w:val="Header"/>
    </w:pPr>
    <w:r>
      <w:rPr>
        <w:noProof/>
      </w:rPr>
      <w:drawing>
        <wp:anchor distT="0" distB="0" distL="114300" distR="114300" simplePos="0" relativeHeight="251659264" behindDoc="1" locked="0" layoutInCell="1" allowOverlap="1" wp14:anchorId="493507C5" wp14:editId="369D9FE8">
          <wp:simplePos x="0" y="0"/>
          <wp:positionH relativeFrom="column">
            <wp:posOffset>81643</wp:posOffset>
          </wp:positionH>
          <wp:positionV relativeFrom="paragraph">
            <wp:posOffset>5080</wp:posOffset>
          </wp:positionV>
          <wp:extent cx="1466850" cy="605364"/>
          <wp:effectExtent l="0" t="0" r="0" b="0"/>
          <wp:wrapNone/>
          <wp:docPr id="236000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27973" name="Picture 276827973"/>
                  <pic:cNvPicPr/>
                </pic:nvPicPr>
                <pic:blipFill>
                  <a:blip r:embed="rId1">
                    <a:extLst>
                      <a:ext uri="{28A0092B-C50C-407E-A947-70E740481C1C}">
                        <a14:useLocalDpi xmlns:a14="http://schemas.microsoft.com/office/drawing/2010/main" val="0"/>
                      </a:ext>
                    </a:extLst>
                  </a:blip>
                  <a:stretch>
                    <a:fillRect/>
                  </a:stretch>
                </pic:blipFill>
                <pic:spPr>
                  <a:xfrm>
                    <a:off x="0" y="0"/>
                    <a:ext cx="1466850" cy="605364"/>
                  </a:xfrm>
                  <a:prstGeom prst="rect">
                    <a:avLst/>
                  </a:prstGeom>
                </pic:spPr>
              </pic:pic>
            </a:graphicData>
          </a:graphic>
          <wp14:sizeRelH relativeFrom="margin">
            <wp14:pctWidth>0</wp14:pctWidth>
          </wp14:sizeRelH>
          <wp14:sizeRelV relativeFrom="margin">
            <wp14:pctHeight>0</wp14:pctHeight>
          </wp14:sizeRelV>
        </wp:anchor>
      </w:drawing>
    </w:r>
    <w:r>
      <w:tab/>
    </w:r>
    <w:r>
      <w:tab/>
    </w:r>
    <w:r>
      <w:tab/>
    </w:r>
  </w:p>
  <w:p w14:paraId="67B28088" w14:textId="77777777" w:rsidR="00046518" w:rsidRPr="00046518" w:rsidRDefault="00AC766C" w:rsidP="00046518">
    <w:pPr>
      <w:pStyle w:val="Header"/>
      <w:tabs>
        <w:tab w:val="clear" w:pos="9026"/>
        <w:tab w:val="right" w:pos="8820"/>
      </w:tabs>
      <w:ind w:right="206"/>
      <w:jc w:val="right"/>
      <w:rPr>
        <w:sz w:val="2"/>
        <w:szCs w:val="2"/>
      </w:rPr>
    </w:pPr>
    <w:r>
      <w:tab/>
    </w:r>
    <w:r>
      <w:tab/>
    </w:r>
    <w:r>
      <w:tab/>
    </w:r>
  </w:p>
  <w:p w14:paraId="2658BD82" w14:textId="3AE09BD2" w:rsidR="00AC766C" w:rsidRPr="00E018C2" w:rsidRDefault="00AC766C" w:rsidP="00046518">
    <w:pPr>
      <w:pStyle w:val="Header"/>
      <w:tabs>
        <w:tab w:val="clear" w:pos="9026"/>
        <w:tab w:val="right" w:pos="8820"/>
      </w:tabs>
      <w:ind w:right="206"/>
      <w:jc w:val="right"/>
      <w:rPr>
        <w:rFonts w:ascii="Segoe UI Symbol" w:hAnsi="Segoe UI Symbol"/>
      </w:rPr>
    </w:pPr>
    <w:r w:rsidRPr="00E018C2">
      <w:rPr>
        <w:rFonts w:ascii="Segoe UI Symbol" w:hAnsi="Segoe UI Symbol"/>
      </w:rPr>
      <w:t>Doc-</w:t>
    </w:r>
    <w:r w:rsidR="00FF5687">
      <w:rPr>
        <w:rFonts w:ascii="Segoe UI Symbol" w:hAnsi="Segoe UI Symbol"/>
      </w:rPr>
      <w:t>AMLRS</w:t>
    </w:r>
    <w:r w:rsidRPr="00E018C2">
      <w:rPr>
        <w:rFonts w:ascii="Segoe UI Symbol" w:hAnsi="Segoe UI Symbol"/>
      </w:rPr>
      <w:t>-ESP-001</w:t>
    </w:r>
  </w:p>
  <w:p w14:paraId="3BC33DDB" w14:textId="5C130470" w:rsidR="00AC766C" w:rsidRPr="00E018C2" w:rsidRDefault="006350B8" w:rsidP="00046518">
    <w:pPr>
      <w:pStyle w:val="Header"/>
      <w:tabs>
        <w:tab w:val="clear" w:pos="9026"/>
        <w:tab w:val="right" w:pos="8820"/>
      </w:tabs>
      <w:ind w:right="206"/>
      <w:jc w:val="right"/>
      <w:rPr>
        <w:rFonts w:ascii="Segoe UI Symbol" w:hAnsi="Segoe UI Symbol"/>
      </w:rPr>
    </w:pPr>
    <w:r>
      <w:rPr>
        <w:rFonts w:ascii="Segoe UI Symbol" w:hAnsi="Segoe UI Symbol"/>
        <w:noProof/>
      </w:rPr>
      <mc:AlternateContent>
        <mc:Choice Requires="wps">
          <w:drawing>
            <wp:anchor distT="0" distB="0" distL="114300" distR="114300" simplePos="0" relativeHeight="251658240" behindDoc="0" locked="0" layoutInCell="1" allowOverlap="1" wp14:anchorId="1D888D6B" wp14:editId="0BD3253B">
              <wp:simplePos x="0" y="0"/>
              <wp:positionH relativeFrom="margin">
                <wp:align>center</wp:align>
              </wp:positionH>
              <wp:positionV relativeFrom="paragraph">
                <wp:posOffset>365125</wp:posOffset>
              </wp:positionV>
              <wp:extent cx="5820410" cy="6350"/>
              <wp:effectExtent l="9525" t="12700" r="18415" b="9525"/>
              <wp:wrapNone/>
              <wp:docPr id="1636103299"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0410" cy="6350"/>
                      </a:xfrm>
                      <a:prstGeom prst="straightConnector1">
                        <a:avLst/>
                      </a:prstGeom>
                      <a:noFill/>
                      <a:ln w="1905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0409D4" id="_x0000_t32" coordsize="21600,21600" o:spt="32" o:oned="t" path="m,l21600,21600e" filled="f">
              <v:path arrowok="t" fillok="f" o:connecttype="none"/>
              <o:lock v:ext="edit" shapetype="t"/>
            </v:shapetype>
            <v:shape id="AutoShape 1" o:spid="_x0000_s1026" type="#_x0000_t32" style="position:absolute;margin-left:0;margin-top:28.75pt;width:458.3pt;height:.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" strokecolor="black [3213]" strokeweight="1.5pt">
              <w10:wrap anchorx="margin"/>
            </v:shape>
          </w:pict>
        </mc:Fallback>
      </mc:AlternateContent>
    </w:r>
    <w:hyperlink r:id="rId2" w:history="1">
      <w:r w:rsidR="00AC766C" w:rsidRPr="00E018C2">
        <w:rPr>
          <w:rStyle w:val="Hyperlink"/>
          <w:rFonts w:ascii="Segoe UI Symbol" w:hAnsi="Segoe UI Symbol"/>
        </w:rPr>
        <w:t>www.amlrightsource.com</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622B3" w14:textId="77777777" w:rsidR="00E90C7F" w:rsidRDefault="00E90C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4C56"/>
    <w:multiLevelType w:val="hybridMultilevel"/>
    <w:tmpl w:val="680E56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AE5F74"/>
    <w:multiLevelType w:val="multilevel"/>
    <w:tmpl w:val="7C1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D15E9"/>
    <w:multiLevelType w:val="multilevel"/>
    <w:tmpl w:val="7C1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25281"/>
    <w:multiLevelType w:val="hybridMultilevel"/>
    <w:tmpl w:val="CF826AFC"/>
    <w:lvl w:ilvl="0" w:tplc="B3065BCE">
      <w:start w:val="1"/>
      <w:numFmt w:val="decimal"/>
      <w:lvlText w:val="%1."/>
      <w:lvlJc w:val="left"/>
      <w:pPr>
        <w:ind w:left="446" w:hanging="360"/>
      </w:pPr>
      <w:rPr>
        <w:rFonts w:ascii="Segoe UI Symbol" w:hAnsi="Segoe UI Symbol" w:hint="default"/>
        <w:sz w:val="26"/>
        <w:szCs w:val="26"/>
      </w:rPr>
    </w:lvl>
    <w:lvl w:ilvl="1" w:tplc="40090019" w:tentative="1">
      <w:start w:val="1"/>
      <w:numFmt w:val="lowerLetter"/>
      <w:lvlText w:val="%2."/>
      <w:lvlJc w:val="left"/>
      <w:pPr>
        <w:ind w:left="1166" w:hanging="360"/>
      </w:pPr>
    </w:lvl>
    <w:lvl w:ilvl="2" w:tplc="4009001B" w:tentative="1">
      <w:start w:val="1"/>
      <w:numFmt w:val="lowerRoman"/>
      <w:lvlText w:val="%3."/>
      <w:lvlJc w:val="right"/>
      <w:pPr>
        <w:ind w:left="1886" w:hanging="180"/>
      </w:pPr>
    </w:lvl>
    <w:lvl w:ilvl="3" w:tplc="4009000F" w:tentative="1">
      <w:start w:val="1"/>
      <w:numFmt w:val="decimal"/>
      <w:lvlText w:val="%4."/>
      <w:lvlJc w:val="left"/>
      <w:pPr>
        <w:ind w:left="2606" w:hanging="360"/>
      </w:pPr>
    </w:lvl>
    <w:lvl w:ilvl="4" w:tplc="40090019" w:tentative="1">
      <w:start w:val="1"/>
      <w:numFmt w:val="lowerLetter"/>
      <w:lvlText w:val="%5."/>
      <w:lvlJc w:val="left"/>
      <w:pPr>
        <w:ind w:left="3326" w:hanging="360"/>
      </w:pPr>
    </w:lvl>
    <w:lvl w:ilvl="5" w:tplc="4009001B" w:tentative="1">
      <w:start w:val="1"/>
      <w:numFmt w:val="lowerRoman"/>
      <w:lvlText w:val="%6."/>
      <w:lvlJc w:val="right"/>
      <w:pPr>
        <w:ind w:left="4046" w:hanging="180"/>
      </w:pPr>
    </w:lvl>
    <w:lvl w:ilvl="6" w:tplc="4009000F" w:tentative="1">
      <w:start w:val="1"/>
      <w:numFmt w:val="decimal"/>
      <w:lvlText w:val="%7."/>
      <w:lvlJc w:val="left"/>
      <w:pPr>
        <w:ind w:left="4766" w:hanging="360"/>
      </w:pPr>
    </w:lvl>
    <w:lvl w:ilvl="7" w:tplc="40090019" w:tentative="1">
      <w:start w:val="1"/>
      <w:numFmt w:val="lowerLetter"/>
      <w:lvlText w:val="%8."/>
      <w:lvlJc w:val="left"/>
      <w:pPr>
        <w:ind w:left="5486" w:hanging="360"/>
      </w:pPr>
    </w:lvl>
    <w:lvl w:ilvl="8" w:tplc="4009001B" w:tentative="1">
      <w:start w:val="1"/>
      <w:numFmt w:val="lowerRoman"/>
      <w:lvlText w:val="%9."/>
      <w:lvlJc w:val="right"/>
      <w:pPr>
        <w:ind w:left="6206" w:hanging="180"/>
      </w:pPr>
    </w:lvl>
  </w:abstractNum>
  <w:abstractNum w:abstractNumId="4" w15:restartNumberingAfterBreak="0">
    <w:nsid w:val="2EB62A23"/>
    <w:multiLevelType w:val="multilevel"/>
    <w:tmpl w:val="69F8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0C6546"/>
    <w:multiLevelType w:val="multilevel"/>
    <w:tmpl w:val="7C1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3833FA"/>
    <w:multiLevelType w:val="multilevel"/>
    <w:tmpl w:val="8522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5A6D97"/>
    <w:multiLevelType w:val="hybridMultilevel"/>
    <w:tmpl w:val="263403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F4E042B"/>
    <w:multiLevelType w:val="multilevel"/>
    <w:tmpl w:val="7C1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225258"/>
    <w:multiLevelType w:val="multilevel"/>
    <w:tmpl w:val="7C1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B7520B"/>
    <w:multiLevelType w:val="multilevel"/>
    <w:tmpl w:val="84CC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914D84"/>
    <w:multiLevelType w:val="multilevel"/>
    <w:tmpl w:val="7C1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344623">
    <w:abstractNumId w:val="3"/>
  </w:num>
  <w:num w:numId="2" w16cid:durableId="1175681277">
    <w:abstractNumId w:val="7"/>
  </w:num>
  <w:num w:numId="3" w16cid:durableId="113334843">
    <w:abstractNumId w:val="1"/>
  </w:num>
  <w:num w:numId="4" w16cid:durableId="681009731">
    <w:abstractNumId w:val="6"/>
  </w:num>
  <w:num w:numId="5" w16cid:durableId="2116174276">
    <w:abstractNumId w:val="10"/>
  </w:num>
  <w:num w:numId="6" w16cid:durableId="795026510">
    <w:abstractNumId w:val="4"/>
  </w:num>
  <w:num w:numId="7" w16cid:durableId="1979994250">
    <w:abstractNumId w:val="0"/>
  </w:num>
  <w:num w:numId="8" w16cid:durableId="885799048">
    <w:abstractNumId w:val="9"/>
  </w:num>
  <w:num w:numId="9" w16cid:durableId="1186796247">
    <w:abstractNumId w:val="2"/>
  </w:num>
  <w:num w:numId="10" w16cid:durableId="177623606">
    <w:abstractNumId w:val="11"/>
  </w:num>
  <w:num w:numId="11" w16cid:durableId="192883628">
    <w:abstractNumId w:val="8"/>
  </w:num>
  <w:num w:numId="12" w16cid:durableId="14296373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sh Khalasi">
    <w15:presenceInfo w15:providerId="Windows Live" w15:userId="07b86ed86191d5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C05"/>
    <w:rsid w:val="00000A16"/>
    <w:rsid w:val="00004451"/>
    <w:rsid w:val="00013520"/>
    <w:rsid w:val="00041EDC"/>
    <w:rsid w:val="00046518"/>
    <w:rsid w:val="000C6E57"/>
    <w:rsid w:val="000E5654"/>
    <w:rsid w:val="00135FA3"/>
    <w:rsid w:val="0013757D"/>
    <w:rsid w:val="00147E06"/>
    <w:rsid w:val="00173013"/>
    <w:rsid w:val="00181C7E"/>
    <w:rsid w:val="00197237"/>
    <w:rsid w:val="001C2C45"/>
    <w:rsid w:val="002011CF"/>
    <w:rsid w:val="002144B5"/>
    <w:rsid w:val="002426D6"/>
    <w:rsid w:val="00267F53"/>
    <w:rsid w:val="002949C8"/>
    <w:rsid w:val="00294EAD"/>
    <w:rsid w:val="002B4363"/>
    <w:rsid w:val="002B5F64"/>
    <w:rsid w:val="002C4E9B"/>
    <w:rsid w:val="002E289A"/>
    <w:rsid w:val="00307E14"/>
    <w:rsid w:val="0031045E"/>
    <w:rsid w:val="00341B8B"/>
    <w:rsid w:val="00343FAC"/>
    <w:rsid w:val="00364D9B"/>
    <w:rsid w:val="0037326D"/>
    <w:rsid w:val="00375249"/>
    <w:rsid w:val="003B25A1"/>
    <w:rsid w:val="003C30D4"/>
    <w:rsid w:val="003F1CF0"/>
    <w:rsid w:val="00402AFE"/>
    <w:rsid w:val="00424C63"/>
    <w:rsid w:val="00430EAD"/>
    <w:rsid w:val="00437BA4"/>
    <w:rsid w:val="0044032F"/>
    <w:rsid w:val="0048151C"/>
    <w:rsid w:val="00514E67"/>
    <w:rsid w:val="00561A25"/>
    <w:rsid w:val="0056346A"/>
    <w:rsid w:val="00566494"/>
    <w:rsid w:val="005711CB"/>
    <w:rsid w:val="00580C41"/>
    <w:rsid w:val="00590E59"/>
    <w:rsid w:val="005A3AD8"/>
    <w:rsid w:val="005A73D4"/>
    <w:rsid w:val="005B2877"/>
    <w:rsid w:val="00606C55"/>
    <w:rsid w:val="006350B8"/>
    <w:rsid w:val="00661B6C"/>
    <w:rsid w:val="006968DC"/>
    <w:rsid w:val="006A19D5"/>
    <w:rsid w:val="006B3E31"/>
    <w:rsid w:val="006D35E2"/>
    <w:rsid w:val="006E6887"/>
    <w:rsid w:val="006F7A17"/>
    <w:rsid w:val="00733FE4"/>
    <w:rsid w:val="0074122D"/>
    <w:rsid w:val="00766259"/>
    <w:rsid w:val="00797AAE"/>
    <w:rsid w:val="00797E90"/>
    <w:rsid w:val="007B28DA"/>
    <w:rsid w:val="007B3C05"/>
    <w:rsid w:val="007D1C7D"/>
    <w:rsid w:val="007E44C8"/>
    <w:rsid w:val="007E6A91"/>
    <w:rsid w:val="007F35A9"/>
    <w:rsid w:val="00832AAE"/>
    <w:rsid w:val="0084649C"/>
    <w:rsid w:val="00852B84"/>
    <w:rsid w:val="008A2219"/>
    <w:rsid w:val="008B64DE"/>
    <w:rsid w:val="008C1FAE"/>
    <w:rsid w:val="008D5A48"/>
    <w:rsid w:val="008D7C0F"/>
    <w:rsid w:val="008E15BA"/>
    <w:rsid w:val="00915A4D"/>
    <w:rsid w:val="00932FF9"/>
    <w:rsid w:val="00984B6D"/>
    <w:rsid w:val="00994CFA"/>
    <w:rsid w:val="009A0C13"/>
    <w:rsid w:val="009A13C9"/>
    <w:rsid w:val="009E07C6"/>
    <w:rsid w:val="00A03B1B"/>
    <w:rsid w:val="00A13E4A"/>
    <w:rsid w:val="00A95003"/>
    <w:rsid w:val="00AC7399"/>
    <w:rsid w:val="00AC766C"/>
    <w:rsid w:val="00AD1CF5"/>
    <w:rsid w:val="00AD77D6"/>
    <w:rsid w:val="00AE6E4A"/>
    <w:rsid w:val="00AF2E9D"/>
    <w:rsid w:val="00B05387"/>
    <w:rsid w:val="00B16F74"/>
    <w:rsid w:val="00B47DEB"/>
    <w:rsid w:val="00B54AA6"/>
    <w:rsid w:val="00B62CEA"/>
    <w:rsid w:val="00B73260"/>
    <w:rsid w:val="00B87AF5"/>
    <w:rsid w:val="00BD0A90"/>
    <w:rsid w:val="00BF0312"/>
    <w:rsid w:val="00BF78E5"/>
    <w:rsid w:val="00C10964"/>
    <w:rsid w:val="00C16FF3"/>
    <w:rsid w:val="00C373A5"/>
    <w:rsid w:val="00C66CC2"/>
    <w:rsid w:val="00C812D9"/>
    <w:rsid w:val="00CC09BD"/>
    <w:rsid w:val="00CF7DE4"/>
    <w:rsid w:val="00D06B17"/>
    <w:rsid w:val="00D103C9"/>
    <w:rsid w:val="00D51D15"/>
    <w:rsid w:val="00DA29A2"/>
    <w:rsid w:val="00DC0D2E"/>
    <w:rsid w:val="00DE6F7B"/>
    <w:rsid w:val="00DF5C4D"/>
    <w:rsid w:val="00E018C2"/>
    <w:rsid w:val="00E273AC"/>
    <w:rsid w:val="00E359C9"/>
    <w:rsid w:val="00E425D7"/>
    <w:rsid w:val="00E57023"/>
    <w:rsid w:val="00E77D70"/>
    <w:rsid w:val="00E90C7F"/>
    <w:rsid w:val="00EA1A50"/>
    <w:rsid w:val="00ED30EF"/>
    <w:rsid w:val="00EF2084"/>
    <w:rsid w:val="00F21717"/>
    <w:rsid w:val="00F21E1F"/>
    <w:rsid w:val="00F377D0"/>
    <w:rsid w:val="00F54777"/>
    <w:rsid w:val="00F635D1"/>
    <w:rsid w:val="00F63F2B"/>
    <w:rsid w:val="00F715B1"/>
    <w:rsid w:val="00F73013"/>
    <w:rsid w:val="00F81F3E"/>
    <w:rsid w:val="00F93976"/>
    <w:rsid w:val="00FB20B2"/>
    <w:rsid w:val="00FC4525"/>
    <w:rsid w:val="00FD3515"/>
    <w:rsid w:val="00FF568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8ED77"/>
  <w15:chartTrackingRefBased/>
  <w15:docId w15:val="{AF065184-5AE4-413C-93B7-0579514B5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semiHidden/>
    <w:unhideWhenUsed/>
    <w:qFormat/>
    <w:rsid w:val="007B3C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paragraph" w:styleId="Heading4">
    <w:name w:val="heading 4"/>
    <w:basedOn w:val="Normal"/>
    <w:next w:val="Normal"/>
    <w:link w:val="Heading4Char"/>
    <w:uiPriority w:val="9"/>
    <w:semiHidden/>
    <w:unhideWhenUsed/>
    <w:qFormat/>
    <w:rsid w:val="007B3C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3C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3C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C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C05"/>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C05"/>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character" w:customStyle="1" w:styleId="Heading2Char">
    <w:name w:val="Heading 2 Char"/>
    <w:basedOn w:val="DefaultParagraphFont"/>
    <w:link w:val="Heading2"/>
    <w:uiPriority w:val="9"/>
    <w:semiHidden/>
    <w:rsid w:val="007B3C0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7B3C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3C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3C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C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C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C05"/>
    <w:rPr>
      <w:rFonts w:eastAsiaTheme="majorEastAsia" w:cstheme="majorBidi"/>
      <w:color w:val="272727" w:themeColor="text1" w:themeTint="D8"/>
    </w:rPr>
  </w:style>
  <w:style w:type="paragraph" w:styleId="Title">
    <w:name w:val="Title"/>
    <w:basedOn w:val="Normal"/>
    <w:next w:val="Normal"/>
    <w:link w:val="TitleChar"/>
    <w:uiPriority w:val="10"/>
    <w:qFormat/>
    <w:rsid w:val="007B3C05"/>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C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C05"/>
    <w:pPr>
      <w:numPr>
        <w:ilvl w:val="1"/>
      </w:numPr>
      <w:spacing w:after="160"/>
      <w:ind w:left="633" w:hanging="54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C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C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3C05"/>
    <w:rPr>
      <w:i/>
      <w:iCs/>
      <w:color w:val="404040" w:themeColor="text1" w:themeTint="BF"/>
    </w:rPr>
  </w:style>
  <w:style w:type="character" w:styleId="IntenseEmphasis">
    <w:name w:val="Intense Emphasis"/>
    <w:basedOn w:val="DefaultParagraphFont"/>
    <w:uiPriority w:val="21"/>
    <w:qFormat/>
    <w:rsid w:val="007B3C05"/>
    <w:rPr>
      <w:i/>
      <w:iCs/>
      <w:color w:val="2F5496" w:themeColor="accent1" w:themeShade="BF"/>
    </w:rPr>
  </w:style>
  <w:style w:type="paragraph" w:styleId="IntenseQuote">
    <w:name w:val="Intense Quote"/>
    <w:basedOn w:val="Normal"/>
    <w:next w:val="Normal"/>
    <w:link w:val="IntenseQuoteChar"/>
    <w:uiPriority w:val="30"/>
    <w:qFormat/>
    <w:rsid w:val="007B3C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3C05"/>
    <w:rPr>
      <w:i/>
      <w:iCs/>
      <w:color w:val="2F5496" w:themeColor="accent1" w:themeShade="BF"/>
    </w:rPr>
  </w:style>
  <w:style w:type="character" w:styleId="IntenseReference">
    <w:name w:val="Intense Reference"/>
    <w:basedOn w:val="DefaultParagraphFont"/>
    <w:uiPriority w:val="32"/>
    <w:qFormat/>
    <w:rsid w:val="007B3C05"/>
    <w:rPr>
      <w:b/>
      <w:bCs/>
      <w:smallCaps/>
      <w:color w:val="2F5496" w:themeColor="accent1" w:themeShade="BF"/>
      <w:spacing w:val="5"/>
    </w:rPr>
  </w:style>
  <w:style w:type="paragraph" w:styleId="Header">
    <w:name w:val="header"/>
    <w:basedOn w:val="Normal"/>
    <w:link w:val="HeaderChar"/>
    <w:uiPriority w:val="99"/>
    <w:unhideWhenUsed/>
    <w:rsid w:val="00364D9B"/>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364D9B"/>
  </w:style>
  <w:style w:type="paragraph" w:styleId="Footer">
    <w:name w:val="footer"/>
    <w:basedOn w:val="Normal"/>
    <w:link w:val="FooterChar"/>
    <w:uiPriority w:val="99"/>
    <w:unhideWhenUsed/>
    <w:rsid w:val="00364D9B"/>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364D9B"/>
  </w:style>
  <w:style w:type="character" w:styleId="Hyperlink">
    <w:name w:val="Hyperlink"/>
    <w:basedOn w:val="DefaultParagraphFont"/>
    <w:uiPriority w:val="99"/>
    <w:unhideWhenUsed/>
    <w:rsid w:val="00AC766C"/>
    <w:rPr>
      <w:color w:val="0563C1" w:themeColor="hyperlink"/>
      <w:u w:val="single"/>
    </w:rPr>
  </w:style>
  <w:style w:type="character" w:styleId="UnresolvedMention">
    <w:name w:val="Unresolved Mention"/>
    <w:basedOn w:val="DefaultParagraphFont"/>
    <w:uiPriority w:val="99"/>
    <w:semiHidden/>
    <w:unhideWhenUsed/>
    <w:rsid w:val="00AC766C"/>
    <w:rPr>
      <w:color w:val="605E5C"/>
      <w:shd w:val="clear" w:color="auto" w:fill="E1DFDD"/>
    </w:rPr>
  </w:style>
  <w:style w:type="character" w:styleId="FollowedHyperlink">
    <w:name w:val="FollowedHyperlink"/>
    <w:basedOn w:val="DefaultParagraphFont"/>
    <w:uiPriority w:val="99"/>
    <w:semiHidden/>
    <w:unhideWhenUsed/>
    <w:rsid w:val="00AC766C"/>
    <w:rPr>
      <w:color w:val="954F72" w:themeColor="followedHyperlink"/>
      <w:u w:val="single"/>
    </w:rPr>
  </w:style>
  <w:style w:type="table" w:styleId="TableGrid">
    <w:name w:val="Table Grid"/>
    <w:basedOn w:val="TableNormal"/>
    <w:uiPriority w:val="39"/>
    <w:rsid w:val="002144B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C16FF3"/>
    <w:pPr>
      <w:tabs>
        <w:tab w:val="right" w:leader="dot" w:pos="9016"/>
      </w:tabs>
      <w:spacing w:after="100"/>
      <w:ind w:left="0" w:hanging="90"/>
    </w:pPr>
  </w:style>
  <w:style w:type="paragraph" w:customStyle="1" w:styleId="Default">
    <w:name w:val="Default"/>
    <w:rsid w:val="00F21E1F"/>
    <w:pPr>
      <w:autoSpaceDE w:val="0"/>
      <w:autoSpaceDN w:val="0"/>
      <w:adjustRightInd w:val="0"/>
      <w:spacing w:before="0" w:after="0" w:line="240" w:lineRule="auto"/>
      <w:ind w:left="0" w:firstLine="0"/>
      <w:jc w:val="left"/>
    </w:pPr>
    <w:rPr>
      <w:rFonts w:ascii="Arial" w:hAnsi="Arial" w:cs="Arial"/>
      <w:color w:val="000000"/>
      <w:kern w:val="0"/>
      <w:sz w:val="24"/>
      <w:szCs w:val="24"/>
    </w:rPr>
  </w:style>
  <w:style w:type="paragraph" w:styleId="Revision">
    <w:name w:val="Revision"/>
    <w:hidden/>
    <w:uiPriority w:val="99"/>
    <w:semiHidden/>
    <w:rsid w:val="00F377D0"/>
    <w:pPr>
      <w:spacing w:before="0" w:after="0" w:line="240" w:lineRule="auto"/>
      <w:ind w:left="0" w:firstLine="0"/>
      <w:jc w:val="left"/>
    </w:pPr>
  </w:style>
  <w:style w:type="character" w:styleId="CommentReference">
    <w:name w:val="annotation reference"/>
    <w:basedOn w:val="DefaultParagraphFont"/>
    <w:uiPriority w:val="99"/>
    <w:semiHidden/>
    <w:unhideWhenUsed/>
    <w:rsid w:val="00FB20B2"/>
    <w:rPr>
      <w:sz w:val="16"/>
      <w:szCs w:val="16"/>
    </w:rPr>
  </w:style>
  <w:style w:type="paragraph" w:styleId="CommentText">
    <w:name w:val="annotation text"/>
    <w:basedOn w:val="Normal"/>
    <w:link w:val="CommentTextChar"/>
    <w:uiPriority w:val="99"/>
    <w:unhideWhenUsed/>
    <w:rsid w:val="00FB20B2"/>
    <w:pPr>
      <w:spacing w:line="240" w:lineRule="auto"/>
    </w:pPr>
    <w:rPr>
      <w:sz w:val="20"/>
      <w:szCs w:val="20"/>
    </w:rPr>
  </w:style>
  <w:style w:type="character" w:customStyle="1" w:styleId="CommentTextChar">
    <w:name w:val="Comment Text Char"/>
    <w:basedOn w:val="DefaultParagraphFont"/>
    <w:link w:val="CommentText"/>
    <w:uiPriority w:val="99"/>
    <w:rsid w:val="00FB20B2"/>
    <w:rPr>
      <w:sz w:val="20"/>
      <w:szCs w:val="20"/>
    </w:rPr>
  </w:style>
  <w:style w:type="paragraph" w:styleId="CommentSubject">
    <w:name w:val="annotation subject"/>
    <w:basedOn w:val="CommentText"/>
    <w:next w:val="CommentText"/>
    <w:link w:val="CommentSubjectChar"/>
    <w:uiPriority w:val="99"/>
    <w:semiHidden/>
    <w:unhideWhenUsed/>
    <w:rsid w:val="00FB20B2"/>
    <w:rPr>
      <w:b/>
      <w:bCs/>
    </w:rPr>
  </w:style>
  <w:style w:type="character" w:customStyle="1" w:styleId="CommentSubjectChar">
    <w:name w:val="Comment Subject Char"/>
    <w:basedOn w:val="CommentTextChar"/>
    <w:link w:val="CommentSubject"/>
    <w:uiPriority w:val="99"/>
    <w:semiHidden/>
    <w:rsid w:val="00FB20B2"/>
    <w:rPr>
      <w:b/>
      <w:bCs/>
      <w:sz w:val="20"/>
      <w:szCs w:val="20"/>
    </w:rPr>
  </w:style>
  <w:style w:type="paragraph" w:styleId="NormalWeb">
    <w:name w:val="Normal (Web)"/>
    <w:basedOn w:val="Normal"/>
    <w:uiPriority w:val="99"/>
    <w:semiHidden/>
    <w:unhideWhenUsed/>
    <w:rsid w:val="008D5A4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71933">
      <w:bodyDiv w:val="1"/>
      <w:marLeft w:val="0"/>
      <w:marRight w:val="0"/>
      <w:marTop w:val="0"/>
      <w:marBottom w:val="0"/>
      <w:divBdr>
        <w:top w:val="none" w:sz="0" w:space="0" w:color="auto"/>
        <w:left w:val="none" w:sz="0" w:space="0" w:color="auto"/>
        <w:bottom w:val="none" w:sz="0" w:space="0" w:color="auto"/>
        <w:right w:val="none" w:sz="0" w:space="0" w:color="auto"/>
      </w:divBdr>
    </w:div>
    <w:div w:id="79564592">
      <w:bodyDiv w:val="1"/>
      <w:marLeft w:val="0"/>
      <w:marRight w:val="0"/>
      <w:marTop w:val="0"/>
      <w:marBottom w:val="0"/>
      <w:divBdr>
        <w:top w:val="none" w:sz="0" w:space="0" w:color="auto"/>
        <w:left w:val="none" w:sz="0" w:space="0" w:color="auto"/>
        <w:bottom w:val="none" w:sz="0" w:space="0" w:color="auto"/>
        <w:right w:val="none" w:sz="0" w:space="0" w:color="auto"/>
      </w:divBdr>
    </w:div>
    <w:div w:id="103504291">
      <w:bodyDiv w:val="1"/>
      <w:marLeft w:val="0"/>
      <w:marRight w:val="0"/>
      <w:marTop w:val="0"/>
      <w:marBottom w:val="0"/>
      <w:divBdr>
        <w:top w:val="none" w:sz="0" w:space="0" w:color="auto"/>
        <w:left w:val="none" w:sz="0" w:space="0" w:color="auto"/>
        <w:bottom w:val="none" w:sz="0" w:space="0" w:color="auto"/>
        <w:right w:val="none" w:sz="0" w:space="0" w:color="auto"/>
      </w:divBdr>
    </w:div>
    <w:div w:id="142234490">
      <w:bodyDiv w:val="1"/>
      <w:marLeft w:val="0"/>
      <w:marRight w:val="0"/>
      <w:marTop w:val="0"/>
      <w:marBottom w:val="0"/>
      <w:divBdr>
        <w:top w:val="none" w:sz="0" w:space="0" w:color="auto"/>
        <w:left w:val="none" w:sz="0" w:space="0" w:color="auto"/>
        <w:bottom w:val="none" w:sz="0" w:space="0" w:color="auto"/>
        <w:right w:val="none" w:sz="0" w:space="0" w:color="auto"/>
      </w:divBdr>
    </w:div>
    <w:div w:id="250822063">
      <w:bodyDiv w:val="1"/>
      <w:marLeft w:val="0"/>
      <w:marRight w:val="0"/>
      <w:marTop w:val="0"/>
      <w:marBottom w:val="0"/>
      <w:divBdr>
        <w:top w:val="none" w:sz="0" w:space="0" w:color="auto"/>
        <w:left w:val="none" w:sz="0" w:space="0" w:color="auto"/>
        <w:bottom w:val="none" w:sz="0" w:space="0" w:color="auto"/>
        <w:right w:val="none" w:sz="0" w:space="0" w:color="auto"/>
      </w:divBdr>
    </w:div>
    <w:div w:id="267660049">
      <w:bodyDiv w:val="1"/>
      <w:marLeft w:val="0"/>
      <w:marRight w:val="0"/>
      <w:marTop w:val="0"/>
      <w:marBottom w:val="0"/>
      <w:divBdr>
        <w:top w:val="none" w:sz="0" w:space="0" w:color="auto"/>
        <w:left w:val="none" w:sz="0" w:space="0" w:color="auto"/>
        <w:bottom w:val="none" w:sz="0" w:space="0" w:color="auto"/>
        <w:right w:val="none" w:sz="0" w:space="0" w:color="auto"/>
      </w:divBdr>
    </w:div>
    <w:div w:id="277569971">
      <w:bodyDiv w:val="1"/>
      <w:marLeft w:val="0"/>
      <w:marRight w:val="0"/>
      <w:marTop w:val="0"/>
      <w:marBottom w:val="0"/>
      <w:divBdr>
        <w:top w:val="none" w:sz="0" w:space="0" w:color="auto"/>
        <w:left w:val="none" w:sz="0" w:space="0" w:color="auto"/>
        <w:bottom w:val="none" w:sz="0" w:space="0" w:color="auto"/>
        <w:right w:val="none" w:sz="0" w:space="0" w:color="auto"/>
      </w:divBdr>
    </w:div>
    <w:div w:id="311832346">
      <w:bodyDiv w:val="1"/>
      <w:marLeft w:val="0"/>
      <w:marRight w:val="0"/>
      <w:marTop w:val="0"/>
      <w:marBottom w:val="0"/>
      <w:divBdr>
        <w:top w:val="none" w:sz="0" w:space="0" w:color="auto"/>
        <w:left w:val="none" w:sz="0" w:space="0" w:color="auto"/>
        <w:bottom w:val="none" w:sz="0" w:space="0" w:color="auto"/>
        <w:right w:val="none" w:sz="0" w:space="0" w:color="auto"/>
      </w:divBdr>
    </w:div>
    <w:div w:id="320353918">
      <w:bodyDiv w:val="1"/>
      <w:marLeft w:val="0"/>
      <w:marRight w:val="0"/>
      <w:marTop w:val="0"/>
      <w:marBottom w:val="0"/>
      <w:divBdr>
        <w:top w:val="none" w:sz="0" w:space="0" w:color="auto"/>
        <w:left w:val="none" w:sz="0" w:space="0" w:color="auto"/>
        <w:bottom w:val="none" w:sz="0" w:space="0" w:color="auto"/>
        <w:right w:val="none" w:sz="0" w:space="0" w:color="auto"/>
      </w:divBdr>
    </w:div>
    <w:div w:id="358285970">
      <w:bodyDiv w:val="1"/>
      <w:marLeft w:val="0"/>
      <w:marRight w:val="0"/>
      <w:marTop w:val="0"/>
      <w:marBottom w:val="0"/>
      <w:divBdr>
        <w:top w:val="none" w:sz="0" w:space="0" w:color="auto"/>
        <w:left w:val="none" w:sz="0" w:space="0" w:color="auto"/>
        <w:bottom w:val="none" w:sz="0" w:space="0" w:color="auto"/>
        <w:right w:val="none" w:sz="0" w:space="0" w:color="auto"/>
      </w:divBdr>
    </w:div>
    <w:div w:id="403114280">
      <w:bodyDiv w:val="1"/>
      <w:marLeft w:val="0"/>
      <w:marRight w:val="0"/>
      <w:marTop w:val="0"/>
      <w:marBottom w:val="0"/>
      <w:divBdr>
        <w:top w:val="none" w:sz="0" w:space="0" w:color="auto"/>
        <w:left w:val="none" w:sz="0" w:space="0" w:color="auto"/>
        <w:bottom w:val="none" w:sz="0" w:space="0" w:color="auto"/>
        <w:right w:val="none" w:sz="0" w:space="0" w:color="auto"/>
      </w:divBdr>
    </w:div>
    <w:div w:id="438574163">
      <w:bodyDiv w:val="1"/>
      <w:marLeft w:val="0"/>
      <w:marRight w:val="0"/>
      <w:marTop w:val="0"/>
      <w:marBottom w:val="0"/>
      <w:divBdr>
        <w:top w:val="none" w:sz="0" w:space="0" w:color="auto"/>
        <w:left w:val="none" w:sz="0" w:space="0" w:color="auto"/>
        <w:bottom w:val="none" w:sz="0" w:space="0" w:color="auto"/>
        <w:right w:val="none" w:sz="0" w:space="0" w:color="auto"/>
      </w:divBdr>
    </w:div>
    <w:div w:id="472984227">
      <w:bodyDiv w:val="1"/>
      <w:marLeft w:val="0"/>
      <w:marRight w:val="0"/>
      <w:marTop w:val="0"/>
      <w:marBottom w:val="0"/>
      <w:divBdr>
        <w:top w:val="none" w:sz="0" w:space="0" w:color="auto"/>
        <w:left w:val="none" w:sz="0" w:space="0" w:color="auto"/>
        <w:bottom w:val="none" w:sz="0" w:space="0" w:color="auto"/>
        <w:right w:val="none" w:sz="0" w:space="0" w:color="auto"/>
      </w:divBdr>
    </w:div>
    <w:div w:id="646668907">
      <w:bodyDiv w:val="1"/>
      <w:marLeft w:val="0"/>
      <w:marRight w:val="0"/>
      <w:marTop w:val="0"/>
      <w:marBottom w:val="0"/>
      <w:divBdr>
        <w:top w:val="none" w:sz="0" w:space="0" w:color="auto"/>
        <w:left w:val="none" w:sz="0" w:space="0" w:color="auto"/>
        <w:bottom w:val="none" w:sz="0" w:space="0" w:color="auto"/>
        <w:right w:val="none" w:sz="0" w:space="0" w:color="auto"/>
      </w:divBdr>
    </w:div>
    <w:div w:id="679891659">
      <w:bodyDiv w:val="1"/>
      <w:marLeft w:val="0"/>
      <w:marRight w:val="0"/>
      <w:marTop w:val="0"/>
      <w:marBottom w:val="0"/>
      <w:divBdr>
        <w:top w:val="none" w:sz="0" w:space="0" w:color="auto"/>
        <w:left w:val="none" w:sz="0" w:space="0" w:color="auto"/>
        <w:bottom w:val="none" w:sz="0" w:space="0" w:color="auto"/>
        <w:right w:val="none" w:sz="0" w:space="0" w:color="auto"/>
      </w:divBdr>
    </w:div>
    <w:div w:id="684409147">
      <w:bodyDiv w:val="1"/>
      <w:marLeft w:val="0"/>
      <w:marRight w:val="0"/>
      <w:marTop w:val="0"/>
      <w:marBottom w:val="0"/>
      <w:divBdr>
        <w:top w:val="none" w:sz="0" w:space="0" w:color="auto"/>
        <w:left w:val="none" w:sz="0" w:space="0" w:color="auto"/>
        <w:bottom w:val="none" w:sz="0" w:space="0" w:color="auto"/>
        <w:right w:val="none" w:sz="0" w:space="0" w:color="auto"/>
      </w:divBdr>
    </w:div>
    <w:div w:id="685643293">
      <w:bodyDiv w:val="1"/>
      <w:marLeft w:val="0"/>
      <w:marRight w:val="0"/>
      <w:marTop w:val="0"/>
      <w:marBottom w:val="0"/>
      <w:divBdr>
        <w:top w:val="none" w:sz="0" w:space="0" w:color="auto"/>
        <w:left w:val="none" w:sz="0" w:space="0" w:color="auto"/>
        <w:bottom w:val="none" w:sz="0" w:space="0" w:color="auto"/>
        <w:right w:val="none" w:sz="0" w:space="0" w:color="auto"/>
      </w:divBdr>
    </w:div>
    <w:div w:id="724984729">
      <w:bodyDiv w:val="1"/>
      <w:marLeft w:val="0"/>
      <w:marRight w:val="0"/>
      <w:marTop w:val="0"/>
      <w:marBottom w:val="0"/>
      <w:divBdr>
        <w:top w:val="none" w:sz="0" w:space="0" w:color="auto"/>
        <w:left w:val="none" w:sz="0" w:space="0" w:color="auto"/>
        <w:bottom w:val="none" w:sz="0" w:space="0" w:color="auto"/>
        <w:right w:val="none" w:sz="0" w:space="0" w:color="auto"/>
      </w:divBdr>
    </w:div>
    <w:div w:id="773787770">
      <w:bodyDiv w:val="1"/>
      <w:marLeft w:val="0"/>
      <w:marRight w:val="0"/>
      <w:marTop w:val="0"/>
      <w:marBottom w:val="0"/>
      <w:divBdr>
        <w:top w:val="none" w:sz="0" w:space="0" w:color="auto"/>
        <w:left w:val="none" w:sz="0" w:space="0" w:color="auto"/>
        <w:bottom w:val="none" w:sz="0" w:space="0" w:color="auto"/>
        <w:right w:val="none" w:sz="0" w:space="0" w:color="auto"/>
      </w:divBdr>
    </w:div>
    <w:div w:id="783159835">
      <w:bodyDiv w:val="1"/>
      <w:marLeft w:val="0"/>
      <w:marRight w:val="0"/>
      <w:marTop w:val="0"/>
      <w:marBottom w:val="0"/>
      <w:divBdr>
        <w:top w:val="none" w:sz="0" w:space="0" w:color="auto"/>
        <w:left w:val="none" w:sz="0" w:space="0" w:color="auto"/>
        <w:bottom w:val="none" w:sz="0" w:space="0" w:color="auto"/>
        <w:right w:val="none" w:sz="0" w:space="0" w:color="auto"/>
      </w:divBdr>
    </w:div>
    <w:div w:id="815418125">
      <w:bodyDiv w:val="1"/>
      <w:marLeft w:val="0"/>
      <w:marRight w:val="0"/>
      <w:marTop w:val="0"/>
      <w:marBottom w:val="0"/>
      <w:divBdr>
        <w:top w:val="none" w:sz="0" w:space="0" w:color="auto"/>
        <w:left w:val="none" w:sz="0" w:space="0" w:color="auto"/>
        <w:bottom w:val="none" w:sz="0" w:space="0" w:color="auto"/>
        <w:right w:val="none" w:sz="0" w:space="0" w:color="auto"/>
      </w:divBdr>
    </w:div>
    <w:div w:id="844630362">
      <w:bodyDiv w:val="1"/>
      <w:marLeft w:val="0"/>
      <w:marRight w:val="0"/>
      <w:marTop w:val="0"/>
      <w:marBottom w:val="0"/>
      <w:divBdr>
        <w:top w:val="none" w:sz="0" w:space="0" w:color="auto"/>
        <w:left w:val="none" w:sz="0" w:space="0" w:color="auto"/>
        <w:bottom w:val="none" w:sz="0" w:space="0" w:color="auto"/>
        <w:right w:val="none" w:sz="0" w:space="0" w:color="auto"/>
      </w:divBdr>
    </w:div>
    <w:div w:id="857159596">
      <w:bodyDiv w:val="1"/>
      <w:marLeft w:val="0"/>
      <w:marRight w:val="0"/>
      <w:marTop w:val="0"/>
      <w:marBottom w:val="0"/>
      <w:divBdr>
        <w:top w:val="none" w:sz="0" w:space="0" w:color="auto"/>
        <w:left w:val="none" w:sz="0" w:space="0" w:color="auto"/>
        <w:bottom w:val="none" w:sz="0" w:space="0" w:color="auto"/>
        <w:right w:val="none" w:sz="0" w:space="0" w:color="auto"/>
      </w:divBdr>
    </w:div>
    <w:div w:id="965039419">
      <w:bodyDiv w:val="1"/>
      <w:marLeft w:val="0"/>
      <w:marRight w:val="0"/>
      <w:marTop w:val="0"/>
      <w:marBottom w:val="0"/>
      <w:divBdr>
        <w:top w:val="none" w:sz="0" w:space="0" w:color="auto"/>
        <w:left w:val="none" w:sz="0" w:space="0" w:color="auto"/>
        <w:bottom w:val="none" w:sz="0" w:space="0" w:color="auto"/>
        <w:right w:val="none" w:sz="0" w:space="0" w:color="auto"/>
      </w:divBdr>
    </w:div>
    <w:div w:id="991371866">
      <w:bodyDiv w:val="1"/>
      <w:marLeft w:val="0"/>
      <w:marRight w:val="0"/>
      <w:marTop w:val="0"/>
      <w:marBottom w:val="0"/>
      <w:divBdr>
        <w:top w:val="none" w:sz="0" w:space="0" w:color="auto"/>
        <w:left w:val="none" w:sz="0" w:space="0" w:color="auto"/>
        <w:bottom w:val="none" w:sz="0" w:space="0" w:color="auto"/>
        <w:right w:val="none" w:sz="0" w:space="0" w:color="auto"/>
      </w:divBdr>
    </w:div>
    <w:div w:id="992291713">
      <w:bodyDiv w:val="1"/>
      <w:marLeft w:val="0"/>
      <w:marRight w:val="0"/>
      <w:marTop w:val="0"/>
      <w:marBottom w:val="0"/>
      <w:divBdr>
        <w:top w:val="none" w:sz="0" w:space="0" w:color="auto"/>
        <w:left w:val="none" w:sz="0" w:space="0" w:color="auto"/>
        <w:bottom w:val="none" w:sz="0" w:space="0" w:color="auto"/>
        <w:right w:val="none" w:sz="0" w:space="0" w:color="auto"/>
      </w:divBdr>
    </w:div>
    <w:div w:id="1028721502">
      <w:bodyDiv w:val="1"/>
      <w:marLeft w:val="0"/>
      <w:marRight w:val="0"/>
      <w:marTop w:val="0"/>
      <w:marBottom w:val="0"/>
      <w:divBdr>
        <w:top w:val="none" w:sz="0" w:space="0" w:color="auto"/>
        <w:left w:val="none" w:sz="0" w:space="0" w:color="auto"/>
        <w:bottom w:val="none" w:sz="0" w:space="0" w:color="auto"/>
        <w:right w:val="none" w:sz="0" w:space="0" w:color="auto"/>
      </w:divBdr>
    </w:div>
    <w:div w:id="1055620871">
      <w:bodyDiv w:val="1"/>
      <w:marLeft w:val="0"/>
      <w:marRight w:val="0"/>
      <w:marTop w:val="0"/>
      <w:marBottom w:val="0"/>
      <w:divBdr>
        <w:top w:val="none" w:sz="0" w:space="0" w:color="auto"/>
        <w:left w:val="none" w:sz="0" w:space="0" w:color="auto"/>
        <w:bottom w:val="none" w:sz="0" w:space="0" w:color="auto"/>
        <w:right w:val="none" w:sz="0" w:space="0" w:color="auto"/>
      </w:divBdr>
    </w:div>
    <w:div w:id="1144665272">
      <w:bodyDiv w:val="1"/>
      <w:marLeft w:val="0"/>
      <w:marRight w:val="0"/>
      <w:marTop w:val="0"/>
      <w:marBottom w:val="0"/>
      <w:divBdr>
        <w:top w:val="none" w:sz="0" w:space="0" w:color="auto"/>
        <w:left w:val="none" w:sz="0" w:space="0" w:color="auto"/>
        <w:bottom w:val="none" w:sz="0" w:space="0" w:color="auto"/>
        <w:right w:val="none" w:sz="0" w:space="0" w:color="auto"/>
      </w:divBdr>
    </w:div>
    <w:div w:id="1253010084">
      <w:bodyDiv w:val="1"/>
      <w:marLeft w:val="0"/>
      <w:marRight w:val="0"/>
      <w:marTop w:val="0"/>
      <w:marBottom w:val="0"/>
      <w:divBdr>
        <w:top w:val="none" w:sz="0" w:space="0" w:color="auto"/>
        <w:left w:val="none" w:sz="0" w:space="0" w:color="auto"/>
        <w:bottom w:val="none" w:sz="0" w:space="0" w:color="auto"/>
        <w:right w:val="none" w:sz="0" w:space="0" w:color="auto"/>
      </w:divBdr>
    </w:div>
    <w:div w:id="1257443451">
      <w:bodyDiv w:val="1"/>
      <w:marLeft w:val="0"/>
      <w:marRight w:val="0"/>
      <w:marTop w:val="0"/>
      <w:marBottom w:val="0"/>
      <w:divBdr>
        <w:top w:val="none" w:sz="0" w:space="0" w:color="auto"/>
        <w:left w:val="none" w:sz="0" w:space="0" w:color="auto"/>
        <w:bottom w:val="none" w:sz="0" w:space="0" w:color="auto"/>
        <w:right w:val="none" w:sz="0" w:space="0" w:color="auto"/>
      </w:divBdr>
    </w:div>
    <w:div w:id="1288660315">
      <w:bodyDiv w:val="1"/>
      <w:marLeft w:val="0"/>
      <w:marRight w:val="0"/>
      <w:marTop w:val="0"/>
      <w:marBottom w:val="0"/>
      <w:divBdr>
        <w:top w:val="none" w:sz="0" w:space="0" w:color="auto"/>
        <w:left w:val="none" w:sz="0" w:space="0" w:color="auto"/>
        <w:bottom w:val="none" w:sz="0" w:space="0" w:color="auto"/>
        <w:right w:val="none" w:sz="0" w:space="0" w:color="auto"/>
      </w:divBdr>
    </w:div>
    <w:div w:id="1325235007">
      <w:bodyDiv w:val="1"/>
      <w:marLeft w:val="0"/>
      <w:marRight w:val="0"/>
      <w:marTop w:val="0"/>
      <w:marBottom w:val="0"/>
      <w:divBdr>
        <w:top w:val="none" w:sz="0" w:space="0" w:color="auto"/>
        <w:left w:val="none" w:sz="0" w:space="0" w:color="auto"/>
        <w:bottom w:val="none" w:sz="0" w:space="0" w:color="auto"/>
        <w:right w:val="none" w:sz="0" w:space="0" w:color="auto"/>
      </w:divBdr>
    </w:div>
    <w:div w:id="1393192281">
      <w:bodyDiv w:val="1"/>
      <w:marLeft w:val="0"/>
      <w:marRight w:val="0"/>
      <w:marTop w:val="0"/>
      <w:marBottom w:val="0"/>
      <w:divBdr>
        <w:top w:val="none" w:sz="0" w:space="0" w:color="auto"/>
        <w:left w:val="none" w:sz="0" w:space="0" w:color="auto"/>
        <w:bottom w:val="none" w:sz="0" w:space="0" w:color="auto"/>
        <w:right w:val="none" w:sz="0" w:space="0" w:color="auto"/>
      </w:divBdr>
    </w:div>
    <w:div w:id="1408461083">
      <w:bodyDiv w:val="1"/>
      <w:marLeft w:val="0"/>
      <w:marRight w:val="0"/>
      <w:marTop w:val="0"/>
      <w:marBottom w:val="0"/>
      <w:divBdr>
        <w:top w:val="none" w:sz="0" w:space="0" w:color="auto"/>
        <w:left w:val="none" w:sz="0" w:space="0" w:color="auto"/>
        <w:bottom w:val="none" w:sz="0" w:space="0" w:color="auto"/>
        <w:right w:val="none" w:sz="0" w:space="0" w:color="auto"/>
      </w:divBdr>
    </w:div>
    <w:div w:id="1436972706">
      <w:bodyDiv w:val="1"/>
      <w:marLeft w:val="0"/>
      <w:marRight w:val="0"/>
      <w:marTop w:val="0"/>
      <w:marBottom w:val="0"/>
      <w:divBdr>
        <w:top w:val="none" w:sz="0" w:space="0" w:color="auto"/>
        <w:left w:val="none" w:sz="0" w:space="0" w:color="auto"/>
        <w:bottom w:val="none" w:sz="0" w:space="0" w:color="auto"/>
        <w:right w:val="none" w:sz="0" w:space="0" w:color="auto"/>
      </w:divBdr>
    </w:div>
    <w:div w:id="1521553248">
      <w:bodyDiv w:val="1"/>
      <w:marLeft w:val="0"/>
      <w:marRight w:val="0"/>
      <w:marTop w:val="0"/>
      <w:marBottom w:val="0"/>
      <w:divBdr>
        <w:top w:val="none" w:sz="0" w:space="0" w:color="auto"/>
        <w:left w:val="none" w:sz="0" w:space="0" w:color="auto"/>
        <w:bottom w:val="none" w:sz="0" w:space="0" w:color="auto"/>
        <w:right w:val="none" w:sz="0" w:space="0" w:color="auto"/>
      </w:divBdr>
    </w:div>
    <w:div w:id="1623731283">
      <w:bodyDiv w:val="1"/>
      <w:marLeft w:val="0"/>
      <w:marRight w:val="0"/>
      <w:marTop w:val="0"/>
      <w:marBottom w:val="0"/>
      <w:divBdr>
        <w:top w:val="none" w:sz="0" w:space="0" w:color="auto"/>
        <w:left w:val="none" w:sz="0" w:space="0" w:color="auto"/>
        <w:bottom w:val="none" w:sz="0" w:space="0" w:color="auto"/>
        <w:right w:val="none" w:sz="0" w:space="0" w:color="auto"/>
      </w:divBdr>
    </w:div>
    <w:div w:id="1724791750">
      <w:bodyDiv w:val="1"/>
      <w:marLeft w:val="0"/>
      <w:marRight w:val="0"/>
      <w:marTop w:val="0"/>
      <w:marBottom w:val="0"/>
      <w:divBdr>
        <w:top w:val="none" w:sz="0" w:space="0" w:color="auto"/>
        <w:left w:val="none" w:sz="0" w:space="0" w:color="auto"/>
        <w:bottom w:val="none" w:sz="0" w:space="0" w:color="auto"/>
        <w:right w:val="none" w:sz="0" w:space="0" w:color="auto"/>
      </w:divBdr>
    </w:div>
    <w:div w:id="1762212657">
      <w:bodyDiv w:val="1"/>
      <w:marLeft w:val="0"/>
      <w:marRight w:val="0"/>
      <w:marTop w:val="0"/>
      <w:marBottom w:val="0"/>
      <w:divBdr>
        <w:top w:val="none" w:sz="0" w:space="0" w:color="auto"/>
        <w:left w:val="none" w:sz="0" w:space="0" w:color="auto"/>
        <w:bottom w:val="none" w:sz="0" w:space="0" w:color="auto"/>
        <w:right w:val="none" w:sz="0" w:space="0" w:color="auto"/>
      </w:divBdr>
    </w:div>
    <w:div w:id="1834181332">
      <w:bodyDiv w:val="1"/>
      <w:marLeft w:val="0"/>
      <w:marRight w:val="0"/>
      <w:marTop w:val="0"/>
      <w:marBottom w:val="0"/>
      <w:divBdr>
        <w:top w:val="none" w:sz="0" w:space="0" w:color="auto"/>
        <w:left w:val="none" w:sz="0" w:space="0" w:color="auto"/>
        <w:bottom w:val="none" w:sz="0" w:space="0" w:color="auto"/>
        <w:right w:val="none" w:sz="0" w:space="0" w:color="auto"/>
      </w:divBdr>
    </w:div>
    <w:div w:id="1858274342">
      <w:bodyDiv w:val="1"/>
      <w:marLeft w:val="0"/>
      <w:marRight w:val="0"/>
      <w:marTop w:val="0"/>
      <w:marBottom w:val="0"/>
      <w:divBdr>
        <w:top w:val="none" w:sz="0" w:space="0" w:color="auto"/>
        <w:left w:val="none" w:sz="0" w:space="0" w:color="auto"/>
        <w:bottom w:val="none" w:sz="0" w:space="0" w:color="auto"/>
        <w:right w:val="none" w:sz="0" w:space="0" w:color="auto"/>
      </w:divBdr>
    </w:div>
    <w:div w:id="1940524017">
      <w:bodyDiv w:val="1"/>
      <w:marLeft w:val="0"/>
      <w:marRight w:val="0"/>
      <w:marTop w:val="0"/>
      <w:marBottom w:val="0"/>
      <w:divBdr>
        <w:top w:val="none" w:sz="0" w:space="0" w:color="auto"/>
        <w:left w:val="none" w:sz="0" w:space="0" w:color="auto"/>
        <w:bottom w:val="none" w:sz="0" w:space="0" w:color="auto"/>
        <w:right w:val="none" w:sz="0" w:space="0" w:color="auto"/>
      </w:divBdr>
    </w:div>
    <w:div w:id="1945919384">
      <w:bodyDiv w:val="1"/>
      <w:marLeft w:val="0"/>
      <w:marRight w:val="0"/>
      <w:marTop w:val="0"/>
      <w:marBottom w:val="0"/>
      <w:divBdr>
        <w:top w:val="none" w:sz="0" w:space="0" w:color="auto"/>
        <w:left w:val="none" w:sz="0" w:space="0" w:color="auto"/>
        <w:bottom w:val="none" w:sz="0" w:space="0" w:color="auto"/>
        <w:right w:val="none" w:sz="0" w:space="0" w:color="auto"/>
      </w:divBdr>
    </w:div>
    <w:div w:id="1963150828">
      <w:bodyDiv w:val="1"/>
      <w:marLeft w:val="0"/>
      <w:marRight w:val="0"/>
      <w:marTop w:val="0"/>
      <w:marBottom w:val="0"/>
      <w:divBdr>
        <w:top w:val="none" w:sz="0" w:space="0" w:color="auto"/>
        <w:left w:val="none" w:sz="0" w:space="0" w:color="auto"/>
        <w:bottom w:val="none" w:sz="0" w:space="0" w:color="auto"/>
        <w:right w:val="none" w:sz="0" w:space="0" w:color="auto"/>
      </w:divBdr>
    </w:div>
    <w:div w:id="1981030517">
      <w:bodyDiv w:val="1"/>
      <w:marLeft w:val="0"/>
      <w:marRight w:val="0"/>
      <w:marTop w:val="0"/>
      <w:marBottom w:val="0"/>
      <w:divBdr>
        <w:top w:val="none" w:sz="0" w:space="0" w:color="auto"/>
        <w:left w:val="none" w:sz="0" w:space="0" w:color="auto"/>
        <w:bottom w:val="none" w:sz="0" w:space="0" w:color="auto"/>
        <w:right w:val="none" w:sz="0" w:space="0" w:color="auto"/>
      </w:divBdr>
    </w:div>
    <w:div w:id="1981299899">
      <w:bodyDiv w:val="1"/>
      <w:marLeft w:val="0"/>
      <w:marRight w:val="0"/>
      <w:marTop w:val="0"/>
      <w:marBottom w:val="0"/>
      <w:divBdr>
        <w:top w:val="none" w:sz="0" w:space="0" w:color="auto"/>
        <w:left w:val="none" w:sz="0" w:space="0" w:color="auto"/>
        <w:bottom w:val="none" w:sz="0" w:space="0" w:color="auto"/>
        <w:right w:val="none" w:sz="0" w:space="0" w:color="auto"/>
      </w:divBdr>
    </w:div>
    <w:div w:id="1981768465">
      <w:bodyDiv w:val="1"/>
      <w:marLeft w:val="0"/>
      <w:marRight w:val="0"/>
      <w:marTop w:val="0"/>
      <w:marBottom w:val="0"/>
      <w:divBdr>
        <w:top w:val="none" w:sz="0" w:space="0" w:color="auto"/>
        <w:left w:val="none" w:sz="0" w:space="0" w:color="auto"/>
        <w:bottom w:val="none" w:sz="0" w:space="0" w:color="auto"/>
        <w:right w:val="none" w:sz="0" w:space="0" w:color="auto"/>
      </w:divBdr>
    </w:div>
    <w:div w:id="2001884799">
      <w:bodyDiv w:val="1"/>
      <w:marLeft w:val="0"/>
      <w:marRight w:val="0"/>
      <w:marTop w:val="0"/>
      <w:marBottom w:val="0"/>
      <w:divBdr>
        <w:top w:val="none" w:sz="0" w:space="0" w:color="auto"/>
        <w:left w:val="none" w:sz="0" w:space="0" w:color="auto"/>
        <w:bottom w:val="none" w:sz="0" w:space="0" w:color="auto"/>
        <w:right w:val="none" w:sz="0" w:space="0" w:color="auto"/>
      </w:divBdr>
    </w:div>
    <w:div w:id="2055077960">
      <w:bodyDiv w:val="1"/>
      <w:marLeft w:val="0"/>
      <w:marRight w:val="0"/>
      <w:marTop w:val="0"/>
      <w:marBottom w:val="0"/>
      <w:divBdr>
        <w:top w:val="none" w:sz="0" w:space="0" w:color="auto"/>
        <w:left w:val="none" w:sz="0" w:space="0" w:color="auto"/>
        <w:bottom w:val="none" w:sz="0" w:space="0" w:color="auto"/>
        <w:right w:val="none" w:sz="0" w:space="0" w:color="auto"/>
      </w:divBdr>
    </w:div>
    <w:div w:id="2057387412">
      <w:bodyDiv w:val="1"/>
      <w:marLeft w:val="0"/>
      <w:marRight w:val="0"/>
      <w:marTop w:val="0"/>
      <w:marBottom w:val="0"/>
      <w:divBdr>
        <w:top w:val="none" w:sz="0" w:space="0" w:color="auto"/>
        <w:left w:val="none" w:sz="0" w:space="0" w:color="auto"/>
        <w:bottom w:val="none" w:sz="0" w:space="0" w:color="auto"/>
        <w:right w:val="none" w:sz="0" w:space="0" w:color="auto"/>
      </w:divBdr>
    </w:div>
    <w:div w:id="2120098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hyperlink" Target="http://www.amlrightsource.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D0D3A8-0192-4784-9066-9AAF375DC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14</Pages>
  <Words>2683</Words>
  <Characters>15294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 Khalasi</dc:creator>
  <cp:keywords/>
  <dc:description/>
  <cp:lastModifiedBy>Kush Khalasi</cp:lastModifiedBy>
  <cp:revision>28</cp:revision>
  <dcterms:created xsi:type="dcterms:W3CDTF">2025-02-18T21:45:00Z</dcterms:created>
  <dcterms:modified xsi:type="dcterms:W3CDTF">2026-07-15T10:24:00Z</dcterms:modified>
</cp:coreProperties>
</file>