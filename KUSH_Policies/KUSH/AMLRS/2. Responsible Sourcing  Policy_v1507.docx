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54C5" w14:textId="36A836AB" w:rsidR="00D77124" w:rsidRPr="00D77124" w:rsidRDefault="00D77124" w:rsidP="00D77124">
      <w:r w:rsidRPr="00D77124">
        <w:rPr>
          <w:noProof/>
        </w:rPr>
        <w:drawing>
          <wp:anchor distT="0" distB="0" distL="114300" distR="114300" simplePos="0" relativeHeight="251658240" behindDoc="1" locked="0" layoutInCell="1" allowOverlap="1" wp14:anchorId="2AAC8711" wp14:editId="4438AD18">
            <wp:simplePos x="0" y="0"/>
            <wp:positionH relativeFrom="column">
              <wp:posOffset>-914400</wp:posOffset>
            </wp:positionH>
            <wp:positionV relativeFrom="paragraph">
              <wp:posOffset>-1354667</wp:posOffset>
            </wp:positionV>
            <wp:extent cx="7569200" cy="10704724"/>
            <wp:effectExtent l="0" t="0" r="0" b="1905"/>
            <wp:wrapNone/>
            <wp:docPr id="1243433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4001" cy="107115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32232A" w14:textId="0C593440" w:rsidR="00B87AF5" w:rsidRDefault="00B87AF5"/>
    <w:p w14:paraId="5EFAA30D" w14:textId="77777777" w:rsidR="00364D9B" w:rsidRPr="00364D9B" w:rsidRDefault="00364D9B" w:rsidP="00364D9B"/>
    <w:p w14:paraId="5BB1FF92" w14:textId="77777777" w:rsidR="00364D9B" w:rsidRPr="00364D9B" w:rsidRDefault="00364D9B" w:rsidP="00364D9B"/>
    <w:p w14:paraId="4835895B" w14:textId="77777777" w:rsidR="00364D9B" w:rsidRPr="00364D9B" w:rsidRDefault="00364D9B" w:rsidP="00364D9B"/>
    <w:p w14:paraId="5415C730" w14:textId="77777777" w:rsidR="00364D9B" w:rsidRPr="00364D9B" w:rsidRDefault="00364D9B" w:rsidP="00364D9B"/>
    <w:p w14:paraId="7E3665C1" w14:textId="77777777" w:rsidR="00364D9B" w:rsidRPr="00364D9B" w:rsidRDefault="00364D9B" w:rsidP="00364D9B"/>
    <w:p w14:paraId="4C57988E" w14:textId="77777777" w:rsidR="00364D9B" w:rsidRPr="00364D9B" w:rsidRDefault="00364D9B" w:rsidP="00364D9B"/>
    <w:p w14:paraId="0BE316B6" w14:textId="77777777" w:rsidR="00364D9B" w:rsidRPr="00364D9B" w:rsidRDefault="00364D9B" w:rsidP="00364D9B"/>
    <w:p w14:paraId="50489B73" w14:textId="77777777" w:rsidR="00364D9B" w:rsidRPr="00364D9B" w:rsidRDefault="00364D9B" w:rsidP="00364D9B"/>
    <w:p w14:paraId="32D207E5" w14:textId="77777777" w:rsidR="00364D9B" w:rsidRPr="00364D9B" w:rsidRDefault="00364D9B" w:rsidP="00364D9B"/>
    <w:p w14:paraId="2686320B" w14:textId="77777777" w:rsidR="00364D9B" w:rsidRPr="00364D9B" w:rsidRDefault="00364D9B" w:rsidP="00364D9B"/>
    <w:p w14:paraId="33310F58" w14:textId="77777777" w:rsidR="00364D9B" w:rsidRPr="00364D9B" w:rsidRDefault="00364D9B" w:rsidP="00364D9B"/>
    <w:p w14:paraId="67A96FBF" w14:textId="77777777" w:rsidR="00364D9B" w:rsidRPr="00364D9B" w:rsidRDefault="00364D9B" w:rsidP="00364D9B"/>
    <w:p w14:paraId="6E9E8D27" w14:textId="77777777" w:rsidR="00364D9B" w:rsidRPr="00364D9B" w:rsidRDefault="00364D9B" w:rsidP="00364D9B"/>
    <w:p w14:paraId="55072462" w14:textId="77777777" w:rsidR="00364D9B" w:rsidRPr="00364D9B" w:rsidRDefault="00364D9B" w:rsidP="00364D9B"/>
    <w:p w14:paraId="708993DD" w14:textId="77777777" w:rsidR="00364D9B" w:rsidRPr="00364D9B" w:rsidRDefault="00364D9B" w:rsidP="00364D9B"/>
    <w:p w14:paraId="6CEB8939" w14:textId="77777777" w:rsidR="00364D9B" w:rsidRPr="00364D9B" w:rsidRDefault="00364D9B" w:rsidP="00364D9B"/>
    <w:p w14:paraId="4198B1BD" w14:textId="77777777" w:rsidR="00364D9B" w:rsidRPr="00364D9B" w:rsidRDefault="00364D9B" w:rsidP="00364D9B"/>
    <w:p w14:paraId="5F21A133" w14:textId="77777777" w:rsidR="00364D9B" w:rsidRPr="00364D9B" w:rsidRDefault="00364D9B" w:rsidP="00364D9B"/>
    <w:p w14:paraId="2065783F" w14:textId="77777777" w:rsidR="00364D9B" w:rsidRPr="00364D9B" w:rsidRDefault="00364D9B" w:rsidP="00364D9B"/>
    <w:p w14:paraId="1DBB2235" w14:textId="77777777" w:rsidR="00364D9B" w:rsidRPr="00364D9B" w:rsidRDefault="00364D9B" w:rsidP="00364D9B"/>
    <w:p w14:paraId="63BCB2ED" w14:textId="77777777" w:rsidR="00364D9B" w:rsidRDefault="00364D9B" w:rsidP="00364D9B"/>
    <w:p w14:paraId="193BB02B" w14:textId="4959D92F" w:rsidR="00364D9B" w:rsidRDefault="00364D9B" w:rsidP="00364D9B">
      <w:pPr>
        <w:tabs>
          <w:tab w:val="left" w:pos="5100"/>
        </w:tabs>
      </w:pPr>
      <w:r>
        <w:tab/>
      </w:r>
      <w:r>
        <w:tab/>
      </w:r>
    </w:p>
    <w:p w14:paraId="5F781C9C" w14:textId="77777777" w:rsidR="00C16FF3" w:rsidRPr="00B62CEA" w:rsidRDefault="00364D9B" w:rsidP="00B62CEA">
      <w:pPr>
        <w:pStyle w:val="Heading1"/>
        <w:ind w:left="-90" w:firstLine="0"/>
        <w:rPr>
          <w:rFonts w:ascii="Segoe UI Symbol" w:hAnsi="Segoe UI Symbol"/>
          <w:b/>
          <w:bCs/>
          <w:sz w:val="26"/>
          <w:szCs w:val="26"/>
        </w:rPr>
      </w:pPr>
      <w:r>
        <w:br w:type="column"/>
      </w:r>
    </w:p>
    <w:sdt>
      <w:sdtPr>
        <w:rPr>
          <w:rFonts w:asciiTheme="minorHAnsi" w:eastAsiaTheme="minorHAnsi" w:hAnsiTheme="minorHAnsi" w:cstheme="minorBidi"/>
          <w:color w:val="auto"/>
          <w:kern w:val="2"/>
          <w:sz w:val="22"/>
          <w:szCs w:val="22"/>
          <w:lang w:val="en-IN"/>
        </w:rPr>
        <w:id w:val="-1015155418"/>
        <w:docPartObj>
          <w:docPartGallery w:val="Table of Contents"/>
          <w:docPartUnique/>
        </w:docPartObj>
      </w:sdtPr>
      <w:sdtEndPr>
        <w:rPr>
          <w:b/>
          <w:bCs/>
          <w:noProof/>
        </w:rPr>
      </w:sdtEndPr>
      <w:sdtContent>
        <w:p w14:paraId="1DEE7D37" w14:textId="7D55E5CF" w:rsidR="00C16FF3" w:rsidRDefault="00C16FF3" w:rsidP="00C16FF3">
          <w:pPr>
            <w:pStyle w:val="TOCHeading"/>
            <w:jc w:val="center"/>
          </w:pPr>
          <w:r>
            <w:t>Contents</w:t>
          </w:r>
        </w:p>
        <w:p w14:paraId="1A0FAF98" w14:textId="7B9FD65E" w:rsidR="004C10D0" w:rsidRDefault="00C16FF3">
          <w:pPr>
            <w:pStyle w:val="TOC1"/>
            <w:rPr>
              <w:rFonts w:eastAsiaTheme="minorEastAsia"/>
              <w:noProof/>
              <w:sz w:val="24"/>
              <w:szCs w:val="24"/>
              <w:lang w:eastAsia="en-IN"/>
            </w:rPr>
          </w:pPr>
          <w:r>
            <w:fldChar w:fldCharType="begin"/>
          </w:r>
          <w:r>
            <w:instrText xml:space="preserve"> TOC \o "1-3" \h \z \u </w:instrText>
          </w:r>
          <w:r>
            <w:fldChar w:fldCharType="separate"/>
          </w:r>
          <w:hyperlink w:anchor="_Toc233993839" w:history="1">
            <w:r w:rsidR="004C10D0" w:rsidRPr="006E7EF0">
              <w:rPr>
                <w:rStyle w:val="Hyperlink"/>
                <w:rFonts w:ascii="Segoe UI Symbol" w:hAnsi="Segoe UI Symbol"/>
                <w:b/>
                <w:bCs/>
                <w:noProof/>
              </w:rPr>
              <w:t>INTRODUCTION</w:t>
            </w:r>
            <w:r w:rsidR="004C10D0">
              <w:rPr>
                <w:noProof/>
                <w:webHidden/>
              </w:rPr>
              <w:tab/>
            </w:r>
            <w:r w:rsidR="004C10D0">
              <w:rPr>
                <w:noProof/>
                <w:webHidden/>
              </w:rPr>
              <w:fldChar w:fldCharType="begin"/>
            </w:r>
            <w:r w:rsidR="004C10D0">
              <w:rPr>
                <w:noProof/>
                <w:webHidden/>
              </w:rPr>
              <w:instrText xml:space="preserve"> PAGEREF _Toc233993839 \h </w:instrText>
            </w:r>
            <w:r w:rsidR="004C10D0">
              <w:rPr>
                <w:noProof/>
                <w:webHidden/>
              </w:rPr>
            </w:r>
            <w:r w:rsidR="004C10D0">
              <w:rPr>
                <w:noProof/>
                <w:webHidden/>
              </w:rPr>
              <w:fldChar w:fldCharType="separate"/>
            </w:r>
            <w:r w:rsidR="004C10D0">
              <w:rPr>
                <w:noProof/>
                <w:webHidden/>
              </w:rPr>
              <w:t>3</w:t>
            </w:r>
            <w:r w:rsidR="004C10D0">
              <w:rPr>
                <w:noProof/>
                <w:webHidden/>
              </w:rPr>
              <w:fldChar w:fldCharType="end"/>
            </w:r>
          </w:hyperlink>
        </w:p>
        <w:p w14:paraId="66D022BF" w14:textId="34F18F99" w:rsidR="004C10D0" w:rsidRDefault="004C10D0">
          <w:pPr>
            <w:pStyle w:val="TOC1"/>
            <w:rPr>
              <w:rFonts w:eastAsiaTheme="minorEastAsia"/>
              <w:noProof/>
              <w:sz w:val="24"/>
              <w:szCs w:val="24"/>
              <w:lang w:eastAsia="en-IN"/>
            </w:rPr>
          </w:pPr>
          <w:hyperlink w:anchor="_Toc233993840" w:history="1">
            <w:r w:rsidRPr="006E7EF0">
              <w:rPr>
                <w:rStyle w:val="Hyperlink"/>
                <w:rFonts w:ascii="Segoe UI Symbol" w:hAnsi="Segoe UI Symbol"/>
                <w:b/>
                <w:bCs/>
                <w:noProof/>
              </w:rPr>
              <w:t>SCOPE</w:t>
            </w:r>
            <w:r>
              <w:rPr>
                <w:noProof/>
                <w:webHidden/>
              </w:rPr>
              <w:tab/>
            </w:r>
            <w:r>
              <w:rPr>
                <w:noProof/>
                <w:webHidden/>
              </w:rPr>
              <w:fldChar w:fldCharType="begin"/>
            </w:r>
            <w:r>
              <w:rPr>
                <w:noProof/>
                <w:webHidden/>
              </w:rPr>
              <w:instrText xml:space="preserve"> PAGEREF _Toc233993840 \h </w:instrText>
            </w:r>
            <w:r>
              <w:rPr>
                <w:noProof/>
                <w:webHidden/>
              </w:rPr>
            </w:r>
            <w:r>
              <w:rPr>
                <w:noProof/>
                <w:webHidden/>
              </w:rPr>
              <w:fldChar w:fldCharType="separate"/>
            </w:r>
            <w:r>
              <w:rPr>
                <w:noProof/>
                <w:webHidden/>
              </w:rPr>
              <w:t>3</w:t>
            </w:r>
            <w:r>
              <w:rPr>
                <w:noProof/>
                <w:webHidden/>
              </w:rPr>
              <w:fldChar w:fldCharType="end"/>
            </w:r>
          </w:hyperlink>
        </w:p>
        <w:p w14:paraId="59D1F2FE" w14:textId="5EC5FFB5" w:rsidR="004C10D0" w:rsidRDefault="004C10D0">
          <w:pPr>
            <w:pStyle w:val="TOC1"/>
            <w:rPr>
              <w:rFonts w:eastAsiaTheme="minorEastAsia"/>
              <w:noProof/>
              <w:sz w:val="24"/>
              <w:szCs w:val="24"/>
              <w:lang w:eastAsia="en-IN"/>
            </w:rPr>
          </w:pPr>
          <w:hyperlink w:anchor="_Toc233993841" w:history="1">
            <w:r w:rsidRPr="006E7EF0">
              <w:rPr>
                <w:rStyle w:val="Hyperlink"/>
                <w:rFonts w:ascii="Segoe UI Symbol" w:hAnsi="Segoe UI Symbol"/>
                <w:b/>
                <w:bCs/>
                <w:noProof/>
              </w:rPr>
              <w:t>PURPOSE OF THIS POLICY</w:t>
            </w:r>
            <w:r>
              <w:rPr>
                <w:noProof/>
                <w:webHidden/>
              </w:rPr>
              <w:tab/>
            </w:r>
            <w:r>
              <w:rPr>
                <w:noProof/>
                <w:webHidden/>
              </w:rPr>
              <w:fldChar w:fldCharType="begin"/>
            </w:r>
            <w:r>
              <w:rPr>
                <w:noProof/>
                <w:webHidden/>
              </w:rPr>
              <w:instrText xml:space="preserve"> PAGEREF _Toc233993841 \h </w:instrText>
            </w:r>
            <w:r>
              <w:rPr>
                <w:noProof/>
                <w:webHidden/>
              </w:rPr>
            </w:r>
            <w:r>
              <w:rPr>
                <w:noProof/>
                <w:webHidden/>
              </w:rPr>
              <w:fldChar w:fldCharType="separate"/>
            </w:r>
            <w:r>
              <w:rPr>
                <w:noProof/>
                <w:webHidden/>
              </w:rPr>
              <w:t>4</w:t>
            </w:r>
            <w:r>
              <w:rPr>
                <w:noProof/>
                <w:webHidden/>
              </w:rPr>
              <w:fldChar w:fldCharType="end"/>
            </w:r>
          </w:hyperlink>
        </w:p>
        <w:p w14:paraId="6663F2E8" w14:textId="42EC3BA3" w:rsidR="004C10D0" w:rsidRDefault="004C10D0">
          <w:pPr>
            <w:pStyle w:val="TOC1"/>
            <w:rPr>
              <w:rFonts w:eastAsiaTheme="minorEastAsia"/>
              <w:noProof/>
              <w:sz w:val="24"/>
              <w:szCs w:val="24"/>
              <w:lang w:eastAsia="en-IN"/>
            </w:rPr>
          </w:pPr>
          <w:hyperlink w:anchor="_Toc233993842" w:history="1">
            <w:r w:rsidRPr="006E7EF0">
              <w:rPr>
                <w:rStyle w:val="Hyperlink"/>
                <w:rFonts w:ascii="Segoe UI Symbol" w:hAnsi="Segoe UI Symbol"/>
                <w:b/>
                <w:bCs/>
                <w:noProof/>
              </w:rPr>
              <w:t>OUR FOCUS AREAS</w:t>
            </w:r>
            <w:r>
              <w:rPr>
                <w:noProof/>
                <w:webHidden/>
              </w:rPr>
              <w:tab/>
            </w:r>
            <w:r>
              <w:rPr>
                <w:noProof/>
                <w:webHidden/>
              </w:rPr>
              <w:fldChar w:fldCharType="begin"/>
            </w:r>
            <w:r>
              <w:rPr>
                <w:noProof/>
                <w:webHidden/>
              </w:rPr>
              <w:instrText xml:space="preserve"> PAGEREF _Toc233993842 \h </w:instrText>
            </w:r>
            <w:r>
              <w:rPr>
                <w:noProof/>
                <w:webHidden/>
              </w:rPr>
            </w:r>
            <w:r>
              <w:rPr>
                <w:noProof/>
                <w:webHidden/>
              </w:rPr>
              <w:fldChar w:fldCharType="separate"/>
            </w:r>
            <w:r>
              <w:rPr>
                <w:noProof/>
                <w:webHidden/>
              </w:rPr>
              <w:t>4</w:t>
            </w:r>
            <w:r>
              <w:rPr>
                <w:noProof/>
                <w:webHidden/>
              </w:rPr>
              <w:fldChar w:fldCharType="end"/>
            </w:r>
          </w:hyperlink>
        </w:p>
        <w:p w14:paraId="236A990E" w14:textId="7694DB1E" w:rsidR="004C10D0" w:rsidRDefault="004C10D0">
          <w:pPr>
            <w:pStyle w:val="TOC1"/>
            <w:rPr>
              <w:rFonts w:eastAsiaTheme="minorEastAsia"/>
              <w:noProof/>
              <w:sz w:val="24"/>
              <w:szCs w:val="24"/>
              <w:lang w:eastAsia="en-IN"/>
            </w:rPr>
          </w:pPr>
          <w:hyperlink w:anchor="_Toc233993843" w:history="1">
            <w:r w:rsidRPr="006E7EF0">
              <w:rPr>
                <w:rStyle w:val="Hyperlink"/>
                <w:rFonts w:ascii="Segoe UI Symbol" w:hAnsi="Segoe UI Symbol"/>
                <w:b/>
                <w:bCs/>
                <w:noProof/>
              </w:rPr>
              <w:t>QUALITATIVE GOALS</w:t>
            </w:r>
            <w:r>
              <w:rPr>
                <w:noProof/>
                <w:webHidden/>
              </w:rPr>
              <w:tab/>
            </w:r>
            <w:r>
              <w:rPr>
                <w:noProof/>
                <w:webHidden/>
              </w:rPr>
              <w:fldChar w:fldCharType="begin"/>
            </w:r>
            <w:r>
              <w:rPr>
                <w:noProof/>
                <w:webHidden/>
              </w:rPr>
              <w:instrText xml:space="preserve"> PAGEREF _Toc233993843 \h </w:instrText>
            </w:r>
            <w:r>
              <w:rPr>
                <w:noProof/>
                <w:webHidden/>
              </w:rPr>
            </w:r>
            <w:r>
              <w:rPr>
                <w:noProof/>
                <w:webHidden/>
              </w:rPr>
              <w:fldChar w:fldCharType="separate"/>
            </w:r>
            <w:r>
              <w:rPr>
                <w:noProof/>
                <w:webHidden/>
              </w:rPr>
              <w:t>5</w:t>
            </w:r>
            <w:r>
              <w:rPr>
                <w:noProof/>
                <w:webHidden/>
              </w:rPr>
              <w:fldChar w:fldCharType="end"/>
            </w:r>
          </w:hyperlink>
        </w:p>
        <w:p w14:paraId="4B7E81B5" w14:textId="70393D27" w:rsidR="004C10D0" w:rsidRDefault="004C10D0">
          <w:pPr>
            <w:pStyle w:val="TOC1"/>
            <w:rPr>
              <w:rFonts w:eastAsiaTheme="minorEastAsia"/>
              <w:noProof/>
              <w:sz w:val="24"/>
              <w:szCs w:val="24"/>
              <w:lang w:eastAsia="en-IN"/>
            </w:rPr>
          </w:pPr>
          <w:hyperlink w:anchor="_Toc233993844" w:history="1">
            <w:r w:rsidRPr="006E7EF0">
              <w:rPr>
                <w:rStyle w:val="Hyperlink"/>
                <w:rFonts w:ascii="Segoe UI Symbol" w:hAnsi="Segoe UI Symbol"/>
                <w:b/>
                <w:bCs/>
                <w:noProof/>
              </w:rPr>
              <w:t>QUANTITATIVE GOALS</w:t>
            </w:r>
            <w:r>
              <w:rPr>
                <w:noProof/>
                <w:webHidden/>
              </w:rPr>
              <w:tab/>
            </w:r>
            <w:r>
              <w:rPr>
                <w:noProof/>
                <w:webHidden/>
              </w:rPr>
              <w:fldChar w:fldCharType="begin"/>
            </w:r>
            <w:r>
              <w:rPr>
                <w:noProof/>
                <w:webHidden/>
              </w:rPr>
              <w:instrText xml:space="preserve"> PAGEREF _Toc233993844 \h </w:instrText>
            </w:r>
            <w:r>
              <w:rPr>
                <w:noProof/>
                <w:webHidden/>
              </w:rPr>
            </w:r>
            <w:r>
              <w:rPr>
                <w:noProof/>
                <w:webHidden/>
              </w:rPr>
              <w:fldChar w:fldCharType="separate"/>
            </w:r>
            <w:r>
              <w:rPr>
                <w:noProof/>
                <w:webHidden/>
              </w:rPr>
              <w:t>6</w:t>
            </w:r>
            <w:r>
              <w:rPr>
                <w:noProof/>
                <w:webHidden/>
              </w:rPr>
              <w:fldChar w:fldCharType="end"/>
            </w:r>
          </w:hyperlink>
        </w:p>
        <w:p w14:paraId="4F42CB81" w14:textId="1E20154B" w:rsidR="004C10D0" w:rsidRDefault="004C10D0">
          <w:pPr>
            <w:pStyle w:val="TOC1"/>
            <w:rPr>
              <w:rFonts w:eastAsiaTheme="minorEastAsia"/>
              <w:noProof/>
              <w:sz w:val="24"/>
              <w:szCs w:val="24"/>
              <w:lang w:eastAsia="en-IN"/>
            </w:rPr>
          </w:pPr>
          <w:hyperlink w:anchor="_Toc233993845" w:history="1">
            <w:r w:rsidRPr="006E7EF0">
              <w:rPr>
                <w:rStyle w:val="Hyperlink"/>
                <w:rFonts w:ascii="Segoe UI Symbol" w:hAnsi="Segoe UI Symbol"/>
                <w:b/>
                <w:bCs/>
                <w:noProof/>
              </w:rPr>
              <w:t>RESPONSIBILITY</w:t>
            </w:r>
            <w:r>
              <w:rPr>
                <w:noProof/>
                <w:webHidden/>
              </w:rPr>
              <w:tab/>
            </w:r>
            <w:r>
              <w:rPr>
                <w:noProof/>
                <w:webHidden/>
              </w:rPr>
              <w:fldChar w:fldCharType="begin"/>
            </w:r>
            <w:r>
              <w:rPr>
                <w:noProof/>
                <w:webHidden/>
              </w:rPr>
              <w:instrText xml:space="preserve"> PAGEREF _Toc233993845 \h </w:instrText>
            </w:r>
            <w:r>
              <w:rPr>
                <w:noProof/>
                <w:webHidden/>
              </w:rPr>
            </w:r>
            <w:r>
              <w:rPr>
                <w:noProof/>
                <w:webHidden/>
              </w:rPr>
              <w:fldChar w:fldCharType="separate"/>
            </w:r>
            <w:r>
              <w:rPr>
                <w:noProof/>
                <w:webHidden/>
              </w:rPr>
              <w:t>7</w:t>
            </w:r>
            <w:r>
              <w:rPr>
                <w:noProof/>
                <w:webHidden/>
              </w:rPr>
              <w:fldChar w:fldCharType="end"/>
            </w:r>
          </w:hyperlink>
        </w:p>
        <w:p w14:paraId="5085EA08" w14:textId="05C12EA1" w:rsidR="004C10D0" w:rsidRDefault="004C10D0">
          <w:pPr>
            <w:pStyle w:val="TOC1"/>
            <w:rPr>
              <w:rFonts w:eastAsiaTheme="minorEastAsia"/>
              <w:noProof/>
              <w:sz w:val="24"/>
              <w:szCs w:val="24"/>
              <w:lang w:eastAsia="en-IN"/>
            </w:rPr>
          </w:pPr>
          <w:hyperlink w:anchor="_Toc233993846" w:history="1">
            <w:r w:rsidRPr="006E7EF0">
              <w:rPr>
                <w:rStyle w:val="Hyperlink"/>
                <w:rFonts w:ascii="Segoe UI Symbol" w:hAnsi="Segoe UI Symbol"/>
                <w:b/>
                <w:bCs/>
                <w:noProof/>
              </w:rPr>
              <w:t>REPORTING</w:t>
            </w:r>
            <w:r>
              <w:rPr>
                <w:noProof/>
                <w:webHidden/>
              </w:rPr>
              <w:tab/>
            </w:r>
            <w:r>
              <w:rPr>
                <w:noProof/>
                <w:webHidden/>
              </w:rPr>
              <w:fldChar w:fldCharType="begin"/>
            </w:r>
            <w:r>
              <w:rPr>
                <w:noProof/>
                <w:webHidden/>
              </w:rPr>
              <w:instrText xml:space="preserve"> PAGEREF _Toc233993846 \h </w:instrText>
            </w:r>
            <w:r>
              <w:rPr>
                <w:noProof/>
                <w:webHidden/>
              </w:rPr>
            </w:r>
            <w:r>
              <w:rPr>
                <w:noProof/>
                <w:webHidden/>
              </w:rPr>
              <w:fldChar w:fldCharType="separate"/>
            </w:r>
            <w:r>
              <w:rPr>
                <w:noProof/>
                <w:webHidden/>
              </w:rPr>
              <w:t>9</w:t>
            </w:r>
            <w:r>
              <w:rPr>
                <w:noProof/>
                <w:webHidden/>
              </w:rPr>
              <w:fldChar w:fldCharType="end"/>
            </w:r>
          </w:hyperlink>
        </w:p>
        <w:p w14:paraId="3C700A66" w14:textId="62EC8CE5" w:rsidR="004C10D0" w:rsidRDefault="004C10D0">
          <w:pPr>
            <w:pStyle w:val="TOC1"/>
            <w:rPr>
              <w:rFonts w:eastAsiaTheme="minorEastAsia"/>
              <w:noProof/>
              <w:sz w:val="24"/>
              <w:szCs w:val="24"/>
              <w:lang w:eastAsia="en-IN"/>
            </w:rPr>
          </w:pPr>
          <w:hyperlink w:anchor="_Toc233993847" w:history="1">
            <w:r w:rsidRPr="006E7EF0">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_Toc233993847 \h </w:instrText>
            </w:r>
            <w:r>
              <w:rPr>
                <w:noProof/>
                <w:webHidden/>
              </w:rPr>
            </w:r>
            <w:r>
              <w:rPr>
                <w:noProof/>
                <w:webHidden/>
              </w:rPr>
              <w:fldChar w:fldCharType="separate"/>
            </w:r>
            <w:r>
              <w:rPr>
                <w:noProof/>
                <w:webHidden/>
              </w:rPr>
              <w:t>9</w:t>
            </w:r>
            <w:r>
              <w:rPr>
                <w:noProof/>
                <w:webHidden/>
              </w:rPr>
              <w:fldChar w:fldCharType="end"/>
            </w:r>
          </w:hyperlink>
        </w:p>
        <w:p w14:paraId="314BCE90" w14:textId="40AB186E" w:rsidR="004C10D0" w:rsidRDefault="004C10D0">
          <w:pPr>
            <w:pStyle w:val="TOC1"/>
            <w:rPr>
              <w:rFonts w:eastAsiaTheme="minorEastAsia"/>
              <w:noProof/>
              <w:sz w:val="24"/>
              <w:szCs w:val="24"/>
              <w:lang w:eastAsia="en-IN"/>
            </w:rPr>
          </w:pPr>
          <w:hyperlink w:anchor="_Toc233993848" w:history="1">
            <w:r w:rsidRPr="006E7EF0">
              <w:rPr>
                <w:rStyle w:val="Hyperlink"/>
                <w:rFonts w:ascii="Segoe UI Symbol" w:hAnsi="Segoe UI Symbol"/>
                <w:b/>
                <w:bCs/>
                <w:noProof/>
              </w:rPr>
              <w:t>REVIEW MECHANISM</w:t>
            </w:r>
            <w:r>
              <w:rPr>
                <w:noProof/>
                <w:webHidden/>
              </w:rPr>
              <w:tab/>
            </w:r>
            <w:r>
              <w:rPr>
                <w:noProof/>
                <w:webHidden/>
              </w:rPr>
              <w:fldChar w:fldCharType="begin"/>
            </w:r>
            <w:r>
              <w:rPr>
                <w:noProof/>
                <w:webHidden/>
              </w:rPr>
              <w:instrText xml:space="preserve"> PAGEREF _Toc233993848 \h </w:instrText>
            </w:r>
            <w:r>
              <w:rPr>
                <w:noProof/>
                <w:webHidden/>
              </w:rPr>
            </w:r>
            <w:r>
              <w:rPr>
                <w:noProof/>
                <w:webHidden/>
              </w:rPr>
              <w:fldChar w:fldCharType="separate"/>
            </w:r>
            <w:r>
              <w:rPr>
                <w:noProof/>
                <w:webHidden/>
              </w:rPr>
              <w:t>10</w:t>
            </w:r>
            <w:r>
              <w:rPr>
                <w:noProof/>
                <w:webHidden/>
              </w:rPr>
              <w:fldChar w:fldCharType="end"/>
            </w:r>
          </w:hyperlink>
        </w:p>
        <w:p w14:paraId="4440262E" w14:textId="4D1DB30D" w:rsidR="004C10D0" w:rsidRDefault="004C10D0">
          <w:pPr>
            <w:pStyle w:val="TOC1"/>
            <w:rPr>
              <w:rFonts w:eastAsiaTheme="minorEastAsia"/>
              <w:noProof/>
              <w:sz w:val="24"/>
              <w:szCs w:val="24"/>
              <w:lang w:eastAsia="en-IN"/>
            </w:rPr>
          </w:pPr>
          <w:hyperlink w:anchor="_Toc233993849" w:history="1">
            <w:r w:rsidRPr="006E7EF0">
              <w:rPr>
                <w:rStyle w:val="Hyperlink"/>
                <w:rFonts w:ascii="Segoe UI Symbol" w:hAnsi="Segoe UI Symbol"/>
                <w:b/>
                <w:bCs/>
                <w:noProof/>
              </w:rPr>
              <w:t>EMPLOYEE ACKNOWLEDGEMENT FORM</w:t>
            </w:r>
            <w:r>
              <w:rPr>
                <w:noProof/>
                <w:webHidden/>
              </w:rPr>
              <w:tab/>
            </w:r>
            <w:r>
              <w:rPr>
                <w:noProof/>
                <w:webHidden/>
              </w:rPr>
              <w:fldChar w:fldCharType="begin"/>
            </w:r>
            <w:r>
              <w:rPr>
                <w:noProof/>
                <w:webHidden/>
              </w:rPr>
              <w:instrText xml:space="preserve"> PAGEREF _Toc233993849 \h </w:instrText>
            </w:r>
            <w:r>
              <w:rPr>
                <w:noProof/>
                <w:webHidden/>
              </w:rPr>
            </w:r>
            <w:r>
              <w:rPr>
                <w:noProof/>
                <w:webHidden/>
              </w:rPr>
              <w:fldChar w:fldCharType="separate"/>
            </w:r>
            <w:r>
              <w:rPr>
                <w:noProof/>
                <w:webHidden/>
              </w:rPr>
              <w:t>11</w:t>
            </w:r>
            <w:r>
              <w:rPr>
                <w:noProof/>
                <w:webHidden/>
              </w:rPr>
              <w:fldChar w:fldCharType="end"/>
            </w:r>
          </w:hyperlink>
        </w:p>
        <w:p w14:paraId="61467A13" w14:textId="6C059191" w:rsidR="00C16FF3" w:rsidRDefault="00C16FF3">
          <w:r>
            <w:rPr>
              <w:b/>
              <w:bCs/>
              <w:noProof/>
            </w:rPr>
            <w:fldChar w:fldCharType="end"/>
          </w:r>
        </w:p>
      </w:sdtContent>
    </w:sdt>
    <w:p w14:paraId="48130434" w14:textId="38EFB824" w:rsidR="0048151C" w:rsidRPr="00B62CEA" w:rsidRDefault="00E018C2" w:rsidP="00B62CEA">
      <w:pPr>
        <w:pStyle w:val="Heading1"/>
        <w:ind w:left="-90" w:firstLine="0"/>
        <w:rPr>
          <w:rFonts w:ascii="Segoe UI Symbol" w:hAnsi="Segoe UI Symbol"/>
          <w:b/>
          <w:bCs/>
          <w:sz w:val="26"/>
          <w:szCs w:val="26"/>
        </w:rPr>
      </w:pPr>
      <w:r>
        <w:br w:type="column"/>
      </w:r>
      <w:bookmarkStart w:id="0" w:name="_Toc233993839"/>
      <w:r w:rsidR="00B62CEA" w:rsidRPr="00B62CEA">
        <w:rPr>
          <w:rFonts w:ascii="Segoe UI Symbol" w:hAnsi="Segoe UI Symbol"/>
          <w:b/>
          <w:bCs/>
          <w:sz w:val="28"/>
          <w:szCs w:val="28"/>
        </w:rPr>
        <w:lastRenderedPageBreak/>
        <w:t>INTRODUCTION</w:t>
      </w:r>
      <w:bookmarkEnd w:id="0"/>
    </w:p>
    <w:p w14:paraId="6840DE32" w14:textId="23A9DA8E" w:rsidR="0048151C" w:rsidRPr="0048151C" w:rsidRDefault="006D3C94" w:rsidP="00B62CEA">
      <w:pPr>
        <w:tabs>
          <w:tab w:val="left" w:pos="5100"/>
        </w:tabs>
        <w:ind w:left="-90" w:firstLine="0"/>
        <w:rPr>
          <w:rFonts w:ascii="Segoe UI Symbol" w:hAnsi="Segoe UI Symbol"/>
          <w:sz w:val="24"/>
          <w:szCs w:val="24"/>
        </w:rPr>
      </w:pPr>
      <w:r w:rsidRPr="006D3C94">
        <w:rPr>
          <w:rFonts w:ascii="Segoe UI Symbol" w:hAnsi="Segoe UI Symbol"/>
          <w:sz w:val="24"/>
          <w:szCs w:val="24"/>
        </w:rPr>
        <w:t xml:space="preserve">At </w:t>
      </w:r>
      <w:r w:rsidR="004B1BB1">
        <w:rPr>
          <w:rFonts w:ascii="Segoe UI Symbol" w:hAnsi="Segoe UI Symbol"/>
          <w:sz w:val="24"/>
          <w:szCs w:val="24"/>
        </w:rPr>
        <w:t xml:space="preserve">THE </w:t>
      </w:r>
      <w:r w:rsidRPr="006D3C94">
        <w:rPr>
          <w:rFonts w:ascii="Segoe UI Symbol" w:hAnsi="Segoe UI Symbol"/>
          <w:b/>
          <w:bCs/>
          <w:sz w:val="24"/>
          <w:szCs w:val="24"/>
        </w:rPr>
        <w:t>AML RIGHTSOURCE GROUP</w:t>
      </w:r>
      <w:r w:rsidR="004B1BB1">
        <w:rPr>
          <w:rFonts w:ascii="Segoe UI Symbol" w:hAnsi="Segoe UI Symbol"/>
          <w:b/>
          <w:bCs/>
          <w:sz w:val="24"/>
          <w:szCs w:val="24"/>
        </w:rPr>
        <w:t xml:space="preserve"> </w:t>
      </w:r>
      <w:r w:rsidR="004B1BB1" w:rsidRPr="003A7900">
        <w:rPr>
          <w:rFonts w:ascii="Segoe UI Symbol" w:hAnsi="Segoe UI Symbol"/>
          <w:sz w:val="24"/>
          <w:szCs w:val="24"/>
        </w:rPr>
        <w:t>of companies</w:t>
      </w:r>
      <w:r w:rsidRPr="006D3C94">
        <w:rPr>
          <w:rFonts w:ascii="Segoe UI Symbol" w:hAnsi="Segoe UI Symbol"/>
          <w:sz w:val="24"/>
          <w:szCs w:val="24"/>
        </w:rPr>
        <w:t>, we recognize the critical role that sustainable procurement plays in promoting environmental stewardship and fostering ethical business practices. As a leader in financial crime compliance and risk management, we are committed to sourcing products and services that align with our values of sustainability, integrity, and social responsibility. Our sustainable procurement approach focuses on minimizing environmental impact, supporting fair labor practices, and ensuring that our suppliers adhere to the highest ethical standards. By prioritizing sustainability in our procurement decisions, we aim to reduce our carbon footprint, conserve resources, and drive positive change across our supply chain. Through collaboration with responsible partners and continuous improvement, we are dedicated to creating lasting value for our business, communities, and the planet.</w:t>
      </w:r>
    </w:p>
    <w:p w14:paraId="4DDEEA5B" w14:textId="5B1FE58D" w:rsidR="00E018C2" w:rsidRPr="00B62CEA" w:rsidRDefault="00B62CEA" w:rsidP="00B62CEA">
      <w:pPr>
        <w:pStyle w:val="Heading1"/>
        <w:ind w:left="-90" w:firstLine="0"/>
        <w:rPr>
          <w:rFonts w:ascii="Segoe UI Symbol" w:hAnsi="Segoe UI Symbol"/>
          <w:b/>
          <w:bCs/>
          <w:sz w:val="28"/>
          <w:szCs w:val="28"/>
        </w:rPr>
      </w:pPr>
      <w:bookmarkStart w:id="1" w:name="_Toc233993840"/>
      <w:r w:rsidRPr="00B62CEA">
        <w:rPr>
          <w:rFonts w:ascii="Segoe UI Symbol" w:hAnsi="Segoe UI Symbol"/>
          <w:b/>
          <w:bCs/>
          <w:sz w:val="28"/>
          <w:szCs w:val="28"/>
        </w:rPr>
        <w:t>SCOPE</w:t>
      </w:r>
      <w:bookmarkEnd w:id="1"/>
    </w:p>
    <w:p w14:paraId="38CA4CAF" w14:textId="77777777" w:rsidR="00E83B76" w:rsidRPr="00E83B76" w:rsidRDefault="00E83B76" w:rsidP="00E83B76">
      <w:pPr>
        <w:tabs>
          <w:tab w:val="left" w:pos="5100"/>
        </w:tabs>
        <w:ind w:left="-90" w:firstLine="0"/>
        <w:rPr>
          <w:ins w:id="2" w:author="Kush Khalasi" w:date="2026-07-15T15:23:00Z"/>
          <w:rFonts w:ascii="Segoe UI Symbol" w:hAnsi="Segoe UI Symbol"/>
          <w:sz w:val="24"/>
          <w:szCs w:val="24"/>
        </w:rPr>
      </w:pPr>
      <w:ins w:id="3" w:author="Kush Khalasi" w:date="2026-07-15T15:23:00Z">
        <w:r w:rsidRPr="00E83B76">
          <w:rPr>
            <w:rFonts w:ascii="Segoe UI Symbol" w:hAnsi="Segoe UI Symbol"/>
            <w:sz w:val="24"/>
            <w:szCs w:val="24"/>
          </w:rPr>
          <w:t>This Responsible Sourcing Policy applies to all operations, legal entities, offices, partner offices, registered business addresses, remote work locations, and other workplaces of the AML RightSource Group of Companies ("AMLRS"), including all subsidiaries, affiliates, and controlled entities operating in the United States, Canada, Germany, Poland, Austria, Switzerland, the United Kingdom, Denmark, Bulgaria, India, Singapore, Hong Kong, Brazil, and Malaysia, as well as any future locations where AMLRS conducts business.</w:t>
        </w:r>
      </w:ins>
    </w:p>
    <w:p w14:paraId="43ECA320" w14:textId="77777777" w:rsidR="00E83B76" w:rsidRPr="00E83B76" w:rsidRDefault="00E83B76" w:rsidP="00E83B76">
      <w:pPr>
        <w:tabs>
          <w:tab w:val="left" w:pos="5100"/>
        </w:tabs>
        <w:ind w:left="-90" w:firstLine="0"/>
        <w:rPr>
          <w:ins w:id="4" w:author="Kush Khalasi" w:date="2026-07-15T15:23:00Z"/>
          <w:rFonts w:ascii="Segoe UI Symbol" w:hAnsi="Segoe UI Symbol"/>
          <w:sz w:val="24"/>
          <w:szCs w:val="24"/>
        </w:rPr>
      </w:pPr>
      <w:ins w:id="5" w:author="Kush Khalasi" w:date="2026-07-15T15:23:00Z">
        <w:r w:rsidRPr="00E83B76">
          <w:rPr>
            <w:rFonts w:ascii="Segoe UI Symbol" w:hAnsi="Segoe UI Symbol"/>
            <w:sz w:val="24"/>
            <w:szCs w:val="24"/>
          </w:rPr>
          <w:t>The policy applies irrespective of whether business activities are carried out from AMLRS-owned or leased premises, partner offices, co-working spaces, client locations, registered legal addresses, or remote work environments. It covers all employees, including full-time, part-time, temporary, fixed-term, and contract employees, interns, consultants, agency workers, and management. The policy also extends to suppliers, vendors, contractors, service providers, business partners, and any other third parties engaged in providing products or services on behalf of AMLRS.</w:t>
        </w:r>
      </w:ins>
    </w:p>
    <w:p w14:paraId="683ADC63" w14:textId="77777777" w:rsidR="00E83B76" w:rsidRPr="00E83B76" w:rsidRDefault="00E83B76" w:rsidP="00E83B76">
      <w:pPr>
        <w:tabs>
          <w:tab w:val="left" w:pos="5100"/>
        </w:tabs>
        <w:ind w:left="-90" w:firstLine="0"/>
        <w:rPr>
          <w:ins w:id="6" w:author="Kush Khalasi" w:date="2026-07-15T15:23:00Z"/>
          <w:rFonts w:ascii="Segoe UI Symbol" w:hAnsi="Segoe UI Symbol"/>
          <w:sz w:val="24"/>
          <w:szCs w:val="24"/>
        </w:rPr>
      </w:pPr>
      <w:ins w:id="7" w:author="Kush Khalasi" w:date="2026-07-15T15:23:00Z">
        <w:r w:rsidRPr="00E83B76">
          <w:rPr>
            <w:rFonts w:ascii="Segoe UI Symbol" w:hAnsi="Segoe UI Symbol"/>
            <w:sz w:val="24"/>
            <w:szCs w:val="24"/>
          </w:rPr>
          <w:t xml:space="preserve">All individuals and entities covered by this policy are expected to comply with its requirements and uphold AMLRS's commitment to responsible, ethical, sustainable, and transparent sourcing practices throughout its global operations and supply chain. This includes promoting compliance with applicable laws and internationally recognized standards relating to labor and human rights, business ethics and integrity, </w:t>
        </w:r>
        <w:r w:rsidRPr="00E83B76">
          <w:rPr>
            <w:rFonts w:ascii="Segoe UI Symbol" w:hAnsi="Segoe UI Symbol"/>
            <w:sz w:val="24"/>
            <w:szCs w:val="24"/>
          </w:rPr>
          <w:lastRenderedPageBreak/>
          <w:t>environmental responsibility, health and safety, and responsible business conduct. AMLRS expects its suppliers and business partners to apply equivalent standards within their own operations and, where appropriate, throughout their supply chains.</w:t>
        </w:r>
      </w:ins>
    </w:p>
    <w:p w14:paraId="4CF50541" w14:textId="3AD767D1" w:rsidR="0048151C" w:rsidDel="00E83B76" w:rsidRDefault="00135FA3" w:rsidP="00B62CEA">
      <w:pPr>
        <w:tabs>
          <w:tab w:val="left" w:pos="5100"/>
        </w:tabs>
        <w:ind w:left="-90" w:firstLine="0"/>
        <w:rPr>
          <w:del w:id="8" w:author="Kush Khalasi" w:date="2026-07-15T15:23:00Z" w16du:dateUtc="2026-07-15T09:53:00Z"/>
          <w:rFonts w:ascii="Segoe UI Symbol" w:hAnsi="Segoe UI Symbol"/>
          <w:sz w:val="24"/>
          <w:szCs w:val="24"/>
        </w:rPr>
      </w:pPr>
      <w:del w:id="9" w:author="Kush Khalasi" w:date="2026-07-15T15:23:00Z" w16du:dateUtc="2026-07-15T09:53:00Z">
        <w:r w:rsidRPr="00135FA3" w:rsidDel="00E83B76">
          <w:rPr>
            <w:rFonts w:ascii="Segoe UI Symbol" w:hAnsi="Segoe UI Symbol"/>
            <w:sz w:val="24"/>
            <w:szCs w:val="24"/>
          </w:rPr>
          <w:delText xml:space="preserve">This </w:delText>
        </w:r>
        <w:r w:rsidR="006D3C94" w:rsidDel="00E83B76">
          <w:rPr>
            <w:rFonts w:ascii="Segoe UI Symbol" w:hAnsi="Segoe UI Symbol"/>
            <w:sz w:val="24"/>
            <w:szCs w:val="24"/>
          </w:rPr>
          <w:delText>Responsible Sourcing</w:delText>
        </w:r>
        <w:r w:rsidRPr="00135FA3" w:rsidDel="00E83B76">
          <w:rPr>
            <w:rFonts w:ascii="Segoe UI Symbol" w:hAnsi="Segoe UI Symbol"/>
            <w:sz w:val="24"/>
            <w:szCs w:val="24"/>
          </w:rPr>
          <w:delText xml:space="preserve"> Policy applies to all operations, locations, and employees of </w:delText>
        </w:r>
        <w:r w:rsidR="007F59D6" w:rsidDel="00E83B76">
          <w:rPr>
            <w:rFonts w:ascii="Segoe UI Symbol" w:hAnsi="Segoe UI Symbol"/>
            <w:sz w:val="24"/>
            <w:szCs w:val="24"/>
          </w:rPr>
          <w:delText xml:space="preserve">THE </w:delText>
        </w:r>
        <w:r w:rsidRPr="006D3C94" w:rsidDel="00E83B76">
          <w:rPr>
            <w:rFonts w:ascii="Segoe UI Symbol" w:hAnsi="Segoe UI Symbol"/>
            <w:b/>
            <w:bCs/>
            <w:sz w:val="24"/>
            <w:szCs w:val="24"/>
          </w:rPr>
          <w:delText>AML</w:delText>
        </w:r>
        <w:r w:rsidR="00E273AC" w:rsidRPr="006D3C94" w:rsidDel="00E83B76">
          <w:rPr>
            <w:rFonts w:ascii="Segoe UI Symbol" w:hAnsi="Segoe UI Symbol"/>
            <w:b/>
            <w:bCs/>
            <w:sz w:val="24"/>
            <w:szCs w:val="24"/>
          </w:rPr>
          <w:delText xml:space="preserve"> RIGHTSOURCE GROUP</w:delText>
        </w:r>
        <w:r w:rsidR="007F59D6" w:rsidDel="00E83B76">
          <w:rPr>
            <w:rFonts w:ascii="Segoe UI Symbol" w:hAnsi="Segoe UI Symbol"/>
            <w:b/>
            <w:bCs/>
            <w:sz w:val="24"/>
            <w:szCs w:val="24"/>
          </w:rPr>
          <w:delText xml:space="preserve"> </w:delText>
        </w:r>
        <w:r w:rsidR="007F59D6" w:rsidRPr="003A7900" w:rsidDel="00E83B76">
          <w:rPr>
            <w:rFonts w:ascii="Segoe UI Symbol" w:hAnsi="Segoe UI Symbol"/>
            <w:sz w:val="24"/>
            <w:szCs w:val="24"/>
          </w:rPr>
          <w:delText>of companies (referred to herein as “AMLRS”)</w:delText>
        </w:r>
        <w:r w:rsidRPr="007F59D6" w:rsidDel="00E83B76">
          <w:rPr>
            <w:rFonts w:ascii="Segoe UI Symbol" w:hAnsi="Segoe UI Symbol"/>
            <w:sz w:val="24"/>
            <w:szCs w:val="24"/>
          </w:rPr>
          <w:delText>,</w:delText>
        </w:r>
        <w:r w:rsidRPr="00135FA3" w:rsidDel="00E83B76">
          <w:rPr>
            <w:rFonts w:ascii="Segoe UI Symbol" w:hAnsi="Segoe UI Symbol"/>
            <w:sz w:val="24"/>
            <w:szCs w:val="24"/>
          </w:rPr>
          <w:delText xml:space="preserve"> including offices, remote workspaces, and any facilities where the company conducts business. It encompasses all individuals associated with AML</w:delText>
        </w:r>
        <w:r w:rsidR="007F59D6" w:rsidDel="00E83B76">
          <w:rPr>
            <w:rFonts w:ascii="Segoe UI Symbol" w:hAnsi="Segoe UI Symbol"/>
            <w:sz w:val="24"/>
            <w:szCs w:val="24"/>
          </w:rPr>
          <w:delText>RS</w:delText>
        </w:r>
        <w:r w:rsidRPr="00135FA3" w:rsidDel="00E83B76">
          <w:rPr>
            <w:rFonts w:ascii="Segoe UI Symbol" w:hAnsi="Segoe UI Symbol"/>
            <w:sz w:val="24"/>
            <w:szCs w:val="24"/>
          </w:rPr>
          <w:delText>, including full-time, part-time, and contract employees, as well as consultants and partners</w:delText>
        </w:r>
        <w:r w:rsidRPr="006D3C94" w:rsidDel="00E83B76">
          <w:rPr>
            <w:rFonts w:ascii="Segoe UI Symbol" w:hAnsi="Segoe UI Symbol"/>
            <w:sz w:val="24"/>
            <w:szCs w:val="24"/>
          </w:rPr>
          <w:delText>.</w:delText>
        </w:r>
        <w:r w:rsidR="006D3C94" w:rsidRPr="006D3C94" w:rsidDel="00E83B76">
          <w:rPr>
            <w:sz w:val="24"/>
            <w:szCs w:val="24"/>
          </w:rPr>
          <w:delText xml:space="preserve"> </w:delText>
        </w:r>
        <w:r w:rsidR="006D3C94" w:rsidRPr="006D3C94" w:rsidDel="00E83B76">
          <w:rPr>
            <w:rFonts w:ascii="Segoe UI Symbol" w:hAnsi="Segoe UI Symbol"/>
            <w:sz w:val="24"/>
            <w:szCs w:val="24"/>
          </w:rPr>
          <w:delText>This policy aims to guide the procurement processes, ensuring that environmental, social, and ethical considerations are embedded in all purchasing decisions.</w:delText>
        </w:r>
      </w:del>
    </w:p>
    <w:tbl>
      <w:tblPr>
        <w:tblStyle w:val="TableGrid"/>
        <w:tblW w:w="9180" w:type="dxa"/>
        <w:tblInd w:w="18" w:type="dxa"/>
        <w:tblLook w:val="04A0" w:firstRow="1" w:lastRow="0" w:firstColumn="1" w:lastColumn="0" w:noHBand="0" w:noVBand="1"/>
      </w:tblPr>
      <w:tblGrid>
        <w:gridCol w:w="900"/>
        <w:gridCol w:w="1710"/>
        <w:gridCol w:w="6570"/>
      </w:tblGrid>
      <w:tr w:rsidR="004C10D0" w:rsidRPr="002144B5" w:rsidDel="00E83B76" w14:paraId="3F9B18A5" w14:textId="0434A762" w:rsidTr="002F0E2F">
        <w:trPr>
          <w:del w:id="10" w:author="Kush Khalasi" w:date="2026-07-15T15:23:00Z"/>
        </w:trPr>
        <w:tc>
          <w:tcPr>
            <w:tcW w:w="900" w:type="dxa"/>
            <w:vAlign w:val="center"/>
          </w:tcPr>
          <w:p w14:paraId="289886E7" w14:textId="6C0A3BAF" w:rsidR="004C10D0" w:rsidRPr="002144B5" w:rsidDel="00E83B76" w:rsidRDefault="004C10D0" w:rsidP="002F0E2F">
            <w:pPr>
              <w:tabs>
                <w:tab w:val="left" w:pos="5100"/>
              </w:tabs>
              <w:spacing w:line="276" w:lineRule="auto"/>
              <w:ind w:left="0" w:firstLine="0"/>
              <w:jc w:val="center"/>
              <w:rPr>
                <w:del w:id="11" w:author="Kush Khalasi" w:date="2026-07-15T15:23:00Z" w16du:dateUtc="2026-07-15T09:53:00Z"/>
                <w:rFonts w:ascii="Segoe UI Symbol" w:hAnsi="Segoe UI Symbol"/>
                <w:sz w:val="24"/>
                <w:szCs w:val="24"/>
              </w:rPr>
            </w:pPr>
            <w:del w:id="12" w:author="Kush Khalasi" w:date="2026-07-15T15:23:00Z" w16du:dateUtc="2026-07-15T09:53:00Z">
              <w:r w:rsidRPr="002144B5" w:rsidDel="00E83B76">
                <w:rPr>
                  <w:rFonts w:ascii="Segoe UI Symbol" w:hAnsi="Segoe UI Symbol"/>
                  <w:b/>
                  <w:bCs/>
                  <w:sz w:val="24"/>
                  <w:szCs w:val="24"/>
                </w:rPr>
                <w:delText>Sr. No.</w:delText>
              </w:r>
            </w:del>
          </w:p>
        </w:tc>
        <w:tc>
          <w:tcPr>
            <w:tcW w:w="1710" w:type="dxa"/>
            <w:vAlign w:val="center"/>
          </w:tcPr>
          <w:p w14:paraId="7E7C0CE1" w14:textId="2F192741" w:rsidR="004C10D0" w:rsidRPr="002144B5" w:rsidDel="00E83B76" w:rsidRDefault="004C10D0" w:rsidP="002F0E2F">
            <w:pPr>
              <w:tabs>
                <w:tab w:val="left" w:pos="5100"/>
              </w:tabs>
              <w:spacing w:line="276" w:lineRule="auto"/>
              <w:ind w:left="0" w:firstLine="0"/>
              <w:jc w:val="center"/>
              <w:rPr>
                <w:del w:id="13" w:author="Kush Khalasi" w:date="2026-07-15T15:23:00Z" w16du:dateUtc="2026-07-15T09:53:00Z"/>
                <w:rFonts w:ascii="Segoe UI Symbol" w:hAnsi="Segoe UI Symbol"/>
                <w:sz w:val="24"/>
                <w:szCs w:val="24"/>
              </w:rPr>
            </w:pPr>
            <w:del w:id="14" w:author="Kush Khalasi" w:date="2026-07-15T15:23:00Z" w16du:dateUtc="2026-07-15T09:53:00Z">
              <w:r w:rsidRPr="002144B5" w:rsidDel="00E83B76">
                <w:rPr>
                  <w:rFonts w:ascii="Segoe UI Symbol" w:hAnsi="Segoe UI Symbol"/>
                  <w:b/>
                  <w:bCs/>
                  <w:sz w:val="24"/>
                  <w:szCs w:val="24"/>
                </w:rPr>
                <w:delText>Office</w:delText>
              </w:r>
            </w:del>
          </w:p>
        </w:tc>
        <w:tc>
          <w:tcPr>
            <w:tcW w:w="6570" w:type="dxa"/>
            <w:vAlign w:val="center"/>
          </w:tcPr>
          <w:p w14:paraId="78070015" w14:textId="704AE4B3" w:rsidR="004C10D0" w:rsidRPr="002144B5" w:rsidDel="00E83B76" w:rsidRDefault="004C10D0" w:rsidP="002F0E2F">
            <w:pPr>
              <w:tabs>
                <w:tab w:val="left" w:pos="5100"/>
              </w:tabs>
              <w:spacing w:line="276" w:lineRule="auto"/>
              <w:ind w:left="0" w:firstLine="0"/>
              <w:jc w:val="center"/>
              <w:rPr>
                <w:del w:id="15" w:author="Kush Khalasi" w:date="2026-07-15T15:23:00Z" w16du:dateUtc="2026-07-15T09:53:00Z"/>
                <w:rFonts w:ascii="Segoe UI Symbol" w:hAnsi="Segoe UI Symbol"/>
                <w:sz w:val="24"/>
                <w:szCs w:val="24"/>
              </w:rPr>
            </w:pPr>
            <w:del w:id="16" w:author="Kush Khalasi" w:date="2026-07-15T15:23:00Z" w16du:dateUtc="2026-07-15T09:53:00Z">
              <w:r w:rsidRPr="002144B5" w:rsidDel="00E83B76">
                <w:rPr>
                  <w:rFonts w:ascii="Segoe UI Symbol" w:hAnsi="Segoe UI Symbol"/>
                  <w:b/>
                  <w:bCs/>
                  <w:sz w:val="24"/>
                  <w:szCs w:val="24"/>
                </w:rPr>
                <w:delText>Address</w:delText>
              </w:r>
            </w:del>
          </w:p>
        </w:tc>
      </w:tr>
      <w:tr w:rsidR="004C10D0" w:rsidDel="00E83B76" w14:paraId="0C0F23DB" w14:textId="13913440" w:rsidTr="002F0E2F">
        <w:trPr>
          <w:del w:id="17" w:author="Kush Khalasi" w:date="2026-07-15T15:23:00Z"/>
        </w:trPr>
        <w:tc>
          <w:tcPr>
            <w:tcW w:w="900" w:type="dxa"/>
          </w:tcPr>
          <w:p w14:paraId="3C0D44E3" w14:textId="4B371CDA" w:rsidR="004C10D0" w:rsidRPr="002144B5" w:rsidDel="00E83B76" w:rsidRDefault="004C10D0" w:rsidP="002F0E2F">
            <w:pPr>
              <w:tabs>
                <w:tab w:val="left" w:pos="5100"/>
              </w:tabs>
              <w:spacing w:line="276" w:lineRule="auto"/>
              <w:ind w:left="0" w:firstLine="0"/>
              <w:jc w:val="center"/>
              <w:rPr>
                <w:del w:id="18" w:author="Kush Khalasi" w:date="2026-07-15T15:23:00Z" w16du:dateUtc="2026-07-15T09:53:00Z"/>
                <w:rFonts w:ascii="Segoe UI Symbol" w:hAnsi="Segoe UI Symbol"/>
              </w:rPr>
            </w:pPr>
            <w:del w:id="19" w:author="Kush Khalasi" w:date="2026-07-15T15:23:00Z" w16du:dateUtc="2026-07-15T09:53:00Z">
              <w:r w:rsidRPr="002144B5" w:rsidDel="00E83B76">
                <w:rPr>
                  <w:rFonts w:ascii="Segoe UI Symbol" w:hAnsi="Segoe UI Symbol"/>
                </w:rPr>
                <w:delText>1</w:delText>
              </w:r>
            </w:del>
          </w:p>
        </w:tc>
        <w:tc>
          <w:tcPr>
            <w:tcW w:w="1710" w:type="dxa"/>
          </w:tcPr>
          <w:p w14:paraId="64189539" w14:textId="5C0791CE" w:rsidR="004C10D0" w:rsidRPr="002144B5" w:rsidDel="00E83B76" w:rsidRDefault="004C10D0" w:rsidP="002F0E2F">
            <w:pPr>
              <w:tabs>
                <w:tab w:val="left" w:pos="5100"/>
              </w:tabs>
              <w:spacing w:line="276" w:lineRule="auto"/>
              <w:ind w:left="0" w:firstLine="0"/>
              <w:rPr>
                <w:del w:id="20" w:author="Kush Khalasi" w:date="2026-07-15T15:23:00Z" w16du:dateUtc="2026-07-15T09:53:00Z"/>
                <w:rFonts w:ascii="Segoe UI Symbol" w:hAnsi="Segoe UI Symbol"/>
              </w:rPr>
            </w:pPr>
            <w:del w:id="21" w:author="Kush Khalasi" w:date="2026-07-15T15:23:00Z" w16du:dateUtc="2026-07-15T09:53:00Z">
              <w:r w:rsidRPr="002144B5" w:rsidDel="00E83B76">
                <w:rPr>
                  <w:rFonts w:ascii="Segoe UI Symbol" w:hAnsi="Segoe UI Symbol"/>
                </w:rPr>
                <w:delText>Buffalo</w:delText>
              </w:r>
            </w:del>
          </w:p>
        </w:tc>
        <w:tc>
          <w:tcPr>
            <w:tcW w:w="6570" w:type="dxa"/>
          </w:tcPr>
          <w:p w14:paraId="1E21A6F7" w14:textId="010E103A" w:rsidR="004C10D0" w:rsidRPr="002144B5" w:rsidDel="00E83B76" w:rsidRDefault="004C10D0" w:rsidP="002F0E2F">
            <w:pPr>
              <w:tabs>
                <w:tab w:val="left" w:pos="5100"/>
              </w:tabs>
              <w:spacing w:line="276" w:lineRule="auto"/>
              <w:ind w:left="0" w:firstLine="0"/>
              <w:rPr>
                <w:del w:id="22" w:author="Kush Khalasi" w:date="2026-07-15T15:23:00Z" w16du:dateUtc="2026-07-15T09:53:00Z"/>
                <w:rFonts w:ascii="Segoe UI Symbol" w:hAnsi="Segoe UI Symbol"/>
              </w:rPr>
            </w:pPr>
            <w:del w:id="23" w:author="Kush Khalasi" w:date="2026-07-15T15:23:00Z" w16du:dateUtc="2026-07-15T09:53:00Z">
              <w:r w:rsidRPr="002144B5" w:rsidDel="00E83B76">
                <w:rPr>
                  <w:rFonts w:ascii="Segoe UI Symbol" w:hAnsi="Segoe UI Symbol"/>
                </w:rPr>
                <w:delText>Seneca One, 1 Seneca Street, 27th Floor, Buffalo, NY 14203</w:delText>
              </w:r>
            </w:del>
          </w:p>
        </w:tc>
      </w:tr>
      <w:tr w:rsidR="004C10D0" w:rsidDel="00E83B76" w14:paraId="53C7F7F6" w14:textId="24BA07EB" w:rsidTr="002F0E2F">
        <w:trPr>
          <w:del w:id="24" w:author="Kush Khalasi" w:date="2026-07-15T15:23:00Z"/>
        </w:trPr>
        <w:tc>
          <w:tcPr>
            <w:tcW w:w="900" w:type="dxa"/>
          </w:tcPr>
          <w:p w14:paraId="3BDF3F08" w14:textId="1DFC8EBD" w:rsidR="004C10D0" w:rsidRPr="002144B5" w:rsidDel="00E83B76" w:rsidRDefault="004C10D0" w:rsidP="002F0E2F">
            <w:pPr>
              <w:tabs>
                <w:tab w:val="left" w:pos="5100"/>
              </w:tabs>
              <w:spacing w:line="276" w:lineRule="auto"/>
              <w:ind w:left="0" w:firstLine="0"/>
              <w:jc w:val="center"/>
              <w:rPr>
                <w:del w:id="25" w:author="Kush Khalasi" w:date="2026-07-15T15:23:00Z" w16du:dateUtc="2026-07-15T09:53:00Z"/>
                <w:rFonts w:ascii="Segoe UI Symbol" w:hAnsi="Segoe UI Symbol"/>
              </w:rPr>
            </w:pPr>
            <w:del w:id="26" w:author="Kush Khalasi" w:date="2026-07-15T15:23:00Z" w16du:dateUtc="2026-07-15T09:53:00Z">
              <w:r w:rsidRPr="002144B5" w:rsidDel="00E83B76">
                <w:rPr>
                  <w:rFonts w:ascii="Segoe UI Symbol" w:hAnsi="Segoe UI Symbol"/>
                </w:rPr>
                <w:delText>2</w:delText>
              </w:r>
            </w:del>
          </w:p>
        </w:tc>
        <w:tc>
          <w:tcPr>
            <w:tcW w:w="1710" w:type="dxa"/>
          </w:tcPr>
          <w:p w14:paraId="7E81F1C4" w14:textId="023B19AD" w:rsidR="004C10D0" w:rsidRPr="002144B5" w:rsidDel="00E83B76" w:rsidRDefault="004C10D0" w:rsidP="002F0E2F">
            <w:pPr>
              <w:tabs>
                <w:tab w:val="left" w:pos="5100"/>
              </w:tabs>
              <w:spacing w:line="276" w:lineRule="auto"/>
              <w:ind w:left="0" w:firstLine="0"/>
              <w:rPr>
                <w:del w:id="27" w:author="Kush Khalasi" w:date="2026-07-15T15:23:00Z" w16du:dateUtc="2026-07-15T09:53:00Z"/>
                <w:rFonts w:ascii="Segoe UI Symbol" w:hAnsi="Segoe UI Symbol"/>
              </w:rPr>
            </w:pPr>
            <w:del w:id="28" w:author="Kush Khalasi" w:date="2026-07-15T15:23:00Z" w16du:dateUtc="2026-07-15T09:53:00Z">
              <w:r w:rsidRPr="002144B5" w:rsidDel="00E83B76">
                <w:rPr>
                  <w:rFonts w:ascii="Segoe UI Symbol" w:hAnsi="Segoe UI Symbol"/>
                </w:rPr>
                <w:delText>Cleveland</w:delText>
              </w:r>
            </w:del>
          </w:p>
        </w:tc>
        <w:tc>
          <w:tcPr>
            <w:tcW w:w="6570" w:type="dxa"/>
          </w:tcPr>
          <w:p w14:paraId="5A24E091" w14:textId="3B36146A" w:rsidR="004C10D0" w:rsidRPr="002144B5" w:rsidDel="00E83B76" w:rsidRDefault="004C10D0" w:rsidP="002F0E2F">
            <w:pPr>
              <w:tabs>
                <w:tab w:val="left" w:pos="5100"/>
              </w:tabs>
              <w:spacing w:line="276" w:lineRule="auto"/>
              <w:ind w:left="0" w:firstLine="0"/>
              <w:rPr>
                <w:del w:id="29" w:author="Kush Khalasi" w:date="2026-07-15T15:23:00Z" w16du:dateUtc="2026-07-15T09:53:00Z"/>
                <w:rFonts w:ascii="Segoe UI Symbol" w:hAnsi="Segoe UI Symbol"/>
              </w:rPr>
            </w:pPr>
            <w:del w:id="30" w:author="Kush Khalasi" w:date="2026-07-15T15:23:00Z" w16du:dateUtc="2026-07-15T09:53:00Z">
              <w:r w:rsidRPr="002144B5" w:rsidDel="00E83B76">
                <w:rPr>
                  <w:rFonts w:ascii="Segoe UI Symbol" w:hAnsi="Segoe UI Symbol"/>
                </w:rPr>
                <w:delText>1300 E 9th Street, Suite 200, Cleveland, OH 44114</w:delText>
              </w:r>
            </w:del>
          </w:p>
        </w:tc>
      </w:tr>
      <w:tr w:rsidR="004C10D0" w:rsidDel="00E83B76" w14:paraId="5D5ABD70" w14:textId="51493524" w:rsidTr="002F0E2F">
        <w:trPr>
          <w:del w:id="31" w:author="Kush Khalasi" w:date="2026-07-15T15:23:00Z"/>
        </w:trPr>
        <w:tc>
          <w:tcPr>
            <w:tcW w:w="900" w:type="dxa"/>
          </w:tcPr>
          <w:p w14:paraId="398077AD" w14:textId="7F4F4EB5" w:rsidR="004C10D0" w:rsidRPr="002144B5" w:rsidDel="00E83B76" w:rsidRDefault="004C10D0" w:rsidP="002F0E2F">
            <w:pPr>
              <w:tabs>
                <w:tab w:val="left" w:pos="5100"/>
              </w:tabs>
              <w:spacing w:line="276" w:lineRule="auto"/>
              <w:ind w:left="0" w:firstLine="0"/>
              <w:jc w:val="center"/>
              <w:rPr>
                <w:del w:id="32" w:author="Kush Khalasi" w:date="2026-07-15T15:23:00Z" w16du:dateUtc="2026-07-15T09:53:00Z"/>
                <w:rFonts w:ascii="Segoe UI Symbol" w:hAnsi="Segoe UI Symbol"/>
              </w:rPr>
            </w:pPr>
            <w:del w:id="33" w:author="Kush Khalasi" w:date="2026-07-15T15:23:00Z" w16du:dateUtc="2026-07-15T09:53:00Z">
              <w:r w:rsidRPr="002144B5" w:rsidDel="00E83B76">
                <w:rPr>
                  <w:rFonts w:ascii="Segoe UI Symbol" w:hAnsi="Segoe UI Symbol"/>
                </w:rPr>
                <w:delText>3</w:delText>
              </w:r>
            </w:del>
          </w:p>
        </w:tc>
        <w:tc>
          <w:tcPr>
            <w:tcW w:w="1710" w:type="dxa"/>
          </w:tcPr>
          <w:p w14:paraId="107C037D" w14:textId="1F675EB4" w:rsidR="004C10D0" w:rsidRPr="002144B5" w:rsidDel="00E83B76" w:rsidRDefault="004C10D0" w:rsidP="002F0E2F">
            <w:pPr>
              <w:tabs>
                <w:tab w:val="left" w:pos="5100"/>
              </w:tabs>
              <w:spacing w:line="276" w:lineRule="auto"/>
              <w:ind w:left="0" w:firstLine="0"/>
              <w:rPr>
                <w:del w:id="34" w:author="Kush Khalasi" w:date="2026-07-15T15:23:00Z" w16du:dateUtc="2026-07-15T09:53:00Z"/>
                <w:rFonts w:ascii="Segoe UI Symbol" w:hAnsi="Segoe UI Symbol"/>
              </w:rPr>
            </w:pPr>
            <w:del w:id="35" w:author="Kush Khalasi" w:date="2026-07-15T15:23:00Z" w16du:dateUtc="2026-07-15T09:53:00Z">
              <w:r w:rsidRPr="002144B5" w:rsidDel="00E83B76">
                <w:rPr>
                  <w:rFonts w:ascii="Segoe UI Symbol" w:hAnsi="Segoe UI Symbol"/>
                </w:rPr>
                <w:delText>Highland Hills</w:delText>
              </w:r>
            </w:del>
          </w:p>
        </w:tc>
        <w:tc>
          <w:tcPr>
            <w:tcW w:w="6570" w:type="dxa"/>
          </w:tcPr>
          <w:p w14:paraId="009E8B82" w14:textId="79F89A6D" w:rsidR="004C10D0" w:rsidRPr="002144B5" w:rsidDel="00E83B76" w:rsidRDefault="004C10D0" w:rsidP="002F0E2F">
            <w:pPr>
              <w:tabs>
                <w:tab w:val="left" w:pos="5100"/>
              </w:tabs>
              <w:spacing w:line="276" w:lineRule="auto"/>
              <w:ind w:left="0" w:firstLine="0"/>
              <w:rPr>
                <w:del w:id="36" w:author="Kush Khalasi" w:date="2026-07-15T15:23:00Z" w16du:dateUtc="2026-07-15T09:53:00Z"/>
                <w:rFonts w:ascii="Segoe UI Symbol" w:hAnsi="Segoe UI Symbol"/>
              </w:rPr>
            </w:pPr>
            <w:del w:id="37" w:author="Kush Khalasi" w:date="2026-07-15T15:23:00Z" w16du:dateUtc="2026-07-15T09:53:00Z">
              <w:r w:rsidRPr="002144B5" w:rsidDel="00E83B76">
                <w:rPr>
                  <w:rFonts w:ascii="Segoe UI Symbol" w:hAnsi="Segoe UI Symbol"/>
                </w:rPr>
                <w:delText>23000 Millcreek Blvd, Highland Hills, OH 44122</w:delText>
              </w:r>
            </w:del>
          </w:p>
        </w:tc>
      </w:tr>
      <w:tr w:rsidR="004C10D0" w:rsidDel="00E83B76" w14:paraId="1BC57F6A" w14:textId="0BC7B9D8" w:rsidTr="002F0E2F">
        <w:trPr>
          <w:del w:id="38" w:author="Kush Khalasi" w:date="2026-07-15T15:23:00Z"/>
        </w:trPr>
        <w:tc>
          <w:tcPr>
            <w:tcW w:w="900" w:type="dxa"/>
          </w:tcPr>
          <w:p w14:paraId="7D2248E7" w14:textId="12DC06CD" w:rsidR="004C10D0" w:rsidRPr="002144B5" w:rsidDel="00E83B76" w:rsidRDefault="004C10D0" w:rsidP="002F0E2F">
            <w:pPr>
              <w:tabs>
                <w:tab w:val="left" w:pos="5100"/>
              </w:tabs>
              <w:spacing w:line="276" w:lineRule="auto"/>
              <w:ind w:left="0" w:firstLine="0"/>
              <w:jc w:val="center"/>
              <w:rPr>
                <w:del w:id="39" w:author="Kush Khalasi" w:date="2026-07-15T15:23:00Z" w16du:dateUtc="2026-07-15T09:53:00Z"/>
                <w:rFonts w:ascii="Segoe UI Symbol" w:hAnsi="Segoe UI Symbol"/>
              </w:rPr>
            </w:pPr>
            <w:del w:id="40" w:author="Kush Khalasi" w:date="2026-07-15T15:23:00Z" w16du:dateUtc="2026-07-15T09:53:00Z">
              <w:r w:rsidRPr="002144B5" w:rsidDel="00E83B76">
                <w:rPr>
                  <w:rFonts w:ascii="Segoe UI Symbol" w:hAnsi="Segoe UI Symbol"/>
                </w:rPr>
                <w:delText>4</w:delText>
              </w:r>
            </w:del>
          </w:p>
        </w:tc>
        <w:tc>
          <w:tcPr>
            <w:tcW w:w="1710" w:type="dxa"/>
          </w:tcPr>
          <w:p w14:paraId="2753BBB5" w14:textId="25529917" w:rsidR="004C10D0" w:rsidRPr="002144B5" w:rsidDel="00E83B76" w:rsidRDefault="004C10D0" w:rsidP="002F0E2F">
            <w:pPr>
              <w:tabs>
                <w:tab w:val="left" w:pos="5100"/>
              </w:tabs>
              <w:spacing w:line="276" w:lineRule="auto"/>
              <w:ind w:left="0" w:firstLine="0"/>
              <w:rPr>
                <w:del w:id="41" w:author="Kush Khalasi" w:date="2026-07-15T15:23:00Z" w16du:dateUtc="2026-07-15T09:53:00Z"/>
                <w:rFonts w:ascii="Segoe UI Symbol" w:hAnsi="Segoe UI Symbol"/>
              </w:rPr>
            </w:pPr>
            <w:del w:id="42" w:author="Kush Khalasi" w:date="2026-07-15T15:23:00Z" w16du:dateUtc="2026-07-15T09:53:00Z">
              <w:r w:rsidRPr="002144B5" w:rsidDel="00E83B76">
                <w:rPr>
                  <w:rFonts w:ascii="Segoe UI Symbol" w:hAnsi="Segoe UI Symbol"/>
                </w:rPr>
                <w:delText>New York City</w:delText>
              </w:r>
            </w:del>
          </w:p>
        </w:tc>
        <w:tc>
          <w:tcPr>
            <w:tcW w:w="6570" w:type="dxa"/>
          </w:tcPr>
          <w:p w14:paraId="5254D6E9" w14:textId="48A8B8D6" w:rsidR="004C10D0" w:rsidRPr="002144B5" w:rsidDel="00E83B76" w:rsidRDefault="004C10D0" w:rsidP="002F0E2F">
            <w:pPr>
              <w:tabs>
                <w:tab w:val="left" w:pos="5100"/>
              </w:tabs>
              <w:spacing w:line="276" w:lineRule="auto"/>
              <w:ind w:left="0" w:firstLine="0"/>
              <w:rPr>
                <w:del w:id="43" w:author="Kush Khalasi" w:date="2026-07-15T15:23:00Z" w16du:dateUtc="2026-07-15T09:53:00Z"/>
                <w:rFonts w:ascii="Segoe UI Symbol" w:hAnsi="Segoe UI Symbol"/>
              </w:rPr>
            </w:pPr>
            <w:del w:id="44" w:author="Kush Khalasi" w:date="2026-07-15T15:23:00Z" w16du:dateUtc="2026-07-15T09:53:00Z">
              <w:r w:rsidRPr="002144B5" w:rsidDel="00E83B76">
                <w:rPr>
                  <w:rFonts w:ascii="Segoe UI Symbol" w:hAnsi="Segoe UI Symbol"/>
                </w:rPr>
                <w:delText>100 Park Avenue, Suite 1650A, New York, NY 10017</w:delText>
              </w:r>
            </w:del>
          </w:p>
        </w:tc>
      </w:tr>
      <w:tr w:rsidR="004C10D0" w:rsidDel="00E83B76" w14:paraId="61D152CE" w14:textId="003863B4" w:rsidTr="002F0E2F">
        <w:trPr>
          <w:del w:id="45" w:author="Kush Khalasi" w:date="2026-07-15T15:23:00Z"/>
        </w:trPr>
        <w:tc>
          <w:tcPr>
            <w:tcW w:w="900" w:type="dxa"/>
          </w:tcPr>
          <w:p w14:paraId="02B5C606" w14:textId="667B5813" w:rsidR="004C10D0" w:rsidRPr="002144B5" w:rsidDel="00E83B76" w:rsidRDefault="004C10D0" w:rsidP="002F0E2F">
            <w:pPr>
              <w:tabs>
                <w:tab w:val="left" w:pos="5100"/>
              </w:tabs>
              <w:spacing w:line="276" w:lineRule="auto"/>
              <w:ind w:left="0" w:firstLine="0"/>
              <w:jc w:val="center"/>
              <w:rPr>
                <w:del w:id="46" w:author="Kush Khalasi" w:date="2026-07-15T15:23:00Z" w16du:dateUtc="2026-07-15T09:53:00Z"/>
                <w:rFonts w:ascii="Segoe UI Symbol" w:hAnsi="Segoe UI Symbol"/>
              </w:rPr>
            </w:pPr>
            <w:del w:id="47" w:author="Kush Khalasi" w:date="2026-07-15T15:23:00Z" w16du:dateUtc="2026-07-15T09:53:00Z">
              <w:r w:rsidRPr="002144B5" w:rsidDel="00E83B76">
                <w:rPr>
                  <w:rFonts w:ascii="Segoe UI Symbol" w:hAnsi="Segoe UI Symbol"/>
                </w:rPr>
                <w:delText>5</w:delText>
              </w:r>
            </w:del>
          </w:p>
        </w:tc>
        <w:tc>
          <w:tcPr>
            <w:tcW w:w="1710" w:type="dxa"/>
          </w:tcPr>
          <w:p w14:paraId="127A96B8" w14:textId="758E905F" w:rsidR="004C10D0" w:rsidRPr="002144B5" w:rsidDel="00E83B76" w:rsidRDefault="004C10D0" w:rsidP="002F0E2F">
            <w:pPr>
              <w:tabs>
                <w:tab w:val="left" w:pos="5100"/>
              </w:tabs>
              <w:spacing w:line="276" w:lineRule="auto"/>
              <w:ind w:left="0" w:firstLine="0"/>
              <w:rPr>
                <w:del w:id="48" w:author="Kush Khalasi" w:date="2026-07-15T15:23:00Z" w16du:dateUtc="2026-07-15T09:53:00Z"/>
                <w:rFonts w:ascii="Segoe UI Symbol" w:hAnsi="Segoe UI Symbol"/>
              </w:rPr>
            </w:pPr>
            <w:del w:id="49" w:author="Kush Khalasi" w:date="2026-07-15T15:23:00Z" w16du:dateUtc="2026-07-15T09:53:00Z">
              <w:r w:rsidRPr="002144B5" w:rsidDel="00E83B76">
                <w:rPr>
                  <w:rFonts w:ascii="Segoe UI Symbol" w:hAnsi="Segoe UI Symbol"/>
                </w:rPr>
                <w:delText>Oklahoma</w:delText>
              </w:r>
            </w:del>
          </w:p>
        </w:tc>
        <w:tc>
          <w:tcPr>
            <w:tcW w:w="6570" w:type="dxa"/>
          </w:tcPr>
          <w:p w14:paraId="03F4CFB7" w14:textId="791D9DB7" w:rsidR="004C10D0" w:rsidRPr="002144B5" w:rsidDel="00E83B76" w:rsidRDefault="004C10D0" w:rsidP="002F0E2F">
            <w:pPr>
              <w:tabs>
                <w:tab w:val="left" w:pos="5100"/>
              </w:tabs>
              <w:spacing w:line="276" w:lineRule="auto"/>
              <w:ind w:left="0" w:firstLine="0"/>
              <w:rPr>
                <w:del w:id="50" w:author="Kush Khalasi" w:date="2026-07-15T15:23:00Z" w16du:dateUtc="2026-07-15T09:53:00Z"/>
                <w:rFonts w:ascii="Segoe UI Symbol" w:hAnsi="Segoe UI Symbol"/>
              </w:rPr>
            </w:pPr>
            <w:del w:id="51" w:author="Kush Khalasi" w:date="2026-07-15T15:23:00Z" w16du:dateUtc="2026-07-15T09:53:00Z">
              <w:r w:rsidRPr="002144B5" w:rsidDel="00E83B76">
                <w:rPr>
                  <w:rFonts w:ascii="Segoe UI Symbol" w:hAnsi="Segoe UI Symbol"/>
                </w:rPr>
                <w:delText>7340 West Memorial Rd, 2nd Floor, Oklahoma City, OK 73142</w:delText>
              </w:r>
            </w:del>
          </w:p>
        </w:tc>
      </w:tr>
      <w:tr w:rsidR="004C10D0" w:rsidDel="00E83B76" w14:paraId="7877ED20" w14:textId="185063DA" w:rsidTr="002F0E2F">
        <w:trPr>
          <w:del w:id="52" w:author="Kush Khalasi" w:date="2026-07-15T15:23:00Z"/>
        </w:trPr>
        <w:tc>
          <w:tcPr>
            <w:tcW w:w="900" w:type="dxa"/>
          </w:tcPr>
          <w:p w14:paraId="366292EF" w14:textId="079BC065" w:rsidR="004C10D0" w:rsidRPr="002144B5" w:rsidDel="00E83B76" w:rsidRDefault="004C10D0" w:rsidP="002F0E2F">
            <w:pPr>
              <w:tabs>
                <w:tab w:val="left" w:pos="5100"/>
              </w:tabs>
              <w:spacing w:line="276" w:lineRule="auto"/>
              <w:ind w:left="0" w:firstLine="0"/>
              <w:jc w:val="center"/>
              <w:rPr>
                <w:del w:id="53" w:author="Kush Khalasi" w:date="2026-07-15T15:23:00Z" w16du:dateUtc="2026-07-15T09:53:00Z"/>
                <w:rFonts w:ascii="Segoe UI Symbol" w:hAnsi="Segoe UI Symbol"/>
              </w:rPr>
            </w:pPr>
            <w:del w:id="54" w:author="Kush Khalasi" w:date="2026-07-15T15:23:00Z" w16du:dateUtc="2026-07-15T09:53:00Z">
              <w:r w:rsidRPr="002144B5" w:rsidDel="00E83B76">
                <w:rPr>
                  <w:rFonts w:ascii="Segoe UI Symbol" w:hAnsi="Segoe UI Symbol"/>
                </w:rPr>
                <w:delText>6</w:delText>
              </w:r>
            </w:del>
          </w:p>
        </w:tc>
        <w:tc>
          <w:tcPr>
            <w:tcW w:w="1710" w:type="dxa"/>
          </w:tcPr>
          <w:p w14:paraId="7EABBC74" w14:textId="49CF626A" w:rsidR="004C10D0" w:rsidRPr="002144B5" w:rsidDel="00E83B76" w:rsidRDefault="004C10D0" w:rsidP="002F0E2F">
            <w:pPr>
              <w:tabs>
                <w:tab w:val="left" w:pos="5100"/>
              </w:tabs>
              <w:spacing w:line="276" w:lineRule="auto"/>
              <w:ind w:left="0" w:firstLine="0"/>
              <w:rPr>
                <w:del w:id="55" w:author="Kush Khalasi" w:date="2026-07-15T15:23:00Z" w16du:dateUtc="2026-07-15T09:53:00Z"/>
                <w:rFonts w:ascii="Segoe UI Symbol" w:hAnsi="Segoe UI Symbol"/>
              </w:rPr>
            </w:pPr>
            <w:del w:id="56" w:author="Kush Khalasi" w:date="2026-07-15T15:23:00Z" w16du:dateUtc="2026-07-15T09:53:00Z">
              <w:r w:rsidRPr="002144B5" w:rsidDel="00E83B76">
                <w:rPr>
                  <w:rFonts w:ascii="Segoe UI Symbol" w:hAnsi="Segoe UI Symbol"/>
                </w:rPr>
                <w:delText>Phoenix</w:delText>
              </w:r>
            </w:del>
          </w:p>
        </w:tc>
        <w:tc>
          <w:tcPr>
            <w:tcW w:w="6570" w:type="dxa"/>
          </w:tcPr>
          <w:p w14:paraId="1D69A1FB" w14:textId="663B9F05" w:rsidR="004C10D0" w:rsidRPr="002144B5" w:rsidDel="00E83B76" w:rsidRDefault="004C10D0" w:rsidP="002F0E2F">
            <w:pPr>
              <w:tabs>
                <w:tab w:val="left" w:pos="5100"/>
              </w:tabs>
              <w:spacing w:line="276" w:lineRule="auto"/>
              <w:ind w:left="0" w:firstLine="0"/>
              <w:rPr>
                <w:del w:id="57" w:author="Kush Khalasi" w:date="2026-07-15T15:23:00Z" w16du:dateUtc="2026-07-15T09:53:00Z"/>
                <w:rFonts w:ascii="Segoe UI Symbol" w:hAnsi="Segoe UI Symbol"/>
              </w:rPr>
            </w:pPr>
            <w:del w:id="58" w:author="Kush Khalasi" w:date="2026-07-15T15:23:00Z" w16du:dateUtc="2026-07-15T09:53:00Z">
              <w:r w:rsidRPr="002144B5" w:rsidDel="00E83B76">
                <w:rPr>
                  <w:rFonts w:ascii="Segoe UI Symbol" w:hAnsi="Segoe UI Symbol"/>
                </w:rPr>
                <w:delText>40 North Central Avenue, 22nd Floor, Phoenix, AZ 85004</w:delText>
              </w:r>
            </w:del>
          </w:p>
        </w:tc>
      </w:tr>
      <w:tr w:rsidR="004C10D0" w:rsidDel="00E83B76" w14:paraId="4BF05F6E" w14:textId="0706378D" w:rsidTr="002F0E2F">
        <w:trPr>
          <w:del w:id="59" w:author="Kush Khalasi" w:date="2026-07-15T15:23:00Z"/>
        </w:trPr>
        <w:tc>
          <w:tcPr>
            <w:tcW w:w="900" w:type="dxa"/>
          </w:tcPr>
          <w:p w14:paraId="2BD0E7C0" w14:textId="05150A4A" w:rsidR="004C10D0" w:rsidRPr="002144B5" w:rsidDel="00E83B76" w:rsidRDefault="004C10D0" w:rsidP="002F0E2F">
            <w:pPr>
              <w:tabs>
                <w:tab w:val="left" w:pos="5100"/>
              </w:tabs>
              <w:spacing w:line="276" w:lineRule="auto"/>
              <w:ind w:left="0" w:firstLine="0"/>
              <w:jc w:val="center"/>
              <w:rPr>
                <w:del w:id="60" w:author="Kush Khalasi" w:date="2026-07-15T15:23:00Z" w16du:dateUtc="2026-07-15T09:53:00Z"/>
                <w:rFonts w:ascii="Segoe UI Symbol" w:hAnsi="Segoe UI Symbol"/>
              </w:rPr>
            </w:pPr>
            <w:del w:id="61" w:author="Kush Khalasi" w:date="2026-07-15T15:23:00Z" w16du:dateUtc="2026-07-15T09:53:00Z">
              <w:r w:rsidRPr="002144B5" w:rsidDel="00E83B76">
                <w:rPr>
                  <w:rFonts w:ascii="Segoe UI Symbol" w:hAnsi="Segoe UI Symbol"/>
                </w:rPr>
                <w:delText>7</w:delText>
              </w:r>
            </w:del>
          </w:p>
        </w:tc>
        <w:tc>
          <w:tcPr>
            <w:tcW w:w="1710" w:type="dxa"/>
          </w:tcPr>
          <w:p w14:paraId="085785CC" w14:textId="74884F46" w:rsidR="004C10D0" w:rsidRPr="002144B5" w:rsidDel="00E83B76" w:rsidRDefault="004C10D0" w:rsidP="002F0E2F">
            <w:pPr>
              <w:tabs>
                <w:tab w:val="left" w:pos="5100"/>
              </w:tabs>
              <w:spacing w:line="276" w:lineRule="auto"/>
              <w:ind w:left="0" w:firstLine="0"/>
              <w:rPr>
                <w:del w:id="62" w:author="Kush Khalasi" w:date="2026-07-15T15:23:00Z" w16du:dateUtc="2026-07-15T09:53:00Z"/>
                <w:rFonts w:ascii="Segoe UI Symbol" w:hAnsi="Segoe UI Symbol"/>
              </w:rPr>
            </w:pPr>
            <w:del w:id="63" w:author="Kush Khalasi" w:date="2026-07-15T15:23:00Z" w16du:dateUtc="2026-07-15T09:53:00Z">
              <w:r w:rsidRPr="002144B5" w:rsidDel="00E83B76">
                <w:rPr>
                  <w:rFonts w:ascii="Segoe UI Symbol" w:hAnsi="Segoe UI Symbol"/>
                </w:rPr>
                <w:delText>Mississauga</w:delText>
              </w:r>
            </w:del>
          </w:p>
        </w:tc>
        <w:tc>
          <w:tcPr>
            <w:tcW w:w="6570" w:type="dxa"/>
          </w:tcPr>
          <w:p w14:paraId="20B49CCE" w14:textId="0204A3A2" w:rsidR="004C10D0" w:rsidRPr="002144B5" w:rsidDel="00E83B76" w:rsidRDefault="004C10D0" w:rsidP="002F0E2F">
            <w:pPr>
              <w:tabs>
                <w:tab w:val="left" w:pos="5100"/>
              </w:tabs>
              <w:spacing w:line="276" w:lineRule="auto"/>
              <w:ind w:left="0" w:firstLine="0"/>
              <w:rPr>
                <w:del w:id="64" w:author="Kush Khalasi" w:date="2026-07-15T15:23:00Z" w16du:dateUtc="2026-07-15T09:53:00Z"/>
                <w:rFonts w:ascii="Segoe UI Symbol" w:hAnsi="Segoe UI Symbol"/>
              </w:rPr>
            </w:pPr>
            <w:del w:id="65" w:author="Kush Khalasi" w:date="2026-07-15T15:23:00Z" w16du:dateUtc="2026-07-15T09:53:00Z">
              <w:r w:rsidRPr="002144B5" w:rsidDel="00E83B76">
                <w:rPr>
                  <w:rFonts w:ascii="Segoe UI Symbol" w:hAnsi="Segoe UI Symbol"/>
                </w:rPr>
                <w:delText>5450 Explorer Drive, Suite 300, Mississauga, ON L4W 5M1, Canada</w:delText>
              </w:r>
            </w:del>
          </w:p>
        </w:tc>
      </w:tr>
      <w:tr w:rsidR="004C10D0" w:rsidDel="00E83B76" w14:paraId="2C3D371C" w14:textId="0C4CF9B3" w:rsidTr="002F0E2F">
        <w:trPr>
          <w:del w:id="66" w:author="Kush Khalasi" w:date="2026-07-15T15:23:00Z"/>
        </w:trPr>
        <w:tc>
          <w:tcPr>
            <w:tcW w:w="900" w:type="dxa"/>
          </w:tcPr>
          <w:p w14:paraId="5F89DB92" w14:textId="1E9CB7BF" w:rsidR="004C10D0" w:rsidRPr="002144B5" w:rsidDel="00E83B76" w:rsidRDefault="004C10D0" w:rsidP="002F0E2F">
            <w:pPr>
              <w:tabs>
                <w:tab w:val="left" w:pos="5100"/>
              </w:tabs>
              <w:spacing w:line="276" w:lineRule="auto"/>
              <w:ind w:left="0" w:firstLine="0"/>
              <w:jc w:val="center"/>
              <w:rPr>
                <w:del w:id="67" w:author="Kush Khalasi" w:date="2026-07-15T15:23:00Z" w16du:dateUtc="2026-07-15T09:53:00Z"/>
                <w:rFonts w:ascii="Segoe UI Symbol" w:hAnsi="Segoe UI Symbol"/>
              </w:rPr>
            </w:pPr>
            <w:del w:id="68" w:author="Kush Khalasi" w:date="2026-07-15T15:23:00Z" w16du:dateUtc="2026-07-15T09:53:00Z">
              <w:r w:rsidRPr="002144B5" w:rsidDel="00E83B76">
                <w:rPr>
                  <w:rFonts w:ascii="Segoe UI Symbol" w:hAnsi="Segoe UI Symbol"/>
                </w:rPr>
                <w:delText>8</w:delText>
              </w:r>
            </w:del>
          </w:p>
        </w:tc>
        <w:tc>
          <w:tcPr>
            <w:tcW w:w="1710" w:type="dxa"/>
          </w:tcPr>
          <w:p w14:paraId="46B95D5C" w14:textId="6589BF15" w:rsidR="004C10D0" w:rsidRPr="002144B5" w:rsidDel="00E83B76" w:rsidRDefault="004C10D0" w:rsidP="002F0E2F">
            <w:pPr>
              <w:tabs>
                <w:tab w:val="left" w:pos="5100"/>
              </w:tabs>
              <w:spacing w:line="276" w:lineRule="auto"/>
              <w:ind w:left="0" w:firstLine="0"/>
              <w:rPr>
                <w:del w:id="69" w:author="Kush Khalasi" w:date="2026-07-15T15:23:00Z" w16du:dateUtc="2026-07-15T09:53:00Z"/>
                <w:rFonts w:ascii="Segoe UI Symbol" w:hAnsi="Segoe UI Symbol"/>
              </w:rPr>
            </w:pPr>
            <w:del w:id="70" w:author="Kush Khalasi" w:date="2026-07-15T15:23:00Z" w16du:dateUtc="2026-07-15T09:53:00Z">
              <w:r w:rsidRPr="002144B5" w:rsidDel="00E83B76">
                <w:rPr>
                  <w:rFonts w:ascii="Segoe UI Symbol" w:hAnsi="Segoe UI Symbol"/>
                </w:rPr>
                <w:delText>Vancouver</w:delText>
              </w:r>
            </w:del>
          </w:p>
        </w:tc>
        <w:tc>
          <w:tcPr>
            <w:tcW w:w="6570" w:type="dxa"/>
          </w:tcPr>
          <w:p w14:paraId="503F6CC9" w14:textId="3E598B97" w:rsidR="004C10D0" w:rsidRPr="002144B5" w:rsidDel="00E83B76" w:rsidRDefault="004C10D0" w:rsidP="002F0E2F">
            <w:pPr>
              <w:tabs>
                <w:tab w:val="left" w:pos="5100"/>
              </w:tabs>
              <w:spacing w:line="276" w:lineRule="auto"/>
              <w:ind w:left="0" w:firstLine="0"/>
              <w:rPr>
                <w:del w:id="71" w:author="Kush Khalasi" w:date="2026-07-15T15:23:00Z" w16du:dateUtc="2026-07-15T09:53:00Z"/>
                <w:rFonts w:ascii="Segoe UI Symbol" w:hAnsi="Segoe UI Symbol"/>
              </w:rPr>
            </w:pPr>
            <w:del w:id="72" w:author="Kush Khalasi" w:date="2026-07-15T15:23:00Z" w16du:dateUtc="2026-07-15T09:53:00Z">
              <w:r w:rsidRPr="002144B5" w:rsidDel="00E83B76">
                <w:rPr>
                  <w:rFonts w:ascii="Segoe UI Symbol" w:hAnsi="Segoe UI Symbol"/>
                </w:rPr>
                <w:delText>Suite 300 – 225, West 8th Avenue, Vancouver, CA</w:delText>
              </w:r>
            </w:del>
          </w:p>
        </w:tc>
      </w:tr>
      <w:tr w:rsidR="004C10D0" w:rsidDel="00E83B76" w14:paraId="4EEA3760" w14:textId="55D1157D" w:rsidTr="002F0E2F">
        <w:trPr>
          <w:del w:id="73" w:author="Kush Khalasi" w:date="2026-07-15T15:23:00Z"/>
        </w:trPr>
        <w:tc>
          <w:tcPr>
            <w:tcW w:w="900" w:type="dxa"/>
          </w:tcPr>
          <w:p w14:paraId="4377E9B7" w14:textId="186B03A2" w:rsidR="004C10D0" w:rsidRPr="002144B5" w:rsidDel="00E83B76" w:rsidRDefault="004C10D0" w:rsidP="002F0E2F">
            <w:pPr>
              <w:tabs>
                <w:tab w:val="left" w:pos="5100"/>
              </w:tabs>
              <w:spacing w:line="276" w:lineRule="auto"/>
              <w:ind w:left="0" w:firstLine="0"/>
              <w:jc w:val="center"/>
              <w:rPr>
                <w:del w:id="74" w:author="Kush Khalasi" w:date="2026-07-15T15:23:00Z" w16du:dateUtc="2026-07-15T09:53:00Z"/>
                <w:rFonts w:ascii="Segoe UI Symbol" w:hAnsi="Segoe UI Symbol"/>
              </w:rPr>
            </w:pPr>
            <w:del w:id="75" w:author="Kush Khalasi" w:date="2026-07-15T15:23:00Z" w16du:dateUtc="2026-07-15T09:53:00Z">
              <w:r w:rsidRPr="002144B5" w:rsidDel="00E83B76">
                <w:rPr>
                  <w:rFonts w:ascii="Segoe UI Symbol" w:hAnsi="Segoe UI Symbol"/>
                </w:rPr>
                <w:delText>9</w:delText>
              </w:r>
            </w:del>
          </w:p>
        </w:tc>
        <w:tc>
          <w:tcPr>
            <w:tcW w:w="1710" w:type="dxa"/>
          </w:tcPr>
          <w:p w14:paraId="6A4DE253" w14:textId="62E2D4AC" w:rsidR="004C10D0" w:rsidRPr="002144B5" w:rsidDel="00E83B76" w:rsidRDefault="004C10D0" w:rsidP="002F0E2F">
            <w:pPr>
              <w:tabs>
                <w:tab w:val="left" w:pos="5100"/>
              </w:tabs>
              <w:spacing w:line="276" w:lineRule="auto"/>
              <w:ind w:left="0" w:firstLine="0"/>
              <w:rPr>
                <w:del w:id="76" w:author="Kush Khalasi" w:date="2026-07-15T15:23:00Z" w16du:dateUtc="2026-07-15T09:53:00Z"/>
                <w:rFonts w:ascii="Segoe UI Symbol" w:hAnsi="Segoe UI Symbol"/>
              </w:rPr>
            </w:pPr>
            <w:del w:id="77" w:author="Kush Khalasi" w:date="2026-07-15T15:23:00Z" w16du:dateUtc="2026-07-15T09:53:00Z">
              <w:r w:rsidRPr="002144B5" w:rsidDel="00E83B76">
                <w:rPr>
                  <w:rFonts w:ascii="Segoe UI Symbol" w:hAnsi="Segoe UI Symbol"/>
                </w:rPr>
                <w:delText>London</w:delText>
              </w:r>
            </w:del>
          </w:p>
        </w:tc>
        <w:tc>
          <w:tcPr>
            <w:tcW w:w="6570" w:type="dxa"/>
          </w:tcPr>
          <w:p w14:paraId="48F089FB" w14:textId="7D52353B" w:rsidR="004C10D0" w:rsidRPr="002144B5" w:rsidDel="00E83B76" w:rsidRDefault="004C10D0" w:rsidP="002F0E2F">
            <w:pPr>
              <w:tabs>
                <w:tab w:val="left" w:pos="5100"/>
              </w:tabs>
              <w:spacing w:line="276" w:lineRule="auto"/>
              <w:ind w:left="0" w:firstLine="0"/>
              <w:rPr>
                <w:del w:id="78" w:author="Kush Khalasi" w:date="2026-07-15T15:23:00Z" w16du:dateUtc="2026-07-15T09:53:00Z"/>
                <w:rFonts w:ascii="Segoe UI Symbol" w:hAnsi="Segoe UI Symbol"/>
              </w:rPr>
            </w:pPr>
            <w:del w:id="79" w:author="Kush Khalasi" w:date="2026-07-15T15:23:00Z" w16du:dateUtc="2026-07-15T09:53:00Z">
              <w:r w:rsidRPr="002144B5" w:rsidDel="00E83B76">
                <w:rPr>
                  <w:rFonts w:ascii="Segoe UI Symbol" w:hAnsi="Segoe UI Symbol"/>
                </w:rPr>
                <w:delText>Floor 4, Office 106, 51 Eastcheap, London, EC3M 1DT, United Kingdom</w:delText>
              </w:r>
            </w:del>
          </w:p>
        </w:tc>
      </w:tr>
      <w:tr w:rsidR="004C10D0" w:rsidDel="00E83B76" w14:paraId="448190DE" w14:textId="01B6C109" w:rsidTr="002F0E2F">
        <w:trPr>
          <w:del w:id="80" w:author="Kush Khalasi" w:date="2026-07-15T15:23:00Z"/>
        </w:trPr>
        <w:tc>
          <w:tcPr>
            <w:tcW w:w="900" w:type="dxa"/>
          </w:tcPr>
          <w:p w14:paraId="0A5B4BE0" w14:textId="0F43BC52" w:rsidR="004C10D0" w:rsidRPr="002144B5" w:rsidDel="00E83B76" w:rsidRDefault="004C10D0" w:rsidP="002F0E2F">
            <w:pPr>
              <w:tabs>
                <w:tab w:val="left" w:pos="5100"/>
              </w:tabs>
              <w:spacing w:line="276" w:lineRule="auto"/>
              <w:ind w:left="0" w:firstLine="0"/>
              <w:jc w:val="center"/>
              <w:rPr>
                <w:del w:id="81" w:author="Kush Khalasi" w:date="2026-07-15T15:23:00Z" w16du:dateUtc="2026-07-15T09:53:00Z"/>
                <w:rFonts w:ascii="Segoe UI Symbol" w:hAnsi="Segoe UI Symbol"/>
              </w:rPr>
            </w:pPr>
            <w:del w:id="82" w:author="Kush Khalasi" w:date="2026-07-15T15:23:00Z" w16du:dateUtc="2026-07-15T09:53:00Z">
              <w:r w:rsidRPr="002144B5" w:rsidDel="00E83B76">
                <w:rPr>
                  <w:rFonts w:ascii="Segoe UI Symbol" w:hAnsi="Segoe UI Symbol"/>
                </w:rPr>
                <w:delText>10</w:delText>
              </w:r>
            </w:del>
          </w:p>
        </w:tc>
        <w:tc>
          <w:tcPr>
            <w:tcW w:w="1710" w:type="dxa"/>
          </w:tcPr>
          <w:p w14:paraId="6B7A765C" w14:textId="6BBBFB7A" w:rsidR="004C10D0" w:rsidRPr="002144B5" w:rsidDel="00E83B76" w:rsidRDefault="004C10D0" w:rsidP="002F0E2F">
            <w:pPr>
              <w:tabs>
                <w:tab w:val="left" w:pos="5100"/>
              </w:tabs>
              <w:spacing w:line="276" w:lineRule="auto"/>
              <w:ind w:left="0" w:firstLine="0"/>
              <w:rPr>
                <w:del w:id="83" w:author="Kush Khalasi" w:date="2026-07-15T15:23:00Z" w16du:dateUtc="2026-07-15T09:53:00Z"/>
                <w:rFonts w:ascii="Segoe UI Symbol" w:hAnsi="Segoe UI Symbol"/>
              </w:rPr>
            </w:pPr>
            <w:del w:id="84" w:author="Kush Khalasi" w:date="2026-07-15T15:23:00Z" w16du:dateUtc="2026-07-15T09:53:00Z">
              <w:r w:rsidRPr="002144B5" w:rsidDel="00E83B76">
                <w:rPr>
                  <w:rFonts w:ascii="Segoe UI Symbol" w:hAnsi="Segoe UI Symbol"/>
                </w:rPr>
                <w:delText>Frankfurt</w:delText>
              </w:r>
            </w:del>
          </w:p>
        </w:tc>
        <w:tc>
          <w:tcPr>
            <w:tcW w:w="6570" w:type="dxa"/>
          </w:tcPr>
          <w:p w14:paraId="541BAB25" w14:textId="38F09CA9" w:rsidR="004C10D0" w:rsidRPr="002144B5" w:rsidDel="00E83B76" w:rsidRDefault="004C10D0" w:rsidP="002F0E2F">
            <w:pPr>
              <w:tabs>
                <w:tab w:val="left" w:pos="5100"/>
              </w:tabs>
              <w:spacing w:line="276" w:lineRule="auto"/>
              <w:ind w:left="0" w:firstLine="0"/>
              <w:rPr>
                <w:del w:id="85" w:author="Kush Khalasi" w:date="2026-07-15T15:23:00Z" w16du:dateUtc="2026-07-15T09:53:00Z"/>
                <w:rFonts w:ascii="Segoe UI Symbol" w:hAnsi="Segoe UI Symbol"/>
              </w:rPr>
            </w:pPr>
            <w:del w:id="86" w:author="Kush Khalasi" w:date="2026-07-15T15:23:00Z" w16du:dateUtc="2026-07-15T09:53:00Z">
              <w:r w:rsidRPr="002144B5" w:rsidDel="00E83B76">
                <w:rPr>
                  <w:rFonts w:ascii="Segoe UI Symbol" w:hAnsi="Segoe UI Symbol"/>
                </w:rPr>
                <w:delText>Kaiserstraße 38, 60329, Frankfurt, Germany</w:delText>
              </w:r>
            </w:del>
          </w:p>
        </w:tc>
      </w:tr>
      <w:tr w:rsidR="004C10D0" w:rsidDel="00E83B76" w14:paraId="70D79B78" w14:textId="515B0556" w:rsidTr="002F0E2F">
        <w:trPr>
          <w:del w:id="87" w:author="Kush Khalasi" w:date="2026-07-15T15:23:00Z"/>
        </w:trPr>
        <w:tc>
          <w:tcPr>
            <w:tcW w:w="900" w:type="dxa"/>
          </w:tcPr>
          <w:p w14:paraId="399F7A1A" w14:textId="49B2CE4D" w:rsidR="004C10D0" w:rsidRPr="002144B5" w:rsidDel="00E83B76" w:rsidRDefault="004C10D0" w:rsidP="002F0E2F">
            <w:pPr>
              <w:tabs>
                <w:tab w:val="left" w:pos="5100"/>
              </w:tabs>
              <w:spacing w:line="276" w:lineRule="auto"/>
              <w:ind w:left="0" w:firstLine="0"/>
              <w:jc w:val="center"/>
              <w:rPr>
                <w:del w:id="88" w:author="Kush Khalasi" w:date="2026-07-15T15:23:00Z" w16du:dateUtc="2026-07-15T09:53:00Z"/>
                <w:rFonts w:ascii="Segoe UI Symbol" w:hAnsi="Segoe UI Symbol"/>
              </w:rPr>
            </w:pPr>
            <w:del w:id="89" w:author="Kush Khalasi" w:date="2026-07-15T15:23:00Z" w16du:dateUtc="2026-07-15T09:53:00Z">
              <w:r w:rsidRPr="002144B5" w:rsidDel="00E83B76">
                <w:rPr>
                  <w:rFonts w:ascii="Segoe UI Symbol" w:hAnsi="Segoe UI Symbol"/>
                </w:rPr>
                <w:delText>11</w:delText>
              </w:r>
            </w:del>
          </w:p>
        </w:tc>
        <w:tc>
          <w:tcPr>
            <w:tcW w:w="1710" w:type="dxa"/>
          </w:tcPr>
          <w:p w14:paraId="361C0F0A" w14:textId="240588CC" w:rsidR="004C10D0" w:rsidRPr="002144B5" w:rsidDel="00E83B76" w:rsidRDefault="004C10D0" w:rsidP="002F0E2F">
            <w:pPr>
              <w:tabs>
                <w:tab w:val="left" w:pos="5100"/>
              </w:tabs>
              <w:spacing w:line="276" w:lineRule="auto"/>
              <w:ind w:left="0" w:firstLine="0"/>
              <w:rPr>
                <w:del w:id="90" w:author="Kush Khalasi" w:date="2026-07-15T15:23:00Z" w16du:dateUtc="2026-07-15T09:53:00Z"/>
                <w:rFonts w:ascii="Segoe UI Symbol" w:hAnsi="Segoe UI Symbol"/>
              </w:rPr>
            </w:pPr>
            <w:del w:id="91" w:author="Kush Khalasi" w:date="2026-07-15T15:23:00Z" w16du:dateUtc="2026-07-15T09:53:00Z">
              <w:r w:rsidRPr="002144B5" w:rsidDel="00E83B76">
                <w:rPr>
                  <w:rFonts w:ascii="Segoe UI Symbol" w:hAnsi="Segoe UI Symbol"/>
                </w:rPr>
                <w:delText>Sofia</w:delText>
              </w:r>
            </w:del>
          </w:p>
        </w:tc>
        <w:tc>
          <w:tcPr>
            <w:tcW w:w="6570" w:type="dxa"/>
          </w:tcPr>
          <w:p w14:paraId="6D79B312" w14:textId="3CB39B56" w:rsidR="004C10D0" w:rsidRPr="002144B5" w:rsidDel="00E83B76" w:rsidRDefault="004C10D0" w:rsidP="002F0E2F">
            <w:pPr>
              <w:tabs>
                <w:tab w:val="left" w:pos="5100"/>
              </w:tabs>
              <w:spacing w:line="276" w:lineRule="auto"/>
              <w:ind w:left="0" w:firstLine="0"/>
              <w:rPr>
                <w:del w:id="92" w:author="Kush Khalasi" w:date="2026-07-15T15:23:00Z" w16du:dateUtc="2026-07-15T09:53:00Z"/>
                <w:rFonts w:ascii="Segoe UI Symbol" w:hAnsi="Segoe UI Symbol"/>
              </w:rPr>
            </w:pPr>
            <w:del w:id="93" w:author="Kush Khalasi" w:date="2026-07-15T15:23:00Z" w16du:dateUtc="2026-07-15T09:53:00Z">
              <w:r w:rsidRPr="002144B5" w:rsidDel="00E83B76">
                <w:rPr>
                  <w:rFonts w:ascii="Segoe UI Symbol" w:hAnsi="Segoe UI Symbol"/>
                </w:rPr>
                <w:delText>Capital Fort 90, “Tzarigradsko shose” Blvd., Sofia, Bulgaria</w:delText>
              </w:r>
            </w:del>
          </w:p>
        </w:tc>
      </w:tr>
      <w:tr w:rsidR="004C10D0" w:rsidDel="00E83B76" w14:paraId="6EAD3DFB" w14:textId="231FDB0D" w:rsidTr="002F0E2F">
        <w:trPr>
          <w:del w:id="94" w:author="Kush Khalasi" w:date="2026-07-15T15:23:00Z"/>
        </w:trPr>
        <w:tc>
          <w:tcPr>
            <w:tcW w:w="900" w:type="dxa"/>
          </w:tcPr>
          <w:p w14:paraId="1A743405" w14:textId="16265035" w:rsidR="004C10D0" w:rsidRPr="002144B5" w:rsidDel="00E83B76" w:rsidRDefault="004C10D0" w:rsidP="002F0E2F">
            <w:pPr>
              <w:tabs>
                <w:tab w:val="left" w:pos="5100"/>
              </w:tabs>
              <w:spacing w:line="276" w:lineRule="auto"/>
              <w:ind w:left="0" w:firstLine="0"/>
              <w:jc w:val="center"/>
              <w:rPr>
                <w:del w:id="95" w:author="Kush Khalasi" w:date="2026-07-15T15:23:00Z" w16du:dateUtc="2026-07-15T09:53:00Z"/>
                <w:rFonts w:ascii="Segoe UI Symbol" w:hAnsi="Segoe UI Symbol"/>
              </w:rPr>
            </w:pPr>
            <w:del w:id="96" w:author="Kush Khalasi" w:date="2026-07-15T15:23:00Z" w16du:dateUtc="2026-07-15T09:53:00Z">
              <w:r w:rsidRPr="002144B5" w:rsidDel="00E83B76">
                <w:rPr>
                  <w:rFonts w:ascii="Segoe UI Symbol" w:hAnsi="Segoe UI Symbol"/>
                </w:rPr>
                <w:delText>12</w:delText>
              </w:r>
            </w:del>
          </w:p>
        </w:tc>
        <w:tc>
          <w:tcPr>
            <w:tcW w:w="1710" w:type="dxa"/>
          </w:tcPr>
          <w:p w14:paraId="76FC6D2B" w14:textId="5E19E7A2" w:rsidR="004C10D0" w:rsidRPr="002144B5" w:rsidDel="00E83B76" w:rsidRDefault="004C10D0" w:rsidP="002F0E2F">
            <w:pPr>
              <w:tabs>
                <w:tab w:val="left" w:pos="5100"/>
              </w:tabs>
              <w:spacing w:line="276" w:lineRule="auto"/>
              <w:ind w:left="0" w:firstLine="0"/>
              <w:rPr>
                <w:del w:id="97" w:author="Kush Khalasi" w:date="2026-07-15T15:23:00Z" w16du:dateUtc="2026-07-15T09:53:00Z"/>
                <w:rFonts w:ascii="Segoe UI Symbol" w:hAnsi="Segoe UI Symbol"/>
              </w:rPr>
            </w:pPr>
            <w:del w:id="98" w:author="Kush Khalasi" w:date="2026-07-15T15:23:00Z" w16du:dateUtc="2026-07-15T09:53:00Z">
              <w:r w:rsidRPr="002144B5" w:rsidDel="00E83B76">
                <w:rPr>
                  <w:rFonts w:ascii="Segoe UI Symbol" w:hAnsi="Segoe UI Symbol"/>
                </w:rPr>
                <w:delText>Krakow</w:delText>
              </w:r>
            </w:del>
          </w:p>
        </w:tc>
        <w:tc>
          <w:tcPr>
            <w:tcW w:w="6570" w:type="dxa"/>
          </w:tcPr>
          <w:p w14:paraId="4CF50428" w14:textId="5525B865" w:rsidR="004C10D0" w:rsidRPr="002144B5" w:rsidDel="00E83B76" w:rsidRDefault="004C10D0" w:rsidP="002F0E2F">
            <w:pPr>
              <w:tabs>
                <w:tab w:val="left" w:pos="5100"/>
              </w:tabs>
              <w:spacing w:line="276" w:lineRule="auto"/>
              <w:ind w:left="0" w:firstLine="0"/>
              <w:rPr>
                <w:del w:id="99" w:author="Kush Khalasi" w:date="2026-07-15T15:23:00Z" w16du:dateUtc="2026-07-15T09:53:00Z"/>
                <w:rFonts w:ascii="Segoe UI Symbol" w:hAnsi="Segoe UI Symbol"/>
              </w:rPr>
            </w:pPr>
            <w:del w:id="100" w:author="Kush Khalasi" w:date="2026-07-15T15:23:00Z" w16du:dateUtc="2026-07-15T09:53:00Z">
              <w:r w:rsidRPr="002144B5" w:rsidDel="00E83B76">
                <w:rPr>
                  <w:rFonts w:ascii="Segoe UI Symbol" w:hAnsi="Segoe UI Symbol"/>
                </w:rPr>
                <w:delText>ul. Wadowicka 3C, floor 2, 30-347 Kraków, Poland</w:delText>
              </w:r>
            </w:del>
          </w:p>
        </w:tc>
      </w:tr>
      <w:tr w:rsidR="004C10D0" w:rsidDel="00E83B76" w14:paraId="3CD52E31" w14:textId="785201AF" w:rsidTr="002F0E2F">
        <w:trPr>
          <w:del w:id="101" w:author="Kush Khalasi" w:date="2026-07-15T15:23:00Z"/>
        </w:trPr>
        <w:tc>
          <w:tcPr>
            <w:tcW w:w="900" w:type="dxa"/>
          </w:tcPr>
          <w:p w14:paraId="072FC305" w14:textId="0EDDE3E7" w:rsidR="004C10D0" w:rsidRPr="002144B5" w:rsidDel="00E83B76" w:rsidRDefault="004C10D0" w:rsidP="002F0E2F">
            <w:pPr>
              <w:tabs>
                <w:tab w:val="left" w:pos="5100"/>
              </w:tabs>
              <w:spacing w:line="276" w:lineRule="auto"/>
              <w:ind w:left="0" w:firstLine="0"/>
              <w:jc w:val="center"/>
              <w:rPr>
                <w:del w:id="102" w:author="Kush Khalasi" w:date="2026-07-15T15:23:00Z" w16du:dateUtc="2026-07-15T09:53:00Z"/>
                <w:rFonts w:ascii="Segoe UI Symbol" w:hAnsi="Segoe UI Symbol"/>
              </w:rPr>
            </w:pPr>
            <w:del w:id="103" w:author="Kush Khalasi" w:date="2026-07-15T15:23:00Z" w16du:dateUtc="2026-07-15T09:53:00Z">
              <w:r w:rsidRPr="002144B5" w:rsidDel="00E83B76">
                <w:rPr>
                  <w:rFonts w:ascii="Segoe UI Symbol" w:hAnsi="Segoe UI Symbol"/>
                </w:rPr>
                <w:delText>1</w:delText>
              </w:r>
              <w:r w:rsidDel="00E83B76">
                <w:rPr>
                  <w:rFonts w:ascii="Segoe UI Symbol" w:hAnsi="Segoe UI Symbol"/>
                </w:rPr>
                <w:delText>3</w:delText>
              </w:r>
            </w:del>
          </w:p>
        </w:tc>
        <w:tc>
          <w:tcPr>
            <w:tcW w:w="1710" w:type="dxa"/>
          </w:tcPr>
          <w:p w14:paraId="4E593B9B" w14:textId="591853C5" w:rsidR="004C10D0" w:rsidRPr="002144B5" w:rsidDel="00E83B76" w:rsidRDefault="004C10D0" w:rsidP="002F0E2F">
            <w:pPr>
              <w:tabs>
                <w:tab w:val="left" w:pos="5100"/>
              </w:tabs>
              <w:spacing w:line="276" w:lineRule="auto"/>
              <w:ind w:left="0" w:firstLine="0"/>
              <w:rPr>
                <w:del w:id="104" w:author="Kush Khalasi" w:date="2026-07-15T15:23:00Z" w16du:dateUtc="2026-07-15T09:53:00Z"/>
                <w:rFonts w:ascii="Segoe UI Symbol" w:hAnsi="Segoe UI Symbol"/>
              </w:rPr>
            </w:pPr>
            <w:del w:id="105" w:author="Kush Khalasi" w:date="2026-07-15T15:23:00Z" w16du:dateUtc="2026-07-15T09:53:00Z">
              <w:r w:rsidRPr="00D32158" w:rsidDel="00E83B76">
                <w:rPr>
                  <w:rFonts w:ascii="Segoe UI Symbol" w:hAnsi="Segoe UI Symbol"/>
                </w:rPr>
                <w:delText>Penang</w:delText>
              </w:r>
            </w:del>
          </w:p>
        </w:tc>
        <w:tc>
          <w:tcPr>
            <w:tcW w:w="6570" w:type="dxa"/>
          </w:tcPr>
          <w:p w14:paraId="50508A44" w14:textId="0B5FE146" w:rsidR="004C10D0" w:rsidRPr="002144B5" w:rsidDel="00E83B76" w:rsidRDefault="004C10D0" w:rsidP="002F0E2F">
            <w:pPr>
              <w:spacing w:line="276" w:lineRule="auto"/>
              <w:ind w:left="0" w:firstLine="0"/>
              <w:jc w:val="left"/>
              <w:rPr>
                <w:del w:id="106" w:author="Kush Khalasi" w:date="2026-07-15T15:23:00Z" w16du:dateUtc="2026-07-15T09:53:00Z"/>
                <w:rFonts w:ascii="Segoe UI Symbol" w:hAnsi="Segoe UI Symbol"/>
              </w:rPr>
            </w:pPr>
            <w:del w:id="107" w:author="Kush Khalasi" w:date="2026-07-15T15:23:00Z" w16du:dateUtc="2026-07-15T09:53:00Z">
              <w:r w:rsidRPr="00D32158" w:rsidDel="00E83B76">
                <w:rPr>
                  <w:rFonts w:ascii="Segoe UI Symbol" w:hAnsi="Segoe UI Symbol"/>
                </w:rPr>
                <w:delText>33-3-123C, Prangin Mall</w:delText>
              </w:r>
              <w:r w:rsidRPr="002144B5" w:rsidDel="00E83B76">
                <w:rPr>
                  <w:rFonts w:ascii="Segoe UI Symbol" w:hAnsi="Segoe UI Symbol"/>
                </w:rPr>
                <w:delText xml:space="preserve"> </w:delText>
              </w:r>
              <w:r w:rsidRPr="00D32158" w:rsidDel="00E83B76">
                <w:rPr>
                  <w:rFonts w:ascii="Segoe UI Symbol" w:hAnsi="Segoe UI Symbol"/>
                </w:rPr>
                <w:delText>Jalan Dr. Lim Chwee Leong</w:delText>
              </w:r>
              <w:r w:rsidRPr="002144B5" w:rsidDel="00E83B76">
                <w:rPr>
                  <w:rFonts w:ascii="Segoe UI Symbol" w:hAnsi="Segoe UI Symbol"/>
                </w:rPr>
                <w:delText xml:space="preserve">, </w:delText>
              </w:r>
              <w:r w:rsidRPr="00D32158" w:rsidDel="00E83B76">
                <w:rPr>
                  <w:rFonts w:ascii="Segoe UI Symbol" w:hAnsi="Segoe UI Symbol"/>
                </w:rPr>
                <w:delText>10100 Georgetown</w:delText>
              </w:r>
              <w:r w:rsidRPr="002144B5" w:rsidDel="00E83B76">
                <w:rPr>
                  <w:rFonts w:ascii="Segoe UI Symbol" w:hAnsi="Segoe UI Symbol"/>
                </w:rPr>
                <w:delText xml:space="preserve">, </w:delText>
              </w:r>
              <w:r w:rsidRPr="00D32158" w:rsidDel="00E83B76">
                <w:rPr>
                  <w:rFonts w:ascii="Segoe UI Symbol" w:hAnsi="Segoe UI Symbol"/>
                </w:rPr>
                <w:delText>Penang, Malaysia</w:delText>
              </w:r>
            </w:del>
          </w:p>
        </w:tc>
      </w:tr>
      <w:tr w:rsidR="004C10D0" w:rsidDel="00E83B76" w14:paraId="7FFC1B4B" w14:textId="54984B10" w:rsidTr="002F0E2F">
        <w:trPr>
          <w:del w:id="108" w:author="Kush Khalasi" w:date="2026-07-15T15:23:00Z"/>
        </w:trPr>
        <w:tc>
          <w:tcPr>
            <w:tcW w:w="900" w:type="dxa"/>
          </w:tcPr>
          <w:p w14:paraId="5959DF52" w14:textId="0E94967B" w:rsidR="004C10D0" w:rsidRPr="002144B5" w:rsidDel="00E83B76" w:rsidRDefault="004C10D0" w:rsidP="002F0E2F">
            <w:pPr>
              <w:tabs>
                <w:tab w:val="left" w:pos="5100"/>
              </w:tabs>
              <w:spacing w:line="276" w:lineRule="auto"/>
              <w:ind w:left="0" w:firstLine="0"/>
              <w:jc w:val="center"/>
              <w:rPr>
                <w:del w:id="109" w:author="Kush Khalasi" w:date="2026-07-15T15:23:00Z" w16du:dateUtc="2026-07-15T09:53:00Z"/>
                <w:rFonts w:ascii="Segoe UI Symbol" w:hAnsi="Segoe UI Symbol"/>
              </w:rPr>
            </w:pPr>
            <w:del w:id="110" w:author="Kush Khalasi" w:date="2026-07-15T15:23:00Z" w16du:dateUtc="2026-07-15T09:53:00Z">
              <w:r w:rsidRPr="002144B5" w:rsidDel="00E83B76">
                <w:rPr>
                  <w:rFonts w:ascii="Segoe UI Symbol" w:hAnsi="Segoe UI Symbol"/>
                </w:rPr>
                <w:delText>1</w:delText>
              </w:r>
              <w:r w:rsidDel="00E83B76">
                <w:rPr>
                  <w:rFonts w:ascii="Segoe UI Symbol" w:hAnsi="Segoe UI Symbol"/>
                </w:rPr>
                <w:delText>4</w:delText>
              </w:r>
            </w:del>
          </w:p>
        </w:tc>
        <w:tc>
          <w:tcPr>
            <w:tcW w:w="1710" w:type="dxa"/>
          </w:tcPr>
          <w:p w14:paraId="67D93E9A" w14:textId="25EF9E62" w:rsidR="004C10D0" w:rsidRPr="002144B5" w:rsidDel="00E83B76" w:rsidRDefault="004C10D0" w:rsidP="002F0E2F">
            <w:pPr>
              <w:tabs>
                <w:tab w:val="left" w:pos="5100"/>
              </w:tabs>
              <w:spacing w:line="276" w:lineRule="auto"/>
              <w:ind w:left="0" w:firstLine="0"/>
              <w:rPr>
                <w:del w:id="111" w:author="Kush Khalasi" w:date="2026-07-15T15:23:00Z" w16du:dateUtc="2026-07-15T09:53:00Z"/>
                <w:rFonts w:ascii="Segoe UI Symbol" w:hAnsi="Segoe UI Symbol"/>
              </w:rPr>
            </w:pPr>
            <w:del w:id="112" w:author="Kush Khalasi" w:date="2026-07-15T15:23:00Z" w16du:dateUtc="2026-07-15T09:53:00Z">
              <w:r w:rsidRPr="002144B5" w:rsidDel="00E83B76">
                <w:rPr>
                  <w:rFonts w:ascii="Segoe UI Symbol" w:hAnsi="Segoe UI Symbol"/>
                </w:rPr>
                <w:delText>New Delhi</w:delText>
              </w:r>
            </w:del>
          </w:p>
        </w:tc>
        <w:tc>
          <w:tcPr>
            <w:tcW w:w="6570" w:type="dxa"/>
          </w:tcPr>
          <w:p w14:paraId="144396C7" w14:textId="1CADDA31" w:rsidR="004C10D0" w:rsidRPr="002144B5" w:rsidDel="00E83B76" w:rsidRDefault="004C10D0" w:rsidP="002F0E2F">
            <w:pPr>
              <w:tabs>
                <w:tab w:val="left" w:pos="5100"/>
              </w:tabs>
              <w:spacing w:line="276" w:lineRule="auto"/>
              <w:ind w:left="0" w:firstLine="0"/>
              <w:rPr>
                <w:del w:id="113" w:author="Kush Khalasi" w:date="2026-07-15T15:23:00Z" w16du:dateUtc="2026-07-15T09:53:00Z"/>
                <w:rFonts w:ascii="Segoe UI Symbol" w:hAnsi="Segoe UI Symbol"/>
              </w:rPr>
            </w:pPr>
            <w:del w:id="114" w:author="Kush Khalasi" w:date="2026-07-15T15:23:00Z" w16du:dateUtc="2026-07-15T09:53:00Z">
              <w:r w:rsidRPr="002144B5" w:rsidDel="00E83B76">
                <w:rPr>
                  <w:rFonts w:ascii="Segoe UI Symbol" w:hAnsi="Segoe UI Symbol"/>
                </w:rPr>
                <w:delText>A41, LG, Espire Campus, Mohan Cooperative Industrial Estate, Main Mathura Road, New Delhi, India 110 044</w:delText>
              </w:r>
            </w:del>
          </w:p>
        </w:tc>
      </w:tr>
      <w:tr w:rsidR="004C10D0" w:rsidDel="00E83B76" w14:paraId="76FFCF64" w14:textId="4757A3C9" w:rsidTr="002F0E2F">
        <w:trPr>
          <w:del w:id="115" w:author="Kush Khalasi" w:date="2026-07-15T15:23:00Z"/>
        </w:trPr>
        <w:tc>
          <w:tcPr>
            <w:tcW w:w="900" w:type="dxa"/>
          </w:tcPr>
          <w:p w14:paraId="05B005A2" w14:textId="21648B5F" w:rsidR="004C10D0" w:rsidRPr="002144B5" w:rsidDel="00E83B76" w:rsidRDefault="004C10D0" w:rsidP="002F0E2F">
            <w:pPr>
              <w:tabs>
                <w:tab w:val="left" w:pos="5100"/>
              </w:tabs>
              <w:spacing w:line="276" w:lineRule="auto"/>
              <w:ind w:left="0" w:firstLine="0"/>
              <w:jc w:val="center"/>
              <w:rPr>
                <w:del w:id="116" w:author="Kush Khalasi" w:date="2026-07-15T15:23:00Z" w16du:dateUtc="2026-07-15T09:53:00Z"/>
                <w:rFonts w:ascii="Segoe UI Symbol" w:hAnsi="Segoe UI Symbol"/>
              </w:rPr>
            </w:pPr>
            <w:del w:id="117" w:author="Kush Khalasi" w:date="2026-07-15T15:23:00Z" w16du:dateUtc="2026-07-15T09:53:00Z">
              <w:r w:rsidRPr="002144B5" w:rsidDel="00E83B76">
                <w:rPr>
                  <w:rFonts w:ascii="Segoe UI Symbol" w:hAnsi="Segoe UI Symbol"/>
                </w:rPr>
                <w:delText>1</w:delText>
              </w:r>
              <w:r w:rsidDel="00E83B76">
                <w:rPr>
                  <w:rFonts w:ascii="Segoe UI Symbol" w:hAnsi="Segoe UI Symbol"/>
                </w:rPr>
                <w:delText>5</w:delText>
              </w:r>
            </w:del>
          </w:p>
        </w:tc>
        <w:tc>
          <w:tcPr>
            <w:tcW w:w="1710" w:type="dxa"/>
          </w:tcPr>
          <w:p w14:paraId="4CD4D538" w14:textId="2055546A" w:rsidR="004C10D0" w:rsidRPr="002144B5" w:rsidDel="00E83B76" w:rsidRDefault="004C10D0" w:rsidP="002F0E2F">
            <w:pPr>
              <w:tabs>
                <w:tab w:val="left" w:pos="5100"/>
              </w:tabs>
              <w:spacing w:line="276" w:lineRule="auto"/>
              <w:ind w:left="0" w:firstLine="0"/>
              <w:rPr>
                <w:del w:id="118" w:author="Kush Khalasi" w:date="2026-07-15T15:23:00Z" w16du:dateUtc="2026-07-15T09:53:00Z"/>
                <w:rFonts w:ascii="Segoe UI Symbol" w:hAnsi="Segoe UI Symbol"/>
              </w:rPr>
            </w:pPr>
            <w:del w:id="119" w:author="Kush Khalasi" w:date="2026-07-15T15:23:00Z" w16du:dateUtc="2026-07-15T09:53:00Z">
              <w:r w:rsidRPr="002144B5" w:rsidDel="00E83B76">
                <w:rPr>
                  <w:rFonts w:ascii="Segoe UI Symbol" w:hAnsi="Segoe UI Symbol"/>
                </w:rPr>
                <w:delText>Noida</w:delText>
              </w:r>
            </w:del>
          </w:p>
        </w:tc>
        <w:tc>
          <w:tcPr>
            <w:tcW w:w="6570" w:type="dxa"/>
          </w:tcPr>
          <w:p w14:paraId="1C04961E" w14:textId="41BB3E73" w:rsidR="004C10D0" w:rsidRPr="002144B5" w:rsidDel="00E83B76" w:rsidRDefault="004C10D0" w:rsidP="002F0E2F">
            <w:pPr>
              <w:tabs>
                <w:tab w:val="left" w:pos="5100"/>
              </w:tabs>
              <w:spacing w:line="276" w:lineRule="auto"/>
              <w:ind w:left="0" w:firstLine="0"/>
              <w:rPr>
                <w:del w:id="120" w:author="Kush Khalasi" w:date="2026-07-15T15:23:00Z" w16du:dateUtc="2026-07-15T09:53:00Z"/>
                <w:rFonts w:ascii="Segoe UI Symbol" w:hAnsi="Segoe UI Symbol"/>
              </w:rPr>
            </w:pPr>
            <w:del w:id="121" w:author="Kush Khalasi" w:date="2026-07-15T15:23:00Z" w16du:dateUtc="2026-07-15T09:53:00Z">
              <w:r w:rsidRPr="002144B5" w:rsidDel="00E83B76">
                <w:rPr>
                  <w:rFonts w:ascii="Segoe UI Symbol" w:hAnsi="Segoe UI Symbol"/>
                </w:rPr>
                <w:delText>5th Floor, V J Business Tower, Sector 125, Noida, India 201303</w:delText>
              </w:r>
            </w:del>
          </w:p>
        </w:tc>
      </w:tr>
      <w:tr w:rsidR="004C10D0" w:rsidDel="00E83B76" w14:paraId="1B2637D7" w14:textId="45D5089B" w:rsidTr="002F0E2F">
        <w:trPr>
          <w:del w:id="122" w:author="Kush Khalasi" w:date="2026-07-15T15:23:00Z"/>
        </w:trPr>
        <w:tc>
          <w:tcPr>
            <w:tcW w:w="900" w:type="dxa"/>
          </w:tcPr>
          <w:p w14:paraId="4EC42F01" w14:textId="2C5E7803" w:rsidR="004C10D0" w:rsidRPr="002144B5" w:rsidDel="00E83B76" w:rsidRDefault="004C10D0" w:rsidP="002F0E2F">
            <w:pPr>
              <w:tabs>
                <w:tab w:val="left" w:pos="5100"/>
              </w:tabs>
              <w:spacing w:line="276" w:lineRule="auto"/>
              <w:ind w:left="0" w:firstLine="0"/>
              <w:jc w:val="center"/>
              <w:rPr>
                <w:del w:id="123" w:author="Kush Khalasi" w:date="2026-07-15T15:23:00Z" w16du:dateUtc="2026-07-15T09:53:00Z"/>
                <w:rFonts w:ascii="Segoe UI Symbol" w:hAnsi="Segoe UI Symbol"/>
              </w:rPr>
            </w:pPr>
            <w:del w:id="124" w:author="Kush Khalasi" w:date="2026-07-15T15:23:00Z" w16du:dateUtc="2026-07-15T09:53:00Z">
              <w:r w:rsidDel="00E83B76">
                <w:rPr>
                  <w:rFonts w:ascii="Segoe UI Symbol" w:hAnsi="Segoe UI Symbol"/>
                </w:rPr>
                <w:delText>16</w:delText>
              </w:r>
            </w:del>
          </w:p>
        </w:tc>
        <w:tc>
          <w:tcPr>
            <w:tcW w:w="1710" w:type="dxa"/>
          </w:tcPr>
          <w:p w14:paraId="574C26FB" w14:textId="03B29FEA" w:rsidR="004C10D0" w:rsidRPr="002144B5" w:rsidDel="00E83B76" w:rsidRDefault="004C10D0" w:rsidP="002F0E2F">
            <w:pPr>
              <w:tabs>
                <w:tab w:val="left" w:pos="5100"/>
              </w:tabs>
              <w:spacing w:line="276" w:lineRule="auto"/>
              <w:ind w:left="0" w:firstLine="0"/>
              <w:rPr>
                <w:del w:id="125" w:author="Kush Khalasi" w:date="2026-07-15T15:23:00Z" w16du:dateUtc="2026-07-15T09:53:00Z"/>
                <w:rFonts w:ascii="Segoe UI Symbol" w:hAnsi="Segoe UI Symbol"/>
              </w:rPr>
            </w:pPr>
            <w:del w:id="126" w:author="Kush Khalasi" w:date="2026-07-15T15:23:00Z" w16du:dateUtc="2026-07-15T09:53:00Z">
              <w:r w:rsidDel="00E83B76">
                <w:rPr>
                  <w:rFonts w:ascii="Segoe UI Symbol" w:hAnsi="Segoe UI Symbol"/>
                </w:rPr>
                <w:delText>Noida</w:delText>
              </w:r>
            </w:del>
          </w:p>
        </w:tc>
        <w:tc>
          <w:tcPr>
            <w:tcW w:w="6570" w:type="dxa"/>
          </w:tcPr>
          <w:p w14:paraId="1F80616C" w14:textId="3DBAE44C" w:rsidR="004C10D0" w:rsidRPr="002144B5" w:rsidDel="00E83B76" w:rsidRDefault="004C10D0" w:rsidP="002F0E2F">
            <w:pPr>
              <w:tabs>
                <w:tab w:val="left" w:pos="5100"/>
              </w:tabs>
              <w:spacing w:line="276" w:lineRule="auto"/>
              <w:ind w:left="0" w:firstLine="0"/>
              <w:rPr>
                <w:del w:id="127" w:author="Kush Khalasi" w:date="2026-07-15T15:23:00Z" w16du:dateUtc="2026-07-15T09:53:00Z"/>
                <w:rFonts w:ascii="Segoe UI Symbol" w:hAnsi="Segoe UI Symbol"/>
              </w:rPr>
            </w:pPr>
            <w:del w:id="128" w:author="Kush Khalasi" w:date="2026-07-15T15:23:00Z" w16du:dateUtc="2026-07-15T09:53:00Z">
              <w:r w:rsidDel="00E83B76">
                <w:rPr>
                  <w:rFonts w:ascii="Segoe UI Symbol" w:hAnsi="Segoe UI Symbol"/>
                </w:rPr>
                <w:delText>6</w:delText>
              </w:r>
              <w:r w:rsidRPr="00E13CBA" w:rsidDel="00E83B76">
                <w:rPr>
                  <w:rFonts w:ascii="Segoe UI Symbol" w:hAnsi="Segoe UI Symbol"/>
                  <w:vertAlign w:val="superscript"/>
                </w:rPr>
                <w:delText>th</w:delText>
              </w:r>
              <w:r w:rsidDel="00E83B76">
                <w:rPr>
                  <w:rFonts w:ascii="Segoe UI Symbol" w:hAnsi="Segoe UI Symbol"/>
                </w:rPr>
                <w:delText xml:space="preserve"> Floor, </w:delText>
              </w:r>
              <w:r w:rsidRPr="00EE6214" w:rsidDel="00E83B76">
                <w:rPr>
                  <w:rFonts w:ascii="Segoe UI Symbol" w:hAnsi="Segoe UI Symbol"/>
                </w:rPr>
                <w:delText>Plot No.C3-C, Jaypee Wishtown, Sector 129, Noida, Uttar Pradesh 201304</w:delText>
              </w:r>
            </w:del>
          </w:p>
        </w:tc>
      </w:tr>
      <w:tr w:rsidR="004C10D0" w:rsidDel="00E83B76" w14:paraId="59455119" w14:textId="62ECD99A" w:rsidTr="002F0E2F">
        <w:trPr>
          <w:del w:id="129" w:author="Kush Khalasi" w:date="2026-07-15T15:23:00Z"/>
        </w:trPr>
        <w:tc>
          <w:tcPr>
            <w:tcW w:w="900" w:type="dxa"/>
          </w:tcPr>
          <w:p w14:paraId="2438F126" w14:textId="699472EB" w:rsidR="004C10D0" w:rsidRPr="002144B5" w:rsidDel="00E83B76" w:rsidRDefault="004C10D0" w:rsidP="002F0E2F">
            <w:pPr>
              <w:tabs>
                <w:tab w:val="left" w:pos="5100"/>
              </w:tabs>
              <w:spacing w:line="276" w:lineRule="auto"/>
              <w:ind w:left="0" w:firstLine="0"/>
              <w:jc w:val="center"/>
              <w:rPr>
                <w:del w:id="130" w:author="Kush Khalasi" w:date="2026-07-15T15:23:00Z" w16du:dateUtc="2026-07-15T09:53:00Z"/>
                <w:rFonts w:ascii="Segoe UI Symbol" w:hAnsi="Segoe UI Symbol"/>
              </w:rPr>
            </w:pPr>
            <w:del w:id="131" w:author="Kush Khalasi" w:date="2026-07-15T15:23:00Z" w16du:dateUtc="2026-07-15T09:53:00Z">
              <w:r w:rsidRPr="002144B5" w:rsidDel="00E83B76">
                <w:rPr>
                  <w:rFonts w:ascii="Segoe UI Symbol" w:hAnsi="Segoe UI Symbol"/>
                </w:rPr>
                <w:delText>1</w:delText>
              </w:r>
              <w:r w:rsidDel="00E83B76">
                <w:rPr>
                  <w:rFonts w:ascii="Segoe UI Symbol" w:hAnsi="Segoe UI Symbol"/>
                </w:rPr>
                <w:delText>7</w:delText>
              </w:r>
            </w:del>
          </w:p>
        </w:tc>
        <w:tc>
          <w:tcPr>
            <w:tcW w:w="1710" w:type="dxa"/>
          </w:tcPr>
          <w:p w14:paraId="37880191" w14:textId="2C74B983" w:rsidR="004C10D0" w:rsidRPr="002144B5" w:rsidDel="00E83B76" w:rsidRDefault="004C10D0" w:rsidP="002F0E2F">
            <w:pPr>
              <w:tabs>
                <w:tab w:val="left" w:pos="5100"/>
              </w:tabs>
              <w:spacing w:line="276" w:lineRule="auto"/>
              <w:ind w:left="0" w:firstLine="0"/>
              <w:rPr>
                <w:del w:id="132" w:author="Kush Khalasi" w:date="2026-07-15T15:23:00Z" w16du:dateUtc="2026-07-15T09:53:00Z"/>
                <w:rFonts w:ascii="Segoe UI Symbol" w:hAnsi="Segoe UI Symbol"/>
              </w:rPr>
            </w:pPr>
            <w:del w:id="133" w:author="Kush Khalasi" w:date="2026-07-15T15:23:00Z" w16du:dateUtc="2026-07-15T09:53:00Z">
              <w:r w:rsidRPr="002144B5" w:rsidDel="00E83B76">
                <w:rPr>
                  <w:rFonts w:ascii="Segoe UI Symbol" w:hAnsi="Segoe UI Symbol"/>
                </w:rPr>
                <w:delText>Kolkata</w:delText>
              </w:r>
            </w:del>
          </w:p>
        </w:tc>
        <w:tc>
          <w:tcPr>
            <w:tcW w:w="6570" w:type="dxa"/>
          </w:tcPr>
          <w:p w14:paraId="77B0EB71" w14:textId="601363E9" w:rsidR="004C10D0" w:rsidRPr="002144B5" w:rsidDel="00E83B76" w:rsidRDefault="004C10D0" w:rsidP="002F0E2F">
            <w:pPr>
              <w:spacing w:line="276" w:lineRule="auto"/>
              <w:ind w:left="0" w:firstLine="0"/>
              <w:jc w:val="left"/>
              <w:rPr>
                <w:del w:id="134" w:author="Kush Khalasi" w:date="2026-07-15T15:23:00Z" w16du:dateUtc="2026-07-15T09:53:00Z"/>
                <w:rFonts w:ascii="Segoe UI Symbol" w:hAnsi="Segoe UI Symbol"/>
              </w:rPr>
            </w:pPr>
            <w:del w:id="135" w:author="Kush Khalasi" w:date="2026-07-15T15:23:00Z" w16du:dateUtc="2026-07-15T09:53:00Z">
              <w:r w:rsidRPr="002144B5" w:rsidDel="00E83B76">
                <w:rPr>
                  <w:rFonts w:ascii="Segoe UI Symbol" w:hAnsi="Segoe UI Symbol"/>
                </w:rPr>
                <w:delText>DLF IT Park 2, Plot No, IIF/1, Block IIF, Action Area II, Newtown, Kolkata, 700135</w:delText>
              </w:r>
            </w:del>
          </w:p>
        </w:tc>
      </w:tr>
      <w:tr w:rsidR="004C10D0" w:rsidDel="00E83B76" w14:paraId="6431A0FD" w14:textId="571A2822" w:rsidTr="002F0E2F">
        <w:trPr>
          <w:del w:id="136" w:author="Kush Khalasi" w:date="2026-07-15T15:23:00Z"/>
        </w:trPr>
        <w:tc>
          <w:tcPr>
            <w:tcW w:w="900" w:type="dxa"/>
          </w:tcPr>
          <w:p w14:paraId="53452072" w14:textId="3C4FB689" w:rsidR="004C10D0" w:rsidRPr="002144B5" w:rsidDel="00E83B76" w:rsidRDefault="004C10D0" w:rsidP="002F0E2F">
            <w:pPr>
              <w:tabs>
                <w:tab w:val="left" w:pos="5100"/>
              </w:tabs>
              <w:spacing w:line="276" w:lineRule="auto"/>
              <w:ind w:left="0" w:firstLine="0"/>
              <w:jc w:val="center"/>
              <w:rPr>
                <w:del w:id="137" w:author="Kush Khalasi" w:date="2026-07-15T15:23:00Z" w16du:dateUtc="2026-07-15T09:53:00Z"/>
                <w:rFonts w:ascii="Segoe UI Symbol" w:hAnsi="Segoe UI Symbol"/>
              </w:rPr>
            </w:pPr>
            <w:del w:id="138" w:author="Kush Khalasi" w:date="2026-07-15T15:23:00Z" w16du:dateUtc="2026-07-15T09:53:00Z">
              <w:r w:rsidRPr="002144B5" w:rsidDel="00E83B76">
                <w:rPr>
                  <w:rFonts w:ascii="Segoe UI Symbol" w:hAnsi="Segoe UI Symbol"/>
                </w:rPr>
                <w:delText>1</w:delText>
              </w:r>
              <w:r w:rsidDel="00E83B76">
                <w:rPr>
                  <w:rFonts w:ascii="Segoe UI Symbol" w:hAnsi="Segoe UI Symbol"/>
                </w:rPr>
                <w:delText>8</w:delText>
              </w:r>
            </w:del>
          </w:p>
        </w:tc>
        <w:tc>
          <w:tcPr>
            <w:tcW w:w="1710" w:type="dxa"/>
          </w:tcPr>
          <w:p w14:paraId="1DFA92A1" w14:textId="6711A730" w:rsidR="004C10D0" w:rsidRPr="002144B5" w:rsidDel="00E83B76" w:rsidRDefault="004C10D0" w:rsidP="002F0E2F">
            <w:pPr>
              <w:tabs>
                <w:tab w:val="left" w:pos="5100"/>
              </w:tabs>
              <w:spacing w:line="276" w:lineRule="auto"/>
              <w:ind w:left="0" w:firstLine="0"/>
              <w:rPr>
                <w:del w:id="139" w:author="Kush Khalasi" w:date="2026-07-15T15:23:00Z" w16du:dateUtc="2026-07-15T09:53:00Z"/>
                <w:rFonts w:ascii="Segoe UI Symbol" w:hAnsi="Segoe UI Symbol"/>
              </w:rPr>
            </w:pPr>
            <w:del w:id="140" w:author="Kush Khalasi" w:date="2026-07-15T15:23:00Z" w16du:dateUtc="2026-07-15T09:53:00Z">
              <w:r w:rsidRPr="002144B5" w:rsidDel="00E83B76">
                <w:rPr>
                  <w:rFonts w:ascii="Segoe UI Symbol" w:hAnsi="Segoe UI Symbol"/>
                </w:rPr>
                <w:delText>Gurugram</w:delText>
              </w:r>
            </w:del>
          </w:p>
        </w:tc>
        <w:tc>
          <w:tcPr>
            <w:tcW w:w="6570" w:type="dxa"/>
          </w:tcPr>
          <w:p w14:paraId="30D7DC77" w14:textId="7DD45DA9" w:rsidR="004C10D0" w:rsidRPr="002144B5" w:rsidDel="00E83B76" w:rsidRDefault="004C10D0" w:rsidP="002F0E2F">
            <w:pPr>
              <w:tabs>
                <w:tab w:val="left" w:pos="5100"/>
              </w:tabs>
              <w:spacing w:line="276" w:lineRule="auto"/>
              <w:ind w:left="0" w:firstLine="0"/>
              <w:rPr>
                <w:del w:id="141" w:author="Kush Khalasi" w:date="2026-07-15T15:23:00Z" w16du:dateUtc="2026-07-15T09:53:00Z"/>
                <w:rFonts w:ascii="Segoe UI Symbol" w:hAnsi="Segoe UI Symbol"/>
              </w:rPr>
            </w:pPr>
            <w:del w:id="142" w:author="Kush Khalasi" w:date="2026-07-15T15:23:00Z" w16du:dateUtc="2026-07-15T09:53:00Z">
              <w:r w:rsidRPr="002144B5" w:rsidDel="00E83B76">
                <w:rPr>
                  <w:rFonts w:ascii="Segoe UI Symbol" w:hAnsi="Segoe UI Symbol"/>
                </w:rPr>
                <w:delText>Novus Tower, Plot 18, Phase-4, Sector 18, Gurugram, Haryana, India 122015</w:delText>
              </w:r>
            </w:del>
          </w:p>
        </w:tc>
      </w:tr>
      <w:tr w:rsidR="004C10D0" w:rsidDel="00E83B76" w14:paraId="091A9C8C" w14:textId="230E5AAC" w:rsidTr="002F0E2F">
        <w:trPr>
          <w:del w:id="143" w:author="Kush Khalasi" w:date="2026-07-15T15:23:00Z"/>
        </w:trPr>
        <w:tc>
          <w:tcPr>
            <w:tcW w:w="900" w:type="dxa"/>
          </w:tcPr>
          <w:p w14:paraId="5EF9E8FE" w14:textId="29F7890A" w:rsidR="004C10D0" w:rsidRPr="002144B5" w:rsidDel="00E83B76" w:rsidRDefault="004C10D0" w:rsidP="002F0E2F">
            <w:pPr>
              <w:tabs>
                <w:tab w:val="left" w:pos="5100"/>
              </w:tabs>
              <w:spacing w:line="276" w:lineRule="auto"/>
              <w:ind w:left="0" w:firstLine="0"/>
              <w:jc w:val="center"/>
              <w:rPr>
                <w:del w:id="144" w:author="Kush Khalasi" w:date="2026-07-15T15:23:00Z" w16du:dateUtc="2026-07-15T09:53:00Z"/>
                <w:rFonts w:ascii="Segoe UI Symbol" w:hAnsi="Segoe UI Symbol"/>
              </w:rPr>
            </w:pPr>
            <w:del w:id="145" w:author="Kush Khalasi" w:date="2026-07-15T15:23:00Z" w16du:dateUtc="2026-07-15T09:53:00Z">
              <w:r w:rsidDel="00E83B76">
                <w:rPr>
                  <w:rFonts w:ascii="Segoe UI Symbol" w:hAnsi="Segoe UI Symbol"/>
                </w:rPr>
                <w:lastRenderedPageBreak/>
                <w:delText>19</w:delText>
              </w:r>
            </w:del>
          </w:p>
        </w:tc>
        <w:tc>
          <w:tcPr>
            <w:tcW w:w="1710" w:type="dxa"/>
          </w:tcPr>
          <w:p w14:paraId="346C455F" w14:textId="7EFAFDF4" w:rsidR="004C10D0" w:rsidRPr="002144B5" w:rsidDel="00E83B76" w:rsidRDefault="004C10D0" w:rsidP="002F0E2F">
            <w:pPr>
              <w:tabs>
                <w:tab w:val="left" w:pos="5100"/>
              </w:tabs>
              <w:spacing w:line="276" w:lineRule="auto"/>
              <w:ind w:left="0" w:firstLine="0"/>
              <w:rPr>
                <w:del w:id="146" w:author="Kush Khalasi" w:date="2026-07-15T15:23:00Z" w16du:dateUtc="2026-07-15T09:53:00Z"/>
                <w:rFonts w:ascii="Segoe UI Symbol" w:hAnsi="Segoe UI Symbol"/>
              </w:rPr>
            </w:pPr>
            <w:del w:id="147" w:author="Kush Khalasi" w:date="2026-07-15T15:23:00Z" w16du:dateUtc="2026-07-15T09:53:00Z">
              <w:r w:rsidRPr="00465E5C" w:rsidDel="00E83B76">
                <w:rPr>
                  <w:rFonts w:ascii="Segoe UI Symbol" w:hAnsi="Segoe UI Symbol"/>
                </w:rPr>
                <w:delText>Hong Kong (Non</w:delText>
              </w:r>
              <w:r w:rsidDel="00E83B76">
                <w:rPr>
                  <w:rFonts w:ascii="Segoe UI Symbol" w:hAnsi="Segoe UI Symbol"/>
                </w:rPr>
                <w:delText>-</w:delText>
              </w:r>
              <w:r w:rsidRPr="00465E5C" w:rsidDel="00E83B76">
                <w:rPr>
                  <w:rFonts w:ascii="Segoe UI Symbol" w:hAnsi="Segoe UI Symbol"/>
                </w:rPr>
                <w:delText>operational registered legal address, employees working from home)</w:delText>
              </w:r>
            </w:del>
          </w:p>
        </w:tc>
        <w:tc>
          <w:tcPr>
            <w:tcW w:w="6570" w:type="dxa"/>
          </w:tcPr>
          <w:p w14:paraId="38AE12F9" w14:textId="17012C54" w:rsidR="004C10D0" w:rsidRPr="002144B5" w:rsidDel="00E83B76" w:rsidRDefault="004C10D0" w:rsidP="002F0E2F">
            <w:pPr>
              <w:tabs>
                <w:tab w:val="left" w:pos="5100"/>
              </w:tabs>
              <w:spacing w:line="276" w:lineRule="auto"/>
              <w:ind w:left="0" w:firstLine="0"/>
              <w:rPr>
                <w:del w:id="148" w:author="Kush Khalasi" w:date="2026-07-15T15:23:00Z" w16du:dateUtc="2026-07-15T09:53:00Z"/>
                <w:rFonts w:ascii="Segoe UI Symbol" w:hAnsi="Segoe UI Symbol"/>
              </w:rPr>
            </w:pPr>
            <w:del w:id="149" w:author="Kush Khalasi" w:date="2026-07-15T15:23:00Z" w16du:dateUtc="2026-07-15T09:53:00Z">
              <w:r w:rsidRPr="00465E5C" w:rsidDel="00E83B76">
                <w:rPr>
                  <w:rFonts w:ascii="Segoe UI Symbol" w:hAnsi="Segoe UI Symbol"/>
                </w:rPr>
                <w:delText>6th Floor, Alexandra House, 18 Chater Road, Central Hong Kong</w:delText>
              </w:r>
            </w:del>
          </w:p>
        </w:tc>
      </w:tr>
    </w:tbl>
    <w:p w14:paraId="59B5BC4F" w14:textId="1013029A" w:rsidR="0048151C" w:rsidRPr="008D7C0F" w:rsidRDefault="00C16FF3" w:rsidP="004C10D0">
      <w:pPr>
        <w:pStyle w:val="Heading1"/>
        <w:ind w:left="-91" w:firstLine="0"/>
        <w:rPr>
          <w:rFonts w:ascii="Segoe UI Symbol" w:hAnsi="Segoe UI Symbol"/>
          <w:b/>
          <w:bCs/>
          <w:sz w:val="28"/>
          <w:szCs w:val="28"/>
        </w:rPr>
      </w:pPr>
      <w:bookmarkStart w:id="150" w:name="_Toc233993841"/>
      <w:r>
        <w:rPr>
          <w:rFonts w:ascii="Segoe UI Symbol" w:hAnsi="Segoe UI Symbol"/>
          <w:b/>
          <w:bCs/>
          <w:sz w:val="28"/>
          <w:szCs w:val="28"/>
        </w:rPr>
        <w:t>PURPOSE OF THIS POLICY</w:t>
      </w:r>
      <w:bookmarkEnd w:id="150"/>
      <w:r w:rsidR="0074122D">
        <w:rPr>
          <w:rFonts w:ascii="Segoe UI Symbol" w:hAnsi="Segoe UI Symbol"/>
          <w:b/>
          <w:bCs/>
          <w:sz w:val="28"/>
          <w:szCs w:val="28"/>
        </w:rPr>
        <w:t xml:space="preserve"> </w:t>
      </w:r>
    </w:p>
    <w:p w14:paraId="62697A10" w14:textId="4FBAC3A7" w:rsidR="008D7C0F" w:rsidRPr="0074122D" w:rsidRDefault="006D3C94" w:rsidP="0074122D">
      <w:pPr>
        <w:tabs>
          <w:tab w:val="left" w:pos="5100"/>
        </w:tabs>
        <w:ind w:left="-90" w:firstLine="0"/>
        <w:rPr>
          <w:rFonts w:ascii="Segoe UI Symbol" w:hAnsi="Segoe UI Symbol"/>
          <w:sz w:val="26"/>
          <w:szCs w:val="26"/>
        </w:rPr>
      </w:pPr>
      <w:r w:rsidRPr="006D3C94">
        <w:rPr>
          <w:rFonts w:ascii="Segoe UI Symbol" w:hAnsi="Segoe UI Symbol"/>
          <w:sz w:val="24"/>
          <w:szCs w:val="24"/>
        </w:rPr>
        <w:t>The purpose of th</w:t>
      </w:r>
      <w:r w:rsidR="00B902B8">
        <w:rPr>
          <w:rFonts w:ascii="Segoe UI Symbol" w:hAnsi="Segoe UI Symbol"/>
          <w:sz w:val="24"/>
          <w:szCs w:val="24"/>
        </w:rPr>
        <w:t>is</w:t>
      </w:r>
      <w:r w:rsidRPr="006D3C94">
        <w:rPr>
          <w:rFonts w:ascii="Segoe UI Symbol" w:hAnsi="Segoe UI Symbol"/>
          <w:sz w:val="24"/>
          <w:szCs w:val="24"/>
        </w:rPr>
        <w:t xml:space="preserve"> Responsible Purchasing Policy is to establish clear guidelines for making procurement decisions that prioritize environmental sustainability, social responsibility, and ethical practices. This policy ensures that </w:t>
      </w:r>
      <w:r w:rsidR="00605550">
        <w:rPr>
          <w:rFonts w:ascii="Segoe UI Symbol" w:hAnsi="Segoe UI Symbol"/>
          <w:sz w:val="24"/>
          <w:szCs w:val="24"/>
        </w:rPr>
        <w:t xml:space="preserve">THE </w:t>
      </w:r>
      <w:r w:rsidRPr="006D3C94">
        <w:rPr>
          <w:rFonts w:ascii="Segoe UI Symbol" w:hAnsi="Segoe UI Symbol"/>
          <w:b/>
          <w:bCs/>
          <w:sz w:val="24"/>
          <w:szCs w:val="24"/>
        </w:rPr>
        <w:t>AML RIGHTSOURCE GROUP</w:t>
      </w:r>
      <w:r w:rsidRPr="006D3C94">
        <w:rPr>
          <w:rFonts w:ascii="Segoe UI Symbol" w:hAnsi="Segoe UI Symbol"/>
          <w:sz w:val="24"/>
          <w:szCs w:val="24"/>
        </w:rPr>
        <w:t xml:space="preserve"> engages in purchasing activities that promote the well-being of society, respect human rights, and minimize environmental impact. It aims to integrate sustainable practices into every aspect of the supply chain, fostering long-term value creation while minimizing risks related to unethical or unsustainable sourcing. By adhering to this policy, AML</w:t>
      </w:r>
      <w:r w:rsidR="00605550">
        <w:rPr>
          <w:rFonts w:ascii="Segoe UI Symbol" w:hAnsi="Segoe UI Symbol"/>
          <w:sz w:val="24"/>
          <w:szCs w:val="24"/>
        </w:rPr>
        <w:t>RS</w:t>
      </w:r>
      <w:r w:rsidRPr="006D3C94">
        <w:rPr>
          <w:rFonts w:ascii="Segoe UI Symbol" w:hAnsi="Segoe UI Symbol"/>
          <w:sz w:val="24"/>
          <w:szCs w:val="24"/>
        </w:rPr>
        <w:t xml:space="preserve"> commits to fostering a responsible and sustainable business environment.</w:t>
      </w:r>
    </w:p>
    <w:p w14:paraId="78E9D6CE" w14:textId="7329A241" w:rsidR="008D7C0F" w:rsidRPr="0074122D" w:rsidRDefault="00C16FF3" w:rsidP="0074122D">
      <w:pPr>
        <w:pStyle w:val="Heading1"/>
        <w:ind w:left="-90" w:firstLine="0"/>
        <w:rPr>
          <w:rFonts w:ascii="Segoe UI Symbol" w:hAnsi="Segoe UI Symbol"/>
          <w:b/>
          <w:bCs/>
          <w:sz w:val="28"/>
          <w:szCs w:val="28"/>
        </w:rPr>
      </w:pPr>
      <w:bookmarkStart w:id="151" w:name="_Toc233993842"/>
      <w:r w:rsidRPr="0074122D">
        <w:rPr>
          <w:rFonts w:ascii="Segoe UI Symbol" w:hAnsi="Segoe UI Symbol"/>
          <w:b/>
          <w:bCs/>
          <w:sz w:val="28"/>
          <w:szCs w:val="28"/>
          <w:lang w:val="en-IN"/>
        </w:rPr>
        <w:t>OUR FOCUS AREAS</w:t>
      </w:r>
      <w:bookmarkEnd w:id="151"/>
    </w:p>
    <w:p w14:paraId="35F56039" w14:textId="79A97E36" w:rsidR="00E273AC" w:rsidRPr="00E273AC" w:rsidRDefault="006D3C94"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Environmental Issues </w:t>
      </w:r>
    </w:p>
    <w:p w14:paraId="45C91072" w14:textId="27A1FAB6" w:rsidR="00751830" w:rsidRPr="00751830" w:rsidRDefault="00751830" w:rsidP="00751830">
      <w:pPr>
        <w:numPr>
          <w:ilvl w:val="0"/>
          <w:numId w:val="3"/>
        </w:numPr>
        <w:tabs>
          <w:tab w:val="left" w:pos="5100"/>
        </w:tabs>
        <w:rPr>
          <w:rFonts w:ascii="Segoe UI Symbol" w:hAnsi="Segoe UI Symbol"/>
          <w:sz w:val="24"/>
          <w:szCs w:val="24"/>
        </w:rPr>
      </w:pPr>
      <w:r w:rsidRPr="00751830">
        <w:rPr>
          <w:rFonts w:ascii="Segoe UI Symbol" w:hAnsi="Segoe UI Symbol"/>
          <w:sz w:val="24"/>
          <w:szCs w:val="24"/>
        </w:rPr>
        <w:t xml:space="preserve">Our goal is to reduce our carbon footprint by choosing suppliers who actively reduce greenhouse gas emissions in their operations and </w:t>
      </w:r>
      <w:r>
        <w:rPr>
          <w:rFonts w:ascii="Segoe UI Symbol" w:hAnsi="Segoe UI Symbol"/>
          <w:sz w:val="24"/>
          <w:szCs w:val="24"/>
        </w:rPr>
        <w:t>logistics</w:t>
      </w:r>
      <w:r w:rsidR="00605550">
        <w:rPr>
          <w:rFonts w:ascii="Segoe UI Symbol" w:hAnsi="Segoe UI Symbol"/>
          <w:sz w:val="24"/>
          <w:szCs w:val="24"/>
        </w:rPr>
        <w:t xml:space="preserve"> to the fullest extent practicable</w:t>
      </w:r>
      <w:r w:rsidRPr="00751830">
        <w:rPr>
          <w:rFonts w:ascii="Segoe UI Symbol" w:hAnsi="Segoe UI Symbol"/>
          <w:sz w:val="24"/>
          <w:szCs w:val="24"/>
        </w:rPr>
        <w:t>.</w:t>
      </w:r>
    </w:p>
    <w:p w14:paraId="4D88AF38" w14:textId="77777777" w:rsidR="00751830" w:rsidRPr="00751830" w:rsidRDefault="00751830" w:rsidP="00751830">
      <w:pPr>
        <w:numPr>
          <w:ilvl w:val="0"/>
          <w:numId w:val="3"/>
        </w:numPr>
        <w:tabs>
          <w:tab w:val="left" w:pos="5100"/>
        </w:tabs>
        <w:rPr>
          <w:rFonts w:ascii="Segoe UI Symbol" w:hAnsi="Segoe UI Symbol"/>
          <w:sz w:val="24"/>
          <w:szCs w:val="24"/>
        </w:rPr>
      </w:pPr>
      <w:r w:rsidRPr="00751830">
        <w:rPr>
          <w:rFonts w:ascii="Segoe UI Symbol" w:hAnsi="Segoe UI Symbol"/>
          <w:sz w:val="24"/>
          <w:szCs w:val="24"/>
        </w:rPr>
        <w:t>We are committed to promoting sustainability by sourcing products made from renewable, recycled, or environmentally friendly materials to support resource conservation.</w:t>
      </w:r>
    </w:p>
    <w:p w14:paraId="43F9E406" w14:textId="2D8DDEF8" w:rsidR="00E273AC" w:rsidRPr="00E273AC" w:rsidRDefault="00751830" w:rsidP="00751830">
      <w:pPr>
        <w:numPr>
          <w:ilvl w:val="0"/>
          <w:numId w:val="3"/>
        </w:numPr>
        <w:tabs>
          <w:tab w:val="left" w:pos="5100"/>
        </w:tabs>
        <w:rPr>
          <w:rFonts w:ascii="Segoe UI Symbol" w:hAnsi="Segoe UI Symbol"/>
          <w:sz w:val="24"/>
          <w:szCs w:val="24"/>
        </w:rPr>
      </w:pPr>
      <w:r w:rsidRPr="00751830">
        <w:rPr>
          <w:rFonts w:ascii="Segoe UI Symbol" w:hAnsi="Segoe UI Symbol"/>
          <w:sz w:val="24"/>
          <w:szCs w:val="24"/>
        </w:rPr>
        <w:t>We prioritize suppliers with recognized environmental certifications, like ISO 14001, to ensure their commitment to sustainable practices.</w:t>
      </w:r>
    </w:p>
    <w:p w14:paraId="71707CDB" w14:textId="18D5C28D" w:rsidR="00E273AC" w:rsidRPr="00E273AC" w:rsidRDefault="006D3C94"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Social Issues</w:t>
      </w:r>
    </w:p>
    <w:p w14:paraId="1DE130EF" w14:textId="77777777"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t>We promote equitable labor practices by partnering with suppliers who ensure fair wages, safe conditions, and non-discrimination.</w:t>
      </w:r>
    </w:p>
    <w:p w14:paraId="631F0A7A" w14:textId="77777777"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lastRenderedPageBreak/>
        <w:t>We support community development by sourcing from suppliers who positively impact local social and economic growth.</w:t>
      </w:r>
    </w:p>
    <w:p w14:paraId="38E1D95D" w14:textId="77777777"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t>We champion diversity and inclusion by collaborating with suppliers who offer equal opportunities and foster inclusive workplaces.</w:t>
      </w:r>
    </w:p>
    <w:p w14:paraId="3B1C6A08" w14:textId="015F5B9D" w:rsidR="008D7C0F" w:rsidRPr="00C16FF3" w:rsidRDefault="00C16FF3" w:rsidP="00C16FF3">
      <w:pPr>
        <w:pStyle w:val="Heading1"/>
        <w:ind w:left="-90" w:firstLine="0"/>
        <w:rPr>
          <w:rFonts w:ascii="Segoe UI Symbol" w:hAnsi="Segoe UI Symbol"/>
          <w:b/>
          <w:bCs/>
          <w:sz w:val="28"/>
          <w:szCs w:val="28"/>
        </w:rPr>
      </w:pPr>
      <w:bookmarkStart w:id="152" w:name="_Toc233993843"/>
      <w:r w:rsidRPr="00C16FF3">
        <w:rPr>
          <w:rFonts w:ascii="Segoe UI Symbol" w:hAnsi="Segoe UI Symbol"/>
          <w:b/>
          <w:bCs/>
          <w:sz w:val="28"/>
          <w:szCs w:val="28"/>
        </w:rPr>
        <w:t>QUALITATIVE GOALS</w:t>
      </w:r>
      <w:bookmarkEnd w:id="152"/>
    </w:p>
    <w:p w14:paraId="2538D82B" w14:textId="79DF84BD" w:rsidR="00013520" w:rsidRPr="00E273AC" w:rsidRDefault="00AE4866" w:rsidP="00013520">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 xml:space="preserve">General </w:t>
      </w:r>
    </w:p>
    <w:p w14:paraId="7933376D" w14:textId="190E3710" w:rsidR="00C66277" w:rsidRPr="00C66277" w:rsidRDefault="00C66277" w:rsidP="00C66277">
      <w:pPr>
        <w:numPr>
          <w:ilvl w:val="0"/>
          <w:numId w:val="3"/>
        </w:numPr>
        <w:tabs>
          <w:tab w:val="left" w:pos="5100"/>
        </w:tabs>
        <w:rPr>
          <w:rFonts w:ascii="Segoe UI Symbol" w:hAnsi="Segoe UI Symbol"/>
          <w:sz w:val="24"/>
          <w:szCs w:val="24"/>
        </w:rPr>
      </w:pPr>
      <w:r w:rsidRPr="00C66277">
        <w:rPr>
          <w:rFonts w:ascii="Segoe UI Symbol" w:hAnsi="Segoe UI Symbol"/>
          <w:sz w:val="24"/>
          <w:szCs w:val="24"/>
        </w:rPr>
        <w:t xml:space="preserve">We </w:t>
      </w:r>
      <w:r w:rsidR="003A7900">
        <w:rPr>
          <w:rFonts w:ascii="Segoe UI Symbol" w:hAnsi="Segoe UI Symbol"/>
          <w:sz w:val="24"/>
          <w:szCs w:val="24"/>
        </w:rPr>
        <w:t>will</w:t>
      </w:r>
      <w:r w:rsidRPr="00C66277">
        <w:rPr>
          <w:rFonts w:ascii="Segoe UI Symbol" w:hAnsi="Segoe UI Symbol"/>
          <w:sz w:val="24"/>
          <w:szCs w:val="24"/>
        </w:rPr>
        <w:t xml:space="preserve"> integrate sustainability into all procurement decisions, ensuring that every purchase supports our environmental, social, and ethical goals.</w:t>
      </w:r>
    </w:p>
    <w:p w14:paraId="3CE24915" w14:textId="1EBBFDF6" w:rsidR="00C66277" w:rsidRPr="00C66277" w:rsidRDefault="00C66277" w:rsidP="00C66277">
      <w:pPr>
        <w:numPr>
          <w:ilvl w:val="0"/>
          <w:numId w:val="3"/>
        </w:numPr>
        <w:tabs>
          <w:tab w:val="left" w:pos="5100"/>
        </w:tabs>
        <w:rPr>
          <w:rFonts w:ascii="Segoe UI Symbol" w:hAnsi="Segoe UI Symbol"/>
          <w:sz w:val="24"/>
          <w:szCs w:val="24"/>
        </w:rPr>
      </w:pPr>
      <w:r w:rsidRPr="00C66277">
        <w:rPr>
          <w:rFonts w:ascii="Segoe UI Symbol" w:hAnsi="Segoe UI Symbol"/>
          <w:sz w:val="24"/>
          <w:szCs w:val="24"/>
        </w:rPr>
        <w:t xml:space="preserve">We </w:t>
      </w:r>
      <w:r w:rsidR="003A7900">
        <w:rPr>
          <w:rFonts w:ascii="Segoe UI Symbol" w:hAnsi="Segoe UI Symbol"/>
          <w:sz w:val="24"/>
          <w:szCs w:val="24"/>
        </w:rPr>
        <w:t>will</w:t>
      </w:r>
      <w:r w:rsidRPr="00C66277">
        <w:rPr>
          <w:rFonts w:ascii="Segoe UI Symbol" w:hAnsi="Segoe UI Symbol"/>
          <w:sz w:val="24"/>
          <w:szCs w:val="24"/>
        </w:rPr>
        <w:t xml:space="preserve"> foster long-term partnerships with suppliers who share our commitment to sustainability and responsible business practices.</w:t>
      </w:r>
    </w:p>
    <w:p w14:paraId="6BD3B9DB" w14:textId="24CBBC18" w:rsidR="00013520" w:rsidRPr="00E273AC" w:rsidRDefault="00C66277" w:rsidP="00C66277">
      <w:pPr>
        <w:numPr>
          <w:ilvl w:val="0"/>
          <w:numId w:val="3"/>
        </w:numPr>
        <w:tabs>
          <w:tab w:val="left" w:pos="5100"/>
        </w:tabs>
        <w:rPr>
          <w:rFonts w:ascii="Segoe UI Symbol" w:hAnsi="Segoe UI Symbol"/>
          <w:sz w:val="24"/>
          <w:szCs w:val="24"/>
        </w:rPr>
      </w:pPr>
      <w:r w:rsidRPr="00C66277">
        <w:rPr>
          <w:rFonts w:ascii="Segoe UI Symbol" w:hAnsi="Segoe UI Symbol"/>
          <w:sz w:val="24"/>
          <w:szCs w:val="24"/>
        </w:rPr>
        <w:t>Our plan is to continuously monitor and improve our procurement processes, ensuring they reflect evolving industry standards and best practices in sustainability and ethical sourcing.</w:t>
      </w:r>
    </w:p>
    <w:p w14:paraId="348DEA37" w14:textId="6A0705A6" w:rsidR="00013520" w:rsidRPr="00E273AC" w:rsidRDefault="00AE4866" w:rsidP="00013520">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Environmental Issues</w:t>
      </w:r>
    </w:p>
    <w:p w14:paraId="4593488C" w14:textId="01E7DCDB"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t xml:space="preserve">We </w:t>
      </w:r>
      <w:r w:rsidR="003A7900">
        <w:rPr>
          <w:rFonts w:ascii="Segoe UI Symbol" w:hAnsi="Segoe UI Symbol"/>
          <w:sz w:val="24"/>
          <w:szCs w:val="24"/>
        </w:rPr>
        <w:t>will</w:t>
      </w:r>
      <w:r w:rsidRPr="00AE4866">
        <w:rPr>
          <w:rFonts w:ascii="Segoe UI Symbol" w:hAnsi="Segoe UI Symbol"/>
          <w:sz w:val="24"/>
          <w:szCs w:val="24"/>
        </w:rPr>
        <w:t xml:space="preserve"> conduct regular audits of suppliers to ensure their environmental practices align with our sustainability standards and continuous improvements.</w:t>
      </w:r>
    </w:p>
    <w:p w14:paraId="3E52F342" w14:textId="081037E5"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t xml:space="preserve">We plan to provide training to </w:t>
      </w:r>
      <w:r w:rsidR="00403BA9">
        <w:rPr>
          <w:rFonts w:ascii="Segoe UI Symbol" w:hAnsi="Segoe UI Symbol"/>
          <w:sz w:val="24"/>
          <w:szCs w:val="24"/>
        </w:rPr>
        <w:t xml:space="preserve">staff involved in company </w:t>
      </w:r>
      <w:r w:rsidRPr="00AE4866">
        <w:rPr>
          <w:rFonts w:ascii="Segoe UI Symbol" w:hAnsi="Segoe UI Symbol"/>
          <w:sz w:val="24"/>
          <w:szCs w:val="24"/>
        </w:rPr>
        <w:t xml:space="preserve">procurement on environmental sustainability, equipping them with the knowledge to align </w:t>
      </w:r>
      <w:r w:rsidR="00403BA9">
        <w:rPr>
          <w:rFonts w:ascii="Segoe UI Symbol" w:hAnsi="Segoe UI Symbol"/>
          <w:sz w:val="24"/>
          <w:szCs w:val="24"/>
        </w:rPr>
        <w:t xml:space="preserve">their procurement decisions </w:t>
      </w:r>
      <w:r w:rsidRPr="00AE4866">
        <w:rPr>
          <w:rFonts w:ascii="Segoe UI Symbol" w:hAnsi="Segoe UI Symbol"/>
          <w:sz w:val="24"/>
          <w:szCs w:val="24"/>
        </w:rPr>
        <w:t>better with our</w:t>
      </w:r>
      <w:r w:rsidR="00403BA9">
        <w:rPr>
          <w:rFonts w:ascii="Segoe UI Symbol" w:hAnsi="Segoe UI Symbol"/>
          <w:sz w:val="24"/>
          <w:szCs w:val="24"/>
        </w:rPr>
        <w:t xml:space="preserve"> environmental</w:t>
      </w:r>
      <w:r w:rsidRPr="00AE4866">
        <w:rPr>
          <w:rFonts w:ascii="Segoe UI Symbol" w:hAnsi="Segoe UI Symbol"/>
          <w:sz w:val="24"/>
          <w:szCs w:val="24"/>
        </w:rPr>
        <w:t xml:space="preserve"> objectives.</w:t>
      </w:r>
    </w:p>
    <w:p w14:paraId="0F4B00FF" w14:textId="342D1D1D" w:rsidR="00AE4866" w:rsidRPr="00AE4866" w:rsidRDefault="00AE4866" w:rsidP="00AE4866">
      <w:pPr>
        <w:numPr>
          <w:ilvl w:val="0"/>
          <w:numId w:val="4"/>
        </w:numPr>
        <w:tabs>
          <w:tab w:val="left" w:pos="5100"/>
        </w:tabs>
        <w:rPr>
          <w:rFonts w:ascii="Segoe UI Symbol" w:hAnsi="Segoe UI Symbol"/>
          <w:sz w:val="24"/>
          <w:szCs w:val="24"/>
        </w:rPr>
      </w:pPr>
      <w:r w:rsidRPr="00AE4866">
        <w:rPr>
          <w:rFonts w:ascii="Segoe UI Symbol" w:hAnsi="Segoe UI Symbol"/>
          <w:sz w:val="24"/>
          <w:szCs w:val="24"/>
        </w:rPr>
        <w:t xml:space="preserve">We </w:t>
      </w:r>
      <w:r w:rsidR="003A7900">
        <w:rPr>
          <w:rFonts w:ascii="Segoe UI Symbol" w:hAnsi="Segoe UI Symbol"/>
          <w:sz w:val="24"/>
          <w:szCs w:val="24"/>
        </w:rPr>
        <w:t>will</w:t>
      </w:r>
      <w:r w:rsidRPr="00AE4866">
        <w:rPr>
          <w:rFonts w:ascii="Segoe UI Symbol" w:hAnsi="Segoe UI Symbol"/>
          <w:sz w:val="24"/>
          <w:szCs w:val="24"/>
        </w:rPr>
        <w:t xml:space="preserve"> prioritize suppliers who actively reduce GHG emissions, energy consumption, and waste production through their operations.</w:t>
      </w:r>
    </w:p>
    <w:p w14:paraId="7BBE254E" w14:textId="702EA641" w:rsidR="00341B8B" w:rsidRPr="00C66277" w:rsidRDefault="00C66277" w:rsidP="00C66277">
      <w:pPr>
        <w:pStyle w:val="ListParagraph"/>
        <w:numPr>
          <w:ilvl w:val="0"/>
          <w:numId w:val="4"/>
        </w:numPr>
        <w:tabs>
          <w:tab w:val="left" w:pos="5100"/>
        </w:tabs>
        <w:spacing w:after="240"/>
        <w:rPr>
          <w:rFonts w:ascii="Segoe UI Symbol" w:hAnsi="Segoe UI Symbol"/>
          <w:sz w:val="26"/>
          <w:szCs w:val="26"/>
        </w:rPr>
      </w:pPr>
      <w:r w:rsidRPr="00C66277">
        <w:rPr>
          <w:rFonts w:ascii="Segoe UI Symbol" w:hAnsi="Segoe UI Symbol"/>
          <w:kern w:val="2"/>
          <w:szCs w:val="24"/>
          <w:lang w:val="en-IN"/>
        </w:rPr>
        <w:t xml:space="preserve">We </w:t>
      </w:r>
      <w:r w:rsidR="003A7900">
        <w:rPr>
          <w:rFonts w:ascii="Segoe UI Symbol" w:hAnsi="Segoe UI Symbol"/>
          <w:kern w:val="2"/>
          <w:szCs w:val="24"/>
          <w:lang w:val="en-IN"/>
        </w:rPr>
        <w:t>will</w:t>
      </w:r>
      <w:r w:rsidRPr="00C66277">
        <w:rPr>
          <w:rFonts w:ascii="Segoe UI Symbol" w:hAnsi="Segoe UI Symbol"/>
          <w:kern w:val="2"/>
          <w:szCs w:val="24"/>
          <w:lang w:val="en-IN"/>
        </w:rPr>
        <w:t xml:space="preserve"> include </w:t>
      </w:r>
      <w:r w:rsidR="005D3452">
        <w:rPr>
          <w:rFonts w:ascii="Segoe UI Symbol" w:hAnsi="Segoe UI Symbol"/>
          <w:kern w:val="2"/>
          <w:szCs w:val="24"/>
          <w:lang w:val="en-IN"/>
        </w:rPr>
        <w:t>Environmental</w:t>
      </w:r>
      <w:r w:rsidR="003A7900">
        <w:rPr>
          <w:rFonts w:ascii="Segoe UI Symbol" w:hAnsi="Segoe UI Symbol"/>
          <w:kern w:val="2"/>
          <w:szCs w:val="24"/>
          <w:lang w:val="en-IN"/>
        </w:rPr>
        <w:t xml:space="preserve"> </w:t>
      </w:r>
      <w:r w:rsidRPr="00C66277">
        <w:rPr>
          <w:rFonts w:ascii="Segoe UI Symbol" w:hAnsi="Segoe UI Symbol"/>
          <w:kern w:val="2"/>
          <w:szCs w:val="24"/>
          <w:lang w:val="en-IN"/>
        </w:rPr>
        <w:t xml:space="preserve">clauses in </w:t>
      </w:r>
      <w:r w:rsidR="00C979FF">
        <w:rPr>
          <w:rFonts w:ascii="Segoe UI Symbol" w:hAnsi="Segoe UI Symbol"/>
          <w:kern w:val="2"/>
          <w:szCs w:val="24"/>
          <w:lang w:val="en-IN"/>
        </w:rPr>
        <w:t xml:space="preserve">the AMLRS </w:t>
      </w:r>
      <w:r w:rsidRPr="00C66277">
        <w:rPr>
          <w:rFonts w:ascii="Segoe UI Symbol" w:hAnsi="Segoe UI Symbol"/>
          <w:kern w:val="2"/>
          <w:szCs w:val="24"/>
          <w:lang w:val="en-IN"/>
        </w:rPr>
        <w:t xml:space="preserve">Supplier Code of Conduct </w:t>
      </w:r>
      <w:r w:rsidR="00C979FF">
        <w:rPr>
          <w:rFonts w:ascii="Segoe UI Symbol" w:hAnsi="Segoe UI Symbol"/>
          <w:szCs w:val="24"/>
        </w:rPr>
        <w:t xml:space="preserve">and </w:t>
      </w:r>
      <w:r w:rsidR="00AE4866" w:rsidRPr="00C66277">
        <w:rPr>
          <w:rFonts w:ascii="Segoe UI Symbol" w:hAnsi="Segoe UI Symbol"/>
          <w:szCs w:val="24"/>
        </w:rPr>
        <w:t>ensur</w:t>
      </w:r>
      <w:r w:rsidR="00C979FF">
        <w:rPr>
          <w:rFonts w:ascii="Segoe UI Symbol" w:hAnsi="Segoe UI Symbol"/>
          <w:szCs w:val="24"/>
        </w:rPr>
        <w:t>e</w:t>
      </w:r>
      <w:r w:rsidR="00AE4866" w:rsidRPr="00C66277">
        <w:rPr>
          <w:rFonts w:ascii="Segoe UI Symbol" w:hAnsi="Segoe UI Symbol"/>
          <w:szCs w:val="24"/>
        </w:rPr>
        <w:t xml:space="preserve"> all suppliers sign</w:t>
      </w:r>
      <w:r w:rsidR="00C979FF">
        <w:rPr>
          <w:rFonts w:ascii="Segoe UI Symbol" w:hAnsi="Segoe UI Symbol"/>
          <w:szCs w:val="24"/>
        </w:rPr>
        <w:t xml:space="preserve"> or agree to adhere to</w:t>
      </w:r>
      <w:r w:rsidR="00AE4866" w:rsidRPr="00C66277">
        <w:rPr>
          <w:rFonts w:ascii="Segoe UI Symbol" w:hAnsi="Segoe UI Symbol"/>
          <w:szCs w:val="24"/>
        </w:rPr>
        <w:t xml:space="preserve"> it.</w:t>
      </w:r>
    </w:p>
    <w:p w14:paraId="622F6D32" w14:textId="77777777" w:rsidR="00C66277" w:rsidRDefault="00C66277" w:rsidP="00C66277">
      <w:pPr>
        <w:pStyle w:val="ListParagraph"/>
        <w:tabs>
          <w:tab w:val="left" w:pos="5100"/>
        </w:tabs>
        <w:spacing w:after="240"/>
        <w:ind w:firstLine="0"/>
        <w:rPr>
          <w:rFonts w:ascii="Segoe UI Symbol" w:hAnsi="Segoe UI Symbol"/>
          <w:szCs w:val="24"/>
        </w:rPr>
      </w:pPr>
    </w:p>
    <w:p w14:paraId="7906C7B3" w14:textId="77777777" w:rsidR="003C6CF9" w:rsidRDefault="003C6CF9" w:rsidP="00C66277">
      <w:pPr>
        <w:pStyle w:val="ListParagraph"/>
        <w:tabs>
          <w:tab w:val="left" w:pos="5100"/>
        </w:tabs>
        <w:spacing w:after="240"/>
        <w:ind w:firstLine="0"/>
        <w:rPr>
          <w:rFonts w:ascii="Segoe UI Symbol" w:hAnsi="Segoe UI Symbol"/>
          <w:szCs w:val="24"/>
        </w:rPr>
      </w:pPr>
    </w:p>
    <w:p w14:paraId="581861B7" w14:textId="7234C80F" w:rsidR="00013520" w:rsidRPr="00E273AC" w:rsidRDefault="00AE4866" w:rsidP="00013520">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Social Issues</w:t>
      </w:r>
      <w:r w:rsidR="00013520">
        <w:rPr>
          <w:rFonts w:ascii="Segoe UI Symbol" w:hAnsi="Segoe UI Symbol"/>
          <w:b/>
          <w:bCs/>
          <w:sz w:val="26"/>
          <w:szCs w:val="26"/>
        </w:rPr>
        <w:t xml:space="preserve"> </w:t>
      </w:r>
    </w:p>
    <w:p w14:paraId="46EDE782" w14:textId="69CDCA9A" w:rsidR="00AE4866" w:rsidRPr="00AE4866" w:rsidRDefault="00AE4866" w:rsidP="00AE4866">
      <w:pPr>
        <w:numPr>
          <w:ilvl w:val="0"/>
          <w:numId w:val="5"/>
        </w:numPr>
        <w:tabs>
          <w:tab w:val="left" w:pos="5100"/>
        </w:tabs>
        <w:rPr>
          <w:rFonts w:ascii="Segoe UI Symbol" w:hAnsi="Segoe UI Symbol"/>
          <w:sz w:val="24"/>
          <w:szCs w:val="24"/>
        </w:rPr>
      </w:pPr>
      <w:r w:rsidRPr="00AE4866">
        <w:rPr>
          <w:rFonts w:ascii="Segoe UI Symbol" w:hAnsi="Segoe UI Symbol"/>
          <w:sz w:val="24"/>
          <w:szCs w:val="24"/>
        </w:rPr>
        <w:t xml:space="preserve">We </w:t>
      </w:r>
      <w:r w:rsidR="003A7900">
        <w:rPr>
          <w:rFonts w:ascii="Segoe UI Symbol" w:hAnsi="Segoe UI Symbol"/>
          <w:sz w:val="24"/>
          <w:szCs w:val="24"/>
        </w:rPr>
        <w:t>will</w:t>
      </w:r>
      <w:r w:rsidRPr="00AE4866">
        <w:rPr>
          <w:rFonts w:ascii="Segoe UI Symbol" w:hAnsi="Segoe UI Symbol"/>
          <w:sz w:val="24"/>
          <w:szCs w:val="24"/>
        </w:rPr>
        <w:t xml:space="preserve"> implement a supplier diversity program, increasing procurement from minority- and women-owned businesses </w:t>
      </w:r>
      <w:r w:rsidR="00C979FF">
        <w:rPr>
          <w:rFonts w:ascii="Segoe UI Symbol" w:hAnsi="Segoe UI Symbol"/>
          <w:sz w:val="24"/>
          <w:szCs w:val="24"/>
        </w:rPr>
        <w:t xml:space="preserve">to the extent practicable in order </w:t>
      </w:r>
      <w:r w:rsidRPr="00AE4866">
        <w:rPr>
          <w:rFonts w:ascii="Segoe UI Symbol" w:hAnsi="Segoe UI Symbol"/>
          <w:sz w:val="24"/>
          <w:szCs w:val="24"/>
        </w:rPr>
        <w:t>to foster inclusive economic growth and opportunities.</w:t>
      </w:r>
    </w:p>
    <w:p w14:paraId="2FD73B7F" w14:textId="048D3343" w:rsidR="00AE4866" w:rsidRPr="00AE4866" w:rsidRDefault="00AE4866" w:rsidP="00AE4866">
      <w:pPr>
        <w:numPr>
          <w:ilvl w:val="0"/>
          <w:numId w:val="5"/>
        </w:numPr>
        <w:tabs>
          <w:tab w:val="left" w:pos="5100"/>
        </w:tabs>
        <w:rPr>
          <w:rFonts w:ascii="Segoe UI Symbol" w:hAnsi="Segoe UI Symbol"/>
          <w:sz w:val="24"/>
          <w:szCs w:val="24"/>
        </w:rPr>
      </w:pPr>
      <w:r w:rsidRPr="00AE4866">
        <w:rPr>
          <w:rFonts w:ascii="Segoe UI Symbol" w:hAnsi="Segoe UI Symbol"/>
          <w:sz w:val="24"/>
          <w:szCs w:val="24"/>
        </w:rPr>
        <w:lastRenderedPageBreak/>
        <w:t xml:space="preserve">We </w:t>
      </w:r>
      <w:r w:rsidR="003A7900">
        <w:rPr>
          <w:rFonts w:ascii="Segoe UI Symbol" w:hAnsi="Segoe UI Symbol"/>
          <w:sz w:val="24"/>
          <w:szCs w:val="24"/>
        </w:rPr>
        <w:t>will</w:t>
      </w:r>
      <w:r w:rsidRPr="00AE4866">
        <w:rPr>
          <w:rFonts w:ascii="Segoe UI Symbol" w:hAnsi="Segoe UI Symbol"/>
          <w:sz w:val="24"/>
          <w:szCs w:val="24"/>
        </w:rPr>
        <w:t xml:space="preserve"> evaluate suppliers based on their labor practices, working conditions, and commitment to creating a fair and positive work environment for </w:t>
      </w:r>
      <w:r w:rsidR="00C979FF">
        <w:rPr>
          <w:rFonts w:ascii="Segoe UI Symbol" w:hAnsi="Segoe UI Symbol"/>
          <w:sz w:val="24"/>
          <w:szCs w:val="24"/>
        </w:rPr>
        <w:t xml:space="preserve">their </w:t>
      </w:r>
      <w:r w:rsidRPr="00AE4866">
        <w:rPr>
          <w:rFonts w:ascii="Segoe UI Symbol" w:hAnsi="Segoe UI Symbol"/>
          <w:sz w:val="24"/>
          <w:szCs w:val="24"/>
        </w:rPr>
        <w:t>employees.</w:t>
      </w:r>
    </w:p>
    <w:p w14:paraId="6F1245BC" w14:textId="78AA9D7B" w:rsidR="00AE4866" w:rsidRPr="00AE4866" w:rsidRDefault="00AE4866" w:rsidP="00AE4866">
      <w:pPr>
        <w:numPr>
          <w:ilvl w:val="0"/>
          <w:numId w:val="5"/>
        </w:numPr>
        <w:tabs>
          <w:tab w:val="left" w:pos="5100"/>
        </w:tabs>
        <w:rPr>
          <w:rFonts w:ascii="Segoe UI Symbol" w:hAnsi="Segoe UI Symbol"/>
          <w:sz w:val="24"/>
          <w:szCs w:val="24"/>
        </w:rPr>
      </w:pPr>
      <w:r w:rsidRPr="00AE4866">
        <w:rPr>
          <w:rFonts w:ascii="Segoe UI Symbol" w:hAnsi="Segoe UI Symbol"/>
          <w:sz w:val="24"/>
          <w:szCs w:val="24"/>
        </w:rPr>
        <w:t>We strive to equip</w:t>
      </w:r>
      <w:r w:rsidR="00C979FF">
        <w:rPr>
          <w:rFonts w:ascii="Segoe UI Symbol" w:hAnsi="Segoe UI Symbol"/>
          <w:sz w:val="24"/>
          <w:szCs w:val="24"/>
        </w:rPr>
        <w:t xml:space="preserve"> staff involved in company</w:t>
      </w:r>
      <w:r w:rsidRPr="00AE4866">
        <w:rPr>
          <w:rFonts w:ascii="Segoe UI Symbol" w:hAnsi="Segoe UI Symbol"/>
          <w:sz w:val="24"/>
          <w:szCs w:val="24"/>
        </w:rPr>
        <w:t xml:space="preserve"> procurement with training on social responsibility to help them make ethical sourcing decisions in all procurement activities.</w:t>
      </w:r>
    </w:p>
    <w:p w14:paraId="2DBB3A9B" w14:textId="44007A83" w:rsidR="007E6A91" w:rsidRPr="00E273AC" w:rsidRDefault="00AE4866" w:rsidP="00AE4866">
      <w:pPr>
        <w:numPr>
          <w:ilvl w:val="0"/>
          <w:numId w:val="5"/>
        </w:numPr>
        <w:tabs>
          <w:tab w:val="left" w:pos="5100"/>
        </w:tabs>
        <w:rPr>
          <w:rFonts w:ascii="Segoe UI Symbol" w:hAnsi="Segoe UI Symbol"/>
          <w:sz w:val="24"/>
          <w:szCs w:val="24"/>
        </w:rPr>
      </w:pPr>
      <w:r>
        <w:rPr>
          <w:rFonts w:ascii="Segoe UI Symbol" w:hAnsi="Segoe UI Symbol"/>
          <w:sz w:val="24"/>
          <w:szCs w:val="24"/>
        </w:rPr>
        <w:t xml:space="preserve">We </w:t>
      </w:r>
      <w:r w:rsidR="003A7900">
        <w:rPr>
          <w:rFonts w:ascii="Segoe UI Symbol" w:hAnsi="Segoe UI Symbol"/>
          <w:sz w:val="24"/>
          <w:szCs w:val="24"/>
        </w:rPr>
        <w:t>will</w:t>
      </w:r>
      <w:r>
        <w:rPr>
          <w:rFonts w:ascii="Segoe UI Symbol" w:hAnsi="Segoe UI Symbol"/>
          <w:sz w:val="24"/>
          <w:szCs w:val="24"/>
        </w:rPr>
        <w:t xml:space="preserve"> </w:t>
      </w:r>
      <w:r w:rsidR="00C66277">
        <w:rPr>
          <w:rFonts w:ascii="Segoe UI Symbol" w:hAnsi="Segoe UI Symbol"/>
          <w:sz w:val="24"/>
          <w:szCs w:val="24"/>
        </w:rPr>
        <w:t xml:space="preserve">include </w:t>
      </w:r>
      <w:r w:rsidR="00C979FF">
        <w:rPr>
          <w:rFonts w:ascii="Segoe UI Symbol" w:hAnsi="Segoe UI Symbol"/>
          <w:sz w:val="24"/>
          <w:szCs w:val="24"/>
        </w:rPr>
        <w:t>L</w:t>
      </w:r>
      <w:r w:rsidR="00C66277">
        <w:rPr>
          <w:rFonts w:ascii="Segoe UI Symbol" w:hAnsi="Segoe UI Symbol"/>
          <w:sz w:val="24"/>
          <w:szCs w:val="24"/>
        </w:rPr>
        <w:t xml:space="preserve">abor and Human right clauses in </w:t>
      </w:r>
      <w:r w:rsidR="00C979FF">
        <w:rPr>
          <w:rFonts w:ascii="Segoe UI Symbol" w:hAnsi="Segoe UI Symbol"/>
          <w:sz w:val="24"/>
          <w:szCs w:val="24"/>
        </w:rPr>
        <w:t xml:space="preserve">the AMLRS </w:t>
      </w:r>
      <w:r w:rsidRPr="00AE4866">
        <w:rPr>
          <w:rFonts w:ascii="Segoe UI Symbol" w:hAnsi="Segoe UI Symbol"/>
          <w:sz w:val="24"/>
          <w:szCs w:val="24"/>
        </w:rPr>
        <w:t>Supplier Code of Conduct</w:t>
      </w:r>
      <w:r w:rsidR="00C66277">
        <w:rPr>
          <w:rFonts w:ascii="Segoe UI Symbol" w:hAnsi="Segoe UI Symbol"/>
          <w:sz w:val="24"/>
          <w:szCs w:val="24"/>
        </w:rPr>
        <w:t xml:space="preserve"> </w:t>
      </w:r>
      <w:r w:rsidR="000860BD">
        <w:rPr>
          <w:rFonts w:ascii="Segoe UI Symbol" w:hAnsi="Segoe UI Symbol"/>
          <w:sz w:val="24"/>
          <w:szCs w:val="24"/>
        </w:rPr>
        <w:t xml:space="preserve">and </w:t>
      </w:r>
      <w:r w:rsidR="00C66277" w:rsidRPr="00C66277">
        <w:rPr>
          <w:rFonts w:ascii="Segoe UI Symbol" w:hAnsi="Segoe UI Symbol"/>
          <w:sz w:val="24"/>
          <w:szCs w:val="24"/>
        </w:rPr>
        <w:t>ensur</w:t>
      </w:r>
      <w:r w:rsidR="000860BD">
        <w:rPr>
          <w:rFonts w:ascii="Segoe UI Symbol" w:hAnsi="Segoe UI Symbol"/>
          <w:sz w:val="24"/>
          <w:szCs w:val="24"/>
        </w:rPr>
        <w:t>e</w:t>
      </w:r>
      <w:r w:rsidR="00C66277" w:rsidRPr="00C66277">
        <w:rPr>
          <w:rFonts w:ascii="Segoe UI Symbol" w:hAnsi="Segoe UI Symbol"/>
          <w:sz w:val="24"/>
          <w:szCs w:val="24"/>
        </w:rPr>
        <w:t xml:space="preserve"> all suppliers sign </w:t>
      </w:r>
      <w:r w:rsidR="000860BD">
        <w:rPr>
          <w:rFonts w:ascii="Segoe UI Symbol" w:hAnsi="Segoe UI Symbol"/>
          <w:sz w:val="24"/>
          <w:szCs w:val="24"/>
        </w:rPr>
        <w:t xml:space="preserve">or agree to adhere to </w:t>
      </w:r>
      <w:r w:rsidR="00C66277" w:rsidRPr="00C66277">
        <w:rPr>
          <w:rFonts w:ascii="Segoe UI Symbol" w:hAnsi="Segoe UI Symbol"/>
          <w:sz w:val="24"/>
          <w:szCs w:val="24"/>
        </w:rPr>
        <w:t>it.</w:t>
      </w:r>
    </w:p>
    <w:p w14:paraId="64FFE07E" w14:textId="20CC591D" w:rsidR="003B25A1" w:rsidRPr="00C16FF3" w:rsidRDefault="003B25A1" w:rsidP="003B25A1">
      <w:pPr>
        <w:pStyle w:val="Heading1"/>
        <w:ind w:left="-90" w:firstLine="0"/>
        <w:rPr>
          <w:rFonts w:ascii="Segoe UI Symbol" w:hAnsi="Segoe UI Symbol"/>
          <w:b/>
          <w:bCs/>
          <w:sz w:val="28"/>
          <w:szCs w:val="28"/>
        </w:rPr>
      </w:pPr>
      <w:bookmarkStart w:id="153" w:name="_Toc233993844"/>
      <w:r w:rsidRPr="00C16FF3">
        <w:rPr>
          <w:rFonts w:ascii="Segoe UI Symbol" w:hAnsi="Segoe UI Symbol"/>
          <w:b/>
          <w:bCs/>
          <w:sz w:val="28"/>
          <w:szCs w:val="28"/>
        </w:rPr>
        <w:t>QUA</w:t>
      </w:r>
      <w:r w:rsidR="004C10D0">
        <w:rPr>
          <w:rFonts w:ascii="Segoe UI Symbol" w:hAnsi="Segoe UI Symbol"/>
          <w:b/>
          <w:bCs/>
          <w:sz w:val="28"/>
          <w:szCs w:val="28"/>
        </w:rPr>
        <w:t>NTI</w:t>
      </w:r>
      <w:r w:rsidRPr="00C16FF3">
        <w:rPr>
          <w:rFonts w:ascii="Segoe UI Symbol" w:hAnsi="Segoe UI Symbol"/>
          <w:b/>
          <w:bCs/>
          <w:sz w:val="28"/>
          <w:szCs w:val="28"/>
        </w:rPr>
        <w:t>TATIVE GOALS</w:t>
      </w:r>
      <w:bookmarkEnd w:id="153"/>
    </w:p>
    <w:p w14:paraId="47541B8A" w14:textId="218DF5A7" w:rsidR="003B25A1" w:rsidRPr="00E273AC" w:rsidRDefault="00A47D26" w:rsidP="003B25A1">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General</w:t>
      </w:r>
    </w:p>
    <w:p w14:paraId="6F84AD21" w14:textId="18623A43" w:rsidR="00A47D26" w:rsidRPr="00A47D26" w:rsidRDefault="00A47D26" w:rsidP="00A47D26">
      <w:pPr>
        <w:numPr>
          <w:ilvl w:val="0"/>
          <w:numId w:val="3"/>
        </w:numPr>
        <w:tabs>
          <w:tab w:val="left" w:pos="5100"/>
        </w:tabs>
        <w:rPr>
          <w:rFonts w:ascii="Segoe UI Symbol" w:hAnsi="Segoe UI Symbol"/>
          <w:sz w:val="24"/>
          <w:szCs w:val="24"/>
        </w:rPr>
      </w:pPr>
      <w:r w:rsidRPr="00A47D26">
        <w:rPr>
          <w:rFonts w:ascii="Segoe UI Symbol" w:hAnsi="Segoe UI Symbol"/>
          <w:sz w:val="24"/>
          <w:szCs w:val="24"/>
        </w:rPr>
        <w:t xml:space="preserve">Our goal is to ensure 100% of suppliers participate in CSR self-assessments and undergo on-site audits by the end of </w:t>
      </w:r>
      <w:r w:rsidR="00995330">
        <w:rPr>
          <w:rFonts w:ascii="Segoe UI Symbol" w:hAnsi="Segoe UI Symbol"/>
          <w:sz w:val="24"/>
          <w:szCs w:val="24"/>
        </w:rPr>
        <w:t>20</w:t>
      </w:r>
      <w:r w:rsidR="00BF3B64">
        <w:rPr>
          <w:rFonts w:ascii="Segoe UI Symbol" w:hAnsi="Segoe UI Symbol"/>
          <w:sz w:val="24"/>
          <w:szCs w:val="24"/>
        </w:rPr>
        <w:t>30</w:t>
      </w:r>
      <w:r w:rsidRPr="00A47D26">
        <w:rPr>
          <w:rFonts w:ascii="Segoe UI Symbol" w:hAnsi="Segoe UI Symbol"/>
          <w:sz w:val="24"/>
          <w:szCs w:val="24"/>
        </w:rPr>
        <w:t xml:space="preserve">, using </w:t>
      </w:r>
      <w:r w:rsidR="00995330">
        <w:rPr>
          <w:rFonts w:ascii="Segoe UI Symbol" w:hAnsi="Segoe UI Symbol"/>
          <w:sz w:val="24"/>
          <w:szCs w:val="24"/>
        </w:rPr>
        <w:t>2022</w:t>
      </w:r>
      <w:r w:rsidRPr="00A47D26">
        <w:rPr>
          <w:rFonts w:ascii="Segoe UI Symbol" w:hAnsi="Segoe UI Symbol"/>
          <w:sz w:val="24"/>
          <w:szCs w:val="24"/>
        </w:rPr>
        <w:t xml:space="preserve"> as the baseline.</w:t>
      </w:r>
    </w:p>
    <w:p w14:paraId="4FF2C32C" w14:textId="4625AE39" w:rsidR="00A47D26" w:rsidRPr="00A47D26" w:rsidRDefault="00A47D26" w:rsidP="00A47D26">
      <w:pPr>
        <w:numPr>
          <w:ilvl w:val="0"/>
          <w:numId w:val="3"/>
        </w:numPr>
        <w:tabs>
          <w:tab w:val="left" w:pos="5100"/>
        </w:tabs>
        <w:rPr>
          <w:rFonts w:ascii="Segoe UI Symbol" w:hAnsi="Segoe UI Symbol"/>
          <w:sz w:val="24"/>
          <w:szCs w:val="24"/>
        </w:rPr>
      </w:pPr>
      <w:r w:rsidRPr="00A47D26">
        <w:rPr>
          <w:rFonts w:ascii="Segoe UI Symbol" w:hAnsi="Segoe UI Symbol"/>
          <w:sz w:val="24"/>
          <w:szCs w:val="24"/>
        </w:rPr>
        <w:t xml:space="preserve">We are dedicated to having all </w:t>
      </w:r>
      <w:r w:rsidR="000860BD">
        <w:rPr>
          <w:rFonts w:ascii="Segoe UI Symbol" w:hAnsi="Segoe UI Symbol"/>
          <w:sz w:val="24"/>
          <w:szCs w:val="24"/>
        </w:rPr>
        <w:t>AMLRS</w:t>
      </w:r>
      <w:r w:rsidR="000860BD" w:rsidRPr="00A47D26">
        <w:rPr>
          <w:rFonts w:ascii="Segoe UI Symbol" w:hAnsi="Segoe UI Symbol"/>
          <w:sz w:val="24"/>
          <w:szCs w:val="24"/>
        </w:rPr>
        <w:t xml:space="preserve"> </w:t>
      </w:r>
      <w:r w:rsidRPr="00A47D26">
        <w:rPr>
          <w:rFonts w:ascii="Segoe UI Symbol" w:hAnsi="Segoe UI Symbol"/>
          <w:sz w:val="24"/>
          <w:szCs w:val="24"/>
        </w:rPr>
        <w:t>suppliers sign</w:t>
      </w:r>
      <w:r w:rsidR="000860BD">
        <w:rPr>
          <w:rFonts w:ascii="Segoe UI Symbol" w:hAnsi="Segoe UI Symbol"/>
          <w:sz w:val="24"/>
          <w:szCs w:val="24"/>
        </w:rPr>
        <w:t xml:space="preserve"> or agree to adhere to</w:t>
      </w:r>
      <w:r w:rsidRPr="00A47D26">
        <w:rPr>
          <w:rFonts w:ascii="Segoe UI Symbol" w:hAnsi="Segoe UI Symbol"/>
          <w:sz w:val="24"/>
          <w:szCs w:val="24"/>
        </w:rPr>
        <w:t xml:space="preserve"> the</w:t>
      </w:r>
      <w:r w:rsidR="000860BD">
        <w:rPr>
          <w:rFonts w:ascii="Segoe UI Symbol" w:hAnsi="Segoe UI Symbol"/>
          <w:sz w:val="24"/>
          <w:szCs w:val="24"/>
        </w:rPr>
        <w:t xml:space="preserve"> AMLRS</w:t>
      </w:r>
      <w:r w:rsidRPr="00A47D26">
        <w:rPr>
          <w:rFonts w:ascii="Segoe UI Symbol" w:hAnsi="Segoe UI Symbol"/>
          <w:sz w:val="24"/>
          <w:szCs w:val="24"/>
        </w:rPr>
        <w:t xml:space="preserve"> "Supplier Code of Conduct" by </w:t>
      </w:r>
      <w:r w:rsidR="00995330">
        <w:rPr>
          <w:rFonts w:ascii="Segoe UI Symbol" w:hAnsi="Segoe UI Symbol"/>
          <w:sz w:val="24"/>
          <w:szCs w:val="24"/>
        </w:rPr>
        <w:t>20</w:t>
      </w:r>
      <w:r w:rsidR="00BF3B64">
        <w:rPr>
          <w:rFonts w:ascii="Segoe UI Symbol" w:hAnsi="Segoe UI Symbol"/>
          <w:sz w:val="24"/>
          <w:szCs w:val="24"/>
        </w:rPr>
        <w:t>30</w:t>
      </w:r>
      <w:r w:rsidRPr="00A47D26">
        <w:rPr>
          <w:rFonts w:ascii="Segoe UI Symbol" w:hAnsi="Segoe UI Symbol"/>
          <w:sz w:val="24"/>
          <w:szCs w:val="24"/>
        </w:rPr>
        <w:t>.</w:t>
      </w:r>
    </w:p>
    <w:p w14:paraId="2F365650" w14:textId="77777777" w:rsidR="00A47D26" w:rsidRPr="00A47D26" w:rsidRDefault="00A47D26" w:rsidP="00A47D26">
      <w:pPr>
        <w:numPr>
          <w:ilvl w:val="0"/>
          <w:numId w:val="3"/>
        </w:numPr>
        <w:tabs>
          <w:tab w:val="left" w:pos="5100"/>
        </w:tabs>
        <w:rPr>
          <w:rFonts w:ascii="Segoe UI Symbol" w:hAnsi="Segoe UI Symbol"/>
          <w:sz w:val="24"/>
          <w:szCs w:val="24"/>
        </w:rPr>
      </w:pPr>
      <w:r w:rsidRPr="00A47D26">
        <w:rPr>
          <w:rFonts w:ascii="Segoe UI Symbol" w:hAnsi="Segoe UI Symbol"/>
          <w:sz w:val="24"/>
          <w:szCs w:val="24"/>
        </w:rPr>
        <w:t>We plan to integrate additional ESG criteria into supplier contracts every 2 to 3 years, or sooner as required by changes in government regulations.</w:t>
      </w:r>
    </w:p>
    <w:p w14:paraId="529A010B" w14:textId="663EDC3D" w:rsidR="00A47D26" w:rsidRPr="00A47D26" w:rsidRDefault="00A47D26" w:rsidP="00A47D26">
      <w:pPr>
        <w:numPr>
          <w:ilvl w:val="0"/>
          <w:numId w:val="3"/>
        </w:numPr>
        <w:tabs>
          <w:tab w:val="left" w:pos="5100"/>
        </w:tabs>
        <w:rPr>
          <w:rFonts w:ascii="Segoe UI Symbol" w:hAnsi="Segoe UI Symbol"/>
          <w:sz w:val="24"/>
          <w:szCs w:val="24"/>
        </w:rPr>
      </w:pPr>
      <w:r w:rsidRPr="00A47D26">
        <w:rPr>
          <w:rFonts w:ascii="Segoe UI Symbol" w:hAnsi="Segoe UI Symbol"/>
          <w:sz w:val="24"/>
          <w:szCs w:val="24"/>
        </w:rPr>
        <w:t xml:space="preserve">We aim to conduct annual ESG performance reviews for all suppliers, beginning in </w:t>
      </w:r>
      <w:r w:rsidR="00995330">
        <w:rPr>
          <w:rFonts w:ascii="Segoe UI Symbol" w:hAnsi="Segoe UI Symbol"/>
          <w:sz w:val="24"/>
          <w:szCs w:val="24"/>
        </w:rPr>
        <w:t>20</w:t>
      </w:r>
      <w:r w:rsidR="00BF3B64">
        <w:rPr>
          <w:rFonts w:ascii="Segoe UI Symbol" w:hAnsi="Segoe UI Symbol"/>
          <w:sz w:val="24"/>
          <w:szCs w:val="24"/>
        </w:rPr>
        <w:t>30</w:t>
      </w:r>
      <w:r w:rsidRPr="00A47D26">
        <w:rPr>
          <w:rFonts w:ascii="Segoe UI Symbol" w:hAnsi="Segoe UI Symbol"/>
          <w:sz w:val="24"/>
          <w:szCs w:val="24"/>
        </w:rPr>
        <w:t>.</w:t>
      </w:r>
    </w:p>
    <w:p w14:paraId="6B0430F4" w14:textId="1454D295" w:rsidR="003C6CF9" w:rsidRPr="004C10D0" w:rsidRDefault="00A47D26" w:rsidP="004C10D0">
      <w:pPr>
        <w:numPr>
          <w:ilvl w:val="0"/>
          <w:numId w:val="3"/>
        </w:numPr>
        <w:tabs>
          <w:tab w:val="left" w:pos="5100"/>
        </w:tabs>
        <w:rPr>
          <w:rFonts w:ascii="Segoe UI Symbol" w:hAnsi="Segoe UI Symbol"/>
          <w:sz w:val="24"/>
          <w:szCs w:val="24"/>
        </w:rPr>
      </w:pPr>
      <w:r w:rsidRPr="00A47D26">
        <w:rPr>
          <w:rFonts w:ascii="Segoe UI Symbol" w:hAnsi="Segoe UI Symbol"/>
          <w:sz w:val="24"/>
          <w:szCs w:val="24"/>
        </w:rPr>
        <w:t>We will implement corrective action plans for non-compliant suppliers and target a 90% resolution rate within 12 to 15 months</w:t>
      </w:r>
      <w:r w:rsidR="000860BD">
        <w:rPr>
          <w:rFonts w:ascii="Segoe UI Symbol" w:hAnsi="Segoe UI Symbol"/>
          <w:sz w:val="24"/>
          <w:szCs w:val="24"/>
        </w:rPr>
        <w:t xml:space="preserve"> of any identification of non-compliance</w:t>
      </w:r>
      <w:r w:rsidRPr="00A47D26">
        <w:rPr>
          <w:rFonts w:ascii="Segoe UI Symbol" w:hAnsi="Segoe UI Symbol"/>
          <w:sz w:val="24"/>
          <w:szCs w:val="24"/>
        </w:rPr>
        <w:t xml:space="preserve">, starting in </w:t>
      </w:r>
      <w:r w:rsidR="00995330">
        <w:rPr>
          <w:rFonts w:ascii="Segoe UI Symbol" w:hAnsi="Segoe UI Symbol"/>
          <w:sz w:val="24"/>
          <w:szCs w:val="24"/>
        </w:rPr>
        <w:t>20</w:t>
      </w:r>
      <w:r w:rsidR="00BF3B64">
        <w:rPr>
          <w:rFonts w:ascii="Segoe UI Symbol" w:hAnsi="Segoe UI Symbol"/>
          <w:sz w:val="24"/>
          <w:szCs w:val="24"/>
        </w:rPr>
        <w:t>30</w:t>
      </w:r>
      <w:r w:rsidR="00004451" w:rsidRPr="00004451">
        <w:rPr>
          <w:rFonts w:ascii="Segoe UI Symbol" w:hAnsi="Segoe UI Symbol"/>
          <w:sz w:val="24"/>
          <w:szCs w:val="24"/>
        </w:rPr>
        <w:t>.</w:t>
      </w:r>
    </w:p>
    <w:p w14:paraId="0589CA99" w14:textId="0D0E5098" w:rsidR="003B25A1" w:rsidRPr="00E273AC" w:rsidRDefault="00A47D26" w:rsidP="003B25A1">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Environmental Issues</w:t>
      </w:r>
      <w:r w:rsidR="003B25A1">
        <w:rPr>
          <w:rFonts w:ascii="Segoe UI Symbol" w:hAnsi="Segoe UI Symbol"/>
          <w:b/>
          <w:bCs/>
          <w:sz w:val="26"/>
          <w:szCs w:val="26"/>
        </w:rPr>
        <w:t xml:space="preserve"> </w:t>
      </w:r>
    </w:p>
    <w:p w14:paraId="71725859" w14:textId="33C6C330" w:rsidR="00A47D26" w:rsidRDefault="005C77AA" w:rsidP="003B25A1">
      <w:pPr>
        <w:numPr>
          <w:ilvl w:val="0"/>
          <w:numId w:val="4"/>
        </w:numPr>
        <w:tabs>
          <w:tab w:val="left" w:pos="5100"/>
        </w:tabs>
        <w:rPr>
          <w:rFonts w:ascii="Segoe UI Symbol" w:hAnsi="Segoe UI Symbol"/>
          <w:sz w:val="24"/>
          <w:szCs w:val="24"/>
        </w:rPr>
      </w:pPr>
      <w:r>
        <w:rPr>
          <w:rFonts w:ascii="Segoe UI Symbol" w:hAnsi="Segoe UI Symbol"/>
          <w:sz w:val="24"/>
          <w:szCs w:val="24"/>
        </w:rPr>
        <w:t xml:space="preserve">We aim to </w:t>
      </w:r>
      <w:r w:rsidR="000860BD">
        <w:rPr>
          <w:rFonts w:ascii="Segoe UI Symbol" w:hAnsi="Segoe UI Symbol"/>
          <w:sz w:val="24"/>
          <w:szCs w:val="24"/>
        </w:rPr>
        <w:t>ensure</w:t>
      </w:r>
      <w:r>
        <w:rPr>
          <w:rFonts w:ascii="Segoe UI Symbol" w:hAnsi="Segoe UI Symbol"/>
          <w:sz w:val="24"/>
          <w:szCs w:val="24"/>
        </w:rPr>
        <w:t xml:space="preserve"> </w:t>
      </w:r>
      <w:r w:rsidRPr="005C77AA">
        <w:rPr>
          <w:rFonts w:ascii="Segoe UI Symbol" w:hAnsi="Segoe UI Symbol"/>
          <w:sz w:val="24"/>
          <w:szCs w:val="24"/>
        </w:rPr>
        <w:t xml:space="preserve">90% of procurement is </w:t>
      </w:r>
      <w:r w:rsidR="00C72569">
        <w:rPr>
          <w:rFonts w:ascii="Segoe UI Symbol" w:hAnsi="Segoe UI Symbol"/>
          <w:sz w:val="24"/>
          <w:szCs w:val="24"/>
        </w:rPr>
        <w:t>based</w:t>
      </w:r>
      <w:r w:rsidR="00C72569" w:rsidRPr="005C77AA">
        <w:rPr>
          <w:rFonts w:ascii="Segoe UI Symbol" w:hAnsi="Segoe UI Symbol"/>
          <w:sz w:val="24"/>
          <w:szCs w:val="24"/>
        </w:rPr>
        <w:t xml:space="preserve"> </w:t>
      </w:r>
      <w:r w:rsidRPr="005C77AA">
        <w:rPr>
          <w:rFonts w:ascii="Segoe UI Symbol" w:hAnsi="Segoe UI Symbol"/>
          <w:sz w:val="24"/>
          <w:szCs w:val="24"/>
        </w:rPr>
        <w:t xml:space="preserve">with suppliers who hold recognized environmental certifications (e.g., ISO 14001) by </w:t>
      </w:r>
      <w:r w:rsidR="00995330">
        <w:rPr>
          <w:rFonts w:ascii="Segoe UI Symbol" w:hAnsi="Segoe UI Symbol"/>
          <w:sz w:val="24"/>
          <w:szCs w:val="24"/>
        </w:rPr>
        <w:t>20</w:t>
      </w:r>
      <w:r w:rsidR="00BF3B64">
        <w:rPr>
          <w:rFonts w:ascii="Segoe UI Symbol" w:hAnsi="Segoe UI Symbol"/>
          <w:sz w:val="24"/>
          <w:szCs w:val="24"/>
        </w:rPr>
        <w:t>30</w:t>
      </w:r>
      <w:r w:rsidRPr="005C77AA">
        <w:rPr>
          <w:rFonts w:ascii="Segoe UI Symbol" w:hAnsi="Segoe UI Symbol"/>
          <w:sz w:val="24"/>
          <w:szCs w:val="24"/>
        </w:rPr>
        <w:t>.</w:t>
      </w:r>
    </w:p>
    <w:p w14:paraId="0E026BE2" w14:textId="16420C98" w:rsidR="003B25A1" w:rsidRDefault="00A47D26" w:rsidP="003B25A1">
      <w:pPr>
        <w:numPr>
          <w:ilvl w:val="0"/>
          <w:numId w:val="4"/>
        </w:numPr>
        <w:tabs>
          <w:tab w:val="left" w:pos="5100"/>
        </w:tabs>
        <w:rPr>
          <w:rFonts w:ascii="Segoe UI Symbol" w:hAnsi="Segoe UI Symbol"/>
          <w:sz w:val="24"/>
          <w:szCs w:val="24"/>
        </w:rPr>
      </w:pPr>
      <w:r w:rsidRPr="00A47D26">
        <w:rPr>
          <w:rFonts w:ascii="Segoe UI Symbol" w:hAnsi="Segoe UI Symbol"/>
          <w:sz w:val="24"/>
          <w:szCs w:val="24"/>
        </w:rPr>
        <w:t xml:space="preserve">Increase local sourcing by 20% by </w:t>
      </w:r>
      <w:r w:rsidR="00995330">
        <w:rPr>
          <w:rFonts w:ascii="Segoe UI Symbol" w:hAnsi="Segoe UI Symbol"/>
          <w:sz w:val="24"/>
          <w:szCs w:val="24"/>
        </w:rPr>
        <w:t>20</w:t>
      </w:r>
      <w:r w:rsidR="00BF3B64">
        <w:rPr>
          <w:rFonts w:ascii="Segoe UI Symbol" w:hAnsi="Segoe UI Symbol"/>
          <w:sz w:val="24"/>
          <w:szCs w:val="24"/>
        </w:rPr>
        <w:t>30</w:t>
      </w:r>
      <w:r w:rsidRPr="00A47D26">
        <w:rPr>
          <w:rFonts w:ascii="Segoe UI Symbol" w:hAnsi="Segoe UI Symbol"/>
          <w:sz w:val="24"/>
          <w:szCs w:val="24"/>
        </w:rPr>
        <w:t xml:space="preserve">, compared to the </w:t>
      </w:r>
      <w:r w:rsidR="00995330">
        <w:rPr>
          <w:rFonts w:ascii="Segoe UI Symbol" w:hAnsi="Segoe UI Symbol"/>
          <w:sz w:val="24"/>
          <w:szCs w:val="24"/>
        </w:rPr>
        <w:t>2022</w:t>
      </w:r>
      <w:r w:rsidRPr="00A47D26">
        <w:rPr>
          <w:rFonts w:ascii="Segoe UI Symbol" w:hAnsi="Segoe UI Symbol"/>
          <w:sz w:val="24"/>
          <w:szCs w:val="24"/>
        </w:rPr>
        <w:t xml:space="preserve"> baseline, to reduce carbon emissions associated with logistics and transportation.</w:t>
      </w:r>
    </w:p>
    <w:p w14:paraId="783B3269" w14:textId="0F2B80F4" w:rsidR="00A47D26" w:rsidRPr="00E273AC" w:rsidRDefault="00A47D26" w:rsidP="003B25A1">
      <w:pPr>
        <w:numPr>
          <w:ilvl w:val="0"/>
          <w:numId w:val="4"/>
        </w:numPr>
        <w:tabs>
          <w:tab w:val="left" w:pos="5100"/>
        </w:tabs>
        <w:rPr>
          <w:rFonts w:ascii="Segoe UI Symbol" w:hAnsi="Segoe UI Symbol"/>
          <w:sz w:val="24"/>
          <w:szCs w:val="24"/>
        </w:rPr>
      </w:pPr>
      <w:r>
        <w:rPr>
          <w:rFonts w:ascii="Segoe UI Symbol" w:hAnsi="Segoe UI Symbol"/>
          <w:sz w:val="24"/>
          <w:szCs w:val="24"/>
        </w:rPr>
        <w:lastRenderedPageBreak/>
        <w:t>We aim to cover 100% of our supplier</w:t>
      </w:r>
      <w:r w:rsidR="00C72569">
        <w:rPr>
          <w:rFonts w:ascii="Segoe UI Symbol" w:hAnsi="Segoe UI Symbol"/>
          <w:sz w:val="24"/>
          <w:szCs w:val="24"/>
        </w:rPr>
        <w:t>s</w:t>
      </w:r>
      <w:r>
        <w:rPr>
          <w:rFonts w:ascii="Segoe UI Symbol" w:hAnsi="Segoe UI Symbol"/>
          <w:sz w:val="24"/>
          <w:szCs w:val="24"/>
        </w:rPr>
        <w:t xml:space="preserve"> under </w:t>
      </w:r>
      <w:r w:rsidR="00F66B02">
        <w:rPr>
          <w:rFonts w:ascii="Segoe UI Symbol" w:hAnsi="Segoe UI Symbol"/>
          <w:sz w:val="24"/>
          <w:szCs w:val="24"/>
        </w:rPr>
        <w:t xml:space="preserve">an </w:t>
      </w:r>
      <w:r>
        <w:rPr>
          <w:rFonts w:ascii="Segoe UI Symbol" w:hAnsi="Segoe UI Symbol"/>
          <w:sz w:val="24"/>
          <w:szCs w:val="24"/>
        </w:rPr>
        <w:t>ESG on site</w:t>
      </w:r>
      <w:r w:rsidR="00F66B02">
        <w:rPr>
          <w:rFonts w:ascii="Segoe UI Symbol" w:hAnsi="Segoe UI Symbol"/>
          <w:sz w:val="24"/>
          <w:szCs w:val="24"/>
        </w:rPr>
        <w:t xml:space="preserve"> or virtual</w:t>
      </w:r>
      <w:r>
        <w:rPr>
          <w:rFonts w:ascii="Segoe UI Symbol" w:hAnsi="Segoe UI Symbol"/>
          <w:sz w:val="24"/>
          <w:szCs w:val="24"/>
        </w:rPr>
        <w:t xml:space="preserve"> audit by </w:t>
      </w:r>
      <w:r w:rsidR="00995330">
        <w:rPr>
          <w:rFonts w:ascii="Segoe UI Symbol" w:hAnsi="Segoe UI Symbol"/>
          <w:sz w:val="24"/>
          <w:szCs w:val="24"/>
        </w:rPr>
        <w:t>20</w:t>
      </w:r>
      <w:r w:rsidR="00BF3B64">
        <w:rPr>
          <w:rFonts w:ascii="Segoe UI Symbol" w:hAnsi="Segoe UI Symbol"/>
          <w:sz w:val="24"/>
          <w:szCs w:val="24"/>
        </w:rPr>
        <w:t>30</w:t>
      </w:r>
      <w:r>
        <w:rPr>
          <w:rFonts w:ascii="Segoe UI Symbol" w:hAnsi="Segoe UI Symbol"/>
          <w:sz w:val="24"/>
          <w:szCs w:val="24"/>
        </w:rPr>
        <w:t>.</w:t>
      </w:r>
    </w:p>
    <w:p w14:paraId="6845A529" w14:textId="5C75114F" w:rsidR="003B25A1" w:rsidRPr="00E273AC" w:rsidRDefault="00A47D26" w:rsidP="003B25A1">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Social Issues</w:t>
      </w:r>
      <w:r w:rsidR="003B25A1">
        <w:rPr>
          <w:rFonts w:ascii="Segoe UI Symbol" w:hAnsi="Segoe UI Symbol"/>
          <w:b/>
          <w:bCs/>
          <w:sz w:val="26"/>
          <w:szCs w:val="26"/>
        </w:rPr>
        <w:t xml:space="preserve"> </w:t>
      </w:r>
    </w:p>
    <w:p w14:paraId="6FCC9244" w14:textId="3C0697A7" w:rsidR="00004451" w:rsidRDefault="005C77AA" w:rsidP="003B25A1">
      <w:pPr>
        <w:numPr>
          <w:ilvl w:val="0"/>
          <w:numId w:val="5"/>
        </w:numPr>
        <w:tabs>
          <w:tab w:val="left" w:pos="5100"/>
        </w:tabs>
        <w:rPr>
          <w:rFonts w:ascii="Segoe UI Symbol" w:hAnsi="Segoe UI Symbol"/>
          <w:sz w:val="24"/>
          <w:szCs w:val="24"/>
        </w:rPr>
      </w:pPr>
      <w:r>
        <w:rPr>
          <w:rFonts w:ascii="Segoe UI Symbol" w:hAnsi="Segoe UI Symbol"/>
          <w:sz w:val="24"/>
          <w:szCs w:val="24"/>
        </w:rPr>
        <w:t xml:space="preserve">We </w:t>
      </w:r>
      <w:r w:rsidR="00F66B02">
        <w:rPr>
          <w:rFonts w:ascii="Segoe UI Symbol" w:hAnsi="Segoe UI Symbol"/>
          <w:sz w:val="24"/>
          <w:szCs w:val="24"/>
        </w:rPr>
        <w:t xml:space="preserve">have a target goal of </w:t>
      </w:r>
      <w:r>
        <w:rPr>
          <w:rFonts w:ascii="Segoe UI Symbol" w:hAnsi="Segoe UI Symbol"/>
          <w:sz w:val="24"/>
          <w:szCs w:val="24"/>
        </w:rPr>
        <w:t>e</w:t>
      </w:r>
      <w:r w:rsidRPr="005C77AA">
        <w:rPr>
          <w:rFonts w:ascii="Segoe UI Symbol" w:hAnsi="Segoe UI Symbol"/>
          <w:sz w:val="24"/>
          <w:szCs w:val="24"/>
        </w:rPr>
        <w:t>nsur</w:t>
      </w:r>
      <w:r w:rsidR="00F66B02">
        <w:rPr>
          <w:rFonts w:ascii="Segoe UI Symbol" w:hAnsi="Segoe UI Symbol"/>
          <w:sz w:val="24"/>
          <w:szCs w:val="24"/>
        </w:rPr>
        <w:t>ing</w:t>
      </w:r>
      <w:r w:rsidRPr="005C77AA">
        <w:rPr>
          <w:rFonts w:ascii="Segoe UI Symbol" w:hAnsi="Segoe UI Symbol"/>
          <w:sz w:val="24"/>
          <w:szCs w:val="24"/>
        </w:rPr>
        <w:t xml:space="preserve"> that 90% of procurement is sourced from suppliers holding ethical certifications (e.g., Fair Trade, SA8000) by </w:t>
      </w:r>
      <w:r w:rsidR="00995330">
        <w:rPr>
          <w:rFonts w:ascii="Segoe UI Symbol" w:hAnsi="Segoe UI Symbol"/>
          <w:sz w:val="24"/>
          <w:szCs w:val="24"/>
        </w:rPr>
        <w:t>20</w:t>
      </w:r>
      <w:r w:rsidR="00BF3B64">
        <w:rPr>
          <w:rFonts w:ascii="Segoe UI Symbol" w:hAnsi="Segoe UI Symbol"/>
          <w:sz w:val="24"/>
          <w:szCs w:val="24"/>
        </w:rPr>
        <w:t>30</w:t>
      </w:r>
      <w:r w:rsidR="00004451" w:rsidRPr="00004451">
        <w:rPr>
          <w:rFonts w:ascii="Segoe UI Symbol" w:hAnsi="Segoe UI Symbol"/>
          <w:sz w:val="24"/>
          <w:szCs w:val="24"/>
        </w:rPr>
        <w:t>.</w:t>
      </w:r>
    </w:p>
    <w:p w14:paraId="78ACAB51" w14:textId="69F2CA2B" w:rsidR="005C77AA" w:rsidRDefault="00F66B02" w:rsidP="003B25A1">
      <w:pPr>
        <w:numPr>
          <w:ilvl w:val="0"/>
          <w:numId w:val="5"/>
        </w:numPr>
        <w:tabs>
          <w:tab w:val="left" w:pos="5100"/>
        </w:tabs>
        <w:rPr>
          <w:rFonts w:ascii="Segoe UI Symbol" w:hAnsi="Segoe UI Symbol"/>
          <w:sz w:val="24"/>
          <w:szCs w:val="24"/>
        </w:rPr>
      </w:pPr>
      <w:r>
        <w:rPr>
          <w:rFonts w:ascii="Segoe UI Symbol" w:hAnsi="Segoe UI Symbol"/>
          <w:sz w:val="24"/>
          <w:szCs w:val="24"/>
        </w:rPr>
        <w:t>We have a target goal of i</w:t>
      </w:r>
      <w:r w:rsidR="005C77AA" w:rsidRPr="005C77AA">
        <w:rPr>
          <w:rFonts w:ascii="Segoe UI Symbol" w:hAnsi="Segoe UI Symbol"/>
          <w:sz w:val="24"/>
          <w:szCs w:val="24"/>
        </w:rPr>
        <w:t>ncreas</w:t>
      </w:r>
      <w:r>
        <w:rPr>
          <w:rFonts w:ascii="Segoe UI Symbol" w:hAnsi="Segoe UI Symbol"/>
          <w:sz w:val="24"/>
          <w:szCs w:val="24"/>
        </w:rPr>
        <w:t xml:space="preserve">ing </w:t>
      </w:r>
      <w:r w:rsidR="005C77AA" w:rsidRPr="005C77AA">
        <w:rPr>
          <w:rFonts w:ascii="Segoe UI Symbol" w:hAnsi="Segoe UI Symbol"/>
          <w:sz w:val="24"/>
          <w:szCs w:val="24"/>
        </w:rPr>
        <w:t>procurement from suppliers</w:t>
      </w:r>
      <w:r>
        <w:rPr>
          <w:rFonts w:ascii="Segoe UI Symbol" w:hAnsi="Segoe UI Symbol"/>
          <w:sz w:val="24"/>
          <w:szCs w:val="24"/>
        </w:rPr>
        <w:t xml:space="preserve"> local to the relevant AMLRS office</w:t>
      </w:r>
      <w:r w:rsidR="005C77AA" w:rsidRPr="005C77AA">
        <w:rPr>
          <w:rFonts w:ascii="Segoe UI Symbol" w:hAnsi="Segoe UI Symbol"/>
          <w:sz w:val="24"/>
          <w:szCs w:val="24"/>
        </w:rPr>
        <w:t xml:space="preserve"> by 15% by </w:t>
      </w:r>
      <w:r w:rsidR="00995330">
        <w:rPr>
          <w:rFonts w:ascii="Segoe UI Symbol" w:hAnsi="Segoe UI Symbol"/>
          <w:sz w:val="24"/>
          <w:szCs w:val="24"/>
        </w:rPr>
        <w:t>20</w:t>
      </w:r>
      <w:r w:rsidR="00BF3B64">
        <w:rPr>
          <w:rFonts w:ascii="Segoe UI Symbol" w:hAnsi="Segoe UI Symbol"/>
          <w:sz w:val="24"/>
          <w:szCs w:val="24"/>
        </w:rPr>
        <w:t>30</w:t>
      </w:r>
      <w:r w:rsidR="005C77AA" w:rsidRPr="005C77AA">
        <w:rPr>
          <w:rFonts w:ascii="Segoe UI Symbol" w:hAnsi="Segoe UI Symbol"/>
          <w:sz w:val="24"/>
          <w:szCs w:val="24"/>
        </w:rPr>
        <w:t xml:space="preserve">, compared to the </w:t>
      </w:r>
      <w:r w:rsidR="00995330">
        <w:rPr>
          <w:rFonts w:ascii="Segoe UI Symbol" w:hAnsi="Segoe UI Symbol"/>
          <w:sz w:val="24"/>
          <w:szCs w:val="24"/>
        </w:rPr>
        <w:t>2022</w:t>
      </w:r>
      <w:r w:rsidR="005C77AA" w:rsidRPr="005C77AA">
        <w:rPr>
          <w:rFonts w:ascii="Segoe UI Symbol" w:hAnsi="Segoe UI Symbol"/>
          <w:sz w:val="24"/>
          <w:szCs w:val="24"/>
        </w:rPr>
        <w:t xml:space="preserve"> baseline,</w:t>
      </w:r>
      <w:r w:rsidR="00BB3D91">
        <w:rPr>
          <w:rFonts w:ascii="Segoe UI Symbol" w:hAnsi="Segoe UI Symbol"/>
          <w:sz w:val="24"/>
          <w:szCs w:val="24"/>
        </w:rPr>
        <w:t xml:space="preserve"> to promote a practice of</w:t>
      </w:r>
      <w:r w:rsidR="005C77AA" w:rsidRPr="005C77AA">
        <w:rPr>
          <w:rFonts w:ascii="Segoe UI Symbol" w:hAnsi="Segoe UI Symbol"/>
          <w:sz w:val="24"/>
          <w:szCs w:val="24"/>
        </w:rPr>
        <w:t xml:space="preserve"> supporting local economies</w:t>
      </w:r>
      <w:r w:rsidR="005C77AA">
        <w:rPr>
          <w:rFonts w:ascii="Segoe UI Symbol" w:hAnsi="Segoe UI Symbol"/>
          <w:sz w:val="24"/>
          <w:szCs w:val="24"/>
        </w:rPr>
        <w:t>.</w:t>
      </w:r>
    </w:p>
    <w:p w14:paraId="57A1E581" w14:textId="26BBD64D" w:rsidR="005C77AA" w:rsidRDefault="00BB3D91" w:rsidP="003B25A1">
      <w:pPr>
        <w:numPr>
          <w:ilvl w:val="0"/>
          <w:numId w:val="5"/>
        </w:numPr>
        <w:tabs>
          <w:tab w:val="left" w:pos="5100"/>
        </w:tabs>
        <w:rPr>
          <w:rFonts w:ascii="Segoe UI Symbol" w:hAnsi="Segoe UI Symbol"/>
          <w:sz w:val="24"/>
          <w:szCs w:val="24"/>
        </w:rPr>
      </w:pPr>
      <w:r>
        <w:rPr>
          <w:rFonts w:ascii="Segoe UI Symbol" w:hAnsi="Segoe UI Symbol"/>
          <w:sz w:val="24"/>
          <w:szCs w:val="24"/>
        </w:rPr>
        <w:t>We have a target goal of i</w:t>
      </w:r>
      <w:r w:rsidR="005C77AA" w:rsidRPr="005C77AA">
        <w:rPr>
          <w:rFonts w:ascii="Segoe UI Symbol" w:hAnsi="Segoe UI Symbol"/>
          <w:sz w:val="24"/>
          <w:szCs w:val="24"/>
        </w:rPr>
        <w:t>ncreas</w:t>
      </w:r>
      <w:r>
        <w:rPr>
          <w:rFonts w:ascii="Segoe UI Symbol" w:hAnsi="Segoe UI Symbol"/>
          <w:sz w:val="24"/>
          <w:szCs w:val="24"/>
        </w:rPr>
        <w:t>ing</w:t>
      </w:r>
      <w:r w:rsidR="005C77AA" w:rsidRPr="005C77AA">
        <w:rPr>
          <w:rFonts w:ascii="Segoe UI Symbol" w:hAnsi="Segoe UI Symbol"/>
          <w:sz w:val="24"/>
          <w:szCs w:val="24"/>
        </w:rPr>
        <w:t xml:space="preserve"> procurement from minority- and women-owned businesses by 35% by </w:t>
      </w:r>
      <w:r w:rsidR="00995330">
        <w:rPr>
          <w:rFonts w:ascii="Segoe UI Symbol" w:hAnsi="Segoe UI Symbol"/>
          <w:sz w:val="24"/>
          <w:szCs w:val="24"/>
        </w:rPr>
        <w:t>20</w:t>
      </w:r>
      <w:r w:rsidR="00BF3B64">
        <w:rPr>
          <w:rFonts w:ascii="Segoe UI Symbol" w:hAnsi="Segoe UI Symbol"/>
          <w:sz w:val="24"/>
          <w:szCs w:val="24"/>
        </w:rPr>
        <w:t>30</w:t>
      </w:r>
      <w:r w:rsidR="005C77AA" w:rsidRPr="005C77AA">
        <w:rPr>
          <w:rFonts w:ascii="Segoe UI Symbol" w:hAnsi="Segoe UI Symbol"/>
          <w:sz w:val="24"/>
          <w:szCs w:val="24"/>
        </w:rPr>
        <w:t xml:space="preserve">, compared to the baseline year of </w:t>
      </w:r>
      <w:r w:rsidR="00995330">
        <w:rPr>
          <w:rFonts w:ascii="Segoe UI Symbol" w:hAnsi="Segoe UI Symbol"/>
          <w:sz w:val="24"/>
          <w:szCs w:val="24"/>
        </w:rPr>
        <w:t>2022</w:t>
      </w:r>
      <w:r w:rsidR="005C77AA" w:rsidRPr="005C77AA">
        <w:rPr>
          <w:rFonts w:ascii="Segoe UI Symbol" w:hAnsi="Segoe UI Symbol"/>
          <w:sz w:val="24"/>
          <w:szCs w:val="24"/>
        </w:rPr>
        <w:t>, to promote</w:t>
      </w:r>
      <w:r>
        <w:rPr>
          <w:rFonts w:ascii="Segoe UI Symbol" w:hAnsi="Segoe UI Symbol"/>
          <w:sz w:val="24"/>
          <w:szCs w:val="24"/>
        </w:rPr>
        <w:t xml:space="preserve"> a practice of supporting</w:t>
      </w:r>
      <w:r w:rsidR="005C77AA" w:rsidRPr="005C77AA">
        <w:rPr>
          <w:rFonts w:ascii="Segoe UI Symbol" w:hAnsi="Segoe UI Symbol"/>
          <w:sz w:val="24"/>
          <w:szCs w:val="24"/>
        </w:rPr>
        <w:t xml:space="preserve"> economic equality and diversity.</w:t>
      </w:r>
    </w:p>
    <w:p w14:paraId="3D9F4B33" w14:textId="3D53F3F2" w:rsidR="005C77AA" w:rsidRPr="00E273AC" w:rsidRDefault="00BB3D91" w:rsidP="003B25A1">
      <w:pPr>
        <w:numPr>
          <w:ilvl w:val="0"/>
          <w:numId w:val="5"/>
        </w:numPr>
        <w:tabs>
          <w:tab w:val="left" w:pos="5100"/>
        </w:tabs>
        <w:rPr>
          <w:rFonts w:ascii="Segoe UI Symbol" w:hAnsi="Segoe UI Symbol"/>
          <w:sz w:val="24"/>
          <w:szCs w:val="24"/>
        </w:rPr>
      </w:pPr>
      <w:r>
        <w:rPr>
          <w:rFonts w:ascii="Segoe UI Symbol" w:hAnsi="Segoe UI Symbol"/>
          <w:sz w:val="24"/>
          <w:szCs w:val="24"/>
        </w:rPr>
        <w:t>We a</w:t>
      </w:r>
      <w:r w:rsidR="005C77AA">
        <w:rPr>
          <w:rFonts w:ascii="Segoe UI Symbol" w:hAnsi="Segoe UI Symbol"/>
          <w:sz w:val="24"/>
          <w:szCs w:val="24"/>
        </w:rPr>
        <w:t xml:space="preserve">im for </w:t>
      </w:r>
      <w:r w:rsidR="005C77AA" w:rsidRPr="005C77AA">
        <w:rPr>
          <w:rFonts w:ascii="Segoe UI Symbol" w:hAnsi="Segoe UI Symbol"/>
          <w:sz w:val="24"/>
          <w:szCs w:val="24"/>
        </w:rPr>
        <w:t xml:space="preserve">100% of </w:t>
      </w:r>
      <w:r>
        <w:rPr>
          <w:rFonts w:ascii="Segoe UI Symbol" w:hAnsi="Segoe UI Symbol"/>
          <w:sz w:val="24"/>
          <w:szCs w:val="24"/>
        </w:rPr>
        <w:t xml:space="preserve">staff involved in AMLRS </w:t>
      </w:r>
      <w:r w:rsidR="005C77AA" w:rsidRPr="005C77AA">
        <w:rPr>
          <w:rFonts w:ascii="Segoe UI Symbol" w:hAnsi="Segoe UI Symbol"/>
          <w:sz w:val="24"/>
          <w:szCs w:val="24"/>
        </w:rPr>
        <w:t xml:space="preserve">procurement </w:t>
      </w:r>
      <w:r>
        <w:rPr>
          <w:rFonts w:ascii="Segoe UI Symbol" w:hAnsi="Segoe UI Symbol"/>
          <w:sz w:val="24"/>
          <w:szCs w:val="24"/>
        </w:rPr>
        <w:t>to be</w:t>
      </w:r>
      <w:r w:rsidR="005C77AA" w:rsidRPr="005C77AA">
        <w:rPr>
          <w:rFonts w:ascii="Segoe UI Symbol" w:hAnsi="Segoe UI Symbol"/>
          <w:sz w:val="24"/>
          <w:szCs w:val="24"/>
        </w:rPr>
        <w:t xml:space="preserve"> trained on social responsibility, human rights, and ethical sourcing by </w:t>
      </w:r>
      <w:r w:rsidR="00995330">
        <w:rPr>
          <w:rFonts w:ascii="Segoe UI Symbol" w:hAnsi="Segoe UI Symbol"/>
          <w:sz w:val="24"/>
          <w:szCs w:val="24"/>
        </w:rPr>
        <w:t>20</w:t>
      </w:r>
      <w:r w:rsidR="00BF3B64">
        <w:rPr>
          <w:rFonts w:ascii="Segoe UI Symbol" w:hAnsi="Segoe UI Symbol"/>
          <w:sz w:val="24"/>
          <w:szCs w:val="24"/>
        </w:rPr>
        <w:t>30</w:t>
      </w:r>
      <w:r w:rsidR="005C77AA">
        <w:rPr>
          <w:rFonts w:ascii="Segoe UI Symbol" w:hAnsi="Segoe UI Symbol"/>
          <w:sz w:val="24"/>
          <w:szCs w:val="24"/>
        </w:rPr>
        <w:t>.</w:t>
      </w:r>
    </w:p>
    <w:p w14:paraId="69FF6C1D" w14:textId="6225649D" w:rsidR="00994CFA" w:rsidRDefault="00424C63" w:rsidP="00994CFA">
      <w:pPr>
        <w:pStyle w:val="Heading1"/>
        <w:ind w:left="-90" w:firstLine="0"/>
        <w:rPr>
          <w:rFonts w:ascii="Segoe UI Symbol" w:hAnsi="Segoe UI Symbol"/>
          <w:b/>
          <w:bCs/>
          <w:sz w:val="28"/>
          <w:szCs w:val="28"/>
        </w:rPr>
      </w:pPr>
      <w:bookmarkStart w:id="154" w:name="_Toc233993845"/>
      <w:r w:rsidRPr="00994CFA">
        <w:rPr>
          <w:rFonts w:ascii="Segoe UI Symbol" w:hAnsi="Segoe UI Symbol"/>
          <w:b/>
          <w:bCs/>
          <w:sz w:val="28"/>
          <w:szCs w:val="28"/>
        </w:rPr>
        <w:t>RESPONSIBILITY</w:t>
      </w:r>
      <w:bookmarkEnd w:id="154"/>
      <w:r w:rsidR="00994CFA" w:rsidRPr="00994CFA">
        <w:rPr>
          <w:rFonts w:ascii="Segoe UI Symbol" w:hAnsi="Segoe UI Symbol"/>
          <w:b/>
          <w:bCs/>
          <w:sz w:val="28"/>
          <w:szCs w:val="28"/>
        </w:rPr>
        <w:t xml:space="preserve"> </w:t>
      </w:r>
    </w:p>
    <w:p w14:paraId="12681669" w14:textId="6317379D" w:rsidR="00994CFA" w:rsidRPr="00994CFA" w:rsidRDefault="004E786A" w:rsidP="00994CFA">
      <w:pPr>
        <w:tabs>
          <w:tab w:val="left" w:pos="5100"/>
        </w:tabs>
        <w:ind w:left="-90" w:firstLine="0"/>
        <w:rPr>
          <w:rFonts w:ascii="Segoe UI Symbol" w:hAnsi="Segoe UI Symbol"/>
          <w:sz w:val="24"/>
          <w:szCs w:val="24"/>
        </w:rPr>
      </w:pPr>
      <w:r>
        <w:rPr>
          <w:rFonts w:ascii="Segoe UI Symbol" w:hAnsi="Segoe UI Symbol"/>
          <w:sz w:val="24"/>
          <w:szCs w:val="24"/>
        </w:rPr>
        <w:t xml:space="preserve">The Lead </w:t>
      </w:r>
      <w:r w:rsidR="005F7CB0">
        <w:rPr>
          <w:rFonts w:ascii="Segoe UI Symbol" w:hAnsi="Segoe UI Symbol"/>
          <w:sz w:val="24"/>
          <w:szCs w:val="24"/>
        </w:rPr>
        <w:t xml:space="preserve">Compliance Officer </w:t>
      </w:r>
      <w:r w:rsidR="00994CFA" w:rsidRPr="00994CFA">
        <w:rPr>
          <w:rFonts w:ascii="Segoe UI Symbol" w:hAnsi="Segoe UI Symbol"/>
          <w:sz w:val="24"/>
          <w:szCs w:val="24"/>
        </w:rPr>
        <w:t>is responsible for implementing this policy and ensuring all Partners and employees are aware of and adhere to this Policy.</w:t>
      </w:r>
    </w:p>
    <w:p w14:paraId="407B90CC" w14:textId="0D81FE3E" w:rsidR="00994CFA" w:rsidRPr="00994CFA" w:rsidRDefault="00994CFA" w:rsidP="00994CFA">
      <w:pPr>
        <w:pStyle w:val="ListParagraph"/>
        <w:numPr>
          <w:ilvl w:val="0"/>
          <w:numId w:val="7"/>
        </w:numPr>
        <w:tabs>
          <w:tab w:val="left" w:pos="5100"/>
        </w:tabs>
        <w:ind w:left="270"/>
        <w:rPr>
          <w:rFonts w:ascii="Segoe UI Symbol" w:hAnsi="Segoe UI Symbol"/>
          <w:b/>
          <w:bCs/>
          <w:sz w:val="26"/>
          <w:szCs w:val="26"/>
        </w:rPr>
      </w:pPr>
      <w:r w:rsidRPr="00994CFA">
        <w:rPr>
          <w:rFonts w:ascii="Segoe UI Symbol" w:hAnsi="Segoe UI Symbol"/>
          <w:b/>
          <w:bCs/>
          <w:sz w:val="26"/>
          <w:szCs w:val="26"/>
        </w:rPr>
        <w:t>Executive Management</w:t>
      </w:r>
    </w:p>
    <w:p w14:paraId="6E39AF3A" w14:textId="2C009BFD"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Ensure procurement aligns with sustainability and ethical guidelines.</w:t>
      </w:r>
    </w:p>
    <w:p w14:paraId="3604281A" w14:textId="1C452C5F"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Manage and evaluate suppliers’ compliance with the Supplier Code of Conduct.</w:t>
      </w:r>
    </w:p>
    <w:p w14:paraId="588333CD" w14:textId="19ADC1E8"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Track and report on sustainability and ethical sourcing goals.</w:t>
      </w:r>
    </w:p>
    <w:p w14:paraId="3C672ED1" w14:textId="0CBD6A6A"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 xml:space="preserve">Resource Allocation: </w:t>
      </w:r>
      <w:r w:rsidR="004E786A">
        <w:rPr>
          <w:rFonts w:ascii="Segoe UI Symbol" w:hAnsi="Segoe UI Symbol"/>
          <w:sz w:val="24"/>
          <w:szCs w:val="24"/>
        </w:rPr>
        <w:t>Allocate</w:t>
      </w:r>
      <w:r w:rsidR="004E786A" w:rsidRPr="005F7CB0">
        <w:rPr>
          <w:rFonts w:ascii="Segoe UI Symbol" w:hAnsi="Segoe UI Symbol"/>
          <w:sz w:val="24"/>
          <w:szCs w:val="24"/>
        </w:rPr>
        <w:t xml:space="preserve"> </w:t>
      </w:r>
      <w:r w:rsidR="004E786A">
        <w:rPr>
          <w:rFonts w:ascii="Segoe UI Symbol" w:hAnsi="Segoe UI Symbol"/>
          <w:sz w:val="24"/>
          <w:szCs w:val="24"/>
        </w:rPr>
        <w:t xml:space="preserve">available </w:t>
      </w:r>
      <w:r w:rsidRPr="005F7CB0">
        <w:rPr>
          <w:rFonts w:ascii="Segoe UI Symbol" w:hAnsi="Segoe UI Symbol"/>
          <w:sz w:val="24"/>
          <w:szCs w:val="24"/>
        </w:rPr>
        <w:t>resources to achieve sustainability and ethical objectives.</w:t>
      </w:r>
    </w:p>
    <w:p w14:paraId="5D7BDE9E" w14:textId="39F4A252"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Integrate sustainability and ethical sourcing goals into long-term procurement strategies.</w:t>
      </w:r>
    </w:p>
    <w:p w14:paraId="7418334E" w14:textId="0746F803"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Ensure all procurement decisions align with the company's sustainability and social responsibility objectives.</w:t>
      </w:r>
    </w:p>
    <w:p w14:paraId="12E21769" w14:textId="6842B5FD" w:rsidR="00994CFA" w:rsidRPr="00994CFA"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lastRenderedPageBreak/>
        <w:t>Foster a culture of ongoing improvement in procurement practices to meet evolving standards.</w:t>
      </w:r>
    </w:p>
    <w:p w14:paraId="06A8C322" w14:textId="59A818F5" w:rsidR="00994CFA" w:rsidRPr="00994CFA" w:rsidRDefault="004E786A" w:rsidP="00994CFA">
      <w:pPr>
        <w:pStyle w:val="ListParagraph"/>
        <w:numPr>
          <w:ilvl w:val="0"/>
          <w:numId w:val="7"/>
        </w:numPr>
        <w:tabs>
          <w:tab w:val="left" w:pos="5100"/>
        </w:tabs>
        <w:ind w:left="270"/>
        <w:rPr>
          <w:rFonts w:ascii="Segoe UI Symbol" w:hAnsi="Segoe UI Symbol"/>
          <w:b/>
          <w:bCs/>
          <w:sz w:val="26"/>
          <w:szCs w:val="26"/>
        </w:rPr>
      </w:pPr>
      <w:r>
        <w:rPr>
          <w:rFonts w:ascii="Segoe UI Symbol" w:hAnsi="Segoe UI Symbol"/>
          <w:b/>
          <w:bCs/>
          <w:sz w:val="26"/>
          <w:szCs w:val="26"/>
        </w:rPr>
        <w:t>Lead</w:t>
      </w:r>
      <w:r w:rsidRPr="00994CFA">
        <w:rPr>
          <w:rFonts w:ascii="Segoe UI Symbol" w:hAnsi="Segoe UI Symbol"/>
          <w:b/>
          <w:bCs/>
          <w:sz w:val="26"/>
          <w:szCs w:val="26"/>
        </w:rPr>
        <w:t xml:space="preserve"> </w:t>
      </w:r>
      <w:r w:rsidR="005F7CB0">
        <w:rPr>
          <w:rFonts w:ascii="Segoe UI Symbol" w:hAnsi="Segoe UI Symbol"/>
          <w:b/>
          <w:bCs/>
          <w:sz w:val="26"/>
          <w:szCs w:val="26"/>
        </w:rPr>
        <w:t>Compliance</w:t>
      </w:r>
      <w:r w:rsidR="00994CFA" w:rsidRPr="00994CFA">
        <w:rPr>
          <w:rFonts w:ascii="Segoe UI Symbol" w:hAnsi="Segoe UI Symbol"/>
          <w:b/>
          <w:bCs/>
          <w:sz w:val="26"/>
          <w:szCs w:val="26"/>
        </w:rPr>
        <w:t xml:space="preserve"> Officer </w:t>
      </w:r>
    </w:p>
    <w:p w14:paraId="0A81A69A" w14:textId="3F1BCE50"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 xml:space="preserve">Ensure </w:t>
      </w:r>
      <w:r>
        <w:rPr>
          <w:rFonts w:ascii="Segoe UI Symbol" w:hAnsi="Segoe UI Symbol"/>
          <w:sz w:val="24"/>
          <w:szCs w:val="24"/>
        </w:rPr>
        <w:t>implementation and review</w:t>
      </w:r>
      <w:r w:rsidRPr="005F7CB0">
        <w:rPr>
          <w:rFonts w:ascii="Segoe UI Symbol" w:hAnsi="Segoe UI Symbol"/>
          <w:sz w:val="24"/>
          <w:szCs w:val="24"/>
        </w:rPr>
        <w:t xml:space="preserve"> </w:t>
      </w:r>
      <w:r w:rsidR="004E786A">
        <w:rPr>
          <w:rFonts w:ascii="Segoe UI Symbol" w:hAnsi="Segoe UI Symbol"/>
          <w:sz w:val="24"/>
          <w:szCs w:val="24"/>
        </w:rPr>
        <w:t>of</w:t>
      </w:r>
      <w:r w:rsidR="004E786A" w:rsidRPr="005F7CB0">
        <w:rPr>
          <w:rFonts w:ascii="Segoe UI Symbol" w:hAnsi="Segoe UI Symbol"/>
          <w:sz w:val="24"/>
          <w:szCs w:val="24"/>
        </w:rPr>
        <w:t xml:space="preserve"> </w:t>
      </w:r>
      <w:r w:rsidRPr="005F7CB0">
        <w:rPr>
          <w:rFonts w:ascii="Segoe UI Symbol" w:hAnsi="Segoe UI Symbol"/>
          <w:sz w:val="24"/>
          <w:szCs w:val="24"/>
        </w:rPr>
        <w:t>th</w:t>
      </w:r>
      <w:r w:rsidR="00B902B8">
        <w:rPr>
          <w:rFonts w:ascii="Segoe UI Symbol" w:hAnsi="Segoe UI Symbol"/>
          <w:sz w:val="24"/>
          <w:szCs w:val="24"/>
        </w:rPr>
        <w:t>is</w:t>
      </w:r>
      <w:r w:rsidRPr="005F7CB0">
        <w:rPr>
          <w:rFonts w:ascii="Segoe UI Symbol" w:hAnsi="Segoe UI Symbol"/>
          <w:sz w:val="24"/>
          <w:szCs w:val="24"/>
        </w:rPr>
        <w:t xml:space="preserve"> Responsible Purchasing Policy.</w:t>
      </w:r>
    </w:p>
    <w:p w14:paraId="2AE11A85" w14:textId="3B5D1596"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Oversee training programs on sustainability and ethical sourcing.</w:t>
      </w:r>
    </w:p>
    <w:p w14:paraId="18C3191D" w14:textId="28C6A629"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En</w:t>
      </w:r>
      <w:r w:rsidR="00B902B8">
        <w:rPr>
          <w:rFonts w:ascii="Segoe UI Symbol" w:hAnsi="Segoe UI Symbol"/>
          <w:sz w:val="24"/>
          <w:szCs w:val="24"/>
        </w:rPr>
        <w:t>courage</w:t>
      </w:r>
      <w:r w:rsidRPr="005F7CB0">
        <w:rPr>
          <w:rFonts w:ascii="Segoe UI Symbol" w:hAnsi="Segoe UI Symbol"/>
          <w:sz w:val="24"/>
          <w:szCs w:val="24"/>
        </w:rPr>
        <w:t xml:space="preserve"> regular supplier audits and corrective actions for non-compliance.</w:t>
      </w:r>
    </w:p>
    <w:p w14:paraId="0FA73B3D" w14:textId="09794598" w:rsidR="005F7CB0" w:rsidRPr="005F7CB0"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 xml:space="preserve">Report to </w:t>
      </w:r>
      <w:r>
        <w:rPr>
          <w:rFonts w:ascii="Segoe UI Symbol" w:hAnsi="Segoe UI Symbol"/>
          <w:sz w:val="24"/>
          <w:szCs w:val="24"/>
        </w:rPr>
        <w:t>Executive</w:t>
      </w:r>
      <w:r w:rsidRPr="005F7CB0">
        <w:rPr>
          <w:rFonts w:ascii="Segoe UI Symbol" w:hAnsi="Segoe UI Symbol"/>
          <w:sz w:val="24"/>
          <w:szCs w:val="24"/>
        </w:rPr>
        <w:t xml:space="preserve"> management on policy effectiveness.</w:t>
      </w:r>
    </w:p>
    <w:p w14:paraId="4B8C2B90" w14:textId="2BF3E899" w:rsidR="00994CFA" w:rsidRPr="00994CFA" w:rsidRDefault="005F7CB0" w:rsidP="005F7CB0">
      <w:pPr>
        <w:numPr>
          <w:ilvl w:val="0"/>
          <w:numId w:val="6"/>
        </w:numPr>
        <w:tabs>
          <w:tab w:val="left" w:pos="5100"/>
        </w:tabs>
        <w:rPr>
          <w:rFonts w:ascii="Segoe UI Symbol" w:hAnsi="Segoe UI Symbol"/>
          <w:sz w:val="24"/>
          <w:szCs w:val="24"/>
        </w:rPr>
      </w:pPr>
      <w:r w:rsidRPr="005F7CB0">
        <w:rPr>
          <w:rFonts w:ascii="Segoe UI Symbol" w:hAnsi="Segoe UI Symbol"/>
          <w:sz w:val="24"/>
          <w:szCs w:val="24"/>
        </w:rPr>
        <w:t>Lead efforts to enhance sourcing practices based on evolving standards.</w:t>
      </w:r>
    </w:p>
    <w:p w14:paraId="5B6FFDDD" w14:textId="355987A5" w:rsidR="00994CFA" w:rsidRPr="00994CFA" w:rsidRDefault="00994CFA" w:rsidP="00994CFA">
      <w:pPr>
        <w:pStyle w:val="ListParagraph"/>
        <w:numPr>
          <w:ilvl w:val="0"/>
          <w:numId w:val="7"/>
        </w:numPr>
        <w:tabs>
          <w:tab w:val="left" w:pos="5100"/>
        </w:tabs>
        <w:ind w:left="270"/>
        <w:rPr>
          <w:rFonts w:ascii="Segoe UI Symbol" w:hAnsi="Segoe UI Symbol"/>
          <w:b/>
          <w:bCs/>
          <w:sz w:val="26"/>
          <w:szCs w:val="26"/>
        </w:rPr>
      </w:pPr>
      <w:r w:rsidRPr="00994CFA">
        <w:rPr>
          <w:rFonts w:ascii="Segoe UI Symbol" w:hAnsi="Segoe UI Symbol"/>
          <w:b/>
          <w:bCs/>
          <w:sz w:val="26"/>
          <w:szCs w:val="26"/>
        </w:rPr>
        <w:t>Employees</w:t>
      </w:r>
    </w:p>
    <w:p w14:paraId="726AFD38" w14:textId="6EE8333B" w:rsidR="00994CFA" w:rsidRPr="00994CFA" w:rsidRDefault="005F7CB0" w:rsidP="00994CFA">
      <w:pPr>
        <w:numPr>
          <w:ilvl w:val="0"/>
          <w:numId w:val="6"/>
        </w:numPr>
        <w:tabs>
          <w:tab w:val="left" w:pos="5100"/>
        </w:tabs>
        <w:rPr>
          <w:rFonts w:ascii="Segoe UI Symbol" w:hAnsi="Segoe UI Symbol"/>
          <w:sz w:val="24"/>
          <w:szCs w:val="24"/>
        </w:rPr>
      </w:pPr>
      <w:r w:rsidRPr="005F7CB0">
        <w:rPr>
          <w:rFonts w:ascii="Segoe UI Symbol" w:hAnsi="Segoe UI Symbol"/>
          <w:sz w:val="24"/>
          <w:szCs w:val="24"/>
        </w:rPr>
        <w:t xml:space="preserve">Follow </w:t>
      </w:r>
      <w:r w:rsidR="00B902B8">
        <w:rPr>
          <w:rFonts w:ascii="Segoe UI Symbol" w:hAnsi="Segoe UI Symbol"/>
          <w:sz w:val="24"/>
          <w:szCs w:val="24"/>
        </w:rPr>
        <w:t xml:space="preserve">the </w:t>
      </w:r>
      <w:r w:rsidR="00B902B8" w:rsidRPr="005F7CB0">
        <w:rPr>
          <w:rFonts w:ascii="Segoe UI Symbol" w:hAnsi="Segoe UI Symbol"/>
          <w:sz w:val="24"/>
          <w:szCs w:val="24"/>
        </w:rPr>
        <w:t xml:space="preserve">Responsible Purchasing </w:t>
      </w:r>
      <w:r w:rsidR="00B902B8">
        <w:rPr>
          <w:rFonts w:ascii="Segoe UI Symbol" w:hAnsi="Segoe UI Symbol"/>
          <w:sz w:val="24"/>
          <w:szCs w:val="24"/>
        </w:rPr>
        <w:t xml:space="preserve">Policy </w:t>
      </w:r>
      <w:r w:rsidRPr="005F7CB0">
        <w:rPr>
          <w:rFonts w:ascii="Segoe UI Symbol" w:hAnsi="Segoe UI Symbol"/>
          <w:sz w:val="24"/>
          <w:szCs w:val="24"/>
        </w:rPr>
        <w:t>guidelines during procurement activities.</w:t>
      </w:r>
    </w:p>
    <w:p w14:paraId="0D8149CE" w14:textId="79F35E82" w:rsidR="00994CFA" w:rsidRPr="00994CFA" w:rsidRDefault="005F7CB0" w:rsidP="00994CFA">
      <w:pPr>
        <w:numPr>
          <w:ilvl w:val="0"/>
          <w:numId w:val="6"/>
        </w:numPr>
        <w:tabs>
          <w:tab w:val="left" w:pos="5100"/>
        </w:tabs>
        <w:rPr>
          <w:rFonts w:ascii="Segoe UI Symbol" w:hAnsi="Segoe UI Symbol"/>
          <w:sz w:val="24"/>
          <w:szCs w:val="24"/>
        </w:rPr>
      </w:pPr>
      <w:r w:rsidRPr="005F7CB0">
        <w:rPr>
          <w:rFonts w:ascii="Segoe UI Symbol" w:hAnsi="Segoe UI Symbol"/>
          <w:sz w:val="24"/>
          <w:szCs w:val="24"/>
        </w:rPr>
        <w:t>Engage in sustainability and ethical sourcing training</w:t>
      </w:r>
      <w:r w:rsidR="00994CFA" w:rsidRPr="00994CFA">
        <w:rPr>
          <w:rFonts w:ascii="Segoe UI Symbol" w:hAnsi="Segoe UI Symbol"/>
          <w:sz w:val="24"/>
          <w:szCs w:val="24"/>
        </w:rPr>
        <w:t>.</w:t>
      </w:r>
    </w:p>
    <w:p w14:paraId="33F90C13" w14:textId="441A3CB2" w:rsidR="00994CFA" w:rsidRPr="00994CFA" w:rsidRDefault="005F7CB0" w:rsidP="00994CFA">
      <w:pPr>
        <w:numPr>
          <w:ilvl w:val="0"/>
          <w:numId w:val="6"/>
        </w:numPr>
        <w:tabs>
          <w:tab w:val="left" w:pos="5100"/>
        </w:tabs>
        <w:rPr>
          <w:rFonts w:ascii="Segoe UI Symbol" w:hAnsi="Segoe UI Symbol"/>
          <w:sz w:val="24"/>
          <w:szCs w:val="24"/>
        </w:rPr>
      </w:pPr>
      <w:r w:rsidRPr="005F7CB0">
        <w:rPr>
          <w:rFonts w:ascii="Segoe UI Symbol" w:hAnsi="Segoe UI Symbol"/>
          <w:sz w:val="24"/>
          <w:szCs w:val="24"/>
        </w:rPr>
        <w:t>Report any policy violations through proper channels</w:t>
      </w:r>
      <w:r w:rsidR="00B902B8">
        <w:rPr>
          <w:rFonts w:ascii="Segoe UI Symbol" w:hAnsi="Segoe UI Symbol"/>
          <w:sz w:val="24"/>
          <w:szCs w:val="24"/>
        </w:rPr>
        <w:t xml:space="preserve"> (e.g., the AMLRS Ethics Portal)</w:t>
      </w:r>
      <w:r w:rsidRPr="005F7CB0">
        <w:rPr>
          <w:rFonts w:ascii="Segoe UI Symbol" w:hAnsi="Segoe UI Symbol"/>
          <w:sz w:val="24"/>
          <w:szCs w:val="24"/>
        </w:rPr>
        <w:t>.</w:t>
      </w:r>
    </w:p>
    <w:p w14:paraId="7450FD21" w14:textId="2B9C4E53" w:rsidR="00994CFA" w:rsidRDefault="005F7CB0" w:rsidP="00994CFA">
      <w:pPr>
        <w:numPr>
          <w:ilvl w:val="0"/>
          <w:numId w:val="6"/>
        </w:numPr>
        <w:tabs>
          <w:tab w:val="left" w:pos="5100"/>
        </w:tabs>
        <w:rPr>
          <w:rFonts w:ascii="Segoe UI Symbol" w:hAnsi="Segoe UI Symbol"/>
          <w:sz w:val="24"/>
          <w:szCs w:val="24"/>
        </w:rPr>
      </w:pPr>
      <w:r w:rsidRPr="005F7CB0">
        <w:rPr>
          <w:rFonts w:ascii="Segoe UI Symbol" w:hAnsi="Segoe UI Symbol"/>
          <w:sz w:val="24"/>
          <w:szCs w:val="24"/>
        </w:rPr>
        <w:t>Collaborate with suppliers to ensure compliance with the Supplier Code of Conduct.</w:t>
      </w:r>
    </w:p>
    <w:p w14:paraId="77081291" w14:textId="202CF008" w:rsidR="00F21E1F" w:rsidRDefault="00424C63" w:rsidP="00F21E1F">
      <w:pPr>
        <w:pStyle w:val="Heading1"/>
        <w:ind w:left="-90" w:firstLine="0"/>
        <w:rPr>
          <w:rFonts w:ascii="Segoe UI Symbol" w:hAnsi="Segoe UI Symbol"/>
          <w:b/>
          <w:bCs/>
          <w:sz w:val="28"/>
          <w:szCs w:val="28"/>
        </w:rPr>
      </w:pPr>
      <w:bookmarkStart w:id="155" w:name="_Toc233993846"/>
      <w:r w:rsidRPr="00F21E1F">
        <w:rPr>
          <w:rFonts w:ascii="Segoe UI Symbol" w:hAnsi="Segoe UI Symbol"/>
          <w:b/>
          <w:bCs/>
          <w:sz w:val="28"/>
          <w:szCs w:val="28"/>
        </w:rPr>
        <w:t>REPORTING</w:t>
      </w:r>
      <w:bookmarkEnd w:id="155"/>
      <w:r w:rsidRPr="00F21E1F">
        <w:rPr>
          <w:rFonts w:ascii="Segoe UI Symbol" w:hAnsi="Segoe UI Symbol"/>
          <w:b/>
          <w:bCs/>
          <w:sz w:val="28"/>
          <w:szCs w:val="28"/>
        </w:rPr>
        <w:t xml:space="preserve"> </w:t>
      </w:r>
    </w:p>
    <w:p w14:paraId="2407541F" w14:textId="2B400A3D" w:rsidR="005F7CB0" w:rsidRPr="005F7CB0" w:rsidRDefault="005F7CB0" w:rsidP="005F7CB0">
      <w:pPr>
        <w:tabs>
          <w:tab w:val="left" w:pos="5100"/>
        </w:tabs>
        <w:ind w:left="-90" w:firstLine="0"/>
        <w:rPr>
          <w:rFonts w:ascii="Segoe UI Symbol" w:hAnsi="Segoe UI Symbol"/>
          <w:sz w:val="24"/>
          <w:szCs w:val="24"/>
        </w:rPr>
      </w:pPr>
      <w:r w:rsidRPr="005F7CB0">
        <w:rPr>
          <w:rFonts w:ascii="Segoe UI Symbol" w:hAnsi="Segoe UI Symbol"/>
          <w:sz w:val="24"/>
          <w:szCs w:val="24"/>
        </w:rPr>
        <w:t xml:space="preserve">Consistent and open reporting is vital for tracking progress, recognizing potential risks, and ensuring accountability in sustainable procurement practices. </w:t>
      </w:r>
      <w:r>
        <w:rPr>
          <w:rFonts w:ascii="Segoe UI Symbol" w:hAnsi="Segoe UI Symbol"/>
          <w:sz w:val="24"/>
          <w:szCs w:val="24"/>
        </w:rPr>
        <w:t>AML</w:t>
      </w:r>
      <w:r w:rsidR="00E72B98">
        <w:rPr>
          <w:rFonts w:ascii="Segoe UI Symbol" w:hAnsi="Segoe UI Symbol"/>
          <w:sz w:val="24"/>
          <w:szCs w:val="24"/>
        </w:rPr>
        <w:t>RS</w:t>
      </w:r>
      <w:r w:rsidRPr="005F7CB0">
        <w:rPr>
          <w:rFonts w:ascii="Segoe UI Symbol" w:hAnsi="Segoe UI Symbol"/>
          <w:sz w:val="24"/>
          <w:szCs w:val="24"/>
        </w:rPr>
        <w:t xml:space="preserve"> follows these procedures:</w:t>
      </w:r>
    </w:p>
    <w:p w14:paraId="4832F0E5" w14:textId="145017D6" w:rsidR="005F7CB0" w:rsidRPr="005F7CB0" w:rsidRDefault="005F7CB0" w:rsidP="005F7CB0">
      <w:pPr>
        <w:numPr>
          <w:ilvl w:val="0"/>
          <w:numId w:val="14"/>
        </w:numPr>
        <w:tabs>
          <w:tab w:val="left" w:pos="5100"/>
        </w:tabs>
        <w:rPr>
          <w:rFonts w:ascii="Segoe UI Symbol" w:hAnsi="Segoe UI Symbol"/>
          <w:sz w:val="24"/>
          <w:szCs w:val="24"/>
        </w:rPr>
      </w:pPr>
      <w:r w:rsidRPr="005F7CB0">
        <w:rPr>
          <w:rFonts w:ascii="Segoe UI Symbol" w:hAnsi="Segoe UI Symbol"/>
          <w:sz w:val="24"/>
          <w:szCs w:val="24"/>
        </w:rPr>
        <w:t xml:space="preserve">Annual Sustainability Reviews: We </w:t>
      </w:r>
      <w:r w:rsidR="00E72B98">
        <w:rPr>
          <w:rFonts w:ascii="Segoe UI Symbol" w:hAnsi="Segoe UI Symbol"/>
          <w:sz w:val="24"/>
          <w:szCs w:val="24"/>
        </w:rPr>
        <w:t xml:space="preserve">will </w:t>
      </w:r>
      <w:r w:rsidRPr="005F7CB0">
        <w:rPr>
          <w:rFonts w:ascii="Segoe UI Symbol" w:hAnsi="Segoe UI Symbol"/>
          <w:sz w:val="24"/>
          <w:szCs w:val="24"/>
        </w:rPr>
        <w:t>conduct annual assessments of our sustainability impact, gathering data on key performance indicators established in our sustainability framework.</w:t>
      </w:r>
    </w:p>
    <w:p w14:paraId="65504D8B" w14:textId="27F49D6F" w:rsidR="005F7CB0" w:rsidRPr="005F7CB0" w:rsidRDefault="005F7CB0" w:rsidP="005F7CB0">
      <w:pPr>
        <w:numPr>
          <w:ilvl w:val="0"/>
          <w:numId w:val="14"/>
        </w:numPr>
        <w:tabs>
          <w:tab w:val="left" w:pos="5100"/>
        </w:tabs>
        <w:rPr>
          <w:rFonts w:ascii="Segoe UI Symbol" w:hAnsi="Segoe UI Symbol"/>
          <w:sz w:val="24"/>
          <w:szCs w:val="24"/>
        </w:rPr>
      </w:pPr>
      <w:r w:rsidRPr="005F7CB0">
        <w:rPr>
          <w:rFonts w:ascii="Segoe UI Symbol" w:hAnsi="Segoe UI Symbol"/>
          <w:sz w:val="24"/>
          <w:szCs w:val="24"/>
        </w:rPr>
        <w:t xml:space="preserve">Internal Evaluations: Regular internal evaluations </w:t>
      </w:r>
      <w:r w:rsidR="00E72B98">
        <w:rPr>
          <w:rFonts w:ascii="Segoe UI Symbol" w:hAnsi="Segoe UI Symbol"/>
          <w:sz w:val="24"/>
          <w:szCs w:val="24"/>
        </w:rPr>
        <w:t xml:space="preserve">will be </w:t>
      </w:r>
      <w:r w:rsidRPr="005F7CB0">
        <w:rPr>
          <w:rFonts w:ascii="Segoe UI Symbol" w:hAnsi="Segoe UI Symbol"/>
          <w:sz w:val="24"/>
          <w:szCs w:val="24"/>
        </w:rPr>
        <w:t>performed to ensure compliance with sustainability regulations, assess the efficiency of our management systems, and identify areas for further enhancement.</w:t>
      </w:r>
    </w:p>
    <w:p w14:paraId="54BBAADB" w14:textId="77777777" w:rsidR="005F7CB0" w:rsidRPr="005F7CB0" w:rsidRDefault="005F7CB0" w:rsidP="005F7CB0">
      <w:pPr>
        <w:numPr>
          <w:ilvl w:val="0"/>
          <w:numId w:val="14"/>
        </w:numPr>
        <w:tabs>
          <w:tab w:val="left" w:pos="5100"/>
        </w:tabs>
        <w:rPr>
          <w:rFonts w:ascii="Segoe UI Symbol" w:hAnsi="Segoe UI Symbol"/>
          <w:sz w:val="24"/>
          <w:szCs w:val="24"/>
        </w:rPr>
      </w:pPr>
      <w:r w:rsidRPr="005F7CB0">
        <w:rPr>
          <w:rFonts w:ascii="Segoe UI Symbol" w:hAnsi="Segoe UI Symbol"/>
          <w:sz w:val="24"/>
          <w:szCs w:val="24"/>
        </w:rPr>
        <w:lastRenderedPageBreak/>
        <w:t>Stakeholder Engagement: We engage actively with stakeholders, including employees, suppliers, regulators, and local communities, to obtain valuable insights, address concerns, and transparently report on our sustainability progress and initiatives.</w:t>
      </w:r>
    </w:p>
    <w:p w14:paraId="595B5CA1" w14:textId="7B59B778" w:rsidR="00F21E1F" w:rsidRDefault="00424C63" w:rsidP="00F21E1F">
      <w:pPr>
        <w:pStyle w:val="Heading1"/>
        <w:ind w:left="-90" w:firstLine="0"/>
        <w:rPr>
          <w:rFonts w:ascii="Segoe UI Symbol" w:hAnsi="Segoe UI Symbol"/>
          <w:b/>
          <w:bCs/>
          <w:sz w:val="28"/>
          <w:szCs w:val="28"/>
        </w:rPr>
      </w:pPr>
      <w:bookmarkStart w:id="156" w:name="_Toc233993847"/>
      <w:r w:rsidRPr="00F21E1F">
        <w:rPr>
          <w:rFonts w:ascii="Segoe UI Symbol" w:hAnsi="Segoe UI Symbol"/>
          <w:b/>
          <w:bCs/>
          <w:sz w:val="28"/>
          <w:szCs w:val="28"/>
        </w:rPr>
        <w:t>CONTINUOUS IMPROVEMENT</w:t>
      </w:r>
      <w:bookmarkEnd w:id="156"/>
      <w:r w:rsidR="00F21E1F" w:rsidRPr="00F21E1F">
        <w:rPr>
          <w:rFonts w:ascii="Segoe UI Symbol" w:hAnsi="Segoe UI Symbol"/>
          <w:b/>
          <w:bCs/>
          <w:sz w:val="28"/>
          <w:szCs w:val="28"/>
        </w:rPr>
        <w:t xml:space="preserve"> </w:t>
      </w:r>
    </w:p>
    <w:p w14:paraId="76816AE1" w14:textId="35814438" w:rsidR="005F7CB0" w:rsidRPr="005F7CB0" w:rsidRDefault="00E72B98" w:rsidP="005F7CB0">
      <w:pPr>
        <w:tabs>
          <w:tab w:val="left" w:pos="5100"/>
        </w:tabs>
        <w:ind w:left="-90" w:firstLine="0"/>
        <w:rPr>
          <w:rFonts w:ascii="Segoe UI Symbol" w:hAnsi="Segoe UI Symbol"/>
          <w:sz w:val="24"/>
          <w:szCs w:val="24"/>
        </w:rPr>
      </w:pPr>
      <w:r>
        <w:rPr>
          <w:rFonts w:ascii="Segoe UI Symbol" w:hAnsi="Segoe UI Symbol"/>
          <w:b/>
          <w:bCs/>
          <w:sz w:val="24"/>
          <w:szCs w:val="24"/>
        </w:rPr>
        <w:t xml:space="preserve">THE </w:t>
      </w:r>
      <w:r w:rsidR="005F7CB0" w:rsidRPr="005F7CB0">
        <w:rPr>
          <w:rFonts w:ascii="Segoe UI Symbol" w:hAnsi="Segoe UI Symbol"/>
          <w:b/>
          <w:bCs/>
          <w:sz w:val="24"/>
          <w:szCs w:val="24"/>
        </w:rPr>
        <w:t>AML RIGHTSOURCE GROUP</w:t>
      </w:r>
      <w:r w:rsidR="005F7CB0" w:rsidRPr="005F7CB0">
        <w:rPr>
          <w:rFonts w:ascii="Segoe UI Symbol" w:hAnsi="Segoe UI Symbol"/>
          <w:sz w:val="24"/>
          <w:szCs w:val="24"/>
        </w:rPr>
        <w:t xml:space="preserve"> </w:t>
      </w:r>
      <w:r>
        <w:rPr>
          <w:rFonts w:ascii="Segoe UI Symbol" w:hAnsi="Segoe UI Symbol"/>
          <w:sz w:val="24"/>
          <w:szCs w:val="24"/>
        </w:rPr>
        <w:t xml:space="preserve">of companies </w:t>
      </w:r>
      <w:r w:rsidR="005F7CB0" w:rsidRPr="005F7CB0">
        <w:rPr>
          <w:rFonts w:ascii="Segoe UI Symbol" w:hAnsi="Segoe UI Symbol"/>
          <w:sz w:val="24"/>
          <w:szCs w:val="24"/>
        </w:rPr>
        <w:t xml:space="preserve">is dedicated to the ongoing enhancement of our sustainable procurement practices. We </w:t>
      </w:r>
      <w:r w:rsidR="00363749">
        <w:rPr>
          <w:rFonts w:ascii="Segoe UI Symbol" w:hAnsi="Segoe UI Symbol"/>
          <w:sz w:val="24"/>
          <w:szCs w:val="24"/>
        </w:rPr>
        <w:t xml:space="preserve">will </w:t>
      </w:r>
      <w:r w:rsidR="005F7CB0" w:rsidRPr="005F7CB0">
        <w:rPr>
          <w:rFonts w:ascii="Segoe UI Symbol" w:hAnsi="Segoe UI Symbol"/>
          <w:sz w:val="24"/>
          <w:szCs w:val="24"/>
        </w:rPr>
        <w:t>continuously revise our sustainability framework by incorporating industry-leading practices, innovative technologies, and feedback from stakeholders. Our initiatives focus on improving energy efficiency, waste management, and reducing our carbon footprint.</w:t>
      </w:r>
    </w:p>
    <w:p w14:paraId="7B28B9F5" w14:textId="6E017A1C" w:rsidR="00F21E1F" w:rsidRPr="00F21E1F" w:rsidRDefault="005F7CB0" w:rsidP="005F7CB0">
      <w:pPr>
        <w:tabs>
          <w:tab w:val="left" w:pos="5100"/>
        </w:tabs>
        <w:ind w:left="-90" w:firstLine="0"/>
        <w:rPr>
          <w:rFonts w:ascii="Segoe UI Symbol" w:hAnsi="Segoe UI Symbol"/>
          <w:sz w:val="24"/>
          <w:szCs w:val="24"/>
        </w:rPr>
      </w:pPr>
      <w:r w:rsidRPr="005F7CB0">
        <w:rPr>
          <w:rFonts w:ascii="Segoe UI Symbol" w:hAnsi="Segoe UI Symbol"/>
          <w:sz w:val="24"/>
          <w:szCs w:val="24"/>
        </w:rPr>
        <w:t>We proactively explore and adopt eco-friendly technologies, optimize waste handling processes, and involve employees through specialized training programs. By encouraging innovation and prioritizing sustainability, we strive to surpass regulatory requirements and establish ourselves as leaders in responsible corporate procurement</w:t>
      </w:r>
      <w:r>
        <w:rPr>
          <w:rFonts w:ascii="Segoe UI Symbol" w:hAnsi="Segoe UI Symbol"/>
          <w:sz w:val="24"/>
          <w:szCs w:val="24"/>
        </w:rPr>
        <w:t>.</w:t>
      </w:r>
    </w:p>
    <w:p w14:paraId="309E8CE9" w14:textId="1AD6F921" w:rsidR="00F21E1F" w:rsidRDefault="003C6CF9" w:rsidP="00F21E1F">
      <w:pPr>
        <w:pStyle w:val="Heading1"/>
        <w:ind w:left="-90" w:firstLine="0"/>
        <w:rPr>
          <w:rFonts w:ascii="Segoe UI Symbol" w:hAnsi="Segoe UI Symbol"/>
          <w:b/>
          <w:bCs/>
          <w:sz w:val="28"/>
          <w:szCs w:val="28"/>
        </w:rPr>
      </w:pPr>
      <w:r>
        <w:rPr>
          <w:rFonts w:ascii="Segoe UI Symbol" w:hAnsi="Segoe UI Symbol"/>
          <w:b/>
          <w:bCs/>
          <w:sz w:val="28"/>
          <w:szCs w:val="28"/>
        </w:rPr>
        <w:br w:type="column"/>
      </w:r>
      <w:bookmarkStart w:id="157" w:name="_Toc233993848"/>
      <w:r w:rsidR="00424C63" w:rsidRPr="00F21E1F">
        <w:rPr>
          <w:rFonts w:ascii="Segoe UI Symbol" w:hAnsi="Segoe UI Symbol"/>
          <w:b/>
          <w:bCs/>
          <w:sz w:val="28"/>
          <w:szCs w:val="28"/>
        </w:rPr>
        <w:lastRenderedPageBreak/>
        <w:t>REVIEW MECHANISM</w:t>
      </w:r>
      <w:bookmarkEnd w:id="157"/>
      <w:r w:rsidR="00F21E1F" w:rsidRPr="00F21E1F">
        <w:rPr>
          <w:rFonts w:ascii="Segoe UI Symbol" w:hAnsi="Segoe UI Symbol"/>
          <w:b/>
          <w:bCs/>
          <w:sz w:val="28"/>
          <w:szCs w:val="28"/>
        </w:rPr>
        <w:t xml:space="preserve"> </w:t>
      </w:r>
    </w:p>
    <w:p w14:paraId="4D9081C3" w14:textId="46109F16" w:rsidR="00F21E1F" w:rsidRDefault="00363749" w:rsidP="00F21E1F">
      <w:pPr>
        <w:tabs>
          <w:tab w:val="left" w:pos="5100"/>
        </w:tabs>
        <w:ind w:left="-90" w:firstLine="0"/>
        <w:rPr>
          <w:rFonts w:ascii="Segoe UI Symbol" w:hAnsi="Segoe UI Symbol"/>
          <w:sz w:val="24"/>
          <w:szCs w:val="24"/>
        </w:rPr>
      </w:pPr>
      <w:r>
        <w:rPr>
          <w:rFonts w:ascii="Segoe UI Symbol" w:hAnsi="Segoe UI Symbol"/>
          <w:sz w:val="24"/>
          <w:szCs w:val="24"/>
        </w:rPr>
        <w:t>The Lead</w:t>
      </w:r>
      <w:r w:rsidRPr="00F21E1F">
        <w:rPr>
          <w:rFonts w:ascii="Segoe UI Symbol" w:hAnsi="Segoe UI Symbol"/>
          <w:sz w:val="24"/>
          <w:szCs w:val="24"/>
        </w:rPr>
        <w:t xml:space="preserve"> </w:t>
      </w:r>
      <w:r w:rsidR="005F7CB0">
        <w:rPr>
          <w:rFonts w:ascii="Segoe UI Symbol" w:hAnsi="Segoe UI Symbol"/>
          <w:sz w:val="24"/>
          <w:szCs w:val="24"/>
        </w:rPr>
        <w:t>Compliance</w:t>
      </w:r>
      <w:r w:rsidR="00F21E1F" w:rsidRPr="00F21E1F">
        <w:rPr>
          <w:rFonts w:ascii="Segoe UI Symbol" w:hAnsi="Segoe UI Symbol"/>
          <w:sz w:val="24"/>
          <w:szCs w:val="24"/>
        </w:rPr>
        <w:t xml:space="preserve"> Officer will review the </w:t>
      </w:r>
      <w:r w:rsidR="005F7CB0">
        <w:rPr>
          <w:rFonts w:ascii="Segoe UI Symbol" w:hAnsi="Segoe UI Symbol"/>
          <w:sz w:val="24"/>
          <w:szCs w:val="24"/>
        </w:rPr>
        <w:t>Responsible Procurement P</w:t>
      </w:r>
      <w:r w:rsidR="00F21E1F" w:rsidRPr="00F21E1F">
        <w:rPr>
          <w:rFonts w:ascii="Segoe UI Symbol" w:hAnsi="Segoe UI Symbol"/>
          <w:sz w:val="24"/>
          <w:szCs w:val="24"/>
        </w:rPr>
        <w:t xml:space="preserve">olicy annually, and any updates will be communicated as necessary. </w:t>
      </w:r>
    </w:p>
    <w:tbl>
      <w:tblPr>
        <w:tblStyle w:val="TableGrid"/>
        <w:tblW w:w="5000" w:type="pct"/>
        <w:tblLook w:val="01E0" w:firstRow="1" w:lastRow="1" w:firstColumn="1" w:lastColumn="1" w:noHBand="0" w:noVBand="0"/>
      </w:tblPr>
      <w:tblGrid>
        <w:gridCol w:w="1026"/>
        <w:gridCol w:w="1551"/>
        <w:gridCol w:w="1825"/>
        <w:gridCol w:w="1875"/>
        <w:gridCol w:w="2739"/>
      </w:tblGrid>
      <w:tr w:rsidR="00FA59CD" w:rsidRPr="00924772" w14:paraId="33447094" w14:textId="77777777" w:rsidTr="00CA2CFE">
        <w:trPr>
          <w:trHeight w:val="803"/>
        </w:trPr>
        <w:tc>
          <w:tcPr>
            <w:tcW w:w="569" w:type="pct"/>
            <w:tcBorders>
              <w:top w:val="single" w:sz="4" w:space="0" w:color="auto"/>
              <w:left w:val="single" w:sz="4" w:space="0" w:color="auto"/>
              <w:bottom w:val="single" w:sz="4" w:space="0" w:color="auto"/>
              <w:right w:val="single" w:sz="4" w:space="0" w:color="auto"/>
            </w:tcBorders>
            <w:vAlign w:val="center"/>
            <w:hideMark/>
          </w:tcPr>
          <w:p w14:paraId="145ACDBD" w14:textId="77777777" w:rsidR="00FA59CD" w:rsidRPr="00924772" w:rsidRDefault="00FA59CD"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Sr. No.</w:t>
            </w:r>
          </w:p>
        </w:tc>
        <w:tc>
          <w:tcPr>
            <w:tcW w:w="860" w:type="pct"/>
            <w:tcBorders>
              <w:top w:val="single" w:sz="4" w:space="0" w:color="auto"/>
              <w:left w:val="single" w:sz="4" w:space="0" w:color="auto"/>
              <w:bottom w:val="single" w:sz="4" w:space="0" w:color="auto"/>
              <w:right w:val="single" w:sz="4" w:space="0" w:color="auto"/>
            </w:tcBorders>
            <w:vAlign w:val="center"/>
            <w:hideMark/>
          </w:tcPr>
          <w:p w14:paraId="7A9384AD" w14:textId="77777777" w:rsidR="00FA59CD" w:rsidRPr="00924772" w:rsidRDefault="00FA59CD"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Effective Date</w:t>
            </w:r>
          </w:p>
        </w:tc>
        <w:tc>
          <w:tcPr>
            <w:tcW w:w="1012" w:type="pct"/>
            <w:tcBorders>
              <w:top w:val="single" w:sz="4" w:space="0" w:color="auto"/>
              <w:left w:val="single" w:sz="4" w:space="0" w:color="auto"/>
              <w:bottom w:val="single" w:sz="4" w:space="0" w:color="auto"/>
              <w:right w:val="single" w:sz="4" w:space="0" w:color="auto"/>
            </w:tcBorders>
            <w:vAlign w:val="center"/>
            <w:hideMark/>
          </w:tcPr>
          <w:p w14:paraId="0855E9D2" w14:textId="77777777" w:rsidR="00FA59CD" w:rsidRPr="00924772" w:rsidRDefault="00FA59CD"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Reviewer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62F7D243" w14:textId="77777777" w:rsidR="00FA59CD" w:rsidRPr="00924772" w:rsidRDefault="00FA59CD"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Approver</w:t>
            </w:r>
          </w:p>
        </w:tc>
        <w:tc>
          <w:tcPr>
            <w:tcW w:w="1519" w:type="pct"/>
            <w:tcBorders>
              <w:top w:val="single" w:sz="4" w:space="0" w:color="auto"/>
              <w:left w:val="single" w:sz="4" w:space="0" w:color="auto"/>
              <w:bottom w:val="single" w:sz="4" w:space="0" w:color="auto"/>
              <w:right w:val="single" w:sz="4" w:space="0" w:color="auto"/>
            </w:tcBorders>
            <w:vAlign w:val="center"/>
            <w:hideMark/>
          </w:tcPr>
          <w:p w14:paraId="584A3E4A" w14:textId="77777777" w:rsidR="00FA59CD" w:rsidRPr="00924772" w:rsidRDefault="00FA59CD" w:rsidP="00CA2CFE">
            <w:pPr>
              <w:tabs>
                <w:tab w:val="left" w:pos="5100"/>
              </w:tabs>
              <w:spacing w:before="60" w:after="60" w:line="276" w:lineRule="auto"/>
              <w:ind w:left="-91" w:firstLine="0"/>
              <w:jc w:val="center"/>
              <w:rPr>
                <w:rFonts w:ascii="Segoe UI Symbol" w:hAnsi="Segoe UI Symbol"/>
                <w:b/>
                <w:sz w:val="24"/>
                <w:szCs w:val="24"/>
                <w:lang w:val="en-US"/>
              </w:rPr>
            </w:pPr>
            <w:r w:rsidRPr="00924772">
              <w:rPr>
                <w:rFonts w:ascii="Segoe UI Symbol" w:hAnsi="Segoe UI Symbol"/>
                <w:b/>
                <w:sz w:val="24"/>
                <w:szCs w:val="24"/>
                <w:lang w:val="en-US"/>
              </w:rPr>
              <w:t>Change Summary</w:t>
            </w:r>
          </w:p>
        </w:tc>
      </w:tr>
      <w:tr w:rsidR="00FA59CD" w:rsidRPr="00924772" w14:paraId="7D282FEE" w14:textId="77777777" w:rsidTr="00CA2CFE">
        <w:trPr>
          <w:trHeight w:val="781"/>
        </w:trPr>
        <w:tc>
          <w:tcPr>
            <w:tcW w:w="569" w:type="pct"/>
            <w:tcBorders>
              <w:top w:val="single" w:sz="4" w:space="0" w:color="auto"/>
              <w:left w:val="single" w:sz="4" w:space="0" w:color="auto"/>
              <w:bottom w:val="single" w:sz="4" w:space="0" w:color="auto"/>
              <w:right w:val="single" w:sz="4" w:space="0" w:color="auto"/>
            </w:tcBorders>
            <w:vAlign w:val="center"/>
            <w:hideMark/>
          </w:tcPr>
          <w:p w14:paraId="639FB37B"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1</w:t>
            </w:r>
          </w:p>
        </w:tc>
        <w:tc>
          <w:tcPr>
            <w:tcW w:w="860" w:type="pct"/>
            <w:tcBorders>
              <w:top w:val="single" w:sz="4" w:space="0" w:color="auto"/>
              <w:left w:val="single" w:sz="4" w:space="0" w:color="auto"/>
              <w:bottom w:val="single" w:sz="4" w:space="0" w:color="auto"/>
              <w:right w:val="single" w:sz="4" w:space="0" w:color="auto"/>
            </w:tcBorders>
            <w:vAlign w:val="center"/>
            <w:hideMark/>
          </w:tcPr>
          <w:p w14:paraId="00B56E19"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2024</w:t>
            </w:r>
          </w:p>
        </w:tc>
        <w:tc>
          <w:tcPr>
            <w:tcW w:w="1012" w:type="pct"/>
            <w:tcBorders>
              <w:top w:val="single" w:sz="4" w:space="0" w:color="auto"/>
              <w:left w:val="single" w:sz="4" w:space="0" w:color="auto"/>
              <w:bottom w:val="single" w:sz="4" w:space="0" w:color="auto"/>
              <w:right w:val="single" w:sz="4" w:space="0" w:color="auto"/>
            </w:tcBorders>
            <w:vAlign w:val="center"/>
            <w:hideMark/>
          </w:tcPr>
          <w:p w14:paraId="4B4D6496"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7318AE79"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14EA576A"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New Policy</w:t>
            </w:r>
          </w:p>
        </w:tc>
      </w:tr>
      <w:tr w:rsidR="00FA59CD" w:rsidRPr="00924772" w14:paraId="14560EB2" w14:textId="77777777" w:rsidTr="00CA2CFE">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09C3C708"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2</w:t>
            </w:r>
          </w:p>
        </w:tc>
        <w:tc>
          <w:tcPr>
            <w:tcW w:w="860" w:type="pct"/>
            <w:tcBorders>
              <w:top w:val="single" w:sz="4" w:space="0" w:color="auto"/>
              <w:left w:val="single" w:sz="4" w:space="0" w:color="auto"/>
              <w:bottom w:val="single" w:sz="4" w:space="0" w:color="auto"/>
              <w:right w:val="single" w:sz="4" w:space="0" w:color="auto"/>
            </w:tcBorders>
            <w:vAlign w:val="center"/>
            <w:hideMark/>
          </w:tcPr>
          <w:p w14:paraId="36B74444"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2025</w:t>
            </w:r>
          </w:p>
        </w:tc>
        <w:tc>
          <w:tcPr>
            <w:tcW w:w="1012" w:type="pct"/>
            <w:tcBorders>
              <w:top w:val="single" w:sz="4" w:space="0" w:color="auto"/>
              <w:left w:val="single" w:sz="4" w:space="0" w:color="auto"/>
              <w:bottom w:val="single" w:sz="4" w:space="0" w:color="auto"/>
              <w:right w:val="single" w:sz="4" w:space="0" w:color="auto"/>
            </w:tcBorders>
            <w:vAlign w:val="center"/>
            <w:hideMark/>
          </w:tcPr>
          <w:p w14:paraId="2FC2ADAF"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5A8DE944"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113AB59D"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Cosmetic Changes</w:t>
            </w:r>
          </w:p>
        </w:tc>
      </w:tr>
      <w:tr w:rsidR="00FA59CD" w:rsidRPr="00924772" w14:paraId="28622FBB" w14:textId="77777777" w:rsidTr="00CA2CFE">
        <w:trPr>
          <w:trHeight w:val="789"/>
        </w:trPr>
        <w:tc>
          <w:tcPr>
            <w:tcW w:w="569" w:type="pct"/>
            <w:tcBorders>
              <w:top w:val="single" w:sz="4" w:space="0" w:color="auto"/>
              <w:left w:val="single" w:sz="4" w:space="0" w:color="auto"/>
              <w:bottom w:val="single" w:sz="4" w:space="0" w:color="auto"/>
              <w:right w:val="single" w:sz="4" w:space="0" w:color="auto"/>
            </w:tcBorders>
            <w:vAlign w:val="center"/>
            <w:hideMark/>
          </w:tcPr>
          <w:p w14:paraId="447E8128"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3</w:t>
            </w:r>
          </w:p>
        </w:tc>
        <w:tc>
          <w:tcPr>
            <w:tcW w:w="860" w:type="pct"/>
            <w:tcBorders>
              <w:top w:val="single" w:sz="4" w:space="0" w:color="auto"/>
              <w:left w:val="single" w:sz="4" w:space="0" w:color="auto"/>
              <w:bottom w:val="single" w:sz="4" w:space="0" w:color="auto"/>
              <w:right w:val="single" w:sz="4" w:space="0" w:color="auto"/>
            </w:tcBorders>
            <w:vAlign w:val="center"/>
            <w:hideMark/>
          </w:tcPr>
          <w:p w14:paraId="442DA1BD"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April 01, 202</w:t>
            </w:r>
            <w:r>
              <w:rPr>
                <w:rFonts w:ascii="Segoe UI Symbol" w:hAnsi="Segoe UI Symbol"/>
                <w:sz w:val="24"/>
                <w:szCs w:val="24"/>
                <w:lang w:val="en-US"/>
              </w:rPr>
              <w:t>6</w:t>
            </w:r>
          </w:p>
        </w:tc>
        <w:tc>
          <w:tcPr>
            <w:tcW w:w="1012" w:type="pct"/>
            <w:tcBorders>
              <w:top w:val="single" w:sz="4" w:space="0" w:color="auto"/>
              <w:left w:val="single" w:sz="4" w:space="0" w:color="auto"/>
              <w:bottom w:val="single" w:sz="4" w:space="0" w:color="auto"/>
              <w:right w:val="single" w:sz="4" w:space="0" w:color="auto"/>
            </w:tcBorders>
            <w:vAlign w:val="center"/>
            <w:hideMark/>
          </w:tcPr>
          <w:p w14:paraId="25A2B112"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Lead Compliance Officer</w:t>
            </w:r>
          </w:p>
        </w:tc>
        <w:tc>
          <w:tcPr>
            <w:tcW w:w="1040" w:type="pct"/>
            <w:tcBorders>
              <w:top w:val="single" w:sz="4" w:space="0" w:color="auto"/>
              <w:left w:val="single" w:sz="4" w:space="0" w:color="auto"/>
              <w:bottom w:val="single" w:sz="4" w:space="0" w:color="auto"/>
              <w:right w:val="single" w:sz="4" w:space="0" w:color="auto"/>
            </w:tcBorders>
            <w:vAlign w:val="center"/>
            <w:hideMark/>
          </w:tcPr>
          <w:p w14:paraId="6D6FB81C" w14:textId="77777777" w:rsidR="00FA59CD" w:rsidRPr="00924772" w:rsidRDefault="00FA59CD" w:rsidP="00CA2CFE">
            <w:pPr>
              <w:tabs>
                <w:tab w:val="left" w:pos="5100"/>
              </w:tabs>
              <w:spacing w:before="60" w:after="60" w:line="276" w:lineRule="auto"/>
              <w:ind w:left="-91" w:firstLine="0"/>
              <w:jc w:val="center"/>
              <w:rPr>
                <w:rFonts w:ascii="Segoe UI Symbol" w:hAnsi="Segoe UI Symbol"/>
                <w:sz w:val="24"/>
                <w:szCs w:val="24"/>
                <w:lang w:val="en-US"/>
              </w:rPr>
            </w:pPr>
            <w:r w:rsidRPr="00924772">
              <w:rPr>
                <w:rFonts w:ascii="Segoe UI Symbol" w:hAnsi="Segoe UI Symbol"/>
                <w:sz w:val="24"/>
                <w:szCs w:val="24"/>
                <w:lang w:val="en-US"/>
              </w:rPr>
              <w:t>AMLRS RIGHTSOURCE (GROUP)</w:t>
            </w:r>
          </w:p>
        </w:tc>
        <w:tc>
          <w:tcPr>
            <w:tcW w:w="1519" w:type="pct"/>
            <w:tcBorders>
              <w:top w:val="single" w:sz="4" w:space="0" w:color="auto"/>
              <w:left w:val="single" w:sz="4" w:space="0" w:color="auto"/>
              <w:bottom w:val="single" w:sz="4" w:space="0" w:color="auto"/>
              <w:right w:val="single" w:sz="4" w:space="0" w:color="auto"/>
            </w:tcBorders>
            <w:vAlign w:val="center"/>
            <w:hideMark/>
          </w:tcPr>
          <w:p w14:paraId="71F6E954" w14:textId="6EF3FAD9" w:rsidR="00FA59CD" w:rsidRPr="00924772" w:rsidRDefault="00CA438B" w:rsidP="00CA2CFE">
            <w:pPr>
              <w:tabs>
                <w:tab w:val="left" w:pos="5100"/>
              </w:tabs>
              <w:spacing w:before="60" w:after="60" w:line="276" w:lineRule="auto"/>
              <w:ind w:left="0" w:firstLine="0"/>
              <w:jc w:val="center"/>
              <w:rPr>
                <w:rFonts w:ascii="Segoe UI Symbol" w:hAnsi="Segoe UI Symbol"/>
                <w:sz w:val="24"/>
                <w:szCs w:val="24"/>
                <w:lang w:val="en-US"/>
              </w:rPr>
            </w:pPr>
            <w:r>
              <w:rPr>
                <w:rFonts w:ascii="Segoe UI Symbol" w:hAnsi="Segoe UI Symbol"/>
                <w:sz w:val="24"/>
                <w:szCs w:val="24"/>
                <w:lang w:val="en-US"/>
              </w:rPr>
              <w:t>Update in Scope</w:t>
            </w:r>
          </w:p>
        </w:tc>
      </w:tr>
    </w:tbl>
    <w:p w14:paraId="3BCEFBBE" w14:textId="20EB4C19" w:rsidR="00F21E1F" w:rsidRPr="00F21E1F" w:rsidRDefault="00F21E1F" w:rsidP="007B5931">
      <w:pPr>
        <w:pStyle w:val="Default"/>
        <w:spacing w:after="240" w:line="276" w:lineRule="auto"/>
        <w:ind w:left="-90"/>
        <w:rPr>
          <w:rFonts w:ascii="Segoe UI Symbol" w:hAnsi="Segoe UI Symbol"/>
        </w:rPr>
      </w:pPr>
      <w:r w:rsidRPr="00F21E1F">
        <w:rPr>
          <w:rFonts w:ascii="Segoe UI Symbol" w:hAnsi="Segoe UI Symbol"/>
          <w:b/>
          <w:bCs/>
        </w:rPr>
        <w:tab/>
      </w:r>
      <w:r w:rsidRPr="00F21E1F">
        <w:rPr>
          <w:rFonts w:ascii="Segoe UI Symbol" w:hAnsi="Segoe UI Symbol"/>
          <w:b/>
          <w:bCs/>
        </w:rPr>
        <w:tab/>
        <w:t xml:space="preserve">     </w:t>
      </w:r>
    </w:p>
    <w:p w14:paraId="0E9C8311" w14:textId="14D3F633" w:rsidR="00F21E1F" w:rsidRPr="00F21E1F" w:rsidRDefault="00F21E1F" w:rsidP="00F21E1F">
      <w:pPr>
        <w:pStyle w:val="Default"/>
        <w:spacing w:after="240" w:line="276" w:lineRule="auto"/>
        <w:ind w:left="-90"/>
        <w:rPr>
          <w:rFonts w:ascii="Segoe UI Symbol" w:hAnsi="Segoe UI Symbol"/>
        </w:rPr>
      </w:pPr>
      <w:r w:rsidRPr="00F21E1F">
        <w:rPr>
          <w:rFonts w:ascii="Segoe UI Symbol" w:hAnsi="Segoe UI Symbol"/>
          <w:b/>
          <w:bCs/>
        </w:rPr>
        <w:t xml:space="preserve">Next review date: </w:t>
      </w:r>
      <w:r w:rsidR="00424C63">
        <w:rPr>
          <w:rFonts w:ascii="Segoe UI Symbol" w:hAnsi="Segoe UI Symbol"/>
          <w:b/>
          <w:bCs/>
        </w:rPr>
        <w:t xml:space="preserve">April 01, </w:t>
      </w:r>
      <w:r w:rsidRPr="00F21E1F">
        <w:rPr>
          <w:rFonts w:ascii="Segoe UI Symbol" w:hAnsi="Segoe UI Symbol"/>
          <w:b/>
          <w:bCs/>
        </w:rPr>
        <w:t>202</w:t>
      </w:r>
      <w:r w:rsidR="007B5931">
        <w:rPr>
          <w:rFonts w:ascii="Segoe UI Symbol" w:hAnsi="Segoe UI Symbol"/>
          <w:b/>
          <w:bCs/>
        </w:rPr>
        <w:t>7</w:t>
      </w:r>
      <w:r w:rsidRPr="00F21E1F">
        <w:rPr>
          <w:rFonts w:ascii="Segoe UI Symbol" w:hAnsi="Segoe UI Symbol"/>
          <w:b/>
          <w:bCs/>
        </w:rPr>
        <w:t xml:space="preserve"> </w:t>
      </w:r>
    </w:p>
    <w:p w14:paraId="266F03C7" w14:textId="77777777" w:rsidR="00CA438B" w:rsidRDefault="00CA438B" w:rsidP="00F21E1F">
      <w:pPr>
        <w:ind w:left="-90" w:firstLine="0"/>
        <w:rPr>
          <w:rFonts w:ascii="Segoe UI Symbol" w:hAnsi="Segoe UI Symbol"/>
          <w:b/>
          <w:bCs/>
          <w:sz w:val="24"/>
          <w:szCs w:val="24"/>
        </w:rPr>
      </w:pPr>
    </w:p>
    <w:p w14:paraId="29AC7860" w14:textId="77777777" w:rsidR="00CA438B" w:rsidRDefault="00CA438B" w:rsidP="00F21E1F">
      <w:pPr>
        <w:ind w:left="-90" w:firstLine="0"/>
        <w:rPr>
          <w:rFonts w:ascii="Segoe UI Symbol" w:hAnsi="Segoe UI Symbol"/>
          <w:b/>
          <w:bCs/>
          <w:sz w:val="24"/>
          <w:szCs w:val="24"/>
        </w:rPr>
      </w:pPr>
    </w:p>
    <w:p w14:paraId="13C3847C" w14:textId="77777777" w:rsidR="00CA438B" w:rsidRDefault="00CA438B" w:rsidP="00F21E1F">
      <w:pPr>
        <w:ind w:left="-90" w:firstLine="0"/>
        <w:rPr>
          <w:rFonts w:ascii="Segoe UI Symbol" w:hAnsi="Segoe UI Symbol"/>
          <w:b/>
          <w:bCs/>
          <w:sz w:val="24"/>
          <w:szCs w:val="24"/>
        </w:rPr>
      </w:pPr>
    </w:p>
    <w:p w14:paraId="40E00F18" w14:textId="5892D35D" w:rsidR="00F21E1F" w:rsidRDefault="00424C63" w:rsidP="00CA438B">
      <w:pPr>
        <w:ind w:left="-90" w:firstLine="0"/>
        <w:jc w:val="right"/>
        <w:rPr>
          <w:rFonts w:ascii="Segoe UI Symbol" w:hAnsi="Segoe UI Symbol"/>
          <w:b/>
          <w:bCs/>
          <w:sz w:val="24"/>
          <w:szCs w:val="24"/>
        </w:rPr>
      </w:pPr>
      <w:r w:rsidRPr="00F21E1F">
        <w:rPr>
          <w:rFonts w:ascii="Segoe UI Symbol" w:hAnsi="Segoe UI Symbol"/>
          <w:b/>
          <w:bCs/>
          <w:sz w:val="24"/>
          <w:szCs w:val="24"/>
        </w:rPr>
        <w:t xml:space="preserve">Prepared by: </w:t>
      </w:r>
      <w:r w:rsidR="00363749">
        <w:rPr>
          <w:rFonts w:ascii="Segoe UI Symbol" w:hAnsi="Segoe UI Symbol"/>
          <w:b/>
          <w:bCs/>
          <w:sz w:val="24"/>
          <w:szCs w:val="24"/>
        </w:rPr>
        <w:t xml:space="preserve">Lead </w:t>
      </w:r>
      <w:r w:rsidR="005F7CB0">
        <w:rPr>
          <w:rFonts w:ascii="Segoe UI Symbol" w:hAnsi="Segoe UI Symbol"/>
          <w:b/>
          <w:bCs/>
          <w:sz w:val="24"/>
          <w:szCs w:val="24"/>
        </w:rPr>
        <w:t>Compliance</w:t>
      </w:r>
      <w:r>
        <w:rPr>
          <w:rFonts w:ascii="Segoe UI Symbol" w:hAnsi="Segoe UI Symbol"/>
          <w:b/>
          <w:bCs/>
          <w:sz w:val="24"/>
          <w:szCs w:val="24"/>
        </w:rPr>
        <w:t xml:space="preserve"> Officer</w:t>
      </w:r>
      <w:r w:rsidR="00363749">
        <w:rPr>
          <w:rFonts w:ascii="Segoe UI Symbol" w:hAnsi="Segoe UI Symbol"/>
          <w:b/>
          <w:bCs/>
          <w:sz w:val="24"/>
          <w:szCs w:val="24"/>
        </w:rPr>
        <w:t xml:space="preserve"> (General Counsel, AML RightSource, LLC)</w:t>
      </w:r>
    </w:p>
    <w:p w14:paraId="02F2239F" w14:textId="43A04BBD" w:rsidR="00F63F2B" w:rsidRDefault="00424C63" w:rsidP="00CA438B">
      <w:pPr>
        <w:ind w:left="-90" w:firstLine="0"/>
        <w:jc w:val="right"/>
        <w:rPr>
          <w:rFonts w:ascii="Segoe UI Symbol" w:hAnsi="Segoe UI Symbol"/>
          <w:b/>
          <w:bCs/>
          <w:sz w:val="24"/>
          <w:szCs w:val="24"/>
        </w:rPr>
      </w:pPr>
      <w:r>
        <w:rPr>
          <w:rFonts w:ascii="Segoe UI Symbol" w:hAnsi="Segoe UI Symbol"/>
          <w:b/>
          <w:bCs/>
          <w:sz w:val="24"/>
          <w:szCs w:val="24"/>
        </w:rPr>
        <w:t>Approved by: AML RIGHTSOURCE GROUP</w:t>
      </w:r>
    </w:p>
    <w:p w14:paraId="2038B9E5" w14:textId="00C7EDEE" w:rsidR="00424C63" w:rsidRPr="00F21E1F" w:rsidRDefault="00F63F2B" w:rsidP="00F63F2B">
      <w:pPr>
        <w:pStyle w:val="Heading1"/>
        <w:ind w:left="-90" w:firstLine="0"/>
        <w:jc w:val="center"/>
        <w:rPr>
          <w:rFonts w:ascii="Segoe UI Symbol" w:hAnsi="Segoe UI Symbol"/>
          <w:b/>
          <w:bCs/>
          <w:sz w:val="28"/>
          <w:szCs w:val="28"/>
        </w:rPr>
      </w:pPr>
      <w:r>
        <w:rPr>
          <w:rFonts w:ascii="Segoe UI Symbol" w:hAnsi="Segoe UI Symbol"/>
          <w:b/>
          <w:bCs/>
          <w:sz w:val="24"/>
          <w:szCs w:val="24"/>
        </w:rPr>
        <w:br w:type="column"/>
      </w:r>
      <w:bookmarkStart w:id="158" w:name="_Toc233993849"/>
      <w:r w:rsidRPr="00F63F2B">
        <w:rPr>
          <w:rFonts w:ascii="Segoe UI Symbol" w:hAnsi="Segoe UI Symbol"/>
          <w:b/>
          <w:bCs/>
          <w:sz w:val="28"/>
          <w:szCs w:val="28"/>
        </w:rPr>
        <w:lastRenderedPageBreak/>
        <w:t>EMPLOYEE ACKNOWLEDGEMENT FORM</w:t>
      </w:r>
      <w:bookmarkEnd w:id="158"/>
    </w:p>
    <w:p w14:paraId="04847679" w14:textId="4ACE9141" w:rsidR="00D17DF3" w:rsidRPr="00D17DF3" w:rsidRDefault="00D17DF3" w:rsidP="00D17DF3">
      <w:pPr>
        <w:tabs>
          <w:tab w:val="left" w:pos="5100"/>
        </w:tabs>
        <w:ind w:left="-90" w:firstLine="0"/>
        <w:rPr>
          <w:rFonts w:ascii="Segoe UI Symbol" w:hAnsi="Segoe UI Symbol"/>
          <w:sz w:val="24"/>
          <w:szCs w:val="24"/>
        </w:rPr>
      </w:pPr>
      <w:r w:rsidRPr="00D17DF3">
        <w:rPr>
          <w:rFonts w:ascii="Segoe UI Symbol" w:hAnsi="Segoe UI Symbol"/>
          <w:sz w:val="24"/>
          <w:szCs w:val="24"/>
        </w:rPr>
        <w:t xml:space="preserve">I, the undersigned, acknowledge that I have received and reviewed the Responsible Sourcing Policy of </w:t>
      </w:r>
      <w:r w:rsidR="00376821">
        <w:rPr>
          <w:rFonts w:ascii="Segoe UI Symbol" w:hAnsi="Segoe UI Symbol"/>
          <w:sz w:val="24"/>
          <w:szCs w:val="24"/>
        </w:rPr>
        <w:t xml:space="preserve">THE </w:t>
      </w:r>
      <w:r w:rsidRPr="00D17DF3">
        <w:rPr>
          <w:rFonts w:ascii="Segoe UI Symbol" w:hAnsi="Segoe UI Symbol"/>
          <w:sz w:val="24"/>
          <w:szCs w:val="24"/>
        </w:rPr>
        <w:t>AML RIGHTSOURCE GROUP. I understand the company’s commitment to promoting ethical sourcing practices and the objectives outlined in the policy, which include ensuring sustainability, promoting fair labor practices, and minimizing environmental impact in the supply chain.</w:t>
      </w:r>
    </w:p>
    <w:p w14:paraId="68C1A891" w14:textId="3EF850AC" w:rsidR="00D17DF3" w:rsidRPr="00D17DF3" w:rsidRDefault="00D17DF3" w:rsidP="00D17DF3">
      <w:pPr>
        <w:tabs>
          <w:tab w:val="left" w:pos="5100"/>
        </w:tabs>
        <w:ind w:left="-90" w:firstLine="0"/>
        <w:rPr>
          <w:rFonts w:ascii="Segoe UI Symbol" w:hAnsi="Segoe UI Symbol"/>
          <w:sz w:val="24"/>
          <w:szCs w:val="24"/>
        </w:rPr>
      </w:pPr>
      <w:r w:rsidRPr="00D17DF3">
        <w:rPr>
          <w:rFonts w:ascii="Segoe UI Symbol" w:hAnsi="Segoe UI Symbol"/>
          <w:sz w:val="24"/>
          <w:szCs w:val="24"/>
        </w:rPr>
        <w:t xml:space="preserve">By signing this acknowledgment, I confirm my commitment to following the responsible sourcing practices and guidelines set forth by </w:t>
      </w:r>
      <w:r w:rsidR="00376821">
        <w:rPr>
          <w:rFonts w:ascii="Segoe UI Symbol" w:hAnsi="Segoe UI Symbol"/>
          <w:sz w:val="24"/>
          <w:szCs w:val="24"/>
        </w:rPr>
        <w:t xml:space="preserve">THE </w:t>
      </w:r>
      <w:r w:rsidRPr="00D17DF3">
        <w:rPr>
          <w:rFonts w:ascii="Segoe UI Symbol" w:hAnsi="Segoe UI Symbol"/>
          <w:sz w:val="24"/>
          <w:szCs w:val="24"/>
        </w:rPr>
        <w:t>AML RIGHTSOURCE GROUP. I will actively contribute to the company’s efforts to source responsibly and engage in any required training programs to further support these initiatives. I am dedicated to helping achieve the company’s sourcing goals and fostering ethical supply chain practices.</w:t>
      </w:r>
    </w:p>
    <w:p w14:paraId="1034224E" w14:textId="77777777" w:rsidR="00F63F2B" w:rsidRPr="00F63F2B" w:rsidRDefault="00F63F2B" w:rsidP="00F63F2B">
      <w:pPr>
        <w:ind w:left="450"/>
        <w:rPr>
          <w:rFonts w:ascii="Segoe UI Symbol" w:hAnsi="Segoe UI Symbol"/>
          <w:sz w:val="24"/>
          <w:szCs w:val="24"/>
        </w:rPr>
      </w:pPr>
      <w:r w:rsidRPr="00F63F2B">
        <w:rPr>
          <w:rFonts w:ascii="Segoe UI Symbol" w:hAnsi="Segoe UI Symbol"/>
          <w:b/>
          <w:bCs/>
          <w:sz w:val="24"/>
          <w:szCs w:val="24"/>
        </w:rPr>
        <w:t>Employee Information</w:t>
      </w:r>
    </w:p>
    <w:p w14:paraId="3B14B93E" w14:textId="0343E2B4" w:rsidR="00F63F2B" w:rsidRPr="00F63F2B" w:rsidRDefault="00F63F2B" w:rsidP="00F63F2B">
      <w:pPr>
        <w:numPr>
          <w:ilvl w:val="0"/>
          <w:numId w:val="12"/>
        </w:numPr>
        <w:ind w:left="450"/>
        <w:rPr>
          <w:rFonts w:ascii="Segoe UI Symbol" w:hAnsi="Segoe UI Symbol"/>
          <w:sz w:val="24"/>
          <w:szCs w:val="24"/>
        </w:rPr>
      </w:pPr>
      <w:r w:rsidRPr="00F63F2B">
        <w:rPr>
          <w:rFonts w:ascii="Segoe UI Symbol" w:hAnsi="Segoe UI Symbol"/>
          <w:b/>
          <w:bCs/>
          <w:sz w:val="24"/>
          <w:szCs w:val="24"/>
        </w:rPr>
        <w:t>Name</w:t>
      </w:r>
      <w:r w:rsidRPr="00F63F2B">
        <w:rPr>
          <w:rFonts w:ascii="Segoe UI Symbol" w:hAnsi="Segoe UI Symbol"/>
          <w:sz w:val="24"/>
          <w:szCs w:val="24"/>
        </w:rPr>
        <w:t xml:space="preserve">: </w:t>
      </w:r>
    </w:p>
    <w:p w14:paraId="6EBD963B" w14:textId="00C64B5E" w:rsidR="00F63F2B" w:rsidRPr="00F63F2B" w:rsidRDefault="00F63F2B" w:rsidP="00F63F2B">
      <w:pPr>
        <w:numPr>
          <w:ilvl w:val="0"/>
          <w:numId w:val="12"/>
        </w:numPr>
        <w:ind w:left="450"/>
        <w:rPr>
          <w:rFonts w:ascii="Segoe UI Symbol" w:hAnsi="Segoe UI Symbol"/>
          <w:sz w:val="24"/>
          <w:szCs w:val="24"/>
        </w:rPr>
      </w:pPr>
      <w:r>
        <w:rPr>
          <w:rFonts w:ascii="Segoe UI Symbol" w:hAnsi="Segoe UI Symbol"/>
          <w:b/>
          <w:bCs/>
          <w:sz w:val="24"/>
          <w:szCs w:val="24"/>
        </w:rPr>
        <w:t>Signature</w:t>
      </w:r>
      <w:r w:rsidRPr="00F63F2B">
        <w:rPr>
          <w:rFonts w:ascii="Segoe UI Symbol" w:hAnsi="Segoe UI Symbol"/>
          <w:sz w:val="24"/>
          <w:szCs w:val="24"/>
        </w:rPr>
        <w:t>:</w:t>
      </w:r>
      <w:r>
        <w:rPr>
          <w:rFonts w:ascii="Segoe UI Symbol" w:hAnsi="Segoe UI Symbol"/>
          <w:sz w:val="24"/>
          <w:szCs w:val="24"/>
        </w:rPr>
        <w:t xml:space="preserve"> </w:t>
      </w:r>
    </w:p>
    <w:p w14:paraId="49E9550F" w14:textId="35F1B699" w:rsidR="00994CFA" w:rsidRPr="00F63F2B" w:rsidRDefault="00F63F2B" w:rsidP="00C916A8">
      <w:pPr>
        <w:numPr>
          <w:ilvl w:val="0"/>
          <w:numId w:val="12"/>
        </w:numPr>
        <w:ind w:left="450"/>
        <w:rPr>
          <w:lang w:val="en-US"/>
        </w:rPr>
      </w:pPr>
      <w:r w:rsidRPr="00F63F2B">
        <w:rPr>
          <w:rFonts w:ascii="Segoe UI Symbol" w:hAnsi="Segoe UI Symbol"/>
          <w:b/>
          <w:bCs/>
          <w:sz w:val="24"/>
          <w:szCs w:val="24"/>
        </w:rPr>
        <w:t>Date</w:t>
      </w:r>
      <w:r w:rsidRPr="00F63F2B">
        <w:rPr>
          <w:rFonts w:ascii="Segoe UI Symbol" w:hAnsi="Segoe UI Symbol"/>
          <w:sz w:val="24"/>
          <w:szCs w:val="24"/>
        </w:rPr>
        <w:t xml:space="preserve">: </w:t>
      </w:r>
    </w:p>
    <w:p w14:paraId="5987F96A" w14:textId="032B47F5" w:rsidR="006968DC" w:rsidRDefault="006968DC" w:rsidP="00C66CC2">
      <w:pPr>
        <w:tabs>
          <w:tab w:val="left" w:pos="5100"/>
        </w:tabs>
        <w:ind w:left="0" w:firstLine="0"/>
        <w:jc w:val="left"/>
        <w:rPr>
          <w:rFonts w:ascii="Segoe UI Symbol" w:hAnsi="Segoe UI Symbol"/>
          <w:sz w:val="24"/>
          <w:szCs w:val="24"/>
        </w:rPr>
      </w:pPr>
    </w:p>
    <w:p w14:paraId="79175C13" w14:textId="77777777" w:rsidR="006968DC" w:rsidRDefault="006968DC" w:rsidP="006968DC">
      <w:pPr>
        <w:tabs>
          <w:tab w:val="left" w:pos="5100"/>
        </w:tabs>
        <w:jc w:val="left"/>
        <w:rPr>
          <w:rFonts w:ascii="Segoe UI Symbol" w:hAnsi="Segoe UI Symbol"/>
          <w:sz w:val="24"/>
          <w:szCs w:val="24"/>
        </w:rPr>
      </w:pPr>
    </w:p>
    <w:p w14:paraId="7C860553" w14:textId="4C437EF8" w:rsidR="00E018C2" w:rsidRPr="00E018C2" w:rsidRDefault="006968DC" w:rsidP="006968DC">
      <w:pPr>
        <w:tabs>
          <w:tab w:val="left" w:pos="5100"/>
        </w:tabs>
        <w:jc w:val="left"/>
        <w:rPr>
          <w:rFonts w:ascii="Segoe UI Symbol" w:hAnsi="Segoe UI Symbol"/>
          <w:sz w:val="24"/>
          <w:szCs w:val="24"/>
        </w:rPr>
      </w:pPr>
      <w:r>
        <w:rPr>
          <w:rFonts w:ascii="Segoe UI Symbol" w:hAnsi="Segoe UI Symbol"/>
          <w:sz w:val="24"/>
          <w:szCs w:val="24"/>
        </w:rPr>
        <w:br/>
      </w:r>
    </w:p>
    <w:p w14:paraId="3A3F4522" w14:textId="77777777" w:rsidR="00E018C2" w:rsidRDefault="00E018C2" w:rsidP="00364D9B">
      <w:pPr>
        <w:tabs>
          <w:tab w:val="left" w:pos="5100"/>
        </w:tabs>
      </w:pPr>
    </w:p>
    <w:p w14:paraId="6D8CB071" w14:textId="32464C03" w:rsidR="00364D9B" w:rsidRPr="00364D9B" w:rsidRDefault="00E018C2" w:rsidP="00364D9B">
      <w:pPr>
        <w:tabs>
          <w:tab w:val="left" w:pos="5100"/>
        </w:tabs>
      </w:pPr>
      <w:r>
        <w:br/>
      </w:r>
    </w:p>
    <w:sectPr w:rsidR="00364D9B" w:rsidRPr="00364D9B" w:rsidSect="00E018C2">
      <w:headerReference w:type="even" r:id="rId9"/>
      <w:headerReference w:type="default" r:id="rId10"/>
      <w:footerReference w:type="even" r:id="rId11"/>
      <w:footerReference w:type="default" r:id="rId12"/>
      <w:headerReference w:type="first" r:id="rId13"/>
      <w:footerReference w:type="first" r:id="rId14"/>
      <w:pgSz w:w="11906" w:h="16838"/>
      <w:pgMar w:top="216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CE5E" w14:textId="77777777" w:rsidR="00941203" w:rsidRDefault="00941203" w:rsidP="00364D9B">
      <w:pPr>
        <w:spacing w:before="0" w:after="0" w:line="240" w:lineRule="auto"/>
      </w:pPr>
      <w:r>
        <w:separator/>
      </w:r>
    </w:p>
  </w:endnote>
  <w:endnote w:type="continuationSeparator" w:id="0">
    <w:p w14:paraId="060EE0C3" w14:textId="77777777" w:rsidR="00941203" w:rsidRDefault="00941203" w:rsidP="00364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F7B0" w14:textId="77777777" w:rsidR="00192655" w:rsidRDefault="001926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057" w14:textId="6AEA9815" w:rsidR="00424C63" w:rsidRDefault="00424C63">
    <w:pPr>
      <w:pStyle w:val="Footer"/>
    </w:pPr>
    <w:r>
      <w:ptab w:relativeTo="margin" w:alignment="center" w:leader="none"/>
    </w:r>
    <w:r>
      <w:t>Rev.No.1.</w:t>
    </w:r>
    <w:r w:rsidR="006E448D">
      <w:t>1</w:t>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EF3B" w14:textId="77777777" w:rsidR="00192655" w:rsidRDefault="00192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3AD4" w14:textId="77777777" w:rsidR="00941203" w:rsidRDefault="00941203" w:rsidP="00364D9B">
      <w:pPr>
        <w:spacing w:before="0" w:after="0" w:line="240" w:lineRule="auto"/>
      </w:pPr>
      <w:r>
        <w:separator/>
      </w:r>
    </w:p>
  </w:footnote>
  <w:footnote w:type="continuationSeparator" w:id="0">
    <w:p w14:paraId="15B58F18" w14:textId="77777777" w:rsidR="00941203" w:rsidRDefault="00941203" w:rsidP="00364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75C1" w14:textId="77777777" w:rsidR="00192655" w:rsidRDefault="00192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3CA" w14:textId="546BD4E9" w:rsidR="00364D9B" w:rsidRDefault="00AC766C">
    <w:pPr>
      <w:pStyle w:val="Header"/>
    </w:pPr>
    <w:r>
      <w:rPr>
        <w:noProof/>
      </w:rPr>
      <w:drawing>
        <wp:anchor distT="0" distB="0" distL="114300" distR="114300" simplePos="0" relativeHeight="251659264" behindDoc="1" locked="0" layoutInCell="1" allowOverlap="1" wp14:anchorId="493507C5" wp14:editId="369D9FE8">
          <wp:simplePos x="0" y="0"/>
          <wp:positionH relativeFrom="column">
            <wp:posOffset>81643</wp:posOffset>
          </wp:positionH>
          <wp:positionV relativeFrom="paragraph">
            <wp:posOffset>5080</wp:posOffset>
          </wp:positionV>
          <wp:extent cx="1466850" cy="605364"/>
          <wp:effectExtent l="0" t="0" r="0" b="0"/>
          <wp:wrapNone/>
          <wp:docPr id="23600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7973" name="Picture 276827973"/>
                  <pic:cNvPicPr/>
                </pic:nvPicPr>
                <pic:blipFill>
                  <a:blip r:embed="rId1">
                    <a:extLst>
                      <a:ext uri="{28A0092B-C50C-407E-A947-70E740481C1C}">
                        <a14:useLocalDpi xmlns:a14="http://schemas.microsoft.com/office/drawing/2010/main" val="0"/>
                      </a:ext>
                    </a:extLst>
                  </a:blip>
                  <a:stretch>
                    <a:fillRect/>
                  </a:stretch>
                </pic:blipFill>
                <pic:spPr>
                  <a:xfrm>
                    <a:off x="0" y="0"/>
                    <a:ext cx="1466850" cy="6053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67B28088" w14:textId="77777777" w:rsidR="00046518" w:rsidRPr="00046518" w:rsidRDefault="00AC766C" w:rsidP="00046518">
    <w:pPr>
      <w:pStyle w:val="Header"/>
      <w:tabs>
        <w:tab w:val="clear" w:pos="9026"/>
        <w:tab w:val="right" w:pos="8820"/>
      </w:tabs>
      <w:ind w:right="206"/>
      <w:jc w:val="right"/>
      <w:rPr>
        <w:sz w:val="2"/>
        <w:szCs w:val="2"/>
      </w:rPr>
    </w:pPr>
    <w:r>
      <w:tab/>
    </w:r>
    <w:r>
      <w:tab/>
    </w:r>
    <w:r>
      <w:tab/>
    </w:r>
  </w:p>
  <w:p w14:paraId="2658BD82" w14:textId="2E4BEED0" w:rsidR="00AC766C" w:rsidRPr="00E018C2" w:rsidRDefault="00AC766C" w:rsidP="00046518">
    <w:pPr>
      <w:pStyle w:val="Header"/>
      <w:tabs>
        <w:tab w:val="clear" w:pos="9026"/>
        <w:tab w:val="right" w:pos="8820"/>
      </w:tabs>
      <w:ind w:right="206"/>
      <w:jc w:val="right"/>
      <w:rPr>
        <w:rFonts w:ascii="Segoe UI Symbol" w:hAnsi="Segoe UI Symbol"/>
      </w:rPr>
    </w:pPr>
    <w:r w:rsidRPr="00E018C2">
      <w:rPr>
        <w:rFonts w:ascii="Segoe UI Symbol" w:hAnsi="Segoe UI Symbol"/>
      </w:rPr>
      <w:t>Doc-AML</w:t>
    </w:r>
    <w:r w:rsidR="003A7900">
      <w:rPr>
        <w:rFonts w:ascii="Segoe UI Symbol" w:hAnsi="Segoe UI Symbol"/>
      </w:rPr>
      <w:t>RS</w:t>
    </w:r>
    <w:r w:rsidRPr="00E018C2">
      <w:rPr>
        <w:rFonts w:ascii="Segoe UI Symbol" w:hAnsi="Segoe UI Symbol"/>
      </w:rPr>
      <w:t>-</w:t>
    </w:r>
    <w:r w:rsidR="003A7900">
      <w:rPr>
        <w:rFonts w:ascii="Segoe UI Symbol" w:hAnsi="Segoe UI Symbol"/>
      </w:rPr>
      <w:t>RS</w:t>
    </w:r>
    <w:r w:rsidRPr="00E018C2">
      <w:rPr>
        <w:rFonts w:ascii="Segoe UI Symbol" w:hAnsi="Segoe UI Symbol"/>
      </w:rPr>
      <w:t>P-00</w:t>
    </w:r>
    <w:r w:rsidR="006D3C94">
      <w:rPr>
        <w:rFonts w:ascii="Segoe UI Symbol" w:hAnsi="Segoe UI Symbol"/>
      </w:rPr>
      <w:t>2</w:t>
    </w:r>
  </w:p>
  <w:p w14:paraId="3BC33DDB" w14:textId="79C332B9" w:rsidR="00AC766C" w:rsidRPr="00E018C2" w:rsidRDefault="00654CB9" w:rsidP="00046518">
    <w:pPr>
      <w:pStyle w:val="Header"/>
      <w:tabs>
        <w:tab w:val="clear" w:pos="9026"/>
        <w:tab w:val="right" w:pos="8820"/>
      </w:tabs>
      <w:ind w:right="206"/>
      <w:jc w:val="right"/>
      <w:rPr>
        <w:rFonts w:ascii="Segoe UI Symbol" w:hAnsi="Segoe UI Symbol"/>
      </w:rPr>
    </w:pPr>
    <w:r>
      <w:rPr>
        <w:rFonts w:ascii="Segoe UI Symbol" w:hAnsi="Segoe UI Symbol"/>
        <w:noProof/>
      </w:rPr>
      <mc:AlternateContent>
        <mc:Choice Requires="wps">
          <w:drawing>
            <wp:anchor distT="0" distB="0" distL="114300" distR="114300" simplePos="0" relativeHeight="251658240" behindDoc="0" locked="0" layoutInCell="1" allowOverlap="1" wp14:anchorId="1D888D6B" wp14:editId="4C307346">
              <wp:simplePos x="0" y="0"/>
              <wp:positionH relativeFrom="margin">
                <wp:align>center</wp:align>
              </wp:positionH>
              <wp:positionV relativeFrom="paragraph">
                <wp:posOffset>365125</wp:posOffset>
              </wp:positionV>
              <wp:extent cx="5820410" cy="6350"/>
              <wp:effectExtent l="9525" t="12700" r="18415" b="9525"/>
              <wp:wrapNone/>
              <wp:docPr id="69398929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0410" cy="6350"/>
                      </a:xfrm>
                      <a:prstGeom prst="straightConnector1">
                        <a:avLst/>
                      </a:prstGeom>
                      <a:noFill/>
                      <a:ln w="190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BF67BD" id="_x0000_t32" coordsize="21600,21600" o:spt="32" o:oned="t" path="m,l21600,21600e" filled="f">
              <v:path arrowok="t" fillok="f" o:connecttype="none"/>
              <o:lock v:ext="edit" shapetype="t"/>
            </v:shapetype>
            <v:shape id="AutoShape 1" o:spid="_x0000_s1026" type="#_x0000_t32" style="position:absolute;margin-left:0;margin-top:28.75pt;width:458.3pt;height:.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" strokecolor="black [3213]" strokeweight="1.5pt">
              <w10:wrap anchorx="margin"/>
            </v:shape>
          </w:pict>
        </mc:Fallback>
      </mc:AlternateContent>
    </w:r>
    <w:hyperlink r:id="rId2" w:history="1">
      <w:r w:rsidR="00AC766C" w:rsidRPr="00E018C2">
        <w:rPr>
          <w:rStyle w:val="Hyperlink"/>
          <w:rFonts w:ascii="Segoe UI Symbol" w:hAnsi="Segoe UI Symbol"/>
        </w:rPr>
        <w:t>www.amlrightsource.com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62CE" w14:textId="77777777" w:rsidR="00192655" w:rsidRDefault="00192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C56"/>
    <w:multiLevelType w:val="hybridMultilevel"/>
    <w:tmpl w:val="680E5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E5F7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5E9"/>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25281"/>
    <w:multiLevelType w:val="hybridMultilevel"/>
    <w:tmpl w:val="CF826AFC"/>
    <w:lvl w:ilvl="0" w:tplc="B3065BCE">
      <w:start w:val="1"/>
      <w:numFmt w:val="decimal"/>
      <w:lvlText w:val="%1."/>
      <w:lvlJc w:val="left"/>
      <w:pPr>
        <w:ind w:left="446" w:hanging="360"/>
      </w:pPr>
      <w:rPr>
        <w:rFonts w:ascii="Segoe UI Symbol" w:hAnsi="Segoe UI Symbol" w:hint="default"/>
        <w:sz w:val="26"/>
        <w:szCs w:val="26"/>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4" w15:restartNumberingAfterBreak="0">
    <w:nsid w:val="2EB62A23"/>
    <w:multiLevelType w:val="multilevel"/>
    <w:tmpl w:val="69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6546"/>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55340"/>
    <w:multiLevelType w:val="hybridMultilevel"/>
    <w:tmpl w:val="EDF20908"/>
    <w:lvl w:ilvl="0" w:tplc="40090001">
      <w:start w:val="1"/>
      <w:numFmt w:val="bullet"/>
      <w:lvlText w:val=""/>
      <w:lvlJc w:val="left"/>
      <w:pPr>
        <w:ind w:left="1526" w:hanging="360"/>
      </w:pPr>
      <w:rPr>
        <w:rFonts w:ascii="Symbol" w:hAnsi="Symbol" w:hint="default"/>
      </w:rPr>
    </w:lvl>
    <w:lvl w:ilvl="1" w:tplc="40090003" w:tentative="1">
      <w:start w:val="1"/>
      <w:numFmt w:val="bullet"/>
      <w:lvlText w:val="o"/>
      <w:lvlJc w:val="left"/>
      <w:pPr>
        <w:ind w:left="2246" w:hanging="360"/>
      </w:pPr>
      <w:rPr>
        <w:rFonts w:ascii="Courier New" w:hAnsi="Courier New" w:cs="Courier New" w:hint="default"/>
      </w:rPr>
    </w:lvl>
    <w:lvl w:ilvl="2" w:tplc="40090005" w:tentative="1">
      <w:start w:val="1"/>
      <w:numFmt w:val="bullet"/>
      <w:lvlText w:val=""/>
      <w:lvlJc w:val="left"/>
      <w:pPr>
        <w:ind w:left="2966" w:hanging="360"/>
      </w:pPr>
      <w:rPr>
        <w:rFonts w:ascii="Wingdings" w:hAnsi="Wingdings" w:hint="default"/>
      </w:rPr>
    </w:lvl>
    <w:lvl w:ilvl="3" w:tplc="40090001" w:tentative="1">
      <w:start w:val="1"/>
      <w:numFmt w:val="bullet"/>
      <w:lvlText w:val=""/>
      <w:lvlJc w:val="left"/>
      <w:pPr>
        <w:ind w:left="3686" w:hanging="360"/>
      </w:pPr>
      <w:rPr>
        <w:rFonts w:ascii="Symbol" w:hAnsi="Symbol" w:hint="default"/>
      </w:rPr>
    </w:lvl>
    <w:lvl w:ilvl="4" w:tplc="40090003" w:tentative="1">
      <w:start w:val="1"/>
      <w:numFmt w:val="bullet"/>
      <w:lvlText w:val="o"/>
      <w:lvlJc w:val="left"/>
      <w:pPr>
        <w:ind w:left="4406" w:hanging="360"/>
      </w:pPr>
      <w:rPr>
        <w:rFonts w:ascii="Courier New" w:hAnsi="Courier New" w:cs="Courier New" w:hint="default"/>
      </w:rPr>
    </w:lvl>
    <w:lvl w:ilvl="5" w:tplc="40090005" w:tentative="1">
      <w:start w:val="1"/>
      <w:numFmt w:val="bullet"/>
      <w:lvlText w:val=""/>
      <w:lvlJc w:val="left"/>
      <w:pPr>
        <w:ind w:left="5126" w:hanging="360"/>
      </w:pPr>
      <w:rPr>
        <w:rFonts w:ascii="Wingdings" w:hAnsi="Wingdings" w:hint="default"/>
      </w:rPr>
    </w:lvl>
    <w:lvl w:ilvl="6" w:tplc="40090001" w:tentative="1">
      <w:start w:val="1"/>
      <w:numFmt w:val="bullet"/>
      <w:lvlText w:val=""/>
      <w:lvlJc w:val="left"/>
      <w:pPr>
        <w:ind w:left="5846" w:hanging="360"/>
      </w:pPr>
      <w:rPr>
        <w:rFonts w:ascii="Symbol" w:hAnsi="Symbol" w:hint="default"/>
      </w:rPr>
    </w:lvl>
    <w:lvl w:ilvl="7" w:tplc="40090003" w:tentative="1">
      <w:start w:val="1"/>
      <w:numFmt w:val="bullet"/>
      <w:lvlText w:val="o"/>
      <w:lvlJc w:val="left"/>
      <w:pPr>
        <w:ind w:left="6566" w:hanging="360"/>
      </w:pPr>
      <w:rPr>
        <w:rFonts w:ascii="Courier New" w:hAnsi="Courier New" w:cs="Courier New" w:hint="default"/>
      </w:rPr>
    </w:lvl>
    <w:lvl w:ilvl="8" w:tplc="40090005" w:tentative="1">
      <w:start w:val="1"/>
      <w:numFmt w:val="bullet"/>
      <w:lvlText w:val=""/>
      <w:lvlJc w:val="left"/>
      <w:pPr>
        <w:ind w:left="7286" w:hanging="360"/>
      </w:pPr>
      <w:rPr>
        <w:rFonts w:ascii="Wingdings" w:hAnsi="Wingdings" w:hint="default"/>
      </w:rPr>
    </w:lvl>
  </w:abstractNum>
  <w:abstractNum w:abstractNumId="7" w15:restartNumberingAfterBreak="0">
    <w:nsid w:val="493833FA"/>
    <w:multiLevelType w:val="multilevel"/>
    <w:tmpl w:val="852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A6D97"/>
    <w:multiLevelType w:val="hybridMultilevel"/>
    <w:tmpl w:val="26340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4E042B"/>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E3B33"/>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25258"/>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520B"/>
    <w:multiLevelType w:val="multilevel"/>
    <w:tmpl w:val="84C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14D8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44623">
    <w:abstractNumId w:val="3"/>
  </w:num>
  <w:num w:numId="2" w16cid:durableId="1175681277">
    <w:abstractNumId w:val="8"/>
  </w:num>
  <w:num w:numId="3" w16cid:durableId="113334843">
    <w:abstractNumId w:val="1"/>
  </w:num>
  <w:num w:numId="4" w16cid:durableId="681009731">
    <w:abstractNumId w:val="7"/>
  </w:num>
  <w:num w:numId="5" w16cid:durableId="2116174276">
    <w:abstractNumId w:val="12"/>
  </w:num>
  <w:num w:numId="6" w16cid:durableId="795026510">
    <w:abstractNumId w:val="4"/>
  </w:num>
  <w:num w:numId="7" w16cid:durableId="1979994250">
    <w:abstractNumId w:val="0"/>
  </w:num>
  <w:num w:numId="8" w16cid:durableId="885799048">
    <w:abstractNumId w:val="11"/>
  </w:num>
  <w:num w:numId="9" w16cid:durableId="1186796247">
    <w:abstractNumId w:val="2"/>
  </w:num>
  <w:num w:numId="10" w16cid:durableId="177623606">
    <w:abstractNumId w:val="13"/>
  </w:num>
  <w:num w:numId="11" w16cid:durableId="192883628">
    <w:abstractNumId w:val="9"/>
  </w:num>
  <w:num w:numId="12" w16cid:durableId="142963739">
    <w:abstractNumId w:val="5"/>
  </w:num>
  <w:num w:numId="13" w16cid:durableId="1479153036">
    <w:abstractNumId w:val="6"/>
  </w:num>
  <w:num w:numId="14" w16cid:durableId="16692146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07b86ed86191d5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05"/>
    <w:rsid w:val="00000A16"/>
    <w:rsid w:val="00004451"/>
    <w:rsid w:val="00013520"/>
    <w:rsid w:val="00046518"/>
    <w:rsid w:val="0006018A"/>
    <w:rsid w:val="000860BD"/>
    <w:rsid w:val="000B7393"/>
    <w:rsid w:val="000C6E57"/>
    <w:rsid w:val="00130A32"/>
    <w:rsid w:val="00135FA3"/>
    <w:rsid w:val="00147E06"/>
    <w:rsid w:val="00192655"/>
    <w:rsid w:val="001A53EA"/>
    <w:rsid w:val="002144B5"/>
    <w:rsid w:val="002B3F10"/>
    <w:rsid w:val="002B4363"/>
    <w:rsid w:val="00303135"/>
    <w:rsid w:val="00330B0F"/>
    <w:rsid w:val="00341B8B"/>
    <w:rsid w:val="003563CC"/>
    <w:rsid w:val="003629D7"/>
    <w:rsid w:val="00363749"/>
    <w:rsid w:val="00364D9B"/>
    <w:rsid w:val="0037326D"/>
    <w:rsid w:val="00376821"/>
    <w:rsid w:val="003A7900"/>
    <w:rsid w:val="003B25A1"/>
    <w:rsid w:val="003C6CF9"/>
    <w:rsid w:val="00403BA9"/>
    <w:rsid w:val="00424C63"/>
    <w:rsid w:val="0048151C"/>
    <w:rsid w:val="004B0D68"/>
    <w:rsid w:val="004B1BB1"/>
    <w:rsid w:val="004B7783"/>
    <w:rsid w:val="004C10D0"/>
    <w:rsid w:val="004E786A"/>
    <w:rsid w:val="00514E67"/>
    <w:rsid w:val="005711CB"/>
    <w:rsid w:val="00571E35"/>
    <w:rsid w:val="005820ED"/>
    <w:rsid w:val="00590E59"/>
    <w:rsid w:val="005C77AA"/>
    <w:rsid w:val="005D3452"/>
    <w:rsid w:val="005F2AE9"/>
    <w:rsid w:val="005F7CB0"/>
    <w:rsid w:val="00605550"/>
    <w:rsid w:val="00654CB9"/>
    <w:rsid w:val="006879BF"/>
    <w:rsid w:val="006968DC"/>
    <w:rsid w:val="006A2D85"/>
    <w:rsid w:val="006D35E2"/>
    <w:rsid w:val="006D3C94"/>
    <w:rsid w:val="006E2E4C"/>
    <w:rsid w:val="006E448D"/>
    <w:rsid w:val="0074122D"/>
    <w:rsid w:val="00751830"/>
    <w:rsid w:val="00797AAE"/>
    <w:rsid w:val="007B3C05"/>
    <w:rsid w:val="007B5931"/>
    <w:rsid w:val="007E6A91"/>
    <w:rsid w:val="007F59D6"/>
    <w:rsid w:val="008018D4"/>
    <w:rsid w:val="008223F2"/>
    <w:rsid w:val="0084649C"/>
    <w:rsid w:val="00873EA2"/>
    <w:rsid w:val="00887DFC"/>
    <w:rsid w:val="008D7C0F"/>
    <w:rsid w:val="008E15BA"/>
    <w:rsid w:val="00941203"/>
    <w:rsid w:val="00984FE7"/>
    <w:rsid w:val="00994CFA"/>
    <w:rsid w:val="00995330"/>
    <w:rsid w:val="009E07C6"/>
    <w:rsid w:val="009E73FB"/>
    <w:rsid w:val="00A240A4"/>
    <w:rsid w:val="00A47D26"/>
    <w:rsid w:val="00AC766C"/>
    <w:rsid w:val="00AE4866"/>
    <w:rsid w:val="00AF2E9D"/>
    <w:rsid w:val="00B16CDA"/>
    <w:rsid w:val="00B54AA6"/>
    <w:rsid w:val="00B62CEA"/>
    <w:rsid w:val="00B747C4"/>
    <w:rsid w:val="00B87AF5"/>
    <w:rsid w:val="00B902B8"/>
    <w:rsid w:val="00BB3D91"/>
    <w:rsid w:val="00BC3909"/>
    <w:rsid w:val="00BD0A90"/>
    <w:rsid w:val="00BF0312"/>
    <w:rsid w:val="00BF3B64"/>
    <w:rsid w:val="00C16FF3"/>
    <w:rsid w:val="00C373A5"/>
    <w:rsid w:val="00C37E55"/>
    <w:rsid w:val="00C57FE5"/>
    <w:rsid w:val="00C66277"/>
    <w:rsid w:val="00C66CC2"/>
    <w:rsid w:val="00C72569"/>
    <w:rsid w:val="00C979FF"/>
    <w:rsid w:val="00CA438B"/>
    <w:rsid w:val="00D17DF3"/>
    <w:rsid w:val="00D27624"/>
    <w:rsid w:val="00D641D6"/>
    <w:rsid w:val="00D77124"/>
    <w:rsid w:val="00DE6F7B"/>
    <w:rsid w:val="00DF5C4D"/>
    <w:rsid w:val="00DF72E0"/>
    <w:rsid w:val="00E018C2"/>
    <w:rsid w:val="00E273AC"/>
    <w:rsid w:val="00E57023"/>
    <w:rsid w:val="00E72B98"/>
    <w:rsid w:val="00E83B76"/>
    <w:rsid w:val="00EA1A50"/>
    <w:rsid w:val="00F21E1F"/>
    <w:rsid w:val="00F271B8"/>
    <w:rsid w:val="00F328F4"/>
    <w:rsid w:val="00F3361B"/>
    <w:rsid w:val="00F63F2B"/>
    <w:rsid w:val="00F66B02"/>
    <w:rsid w:val="00F93976"/>
    <w:rsid w:val="00FA59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ED77"/>
  <w15:chartTrackingRefBased/>
  <w15:docId w15:val="{AF065184-5AE4-413C-93B7-0579514B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B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B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0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0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B3C0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05"/>
    <w:rPr>
      <w:rFonts w:eastAsiaTheme="majorEastAsia" w:cstheme="majorBidi"/>
      <w:color w:val="272727" w:themeColor="text1" w:themeTint="D8"/>
    </w:rPr>
  </w:style>
  <w:style w:type="paragraph" w:styleId="Title">
    <w:name w:val="Title"/>
    <w:basedOn w:val="Normal"/>
    <w:next w:val="Normal"/>
    <w:link w:val="TitleChar"/>
    <w:uiPriority w:val="10"/>
    <w:qFormat/>
    <w:rsid w:val="007B3C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05"/>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C05"/>
    <w:rPr>
      <w:i/>
      <w:iCs/>
      <w:color w:val="404040" w:themeColor="text1" w:themeTint="BF"/>
    </w:rPr>
  </w:style>
  <w:style w:type="character" w:styleId="IntenseEmphasis">
    <w:name w:val="Intense Emphasis"/>
    <w:basedOn w:val="DefaultParagraphFont"/>
    <w:uiPriority w:val="21"/>
    <w:qFormat/>
    <w:rsid w:val="007B3C05"/>
    <w:rPr>
      <w:i/>
      <w:iCs/>
      <w:color w:val="2F5496" w:themeColor="accent1" w:themeShade="BF"/>
    </w:rPr>
  </w:style>
  <w:style w:type="paragraph" w:styleId="IntenseQuote">
    <w:name w:val="Intense Quote"/>
    <w:basedOn w:val="Normal"/>
    <w:next w:val="Normal"/>
    <w:link w:val="IntenseQuoteChar"/>
    <w:uiPriority w:val="30"/>
    <w:qFormat/>
    <w:rsid w:val="007B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05"/>
    <w:rPr>
      <w:i/>
      <w:iCs/>
      <w:color w:val="2F5496" w:themeColor="accent1" w:themeShade="BF"/>
    </w:rPr>
  </w:style>
  <w:style w:type="character" w:styleId="IntenseReference">
    <w:name w:val="Intense Reference"/>
    <w:basedOn w:val="DefaultParagraphFont"/>
    <w:uiPriority w:val="32"/>
    <w:qFormat/>
    <w:rsid w:val="007B3C05"/>
    <w:rPr>
      <w:b/>
      <w:bCs/>
      <w:smallCaps/>
      <w:color w:val="2F5496" w:themeColor="accent1" w:themeShade="BF"/>
      <w:spacing w:val="5"/>
    </w:rPr>
  </w:style>
  <w:style w:type="paragraph" w:styleId="Header">
    <w:name w:val="header"/>
    <w:basedOn w:val="Normal"/>
    <w:link w:val="HeaderChar"/>
    <w:uiPriority w:val="99"/>
    <w:unhideWhenUsed/>
    <w:rsid w:val="00364D9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4D9B"/>
  </w:style>
  <w:style w:type="paragraph" w:styleId="Footer">
    <w:name w:val="footer"/>
    <w:basedOn w:val="Normal"/>
    <w:link w:val="FooterChar"/>
    <w:uiPriority w:val="99"/>
    <w:unhideWhenUsed/>
    <w:rsid w:val="00364D9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4D9B"/>
  </w:style>
  <w:style w:type="character" w:styleId="Hyperlink">
    <w:name w:val="Hyperlink"/>
    <w:basedOn w:val="DefaultParagraphFont"/>
    <w:uiPriority w:val="99"/>
    <w:unhideWhenUsed/>
    <w:rsid w:val="00AC766C"/>
    <w:rPr>
      <w:color w:val="0563C1" w:themeColor="hyperlink"/>
      <w:u w:val="single"/>
    </w:rPr>
  </w:style>
  <w:style w:type="character" w:styleId="UnresolvedMention">
    <w:name w:val="Unresolved Mention"/>
    <w:basedOn w:val="DefaultParagraphFont"/>
    <w:uiPriority w:val="99"/>
    <w:semiHidden/>
    <w:unhideWhenUsed/>
    <w:rsid w:val="00AC766C"/>
    <w:rPr>
      <w:color w:val="605E5C"/>
      <w:shd w:val="clear" w:color="auto" w:fill="E1DFDD"/>
    </w:rPr>
  </w:style>
  <w:style w:type="character" w:styleId="FollowedHyperlink">
    <w:name w:val="FollowedHyperlink"/>
    <w:basedOn w:val="DefaultParagraphFont"/>
    <w:uiPriority w:val="99"/>
    <w:semiHidden/>
    <w:unhideWhenUsed/>
    <w:rsid w:val="00AC766C"/>
    <w:rPr>
      <w:color w:val="954F72" w:themeColor="followedHyperlink"/>
      <w:u w:val="single"/>
    </w:rPr>
  </w:style>
  <w:style w:type="table" w:styleId="TableGrid">
    <w:name w:val="Table Grid"/>
    <w:basedOn w:val="TableNormal"/>
    <w:uiPriority w:val="39"/>
    <w:rsid w:val="002144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16FF3"/>
    <w:pPr>
      <w:tabs>
        <w:tab w:val="right" w:leader="dot" w:pos="9016"/>
      </w:tabs>
      <w:spacing w:after="100"/>
      <w:ind w:left="0" w:hanging="90"/>
    </w:pPr>
  </w:style>
  <w:style w:type="paragraph" w:customStyle="1" w:styleId="Default">
    <w:name w:val="Default"/>
    <w:rsid w:val="00F21E1F"/>
    <w:pPr>
      <w:autoSpaceDE w:val="0"/>
      <w:autoSpaceDN w:val="0"/>
      <w:adjustRightInd w:val="0"/>
      <w:spacing w:before="0" w:after="0" w:line="240" w:lineRule="auto"/>
      <w:ind w:left="0" w:firstLine="0"/>
      <w:jc w:val="left"/>
    </w:pPr>
    <w:rPr>
      <w:rFonts w:ascii="Arial" w:hAnsi="Arial" w:cs="Arial"/>
      <w:color w:val="000000"/>
      <w:kern w:val="0"/>
      <w:sz w:val="24"/>
      <w:szCs w:val="24"/>
    </w:rPr>
  </w:style>
  <w:style w:type="paragraph" w:styleId="Revision">
    <w:name w:val="Revision"/>
    <w:hidden/>
    <w:uiPriority w:val="99"/>
    <w:semiHidden/>
    <w:rsid w:val="004B1BB1"/>
    <w:pPr>
      <w:spacing w:before="0" w:after="0" w:line="240" w:lineRule="auto"/>
      <w:ind w:left="0" w:firstLine="0"/>
      <w:jc w:val="left"/>
    </w:pPr>
  </w:style>
  <w:style w:type="character" w:styleId="CommentReference">
    <w:name w:val="annotation reference"/>
    <w:basedOn w:val="DefaultParagraphFont"/>
    <w:uiPriority w:val="99"/>
    <w:semiHidden/>
    <w:unhideWhenUsed/>
    <w:rsid w:val="009E73FB"/>
    <w:rPr>
      <w:sz w:val="16"/>
      <w:szCs w:val="16"/>
    </w:rPr>
  </w:style>
  <w:style w:type="paragraph" w:styleId="CommentText">
    <w:name w:val="annotation text"/>
    <w:basedOn w:val="Normal"/>
    <w:link w:val="CommentTextChar"/>
    <w:uiPriority w:val="99"/>
    <w:unhideWhenUsed/>
    <w:rsid w:val="009E73FB"/>
    <w:pPr>
      <w:spacing w:line="240" w:lineRule="auto"/>
    </w:pPr>
    <w:rPr>
      <w:sz w:val="20"/>
      <w:szCs w:val="20"/>
    </w:rPr>
  </w:style>
  <w:style w:type="character" w:customStyle="1" w:styleId="CommentTextChar">
    <w:name w:val="Comment Text Char"/>
    <w:basedOn w:val="DefaultParagraphFont"/>
    <w:link w:val="CommentText"/>
    <w:uiPriority w:val="99"/>
    <w:rsid w:val="009E73FB"/>
    <w:rPr>
      <w:sz w:val="20"/>
      <w:szCs w:val="20"/>
    </w:rPr>
  </w:style>
  <w:style w:type="paragraph" w:styleId="CommentSubject">
    <w:name w:val="annotation subject"/>
    <w:basedOn w:val="CommentText"/>
    <w:next w:val="CommentText"/>
    <w:link w:val="CommentSubjectChar"/>
    <w:uiPriority w:val="99"/>
    <w:semiHidden/>
    <w:unhideWhenUsed/>
    <w:rsid w:val="009E73FB"/>
    <w:rPr>
      <w:b/>
      <w:bCs/>
    </w:rPr>
  </w:style>
  <w:style w:type="character" w:customStyle="1" w:styleId="CommentSubjectChar">
    <w:name w:val="Comment Subject Char"/>
    <w:basedOn w:val="CommentTextChar"/>
    <w:link w:val="CommentSubject"/>
    <w:uiPriority w:val="99"/>
    <w:semiHidden/>
    <w:rsid w:val="009E73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1933">
      <w:bodyDiv w:val="1"/>
      <w:marLeft w:val="0"/>
      <w:marRight w:val="0"/>
      <w:marTop w:val="0"/>
      <w:marBottom w:val="0"/>
      <w:divBdr>
        <w:top w:val="none" w:sz="0" w:space="0" w:color="auto"/>
        <w:left w:val="none" w:sz="0" w:space="0" w:color="auto"/>
        <w:bottom w:val="none" w:sz="0" w:space="0" w:color="auto"/>
        <w:right w:val="none" w:sz="0" w:space="0" w:color="auto"/>
      </w:divBdr>
    </w:div>
    <w:div w:id="67044227">
      <w:bodyDiv w:val="1"/>
      <w:marLeft w:val="0"/>
      <w:marRight w:val="0"/>
      <w:marTop w:val="0"/>
      <w:marBottom w:val="0"/>
      <w:divBdr>
        <w:top w:val="none" w:sz="0" w:space="0" w:color="auto"/>
        <w:left w:val="none" w:sz="0" w:space="0" w:color="auto"/>
        <w:bottom w:val="none" w:sz="0" w:space="0" w:color="auto"/>
        <w:right w:val="none" w:sz="0" w:space="0" w:color="auto"/>
      </w:divBdr>
    </w:div>
    <w:div w:id="79564592">
      <w:bodyDiv w:val="1"/>
      <w:marLeft w:val="0"/>
      <w:marRight w:val="0"/>
      <w:marTop w:val="0"/>
      <w:marBottom w:val="0"/>
      <w:divBdr>
        <w:top w:val="none" w:sz="0" w:space="0" w:color="auto"/>
        <w:left w:val="none" w:sz="0" w:space="0" w:color="auto"/>
        <w:bottom w:val="none" w:sz="0" w:space="0" w:color="auto"/>
        <w:right w:val="none" w:sz="0" w:space="0" w:color="auto"/>
      </w:divBdr>
    </w:div>
    <w:div w:id="103504291">
      <w:bodyDiv w:val="1"/>
      <w:marLeft w:val="0"/>
      <w:marRight w:val="0"/>
      <w:marTop w:val="0"/>
      <w:marBottom w:val="0"/>
      <w:divBdr>
        <w:top w:val="none" w:sz="0" w:space="0" w:color="auto"/>
        <w:left w:val="none" w:sz="0" w:space="0" w:color="auto"/>
        <w:bottom w:val="none" w:sz="0" w:space="0" w:color="auto"/>
        <w:right w:val="none" w:sz="0" w:space="0" w:color="auto"/>
      </w:divBdr>
    </w:div>
    <w:div w:id="119568008">
      <w:bodyDiv w:val="1"/>
      <w:marLeft w:val="0"/>
      <w:marRight w:val="0"/>
      <w:marTop w:val="0"/>
      <w:marBottom w:val="0"/>
      <w:divBdr>
        <w:top w:val="none" w:sz="0" w:space="0" w:color="auto"/>
        <w:left w:val="none" w:sz="0" w:space="0" w:color="auto"/>
        <w:bottom w:val="none" w:sz="0" w:space="0" w:color="auto"/>
        <w:right w:val="none" w:sz="0" w:space="0" w:color="auto"/>
      </w:divBdr>
    </w:div>
    <w:div w:id="134878154">
      <w:bodyDiv w:val="1"/>
      <w:marLeft w:val="0"/>
      <w:marRight w:val="0"/>
      <w:marTop w:val="0"/>
      <w:marBottom w:val="0"/>
      <w:divBdr>
        <w:top w:val="none" w:sz="0" w:space="0" w:color="auto"/>
        <w:left w:val="none" w:sz="0" w:space="0" w:color="auto"/>
        <w:bottom w:val="none" w:sz="0" w:space="0" w:color="auto"/>
        <w:right w:val="none" w:sz="0" w:space="0" w:color="auto"/>
      </w:divBdr>
    </w:div>
    <w:div w:id="142234490">
      <w:bodyDiv w:val="1"/>
      <w:marLeft w:val="0"/>
      <w:marRight w:val="0"/>
      <w:marTop w:val="0"/>
      <w:marBottom w:val="0"/>
      <w:divBdr>
        <w:top w:val="none" w:sz="0" w:space="0" w:color="auto"/>
        <w:left w:val="none" w:sz="0" w:space="0" w:color="auto"/>
        <w:bottom w:val="none" w:sz="0" w:space="0" w:color="auto"/>
        <w:right w:val="none" w:sz="0" w:space="0" w:color="auto"/>
      </w:divBdr>
    </w:div>
    <w:div w:id="238028661">
      <w:bodyDiv w:val="1"/>
      <w:marLeft w:val="0"/>
      <w:marRight w:val="0"/>
      <w:marTop w:val="0"/>
      <w:marBottom w:val="0"/>
      <w:divBdr>
        <w:top w:val="none" w:sz="0" w:space="0" w:color="auto"/>
        <w:left w:val="none" w:sz="0" w:space="0" w:color="auto"/>
        <w:bottom w:val="none" w:sz="0" w:space="0" w:color="auto"/>
        <w:right w:val="none" w:sz="0" w:space="0" w:color="auto"/>
      </w:divBdr>
    </w:div>
    <w:div w:id="250822063">
      <w:bodyDiv w:val="1"/>
      <w:marLeft w:val="0"/>
      <w:marRight w:val="0"/>
      <w:marTop w:val="0"/>
      <w:marBottom w:val="0"/>
      <w:divBdr>
        <w:top w:val="none" w:sz="0" w:space="0" w:color="auto"/>
        <w:left w:val="none" w:sz="0" w:space="0" w:color="auto"/>
        <w:bottom w:val="none" w:sz="0" w:space="0" w:color="auto"/>
        <w:right w:val="none" w:sz="0" w:space="0" w:color="auto"/>
      </w:divBdr>
    </w:div>
    <w:div w:id="267660049">
      <w:bodyDiv w:val="1"/>
      <w:marLeft w:val="0"/>
      <w:marRight w:val="0"/>
      <w:marTop w:val="0"/>
      <w:marBottom w:val="0"/>
      <w:divBdr>
        <w:top w:val="none" w:sz="0" w:space="0" w:color="auto"/>
        <w:left w:val="none" w:sz="0" w:space="0" w:color="auto"/>
        <w:bottom w:val="none" w:sz="0" w:space="0" w:color="auto"/>
        <w:right w:val="none" w:sz="0" w:space="0" w:color="auto"/>
      </w:divBdr>
    </w:div>
    <w:div w:id="277569971">
      <w:bodyDiv w:val="1"/>
      <w:marLeft w:val="0"/>
      <w:marRight w:val="0"/>
      <w:marTop w:val="0"/>
      <w:marBottom w:val="0"/>
      <w:divBdr>
        <w:top w:val="none" w:sz="0" w:space="0" w:color="auto"/>
        <w:left w:val="none" w:sz="0" w:space="0" w:color="auto"/>
        <w:bottom w:val="none" w:sz="0" w:space="0" w:color="auto"/>
        <w:right w:val="none" w:sz="0" w:space="0" w:color="auto"/>
      </w:divBdr>
    </w:div>
    <w:div w:id="311832346">
      <w:bodyDiv w:val="1"/>
      <w:marLeft w:val="0"/>
      <w:marRight w:val="0"/>
      <w:marTop w:val="0"/>
      <w:marBottom w:val="0"/>
      <w:divBdr>
        <w:top w:val="none" w:sz="0" w:space="0" w:color="auto"/>
        <w:left w:val="none" w:sz="0" w:space="0" w:color="auto"/>
        <w:bottom w:val="none" w:sz="0" w:space="0" w:color="auto"/>
        <w:right w:val="none" w:sz="0" w:space="0" w:color="auto"/>
      </w:divBdr>
    </w:div>
    <w:div w:id="320353918">
      <w:bodyDiv w:val="1"/>
      <w:marLeft w:val="0"/>
      <w:marRight w:val="0"/>
      <w:marTop w:val="0"/>
      <w:marBottom w:val="0"/>
      <w:divBdr>
        <w:top w:val="none" w:sz="0" w:space="0" w:color="auto"/>
        <w:left w:val="none" w:sz="0" w:space="0" w:color="auto"/>
        <w:bottom w:val="none" w:sz="0" w:space="0" w:color="auto"/>
        <w:right w:val="none" w:sz="0" w:space="0" w:color="auto"/>
      </w:divBdr>
    </w:div>
    <w:div w:id="358285970">
      <w:bodyDiv w:val="1"/>
      <w:marLeft w:val="0"/>
      <w:marRight w:val="0"/>
      <w:marTop w:val="0"/>
      <w:marBottom w:val="0"/>
      <w:divBdr>
        <w:top w:val="none" w:sz="0" w:space="0" w:color="auto"/>
        <w:left w:val="none" w:sz="0" w:space="0" w:color="auto"/>
        <w:bottom w:val="none" w:sz="0" w:space="0" w:color="auto"/>
        <w:right w:val="none" w:sz="0" w:space="0" w:color="auto"/>
      </w:divBdr>
    </w:div>
    <w:div w:id="371268181">
      <w:bodyDiv w:val="1"/>
      <w:marLeft w:val="0"/>
      <w:marRight w:val="0"/>
      <w:marTop w:val="0"/>
      <w:marBottom w:val="0"/>
      <w:divBdr>
        <w:top w:val="none" w:sz="0" w:space="0" w:color="auto"/>
        <w:left w:val="none" w:sz="0" w:space="0" w:color="auto"/>
        <w:bottom w:val="none" w:sz="0" w:space="0" w:color="auto"/>
        <w:right w:val="none" w:sz="0" w:space="0" w:color="auto"/>
      </w:divBdr>
    </w:div>
    <w:div w:id="403114280">
      <w:bodyDiv w:val="1"/>
      <w:marLeft w:val="0"/>
      <w:marRight w:val="0"/>
      <w:marTop w:val="0"/>
      <w:marBottom w:val="0"/>
      <w:divBdr>
        <w:top w:val="none" w:sz="0" w:space="0" w:color="auto"/>
        <w:left w:val="none" w:sz="0" w:space="0" w:color="auto"/>
        <w:bottom w:val="none" w:sz="0" w:space="0" w:color="auto"/>
        <w:right w:val="none" w:sz="0" w:space="0" w:color="auto"/>
      </w:divBdr>
    </w:div>
    <w:div w:id="438574163">
      <w:bodyDiv w:val="1"/>
      <w:marLeft w:val="0"/>
      <w:marRight w:val="0"/>
      <w:marTop w:val="0"/>
      <w:marBottom w:val="0"/>
      <w:divBdr>
        <w:top w:val="none" w:sz="0" w:space="0" w:color="auto"/>
        <w:left w:val="none" w:sz="0" w:space="0" w:color="auto"/>
        <w:bottom w:val="none" w:sz="0" w:space="0" w:color="auto"/>
        <w:right w:val="none" w:sz="0" w:space="0" w:color="auto"/>
      </w:divBdr>
    </w:div>
    <w:div w:id="445201535">
      <w:bodyDiv w:val="1"/>
      <w:marLeft w:val="0"/>
      <w:marRight w:val="0"/>
      <w:marTop w:val="0"/>
      <w:marBottom w:val="0"/>
      <w:divBdr>
        <w:top w:val="none" w:sz="0" w:space="0" w:color="auto"/>
        <w:left w:val="none" w:sz="0" w:space="0" w:color="auto"/>
        <w:bottom w:val="none" w:sz="0" w:space="0" w:color="auto"/>
        <w:right w:val="none" w:sz="0" w:space="0" w:color="auto"/>
      </w:divBdr>
    </w:div>
    <w:div w:id="472984227">
      <w:bodyDiv w:val="1"/>
      <w:marLeft w:val="0"/>
      <w:marRight w:val="0"/>
      <w:marTop w:val="0"/>
      <w:marBottom w:val="0"/>
      <w:divBdr>
        <w:top w:val="none" w:sz="0" w:space="0" w:color="auto"/>
        <w:left w:val="none" w:sz="0" w:space="0" w:color="auto"/>
        <w:bottom w:val="none" w:sz="0" w:space="0" w:color="auto"/>
        <w:right w:val="none" w:sz="0" w:space="0" w:color="auto"/>
      </w:divBdr>
    </w:div>
    <w:div w:id="609627373">
      <w:bodyDiv w:val="1"/>
      <w:marLeft w:val="0"/>
      <w:marRight w:val="0"/>
      <w:marTop w:val="0"/>
      <w:marBottom w:val="0"/>
      <w:divBdr>
        <w:top w:val="none" w:sz="0" w:space="0" w:color="auto"/>
        <w:left w:val="none" w:sz="0" w:space="0" w:color="auto"/>
        <w:bottom w:val="none" w:sz="0" w:space="0" w:color="auto"/>
        <w:right w:val="none" w:sz="0" w:space="0" w:color="auto"/>
      </w:divBdr>
    </w:div>
    <w:div w:id="633291391">
      <w:bodyDiv w:val="1"/>
      <w:marLeft w:val="0"/>
      <w:marRight w:val="0"/>
      <w:marTop w:val="0"/>
      <w:marBottom w:val="0"/>
      <w:divBdr>
        <w:top w:val="none" w:sz="0" w:space="0" w:color="auto"/>
        <w:left w:val="none" w:sz="0" w:space="0" w:color="auto"/>
        <w:bottom w:val="none" w:sz="0" w:space="0" w:color="auto"/>
        <w:right w:val="none" w:sz="0" w:space="0" w:color="auto"/>
      </w:divBdr>
    </w:div>
    <w:div w:id="646668907">
      <w:bodyDiv w:val="1"/>
      <w:marLeft w:val="0"/>
      <w:marRight w:val="0"/>
      <w:marTop w:val="0"/>
      <w:marBottom w:val="0"/>
      <w:divBdr>
        <w:top w:val="none" w:sz="0" w:space="0" w:color="auto"/>
        <w:left w:val="none" w:sz="0" w:space="0" w:color="auto"/>
        <w:bottom w:val="none" w:sz="0" w:space="0" w:color="auto"/>
        <w:right w:val="none" w:sz="0" w:space="0" w:color="auto"/>
      </w:divBdr>
    </w:div>
    <w:div w:id="664548012">
      <w:bodyDiv w:val="1"/>
      <w:marLeft w:val="0"/>
      <w:marRight w:val="0"/>
      <w:marTop w:val="0"/>
      <w:marBottom w:val="0"/>
      <w:divBdr>
        <w:top w:val="none" w:sz="0" w:space="0" w:color="auto"/>
        <w:left w:val="none" w:sz="0" w:space="0" w:color="auto"/>
        <w:bottom w:val="none" w:sz="0" w:space="0" w:color="auto"/>
        <w:right w:val="none" w:sz="0" w:space="0" w:color="auto"/>
      </w:divBdr>
    </w:div>
    <w:div w:id="679891659">
      <w:bodyDiv w:val="1"/>
      <w:marLeft w:val="0"/>
      <w:marRight w:val="0"/>
      <w:marTop w:val="0"/>
      <w:marBottom w:val="0"/>
      <w:divBdr>
        <w:top w:val="none" w:sz="0" w:space="0" w:color="auto"/>
        <w:left w:val="none" w:sz="0" w:space="0" w:color="auto"/>
        <w:bottom w:val="none" w:sz="0" w:space="0" w:color="auto"/>
        <w:right w:val="none" w:sz="0" w:space="0" w:color="auto"/>
      </w:divBdr>
    </w:div>
    <w:div w:id="684409147">
      <w:bodyDiv w:val="1"/>
      <w:marLeft w:val="0"/>
      <w:marRight w:val="0"/>
      <w:marTop w:val="0"/>
      <w:marBottom w:val="0"/>
      <w:divBdr>
        <w:top w:val="none" w:sz="0" w:space="0" w:color="auto"/>
        <w:left w:val="none" w:sz="0" w:space="0" w:color="auto"/>
        <w:bottom w:val="none" w:sz="0" w:space="0" w:color="auto"/>
        <w:right w:val="none" w:sz="0" w:space="0" w:color="auto"/>
      </w:divBdr>
    </w:div>
    <w:div w:id="685643293">
      <w:bodyDiv w:val="1"/>
      <w:marLeft w:val="0"/>
      <w:marRight w:val="0"/>
      <w:marTop w:val="0"/>
      <w:marBottom w:val="0"/>
      <w:divBdr>
        <w:top w:val="none" w:sz="0" w:space="0" w:color="auto"/>
        <w:left w:val="none" w:sz="0" w:space="0" w:color="auto"/>
        <w:bottom w:val="none" w:sz="0" w:space="0" w:color="auto"/>
        <w:right w:val="none" w:sz="0" w:space="0" w:color="auto"/>
      </w:divBdr>
    </w:div>
    <w:div w:id="715352891">
      <w:bodyDiv w:val="1"/>
      <w:marLeft w:val="0"/>
      <w:marRight w:val="0"/>
      <w:marTop w:val="0"/>
      <w:marBottom w:val="0"/>
      <w:divBdr>
        <w:top w:val="none" w:sz="0" w:space="0" w:color="auto"/>
        <w:left w:val="none" w:sz="0" w:space="0" w:color="auto"/>
        <w:bottom w:val="none" w:sz="0" w:space="0" w:color="auto"/>
        <w:right w:val="none" w:sz="0" w:space="0" w:color="auto"/>
      </w:divBdr>
    </w:div>
    <w:div w:id="724984729">
      <w:bodyDiv w:val="1"/>
      <w:marLeft w:val="0"/>
      <w:marRight w:val="0"/>
      <w:marTop w:val="0"/>
      <w:marBottom w:val="0"/>
      <w:divBdr>
        <w:top w:val="none" w:sz="0" w:space="0" w:color="auto"/>
        <w:left w:val="none" w:sz="0" w:space="0" w:color="auto"/>
        <w:bottom w:val="none" w:sz="0" w:space="0" w:color="auto"/>
        <w:right w:val="none" w:sz="0" w:space="0" w:color="auto"/>
      </w:divBdr>
    </w:div>
    <w:div w:id="773787770">
      <w:bodyDiv w:val="1"/>
      <w:marLeft w:val="0"/>
      <w:marRight w:val="0"/>
      <w:marTop w:val="0"/>
      <w:marBottom w:val="0"/>
      <w:divBdr>
        <w:top w:val="none" w:sz="0" w:space="0" w:color="auto"/>
        <w:left w:val="none" w:sz="0" w:space="0" w:color="auto"/>
        <w:bottom w:val="none" w:sz="0" w:space="0" w:color="auto"/>
        <w:right w:val="none" w:sz="0" w:space="0" w:color="auto"/>
      </w:divBdr>
    </w:div>
    <w:div w:id="781846910">
      <w:bodyDiv w:val="1"/>
      <w:marLeft w:val="0"/>
      <w:marRight w:val="0"/>
      <w:marTop w:val="0"/>
      <w:marBottom w:val="0"/>
      <w:divBdr>
        <w:top w:val="none" w:sz="0" w:space="0" w:color="auto"/>
        <w:left w:val="none" w:sz="0" w:space="0" w:color="auto"/>
        <w:bottom w:val="none" w:sz="0" w:space="0" w:color="auto"/>
        <w:right w:val="none" w:sz="0" w:space="0" w:color="auto"/>
      </w:divBdr>
    </w:div>
    <w:div w:id="782190289">
      <w:bodyDiv w:val="1"/>
      <w:marLeft w:val="0"/>
      <w:marRight w:val="0"/>
      <w:marTop w:val="0"/>
      <w:marBottom w:val="0"/>
      <w:divBdr>
        <w:top w:val="none" w:sz="0" w:space="0" w:color="auto"/>
        <w:left w:val="none" w:sz="0" w:space="0" w:color="auto"/>
        <w:bottom w:val="none" w:sz="0" w:space="0" w:color="auto"/>
        <w:right w:val="none" w:sz="0" w:space="0" w:color="auto"/>
      </w:divBdr>
    </w:div>
    <w:div w:id="783159835">
      <w:bodyDiv w:val="1"/>
      <w:marLeft w:val="0"/>
      <w:marRight w:val="0"/>
      <w:marTop w:val="0"/>
      <w:marBottom w:val="0"/>
      <w:divBdr>
        <w:top w:val="none" w:sz="0" w:space="0" w:color="auto"/>
        <w:left w:val="none" w:sz="0" w:space="0" w:color="auto"/>
        <w:bottom w:val="none" w:sz="0" w:space="0" w:color="auto"/>
        <w:right w:val="none" w:sz="0" w:space="0" w:color="auto"/>
      </w:divBdr>
    </w:div>
    <w:div w:id="806893764">
      <w:bodyDiv w:val="1"/>
      <w:marLeft w:val="0"/>
      <w:marRight w:val="0"/>
      <w:marTop w:val="0"/>
      <w:marBottom w:val="0"/>
      <w:divBdr>
        <w:top w:val="none" w:sz="0" w:space="0" w:color="auto"/>
        <w:left w:val="none" w:sz="0" w:space="0" w:color="auto"/>
        <w:bottom w:val="none" w:sz="0" w:space="0" w:color="auto"/>
        <w:right w:val="none" w:sz="0" w:space="0" w:color="auto"/>
      </w:divBdr>
    </w:div>
    <w:div w:id="815418125">
      <w:bodyDiv w:val="1"/>
      <w:marLeft w:val="0"/>
      <w:marRight w:val="0"/>
      <w:marTop w:val="0"/>
      <w:marBottom w:val="0"/>
      <w:divBdr>
        <w:top w:val="none" w:sz="0" w:space="0" w:color="auto"/>
        <w:left w:val="none" w:sz="0" w:space="0" w:color="auto"/>
        <w:bottom w:val="none" w:sz="0" w:space="0" w:color="auto"/>
        <w:right w:val="none" w:sz="0" w:space="0" w:color="auto"/>
      </w:divBdr>
    </w:div>
    <w:div w:id="844630362">
      <w:bodyDiv w:val="1"/>
      <w:marLeft w:val="0"/>
      <w:marRight w:val="0"/>
      <w:marTop w:val="0"/>
      <w:marBottom w:val="0"/>
      <w:divBdr>
        <w:top w:val="none" w:sz="0" w:space="0" w:color="auto"/>
        <w:left w:val="none" w:sz="0" w:space="0" w:color="auto"/>
        <w:bottom w:val="none" w:sz="0" w:space="0" w:color="auto"/>
        <w:right w:val="none" w:sz="0" w:space="0" w:color="auto"/>
      </w:divBdr>
    </w:div>
    <w:div w:id="857159596">
      <w:bodyDiv w:val="1"/>
      <w:marLeft w:val="0"/>
      <w:marRight w:val="0"/>
      <w:marTop w:val="0"/>
      <w:marBottom w:val="0"/>
      <w:divBdr>
        <w:top w:val="none" w:sz="0" w:space="0" w:color="auto"/>
        <w:left w:val="none" w:sz="0" w:space="0" w:color="auto"/>
        <w:bottom w:val="none" w:sz="0" w:space="0" w:color="auto"/>
        <w:right w:val="none" w:sz="0" w:space="0" w:color="auto"/>
      </w:divBdr>
    </w:div>
    <w:div w:id="953094680">
      <w:bodyDiv w:val="1"/>
      <w:marLeft w:val="0"/>
      <w:marRight w:val="0"/>
      <w:marTop w:val="0"/>
      <w:marBottom w:val="0"/>
      <w:divBdr>
        <w:top w:val="none" w:sz="0" w:space="0" w:color="auto"/>
        <w:left w:val="none" w:sz="0" w:space="0" w:color="auto"/>
        <w:bottom w:val="none" w:sz="0" w:space="0" w:color="auto"/>
        <w:right w:val="none" w:sz="0" w:space="0" w:color="auto"/>
      </w:divBdr>
    </w:div>
    <w:div w:id="956178714">
      <w:bodyDiv w:val="1"/>
      <w:marLeft w:val="0"/>
      <w:marRight w:val="0"/>
      <w:marTop w:val="0"/>
      <w:marBottom w:val="0"/>
      <w:divBdr>
        <w:top w:val="none" w:sz="0" w:space="0" w:color="auto"/>
        <w:left w:val="none" w:sz="0" w:space="0" w:color="auto"/>
        <w:bottom w:val="none" w:sz="0" w:space="0" w:color="auto"/>
        <w:right w:val="none" w:sz="0" w:space="0" w:color="auto"/>
      </w:divBdr>
    </w:div>
    <w:div w:id="965039419">
      <w:bodyDiv w:val="1"/>
      <w:marLeft w:val="0"/>
      <w:marRight w:val="0"/>
      <w:marTop w:val="0"/>
      <w:marBottom w:val="0"/>
      <w:divBdr>
        <w:top w:val="none" w:sz="0" w:space="0" w:color="auto"/>
        <w:left w:val="none" w:sz="0" w:space="0" w:color="auto"/>
        <w:bottom w:val="none" w:sz="0" w:space="0" w:color="auto"/>
        <w:right w:val="none" w:sz="0" w:space="0" w:color="auto"/>
      </w:divBdr>
    </w:div>
    <w:div w:id="985158642">
      <w:bodyDiv w:val="1"/>
      <w:marLeft w:val="0"/>
      <w:marRight w:val="0"/>
      <w:marTop w:val="0"/>
      <w:marBottom w:val="0"/>
      <w:divBdr>
        <w:top w:val="none" w:sz="0" w:space="0" w:color="auto"/>
        <w:left w:val="none" w:sz="0" w:space="0" w:color="auto"/>
        <w:bottom w:val="none" w:sz="0" w:space="0" w:color="auto"/>
        <w:right w:val="none" w:sz="0" w:space="0" w:color="auto"/>
      </w:divBdr>
    </w:div>
    <w:div w:id="991371866">
      <w:bodyDiv w:val="1"/>
      <w:marLeft w:val="0"/>
      <w:marRight w:val="0"/>
      <w:marTop w:val="0"/>
      <w:marBottom w:val="0"/>
      <w:divBdr>
        <w:top w:val="none" w:sz="0" w:space="0" w:color="auto"/>
        <w:left w:val="none" w:sz="0" w:space="0" w:color="auto"/>
        <w:bottom w:val="none" w:sz="0" w:space="0" w:color="auto"/>
        <w:right w:val="none" w:sz="0" w:space="0" w:color="auto"/>
      </w:divBdr>
    </w:div>
    <w:div w:id="992291713">
      <w:bodyDiv w:val="1"/>
      <w:marLeft w:val="0"/>
      <w:marRight w:val="0"/>
      <w:marTop w:val="0"/>
      <w:marBottom w:val="0"/>
      <w:divBdr>
        <w:top w:val="none" w:sz="0" w:space="0" w:color="auto"/>
        <w:left w:val="none" w:sz="0" w:space="0" w:color="auto"/>
        <w:bottom w:val="none" w:sz="0" w:space="0" w:color="auto"/>
        <w:right w:val="none" w:sz="0" w:space="0" w:color="auto"/>
      </w:divBdr>
    </w:div>
    <w:div w:id="997464624">
      <w:bodyDiv w:val="1"/>
      <w:marLeft w:val="0"/>
      <w:marRight w:val="0"/>
      <w:marTop w:val="0"/>
      <w:marBottom w:val="0"/>
      <w:divBdr>
        <w:top w:val="none" w:sz="0" w:space="0" w:color="auto"/>
        <w:left w:val="none" w:sz="0" w:space="0" w:color="auto"/>
        <w:bottom w:val="none" w:sz="0" w:space="0" w:color="auto"/>
        <w:right w:val="none" w:sz="0" w:space="0" w:color="auto"/>
      </w:divBdr>
    </w:div>
    <w:div w:id="1028721502">
      <w:bodyDiv w:val="1"/>
      <w:marLeft w:val="0"/>
      <w:marRight w:val="0"/>
      <w:marTop w:val="0"/>
      <w:marBottom w:val="0"/>
      <w:divBdr>
        <w:top w:val="none" w:sz="0" w:space="0" w:color="auto"/>
        <w:left w:val="none" w:sz="0" w:space="0" w:color="auto"/>
        <w:bottom w:val="none" w:sz="0" w:space="0" w:color="auto"/>
        <w:right w:val="none" w:sz="0" w:space="0" w:color="auto"/>
      </w:divBdr>
    </w:div>
    <w:div w:id="1055620871">
      <w:bodyDiv w:val="1"/>
      <w:marLeft w:val="0"/>
      <w:marRight w:val="0"/>
      <w:marTop w:val="0"/>
      <w:marBottom w:val="0"/>
      <w:divBdr>
        <w:top w:val="none" w:sz="0" w:space="0" w:color="auto"/>
        <w:left w:val="none" w:sz="0" w:space="0" w:color="auto"/>
        <w:bottom w:val="none" w:sz="0" w:space="0" w:color="auto"/>
        <w:right w:val="none" w:sz="0" w:space="0" w:color="auto"/>
      </w:divBdr>
    </w:div>
    <w:div w:id="1058480910">
      <w:bodyDiv w:val="1"/>
      <w:marLeft w:val="0"/>
      <w:marRight w:val="0"/>
      <w:marTop w:val="0"/>
      <w:marBottom w:val="0"/>
      <w:divBdr>
        <w:top w:val="none" w:sz="0" w:space="0" w:color="auto"/>
        <w:left w:val="none" w:sz="0" w:space="0" w:color="auto"/>
        <w:bottom w:val="none" w:sz="0" w:space="0" w:color="auto"/>
        <w:right w:val="none" w:sz="0" w:space="0" w:color="auto"/>
      </w:divBdr>
    </w:div>
    <w:div w:id="1114446131">
      <w:bodyDiv w:val="1"/>
      <w:marLeft w:val="0"/>
      <w:marRight w:val="0"/>
      <w:marTop w:val="0"/>
      <w:marBottom w:val="0"/>
      <w:divBdr>
        <w:top w:val="none" w:sz="0" w:space="0" w:color="auto"/>
        <w:left w:val="none" w:sz="0" w:space="0" w:color="auto"/>
        <w:bottom w:val="none" w:sz="0" w:space="0" w:color="auto"/>
        <w:right w:val="none" w:sz="0" w:space="0" w:color="auto"/>
      </w:divBdr>
    </w:div>
    <w:div w:id="1119957341">
      <w:bodyDiv w:val="1"/>
      <w:marLeft w:val="0"/>
      <w:marRight w:val="0"/>
      <w:marTop w:val="0"/>
      <w:marBottom w:val="0"/>
      <w:divBdr>
        <w:top w:val="none" w:sz="0" w:space="0" w:color="auto"/>
        <w:left w:val="none" w:sz="0" w:space="0" w:color="auto"/>
        <w:bottom w:val="none" w:sz="0" w:space="0" w:color="auto"/>
        <w:right w:val="none" w:sz="0" w:space="0" w:color="auto"/>
      </w:divBdr>
    </w:div>
    <w:div w:id="1253010084">
      <w:bodyDiv w:val="1"/>
      <w:marLeft w:val="0"/>
      <w:marRight w:val="0"/>
      <w:marTop w:val="0"/>
      <w:marBottom w:val="0"/>
      <w:divBdr>
        <w:top w:val="none" w:sz="0" w:space="0" w:color="auto"/>
        <w:left w:val="none" w:sz="0" w:space="0" w:color="auto"/>
        <w:bottom w:val="none" w:sz="0" w:space="0" w:color="auto"/>
        <w:right w:val="none" w:sz="0" w:space="0" w:color="auto"/>
      </w:divBdr>
    </w:div>
    <w:div w:id="1257443451">
      <w:bodyDiv w:val="1"/>
      <w:marLeft w:val="0"/>
      <w:marRight w:val="0"/>
      <w:marTop w:val="0"/>
      <w:marBottom w:val="0"/>
      <w:divBdr>
        <w:top w:val="none" w:sz="0" w:space="0" w:color="auto"/>
        <w:left w:val="none" w:sz="0" w:space="0" w:color="auto"/>
        <w:bottom w:val="none" w:sz="0" w:space="0" w:color="auto"/>
        <w:right w:val="none" w:sz="0" w:space="0" w:color="auto"/>
      </w:divBdr>
    </w:div>
    <w:div w:id="1288201847">
      <w:bodyDiv w:val="1"/>
      <w:marLeft w:val="0"/>
      <w:marRight w:val="0"/>
      <w:marTop w:val="0"/>
      <w:marBottom w:val="0"/>
      <w:divBdr>
        <w:top w:val="none" w:sz="0" w:space="0" w:color="auto"/>
        <w:left w:val="none" w:sz="0" w:space="0" w:color="auto"/>
        <w:bottom w:val="none" w:sz="0" w:space="0" w:color="auto"/>
        <w:right w:val="none" w:sz="0" w:space="0" w:color="auto"/>
      </w:divBdr>
    </w:div>
    <w:div w:id="1325235007">
      <w:bodyDiv w:val="1"/>
      <w:marLeft w:val="0"/>
      <w:marRight w:val="0"/>
      <w:marTop w:val="0"/>
      <w:marBottom w:val="0"/>
      <w:divBdr>
        <w:top w:val="none" w:sz="0" w:space="0" w:color="auto"/>
        <w:left w:val="none" w:sz="0" w:space="0" w:color="auto"/>
        <w:bottom w:val="none" w:sz="0" w:space="0" w:color="auto"/>
        <w:right w:val="none" w:sz="0" w:space="0" w:color="auto"/>
      </w:divBdr>
    </w:div>
    <w:div w:id="1393192281">
      <w:bodyDiv w:val="1"/>
      <w:marLeft w:val="0"/>
      <w:marRight w:val="0"/>
      <w:marTop w:val="0"/>
      <w:marBottom w:val="0"/>
      <w:divBdr>
        <w:top w:val="none" w:sz="0" w:space="0" w:color="auto"/>
        <w:left w:val="none" w:sz="0" w:space="0" w:color="auto"/>
        <w:bottom w:val="none" w:sz="0" w:space="0" w:color="auto"/>
        <w:right w:val="none" w:sz="0" w:space="0" w:color="auto"/>
      </w:divBdr>
    </w:div>
    <w:div w:id="1398556342">
      <w:bodyDiv w:val="1"/>
      <w:marLeft w:val="0"/>
      <w:marRight w:val="0"/>
      <w:marTop w:val="0"/>
      <w:marBottom w:val="0"/>
      <w:divBdr>
        <w:top w:val="none" w:sz="0" w:space="0" w:color="auto"/>
        <w:left w:val="none" w:sz="0" w:space="0" w:color="auto"/>
        <w:bottom w:val="none" w:sz="0" w:space="0" w:color="auto"/>
        <w:right w:val="none" w:sz="0" w:space="0" w:color="auto"/>
      </w:divBdr>
    </w:div>
    <w:div w:id="1436972706">
      <w:bodyDiv w:val="1"/>
      <w:marLeft w:val="0"/>
      <w:marRight w:val="0"/>
      <w:marTop w:val="0"/>
      <w:marBottom w:val="0"/>
      <w:divBdr>
        <w:top w:val="none" w:sz="0" w:space="0" w:color="auto"/>
        <w:left w:val="none" w:sz="0" w:space="0" w:color="auto"/>
        <w:bottom w:val="none" w:sz="0" w:space="0" w:color="auto"/>
        <w:right w:val="none" w:sz="0" w:space="0" w:color="auto"/>
      </w:divBdr>
    </w:div>
    <w:div w:id="1521553248">
      <w:bodyDiv w:val="1"/>
      <w:marLeft w:val="0"/>
      <w:marRight w:val="0"/>
      <w:marTop w:val="0"/>
      <w:marBottom w:val="0"/>
      <w:divBdr>
        <w:top w:val="none" w:sz="0" w:space="0" w:color="auto"/>
        <w:left w:val="none" w:sz="0" w:space="0" w:color="auto"/>
        <w:bottom w:val="none" w:sz="0" w:space="0" w:color="auto"/>
        <w:right w:val="none" w:sz="0" w:space="0" w:color="auto"/>
      </w:divBdr>
    </w:div>
    <w:div w:id="1623731283">
      <w:bodyDiv w:val="1"/>
      <w:marLeft w:val="0"/>
      <w:marRight w:val="0"/>
      <w:marTop w:val="0"/>
      <w:marBottom w:val="0"/>
      <w:divBdr>
        <w:top w:val="none" w:sz="0" w:space="0" w:color="auto"/>
        <w:left w:val="none" w:sz="0" w:space="0" w:color="auto"/>
        <w:bottom w:val="none" w:sz="0" w:space="0" w:color="auto"/>
        <w:right w:val="none" w:sz="0" w:space="0" w:color="auto"/>
      </w:divBdr>
    </w:div>
    <w:div w:id="1645230499">
      <w:bodyDiv w:val="1"/>
      <w:marLeft w:val="0"/>
      <w:marRight w:val="0"/>
      <w:marTop w:val="0"/>
      <w:marBottom w:val="0"/>
      <w:divBdr>
        <w:top w:val="none" w:sz="0" w:space="0" w:color="auto"/>
        <w:left w:val="none" w:sz="0" w:space="0" w:color="auto"/>
        <w:bottom w:val="none" w:sz="0" w:space="0" w:color="auto"/>
        <w:right w:val="none" w:sz="0" w:space="0" w:color="auto"/>
      </w:divBdr>
    </w:div>
    <w:div w:id="1724791750">
      <w:bodyDiv w:val="1"/>
      <w:marLeft w:val="0"/>
      <w:marRight w:val="0"/>
      <w:marTop w:val="0"/>
      <w:marBottom w:val="0"/>
      <w:divBdr>
        <w:top w:val="none" w:sz="0" w:space="0" w:color="auto"/>
        <w:left w:val="none" w:sz="0" w:space="0" w:color="auto"/>
        <w:bottom w:val="none" w:sz="0" w:space="0" w:color="auto"/>
        <w:right w:val="none" w:sz="0" w:space="0" w:color="auto"/>
      </w:divBdr>
    </w:div>
    <w:div w:id="1762212657">
      <w:bodyDiv w:val="1"/>
      <w:marLeft w:val="0"/>
      <w:marRight w:val="0"/>
      <w:marTop w:val="0"/>
      <w:marBottom w:val="0"/>
      <w:divBdr>
        <w:top w:val="none" w:sz="0" w:space="0" w:color="auto"/>
        <w:left w:val="none" w:sz="0" w:space="0" w:color="auto"/>
        <w:bottom w:val="none" w:sz="0" w:space="0" w:color="auto"/>
        <w:right w:val="none" w:sz="0" w:space="0" w:color="auto"/>
      </w:divBdr>
    </w:div>
    <w:div w:id="1834181332">
      <w:bodyDiv w:val="1"/>
      <w:marLeft w:val="0"/>
      <w:marRight w:val="0"/>
      <w:marTop w:val="0"/>
      <w:marBottom w:val="0"/>
      <w:divBdr>
        <w:top w:val="none" w:sz="0" w:space="0" w:color="auto"/>
        <w:left w:val="none" w:sz="0" w:space="0" w:color="auto"/>
        <w:bottom w:val="none" w:sz="0" w:space="0" w:color="auto"/>
        <w:right w:val="none" w:sz="0" w:space="0" w:color="auto"/>
      </w:divBdr>
    </w:div>
    <w:div w:id="1858274342">
      <w:bodyDiv w:val="1"/>
      <w:marLeft w:val="0"/>
      <w:marRight w:val="0"/>
      <w:marTop w:val="0"/>
      <w:marBottom w:val="0"/>
      <w:divBdr>
        <w:top w:val="none" w:sz="0" w:space="0" w:color="auto"/>
        <w:left w:val="none" w:sz="0" w:space="0" w:color="auto"/>
        <w:bottom w:val="none" w:sz="0" w:space="0" w:color="auto"/>
        <w:right w:val="none" w:sz="0" w:space="0" w:color="auto"/>
      </w:divBdr>
    </w:div>
    <w:div w:id="1940524017">
      <w:bodyDiv w:val="1"/>
      <w:marLeft w:val="0"/>
      <w:marRight w:val="0"/>
      <w:marTop w:val="0"/>
      <w:marBottom w:val="0"/>
      <w:divBdr>
        <w:top w:val="none" w:sz="0" w:space="0" w:color="auto"/>
        <w:left w:val="none" w:sz="0" w:space="0" w:color="auto"/>
        <w:bottom w:val="none" w:sz="0" w:space="0" w:color="auto"/>
        <w:right w:val="none" w:sz="0" w:space="0" w:color="auto"/>
      </w:divBdr>
    </w:div>
    <w:div w:id="1945919384">
      <w:bodyDiv w:val="1"/>
      <w:marLeft w:val="0"/>
      <w:marRight w:val="0"/>
      <w:marTop w:val="0"/>
      <w:marBottom w:val="0"/>
      <w:divBdr>
        <w:top w:val="none" w:sz="0" w:space="0" w:color="auto"/>
        <w:left w:val="none" w:sz="0" w:space="0" w:color="auto"/>
        <w:bottom w:val="none" w:sz="0" w:space="0" w:color="auto"/>
        <w:right w:val="none" w:sz="0" w:space="0" w:color="auto"/>
      </w:divBdr>
    </w:div>
    <w:div w:id="1951736840">
      <w:bodyDiv w:val="1"/>
      <w:marLeft w:val="0"/>
      <w:marRight w:val="0"/>
      <w:marTop w:val="0"/>
      <w:marBottom w:val="0"/>
      <w:divBdr>
        <w:top w:val="none" w:sz="0" w:space="0" w:color="auto"/>
        <w:left w:val="none" w:sz="0" w:space="0" w:color="auto"/>
        <w:bottom w:val="none" w:sz="0" w:space="0" w:color="auto"/>
        <w:right w:val="none" w:sz="0" w:space="0" w:color="auto"/>
      </w:divBdr>
    </w:div>
    <w:div w:id="1963150828">
      <w:bodyDiv w:val="1"/>
      <w:marLeft w:val="0"/>
      <w:marRight w:val="0"/>
      <w:marTop w:val="0"/>
      <w:marBottom w:val="0"/>
      <w:divBdr>
        <w:top w:val="none" w:sz="0" w:space="0" w:color="auto"/>
        <w:left w:val="none" w:sz="0" w:space="0" w:color="auto"/>
        <w:bottom w:val="none" w:sz="0" w:space="0" w:color="auto"/>
        <w:right w:val="none" w:sz="0" w:space="0" w:color="auto"/>
      </w:divBdr>
    </w:div>
    <w:div w:id="1981030517">
      <w:bodyDiv w:val="1"/>
      <w:marLeft w:val="0"/>
      <w:marRight w:val="0"/>
      <w:marTop w:val="0"/>
      <w:marBottom w:val="0"/>
      <w:divBdr>
        <w:top w:val="none" w:sz="0" w:space="0" w:color="auto"/>
        <w:left w:val="none" w:sz="0" w:space="0" w:color="auto"/>
        <w:bottom w:val="none" w:sz="0" w:space="0" w:color="auto"/>
        <w:right w:val="none" w:sz="0" w:space="0" w:color="auto"/>
      </w:divBdr>
    </w:div>
    <w:div w:id="1981299899">
      <w:bodyDiv w:val="1"/>
      <w:marLeft w:val="0"/>
      <w:marRight w:val="0"/>
      <w:marTop w:val="0"/>
      <w:marBottom w:val="0"/>
      <w:divBdr>
        <w:top w:val="none" w:sz="0" w:space="0" w:color="auto"/>
        <w:left w:val="none" w:sz="0" w:space="0" w:color="auto"/>
        <w:bottom w:val="none" w:sz="0" w:space="0" w:color="auto"/>
        <w:right w:val="none" w:sz="0" w:space="0" w:color="auto"/>
      </w:divBdr>
    </w:div>
    <w:div w:id="1981762649">
      <w:bodyDiv w:val="1"/>
      <w:marLeft w:val="0"/>
      <w:marRight w:val="0"/>
      <w:marTop w:val="0"/>
      <w:marBottom w:val="0"/>
      <w:divBdr>
        <w:top w:val="none" w:sz="0" w:space="0" w:color="auto"/>
        <w:left w:val="none" w:sz="0" w:space="0" w:color="auto"/>
        <w:bottom w:val="none" w:sz="0" w:space="0" w:color="auto"/>
        <w:right w:val="none" w:sz="0" w:space="0" w:color="auto"/>
      </w:divBdr>
      <w:divsChild>
        <w:div w:id="562639782">
          <w:marLeft w:val="0"/>
          <w:marRight w:val="0"/>
          <w:marTop w:val="0"/>
          <w:marBottom w:val="0"/>
          <w:divBdr>
            <w:top w:val="none" w:sz="0" w:space="0" w:color="auto"/>
            <w:left w:val="none" w:sz="0" w:space="0" w:color="auto"/>
            <w:bottom w:val="none" w:sz="0" w:space="0" w:color="auto"/>
            <w:right w:val="none" w:sz="0" w:space="0" w:color="auto"/>
          </w:divBdr>
          <w:divsChild>
            <w:div w:id="1895651665">
              <w:marLeft w:val="0"/>
              <w:marRight w:val="0"/>
              <w:marTop w:val="0"/>
              <w:marBottom w:val="0"/>
              <w:divBdr>
                <w:top w:val="none" w:sz="0" w:space="0" w:color="auto"/>
                <w:left w:val="none" w:sz="0" w:space="0" w:color="auto"/>
                <w:bottom w:val="none" w:sz="0" w:space="0" w:color="auto"/>
                <w:right w:val="none" w:sz="0" w:space="0" w:color="auto"/>
              </w:divBdr>
              <w:divsChild>
                <w:div w:id="523637621">
                  <w:marLeft w:val="0"/>
                  <w:marRight w:val="0"/>
                  <w:marTop w:val="0"/>
                  <w:marBottom w:val="0"/>
                  <w:divBdr>
                    <w:top w:val="none" w:sz="0" w:space="0" w:color="auto"/>
                    <w:left w:val="none" w:sz="0" w:space="0" w:color="auto"/>
                    <w:bottom w:val="none" w:sz="0" w:space="0" w:color="auto"/>
                    <w:right w:val="none" w:sz="0" w:space="0" w:color="auto"/>
                  </w:divBdr>
                  <w:divsChild>
                    <w:div w:id="19423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88915">
          <w:marLeft w:val="0"/>
          <w:marRight w:val="0"/>
          <w:marTop w:val="0"/>
          <w:marBottom w:val="0"/>
          <w:divBdr>
            <w:top w:val="none" w:sz="0" w:space="0" w:color="auto"/>
            <w:left w:val="none" w:sz="0" w:space="0" w:color="auto"/>
            <w:bottom w:val="none" w:sz="0" w:space="0" w:color="auto"/>
            <w:right w:val="none" w:sz="0" w:space="0" w:color="auto"/>
          </w:divBdr>
          <w:divsChild>
            <w:div w:id="1110666503">
              <w:marLeft w:val="0"/>
              <w:marRight w:val="0"/>
              <w:marTop w:val="0"/>
              <w:marBottom w:val="0"/>
              <w:divBdr>
                <w:top w:val="none" w:sz="0" w:space="0" w:color="auto"/>
                <w:left w:val="none" w:sz="0" w:space="0" w:color="auto"/>
                <w:bottom w:val="none" w:sz="0" w:space="0" w:color="auto"/>
                <w:right w:val="none" w:sz="0" w:space="0" w:color="auto"/>
              </w:divBdr>
              <w:divsChild>
                <w:div w:id="300579707">
                  <w:marLeft w:val="0"/>
                  <w:marRight w:val="0"/>
                  <w:marTop w:val="0"/>
                  <w:marBottom w:val="0"/>
                  <w:divBdr>
                    <w:top w:val="none" w:sz="0" w:space="0" w:color="auto"/>
                    <w:left w:val="none" w:sz="0" w:space="0" w:color="auto"/>
                    <w:bottom w:val="none" w:sz="0" w:space="0" w:color="auto"/>
                    <w:right w:val="none" w:sz="0" w:space="0" w:color="auto"/>
                  </w:divBdr>
                  <w:divsChild>
                    <w:div w:id="2734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8465">
      <w:bodyDiv w:val="1"/>
      <w:marLeft w:val="0"/>
      <w:marRight w:val="0"/>
      <w:marTop w:val="0"/>
      <w:marBottom w:val="0"/>
      <w:divBdr>
        <w:top w:val="none" w:sz="0" w:space="0" w:color="auto"/>
        <w:left w:val="none" w:sz="0" w:space="0" w:color="auto"/>
        <w:bottom w:val="none" w:sz="0" w:space="0" w:color="auto"/>
        <w:right w:val="none" w:sz="0" w:space="0" w:color="auto"/>
      </w:divBdr>
    </w:div>
    <w:div w:id="2001884799">
      <w:bodyDiv w:val="1"/>
      <w:marLeft w:val="0"/>
      <w:marRight w:val="0"/>
      <w:marTop w:val="0"/>
      <w:marBottom w:val="0"/>
      <w:divBdr>
        <w:top w:val="none" w:sz="0" w:space="0" w:color="auto"/>
        <w:left w:val="none" w:sz="0" w:space="0" w:color="auto"/>
        <w:bottom w:val="none" w:sz="0" w:space="0" w:color="auto"/>
        <w:right w:val="none" w:sz="0" w:space="0" w:color="auto"/>
      </w:divBdr>
    </w:div>
    <w:div w:id="2055077960">
      <w:bodyDiv w:val="1"/>
      <w:marLeft w:val="0"/>
      <w:marRight w:val="0"/>
      <w:marTop w:val="0"/>
      <w:marBottom w:val="0"/>
      <w:divBdr>
        <w:top w:val="none" w:sz="0" w:space="0" w:color="auto"/>
        <w:left w:val="none" w:sz="0" w:space="0" w:color="auto"/>
        <w:bottom w:val="none" w:sz="0" w:space="0" w:color="auto"/>
        <w:right w:val="none" w:sz="0" w:space="0" w:color="auto"/>
      </w:divBdr>
    </w:div>
    <w:div w:id="212009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http://www.amlrightsource.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0D3A8-0192-4784-9066-9AAF375DC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2331</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27</cp:revision>
  <dcterms:created xsi:type="dcterms:W3CDTF">2025-02-18T22:09:00Z</dcterms:created>
  <dcterms:modified xsi:type="dcterms:W3CDTF">2026-07-15T10:25:00Z</dcterms:modified>
</cp:coreProperties>
</file>