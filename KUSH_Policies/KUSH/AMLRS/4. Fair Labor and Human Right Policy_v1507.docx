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0D8B2" w14:textId="59FBC363" w:rsidR="0074677E" w:rsidRPr="0074677E" w:rsidRDefault="0074677E" w:rsidP="0074677E">
      <w:r w:rsidRPr="0074677E">
        <w:rPr>
          <w:noProof/>
        </w:rPr>
        <w:drawing>
          <wp:anchor distT="0" distB="0" distL="114300" distR="114300" simplePos="0" relativeHeight="251658240" behindDoc="1" locked="0" layoutInCell="1" allowOverlap="1" wp14:anchorId="3F27D4F0" wp14:editId="240BCFD2">
            <wp:simplePos x="0" y="0"/>
            <wp:positionH relativeFrom="column">
              <wp:posOffset>-914401</wp:posOffset>
            </wp:positionH>
            <wp:positionV relativeFrom="paragraph">
              <wp:posOffset>-1380067</wp:posOffset>
            </wp:positionV>
            <wp:extent cx="7560733" cy="10692749"/>
            <wp:effectExtent l="0" t="0" r="2540" b="0"/>
            <wp:wrapNone/>
            <wp:docPr id="1437953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6053" cy="107002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32232A" w14:textId="6E803B7C" w:rsidR="00B87AF5" w:rsidRDefault="00B87AF5"/>
    <w:p w14:paraId="5EFAA30D" w14:textId="77777777" w:rsidR="00364D9B" w:rsidRPr="00364D9B" w:rsidRDefault="00364D9B" w:rsidP="00364D9B"/>
    <w:p w14:paraId="5BB1FF92" w14:textId="77777777" w:rsidR="00364D9B" w:rsidRPr="00364D9B" w:rsidRDefault="00364D9B" w:rsidP="00364D9B"/>
    <w:p w14:paraId="4835895B" w14:textId="77777777" w:rsidR="00364D9B" w:rsidRPr="00364D9B" w:rsidRDefault="00364D9B" w:rsidP="00364D9B"/>
    <w:p w14:paraId="5415C730" w14:textId="77777777" w:rsidR="00364D9B" w:rsidRPr="00364D9B" w:rsidRDefault="00364D9B" w:rsidP="00364D9B"/>
    <w:p w14:paraId="7E3665C1" w14:textId="77777777" w:rsidR="00364D9B" w:rsidRPr="00364D9B" w:rsidRDefault="00364D9B" w:rsidP="00364D9B"/>
    <w:p w14:paraId="4C57988E" w14:textId="77777777" w:rsidR="00364D9B" w:rsidRPr="00364D9B" w:rsidRDefault="00364D9B" w:rsidP="00364D9B"/>
    <w:p w14:paraId="0BE316B6" w14:textId="77777777" w:rsidR="00364D9B" w:rsidRPr="00364D9B" w:rsidRDefault="00364D9B" w:rsidP="00364D9B"/>
    <w:p w14:paraId="50489B73" w14:textId="77777777" w:rsidR="00364D9B" w:rsidRPr="00364D9B" w:rsidRDefault="00364D9B" w:rsidP="00364D9B"/>
    <w:p w14:paraId="32D207E5" w14:textId="77777777" w:rsidR="00364D9B" w:rsidRPr="00364D9B" w:rsidRDefault="00364D9B" w:rsidP="00364D9B"/>
    <w:p w14:paraId="2686320B" w14:textId="77777777" w:rsidR="00364D9B" w:rsidRPr="00364D9B" w:rsidRDefault="00364D9B" w:rsidP="00364D9B"/>
    <w:p w14:paraId="33310F58" w14:textId="77777777" w:rsidR="00364D9B" w:rsidRPr="00364D9B" w:rsidRDefault="00364D9B" w:rsidP="00364D9B"/>
    <w:p w14:paraId="67A96FBF" w14:textId="77777777" w:rsidR="00364D9B" w:rsidRPr="00364D9B" w:rsidRDefault="00364D9B" w:rsidP="00364D9B"/>
    <w:p w14:paraId="6E9E8D27" w14:textId="77777777" w:rsidR="00364D9B" w:rsidRPr="00364D9B" w:rsidRDefault="00364D9B" w:rsidP="00364D9B"/>
    <w:p w14:paraId="55072462" w14:textId="77777777" w:rsidR="00364D9B" w:rsidRPr="00364D9B" w:rsidRDefault="00364D9B" w:rsidP="00364D9B"/>
    <w:p w14:paraId="708993DD" w14:textId="77777777" w:rsidR="00364D9B" w:rsidRPr="00364D9B" w:rsidRDefault="00364D9B" w:rsidP="00364D9B"/>
    <w:p w14:paraId="6CEB8939" w14:textId="77777777" w:rsidR="00364D9B" w:rsidRPr="00364D9B" w:rsidRDefault="00364D9B" w:rsidP="00364D9B"/>
    <w:p w14:paraId="4198B1BD" w14:textId="77777777" w:rsidR="00364D9B" w:rsidRPr="00364D9B" w:rsidRDefault="00364D9B" w:rsidP="00364D9B"/>
    <w:p w14:paraId="5F21A133" w14:textId="77777777" w:rsidR="00364D9B" w:rsidRPr="00364D9B" w:rsidRDefault="00364D9B" w:rsidP="00364D9B"/>
    <w:p w14:paraId="2065783F" w14:textId="77777777" w:rsidR="00364D9B" w:rsidRPr="00364D9B" w:rsidRDefault="00364D9B" w:rsidP="00364D9B"/>
    <w:p w14:paraId="1DBB2235" w14:textId="77777777" w:rsidR="00364D9B" w:rsidRPr="00364D9B" w:rsidRDefault="00364D9B" w:rsidP="00364D9B"/>
    <w:p w14:paraId="63BCB2ED" w14:textId="77777777" w:rsidR="00364D9B" w:rsidRDefault="00364D9B" w:rsidP="00364D9B"/>
    <w:p w14:paraId="193BB02B" w14:textId="4959D92F" w:rsidR="00364D9B" w:rsidRDefault="00364D9B" w:rsidP="00364D9B">
      <w:pPr>
        <w:tabs>
          <w:tab w:val="left" w:pos="5100"/>
        </w:tabs>
      </w:pPr>
      <w:r>
        <w:tab/>
      </w:r>
      <w:r>
        <w:tab/>
      </w:r>
    </w:p>
    <w:p w14:paraId="5F781C9C" w14:textId="77777777" w:rsidR="00C16FF3" w:rsidRPr="00B62CEA" w:rsidRDefault="00364D9B" w:rsidP="00B62CEA">
      <w:pPr>
        <w:pStyle w:val="Heading1"/>
        <w:ind w:left="-90" w:firstLine="0"/>
        <w:rPr>
          <w:rFonts w:ascii="Segoe UI Symbol" w:hAnsi="Segoe UI Symbol"/>
          <w:b/>
          <w:bCs/>
          <w:sz w:val="26"/>
          <w:szCs w:val="26"/>
        </w:rPr>
      </w:pPr>
      <w:r>
        <w:br w:type="column"/>
      </w:r>
    </w:p>
    <w:sdt>
      <w:sdtPr>
        <w:rPr>
          <w:rFonts w:asciiTheme="minorHAnsi" w:eastAsiaTheme="minorHAnsi" w:hAnsiTheme="minorHAnsi" w:cstheme="minorBidi"/>
          <w:color w:val="auto"/>
          <w:kern w:val="2"/>
          <w:sz w:val="22"/>
          <w:szCs w:val="22"/>
          <w:lang w:val="en-IN"/>
        </w:rPr>
        <w:id w:val="-1015155418"/>
        <w:docPartObj>
          <w:docPartGallery w:val="Table of Contents"/>
          <w:docPartUnique/>
        </w:docPartObj>
      </w:sdtPr>
      <w:sdtEndPr>
        <w:rPr>
          <w:b/>
          <w:bCs/>
          <w:noProof/>
        </w:rPr>
      </w:sdtEndPr>
      <w:sdtContent>
        <w:p w14:paraId="1DEE7D37" w14:textId="7D55E5CF" w:rsidR="00C16FF3" w:rsidRDefault="00C16FF3" w:rsidP="00C16FF3">
          <w:pPr>
            <w:pStyle w:val="TOCHeading"/>
            <w:jc w:val="center"/>
          </w:pPr>
          <w:r>
            <w:t>Contents</w:t>
          </w:r>
        </w:p>
        <w:p w14:paraId="71E3EAA3" w14:textId="62F25E5D" w:rsidR="00D668E6" w:rsidRDefault="00C16FF3">
          <w:pPr>
            <w:pStyle w:val="TOC1"/>
            <w:rPr>
              <w:rFonts w:eastAsiaTheme="minorEastAsia"/>
              <w:noProof/>
              <w:sz w:val="24"/>
              <w:szCs w:val="24"/>
              <w:lang w:eastAsia="en-IN"/>
            </w:rPr>
          </w:pPr>
          <w:r>
            <w:fldChar w:fldCharType="begin"/>
          </w:r>
          <w:r>
            <w:instrText xml:space="preserve"> TOC \o "1-3" \h \z \u </w:instrText>
          </w:r>
          <w:r>
            <w:fldChar w:fldCharType="separate"/>
          </w:r>
          <w:hyperlink w:anchor="_Toc235025693" w:history="1">
            <w:r w:rsidR="00D668E6" w:rsidRPr="00D838E5">
              <w:rPr>
                <w:rStyle w:val="Hyperlink"/>
                <w:rFonts w:ascii="Segoe UI Symbol" w:hAnsi="Segoe UI Symbol"/>
                <w:b/>
                <w:bCs/>
                <w:noProof/>
              </w:rPr>
              <w:t>INTRODUCTION</w:t>
            </w:r>
            <w:r w:rsidR="00D668E6">
              <w:rPr>
                <w:noProof/>
                <w:webHidden/>
              </w:rPr>
              <w:tab/>
            </w:r>
            <w:r w:rsidR="00D668E6">
              <w:rPr>
                <w:noProof/>
                <w:webHidden/>
              </w:rPr>
              <w:fldChar w:fldCharType="begin"/>
            </w:r>
            <w:r w:rsidR="00D668E6">
              <w:rPr>
                <w:noProof/>
                <w:webHidden/>
              </w:rPr>
              <w:instrText xml:space="preserve"> PAGEREF _Toc235025693 \h </w:instrText>
            </w:r>
            <w:r w:rsidR="00D668E6">
              <w:rPr>
                <w:noProof/>
                <w:webHidden/>
              </w:rPr>
            </w:r>
            <w:r w:rsidR="00D668E6">
              <w:rPr>
                <w:noProof/>
                <w:webHidden/>
              </w:rPr>
              <w:fldChar w:fldCharType="separate"/>
            </w:r>
            <w:r w:rsidR="00D668E6">
              <w:rPr>
                <w:noProof/>
                <w:webHidden/>
              </w:rPr>
              <w:t>3</w:t>
            </w:r>
            <w:r w:rsidR="00D668E6">
              <w:rPr>
                <w:noProof/>
                <w:webHidden/>
              </w:rPr>
              <w:fldChar w:fldCharType="end"/>
            </w:r>
          </w:hyperlink>
        </w:p>
        <w:p w14:paraId="4FAD6860" w14:textId="31BAA407" w:rsidR="00D668E6" w:rsidRDefault="00D668E6">
          <w:pPr>
            <w:pStyle w:val="TOC1"/>
            <w:rPr>
              <w:rFonts w:eastAsiaTheme="minorEastAsia"/>
              <w:noProof/>
              <w:sz w:val="24"/>
              <w:szCs w:val="24"/>
              <w:lang w:eastAsia="en-IN"/>
            </w:rPr>
          </w:pPr>
          <w:hyperlink w:anchor="_Toc235025694" w:history="1">
            <w:r w:rsidRPr="00D838E5">
              <w:rPr>
                <w:rStyle w:val="Hyperlink"/>
                <w:rFonts w:ascii="Segoe UI Symbol" w:hAnsi="Segoe UI Symbol"/>
                <w:b/>
                <w:bCs/>
                <w:noProof/>
              </w:rPr>
              <w:t>SCOPE</w:t>
            </w:r>
            <w:r>
              <w:rPr>
                <w:noProof/>
                <w:webHidden/>
              </w:rPr>
              <w:tab/>
            </w:r>
            <w:r>
              <w:rPr>
                <w:noProof/>
                <w:webHidden/>
              </w:rPr>
              <w:fldChar w:fldCharType="begin"/>
            </w:r>
            <w:r>
              <w:rPr>
                <w:noProof/>
                <w:webHidden/>
              </w:rPr>
              <w:instrText xml:space="preserve"> PAGEREF _Toc235025694 \h </w:instrText>
            </w:r>
            <w:r>
              <w:rPr>
                <w:noProof/>
                <w:webHidden/>
              </w:rPr>
            </w:r>
            <w:r>
              <w:rPr>
                <w:noProof/>
                <w:webHidden/>
              </w:rPr>
              <w:fldChar w:fldCharType="separate"/>
            </w:r>
            <w:r>
              <w:rPr>
                <w:noProof/>
                <w:webHidden/>
              </w:rPr>
              <w:t>3</w:t>
            </w:r>
            <w:r>
              <w:rPr>
                <w:noProof/>
                <w:webHidden/>
              </w:rPr>
              <w:fldChar w:fldCharType="end"/>
            </w:r>
          </w:hyperlink>
        </w:p>
        <w:p w14:paraId="4A89F9C6" w14:textId="307DC3B3" w:rsidR="00D668E6" w:rsidRDefault="00D668E6">
          <w:pPr>
            <w:pStyle w:val="TOC1"/>
            <w:rPr>
              <w:rFonts w:eastAsiaTheme="minorEastAsia"/>
              <w:noProof/>
              <w:sz w:val="24"/>
              <w:szCs w:val="24"/>
              <w:lang w:eastAsia="en-IN"/>
            </w:rPr>
          </w:pPr>
          <w:hyperlink w:anchor="_Toc235025695" w:history="1">
            <w:r w:rsidRPr="00D838E5">
              <w:rPr>
                <w:rStyle w:val="Hyperlink"/>
                <w:rFonts w:ascii="Segoe UI Symbol" w:hAnsi="Segoe UI Symbol"/>
                <w:b/>
                <w:bCs/>
                <w:noProof/>
              </w:rPr>
              <w:t>PURPOSE OF THIS POLICY</w:t>
            </w:r>
            <w:r>
              <w:rPr>
                <w:noProof/>
                <w:webHidden/>
              </w:rPr>
              <w:tab/>
            </w:r>
            <w:r>
              <w:rPr>
                <w:noProof/>
                <w:webHidden/>
              </w:rPr>
              <w:fldChar w:fldCharType="begin"/>
            </w:r>
            <w:r>
              <w:rPr>
                <w:noProof/>
                <w:webHidden/>
              </w:rPr>
              <w:instrText xml:space="preserve"> PAGEREF _Toc235025695 \h </w:instrText>
            </w:r>
            <w:r>
              <w:rPr>
                <w:noProof/>
                <w:webHidden/>
              </w:rPr>
            </w:r>
            <w:r>
              <w:rPr>
                <w:noProof/>
                <w:webHidden/>
              </w:rPr>
              <w:fldChar w:fldCharType="separate"/>
            </w:r>
            <w:r>
              <w:rPr>
                <w:noProof/>
                <w:webHidden/>
              </w:rPr>
              <w:t>5</w:t>
            </w:r>
            <w:r>
              <w:rPr>
                <w:noProof/>
                <w:webHidden/>
              </w:rPr>
              <w:fldChar w:fldCharType="end"/>
            </w:r>
          </w:hyperlink>
        </w:p>
        <w:p w14:paraId="2A400509" w14:textId="42B565C3" w:rsidR="00D668E6" w:rsidRDefault="00D668E6">
          <w:pPr>
            <w:pStyle w:val="TOC1"/>
            <w:rPr>
              <w:rFonts w:eastAsiaTheme="minorEastAsia"/>
              <w:noProof/>
              <w:sz w:val="24"/>
              <w:szCs w:val="24"/>
              <w:lang w:eastAsia="en-IN"/>
            </w:rPr>
          </w:pPr>
          <w:hyperlink w:anchor="_Toc235025696" w:history="1">
            <w:r w:rsidRPr="00D838E5">
              <w:rPr>
                <w:rStyle w:val="Hyperlink"/>
                <w:rFonts w:ascii="Segoe UI Symbol" w:hAnsi="Segoe UI Symbol"/>
                <w:b/>
                <w:bCs/>
                <w:noProof/>
              </w:rPr>
              <w:t>OUR FOCUS AREAS</w:t>
            </w:r>
            <w:r>
              <w:rPr>
                <w:noProof/>
                <w:webHidden/>
              </w:rPr>
              <w:tab/>
            </w:r>
            <w:r>
              <w:rPr>
                <w:noProof/>
                <w:webHidden/>
              </w:rPr>
              <w:fldChar w:fldCharType="begin"/>
            </w:r>
            <w:r>
              <w:rPr>
                <w:noProof/>
                <w:webHidden/>
              </w:rPr>
              <w:instrText xml:space="preserve"> PAGEREF _Toc235025696 \h </w:instrText>
            </w:r>
            <w:r>
              <w:rPr>
                <w:noProof/>
                <w:webHidden/>
              </w:rPr>
            </w:r>
            <w:r>
              <w:rPr>
                <w:noProof/>
                <w:webHidden/>
              </w:rPr>
              <w:fldChar w:fldCharType="separate"/>
            </w:r>
            <w:r>
              <w:rPr>
                <w:noProof/>
                <w:webHidden/>
              </w:rPr>
              <w:t>5</w:t>
            </w:r>
            <w:r>
              <w:rPr>
                <w:noProof/>
                <w:webHidden/>
              </w:rPr>
              <w:fldChar w:fldCharType="end"/>
            </w:r>
          </w:hyperlink>
        </w:p>
        <w:p w14:paraId="750DF785" w14:textId="60C5089D" w:rsidR="00D668E6" w:rsidRDefault="00D668E6">
          <w:pPr>
            <w:pStyle w:val="TOC1"/>
            <w:rPr>
              <w:rFonts w:eastAsiaTheme="minorEastAsia"/>
              <w:noProof/>
              <w:sz w:val="24"/>
              <w:szCs w:val="24"/>
              <w:lang w:eastAsia="en-IN"/>
            </w:rPr>
          </w:pPr>
          <w:hyperlink w:anchor="_Toc235025697" w:history="1">
            <w:r w:rsidRPr="00D838E5">
              <w:rPr>
                <w:rStyle w:val="Hyperlink"/>
                <w:rFonts w:ascii="Segoe UI Symbol" w:hAnsi="Segoe UI Symbol"/>
                <w:b/>
                <w:bCs/>
                <w:noProof/>
              </w:rPr>
              <w:t>QUALITATIVE GOALS</w:t>
            </w:r>
            <w:r>
              <w:rPr>
                <w:noProof/>
                <w:webHidden/>
              </w:rPr>
              <w:tab/>
            </w:r>
            <w:r>
              <w:rPr>
                <w:noProof/>
                <w:webHidden/>
              </w:rPr>
              <w:fldChar w:fldCharType="begin"/>
            </w:r>
            <w:r>
              <w:rPr>
                <w:noProof/>
                <w:webHidden/>
              </w:rPr>
              <w:instrText xml:space="preserve"> PAGEREF _Toc235025697 \h </w:instrText>
            </w:r>
            <w:r>
              <w:rPr>
                <w:noProof/>
                <w:webHidden/>
              </w:rPr>
            </w:r>
            <w:r>
              <w:rPr>
                <w:noProof/>
                <w:webHidden/>
              </w:rPr>
              <w:fldChar w:fldCharType="separate"/>
            </w:r>
            <w:r>
              <w:rPr>
                <w:noProof/>
                <w:webHidden/>
              </w:rPr>
              <w:t>8</w:t>
            </w:r>
            <w:r>
              <w:rPr>
                <w:noProof/>
                <w:webHidden/>
              </w:rPr>
              <w:fldChar w:fldCharType="end"/>
            </w:r>
          </w:hyperlink>
        </w:p>
        <w:p w14:paraId="33DD8D92" w14:textId="4726AC36" w:rsidR="00D668E6" w:rsidRDefault="00D668E6">
          <w:pPr>
            <w:pStyle w:val="TOC1"/>
            <w:rPr>
              <w:rFonts w:eastAsiaTheme="minorEastAsia"/>
              <w:noProof/>
              <w:sz w:val="24"/>
              <w:szCs w:val="24"/>
              <w:lang w:eastAsia="en-IN"/>
            </w:rPr>
          </w:pPr>
          <w:hyperlink w:anchor="_Toc235025698" w:history="1">
            <w:r w:rsidRPr="00D838E5">
              <w:rPr>
                <w:rStyle w:val="Hyperlink"/>
                <w:rFonts w:ascii="Segoe UI Symbol" w:hAnsi="Segoe UI Symbol"/>
                <w:b/>
                <w:bCs/>
                <w:noProof/>
              </w:rPr>
              <w:t>QUANTITATIVE GOALS</w:t>
            </w:r>
            <w:r>
              <w:rPr>
                <w:noProof/>
                <w:webHidden/>
              </w:rPr>
              <w:tab/>
            </w:r>
            <w:r>
              <w:rPr>
                <w:noProof/>
                <w:webHidden/>
              </w:rPr>
              <w:fldChar w:fldCharType="begin"/>
            </w:r>
            <w:r>
              <w:rPr>
                <w:noProof/>
                <w:webHidden/>
              </w:rPr>
              <w:instrText xml:space="preserve"> PAGEREF _Toc235025698 \h </w:instrText>
            </w:r>
            <w:r>
              <w:rPr>
                <w:noProof/>
                <w:webHidden/>
              </w:rPr>
            </w:r>
            <w:r>
              <w:rPr>
                <w:noProof/>
                <w:webHidden/>
              </w:rPr>
              <w:fldChar w:fldCharType="separate"/>
            </w:r>
            <w:r>
              <w:rPr>
                <w:noProof/>
                <w:webHidden/>
              </w:rPr>
              <w:t>11</w:t>
            </w:r>
            <w:r>
              <w:rPr>
                <w:noProof/>
                <w:webHidden/>
              </w:rPr>
              <w:fldChar w:fldCharType="end"/>
            </w:r>
          </w:hyperlink>
        </w:p>
        <w:p w14:paraId="558CF560" w14:textId="4B96ED27" w:rsidR="00D668E6" w:rsidRDefault="00D668E6">
          <w:pPr>
            <w:pStyle w:val="TOC1"/>
            <w:rPr>
              <w:rFonts w:eastAsiaTheme="minorEastAsia"/>
              <w:noProof/>
              <w:sz w:val="24"/>
              <w:szCs w:val="24"/>
              <w:lang w:eastAsia="en-IN"/>
            </w:rPr>
          </w:pPr>
          <w:hyperlink w:anchor="_Toc235025699" w:history="1">
            <w:r w:rsidRPr="00D838E5">
              <w:rPr>
                <w:rStyle w:val="Hyperlink"/>
                <w:rFonts w:ascii="Segoe UI Symbol" w:hAnsi="Segoe UI Symbol"/>
                <w:b/>
                <w:bCs/>
                <w:noProof/>
              </w:rPr>
              <w:t>RESPONSIBILITY</w:t>
            </w:r>
            <w:r>
              <w:rPr>
                <w:noProof/>
                <w:webHidden/>
              </w:rPr>
              <w:tab/>
            </w:r>
            <w:r>
              <w:rPr>
                <w:noProof/>
                <w:webHidden/>
              </w:rPr>
              <w:fldChar w:fldCharType="begin"/>
            </w:r>
            <w:r>
              <w:rPr>
                <w:noProof/>
                <w:webHidden/>
              </w:rPr>
              <w:instrText xml:space="preserve"> PAGEREF _Toc235025699 \h </w:instrText>
            </w:r>
            <w:r>
              <w:rPr>
                <w:noProof/>
                <w:webHidden/>
              </w:rPr>
            </w:r>
            <w:r>
              <w:rPr>
                <w:noProof/>
                <w:webHidden/>
              </w:rPr>
              <w:fldChar w:fldCharType="separate"/>
            </w:r>
            <w:r>
              <w:rPr>
                <w:noProof/>
                <w:webHidden/>
              </w:rPr>
              <w:t>13</w:t>
            </w:r>
            <w:r>
              <w:rPr>
                <w:noProof/>
                <w:webHidden/>
              </w:rPr>
              <w:fldChar w:fldCharType="end"/>
            </w:r>
          </w:hyperlink>
        </w:p>
        <w:p w14:paraId="1BAE4DD3" w14:textId="52048EA8" w:rsidR="00D668E6" w:rsidRDefault="00D668E6">
          <w:pPr>
            <w:pStyle w:val="TOC1"/>
            <w:rPr>
              <w:rFonts w:eastAsiaTheme="minorEastAsia"/>
              <w:noProof/>
              <w:sz w:val="24"/>
              <w:szCs w:val="24"/>
              <w:lang w:eastAsia="en-IN"/>
            </w:rPr>
          </w:pPr>
          <w:hyperlink w:anchor="_Toc235025700" w:history="1">
            <w:r w:rsidRPr="00D838E5">
              <w:rPr>
                <w:rStyle w:val="Hyperlink"/>
                <w:rFonts w:ascii="Segoe UI Symbol" w:hAnsi="Segoe UI Symbol"/>
                <w:b/>
                <w:bCs/>
                <w:noProof/>
              </w:rPr>
              <w:t>REPORTING</w:t>
            </w:r>
            <w:r>
              <w:rPr>
                <w:noProof/>
                <w:webHidden/>
              </w:rPr>
              <w:tab/>
            </w:r>
            <w:r>
              <w:rPr>
                <w:noProof/>
                <w:webHidden/>
              </w:rPr>
              <w:fldChar w:fldCharType="begin"/>
            </w:r>
            <w:r>
              <w:rPr>
                <w:noProof/>
                <w:webHidden/>
              </w:rPr>
              <w:instrText xml:space="preserve"> PAGEREF _Toc235025700 \h </w:instrText>
            </w:r>
            <w:r>
              <w:rPr>
                <w:noProof/>
                <w:webHidden/>
              </w:rPr>
            </w:r>
            <w:r>
              <w:rPr>
                <w:noProof/>
                <w:webHidden/>
              </w:rPr>
              <w:fldChar w:fldCharType="separate"/>
            </w:r>
            <w:r>
              <w:rPr>
                <w:noProof/>
                <w:webHidden/>
              </w:rPr>
              <w:t>15</w:t>
            </w:r>
            <w:r>
              <w:rPr>
                <w:noProof/>
                <w:webHidden/>
              </w:rPr>
              <w:fldChar w:fldCharType="end"/>
            </w:r>
          </w:hyperlink>
        </w:p>
        <w:p w14:paraId="08EC6B5A" w14:textId="4FD079C1" w:rsidR="00D668E6" w:rsidRDefault="00D668E6">
          <w:pPr>
            <w:pStyle w:val="TOC1"/>
            <w:rPr>
              <w:rFonts w:eastAsiaTheme="minorEastAsia"/>
              <w:noProof/>
              <w:sz w:val="24"/>
              <w:szCs w:val="24"/>
              <w:lang w:eastAsia="en-IN"/>
            </w:rPr>
          </w:pPr>
          <w:hyperlink w:anchor="_Toc235025701" w:history="1">
            <w:r w:rsidRPr="00D838E5">
              <w:rPr>
                <w:rStyle w:val="Hyperlink"/>
                <w:rFonts w:ascii="Segoe UI Symbol" w:hAnsi="Segoe UI Symbol"/>
                <w:b/>
                <w:bCs/>
                <w:noProof/>
              </w:rPr>
              <w:t>CONTINUOUS IMPROVEMENT</w:t>
            </w:r>
            <w:r>
              <w:rPr>
                <w:noProof/>
                <w:webHidden/>
              </w:rPr>
              <w:tab/>
            </w:r>
            <w:r>
              <w:rPr>
                <w:noProof/>
                <w:webHidden/>
              </w:rPr>
              <w:fldChar w:fldCharType="begin"/>
            </w:r>
            <w:r>
              <w:rPr>
                <w:noProof/>
                <w:webHidden/>
              </w:rPr>
              <w:instrText xml:space="preserve"> PAGEREF _Toc235025701 \h </w:instrText>
            </w:r>
            <w:r>
              <w:rPr>
                <w:noProof/>
                <w:webHidden/>
              </w:rPr>
            </w:r>
            <w:r>
              <w:rPr>
                <w:noProof/>
                <w:webHidden/>
              </w:rPr>
              <w:fldChar w:fldCharType="separate"/>
            </w:r>
            <w:r>
              <w:rPr>
                <w:noProof/>
                <w:webHidden/>
              </w:rPr>
              <w:t>15</w:t>
            </w:r>
            <w:r>
              <w:rPr>
                <w:noProof/>
                <w:webHidden/>
              </w:rPr>
              <w:fldChar w:fldCharType="end"/>
            </w:r>
          </w:hyperlink>
        </w:p>
        <w:p w14:paraId="70DF0B0C" w14:textId="08972932" w:rsidR="00D668E6" w:rsidRDefault="00D668E6">
          <w:pPr>
            <w:pStyle w:val="TOC1"/>
            <w:rPr>
              <w:rFonts w:eastAsiaTheme="minorEastAsia"/>
              <w:noProof/>
              <w:sz w:val="24"/>
              <w:szCs w:val="24"/>
              <w:lang w:eastAsia="en-IN"/>
            </w:rPr>
          </w:pPr>
          <w:hyperlink w:anchor="_Toc235025702" w:history="1">
            <w:r w:rsidRPr="00D838E5">
              <w:rPr>
                <w:rStyle w:val="Hyperlink"/>
                <w:rFonts w:ascii="Segoe UI Symbol" w:hAnsi="Segoe UI Symbol"/>
                <w:b/>
                <w:bCs/>
                <w:noProof/>
              </w:rPr>
              <w:t>REVIEW MECHANISM</w:t>
            </w:r>
            <w:r>
              <w:rPr>
                <w:noProof/>
                <w:webHidden/>
              </w:rPr>
              <w:tab/>
            </w:r>
            <w:r>
              <w:rPr>
                <w:noProof/>
                <w:webHidden/>
              </w:rPr>
              <w:fldChar w:fldCharType="begin"/>
            </w:r>
            <w:r>
              <w:rPr>
                <w:noProof/>
                <w:webHidden/>
              </w:rPr>
              <w:instrText xml:space="preserve"> PAGEREF _Toc235025702 \h </w:instrText>
            </w:r>
            <w:r>
              <w:rPr>
                <w:noProof/>
                <w:webHidden/>
              </w:rPr>
            </w:r>
            <w:r>
              <w:rPr>
                <w:noProof/>
                <w:webHidden/>
              </w:rPr>
              <w:fldChar w:fldCharType="separate"/>
            </w:r>
            <w:r>
              <w:rPr>
                <w:noProof/>
                <w:webHidden/>
              </w:rPr>
              <w:t>16</w:t>
            </w:r>
            <w:r>
              <w:rPr>
                <w:noProof/>
                <w:webHidden/>
              </w:rPr>
              <w:fldChar w:fldCharType="end"/>
            </w:r>
          </w:hyperlink>
        </w:p>
        <w:p w14:paraId="37B7C3C5" w14:textId="5E4573CD" w:rsidR="00D668E6" w:rsidRDefault="00D668E6">
          <w:pPr>
            <w:pStyle w:val="TOC1"/>
            <w:rPr>
              <w:rFonts w:eastAsiaTheme="minorEastAsia"/>
              <w:noProof/>
              <w:sz w:val="24"/>
              <w:szCs w:val="24"/>
              <w:lang w:eastAsia="en-IN"/>
            </w:rPr>
          </w:pPr>
          <w:hyperlink w:anchor="_Toc235025703" w:history="1">
            <w:r w:rsidRPr="00D838E5">
              <w:rPr>
                <w:rStyle w:val="Hyperlink"/>
                <w:rFonts w:ascii="Segoe UI Symbol" w:hAnsi="Segoe UI Symbol"/>
                <w:b/>
                <w:bCs/>
                <w:noProof/>
              </w:rPr>
              <w:t>EMPLOYEE ACKNOWLEDGEMENT FORM</w:t>
            </w:r>
            <w:r>
              <w:rPr>
                <w:noProof/>
                <w:webHidden/>
              </w:rPr>
              <w:tab/>
            </w:r>
            <w:r>
              <w:rPr>
                <w:noProof/>
                <w:webHidden/>
              </w:rPr>
              <w:fldChar w:fldCharType="begin"/>
            </w:r>
            <w:r>
              <w:rPr>
                <w:noProof/>
                <w:webHidden/>
              </w:rPr>
              <w:instrText xml:space="preserve"> PAGEREF _Toc235025703 \h </w:instrText>
            </w:r>
            <w:r>
              <w:rPr>
                <w:noProof/>
                <w:webHidden/>
              </w:rPr>
            </w:r>
            <w:r>
              <w:rPr>
                <w:noProof/>
                <w:webHidden/>
              </w:rPr>
              <w:fldChar w:fldCharType="separate"/>
            </w:r>
            <w:r>
              <w:rPr>
                <w:noProof/>
                <w:webHidden/>
              </w:rPr>
              <w:t>17</w:t>
            </w:r>
            <w:r>
              <w:rPr>
                <w:noProof/>
                <w:webHidden/>
              </w:rPr>
              <w:fldChar w:fldCharType="end"/>
            </w:r>
          </w:hyperlink>
        </w:p>
        <w:p w14:paraId="61467A13" w14:textId="1FDE3283" w:rsidR="00C16FF3" w:rsidRDefault="00C16FF3">
          <w:r>
            <w:rPr>
              <w:b/>
              <w:bCs/>
              <w:noProof/>
            </w:rPr>
            <w:fldChar w:fldCharType="end"/>
          </w:r>
        </w:p>
      </w:sdtContent>
    </w:sdt>
    <w:p w14:paraId="48130434" w14:textId="38EFB824" w:rsidR="0048151C" w:rsidRPr="00B62CEA" w:rsidRDefault="00E018C2" w:rsidP="00B62CEA">
      <w:pPr>
        <w:pStyle w:val="Heading1"/>
        <w:ind w:left="-90" w:firstLine="0"/>
        <w:rPr>
          <w:rFonts w:ascii="Segoe UI Symbol" w:hAnsi="Segoe UI Symbol"/>
          <w:b/>
          <w:bCs/>
          <w:sz w:val="26"/>
          <w:szCs w:val="26"/>
        </w:rPr>
      </w:pPr>
      <w:r>
        <w:br w:type="column"/>
      </w:r>
      <w:bookmarkStart w:id="0" w:name="_Toc235025693"/>
      <w:r w:rsidR="00B62CEA" w:rsidRPr="00B62CEA">
        <w:rPr>
          <w:rFonts w:ascii="Segoe UI Symbol" w:hAnsi="Segoe UI Symbol"/>
          <w:b/>
          <w:bCs/>
          <w:sz w:val="28"/>
          <w:szCs w:val="28"/>
        </w:rPr>
        <w:lastRenderedPageBreak/>
        <w:t>INTRODUCTION</w:t>
      </w:r>
      <w:bookmarkEnd w:id="0"/>
    </w:p>
    <w:p w14:paraId="3536C8F3" w14:textId="0E5FD03E" w:rsidR="00FF367C" w:rsidRPr="00FF367C" w:rsidRDefault="00FF367C" w:rsidP="00FF367C">
      <w:pPr>
        <w:tabs>
          <w:tab w:val="left" w:pos="5100"/>
        </w:tabs>
        <w:ind w:left="-90" w:firstLine="0"/>
        <w:rPr>
          <w:rFonts w:ascii="Segoe UI Symbol" w:hAnsi="Segoe UI Symbol"/>
          <w:sz w:val="24"/>
          <w:szCs w:val="24"/>
        </w:rPr>
      </w:pPr>
      <w:r w:rsidRPr="00FF367C">
        <w:rPr>
          <w:rFonts w:ascii="Segoe UI Symbol" w:hAnsi="Segoe UI Symbol"/>
          <w:sz w:val="24"/>
          <w:szCs w:val="24"/>
        </w:rPr>
        <w:t xml:space="preserve">At </w:t>
      </w:r>
      <w:r w:rsidRPr="00FF367C">
        <w:rPr>
          <w:rFonts w:ascii="Segoe UI Symbol" w:hAnsi="Segoe UI Symbol"/>
          <w:b/>
          <w:bCs/>
          <w:sz w:val="24"/>
          <w:szCs w:val="24"/>
        </w:rPr>
        <w:t>THE AML RIGHTSOURCE GROUP of companies</w:t>
      </w:r>
      <w:r w:rsidRPr="00FF367C">
        <w:rPr>
          <w:rFonts w:ascii="Segoe UI Symbol" w:hAnsi="Segoe UI Symbol"/>
          <w:sz w:val="24"/>
          <w:szCs w:val="24"/>
        </w:rPr>
        <w:t>, we are committed to upholding fair labor practices and safeguarding human rights across all aspects of our operations. As a leader in financial crime compliance, we recognize the importance of fostering a workplace built on respect, dignity, and equality. Our Fair Labor and Human Rights Policy</w:t>
      </w:r>
      <w:r w:rsidR="003C0E49">
        <w:rPr>
          <w:rFonts w:ascii="Segoe UI Symbol" w:hAnsi="Segoe UI Symbol"/>
          <w:sz w:val="24"/>
          <w:szCs w:val="24"/>
        </w:rPr>
        <w:t xml:space="preserve"> </w:t>
      </w:r>
      <w:proofErr w:type="gramStart"/>
      <w:r w:rsidRPr="00FF367C">
        <w:rPr>
          <w:rFonts w:ascii="Segoe UI Symbol" w:hAnsi="Segoe UI Symbol"/>
          <w:sz w:val="24"/>
          <w:szCs w:val="24"/>
        </w:rPr>
        <w:t>reflects</w:t>
      </w:r>
      <w:proofErr w:type="gramEnd"/>
      <w:r w:rsidRPr="00FF367C">
        <w:rPr>
          <w:rFonts w:ascii="Segoe UI Symbol" w:hAnsi="Segoe UI Symbol"/>
          <w:sz w:val="24"/>
          <w:szCs w:val="24"/>
        </w:rPr>
        <w:t xml:space="preserve"> our unwavering dedication to ethical business conduct, ensuring compliance with international labor standards and human rights frameworks, including the Universal Declaration of Human Rights and the International Labour Organization (ILO) conventions.</w:t>
      </w:r>
    </w:p>
    <w:p w14:paraId="11C7E959" w14:textId="1730A613" w:rsidR="00FF367C" w:rsidRPr="00FF367C" w:rsidRDefault="00FF367C" w:rsidP="00FF367C">
      <w:pPr>
        <w:tabs>
          <w:tab w:val="left" w:pos="5100"/>
        </w:tabs>
        <w:ind w:left="-90" w:firstLine="0"/>
        <w:rPr>
          <w:rFonts w:ascii="Segoe UI Symbol" w:hAnsi="Segoe UI Symbol"/>
          <w:sz w:val="24"/>
          <w:szCs w:val="24"/>
        </w:rPr>
      </w:pPr>
      <w:r w:rsidRPr="00FF367C">
        <w:rPr>
          <w:rFonts w:ascii="Segoe UI Symbol" w:hAnsi="Segoe UI Symbol"/>
          <w:sz w:val="24"/>
          <w:szCs w:val="24"/>
        </w:rPr>
        <w:t>This policy aims to promote fair treatment, prevent discrimination, and protect the rights of all individuals within our workforce, including employees, contractors, and suppliers. By embedding these principles into our daily practices, we strive to create a safe, inclusive, and empowering environment where everyone can thrive professionally and personally.</w:t>
      </w:r>
    </w:p>
    <w:p w14:paraId="4DDEEA5B" w14:textId="5B1FE58D" w:rsidR="00E018C2" w:rsidRPr="00B62CEA" w:rsidRDefault="00B62CEA" w:rsidP="00B62CEA">
      <w:pPr>
        <w:pStyle w:val="Heading1"/>
        <w:ind w:left="-90" w:firstLine="0"/>
        <w:rPr>
          <w:rFonts w:ascii="Segoe UI Symbol" w:hAnsi="Segoe UI Symbol"/>
          <w:b/>
          <w:bCs/>
          <w:sz w:val="28"/>
          <w:szCs w:val="28"/>
        </w:rPr>
      </w:pPr>
      <w:bookmarkStart w:id="1" w:name="_Toc235025694"/>
      <w:r w:rsidRPr="00B62CEA">
        <w:rPr>
          <w:rFonts w:ascii="Segoe UI Symbol" w:hAnsi="Segoe UI Symbol"/>
          <w:b/>
          <w:bCs/>
          <w:sz w:val="28"/>
          <w:szCs w:val="28"/>
        </w:rPr>
        <w:t>SCOPE</w:t>
      </w:r>
      <w:bookmarkEnd w:id="1"/>
    </w:p>
    <w:p w14:paraId="0A0F60EE" w14:textId="77777777" w:rsidR="004550C7" w:rsidRPr="004550C7" w:rsidRDefault="004550C7" w:rsidP="004550C7">
      <w:pPr>
        <w:tabs>
          <w:tab w:val="left" w:pos="5100"/>
        </w:tabs>
        <w:ind w:left="-90" w:firstLine="0"/>
        <w:rPr>
          <w:ins w:id="2" w:author="Kush Khalasi" w:date="2026-07-15T12:33:00Z"/>
          <w:rFonts w:ascii="Segoe UI Symbol" w:hAnsi="Segoe UI Symbol"/>
          <w:sz w:val="24"/>
          <w:szCs w:val="24"/>
        </w:rPr>
      </w:pPr>
      <w:ins w:id="3" w:author="Kush Khalasi" w:date="2026-07-15T12:33:00Z">
        <w:r w:rsidRPr="004550C7">
          <w:rPr>
            <w:rFonts w:ascii="Segoe UI Symbol" w:hAnsi="Segoe UI Symbol"/>
            <w:sz w:val="24"/>
            <w:szCs w:val="24"/>
          </w:rPr>
          <w:t xml:space="preserve">This Fair Labor and Human Rights Policy applies to all operations, legal entities, offices, partner offices, registered business addresses, remote work locations, and other workplaces of the </w:t>
        </w:r>
        <w:r w:rsidRPr="004550C7">
          <w:rPr>
            <w:rFonts w:ascii="Segoe UI Symbol" w:hAnsi="Segoe UI Symbol"/>
            <w:b/>
            <w:bCs/>
            <w:sz w:val="24"/>
            <w:szCs w:val="24"/>
          </w:rPr>
          <w:t>AML RightSource Group of Companies ("AMLRS")</w:t>
        </w:r>
        <w:r w:rsidRPr="004550C7">
          <w:rPr>
            <w:rFonts w:ascii="Segoe UI Symbol" w:hAnsi="Segoe UI Symbol"/>
            <w:sz w:val="24"/>
            <w:szCs w:val="24"/>
          </w:rPr>
          <w:t xml:space="preserve">, including all subsidiaries, affiliates, and controlled entities operating in the </w:t>
        </w:r>
        <w:r w:rsidRPr="004550C7">
          <w:rPr>
            <w:rFonts w:ascii="Segoe UI Symbol" w:hAnsi="Segoe UI Symbol"/>
            <w:b/>
            <w:bCs/>
            <w:sz w:val="24"/>
            <w:szCs w:val="24"/>
          </w:rPr>
          <w:t>United States, Canada, Germany, Poland, Austria, Switzerland, the United Kingdom, Denmark, Bulgaria, India, Singapore, Hong Kong, Brazil, and Malaysia</w:t>
        </w:r>
        <w:r w:rsidRPr="004550C7">
          <w:rPr>
            <w:rFonts w:ascii="Segoe UI Symbol" w:hAnsi="Segoe UI Symbol"/>
            <w:sz w:val="24"/>
            <w:szCs w:val="24"/>
          </w:rPr>
          <w:t>, as well as any future locations where AMLRS conducts business.</w:t>
        </w:r>
      </w:ins>
    </w:p>
    <w:p w14:paraId="0B064116" w14:textId="77777777" w:rsidR="004550C7" w:rsidRPr="004550C7" w:rsidRDefault="004550C7" w:rsidP="004550C7">
      <w:pPr>
        <w:tabs>
          <w:tab w:val="left" w:pos="5100"/>
        </w:tabs>
        <w:ind w:left="-90" w:firstLine="0"/>
        <w:rPr>
          <w:ins w:id="4" w:author="Kush Khalasi" w:date="2026-07-15T12:33:00Z"/>
          <w:rFonts w:ascii="Segoe UI Symbol" w:hAnsi="Segoe UI Symbol"/>
          <w:sz w:val="24"/>
          <w:szCs w:val="24"/>
        </w:rPr>
      </w:pPr>
      <w:ins w:id="5" w:author="Kush Khalasi" w:date="2026-07-15T12:33:00Z">
        <w:r w:rsidRPr="004550C7">
          <w:rPr>
            <w:rFonts w:ascii="Segoe UI Symbol" w:hAnsi="Segoe UI Symbol"/>
            <w:sz w:val="24"/>
            <w:szCs w:val="24"/>
          </w:rPr>
          <w:t>The policy applies irrespective of whether business activities are carried out from AMLRS-owned or leased premises, partner offices, co-working spaces, client locations, registered legal addresses, or remote work environments. It covers all employees, including full-time, part-time, temporary, fixed-term, and contract employees, interns, consultants, agency workers, and management. The policy also extends to suppliers, vendors, contractors, service providers, business partners, and any other third parties engaged in providing products or services on behalf of AMLRS.</w:t>
        </w:r>
      </w:ins>
    </w:p>
    <w:p w14:paraId="09FBAC6E" w14:textId="77777777" w:rsidR="004550C7" w:rsidRPr="004550C7" w:rsidRDefault="004550C7" w:rsidP="004550C7">
      <w:pPr>
        <w:tabs>
          <w:tab w:val="left" w:pos="5100"/>
        </w:tabs>
        <w:ind w:left="-90" w:firstLine="0"/>
        <w:rPr>
          <w:ins w:id="6" w:author="Kush Khalasi" w:date="2026-07-15T12:33:00Z"/>
          <w:rFonts w:ascii="Segoe UI Symbol" w:hAnsi="Segoe UI Symbol"/>
          <w:sz w:val="24"/>
          <w:szCs w:val="24"/>
        </w:rPr>
      </w:pPr>
      <w:ins w:id="7" w:author="Kush Khalasi" w:date="2026-07-15T12:33:00Z">
        <w:r w:rsidRPr="004550C7">
          <w:rPr>
            <w:rFonts w:ascii="Segoe UI Symbol" w:hAnsi="Segoe UI Symbol"/>
            <w:sz w:val="24"/>
            <w:szCs w:val="24"/>
          </w:rPr>
          <w:t>All individuals and entities covered by this policy are expected to comply with its requirements and uphold AMLRS's commitment to respecting internationally recognized labor and human rights standards throughout its global operations.</w:t>
        </w:r>
      </w:ins>
    </w:p>
    <w:p w14:paraId="4CF50541" w14:textId="061C6305" w:rsidR="0048151C" w:rsidRDefault="00FF367C" w:rsidP="00B62CEA">
      <w:pPr>
        <w:tabs>
          <w:tab w:val="left" w:pos="5100"/>
        </w:tabs>
        <w:ind w:left="-90" w:firstLine="0"/>
        <w:rPr>
          <w:rFonts w:ascii="Segoe UI Symbol" w:hAnsi="Segoe UI Symbol"/>
          <w:sz w:val="24"/>
          <w:szCs w:val="24"/>
        </w:rPr>
      </w:pPr>
      <w:del w:id="8" w:author="Kush Khalasi" w:date="2026-07-15T12:33:00Z" w16du:dateUtc="2026-07-15T07:03:00Z">
        <w:r w:rsidRPr="00FF367C" w:rsidDel="004550C7">
          <w:rPr>
            <w:rFonts w:ascii="Segoe UI Symbol" w:hAnsi="Segoe UI Symbol"/>
            <w:sz w:val="24"/>
            <w:szCs w:val="24"/>
          </w:rPr>
          <w:lastRenderedPageBreak/>
          <w:delText>This Fair Labor and Human Rights Policy applies to all operations, locations, and individuals associated with THE AML RIGHTSOURCE GROUP of companies (“AMLRS”). It encompasses all offices, remote workspaces, and facilities where AMLRS conducts business activities. The policy covers all employees, including full-time, part-time, and contract staff, as well as consultants, vendors, and partners engaged in any capacity with AMLRS</w:delText>
        </w:r>
      </w:del>
      <w:r w:rsidRPr="00FF367C">
        <w:rPr>
          <w:rFonts w:ascii="Segoe UI Symbol" w:hAnsi="Segoe UI Symbol"/>
          <w:sz w:val="24"/>
          <w:szCs w:val="24"/>
        </w:rPr>
        <w:t>.</w:t>
      </w:r>
    </w:p>
    <w:tbl>
      <w:tblPr>
        <w:tblStyle w:val="TableGrid"/>
        <w:tblW w:w="9180" w:type="dxa"/>
        <w:tblInd w:w="18" w:type="dxa"/>
        <w:tblLook w:val="04A0" w:firstRow="1" w:lastRow="0" w:firstColumn="1" w:lastColumn="0" w:noHBand="0" w:noVBand="1"/>
      </w:tblPr>
      <w:tblGrid>
        <w:gridCol w:w="900"/>
        <w:gridCol w:w="1710"/>
        <w:gridCol w:w="6570"/>
      </w:tblGrid>
      <w:tr w:rsidR="00CA7502" w:rsidRPr="002144B5" w14:paraId="09BC5B19" w14:textId="77777777" w:rsidTr="007F111A">
        <w:tc>
          <w:tcPr>
            <w:tcW w:w="900" w:type="dxa"/>
            <w:vAlign w:val="center"/>
          </w:tcPr>
          <w:p w14:paraId="789D3029" w14:textId="4C53DE8E" w:rsidR="00CA7502" w:rsidRPr="002144B5" w:rsidRDefault="00CA7502" w:rsidP="007F111A">
            <w:pPr>
              <w:tabs>
                <w:tab w:val="left" w:pos="5100"/>
              </w:tabs>
              <w:spacing w:line="276" w:lineRule="auto"/>
              <w:ind w:left="0" w:firstLine="0"/>
              <w:jc w:val="center"/>
              <w:rPr>
                <w:rFonts w:ascii="Segoe UI Symbol" w:hAnsi="Segoe UI Symbol"/>
                <w:sz w:val="24"/>
                <w:szCs w:val="24"/>
              </w:rPr>
            </w:pPr>
            <w:del w:id="9" w:author="Kush Khalasi" w:date="2026-07-15T12:33:00Z" w16du:dateUtc="2026-07-15T07:03:00Z">
              <w:r w:rsidRPr="002144B5" w:rsidDel="004550C7">
                <w:rPr>
                  <w:rFonts w:ascii="Segoe UI Symbol" w:hAnsi="Segoe UI Symbol"/>
                  <w:b/>
                  <w:bCs/>
                  <w:sz w:val="24"/>
                  <w:szCs w:val="24"/>
                </w:rPr>
                <w:delText>Sr. No.</w:delText>
              </w:r>
            </w:del>
          </w:p>
        </w:tc>
        <w:tc>
          <w:tcPr>
            <w:tcW w:w="1710" w:type="dxa"/>
            <w:vAlign w:val="center"/>
          </w:tcPr>
          <w:p w14:paraId="414D9758" w14:textId="5EFA8D8E" w:rsidR="00CA7502" w:rsidRPr="002144B5" w:rsidRDefault="00CA7502" w:rsidP="007F111A">
            <w:pPr>
              <w:tabs>
                <w:tab w:val="left" w:pos="5100"/>
              </w:tabs>
              <w:spacing w:line="276" w:lineRule="auto"/>
              <w:ind w:left="0" w:firstLine="0"/>
              <w:jc w:val="center"/>
              <w:rPr>
                <w:rFonts w:ascii="Segoe UI Symbol" w:hAnsi="Segoe UI Symbol"/>
                <w:sz w:val="24"/>
                <w:szCs w:val="24"/>
              </w:rPr>
            </w:pPr>
            <w:del w:id="10" w:author="Kush Khalasi" w:date="2026-07-15T12:33:00Z" w16du:dateUtc="2026-07-15T07:03:00Z">
              <w:r w:rsidRPr="002144B5" w:rsidDel="004550C7">
                <w:rPr>
                  <w:rFonts w:ascii="Segoe UI Symbol" w:hAnsi="Segoe UI Symbol"/>
                  <w:b/>
                  <w:bCs/>
                  <w:sz w:val="24"/>
                  <w:szCs w:val="24"/>
                </w:rPr>
                <w:delText>Office</w:delText>
              </w:r>
            </w:del>
          </w:p>
        </w:tc>
        <w:tc>
          <w:tcPr>
            <w:tcW w:w="6570" w:type="dxa"/>
            <w:vAlign w:val="center"/>
          </w:tcPr>
          <w:p w14:paraId="58B3EDF3" w14:textId="54B5D6B4" w:rsidR="00CA7502" w:rsidRPr="002144B5" w:rsidRDefault="00CA7502" w:rsidP="007F111A">
            <w:pPr>
              <w:tabs>
                <w:tab w:val="left" w:pos="5100"/>
              </w:tabs>
              <w:spacing w:line="276" w:lineRule="auto"/>
              <w:ind w:left="0" w:firstLine="0"/>
              <w:jc w:val="center"/>
              <w:rPr>
                <w:rFonts w:ascii="Segoe UI Symbol" w:hAnsi="Segoe UI Symbol"/>
                <w:sz w:val="24"/>
                <w:szCs w:val="24"/>
              </w:rPr>
            </w:pPr>
            <w:del w:id="11" w:author="Kush Khalasi" w:date="2026-07-15T12:33:00Z" w16du:dateUtc="2026-07-15T07:03:00Z">
              <w:r w:rsidRPr="002144B5" w:rsidDel="004550C7">
                <w:rPr>
                  <w:rFonts w:ascii="Segoe UI Symbol" w:hAnsi="Segoe UI Symbol"/>
                  <w:b/>
                  <w:bCs/>
                  <w:sz w:val="24"/>
                  <w:szCs w:val="24"/>
                </w:rPr>
                <w:delText>Address</w:delText>
              </w:r>
            </w:del>
          </w:p>
        </w:tc>
      </w:tr>
      <w:tr w:rsidR="00CA7502" w14:paraId="2C5CAF4E" w14:textId="77777777" w:rsidTr="007F111A">
        <w:tc>
          <w:tcPr>
            <w:tcW w:w="900" w:type="dxa"/>
          </w:tcPr>
          <w:p w14:paraId="19FF7D11" w14:textId="2382EE36" w:rsidR="00CA7502" w:rsidRPr="002144B5" w:rsidRDefault="00CA7502" w:rsidP="007F111A">
            <w:pPr>
              <w:tabs>
                <w:tab w:val="left" w:pos="5100"/>
              </w:tabs>
              <w:spacing w:line="276" w:lineRule="auto"/>
              <w:ind w:left="0" w:firstLine="0"/>
              <w:jc w:val="center"/>
              <w:rPr>
                <w:rFonts w:ascii="Segoe UI Symbol" w:hAnsi="Segoe UI Symbol"/>
              </w:rPr>
            </w:pPr>
            <w:del w:id="12" w:author="Kush Khalasi" w:date="2026-07-15T12:33:00Z" w16du:dateUtc="2026-07-15T07:03:00Z">
              <w:r w:rsidRPr="002144B5" w:rsidDel="004550C7">
                <w:rPr>
                  <w:rFonts w:ascii="Segoe UI Symbol" w:hAnsi="Segoe UI Symbol"/>
                </w:rPr>
                <w:delText>1</w:delText>
              </w:r>
            </w:del>
          </w:p>
        </w:tc>
        <w:tc>
          <w:tcPr>
            <w:tcW w:w="1710" w:type="dxa"/>
          </w:tcPr>
          <w:p w14:paraId="796DA461" w14:textId="036A63CA" w:rsidR="00CA7502" w:rsidRPr="002144B5" w:rsidRDefault="00CA7502" w:rsidP="007F111A">
            <w:pPr>
              <w:tabs>
                <w:tab w:val="left" w:pos="5100"/>
              </w:tabs>
              <w:spacing w:line="276" w:lineRule="auto"/>
              <w:ind w:left="0" w:firstLine="0"/>
              <w:rPr>
                <w:rFonts w:ascii="Segoe UI Symbol" w:hAnsi="Segoe UI Symbol"/>
              </w:rPr>
            </w:pPr>
            <w:del w:id="13" w:author="Kush Khalasi" w:date="2026-07-15T12:33:00Z" w16du:dateUtc="2026-07-15T07:03:00Z">
              <w:r w:rsidRPr="002144B5" w:rsidDel="004550C7">
                <w:rPr>
                  <w:rFonts w:ascii="Segoe UI Symbol" w:hAnsi="Segoe UI Symbol"/>
                </w:rPr>
                <w:delText>Buffalo</w:delText>
              </w:r>
            </w:del>
          </w:p>
        </w:tc>
        <w:tc>
          <w:tcPr>
            <w:tcW w:w="6570" w:type="dxa"/>
          </w:tcPr>
          <w:p w14:paraId="7E4807B5" w14:textId="488DCFD1" w:rsidR="00CA7502" w:rsidRPr="002144B5" w:rsidRDefault="00CA7502" w:rsidP="007F111A">
            <w:pPr>
              <w:tabs>
                <w:tab w:val="left" w:pos="5100"/>
              </w:tabs>
              <w:spacing w:line="276" w:lineRule="auto"/>
              <w:ind w:left="0" w:firstLine="0"/>
              <w:rPr>
                <w:rFonts w:ascii="Segoe UI Symbol" w:hAnsi="Segoe UI Symbol"/>
              </w:rPr>
            </w:pPr>
            <w:del w:id="14" w:author="Kush Khalasi" w:date="2026-07-15T12:33:00Z" w16du:dateUtc="2026-07-15T07:03:00Z">
              <w:r w:rsidRPr="002144B5" w:rsidDel="004550C7">
                <w:rPr>
                  <w:rFonts w:ascii="Segoe UI Symbol" w:hAnsi="Segoe UI Symbol"/>
                </w:rPr>
                <w:delText>Seneca One, 1 Seneca Street, 27th Floor, Buffalo, NY 14203</w:delText>
              </w:r>
            </w:del>
          </w:p>
        </w:tc>
      </w:tr>
      <w:tr w:rsidR="00CA7502" w14:paraId="75A18F52" w14:textId="77777777" w:rsidTr="007F111A">
        <w:tc>
          <w:tcPr>
            <w:tcW w:w="900" w:type="dxa"/>
          </w:tcPr>
          <w:p w14:paraId="7ABE033F" w14:textId="0CE4E684" w:rsidR="00CA7502" w:rsidRPr="002144B5" w:rsidRDefault="00CA7502" w:rsidP="007F111A">
            <w:pPr>
              <w:tabs>
                <w:tab w:val="left" w:pos="5100"/>
              </w:tabs>
              <w:spacing w:line="276" w:lineRule="auto"/>
              <w:ind w:left="0" w:firstLine="0"/>
              <w:jc w:val="center"/>
              <w:rPr>
                <w:rFonts w:ascii="Segoe UI Symbol" w:hAnsi="Segoe UI Symbol"/>
              </w:rPr>
            </w:pPr>
            <w:del w:id="15" w:author="Kush Khalasi" w:date="2026-07-15T12:33:00Z" w16du:dateUtc="2026-07-15T07:03:00Z">
              <w:r w:rsidRPr="002144B5" w:rsidDel="004550C7">
                <w:rPr>
                  <w:rFonts w:ascii="Segoe UI Symbol" w:hAnsi="Segoe UI Symbol"/>
                </w:rPr>
                <w:delText>2</w:delText>
              </w:r>
            </w:del>
          </w:p>
        </w:tc>
        <w:tc>
          <w:tcPr>
            <w:tcW w:w="1710" w:type="dxa"/>
          </w:tcPr>
          <w:p w14:paraId="668F85C4" w14:textId="29CF3304" w:rsidR="00CA7502" w:rsidRPr="002144B5" w:rsidRDefault="00CA7502" w:rsidP="007F111A">
            <w:pPr>
              <w:tabs>
                <w:tab w:val="left" w:pos="5100"/>
              </w:tabs>
              <w:spacing w:line="276" w:lineRule="auto"/>
              <w:ind w:left="0" w:firstLine="0"/>
              <w:rPr>
                <w:rFonts w:ascii="Segoe UI Symbol" w:hAnsi="Segoe UI Symbol"/>
              </w:rPr>
            </w:pPr>
            <w:del w:id="16" w:author="Kush Khalasi" w:date="2026-07-15T12:33:00Z" w16du:dateUtc="2026-07-15T07:03:00Z">
              <w:r w:rsidRPr="002144B5" w:rsidDel="004550C7">
                <w:rPr>
                  <w:rFonts w:ascii="Segoe UI Symbol" w:hAnsi="Segoe UI Symbol"/>
                </w:rPr>
                <w:delText>Cleveland</w:delText>
              </w:r>
            </w:del>
          </w:p>
        </w:tc>
        <w:tc>
          <w:tcPr>
            <w:tcW w:w="6570" w:type="dxa"/>
          </w:tcPr>
          <w:p w14:paraId="2B0B900A" w14:textId="70F95F70" w:rsidR="00CA7502" w:rsidRPr="002144B5" w:rsidRDefault="00CA7502" w:rsidP="007F111A">
            <w:pPr>
              <w:tabs>
                <w:tab w:val="left" w:pos="5100"/>
              </w:tabs>
              <w:spacing w:line="276" w:lineRule="auto"/>
              <w:ind w:left="0" w:firstLine="0"/>
              <w:rPr>
                <w:rFonts w:ascii="Segoe UI Symbol" w:hAnsi="Segoe UI Symbol"/>
              </w:rPr>
            </w:pPr>
            <w:del w:id="17" w:author="Kush Khalasi" w:date="2026-07-15T12:33:00Z" w16du:dateUtc="2026-07-15T07:03:00Z">
              <w:r w:rsidRPr="002144B5" w:rsidDel="004550C7">
                <w:rPr>
                  <w:rFonts w:ascii="Segoe UI Symbol" w:hAnsi="Segoe UI Symbol"/>
                </w:rPr>
                <w:delText>1300 E 9th Street, Suite 200, Cleveland, OH 44114</w:delText>
              </w:r>
            </w:del>
          </w:p>
        </w:tc>
      </w:tr>
      <w:tr w:rsidR="00CA7502" w14:paraId="5D202798" w14:textId="77777777" w:rsidTr="007F111A">
        <w:tc>
          <w:tcPr>
            <w:tcW w:w="900" w:type="dxa"/>
          </w:tcPr>
          <w:p w14:paraId="520425C3" w14:textId="634F0188" w:rsidR="00CA7502" w:rsidRPr="002144B5" w:rsidRDefault="00CA7502" w:rsidP="007F111A">
            <w:pPr>
              <w:tabs>
                <w:tab w:val="left" w:pos="5100"/>
              </w:tabs>
              <w:spacing w:line="276" w:lineRule="auto"/>
              <w:ind w:left="0" w:firstLine="0"/>
              <w:jc w:val="center"/>
              <w:rPr>
                <w:rFonts w:ascii="Segoe UI Symbol" w:hAnsi="Segoe UI Symbol"/>
              </w:rPr>
            </w:pPr>
            <w:del w:id="18" w:author="Kush Khalasi" w:date="2026-07-15T12:33:00Z" w16du:dateUtc="2026-07-15T07:03:00Z">
              <w:r w:rsidRPr="002144B5" w:rsidDel="004550C7">
                <w:rPr>
                  <w:rFonts w:ascii="Segoe UI Symbol" w:hAnsi="Segoe UI Symbol"/>
                </w:rPr>
                <w:delText>3</w:delText>
              </w:r>
            </w:del>
          </w:p>
        </w:tc>
        <w:tc>
          <w:tcPr>
            <w:tcW w:w="1710" w:type="dxa"/>
          </w:tcPr>
          <w:p w14:paraId="0429961D" w14:textId="7EBE3D9F" w:rsidR="00CA7502" w:rsidRPr="002144B5" w:rsidRDefault="00CA7502" w:rsidP="007F111A">
            <w:pPr>
              <w:tabs>
                <w:tab w:val="left" w:pos="5100"/>
              </w:tabs>
              <w:spacing w:line="276" w:lineRule="auto"/>
              <w:ind w:left="0" w:firstLine="0"/>
              <w:rPr>
                <w:rFonts w:ascii="Segoe UI Symbol" w:hAnsi="Segoe UI Symbol"/>
              </w:rPr>
            </w:pPr>
            <w:del w:id="19" w:author="Kush Khalasi" w:date="2026-07-15T12:33:00Z" w16du:dateUtc="2026-07-15T07:03:00Z">
              <w:r w:rsidRPr="002144B5" w:rsidDel="004550C7">
                <w:rPr>
                  <w:rFonts w:ascii="Segoe UI Symbol" w:hAnsi="Segoe UI Symbol"/>
                </w:rPr>
                <w:delText>Highland Hills</w:delText>
              </w:r>
            </w:del>
          </w:p>
        </w:tc>
        <w:tc>
          <w:tcPr>
            <w:tcW w:w="6570" w:type="dxa"/>
          </w:tcPr>
          <w:p w14:paraId="4A709C11" w14:textId="446C030F" w:rsidR="00CA7502" w:rsidRPr="002144B5" w:rsidRDefault="00CA7502" w:rsidP="007F111A">
            <w:pPr>
              <w:tabs>
                <w:tab w:val="left" w:pos="5100"/>
              </w:tabs>
              <w:spacing w:line="276" w:lineRule="auto"/>
              <w:ind w:left="0" w:firstLine="0"/>
              <w:rPr>
                <w:rFonts w:ascii="Segoe UI Symbol" w:hAnsi="Segoe UI Symbol"/>
              </w:rPr>
            </w:pPr>
            <w:del w:id="20" w:author="Kush Khalasi" w:date="2026-07-15T12:33:00Z" w16du:dateUtc="2026-07-15T07:03:00Z">
              <w:r w:rsidRPr="002144B5" w:rsidDel="004550C7">
                <w:rPr>
                  <w:rFonts w:ascii="Segoe UI Symbol" w:hAnsi="Segoe UI Symbol"/>
                </w:rPr>
                <w:delText>23000 Millcreek Blvd, Highland Hills, OH 44122</w:delText>
              </w:r>
            </w:del>
          </w:p>
        </w:tc>
      </w:tr>
      <w:tr w:rsidR="00CA7502" w14:paraId="2634EA3C" w14:textId="77777777" w:rsidTr="007F111A">
        <w:tc>
          <w:tcPr>
            <w:tcW w:w="900" w:type="dxa"/>
          </w:tcPr>
          <w:p w14:paraId="359BCFE1" w14:textId="591D40CB" w:rsidR="00CA7502" w:rsidRPr="002144B5" w:rsidRDefault="00CA7502" w:rsidP="007F111A">
            <w:pPr>
              <w:tabs>
                <w:tab w:val="left" w:pos="5100"/>
              </w:tabs>
              <w:spacing w:line="276" w:lineRule="auto"/>
              <w:ind w:left="0" w:firstLine="0"/>
              <w:jc w:val="center"/>
              <w:rPr>
                <w:rFonts w:ascii="Segoe UI Symbol" w:hAnsi="Segoe UI Symbol"/>
              </w:rPr>
            </w:pPr>
            <w:del w:id="21" w:author="Kush Khalasi" w:date="2026-07-15T12:33:00Z" w16du:dateUtc="2026-07-15T07:03:00Z">
              <w:r w:rsidRPr="002144B5" w:rsidDel="004550C7">
                <w:rPr>
                  <w:rFonts w:ascii="Segoe UI Symbol" w:hAnsi="Segoe UI Symbol"/>
                </w:rPr>
                <w:delText>4</w:delText>
              </w:r>
            </w:del>
          </w:p>
        </w:tc>
        <w:tc>
          <w:tcPr>
            <w:tcW w:w="1710" w:type="dxa"/>
          </w:tcPr>
          <w:p w14:paraId="3582C687" w14:textId="75ABC123" w:rsidR="00CA7502" w:rsidRPr="002144B5" w:rsidRDefault="00CA7502" w:rsidP="007F111A">
            <w:pPr>
              <w:tabs>
                <w:tab w:val="left" w:pos="5100"/>
              </w:tabs>
              <w:spacing w:line="276" w:lineRule="auto"/>
              <w:ind w:left="0" w:firstLine="0"/>
              <w:rPr>
                <w:rFonts w:ascii="Segoe UI Symbol" w:hAnsi="Segoe UI Symbol"/>
              </w:rPr>
            </w:pPr>
            <w:del w:id="22" w:author="Kush Khalasi" w:date="2026-07-15T12:33:00Z" w16du:dateUtc="2026-07-15T07:03:00Z">
              <w:r w:rsidRPr="002144B5" w:rsidDel="004550C7">
                <w:rPr>
                  <w:rFonts w:ascii="Segoe UI Symbol" w:hAnsi="Segoe UI Symbol"/>
                </w:rPr>
                <w:delText>New York City</w:delText>
              </w:r>
            </w:del>
          </w:p>
        </w:tc>
        <w:tc>
          <w:tcPr>
            <w:tcW w:w="6570" w:type="dxa"/>
          </w:tcPr>
          <w:p w14:paraId="7506F012" w14:textId="68FAB983" w:rsidR="00CA7502" w:rsidRPr="002144B5" w:rsidRDefault="00CA7502" w:rsidP="007F111A">
            <w:pPr>
              <w:tabs>
                <w:tab w:val="left" w:pos="5100"/>
              </w:tabs>
              <w:spacing w:line="276" w:lineRule="auto"/>
              <w:ind w:left="0" w:firstLine="0"/>
              <w:rPr>
                <w:rFonts w:ascii="Segoe UI Symbol" w:hAnsi="Segoe UI Symbol"/>
              </w:rPr>
            </w:pPr>
            <w:del w:id="23" w:author="Kush Khalasi" w:date="2026-07-15T12:33:00Z" w16du:dateUtc="2026-07-15T07:03:00Z">
              <w:r w:rsidRPr="002144B5" w:rsidDel="004550C7">
                <w:rPr>
                  <w:rFonts w:ascii="Segoe UI Symbol" w:hAnsi="Segoe UI Symbol"/>
                </w:rPr>
                <w:delText>100 Park Avenue, Suite 1650A, New York, NY 10017</w:delText>
              </w:r>
            </w:del>
          </w:p>
        </w:tc>
      </w:tr>
      <w:tr w:rsidR="00CA7502" w14:paraId="399C4EEB" w14:textId="77777777" w:rsidTr="007F111A">
        <w:tc>
          <w:tcPr>
            <w:tcW w:w="900" w:type="dxa"/>
          </w:tcPr>
          <w:p w14:paraId="570AD7D6" w14:textId="0E9D9FAF" w:rsidR="00CA7502" w:rsidRPr="002144B5" w:rsidRDefault="00CA7502" w:rsidP="007F111A">
            <w:pPr>
              <w:tabs>
                <w:tab w:val="left" w:pos="5100"/>
              </w:tabs>
              <w:spacing w:line="276" w:lineRule="auto"/>
              <w:ind w:left="0" w:firstLine="0"/>
              <w:jc w:val="center"/>
              <w:rPr>
                <w:rFonts w:ascii="Segoe UI Symbol" w:hAnsi="Segoe UI Symbol"/>
              </w:rPr>
            </w:pPr>
            <w:del w:id="24" w:author="Kush Khalasi" w:date="2026-07-15T12:33:00Z" w16du:dateUtc="2026-07-15T07:03:00Z">
              <w:r w:rsidRPr="002144B5" w:rsidDel="004550C7">
                <w:rPr>
                  <w:rFonts w:ascii="Segoe UI Symbol" w:hAnsi="Segoe UI Symbol"/>
                </w:rPr>
                <w:delText>5</w:delText>
              </w:r>
            </w:del>
          </w:p>
        </w:tc>
        <w:tc>
          <w:tcPr>
            <w:tcW w:w="1710" w:type="dxa"/>
          </w:tcPr>
          <w:p w14:paraId="560716FD" w14:textId="36845AD6" w:rsidR="00CA7502" w:rsidRPr="002144B5" w:rsidRDefault="00CA7502" w:rsidP="007F111A">
            <w:pPr>
              <w:tabs>
                <w:tab w:val="left" w:pos="5100"/>
              </w:tabs>
              <w:spacing w:line="276" w:lineRule="auto"/>
              <w:ind w:left="0" w:firstLine="0"/>
              <w:rPr>
                <w:rFonts w:ascii="Segoe UI Symbol" w:hAnsi="Segoe UI Symbol"/>
              </w:rPr>
            </w:pPr>
            <w:del w:id="25" w:author="Kush Khalasi" w:date="2026-07-15T12:33:00Z" w16du:dateUtc="2026-07-15T07:03:00Z">
              <w:r w:rsidRPr="002144B5" w:rsidDel="004550C7">
                <w:rPr>
                  <w:rFonts w:ascii="Segoe UI Symbol" w:hAnsi="Segoe UI Symbol"/>
                </w:rPr>
                <w:delText>Oklahoma</w:delText>
              </w:r>
            </w:del>
          </w:p>
        </w:tc>
        <w:tc>
          <w:tcPr>
            <w:tcW w:w="6570" w:type="dxa"/>
          </w:tcPr>
          <w:p w14:paraId="6909D77A" w14:textId="524B86EF" w:rsidR="00CA7502" w:rsidRPr="002144B5" w:rsidRDefault="00CA7502" w:rsidP="007F111A">
            <w:pPr>
              <w:tabs>
                <w:tab w:val="left" w:pos="5100"/>
              </w:tabs>
              <w:spacing w:line="276" w:lineRule="auto"/>
              <w:ind w:left="0" w:firstLine="0"/>
              <w:rPr>
                <w:rFonts w:ascii="Segoe UI Symbol" w:hAnsi="Segoe UI Symbol"/>
              </w:rPr>
            </w:pPr>
            <w:del w:id="26" w:author="Kush Khalasi" w:date="2026-07-15T12:33:00Z" w16du:dateUtc="2026-07-15T07:03:00Z">
              <w:r w:rsidRPr="002144B5" w:rsidDel="004550C7">
                <w:rPr>
                  <w:rFonts w:ascii="Segoe UI Symbol" w:hAnsi="Segoe UI Symbol"/>
                </w:rPr>
                <w:delText>7340 West Memorial Rd, 2nd Floor, Oklahoma City, OK 73142</w:delText>
              </w:r>
            </w:del>
          </w:p>
        </w:tc>
      </w:tr>
      <w:tr w:rsidR="00CA7502" w14:paraId="3A051EB3" w14:textId="77777777" w:rsidTr="007F111A">
        <w:tc>
          <w:tcPr>
            <w:tcW w:w="900" w:type="dxa"/>
          </w:tcPr>
          <w:p w14:paraId="3C8C60EB" w14:textId="7C857D2F" w:rsidR="00CA7502" w:rsidRPr="002144B5" w:rsidRDefault="00CA7502" w:rsidP="007F111A">
            <w:pPr>
              <w:tabs>
                <w:tab w:val="left" w:pos="5100"/>
              </w:tabs>
              <w:spacing w:line="276" w:lineRule="auto"/>
              <w:ind w:left="0" w:firstLine="0"/>
              <w:jc w:val="center"/>
              <w:rPr>
                <w:rFonts w:ascii="Segoe UI Symbol" w:hAnsi="Segoe UI Symbol"/>
              </w:rPr>
            </w:pPr>
            <w:del w:id="27" w:author="Kush Khalasi" w:date="2026-07-15T12:33:00Z" w16du:dateUtc="2026-07-15T07:03:00Z">
              <w:r w:rsidRPr="002144B5" w:rsidDel="004550C7">
                <w:rPr>
                  <w:rFonts w:ascii="Segoe UI Symbol" w:hAnsi="Segoe UI Symbol"/>
                </w:rPr>
                <w:delText>6</w:delText>
              </w:r>
            </w:del>
          </w:p>
        </w:tc>
        <w:tc>
          <w:tcPr>
            <w:tcW w:w="1710" w:type="dxa"/>
          </w:tcPr>
          <w:p w14:paraId="706EDF26" w14:textId="37CADCCD" w:rsidR="00CA7502" w:rsidRPr="002144B5" w:rsidRDefault="00CA7502" w:rsidP="007F111A">
            <w:pPr>
              <w:tabs>
                <w:tab w:val="left" w:pos="5100"/>
              </w:tabs>
              <w:spacing w:line="276" w:lineRule="auto"/>
              <w:ind w:left="0" w:firstLine="0"/>
              <w:rPr>
                <w:rFonts w:ascii="Segoe UI Symbol" w:hAnsi="Segoe UI Symbol"/>
              </w:rPr>
            </w:pPr>
            <w:del w:id="28" w:author="Kush Khalasi" w:date="2026-07-15T12:33:00Z" w16du:dateUtc="2026-07-15T07:03:00Z">
              <w:r w:rsidRPr="002144B5" w:rsidDel="004550C7">
                <w:rPr>
                  <w:rFonts w:ascii="Segoe UI Symbol" w:hAnsi="Segoe UI Symbol"/>
                </w:rPr>
                <w:delText>Phoenix</w:delText>
              </w:r>
            </w:del>
          </w:p>
        </w:tc>
        <w:tc>
          <w:tcPr>
            <w:tcW w:w="6570" w:type="dxa"/>
          </w:tcPr>
          <w:p w14:paraId="6873B574" w14:textId="5003AB2E" w:rsidR="00CA7502" w:rsidRPr="002144B5" w:rsidRDefault="00CA7502" w:rsidP="007F111A">
            <w:pPr>
              <w:tabs>
                <w:tab w:val="left" w:pos="5100"/>
              </w:tabs>
              <w:spacing w:line="276" w:lineRule="auto"/>
              <w:ind w:left="0" w:firstLine="0"/>
              <w:rPr>
                <w:rFonts w:ascii="Segoe UI Symbol" w:hAnsi="Segoe UI Symbol"/>
              </w:rPr>
            </w:pPr>
            <w:del w:id="29" w:author="Kush Khalasi" w:date="2026-07-15T12:33:00Z" w16du:dateUtc="2026-07-15T07:03:00Z">
              <w:r w:rsidRPr="002144B5" w:rsidDel="004550C7">
                <w:rPr>
                  <w:rFonts w:ascii="Segoe UI Symbol" w:hAnsi="Segoe UI Symbol"/>
                </w:rPr>
                <w:delText>40 North Central Avenue, 22nd Floor, Phoenix, AZ 85004</w:delText>
              </w:r>
            </w:del>
          </w:p>
        </w:tc>
      </w:tr>
      <w:tr w:rsidR="00CA7502" w14:paraId="4BCD4889" w14:textId="77777777" w:rsidTr="007F111A">
        <w:tc>
          <w:tcPr>
            <w:tcW w:w="900" w:type="dxa"/>
          </w:tcPr>
          <w:p w14:paraId="717780A8" w14:textId="39F15FFE" w:rsidR="00CA7502" w:rsidRPr="002144B5" w:rsidRDefault="00CA7502" w:rsidP="007F111A">
            <w:pPr>
              <w:tabs>
                <w:tab w:val="left" w:pos="5100"/>
              </w:tabs>
              <w:spacing w:line="276" w:lineRule="auto"/>
              <w:ind w:left="0" w:firstLine="0"/>
              <w:jc w:val="center"/>
              <w:rPr>
                <w:rFonts w:ascii="Segoe UI Symbol" w:hAnsi="Segoe UI Symbol"/>
              </w:rPr>
            </w:pPr>
            <w:del w:id="30" w:author="Kush Khalasi" w:date="2026-07-15T12:33:00Z" w16du:dateUtc="2026-07-15T07:03:00Z">
              <w:r w:rsidRPr="002144B5" w:rsidDel="004550C7">
                <w:rPr>
                  <w:rFonts w:ascii="Segoe UI Symbol" w:hAnsi="Segoe UI Symbol"/>
                </w:rPr>
                <w:delText>7</w:delText>
              </w:r>
            </w:del>
          </w:p>
        </w:tc>
        <w:tc>
          <w:tcPr>
            <w:tcW w:w="1710" w:type="dxa"/>
          </w:tcPr>
          <w:p w14:paraId="108F9FC0" w14:textId="00759568" w:rsidR="00CA7502" w:rsidRPr="002144B5" w:rsidRDefault="00CA7502" w:rsidP="007F111A">
            <w:pPr>
              <w:tabs>
                <w:tab w:val="left" w:pos="5100"/>
              </w:tabs>
              <w:spacing w:line="276" w:lineRule="auto"/>
              <w:ind w:left="0" w:firstLine="0"/>
              <w:rPr>
                <w:rFonts w:ascii="Segoe UI Symbol" w:hAnsi="Segoe UI Symbol"/>
              </w:rPr>
            </w:pPr>
            <w:del w:id="31" w:author="Kush Khalasi" w:date="2026-07-15T12:33:00Z" w16du:dateUtc="2026-07-15T07:03:00Z">
              <w:r w:rsidRPr="002144B5" w:rsidDel="004550C7">
                <w:rPr>
                  <w:rFonts w:ascii="Segoe UI Symbol" w:hAnsi="Segoe UI Symbol"/>
                </w:rPr>
                <w:delText>Mississauga</w:delText>
              </w:r>
            </w:del>
          </w:p>
        </w:tc>
        <w:tc>
          <w:tcPr>
            <w:tcW w:w="6570" w:type="dxa"/>
          </w:tcPr>
          <w:p w14:paraId="70F03FD2" w14:textId="282076AD" w:rsidR="00CA7502" w:rsidRPr="002144B5" w:rsidRDefault="00CA7502" w:rsidP="007F111A">
            <w:pPr>
              <w:tabs>
                <w:tab w:val="left" w:pos="5100"/>
              </w:tabs>
              <w:spacing w:line="276" w:lineRule="auto"/>
              <w:ind w:left="0" w:firstLine="0"/>
              <w:rPr>
                <w:rFonts w:ascii="Segoe UI Symbol" w:hAnsi="Segoe UI Symbol"/>
              </w:rPr>
            </w:pPr>
            <w:del w:id="32" w:author="Kush Khalasi" w:date="2026-07-15T12:33:00Z" w16du:dateUtc="2026-07-15T07:03:00Z">
              <w:r w:rsidRPr="002144B5" w:rsidDel="004550C7">
                <w:rPr>
                  <w:rFonts w:ascii="Segoe UI Symbol" w:hAnsi="Segoe UI Symbol"/>
                </w:rPr>
                <w:delText>5450 Explorer Drive, Suite 300, Mississauga, ON L4W 5M1, Canada</w:delText>
              </w:r>
            </w:del>
          </w:p>
        </w:tc>
      </w:tr>
      <w:tr w:rsidR="00CA7502" w14:paraId="1B2F7A9E" w14:textId="77777777" w:rsidTr="007F111A">
        <w:tc>
          <w:tcPr>
            <w:tcW w:w="900" w:type="dxa"/>
          </w:tcPr>
          <w:p w14:paraId="1D648351" w14:textId="7D2EBF65" w:rsidR="00CA7502" w:rsidRPr="002144B5" w:rsidRDefault="00CA7502" w:rsidP="007F111A">
            <w:pPr>
              <w:tabs>
                <w:tab w:val="left" w:pos="5100"/>
              </w:tabs>
              <w:spacing w:line="276" w:lineRule="auto"/>
              <w:ind w:left="0" w:firstLine="0"/>
              <w:jc w:val="center"/>
              <w:rPr>
                <w:rFonts w:ascii="Segoe UI Symbol" w:hAnsi="Segoe UI Symbol"/>
              </w:rPr>
            </w:pPr>
            <w:del w:id="33" w:author="Kush Khalasi" w:date="2026-07-15T12:33:00Z" w16du:dateUtc="2026-07-15T07:03:00Z">
              <w:r w:rsidRPr="002144B5" w:rsidDel="004550C7">
                <w:rPr>
                  <w:rFonts w:ascii="Segoe UI Symbol" w:hAnsi="Segoe UI Symbol"/>
                </w:rPr>
                <w:delText>8</w:delText>
              </w:r>
            </w:del>
          </w:p>
        </w:tc>
        <w:tc>
          <w:tcPr>
            <w:tcW w:w="1710" w:type="dxa"/>
          </w:tcPr>
          <w:p w14:paraId="340E8235" w14:textId="1D631524" w:rsidR="00CA7502" w:rsidRPr="002144B5" w:rsidRDefault="00CA7502" w:rsidP="007F111A">
            <w:pPr>
              <w:tabs>
                <w:tab w:val="left" w:pos="5100"/>
              </w:tabs>
              <w:spacing w:line="276" w:lineRule="auto"/>
              <w:ind w:left="0" w:firstLine="0"/>
              <w:rPr>
                <w:rFonts w:ascii="Segoe UI Symbol" w:hAnsi="Segoe UI Symbol"/>
              </w:rPr>
            </w:pPr>
            <w:del w:id="34" w:author="Kush Khalasi" w:date="2026-07-15T12:33:00Z" w16du:dateUtc="2026-07-15T07:03:00Z">
              <w:r w:rsidRPr="002144B5" w:rsidDel="004550C7">
                <w:rPr>
                  <w:rFonts w:ascii="Segoe UI Symbol" w:hAnsi="Segoe UI Symbol"/>
                </w:rPr>
                <w:delText>Vancouver</w:delText>
              </w:r>
            </w:del>
          </w:p>
        </w:tc>
        <w:tc>
          <w:tcPr>
            <w:tcW w:w="6570" w:type="dxa"/>
          </w:tcPr>
          <w:p w14:paraId="2BA6058B" w14:textId="7BFC695D" w:rsidR="00CA7502" w:rsidRPr="002144B5" w:rsidRDefault="00CA7502" w:rsidP="007F111A">
            <w:pPr>
              <w:tabs>
                <w:tab w:val="left" w:pos="5100"/>
              </w:tabs>
              <w:spacing w:line="276" w:lineRule="auto"/>
              <w:ind w:left="0" w:firstLine="0"/>
              <w:rPr>
                <w:rFonts w:ascii="Segoe UI Symbol" w:hAnsi="Segoe UI Symbol"/>
              </w:rPr>
            </w:pPr>
            <w:del w:id="35" w:author="Kush Khalasi" w:date="2026-07-15T12:33:00Z" w16du:dateUtc="2026-07-15T07:03:00Z">
              <w:r w:rsidRPr="002144B5" w:rsidDel="004550C7">
                <w:rPr>
                  <w:rFonts w:ascii="Segoe UI Symbol" w:hAnsi="Segoe UI Symbol"/>
                </w:rPr>
                <w:delText>Suite 300 – 225, West 8th Avenue, Vancouver, CA</w:delText>
              </w:r>
            </w:del>
          </w:p>
        </w:tc>
      </w:tr>
      <w:tr w:rsidR="00CA7502" w14:paraId="7281DDA9" w14:textId="77777777" w:rsidTr="007F111A">
        <w:tc>
          <w:tcPr>
            <w:tcW w:w="900" w:type="dxa"/>
          </w:tcPr>
          <w:p w14:paraId="077FC011" w14:textId="6DE38C8E" w:rsidR="00CA7502" w:rsidRPr="002144B5" w:rsidRDefault="00CA7502" w:rsidP="007F111A">
            <w:pPr>
              <w:tabs>
                <w:tab w:val="left" w:pos="5100"/>
              </w:tabs>
              <w:spacing w:line="276" w:lineRule="auto"/>
              <w:ind w:left="0" w:firstLine="0"/>
              <w:jc w:val="center"/>
              <w:rPr>
                <w:rFonts w:ascii="Segoe UI Symbol" w:hAnsi="Segoe UI Symbol"/>
              </w:rPr>
            </w:pPr>
            <w:del w:id="36" w:author="Kush Khalasi" w:date="2026-07-15T12:33:00Z" w16du:dateUtc="2026-07-15T07:03:00Z">
              <w:r w:rsidRPr="002144B5" w:rsidDel="004550C7">
                <w:rPr>
                  <w:rFonts w:ascii="Segoe UI Symbol" w:hAnsi="Segoe UI Symbol"/>
                </w:rPr>
                <w:delText>9</w:delText>
              </w:r>
            </w:del>
          </w:p>
        </w:tc>
        <w:tc>
          <w:tcPr>
            <w:tcW w:w="1710" w:type="dxa"/>
          </w:tcPr>
          <w:p w14:paraId="4AF7F649" w14:textId="62583B30" w:rsidR="00CA7502" w:rsidRPr="002144B5" w:rsidRDefault="00CA7502" w:rsidP="007F111A">
            <w:pPr>
              <w:tabs>
                <w:tab w:val="left" w:pos="5100"/>
              </w:tabs>
              <w:spacing w:line="276" w:lineRule="auto"/>
              <w:ind w:left="0" w:firstLine="0"/>
              <w:rPr>
                <w:rFonts w:ascii="Segoe UI Symbol" w:hAnsi="Segoe UI Symbol"/>
              </w:rPr>
            </w:pPr>
            <w:del w:id="37" w:author="Kush Khalasi" w:date="2026-07-15T12:33:00Z" w16du:dateUtc="2026-07-15T07:03:00Z">
              <w:r w:rsidRPr="002144B5" w:rsidDel="004550C7">
                <w:rPr>
                  <w:rFonts w:ascii="Segoe UI Symbol" w:hAnsi="Segoe UI Symbol"/>
                </w:rPr>
                <w:delText>London</w:delText>
              </w:r>
            </w:del>
          </w:p>
        </w:tc>
        <w:tc>
          <w:tcPr>
            <w:tcW w:w="6570" w:type="dxa"/>
          </w:tcPr>
          <w:p w14:paraId="25B02B82" w14:textId="6EE856D6" w:rsidR="00CA7502" w:rsidRPr="002144B5" w:rsidRDefault="00CA7502" w:rsidP="007F111A">
            <w:pPr>
              <w:tabs>
                <w:tab w:val="left" w:pos="5100"/>
              </w:tabs>
              <w:spacing w:line="276" w:lineRule="auto"/>
              <w:ind w:left="0" w:firstLine="0"/>
              <w:rPr>
                <w:rFonts w:ascii="Segoe UI Symbol" w:hAnsi="Segoe UI Symbol"/>
              </w:rPr>
            </w:pPr>
            <w:del w:id="38" w:author="Kush Khalasi" w:date="2026-07-15T12:33:00Z" w16du:dateUtc="2026-07-15T07:03:00Z">
              <w:r w:rsidRPr="002144B5" w:rsidDel="004550C7">
                <w:rPr>
                  <w:rFonts w:ascii="Segoe UI Symbol" w:hAnsi="Segoe UI Symbol"/>
                </w:rPr>
                <w:delText>Floor 4, Office 106, 51 Eastcheap, London, EC3M 1DT, United Kingdom</w:delText>
              </w:r>
            </w:del>
          </w:p>
        </w:tc>
      </w:tr>
      <w:tr w:rsidR="00CA7502" w14:paraId="38AD2602" w14:textId="77777777" w:rsidTr="007F111A">
        <w:tc>
          <w:tcPr>
            <w:tcW w:w="900" w:type="dxa"/>
          </w:tcPr>
          <w:p w14:paraId="7B218883" w14:textId="746D4833" w:rsidR="00CA7502" w:rsidRPr="002144B5" w:rsidRDefault="00CA7502" w:rsidP="007F111A">
            <w:pPr>
              <w:tabs>
                <w:tab w:val="left" w:pos="5100"/>
              </w:tabs>
              <w:spacing w:line="276" w:lineRule="auto"/>
              <w:ind w:left="0" w:firstLine="0"/>
              <w:jc w:val="center"/>
              <w:rPr>
                <w:rFonts w:ascii="Segoe UI Symbol" w:hAnsi="Segoe UI Symbol"/>
              </w:rPr>
            </w:pPr>
            <w:del w:id="39" w:author="Kush Khalasi" w:date="2026-07-15T12:33:00Z" w16du:dateUtc="2026-07-15T07:03:00Z">
              <w:r w:rsidRPr="002144B5" w:rsidDel="004550C7">
                <w:rPr>
                  <w:rFonts w:ascii="Segoe UI Symbol" w:hAnsi="Segoe UI Symbol"/>
                </w:rPr>
                <w:delText>10</w:delText>
              </w:r>
            </w:del>
          </w:p>
        </w:tc>
        <w:tc>
          <w:tcPr>
            <w:tcW w:w="1710" w:type="dxa"/>
          </w:tcPr>
          <w:p w14:paraId="507F0DFD" w14:textId="47CBE717" w:rsidR="00CA7502" w:rsidRPr="002144B5" w:rsidRDefault="00CA7502" w:rsidP="007F111A">
            <w:pPr>
              <w:tabs>
                <w:tab w:val="left" w:pos="5100"/>
              </w:tabs>
              <w:spacing w:line="276" w:lineRule="auto"/>
              <w:ind w:left="0" w:firstLine="0"/>
              <w:rPr>
                <w:rFonts w:ascii="Segoe UI Symbol" w:hAnsi="Segoe UI Symbol"/>
              </w:rPr>
            </w:pPr>
            <w:del w:id="40" w:author="Kush Khalasi" w:date="2026-07-15T12:33:00Z" w16du:dateUtc="2026-07-15T07:03:00Z">
              <w:r w:rsidRPr="002144B5" w:rsidDel="004550C7">
                <w:rPr>
                  <w:rFonts w:ascii="Segoe UI Symbol" w:hAnsi="Segoe UI Symbol"/>
                </w:rPr>
                <w:delText>Frankfurt</w:delText>
              </w:r>
            </w:del>
          </w:p>
        </w:tc>
        <w:tc>
          <w:tcPr>
            <w:tcW w:w="6570" w:type="dxa"/>
          </w:tcPr>
          <w:p w14:paraId="35487B40" w14:textId="4D9427E9" w:rsidR="00CA7502" w:rsidRPr="002144B5" w:rsidRDefault="00CA7502" w:rsidP="007F111A">
            <w:pPr>
              <w:tabs>
                <w:tab w:val="left" w:pos="5100"/>
              </w:tabs>
              <w:spacing w:line="276" w:lineRule="auto"/>
              <w:ind w:left="0" w:firstLine="0"/>
              <w:rPr>
                <w:rFonts w:ascii="Segoe UI Symbol" w:hAnsi="Segoe UI Symbol"/>
              </w:rPr>
            </w:pPr>
            <w:del w:id="41" w:author="Kush Khalasi" w:date="2026-07-15T12:33:00Z" w16du:dateUtc="2026-07-15T07:03:00Z">
              <w:r w:rsidRPr="002144B5" w:rsidDel="004550C7">
                <w:rPr>
                  <w:rFonts w:ascii="Segoe UI Symbol" w:hAnsi="Segoe UI Symbol"/>
                </w:rPr>
                <w:delText>Kaiserstraße 38, 60329, Frankfurt, Germany</w:delText>
              </w:r>
            </w:del>
          </w:p>
        </w:tc>
      </w:tr>
      <w:tr w:rsidR="00CA7502" w14:paraId="776433E7" w14:textId="77777777" w:rsidTr="007F111A">
        <w:tc>
          <w:tcPr>
            <w:tcW w:w="900" w:type="dxa"/>
          </w:tcPr>
          <w:p w14:paraId="6597F9CF" w14:textId="46F66A42" w:rsidR="00CA7502" w:rsidRPr="002144B5" w:rsidRDefault="00CA7502" w:rsidP="007F111A">
            <w:pPr>
              <w:tabs>
                <w:tab w:val="left" w:pos="5100"/>
              </w:tabs>
              <w:spacing w:line="276" w:lineRule="auto"/>
              <w:ind w:left="0" w:firstLine="0"/>
              <w:jc w:val="center"/>
              <w:rPr>
                <w:rFonts w:ascii="Segoe UI Symbol" w:hAnsi="Segoe UI Symbol"/>
              </w:rPr>
            </w:pPr>
            <w:del w:id="42" w:author="Kush Khalasi" w:date="2026-07-15T12:33:00Z" w16du:dateUtc="2026-07-15T07:03:00Z">
              <w:r w:rsidRPr="002144B5" w:rsidDel="004550C7">
                <w:rPr>
                  <w:rFonts w:ascii="Segoe UI Symbol" w:hAnsi="Segoe UI Symbol"/>
                </w:rPr>
                <w:delText>11</w:delText>
              </w:r>
            </w:del>
          </w:p>
        </w:tc>
        <w:tc>
          <w:tcPr>
            <w:tcW w:w="1710" w:type="dxa"/>
          </w:tcPr>
          <w:p w14:paraId="1257674C" w14:textId="1CD8DF2C" w:rsidR="00CA7502" w:rsidRPr="002144B5" w:rsidRDefault="00CA7502" w:rsidP="007F111A">
            <w:pPr>
              <w:tabs>
                <w:tab w:val="left" w:pos="5100"/>
              </w:tabs>
              <w:spacing w:line="276" w:lineRule="auto"/>
              <w:ind w:left="0" w:firstLine="0"/>
              <w:rPr>
                <w:rFonts w:ascii="Segoe UI Symbol" w:hAnsi="Segoe UI Symbol"/>
              </w:rPr>
            </w:pPr>
            <w:del w:id="43" w:author="Kush Khalasi" w:date="2026-07-15T12:33:00Z" w16du:dateUtc="2026-07-15T07:03:00Z">
              <w:r w:rsidRPr="002144B5" w:rsidDel="004550C7">
                <w:rPr>
                  <w:rFonts w:ascii="Segoe UI Symbol" w:hAnsi="Segoe UI Symbol"/>
                </w:rPr>
                <w:delText>Sofia</w:delText>
              </w:r>
            </w:del>
          </w:p>
        </w:tc>
        <w:tc>
          <w:tcPr>
            <w:tcW w:w="6570" w:type="dxa"/>
          </w:tcPr>
          <w:p w14:paraId="3E229411" w14:textId="5212B263" w:rsidR="00CA7502" w:rsidDel="004550C7" w:rsidRDefault="00CA7502" w:rsidP="007F111A">
            <w:pPr>
              <w:tabs>
                <w:tab w:val="left" w:pos="5100"/>
              </w:tabs>
              <w:spacing w:line="276" w:lineRule="auto"/>
              <w:ind w:left="0" w:firstLine="0"/>
              <w:rPr>
                <w:del w:id="44" w:author="Kush Khalasi" w:date="2026-07-15T12:33:00Z" w16du:dateUtc="2026-07-15T07:03:00Z"/>
                <w:rFonts w:ascii="Segoe UI Symbol" w:hAnsi="Segoe UI Symbol"/>
              </w:rPr>
            </w:pPr>
            <w:del w:id="45" w:author="Kush Khalasi" w:date="2026-07-15T12:33:00Z" w16du:dateUtc="2026-07-15T07:03:00Z">
              <w:r w:rsidRPr="002144B5" w:rsidDel="004550C7">
                <w:rPr>
                  <w:rFonts w:ascii="Segoe UI Symbol" w:hAnsi="Segoe UI Symbol"/>
                </w:rPr>
                <w:delText>Capital Fort 90, “Tzarig</w:delText>
              </w:r>
            </w:del>
          </w:p>
          <w:p w14:paraId="4F9738A0" w14:textId="32525D7A" w:rsidR="00CA7502" w:rsidRPr="002144B5" w:rsidRDefault="00CA7502" w:rsidP="007F111A">
            <w:pPr>
              <w:tabs>
                <w:tab w:val="left" w:pos="5100"/>
              </w:tabs>
              <w:spacing w:line="276" w:lineRule="auto"/>
              <w:ind w:left="0" w:firstLine="0"/>
              <w:rPr>
                <w:rFonts w:ascii="Segoe UI Symbol" w:hAnsi="Segoe UI Symbol"/>
              </w:rPr>
            </w:pPr>
            <w:del w:id="46" w:author="Kush Khalasi" w:date="2026-07-15T12:33:00Z" w16du:dateUtc="2026-07-15T07:03:00Z">
              <w:r w:rsidRPr="002144B5" w:rsidDel="004550C7">
                <w:rPr>
                  <w:rFonts w:ascii="Segoe UI Symbol" w:hAnsi="Segoe UI Symbol"/>
                </w:rPr>
                <w:delText>radsko shose” Blvd., Sofia, Bulgaria</w:delText>
              </w:r>
            </w:del>
          </w:p>
        </w:tc>
      </w:tr>
      <w:tr w:rsidR="00CA7502" w14:paraId="47C5C177" w14:textId="77777777" w:rsidTr="007F111A">
        <w:tc>
          <w:tcPr>
            <w:tcW w:w="900" w:type="dxa"/>
          </w:tcPr>
          <w:p w14:paraId="5A2826B1" w14:textId="21232F22" w:rsidR="00CA7502" w:rsidRPr="002144B5" w:rsidRDefault="00CA7502" w:rsidP="007F111A">
            <w:pPr>
              <w:tabs>
                <w:tab w:val="left" w:pos="5100"/>
              </w:tabs>
              <w:spacing w:line="276" w:lineRule="auto"/>
              <w:ind w:left="0" w:firstLine="0"/>
              <w:jc w:val="center"/>
              <w:rPr>
                <w:rFonts w:ascii="Segoe UI Symbol" w:hAnsi="Segoe UI Symbol"/>
              </w:rPr>
            </w:pPr>
            <w:del w:id="47" w:author="Kush Khalasi" w:date="2026-07-15T12:33:00Z" w16du:dateUtc="2026-07-15T07:03:00Z">
              <w:r w:rsidRPr="002144B5" w:rsidDel="004550C7">
                <w:rPr>
                  <w:rFonts w:ascii="Segoe UI Symbol" w:hAnsi="Segoe UI Symbol"/>
                </w:rPr>
                <w:delText>12</w:delText>
              </w:r>
            </w:del>
          </w:p>
        </w:tc>
        <w:tc>
          <w:tcPr>
            <w:tcW w:w="1710" w:type="dxa"/>
          </w:tcPr>
          <w:p w14:paraId="51614538" w14:textId="0D3ABAF6" w:rsidR="00CA7502" w:rsidRPr="002144B5" w:rsidRDefault="00CA7502" w:rsidP="007F111A">
            <w:pPr>
              <w:tabs>
                <w:tab w:val="left" w:pos="5100"/>
              </w:tabs>
              <w:spacing w:line="276" w:lineRule="auto"/>
              <w:ind w:left="0" w:firstLine="0"/>
              <w:rPr>
                <w:rFonts w:ascii="Segoe UI Symbol" w:hAnsi="Segoe UI Symbol"/>
              </w:rPr>
            </w:pPr>
            <w:del w:id="48" w:author="Kush Khalasi" w:date="2026-07-15T12:33:00Z" w16du:dateUtc="2026-07-15T07:03:00Z">
              <w:r w:rsidRPr="002144B5" w:rsidDel="004550C7">
                <w:rPr>
                  <w:rFonts w:ascii="Segoe UI Symbol" w:hAnsi="Segoe UI Symbol"/>
                </w:rPr>
                <w:delText>Krakow</w:delText>
              </w:r>
            </w:del>
          </w:p>
        </w:tc>
        <w:tc>
          <w:tcPr>
            <w:tcW w:w="6570" w:type="dxa"/>
          </w:tcPr>
          <w:p w14:paraId="1BA944EC" w14:textId="7657468E" w:rsidR="00CA7502" w:rsidRPr="002144B5" w:rsidRDefault="00CA7502" w:rsidP="007F111A">
            <w:pPr>
              <w:tabs>
                <w:tab w:val="left" w:pos="5100"/>
              </w:tabs>
              <w:spacing w:line="276" w:lineRule="auto"/>
              <w:ind w:left="0" w:firstLine="0"/>
              <w:rPr>
                <w:rFonts w:ascii="Segoe UI Symbol" w:hAnsi="Segoe UI Symbol"/>
              </w:rPr>
            </w:pPr>
            <w:del w:id="49" w:author="Kush Khalasi" w:date="2026-07-15T12:33:00Z" w16du:dateUtc="2026-07-15T07:03:00Z">
              <w:r w:rsidRPr="002144B5" w:rsidDel="004550C7">
                <w:rPr>
                  <w:rFonts w:ascii="Segoe UI Symbol" w:hAnsi="Segoe UI Symbol"/>
                </w:rPr>
                <w:delText>ul. Wadowicka 3C, floor 2, 30-347 Kraków, Poland</w:delText>
              </w:r>
            </w:del>
          </w:p>
        </w:tc>
      </w:tr>
      <w:tr w:rsidR="00CA7502" w14:paraId="5178F955" w14:textId="77777777" w:rsidTr="007F111A">
        <w:tc>
          <w:tcPr>
            <w:tcW w:w="900" w:type="dxa"/>
          </w:tcPr>
          <w:p w14:paraId="089BC0C2" w14:textId="0344A271" w:rsidR="00CA7502" w:rsidRPr="002144B5" w:rsidRDefault="00CA7502" w:rsidP="007F111A">
            <w:pPr>
              <w:tabs>
                <w:tab w:val="left" w:pos="5100"/>
              </w:tabs>
              <w:spacing w:line="276" w:lineRule="auto"/>
              <w:ind w:left="0" w:firstLine="0"/>
              <w:jc w:val="center"/>
              <w:rPr>
                <w:rFonts w:ascii="Segoe UI Symbol" w:hAnsi="Segoe UI Symbol"/>
              </w:rPr>
            </w:pPr>
            <w:del w:id="50" w:author="Kush Khalasi" w:date="2026-07-15T12:33:00Z" w16du:dateUtc="2026-07-15T07:03:00Z">
              <w:r w:rsidRPr="002144B5" w:rsidDel="004550C7">
                <w:rPr>
                  <w:rFonts w:ascii="Segoe UI Symbol" w:hAnsi="Segoe UI Symbol"/>
                </w:rPr>
                <w:delText>1</w:delText>
              </w:r>
              <w:r w:rsidDel="004550C7">
                <w:rPr>
                  <w:rFonts w:ascii="Segoe UI Symbol" w:hAnsi="Segoe UI Symbol"/>
                </w:rPr>
                <w:delText>3</w:delText>
              </w:r>
            </w:del>
          </w:p>
        </w:tc>
        <w:tc>
          <w:tcPr>
            <w:tcW w:w="1710" w:type="dxa"/>
          </w:tcPr>
          <w:p w14:paraId="5A3E93BD" w14:textId="4B25251D" w:rsidR="00CA7502" w:rsidRPr="002144B5" w:rsidRDefault="00CA7502" w:rsidP="007F111A">
            <w:pPr>
              <w:tabs>
                <w:tab w:val="left" w:pos="5100"/>
              </w:tabs>
              <w:spacing w:line="276" w:lineRule="auto"/>
              <w:ind w:left="0" w:firstLine="0"/>
              <w:rPr>
                <w:rFonts w:ascii="Segoe UI Symbol" w:hAnsi="Segoe UI Symbol"/>
              </w:rPr>
            </w:pPr>
            <w:del w:id="51" w:author="Kush Khalasi" w:date="2026-07-15T12:33:00Z" w16du:dateUtc="2026-07-15T07:03:00Z">
              <w:r w:rsidRPr="00D32158" w:rsidDel="004550C7">
                <w:rPr>
                  <w:rFonts w:ascii="Segoe UI Symbol" w:hAnsi="Segoe UI Symbol"/>
                </w:rPr>
                <w:delText>Penang</w:delText>
              </w:r>
            </w:del>
          </w:p>
        </w:tc>
        <w:tc>
          <w:tcPr>
            <w:tcW w:w="6570" w:type="dxa"/>
          </w:tcPr>
          <w:p w14:paraId="2DB69B85" w14:textId="039D7884" w:rsidR="00CA7502" w:rsidRPr="002144B5" w:rsidRDefault="00CA7502" w:rsidP="007F111A">
            <w:pPr>
              <w:spacing w:line="276" w:lineRule="auto"/>
              <w:ind w:left="0" w:firstLine="0"/>
              <w:jc w:val="left"/>
              <w:rPr>
                <w:rFonts w:ascii="Segoe UI Symbol" w:hAnsi="Segoe UI Symbol"/>
              </w:rPr>
            </w:pPr>
            <w:del w:id="52" w:author="Kush Khalasi" w:date="2026-07-15T12:33:00Z" w16du:dateUtc="2026-07-15T07:03:00Z">
              <w:r w:rsidRPr="00D32158" w:rsidDel="004550C7">
                <w:rPr>
                  <w:rFonts w:ascii="Segoe UI Symbol" w:hAnsi="Segoe UI Symbol"/>
                </w:rPr>
                <w:delText>33-3-123C, Prangin Mall</w:delText>
              </w:r>
              <w:r w:rsidRPr="002144B5" w:rsidDel="004550C7">
                <w:rPr>
                  <w:rFonts w:ascii="Segoe UI Symbol" w:hAnsi="Segoe UI Symbol"/>
                </w:rPr>
                <w:delText xml:space="preserve"> </w:delText>
              </w:r>
              <w:r w:rsidRPr="00D32158" w:rsidDel="004550C7">
                <w:rPr>
                  <w:rFonts w:ascii="Segoe UI Symbol" w:hAnsi="Segoe UI Symbol"/>
                </w:rPr>
                <w:delText>Jalan Dr. Lim Chwee Leong</w:delText>
              </w:r>
              <w:r w:rsidRPr="002144B5" w:rsidDel="004550C7">
                <w:rPr>
                  <w:rFonts w:ascii="Segoe UI Symbol" w:hAnsi="Segoe UI Symbol"/>
                </w:rPr>
                <w:delText xml:space="preserve">, </w:delText>
              </w:r>
              <w:r w:rsidRPr="00D32158" w:rsidDel="004550C7">
                <w:rPr>
                  <w:rFonts w:ascii="Segoe UI Symbol" w:hAnsi="Segoe UI Symbol"/>
                </w:rPr>
                <w:delText>10100 Georgetown</w:delText>
              </w:r>
              <w:r w:rsidRPr="002144B5" w:rsidDel="004550C7">
                <w:rPr>
                  <w:rFonts w:ascii="Segoe UI Symbol" w:hAnsi="Segoe UI Symbol"/>
                </w:rPr>
                <w:delText xml:space="preserve">, </w:delText>
              </w:r>
              <w:r w:rsidRPr="00D32158" w:rsidDel="004550C7">
                <w:rPr>
                  <w:rFonts w:ascii="Segoe UI Symbol" w:hAnsi="Segoe UI Symbol"/>
                </w:rPr>
                <w:delText>Penang, Malaysia</w:delText>
              </w:r>
            </w:del>
          </w:p>
        </w:tc>
      </w:tr>
      <w:tr w:rsidR="00CA7502" w14:paraId="4772797E" w14:textId="77777777" w:rsidTr="007F111A">
        <w:tc>
          <w:tcPr>
            <w:tcW w:w="900" w:type="dxa"/>
          </w:tcPr>
          <w:p w14:paraId="29021EAD" w14:textId="60441AE2" w:rsidR="00CA7502" w:rsidRPr="002144B5" w:rsidRDefault="00CA7502" w:rsidP="007F111A">
            <w:pPr>
              <w:tabs>
                <w:tab w:val="left" w:pos="5100"/>
              </w:tabs>
              <w:spacing w:line="276" w:lineRule="auto"/>
              <w:ind w:left="0" w:firstLine="0"/>
              <w:jc w:val="center"/>
              <w:rPr>
                <w:rFonts w:ascii="Segoe UI Symbol" w:hAnsi="Segoe UI Symbol"/>
              </w:rPr>
            </w:pPr>
            <w:del w:id="53" w:author="Kush Khalasi" w:date="2026-07-15T12:33:00Z" w16du:dateUtc="2026-07-15T07:03:00Z">
              <w:r w:rsidRPr="002144B5" w:rsidDel="004550C7">
                <w:rPr>
                  <w:rFonts w:ascii="Segoe UI Symbol" w:hAnsi="Segoe UI Symbol"/>
                </w:rPr>
                <w:delText>1</w:delText>
              </w:r>
              <w:r w:rsidDel="004550C7">
                <w:rPr>
                  <w:rFonts w:ascii="Segoe UI Symbol" w:hAnsi="Segoe UI Symbol"/>
                </w:rPr>
                <w:delText>4</w:delText>
              </w:r>
            </w:del>
          </w:p>
        </w:tc>
        <w:tc>
          <w:tcPr>
            <w:tcW w:w="1710" w:type="dxa"/>
          </w:tcPr>
          <w:p w14:paraId="515FA2CC" w14:textId="7573D875" w:rsidR="00CA7502" w:rsidRPr="002144B5" w:rsidRDefault="00CA7502" w:rsidP="007F111A">
            <w:pPr>
              <w:tabs>
                <w:tab w:val="left" w:pos="5100"/>
              </w:tabs>
              <w:spacing w:line="276" w:lineRule="auto"/>
              <w:ind w:left="0" w:firstLine="0"/>
              <w:rPr>
                <w:rFonts w:ascii="Segoe UI Symbol" w:hAnsi="Segoe UI Symbol"/>
              </w:rPr>
            </w:pPr>
            <w:del w:id="54" w:author="Kush Khalasi" w:date="2026-07-15T12:33:00Z" w16du:dateUtc="2026-07-15T07:03:00Z">
              <w:r w:rsidRPr="002144B5" w:rsidDel="004550C7">
                <w:rPr>
                  <w:rFonts w:ascii="Segoe UI Symbol" w:hAnsi="Segoe UI Symbol"/>
                </w:rPr>
                <w:delText>New Delhi</w:delText>
              </w:r>
            </w:del>
          </w:p>
        </w:tc>
        <w:tc>
          <w:tcPr>
            <w:tcW w:w="6570" w:type="dxa"/>
          </w:tcPr>
          <w:p w14:paraId="5CF53EAE" w14:textId="7B187CAC" w:rsidR="00CA7502" w:rsidRPr="002144B5" w:rsidRDefault="00CA7502" w:rsidP="007F111A">
            <w:pPr>
              <w:tabs>
                <w:tab w:val="left" w:pos="5100"/>
              </w:tabs>
              <w:spacing w:line="276" w:lineRule="auto"/>
              <w:ind w:left="0" w:firstLine="0"/>
              <w:rPr>
                <w:rFonts w:ascii="Segoe UI Symbol" w:hAnsi="Segoe UI Symbol"/>
              </w:rPr>
            </w:pPr>
            <w:del w:id="55" w:author="Kush Khalasi" w:date="2026-07-15T12:33:00Z" w16du:dateUtc="2026-07-15T07:03:00Z">
              <w:r w:rsidRPr="002144B5" w:rsidDel="004550C7">
                <w:rPr>
                  <w:rFonts w:ascii="Segoe UI Symbol" w:hAnsi="Segoe UI Symbol"/>
                </w:rPr>
                <w:delText>A41, LG, Espire Campus, Mohan Cooperative Industrial Estate, Main Mathura Road, New Delhi, India 110 044</w:delText>
              </w:r>
            </w:del>
          </w:p>
        </w:tc>
      </w:tr>
      <w:tr w:rsidR="00CA7502" w14:paraId="5B36D10B" w14:textId="77777777" w:rsidTr="007F111A">
        <w:tc>
          <w:tcPr>
            <w:tcW w:w="900" w:type="dxa"/>
          </w:tcPr>
          <w:p w14:paraId="0DABC047" w14:textId="1EF50E16" w:rsidR="00CA7502" w:rsidRPr="002144B5" w:rsidRDefault="00CA7502" w:rsidP="007F111A">
            <w:pPr>
              <w:tabs>
                <w:tab w:val="left" w:pos="5100"/>
              </w:tabs>
              <w:spacing w:line="276" w:lineRule="auto"/>
              <w:ind w:left="0" w:firstLine="0"/>
              <w:jc w:val="center"/>
              <w:rPr>
                <w:rFonts w:ascii="Segoe UI Symbol" w:hAnsi="Segoe UI Symbol"/>
              </w:rPr>
            </w:pPr>
            <w:del w:id="56" w:author="Kush Khalasi" w:date="2026-07-15T12:33:00Z" w16du:dateUtc="2026-07-15T07:03:00Z">
              <w:r w:rsidRPr="002144B5" w:rsidDel="004550C7">
                <w:rPr>
                  <w:rFonts w:ascii="Segoe UI Symbol" w:hAnsi="Segoe UI Symbol"/>
                </w:rPr>
                <w:delText>1</w:delText>
              </w:r>
              <w:r w:rsidDel="004550C7">
                <w:rPr>
                  <w:rFonts w:ascii="Segoe UI Symbol" w:hAnsi="Segoe UI Symbol"/>
                </w:rPr>
                <w:delText>5</w:delText>
              </w:r>
            </w:del>
          </w:p>
        </w:tc>
        <w:tc>
          <w:tcPr>
            <w:tcW w:w="1710" w:type="dxa"/>
          </w:tcPr>
          <w:p w14:paraId="10FC0DAE" w14:textId="3022B003" w:rsidR="00CA7502" w:rsidRPr="002144B5" w:rsidRDefault="00CA7502" w:rsidP="007F111A">
            <w:pPr>
              <w:tabs>
                <w:tab w:val="left" w:pos="5100"/>
              </w:tabs>
              <w:spacing w:line="276" w:lineRule="auto"/>
              <w:ind w:left="0" w:firstLine="0"/>
              <w:rPr>
                <w:rFonts w:ascii="Segoe UI Symbol" w:hAnsi="Segoe UI Symbol"/>
              </w:rPr>
            </w:pPr>
            <w:del w:id="57" w:author="Kush Khalasi" w:date="2026-07-15T12:33:00Z" w16du:dateUtc="2026-07-15T07:03:00Z">
              <w:r w:rsidRPr="002144B5" w:rsidDel="004550C7">
                <w:rPr>
                  <w:rFonts w:ascii="Segoe UI Symbol" w:hAnsi="Segoe UI Symbol"/>
                </w:rPr>
                <w:delText>Noida</w:delText>
              </w:r>
            </w:del>
          </w:p>
        </w:tc>
        <w:tc>
          <w:tcPr>
            <w:tcW w:w="6570" w:type="dxa"/>
          </w:tcPr>
          <w:p w14:paraId="30A5944B" w14:textId="2FC83EEC" w:rsidR="00CA7502" w:rsidRPr="002144B5" w:rsidRDefault="00CA7502" w:rsidP="007F111A">
            <w:pPr>
              <w:tabs>
                <w:tab w:val="left" w:pos="5100"/>
              </w:tabs>
              <w:spacing w:line="276" w:lineRule="auto"/>
              <w:ind w:left="0" w:firstLine="0"/>
              <w:rPr>
                <w:rFonts w:ascii="Segoe UI Symbol" w:hAnsi="Segoe UI Symbol"/>
              </w:rPr>
            </w:pPr>
            <w:del w:id="58" w:author="Kush Khalasi" w:date="2026-07-15T12:33:00Z" w16du:dateUtc="2026-07-15T07:03:00Z">
              <w:r w:rsidRPr="002144B5" w:rsidDel="004550C7">
                <w:rPr>
                  <w:rFonts w:ascii="Segoe UI Symbol" w:hAnsi="Segoe UI Symbol"/>
                </w:rPr>
                <w:delText>5th Floor, V J Business Tower, Sector 125, Noida, India 201303</w:delText>
              </w:r>
            </w:del>
          </w:p>
        </w:tc>
      </w:tr>
      <w:tr w:rsidR="00CA7502" w14:paraId="2FD24A37" w14:textId="77777777" w:rsidTr="007F111A">
        <w:tc>
          <w:tcPr>
            <w:tcW w:w="900" w:type="dxa"/>
          </w:tcPr>
          <w:p w14:paraId="60FE7DFE" w14:textId="6D8DD63A" w:rsidR="00CA7502" w:rsidRPr="002144B5" w:rsidRDefault="00CA7502" w:rsidP="007F111A">
            <w:pPr>
              <w:tabs>
                <w:tab w:val="left" w:pos="5100"/>
              </w:tabs>
              <w:spacing w:line="276" w:lineRule="auto"/>
              <w:ind w:left="0" w:firstLine="0"/>
              <w:jc w:val="center"/>
              <w:rPr>
                <w:rFonts w:ascii="Segoe UI Symbol" w:hAnsi="Segoe UI Symbol"/>
              </w:rPr>
            </w:pPr>
            <w:del w:id="59" w:author="Kush Khalasi" w:date="2026-07-15T12:33:00Z" w16du:dateUtc="2026-07-15T07:03:00Z">
              <w:r w:rsidDel="004550C7">
                <w:rPr>
                  <w:rFonts w:ascii="Segoe UI Symbol" w:hAnsi="Segoe UI Symbol"/>
                </w:rPr>
                <w:delText>16</w:delText>
              </w:r>
            </w:del>
          </w:p>
        </w:tc>
        <w:tc>
          <w:tcPr>
            <w:tcW w:w="1710" w:type="dxa"/>
          </w:tcPr>
          <w:p w14:paraId="1E3461CD" w14:textId="47B7B454" w:rsidR="00CA7502" w:rsidRPr="002144B5" w:rsidRDefault="00CA7502" w:rsidP="007F111A">
            <w:pPr>
              <w:tabs>
                <w:tab w:val="left" w:pos="5100"/>
              </w:tabs>
              <w:spacing w:line="276" w:lineRule="auto"/>
              <w:ind w:left="0" w:firstLine="0"/>
              <w:rPr>
                <w:rFonts w:ascii="Segoe UI Symbol" w:hAnsi="Segoe UI Symbol"/>
              </w:rPr>
            </w:pPr>
            <w:del w:id="60" w:author="Kush Khalasi" w:date="2026-07-15T12:33:00Z" w16du:dateUtc="2026-07-15T07:03:00Z">
              <w:r w:rsidDel="004550C7">
                <w:rPr>
                  <w:rFonts w:ascii="Segoe UI Symbol" w:hAnsi="Segoe UI Symbol"/>
                </w:rPr>
                <w:delText>Noida</w:delText>
              </w:r>
            </w:del>
          </w:p>
        </w:tc>
        <w:tc>
          <w:tcPr>
            <w:tcW w:w="6570" w:type="dxa"/>
          </w:tcPr>
          <w:p w14:paraId="5A98B7DC" w14:textId="34F21FB8" w:rsidR="00CA7502" w:rsidRPr="002144B5" w:rsidRDefault="00CA7502" w:rsidP="007F111A">
            <w:pPr>
              <w:tabs>
                <w:tab w:val="left" w:pos="5100"/>
              </w:tabs>
              <w:spacing w:line="276" w:lineRule="auto"/>
              <w:ind w:left="0" w:firstLine="0"/>
              <w:rPr>
                <w:rFonts w:ascii="Segoe UI Symbol" w:hAnsi="Segoe UI Symbol"/>
              </w:rPr>
            </w:pPr>
            <w:del w:id="61" w:author="Kush Khalasi" w:date="2026-07-15T12:33:00Z" w16du:dateUtc="2026-07-15T07:03:00Z">
              <w:r w:rsidDel="004550C7">
                <w:rPr>
                  <w:rFonts w:ascii="Segoe UI Symbol" w:hAnsi="Segoe UI Symbol"/>
                </w:rPr>
                <w:delText>6</w:delText>
              </w:r>
              <w:r w:rsidRPr="00E13CBA" w:rsidDel="004550C7">
                <w:rPr>
                  <w:rFonts w:ascii="Segoe UI Symbol" w:hAnsi="Segoe UI Symbol"/>
                  <w:vertAlign w:val="superscript"/>
                </w:rPr>
                <w:delText>th</w:delText>
              </w:r>
              <w:r w:rsidDel="004550C7">
                <w:rPr>
                  <w:rFonts w:ascii="Segoe UI Symbol" w:hAnsi="Segoe UI Symbol"/>
                </w:rPr>
                <w:delText xml:space="preserve"> Floor, </w:delText>
              </w:r>
              <w:r w:rsidRPr="00EE6214" w:rsidDel="004550C7">
                <w:rPr>
                  <w:rFonts w:ascii="Segoe UI Symbol" w:hAnsi="Segoe UI Symbol"/>
                </w:rPr>
                <w:delText>Plot No.C3-C, Jaypee Wishtown, Sector 129, Noida, Uttar Pradesh 201304</w:delText>
              </w:r>
            </w:del>
          </w:p>
        </w:tc>
      </w:tr>
      <w:tr w:rsidR="00CA7502" w14:paraId="286AD45A" w14:textId="77777777" w:rsidTr="007F111A">
        <w:tc>
          <w:tcPr>
            <w:tcW w:w="900" w:type="dxa"/>
          </w:tcPr>
          <w:p w14:paraId="3175EAE9" w14:textId="766D9BF9" w:rsidR="00CA7502" w:rsidRPr="002144B5" w:rsidRDefault="00CA7502" w:rsidP="007F111A">
            <w:pPr>
              <w:tabs>
                <w:tab w:val="left" w:pos="5100"/>
              </w:tabs>
              <w:spacing w:line="276" w:lineRule="auto"/>
              <w:ind w:left="0" w:firstLine="0"/>
              <w:jc w:val="center"/>
              <w:rPr>
                <w:rFonts w:ascii="Segoe UI Symbol" w:hAnsi="Segoe UI Symbol"/>
              </w:rPr>
            </w:pPr>
            <w:del w:id="62" w:author="Kush Khalasi" w:date="2026-07-15T12:33:00Z" w16du:dateUtc="2026-07-15T07:03:00Z">
              <w:r w:rsidRPr="002144B5" w:rsidDel="004550C7">
                <w:rPr>
                  <w:rFonts w:ascii="Segoe UI Symbol" w:hAnsi="Segoe UI Symbol"/>
                </w:rPr>
                <w:delText>1</w:delText>
              </w:r>
              <w:r w:rsidDel="004550C7">
                <w:rPr>
                  <w:rFonts w:ascii="Segoe UI Symbol" w:hAnsi="Segoe UI Symbol"/>
                </w:rPr>
                <w:delText>7</w:delText>
              </w:r>
            </w:del>
          </w:p>
        </w:tc>
        <w:tc>
          <w:tcPr>
            <w:tcW w:w="1710" w:type="dxa"/>
          </w:tcPr>
          <w:p w14:paraId="13C1B8B3" w14:textId="0BBCCEAB" w:rsidR="00CA7502" w:rsidRPr="002144B5" w:rsidRDefault="00CA7502" w:rsidP="007F111A">
            <w:pPr>
              <w:tabs>
                <w:tab w:val="left" w:pos="5100"/>
              </w:tabs>
              <w:spacing w:line="276" w:lineRule="auto"/>
              <w:ind w:left="0" w:firstLine="0"/>
              <w:rPr>
                <w:rFonts w:ascii="Segoe UI Symbol" w:hAnsi="Segoe UI Symbol"/>
              </w:rPr>
            </w:pPr>
            <w:del w:id="63" w:author="Kush Khalasi" w:date="2026-07-15T12:33:00Z" w16du:dateUtc="2026-07-15T07:03:00Z">
              <w:r w:rsidRPr="002144B5" w:rsidDel="004550C7">
                <w:rPr>
                  <w:rFonts w:ascii="Segoe UI Symbol" w:hAnsi="Segoe UI Symbol"/>
                </w:rPr>
                <w:delText>Kolkata</w:delText>
              </w:r>
            </w:del>
          </w:p>
        </w:tc>
        <w:tc>
          <w:tcPr>
            <w:tcW w:w="6570" w:type="dxa"/>
          </w:tcPr>
          <w:p w14:paraId="09D76C85" w14:textId="7560557F" w:rsidR="00CA7502" w:rsidRPr="002144B5" w:rsidRDefault="00CA7502" w:rsidP="007F111A">
            <w:pPr>
              <w:spacing w:line="276" w:lineRule="auto"/>
              <w:ind w:left="0" w:firstLine="0"/>
              <w:jc w:val="left"/>
              <w:rPr>
                <w:rFonts w:ascii="Segoe UI Symbol" w:hAnsi="Segoe UI Symbol"/>
              </w:rPr>
            </w:pPr>
            <w:del w:id="64" w:author="Kush Khalasi" w:date="2026-07-15T12:33:00Z" w16du:dateUtc="2026-07-15T07:03:00Z">
              <w:r w:rsidRPr="002144B5" w:rsidDel="004550C7">
                <w:rPr>
                  <w:rFonts w:ascii="Segoe UI Symbol" w:hAnsi="Segoe UI Symbol"/>
                </w:rPr>
                <w:delText>DLF IT Park 2, Plot No, IIF/1, Block IIF, Action Area II, Newtown, Kolkata, 700135</w:delText>
              </w:r>
            </w:del>
          </w:p>
        </w:tc>
      </w:tr>
      <w:tr w:rsidR="00CA7502" w14:paraId="02860DF0" w14:textId="77777777" w:rsidTr="007F111A">
        <w:tc>
          <w:tcPr>
            <w:tcW w:w="900" w:type="dxa"/>
          </w:tcPr>
          <w:p w14:paraId="256156B7" w14:textId="6AE0F78D" w:rsidR="00CA7502" w:rsidRPr="002144B5" w:rsidRDefault="00CA7502" w:rsidP="007F111A">
            <w:pPr>
              <w:tabs>
                <w:tab w:val="left" w:pos="5100"/>
              </w:tabs>
              <w:spacing w:line="276" w:lineRule="auto"/>
              <w:ind w:left="0" w:firstLine="0"/>
              <w:jc w:val="center"/>
              <w:rPr>
                <w:rFonts w:ascii="Segoe UI Symbol" w:hAnsi="Segoe UI Symbol"/>
              </w:rPr>
            </w:pPr>
            <w:del w:id="65" w:author="Kush Khalasi" w:date="2026-07-15T12:33:00Z" w16du:dateUtc="2026-07-15T07:03:00Z">
              <w:r w:rsidRPr="002144B5" w:rsidDel="004550C7">
                <w:rPr>
                  <w:rFonts w:ascii="Segoe UI Symbol" w:hAnsi="Segoe UI Symbol"/>
                </w:rPr>
                <w:delText>1</w:delText>
              </w:r>
              <w:r w:rsidDel="004550C7">
                <w:rPr>
                  <w:rFonts w:ascii="Segoe UI Symbol" w:hAnsi="Segoe UI Symbol"/>
                </w:rPr>
                <w:delText>8</w:delText>
              </w:r>
            </w:del>
          </w:p>
        </w:tc>
        <w:tc>
          <w:tcPr>
            <w:tcW w:w="1710" w:type="dxa"/>
          </w:tcPr>
          <w:p w14:paraId="2248720A" w14:textId="0171A0A5" w:rsidR="00CA7502" w:rsidRPr="002144B5" w:rsidRDefault="00CA7502" w:rsidP="007F111A">
            <w:pPr>
              <w:tabs>
                <w:tab w:val="left" w:pos="5100"/>
              </w:tabs>
              <w:spacing w:line="276" w:lineRule="auto"/>
              <w:ind w:left="0" w:firstLine="0"/>
              <w:rPr>
                <w:rFonts w:ascii="Segoe UI Symbol" w:hAnsi="Segoe UI Symbol"/>
              </w:rPr>
            </w:pPr>
            <w:del w:id="66" w:author="Kush Khalasi" w:date="2026-07-15T12:33:00Z" w16du:dateUtc="2026-07-15T07:03:00Z">
              <w:r w:rsidRPr="002144B5" w:rsidDel="004550C7">
                <w:rPr>
                  <w:rFonts w:ascii="Segoe UI Symbol" w:hAnsi="Segoe UI Symbol"/>
                </w:rPr>
                <w:delText>Gurugram</w:delText>
              </w:r>
            </w:del>
          </w:p>
        </w:tc>
        <w:tc>
          <w:tcPr>
            <w:tcW w:w="6570" w:type="dxa"/>
          </w:tcPr>
          <w:p w14:paraId="504BAF04" w14:textId="6605A401" w:rsidR="00CA7502" w:rsidRPr="002144B5" w:rsidRDefault="00CA7502" w:rsidP="007F111A">
            <w:pPr>
              <w:tabs>
                <w:tab w:val="left" w:pos="5100"/>
              </w:tabs>
              <w:spacing w:line="276" w:lineRule="auto"/>
              <w:ind w:left="0" w:firstLine="0"/>
              <w:rPr>
                <w:rFonts w:ascii="Segoe UI Symbol" w:hAnsi="Segoe UI Symbol"/>
              </w:rPr>
            </w:pPr>
            <w:del w:id="67" w:author="Kush Khalasi" w:date="2026-07-15T12:33:00Z" w16du:dateUtc="2026-07-15T07:03:00Z">
              <w:r w:rsidRPr="002144B5" w:rsidDel="004550C7">
                <w:rPr>
                  <w:rFonts w:ascii="Segoe UI Symbol" w:hAnsi="Segoe UI Symbol"/>
                </w:rPr>
                <w:delText>Novus Tower, Plot 18, Phase-4, Sector 18, Gurugram, Haryana, India 122015</w:delText>
              </w:r>
            </w:del>
          </w:p>
        </w:tc>
      </w:tr>
      <w:tr w:rsidR="00CA7502" w14:paraId="3AAFE6DD" w14:textId="77777777" w:rsidTr="007F111A">
        <w:tc>
          <w:tcPr>
            <w:tcW w:w="900" w:type="dxa"/>
          </w:tcPr>
          <w:p w14:paraId="6BD16FB9" w14:textId="25D6394E" w:rsidR="00CA7502" w:rsidRPr="002144B5" w:rsidRDefault="00CA7502" w:rsidP="007F111A">
            <w:pPr>
              <w:tabs>
                <w:tab w:val="left" w:pos="5100"/>
              </w:tabs>
              <w:spacing w:line="276" w:lineRule="auto"/>
              <w:ind w:left="0" w:firstLine="0"/>
              <w:jc w:val="center"/>
              <w:rPr>
                <w:rFonts w:ascii="Segoe UI Symbol" w:hAnsi="Segoe UI Symbol"/>
              </w:rPr>
            </w:pPr>
            <w:del w:id="68" w:author="Kush Khalasi" w:date="2026-07-15T12:33:00Z" w16du:dateUtc="2026-07-15T07:03:00Z">
              <w:r w:rsidDel="004550C7">
                <w:rPr>
                  <w:rFonts w:ascii="Segoe UI Symbol" w:hAnsi="Segoe UI Symbol"/>
                </w:rPr>
                <w:delText>19</w:delText>
              </w:r>
            </w:del>
          </w:p>
        </w:tc>
        <w:tc>
          <w:tcPr>
            <w:tcW w:w="1710" w:type="dxa"/>
          </w:tcPr>
          <w:p w14:paraId="5CB80D9C" w14:textId="44485448" w:rsidR="00CA7502" w:rsidRPr="002144B5" w:rsidRDefault="00CA7502" w:rsidP="007F111A">
            <w:pPr>
              <w:tabs>
                <w:tab w:val="left" w:pos="5100"/>
              </w:tabs>
              <w:spacing w:line="276" w:lineRule="auto"/>
              <w:ind w:left="0" w:firstLine="0"/>
              <w:rPr>
                <w:rFonts w:ascii="Segoe UI Symbol" w:hAnsi="Segoe UI Symbol"/>
              </w:rPr>
            </w:pPr>
            <w:del w:id="69" w:author="Kush Khalasi" w:date="2026-07-15T12:33:00Z" w16du:dateUtc="2026-07-15T07:03:00Z">
              <w:r w:rsidRPr="00465E5C" w:rsidDel="004550C7">
                <w:rPr>
                  <w:rFonts w:ascii="Segoe UI Symbol" w:hAnsi="Segoe UI Symbol"/>
                </w:rPr>
                <w:delText>Hong Kong (Non</w:delText>
              </w:r>
              <w:r w:rsidDel="004550C7">
                <w:rPr>
                  <w:rFonts w:ascii="Segoe UI Symbol" w:hAnsi="Segoe UI Symbol"/>
                </w:rPr>
                <w:delText>-</w:delText>
              </w:r>
              <w:r w:rsidRPr="00465E5C" w:rsidDel="004550C7">
                <w:rPr>
                  <w:rFonts w:ascii="Segoe UI Symbol" w:hAnsi="Segoe UI Symbol"/>
                </w:rPr>
                <w:delText xml:space="preserve">operational registered legal </w:delText>
              </w:r>
              <w:r w:rsidRPr="00465E5C" w:rsidDel="004550C7">
                <w:rPr>
                  <w:rFonts w:ascii="Segoe UI Symbol" w:hAnsi="Segoe UI Symbol"/>
                </w:rPr>
                <w:lastRenderedPageBreak/>
                <w:delText>address, employees working from home)</w:delText>
              </w:r>
            </w:del>
          </w:p>
        </w:tc>
        <w:tc>
          <w:tcPr>
            <w:tcW w:w="6570" w:type="dxa"/>
          </w:tcPr>
          <w:p w14:paraId="1BEEFEC1" w14:textId="5385CDE3" w:rsidR="00CA7502" w:rsidRPr="002144B5" w:rsidRDefault="00CA7502" w:rsidP="007F111A">
            <w:pPr>
              <w:tabs>
                <w:tab w:val="left" w:pos="5100"/>
              </w:tabs>
              <w:spacing w:line="276" w:lineRule="auto"/>
              <w:ind w:left="0" w:firstLine="0"/>
              <w:rPr>
                <w:rFonts w:ascii="Segoe UI Symbol" w:hAnsi="Segoe UI Symbol"/>
              </w:rPr>
            </w:pPr>
            <w:del w:id="70" w:author="Kush Khalasi" w:date="2026-07-15T12:33:00Z" w16du:dateUtc="2026-07-15T07:03:00Z">
              <w:r w:rsidRPr="00465E5C" w:rsidDel="004550C7">
                <w:rPr>
                  <w:rFonts w:ascii="Segoe UI Symbol" w:hAnsi="Segoe UI Symbol"/>
                </w:rPr>
                <w:lastRenderedPageBreak/>
                <w:delText>6th Floor, Alexandra House, 18 Chater Road, Central Hong Kong</w:delText>
              </w:r>
            </w:del>
          </w:p>
        </w:tc>
      </w:tr>
    </w:tbl>
    <w:p w14:paraId="59B5BC4F" w14:textId="1013029A" w:rsidR="0048151C" w:rsidRPr="008D7C0F" w:rsidRDefault="00C16FF3" w:rsidP="008D7C0F">
      <w:pPr>
        <w:pStyle w:val="Heading1"/>
        <w:ind w:left="-90" w:firstLine="0"/>
        <w:rPr>
          <w:rFonts w:ascii="Segoe UI Symbol" w:hAnsi="Segoe UI Symbol"/>
          <w:b/>
          <w:bCs/>
          <w:sz w:val="28"/>
          <w:szCs w:val="28"/>
        </w:rPr>
      </w:pPr>
      <w:bookmarkStart w:id="71" w:name="_Toc235025695"/>
      <w:r>
        <w:rPr>
          <w:rFonts w:ascii="Segoe UI Symbol" w:hAnsi="Segoe UI Symbol"/>
          <w:b/>
          <w:bCs/>
          <w:sz w:val="28"/>
          <w:szCs w:val="28"/>
        </w:rPr>
        <w:t>PURPOSE OF THIS POLICY</w:t>
      </w:r>
      <w:bookmarkEnd w:id="71"/>
      <w:r w:rsidR="0074122D">
        <w:rPr>
          <w:rFonts w:ascii="Segoe UI Symbol" w:hAnsi="Segoe UI Symbol"/>
          <w:b/>
          <w:bCs/>
          <w:sz w:val="28"/>
          <w:szCs w:val="28"/>
        </w:rPr>
        <w:t xml:space="preserve"> </w:t>
      </w:r>
    </w:p>
    <w:p w14:paraId="62697A10" w14:textId="7DC8BD5A" w:rsidR="008D7C0F" w:rsidRDefault="00FE7E7D" w:rsidP="0074122D">
      <w:pPr>
        <w:tabs>
          <w:tab w:val="left" w:pos="5100"/>
        </w:tabs>
        <w:ind w:left="-90" w:firstLine="0"/>
        <w:rPr>
          <w:rFonts w:ascii="Segoe UI Symbol" w:hAnsi="Segoe UI Symbol"/>
          <w:sz w:val="24"/>
          <w:szCs w:val="24"/>
        </w:rPr>
      </w:pPr>
      <w:r w:rsidRPr="00FE7E7D">
        <w:rPr>
          <w:rFonts w:ascii="Segoe UI Symbol" w:hAnsi="Segoe UI Symbol"/>
          <w:sz w:val="24"/>
          <w:szCs w:val="24"/>
        </w:rPr>
        <w:t>The purpose of this Fair Labor and Human Rights Policy is to affirm AMLRS commitment to ethical labor practices and the protection of human rights across all operations. This policy ensures compliance with international labor standards, promotes fairness, and safeguards the dignity of every individual associated with AMLRS, including employees, contractors, and partners. It aims to prevent discrimination, eliminate exploitation, and foster an inclusive environment built on respect and equality. By embedding these principles into our operations, AMLRS reinforces its dedication to social responsibility, integrity, and creating a workplace where everyone can thrive.</w:t>
      </w:r>
    </w:p>
    <w:p w14:paraId="42735759" w14:textId="51BCBA02" w:rsidR="00CA7502" w:rsidRPr="0074122D" w:rsidDel="004550C7" w:rsidRDefault="00CA7502" w:rsidP="0074122D">
      <w:pPr>
        <w:tabs>
          <w:tab w:val="left" w:pos="5100"/>
        </w:tabs>
        <w:ind w:left="-90" w:firstLine="0"/>
        <w:rPr>
          <w:del w:id="72" w:author="Kush Khalasi" w:date="2026-07-15T12:34:00Z" w16du:dateUtc="2026-07-15T07:04:00Z"/>
          <w:rFonts w:ascii="Segoe UI Symbol" w:hAnsi="Segoe UI Symbol"/>
          <w:sz w:val="26"/>
          <w:szCs w:val="26"/>
        </w:rPr>
      </w:pPr>
    </w:p>
    <w:p w14:paraId="78E9D6CE" w14:textId="7329A241" w:rsidR="008D7C0F" w:rsidRPr="0074122D" w:rsidRDefault="00C16FF3" w:rsidP="0074122D">
      <w:pPr>
        <w:pStyle w:val="Heading1"/>
        <w:ind w:left="-90" w:firstLine="0"/>
        <w:rPr>
          <w:rFonts w:ascii="Segoe UI Symbol" w:hAnsi="Segoe UI Symbol"/>
          <w:b/>
          <w:bCs/>
          <w:sz w:val="28"/>
          <w:szCs w:val="28"/>
        </w:rPr>
      </w:pPr>
      <w:bookmarkStart w:id="73" w:name="_Toc235025696"/>
      <w:r w:rsidRPr="0074122D">
        <w:rPr>
          <w:rFonts w:ascii="Segoe UI Symbol" w:hAnsi="Segoe UI Symbol"/>
          <w:b/>
          <w:bCs/>
          <w:sz w:val="28"/>
          <w:szCs w:val="28"/>
          <w:lang w:val="en-IN"/>
        </w:rPr>
        <w:t>OUR FOCUS AREAS</w:t>
      </w:r>
      <w:bookmarkEnd w:id="73"/>
    </w:p>
    <w:p w14:paraId="35F56039" w14:textId="538035FA" w:rsidR="00E273AC" w:rsidRPr="00E273AC" w:rsidRDefault="00FE7E7D" w:rsidP="00E273AC">
      <w:pPr>
        <w:pStyle w:val="ListParagraph"/>
        <w:numPr>
          <w:ilvl w:val="0"/>
          <w:numId w:val="7"/>
        </w:numPr>
        <w:tabs>
          <w:tab w:val="left" w:pos="5100"/>
        </w:tabs>
        <w:ind w:left="270"/>
        <w:rPr>
          <w:rFonts w:ascii="Segoe UI Symbol" w:hAnsi="Segoe UI Symbol"/>
          <w:sz w:val="26"/>
          <w:szCs w:val="26"/>
        </w:rPr>
      </w:pPr>
      <w:r>
        <w:rPr>
          <w:rFonts w:ascii="Segoe UI Symbol" w:hAnsi="Segoe UI Symbol"/>
          <w:b/>
          <w:bCs/>
          <w:sz w:val="26"/>
          <w:szCs w:val="26"/>
        </w:rPr>
        <w:t>Workplace Health and Safety</w:t>
      </w:r>
    </w:p>
    <w:p w14:paraId="2474F409" w14:textId="77777777" w:rsidR="00431441" w:rsidRPr="00431441" w:rsidRDefault="00431441" w:rsidP="00431441">
      <w:pPr>
        <w:numPr>
          <w:ilvl w:val="0"/>
          <w:numId w:val="3"/>
        </w:numPr>
        <w:tabs>
          <w:tab w:val="left" w:pos="5100"/>
        </w:tabs>
        <w:rPr>
          <w:rFonts w:ascii="Segoe UI Symbol" w:hAnsi="Segoe UI Symbol"/>
          <w:sz w:val="24"/>
          <w:szCs w:val="24"/>
        </w:rPr>
      </w:pPr>
      <w:r w:rsidRPr="00431441">
        <w:rPr>
          <w:rFonts w:ascii="Segoe UI Symbol" w:hAnsi="Segoe UI Symbol"/>
          <w:sz w:val="24"/>
          <w:szCs w:val="24"/>
        </w:rPr>
        <w:t>Identifying and mitigating potential workplace hazards to ensure a safe environment for all employees.</w:t>
      </w:r>
    </w:p>
    <w:p w14:paraId="35C2B23F" w14:textId="77777777" w:rsidR="00431441" w:rsidRPr="00431441" w:rsidRDefault="00431441" w:rsidP="00431441">
      <w:pPr>
        <w:numPr>
          <w:ilvl w:val="0"/>
          <w:numId w:val="3"/>
        </w:numPr>
        <w:tabs>
          <w:tab w:val="left" w:pos="5100"/>
        </w:tabs>
        <w:rPr>
          <w:rFonts w:ascii="Segoe UI Symbol" w:hAnsi="Segoe UI Symbol"/>
          <w:sz w:val="24"/>
          <w:szCs w:val="24"/>
        </w:rPr>
      </w:pPr>
      <w:r w:rsidRPr="00431441">
        <w:rPr>
          <w:rFonts w:ascii="Segoe UI Symbol" w:hAnsi="Segoe UI Symbol"/>
          <w:sz w:val="24"/>
          <w:szCs w:val="24"/>
        </w:rPr>
        <w:t>Ensuring the overall health and well-being of employees by addressing physical and mental health concerns.</w:t>
      </w:r>
    </w:p>
    <w:p w14:paraId="093CDE7A" w14:textId="77777777" w:rsidR="00431441" w:rsidRPr="00431441" w:rsidRDefault="00431441" w:rsidP="00431441">
      <w:pPr>
        <w:numPr>
          <w:ilvl w:val="0"/>
          <w:numId w:val="3"/>
        </w:numPr>
        <w:tabs>
          <w:tab w:val="left" w:pos="5100"/>
        </w:tabs>
        <w:rPr>
          <w:rFonts w:ascii="Segoe UI Symbol" w:hAnsi="Segoe UI Symbol"/>
          <w:sz w:val="24"/>
          <w:szCs w:val="24"/>
        </w:rPr>
      </w:pPr>
      <w:r w:rsidRPr="00431441">
        <w:rPr>
          <w:rFonts w:ascii="Segoe UI Symbol" w:hAnsi="Segoe UI Symbol"/>
          <w:sz w:val="24"/>
          <w:szCs w:val="24"/>
        </w:rPr>
        <w:t>Promoting a culture of safety awareness throughout the organization to engage employees in maintaining a safe workspace.</w:t>
      </w:r>
    </w:p>
    <w:p w14:paraId="7F2F9BA6" w14:textId="77777777" w:rsidR="00431441" w:rsidRPr="00431441" w:rsidRDefault="00431441" w:rsidP="00431441">
      <w:pPr>
        <w:numPr>
          <w:ilvl w:val="0"/>
          <w:numId w:val="3"/>
        </w:numPr>
        <w:tabs>
          <w:tab w:val="left" w:pos="5100"/>
        </w:tabs>
        <w:rPr>
          <w:rFonts w:ascii="Segoe UI Symbol" w:hAnsi="Segoe UI Symbol"/>
          <w:sz w:val="24"/>
          <w:szCs w:val="24"/>
        </w:rPr>
      </w:pPr>
      <w:r w:rsidRPr="00431441">
        <w:rPr>
          <w:rFonts w:ascii="Segoe UI Symbol" w:hAnsi="Segoe UI Symbol"/>
          <w:sz w:val="24"/>
          <w:szCs w:val="24"/>
        </w:rPr>
        <w:t>Maintaining compliance with all relevant health and safety regulations to meet legal and organizational standards.</w:t>
      </w:r>
    </w:p>
    <w:p w14:paraId="71707CDB" w14:textId="2C5CBFF7" w:rsidR="00E273AC" w:rsidRPr="00E273AC" w:rsidRDefault="00FE7E7D" w:rsidP="00E273AC">
      <w:pPr>
        <w:pStyle w:val="ListParagraph"/>
        <w:numPr>
          <w:ilvl w:val="0"/>
          <w:numId w:val="7"/>
        </w:numPr>
        <w:tabs>
          <w:tab w:val="left" w:pos="5100"/>
        </w:tabs>
        <w:ind w:left="270"/>
        <w:rPr>
          <w:rFonts w:ascii="Segoe UI Symbol" w:hAnsi="Segoe UI Symbol"/>
          <w:sz w:val="26"/>
          <w:szCs w:val="26"/>
        </w:rPr>
      </w:pPr>
      <w:r w:rsidRPr="00FE7E7D">
        <w:rPr>
          <w:rFonts w:ascii="Segoe UI Symbol" w:hAnsi="Segoe UI Symbol"/>
          <w:b/>
          <w:bCs/>
          <w:sz w:val="26"/>
          <w:szCs w:val="26"/>
          <w:lang w:val="en-IN"/>
        </w:rPr>
        <w:t>Diversity, Equality, and Inclusion</w:t>
      </w:r>
      <w:r>
        <w:rPr>
          <w:rFonts w:ascii="Segoe UI Symbol" w:hAnsi="Segoe UI Symbol"/>
          <w:b/>
          <w:bCs/>
          <w:sz w:val="26"/>
          <w:szCs w:val="26"/>
          <w:lang w:val="en-IN"/>
        </w:rPr>
        <w:t xml:space="preserve"> (DEI)</w:t>
      </w:r>
    </w:p>
    <w:p w14:paraId="2172C390" w14:textId="77777777" w:rsidR="00431441" w:rsidRPr="00431441" w:rsidRDefault="00431441" w:rsidP="00431441">
      <w:pPr>
        <w:numPr>
          <w:ilvl w:val="0"/>
          <w:numId w:val="3"/>
        </w:numPr>
        <w:tabs>
          <w:tab w:val="left" w:pos="5100"/>
        </w:tabs>
        <w:rPr>
          <w:rFonts w:ascii="Segoe UI Symbol" w:hAnsi="Segoe UI Symbol"/>
          <w:sz w:val="24"/>
          <w:szCs w:val="24"/>
        </w:rPr>
      </w:pPr>
      <w:r w:rsidRPr="00431441">
        <w:rPr>
          <w:rFonts w:ascii="Segoe UI Symbol" w:hAnsi="Segoe UI Symbol"/>
          <w:sz w:val="24"/>
          <w:szCs w:val="24"/>
        </w:rPr>
        <w:t>Promoting a diverse and inclusive workforce that reflects a variety of backgrounds, perspectives, and experiences.</w:t>
      </w:r>
    </w:p>
    <w:p w14:paraId="4AC527EE" w14:textId="77777777" w:rsidR="00431441" w:rsidRPr="00431441" w:rsidRDefault="00431441" w:rsidP="00431441">
      <w:pPr>
        <w:numPr>
          <w:ilvl w:val="0"/>
          <w:numId w:val="3"/>
        </w:numPr>
        <w:tabs>
          <w:tab w:val="left" w:pos="5100"/>
        </w:tabs>
        <w:rPr>
          <w:rFonts w:ascii="Segoe UI Symbol" w:hAnsi="Segoe UI Symbol"/>
          <w:sz w:val="24"/>
          <w:szCs w:val="24"/>
        </w:rPr>
      </w:pPr>
      <w:r w:rsidRPr="00431441">
        <w:rPr>
          <w:rFonts w:ascii="Segoe UI Symbol" w:hAnsi="Segoe UI Symbol"/>
          <w:sz w:val="24"/>
          <w:szCs w:val="24"/>
        </w:rPr>
        <w:lastRenderedPageBreak/>
        <w:t>Fostering an environment of mutual respect where all employees feel valued, heard, and supported.</w:t>
      </w:r>
    </w:p>
    <w:p w14:paraId="0899AD48" w14:textId="77777777" w:rsidR="00431441" w:rsidRPr="00431441" w:rsidRDefault="00431441" w:rsidP="00431441">
      <w:pPr>
        <w:numPr>
          <w:ilvl w:val="0"/>
          <w:numId w:val="3"/>
        </w:numPr>
        <w:tabs>
          <w:tab w:val="left" w:pos="5100"/>
        </w:tabs>
        <w:rPr>
          <w:rFonts w:ascii="Segoe UI Symbol" w:hAnsi="Segoe UI Symbol"/>
          <w:sz w:val="24"/>
          <w:szCs w:val="24"/>
        </w:rPr>
      </w:pPr>
      <w:r w:rsidRPr="00431441">
        <w:rPr>
          <w:rFonts w:ascii="Segoe UI Symbol" w:hAnsi="Segoe UI Symbol"/>
          <w:sz w:val="24"/>
          <w:szCs w:val="24"/>
        </w:rPr>
        <w:t>Ensuring equal opportunities for growth and advancement for all employees, regardless of their identity.</w:t>
      </w:r>
    </w:p>
    <w:p w14:paraId="0A995224" w14:textId="77777777" w:rsidR="00431441" w:rsidRPr="00431441" w:rsidRDefault="00431441" w:rsidP="00431441">
      <w:pPr>
        <w:numPr>
          <w:ilvl w:val="0"/>
          <w:numId w:val="3"/>
        </w:numPr>
        <w:tabs>
          <w:tab w:val="left" w:pos="5100"/>
        </w:tabs>
        <w:rPr>
          <w:rFonts w:ascii="Segoe UI Symbol" w:hAnsi="Segoe UI Symbol"/>
          <w:sz w:val="24"/>
          <w:szCs w:val="24"/>
        </w:rPr>
      </w:pPr>
      <w:r w:rsidRPr="00431441">
        <w:rPr>
          <w:rFonts w:ascii="Segoe UI Symbol" w:hAnsi="Segoe UI Symbol"/>
          <w:sz w:val="24"/>
          <w:szCs w:val="24"/>
        </w:rPr>
        <w:t>Educating employees on the importance of diversity, equity, and inclusion to create a more inclusive workplace culture.</w:t>
      </w:r>
    </w:p>
    <w:p w14:paraId="29E835C0" w14:textId="36F0DE49" w:rsidR="00E273AC" w:rsidRPr="00E273AC" w:rsidRDefault="00431441" w:rsidP="00431441">
      <w:pPr>
        <w:numPr>
          <w:ilvl w:val="0"/>
          <w:numId w:val="3"/>
        </w:numPr>
        <w:tabs>
          <w:tab w:val="left" w:pos="5100"/>
        </w:tabs>
        <w:rPr>
          <w:rFonts w:ascii="Segoe UI Symbol" w:hAnsi="Segoe UI Symbol"/>
          <w:sz w:val="26"/>
          <w:szCs w:val="26"/>
        </w:rPr>
      </w:pPr>
      <w:r w:rsidRPr="00431441">
        <w:rPr>
          <w:rFonts w:ascii="Segoe UI Symbol" w:hAnsi="Segoe UI Symbol"/>
          <w:sz w:val="24"/>
          <w:szCs w:val="24"/>
        </w:rPr>
        <w:t>Continuously assessing and improving DEI practices to address any gaps and enhance organizational effectiveness</w:t>
      </w:r>
      <w:r w:rsidRPr="00431441">
        <w:rPr>
          <w:rFonts w:ascii="Segoe UI Symbol" w:hAnsi="Segoe UI Symbol"/>
          <w:sz w:val="26"/>
          <w:szCs w:val="26"/>
        </w:rPr>
        <w:t>.</w:t>
      </w:r>
    </w:p>
    <w:p w14:paraId="4C62C3F7" w14:textId="3F30A638" w:rsidR="00E273AC" w:rsidRPr="00E273AC" w:rsidRDefault="00FE7E7D" w:rsidP="00E273AC">
      <w:pPr>
        <w:pStyle w:val="ListParagraph"/>
        <w:numPr>
          <w:ilvl w:val="0"/>
          <w:numId w:val="7"/>
        </w:numPr>
        <w:tabs>
          <w:tab w:val="left" w:pos="5100"/>
        </w:tabs>
        <w:ind w:left="270"/>
        <w:rPr>
          <w:rFonts w:ascii="Segoe UI Symbol" w:hAnsi="Segoe UI Symbol"/>
          <w:sz w:val="26"/>
          <w:szCs w:val="26"/>
        </w:rPr>
      </w:pPr>
      <w:r>
        <w:rPr>
          <w:rFonts w:ascii="Segoe UI Symbol" w:hAnsi="Segoe UI Symbol"/>
          <w:b/>
          <w:bCs/>
          <w:sz w:val="26"/>
          <w:szCs w:val="26"/>
        </w:rPr>
        <w:t>Working Condition</w:t>
      </w:r>
    </w:p>
    <w:p w14:paraId="63713CD5" w14:textId="77777777" w:rsidR="00A14009" w:rsidRPr="00A14009" w:rsidRDefault="00A14009" w:rsidP="00A14009">
      <w:pPr>
        <w:numPr>
          <w:ilvl w:val="0"/>
          <w:numId w:val="3"/>
        </w:numPr>
        <w:tabs>
          <w:tab w:val="left" w:pos="5100"/>
        </w:tabs>
        <w:rPr>
          <w:rFonts w:ascii="Segoe UI Symbol" w:hAnsi="Segoe UI Symbol"/>
          <w:sz w:val="24"/>
          <w:szCs w:val="24"/>
        </w:rPr>
      </w:pPr>
      <w:r w:rsidRPr="00A14009">
        <w:rPr>
          <w:rFonts w:ascii="Segoe UI Symbol" w:hAnsi="Segoe UI Symbol"/>
          <w:sz w:val="24"/>
          <w:szCs w:val="24"/>
        </w:rPr>
        <w:t>Ensuring fair and competitive compensation for all employees, reflecting their roles, experience, and performance.</w:t>
      </w:r>
    </w:p>
    <w:p w14:paraId="0A379CE9" w14:textId="708BCBAB" w:rsidR="00A14009" w:rsidRPr="00A14009" w:rsidRDefault="00A11BFB" w:rsidP="00A14009">
      <w:pPr>
        <w:numPr>
          <w:ilvl w:val="0"/>
          <w:numId w:val="3"/>
        </w:numPr>
        <w:tabs>
          <w:tab w:val="left" w:pos="5100"/>
        </w:tabs>
        <w:rPr>
          <w:rFonts w:ascii="Segoe UI Symbol" w:hAnsi="Segoe UI Symbol"/>
          <w:sz w:val="24"/>
          <w:szCs w:val="24"/>
        </w:rPr>
      </w:pPr>
      <w:r w:rsidRPr="00A11BFB">
        <w:rPr>
          <w:rFonts w:ascii="Segoe UI Symbol" w:hAnsi="Segoe UI Symbol"/>
          <w:sz w:val="24"/>
          <w:szCs w:val="24"/>
        </w:rPr>
        <w:t>Promoting a healthy work-life balance by offering flexible working arrangements where permissible based on the role and job duties, and adequate time off in accordance with applicable law</w:t>
      </w:r>
      <w:r>
        <w:rPr>
          <w:rFonts w:ascii="Segoe UI Symbol" w:hAnsi="Segoe UI Symbol"/>
          <w:sz w:val="24"/>
          <w:szCs w:val="24"/>
        </w:rPr>
        <w:tab/>
      </w:r>
      <w:r w:rsidR="00A14009" w:rsidRPr="00A14009">
        <w:rPr>
          <w:rFonts w:ascii="Segoe UI Symbol" w:hAnsi="Segoe UI Symbol"/>
          <w:sz w:val="24"/>
          <w:szCs w:val="24"/>
        </w:rPr>
        <w:t>.</w:t>
      </w:r>
    </w:p>
    <w:p w14:paraId="128B4ED8" w14:textId="77777777" w:rsidR="00A14009" w:rsidRPr="00A14009" w:rsidRDefault="00A14009" w:rsidP="00A14009">
      <w:pPr>
        <w:numPr>
          <w:ilvl w:val="0"/>
          <w:numId w:val="3"/>
        </w:numPr>
        <w:tabs>
          <w:tab w:val="left" w:pos="5100"/>
        </w:tabs>
        <w:rPr>
          <w:rFonts w:ascii="Segoe UI Symbol" w:hAnsi="Segoe UI Symbol"/>
          <w:sz w:val="24"/>
          <w:szCs w:val="24"/>
        </w:rPr>
      </w:pPr>
      <w:r w:rsidRPr="00A14009">
        <w:rPr>
          <w:rFonts w:ascii="Segoe UI Symbol" w:hAnsi="Segoe UI Symbol"/>
          <w:sz w:val="24"/>
          <w:szCs w:val="24"/>
        </w:rPr>
        <w:t>Providing a safe and comfortable work environment that prioritizes employees’ physical and mental well-being.</w:t>
      </w:r>
    </w:p>
    <w:p w14:paraId="5826E917" w14:textId="055C70CA" w:rsidR="00E273AC" w:rsidRPr="00E273AC" w:rsidRDefault="00A14009" w:rsidP="00A14009">
      <w:pPr>
        <w:numPr>
          <w:ilvl w:val="0"/>
          <w:numId w:val="3"/>
        </w:numPr>
        <w:tabs>
          <w:tab w:val="left" w:pos="5100"/>
        </w:tabs>
        <w:rPr>
          <w:rFonts w:ascii="Segoe UI Symbol" w:hAnsi="Segoe UI Symbol"/>
          <w:sz w:val="24"/>
          <w:szCs w:val="24"/>
        </w:rPr>
      </w:pPr>
      <w:r w:rsidRPr="00A14009">
        <w:rPr>
          <w:rFonts w:ascii="Segoe UI Symbol" w:hAnsi="Segoe UI Symbol"/>
          <w:sz w:val="24"/>
          <w:szCs w:val="24"/>
        </w:rPr>
        <w:t>Offering opportunities for personal and professional growth through training, development, and career advancement programs.</w:t>
      </w:r>
    </w:p>
    <w:p w14:paraId="67C90C04" w14:textId="1E5211B1" w:rsidR="00E273AC" w:rsidRPr="00E273AC" w:rsidRDefault="00FE7E7D" w:rsidP="00E273AC">
      <w:pPr>
        <w:pStyle w:val="ListParagraph"/>
        <w:numPr>
          <w:ilvl w:val="0"/>
          <w:numId w:val="7"/>
        </w:numPr>
        <w:tabs>
          <w:tab w:val="left" w:pos="5100"/>
        </w:tabs>
        <w:ind w:left="270"/>
        <w:rPr>
          <w:rFonts w:ascii="Segoe UI Symbol" w:hAnsi="Segoe UI Symbol"/>
          <w:sz w:val="26"/>
          <w:szCs w:val="26"/>
        </w:rPr>
      </w:pPr>
      <w:r w:rsidRPr="00FE7E7D">
        <w:rPr>
          <w:rFonts w:ascii="Segoe UI Symbol" w:hAnsi="Segoe UI Symbol"/>
          <w:b/>
          <w:bCs/>
          <w:sz w:val="26"/>
          <w:szCs w:val="26"/>
          <w:lang w:val="en-IN"/>
        </w:rPr>
        <w:t>Social Dialogue</w:t>
      </w:r>
    </w:p>
    <w:p w14:paraId="0A1A23CF" w14:textId="77777777" w:rsidR="00A14009" w:rsidRPr="00A14009" w:rsidRDefault="00A14009" w:rsidP="00A14009">
      <w:pPr>
        <w:numPr>
          <w:ilvl w:val="0"/>
          <w:numId w:val="6"/>
        </w:numPr>
        <w:tabs>
          <w:tab w:val="left" w:pos="5100"/>
        </w:tabs>
        <w:rPr>
          <w:rFonts w:ascii="Segoe UI Symbol" w:hAnsi="Segoe UI Symbol"/>
          <w:sz w:val="24"/>
          <w:szCs w:val="24"/>
        </w:rPr>
      </w:pPr>
      <w:r w:rsidRPr="00A14009">
        <w:rPr>
          <w:rFonts w:ascii="Segoe UI Symbol" w:hAnsi="Segoe UI Symbol"/>
          <w:sz w:val="24"/>
          <w:szCs w:val="24"/>
        </w:rPr>
        <w:t>Encouraging open communication between employees and management to foster mutual understanding and collaboration.</w:t>
      </w:r>
    </w:p>
    <w:p w14:paraId="27DC73B9" w14:textId="77777777" w:rsidR="00A14009" w:rsidRPr="00A14009" w:rsidRDefault="00A14009" w:rsidP="00A14009">
      <w:pPr>
        <w:numPr>
          <w:ilvl w:val="0"/>
          <w:numId w:val="6"/>
        </w:numPr>
        <w:tabs>
          <w:tab w:val="left" w:pos="5100"/>
        </w:tabs>
        <w:rPr>
          <w:rFonts w:ascii="Segoe UI Symbol" w:hAnsi="Segoe UI Symbol"/>
          <w:sz w:val="24"/>
          <w:szCs w:val="24"/>
        </w:rPr>
      </w:pPr>
      <w:r w:rsidRPr="00A14009">
        <w:rPr>
          <w:rFonts w:ascii="Segoe UI Symbol" w:hAnsi="Segoe UI Symbol"/>
          <w:sz w:val="24"/>
          <w:szCs w:val="24"/>
        </w:rPr>
        <w:t>Creating platforms for employees to voice their concerns, ideas, and feedback in a constructive manner.</w:t>
      </w:r>
    </w:p>
    <w:p w14:paraId="4F504A89" w14:textId="77777777" w:rsidR="00A14009" w:rsidRPr="00A14009" w:rsidRDefault="00A14009" w:rsidP="00A14009">
      <w:pPr>
        <w:numPr>
          <w:ilvl w:val="0"/>
          <w:numId w:val="6"/>
        </w:numPr>
        <w:tabs>
          <w:tab w:val="left" w:pos="5100"/>
        </w:tabs>
        <w:rPr>
          <w:rFonts w:ascii="Segoe UI Symbol" w:hAnsi="Segoe UI Symbol"/>
          <w:sz w:val="24"/>
          <w:szCs w:val="24"/>
        </w:rPr>
      </w:pPr>
      <w:r w:rsidRPr="00A14009">
        <w:rPr>
          <w:rFonts w:ascii="Segoe UI Symbol" w:hAnsi="Segoe UI Symbol"/>
          <w:sz w:val="24"/>
          <w:szCs w:val="24"/>
        </w:rPr>
        <w:t>Promoting inclusive discussions that respect diverse opinions and encourage a variety of viewpoints.</w:t>
      </w:r>
    </w:p>
    <w:p w14:paraId="1A772A2B" w14:textId="56484ACD" w:rsidR="00E273AC" w:rsidRDefault="00A14009" w:rsidP="00A14009">
      <w:pPr>
        <w:numPr>
          <w:ilvl w:val="0"/>
          <w:numId w:val="6"/>
        </w:numPr>
        <w:tabs>
          <w:tab w:val="left" w:pos="5100"/>
        </w:tabs>
        <w:rPr>
          <w:rFonts w:ascii="Segoe UI Symbol" w:hAnsi="Segoe UI Symbol"/>
          <w:sz w:val="24"/>
          <w:szCs w:val="24"/>
        </w:rPr>
      </w:pPr>
      <w:r w:rsidRPr="00A14009">
        <w:rPr>
          <w:rFonts w:ascii="Segoe UI Symbol" w:hAnsi="Segoe UI Symbol"/>
          <w:sz w:val="24"/>
          <w:szCs w:val="24"/>
        </w:rPr>
        <w:t>Ensuring that all social dialogue activities are transparent and contribute to informed decision-making.</w:t>
      </w:r>
    </w:p>
    <w:p w14:paraId="317DF79A" w14:textId="53E968C9" w:rsidR="00C16FF3" w:rsidRDefault="00FE7E7D" w:rsidP="00C16FF3">
      <w:pPr>
        <w:pStyle w:val="ListParagraph"/>
        <w:numPr>
          <w:ilvl w:val="0"/>
          <w:numId w:val="7"/>
        </w:numPr>
        <w:tabs>
          <w:tab w:val="left" w:pos="5100"/>
        </w:tabs>
        <w:ind w:left="270"/>
        <w:rPr>
          <w:rFonts w:ascii="Segoe UI Symbol" w:hAnsi="Segoe UI Symbol"/>
          <w:b/>
          <w:bCs/>
          <w:sz w:val="26"/>
          <w:szCs w:val="26"/>
        </w:rPr>
      </w:pPr>
      <w:r w:rsidRPr="00FE7E7D">
        <w:rPr>
          <w:rFonts w:ascii="Segoe UI Symbol" w:hAnsi="Segoe UI Symbol"/>
          <w:b/>
          <w:bCs/>
          <w:sz w:val="26"/>
          <w:szCs w:val="26"/>
          <w:lang w:val="en-IN"/>
        </w:rPr>
        <w:lastRenderedPageBreak/>
        <w:t>Professional Growth and Development</w:t>
      </w:r>
    </w:p>
    <w:p w14:paraId="59F42767" w14:textId="77777777" w:rsidR="00A14009" w:rsidRPr="00A14009" w:rsidRDefault="00A14009" w:rsidP="00A14009">
      <w:pPr>
        <w:numPr>
          <w:ilvl w:val="0"/>
          <w:numId w:val="6"/>
        </w:numPr>
        <w:tabs>
          <w:tab w:val="left" w:pos="5100"/>
        </w:tabs>
        <w:rPr>
          <w:rFonts w:ascii="Segoe UI Symbol" w:hAnsi="Segoe UI Symbol"/>
          <w:sz w:val="24"/>
          <w:szCs w:val="24"/>
        </w:rPr>
      </w:pPr>
      <w:r w:rsidRPr="00A14009">
        <w:rPr>
          <w:rFonts w:ascii="Segoe UI Symbol" w:hAnsi="Segoe UI Symbol"/>
          <w:sz w:val="24"/>
          <w:szCs w:val="24"/>
        </w:rPr>
        <w:t>Encouraging continuous learning and skill development to empower employees in their career progression.</w:t>
      </w:r>
    </w:p>
    <w:p w14:paraId="06987A41" w14:textId="77777777" w:rsidR="00A14009" w:rsidRPr="00A14009" w:rsidRDefault="00A14009" w:rsidP="00A14009">
      <w:pPr>
        <w:numPr>
          <w:ilvl w:val="0"/>
          <w:numId w:val="6"/>
        </w:numPr>
        <w:tabs>
          <w:tab w:val="left" w:pos="5100"/>
        </w:tabs>
        <w:rPr>
          <w:rFonts w:ascii="Segoe UI Symbol" w:hAnsi="Segoe UI Symbol"/>
          <w:sz w:val="24"/>
          <w:szCs w:val="24"/>
        </w:rPr>
      </w:pPr>
      <w:r w:rsidRPr="00A14009">
        <w:rPr>
          <w:rFonts w:ascii="Segoe UI Symbol" w:hAnsi="Segoe UI Symbol"/>
          <w:sz w:val="24"/>
          <w:szCs w:val="24"/>
        </w:rPr>
        <w:t>Providing opportunities for professional growth through training, mentorship, and career advancement programs.</w:t>
      </w:r>
    </w:p>
    <w:p w14:paraId="2296CF4E" w14:textId="77777777" w:rsidR="00A14009" w:rsidRPr="00A14009" w:rsidRDefault="00A14009" w:rsidP="00A14009">
      <w:pPr>
        <w:numPr>
          <w:ilvl w:val="0"/>
          <w:numId w:val="6"/>
        </w:numPr>
        <w:tabs>
          <w:tab w:val="left" w:pos="5100"/>
        </w:tabs>
        <w:rPr>
          <w:rFonts w:ascii="Segoe UI Symbol" w:hAnsi="Segoe UI Symbol"/>
          <w:sz w:val="24"/>
          <w:szCs w:val="24"/>
        </w:rPr>
      </w:pPr>
      <w:r w:rsidRPr="00A14009">
        <w:rPr>
          <w:rFonts w:ascii="Segoe UI Symbol" w:hAnsi="Segoe UI Symbol"/>
          <w:sz w:val="24"/>
          <w:szCs w:val="24"/>
        </w:rPr>
        <w:t>Supporting employees in setting and achieving personal career goals aligned with organizational objectives.</w:t>
      </w:r>
    </w:p>
    <w:p w14:paraId="0E9BA5F3" w14:textId="77777777" w:rsidR="00A14009" w:rsidRPr="00A14009" w:rsidRDefault="00A14009" w:rsidP="00A14009">
      <w:pPr>
        <w:numPr>
          <w:ilvl w:val="0"/>
          <w:numId w:val="6"/>
        </w:numPr>
        <w:tabs>
          <w:tab w:val="left" w:pos="5100"/>
        </w:tabs>
        <w:rPr>
          <w:rFonts w:ascii="Segoe UI Symbol" w:hAnsi="Segoe UI Symbol"/>
          <w:sz w:val="24"/>
          <w:szCs w:val="24"/>
        </w:rPr>
      </w:pPr>
      <w:r w:rsidRPr="00A14009">
        <w:rPr>
          <w:rFonts w:ascii="Segoe UI Symbol" w:hAnsi="Segoe UI Symbol"/>
          <w:sz w:val="24"/>
          <w:szCs w:val="24"/>
        </w:rPr>
        <w:t>Promoting a culture of feedback and self-improvement to enhance individual performance and growth.</w:t>
      </w:r>
    </w:p>
    <w:p w14:paraId="2172F1D0" w14:textId="043A211D" w:rsidR="00013520" w:rsidRDefault="00A14009" w:rsidP="00A14009">
      <w:pPr>
        <w:numPr>
          <w:ilvl w:val="0"/>
          <w:numId w:val="6"/>
        </w:numPr>
        <w:tabs>
          <w:tab w:val="left" w:pos="5100"/>
        </w:tabs>
        <w:rPr>
          <w:rFonts w:ascii="Segoe UI Symbol" w:hAnsi="Segoe UI Symbol"/>
          <w:sz w:val="24"/>
          <w:szCs w:val="24"/>
        </w:rPr>
      </w:pPr>
      <w:r w:rsidRPr="00A14009">
        <w:rPr>
          <w:rFonts w:ascii="Segoe UI Symbol" w:hAnsi="Segoe UI Symbol"/>
          <w:sz w:val="24"/>
          <w:szCs w:val="24"/>
        </w:rPr>
        <w:t>Regularly evaluating and updating professional development initiatives to ensure they meet the evolving needs of employees.</w:t>
      </w:r>
    </w:p>
    <w:p w14:paraId="23158904" w14:textId="69393C23" w:rsidR="00431441" w:rsidRDefault="00431441" w:rsidP="00431441">
      <w:pPr>
        <w:pStyle w:val="ListParagraph"/>
        <w:numPr>
          <w:ilvl w:val="0"/>
          <w:numId w:val="7"/>
        </w:numPr>
        <w:tabs>
          <w:tab w:val="left" w:pos="5100"/>
        </w:tabs>
        <w:ind w:left="270"/>
        <w:rPr>
          <w:rFonts w:ascii="Segoe UI Symbol" w:hAnsi="Segoe UI Symbol"/>
          <w:b/>
          <w:bCs/>
          <w:sz w:val="26"/>
          <w:szCs w:val="26"/>
          <w:lang w:val="en-IN"/>
        </w:rPr>
      </w:pPr>
      <w:r w:rsidRPr="00431441">
        <w:rPr>
          <w:rFonts w:ascii="Segoe UI Symbol" w:hAnsi="Segoe UI Symbol"/>
          <w:b/>
          <w:bCs/>
          <w:sz w:val="26"/>
          <w:szCs w:val="26"/>
          <w:lang w:val="en-IN"/>
        </w:rPr>
        <w:t>Human Rights</w:t>
      </w:r>
    </w:p>
    <w:p w14:paraId="35333D1A" w14:textId="77777777" w:rsidR="00A14009" w:rsidRPr="00A14009" w:rsidRDefault="00A14009" w:rsidP="00A14009">
      <w:pPr>
        <w:numPr>
          <w:ilvl w:val="0"/>
          <w:numId w:val="6"/>
        </w:numPr>
        <w:tabs>
          <w:tab w:val="left" w:pos="5100"/>
        </w:tabs>
        <w:rPr>
          <w:rFonts w:ascii="Segoe UI Symbol" w:hAnsi="Segoe UI Symbol"/>
          <w:sz w:val="24"/>
          <w:szCs w:val="24"/>
        </w:rPr>
      </w:pPr>
      <w:r w:rsidRPr="00A14009">
        <w:rPr>
          <w:rFonts w:ascii="Segoe UI Symbol" w:hAnsi="Segoe UI Symbol"/>
          <w:sz w:val="24"/>
          <w:szCs w:val="24"/>
        </w:rPr>
        <w:t>Upholding the fundamental rights and dignity of all individuals within the workplace.</w:t>
      </w:r>
    </w:p>
    <w:p w14:paraId="09BBE883" w14:textId="77777777" w:rsidR="00A14009" w:rsidRPr="00A14009" w:rsidRDefault="00A14009" w:rsidP="00A14009">
      <w:pPr>
        <w:numPr>
          <w:ilvl w:val="0"/>
          <w:numId w:val="6"/>
        </w:numPr>
        <w:tabs>
          <w:tab w:val="left" w:pos="5100"/>
        </w:tabs>
        <w:rPr>
          <w:rFonts w:ascii="Segoe UI Symbol" w:hAnsi="Segoe UI Symbol"/>
          <w:sz w:val="24"/>
          <w:szCs w:val="24"/>
        </w:rPr>
      </w:pPr>
      <w:r w:rsidRPr="00A14009">
        <w:rPr>
          <w:rFonts w:ascii="Segoe UI Symbol" w:hAnsi="Segoe UI Symbol"/>
          <w:sz w:val="24"/>
          <w:szCs w:val="24"/>
        </w:rPr>
        <w:t>Ensuring non-discrimination and equal treatment for all employees, fostering an inclusive environment.</w:t>
      </w:r>
    </w:p>
    <w:p w14:paraId="08D3A9CF" w14:textId="77777777" w:rsidR="00A14009" w:rsidRPr="00A14009" w:rsidRDefault="00A14009" w:rsidP="00A14009">
      <w:pPr>
        <w:numPr>
          <w:ilvl w:val="0"/>
          <w:numId w:val="6"/>
        </w:numPr>
        <w:tabs>
          <w:tab w:val="left" w:pos="5100"/>
        </w:tabs>
        <w:rPr>
          <w:rFonts w:ascii="Segoe UI Symbol" w:hAnsi="Segoe UI Symbol"/>
          <w:sz w:val="24"/>
          <w:szCs w:val="24"/>
        </w:rPr>
      </w:pPr>
      <w:r w:rsidRPr="00A14009">
        <w:rPr>
          <w:rFonts w:ascii="Segoe UI Symbol" w:hAnsi="Segoe UI Symbol"/>
          <w:sz w:val="24"/>
          <w:szCs w:val="24"/>
        </w:rPr>
        <w:t>Protecting employees' freedom of association and the right to voice concerns without fear of retaliation.</w:t>
      </w:r>
    </w:p>
    <w:p w14:paraId="3B2610DD" w14:textId="77777777" w:rsidR="00A14009" w:rsidRPr="00A14009" w:rsidRDefault="00A14009" w:rsidP="00A14009">
      <w:pPr>
        <w:numPr>
          <w:ilvl w:val="0"/>
          <w:numId w:val="6"/>
        </w:numPr>
        <w:tabs>
          <w:tab w:val="left" w:pos="5100"/>
        </w:tabs>
        <w:rPr>
          <w:rFonts w:ascii="Segoe UI Symbol" w:hAnsi="Segoe UI Symbol"/>
          <w:sz w:val="24"/>
          <w:szCs w:val="24"/>
        </w:rPr>
      </w:pPr>
      <w:r w:rsidRPr="00A14009">
        <w:rPr>
          <w:rFonts w:ascii="Segoe UI Symbol" w:hAnsi="Segoe UI Symbol"/>
          <w:sz w:val="24"/>
          <w:szCs w:val="24"/>
        </w:rPr>
        <w:t>Promoting a safe environment free from harassment, exploitation, and any form of abuse.</w:t>
      </w:r>
    </w:p>
    <w:p w14:paraId="3E61BDA2" w14:textId="77777777" w:rsidR="00A14009" w:rsidRPr="00A14009" w:rsidRDefault="00A14009" w:rsidP="00A14009">
      <w:pPr>
        <w:numPr>
          <w:ilvl w:val="0"/>
          <w:numId w:val="6"/>
        </w:numPr>
        <w:tabs>
          <w:tab w:val="left" w:pos="5100"/>
        </w:tabs>
        <w:rPr>
          <w:rFonts w:ascii="Segoe UI Symbol" w:hAnsi="Segoe UI Symbol"/>
          <w:sz w:val="24"/>
          <w:szCs w:val="24"/>
        </w:rPr>
      </w:pPr>
      <w:r w:rsidRPr="00A14009">
        <w:rPr>
          <w:rFonts w:ascii="Segoe UI Symbol" w:hAnsi="Segoe UI Symbol"/>
          <w:sz w:val="24"/>
          <w:szCs w:val="24"/>
        </w:rPr>
        <w:t>Regularly reviewing and enhancing human rights practices to ensure compliance with international standards.</w:t>
      </w:r>
    </w:p>
    <w:p w14:paraId="3E643115" w14:textId="46B4D767" w:rsidR="00431441" w:rsidRPr="00431441" w:rsidRDefault="00A14009" w:rsidP="00A14009">
      <w:pPr>
        <w:numPr>
          <w:ilvl w:val="0"/>
          <w:numId w:val="6"/>
        </w:numPr>
        <w:tabs>
          <w:tab w:val="left" w:pos="5100"/>
        </w:tabs>
        <w:rPr>
          <w:rFonts w:ascii="Segoe UI Symbol" w:hAnsi="Segoe UI Symbol"/>
          <w:b/>
          <w:bCs/>
          <w:sz w:val="26"/>
          <w:szCs w:val="26"/>
        </w:rPr>
      </w:pPr>
      <w:r w:rsidRPr="00A14009">
        <w:rPr>
          <w:rFonts w:ascii="Segoe UI Symbol" w:hAnsi="Segoe UI Symbol"/>
          <w:sz w:val="24"/>
          <w:szCs w:val="24"/>
        </w:rPr>
        <w:t>Maintaining strict policies against child and forced labor, ensuring these practices are eradicated from all business operations.</w:t>
      </w:r>
    </w:p>
    <w:p w14:paraId="7873708F" w14:textId="439E7D83" w:rsidR="00A008D1" w:rsidRDefault="00A008D1" w:rsidP="00A008D1">
      <w:pPr>
        <w:pStyle w:val="ListParagraph"/>
        <w:numPr>
          <w:ilvl w:val="0"/>
          <w:numId w:val="7"/>
        </w:numPr>
        <w:tabs>
          <w:tab w:val="left" w:pos="5100"/>
        </w:tabs>
        <w:ind w:left="270"/>
        <w:rPr>
          <w:rFonts w:ascii="Segoe UI Symbol" w:hAnsi="Segoe UI Symbol"/>
          <w:b/>
          <w:bCs/>
          <w:sz w:val="26"/>
          <w:szCs w:val="26"/>
          <w:lang w:val="en-IN"/>
        </w:rPr>
      </w:pPr>
      <w:r w:rsidRPr="00A008D1">
        <w:rPr>
          <w:rFonts w:ascii="Segoe UI Symbol" w:hAnsi="Segoe UI Symbol"/>
          <w:b/>
          <w:bCs/>
          <w:sz w:val="26"/>
          <w:szCs w:val="26"/>
          <w:lang w:val="en-IN"/>
        </w:rPr>
        <w:t>External Stakeholder Human Rights</w:t>
      </w:r>
    </w:p>
    <w:p w14:paraId="470E7E49" w14:textId="77777777" w:rsidR="001262B9" w:rsidRPr="001262B9" w:rsidRDefault="001262B9" w:rsidP="001262B9">
      <w:pPr>
        <w:numPr>
          <w:ilvl w:val="0"/>
          <w:numId w:val="6"/>
        </w:numPr>
        <w:tabs>
          <w:tab w:val="left" w:pos="5100"/>
        </w:tabs>
        <w:rPr>
          <w:rFonts w:ascii="Segoe UI Symbol" w:hAnsi="Segoe UI Symbol"/>
          <w:sz w:val="24"/>
          <w:szCs w:val="24"/>
        </w:rPr>
      </w:pPr>
      <w:r w:rsidRPr="001262B9">
        <w:rPr>
          <w:rFonts w:ascii="Segoe UI Symbol" w:hAnsi="Segoe UI Symbol"/>
          <w:sz w:val="24"/>
          <w:szCs w:val="24"/>
        </w:rPr>
        <w:t>Respecting the human rights of all external stakeholders impacted by the organization’s operations and decisions.</w:t>
      </w:r>
    </w:p>
    <w:p w14:paraId="120F9DA0" w14:textId="77777777" w:rsidR="001262B9" w:rsidRPr="001262B9" w:rsidRDefault="001262B9" w:rsidP="001262B9">
      <w:pPr>
        <w:numPr>
          <w:ilvl w:val="0"/>
          <w:numId w:val="6"/>
        </w:numPr>
        <w:tabs>
          <w:tab w:val="left" w:pos="5100"/>
        </w:tabs>
        <w:rPr>
          <w:rFonts w:ascii="Segoe UI Symbol" w:hAnsi="Segoe UI Symbol"/>
          <w:sz w:val="24"/>
          <w:szCs w:val="24"/>
        </w:rPr>
      </w:pPr>
      <w:r w:rsidRPr="001262B9">
        <w:rPr>
          <w:rFonts w:ascii="Segoe UI Symbol" w:hAnsi="Segoe UI Symbol"/>
          <w:sz w:val="24"/>
          <w:szCs w:val="24"/>
        </w:rPr>
        <w:lastRenderedPageBreak/>
        <w:t>Identifying and addressing potential human rights risks within the organization’s supply chain and partnerships.</w:t>
      </w:r>
    </w:p>
    <w:p w14:paraId="7C1EB433" w14:textId="77777777" w:rsidR="001262B9" w:rsidRPr="001262B9" w:rsidRDefault="001262B9" w:rsidP="001262B9">
      <w:pPr>
        <w:numPr>
          <w:ilvl w:val="0"/>
          <w:numId w:val="6"/>
        </w:numPr>
        <w:tabs>
          <w:tab w:val="left" w:pos="5100"/>
        </w:tabs>
        <w:rPr>
          <w:rFonts w:ascii="Segoe UI Symbol" w:hAnsi="Segoe UI Symbol"/>
          <w:sz w:val="24"/>
          <w:szCs w:val="24"/>
        </w:rPr>
      </w:pPr>
      <w:r w:rsidRPr="001262B9">
        <w:rPr>
          <w:rFonts w:ascii="Segoe UI Symbol" w:hAnsi="Segoe UI Symbol"/>
          <w:sz w:val="24"/>
          <w:szCs w:val="24"/>
        </w:rPr>
        <w:t>Promoting fair treatment and equality for all external stakeholders, including suppliers and contractors.</w:t>
      </w:r>
    </w:p>
    <w:p w14:paraId="527C7772" w14:textId="28CB0E5D" w:rsidR="00A008D1" w:rsidRPr="00A008D1" w:rsidRDefault="001262B9" w:rsidP="001262B9">
      <w:pPr>
        <w:numPr>
          <w:ilvl w:val="0"/>
          <w:numId w:val="6"/>
        </w:numPr>
        <w:tabs>
          <w:tab w:val="left" w:pos="5100"/>
        </w:tabs>
        <w:rPr>
          <w:rFonts w:ascii="Segoe UI Symbol" w:hAnsi="Segoe UI Symbol"/>
          <w:b/>
          <w:bCs/>
          <w:sz w:val="26"/>
          <w:szCs w:val="26"/>
        </w:rPr>
      </w:pPr>
      <w:r w:rsidRPr="001262B9">
        <w:rPr>
          <w:rFonts w:ascii="Segoe UI Symbol" w:hAnsi="Segoe UI Symbol"/>
          <w:sz w:val="24"/>
          <w:szCs w:val="24"/>
        </w:rPr>
        <w:t>Encouraging transparency and accountability in business practices to uphold stakeholder right</w:t>
      </w:r>
      <w:r>
        <w:rPr>
          <w:rFonts w:ascii="Segoe UI Symbol" w:hAnsi="Segoe UI Symbol"/>
          <w:sz w:val="24"/>
          <w:szCs w:val="24"/>
        </w:rPr>
        <w:t>s.</w:t>
      </w:r>
    </w:p>
    <w:p w14:paraId="3B1C6A08" w14:textId="015F5B9D" w:rsidR="008D7C0F" w:rsidRPr="00C16FF3" w:rsidRDefault="00C16FF3" w:rsidP="00C16FF3">
      <w:pPr>
        <w:pStyle w:val="Heading1"/>
        <w:ind w:left="-90" w:firstLine="0"/>
        <w:rPr>
          <w:rFonts w:ascii="Segoe UI Symbol" w:hAnsi="Segoe UI Symbol"/>
          <w:b/>
          <w:bCs/>
          <w:sz w:val="28"/>
          <w:szCs w:val="28"/>
        </w:rPr>
      </w:pPr>
      <w:bookmarkStart w:id="74" w:name="_Toc235025697"/>
      <w:r w:rsidRPr="00C16FF3">
        <w:rPr>
          <w:rFonts w:ascii="Segoe UI Symbol" w:hAnsi="Segoe UI Symbol"/>
          <w:b/>
          <w:bCs/>
          <w:sz w:val="28"/>
          <w:szCs w:val="28"/>
        </w:rPr>
        <w:t>QUALITATIVE GOALS</w:t>
      </w:r>
      <w:bookmarkEnd w:id="74"/>
    </w:p>
    <w:p w14:paraId="2538D82B" w14:textId="3C8E4FE2" w:rsidR="00013520" w:rsidRPr="00E273AC" w:rsidRDefault="00FE7E7D" w:rsidP="00013520">
      <w:pPr>
        <w:pStyle w:val="ListParagraph"/>
        <w:numPr>
          <w:ilvl w:val="0"/>
          <w:numId w:val="7"/>
        </w:numPr>
        <w:tabs>
          <w:tab w:val="left" w:pos="5100"/>
        </w:tabs>
        <w:ind w:left="270"/>
        <w:rPr>
          <w:rFonts w:ascii="Segoe UI Symbol" w:hAnsi="Segoe UI Symbol"/>
          <w:sz w:val="26"/>
          <w:szCs w:val="26"/>
        </w:rPr>
      </w:pPr>
      <w:r w:rsidRPr="00FE7E7D">
        <w:rPr>
          <w:rFonts w:ascii="Segoe UI Symbol" w:hAnsi="Segoe UI Symbol"/>
          <w:b/>
          <w:bCs/>
          <w:sz w:val="26"/>
          <w:szCs w:val="26"/>
          <w:lang w:val="en-IN"/>
        </w:rPr>
        <w:t>Workplace Health and Safety</w:t>
      </w:r>
    </w:p>
    <w:p w14:paraId="14D77775" w14:textId="1A336074" w:rsidR="000A11C7" w:rsidRPr="000A11C7" w:rsidRDefault="000A11C7" w:rsidP="000A11C7">
      <w:pPr>
        <w:numPr>
          <w:ilvl w:val="0"/>
          <w:numId w:val="3"/>
        </w:numPr>
        <w:tabs>
          <w:tab w:val="left" w:pos="5100"/>
        </w:tabs>
        <w:rPr>
          <w:rFonts w:ascii="Segoe UI Symbol" w:hAnsi="Segoe UI Symbol"/>
          <w:sz w:val="24"/>
          <w:szCs w:val="24"/>
        </w:rPr>
      </w:pPr>
      <w:r w:rsidRPr="000A11C7">
        <w:rPr>
          <w:rFonts w:ascii="Segoe UI Symbol" w:hAnsi="Segoe UI Symbol"/>
          <w:sz w:val="24"/>
          <w:szCs w:val="24"/>
        </w:rPr>
        <w:t xml:space="preserve">We </w:t>
      </w:r>
      <w:r w:rsidR="00181198">
        <w:rPr>
          <w:rFonts w:ascii="Segoe UI Symbol" w:hAnsi="Segoe UI Symbol"/>
          <w:sz w:val="24"/>
          <w:szCs w:val="24"/>
        </w:rPr>
        <w:t>will</w:t>
      </w:r>
      <w:r w:rsidRPr="000A11C7">
        <w:rPr>
          <w:rFonts w:ascii="Segoe UI Symbol" w:hAnsi="Segoe UI Symbol"/>
          <w:sz w:val="24"/>
          <w:szCs w:val="24"/>
        </w:rPr>
        <w:t xml:space="preserve"> create a proactive safety culture by providing ongoing training that equips employees to identify and address potential risks effectively.</w:t>
      </w:r>
    </w:p>
    <w:p w14:paraId="290E860B" w14:textId="77777777" w:rsidR="000A11C7" w:rsidRPr="000A11C7" w:rsidRDefault="000A11C7" w:rsidP="000A11C7">
      <w:pPr>
        <w:numPr>
          <w:ilvl w:val="0"/>
          <w:numId w:val="3"/>
        </w:numPr>
        <w:tabs>
          <w:tab w:val="left" w:pos="5100"/>
        </w:tabs>
        <w:rPr>
          <w:rFonts w:ascii="Segoe UI Symbol" w:hAnsi="Segoe UI Symbol"/>
          <w:sz w:val="24"/>
          <w:szCs w:val="24"/>
        </w:rPr>
      </w:pPr>
      <w:r w:rsidRPr="000A11C7">
        <w:rPr>
          <w:rFonts w:ascii="Segoe UI Symbol" w:hAnsi="Segoe UI Symbol"/>
          <w:sz w:val="24"/>
          <w:szCs w:val="24"/>
        </w:rPr>
        <w:t>We strive to maintain a zero-accident workplace by implementing rigorous safety protocols and conducting regular safety audits across all offices.</w:t>
      </w:r>
    </w:p>
    <w:p w14:paraId="2D3912DD" w14:textId="77777777" w:rsidR="000A11C7" w:rsidRPr="000A11C7" w:rsidRDefault="000A11C7" w:rsidP="000A11C7">
      <w:pPr>
        <w:numPr>
          <w:ilvl w:val="0"/>
          <w:numId w:val="3"/>
        </w:numPr>
        <w:tabs>
          <w:tab w:val="left" w:pos="5100"/>
        </w:tabs>
        <w:rPr>
          <w:rFonts w:ascii="Segoe UI Symbol" w:hAnsi="Segoe UI Symbol"/>
          <w:sz w:val="24"/>
          <w:szCs w:val="24"/>
        </w:rPr>
      </w:pPr>
      <w:r w:rsidRPr="000A11C7">
        <w:rPr>
          <w:rFonts w:ascii="Segoe UI Symbol" w:hAnsi="Segoe UI Symbol"/>
          <w:sz w:val="24"/>
          <w:szCs w:val="24"/>
        </w:rPr>
        <w:t>Our goal is to ensure that all workspaces are ergonomically designed, promoting physical health and reducing strain-related injuries.</w:t>
      </w:r>
    </w:p>
    <w:p w14:paraId="01956AFA" w14:textId="77777777" w:rsidR="000A11C7" w:rsidRPr="000A11C7" w:rsidRDefault="000A11C7" w:rsidP="000A11C7">
      <w:pPr>
        <w:numPr>
          <w:ilvl w:val="0"/>
          <w:numId w:val="3"/>
        </w:numPr>
        <w:tabs>
          <w:tab w:val="left" w:pos="5100"/>
        </w:tabs>
        <w:rPr>
          <w:rFonts w:ascii="Segoe UI Symbol" w:hAnsi="Segoe UI Symbol"/>
          <w:sz w:val="24"/>
          <w:szCs w:val="24"/>
        </w:rPr>
      </w:pPr>
      <w:r w:rsidRPr="000A11C7">
        <w:rPr>
          <w:rFonts w:ascii="Segoe UI Symbol" w:hAnsi="Segoe UI Symbol"/>
          <w:sz w:val="24"/>
          <w:szCs w:val="24"/>
        </w:rPr>
        <w:t>We will enhance mental health support services by providing comprehensive resources and fostering resilience among employees.</w:t>
      </w:r>
    </w:p>
    <w:p w14:paraId="6BD3B9DB" w14:textId="4D646DCF" w:rsidR="00013520" w:rsidRPr="00E273AC" w:rsidRDefault="000A11C7" w:rsidP="000A11C7">
      <w:pPr>
        <w:numPr>
          <w:ilvl w:val="0"/>
          <w:numId w:val="3"/>
        </w:numPr>
        <w:tabs>
          <w:tab w:val="left" w:pos="5100"/>
        </w:tabs>
        <w:rPr>
          <w:rFonts w:ascii="Segoe UI Symbol" w:hAnsi="Segoe UI Symbol"/>
          <w:sz w:val="24"/>
          <w:szCs w:val="24"/>
        </w:rPr>
      </w:pPr>
      <w:r w:rsidRPr="000A11C7">
        <w:rPr>
          <w:rFonts w:ascii="Segoe UI Symbol" w:hAnsi="Segoe UI Symbol"/>
          <w:sz w:val="24"/>
          <w:szCs w:val="24"/>
        </w:rPr>
        <w:t xml:space="preserve">We </w:t>
      </w:r>
      <w:r w:rsidR="00181198">
        <w:rPr>
          <w:rFonts w:ascii="Segoe UI Symbol" w:hAnsi="Segoe UI Symbol"/>
          <w:sz w:val="24"/>
          <w:szCs w:val="24"/>
        </w:rPr>
        <w:t>will</w:t>
      </w:r>
      <w:r w:rsidRPr="000A11C7">
        <w:rPr>
          <w:rFonts w:ascii="Segoe UI Symbol" w:hAnsi="Segoe UI Symbol"/>
          <w:sz w:val="24"/>
          <w:szCs w:val="24"/>
        </w:rPr>
        <w:t xml:space="preserve"> implement regular health assessments to monitor employee well-being and address any risks proactively.</w:t>
      </w:r>
    </w:p>
    <w:p w14:paraId="348DEA37" w14:textId="3EB3EAD8" w:rsidR="00013520" w:rsidRPr="00E273AC" w:rsidRDefault="00FE7E7D" w:rsidP="00013520">
      <w:pPr>
        <w:pStyle w:val="ListParagraph"/>
        <w:numPr>
          <w:ilvl w:val="0"/>
          <w:numId w:val="7"/>
        </w:numPr>
        <w:tabs>
          <w:tab w:val="left" w:pos="5100"/>
        </w:tabs>
        <w:ind w:left="270"/>
        <w:rPr>
          <w:rFonts w:ascii="Segoe UI Symbol" w:hAnsi="Segoe UI Symbol"/>
          <w:sz w:val="26"/>
          <w:szCs w:val="26"/>
        </w:rPr>
      </w:pPr>
      <w:r w:rsidRPr="00FE7E7D">
        <w:rPr>
          <w:rFonts w:ascii="Segoe UI Symbol" w:hAnsi="Segoe UI Symbol"/>
          <w:b/>
          <w:bCs/>
          <w:sz w:val="26"/>
          <w:szCs w:val="26"/>
          <w:lang w:val="en-IN"/>
        </w:rPr>
        <w:t>Diversity, Equality, and Inclusion (DEI)</w:t>
      </w:r>
    </w:p>
    <w:p w14:paraId="07ABCD1A" w14:textId="49E71909" w:rsidR="005A5BB8" w:rsidRPr="005A5BB8" w:rsidRDefault="005A5BB8" w:rsidP="005A5BB8">
      <w:pPr>
        <w:numPr>
          <w:ilvl w:val="0"/>
          <w:numId w:val="3"/>
        </w:numPr>
        <w:tabs>
          <w:tab w:val="left" w:pos="5100"/>
        </w:tabs>
        <w:rPr>
          <w:rFonts w:ascii="Segoe UI Symbol" w:hAnsi="Segoe UI Symbol"/>
          <w:sz w:val="24"/>
          <w:szCs w:val="24"/>
        </w:rPr>
      </w:pPr>
      <w:r w:rsidRPr="005A5BB8">
        <w:rPr>
          <w:rFonts w:ascii="Segoe UI Symbol" w:hAnsi="Segoe UI Symbol"/>
          <w:sz w:val="24"/>
          <w:szCs w:val="24"/>
        </w:rPr>
        <w:t xml:space="preserve">We </w:t>
      </w:r>
      <w:r w:rsidR="00181198">
        <w:rPr>
          <w:rFonts w:ascii="Segoe UI Symbol" w:hAnsi="Segoe UI Symbol"/>
          <w:sz w:val="24"/>
          <w:szCs w:val="24"/>
        </w:rPr>
        <w:t>will conduct a regular</w:t>
      </w:r>
      <w:r w:rsidRPr="005A5BB8">
        <w:rPr>
          <w:rFonts w:ascii="Segoe UI Symbol" w:hAnsi="Segoe UI Symbol"/>
          <w:sz w:val="24"/>
          <w:szCs w:val="24"/>
        </w:rPr>
        <w:t xml:space="preserve"> DEI training, empowering employees to recognize and combat unconscious bias.</w:t>
      </w:r>
    </w:p>
    <w:p w14:paraId="64E8118B" w14:textId="77777777" w:rsidR="005A5BB8" w:rsidRPr="005A5BB8" w:rsidRDefault="005A5BB8" w:rsidP="005A5BB8">
      <w:pPr>
        <w:numPr>
          <w:ilvl w:val="0"/>
          <w:numId w:val="3"/>
        </w:numPr>
        <w:tabs>
          <w:tab w:val="left" w:pos="5100"/>
        </w:tabs>
        <w:rPr>
          <w:rFonts w:ascii="Segoe UI Symbol" w:hAnsi="Segoe UI Symbol"/>
          <w:sz w:val="24"/>
          <w:szCs w:val="24"/>
        </w:rPr>
      </w:pPr>
      <w:r w:rsidRPr="005A5BB8">
        <w:rPr>
          <w:rFonts w:ascii="Segoe UI Symbol" w:hAnsi="Segoe UI Symbol"/>
          <w:sz w:val="24"/>
          <w:szCs w:val="24"/>
        </w:rPr>
        <w:t>We strive to create a diverse workforce by actively recruiting from underrepresented groups and ensuring equal opportunities for all.</w:t>
      </w:r>
    </w:p>
    <w:p w14:paraId="35F5FD0E" w14:textId="77777777" w:rsidR="005A5BB8" w:rsidRPr="005A5BB8" w:rsidRDefault="005A5BB8" w:rsidP="005A5BB8">
      <w:pPr>
        <w:numPr>
          <w:ilvl w:val="0"/>
          <w:numId w:val="3"/>
        </w:numPr>
        <w:tabs>
          <w:tab w:val="left" w:pos="5100"/>
        </w:tabs>
        <w:rPr>
          <w:rFonts w:ascii="Segoe UI Symbol" w:hAnsi="Segoe UI Symbol"/>
          <w:sz w:val="24"/>
          <w:szCs w:val="24"/>
        </w:rPr>
      </w:pPr>
      <w:r w:rsidRPr="005A5BB8">
        <w:rPr>
          <w:rFonts w:ascii="Segoe UI Symbol" w:hAnsi="Segoe UI Symbol"/>
          <w:sz w:val="24"/>
          <w:szCs w:val="24"/>
        </w:rPr>
        <w:t>Our goal is to integrate inclusive leadership practices by encouraging leaders to actively promote diversity and provide mentorship to all employees.</w:t>
      </w:r>
    </w:p>
    <w:p w14:paraId="38F9C9B8" w14:textId="77777777" w:rsidR="005A5BB8" w:rsidRPr="005A5BB8" w:rsidRDefault="005A5BB8" w:rsidP="005A5BB8">
      <w:pPr>
        <w:numPr>
          <w:ilvl w:val="0"/>
          <w:numId w:val="3"/>
        </w:numPr>
        <w:tabs>
          <w:tab w:val="left" w:pos="5100"/>
        </w:tabs>
        <w:rPr>
          <w:rFonts w:ascii="Segoe UI Symbol" w:hAnsi="Segoe UI Symbol"/>
          <w:sz w:val="24"/>
          <w:szCs w:val="24"/>
        </w:rPr>
      </w:pPr>
      <w:r w:rsidRPr="005A5BB8">
        <w:rPr>
          <w:rFonts w:ascii="Segoe UI Symbol" w:hAnsi="Segoe UI Symbol"/>
          <w:sz w:val="24"/>
          <w:szCs w:val="24"/>
        </w:rPr>
        <w:t>We aim to build a culture of accountability by setting clear DEI goals and regularly assessing progress toward fostering a more inclusive workplace.</w:t>
      </w:r>
    </w:p>
    <w:p w14:paraId="7BBE254E" w14:textId="61BC6432" w:rsidR="00341B8B" w:rsidRPr="005A5BB8" w:rsidRDefault="005A5BB8" w:rsidP="005A5BB8">
      <w:pPr>
        <w:numPr>
          <w:ilvl w:val="0"/>
          <w:numId w:val="3"/>
        </w:numPr>
        <w:tabs>
          <w:tab w:val="left" w:pos="5100"/>
        </w:tabs>
        <w:rPr>
          <w:rFonts w:ascii="Segoe UI Symbol" w:hAnsi="Segoe UI Symbol"/>
          <w:sz w:val="24"/>
          <w:szCs w:val="24"/>
        </w:rPr>
      </w:pPr>
      <w:r w:rsidRPr="005A5BB8">
        <w:rPr>
          <w:rFonts w:ascii="Segoe UI Symbol" w:hAnsi="Segoe UI Symbol"/>
          <w:sz w:val="24"/>
          <w:szCs w:val="24"/>
        </w:rPr>
        <w:lastRenderedPageBreak/>
        <w:t>We will create a safe space for all employees to voice concerns related to discrimination, ensuring that every issue is addressed with urgency and transparency.</w:t>
      </w:r>
    </w:p>
    <w:p w14:paraId="581861B7" w14:textId="4F1F0353" w:rsidR="00013520" w:rsidRPr="00E273AC" w:rsidRDefault="00FE7E7D" w:rsidP="00013520">
      <w:pPr>
        <w:pStyle w:val="ListParagraph"/>
        <w:numPr>
          <w:ilvl w:val="0"/>
          <w:numId w:val="7"/>
        </w:numPr>
        <w:tabs>
          <w:tab w:val="left" w:pos="5100"/>
        </w:tabs>
        <w:ind w:left="270"/>
        <w:rPr>
          <w:rFonts w:ascii="Segoe UI Symbol" w:hAnsi="Segoe UI Symbol"/>
          <w:sz w:val="26"/>
          <w:szCs w:val="26"/>
        </w:rPr>
      </w:pPr>
      <w:r w:rsidRPr="00FE7E7D">
        <w:rPr>
          <w:rFonts w:ascii="Segoe UI Symbol" w:hAnsi="Segoe UI Symbol"/>
          <w:b/>
          <w:bCs/>
          <w:sz w:val="26"/>
          <w:szCs w:val="26"/>
          <w:lang w:val="en-IN"/>
        </w:rPr>
        <w:t>Working Condition</w:t>
      </w:r>
    </w:p>
    <w:p w14:paraId="3604D08C" w14:textId="77777777" w:rsidR="005A5BB8" w:rsidRPr="005A5BB8" w:rsidRDefault="005A5BB8" w:rsidP="005A5BB8">
      <w:pPr>
        <w:numPr>
          <w:ilvl w:val="0"/>
          <w:numId w:val="5"/>
        </w:numPr>
        <w:tabs>
          <w:tab w:val="left" w:pos="5100"/>
        </w:tabs>
        <w:rPr>
          <w:rFonts w:ascii="Segoe UI Symbol" w:hAnsi="Segoe UI Symbol"/>
          <w:sz w:val="24"/>
          <w:szCs w:val="24"/>
        </w:rPr>
      </w:pPr>
      <w:r w:rsidRPr="005A5BB8">
        <w:rPr>
          <w:rFonts w:ascii="Segoe UI Symbol" w:hAnsi="Segoe UI Symbol"/>
          <w:sz w:val="24"/>
          <w:szCs w:val="24"/>
        </w:rPr>
        <w:t>We strive to ensure that all office spaces are ergonomically designed to enhance employee comfort, promoting physical well-being and reducing strain.</w:t>
      </w:r>
    </w:p>
    <w:p w14:paraId="71C1649F" w14:textId="2CD35E7C" w:rsidR="005A5BB8" w:rsidRDefault="005A5BB8" w:rsidP="005A5BB8">
      <w:pPr>
        <w:numPr>
          <w:ilvl w:val="0"/>
          <w:numId w:val="5"/>
        </w:numPr>
        <w:tabs>
          <w:tab w:val="left" w:pos="5100"/>
        </w:tabs>
        <w:rPr>
          <w:rFonts w:ascii="Segoe UI Symbol" w:hAnsi="Segoe UI Symbol"/>
          <w:sz w:val="24"/>
          <w:szCs w:val="24"/>
        </w:rPr>
      </w:pPr>
      <w:r w:rsidRPr="005A5BB8">
        <w:rPr>
          <w:rFonts w:ascii="Segoe UI Symbol" w:hAnsi="Segoe UI Symbol"/>
          <w:sz w:val="24"/>
          <w:szCs w:val="24"/>
        </w:rPr>
        <w:t xml:space="preserve">We </w:t>
      </w:r>
      <w:r w:rsidR="00181198">
        <w:rPr>
          <w:rFonts w:ascii="Segoe UI Symbol" w:hAnsi="Segoe UI Symbol"/>
          <w:sz w:val="24"/>
          <w:szCs w:val="24"/>
        </w:rPr>
        <w:t xml:space="preserve">will </w:t>
      </w:r>
      <w:r w:rsidRPr="005A5BB8">
        <w:rPr>
          <w:rFonts w:ascii="Segoe UI Symbol" w:hAnsi="Segoe UI Symbol"/>
          <w:sz w:val="24"/>
          <w:szCs w:val="24"/>
        </w:rPr>
        <w:t>provide flexible work arrangements, including remote options, to support employees in achieving a better work-life balance.</w:t>
      </w:r>
    </w:p>
    <w:p w14:paraId="6E411C5B" w14:textId="030069AC" w:rsidR="005A5BB8" w:rsidRPr="005A5BB8" w:rsidRDefault="005A5BB8" w:rsidP="005A5BB8">
      <w:pPr>
        <w:numPr>
          <w:ilvl w:val="0"/>
          <w:numId w:val="5"/>
        </w:numPr>
        <w:tabs>
          <w:tab w:val="left" w:pos="5100"/>
        </w:tabs>
        <w:rPr>
          <w:rFonts w:ascii="Segoe UI Symbol" w:hAnsi="Segoe UI Symbol"/>
          <w:sz w:val="24"/>
          <w:szCs w:val="24"/>
        </w:rPr>
      </w:pPr>
      <w:r w:rsidRPr="005A5BB8">
        <w:rPr>
          <w:rFonts w:ascii="Segoe UI Symbol" w:hAnsi="Segoe UI Symbol"/>
          <w:sz w:val="24"/>
          <w:szCs w:val="24"/>
        </w:rPr>
        <w:t xml:space="preserve">We </w:t>
      </w:r>
      <w:r w:rsidR="00181198">
        <w:rPr>
          <w:rFonts w:ascii="Segoe UI Symbol" w:hAnsi="Segoe UI Symbol"/>
          <w:sz w:val="24"/>
          <w:szCs w:val="24"/>
        </w:rPr>
        <w:t>will</w:t>
      </w:r>
      <w:r w:rsidRPr="005A5BB8">
        <w:rPr>
          <w:rFonts w:ascii="Segoe UI Symbol" w:hAnsi="Segoe UI Symbol"/>
          <w:sz w:val="24"/>
          <w:szCs w:val="24"/>
        </w:rPr>
        <w:t xml:space="preserve"> offer a comprehensive healthcare plan that supports the well-being of all employees.</w:t>
      </w:r>
    </w:p>
    <w:p w14:paraId="233E18D5" w14:textId="12F2789A" w:rsidR="005A5BB8" w:rsidRPr="005A5BB8" w:rsidRDefault="005A5BB8" w:rsidP="005A5BB8">
      <w:pPr>
        <w:numPr>
          <w:ilvl w:val="0"/>
          <w:numId w:val="5"/>
        </w:numPr>
        <w:tabs>
          <w:tab w:val="left" w:pos="5100"/>
        </w:tabs>
        <w:rPr>
          <w:rFonts w:ascii="Segoe UI Symbol" w:hAnsi="Segoe UI Symbol"/>
          <w:sz w:val="24"/>
          <w:szCs w:val="24"/>
        </w:rPr>
      </w:pPr>
      <w:r w:rsidRPr="005A5BB8">
        <w:rPr>
          <w:rFonts w:ascii="Segoe UI Symbol" w:hAnsi="Segoe UI Symbol"/>
          <w:sz w:val="24"/>
          <w:szCs w:val="24"/>
        </w:rPr>
        <w:t xml:space="preserve">Our </w:t>
      </w:r>
      <w:r w:rsidR="00181198">
        <w:rPr>
          <w:rFonts w:ascii="Segoe UI Symbol" w:hAnsi="Segoe UI Symbol"/>
          <w:sz w:val="24"/>
          <w:szCs w:val="24"/>
        </w:rPr>
        <w:t>will</w:t>
      </w:r>
      <w:r w:rsidRPr="005A5BB8">
        <w:rPr>
          <w:rFonts w:ascii="Segoe UI Symbol" w:hAnsi="Segoe UI Symbol"/>
          <w:sz w:val="24"/>
          <w:szCs w:val="24"/>
        </w:rPr>
        <w:t xml:space="preserve"> regularly assess the workplace environment, identifying and eliminating potential hazards to ensure a safe and healthy workspace.</w:t>
      </w:r>
    </w:p>
    <w:p w14:paraId="2DBB3A9B" w14:textId="204B5A9A" w:rsidR="007E6A91" w:rsidRPr="00E273AC" w:rsidRDefault="005A5BB8" w:rsidP="005A5BB8">
      <w:pPr>
        <w:numPr>
          <w:ilvl w:val="0"/>
          <w:numId w:val="5"/>
        </w:numPr>
        <w:tabs>
          <w:tab w:val="left" w:pos="5100"/>
        </w:tabs>
        <w:rPr>
          <w:rFonts w:ascii="Segoe UI Symbol" w:hAnsi="Segoe UI Symbol"/>
          <w:sz w:val="24"/>
          <w:szCs w:val="24"/>
        </w:rPr>
      </w:pPr>
      <w:r w:rsidRPr="005A5BB8">
        <w:rPr>
          <w:rFonts w:ascii="Segoe UI Symbol" w:hAnsi="Segoe UI Symbol"/>
          <w:sz w:val="24"/>
          <w:szCs w:val="24"/>
        </w:rPr>
        <w:t>We aim to promote mental wellness by offering accessible support services that help employees manage stress and maintain emotional well-being.</w:t>
      </w:r>
    </w:p>
    <w:p w14:paraId="1BB9E603" w14:textId="587F6BEF" w:rsidR="00013520" w:rsidRPr="00E273AC" w:rsidRDefault="00FE7E7D" w:rsidP="00013520">
      <w:pPr>
        <w:pStyle w:val="ListParagraph"/>
        <w:numPr>
          <w:ilvl w:val="0"/>
          <w:numId w:val="7"/>
        </w:numPr>
        <w:tabs>
          <w:tab w:val="left" w:pos="5100"/>
        </w:tabs>
        <w:ind w:left="270"/>
        <w:rPr>
          <w:rFonts w:ascii="Segoe UI Symbol" w:hAnsi="Segoe UI Symbol"/>
          <w:sz w:val="26"/>
          <w:szCs w:val="26"/>
        </w:rPr>
      </w:pPr>
      <w:r w:rsidRPr="00FE7E7D">
        <w:rPr>
          <w:rFonts w:ascii="Segoe UI Symbol" w:hAnsi="Segoe UI Symbol"/>
          <w:b/>
          <w:bCs/>
          <w:sz w:val="26"/>
          <w:szCs w:val="26"/>
          <w:lang w:val="en-IN"/>
        </w:rPr>
        <w:t>Social Dialogue</w:t>
      </w:r>
    </w:p>
    <w:p w14:paraId="322FBEE3" w14:textId="2A02EF90" w:rsidR="005A5BB8" w:rsidRPr="005A5BB8" w:rsidRDefault="005A5BB8" w:rsidP="005A5BB8">
      <w:pPr>
        <w:numPr>
          <w:ilvl w:val="0"/>
          <w:numId w:val="6"/>
        </w:numPr>
        <w:tabs>
          <w:tab w:val="left" w:pos="5100"/>
        </w:tabs>
        <w:rPr>
          <w:rFonts w:ascii="Segoe UI Symbol" w:hAnsi="Segoe UI Symbol"/>
          <w:sz w:val="24"/>
          <w:szCs w:val="24"/>
        </w:rPr>
      </w:pPr>
      <w:r w:rsidRPr="005A5BB8">
        <w:rPr>
          <w:rFonts w:ascii="Segoe UI Symbol" w:hAnsi="Segoe UI Symbol"/>
          <w:sz w:val="24"/>
          <w:szCs w:val="24"/>
        </w:rPr>
        <w:t xml:space="preserve">We </w:t>
      </w:r>
      <w:r w:rsidR="00181198">
        <w:rPr>
          <w:rFonts w:ascii="Segoe UI Symbol" w:hAnsi="Segoe UI Symbol"/>
          <w:sz w:val="24"/>
          <w:szCs w:val="24"/>
        </w:rPr>
        <w:t>will</w:t>
      </w:r>
      <w:r w:rsidRPr="005A5BB8">
        <w:rPr>
          <w:rFonts w:ascii="Segoe UI Symbol" w:hAnsi="Segoe UI Symbol"/>
          <w:sz w:val="24"/>
          <w:szCs w:val="24"/>
        </w:rPr>
        <w:t xml:space="preserve"> strengthen employee engagement by hosting regular meetings where employees can share ideas, concerns, and feedback with leadership.</w:t>
      </w:r>
    </w:p>
    <w:p w14:paraId="6CBAD996" w14:textId="211AD266" w:rsidR="005A5BB8" w:rsidRPr="005A5BB8" w:rsidRDefault="005A5BB8" w:rsidP="005A5BB8">
      <w:pPr>
        <w:numPr>
          <w:ilvl w:val="0"/>
          <w:numId w:val="6"/>
        </w:numPr>
        <w:tabs>
          <w:tab w:val="left" w:pos="5100"/>
        </w:tabs>
        <w:rPr>
          <w:rFonts w:ascii="Segoe UI Symbol" w:hAnsi="Segoe UI Symbol"/>
          <w:sz w:val="24"/>
          <w:szCs w:val="24"/>
        </w:rPr>
      </w:pPr>
      <w:r w:rsidRPr="005A5BB8">
        <w:rPr>
          <w:rFonts w:ascii="Segoe UI Symbol" w:hAnsi="Segoe UI Symbol"/>
          <w:sz w:val="24"/>
          <w:szCs w:val="24"/>
        </w:rPr>
        <w:t xml:space="preserve">We </w:t>
      </w:r>
      <w:r w:rsidR="00181198">
        <w:rPr>
          <w:rFonts w:ascii="Segoe UI Symbol" w:hAnsi="Segoe UI Symbol"/>
          <w:sz w:val="24"/>
          <w:szCs w:val="24"/>
        </w:rPr>
        <w:t>will</w:t>
      </w:r>
      <w:r w:rsidRPr="005A5BB8">
        <w:rPr>
          <w:rFonts w:ascii="Segoe UI Symbol" w:hAnsi="Segoe UI Symbol"/>
          <w:sz w:val="24"/>
          <w:szCs w:val="24"/>
        </w:rPr>
        <w:t xml:space="preserve"> create transparent communication channels where employees can discuss business decisions that impact their roles and responsibilities.</w:t>
      </w:r>
    </w:p>
    <w:p w14:paraId="439DD2DF" w14:textId="71FC3DD3" w:rsidR="00013520" w:rsidRDefault="005A5BB8" w:rsidP="005A5BB8">
      <w:pPr>
        <w:numPr>
          <w:ilvl w:val="0"/>
          <w:numId w:val="6"/>
        </w:numPr>
        <w:tabs>
          <w:tab w:val="left" w:pos="5100"/>
        </w:tabs>
        <w:rPr>
          <w:rFonts w:ascii="Segoe UI Symbol" w:hAnsi="Segoe UI Symbol"/>
          <w:sz w:val="24"/>
          <w:szCs w:val="24"/>
        </w:rPr>
      </w:pPr>
      <w:r w:rsidRPr="005A5BB8">
        <w:rPr>
          <w:rFonts w:ascii="Segoe UI Symbol" w:hAnsi="Segoe UI Symbol"/>
          <w:sz w:val="24"/>
          <w:szCs w:val="24"/>
        </w:rPr>
        <w:t>We aim to implement a collaborative platform where employees can contribute to discussions on key company initiatives and future direction.</w:t>
      </w:r>
    </w:p>
    <w:p w14:paraId="312D4D03" w14:textId="0373AFB0" w:rsidR="000250AE" w:rsidRPr="000250AE" w:rsidRDefault="000250AE" w:rsidP="005A5BB8">
      <w:pPr>
        <w:numPr>
          <w:ilvl w:val="0"/>
          <w:numId w:val="6"/>
        </w:numPr>
        <w:tabs>
          <w:tab w:val="left" w:pos="5100"/>
        </w:tabs>
        <w:rPr>
          <w:rFonts w:ascii="Segoe UI Symbol" w:hAnsi="Segoe UI Symbol"/>
          <w:sz w:val="24"/>
          <w:szCs w:val="24"/>
          <w:highlight w:val="yellow"/>
        </w:rPr>
      </w:pPr>
      <w:r w:rsidRPr="000250AE">
        <w:rPr>
          <w:rFonts w:ascii="Segoe UI Symbol" w:hAnsi="Segoe UI Symbol"/>
          <w:sz w:val="24"/>
          <w:szCs w:val="24"/>
          <w:highlight w:val="yellow"/>
        </w:rPr>
        <w:t>We will ensure that all employees have access to employee representation and consultation mechanisms by maintaining structured communication channels and regular engagement forums across the organization.</w:t>
      </w:r>
    </w:p>
    <w:p w14:paraId="18AF84D1" w14:textId="7339D7B6" w:rsidR="00013520" w:rsidRDefault="00FE7E7D" w:rsidP="00013520">
      <w:pPr>
        <w:pStyle w:val="ListParagraph"/>
        <w:numPr>
          <w:ilvl w:val="0"/>
          <w:numId w:val="7"/>
        </w:numPr>
        <w:tabs>
          <w:tab w:val="left" w:pos="5100"/>
        </w:tabs>
        <w:ind w:left="270"/>
        <w:rPr>
          <w:rFonts w:ascii="Segoe UI Symbol" w:hAnsi="Segoe UI Symbol"/>
          <w:b/>
          <w:bCs/>
          <w:sz w:val="26"/>
          <w:szCs w:val="26"/>
        </w:rPr>
      </w:pPr>
      <w:r w:rsidRPr="00FE7E7D">
        <w:rPr>
          <w:rFonts w:ascii="Segoe UI Symbol" w:hAnsi="Segoe UI Symbol"/>
          <w:b/>
          <w:bCs/>
          <w:sz w:val="26"/>
          <w:szCs w:val="26"/>
          <w:lang w:val="en-IN"/>
        </w:rPr>
        <w:t>Professional Growth and Development</w:t>
      </w:r>
    </w:p>
    <w:p w14:paraId="2360DC51" w14:textId="77777777" w:rsidR="005A5BB8" w:rsidRPr="005A5BB8" w:rsidRDefault="005A5BB8" w:rsidP="005A5BB8">
      <w:pPr>
        <w:numPr>
          <w:ilvl w:val="0"/>
          <w:numId w:val="6"/>
        </w:numPr>
        <w:tabs>
          <w:tab w:val="left" w:pos="5100"/>
        </w:tabs>
        <w:rPr>
          <w:rFonts w:ascii="Segoe UI Symbol" w:hAnsi="Segoe UI Symbol"/>
          <w:sz w:val="24"/>
          <w:szCs w:val="24"/>
        </w:rPr>
      </w:pPr>
      <w:r w:rsidRPr="005A5BB8">
        <w:rPr>
          <w:rFonts w:ascii="Segoe UI Symbol" w:hAnsi="Segoe UI Symbol"/>
          <w:sz w:val="24"/>
          <w:szCs w:val="24"/>
        </w:rPr>
        <w:t>We will conduct regular performance reviews to provide employees with constructive feedback, guiding them to set and achieve their career goals.</w:t>
      </w:r>
    </w:p>
    <w:p w14:paraId="755FB2FC" w14:textId="55F0D4E2" w:rsidR="00013520" w:rsidRDefault="005A5BB8" w:rsidP="005A5BB8">
      <w:pPr>
        <w:numPr>
          <w:ilvl w:val="0"/>
          <w:numId w:val="6"/>
        </w:numPr>
        <w:tabs>
          <w:tab w:val="left" w:pos="5100"/>
        </w:tabs>
        <w:rPr>
          <w:rFonts w:ascii="Segoe UI Symbol" w:hAnsi="Segoe UI Symbol"/>
          <w:sz w:val="24"/>
          <w:szCs w:val="24"/>
        </w:rPr>
      </w:pPr>
      <w:r w:rsidRPr="005A5BB8">
        <w:rPr>
          <w:rFonts w:ascii="Segoe UI Symbol" w:hAnsi="Segoe UI Symbol"/>
          <w:sz w:val="24"/>
          <w:szCs w:val="24"/>
        </w:rPr>
        <w:lastRenderedPageBreak/>
        <w:t>We aim to create personalized career development plans for each employee, outlining clear growth opportunities and pathways for advancing within the organization.</w:t>
      </w:r>
    </w:p>
    <w:p w14:paraId="3FB5152E" w14:textId="60786DA1" w:rsidR="005A5BB8" w:rsidRPr="005A5BB8" w:rsidRDefault="005A5BB8" w:rsidP="005A5BB8">
      <w:pPr>
        <w:numPr>
          <w:ilvl w:val="0"/>
          <w:numId w:val="6"/>
        </w:numPr>
        <w:tabs>
          <w:tab w:val="left" w:pos="5100"/>
        </w:tabs>
        <w:rPr>
          <w:rFonts w:ascii="Segoe UI Symbol" w:hAnsi="Segoe UI Symbol"/>
          <w:sz w:val="24"/>
          <w:szCs w:val="24"/>
        </w:rPr>
      </w:pPr>
      <w:r w:rsidRPr="005A5BB8">
        <w:rPr>
          <w:rFonts w:ascii="Segoe UI Symbol" w:hAnsi="Segoe UI Symbol"/>
          <w:sz w:val="24"/>
          <w:szCs w:val="24"/>
        </w:rPr>
        <w:t xml:space="preserve">We </w:t>
      </w:r>
      <w:r w:rsidR="00181198">
        <w:rPr>
          <w:rFonts w:ascii="Segoe UI Symbol" w:hAnsi="Segoe UI Symbol"/>
          <w:sz w:val="24"/>
          <w:szCs w:val="24"/>
        </w:rPr>
        <w:t>will</w:t>
      </w:r>
      <w:r w:rsidRPr="005A5BB8">
        <w:rPr>
          <w:rFonts w:ascii="Segoe UI Symbol" w:hAnsi="Segoe UI Symbol"/>
          <w:sz w:val="24"/>
          <w:szCs w:val="24"/>
        </w:rPr>
        <w:t xml:space="preserve"> promote internal mobility by offering employees the chance to apply for new roles within the organization, fostering career growth.</w:t>
      </w:r>
    </w:p>
    <w:p w14:paraId="5F1E6501" w14:textId="20FA52F7" w:rsidR="005A5BB8" w:rsidRDefault="005A5BB8" w:rsidP="005A5BB8">
      <w:pPr>
        <w:numPr>
          <w:ilvl w:val="0"/>
          <w:numId w:val="6"/>
        </w:numPr>
        <w:tabs>
          <w:tab w:val="left" w:pos="5100"/>
        </w:tabs>
        <w:rPr>
          <w:rFonts w:ascii="Segoe UI Symbol" w:hAnsi="Segoe UI Symbol"/>
          <w:sz w:val="24"/>
          <w:szCs w:val="24"/>
        </w:rPr>
      </w:pPr>
      <w:r w:rsidRPr="005A5BB8">
        <w:rPr>
          <w:rFonts w:ascii="Segoe UI Symbol" w:hAnsi="Segoe UI Symbol"/>
          <w:sz w:val="24"/>
          <w:szCs w:val="24"/>
        </w:rPr>
        <w:t>Our goal is to invest in continuous learning by providing training programs that help employees enhance their skills and advance in their careers.</w:t>
      </w:r>
    </w:p>
    <w:p w14:paraId="66B9B8F8" w14:textId="77777777" w:rsidR="00431441" w:rsidRDefault="00431441" w:rsidP="00431441">
      <w:pPr>
        <w:pStyle w:val="ListParagraph"/>
        <w:numPr>
          <w:ilvl w:val="0"/>
          <w:numId w:val="7"/>
        </w:numPr>
        <w:tabs>
          <w:tab w:val="left" w:pos="5100"/>
        </w:tabs>
        <w:ind w:left="270"/>
        <w:rPr>
          <w:rFonts w:ascii="Segoe UI Symbol" w:hAnsi="Segoe UI Symbol"/>
          <w:b/>
          <w:bCs/>
          <w:sz w:val="26"/>
          <w:szCs w:val="26"/>
          <w:lang w:val="en-IN"/>
        </w:rPr>
      </w:pPr>
      <w:r w:rsidRPr="00431441">
        <w:rPr>
          <w:rFonts w:ascii="Segoe UI Symbol" w:hAnsi="Segoe UI Symbol"/>
          <w:b/>
          <w:bCs/>
          <w:sz w:val="26"/>
          <w:szCs w:val="26"/>
          <w:lang w:val="en-IN"/>
        </w:rPr>
        <w:t>Human Rights</w:t>
      </w:r>
    </w:p>
    <w:p w14:paraId="2C72D57D" w14:textId="77777777" w:rsidR="005A5BB8" w:rsidRPr="005A5BB8" w:rsidRDefault="005A5BB8" w:rsidP="005A5BB8">
      <w:pPr>
        <w:numPr>
          <w:ilvl w:val="0"/>
          <w:numId w:val="6"/>
        </w:numPr>
        <w:tabs>
          <w:tab w:val="left" w:pos="5100"/>
        </w:tabs>
        <w:rPr>
          <w:rFonts w:ascii="Segoe UI Symbol" w:hAnsi="Segoe UI Symbol"/>
          <w:sz w:val="24"/>
          <w:szCs w:val="24"/>
        </w:rPr>
      </w:pPr>
      <w:r w:rsidRPr="005A5BB8">
        <w:rPr>
          <w:rFonts w:ascii="Segoe UI Symbol" w:hAnsi="Segoe UI Symbol"/>
          <w:sz w:val="24"/>
          <w:szCs w:val="24"/>
        </w:rPr>
        <w:t>We aim to ensure full compliance with international human rights standards, creating a workplace that values dignity, respect, and fairness.</w:t>
      </w:r>
    </w:p>
    <w:p w14:paraId="4C74EE4E" w14:textId="77777777" w:rsidR="005A5BB8" w:rsidRPr="005A5BB8" w:rsidRDefault="005A5BB8" w:rsidP="005A5BB8">
      <w:pPr>
        <w:numPr>
          <w:ilvl w:val="0"/>
          <w:numId w:val="6"/>
        </w:numPr>
        <w:tabs>
          <w:tab w:val="left" w:pos="5100"/>
        </w:tabs>
        <w:rPr>
          <w:rFonts w:ascii="Segoe UI Symbol" w:hAnsi="Segoe UI Symbol"/>
          <w:sz w:val="24"/>
          <w:szCs w:val="24"/>
        </w:rPr>
      </w:pPr>
      <w:r w:rsidRPr="005A5BB8">
        <w:rPr>
          <w:rFonts w:ascii="Segoe UI Symbol" w:hAnsi="Segoe UI Symbol"/>
          <w:sz w:val="24"/>
          <w:szCs w:val="24"/>
        </w:rPr>
        <w:t>We strive to provide employees with ongoing training on human rights, ensuring they understand their rights and responsibilities within the company.</w:t>
      </w:r>
    </w:p>
    <w:p w14:paraId="3CE714A2" w14:textId="77777777" w:rsidR="005A5BB8" w:rsidRPr="005A5BB8" w:rsidRDefault="005A5BB8" w:rsidP="005A5BB8">
      <w:pPr>
        <w:numPr>
          <w:ilvl w:val="0"/>
          <w:numId w:val="6"/>
        </w:numPr>
        <w:tabs>
          <w:tab w:val="left" w:pos="5100"/>
        </w:tabs>
        <w:rPr>
          <w:rFonts w:ascii="Segoe UI Symbol" w:hAnsi="Segoe UI Symbol"/>
          <w:sz w:val="24"/>
          <w:szCs w:val="24"/>
        </w:rPr>
      </w:pPr>
      <w:r w:rsidRPr="005A5BB8">
        <w:rPr>
          <w:rFonts w:ascii="Segoe UI Symbol" w:hAnsi="Segoe UI Symbol"/>
          <w:sz w:val="24"/>
          <w:szCs w:val="24"/>
        </w:rPr>
        <w:t>Our goal is to establish a safe reporting system that allows employees to confidentially voice concerns about human rights violations or unethical behavior.</w:t>
      </w:r>
    </w:p>
    <w:p w14:paraId="77E3517A" w14:textId="4DFED55B" w:rsidR="00431441" w:rsidRDefault="005A5BB8" w:rsidP="005A5BB8">
      <w:pPr>
        <w:numPr>
          <w:ilvl w:val="0"/>
          <w:numId w:val="6"/>
        </w:numPr>
        <w:tabs>
          <w:tab w:val="left" w:pos="5100"/>
        </w:tabs>
        <w:rPr>
          <w:rFonts w:ascii="Segoe UI Symbol" w:hAnsi="Segoe UI Symbol"/>
          <w:sz w:val="24"/>
          <w:szCs w:val="24"/>
        </w:rPr>
      </w:pPr>
      <w:r w:rsidRPr="005A5BB8">
        <w:rPr>
          <w:rFonts w:ascii="Segoe UI Symbol" w:hAnsi="Segoe UI Symbol"/>
          <w:sz w:val="24"/>
          <w:szCs w:val="24"/>
        </w:rPr>
        <w:t>We will implement a zero-tolerance approach to any form of discrimination, harassment, or exploitation in the workplace.</w:t>
      </w:r>
    </w:p>
    <w:p w14:paraId="14630B6E" w14:textId="77777777" w:rsidR="008C22D0" w:rsidRPr="008C22D0" w:rsidRDefault="008C22D0" w:rsidP="008C22D0">
      <w:pPr>
        <w:pStyle w:val="ListParagraph"/>
        <w:numPr>
          <w:ilvl w:val="0"/>
          <w:numId w:val="7"/>
        </w:numPr>
        <w:tabs>
          <w:tab w:val="left" w:pos="5100"/>
        </w:tabs>
        <w:ind w:left="270"/>
        <w:rPr>
          <w:rFonts w:ascii="Segoe UI Symbol" w:hAnsi="Segoe UI Symbol"/>
          <w:b/>
          <w:bCs/>
          <w:sz w:val="26"/>
          <w:szCs w:val="26"/>
          <w:highlight w:val="yellow"/>
          <w:lang w:val="en-IN"/>
        </w:rPr>
      </w:pPr>
      <w:r w:rsidRPr="008C22D0">
        <w:rPr>
          <w:rFonts w:ascii="Segoe UI Symbol" w:hAnsi="Segoe UI Symbol"/>
          <w:b/>
          <w:bCs/>
          <w:sz w:val="26"/>
          <w:szCs w:val="26"/>
          <w:highlight w:val="yellow"/>
          <w:lang w:val="en-IN"/>
        </w:rPr>
        <w:t>Discrimination and Harassment</w:t>
      </w:r>
    </w:p>
    <w:p w14:paraId="07925481" w14:textId="31B246DA" w:rsidR="008C22D0" w:rsidRPr="00D07860" w:rsidRDefault="008C22D0" w:rsidP="008C22D0">
      <w:pPr>
        <w:numPr>
          <w:ilvl w:val="0"/>
          <w:numId w:val="6"/>
        </w:numPr>
        <w:tabs>
          <w:tab w:val="left" w:pos="5100"/>
        </w:tabs>
        <w:rPr>
          <w:rFonts w:ascii="Segoe UI Symbol" w:hAnsi="Segoe UI Symbol"/>
          <w:sz w:val="24"/>
          <w:szCs w:val="24"/>
          <w:highlight w:val="yellow"/>
        </w:rPr>
      </w:pPr>
      <w:r w:rsidRPr="00D07860">
        <w:rPr>
          <w:rFonts w:ascii="Segoe UI Symbol" w:hAnsi="Segoe UI Symbol"/>
          <w:sz w:val="24"/>
          <w:szCs w:val="24"/>
          <w:highlight w:val="yellow"/>
        </w:rPr>
        <w:t>Our goal is to ensure that all employment-related decisions, including recruitment, promotion, compensation, training, and career development, are based on merit, qualifications, performance, and business requirements.</w:t>
      </w:r>
    </w:p>
    <w:p w14:paraId="1FA4365B" w14:textId="6151846C" w:rsidR="008C22D0" w:rsidRPr="00D07860" w:rsidRDefault="008C22D0" w:rsidP="008C22D0">
      <w:pPr>
        <w:numPr>
          <w:ilvl w:val="0"/>
          <w:numId w:val="6"/>
        </w:numPr>
        <w:tabs>
          <w:tab w:val="left" w:pos="5100"/>
        </w:tabs>
        <w:rPr>
          <w:rFonts w:ascii="Segoe UI Symbol" w:hAnsi="Segoe UI Symbol"/>
          <w:sz w:val="24"/>
          <w:szCs w:val="24"/>
          <w:highlight w:val="yellow"/>
        </w:rPr>
      </w:pPr>
      <w:r w:rsidRPr="00D07860">
        <w:rPr>
          <w:rFonts w:ascii="Segoe UI Symbol" w:hAnsi="Segoe UI Symbol"/>
          <w:sz w:val="24"/>
          <w:szCs w:val="24"/>
          <w:highlight w:val="yellow"/>
        </w:rPr>
        <w:t>We will promote a respectful work environment by encouraging open communication, collaboration, and professional conduct across all levels of the organization.</w:t>
      </w:r>
    </w:p>
    <w:p w14:paraId="005926D3" w14:textId="0EE9796B" w:rsidR="008C22D0" w:rsidRDefault="00D07860" w:rsidP="008C22D0">
      <w:pPr>
        <w:numPr>
          <w:ilvl w:val="0"/>
          <w:numId w:val="6"/>
        </w:numPr>
        <w:tabs>
          <w:tab w:val="left" w:pos="5100"/>
        </w:tabs>
        <w:rPr>
          <w:rFonts w:ascii="Segoe UI Symbol" w:hAnsi="Segoe UI Symbol"/>
          <w:sz w:val="24"/>
          <w:szCs w:val="24"/>
          <w:highlight w:val="yellow"/>
        </w:rPr>
      </w:pPr>
      <w:r w:rsidRPr="00D07860">
        <w:rPr>
          <w:rFonts w:ascii="Segoe UI Symbol" w:hAnsi="Segoe UI Symbol"/>
          <w:sz w:val="24"/>
          <w:szCs w:val="24"/>
          <w:highlight w:val="yellow"/>
        </w:rPr>
        <w:t>We will ensure that all complaints are addressed confidentially, impartially, fairly, and in accordance with applicable laws and internal procedures.</w:t>
      </w:r>
    </w:p>
    <w:p w14:paraId="078D8E4F" w14:textId="799E4E39" w:rsidR="00D07860" w:rsidRPr="00D07860" w:rsidRDefault="00D07860" w:rsidP="008C22D0">
      <w:pPr>
        <w:numPr>
          <w:ilvl w:val="0"/>
          <w:numId w:val="6"/>
        </w:numPr>
        <w:tabs>
          <w:tab w:val="left" w:pos="5100"/>
        </w:tabs>
        <w:rPr>
          <w:rFonts w:ascii="Segoe UI Symbol" w:hAnsi="Segoe UI Symbol"/>
          <w:sz w:val="24"/>
          <w:szCs w:val="24"/>
          <w:highlight w:val="yellow"/>
        </w:rPr>
      </w:pPr>
      <w:r w:rsidRPr="00D07860">
        <w:rPr>
          <w:rFonts w:ascii="Segoe UI Symbol" w:hAnsi="Segoe UI Symbol"/>
          <w:sz w:val="24"/>
          <w:szCs w:val="24"/>
          <w:highlight w:val="yellow"/>
        </w:rPr>
        <w:t>We aim to encourage employees to raise concerns or report inappropriate behaviour through established reporting channels without fear of retaliation.</w:t>
      </w:r>
    </w:p>
    <w:p w14:paraId="6C3011C7" w14:textId="77777777" w:rsidR="00A008D1" w:rsidRPr="00A008D1" w:rsidRDefault="00A008D1" w:rsidP="00A008D1">
      <w:pPr>
        <w:pStyle w:val="ListParagraph"/>
        <w:numPr>
          <w:ilvl w:val="0"/>
          <w:numId w:val="7"/>
        </w:numPr>
        <w:tabs>
          <w:tab w:val="left" w:pos="5100"/>
        </w:tabs>
        <w:ind w:left="270"/>
        <w:rPr>
          <w:rFonts w:ascii="Segoe UI Symbol" w:hAnsi="Segoe UI Symbol"/>
          <w:b/>
          <w:bCs/>
          <w:sz w:val="26"/>
          <w:szCs w:val="26"/>
          <w:lang w:val="en-IN"/>
        </w:rPr>
      </w:pPr>
      <w:r w:rsidRPr="00A008D1">
        <w:rPr>
          <w:rFonts w:ascii="Segoe UI Symbol" w:hAnsi="Segoe UI Symbol"/>
          <w:b/>
          <w:bCs/>
          <w:sz w:val="26"/>
          <w:szCs w:val="26"/>
          <w:lang w:val="en-IN"/>
        </w:rPr>
        <w:lastRenderedPageBreak/>
        <w:t>External Stakeholder Human Rights</w:t>
      </w:r>
    </w:p>
    <w:p w14:paraId="0D61CB4D" w14:textId="2E2B4CA1" w:rsidR="005A5BB8" w:rsidRPr="005A5BB8" w:rsidRDefault="005A5BB8" w:rsidP="005A5BB8">
      <w:pPr>
        <w:numPr>
          <w:ilvl w:val="0"/>
          <w:numId w:val="6"/>
        </w:numPr>
        <w:tabs>
          <w:tab w:val="left" w:pos="5100"/>
        </w:tabs>
        <w:rPr>
          <w:rFonts w:ascii="Segoe UI Symbol" w:hAnsi="Segoe UI Symbol"/>
          <w:sz w:val="24"/>
          <w:szCs w:val="24"/>
        </w:rPr>
      </w:pPr>
      <w:r w:rsidRPr="005A5BB8">
        <w:rPr>
          <w:rFonts w:ascii="Segoe UI Symbol" w:hAnsi="Segoe UI Symbol"/>
          <w:sz w:val="24"/>
          <w:szCs w:val="24"/>
        </w:rPr>
        <w:t xml:space="preserve">We </w:t>
      </w:r>
      <w:r w:rsidR="00181198">
        <w:rPr>
          <w:rFonts w:ascii="Segoe UI Symbol" w:hAnsi="Segoe UI Symbol"/>
          <w:sz w:val="24"/>
          <w:szCs w:val="24"/>
        </w:rPr>
        <w:t>will</w:t>
      </w:r>
      <w:r w:rsidRPr="005A5BB8">
        <w:rPr>
          <w:rFonts w:ascii="Segoe UI Symbol" w:hAnsi="Segoe UI Symbol"/>
          <w:sz w:val="24"/>
          <w:szCs w:val="24"/>
        </w:rPr>
        <w:t xml:space="preserve"> conduct thorough due diligence on external stakeholders to ensure they adhere to our human rights standards and ethical guidelines.</w:t>
      </w:r>
    </w:p>
    <w:p w14:paraId="7BC0FA59" w14:textId="0B6DDA08" w:rsidR="005A5BB8" w:rsidRPr="005A5BB8" w:rsidRDefault="005A5BB8" w:rsidP="005A5BB8">
      <w:pPr>
        <w:numPr>
          <w:ilvl w:val="0"/>
          <w:numId w:val="6"/>
        </w:numPr>
        <w:tabs>
          <w:tab w:val="left" w:pos="5100"/>
        </w:tabs>
        <w:rPr>
          <w:rFonts w:ascii="Segoe UI Symbol" w:hAnsi="Segoe UI Symbol"/>
          <w:sz w:val="24"/>
          <w:szCs w:val="24"/>
        </w:rPr>
      </w:pPr>
      <w:r w:rsidRPr="005A5BB8">
        <w:rPr>
          <w:rFonts w:ascii="Segoe UI Symbol" w:hAnsi="Segoe UI Symbol"/>
          <w:sz w:val="24"/>
          <w:szCs w:val="24"/>
        </w:rPr>
        <w:t xml:space="preserve">We </w:t>
      </w:r>
      <w:r w:rsidR="00181198">
        <w:rPr>
          <w:rFonts w:ascii="Segoe UI Symbol" w:hAnsi="Segoe UI Symbol"/>
          <w:sz w:val="24"/>
          <w:szCs w:val="24"/>
        </w:rPr>
        <w:t>will</w:t>
      </w:r>
      <w:r w:rsidRPr="005A5BB8">
        <w:rPr>
          <w:rFonts w:ascii="Segoe UI Symbol" w:hAnsi="Segoe UI Symbol"/>
          <w:sz w:val="24"/>
          <w:szCs w:val="24"/>
        </w:rPr>
        <w:t xml:space="preserve"> maintain transparency by requiring all external partners to commit to our human rights code of conduct as a condition of partnership.</w:t>
      </w:r>
    </w:p>
    <w:p w14:paraId="603F01AC" w14:textId="1EFDE7C0" w:rsidR="00A008D1" w:rsidRDefault="00181198" w:rsidP="005A5BB8">
      <w:pPr>
        <w:numPr>
          <w:ilvl w:val="0"/>
          <w:numId w:val="6"/>
        </w:numPr>
        <w:tabs>
          <w:tab w:val="left" w:pos="5100"/>
        </w:tabs>
        <w:rPr>
          <w:rFonts w:ascii="Segoe UI Symbol" w:hAnsi="Segoe UI Symbol"/>
          <w:sz w:val="24"/>
          <w:szCs w:val="24"/>
        </w:rPr>
      </w:pPr>
      <w:r>
        <w:rPr>
          <w:rFonts w:ascii="Segoe UI Symbol" w:hAnsi="Segoe UI Symbol"/>
          <w:sz w:val="24"/>
          <w:szCs w:val="24"/>
        </w:rPr>
        <w:t>We will</w:t>
      </w:r>
      <w:r w:rsidR="005A5BB8" w:rsidRPr="005A5BB8">
        <w:rPr>
          <w:rFonts w:ascii="Segoe UI Symbol" w:hAnsi="Segoe UI Symbol"/>
          <w:sz w:val="24"/>
          <w:szCs w:val="24"/>
        </w:rPr>
        <w:t xml:space="preserve"> collaborate with external stakeholders to address human rights issues, ensuring responsible practices are upheld throughout the supply chain.</w:t>
      </w:r>
    </w:p>
    <w:p w14:paraId="64FFE07E" w14:textId="79D5852F" w:rsidR="003B25A1" w:rsidRPr="00C16FF3" w:rsidRDefault="003B25A1" w:rsidP="003B25A1">
      <w:pPr>
        <w:pStyle w:val="Heading1"/>
        <w:ind w:left="-90" w:firstLine="0"/>
        <w:rPr>
          <w:rFonts w:ascii="Segoe UI Symbol" w:hAnsi="Segoe UI Symbol"/>
          <w:b/>
          <w:bCs/>
          <w:sz w:val="28"/>
          <w:szCs w:val="28"/>
        </w:rPr>
      </w:pPr>
      <w:bookmarkStart w:id="75" w:name="_Toc235025698"/>
      <w:r w:rsidRPr="00C16FF3">
        <w:rPr>
          <w:rFonts w:ascii="Segoe UI Symbol" w:hAnsi="Segoe UI Symbol"/>
          <w:b/>
          <w:bCs/>
          <w:sz w:val="28"/>
          <w:szCs w:val="28"/>
        </w:rPr>
        <w:t>QUA</w:t>
      </w:r>
      <w:r w:rsidR="00931784">
        <w:rPr>
          <w:rFonts w:ascii="Segoe UI Symbol" w:hAnsi="Segoe UI Symbol"/>
          <w:b/>
          <w:bCs/>
          <w:sz w:val="28"/>
          <w:szCs w:val="28"/>
        </w:rPr>
        <w:t>NTI</w:t>
      </w:r>
      <w:r w:rsidRPr="00C16FF3">
        <w:rPr>
          <w:rFonts w:ascii="Segoe UI Symbol" w:hAnsi="Segoe UI Symbol"/>
          <w:b/>
          <w:bCs/>
          <w:sz w:val="28"/>
          <w:szCs w:val="28"/>
        </w:rPr>
        <w:t>TATIVE GOALS</w:t>
      </w:r>
      <w:bookmarkEnd w:id="75"/>
    </w:p>
    <w:p w14:paraId="47541B8A" w14:textId="65E84907" w:rsidR="003B25A1" w:rsidRPr="00E273AC" w:rsidRDefault="00FE7E7D" w:rsidP="003B25A1">
      <w:pPr>
        <w:pStyle w:val="ListParagraph"/>
        <w:numPr>
          <w:ilvl w:val="0"/>
          <w:numId w:val="7"/>
        </w:numPr>
        <w:tabs>
          <w:tab w:val="left" w:pos="5100"/>
        </w:tabs>
        <w:ind w:left="270"/>
        <w:rPr>
          <w:rFonts w:ascii="Segoe UI Symbol" w:hAnsi="Segoe UI Symbol"/>
          <w:sz w:val="26"/>
          <w:szCs w:val="26"/>
        </w:rPr>
      </w:pPr>
      <w:r w:rsidRPr="00FE7E7D">
        <w:rPr>
          <w:rFonts w:ascii="Segoe UI Symbol" w:hAnsi="Segoe UI Symbol"/>
          <w:b/>
          <w:bCs/>
          <w:sz w:val="26"/>
          <w:szCs w:val="26"/>
          <w:lang w:val="en-IN"/>
        </w:rPr>
        <w:t>Workplace Health and Safety</w:t>
      </w:r>
    </w:p>
    <w:p w14:paraId="7A6C691A" w14:textId="78822D51" w:rsidR="008B6AF3" w:rsidRPr="008B6AF3" w:rsidRDefault="008B6AF3" w:rsidP="008B6AF3">
      <w:pPr>
        <w:numPr>
          <w:ilvl w:val="0"/>
          <w:numId w:val="3"/>
        </w:numPr>
        <w:tabs>
          <w:tab w:val="left" w:pos="5100"/>
        </w:tabs>
        <w:rPr>
          <w:rFonts w:ascii="Segoe UI Symbol" w:hAnsi="Segoe UI Symbol"/>
          <w:sz w:val="24"/>
          <w:szCs w:val="24"/>
        </w:rPr>
      </w:pPr>
      <w:r w:rsidRPr="008B6AF3">
        <w:rPr>
          <w:rFonts w:ascii="Segoe UI Symbol" w:hAnsi="Segoe UI Symbol"/>
          <w:sz w:val="24"/>
          <w:szCs w:val="24"/>
        </w:rPr>
        <w:t xml:space="preserve">We are committed to </w:t>
      </w:r>
      <w:r>
        <w:rPr>
          <w:rFonts w:ascii="Segoe UI Symbol" w:hAnsi="Segoe UI Symbol"/>
          <w:sz w:val="24"/>
          <w:szCs w:val="24"/>
        </w:rPr>
        <w:t>maintain zero</w:t>
      </w:r>
      <w:r w:rsidRPr="008B6AF3">
        <w:rPr>
          <w:rFonts w:ascii="Segoe UI Symbol" w:hAnsi="Segoe UI Symbol"/>
          <w:sz w:val="24"/>
          <w:szCs w:val="24"/>
        </w:rPr>
        <w:t xml:space="preserve"> workplace accidents </w:t>
      </w:r>
      <w:r>
        <w:rPr>
          <w:rFonts w:ascii="Segoe UI Symbol" w:hAnsi="Segoe UI Symbol"/>
          <w:sz w:val="24"/>
          <w:szCs w:val="24"/>
        </w:rPr>
        <w:t>in every year.</w:t>
      </w:r>
    </w:p>
    <w:p w14:paraId="7046A6EE" w14:textId="26CAB190" w:rsidR="008B6AF3" w:rsidRPr="008B6AF3" w:rsidRDefault="00A11BFB" w:rsidP="008B6AF3">
      <w:pPr>
        <w:numPr>
          <w:ilvl w:val="0"/>
          <w:numId w:val="3"/>
        </w:numPr>
        <w:tabs>
          <w:tab w:val="left" w:pos="5100"/>
        </w:tabs>
        <w:rPr>
          <w:rFonts w:ascii="Segoe UI Symbol" w:hAnsi="Segoe UI Symbol"/>
          <w:sz w:val="24"/>
          <w:szCs w:val="24"/>
        </w:rPr>
      </w:pPr>
      <w:r w:rsidRPr="00A11BFB">
        <w:rPr>
          <w:rFonts w:ascii="Segoe UI Symbol" w:hAnsi="Segoe UI Symbol"/>
          <w:sz w:val="24"/>
          <w:szCs w:val="24"/>
        </w:rPr>
        <w:t xml:space="preserve">We plan to enhance workplace mental health support services and cover 100% of the employee population by </w:t>
      </w:r>
      <w:r w:rsidR="00EF36BD">
        <w:rPr>
          <w:rFonts w:ascii="Segoe UI Symbol" w:hAnsi="Segoe UI Symbol"/>
          <w:sz w:val="24"/>
          <w:szCs w:val="24"/>
        </w:rPr>
        <w:t>2030</w:t>
      </w:r>
      <w:r w:rsidRPr="00A11BFB">
        <w:rPr>
          <w:rFonts w:ascii="Segoe UI Symbol" w:hAnsi="Segoe UI Symbol"/>
          <w:sz w:val="24"/>
          <w:szCs w:val="24"/>
        </w:rPr>
        <w:t>, based on 2022 levels</w:t>
      </w:r>
      <w:r w:rsidR="008B6AF3" w:rsidRPr="008B6AF3">
        <w:rPr>
          <w:rFonts w:ascii="Segoe UI Symbol" w:hAnsi="Segoe UI Symbol"/>
          <w:sz w:val="24"/>
          <w:szCs w:val="24"/>
        </w:rPr>
        <w:t>.</w:t>
      </w:r>
    </w:p>
    <w:p w14:paraId="4147430D" w14:textId="72CF2450" w:rsidR="003B25A1" w:rsidRDefault="008B6AF3" w:rsidP="008B6AF3">
      <w:pPr>
        <w:numPr>
          <w:ilvl w:val="0"/>
          <w:numId w:val="3"/>
        </w:numPr>
        <w:tabs>
          <w:tab w:val="left" w:pos="5100"/>
        </w:tabs>
        <w:rPr>
          <w:rFonts w:ascii="Segoe UI Symbol" w:hAnsi="Segoe UI Symbol"/>
          <w:sz w:val="24"/>
          <w:szCs w:val="24"/>
        </w:rPr>
      </w:pPr>
      <w:r>
        <w:rPr>
          <w:rFonts w:ascii="Segoe UI Symbol" w:hAnsi="Segoe UI Symbol"/>
          <w:sz w:val="24"/>
          <w:szCs w:val="24"/>
        </w:rPr>
        <w:t>We aim to compliance 100% with annual safety audit</w:t>
      </w:r>
      <w:r w:rsidRPr="008B6AF3">
        <w:rPr>
          <w:rFonts w:ascii="Segoe UI Symbol" w:hAnsi="Segoe UI Symbol"/>
          <w:sz w:val="24"/>
          <w:szCs w:val="24"/>
        </w:rPr>
        <w:t>.</w:t>
      </w:r>
    </w:p>
    <w:p w14:paraId="14E2270B" w14:textId="381A229D" w:rsidR="008B6AF3" w:rsidRPr="008B6AF3" w:rsidRDefault="00A11BFB" w:rsidP="008B6AF3">
      <w:pPr>
        <w:numPr>
          <w:ilvl w:val="0"/>
          <w:numId w:val="3"/>
        </w:numPr>
        <w:tabs>
          <w:tab w:val="left" w:pos="5100"/>
        </w:tabs>
        <w:rPr>
          <w:rFonts w:ascii="Segoe UI Symbol" w:hAnsi="Segoe UI Symbol"/>
          <w:sz w:val="24"/>
          <w:szCs w:val="24"/>
        </w:rPr>
      </w:pPr>
      <w:r>
        <w:rPr>
          <w:rFonts w:ascii="Segoe UI Symbol" w:hAnsi="Segoe UI Symbol"/>
          <w:sz w:val="24"/>
          <w:szCs w:val="24"/>
        </w:rPr>
        <w:t>We a</w:t>
      </w:r>
      <w:r w:rsidR="008B6AF3">
        <w:rPr>
          <w:rFonts w:ascii="Segoe UI Symbol" w:hAnsi="Segoe UI Symbol"/>
          <w:sz w:val="24"/>
          <w:szCs w:val="24"/>
        </w:rPr>
        <w:t>im to cover 100% of employees in health and safety related training</w:t>
      </w:r>
      <w:r w:rsidR="00FB295A">
        <w:rPr>
          <w:rFonts w:ascii="Segoe UI Symbol" w:hAnsi="Segoe UI Symbol"/>
          <w:sz w:val="24"/>
          <w:szCs w:val="24"/>
        </w:rPr>
        <w:t xml:space="preserve"> by </w:t>
      </w:r>
      <w:r w:rsidR="00EF36BD">
        <w:rPr>
          <w:rFonts w:ascii="Segoe UI Symbol" w:hAnsi="Segoe UI Symbol"/>
          <w:sz w:val="24"/>
          <w:szCs w:val="24"/>
        </w:rPr>
        <w:t>2030</w:t>
      </w:r>
      <w:r w:rsidR="00FB295A">
        <w:rPr>
          <w:rFonts w:ascii="Segoe UI Symbol" w:hAnsi="Segoe UI Symbol"/>
          <w:sz w:val="24"/>
          <w:szCs w:val="24"/>
        </w:rPr>
        <w:t>.</w:t>
      </w:r>
    </w:p>
    <w:p w14:paraId="0589CA99" w14:textId="44732F34" w:rsidR="003B25A1" w:rsidRPr="00E273AC" w:rsidRDefault="00FE7E7D" w:rsidP="003B25A1">
      <w:pPr>
        <w:pStyle w:val="ListParagraph"/>
        <w:numPr>
          <w:ilvl w:val="0"/>
          <w:numId w:val="7"/>
        </w:numPr>
        <w:tabs>
          <w:tab w:val="left" w:pos="5100"/>
        </w:tabs>
        <w:ind w:left="270"/>
        <w:rPr>
          <w:rFonts w:ascii="Segoe UI Symbol" w:hAnsi="Segoe UI Symbol"/>
          <w:sz w:val="26"/>
          <w:szCs w:val="26"/>
        </w:rPr>
      </w:pPr>
      <w:r w:rsidRPr="00FE7E7D">
        <w:rPr>
          <w:rFonts w:ascii="Segoe UI Symbol" w:hAnsi="Segoe UI Symbol"/>
          <w:b/>
          <w:bCs/>
          <w:sz w:val="26"/>
          <w:szCs w:val="26"/>
          <w:lang w:val="en-IN"/>
        </w:rPr>
        <w:t>Diversity, Equality, and Inclusion (DEI)</w:t>
      </w:r>
    </w:p>
    <w:p w14:paraId="4612E53D" w14:textId="117529DF" w:rsidR="00FB295A" w:rsidRPr="00FB295A" w:rsidRDefault="00FB295A" w:rsidP="00FB295A">
      <w:pPr>
        <w:numPr>
          <w:ilvl w:val="0"/>
          <w:numId w:val="4"/>
        </w:numPr>
        <w:tabs>
          <w:tab w:val="left" w:pos="5100"/>
        </w:tabs>
        <w:rPr>
          <w:rFonts w:ascii="Segoe UI Symbol" w:hAnsi="Segoe UI Symbol"/>
          <w:sz w:val="24"/>
          <w:szCs w:val="24"/>
        </w:rPr>
      </w:pPr>
      <w:r w:rsidRPr="00FB295A">
        <w:rPr>
          <w:rFonts w:ascii="Segoe UI Symbol" w:hAnsi="Segoe UI Symbol"/>
          <w:sz w:val="24"/>
          <w:szCs w:val="24"/>
        </w:rPr>
        <w:t xml:space="preserve">We aim to increase workforce diversity by </w:t>
      </w:r>
      <w:r w:rsidR="00862555">
        <w:rPr>
          <w:rFonts w:ascii="Segoe UI Symbol" w:hAnsi="Segoe UI Symbol"/>
          <w:sz w:val="24"/>
          <w:szCs w:val="24"/>
        </w:rPr>
        <w:t>15</w:t>
      </w:r>
      <w:r w:rsidRPr="00FB295A">
        <w:rPr>
          <w:rFonts w:ascii="Segoe UI Symbol" w:hAnsi="Segoe UI Symbol"/>
          <w:sz w:val="24"/>
          <w:szCs w:val="24"/>
        </w:rPr>
        <w:t xml:space="preserve">% by </w:t>
      </w:r>
      <w:r w:rsidR="00EF36BD">
        <w:rPr>
          <w:rFonts w:ascii="Segoe UI Symbol" w:hAnsi="Segoe UI Symbol"/>
          <w:sz w:val="24"/>
          <w:szCs w:val="24"/>
        </w:rPr>
        <w:t>2030</w:t>
      </w:r>
      <w:r w:rsidRPr="00FB295A">
        <w:rPr>
          <w:rFonts w:ascii="Segoe UI Symbol" w:hAnsi="Segoe UI Symbol"/>
          <w:sz w:val="24"/>
          <w:szCs w:val="24"/>
        </w:rPr>
        <w:t xml:space="preserve">, relative to </w:t>
      </w:r>
      <w:r w:rsidR="00181198">
        <w:rPr>
          <w:rFonts w:ascii="Segoe UI Symbol" w:hAnsi="Segoe UI Symbol"/>
          <w:sz w:val="24"/>
          <w:szCs w:val="24"/>
        </w:rPr>
        <w:t>2022</w:t>
      </w:r>
      <w:r w:rsidR="00A11BFB">
        <w:rPr>
          <w:rFonts w:ascii="Segoe UI Symbol" w:hAnsi="Segoe UI Symbol"/>
          <w:sz w:val="24"/>
          <w:szCs w:val="24"/>
        </w:rPr>
        <w:t xml:space="preserve"> baseline</w:t>
      </w:r>
      <w:r w:rsidRPr="00FB295A">
        <w:rPr>
          <w:rFonts w:ascii="Segoe UI Symbol" w:hAnsi="Segoe UI Symbol"/>
          <w:sz w:val="24"/>
          <w:szCs w:val="24"/>
        </w:rPr>
        <w:t>.</w:t>
      </w:r>
    </w:p>
    <w:p w14:paraId="5DF131D8" w14:textId="20377155" w:rsidR="00FB295A" w:rsidRPr="00FB295A" w:rsidRDefault="00FB295A" w:rsidP="00FB295A">
      <w:pPr>
        <w:numPr>
          <w:ilvl w:val="0"/>
          <w:numId w:val="4"/>
        </w:numPr>
        <w:tabs>
          <w:tab w:val="left" w:pos="5100"/>
        </w:tabs>
        <w:rPr>
          <w:rFonts w:ascii="Segoe UI Symbol" w:hAnsi="Segoe UI Symbol"/>
          <w:sz w:val="24"/>
          <w:szCs w:val="24"/>
        </w:rPr>
      </w:pPr>
      <w:r w:rsidRPr="00FB295A">
        <w:rPr>
          <w:rFonts w:ascii="Segoe UI Symbol" w:hAnsi="Segoe UI Symbol"/>
          <w:sz w:val="24"/>
          <w:szCs w:val="24"/>
        </w:rPr>
        <w:t xml:space="preserve">Our goal is to improve DEI training participation by </w:t>
      </w:r>
      <w:r w:rsidR="00862555">
        <w:rPr>
          <w:rFonts w:ascii="Segoe UI Symbol" w:hAnsi="Segoe UI Symbol"/>
          <w:sz w:val="24"/>
          <w:szCs w:val="24"/>
        </w:rPr>
        <w:t>20</w:t>
      </w:r>
      <w:r w:rsidRPr="00FB295A">
        <w:rPr>
          <w:rFonts w:ascii="Segoe UI Symbol" w:hAnsi="Segoe UI Symbol"/>
          <w:sz w:val="24"/>
          <w:szCs w:val="24"/>
        </w:rPr>
        <w:t xml:space="preserve">% by </w:t>
      </w:r>
      <w:r w:rsidR="00EF36BD">
        <w:rPr>
          <w:rFonts w:ascii="Segoe UI Symbol" w:hAnsi="Segoe UI Symbol"/>
          <w:sz w:val="24"/>
          <w:szCs w:val="24"/>
        </w:rPr>
        <w:t>2030</w:t>
      </w:r>
      <w:r w:rsidRPr="00FB295A">
        <w:rPr>
          <w:rFonts w:ascii="Segoe UI Symbol" w:hAnsi="Segoe UI Symbol"/>
          <w:sz w:val="24"/>
          <w:szCs w:val="24"/>
        </w:rPr>
        <w:t xml:space="preserve">, compared to </w:t>
      </w:r>
      <w:r w:rsidR="00181198">
        <w:rPr>
          <w:rFonts w:ascii="Segoe UI Symbol" w:hAnsi="Segoe UI Symbol"/>
          <w:sz w:val="24"/>
          <w:szCs w:val="24"/>
        </w:rPr>
        <w:t>2022</w:t>
      </w:r>
      <w:r w:rsidRPr="00FB295A">
        <w:rPr>
          <w:rFonts w:ascii="Segoe UI Symbol" w:hAnsi="Segoe UI Symbol"/>
          <w:sz w:val="24"/>
          <w:szCs w:val="24"/>
        </w:rPr>
        <w:t>.</w:t>
      </w:r>
    </w:p>
    <w:p w14:paraId="09121FC3" w14:textId="454B6271" w:rsidR="00FB295A" w:rsidRPr="00FB295A" w:rsidRDefault="00FB295A" w:rsidP="00FB295A">
      <w:pPr>
        <w:numPr>
          <w:ilvl w:val="0"/>
          <w:numId w:val="4"/>
        </w:numPr>
        <w:tabs>
          <w:tab w:val="left" w:pos="5100"/>
        </w:tabs>
        <w:rPr>
          <w:rFonts w:ascii="Segoe UI Symbol" w:hAnsi="Segoe UI Symbol"/>
          <w:sz w:val="24"/>
          <w:szCs w:val="24"/>
        </w:rPr>
      </w:pPr>
      <w:r w:rsidRPr="00FB295A">
        <w:rPr>
          <w:rFonts w:ascii="Segoe UI Symbol" w:hAnsi="Segoe UI Symbol"/>
          <w:sz w:val="24"/>
          <w:szCs w:val="24"/>
        </w:rPr>
        <w:t xml:space="preserve">We commit to a 20% increase in the representation of underrepresented groups in management roles by </w:t>
      </w:r>
      <w:r w:rsidR="00EF36BD">
        <w:rPr>
          <w:rFonts w:ascii="Segoe UI Symbol" w:hAnsi="Segoe UI Symbol"/>
          <w:sz w:val="24"/>
          <w:szCs w:val="24"/>
        </w:rPr>
        <w:t>2030</w:t>
      </w:r>
      <w:r w:rsidRPr="00FB295A">
        <w:rPr>
          <w:rFonts w:ascii="Segoe UI Symbol" w:hAnsi="Segoe UI Symbol"/>
          <w:sz w:val="24"/>
          <w:szCs w:val="24"/>
        </w:rPr>
        <w:t xml:space="preserve">, based on </w:t>
      </w:r>
      <w:r w:rsidR="00181198">
        <w:rPr>
          <w:rFonts w:ascii="Segoe UI Symbol" w:hAnsi="Segoe UI Symbol"/>
          <w:sz w:val="24"/>
          <w:szCs w:val="24"/>
        </w:rPr>
        <w:t>2022</w:t>
      </w:r>
      <w:r w:rsidRPr="00FB295A">
        <w:rPr>
          <w:rFonts w:ascii="Segoe UI Symbol" w:hAnsi="Segoe UI Symbol"/>
          <w:sz w:val="24"/>
          <w:szCs w:val="24"/>
        </w:rPr>
        <w:t xml:space="preserve"> levels.</w:t>
      </w:r>
    </w:p>
    <w:p w14:paraId="330ECAEB" w14:textId="6440C31D" w:rsidR="00FB295A" w:rsidRPr="00FB295A" w:rsidRDefault="00FB295A" w:rsidP="00FB295A">
      <w:pPr>
        <w:numPr>
          <w:ilvl w:val="0"/>
          <w:numId w:val="4"/>
        </w:numPr>
        <w:tabs>
          <w:tab w:val="left" w:pos="5100"/>
        </w:tabs>
        <w:rPr>
          <w:rFonts w:ascii="Segoe UI Symbol" w:hAnsi="Segoe UI Symbol"/>
          <w:sz w:val="24"/>
          <w:szCs w:val="24"/>
        </w:rPr>
      </w:pPr>
      <w:r>
        <w:rPr>
          <w:rFonts w:ascii="Segoe UI Symbol" w:hAnsi="Segoe UI Symbol"/>
          <w:sz w:val="24"/>
          <w:szCs w:val="24"/>
        </w:rPr>
        <w:t>We aim to maintain zero cases on discrimination and harassment every year.</w:t>
      </w:r>
    </w:p>
    <w:p w14:paraId="6845A529" w14:textId="5A744684" w:rsidR="003B25A1" w:rsidRPr="00E273AC" w:rsidRDefault="00FE7E7D" w:rsidP="003B25A1">
      <w:pPr>
        <w:pStyle w:val="ListParagraph"/>
        <w:numPr>
          <w:ilvl w:val="0"/>
          <w:numId w:val="7"/>
        </w:numPr>
        <w:tabs>
          <w:tab w:val="left" w:pos="5100"/>
        </w:tabs>
        <w:ind w:left="270"/>
        <w:rPr>
          <w:rFonts w:ascii="Segoe UI Symbol" w:hAnsi="Segoe UI Symbol"/>
          <w:sz w:val="26"/>
          <w:szCs w:val="26"/>
        </w:rPr>
      </w:pPr>
      <w:r w:rsidRPr="00FE7E7D">
        <w:rPr>
          <w:rFonts w:ascii="Segoe UI Symbol" w:hAnsi="Segoe UI Symbol"/>
          <w:b/>
          <w:bCs/>
          <w:sz w:val="26"/>
          <w:szCs w:val="26"/>
          <w:lang w:val="en-IN"/>
        </w:rPr>
        <w:t>Working Condition</w:t>
      </w:r>
    </w:p>
    <w:p w14:paraId="53778137" w14:textId="1014E12A" w:rsidR="00FB295A" w:rsidRPr="00FB295A" w:rsidRDefault="00FB295A" w:rsidP="00FB295A">
      <w:pPr>
        <w:numPr>
          <w:ilvl w:val="0"/>
          <w:numId w:val="5"/>
        </w:numPr>
        <w:tabs>
          <w:tab w:val="left" w:pos="5100"/>
        </w:tabs>
        <w:rPr>
          <w:rFonts w:ascii="Segoe UI Symbol" w:hAnsi="Segoe UI Symbol"/>
          <w:sz w:val="24"/>
          <w:szCs w:val="24"/>
        </w:rPr>
      </w:pPr>
      <w:r w:rsidRPr="00FB295A">
        <w:rPr>
          <w:rFonts w:ascii="Segoe UI Symbol" w:hAnsi="Segoe UI Symbol"/>
          <w:sz w:val="24"/>
          <w:szCs w:val="24"/>
        </w:rPr>
        <w:lastRenderedPageBreak/>
        <w:t xml:space="preserve">We seek to improve overall workplace cleanliness and maintenance ratings by </w:t>
      </w:r>
      <w:r w:rsidR="00862555">
        <w:rPr>
          <w:rFonts w:ascii="Segoe UI Symbol" w:hAnsi="Segoe UI Symbol"/>
          <w:sz w:val="24"/>
          <w:szCs w:val="24"/>
        </w:rPr>
        <w:t>30</w:t>
      </w:r>
      <w:r w:rsidRPr="00FB295A">
        <w:rPr>
          <w:rFonts w:ascii="Segoe UI Symbol" w:hAnsi="Segoe UI Symbol"/>
          <w:sz w:val="24"/>
          <w:szCs w:val="24"/>
        </w:rPr>
        <w:t xml:space="preserve">% by </w:t>
      </w:r>
      <w:r w:rsidR="00EF36BD">
        <w:rPr>
          <w:rFonts w:ascii="Segoe UI Symbol" w:hAnsi="Segoe UI Symbol"/>
          <w:sz w:val="24"/>
          <w:szCs w:val="24"/>
        </w:rPr>
        <w:t>2030</w:t>
      </w:r>
      <w:r w:rsidRPr="00FB295A">
        <w:rPr>
          <w:rFonts w:ascii="Segoe UI Symbol" w:hAnsi="Segoe UI Symbol"/>
          <w:sz w:val="24"/>
          <w:szCs w:val="24"/>
        </w:rPr>
        <w:t xml:space="preserve">, using </w:t>
      </w:r>
      <w:r w:rsidR="00181198">
        <w:rPr>
          <w:rFonts w:ascii="Segoe UI Symbol" w:hAnsi="Segoe UI Symbol"/>
          <w:sz w:val="24"/>
          <w:szCs w:val="24"/>
        </w:rPr>
        <w:t>2022</w:t>
      </w:r>
      <w:r w:rsidRPr="00FB295A">
        <w:rPr>
          <w:rFonts w:ascii="Segoe UI Symbol" w:hAnsi="Segoe UI Symbol"/>
          <w:sz w:val="24"/>
          <w:szCs w:val="24"/>
        </w:rPr>
        <w:t xml:space="preserve"> as the reference year.</w:t>
      </w:r>
    </w:p>
    <w:p w14:paraId="2AA51005" w14:textId="2DCBDB62" w:rsidR="00FB295A" w:rsidRPr="00FB295A" w:rsidRDefault="00FB295A" w:rsidP="00FB295A">
      <w:pPr>
        <w:numPr>
          <w:ilvl w:val="0"/>
          <w:numId w:val="5"/>
        </w:numPr>
        <w:tabs>
          <w:tab w:val="left" w:pos="5100"/>
        </w:tabs>
        <w:rPr>
          <w:rFonts w:ascii="Segoe UI Symbol" w:hAnsi="Segoe UI Symbol"/>
          <w:sz w:val="24"/>
          <w:szCs w:val="24"/>
        </w:rPr>
      </w:pPr>
      <w:r w:rsidRPr="00FB295A">
        <w:rPr>
          <w:rFonts w:ascii="Segoe UI Symbol" w:hAnsi="Segoe UI Symbol"/>
          <w:sz w:val="24"/>
          <w:szCs w:val="24"/>
        </w:rPr>
        <w:t xml:space="preserve">Our target is to raise employee satisfaction with the work environment by 20% by </w:t>
      </w:r>
      <w:r w:rsidR="00EF36BD">
        <w:rPr>
          <w:rFonts w:ascii="Segoe UI Symbol" w:hAnsi="Segoe UI Symbol"/>
          <w:sz w:val="24"/>
          <w:szCs w:val="24"/>
        </w:rPr>
        <w:t>2030</w:t>
      </w:r>
      <w:r w:rsidRPr="00FB295A">
        <w:rPr>
          <w:rFonts w:ascii="Segoe UI Symbol" w:hAnsi="Segoe UI Symbol"/>
          <w:sz w:val="24"/>
          <w:szCs w:val="24"/>
        </w:rPr>
        <w:t xml:space="preserve">, relative to </w:t>
      </w:r>
      <w:r w:rsidR="00181198">
        <w:rPr>
          <w:rFonts w:ascii="Segoe UI Symbol" w:hAnsi="Segoe UI Symbol"/>
          <w:sz w:val="24"/>
          <w:szCs w:val="24"/>
        </w:rPr>
        <w:t>2022</w:t>
      </w:r>
      <w:r w:rsidRPr="00FB295A">
        <w:rPr>
          <w:rFonts w:ascii="Segoe UI Symbol" w:hAnsi="Segoe UI Symbol"/>
          <w:sz w:val="24"/>
          <w:szCs w:val="24"/>
        </w:rPr>
        <w:t>.</w:t>
      </w:r>
    </w:p>
    <w:p w14:paraId="709B121D" w14:textId="0329F86A" w:rsidR="003B25A1" w:rsidRPr="00E273AC" w:rsidRDefault="00FE7E7D" w:rsidP="003B25A1">
      <w:pPr>
        <w:pStyle w:val="ListParagraph"/>
        <w:numPr>
          <w:ilvl w:val="0"/>
          <w:numId w:val="7"/>
        </w:numPr>
        <w:tabs>
          <w:tab w:val="left" w:pos="5100"/>
        </w:tabs>
        <w:ind w:left="270"/>
        <w:rPr>
          <w:rFonts w:ascii="Segoe UI Symbol" w:hAnsi="Segoe UI Symbol"/>
          <w:sz w:val="26"/>
          <w:szCs w:val="26"/>
        </w:rPr>
      </w:pPr>
      <w:r w:rsidRPr="00FE7E7D">
        <w:rPr>
          <w:rFonts w:ascii="Segoe UI Symbol" w:hAnsi="Segoe UI Symbol"/>
          <w:b/>
          <w:bCs/>
          <w:sz w:val="26"/>
          <w:szCs w:val="26"/>
          <w:lang w:val="en-IN"/>
        </w:rPr>
        <w:t>Social Dialogue</w:t>
      </w:r>
    </w:p>
    <w:p w14:paraId="32C140C9" w14:textId="61A061D9" w:rsidR="00FB295A" w:rsidRPr="00FB295A" w:rsidRDefault="00FB295A" w:rsidP="00FB295A">
      <w:pPr>
        <w:numPr>
          <w:ilvl w:val="0"/>
          <w:numId w:val="6"/>
        </w:numPr>
        <w:tabs>
          <w:tab w:val="left" w:pos="5100"/>
        </w:tabs>
        <w:rPr>
          <w:rFonts w:ascii="Segoe UI Symbol" w:hAnsi="Segoe UI Symbol"/>
          <w:sz w:val="24"/>
          <w:szCs w:val="24"/>
        </w:rPr>
      </w:pPr>
      <w:r w:rsidRPr="00FB295A">
        <w:rPr>
          <w:rFonts w:ascii="Segoe UI Symbol" w:hAnsi="Segoe UI Symbol"/>
          <w:sz w:val="24"/>
          <w:szCs w:val="24"/>
        </w:rPr>
        <w:t xml:space="preserve">We aim to improve employee engagement scores by 20% by </w:t>
      </w:r>
      <w:r w:rsidR="00EF36BD">
        <w:rPr>
          <w:rFonts w:ascii="Segoe UI Symbol" w:hAnsi="Segoe UI Symbol"/>
          <w:sz w:val="24"/>
          <w:szCs w:val="24"/>
        </w:rPr>
        <w:t>2030</w:t>
      </w:r>
      <w:r w:rsidRPr="00FB295A">
        <w:rPr>
          <w:rFonts w:ascii="Segoe UI Symbol" w:hAnsi="Segoe UI Symbol"/>
          <w:sz w:val="24"/>
          <w:szCs w:val="24"/>
        </w:rPr>
        <w:t xml:space="preserve">, using </w:t>
      </w:r>
      <w:r w:rsidR="00181198">
        <w:rPr>
          <w:rFonts w:ascii="Segoe UI Symbol" w:hAnsi="Segoe UI Symbol"/>
          <w:sz w:val="24"/>
          <w:szCs w:val="24"/>
        </w:rPr>
        <w:t>2022</w:t>
      </w:r>
      <w:r w:rsidRPr="00FB295A">
        <w:rPr>
          <w:rFonts w:ascii="Segoe UI Symbol" w:hAnsi="Segoe UI Symbol"/>
          <w:sz w:val="24"/>
          <w:szCs w:val="24"/>
        </w:rPr>
        <w:t xml:space="preserve"> as the baseline.</w:t>
      </w:r>
    </w:p>
    <w:p w14:paraId="3ADF1D83" w14:textId="4E215F3E" w:rsidR="00FB295A" w:rsidRPr="00FB295A" w:rsidRDefault="00862555" w:rsidP="00FB295A">
      <w:pPr>
        <w:numPr>
          <w:ilvl w:val="0"/>
          <w:numId w:val="6"/>
        </w:numPr>
        <w:tabs>
          <w:tab w:val="left" w:pos="5100"/>
        </w:tabs>
        <w:rPr>
          <w:rFonts w:ascii="Segoe UI Symbol" w:hAnsi="Segoe UI Symbol"/>
          <w:sz w:val="24"/>
          <w:szCs w:val="24"/>
        </w:rPr>
      </w:pPr>
      <w:r w:rsidRPr="00862555">
        <w:rPr>
          <w:rFonts w:ascii="Segoe UI Symbol" w:hAnsi="Segoe UI Symbol"/>
          <w:sz w:val="24"/>
          <w:szCs w:val="24"/>
        </w:rPr>
        <w:t>We aim to conduct at least two town hall meetings per year.</w:t>
      </w:r>
    </w:p>
    <w:p w14:paraId="3C5F0CD1" w14:textId="24F968CB" w:rsidR="00004451" w:rsidRDefault="00FB295A" w:rsidP="00FB295A">
      <w:pPr>
        <w:numPr>
          <w:ilvl w:val="0"/>
          <w:numId w:val="6"/>
        </w:numPr>
        <w:tabs>
          <w:tab w:val="left" w:pos="5100"/>
        </w:tabs>
        <w:rPr>
          <w:rFonts w:ascii="Segoe UI Symbol" w:hAnsi="Segoe UI Symbol"/>
          <w:sz w:val="24"/>
          <w:szCs w:val="24"/>
        </w:rPr>
      </w:pPr>
      <w:r w:rsidRPr="00FB295A">
        <w:rPr>
          <w:rFonts w:ascii="Segoe UI Symbol" w:hAnsi="Segoe UI Symbol"/>
          <w:sz w:val="24"/>
          <w:szCs w:val="24"/>
        </w:rPr>
        <w:t xml:space="preserve">We commit to increasing management-employee interaction opportunities by 15% by </w:t>
      </w:r>
      <w:r w:rsidR="00EF36BD">
        <w:rPr>
          <w:rFonts w:ascii="Segoe UI Symbol" w:hAnsi="Segoe UI Symbol"/>
          <w:sz w:val="24"/>
          <w:szCs w:val="24"/>
        </w:rPr>
        <w:t>2030</w:t>
      </w:r>
      <w:r w:rsidRPr="00FB295A">
        <w:rPr>
          <w:rFonts w:ascii="Segoe UI Symbol" w:hAnsi="Segoe UI Symbol"/>
          <w:sz w:val="24"/>
          <w:szCs w:val="24"/>
        </w:rPr>
        <w:t xml:space="preserve">, compared to </w:t>
      </w:r>
      <w:r w:rsidR="00181198">
        <w:rPr>
          <w:rFonts w:ascii="Segoe UI Symbol" w:hAnsi="Segoe UI Symbol"/>
          <w:sz w:val="24"/>
          <w:szCs w:val="24"/>
        </w:rPr>
        <w:t>2022</w:t>
      </w:r>
      <w:r w:rsidRPr="00FB295A">
        <w:rPr>
          <w:rFonts w:ascii="Segoe UI Symbol" w:hAnsi="Segoe UI Symbol"/>
          <w:sz w:val="24"/>
          <w:szCs w:val="24"/>
        </w:rPr>
        <w:t>.</w:t>
      </w:r>
    </w:p>
    <w:p w14:paraId="2DE88F6E" w14:textId="66AFADBC" w:rsidR="0054582E" w:rsidRPr="000250AE" w:rsidRDefault="0054582E" w:rsidP="00FB295A">
      <w:pPr>
        <w:numPr>
          <w:ilvl w:val="0"/>
          <w:numId w:val="6"/>
        </w:numPr>
        <w:tabs>
          <w:tab w:val="left" w:pos="5100"/>
        </w:tabs>
        <w:rPr>
          <w:rFonts w:ascii="Segoe UI Symbol" w:hAnsi="Segoe UI Symbol"/>
          <w:sz w:val="24"/>
          <w:szCs w:val="24"/>
          <w:highlight w:val="yellow"/>
        </w:rPr>
      </w:pPr>
      <w:r w:rsidRPr="000250AE">
        <w:rPr>
          <w:rFonts w:ascii="Segoe UI Symbol" w:hAnsi="Segoe UI Symbol"/>
          <w:sz w:val="24"/>
          <w:szCs w:val="24"/>
          <w:highlight w:val="yellow"/>
        </w:rPr>
        <w:t>We will work towards ensuring that 100% of eligible employees are covered under formal employee representation and consultation mechanisms.</w:t>
      </w:r>
    </w:p>
    <w:p w14:paraId="16DB677F" w14:textId="7C7724F8" w:rsidR="003B25A1" w:rsidRDefault="00FE7E7D" w:rsidP="003B25A1">
      <w:pPr>
        <w:pStyle w:val="ListParagraph"/>
        <w:numPr>
          <w:ilvl w:val="0"/>
          <w:numId w:val="7"/>
        </w:numPr>
        <w:tabs>
          <w:tab w:val="left" w:pos="5100"/>
        </w:tabs>
        <w:ind w:left="270"/>
        <w:rPr>
          <w:rFonts w:ascii="Segoe UI Symbol" w:hAnsi="Segoe UI Symbol"/>
          <w:b/>
          <w:bCs/>
          <w:sz w:val="26"/>
          <w:szCs w:val="26"/>
        </w:rPr>
      </w:pPr>
      <w:r w:rsidRPr="00FE7E7D">
        <w:rPr>
          <w:rFonts w:ascii="Segoe UI Symbol" w:hAnsi="Segoe UI Symbol"/>
          <w:b/>
          <w:bCs/>
          <w:sz w:val="26"/>
          <w:szCs w:val="26"/>
          <w:lang w:val="en-IN"/>
        </w:rPr>
        <w:t>Professional Growth and Development</w:t>
      </w:r>
    </w:p>
    <w:p w14:paraId="3B558D66" w14:textId="257DBEA5" w:rsidR="00004451" w:rsidRDefault="00FB295A" w:rsidP="003B25A1">
      <w:pPr>
        <w:numPr>
          <w:ilvl w:val="0"/>
          <w:numId w:val="6"/>
        </w:numPr>
        <w:tabs>
          <w:tab w:val="left" w:pos="5100"/>
        </w:tabs>
        <w:rPr>
          <w:rFonts w:ascii="Segoe UI Symbol" w:hAnsi="Segoe UI Symbol"/>
          <w:sz w:val="24"/>
          <w:szCs w:val="24"/>
        </w:rPr>
      </w:pPr>
      <w:r>
        <w:rPr>
          <w:rFonts w:ascii="Segoe UI Symbol" w:hAnsi="Segoe UI Symbol"/>
          <w:sz w:val="24"/>
          <w:szCs w:val="24"/>
        </w:rPr>
        <w:t xml:space="preserve">Aim to </w:t>
      </w:r>
      <w:r w:rsidRPr="00FB295A">
        <w:rPr>
          <w:rFonts w:ascii="Segoe UI Symbol" w:hAnsi="Segoe UI Symbol"/>
          <w:sz w:val="24"/>
          <w:szCs w:val="24"/>
        </w:rPr>
        <w:t xml:space="preserve">100% of employees receive performance evaluations annually by </w:t>
      </w:r>
      <w:r w:rsidR="00EF36BD">
        <w:rPr>
          <w:rFonts w:ascii="Segoe UI Symbol" w:hAnsi="Segoe UI Symbol"/>
          <w:sz w:val="24"/>
          <w:szCs w:val="24"/>
        </w:rPr>
        <w:t>2030</w:t>
      </w:r>
      <w:r w:rsidRPr="00FB295A">
        <w:rPr>
          <w:rFonts w:ascii="Segoe UI Symbol" w:hAnsi="Segoe UI Symbol"/>
          <w:sz w:val="24"/>
          <w:szCs w:val="24"/>
        </w:rPr>
        <w:t xml:space="preserve">, up from the </w:t>
      </w:r>
      <w:r w:rsidR="00181198">
        <w:rPr>
          <w:rFonts w:ascii="Segoe UI Symbol" w:hAnsi="Segoe UI Symbol"/>
          <w:sz w:val="24"/>
          <w:szCs w:val="24"/>
        </w:rPr>
        <w:t>2022</w:t>
      </w:r>
      <w:r w:rsidRPr="00FB295A">
        <w:rPr>
          <w:rFonts w:ascii="Segoe UI Symbol" w:hAnsi="Segoe UI Symbol"/>
          <w:sz w:val="24"/>
          <w:szCs w:val="24"/>
        </w:rPr>
        <w:t xml:space="preserve"> baseline.</w:t>
      </w:r>
    </w:p>
    <w:p w14:paraId="2F11DA4F" w14:textId="0DC0F797" w:rsidR="00FB295A" w:rsidRDefault="00FB295A" w:rsidP="003B25A1">
      <w:pPr>
        <w:numPr>
          <w:ilvl w:val="0"/>
          <w:numId w:val="6"/>
        </w:numPr>
        <w:tabs>
          <w:tab w:val="left" w:pos="5100"/>
        </w:tabs>
        <w:rPr>
          <w:rFonts w:ascii="Segoe UI Symbol" w:hAnsi="Segoe UI Symbol"/>
          <w:sz w:val="24"/>
          <w:szCs w:val="24"/>
        </w:rPr>
      </w:pPr>
      <w:r w:rsidRPr="00FB295A">
        <w:rPr>
          <w:rFonts w:ascii="Segoe UI Symbol" w:hAnsi="Segoe UI Symbol"/>
          <w:sz w:val="24"/>
          <w:szCs w:val="24"/>
        </w:rPr>
        <w:t xml:space="preserve">Our goal is to </w:t>
      </w:r>
      <w:r>
        <w:rPr>
          <w:rFonts w:ascii="Segoe UI Symbol" w:hAnsi="Segoe UI Symbol"/>
          <w:sz w:val="24"/>
          <w:szCs w:val="24"/>
        </w:rPr>
        <w:t xml:space="preserve">cover 100% </w:t>
      </w:r>
      <w:r w:rsidRPr="00FB295A">
        <w:rPr>
          <w:rFonts w:ascii="Segoe UI Symbol" w:hAnsi="Segoe UI Symbol"/>
          <w:sz w:val="24"/>
          <w:szCs w:val="24"/>
        </w:rPr>
        <w:t xml:space="preserve">employee access to professional development opportunities by </w:t>
      </w:r>
      <w:r w:rsidR="00EF36BD">
        <w:rPr>
          <w:rFonts w:ascii="Segoe UI Symbol" w:hAnsi="Segoe UI Symbol"/>
          <w:sz w:val="24"/>
          <w:szCs w:val="24"/>
        </w:rPr>
        <w:t>2030</w:t>
      </w:r>
      <w:r w:rsidRPr="00FB295A">
        <w:rPr>
          <w:rFonts w:ascii="Segoe UI Symbol" w:hAnsi="Segoe UI Symbol"/>
          <w:sz w:val="24"/>
          <w:szCs w:val="24"/>
        </w:rPr>
        <w:t xml:space="preserve">, compared to </w:t>
      </w:r>
      <w:r w:rsidR="00181198">
        <w:rPr>
          <w:rFonts w:ascii="Segoe UI Symbol" w:hAnsi="Segoe UI Symbol"/>
          <w:sz w:val="24"/>
          <w:szCs w:val="24"/>
        </w:rPr>
        <w:t>2022</w:t>
      </w:r>
      <w:r w:rsidRPr="00FB295A">
        <w:rPr>
          <w:rFonts w:ascii="Segoe UI Symbol" w:hAnsi="Segoe UI Symbol"/>
          <w:sz w:val="24"/>
          <w:szCs w:val="24"/>
        </w:rPr>
        <w:t>.</w:t>
      </w:r>
    </w:p>
    <w:p w14:paraId="76B733BE" w14:textId="3FA3344E" w:rsidR="00FB295A" w:rsidRDefault="00FB295A" w:rsidP="003B25A1">
      <w:pPr>
        <w:numPr>
          <w:ilvl w:val="0"/>
          <w:numId w:val="6"/>
        </w:numPr>
        <w:tabs>
          <w:tab w:val="left" w:pos="5100"/>
        </w:tabs>
        <w:rPr>
          <w:rFonts w:ascii="Segoe UI Symbol" w:hAnsi="Segoe UI Symbol"/>
          <w:sz w:val="24"/>
          <w:szCs w:val="24"/>
        </w:rPr>
      </w:pPr>
      <w:r>
        <w:rPr>
          <w:rFonts w:ascii="Segoe UI Symbol" w:hAnsi="Segoe UI Symbol"/>
          <w:sz w:val="24"/>
          <w:szCs w:val="24"/>
        </w:rPr>
        <w:t xml:space="preserve">We aim to cover 100% employee in career management training programmes by </w:t>
      </w:r>
      <w:r w:rsidR="00EF36BD">
        <w:rPr>
          <w:rFonts w:ascii="Segoe UI Symbol" w:hAnsi="Segoe UI Symbol"/>
          <w:sz w:val="24"/>
          <w:szCs w:val="24"/>
        </w:rPr>
        <w:t>2030</w:t>
      </w:r>
      <w:r>
        <w:rPr>
          <w:rFonts w:ascii="Segoe UI Symbol" w:hAnsi="Segoe UI Symbol"/>
          <w:sz w:val="24"/>
          <w:szCs w:val="24"/>
        </w:rPr>
        <w:t xml:space="preserve"> from baseline </w:t>
      </w:r>
      <w:r w:rsidR="00181198">
        <w:rPr>
          <w:rFonts w:ascii="Segoe UI Symbol" w:hAnsi="Segoe UI Symbol"/>
          <w:sz w:val="24"/>
          <w:szCs w:val="24"/>
        </w:rPr>
        <w:t>2022</w:t>
      </w:r>
      <w:r>
        <w:rPr>
          <w:rFonts w:ascii="Segoe UI Symbol" w:hAnsi="Segoe UI Symbol"/>
          <w:sz w:val="24"/>
          <w:szCs w:val="24"/>
        </w:rPr>
        <w:t>.</w:t>
      </w:r>
    </w:p>
    <w:p w14:paraId="59966F44" w14:textId="77777777" w:rsidR="00431441" w:rsidRDefault="00431441" w:rsidP="00431441">
      <w:pPr>
        <w:pStyle w:val="ListParagraph"/>
        <w:numPr>
          <w:ilvl w:val="0"/>
          <w:numId w:val="7"/>
        </w:numPr>
        <w:tabs>
          <w:tab w:val="left" w:pos="5100"/>
        </w:tabs>
        <w:ind w:left="270"/>
        <w:rPr>
          <w:rFonts w:ascii="Segoe UI Symbol" w:hAnsi="Segoe UI Symbol"/>
          <w:b/>
          <w:bCs/>
          <w:sz w:val="26"/>
          <w:szCs w:val="26"/>
          <w:lang w:val="en-IN"/>
        </w:rPr>
      </w:pPr>
      <w:r w:rsidRPr="00431441">
        <w:rPr>
          <w:rFonts w:ascii="Segoe UI Symbol" w:hAnsi="Segoe UI Symbol"/>
          <w:b/>
          <w:bCs/>
          <w:sz w:val="26"/>
          <w:szCs w:val="26"/>
          <w:lang w:val="en-IN"/>
        </w:rPr>
        <w:t>Human Rights</w:t>
      </w:r>
    </w:p>
    <w:p w14:paraId="6FE5AFCE" w14:textId="558082DC" w:rsidR="00431441" w:rsidRDefault="00FB295A" w:rsidP="003B25A1">
      <w:pPr>
        <w:numPr>
          <w:ilvl w:val="0"/>
          <w:numId w:val="6"/>
        </w:numPr>
        <w:tabs>
          <w:tab w:val="left" w:pos="5100"/>
        </w:tabs>
        <w:rPr>
          <w:rFonts w:ascii="Segoe UI Symbol" w:hAnsi="Segoe UI Symbol"/>
          <w:sz w:val="24"/>
          <w:szCs w:val="24"/>
        </w:rPr>
      </w:pPr>
      <w:r w:rsidRPr="00FB295A">
        <w:rPr>
          <w:rFonts w:ascii="Segoe UI Symbol" w:hAnsi="Segoe UI Symbol"/>
          <w:sz w:val="24"/>
          <w:szCs w:val="24"/>
        </w:rPr>
        <w:t xml:space="preserve">Increase employee participation in human rights training programs by 30% by </w:t>
      </w:r>
      <w:r w:rsidR="00EF36BD">
        <w:rPr>
          <w:rFonts w:ascii="Segoe UI Symbol" w:hAnsi="Segoe UI Symbol"/>
          <w:sz w:val="24"/>
          <w:szCs w:val="24"/>
        </w:rPr>
        <w:t>2030</w:t>
      </w:r>
      <w:r w:rsidRPr="00FB295A">
        <w:rPr>
          <w:rFonts w:ascii="Segoe UI Symbol" w:hAnsi="Segoe UI Symbol"/>
          <w:sz w:val="24"/>
          <w:szCs w:val="24"/>
        </w:rPr>
        <w:t xml:space="preserve">, relative to </w:t>
      </w:r>
      <w:r w:rsidR="00181198">
        <w:rPr>
          <w:rFonts w:ascii="Segoe UI Symbol" w:hAnsi="Segoe UI Symbol"/>
          <w:sz w:val="24"/>
          <w:szCs w:val="24"/>
        </w:rPr>
        <w:t>2022</w:t>
      </w:r>
      <w:r w:rsidR="00A11BFB">
        <w:rPr>
          <w:rFonts w:ascii="Segoe UI Symbol" w:hAnsi="Segoe UI Symbol"/>
          <w:sz w:val="24"/>
          <w:szCs w:val="24"/>
        </w:rPr>
        <w:t xml:space="preserve"> baseline</w:t>
      </w:r>
      <w:r w:rsidRPr="00FB295A">
        <w:rPr>
          <w:rFonts w:ascii="Segoe UI Symbol" w:hAnsi="Segoe UI Symbol"/>
          <w:sz w:val="24"/>
          <w:szCs w:val="24"/>
        </w:rPr>
        <w:t>.</w:t>
      </w:r>
    </w:p>
    <w:p w14:paraId="7EF51800" w14:textId="47648D22" w:rsidR="00FB295A" w:rsidRDefault="00FB295A" w:rsidP="003B25A1">
      <w:pPr>
        <w:numPr>
          <w:ilvl w:val="0"/>
          <w:numId w:val="6"/>
        </w:numPr>
        <w:tabs>
          <w:tab w:val="left" w:pos="5100"/>
        </w:tabs>
        <w:rPr>
          <w:rFonts w:ascii="Segoe UI Symbol" w:hAnsi="Segoe UI Symbol"/>
          <w:sz w:val="24"/>
          <w:szCs w:val="24"/>
        </w:rPr>
      </w:pPr>
      <w:r w:rsidRPr="00FB295A">
        <w:rPr>
          <w:rFonts w:ascii="Segoe UI Symbol" w:hAnsi="Segoe UI Symbol"/>
          <w:sz w:val="24"/>
          <w:szCs w:val="24"/>
        </w:rPr>
        <w:t xml:space="preserve">Achieve a 30% improvement in employee awareness of organizational human rights commitments by </w:t>
      </w:r>
      <w:r w:rsidR="00EF36BD">
        <w:rPr>
          <w:rFonts w:ascii="Segoe UI Symbol" w:hAnsi="Segoe UI Symbol"/>
          <w:sz w:val="24"/>
          <w:szCs w:val="24"/>
        </w:rPr>
        <w:t>2030</w:t>
      </w:r>
      <w:r w:rsidRPr="00FB295A">
        <w:rPr>
          <w:rFonts w:ascii="Segoe UI Symbol" w:hAnsi="Segoe UI Symbol"/>
          <w:sz w:val="24"/>
          <w:szCs w:val="24"/>
        </w:rPr>
        <w:t xml:space="preserve">, using </w:t>
      </w:r>
      <w:r w:rsidR="00181198">
        <w:rPr>
          <w:rFonts w:ascii="Segoe UI Symbol" w:hAnsi="Segoe UI Symbol"/>
          <w:sz w:val="24"/>
          <w:szCs w:val="24"/>
        </w:rPr>
        <w:t>2022</w:t>
      </w:r>
      <w:r w:rsidRPr="00FB295A">
        <w:rPr>
          <w:rFonts w:ascii="Segoe UI Symbol" w:hAnsi="Segoe UI Symbol"/>
          <w:sz w:val="24"/>
          <w:szCs w:val="24"/>
        </w:rPr>
        <w:t xml:space="preserve"> as the reference year.</w:t>
      </w:r>
    </w:p>
    <w:p w14:paraId="6C76FEA3" w14:textId="5A0078AC" w:rsidR="00FB295A" w:rsidRDefault="00FB295A" w:rsidP="003B25A1">
      <w:pPr>
        <w:numPr>
          <w:ilvl w:val="0"/>
          <w:numId w:val="6"/>
        </w:numPr>
        <w:tabs>
          <w:tab w:val="left" w:pos="5100"/>
        </w:tabs>
        <w:rPr>
          <w:rFonts w:ascii="Segoe UI Symbol" w:hAnsi="Segoe UI Symbol"/>
          <w:sz w:val="24"/>
          <w:szCs w:val="24"/>
        </w:rPr>
      </w:pPr>
      <w:r w:rsidRPr="00FB295A">
        <w:rPr>
          <w:rFonts w:ascii="Segoe UI Symbol" w:hAnsi="Segoe UI Symbol"/>
          <w:sz w:val="24"/>
          <w:szCs w:val="24"/>
        </w:rPr>
        <w:t>Maintain 100% compliance with human rights standards</w:t>
      </w:r>
      <w:r>
        <w:rPr>
          <w:rFonts w:ascii="Segoe UI Symbol" w:hAnsi="Segoe UI Symbol"/>
          <w:sz w:val="24"/>
          <w:szCs w:val="24"/>
        </w:rPr>
        <w:t xml:space="preserve"> every year.</w:t>
      </w:r>
    </w:p>
    <w:p w14:paraId="6D902BB5" w14:textId="23B44227" w:rsidR="008C22D0" w:rsidRPr="008C22D0" w:rsidRDefault="008C22D0" w:rsidP="008C22D0">
      <w:pPr>
        <w:pStyle w:val="ListParagraph"/>
        <w:numPr>
          <w:ilvl w:val="0"/>
          <w:numId w:val="7"/>
        </w:numPr>
        <w:tabs>
          <w:tab w:val="left" w:pos="5100"/>
        </w:tabs>
        <w:ind w:left="270"/>
        <w:rPr>
          <w:rFonts w:ascii="Segoe UI Symbol" w:hAnsi="Segoe UI Symbol"/>
          <w:b/>
          <w:bCs/>
          <w:sz w:val="26"/>
          <w:szCs w:val="26"/>
          <w:highlight w:val="yellow"/>
          <w:lang w:val="en-IN"/>
        </w:rPr>
      </w:pPr>
      <w:r w:rsidRPr="008C22D0">
        <w:rPr>
          <w:rFonts w:ascii="Segoe UI Symbol" w:hAnsi="Segoe UI Symbol"/>
          <w:b/>
          <w:bCs/>
          <w:sz w:val="26"/>
          <w:szCs w:val="26"/>
          <w:highlight w:val="yellow"/>
          <w:lang w:val="en-IN"/>
        </w:rPr>
        <w:t>Discrimination and Harassment</w:t>
      </w:r>
    </w:p>
    <w:p w14:paraId="67A9269C" w14:textId="178B08BC" w:rsidR="008C22D0" w:rsidRPr="008C22D0" w:rsidRDefault="008C22D0" w:rsidP="008C22D0">
      <w:pPr>
        <w:numPr>
          <w:ilvl w:val="0"/>
          <w:numId w:val="6"/>
        </w:numPr>
        <w:tabs>
          <w:tab w:val="left" w:pos="5100"/>
        </w:tabs>
        <w:rPr>
          <w:rFonts w:ascii="Segoe UI Symbol" w:hAnsi="Segoe UI Symbol"/>
          <w:sz w:val="24"/>
          <w:szCs w:val="24"/>
          <w:highlight w:val="yellow"/>
        </w:rPr>
      </w:pPr>
      <w:r w:rsidRPr="008C22D0">
        <w:rPr>
          <w:rFonts w:ascii="Segoe UI Symbol" w:hAnsi="Segoe UI Symbol"/>
          <w:sz w:val="24"/>
          <w:szCs w:val="24"/>
          <w:highlight w:val="yellow"/>
        </w:rPr>
        <w:lastRenderedPageBreak/>
        <w:t xml:space="preserve">We aim to improve employee awareness of reporting mechanisms and anti-retaliation protections by 15% by 2027, compared to the </w:t>
      </w:r>
      <w:r w:rsidR="00EF36BD">
        <w:rPr>
          <w:rFonts w:ascii="Segoe UI Symbol" w:hAnsi="Segoe UI Symbol"/>
          <w:sz w:val="24"/>
          <w:szCs w:val="24"/>
          <w:highlight w:val="yellow"/>
        </w:rPr>
        <w:t>2030</w:t>
      </w:r>
      <w:r w:rsidRPr="008C22D0">
        <w:rPr>
          <w:rFonts w:ascii="Segoe UI Symbol" w:hAnsi="Segoe UI Symbol"/>
          <w:sz w:val="24"/>
          <w:szCs w:val="24"/>
          <w:highlight w:val="yellow"/>
        </w:rPr>
        <w:t xml:space="preserve"> baseline. </w:t>
      </w:r>
    </w:p>
    <w:p w14:paraId="26A34C49" w14:textId="33307E37" w:rsidR="008C22D0" w:rsidRPr="008C22D0" w:rsidRDefault="008C22D0" w:rsidP="008C22D0">
      <w:pPr>
        <w:numPr>
          <w:ilvl w:val="0"/>
          <w:numId w:val="6"/>
        </w:numPr>
        <w:tabs>
          <w:tab w:val="left" w:pos="5100"/>
        </w:tabs>
        <w:rPr>
          <w:rFonts w:ascii="Segoe UI Symbol" w:hAnsi="Segoe UI Symbol"/>
          <w:sz w:val="24"/>
          <w:szCs w:val="24"/>
          <w:highlight w:val="yellow"/>
        </w:rPr>
      </w:pPr>
      <w:r w:rsidRPr="008C22D0">
        <w:rPr>
          <w:rFonts w:ascii="Segoe UI Symbol" w:hAnsi="Segoe UI Symbol"/>
          <w:sz w:val="24"/>
          <w:szCs w:val="24"/>
          <w:highlight w:val="yellow"/>
        </w:rPr>
        <w:t xml:space="preserve">We commit to acknowledging 100% of discrimination and harassment complaints within 3 working days and completing investigations within 30 calendar days every year. </w:t>
      </w:r>
    </w:p>
    <w:p w14:paraId="61B25413" w14:textId="5C089240" w:rsidR="008C22D0" w:rsidRPr="008C22D0" w:rsidRDefault="008C22D0" w:rsidP="008C22D0">
      <w:pPr>
        <w:numPr>
          <w:ilvl w:val="0"/>
          <w:numId w:val="6"/>
        </w:numPr>
        <w:tabs>
          <w:tab w:val="left" w:pos="5100"/>
        </w:tabs>
        <w:rPr>
          <w:rFonts w:ascii="Segoe UI Symbol" w:hAnsi="Segoe UI Symbol"/>
          <w:sz w:val="24"/>
          <w:szCs w:val="24"/>
          <w:highlight w:val="yellow"/>
        </w:rPr>
      </w:pPr>
      <w:r w:rsidRPr="008C22D0">
        <w:rPr>
          <w:rFonts w:ascii="Segoe UI Symbol" w:hAnsi="Segoe UI Symbol"/>
          <w:sz w:val="24"/>
          <w:szCs w:val="24"/>
          <w:highlight w:val="yellow"/>
        </w:rPr>
        <w:t xml:space="preserve">We aim to ensure 100% implementation of corrective actions for all substantiated discrimination and harassment cases every year. </w:t>
      </w:r>
    </w:p>
    <w:p w14:paraId="031C62E4" w14:textId="2459BB27" w:rsidR="008C22D0" w:rsidRPr="008C22D0" w:rsidRDefault="008C22D0" w:rsidP="008C22D0">
      <w:pPr>
        <w:numPr>
          <w:ilvl w:val="0"/>
          <w:numId w:val="6"/>
        </w:numPr>
        <w:tabs>
          <w:tab w:val="left" w:pos="5100"/>
        </w:tabs>
        <w:rPr>
          <w:rFonts w:ascii="Segoe UI Symbol" w:hAnsi="Segoe UI Symbol"/>
          <w:sz w:val="24"/>
          <w:szCs w:val="24"/>
          <w:highlight w:val="yellow"/>
        </w:rPr>
      </w:pPr>
      <w:r w:rsidRPr="008C22D0">
        <w:rPr>
          <w:rFonts w:ascii="Segoe UI Symbol" w:hAnsi="Segoe UI Symbol"/>
          <w:sz w:val="24"/>
          <w:szCs w:val="24"/>
          <w:highlight w:val="yellow"/>
        </w:rPr>
        <w:t xml:space="preserve">We aim to achieve 100% annual completion of enhanced anti-discrimination and harassment prevention training for all managers and supervisors by 2027, relative to the </w:t>
      </w:r>
      <w:r w:rsidR="00EF36BD">
        <w:rPr>
          <w:rFonts w:ascii="Segoe UI Symbol" w:hAnsi="Segoe UI Symbol"/>
          <w:sz w:val="24"/>
          <w:szCs w:val="24"/>
          <w:highlight w:val="yellow"/>
        </w:rPr>
        <w:t>2030</w:t>
      </w:r>
      <w:r w:rsidRPr="008C22D0">
        <w:rPr>
          <w:rFonts w:ascii="Segoe UI Symbol" w:hAnsi="Segoe UI Symbol"/>
          <w:sz w:val="24"/>
          <w:szCs w:val="24"/>
          <w:highlight w:val="yellow"/>
        </w:rPr>
        <w:t xml:space="preserve"> baseline.</w:t>
      </w:r>
    </w:p>
    <w:p w14:paraId="2AB70C4F" w14:textId="77777777" w:rsidR="00A008D1" w:rsidRPr="00A008D1" w:rsidRDefault="00A008D1" w:rsidP="00A008D1">
      <w:pPr>
        <w:pStyle w:val="ListParagraph"/>
        <w:numPr>
          <w:ilvl w:val="0"/>
          <w:numId w:val="7"/>
        </w:numPr>
        <w:tabs>
          <w:tab w:val="left" w:pos="5100"/>
        </w:tabs>
        <w:ind w:left="270"/>
        <w:rPr>
          <w:rFonts w:ascii="Segoe UI Symbol" w:hAnsi="Segoe UI Symbol"/>
          <w:b/>
          <w:bCs/>
          <w:sz w:val="26"/>
          <w:szCs w:val="26"/>
          <w:lang w:val="en-IN"/>
        </w:rPr>
      </w:pPr>
      <w:r w:rsidRPr="00A008D1">
        <w:rPr>
          <w:rFonts w:ascii="Segoe UI Symbol" w:hAnsi="Segoe UI Symbol"/>
          <w:b/>
          <w:bCs/>
          <w:sz w:val="26"/>
          <w:szCs w:val="26"/>
          <w:lang w:val="en-IN"/>
        </w:rPr>
        <w:t>External Stakeholder Human Rights</w:t>
      </w:r>
    </w:p>
    <w:p w14:paraId="76872573" w14:textId="04B8678F" w:rsidR="00FB295A" w:rsidRPr="00FB295A" w:rsidRDefault="00FB295A" w:rsidP="00FB295A">
      <w:pPr>
        <w:numPr>
          <w:ilvl w:val="0"/>
          <w:numId w:val="6"/>
        </w:numPr>
        <w:tabs>
          <w:tab w:val="left" w:pos="5100"/>
        </w:tabs>
        <w:rPr>
          <w:rFonts w:ascii="Segoe UI Symbol" w:hAnsi="Segoe UI Symbol"/>
          <w:sz w:val="24"/>
          <w:szCs w:val="24"/>
        </w:rPr>
      </w:pPr>
      <w:r w:rsidRPr="00FB295A">
        <w:rPr>
          <w:rFonts w:ascii="Segoe UI Symbol" w:hAnsi="Segoe UI Symbol"/>
          <w:sz w:val="24"/>
          <w:szCs w:val="24"/>
        </w:rPr>
        <w:t xml:space="preserve">We are committed to achieving 100% compliance with human rights standards in all external partnerships by </w:t>
      </w:r>
      <w:r w:rsidR="00EF36BD">
        <w:rPr>
          <w:rFonts w:ascii="Segoe UI Symbol" w:hAnsi="Segoe UI Symbol"/>
          <w:sz w:val="24"/>
          <w:szCs w:val="24"/>
        </w:rPr>
        <w:t>2030</w:t>
      </w:r>
      <w:r w:rsidRPr="00FB295A">
        <w:rPr>
          <w:rFonts w:ascii="Segoe UI Symbol" w:hAnsi="Segoe UI Symbol"/>
          <w:sz w:val="24"/>
          <w:szCs w:val="24"/>
        </w:rPr>
        <w:t xml:space="preserve">, based on </w:t>
      </w:r>
      <w:r w:rsidR="00181198">
        <w:rPr>
          <w:rFonts w:ascii="Segoe UI Symbol" w:hAnsi="Segoe UI Symbol"/>
          <w:sz w:val="24"/>
          <w:szCs w:val="24"/>
        </w:rPr>
        <w:t>2022</w:t>
      </w:r>
      <w:r w:rsidRPr="00FB295A">
        <w:rPr>
          <w:rFonts w:ascii="Segoe UI Symbol" w:hAnsi="Segoe UI Symbol"/>
          <w:sz w:val="24"/>
          <w:szCs w:val="24"/>
        </w:rPr>
        <w:t>.</w:t>
      </w:r>
    </w:p>
    <w:p w14:paraId="671BC851" w14:textId="39BB7D94" w:rsidR="00A008D1" w:rsidRDefault="00FB295A" w:rsidP="00FB295A">
      <w:pPr>
        <w:numPr>
          <w:ilvl w:val="0"/>
          <w:numId w:val="6"/>
        </w:numPr>
        <w:tabs>
          <w:tab w:val="left" w:pos="5100"/>
        </w:tabs>
        <w:rPr>
          <w:rFonts w:ascii="Segoe UI Symbol" w:hAnsi="Segoe UI Symbol"/>
          <w:sz w:val="24"/>
          <w:szCs w:val="24"/>
        </w:rPr>
      </w:pPr>
      <w:r w:rsidRPr="00FB295A">
        <w:rPr>
          <w:rFonts w:ascii="Segoe UI Symbol" w:hAnsi="Segoe UI Symbol"/>
          <w:sz w:val="24"/>
          <w:szCs w:val="24"/>
        </w:rPr>
        <w:t xml:space="preserve">Our goal is to increase stakeholder engagement on human rights issues by 25% by </w:t>
      </w:r>
      <w:r w:rsidR="00EF36BD">
        <w:rPr>
          <w:rFonts w:ascii="Segoe UI Symbol" w:hAnsi="Segoe UI Symbol"/>
          <w:sz w:val="24"/>
          <w:szCs w:val="24"/>
        </w:rPr>
        <w:t>2030</w:t>
      </w:r>
      <w:r w:rsidRPr="00FB295A">
        <w:rPr>
          <w:rFonts w:ascii="Segoe UI Symbol" w:hAnsi="Segoe UI Symbol"/>
          <w:sz w:val="24"/>
          <w:szCs w:val="24"/>
        </w:rPr>
        <w:t xml:space="preserve">, relative to </w:t>
      </w:r>
      <w:r w:rsidR="00181198">
        <w:rPr>
          <w:rFonts w:ascii="Segoe UI Symbol" w:hAnsi="Segoe UI Symbol"/>
          <w:sz w:val="24"/>
          <w:szCs w:val="24"/>
        </w:rPr>
        <w:t>2022</w:t>
      </w:r>
      <w:r w:rsidRPr="00FB295A">
        <w:rPr>
          <w:rFonts w:ascii="Segoe UI Symbol" w:hAnsi="Segoe UI Symbol"/>
          <w:sz w:val="24"/>
          <w:szCs w:val="24"/>
        </w:rPr>
        <w:t>.</w:t>
      </w:r>
    </w:p>
    <w:p w14:paraId="69FF6C1D" w14:textId="6225649D" w:rsidR="00994CFA" w:rsidRDefault="00424C63" w:rsidP="00994CFA">
      <w:pPr>
        <w:pStyle w:val="Heading1"/>
        <w:ind w:left="-90" w:firstLine="0"/>
        <w:rPr>
          <w:rFonts w:ascii="Segoe UI Symbol" w:hAnsi="Segoe UI Symbol"/>
          <w:b/>
          <w:bCs/>
          <w:sz w:val="28"/>
          <w:szCs w:val="28"/>
        </w:rPr>
      </w:pPr>
      <w:bookmarkStart w:id="76" w:name="_Toc235025699"/>
      <w:r w:rsidRPr="00994CFA">
        <w:rPr>
          <w:rFonts w:ascii="Segoe UI Symbol" w:hAnsi="Segoe UI Symbol"/>
          <w:b/>
          <w:bCs/>
          <w:sz w:val="28"/>
          <w:szCs w:val="28"/>
        </w:rPr>
        <w:t>RESPONSIBILITY</w:t>
      </w:r>
      <w:bookmarkEnd w:id="76"/>
      <w:r w:rsidR="00994CFA" w:rsidRPr="00994CFA">
        <w:rPr>
          <w:rFonts w:ascii="Segoe UI Symbol" w:hAnsi="Segoe UI Symbol"/>
          <w:b/>
          <w:bCs/>
          <w:sz w:val="28"/>
          <w:szCs w:val="28"/>
        </w:rPr>
        <w:t xml:space="preserve"> </w:t>
      </w:r>
    </w:p>
    <w:p w14:paraId="12681669" w14:textId="465B2A07" w:rsidR="00994CFA" w:rsidRPr="00994CFA" w:rsidRDefault="00F54777" w:rsidP="00994CFA">
      <w:pPr>
        <w:tabs>
          <w:tab w:val="left" w:pos="5100"/>
        </w:tabs>
        <w:ind w:left="-90" w:firstLine="0"/>
        <w:rPr>
          <w:rFonts w:ascii="Segoe UI Symbol" w:hAnsi="Segoe UI Symbol"/>
          <w:sz w:val="24"/>
          <w:szCs w:val="24"/>
        </w:rPr>
      </w:pPr>
      <w:r>
        <w:rPr>
          <w:rFonts w:ascii="Segoe UI Symbol" w:hAnsi="Segoe UI Symbol"/>
          <w:sz w:val="24"/>
          <w:szCs w:val="24"/>
        </w:rPr>
        <w:t xml:space="preserve">The </w:t>
      </w:r>
      <w:r w:rsidR="00862555">
        <w:rPr>
          <w:rFonts w:ascii="Segoe UI Symbol" w:hAnsi="Segoe UI Symbol"/>
          <w:sz w:val="24"/>
          <w:szCs w:val="24"/>
        </w:rPr>
        <w:t>Lead Compliance officer</w:t>
      </w:r>
      <w:r>
        <w:rPr>
          <w:rFonts w:ascii="Segoe UI Symbol" w:hAnsi="Segoe UI Symbol"/>
          <w:sz w:val="24"/>
          <w:szCs w:val="24"/>
        </w:rPr>
        <w:t xml:space="preserve">, </w:t>
      </w:r>
      <w:r w:rsidR="00A03B1B">
        <w:rPr>
          <w:rFonts w:ascii="Segoe UI Symbol" w:hAnsi="Segoe UI Symbol"/>
          <w:sz w:val="24"/>
          <w:szCs w:val="24"/>
        </w:rPr>
        <w:t xml:space="preserve">as designated by </w:t>
      </w:r>
      <w:proofErr w:type="gramStart"/>
      <w:r w:rsidR="00A03B1B">
        <w:rPr>
          <w:rFonts w:ascii="Segoe UI Symbol" w:hAnsi="Segoe UI Symbol"/>
          <w:sz w:val="24"/>
          <w:szCs w:val="24"/>
        </w:rPr>
        <w:t>AMLRS,</w:t>
      </w:r>
      <w:r>
        <w:rPr>
          <w:rFonts w:ascii="Segoe UI Symbol" w:hAnsi="Segoe UI Symbol"/>
          <w:sz w:val="24"/>
          <w:szCs w:val="24"/>
        </w:rPr>
        <w:t xml:space="preserve"> </w:t>
      </w:r>
      <w:r w:rsidR="00994CFA" w:rsidRPr="00994CFA">
        <w:rPr>
          <w:rFonts w:ascii="Segoe UI Symbol" w:hAnsi="Segoe UI Symbol"/>
          <w:sz w:val="24"/>
          <w:szCs w:val="24"/>
        </w:rPr>
        <w:t xml:space="preserve"> is</w:t>
      </w:r>
      <w:proofErr w:type="gramEnd"/>
      <w:r w:rsidR="00994CFA" w:rsidRPr="00994CFA">
        <w:rPr>
          <w:rFonts w:ascii="Segoe UI Symbol" w:hAnsi="Segoe UI Symbol"/>
          <w:sz w:val="24"/>
          <w:szCs w:val="24"/>
        </w:rPr>
        <w:t xml:space="preserve"> responsible for implementing this policy and ensuring all Partners and employees are aware of and adhere to this Policy.</w:t>
      </w:r>
    </w:p>
    <w:p w14:paraId="407B90CC" w14:textId="0D81FE3E" w:rsidR="00994CFA" w:rsidRPr="00994CFA" w:rsidRDefault="00994CFA" w:rsidP="00994CFA">
      <w:pPr>
        <w:pStyle w:val="ListParagraph"/>
        <w:numPr>
          <w:ilvl w:val="0"/>
          <w:numId w:val="7"/>
        </w:numPr>
        <w:tabs>
          <w:tab w:val="left" w:pos="5100"/>
        </w:tabs>
        <w:ind w:left="270"/>
        <w:rPr>
          <w:rFonts w:ascii="Segoe UI Symbol" w:hAnsi="Segoe UI Symbol"/>
          <w:b/>
          <w:bCs/>
          <w:sz w:val="26"/>
          <w:szCs w:val="26"/>
        </w:rPr>
      </w:pPr>
      <w:r w:rsidRPr="00994CFA">
        <w:rPr>
          <w:rFonts w:ascii="Segoe UI Symbol" w:hAnsi="Segoe UI Symbol"/>
          <w:b/>
          <w:bCs/>
          <w:sz w:val="26"/>
          <w:szCs w:val="26"/>
        </w:rPr>
        <w:t>Executive Management</w:t>
      </w:r>
    </w:p>
    <w:p w14:paraId="3302666E" w14:textId="77777777" w:rsidR="00862555" w:rsidRPr="00862555" w:rsidRDefault="00862555" w:rsidP="00862555">
      <w:pPr>
        <w:numPr>
          <w:ilvl w:val="0"/>
          <w:numId w:val="6"/>
        </w:numPr>
        <w:tabs>
          <w:tab w:val="left" w:pos="5100"/>
        </w:tabs>
        <w:rPr>
          <w:rFonts w:ascii="Segoe UI Symbol" w:hAnsi="Segoe UI Symbol"/>
          <w:sz w:val="24"/>
          <w:szCs w:val="24"/>
        </w:rPr>
      </w:pPr>
      <w:r w:rsidRPr="00862555">
        <w:rPr>
          <w:rFonts w:ascii="Segoe UI Symbol" w:hAnsi="Segoe UI Symbol"/>
          <w:sz w:val="24"/>
          <w:szCs w:val="24"/>
        </w:rPr>
        <w:t>Provide leadership and strategic direction for implementing labor and human rights initiatives.</w:t>
      </w:r>
    </w:p>
    <w:p w14:paraId="7E204719" w14:textId="77777777" w:rsidR="00862555" w:rsidRPr="00862555" w:rsidRDefault="00862555" w:rsidP="00862555">
      <w:pPr>
        <w:numPr>
          <w:ilvl w:val="0"/>
          <w:numId w:val="6"/>
        </w:numPr>
        <w:tabs>
          <w:tab w:val="left" w:pos="5100"/>
        </w:tabs>
        <w:rPr>
          <w:rFonts w:ascii="Segoe UI Symbol" w:hAnsi="Segoe UI Symbol"/>
          <w:sz w:val="24"/>
          <w:szCs w:val="24"/>
        </w:rPr>
      </w:pPr>
      <w:r w:rsidRPr="00862555">
        <w:rPr>
          <w:rFonts w:ascii="Segoe UI Symbol" w:hAnsi="Segoe UI Symbol"/>
          <w:sz w:val="24"/>
          <w:szCs w:val="24"/>
        </w:rPr>
        <w:t>Allocate adequate resources and budget to achieve labor and human rights objectives effectively.</w:t>
      </w:r>
    </w:p>
    <w:p w14:paraId="375492AD" w14:textId="77777777" w:rsidR="00862555" w:rsidRPr="00862555" w:rsidRDefault="00862555" w:rsidP="00862555">
      <w:pPr>
        <w:numPr>
          <w:ilvl w:val="0"/>
          <w:numId w:val="6"/>
        </w:numPr>
        <w:tabs>
          <w:tab w:val="left" w:pos="5100"/>
        </w:tabs>
        <w:rPr>
          <w:rFonts w:ascii="Segoe UI Symbol" w:hAnsi="Segoe UI Symbol"/>
          <w:sz w:val="24"/>
          <w:szCs w:val="24"/>
        </w:rPr>
      </w:pPr>
      <w:r w:rsidRPr="00862555">
        <w:rPr>
          <w:rFonts w:ascii="Segoe UI Symbol" w:hAnsi="Segoe UI Symbol"/>
          <w:sz w:val="24"/>
          <w:szCs w:val="24"/>
        </w:rPr>
        <w:t>Ensure alignment of labor and human rights initiatives with overall business goals.</w:t>
      </w:r>
    </w:p>
    <w:p w14:paraId="428BD5C8" w14:textId="77777777" w:rsidR="00862555" w:rsidRPr="00862555" w:rsidRDefault="00862555" w:rsidP="00862555">
      <w:pPr>
        <w:numPr>
          <w:ilvl w:val="0"/>
          <w:numId w:val="6"/>
        </w:numPr>
        <w:tabs>
          <w:tab w:val="left" w:pos="5100"/>
        </w:tabs>
        <w:rPr>
          <w:rFonts w:ascii="Segoe UI Symbol" w:hAnsi="Segoe UI Symbol"/>
          <w:sz w:val="24"/>
          <w:szCs w:val="24"/>
        </w:rPr>
      </w:pPr>
      <w:r w:rsidRPr="00862555">
        <w:rPr>
          <w:rFonts w:ascii="Segoe UI Symbol" w:hAnsi="Segoe UI Symbol"/>
          <w:sz w:val="24"/>
          <w:szCs w:val="24"/>
        </w:rPr>
        <w:lastRenderedPageBreak/>
        <w:t>Review and monitor compliance with labor and human rights commitments quarterly.</w:t>
      </w:r>
    </w:p>
    <w:p w14:paraId="12E21769" w14:textId="3CB177A0" w:rsidR="00994CFA" w:rsidRPr="00994CFA" w:rsidRDefault="00862555" w:rsidP="00862555">
      <w:pPr>
        <w:numPr>
          <w:ilvl w:val="0"/>
          <w:numId w:val="6"/>
        </w:numPr>
        <w:tabs>
          <w:tab w:val="left" w:pos="5100"/>
        </w:tabs>
        <w:rPr>
          <w:rFonts w:ascii="Segoe UI Symbol" w:hAnsi="Segoe UI Symbol"/>
          <w:sz w:val="24"/>
          <w:szCs w:val="24"/>
        </w:rPr>
      </w:pPr>
      <w:r w:rsidRPr="00862555">
        <w:rPr>
          <w:rFonts w:ascii="Segoe UI Symbol" w:hAnsi="Segoe UI Symbol"/>
          <w:sz w:val="24"/>
          <w:szCs w:val="24"/>
        </w:rPr>
        <w:t>Make strategic decisions to address gaps and improve processes based on policy review outcomes.</w:t>
      </w:r>
    </w:p>
    <w:p w14:paraId="06A8C322" w14:textId="18FE1108" w:rsidR="00994CFA" w:rsidRPr="00994CFA" w:rsidRDefault="006F7A17" w:rsidP="00994CFA">
      <w:pPr>
        <w:pStyle w:val="ListParagraph"/>
        <w:numPr>
          <w:ilvl w:val="0"/>
          <w:numId w:val="7"/>
        </w:numPr>
        <w:tabs>
          <w:tab w:val="left" w:pos="5100"/>
        </w:tabs>
        <w:ind w:left="270"/>
        <w:rPr>
          <w:rFonts w:ascii="Segoe UI Symbol" w:hAnsi="Segoe UI Symbol"/>
          <w:b/>
          <w:bCs/>
          <w:sz w:val="26"/>
          <w:szCs w:val="26"/>
        </w:rPr>
      </w:pPr>
      <w:r>
        <w:rPr>
          <w:rFonts w:ascii="Segoe UI Symbol" w:hAnsi="Segoe UI Symbol"/>
          <w:b/>
          <w:bCs/>
          <w:sz w:val="26"/>
          <w:szCs w:val="26"/>
        </w:rPr>
        <w:t>Lead</w:t>
      </w:r>
      <w:r w:rsidRPr="00994CFA">
        <w:rPr>
          <w:rFonts w:ascii="Segoe UI Symbol" w:hAnsi="Segoe UI Symbol"/>
          <w:b/>
          <w:bCs/>
          <w:sz w:val="26"/>
          <w:szCs w:val="26"/>
        </w:rPr>
        <w:t xml:space="preserve"> </w:t>
      </w:r>
      <w:r w:rsidR="00862555">
        <w:rPr>
          <w:rFonts w:ascii="Segoe UI Symbol" w:hAnsi="Segoe UI Symbol"/>
          <w:b/>
          <w:bCs/>
          <w:sz w:val="26"/>
          <w:szCs w:val="26"/>
        </w:rPr>
        <w:t>Compliance</w:t>
      </w:r>
      <w:r w:rsidR="00994CFA" w:rsidRPr="00994CFA">
        <w:rPr>
          <w:rFonts w:ascii="Segoe UI Symbol" w:hAnsi="Segoe UI Symbol"/>
          <w:b/>
          <w:bCs/>
          <w:sz w:val="26"/>
          <w:szCs w:val="26"/>
        </w:rPr>
        <w:t xml:space="preserve"> Officer </w:t>
      </w:r>
    </w:p>
    <w:p w14:paraId="0A640F14" w14:textId="77777777" w:rsidR="00DF5E98" w:rsidRPr="00DF5E98" w:rsidRDefault="00DF5E98" w:rsidP="00DF5E98">
      <w:pPr>
        <w:numPr>
          <w:ilvl w:val="0"/>
          <w:numId w:val="6"/>
        </w:numPr>
        <w:tabs>
          <w:tab w:val="left" w:pos="5100"/>
        </w:tabs>
        <w:rPr>
          <w:rFonts w:ascii="Segoe UI Symbol" w:hAnsi="Segoe UI Symbol"/>
          <w:sz w:val="24"/>
          <w:szCs w:val="24"/>
        </w:rPr>
      </w:pPr>
      <w:r w:rsidRPr="00DF5E98">
        <w:rPr>
          <w:rFonts w:ascii="Segoe UI Symbol" w:hAnsi="Segoe UI Symbol"/>
          <w:sz w:val="24"/>
          <w:szCs w:val="24"/>
        </w:rPr>
        <w:t>Oversee the monitoring and enforcement of labor and human rights standards within the company.</w:t>
      </w:r>
    </w:p>
    <w:p w14:paraId="3BA3200C" w14:textId="77777777" w:rsidR="00DF5E98" w:rsidRPr="00DF5E98" w:rsidRDefault="00DF5E98" w:rsidP="00DF5E98">
      <w:pPr>
        <w:numPr>
          <w:ilvl w:val="0"/>
          <w:numId w:val="6"/>
        </w:numPr>
        <w:tabs>
          <w:tab w:val="left" w:pos="5100"/>
        </w:tabs>
        <w:rPr>
          <w:rFonts w:ascii="Segoe UI Symbol" w:hAnsi="Segoe UI Symbol"/>
          <w:sz w:val="24"/>
          <w:szCs w:val="24"/>
        </w:rPr>
      </w:pPr>
      <w:r w:rsidRPr="00DF5E98">
        <w:rPr>
          <w:rFonts w:ascii="Segoe UI Symbol" w:hAnsi="Segoe UI Symbol"/>
          <w:sz w:val="24"/>
          <w:szCs w:val="24"/>
        </w:rPr>
        <w:t>Ensure compliance with local and international labor laws and human rights regulations.</w:t>
      </w:r>
    </w:p>
    <w:p w14:paraId="7C114585" w14:textId="77777777" w:rsidR="00DF5E98" w:rsidRPr="00DF5E98" w:rsidRDefault="00DF5E98" w:rsidP="00DF5E98">
      <w:pPr>
        <w:numPr>
          <w:ilvl w:val="0"/>
          <w:numId w:val="6"/>
        </w:numPr>
        <w:tabs>
          <w:tab w:val="left" w:pos="5100"/>
        </w:tabs>
        <w:rPr>
          <w:rFonts w:ascii="Segoe UI Symbol" w:hAnsi="Segoe UI Symbol"/>
          <w:sz w:val="24"/>
          <w:szCs w:val="24"/>
        </w:rPr>
      </w:pPr>
      <w:r w:rsidRPr="00DF5E98">
        <w:rPr>
          <w:rFonts w:ascii="Segoe UI Symbol" w:hAnsi="Segoe UI Symbol"/>
          <w:sz w:val="24"/>
          <w:szCs w:val="24"/>
        </w:rPr>
        <w:t>Conduct regular audits and assessments to evaluate compliance and identify potential risks.</w:t>
      </w:r>
    </w:p>
    <w:p w14:paraId="3DA5055D" w14:textId="77777777" w:rsidR="00DF5E98" w:rsidRPr="00DF5E98" w:rsidRDefault="00DF5E98" w:rsidP="00DF5E98">
      <w:pPr>
        <w:numPr>
          <w:ilvl w:val="0"/>
          <w:numId w:val="6"/>
        </w:numPr>
        <w:tabs>
          <w:tab w:val="left" w:pos="5100"/>
        </w:tabs>
        <w:rPr>
          <w:rFonts w:ascii="Segoe UI Symbol" w:hAnsi="Segoe UI Symbol"/>
          <w:sz w:val="24"/>
          <w:szCs w:val="24"/>
        </w:rPr>
      </w:pPr>
      <w:r w:rsidRPr="00DF5E98">
        <w:rPr>
          <w:rFonts w:ascii="Segoe UI Symbol" w:hAnsi="Segoe UI Symbol"/>
          <w:sz w:val="24"/>
          <w:szCs w:val="24"/>
        </w:rPr>
        <w:t>Provide guidance and recommendations for corrective actions in case of violations.</w:t>
      </w:r>
    </w:p>
    <w:p w14:paraId="7ECB98F9" w14:textId="77777777" w:rsidR="00DF5E98" w:rsidRPr="00DF5E98" w:rsidRDefault="00DF5E98" w:rsidP="00DF5E98">
      <w:pPr>
        <w:numPr>
          <w:ilvl w:val="0"/>
          <w:numId w:val="6"/>
        </w:numPr>
        <w:tabs>
          <w:tab w:val="left" w:pos="5100"/>
        </w:tabs>
        <w:rPr>
          <w:rFonts w:ascii="Segoe UI Symbol" w:hAnsi="Segoe UI Symbol"/>
          <w:sz w:val="24"/>
          <w:szCs w:val="24"/>
        </w:rPr>
      </w:pPr>
      <w:r w:rsidRPr="00DF5E98">
        <w:rPr>
          <w:rFonts w:ascii="Segoe UI Symbol" w:hAnsi="Segoe UI Symbol"/>
          <w:sz w:val="24"/>
          <w:szCs w:val="24"/>
        </w:rPr>
        <w:t>Coordinate training programs to raise awareness and understanding of labor and human rights issues.</w:t>
      </w:r>
    </w:p>
    <w:p w14:paraId="4B8C2B90" w14:textId="63B880A4" w:rsidR="00994CFA" w:rsidRPr="00994CFA" w:rsidRDefault="00DF5E98" w:rsidP="00DF5E98">
      <w:pPr>
        <w:numPr>
          <w:ilvl w:val="0"/>
          <w:numId w:val="6"/>
        </w:numPr>
        <w:tabs>
          <w:tab w:val="left" w:pos="5100"/>
        </w:tabs>
        <w:rPr>
          <w:rFonts w:ascii="Segoe UI Symbol" w:hAnsi="Segoe UI Symbol"/>
          <w:sz w:val="24"/>
          <w:szCs w:val="24"/>
        </w:rPr>
      </w:pPr>
      <w:r w:rsidRPr="00DF5E98">
        <w:rPr>
          <w:rFonts w:ascii="Segoe UI Symbol" w:hAnsi="Segoe UI Symbol"/>
          <w:sz w:val="24"/>
          <w:szCs w:val="24"/>
        </w:rPr>
        <w:t>Act as the main point of contact for employees to report concerns or violations related to labor and human rights.</w:t>
      </w:r>
    </w:p>
    <w:p w14:paraId="5B6FFDDD" w14:textId="355987A5" w:rsidR="00994CFA" w:rsidRPr="00994CFA" w:rsidRDefault="00994CFA" w:rsidP="00994CFA">
      <w:pPr>
        <w:pStyle w:val="ListParagraph"/>
        <w:numPr>
          <w:ilvl w:val="0"/>
          <w:numId w:val="7"/>
        </w:numPr>
        <w:tabs>
          <w:tab w:val="left" w:pos="5100"/>
        </w:tabs>
        <w:ind w:left="270"/>
        <w:rPr>
          <w:rFonts w:ascii="Segoe UI Symbol" w:hAnsi="Segoe UI Symbol"/>
          <w:b/>
          <w:bCs/>
          <w:sz w:val="26"/>
          <w:szCs w:val="26"/>
        </w:rPr>
      </w:pPr>
      <w:r w:rsidRPr="00994CFA">
        <w:rPr>
          <w:rFonts w:ascii="Segoe UI Symbol" w:hAnsi="Segoe UI Symbol"/>
          <w:b/>
          <w:bCs/>
          <w:sz w:val="26"/>
          <w:szCs w:val="26"/>
        </w:rPr>
        <w:t>Employees</w:t>
      </w:r>
    </w:p>
    <w:p w14:paraId="4C24AE1D" w14:textId="77777777" w:rsidR="00DF5E98" w:rsidRPr="00DF5E98" w:rsidRDefault="00DF5E98" w:rsidP="00DF5E98">
      <w:pPr>
        <w:numPr>
          <w:ilvl w:val="0"/>
          <w:numId w:val="6"/>
        </w:numPr>
        <w:tabs>
          <w:tab w:val="left" w:pos="5100"/>
        </w:tabs>
        <w:rPr>
          <w:rFonts w:ascii="Segoe UI Symbol" w:hAnsi="Segoe UI Symbol"/>
          <w:sz w:val="24"/>
          <w:szCs w:val="24"/>
        </w:rPr>
      </w:pPr>
      <w:r w:rsidRPr="00DF5E98">
        <w:rPr>
          <w:rFonts w:ascii="Segoe UI Symbol" w:hAnsi="Segoe UI Symbol"/>
          <w:sz w:val="24"/>
          <w:szCs w:val="24"/>
        </w:rPr>
        <w:t>Adhere to company standards and guidelines for labor and human rights in their daily activities.</w:t>
      </w:r>
    </w:p>
    <w:p w14:paraId="36387590" w14:textId="77777777" w:rsidR="00DF5E98" w:rsidRPr="00DF5E98" w:rsidRDefault="00DF5E98" w:rsidP="00DF5E98">
      <w:pPr>
        <w:numPr>
          <w:ilvl w:val="0"/>
          <w:numId w:val="6"/>
        </w:numPr>
        <w:tabs>
          <w:tab w:val="left" w:pos="5100"/>
        </w:tabs>
        <w:rPr>
          <w:rFonts w:ascii="Segoe UI Symbol" w:hAnsi="Segoe UI Symbol"/>
          <w:sz w:val="24"/>
          <w:szCs w:val="24"/>
        </w:rPr>
      </w:pPr>
      <w:r w:rsidRPr="00DF5E98">
        <w:rPr>
          <w:rFonts w:ascii="Segoe UI Symbol" w:hAnsi="Segoe UI Symbol"/>
          <w:sz w:val="24"/>
          <w:szCs w:val="24"/>
        </w:rPr>
        <w:t>Report any suspected violations or unethical practices using established channels.</w:t>
      </w:r>
    </w:p>
    <w:p w14:paraId="2F02E5C9" w14:textId="77777777" w:rsidR="00DF5E98" w:rsidRPr="00DF5E98" w:rsidRDefault="00DF5E98" w:rsidP="00DF5E98">
      <w:pPr>
        <w:numPr>
          <w:ilvl w:val="0"/>
          <w:numId w:val="6"/>
        </w:numPr>
        <w:tabs>
          <w:tab w:val="left" w:pos="5100"/>
        </w:tabs>
        <w:rPr>
          <w:rFonts w:ascii="Segoe UI Symbol" w:hAnsi="Segoe UI Symbol"/>
          <w:sz w:val="24"/>
          <w:szCs w:val="24"/>
        </w:rPr>
      </w:pPr>
      <w:r w:rsidRPr="00DF5E98">
        <w:rPr>
          <w:rFonts w:ascii="Segoe UI Symbol" w:hAnsi="Segoe UI Symbol"/>
          <w:sz w:val="24"/>
          <w:szCs w:val="24"/>
        </w:rPr>
        <w:t>Engage in training programs to increase awareness of labor and human rights responsibilities.</w:t>
      </w:r>
    </w:p>
    <w:p w14:paraId="1D362D02" w14:textId="77777777" w:rsidR="00DF5E98" w:rsidRPr="00DF5E98" w:rsidRDefault="00DF5E98" w:rsidP="00DF5E98">
      <w:pPr>
        <w:numPr>
          <w:ilvl w:val="0"/>
          <w:numId w:val="6"/>
        </w:numPr>
        <w:tabs>
          <w:tab w:val="left" w:pos="5100"/>
        </w:tabs>
        <w:rPr>
          <w:rFonts w:ascii="Segoe UI Symbol" w:hAnsi="Segoe UI Symbol"/>
          <w:sz w:val="24"/>
          <w:szCs w:val="24"/>
        </w:rPr>
      </w:pPr>
      <w:r w:rsidRPr="00DF5E98">
        <w:rPr>
          <w:rFonts w:ascii="Segoe UI Symbol" w:hAnsi="Segoe UI Symbol"/>
          <w:sz w:val="24"/>
          <w:szCs w:val="24"/>
        </w:rPr>
        <w:t>Respect and uphold the rights of all colleagues, ensuring an inclusive and respectful work environment.</w:t>
      </w:r>
    </w:p>
    <w:p w14:paraId="4269692A" w14:textId="77777777" w:rsidR="00DF5E98" w:rsidRPr="00DF5E98" w:rsidRDefault="00DF5E98" w:rsidP="00DF5E98">
      <w:pPr>
        <w:numPr>
          <w:ilvl w:val="0"/>
          <w:numId w:val="6"/>
        </w:numPr>
        <w:tabs>
          <w:tab w:val="left" w:pos="5100"/>
        </w:tabs>
        <w:rPr>
          <w:rFonts w:ascii="Segoe UI Symbol" w:hAnsi="Segoe UI Symbol"/>
          <w:sz w:val="24"/>
          <w:szCs w:val="24"/>
        </w:rPr>
      </w:pPr>
      <w:r w:rsidRPr="00DF5E98">
        <w:rPr>
          <w:rFonts w:ascii="Segoe UI Symbol" w:hAnsi="Segoe UI Symbol"/>
          <w:sz w:val="24"/>
          <w:szCs w:val="24"/>
        </w:rPr>
        <w:lastRenderedPageBreak/>
        <w:t>Cooperate with audits, assessments, and investigations related to labor and human rights compliance.</w:t>
      </w:r>
    </w:p>
    <w:p w14:paraId="60F43604" w14:textId="77777777" w:rsidR="00DF5E98" w:rsidRPr="00DF5E98" w:rsidRDefault="00DF5E98" w:rsidP="00DF5E98">
      <w:pPr>
        <w:numPr>
          <w:ilvl w:val="0"/>
          <w:numId w:val="6"/>
        </w:numPr>
        <w:tabs>
          <w:tab w:val="left" w:pos="5100"/>
        </w:tabs>
        <w:rPr>
          <w:rFonts w:ascii="Segoe UI Symbol" w:hAnsi="Segoe UI Symbol"/>
          <w:sz w:val="24"/>
          <w:szCs w:val="24"/>
        </w:rPr>
      </w:pPr>
      <w:r w:rsidRPr="00DF5E98">
        <w:rPr>
          <w:rFonts w:ascii="Segoe UI Symbol" w:hAnsi="Segoe UI Symbol"/>
          <w:sz w:val="24"/>
          <w:szCs w:val="24"/>
        </w:rPr>
        <w:t>Actively participate in the identification and resolution of potential labor and human rights concerns.</w:t>
      </w:r>
    </w:p>
    <w:p w14:paraId="7450FD21" w14:textId="13C9156B" w:rsidR="00994CFA" w:rsidRDefault="00DF5E98" w:rsidP="00DF5E98">
      <w:pPr>
        <w:numPr>
          <w:ilvl w:val="0"/>
          <w:numId w:val="6"/>
        </w:numPr>
        <w:tabs>
          <w:tab w:val="left" w:pos="5100"/>
        </w:tabs>
        <w:rPr>
          <w:rFonts w:ascii="Segoe UI Symbol" w:hAnsi="Segoe UI Symbol"/>
          <w:sz w:val="24"/>
          <w:szCs w:val="24"/>
        </w:rPr>
      </w:pPr>
      <w:r w:rsidRPr="00DF5E98">
        <w:rPr>
          <w:rFonts w:ascii="Segoe UI Symbol" w:hAnsi="Segoe UI Symbol"/>
          <w:sz w:val="24"/>
          <w:szCs w:val="24"/>
        </w:rPr>
        <w:t>Ensure personal behavior aligns with ethical standards set by the company in all interactions.</w:t>
      </w:r>
    </w:p>
    <w:p w14:paraId="77081291" w14:textId="202CF008" w:rsidR="00F21E1F" w:rsidRDefault="00424C63" w:rsidP="00F21E1F">
      <w:pPr>
        <w:pStyle w:val="Heading1"/>
        <w:ind w:left="-90" w:firstLine="0"/>
        <w:rPr>
          <w:rFonts w:ascii="Segoe UI Symbol" w:hAnsi="Segoe UI Symbol"/>
          <w:b/>
          <w:bCs/>
          <w:sz w:val="28"/>
          <w:szCs w:val="28"/>
        </w:rPr>
      </w:pPr>
      <w:bookmarkStart w:id="77" w:name="_Toc235025700"/>
      <w:r w:rsidRPr="00F21E1F">
        <w:rPr>
          <w:rFonts w:ascii="Segoe UI Symbol" w:hAnsi="Segoe UI Symbol"/>
          <w:b/>
          <w:bCs/>
          <w:sz w:val="28"/>
          <w:szCs w:val="28"/>
        </w:rPr>
        <w:t>REPORTING</w:t>
      </w:r>
      <w:bookmarkEnd w:id="77"/>
      <w:r w:rsidRPr="00F21E1F">
        <w:rPr>
          <w:rFonts w:ascii="Segoe UI Symbol" w:hAnsi="Segoe UI Symbol"/>
          <w:b/>
          <w:bCs/>
          <w:sz w:val="28"/>
          <w:szCs w:val="28"/>
        </w:rPr>
        <w:t xml:space="preserve"> </w:t>
      </w:r>
    </w:p>
    <w:p w14:paraId="3E97C934" w14:textId="16BB7A33" w:rsidR="00F21E1F" w:rsidRPr="00F21E1F" w:rsidRDefault="00DF5E98" w:rsidP="00F21E1F">
      <w:pPr>
        <w:tabs>
          <w:tab w:val="left" w:pos="5100"/>
        </w:tabs>
        <w:ind w:left="-90" w:firstLine="0"/>
      </w:pPr>
      <w:r w:rsidRPr="00DF5E98">
        <w:rPr>
          <w:rFonts w:ascii="Segoe UI Symbol" w:hAnsi="Segoe UI Symbol"/>
          <w:sz w:val="24"/>
          <w:szCs w:val="24"/>
        </w:rPr>
        <w:t>Regular and transparent reporting practices are essential for monitoring progress, identifying potential risks, and ensuring accountability in our commitment to labor and human rights. We adhere to the following reporting procedures</w:t>
      </w:r>
      <w:r w:rsidR="00F21E1F" w:rsidRPr="00F21E1F">
        <w:t>:</w:t>
      </w:r>
    </w:p>
    <w:p w14:paraId="45187F12" w14:textId="77777777" w:rsidR="00DF5E98" w:rsidRPr="00DF5E98" w:rsidRDefault="00DF5E98" w:rsidP="00DF5E98">
      <w:pPr>
        <w:numPr>
          <w:ilvl w:val="0"/>
          <w:numId w:val="11"/>
        </w:numPr>
        <w:rPr>
          <w:rFonts w:ascii="Segoe UI Symbol" w:hAnsi="Segoe UI Symbol"/>
          <w:sz w:val="24"/>
          <w:szCs w:val="24"/>
        </w:rPr>
      </w:pPr>
      <w:r w:rsidRPr="00DF5E98">
        <w:rPr>
          <w:rFonts w:ascii="Segoe UI Symbol" w:hAnsi="Segoe UI Symbol"/>
          <w:sz w:val="24"/>
          <w:szCs w:val="24"/>
        </w:rPr>
        <w:t>Annual Labor and Human Rights Performance Reviews: We conduct yearly evaluations to assess our adherence to labor and human rights standards, collecting data on key metrics outlined in our framework.</w:t>
      </w:r>
    </w:p>
    <w:p w14:paraId="57CFB260" w14:textId="77777777" w:rsidR="00DF5E98" w:rsidRPr="00DF5E98" w:rsidRDefault="00DF5E98" w:rsidP="00DF5E98">
      <w:pPr>
        <w:numPr>
          <w:ilvl w:val="0"/>
          <w:numId w:val="11"/>
        </w:numPr>
        <w:rPr>
          <w:rFonts w:ascii="Segoe UI Symbol" w:hAnsi="Segoe UI Symbol"/>
          <w:sz w:val="24"/>
          <w:szCs w:val="24"/>
        </w:rPr>
      </w:pPr>
      <w:r w:rsidRPr="00DF5E98">
        <w:rPr>
          <w:rFonts w:ascii="Segoe UI Symbol" w:hAnsi="Segoe UI Symbol"/>
          <w:sz w:val="24"/>
          <w:szCs w:val="24"/>
        </w:rPr>
        <w:t>Internal Assessments: Internal assessments are carried out regularly to ensure compliance with labor laws, evaluate the effectiveness of our management systems, and identify areas for improvement.</w:t>
      </w:r>
    </w:p>
    <w:p w14:paraId="686902A8" w14:textId="55FAE8BC" w:rsidR="00F21E1F" w:rsidRPr="00F21E1F" w:rsidRDefault="00DF5E98" w:rsidP="00DF5E98">
      <w:pPr>
        <w:numPr>
          <w:ilvl w:val="0"/>
          <w:numId w:val="11"/>
        </w:numPr>
      </w:pPr>
      <w:r w:rsidRPr="00DF5E98">
        <w:rPr>
          <w:rFonts w:ascii="Segoe UI Symbol" w:hAnsi="Segoe UI Symbol"/>
          <w:sz w:val="24"/>
          <w:szCs w:val="24"/>
        </w:rPr>
        <w:t>Stakeholder Communication: We actively engage with stakeholders, including employees, partners, regulatory bodies, and communities, to address concerns, gather insights, and transparently report on our progress and initiatives related to labor and human rights.</w:t>
      </w:r>
    </w:p>
    <w:p w14:paraId="595B5CA1" w14:textId="7B59B778" w:rsidR="00F21E1F" w:rsidRDefault="00424C63" w:rsidP="00F21E1F">
      <w:pPr>
        <w:pStyle w:val="Heading1"/>
        <w:ind w:left="-90" w:firstLine="0"/>
        <w:rPr>
          <w:rFonts w:ascii="Segoe UI Symbol" w:hAnsi="Segoe UI Symbol"/>
          <w:b/>
          <w:bCs/>
          <w:sz w:val="28"/>
          <w:szCs w:val="28"/>
        </w:rPr>
      </w:pPr>
      <w:bookmarkStart w:id="78" w:name="_Toc235025701"/>
      <w:r w:rsidRPr="00F21E1F">
        <w:rPr>
          <w:rFonts w:ascii="Segoe UI Symbol" w:hAnsi="Segoe UI Symbol"/>
          <w:b/>
          <w:bCs/>
          <w:sz w:val="28"/>
          <w:szCs w:val="28"/>
        </w:rPr>
        <w:t>CONTINUOUS IMPROVEMENT</w:t>
      </w:r>
      <w:bookmarkEnd w:id="78"/>
      <w:r w:rsidR="00F21E1F" w:rsidRPr="00F21E1F">
        <w:rPr>
          <w:rFonts w:ascii="Segoe UI Symbol" w:hAnsi="Segoe UI Symbol"/>
          <w:b/>
          <w:bCs/>
          <w:sz w:val="28"/>
          <w:szCs w:val="28"/>
        </w:rPr>
        <w:t xml:space="preserve"> </w:t>
      </w:r>
    </w:p>
    <w:p w14:paraId="628C68B8" w14:textId="77777777" w:rsidR="00DF5E98" w:rsidRPr="00DF5E98" w:rsidRDefault="00DF5E98" w:rsidP="00DF5E98">
      <w:pPr>
        <w:tabs>
          <w:tab w:val="left" w:pos="5100"/>
        </w:tabs>
        <w:ind w:left="-90" w:firstLine="0"/>
        <w:rPr>
          <w:rFonts w:ascii="Segoe UI Symbol" w:hAnsi="Segoe UI Symbol"/>
          <w:sz w:val="24"/>
          <w:szCs w:val="24"/>
        </w:rPr>
      </w:pPr>
      <w:r w:rsidRPr="00DF5E98">
        <w:rPr>
          <w:rFonts w:ascii="Segoe UI Symbol" w:hAnsi="Segoe UI Symbol"/>
          <w:sz w:val="24"/>
          <w:szCs w:val="24"/>
        </w:rPr>
        <w:t>We are committed to continuously improving our labor and human rights performance. Our goal is to foster a fair, respectful, and ethical workplace for all. We regularly update our Labor and Human Rights guidelines, incorporating best practices, employee feedback, and legal developments. Our ongoing efforts include:</w:t>
      </w:r>
    </w:p>
    <w:p w14:paraId="3F9A3C1A" w14:textId="77777777" w:rsidR="00DF5E98" w:rsidRPr="00DF5E98" w:rsidRDefault="00DF5E98" w:rsidP="00DF5E98">
      <w:pPr>
        <w:numPr>
          <w:ilvl w:val="0"/>
          <w:numId w:val="13"/>
        </w:numPr>
        <w:tabs>
          <w:tab w:val="left" w:pos="5100"/>
        </w:tabs>
        <w:rPr>
          <w:rFonts w:ascii="Segoe UI Symbol" w:hAnsi="Segoe UI Symbol"/>
          <w:sz w:val="24"/>
          <w:szCs w:val="24"/>
        </w:rPr>
      </w:pPr>
      <w:r w:rsidRPr="00DF5E98">
        <w:rPr>
          <w:rFonts w:ascii="Segoe UI Symbol" w:hAnsi="Segoe UI Symbol"/>
          <w:sz w:val="24"/>
          <w:szCs w:val="24"/>
        </w:rPr>
        <w:t>Enhancing workplace safety, health, and well-being.</w:t>
      </w:r>
    </w:p>
    <w:p w14:paraId="1B008272" w14:textId="77777777" w:rsidR="00DF5E98" w:rsidRPr="00DF5E98" w:rsidRDefault="00DF5E98" w:rsidP="00DF5E98">
      <w:pPr>
        <w:numPr>
          <w:ilvl w:val="0"/>
          <w:numId w:val="13"/>
        </w:numPr>
        <w:tabs>
          <w:tab w:val="left" w:pos="5100"/>
        </w:tabs>
        <w:rPr>
          <w:rFonts w:ascii="Segoe UI Symbol" w:hAnsi="Segoe UI Symbol"/>
          <w:sz w:val="24"/>
          <w:szCs w:val="24"/>
        </w:rPr>
      </w:pPr>
      <w:r w:rsidRPr="00DF5E98">
        <w:rPr>
          <w:rFonts w:ascii="Segoe UI Symbol" w:hAnsi="Segoe UI Symbol"/>
          <w:sz w:val="24"/>
          <w:szCs w:val="24"/>
        </w:rPr>
        <w:t>Promoting diversity, equity, and inclusion.</w:t>
      </w:r>
    </w:p>
    <w:p w14:paraId="7D991073" w14:textId="70266C95" w:rsidR="00DF5E98" w:rsidRDefault="00DF5E98" w:rsidP="00DF5E98">
      <w:pPr>
        <w:numPr>
          <w:ilvl w:val="0"/>
          <w:numId w:val="13"/>
        </w:numPr>
        <w:tabs>
          <w:tab w:val="left" w:pos="5100"/>
        </w:tabs>
        <w:rPr>
          <w:rFonts w:ascii="Segoe UI Symbol" w:hAnsi="Segoe UI Symbol"/>
          <w:sz w:val="24"/>
          <w:szCs w:val="24"/>
        </w:rPr>
      </w:pPr>
      <w:r w:rsidRPr="00DF5E98">
        <w:rPr>
          <w:rFonts w:ascii="Segoe UI Symbol" w:hAnsi="Segoe UI Symbol"/>
          <w:sz w:val="24"/>
          <w:szCs w:val="24"/>
        </w:rPr>
        <w:t>Strengthening employee rights and ensuring fair working conditions.</w:t>
      </w:r>
    </w:p>
    <w:p w14:paraId="107736DE" w14:textId="77777777" w:rsidR="00DF5E98" w:rsidRDefault="00DF5E98" w:rsidP="00DF5E98">
      <w:pPr>
        <w:numPr>
          <w:ilvl w:val="0"/>
          <w:numId w:val="13"/>
        </w:numPr>
        <w:tabs>
          <w:tab w:val="left" w:pos="5100"/>
        </w:tabs>
        <w:rPr>
          <w:rFonts w:ascii="Segoe UI Symbol" w:hAnsi="Segoe UI Symbol"/>
          <w:sz w:val="24"/>
          <w:szCs w:val="24"/>
        </w:rPr>
      </w:pPr>
      <w:r w:rsidRPr="00DF5E98">
        <w:rPr>
          <w:rFonts w:ascii="Segoe UI Symbol" w:hAnsi="Segoe UI Symbol"/>
          <w:sz w:val="24"/>
          <w:szCs w:val="24"/>
        </w:rPr>
        <w:lastRenderedPageBreak/>
        <w:t>Implementing new programs and technology to support employees' rights and welfare.</w:t>
      </w:r>
    </w:p>
    <w:p w14:paraId="7418FF17" w14:textId="546F8705" w:rsidR="00DF5E98" w:rsidRPr="00DF5E98" w:rsidRDefault="00DF5E98" w:rsidP="00DF5E98">
      <w:pPr>
        <w:tabs>
          <w:tab w:val="num" w:pos="720"/>
          <w:tab w:val="left" w:pos="5100"/>
        </w:tabs>
        <w:ind w:left="-90" w:firstLine="0"/>
        <w:rPr>
          <w:rFonts w:ascii="Segoe UI Symbol" w:hAnsi="Segoe UI Symbol"/>
          <w:sz w:val="24"/>
          <w:szCs w:val="24"/>
        </w:rPr>
      </w:pPr>
      <w:r w:rsidRPr="00DF5E98">
        <w:rPr>
          <w:rFonts w:ascii="Segoe UI Symbol" w:hAnsi="Segoe UI Symbol"/>
          <w:sz w:val="24"/>
          <w:szCs w:val="24"/>
        </w:rPr>
        <w:t>By continuously refining our approach, we aim to exceed regulatory requirements and create a workplace where all individuals are treated with dignity and respect.</w:t>
      </w:r>
    </w:p>
    <w:p w14:paraId="309E8CE9" w14:textId="7F79865F" w:rsidR="00F21E1F" w:rsidRDefault="00424C63" w:rsidP="00F21E1F">
      <w:pPr>
        <w:pStyle w:val="Heading1"/>
        <w:ind w:left="-90" w:firstLine="0"/>
        <w:rPr>
          <w:rFonts w:ascii="Segoe UI Symbol" w:hAnsi="Segoe UI Symbol"/>
          <w:b/>
          <w:bCs/>
          <w:sz w:val="28"/>
          <w:szCs w:val="28"/>
        </w:rPr>
      </w:pPr>
      <w:bookmarkStart w:id="79" w:name="_Toc235025702"/>
      <w:r w:rsidRPr="00F21E1F">
        <w:rPr>
          <w:rFonts w:ascii="Segoe UI Symbol" w:hAnsi="Segoe UI Symbol"/>
          <w:b/>
          <w:bCs/>
          <w:sz w:val="28"/>
          <w:szCs w:val="28"/>
        </w:rPr>
        <w:t>REVIEW MECHANISM</w:t>
      </w:r>
      <w:bookmarkEnd w:id="79"/>
      <w:r w:rsidR="00F21E1F" w:rsidRPr="00F21E1F">
        <w:rPr>
          <w:rFonts w:ascii="Segoe UI Symbol" w:hAnsi="Segoe UI Symbol"/>
          <w:b/>
          <w:bCs/>
          <w:sz w:val="28"/>
          <w:szCs w:val="28"/>
        </w:rPr>
        <w:t xml:space="preserve"> </w:t>
      </w:r>
    </w:p>
    <w:p w14:paraId="4D9081C3" w14:textId="3ED13CC6" w:rsidR="00F21E1F" w:rsidRDefault="002B5F64" w:rsidP="00F21E1F">
      <w:pPr>
        <w:tabs>
          <w:tab w:val="left" w:pos="5100"/>
        </w:tabs>
        <w:ind w:left="-90" w:firstLine="0"/>
        <w:rPr>
          <w:rFonts w:ascii="Segoe UI Symbol" w:hAnsi="Segoe UI Symbol"/>
          <w:sz w:val="24"/>
          <w:szCs w:val="24"/>
        </w:rPr>
      </w:pPr>
      <w:r>
        <w:rPr>
          <w:rFonts w:ascii="Segoe UI Symbol" w:hAnsi="Segoe UI Symbol"/>
          <w:sz w:val="24"/>
          <w:szCs w:val="24"/>
        </w:rPr>
        <w:t>The Lead</w:t>
      </w:r>
      <w:r w:rsidRPr="00F21E1F">
        <w:rPr>
          <w:rFonts w:ascii="Segoe UI Symbol" w:hAnsi="Segoe UI Symbol"/>
          <w:sz w:val="24"/>
          <w:szCs w:val="24"/>
        </w:rPr>
        <w:t xml:space="preserve"> </w:t>
      </w:r>
      <w:r w:rsidR="00DF5E98">
        <w:rPr>
          <w:rFonts w:ascii="Segoe UI Symbol" w:hAnsi="Segoe UI Symbol"/>
          <w:sz w:val="24"/>
          <w:szCs w:val="24"/>
        </w:rPr>
        <w:t>Compliance</w:t>
      </w:r>
      <w:r w:rsidR="00F21E1F" w:rsidRPr="00F21E1F">
        <w:rPr>
          <w:rFonts w:ascii="Segoe UI Symbol" w:hAnsi="Segoe UI Symbol"/>
          <w:sz w:val="24"/>
          <w:szCs w:val="24"/>
        </w:rPr>
        <w:t xml:space="preserve"> Officer will review the </w:t>
      </w:r>
      <w:r w:rsidR="00DF5E98">
        <w:rPr>
          <w:rFonts w:ascii="Segoe UI Symbol" w:hAnsi="Segoe UI Symbol"/>
          <w:sz w:val="24"/>
          <w:szCs w:val="24"/>
        </w:rPr>
        <w:t xml:space="preserve">Fair labor and </w:t>
      </w:r>
      <w:r w:rsidR="008F3926">
        <w:rPr>
          <w:rFonts w:ascii="Segoe UI Symbol" w:hAnsi="Segoe UI Symbol"/>
          <w:sz w:val="24"/>
          <w:szCs w:val="24"/>
        </w:rPr>
        <w:t>H</w:t>
      </w:r>
      <w:r w:rsidR="00DF5E98">
        <w:rPr>
          <w:rFonts w:ascii="Segoe UI Symbol" w:hAnsi="Segoe UI Symbol"/>
          <w:sz w:val="24"/>
          <w:szCs w:val="24"/>
        </w:rPr>
        <w:t xml:space="preserve">uman </w:t>
      </w:r>
      <w:r w:rsidR="008F3926">
        <w:rPr>
          <w:rFonts w:ascii="Segoe UI Symbol" w:hAnsi="Segoe UI Symbol"/>
          <w:sz w:val="24"/>
          <w:szCs w:val="24"/>
        </w:rPr>
        <w:t>R</w:t>
      </w:r>
      <w:r w:rsidR="00DF5E98">
        <w:rPr>
          <w:rFonts w:ascii="Segoe UI Symbol" w:hAnsi="Segoe UI Symbol"/>
          <w:sz w:val="24"/>
          <w:szCs w:val="24"/>
        </w:rPr>
        <w:t>ight</w:t>
      </w:r>
      <w:r w:rsidR="00F21E1F" w:rsidRPr="00F21E1F">
        <w:rPr>
          <w:rFonts w:ascii="Segoe UI Symbol" w:hAnsi="Segoe UI Symbol"/>
          <w:sz w:val="24"/>
          <w:szCs w:val="24"/>
        </w:rPr>
        <w:t xml:space="preserve"> Policy annually, and any updates will be communicated as necessary. </w:t>
      </w:r>
    </w:p>
    <w:tbl>
      <w:tblPr>
        <w:tblStyle w:val="TableGrid"/>
        <w:tblW w:w="5000" w:type="pct"/>
        <w:tblLook w:val="01E0" w:firstRow="1" w:lastRow="1" w:firstColumn="1" w:lastColumn="1" w:noHBand="0" w:noVBand="0"/>
      </w:tblPr>
      <w:tblGrid>
        <w:gridCol w:w="1026"/>
        <w:gridCol w:w="1551"/>
        <w:gridCol w:w="1825"/>
        <w:gridCol w:w="1875"/>
        <w:gridCol w:w="2739"/>
      </w:tblGrid>
      <w:tr w:rsidR="001D1FAC" w:rsidRPr="007F5549" w14:paraId="6567625C" w14:textId="77777777" w:rsidTr="00033112">
        <w:trPr>
          <w:trHeight w:val="803"/>
        </w:trPr>
        <w:tc>
          <w:tcPr>
            <w:tcW w:w="569" w:type="pct"/>
            <w:vAlign w:val="center"/>
          </w:tcPr>
          <w:p w14:paraId="7E8FF2B8" w14:textId="77777777" w:rsidR="001D1FAC" w:rsidRPr="001D1FAC" w:rsidRDefault="001D1FAC" w:rsidP="00033112">
            <w:pPr>
              <w:pStyle w:val="TableParagraph"/>
              <w:spacing w:before="60" w:after="60"/>
              <w:ind w:right="117"/>
              <w:jc w:val="center"/>
              <w:rPr>
                <w:rFonts w:asciiTheme="minorHAnsi" w:hAnsiTheme="minorHAnsi" w:cstheme="minorHAnsi"/>
                <w:b/>
                <w:color w:val="000000" w:themeColor="text1"/>
              </w:rPr>
            </w:pPr>
            <w:r w:rsidRPr="001D1FAC">
              <w:rPr>
                <w:rFonts w:asciiTheme="minorHAnsi" w:hAnsiTheme="minorHAnsi" w:cstheme="minorHAnsi"/>
                <w:b/>
                <w:color w:val="000000" w:themeColor="text1"/>
                <w:spacing w:val="-2"/>
              </w:rPr>
              <w:t>Sr. No.</w:t>
            </w:r>
          </w:p>
        </w:tc>
        <w:tc>
          <w:tcPr>
            <w:tcW w:w="860" w:type="pct"/>
            <w:vAlign w:val="center"/>
          </w:tcPr>
          <w:p w14:paraId="735F722E" w14:textId="77777777" w:rsidR="001D1FAC" w:rsidRPr="001D1FAC" w:rsidRDefault="001D1FAC" w:rsidP="00033112">
            <w:pPr>
              <w:pStyle w:val="TableParagraph"/>
              <w:spacing w:before="60" w:after="60"/>
              <w:ind w:right="69"/>
              <w:jc w:val="center"/>
              <w:rPr>
                <w:rFonts w:asciiTheme="minorHAnsi" w:hAnsiTheme="minorHAnsi" w:cstheme="minorHAnsi"/>
                <w:b/>
                <w:color w:val="000000" w:themeColor="text1"/>
              </w:rPr>
            </w:pPr>
            <w:r w:rsidRPr="001D1FAC">
              <w:rPr>
                <w:rFonts w:asciiTheme="minorHAnsi" w:hAnsiTheme="minorHAnsi" w:cstheme="minorHAnsi"/>
                <w:b/>
                <w:color w:val="000000" w:themeColor="text1"/>
                <w:spacing w:val="-2"/>
              </w:rPr>
              <w:t>Effective</w:t>
            </w:r>
            <w:r w:rsidRPr="001D1FAC">
              <w:rPr>
                <w:rFonts w:asciiTheme="minorHAnsi" w:hAnsiTheme="minorHAnsi" w:cstheme="minorHAnsi"/>
                <w:b/>
                <w:color w:val="000000" w:themeColor="text1"/>
                <w:spacing w:val="-1"/>
              </w:rPr>
              <w:t xml:space="preserve"> </w:t>
            </w:r>
            <w:r w:rsidRPr="001D1FAC">
              <w:rPr>
                <w:rFonts w:asciiTheme="minorHAnsi" w:hAnsiTheme="minorHAnsi" w:cstheme="minorHAnsi"/>
                <w:b/>
                <w:color w:val="000000" w:themeColor="text1"/>
                <w:spacing w:val="-4"/>
              </w:rPr>
              <w:t>Date</w:t>
            </w:r>
          </w:p>
        </w:tc>
        <w:tc>
          <w:tcPr>
            <w:tcW w:w="1012" w:type="pct"/>
            <w:vAlign w:val="center"/>
          </w:tcPr>
          <w:p w14:paraId="7D375CF6" w14:textId="77777777" w:rsidR="001D1FAC" w:rsidRPr="001D1FAC" w:rsidRDefault="001D1FAC" w:rsidP="00033112">
            <w:pPr>
              <w:pStyle w:val="TableParagraph"/>
              <w:spacing w:before="60" w:after="60"/>
              <w:jc w:val="center"/>
              <w:rPr>
                <w:rFonts w:asciiTheme="minorHAnsi" w:hAnsiTheme="minorHAnsi" w:cstheme="minorHAnsi"/>
                <w:b/>
                <w:color w:val="000000" w:themeColor="text1"/>
              </w:rPr>
            </w:pPr>
            <w:r w:rsidRPr="001D1FAC">
              <w:rPr>
                <w:rFonts w:asciiTheme="minorHAnsi" w:hAnsiTheme="minorHAnsi" w:cstheme="minorHAnsi"/>
                <w:b/>
                <w:color w:val="000000" w:themeColor="text1"/>
                <w:spacing w:val="-2"/>
              </w:rPr>
              <w:t>Reviewer</w:t>
            </w:r>
          </w:p>
        </w:tc>
        <w:tc>
          <w:tcPr>
            <w:tcW w:w="1040" w:type="pct"/>
            <w:vAlign w:val="center"/>
          </w:tcPr>
          <w:p w14:paraId="4FF65316" w14:textId="77777777" w:rsidR="001D1FAC" w:rsidRPr="001D1FAC" w:rsidRDefault="001D1FAC" w:rsidP="00033112">
            <w:pPr>
              <w:pStyle w:val="TableParagraph"/>
              <w:spacing w:before="60" w:after="60"/>
              <w:ind w:left="49" w:right="15"/>
              <w:jc w:val="center"/>
              <w:rPr>
                <w:rFonts w:asciiTheme="minorHAnsi" w:hAnsiTheme="minorHAnsi" w:cstheme="minorHAnsi"/>
                <w:b/>
                <w:color w:val="000000" w:themeColor="text1"/>
              </w:rPr>
            </w:pPr>
            <w:r w:rsidRPr="001D1FAC">
              <w:rPr>
                <w:rFonts w:asciiTheme="minorHAnsi" w:hAnsiTheme="minorHAnsi" w:cstheme="minorHAnsi"/>
                <w:b/>
                <w:color w:val="000000" w:themeColor="text1"/>
                <w:spacing w:val="-2"/>
              </w:rPr>
              <w:t>Approver</w:t>
            </w:r>
          </w:p>
        </w:tc>
        <w:tc>
          <w:tcPr>
            <w:tcW w:w="1519" w:type="pct"/>
            <w:vAlign w:val="center"/>
          </w:tcPr>
          <w:p w14:paraId="37DE4770" w14:textId="77777777" w:rsidR="001D1FAC" w:rsidRPr="001D1FAC" w:rsidRDefault="001D1FAC" w:rsidP="00033112">
            <w:pPr>
              <w:pStyle w:val="TableParagraph"/>
              <w:spacing w:before="60" w:after="60"/>
              <w:jc w:val="center"/>
              <w:rPr>
                <w:rFonts w:asciiTheme="minorHAnsi" w:hAnsiTheme="minorHAnsi" w:cstheme="minorHAnsi"/>
                <w:b/>
                <w:color w:val="000000" w:themeColor="text1"/>
              </w:rPr>
            </w:pPr>
            <w:r w:rsidRPr="001D1FAC">
              <w:rPr>
                <w:rFonts w:asciiTheme="minorHAnsi" w:hAnsiTheme="minorHAnsi" w:cstheme="minorHAnsi"/>
                <w:b/>
                <w:color w:val="000000" w:themeColor="text1"/>
              </w:rPr>
              <w:t>Change</w:t>
            </w:r>
            <w:r w:rsidRPr="001D1FAC">
              <w:rPr>
                <w:rFonts w:asciiTheme="minorHAnsi" w:hAnsiTheme="minorHAnsi" w:cstheme="minorHAnsi"/>
                <w:b/>
                <w:color w:val="000000" w:themeColor="text1"/>
                <w:spacing w:val="-7"/>
              </w:rPr>
              <w:t xml:space="preserve"> </w:t>
            </w:r>
            <w:r w:rsidRPr="001D1FAC">
              <w:rPr>
                <w:rFonts w:asciiTheme="minorHAnsi" w:hAnsiTheme="minorHAnsi" w:cstheme="minorHAnsi"/>
                <w:b/>
                <w:color w:val="000000" w:themeColor="text1"/>
                <w:spacing w:val="-2"/>
              </w:rPr>
              <w:t>Summary</w:t>
            </w:r>
          </w:p>
        </w:tc>
      </w:tr>
      <w:tr w:rsidR="001D1FAC" w:rsidRPr="007F5549" w14:paraId="4BE57D24" w14:textId="77777777" w:rsidTr="00033112">
        <w:trPr>
          <w:trHeight w:val="781"/>
        </w:trPr>
        <w:tc>
          <w:tcPr>
            <w:tcW w:w="569" w:type="pct"/>
            <w:vAlign w:val="center"/>
          </w:tcPr>
          <w:p w14:paraId="4A3558FC" w14:textId="77777777" w:rsidR="001D1FAC" w:rsidRPr="007F5549" w:rsidRDefault="001D1FAC" w:rsidP="00033112">
            <w:pPr>
              <w:pStyle w:val="TableParagraph"/>
              <w:spacing w:before="60" w:after="60"/>
              <w:ind w:right="87"/>
              <w:jc w:val="center"/>
              <w:rPr>
                <w:rFonts w:asciiTheme="minorHAnsi" w:hAnsiTheme="minorHAnsi" w:cstheme="minorHAnsi"/>
              </w:rPr>
            </w:pPr>
            <w:r w:rsidRPr="007F5549">
              <w:rPr>
                <w:rFonts w:asciiTheme="minorHAnsi" w:hAnsiTheme="minorHAnsi" w:cstheme="minorHAnsi"/>
                <w:spacing w:val="-5"/>
              </w:rPr>
              <w:t>1</w:t>
            </w:r>
          </w:p>
        </w:tc>
        <w:tc>
          <w:tcPr>
            <w:tcW w:w="860" w:type="pct"/>
            <w:vAlign w:val="center"/>
          </w:tcPr>
          <w:p w14:paraId="7BA39528" w14:textId="7AD7BFA2" w:rsidR="001D1FAC" w:rsidRPr="007F5549" w:rsidRDefault="001D1FAC" w:rsidP="00033112">
            <w:pPr>
              <w:pStyle w:val="TableParagraph"/>
              <w:spacing w:before="60" w:after="60"/>
              <w:ind w:right="88"/>
              <w:jc w:val="center"/>
              <w:rPr>
                <w:rFonts w:asciiTheme="minorHAnsi" w:hAnsiTheme="minorHAnsi" w:cstheme="minorHAnsi"/>
              </w:rPr>
            </w:pPr>
            <w:r>
              <w:rPr>
                <w:rFonts w:asciiTheme="minorHAnsi" w:hAnsiTheme="minorHAnsi" w:cstheme="minorHAnsi"/>
              </w:rPr>
              <w:t>April 01, 2024</w:t>
            </w:r>
          </w:p>
        </w:tc>
        <w:tc>
          <w:tcPr>
            <w:tcW w:w="1012" w:type="pct"/>
            <w:vAlign w:val="center"/>
          </w:tcPr>
          <w:p w14:paraId="4798B102" w14:textId="6EB9A298" w:rsidR="001D1FAC" w:rsidRPr="007F5549" w:rsidRDefault="006556B6" w:rsidP="00033112">
            <w:pPr>
              <w:pStyle w:val="TableParagraph"/>
              <w:spacing w:before="60" w:after="60"/>
              <w:ind w:left="57"/>
              <w:jc w:val="center"/>
              <w:rPr>
                <w:rFonts w:asciiTheme="minorHAnsi" w:hAnsiTheme="minorHAnsi" w:cstheme="minorHAnsi"/>
              </w:rPr>
            </w:pPr>
            <w:r>
              <w:rPr>
                <w:rFonts w:asciiTheme="minorHAnsi" w:hAnsiTheme="minorHAnsi" w:cstheme="minorHAnsi"/>
              </w:rPr>
              <w:t>Lead Compliance Officer</w:t>
            </w:r>
          </w:p>
        </w:tc>
        <w:tc>
          <w:tcPr>
            <w:tcW w:w="1040" w:type="pct"/>
            <w:vAlign w:val="center"/>
          </w:tcPr>
          <w:p w14:paraId="47CB6DCC" w14:textId="69217442" w:rsidR="001D1FAC" w:rsidRPr="007F5549" w:rsidRDefault="006556B6" w:rsidP="00033112">
            <w:pPr>
              <w:pStyle w:val="TableParagraph"/>
              <w:spacing w:before="60" w:after="60"/>
              <w:jc w:val="center"/>
              <w:rPr>
                <w:rFonts w:asciiTheme="minorHAnsi" w:hAnsiTheme="minorHAnsi" w:cstheme="minorHAnsi"/>
              </w:rPr>
            </w:pPr>
            <w:r>
              <w:rPr>
                <w:rFonts w:asciiTheme="minorHAnsi" w:hAnsiTheme="minorHAnsi" w:cstheme="minorHAnsi"/>
              </w:rPr>
              <w:t>AMLRS RIGHTSOURCE (GROUP)</w:t>
            </w:r>
          </w:p>
        </w:tc>
        <w:tc>
          <w:tcPr>
            <w:tcW w:w="1519" w:type="pct"/>
            <w:vAlign w:val="center"/>
          </w:tcPr>
          <w:p w14:paraId="623FFD4E" w14:textId="77777777" w:rsidR="001D1FAC" w:rsidRPr="007F5549" w:rsidRDefault="001D1FAC" w:rsidP="00033112">
            <w:pPr>
              <w:pStyle w:val="TableParagraph"/>
              <w:spacing w:before="60" w:after="60"/>
              <w:ind w:left="95"/>
              <w:jc w:val="center"/>
              <w:rPr>
                <w:rFonts w:asciiTheme="minorHAnsi" w:hAnsiTheme="minorHAnsi" w:cstheme="minorHAnsi"/>
              </w:rPr>
            </w:pPr>
            <w:r w:rsidRPr="007F5549">
              <w:rPr>
                <w:rFonts w:asciiTheme="minorHAnsi" w:hAnsiTheme="minorHAnsi" w:cstheme="minorHAnsi"/>
              </w:rPr>
              <w:t>New</w:t>
            </w:r>
            <w:r w:rsidRPr="007F5549">
              <w:rPr>
                <w:rFonts w:asciiTheme="minorHAnsi" w:hAnsiTheme="minorHAnsi" w:cstheme="minorHAnsi"/>
                <w:spacing w:val="-5"/>
              </w:rPr>
              <w:t xml:space="preserve"> </w:t>
            </w:r>
            <w:r w:rsidRPr="007F5549">
              <w:rPr>
                <w:rFonts w:asciiTheme="minorHAnsi" w:hAnsiTheme="minorHAnsi" w:cstheme="minorHAnsi"/>
                <w:spacing w:val="-2"/>
              </w:rPr>
              <w:t>Policy</w:t>
            </w:r>
          </w:p>
        </w:tc>
      </w:tr>
      <w:tr w:rsidR="006556B6" w:rsidRPr="007F5549" w14:paraId="303EAA26" w14:textId="77777777" w:rsidTr="00033112">
        <w:trPr>
          <w:trHeight w:val="789"/>
        </w:trPr>
        <w:tc>
          <w:tcPr>
            <w:tcW w:w="569" w:type="pct"/>
            <w:vAlign w:val="center"/>
          </w:tcPr>
          <w:p w14:paraId="3DFEA5D2" w14:textId="77777777" w:rsidR="006556B6" w:rsidRPr="007F5549" w:rsidRDefault="006556B6" w:rsidP="00033112">
            <w:pPr>
              <w:pStyle w:val="TableParagraph"/>
              <w:spacing w:before="60" w:after="60"/>
              <w:ind w:right="86"/>
              <w:jc w:val="center"/>
              <w:rPr>
                <w:rFonts w:asciiTheme="minorHAnsi" w:hAnsiTheme="minorHAnsi" w:cstheme="minorHAnsi"/>
              </w:rPr>
            </w:pPr>
            <w:r w:rsidRPr="007F5549">
              <w:rPr>
                <w:rFonts w:asciiTheme="minorHAnsi" w:hAnsiTheme="minorHAnsi" w:cstheme="minorHAnsi"/>
                <w:spacing w:val="-5"/>
              </w:rPr>
              <w:t>2</w:t>
            </w:r>
          </w:p>
        </w:tc>
        <w:tc>
          <w:tcPr>
            <w:tcW w:w="860" w:type="pct"/>
            <w:vAlign w:val="center"/>
          </w:tcPr>
          <w:p w14:paraId="6D2C37A9" w14:textId="191E65EC" w:rsidR="006556B6" w:rsidRPr="007F5549" w:rsidRDefault="006556B6" w:rsidP="00033112">
            <w:pPr>
              <w:pStyle w:val="TableParagraph"/>
              <w:spacing w:before="60" w:after="60"/>
              <w:ind w:right="88"/>
              <w:jc w:val="center"/>
              <w:rPr>
                <w:rFonts w:asciiTheme="minorHAnsi" w:hAnsiTheme="minorHAnsi" w:cstheme="minorHAnsi"/>
              </w:rPr>
            </w:pPr>
            <w:r>
              <w:rPr>
                <w:rFonts w:asciiTheme="minorHAnsi" w:hAnsiTheme="minorHAnsi" w:cstheme="minorHAnsi"/>
              </w:rPr>
              <w:t>April 01, 2025</w:t>
            </w:r>
          </w:p>
        </w:tc>
        <w:tc>
          <w:tcPr>
            <w:tcW w:w="1012" w:type="pct"/>
            <w:vAlign w:val="center"/>
          </w:tcPr>
          <w:p w14:paraId="0DAE5597" w14:textId="627C166A" w:rsidR="006556B6" w:rsidRPr="007F5549" w:rsidRDefault="006556B6" w:rsidP="00033112">
            <w:pPr>
              <w:pStyle w:val="TableParagraph"/>
              <w:spacing w:before="60" w:after="60"/>
              <w:ind w:left="57"/>
              <w:jc w:val="center"/>
              <w:rPr>
                <w:rFonts w:asciiTheme="minorHAnsi" w:hAnsiTheme="minorHAnsi" w:cstheme="minorHAnsi"/>
              </w:rPr>
            </w:pPr>
            <w:r w:rsidRPr="00FD6612">
              <w:rPr>
                <w:rFonts w:asciiTheme="minorHAnsi" w:hAnsiTheme="minorHAnsi" w:cstheme="minorHAnsi"/>
              </w:rPr>
              <w:t>Lead Compliance Officer</w:t>
            </w:r>
          </w:p>
        </w:tc>
        <w:tc>
          <w:tcPr>
            <w:tcW w:w="1040" w:type="pct"/>
            <w:vAlign w:val="center"/>
          </w:tcPr>
          <w:p w14:paraId="74164417" w14:textId="34CC0E15" w:rsidR="006556B6" w:rsidRPr="007F5549" w:rsidRDefault="006556B6" w:rsidP="00033112">
            <w:pPr>
              <w:pStyle w:val="TableParagraph"/>
              <w:spacing w:before="60" w:after="60"/>
              <w:ind w:left="49"/>
              <w:jc w:val="center"/>
              <w:rPr>
                <w:rFonts w:asciiTheme="minorHAnsi" w:hAnsiTheme="minorHAnsi" w:cstheme="minorHAnsi"/>
              </w:rPr>
            </w:pPr>
            <w:r>
              <w:rPr>
                <w:rFonts w:asciiTheme="minorHAnsi" w:hAnsiTheme="minorHAnsi" w:cstheme="minorHAnsi"/>
              </w:rPr>
              <w:t>AMLRS RIGHTSOURCE (GROUP)</w:t>
            </w:r>
          </w:p>
        </w:tc>
        <w:tc>
          <w:tcPr>
            <w:tcW w:w="1519" w:type="pct"/>
            <w:vAlign w:val="center"/>
          </w:tcPr>
          <w:p w14:paraId="153F1614" w14:textId="77777777" w:rsidR="006556B6" w:rsidRPr="007F5549" w:rsidRDefault="006556B6" w:rsidP="00033112">
            <w:pPr>
              <w:pStyle w:val="TableParagraph"/>
              <w:spacing w:before="60" w:after="60"/>
              <w:ind w:left="95"/>
              <w:jc w:val="center"/>
              <w:rPr>
                <w:rFonts w:asciiTheme="minorHAnsi" w:hAnsiTheme="minorHAnsi" w:cstheme="minorHAnsi"/>
              </w:rPr>
            </w:pPr>
            <w:r w:rsidRPr="007F5549">
              <w:rPr>
                <w:rFonts w:asciiTheme="minorHAnsi" w:hAnsiTheme="minorHAnsi" w:cstheme="minorHAnsi"/>
              </w:rPr>
              <w:t>Cosmetic</w:t>
            </w:r>
            <w:r w:rsidRPr="007F5549">
              <w:rPr>
                <w:rFonts w:asciiTheme="minorHAnsi" w:hAnsiTheme="minorHAnsi" w:cstheme="minorHAnsi"/>
                <w:spacing w:val="-5"/>
              </w:rPr>
              <w:t xml:space="preserve"> </w:t>
            </w:r>
            <w:r w:rsidRPr="007F5549">
              <w:rPr>
                <w:rFonts w:asciiTheme="minorHAnsi" w:hAnsiTheme="minorHAnsi" w:cstheme="minorHAnsi"/>
                <w:spacing w:val="-2"/>
              </w:rPr>
              <w:t>Changes</w:t>
            </w:r>
          </w:p>
        </w:tc>
      </w:tr>
      <w:tr w:rsidR="006556B6" w:rsidRPr="007F5549" w14:paraId="2DDCB547" w14:textId="77777777" w:rsidTr="00033112">
        <w:trPr>
          <w:trHeight w:val="789"/>
        </w:trPr>
        <w:tc>
          <w:tcPr>
            <w:tcW w:w="569" w:type="pct"/>
            <w:vAlign w:val="center"/>
          </w:tcPr>
          <w:p w14:paraId="6F124613" w14:textId="77777777" w:rsidR="006556B6" w:rsidRPr="007F5549" w:rsidRDefault="006556B6" w:rsidP="00033112">
            <w:pPr>
              <w:pStyle w:val="TableParagraph"/>
              <w:spacing w:before="60" w:after="60"/>
              <w:ind w:right="86"/>
              <w:jc w:val="center"/>
              <w:rPr>
                <w:rFonts w:asciiTheme="minorHAnsi" w:hAnsiTheme="minorHAnsi" w:cstheme="minorHAnsi"/>
                <w:spacing w:val="-5"/>
              </w:rPr>
            </w:pPr>
            <w:r w:rsidRPr="007F5549">
              <w:rPr>
                <w:rFonts w:asciiTheme="minorHAnsi" w:hAnsiTheme="minorHAnsi" w:cstheme="minorHAnsi"/>
                <w:spacing w:val="-5"/>
              </w:rPr>
              <w:t>3</w:t>
            </w:r>
          </w:p>
        </w:tc>
        <w:tc>
          <w:tcPr>
            <w:tcW w:w="860" w:type="pct"/>
            <w:vAlign w:val="center"/>
          </w:tcPr>
          <w:p w14:paraId="2B1731AD" w14:textId="6599BB8B" w:rsidR="006556B6" w:rsidRPr="007F5549" w:rsidRDefault="006556B6" w:rsidP="00033112">
            <w:pPr>
              <w:pStyle w:val="TableParagraph"/>
              <w:spacing w:before="60" w:after="60"/>
              <w:ind w:right="88"/>
              <w:rPr>
                <w:rFonts w:asciiTheme="minorHAnsi" w:hAnsiTheme="minorHAnsi" w:cstheme="minorHAnsi"/>
                <w:spacing w:val="-2"/>
              </w:rPr>
            </w:pPr>
            <w:r>
              <w:rPr>
                <w:rFonts w:asciiTheme="minorHAnsi" w:hAnsiTheme="minorHAnsi" w:cstheme="minorHAnsi"/>
                <w:spacing w:val="-2"/>
              </w:rPr>
              <w:t>April 01, 2025</w:t>
            </w:r>
          </w:p>
        </w:tc>
        <w:tc>
          <w:tcPr>
            <w:tcW w:w="1012" w:type="pct"/>
            <w:vAlign w:val="center"/>
          </w:tcPr>
          <w:p w14:paraId="3C17E337" w14:textId="1376AA7D" w:rsidR="006556B6" w:rsidRPr="007F5549" w:rsidRDefault="006556B6" w:rsidP="00033112">
            <w:pPr>
              <w:pStyle w:val="TableParagraph"/>
              <w:spacing w:before="60" w:after="60"/>
              <w:ind w:left="57"/>
              <w:jc w:val="center"/>
              <w:rPr>
                <w:rFonts w:asciiTheme="minorHAnsi" w:hAnsiTheme="minorHAnsi" w:cstheme="minorHAnsi"/>
                <w:spacing w:val="-2"/>
              </w:rPr>
            </w:pPr>
            <w:r w:rsidRPr="00FD6612">
              <w:rPr>
                <w:rFonts w:asciiTheme="minorHAnsi" w:hAnsiTheme="minorHAnsi" w:cstheme="minorHAnsi"/>
              </w:rPr>
              <w:t>Lead Compliance Officer</w:t>
            </w:r>
          </w:p>
        </w:tc>
        <w:tc>
          <w:tcPr>
            <w:tcW w:w="1040" w:type="pct"/>
            <w:vAlign w:val="center"/>
          </w:tcPr>
          <w:p w14:paraId="7B748706" w14:textId="5C7DAC74" w:rsidR="006556B6" w:rsidRPr="007F5549" w:rsidRDefault="006556B6" w:rsidP="00033112">
            <w:pPr>
              <w:pStyle w:val="TableParagraph"/>
              <w:spacing w:before="60" w:after="60"/>
              <w:ind w:left="49"/>
              <w:jc w:val="center"/>
              <w:rPr>
                <w:rFonts w:asciiTheme="minorHAnsi" w:hAnsiTheme="minorHAnsi" w:cstheme="minorHAnsi"/>
              </w:rPr>
            </w:pPr>
            <w:r>
              <w:rPr>
                <w:rFonts w:asciiTheme="minorHAnsi" w:hAnsiTheme="minorHAnsi" w:cstheme="minorHAnsi"/>
              </w:rPr>
              <w:t>AMLRS RIGHTSOURCE (GROUP)</w:t>
            </w:r>
          </w:p>
        </w:tc>
        <w:tc>
          <w:tcPr>
            <w:tcW w:w="1519" w:type="pct"/>
            <w:vAlign w:val="center"/>
          </w:tcPr>
          <w:p w14:paraId="406CED69" w14:textId="4099FAB3" w:rsidR="006556B6" w:rsidRPr="007F5549" w:rsidRDefault="00336795" w:rsidP="00336795">
            <w:pPr>
              <w:pStyle w:val="TableParagraph"/>
              <w:spacing w:before="60" w:after="60"/>
              <w:jc w:val="center"/>
              <w:rPr>
                <w:rFonts w:asciiTheme="minorHAnsi" w:hAnsiTheme="minorHAnsi" w:cstheme="minorHAnsi"/>
              </w:rPr>
            </w:pPr>
            <w:r>
              <w:rPr>
                <w:rFonts w:asciiTheme="minorHAnsi" w:hAnsiTheme="minorHAnsi" w:cstheme="minorHAnsi"/>
              </w:rPr>
              <w:t>Update in scope</w:t>
            </w:r>
          </w:p>
        </w:tc>
      </w:tr>
    </w:tbl>
    <w:p w14:paraId="1BF986BA" w14:textId="5971AC10" w:rsidR="00A11BFB" w:rsidRPr="00A11BFB" w:rsidRDefault="00A11BFB" w:rsidP="00336795">
      <w:pPr>
        <w:pStyle w:val="Default"/>
        <w:spacing w:before="240" w:after="240" w:line="276" w:lineRule="auto"/>
        <w:ind w:left="-90"/>
        <w:rPr>
          <w:rFonts w:ascii="Segoe UI Symbol" w:hAnsi="Segoe UI Symbol"/>
          <w:b/>
          <w:bCs/>
        </w:rPr>
      </w:pPr>
      <w:r w:rsidRPr="00A11BFB">
        <w:rPr>
          <w:rFonts w:ascii="Segoe UI Symbol" w:hAnsi="Segoe UI Symbol"/>
          <w:b/>
          <w:bCs/>
        </w:rPr>
        <w:t>Next review date: April 01, 202</w:t>
      </w:r>
      <w:r>
        <w:rPr>
          <w:rFonts w:ascii="Segoe UI Symbol" w:hAnsi="Segoe UI Symbol"/>
          <w:b/>
          <w:bCs/>
        </w:rPr>
        <w:t>7</w:t>
      </w:r>
    </w:p>
    <w:p w14:paraId="52BDB41B" w14:textId="77777777" w:rsidR="00D85D86" w:rsidRDefault="00D85D86" w:rsidP="00D85D86">
      <w:pPr>
        <w:ind w:left="-90" w:firstLine="0"/>
        <w:jc w:val="right"/>
        <w:rPr>
          <w:rFonts w:ascii="Segoe UI Symbol" w:hAnsi="Segoe UI Symbol"/>
          <w:b/>
          <w:bCs/>
          <w:sz w:val="24"/>
          <w:szCs w:val="24"/>
        </w:rPr>
      </w:pPr>
    </w:p>
    <w:p w14:paraId="436233DF" w14:textId="77777777" w:rsidR="00D85D86" w:rsidRDefault="00D85D86" w:rsidP="00D85D86">
      <w:pPr>
        <w:ind w:left="-90" w:firstLine="0"/>
        <w:jc w:val="right"/>
        <w:rPr>
          <w:rFonts w:ascii="Segoe UI Symbol" w:hAnsi="Segoe UI Symbol"/>
          <w:b/>
          <w:bCs/>
          <w:sz w:val="24"/>
          <w:szCs w:val="24"/>
        </w:rPr>
      </w:pPr>
    </w:p>
    <w:p w14:paraId="40E00F18" w14:textId="52B34B72" w:rsidR="00F21E1F" w:rsidRDefault="00424C63" w:rsidP="00D85D86">
      <w:pPr>
        <w:ind w:left="-90" w:firstLine="0"/>
        <w:jc w:val="right"/>
        <w:rPr>
          <w:rFonts w:ascii="Segoe UI Symbol" w:hAnsi="Segoe UI Symbol"/>
          <w:b/>
          <w:bCs/>
          <w:sz w:val="24"/>
          <w:szCs w:val="24"/>
        </w:rPr>
      </w:pPr>
      <w:r w:rsidRPr="00F21E1F">
        <w:rPr>
          <w:rFonts w:ascii="Segoe UI Symbol" w:hAnsi="Segoe UI Symbol"/>
          <w:b/>
          <w:bCs/>
          <w:sz w:val="24"/>
          <w:szCs w:val="24"/>
        </w:rPr>
        <w:t xml:space="preserve">Prepared by: </w:t>
      </w:r>
      <w:r w:rsidR="00F73013">
        <w:rPr>
          <w:rFonts w:ascii="Segoe UI Symbol" w:hAnsi="Segoe UI Symbol"/>
          <w:b/>
          <w:bCs/>
          <w:sz w:val="24"/>
          <w:szCs w:val="24"/>
        </w:rPr>
        <w:t xml:space="preserve">Lead </w:t>
      </w:r>
      <w:r w:rsidR="00DF5E98">
        <w:rPr>
          <w:rFonts w:ascii="Segoe UI Symbol" w:hAnsi="Segoe UI Symbol"/>
          <w:b/>
          <w:bCs/>
          <w:sz w:val="24"/>
          <w:szCs w:val="24"/>
        </w:rPr>
        <w:t>Compliance</w:t>
      </w:r>
      <w:r>
        <w:rPr>
          <w:rFonts w:ascii="Segoe UI Symbol" w:hAnsi="Segoe UI Symbol"/>
          <w:b/>
          <w:bCs/>
          <w:sz w:val="24"/>
          <w:szCs w:val="24"/>
        </w:rPr>
        <w:t xml:space="preserve"> Officer</w:t>
      </w:r>
      <w:r w:rsidR="00F73013">
        <w:rPr>
          <w:rFonts w:ascii="Segoe UI Symbol" w:hAnsi="Segoe UI Symbol"/>
          <w:b/>
          <w:bCs/>
          <w:sz w:val="24"/>
          <w:szCs w:val="24"/>
        </w:rPr>
        <w:t xml:space="preserve"> (General Counsel, AML RightSource, LLC)</w:t>
      </w:r>
    </w:p>
    <w:p w14:paraId="02F2239F" w14:textId="39F6E088" w:rsidR="00F63F2B" w:rsidRDefault="00424C63" w:rsidP="00D85D86">
      <w:pPr>
        <w:ind w:left="-90" w:firstLine="0"/>
        <w:jc w:val="right"/>
        <w:rPr>
          <w:rFonts w:ascii="Segoe UI Symbol" w:hAnsi="Segoe UI Symbol"/>
          <w:b/>
          <w:bCs/>
          <w:sz w:val="24"/>
          <w:szCs w:val="24"/>
        </w:rPr>
      </w:pPr>
      <w:r>
        <w:rPr>
          <w:rFonts w:ascii="Segoe UI Symbol" w:hAnsi="Segoe UI Symbol"/>
          <w:b/>
          <w:bCs/>
          <w:sz w:val="24"/>
          <w:szCs w:val="24"/>
        </w:rPr>
        <w:t xml:space="preserve">Approved by: </w:t>
      </w:r>
      <w:r w:rsidR="00FF5687">
        <w:rPr>
          <w:rFonts w:ascii="Segoe UI Symbol" w:hAnsi="Segoe UI Symbol"/>
          <w:b/>
          <w:bCs/>
          <w:sz w:val="24"/>
          <w:szCs w:val="24"/>
        </w:rPr>
        <w:t>AMLRS</w:t>
      </w:r>
      <w:r>
        <w:rPr>
          <w:rFonts w:ascii="Segoe UI Symbol" w:hAnsi="Segoe UI Symbol"/>
          <w:b/>
          <w:bCs/>
          <w:sz w:val="24"/>
          <w:szCs w:val="24"/>
        </w:rPr>
        <w:t xml:space="preserve"> RIGHTSOURCE (GROUP)</w:t>
      </w:r>
    </w:p>
    <w:p w14:paraId="702F80C4" w14:textId="77777777" w:rsidR="00DF19A2" w:rsidRDefault="00DF19A2" w:rsidP="00F21E1F">
      <w:pPr>
        <w:ind w:left="-90" w:firstLine="0"/>
        <w:rPr>
          <w:rFonts w:ascii="Segoe UI Symbol" w:hAnsi="Segoe UI Symbol"/>
          <w:b/>
          <w:bCs/>
          <w:sz w:val="24"/>
          <w:szCs w:val="24"/>
        </w:rPr>
      </w:pPr>
    </w:p>
    <w:p w14:paraId="65D47F16" w14:textId="0A1CD41E" w:rsidR="00DF19A2" w:rsidRPr="00B77B4E" w:rsidRDefault="00B77B4E" w:rsidP="00B77B4E">
      <w:pPr>
        <w:pStyle w:val="Heading1"/>
        <w:jc w:val="center"/>
        <w:rPr>
          <w:rFonts w:ascii="Segoe UI Symbol" w:hAnsi="Segoe UI Symbol"/>
          <w:b/>
          <w:bCs/>
          <w:sz w:val="28"/>
          <w:szCs w:val="28"/>
        </w:rPr>
      </w:pPr>
      <w:r>
        <w:rPr>
          <w:rFonts w:ascii="Segoe UI Symbol" w:hAnsi="Segoe UI Symbol"/>
          <w:b/>
          <w:bCs/>
          <w:sz w:val="24"/>
          <w:szCs w:val="24"/>
        </w:rPr>
        <w:br w:type="column"/>
      </w:r>
      <w:bookmarkStart w:id="80" w:name="_Toc235025703"/>
      <w:r w:rsidRPr="00F63F2B">
        <w:rPr>
          <w:rFonts w:ascii="Segoe UI Symbol" w:hAnsi="Segoe UI Symbol"/>
          <w:b/>
          <w:bCs/>
          <w:sz w:val="28"/>
          <w:szCs w:val="28"/>
        </w:rPr>
        <w:lastRenderedPageBreak/>
        <w:t>EMPLOYEE ACKNOWLEDGEMENT FORM</w:t>
      </w:r>
      <w:bookmarkEnd w:id="80"/>
    </w:p>
    <w:p w14:paraId="2E083E47" w14:textId="6E4D164E" w:rsidR="00DF5E98" w:rsidRPr="00DF5E98" w:rsidRDefault="00DF5E98" w:rsidP="00DF5E98">
      <w:pPr>
        <w:tabs>
          <w:tab w:val="left" w:pos="5100"/>
        </w:tabs>
        <w:ind w:left="-90" w:firstLine="0"/>
        <w:rPr>
          <w:rFonts w:ascii="Segoe UI Symbol" w:hAnsi="Segoe UI Symbol"/>
          <w:sz w:val="24"/>
          <w:szCs w:val="24"/>
        </w:rPr>
      </w:pPr>
      <w:r w:rsidRPr="00DF5E98">
        <w:rPr>
          <w:rFonts w:ascii="Segoe UI Symbol" w:hAnsi="Segoe UI Symbol"/>
          <w:sz w:val="24"/>
          <w:szCs w:val="24"/>
        </w:rPr>
        <w:t>The undersigned acknowledges receipt of and has reviewed the Fair Labor and Human Rights Policy of THE AML RIGHTSOURCE GROUP. I understand the company’s dedication to promoting fair labor practices, safeguarding human rights, and upholding the values outlined in the policy, including the commitment to non-discrimination, fair wages, safe working conditions, and respect for workers' rights.</w:t>
      </w:r>
    </w:p>
    <w:p w14:paraId="0D49E66A" w14:textId="77777777" w:rsidR="00DF5E98" w:rsidRPr="00DF5E98" w:rsidRDefault="00DF5E98" w:rsidP="00DF5E98">
      <w:pPr>
        <w:tabs>
          <w:tab w:val="left" w:pos="5100"/>
        </w:tabs>
        <w:ind w:left="-90" w:firstLine="0"/>
        <w:rPr>
          <w:rFonts w:ascii="Segoe UI Symbol" w:hAnsi="Segoe UI Symbol"/>
          <w:sz w:val="24"/>
          <w:szCs w:val="24"/>
        </w:rPr>
      </w:pPr>
      <w:r w:rsidRPr="00DF5E98">
        <w:rPr>
          <w:rFonts w:ascii="Segoe UI Symbol" w:hAnsi="Segoe UI Symbol"/>
          <w:sz w:val="24"/>
          <w:szCs w:val="24"/>
        </w:rPr>
        <w:t>By signing this acknowledgment, I affirm my commitment to complying with the guidelines and practices outlined in the Fair Labor and Human Rights Policy, and I will actively support the company’s efforts to ensure a respectful and equitable work environment for all.</w:t>
      </w:r>
    </w:p>
    <w:p w14:paraId="671921F5" w14:textId="77777777" w:rsidR="00DF5E98" w:rsidRPr="00DF5E98" w:rsidRDefault="00DF5E98" w:rsidP="00DF5E98">
      <w:pPr>
        <w:tabs>
          <w:tab w:val="left" w:pos="5100"/>
        </w:tabs>
        <w:ind w:left="-90" w:firstLine="0"/>
        <w:rPr>
          <w:rFonts w:ascii="Segoe UI Symbol" w:hAnsi="Segoe UI Symbol"/>
          <w:sz w:val="24"/>
          <w:szCs w:val="24"/>
        </w:rPr>
      </w:pPr>
      <w:r w:rsidRPr="00DF5E98">
        <w:rPr>
          <w:rFonts w:ascii="Segoe UI Symbol" w:hAnsi="Segoe UI Symbol"/>
          <w:sz w:val="24"/>
          <w:szCs w:val="24"/>
        </w:rPr>
        <w:t>I will participate in any mandatory training programs related to labor rights and human rights and contribute positively towards advancing the company’s objectives in these areas.</w:t>
      </w:r>
    </w:p>
    <w:p w14:paraId="1034224E" w14:textId="77777777" w:rsidR="00F63F2B" w:rsidRPr="00F63F2B" w:rsidRDefault="00F63F2B" w:rsidP="00F63F2B">
      <w:pPr>
        <w:ind w:left="450"/>
        <w:rPr>
          <w:rFonts w:ascii="Segoe UI Symbol" w:hAnsi="Segoe UI Symbol"/>
          <w:sz w:val="24"/>
          <w:szCs w:val="24"/>
        </w:rPr>
      </w:pPr>
      <w:r w:rsidRPr="00F63F2B">
        <w:rPr>
          <w:rFonts w:ascii="Segoe UI Symbol" w:hAnsi="Segoe UI Symbol"/>
          <w:b/>
          <w:bCs/>
          <w:sz w:val="24"/>
          <w:szCs w:val="24"/>
        </w:rPr>
        <w:t>Employee Information</w:t>
      </w:r>
    </w:p>
    <w:p w14:paraId="3B14B93E" w14:textId="0343E2B4" w:rsidR="00F63F2B" w:rsidRPr="00F63F2B" w:rsidRDefault="00F63F2B" w:rsidP="00F63F2B">
      <w:pPr>
        <w:numPr>
          <w:ilvl w:val="0"/>
          <w:numId w:val="12"/>
        </w:numPr>
        <w:ind w:left="450"/>
        <w:rPr>
          <w:rFonts w:ascii="Segoe UI Symbol" w:hAnsi="Segoe UI Symbol"/>
          <w:sz w:val="24"/>
          <w:szCs w:val="24"/>
        </w:rPr>
      </w:pPr>
      <w:r w:rsidRPr="00F63F2B">
        <w:rPr>
          <w:rFonts w:ascii="Segoe UI Symbol" w:hAnsi="Segoe UI Symbol"/>
          <w:b/>
          <w:bCs/>
          <w:sz w:val="24"/>
          <w:szCs w:val="24"/>
        </w:rPr>
        <w:t>Name</w:t>
      </w:r>
      <w:r w:rsidRPr="00F63F2B">
        <w:rPr>
          <w:rFonts w:ascii="Segoe UI Symbol" w:hAnsi="Segoe UI Symbol"/>
          <w:sz w:val="24"/>
          <w:szCs w:val="24"/>
        </w:rPr>
        <w:t xml:space="preserve">: </w:t>
      </w:r>
    </w:p>
    <w:p w14:paraId="6EBD963B" w14:textId="00C64B5E" w:rsidR="00F63F2B" w:rsidRPr="00F63F2B" w:rsidRDefault="00F63F2B" w:rsidP="00F63F2B">
      <w:pPr>
        <w:numPr>
          <w:ilvl w:val="0"/>
          <w:numId w:val="12"/>
        </w:numPr>
        <w:ind w:left="450"/>
        <w:rPr>
          <w:rFonts w:ascii="Segoe UI Symbol" w:hAnsi="Segoe UI Symbol"/>
          <w:sz w:val="24"/>
          <w:szCs w:val="24"/>
        </w:rPr>
      </w:pPr>
      <w:r>
        <w:rPr>
          <w:rFonts w:ascii="Segoe UI Symbol" w:hAnsi="Segoe UI Symbol"/>
          <w:b/>
          <w:bCs/>
          <w:sz w:val="24"/>
          <w:szCs w:val="24"/>
        </w:rPr>
        <w:t>Signature</w:t>
      </w:r>
      <w:r w:rsidRPr="00F63F2B">
        <w:rPr>
          <w:rFonts w:ascii="Segoe UI Symbol" w:hAnsi="Segoe UI Symbol"/>
          <w:sz w:val="24"/>
          <w:szCs w:val="24"/>
        </w:rPr>
        <w:t>:</w:t>
      </w:r>
      <w:r>
        <w:rPr>
          <w:rFonts w:ascii="Segoe UI Symbol" w:hAnsi="Segoe UI Symbol"/>
          <w:sz w:val="24"/>
          <w:szCs w:val="24"/>
        </w:rPr>
        <w:t xml:space="preserve"> </w:t>
      </w:r>
    </w:p>
    <w:p w14:paraId="49E9550F" w14:textId="35F1B699" w:rsidR="00994CFA" w:rsidRPr="00F63F2B" w:rsidRDefault="00F63F2B" w:rsidP="00C916A8">
      <w:pPr>
        <w:numPr>
          <w:ilvl w:val="0"/>
          <w:numId w:val="12"/>
        </w:numPr>
        <w:ind w:left="450"/>
        <w:rPr>
          <w:lang w:val="en-US"/>
        </w:rPr>
      </w:pPr>
      <w:r w:rsidRPr="00F63F2B">
        <w:rPr>
          <w:rFonts w:ascii="Segoe UI Symbol" w:hAnsi="Segoe UI Symbol"/>
          <w:b/>
          <w:bCs/>
          <w:sz w:val="24"/>
          <w:szCs w:val="24"/>
        </w:rPr>
        <w:t>Date</w:t>
      </w:r>
      <w:r w:rsidRPr="00F63F2B">
        <w:rPr>
          <w:rFonts w:ascii="Segoe UI Symbol" w:hAnsi="Segoe UI Symbol"/>
          <w:sz w:val="24"/>
          <w:szCs w:val="24"/>
        </w:rPr>
        <w:t xml:space="preserve">: </w:t>
      </w:r>
    </w:p>
    <w:p w14:paraId="5987F96A" w14:textId="032B47F5" w:rsidR="006968DC" w:rsidRDefault="006968DC" w:rsidP="00C66CC2">
      <w:pPr>
        <w:tabs>
          <w:tab w:val="left" w:pos="5100"/>
        </w:tabs>
        <w:ind w:left="0" w:firstLine="0"/>
        <w:jc w:val="left"/>
        <w:rPr>
          <w:rFonts w:ascii="Segoe UI Symbol" w:hAnsi="Segoe UI Symbol"/>
          <w:sz w:val="24"/>
          <w:szCs w:val="24"/>
        </w:rPr>
      </w:pPr>
    </w:p>
    <w:p w14:paraId="79175C13" w14:textId="77777777" w:rsidR="006968DC" w:rsidRDefault="006968DC" w:rsidP="006968DC">
      <w:pPr>
        <w:tabs>
          <w:tab w:val="left" w:pos="5100"/>
        </w:tabs>
        <w:jc w:val="left"/>
        <w:rPr>
          <w:rFonts w:ascii="Segoe UI Symbol" w:hAnsi="Segoe UI Symbol"/>
          <w:sz w:val="24"/>
          <w:szCs w:val="24"/>
        </w:rPr>
      </w:pPr>
    </w:p>
    <w:p w14:paraId="7C860553" w14:textId="4C437EF8" w:rsidR="00E018C2" w:rsidRPr="00E018C2" w:rsidRDefault="006968DC" w:rsidP="006968DC">
      <w:pPr>
        <w:tabs>
          <w:tab w:val="left" w:pos="5100"/>
        </w:tabs>
        <w:jc w:val="left"/>
        <w:rPr>
          <w:rFonts w:ascii="Segoe UI Symbol" w:hAnsi="Segoe UI Symbol"/>
          <w:sz w:val="24"/>
          <w:szCs w:val="24"/>
        </w:rPr>
      </w:pPr>
      <w:r>
        <w:rPr>
          <w:rFonts w:ascii="Segoe UI Symbol" w:hAnsi="Segoe UI Symbol"/>
          <w:sz w:val="24"/>
          <w:szCs w:val="24"/>
        </w:rPr>
        <w:br/>
      </w:r>
    </w:p>
    <w:p w14:paraId="3A3F4522" w14:textId="77777777" w:rsidR="00E018C2" w:rsidRDefault="00E018C2" w:rsidP="00364D9B">
      <w:pPr>
        <w:tabs>
          <w:tab w:val="left" w:pos="5100"/>
        </w:tabs>
      </w:pPr>
    </w:p>
    <w:p w14:paraId="6D8CB071" w14:textId="32464C03" w:rsidR="00364D9B" w:rsidRPr="00364D9B" w:rsidRDefault="00E018C2" w:rsidP="00364D9B">
      <w:pPr>
        <w:tabs>
          <w:tab w:val="left" w:pos="5100"/>
        </w:tabs>
      </w:pPr>
      <w:r>
        <w:br/>
      </w:r>
    </w:p>
    <w:sectPr w:rsidR="00364D9B" w:rsidRPr="00364D9B" w:rsidSect="00E018C2">
      <w:headerReference w:type="default" r:id="rId9"/>
      <w:footerReference w:type="default" r:id="rId10"/>
      <w:pgSz w:w="11906" w:h="16838"/>
      <w:pgMar w:top="216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0F2DE" w14:textId="77777777" w:rsidR="00555879" w:rsidRDefault="00555879" w:rsidP="00364D9B">
      <w:pPr>
        <w:spacing w:before="0" w:after="0" w:line="240" w:lineRule="auto"/>
      </w:pPr>
      <w:r>
        <w:separator/>
      </w:r>
    </w:p>
  </w:endnote>
  <w:endnote w:type="continuationSeparator" w:id="0">
    <w:p w14:paraId="518AB354" w14:textId="77777777" w:rsidR="00555879" w:rsidRDefault="00555879" w:rsidP="00364D9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6057" w14:textId="1848FF67" w:rsidR="00424C63" w:rsidRDefault="00424C63" w:rsidP="000250AE">
    <w:pPr>
      <w:pStyle w:val="Footer"/>
      <w:ind w:left="0" w:firstLine="0"/>
    </w:pPr>
    <w:r>
      <w:t>Rev.No.1.</w:t>
    </w:r>
    <w:r w:rsidR="0054582E">
      <w:t xml:space="preserve">1   </w:t>
    </w:r>
    <w:r>
      <w:ptab w:relativeTo="margin" w:alignment="right" w:leader="none"/>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FEAF4" w14:textId="77777777" w:rsidR="00555879" w:rsidRDefault="00555879" w:rsidP="00364D9B">
      <w:pPr>
        <w:spacing w:before="0" w:after="0" w:line="240" w:lineRule="auto"/>
      </w:pPr>
      <w:r>
        <w:separator/>
      </w:r>
    </w:p>
  </w:footnote>
  <w:footnote w:type="continuationSeparator" w:id="0">
    <w:p w14:paraId="40743D30" w14:textId="77777777" w:rsidR="00555879" w:rsidRDefault="00555879" w:rsidP="00364D9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33CA" w14:textId="546BD4E9" w:rsidR="00364D9B" w:rsidRDefault="00AC766C">
    <w:pPr>
      <w:pStyle w:val="Header"/>
    </w:pPr>
    <w:r>
      <w:rPr>
        <w:noProof/>
      </w:rPr>
      <w:drawing>
        <wp:anchor distT="0" distB="0" distL="114300" distR="114300" simplePos="0" relativeHeight="251659264" behindDoc="1" locked="0" layoutInCell="1" allowOverlap="1" wp14:anchorId="493507C5" wp14:editId="369D9FE8">
          <wp:simplePos x="0" y="0"/>
          <wp:positionH relativeFrom="column">
            <wp:posOffset>81643</wp:posOffset>
          </wp:positionH>
          <wp:positionV relativeFrom="paragraph">
            <wp:posOffset>5080</wp:posOffset>
          </wp:positionV>
          <wp:extent cx="1466850" cy="605364"/>
          <wp:effectExtent l="0" t="0" r="0" b="0"/>
          <wp:wrapNone/>
          <wp:docPr id="236000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27973" name="Picture 276827973"/>
                  <pic:cNvPicPr/>
                </pic:nvPicPr>
                <pic:blipFill>
                  <a:blip r:embed="rId1">
                    <a:extLst>
                      <a:ext uri="{28A0092B-C50C-407E-A947-70E740481C1C}">
                        <a14:useLocalDpi xmlns:a14="http://schemas.microsoft.com/office/drawing/2010/main" val="0"/>
                      </a:ext>
                    </a:extLst>
                  </a:blip>
                  <a:stretch>
                    <a:fillRect/>
                  </a:stretch>
                </pic:blipFill>
                <pic:spPr>
                  <a:xfrm>
                    <a:off x="0" y="0"/>
                    <a:ext cx="1466850" cy="605364"/>
                  </a:xfrm>
                  <a:prstGeom prst="rect">
                    <a:avLst/>
                  </a:prstGeom>
                </pic:spPr>
              </pic:pic>
            </a:graphicData>
          </a:graphic>
          <wp14:sizeRelH relativeFrom="margin">
            <wp14:pctWidth>0</wp14:pctWidth>
          </wp14:sizeRelH>
          <wp14:sizeRelV relativeFrom="margin">
            <wp14:pctHeight>0</wp14:pctHeight>
          </wp14:sizeRelV>
        </wp:anchor>
      </w:drawing>
    </w:r>
    <w:r>
      <w:tab/>
    </w:r>
    <w:r>
      <w:tab/>
    </w:r>
    <w:r>
      <w:tab/>
    </w:r>
  </w:p>
  <w:p w14:paraId="67B28088" w14:textId="77777777" w:rsidR="00046518" w:rsidRPr="00046518" w:rsidRDefault="00AC766C" w:rsidP="00046518">
    <w:pPr>
      <w:pStyle w:val="Header"/>
      <w:tabs>
        <w:tab w:val="clear" w:pos="9026"/>
        <w:tab w:val="right" w:pos="8820"/>
      </w:tabs>
      <w:ind w:right="206"/>
      <w:jc w:val="right"/>
      <w:rPr>
        <w:sz w:val="2"/>
        <w:szCs w:val="2"/>
      </w:rPr>
    </w:pPr>
    <w:r>
      <w:tab/>
    </w:r>
    <w:r>
      <w:tab/>
    </w:r>
    <w:r>
      <w:tab/>
    </w:r>
  </w:p>
  <w:p w14:paraId="2658BD82" w14:textId="73EACC87" w:rsidR="00AC766C" w:rsidRPr="00E018C2" w:rsidRDefault="00AC766C" w:rsidP="00046518">
    <w:pPr>
      <w:pStyle w:val="Header"/>
      <w:tabs>
        <w:tab w:val="clear" w:pos="9026"/>
        <w:tab w:val="right" w:pos="8820"/>
      </w:tabs>
      <w:ind w:right="206"/>
      <w:jc w:val="right"/>
      <w:rPr>
        <w:rFonts w:ascii="Segoe UI Symbol" w:hAnsi="Segoe UI Symbol"/>
      </w:rPr>
    </w:pPr>
    <w:r w:rsidRPr="00E018C2">
      <w:rPr>
        <w:rFonts w:ascii="Segoe UI Symbol" w:hAnsi="Segoe UI Symbol"/>
      </w:rPr>
      <w:t>Doc-</w:t>
    </w:r>
    <w:r w:rsidR="00FF5687">
      <w:rPr>
        <w:rFonts w:ascii="Segoe UI Symbol" w:hAnsi="Segoe UI Symbol"/>
      </w:rPr>
      <w:t>AMLRS</w:t>
    </w:r>
    <w:r w:rsidRPr="00E018C2">
      <w:rPr>
        <w:rFonts w:ascii="Segoe UI Symbol" w:hAnsi="Segoe UI Symbol"/>
      </w:rPr>
      <w:t>-</w:t>
    </w:r>
    <w:r w:rsidR="00181198">
      <w:rPr>
        <w:rFonts w:ascii="Segoe UI Symbol" w:hAnsi="Segoe UI Symbol"/>
      </w:rPr>
      <w:t>LHR</w:t>
    </w:r>
    <w:r w:rsidRPr="00E018C2">
      <w:rPr>
        <w:rFonts w:ascii="Segoe UI Symbol" w:hAnsi="Segoe UI Symbol"/>
      </w:rPr>
      <w:t>P-00</w:t>
    </w:r>
    <w:r w:rsidR="00A008D1">
      <w:rPr>
        <w:rFonts w:ascii="Segoe UI Symbol" w:hAnsi="Segoe UI Symbol"/>
      </w:rPr>
      <w:t>4</w:t>
    </w:r>
  </w:p>
  <w:p w14:paraId="3BC33DDB" w14:textId="5C130470" w:rsidR="00AC766C" w:rsidRPr="00E018C2" w:rsidRDefault="006350B8" w:rsidP="00046518">
    <w:pPr>
      <w:pStyle w:val="Header"/>
      <w:tabs>
        <w:tab w:val="clear" w:pos="9026"/>
        <w:tab w:val="right" w:pos="8820"/>
      </w:tabs>
      <w:ind w:right="206"/>
      <w:jc w:val="right"/>
      <w:rPr>
        <w:rFonts w:ascii="Segoe UI Symbol" w:hAnsi="Segoe UI Symbol"/>
      </w:rPr>
    </w:pPr>
    <w:r>
      <w:rPr>
        <w:rFonts w:ascii="Segoe UI Symbol" w:hAnsi="Segoe UI Symbol"/>
        <w:noProof/>
      </w:rPr>
      <mc:AlternateContent>
        <mc:Choice Requires="wps">
          <w:drawing>
            <wp:anchor distT="0" distB="0" distL="114300" distR="114300" simplePos="0" relativeHeight="251658240" behindDoc="0" locked="0" layoutInCell="1" allowOverlap="1" wp14:anchorId="1D888D6B" wp14:editId="0BD3253B">
              <wp:simplePos x="0" y="0"/>
              <wp:positionH relativeFrom="margin">
                <wp:align>center</wp:align>
              </wp:positionH>
              <wp:positionV relativeFrom="paragraph">
                <wp:posOffset>365125</wp:posOffset>
              </wp:positionV>
              <wp:extent cx="5820410" cy="6350"/>
              <wp:effectExtent l="9525" t="12700" r="18415" b="9525"/>
              <wp:wrapNone/>
              <wp:docPr id="163610329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0410" cy="6350"/>
                      </a:xfrm>
                      <a:prstGeom prst="straightConnector1">
                        <a:avLst/>
                      </a:prstGeom>
                      <a:noFill/>
                      <a:ln w="190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0409D4" id="_x0000_t32" coordsize="21600,21600" o:spt="32" o:oned="t" path="m,l21600,21600e" filled="f">
              <v:path arrowok="t" fillok="f" o:connecttype="none"/>
              <o:lock v:ext="edit" shapetype="t"/>
            </v:shapetype>
            <v:shape id="AutoShape 1" o:spid="_x0000_s1026" type="#_x0000_t32" style="position:absolute;margin-left:0;margin-top:28.75pt;width:458.3pt;height:.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" strokecolor="black [3213]" strokeweight="1.5pt">
              <w10:wrap anchorx="margin"/>
            </v:shape>
          </w:pict>
        </mc:Fallback>
      </mc:AlternateContent>
    </w:r>
    <w:hyperlink r:id="rId2" w:history="1">
      <w:r w:rsidR="00AC766C" w:rsidRPr="00E018C2">
        <w:rPr>
          <w:rStyle w:val="Hyperlink"/>
          <w:rFonts w:ascii="Segoe UI Symbol" w:hAnsi="Segoe UI Symbol"/>
        </w:rPr>
        <w:t>www.amlrightsource.com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C56"/>
    <w:multiLevelType w:val="hybridMultilevel"/>
    <w:tmpl w:val="680E56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AE5F74"/>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D15E9"/>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E435A"/>
    <w:multiLevelType w:val="multilevel"/>
    <w:tmpl w:val="202A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25281"/>
    <w:multiLevelType w:val="hybridMultilevel"/>
    <w:tmpl w:val="CF826AFC"/>
    <w:lvl w:ilvl="0" w:tplc="B3065BCE">
      <w:start w:val="1"/>
      <w:numFmt w:val="decimal"/>
      <w:lvlText w:val="%1."/>
      <w:lvlJc w:val="left"/>
      <w:pPr>
        <w:ind w:left="446" w:hanging="360"/>
      </w:pPr>
      <w:rPr>
        <w:rFonts w:ascii="Segoe UI Symbol" w:hAnsi="Segoe UI Symbol" w:hint="default"/>
        <w:sz w:val="26"/>
        <w:szCs w:val="26"/>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5" w15:restartNumberingAfterBreak="0">
    <w:nsid w:val="2EB62A23"/>
    <w:multiLevelType w:val="multilevel"/>
    <w:tmpl w:val="69F8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C6546"/>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833FA"/>
    <w:multiLevelType w:val="multilevel"/>
    <w:tmpl w:val="8522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A6D97"/>
    <w:multiLevelType w:val="hybridMultilevel"/>
    <w:tmpl w:val="26340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4E042B"/>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25258"/>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B7520B"/>
    <w:multiLevelType w:val="multilevel"/>
    <w:tmpl w:val="84C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14D84"/>
    <w:multiLevelType w:val="multilevel"/>
    <w:tmpl w:val="7C1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344623">
    <w:abstractNumId w:val="4"/>
  </w:num>
  <w:num w:numId="2" w16cid:durableId="1175681277">
    <w:abstractNumId w:val="8"/>
  </w:num>
  <w:num w:numId="3" w16cid:durableId="113334843">
    <w:abstractNumId w:val="1"/>
  </w:num>
  <w:num w:numId="4" w16cid:durableId="681009731">
    <w:abstractNumId w:val="7"/>
  </w:num>
  <w:num w:numId="5" w16cid:durableId="2116174276">
    <w:abstractNumId w:val="11"/>
  </w:num>
  <w:num w:numId="6" w16cid:durableId="795026510">
    <w:abstractNumId w:val="5"/>
  </w:num>
  <w:num w:numId="7" w16cid:durableId="1979994250">
    <w:abstractNumId w:val="0"/>
  </w:num>
  <w:num w:numId="8" w16cid:durableId="885799048">
    <w:abstractNumId w:val="10"/>
  </w:num>
  <w:num w:numId="9" w16cid:durableId="1186796247">
    <w:abstractNumId w:val="2"/>
  </w:num>
  <w:num w:numId="10" w16cid:durableId="177623606">
    <w:abstractNumId w:val="12"/>
  </w:num>
  <w:num w:numId="11" w16cid:durableId="192883628">
    <w:abstractNumId w:val="9"/>
  </w:num>
  <w:num w:numId="12" w16cid:durableId="142963739">
    <w:abstractNumId w:val="6"/>
  </w:num>
  <w:num w:numId="13" w16cid:durableId="206440151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sh Khalasi">
    <w15:presenceInfo w15:providerId="Windows Live" w15:userId="07b86ed86191d5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C05"/>
    <w:rsid w:val="00000A16"/>
    <w:rsid w:val="00004451"/>
    <w:rsid w:val="00013520"/>
    <w:rsid w:val="000250AE"/>
    <w:rsid w:val="00033112"/>
    <w:rsid w:val="00041EDC"/>
    <w:rsid w:val="00046518"/>
    <w:rsid w:val="000A11C7"/>
    <w:rsid w:val="000A4247"/>
    <w:rsid w:val="000B2B9E"/>
    <w:rsid w:val="000C6E57"/>
    <w:rsid w:val="001262B9"/>
    <w:rsid w:val="00135FA3"/>
    <w:rsid w:val="0013757D"/>
    <w:rsid w:val="00143FCB"/>
    <w:rsid w:val="00147E06"/>
    <w:rsid w:val="00173013"/>
    <w:rsid w:val="00181198"/>
    <w:rsid w:val="00197237"/>
    <w:rsid w:val="001A1FE2"/>
    <w:rsid w:val="001C2C45"/>
    <w:rsid w:val="001D1FAC"/>
    <w:rsid w:val="001E0A01"/>
    <w:rsid w:val="002144B5"/>
    <w:rsid w:val="00256F10"/>
    <w:rsid w:val="00267F53"/>
    <w:rsid w:val="002949C8"/>
    <w:rsid w:val="00294EAD"/>
    <w:rsid w:val="002B4363"/>
    <w:rsid w:val="002B5F64"/>
    <w:rsid w:val="002E289A"/>
    <w:rsid w:val="00302134"/>
    <w:rsid w:val="0031045E"/>
    <w:rsid w:val="00336795"/>
    <w:rsid w:val="00337BF1"/>
    <w:rsid w:val="00341B8B"/>
    <w:rsid w:val="00343FAC"/>
    <w:rsid w:val="00364D9B"/>
    <w:rsid w:val="0037326D"/>
    <w:rsid w:val="00375249"/>
    <w:rsid w:val="003901D2"/>
    <w:rsid w:val="003B25A1"/>
    <w:rsid w:val="003C0E49"/>
    <w:rsid w:val="003F1CF0"/>
    <w:rsid w:val="004074E2"/>
    <w:rsid w:val="00414DF2"/>
    <w:rsid w:val="00424C63"/>
    <w:rsid w:val="00430EAD"/>
    <w:rsid w:val="00431441"/>
    <w:rsid w:val="00437BA4"/>
    <w:rsid w:val="0044591C"/>
    <w:rsid w:val="004550C7"/>
    <w:rsid w:val="00480EB3"/>
    <w:rsid w:val="0048151C"/>
    <w:rsid w:val="004C2F58"/>
    <w:rsid w:val="00514E67"/>
    <w:rsid w:val="0054582E"/>
    <w:rsid w:val="00555879"/>
    <w:rsid w:val="0056346A"/>
    <w:rsid w:val="00566494"/>
    <w:rsid w:val="00571D82"/>
    <w:rsid w:val="00586C4B"/>
    <w:rsid w:val="00590E59"/>
    <w:rsid w:val="005A3AD8"/>
    <w:rsid w:val="005A5BB8"/>
    <w:rsid w:val="005C30AF"/>
    <w:rsid w:val="005C5023"/>
    <w:rsid w:val="00606C55"/>
    <w:rsid w:val="006350B8"/>
    <w:rsid w:val="006556B6"/>
    <w:rsid w:val="006968DC"/>
    <w:rsid w:val="006A19D5"/>
    <w:rsid w:val="006D35E2"/>
    <w:rsid w:val="006D5EDC"/>
    <w:rsid w:val="006F7A17"/>
    <w:rsid w:val="00733FE4"/>
    <w:rsid w:val="007367FC"/>
    <w:rsid w:val="0074122D"/>
    <w:rsid w:val="0074677E"/>
    <w:rsid w:val="007B3C05"/>
    <w:rsid w:val="007D1C7D"/>
    <w:rsid w:val="007E6A91"/>
    <w:rsid w:val="0084649C"/>
    <w:rsid w:val="00862555"/>
    <w:rsid w:val="008A2219"/>
    <w:rsid w:val="008B6AF3"/>
    <w:rsid w:val="008C22D0"/>
    <w:rsid w:val="008D7C0F"/>
    <w:rsid w:val="008F3926"/>
    <w:rsid w:val="008F3F4C"/>
    <w:rsid w:val="009224DD"/>
    <w:rsid w:val="00931784"/>
    <w:rsid w:val="00932FF9"/>
    <w:rsid w:val="00946474"/>
    <w:rsid w:val="00994CFA"/>
    <w:rsid w:val="009A0EA4"/>
    <w:rsid w:val="009E07C6"/>
    <w:rsid w:val="00A008D1"/>
    <w:rsid w:val="00A03B1B"/>
    <w:rsid w:val="00A11BFB"/>
    <w:rsid w:val="00A14009"/>
    <w:rsid w:val="00A24918"/>
    <w:rsid w:val="00A52009"/>
    <w:rsid w:val="00AC7399"/>
    <w:rsid w:val="00AC766C"/>
    <w:rsid w:val="00AD77D6"/>
    <w:rsid w:val="00AF2E9D"/>
    <w:rsid w:val="00B47DEB"/>
    <w:rsid w:val="00B54AA6"/>
    <w:rsid w:val="00B6155A"/>
    <w:rsid w:val="00B62CEA"/>
    <w:rsid w:val="00B77B4E"/>
    <w:rsid w:val="00B87AF5"/>
    <w:rsid w:val="00BC08B6"/>
    <w:rsid w:val="00BD0A90"/>
    <w:rsid w:val="00BF0312"/>
    <w:rsid w:val="00C10964"/>
    <w:rsid w:val="00C16FF3"/>
    <w:rsid w:val="00C373A5"/>
    <w:rsid w:val="00C66CC2"/>
    <w:rsid w:val="00C779CE"/>
    <w:rsid w:val="00C812D9"/>
    <w:rsid w:val="00C87358"/>
    <w:rsid w:val="00CA7502"/>
    <w:rsid w:val="00CF7DE4"/>
    <w:rsid w:val="00D07860"/>
    <w:rsid w:val="00D103C9"/>
    <w:rsid w:val="00D11D94"/>
    <w:rsid w:val="00D668E6"/>
    <w:rsid w:val="00D85D86"/>
    <w:rsid w:val="00DE7E5B"/>
    <w:rsid w:val="00DF19A2"/>
    <w:rsid w:val="00DF5C4D"/>
    <w:rsid w:val="00DF5E98"/>
    <w:rsid w:val="00E018C2"/>
    <w:rsid w:val="00E248A1"/>
    <w:rsid w:val="00E273AC"/>
    <w:rsid w:val="00E32A6A"/>
    <w:rsid w:val="00E359C9"/>
    <w:rsid w:val="00E57023"/>
    <w:rsid w:val="00EA1A50"/>
    <w:rsid w:val="00EF36BD"/>
    <w:rsid w:val="00F21E1F"/>
    <w:rsid w:val="00F377D0"/>
    <w:rsid w:val="00F54777"/>
    <w:rsid w:val="00F635D1"/>
    <w:rsid w:val="00F63F2B"/>
    <w:rsid w:val="00F73013"/>
    <w:rsid w:val="00F81F3E"/>
    <w:rsid w:val="00F93976"/>
    <w:rsid w:val="00FB20B2"/>
    <w:rsid w:val="00FB295A"/>
    <w:rsid w:val="00FE7E7D"/>
    <w:rsid w:val="00FF0BC1"/>
    <w:rsid w:val="00FF367C"/>
    <w:rsid w:val="00FF568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8ED77"/>
  <w15:chartTrackingRefBased/>
  <w15:docId w15:val="{AF065184-5AE4-413C-93B7-0579514B5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7B3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7B3C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C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C05"/>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C05"/>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7B3C0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B3C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C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C05"/>
    <w:rPr>
      <w:rFonts w:eastAsiaTheme="majorEastAsia" w:cstheme="majorBidi"/>
      <w:color w:val="272727" w:themeColor="text1" w:themeTint="D8"/>
    </w:rPr>
  </w:style>
  <w:style w:type="paragraph" w:styleId="Title">
    <w:name w:val="Title"/>
    <w:basedOn w:val="Normal"/>
    <w:next w:val="Normal"/>
    <w:link w:val="TitleChar"/>
    <w:uiPriority w:val="10"/>
    <w:qFormat/>
    <w:rsid w:val="007B3C0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C05"/>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C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3C05"/>
    <w:rPr>
      <w:i/>
      <w:iCs/>
      <w:color w:val="404040" w:themeColor="text1" w:themeTint="BF"/>
    </w:rPr>
  </w:style>
  <w:style w:type="character" w:styleId="IntenseEmphasis">
    <w:name w:val="Intense Emphasis"/>
    <w:basedOn w:val="DefaultParagraphFont"/>
    <w:uiPriority w:val="21"/>
    <w:qFormat/>
    <w:rsid w:val="007B3C05"/>
    <w:rPr>
      <w:i/>
      <w:iCs/>
      <w:color w:val="2F5496" w:themeColor="accent1" w:themeShade="BF"/>
    </w:rPr>
  </w:style>
  <w:style w:type="paragraph" w:styleId="IntenseQuote">
    <w:name w:val="Intense Quote"/>
    <w:basedOn w:val="Normal"/>
    <w:next w:val="Normal"/>
    <w:link w:val="IntenseQuoteChar"/>
    <w:uiPriority w:val="30"/>
    <w:qFormat/>
    <w:rsid w:val="007B3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C05"/>
    <w:rPr>
      <w:i/>
      <w:iCs/>
      <w:color w:val="2F5496" w:themeColor="accent1" w:themeShade="BF"/>
    </w:rPr>
  </w:style>
  <w:style w:type="character" w:styleId="IntenseReference">
    <w:name w:val="Intense Reference"/>
    <w:basedOn w:val="DefaultParagraphFont"/>
    <w:uiPriority w:val="32"/>
    <w:qFormat/>
    <w:rsid w:val="007B3C05"/>
    <w:rPr>
      <w:b/>
      <w:bCs/>
      <w:smallCaps/>
      <w:color w:val="2F5496" w:themeColor="accent1" w:themeShade="BF"/>
      <w:spacing w:val="5"/>
    </w:rPr>
  </w:style>
  <w:style w:type="paragraph" w:styleId="Header">
    <w:name w:val="header"/>
    <w:basedOn w:val="Normal"/>
    <w:link w:val="HeaderChar"/>
    <w:uiPriority w:val="99"/>
    <w:unhideWhenUsed/>
    <w:rsid w:val="00364D9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64D9B"/>
  </w:style>
  <w:style w:type="paragraph" w:styleId="Footer">
    <w:name w:val="footer"/>
    <w:basedOn w:val="Normal"/>
    <w:link w:val="FooterChar"/>
    <w:uiPriority w:val="99"/>
    <w:unhideWhenUsed/>
    <w:rsid w:val="00364D9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64D9B"/>
  </w:style>
  <w:style w:type="character" w:styleId="Hyperlink">
    <w:name w:val="Hyperlink"/>
    <w:basedOn w:val="DefaultParagraphFont"/>
    <w:uiPriority w:val="99"/>
    <w:unhideWhenUsed/>
    <w:rsid w:val="00AC766C"/>
    <w:rPr>
      <w:color w:val="0563C1" w:themeColor="hyperlink"/>
      <w:u w:val="single"/>
    </w:rPr>
  </w:style>
  <w:style w:type="character" w:styleId="UnresolvedMention">
    <w:name w:val="Unresolved Mention"/>
    <w:basedOn w:val="DefaultParagraphFont"/>
    <w:uiPriority w:val="99"/>
    <w:semiHidden/>
    <w:unhideWhenUsed/>
    <w:rsid w:val="00AC766C"/>
    <w:rPr>
      <w:color w:val="605E5C"/>
      <w:shd w:val="clear" w:color="auto" w:fill="E1DFDD"/>
    </w:rPr>
  </w:style>
  <w:style w:type="character" w:styleId="FollowedHyperlink">
    <w:name w:val="FollowedHyperlink"/>
    <w:basedOn w:val="DefaultParagraphFont"/>
    <w:uiPriority w:val="99"/>
    <w:semiHidden/>
    <w:unhideWhenUsed/>
    <w:rsid w:val="00AC766C"/>
    <w:rPr>
      <w:color w:val="954F72" w:themeColor="followedHyperlink"/>
      <w:u w:val="single"/>
    </w:rPr>
  </w:style>
  <w:style w:type="table" w:styleId="TableGrid">
    <w:name w:val="Table Grid"/>
    <w:basedOn w:val="TableNormal"/>
    <w:uiPriority w:val="39"/>
    <w:rsid w:val="002144B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16FF3"/>
    <w:pPr>
      <w:tabs>
        <w:tab w:val="right" w:leader="dot" w:pos="9016"/>
      </w:tabs>
      <w:spacing w:after="100"/>
      <w:ind w:left="0" w:hanging="90"/>
    </w:pPr>
  </w:style>
  <w:style w:type="paragraph" w:customStyle="1" w:styleId="Default">
    <w:name w:val="Default"/>
    <w:rsid w:val="00F21E1F"/>
    <w:pPr>
      <w:autoSpaceDE w:val="0"/>
      <w:autoSpaceDN w:val="0"/>
      <w:adjustRightInd w:val="0"/>
      <w:spacing w:before="0" w:after="0" w:line="240" w:lineRule="auto"/>
      <w:ind w:left="0" w:firstLine="0"/>
      <w:jc w:val="left"/>
    </w:pPr>
    <w:rPr>
      <w:rFonts w:ascii="Arial" w:hAnsi="Arial" w:cs="Arial"/>
      <w:color w:val="000000"/>
      <w:kern w:val="0"/>
      <w:sz w:val="24"/>
      <w:szCs w:val="24"/>
    </w:rPr>
  </w:style>
  <w:style w:type="paragraph" w:styleId="Revision">
    <w:name w:val="Revision"/>
    <w:hidden/>
    <w:uiPriority w:val="99"/>
    <w:semiHidden/>
    <w:rsid w:val="00F377D0"/>
    <w:pPr>
      <w:spacing w:before="0" w:after="0" w:line="240" w:lineRule="auto"/>
      <w:ind w:left="0" w:firstLine="0"/>
      <w:jc w:val="left"/>
    </w:pPr>
  </w:style>
  <w:style w:type="character" w:styleId="CommentReference">
    <w:name w:val="annotation reference"/>
    <w:basedOn w:val="DefaultParagraphFont"/>
    <w:uiPriority w:val="99"/>
    <w:semiHidden/>
    <w:unhideWhenUsed/>
    <w:rsid w:val="00FB20B2"/>
    <w:rPr>
      <w:sz w:val="16"/>
      <w:szCs w:val="16"/>
    </w:rPr>
  </w:style>
  <w:style w:type="paragraph" w:styleId="CommentText">
    <w:name w:val="annotation text"/>
    <w:basedOn w:val="Normal"/>
    <w:link w:val="CommentTextChar"/>
    <w:uiPriority w:val="99"/>
    <w:unhideWhenUsed/>
    <w:rsid w:val="00FB20B2"/>
    <w:pPr>
      <w:spacing w:line="240" w:lineRule="auto"/>
    </w:pPr>
    <w:rPr>
      <w:sz w:val="20"/>
      <w:szCs w:val="20"/>
    </w:rPr>
  </w:style>
  <w:style w:type="character" w:customStyle="1" w:styleId="CommentTextChar">
    <w:name w:val="Comment Text Char"/>
    <w:basedOn w:val="DefaultParagraphFont"/>
    <w:link w:val="CommentText"/>
    <w:uiPriority w:val="99"/>
    <w:rsid w:val="00FB20B2"/>
    <w:rPr>
      <w:sz w:val="20"/>
      <w:szCs w:val="20"/>
    </w:rPr>
  </w:style>
  <w:style w:type="paragraph" w:styleId="CommentSubject">
    <w:name w:val="annotation subject"/>
    <w:basedOn w:val="CommentText"/>
    <w:next w:val="CommentText"/>
    <w:link w:val="CommentSubjectChar"/>
    <w:uiPriority w:val="99"/>
    <w:semiHidden/>
    <w:unhideWhenUsed/>
    <w:rsid w:val="00FB20B2"/>
    <w:rPr>
      <w:b/>
      <w:bCs/>
    </w:rPr>
  </w:style>
  <w:style w:type="character" w:customStyle="1" w:styleId="CommentSubjectChar">
    <w:name w:val="Comment Subject Char"/>
    <w:basedOn w:val="CommentTextChar"/>
    <w:link w:val="CommentSubject"/>
    <w:uiPriority w:val="99"/>
    <w:semiHidden/>
    <w:rsid w:val="00FB20B2"/>
    <w:rPr>
      <w:b/>
      <w:bCs/>
      <w:sz w:val="20"/>
      <w:szCs w:val="20"/>
    </w:rPr>
  </w:style>
  <w:style w:type="character" w:styleId="Strong">
    <w:name w:val="Strong"/>
    <w:basedOn w:val="DefaultParagraphFont"/>
    <w:uiPriority w:val="22"/>
    <w:qFormat/>
    <w:rsid w:val="008C22D0"/>
    <w:rPr>
      <w:b/>
      <w:bCs/>
    </w:rPr>
  </w:style>
  <w:style w:type="paragraph" w:customStyle="1" w:styleId="TableParagraph">
    <w:name w:val="Table Paragraph"/>
    <w:basedOn w:val="Normal"/>
    <w:uiPriority w:val="1"/>
    <w:qFormat/>
    <w:rsid w:val="001D1FAC"/>
    <w:pPr>
      <w:widowControl w:val="0"/>
      <w:autoSpaceDE w:val="0"/>
      <w:autoSpaceDN w:val="0"/>
      <w:spacing w:before="232" w:after="0" w:line="240" w:lineRule="auto"/>
      <w:ind w:left="0" w:firstLine="0"/>
      <w:jc w:val="left"/>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9989">
      <w:bodyDiv w:val="1"/>
      <w:marLeft w:val="0"/>
      <w:marRight w:val="0"/>
      <w:marTop w:val="0"/>
      <w:marBottom w:val="0"/>
      <w:divBdr>
        <w:top w:val="none" w:sz="0" w:space="0" w:color="auto"/>
        <w:left w:val="none" w:sz="0" w:space="0" w:color="auto"/>
        <w:bottom w:val="none" w:sz="0" w:space="0" w:color="auto"/>
        <w:right w:val="none" w:sz="0" w:space="0" w:color="auto"/>
      </w:divBdr>
    </w:div>
    <w:div w:id="66271933">
      <w:bodyDiv w:val="1"/>
      <w:marLeft w:val="0"/>
      <w:marRight w:val="0"/>
      <w:marTop w:val="0"/>
      <w:marBottom w:val="0"/>
      <w:divBdr>
        <w:top w:val="none" w:sz="0" w:space="0" w:color="auto"/>
        <w:left w:val="none" w:sz="0" w:space="0" w:color="auto"/>
        <w:bottom w:val="none" w:sz="0" w:space="0" w:color="auto"/>
        <w:right w:val="none" w:sz="0" w:space="0" w:color="auto"/>
      </w:divBdr>
    </w:div>
    <w:div w:id="79564592">
      <w:bodyDiv w:val="1"/>
      <w:marLeft w:val="0"/>
      <w:marRight w:val="0"/>
      <w:marTop w:val="0"/>
      <w:marBottom w:val="0"/>
      <w:divBdr>
        <w:top w:val="none" w:sz="0" w:space="0" w:color="auto"/>
        <w:left w:val="none" w:sz="0" w:space="0" w:color="auto"/>
        <w:bottom w:val="none" w:sz="0" w:space="0" w:color="auto"/>
        <w:right w:val="none" w:sz="0" w:space="0" w:color="auto"/>
      </w:divBdr>
    </w:div>
    <w:div w:id="92484115">
      <w:bodyDiv w:val="1"/>
      <w:marLeft w:val="0"/>
      <w:marRight w:val="0"/>
      <w:marTop w:val="0"/>
      <w:marBottom w:val="0"/>
      <w:divBdr>
        <w:top w:val="none" w:sz="0" w:space="0" w:color="auto"/>
        <w:left w:val="none" w:sz="0" w:space="0" w:color="auto"/>
        <w:bottom w:val="none" w:sz="0" w:space="0" w:color="auto"/>
        <w:right w:val="none" w:sz="0" w:space="0" w:color="auto"/>
      </w:divBdr>
    </w:div>
    <w:div w:id="103504291">
      <w:bodyDiv w:val="1"/>
      <w:marLeft w:val="0"/>
      <w:marRight w:val="0"/>
      <w:marTop w:val="0"/>
      <w:marBottom w:val="0"/>
      <w:divBdr>
        <w:top w:val="none" w:sz="0" w:space="0" w:color="auto"/>
        <w:left w:val="none" w:sz="0" w:space="0" w:color="auto"/>
        <w:bottom w:val="none" w:sz="0" w:space="0" w:color="auto"/>
        <w:right w:val="none" w:sz="0" w:space="0" w:color="auto"/>
      </w:divBdr>
    </w:div>
    <w:div w:id="140970758">
      <w:bodyDiv w:val="1"/>
      <w:marLeft w:val="0"/>
      <w:marRight w:val="0"/>
      <w:marTop w:val="0"/>
      <w:marBottom w:val="0"/>
      <w:divBdr>
        <w:top w:val="none" w:sz="0" w:space="0" w:color="auto"/>
        <w:left w:val="none" w:sz="0" w:space="0" w:color="auto"/>
        <w:bottom w:val="none" w:sz="0" w:space="0" w:color="auto"/>
        <w:right w:val="none" w:sz="0" w:space="0" w:color="auto"/>
      </w:divBdr>
    </w:div>
    <w:div w:id="142234490">
      <w:bodyDiv w:val="1"/>
      <w:marLeft w:val="0"/>
      <w:marRight w:val="0"/>
      <w:marTop w:val="0"/>
      <w:marBottom w:val="0"/>
      <w:divBdr>
        <w:top w:val="none" w:sz="0" w:space="0" w:color="auto"/>
        <w:left w:val="none" w:sz="0" w:space="0" w:color="auto"/>
        <w:bottom w:val="none" w:sz="0" w:space="0" w:color="auto"/>
        <w:right w:val="none" w:sz="0" w:space="0" w:color="auto"/>
      </w:divBdr>
    </w:div>
    <w:div w:id="154339417">
      <w:bodyDiv w:val="1"/>
      <w:marLeft w:val="0"/>
      <w:marRight w:val="0"/>
      <w:marTop w:val="0"/>
      <w:marBottom w:val="0"/>
      <w:divBdr>
        <w:top w:val="none" w:sz="0" w:space="0" w:color="auto"/>
        <w:left w:val="none" w:sz="0" w:space="0" w:color="auto"/>
        <w:bottom w:val="none" w:sz="0" w:space="0" w:color="auto"/>
        <w:right w:val="none" w:sz="0" w:space="0" w:color="auto"/>
      </w:divBdr>
    </w:div>
    <w:div w:id="180896900">
      <w:bodyDiv w:val="1"/>
      <w:marLeft w:val="0"/>
      <w:marRight w:val="0"/>
      <w:marTop w:val="0"/>
      <w:marBottom w:val="0"/>
      <w:divBdr>
        <w:top w:val="none" w:sz="0" w:space="0" w:color="auto"/>
        <w:left w:val="none" w:sz="0" w:space="0" w:color="auto"/>
        <w:bottom w:val="none" w:sz="0" w:space="0" w:color="auto"/>
        <w:right w:val="none" w:sz="0" w:space="0" w:color="auto"/>
      </w:divBdr>
    </w:div>
    <w:div w:id="250822063">
      <w:bodyDiv w:val="1"/>
      <w:marLeft w:val="0"/>
      <w:marRight w:val="0"/>
      <w:marTop w:val="0"/>
      <w:marBottom w:val="0"/>
      <w:divBdr>
        <w:top w:val="none" w:sz="0" w:space="0" w:color="auto"/>
        <w:left w:val="none" w:sz="0" w:space="0" w:color="auto"/>
        <w:bottom w:val="none" w:sz="0" w:space="0" w:color="auto"/>
        <w:right w:val="none" w:sz="0" w:space="0" w:color="auto"/>
      </w:divBdr>
    </w:div>
    <w:div w:id="267660049">
      <w:bodyDiv w:val="1"/>
      <w:marLeft w:val="0"/>
      <w:marRight w:val="0"/>
      <w:marTop w:val="0"/>
      <w:marBottom w:val="0"/>
      <w:divBdr>
        <w:top w:val="none" w:sz="0" w:space="0" w:color="auto"/>
        <w:left w:val="none" w:sz="0" w:space="0" w:color="auto"/>
        <w:bottom w:val="none" w:sz="0" w:space="0" w:color="auto"/>
        <w:right w:val="none" w:sz="0" w:space="0" w:color="auto"/>
      </w:divBdr>
    </w:div>
    <w:div w:id="277569971">
      <w:bodyDiv w:val="1"/>
      <w:marLeft w:val="0"/>
      <w:marRight w:val="0"/>
      <w:marTop w:val="0"/>
      <w:marBottom w:val="0"/>
      <w:divBdr>
        <w:top w:val="none" w:sz="0" w:space="0" w:color="auto"/>
        <w:left w:val="none" w:sz="0" w:space="0" w:color="auto"/>
        <w:bottom w:val="none" w:sz="0" w:space="0" w:color="auto"/>
        <w:right w:val="none" w:sz="0" w:space="0" w:color="auto"/>
      </w:divBdr>
    </w:div>
    <w:div w:id="311832346">
      <w:bodyDiv w:val="1"/>
      <w:marLeft w:val="0"/>
      <w:marRight w:val="0"/>
      <w:marTop w:val="0"/>
      <w:marBottom w:val="0"/>
      <w:divBdr>
        <w:top w:val="none" w:sz="0" w:space="0" w:color="auto"/>
        <w:left w:val="none" w:sz="0" w:space="0" w:color="auto"/>
        <w:bottom w:val="none" w:sz="0" w:space="0" w:color="auto"/>
        <w:right w:val="none" w:sz="0" w:space="0" w:color="auto"/>
      </w:divBdr>
    </w:div>
    <w:div w:id="320353918">
      <w:bodyDiv w:val="1"/>
      <w:marLeft w:val="0"/>
      <w:marRight w:val="0"/>
      <w:marTop w:val="0"/>
      <w:marBottom w:val="0"/>
      <w:divBdr>
        <w:top w:val="none" w:sz="0" w:space="0" w:color="auto"/>
        <w:left w:val="none" w:sz="0" w:space="0" w:color="auto"/>
        <w:bottom w:val="none" w:sz="0" w:space="0" w:color="auto"/>
        <w:right w:val="none" w:sz="0" w:space="0" w:color="auto"/>
      </w:divBdr>
    </w:div>
    <w:div w:id="342128684">
      <w:bodyDiv w:val="1"/>
      <w:marLeft w:val="0"/>
      <w:marRight w:val="0"/>
      <w:marTop w:val="0"/>
      <w:marBottom w:val="0"/>
      <w:divBdr>
        <w:top w:val="none" w:sz="0" w:space="0" w:color="auto"/>
        <w:left w:val="none" w:sz="0" w:space="0" w:color="auto"/>
        <w:bottom w:val="none" w:sz="0" w:space="0" w:color="auto"/>
        <w:right w:val="none" w:sz="0" w:space="0" w:color="auto"/>
      </w:divBdr>
    </w:div>
    <w:div w:id="358285970">
      <w:bodyDiv w:val="1"/>
      <w:marLeft w:val="0"/>
      <w:marRight w:val="0"/>
      <w:marTop w:val="0"/>
      <w:marBottom w:val="0"/>
      <w:divBdr>
        <w:top w:val="none" w:sz="0" w:space="0" w:color="auto"/>
        <w:left w:val="none" w:sz="0" w:space="0" w:color="auto"/>
        <w:bottom w:val="none" w:sz="0" w:space="0" w:color="auto"/>
        <w:right w:val="none" w:sz="0" w:space="0" w:color="auto"/>
      </w:divBdr>
    </w:div>
    <w:div w:id="403114280">
      <w:bodyDiv w:val="1"/>
      <w:marLeft w:val="0"/>
      <w:marRight w:val="0"/>
      <w:marTop w:val="0"/>
      <w:marBottom w:val="0"/>
      <w:divBdr>
        <w:top w:val="none" w:sz="0" w:space="0" w:color="auto"/>
        <w:left w:val="none" w:sz="0" w:space="0" w:color="auto"/>
        <w:bottom w:val="none" w:sz="0" w:space="0" w:color="auto"/>
        <w:right w:val="none" w:sz="0" w:space="0" w:color="auto"/>
      </w:divBdr>
    </w:div>
    <w:div w:id="433400006">
      <w:bodyDiv w:val="1"/>
      <w:marLeft w:val="0"/>
      <w:marRight w:val="0"/>
      <w:marTop w:val="0"/>
      <w:marBottom w:val="0"/>
      <w:divBdr>
        <w:top w:val="none" w:sz="0" w:space="0" w:color="auto"/>
        <w:left w:val="none" w:sz="0" w:space="0" w:color="auto"/>
        <w:bottom w:val="none" w:sz="0" w:space="0" w:color="auto"/>
        <w:right w:val="none" w:sz="0" w:space="0" w:color="auto"/>
      </w:divBdr>
    </w:div>
    <w:div w:id="438574163">
      <w:bodyDiv w:val="1"/>
      <w:marLeft w:val="0"/>
      <w:marRight w:val="0"/>
      <w:marTop w:val="0"/>
      <w:marBottom w:val="0"/>
      <w:divBdr>
        <w:top w:val="none" w:sz="0" w:space="0" w:color="auto"/>
        <w:left w:val="none" w:sz="0" w:space="0" w:color="auto"/>
        <w:bottom w:val="none" w:sz="0" w:space="0" w:color="auto"/>
        <w:right w:val="none" w:sz="0" w:space="0" w:color="auto"/>
      </w:divBdr>
    </w:div>
    <w:div w:id="440956711">
      <w:bodyDiv w:val="1"/>
      <w:marLeft w:val="0"/>
      <w:marRight w:val="0"/>
      <w:marTop w:val="0"/>
      <w:marBottom w:val="0"/>
      <w:divBdr>
        <w:top w:val="none" w:sz="0" w:space="0" w:color="auto"/>
        <w:left w:val="none" w:sz="0" w:space="0" w:color="auto"/>
        <w:bottom w:val="none" w:sz="0" w:space="0" w:color="auto"/>
        <w:right w:val="none" w:sz="0" w:space="0" w:color="auto"/>
      </w:divBdr>
    </w:div>
    <w:div w:id="472984227">
      <w:bodyDiv w:val="1"/>
      <w:marLeft w:val="0"/>
      <w:marRight w:val="0"/>
      <w:marTop w:val="0"/>
      <w:marBottom w:val="0"/>
      <w:divBdr>
        <w:top w:val="none" w:sz="0" w:space="0" w:color="auto"/>
        <w:left w:val="none" w:sz="0" w:space="0" w:color="auto"/>
        <w:bottom w:val="none" w:sz="0" w:space="0" w:color="auto"/>
        <w:right w:val="none" w:sz="0" w:space="0" w:color="auto"/>
      </w:divBdr>
    </w:div>
    <w:div w:id="480804266">
      <w:bodyDiv w:val="1"/>
      <w:marLeft w:val="0"/>
      <w:marRight w:val="0"/>
      <w:marTop w:val="0"/>
      <w:marBottom w:val="0"/>
      <w:divBdr>
        <w:top w:val="none" w:sz="0" w:space="0" w:color="auto"/>
        <w:left w:val="none" w:sz="0" w:space="0" w:color="auto"/>
        <w:bottom w:val="none" w:sz="0" w:space="0" w:color="auto"/>
        <w:right w:val="none" w:sz="0" w:space="0" w:color="auto"/>
      </w:divBdr>
    </w:div>
    <w:div w:id="511257739">
      <w:bodyDiv w:val="1"/>
      <w:marLeft w:val="0"/>
      <w:marRight w:val="0"/>
      <w:marTop w:val="0"/>
      <w:marBottom w:val="0"/>
      <w:divBdr>
        <w:top w:val="none" w:sz="0" w:space="0" w:color="auto"/>
        <w:left w:val="none" w:sz="0" w:space="0" w:color="auto"/>
        <w:bottom w:val="none" w:sz="0" w:space="0" w:color="auto"/>
        <w:right w:val="none" w:sz="0" w:space="0" w:color="auto"/>
      </w:divBdr>
    </w:div>
    <w:div w:id="559441945">
      <w:bodyDiv w:val="1"/>
      <w:marLeft w:val="0"/>
      <w:marRight w:val="0"/>
      <w:marTop w:val="0"/>
      <w:marBottom w:val="0"/>
      <w:divBdr>
        <w:top w:val="none" w:sz="0" w:space="0" w:color="auto"/>
        <w:left w:val="none" w:sz="0" w:space="0" w:color="auto"/>
        <w:bottom w:val="none" w:sz="0" w:space="0" w:color="auto"/>
        <w:right w:val="none" w:sz="0" w:space="0" w:color="auto"/>
      </w:divBdr>
    </w:div>
    <w:div w:id="598299931">
      <w:bodyDiv w:val="1"/>
      <w:marLeft w:val="0"/>
      <w:marRight w:val="0"/>
      <w:marTop w:val="0"/>
      <w:marBottom w:val="0"/>
      <w:divBdr>
        <w:top w:val="none" w:sz="0" w:space="0" w:color="auto"/>
        <w:left w:val="none" w:sz="0" w:space="0" w:color="auto"/>
        <w:bottom w:val="none" w:sz="0" w:space="0" w:color="auto"/>
        <w:right w:val="none" w:sz="0" w:space="0" w:color="auto"/>
      </w:divBdr>
    </w:div>
    <w:div w:id="603002936">
      <w:bodyDiv w:val="1"/>
      <w:marLeft w:val="0"/>
      <w:marRight w:val="0"/>
      <w:marTop w:val="0"/>
      <w:marBottom w:val="0"/>
      <w:divBdr>
        <w:top w:val="none" w:sz="0" w:space="0" w:color="auto"/>
        <w:left w:val="none" w:sz="0" w:space="0" w:color="auto"/>
        <w:bottom w:val="none" w:sz="0" w:space="0" w:color="auto"/>
        <w:right w:val="none" w:sz="0" w:space="0" w:color="auto"/>
      </w:divBdr>
    </w:div>
    <w:div w:id="629089131">
      <w:bodyDiv w:val="1"/>
      <w:marLeft w:val="0"/>
      <w:marRight w:val="0"/>
      <w:marTop w:val="0"/>
      <w:marBottom w:val="0"/>
      <w:divBdr>
        <w:top w:val="none" w:sz="0" w:space="0" w:color="auto"/>
        <w:left w:val="none" w:sz="0" w:space="0" w:color="auto"/>
        <w:bottom w:val="none" w:sz="0" w:space="0" w:color="auto"/>
        <w:right w:val="none" w:sz="0" w:space="0" w:color="auto"/>
      </w:divBdr>
    </w:div>
    <w:div w:id="646668907">
      <w:bodyDiv w:val="1"/>
      <w:marLeft w:val="0"/>
      <w:marRight w:val="0"/>
      <w:marTop w:val="0"/>
      <w:marBottom w:val="0"/>
      <w:divBdr>
        <w:top w:val="none" w:sz="0" w:space="0" w:color="auto"/>
        <w:left w:val="none" w:sz="0" w:space="0" w:color="auto"/>
        <w:bottom w:val="none" w:sz="0" w:space="0" w:color="auto"/>
        <w:right w:val="none" w:sz="0" w:space="0" w:color="auto"/>
      </w:divBdr>
    </w:div>
    <w:div w:id="679891659">
      <w:bodyDiv w:val="1"/>
      <w:marLeft w:val="0"/>
      <w:marRight w:val="0"/>
      <w:marTop w:val="0"/>
      <w:marBottom w:val="0"/>
      <w:divBdr>
        <w:top w:val="none" w:sz="0" w:space="0" w:color="auto"/>
        <w:left w:val="none" w:sz="0" w:space="0" w:color="auto"/>
        <w:bottom w:val="none" w:sz="0" w:space="0" w:color="auto"/>
        <w:right w:val="none" w:sz="0" w:space="0" w:color="auto"/>
      </w:divBdr>
    </w:div>
    <w:div w:id="684409147">
      <w:bodyDiv w:val="1"/>
      <w:marLeft w:val="0"/>
      <w:marRight w:val="0"/>
      <w:marTop w:val="0"/>
      <w:marBottom w:val="0"/>
      <w:divBdr>
        <w:top w:val="none" w:sz="0" w:space="0" w:color="auto"/>
        <w:left w:val="none" w:sz="0" w:space="0" w:color="auto"/>
        <w:bottom w:val="none" w:sz="0" w:space="0" w:color="auto"/>
        <w:right w:val="none" w:sz="0" w:space="0" w:color="auto"/>
      </w:divBdr>
    </w:div>
    <w:div w:id="685643293">
      <w:bodyDiv w:val="1"/>
      <w:marLeft w:val="0"/>
      <w:marRight w:val="0"/>
      <w:marTop w:val="0"/>
      <w:marBottom w:val="0"/>
      <w:divBdr>
        <w:top w:val="none" w:sz="0" w:space="0" w:color="auto"/>
        <w:left w:val="none" w:sz="0" w:space="0" w:color="auto"/>
        <w:bottom w:val="none" w:sz="0" w:space="0" w:color="auto"/>
        <w:right w:val="none" w:sz="0" w:space="0" w:color="auto"/>
      </w:divBdr>
    </w:div>
    <w:div w:id="705251676">
      <w:bodyDiv w:val="1"/>
      <w:marLeft w:val="0"/>
      <w:marRight w:val="0"/>
      <w:marTop w:val="0"/>
      <w:marBottom w:val="0"/>
      <w:divBdr>
        <w:top w:val="none" w:sz="0" w:space="0" w:color="auto"/>
        <w:left w:val="none" w:sz="0" w:space="0" w:color="auto"/>
        <w:bottom w:val="none" w:sz="0" w:space="0" w:color="auto"/>
        <w:right w:val="none" w:sz="0" w:space="0" w:color="auto"/>
      </w:divBdr>
    </w:div>
    <w:div w:id="719986522">
      <w:bodyDiv w:val="1"/>
      <w:marLeft w:val="0"/>
      <w:marRight w:val="0"/>
      <w:marTop w:val="0"/>
      <w:marBottom w:val="0"/>
      <w:divBdr>
        <w:top w:val="none" w:sz="0" w:space="0" w:color="auto"/>
        <w:left w:val="none" w:sz="0" w:space="0" w:color="auto"/>
        <w:bottom w:val="none" w:sz="0" w:space="0" w:color="auto"/>
        <w:right w:val="none" w:sz="0" w:space="0" w:color="auto"/>
      </w:divBdr>
    </w:div>
    <w:div w:id="724335942">
      <w:bodyDiv w:val="1"/>
      <w:marLeft w:val="0"/>
      <w:marRight w:val="0"/>
      <w:marTop w:val="0"/>
      <w:marBottom w:val="0"/>
      <w:divBdr>
        <w:top w:val="none" w:sz="0" w:space="0" w:color="auto"/>
        <w:left w:val="none" w:sz="0" w:space="0" w:color="auto"/>
        <w:bottom w:val="none" w:sz="0" w:space="0" w:color="auto"/>
        <w:right w:val="none" w:sz="0" w:space="0" w:color="auto"/>
      </w:divBdr>
    </w:div>
    <w:div w:id="724984729">
      <w:bodyDiv w:val="1"/>
      <w:marLeft w:val="0"/>
      <w:marRight w:val="0"/>
      <w:marTop w:val="0"/>
      <w:marBottom w:val="0"/>
      <w:divBdr>
        <w:top w:val="none" w:sz="0" w:space="0" w:color="auto"/>
        <w:left w:val="none" w:sz="0" w:space="0" w:color="auto"/>
        <w:bottom w:val="none" w:sz="0" w:space="0" w:color="auto"/>
        <w:right w:val="none" w:sz="0" w:space="0" w:color="auto"/>
      </w:divBdr>
    </w:div>
    <w:div w:id="739251292">
      <w:bodyDiv w:val="1"/>
      <w:marLeft w:val="0"/>
      <w:marRight w:val="0"/>
      <w:marTop w:val="0"/>
      <w:marBottom w:val="0"/>
      <w:divBdr>
        <w:top w:val="none" w:sz="0" w:space="0" w:color="auto"/>
        <w:left w:val="none" w:sz="0" w:space="0" w:color="auto"/>
        <w:bottom w:val="none" w:sz="0" w:space="0" w:color="auto"/>
        <w:right w:val="none" w:sz="0" w:space="0" w:color="auto"/>
      </w:divBdr>
    </w:div>
    <w:div w:id="763498788">
      <w:bodyDiv w:val="1"/>
      <w:marLeft w:val="0"/>
      <w:marRight w:val="0"/>
      <w:marTop w:val="0"/>
      <w:marBottom w:val="0"/>
      <w:divBdr>
        <w:top w:val="none" w:sz="0" w:space="0" w:color="auto"/>
        <w:left w:val="none" w:sz="0" w:space="0" w:color="auto"/>
        <w:bottom w:val="none" w:sz="0" w:space="0" w:color="auto"/>
        <w:right w:val="none" w:sz="0" w:space="0" w:color="auto"/>
      </w:divBdr>
    </w:div>
    <w:div w:id="764686594">
      <w:bodyDiv w:val="1"/>
      <w:marLeft w:val="0"/>
      <w:marRight w:val="0"/>
      <w:marTop w:val="0"/>
      <w:marBottom w:val="0"/>
      <w:divBdr>
        <w:top w:val="none" w:sz="0" w:space="0" w:color="auto"/>
        <w:left w:val="none" w:sz="0" w:space="0" w:color="auto"/>
        <w:bottom w:val="none" w:sz="0" w:space="0" w:color="auto"/>
        <w:right w:val="none" w:sz="0" w:space="0" w:color="auto"/>
      </w:divBdr>
    </w:div>
    <w:div w:id="773787770">
      <w:bodyDiv w:val="1"/>
      <w:marLeft w:val="0"/>
      <w:marRight w:val="0"/>
      <w:marTop w:val="0"/>
      <w:marBottom w:val="0"/>
      <w:divBdr>
        <w:top w:val="none" w:sz="0" w:space="0" w:color="auto"/>
        <w:left w:val="none" w:sz="0" w:space="0" w:color="auto"/>
        <w:bottom w:val="none" w:sz="0" w:space="0" w:color="auto"/>
        <w:right w:val="none" w:sz="0" w:space="0" w:color="auto"/>
      </w:divBdr>
    </w:div>
    <w:div w:id="783159835">
      <w:bodyDiv w:val="1"/>
      <w:marLeft w:val="0"/>
      <w:marRight w:val="0"/>
      <w:marTop w:val="0"/>
      <w:marBottom w:val="0"/>
      <w:divBdr>
        <w:top w:val="none" w:sz="0" w:space="0" w:color="auto"/>
        <w:left w:val="none" w:sz="0" w:space="0" w:color="auto"/>
        <w:bottom w:val="none" w:sz="0" w:space="0" w:color="auto"/>
        <w:right w:val="none" w:sz="0" w:space="0" w:color="auto"/>
      </w:divBdr>
    </w:div>
    <w:div w:id="791172904">
      <w:bodyDiv w:val="1"/>
      <w:marLeft w:val="0"/>
      <w:marRight w:val="0"/>
      <w:marTop w:val="0"/>
      <w:marBottom w:val="0"/>
      <w:divBdr>
        <w:top w:val="none" w:sz="0" w:space="0" w:color="auto"/>
        <w:left w:val="none" w:sz="0" w:space="0" w:color="auto"/>
        <w:bottom w:val="none" w:sz="0" w:space="0" w:color="auto"/>
        <w:right w:val="none" w:sz="0" w:space="0" w:color="auto"/>
      </w:divBdr>
    </w:div>
    <w:div w:id="815418125">
      <w:bodyDiv w:val="1"/>
      <w:marLeft w:val="0"/>
      <w:marRight w:val="0"/>
      <w:marTop w:val="0"/>
      <w:marBottom w:val="0"/>
      <w:divBdr>
        <w:top w:val="none" w:sz="0" w:space="0" w:color="auto"/>
        <w:left w:val="none" w:sz="0" w:space="0" w:color="auto"/>
        <w:bottom w:val="none" w:sz="0" w:space="0" w:color="auto"/>
        <w:right w:val="none" w:sz="0" w:space="0" w:color="auto"/>
      </w:divBdr>
    </w:div>
    <w:div w:id="842430340">
      <w:bodyDiv w:val="1"/>
      <w:marLeft w:val="0"/>
      <w:marRight w:val="0"/>
      <w:marTop w:val="0"/>
      <w:marBottom w:val="0"/>
      <w:divBdr>
        <w:top w:val="none" w:sz="0" w:space="0" w:color="auto"/>
        <w:left w:val="none" w:sz="0" w:space="0" w:color="auto"/>
        <w:bottom w:val="none" w:sz="0" w:space="0" w:color="auto"/>
        <w:right w:val="none" w:sz="0" w:space="0" w:color="auto"/>
      </w:divBdr>
    </w:div>
    <w:div w:id="844630362">
      <w:bodyDiv w:val="1"/>
      <w:marLeft w:val="0"/>
      <w:marRight w:val="0"/>
      <w:marTop w:val="0"/>
      <w:marBottom w:val="0"/>
      <w:divBdr>
        <w:top w:val="none" w:sz="0" w:space="0" w:color="auto"/>
        <w:left w:val="none" w:sz="0" w:space="0" w:color="auto"/>
        <w:bottom w:val="none" w:sz="0" w:space="0" w:color="auto"/>
        <w:right w:val="none" w:sz="0" w:space="0" w:color="auto"/>
      </w:divBdr>
    </w:div>
    <w:div w:id="857159596">
      <w:bodyDiv w:val="1"/>
      <w:marLeft w:val="0"/>
      <w:marRight w:val="0"/>
      <w:marTop w:val="0"/>
      <w:marBottom w:val="0"/>
      <w:divBdr>
        <w:top w:val="none" w:sz="0" w:space="0" w:color="auto"/>
        <w:left w:val="none" w:sz="0" w:space="0" w:color="auto"/>
        <w:bottom w:val="none" w:sz="0" w:space="0" w:color="auto"/>
        <w:right w:val="none" w:sz="0" w:space="0" w:color="auto"/>
      </w:divBdr>
    </w:div>
    <w:div w:id="891889902">
      <w:bodyDiv w:val="1"/>
      <w:marLeft w:val="0"/>
      <w:marRight w:val="0"/>
      <w:marTop w:val="0"/>
      <w:marBottom w:val="0"/>
      <w:divBdr>
        <w:top w:val="none" w:sz="0" w:space="0" w:color="auto"/>
        <w:left w:val="none" w:sz="0" w:space="0" w:color="auto"/>
        <w:bottom w:val="none" w:sz="0" w:space="0" w:color="auto"/>
        <w:right w:val="none" w:sz="0" w:space="0" w:color="auto"/>
      </w:divBdr>
    </w:div>
    <w:div w:id="900169377">
      <w:bodyDiv w:val="1"/>
      <w:marLeft w:val="0"/>
      <w:marRight w:val="0"/>
      <w:marTop w:val="0"/>
      <w:marBottom w:val="0"/>
      <w:divBdr>
        <w:top w:val="none" w:sz="0" w:space="0" w:color="auto"/>
        <w:left w:val="none" w:sz="0" w:space="0" w:color="auto"/>
        <w:bottom w:val="none" w:sz="0" w:space="0" w:color="auto"/>
        <w:right w:val="none" w:sz="0" w:space="0" w:color="auto"/>
      </w:divBdr>
    </w:div>
    <w:div w:id="965039419">
      <w:bodyDiv w:val="1"/>
      <w:marLeft w:val="0"/>
      <w:marRight w:val="0"/>
      <w:marTop w:val="0"/>
      <w:marBottom w:val="0"/>
      <w:divBdr>
        <w:top w:val="none" w:sz="0" w:space="0" w:color="auto"/>
        <w:left w:val="none" w:sz="0" w:space="0" w:color="auto"/>
        <w:bottom w:val="none" w:sz="0" w:space="0" w:color="auto"/>
        <w:right w:val="none" w:sz="0" w:space="0" w:color="auto"/>
      </w:divBdr>
    </w:div>
    <w:div w:id="991371866">
      <w:bodyDiv w:val="1"/>
      <w:marLeft w:val="0"/>
      <w:marRight w:val="0"/>
      <w:marTop w:val="0"/>
      <w:marBottom w:val="0"/>
      <w:divBdr>
        <w:top w:val="none" w:sz="0" w:space="0" w:color="auto"/>
        <w:left w:val="none" w:sz="0" w:space="0" w:color="auto"/>
        <w:bottom w:val="none" w:sz="0" w:space="0" w:color="auto"/>
        <w:right w:val="none" w:sz="0" w:space="0" w:color="auto"/>
      </w:divBdr>
    </w:div>
    <w:div w:id="992291713">
      <w:bodyDiv w:val="1"/>
      <w:marLeft w:val="0"/>
      <w:marRight w:val="0"/>
      <w:marTop w:val="0"/>
      <w:marBottom w:val="0"/>
      <w:divBdr>
        <w:top w:val="none" w:sz="0" w:space="0" w:color="auto"/>
        <w:left w:val="none" w:sz="0" w:space="0" w:color="auto"/>
        <w:bottom w:val="none" w:sz="0" w:space="0" w:color="auto"/>
        <w:right w:val="none" w:sz="0" w:space="0" w:color="auto"/>
      </w:divBdr>
    </w:div>
    <w:div w:id="1002659007">
      <w:bodyDiv w:val="1"/>
      <w:marLeft w:val="0"/>
      <w:marRight w:val="0"/>
      <w:marTop w:val="0"/>
      <w:marBottom w:val="0"/>
      <w:divBdr>
        <w:top w:val="none" w:sz="0" w:space="0" w:color="auto"/>
        <w:left w:val="none" w:sz="0" w:space="0" w:color="auto"/>
        <w:bottom w:val="none" w:sz="0" w:space="0" w:color="auto"/>
        <w:right w:val="none" w:sz="0" w:space="0" w:color="auto"/>
      </w:divBdr>
    </w:div>
    <w:div w:id="1010985001">
      <w:bodyDiv w:val="1"/>
      <w:marLeft w:val="0"/>
      <w:marRight w:val="0"/>
      <w:marTop w:val="0"/>
      <w:marBottom w:val="0"/>
      <w:divBdr>
        <w:top w:val="none" w:sz="0" w:space="0" w:color="auto"/>
        <w:left w:val="none" w:sz="0" w:space="0" w:color="auto"/>
        <w:bottom w:val="none" w:sz="0" w:space="0" w:color="auto"/>
        <w:right w:val="none" w:sz="0" w:space="0" w:color="auto"/>
      </w:divBdr>
    </w:div>
    <w:div w:id="1028721502">
      <w:bodyDiv w:val="1"/>
      <w:marLeft w:val="0"/>
      <w:marRight w:val="0"/>
      <w:marTop w:val="0"/>
      <w:marBottom w:val="0"/>
      <w:divBdr>
        <w:top w:val="none" w:sz="0" w:space="0" w:color="auto"/>
        <w:left w:val="none" w:sz="0" w:space="0" w:color="auto"/>
        <w:bottom w:val="none" w:sz="0" w:space="0" w:color="auto"/>
        <w:right w:val="none" w:sz="0" w:space="0" w:color="auto"/>
      </w:divBdr>
    </w:div>
    <w:div w:id="1036783168">
      <w:bodyDiv w:val="1"/>
      <w:marLeft w:val="0"/>
      <w:marRight w:val="0"/>
      <w:marTop w:val="0"/>
      <w:marBottom w:val="0"/>
      <w:divBdr>
        <w:top w:val="none" w:sz="0" w:space="0" w:color="auto"/>
        <w:left w:val="none" w:sz="0" w:space="0" w:color="auto"/>
        <w:bottom w:val="none" w:sz="0" w:space="0" w:color="auto"/>
        <w:right w:val="none" w:sz="0" w:space="0" w:color="auto"/>
      </w:divBdr>
    </w:div>
    <w:div w:id="1055620871">
      <w:bodyDiv w:val="1"/>
      <w:marLeft w:val="0"/>
      <w:marRight w:val="0"/>
      <w:marTop w:val="0"/>
      <w:marBottom w:val="0"/>
      <w:divBdr>
        <w:top w:val="none" w:sz="0" w:space="0" w:color="auto"/>
        <w:left w:val="none" w:sz="0" w:space="0" w:color="auto"/>
        <w:bottom w:val="none" w:sz="0" w:space="0" w:color="auto"/>
        <w:right w:val="none" w:sz="0" w:space="0" w:color="auto"/>
      </w:divBdr>
    </w:div>
    <w:div w:id="1075543378">
      <w:bodyDiv w:val="1"/>
      <w:marLeft w:val="0"/>
      <w:marRight w:val="0"/>
      <w:marTop w:val="0"/>
      <w:marBottom w:val="0"/>
      <w:divBdr>
        <w:top w:val="none" w:sz="0" w:space="0" w:color="auto"/>
        <w:left w:val="none" w:sz="0" w:space="0" w:color="auto"/>
        <w:bottom w:val="none" w:sz="0" w:space="0" w:color="auto"/>
        <w:right w:val="none" w:sz="0" w:space="0" w:color="auto"/>
      </w:divBdr>
    </w:div>
    <w:div w:id="1091731325">
      <w:bodyDiv w:val="1"/>
      <w:marLeft w:val="0"/>
      <w:marRight w:val="0"/>
      <w:marTop w:val="0"/>
      <w:marBottom w:val="0"/>
      <w:divBdr>
        <w:top w:val="none" w:sz="0" w:space="0" w:color="auto"/>
        <w:left w:val="none" w:sz="0" w:space="0" w:color="auto"/>
        <w:bottom w:val="none" w:sz="0" w:space="0" w:color="auto"/>
        <w:right w:val="none" w:sz="0" w:space="0" w:color="auto"/>
      </w:divBdr>
    </w:div>
    <w:div w:id="1120802672">
      <w:bodyDiv w:val="1"/>
      <w:marLeft w:val="0"/>
      <w:marRight w:val="0"/>
      <w:marTop w:val="0"/>
      <w:marBottom w:val="0"/>
      <w:divBdr>
        <w:top w:val="none" w:sz="0" w:space="0" w:color="auto"/>
        <w:left w:val="none" w:sz="0" w:space="0" w:color="auto"/>
        <w:bottom w:val="none" w:sz="0" w:space="0" w:color="auto"/>
        <w:right w:val="none" w:sz="0" w:space="0" w:color="auto"/>
      </w:divBdr>
    </w:div>
    <w:div w:id="1143423957">
      <w:bodyDiv w:val="1"/>
      <w:marLeft w:val="0"/>
      <w:marRight w:val="0"/>
      <w:marTop w:val="0"/>
      <w:marBottom w:val="0"/>
      <w:divBdr>
        <w:top w:val="none" w:sz="0" w:space="0" w:color="auto"/>
        <w:left w:val="none" w:sz="0" w:space="0" w:color="auto"/>
        <w:bottom w:val="none" w:sz="0" w:space="0" w:color="auto"/>
        <w:right w:val="none" w:sz="0" w:space="0" w:color="auto"/>
      </w:divBdr>
    </w:div>
    <w:div w:id="1153985286">
      <w:bodyDiv w:val="1"/>
      <w:marLeft w:val="0"/>
      <w:marRight w:val="0"/>
      <w:marTop w:val="0"/>
      <w:marBottom w:val="0"/>
      <w:divBdr>
        <w:top w:val="none" w:sz="0" w:space="0" w:color="auto"/>
        <w:left w:val="none" w:sz="0" w:space="0" w:color="auto"/>
        <w:bottom w:val="none" w:sz="0" w:space="0" w:color="auto"/>
        <w:right w:val="none" w:sz="0" w:space="0" w:color="auto"/>
      </w:divBdr>
    </w:div>
    <w:div w:id="1222205376">
      <w:bodyDiv w:val="1"/>
      <w:marLeft w:val="0"/>
      <w:marRight w:val="0"/>
      <w:marTop w:val="0"/>
      <w:marBottom w:val="0"/>
      <w:divBdr>
        <w:top w:val="none" w:sz="0" w:space="0" w:color="auto"/>
        <w:left w:val="none" w:sz="0" w:space="0" w:color="auto"/>
        <w:bottom w:val="none" w:sz="0" w:space="0" w:color="auto"/>
        <w:right w:val="none" w:sz="0" w:space="0" w:color="auto"/>
      </w:divBdr>
    </w:div>
    <w:div w:id="1253010084">
      <w:bodyDiv w:val="1"/>
      <w:marLeft w:val="0"/>
      <w:marRight w:val="0"/>
      <w:marTop w:val="0"/>
      <w:marBottom w:val="0"/>
      <w:divBdr>
        <w:top w:val="none" w:sz="0" w:space="0" w:color="auto"/>
        <w:left w:val="none" w:sz="0" w:space="0" w:color="auto"/>
        <w:bottom w:val="none" w:sz="0" w:space="0" w:color="auto"/>
        <w:right w:val="none" w:sz="0" w:space="0" w:color="auto"/>
      </w:divBdr>
    </w:div>
    <w:div w:id="1257443451">
      <w:bodyDiv w:val="1"/>
      <w:marLeft w:val="0"/>
      <w:marRight w:val="0"/>
      <w:marTop w:val="0"/>
      <w:marBottom w:val="0"/>
      <w:divBdr>
        <w:top w:val="none" w:sz="0" w:space="0" w:color="auto"/>
        <w:left w:val="none" w:sz="0" w:space="0" w:color="auto"/>
        <w:bottom w:val="none" w:sz="0" w:space="0" w:color="auto"/>
        <w:right w:val="none" w:sz="0" w:space="0" w:color="auto"/>
      </w:divBdr>
    </w:div>
    <w:div w:id="1315837268">
      <w:bodyDiv w:val="1"/>
      <w:marLeft w:val="0"/>
      <w:marRight w:val="0"/>
      <w:marTop w:val="0"/>
      <w:marBottom w:val="0"/>
      <w:divBdr>
        <w:top w:val="none" w:sz="0" w:space="0" w:color="auto"/>
        <w:left w:val="none" w:sz="0" w:space="0" w:color="auto"/>
        <w:bottom w:val="none" w:sz="0" w:space="0" w:color="auto"/>
        <w:right w:val="none" w:sz="0" w:space="0" w:color="auto"/>
      </w:divBdr>
    </w:div>
    <w:div w:id="1325235007">
      <w:bodyDiv w:val="1"/>
      <w:marLeft w:val="0"/>
      <w:marRight w:val="0"/>
      <w:marTop w:val="0"/>
      <w:marBottom w:val="0"/>
      <w:divBdr>
        <w:top w:val="none" w:sz="0" w:space="0" w:color="auto"/>
        <w:left w:val="none" w:sz="0" w:space="0" w:color="auto"/>
        <w:bottom w:val="none" w:sz="0" w:space="0" w:color="auto"/>
        <w:right w:val="none" w:sz="0" w:space="0" w:color="auto"/>
      </w:divBdr>
    </w:div>
    <w:div w:id="1393192281">
      <w:bodyDiv w:val="1"/>
      <w:marLeft w:val="0"/>
      <w:marRight w:val="0"/>
      <w:marTop w:val="0"/>
      <w:marBottom w:val="0"/>
      <w:divBdr>
        <w:top w:val="none" w:sz="0" w:space="0" w:color="auto"/>
        <w:left w:val="none" w:sz="0" w:space="0" w:color="auto"/>
        <w:bottom w:val="none" w:sz="0" w:space="0" w:color="auto"/>
        <w:right w:val="none" w:sz="0" w:space="0" w:color="auto"/>
      </w:divBdr>
    </w:div>
    <w:div w:id="1436972706">
      <w:bodyDiv w:val="1"/>
      <w:marLeft w:val="0"/>
      <w:marRight w:val="0"/>
      <w:marTop w:val="0"/>
      <w:marBottom w:val="0"/>
      <w:divBdr>
        <w:top w:val="none" w:sz="0" w:space="0" w:color="auto"/>
        <w:left w:val="none" w:sz="0" w:space="0" w:color="auto"/>
        <w:bottom w:val="none" w:sz="0" w:space="0" w:color="auto"/>
        <w:right w:val="none" w:sz="0" w:space="0" w:color="auto"/>
      </w:divBdr>
    </w:div>
    <w:div w:id="1471049425">
      <w:bodyDiv w:val="1"/>
      <w:marLeft w:val="0"/>
      <w:marRight w:val="0"/>
      <w:marTop w:val="0"/>
      <w:marBottom w:val="0"/>
      <w:divBdr>
        <w:top w:val="none" w:sz="0" w:space="0" w:color="auto"/>
        <w:left w:val="none" w:sz="0" w:space="0" w:color="auto"/>
        <w:bottom w:val="none" w:sz="0" w:space="0" w:color="auto"/>
        <w:right w:val="none" w:sz="0" w:space="0" w:color="auto"/>
      </w:divBdr>
    </w:div>
    <w:div w:id="1512797938">
      <w:bodyDiv w:val="1"/>
      <w:marLeft w:val="0"/>
      <w:marRight w:val="0"/>
      <w:marTop w:val="0"/>
      <w:marBottom w:val="0"/>
      <w:divBdr>
        <w:top w:val="none" w:sz="0" w:space="0" w:color="auto"/>
        <w:left w:val="none" w:sz="0" w:space="0" w:color="auto"/>
        <w:bottom w:val="none" w:sz="0" w:space="0" w:color="auto"/>
        <w:right w:val="none" w:sz="0" w:space="0" w:color="auto"/>
      </w:divBdr>
    </w:div>
    <w:div w:id="1513110047">
      <w:bodyDiv w:val="1"/>
      <w:marLeft w:val="0"/>
      <w:marRight w:val="0"/>
      <w:marTop w:val="0"/>
      <w:marBottom w:val="0"/>
      <w:divBdr>
        <w:top w:val="none" w:sz="0" w:space="0" w:color="auto"/>
        <w:left w:val="none" w:sz="0" w:space="0" w:color="auto"/>
        <w:bottom w:val="none" w:sz="0" w:space="0" w:color="auto"/>
        <w:right w:val="none" w:sz="0" w:space="0" w:color="auto"/>
      </w:divBdr>
    </w:div>
    <w:div w:id="1521553248">
      <w:bodyDiv w:val="1"/>
      <w:marLeft w:val="0"/>
      <w:marRight w:val="0"/>
      <w:marTop w:val="0"/>
      <w:marBottom w:val="0"/>
      <w:divBdr>
        <w:top w:val="none" w:sz="0" w:space="0" w:color="auto"/>
        <w:left w:val="none" w:sz="0" w:space="0" w:color="auto"/>
        <w:bottom w:val="none" w:sz="0" w:space="0" w:color="auto"/>
        <w:right w:val="none" w:sz="0" w:space="0" w:color="auto"/>
      </w:divBdr>
    </w:div>
    <w:div w:id="1588346936">
      <w:bodyDiv w:val="1"/>
      <w:marLeft w:val="0"/>
      <w:marRight w:val="0"/>
      <w:marTop w:val="0"/>
      <w:marBottom w:val="0"/>
      <w:divBdr>
        <w:top w:val="none" w:sz="0" w:space="0" w:color="auto"/>
        <w:left w:val="none" w:sz="0" w:space="0" w:color="auto"/>
        <w:bottom w:val="none" w:sz="0" w:space="0" w:color="auto"/>
        <w:right w:val="none" w:sz="0" w:space="0" w:color="auto"/>
      </w:divBdr>
    </w:div>
    <w:div w:id="1622615826">
      <w:bodyDiv w:val="1"/>
      <w:marLeft w:val="0"/>
      <w:marRight w:val="0"/>
      <w:marTop w:val="0"/>
      <w:marBottom w:val="0"/>
      <w:divBdr>
        <w:top w:val="none" w:sz="0" w:space="0" w:color="auto"/>
        <w:left w:val="none" w:sz="0" w:space="0" w:color="auto"/>
        <w:bottom w:val="none" w:sz="0" w:space="0" w:color="auto"/>
        <w:right w:val="none" w:sz="0" w:space="0" w:color="auto"/>
      </w:divBdr>
    </w:div>
    <w:div w:id="1623731283">
      <w:bodyDiv w:val="1"/>
      <w:marLeft w:val="0"/>
      <w:marRight w:val="0"/>
      <w:marTop w:val="0"/>
      <w:marBottom w:val="0"/>
      <w:divBdr>
        <w:top w:val="none" w:sz="0" w:space="0" w:color="auto"/>
        <w:left w:val="none" w:sz="0" w:space="0" w:color="auto"/>
        <w:bottom w:val="none" w:sz="0" w:space="0" w:color="auto"/>
        <w:right w:val="none" w:sz="0" w:space="0" w:color="auto"/>
      </w:divBdr>
    </w:div>
    <w:div w:id="1664242122">
      <w:bodyDiv w:val="1"/>
      <w:marLeft w:val="0"/>
      <w:marRight w:val="0"/>
      <w:marTop w:val="0"/>
      <w:marBottom w:val="0"/>
      <w:divBdr>
        <w:top w:val="none" w:sz="0" w:space="0" w:color="auto"/>
        <w:left w:val="none" w:sz="0" w:space="0" w:color="auto"/>
        <w:bottom w:val="none" w:sz="0" w:space="0" w:color="auto"/>
        <w:right w:val="none" w:sz="0" w:space="0" w:color="auto"/>
      </w:divBdr>
    </w:div>
    <w:div w:id="1699624118">
      <w:bodyDiv w:val="1"/>
      <w:marLeft w:val="0"/>
      <w:marRight w:val="0"/>
      <w:marTop w:val="0"/>
      <w:marBottom w:val="0"/>
      <w:divBdr>
        <w:top w:val="none" w:sz="0" w:space="0" w:color="auto"/>
        <w:left w:val="none" w:sz="0" w:space="0" w:color="auto"/>
        <w:bottom w:val="none" w:sz="0" w:space="0" w:color="auto"/>
        <w:right w:val="none" w:sz="0" w:space="0" w:color="auto"/>
      </w:divBdr>
    </w:div>
    <w:div w:id="1702777047">
      <w:bodyDiv w:val="1"/>
      <w:marLeft w:val="0"/>
      <w:marRight w:val="0"/>
      <w:marTop w:val="0"/>
      <w:marBottom w:val="0"/>
      <w:divBdr>
        <w:top w:val="none" w:sz="0" w:space="0" w:color="auto"/>
        <w:left w:val="none" w:sz="0" w:space="0" w:color="auto"/>
        <w:bottom w:val="none" w:sz="0" w:space="0" w:color="auto"/>
        <w:right w:val="none" w:sz="0" w:space="0" w:color="auto"/>
      </w:divBdr>
    </w:div>
    <w:div w:id="1719545539">
      <w:bodyDiv w:val="1"/>
      <w:marLeft w:val="0"/>
      <w:marRight w:val="0"/>
      <w:marTop w:val="0"/>
      <w:marBottom w:val="0"/>
      <w:divBdr>
        <w:top w:val="none" w:sz="0" w:space="0" w:color="auto"/>
        <w:left w:val="none" w:sz="0" w:space="0" w:color="auto"/>
        <w:bottom w:val="none" w:sz="0" w:space="0" w:color="auto"/>
        <w:right w:val="none" w:sz="0" w:space="0" w:color="auto"/>
      </w:divBdr>
    </w:div>
    <w:div w:id="1724791750">
      <w:bodyDiv w:val="1"/>
      <w:marLeft w:val="0"/>
      <w:marRight w:val="0"/>
      <w:marTop w:val="0"/>
      <w:marBottom w:val="0"/>
      <w:divBdr>
        <w:top w:val="none" w:sz="0" w:space="0" w:color="auto"/>
        <w:left w:val="none" w:sz="0" w:space="0" w:color="auto"/>
        <w:bottom w:val="none" w:sz="0" w:space="0" w:color="auto"/>
        <w:right w:val="none" w:sz="0" w:space="0" w:color="auto"/>
      </w:divBdr>
    </w:div>
    <w:div w:id="1738746524">
      <w:bodyDiv w:val="1"/>
      <w:marLeft w:val="0"/>
      <w:marRight w:val="0"/>
      <w:marTop w:val="0"/>
      <w:marBottom w:val="0"/>
      <w:divBdr>
        <w:top w:val="none" w:sz="0" w:space="0" w:color="auto"/>
        <w:left w:val="none" w:sz="0" w:space="0" w:color="auto"/>
        <w:bottom w:val="none" w:sz="0" w:space="0" w:color="auto"/>
        <w:right w:val="none" w:sz="0" w:space="0" w:color="auto"/>
      </w:divBdr>
    </w:div>
    <w:div w:id="1762141177">
      <w:bodyDiv w:val="1"/>
      <w:marLeft w:val="0"/>
      <w:marRight w:val="0"/>
      <w:marTop w:val="0"/>
      <w:marBottom w:val="0"/>
      <w:divBdr>
        <w:top w:val="none" w:sz="0" w:space="0" w:color="auto"/>
        <w:left w:val="none" w:sz="0" w:space="0" w:color="auto"/>
        <w:bottom w:val="none" w:sz="0" w:space="0" w:color="auto"/>
        <w:right w:val="none" w:sz="0" w:space="0" w:color="auto"/>
      </w:divBdr>
    </w:div>
    <w:div w:id="1762212657">
      <w:bodyDiv w:val="1"/>
      <w:marLeft w:val="0"/>
      <w:marRight w:val="0"/>
      <w:marTop w:val="0"/>
      <w:marBottom w:val="0"/>
      <w:divBdr>
        <w:top w:val="none" w:sz="0" w:space="0" w:color="auto"/>
        <w:left w:val="none" w:sz="0" w:space="0" w:color="auto"/>
        <w:bottom w:val="none" w:sz="0" w:space="0" w:color="auto"/>
        <w:right w:val="none" w:sz="0" w:space="0" w:color="auto"/>
      </w:divBdr>
    </w:div>
    <w:div w:id="1834181332">
      <w:bodyDiv w:val="1"/>
      <w:marLeft w:val="0"/>
      <w:marRight w:val="0"/>
      <w:marTop w:val="0"/>
      <w:marBottom w:val="0"/>
      <w:divBdr>
        <w:top w:val="none" w:sz="0" w:space="0" w:color="auto"/>
        <w:left w:val="none" w:sz="0" w:space="0" w:color="auto"/>
        <w:bottom w:val="none" w:sz="0" w:space="0" w:color="auto"/>
        <w:right w:val="none" w:sz="0" w:space="0" w:color="auto"/>
      </w:divBdr>
    </w:div>
    <w:div w:id="1838229840">
      <w:bodyDiv w:val="1"/>
      <w:marLeft w:val="0"/>
      <w:marRight w:val="0"/>
      <w:marTop w:val="0"/>
      <w:marBottom w:val="0"/>
      <w:divBdr>
        <w:top w:val="none" w:sz="0" w:space="0" w:color="auto"/>
        <w:left w:val="none" w:sz="0" w:space="0" w:color="auto"/>
        <w:bottom w:val="none" w:sz="0" w:space="0" w:color="auto"/>
        <w:right w:val="none" w:sz="0" w:space="0" w:color="auto"/>
      </w:divBdr>
    </w:div>
    <w:div w:id="1846477612">
      <w:bodyDiv w:val="1"/>
      <w:marLeft w:val="0"/>
      <w:marRight w:val="0"/>
      <w:marTop w:val="0"/>
      <w:marBottom w:val="0"/>
      <w:divBdr>
        <w:top w:val="none" w:sz="0" w:space="0" w:color="auto"/>
        <w:left w:val="none" w:sz="0" w:space="0" w:color="auto"/>
        <w:bottom w:val="none" w:sz="0" w:space="0" w:color="auto"/>
        <w:right w:val="none" w:sz="0" w:space="0" w:color="auto"/>
      </w:divBdr>
    </w:div>
    <w:div w:id="1858274342">
      <w:bodyDiv w:val="1"/>
      <w:marLeft w:val="0"/>
      <w:marRight w:val="0"/>
      <w:marTop w:val="0"/>
      <w:marBottom w:val="0"/>
      <w:divBdr>
        <w:top w:val="none" w:sz="0" w:space="0" w:color="auto"/>
        <w:left w:val="none" w:sz="0" w:space="0" w:color="auto"/>
        <w:bottom w:val="none" w:sz="0" w:space="0" w:color="auto"/>
        <w:right w:val="none" w:sz="0" w:space="0" w:color="auto"/>
      </w:divBdr>
    </w:div>
    <w:div w:id="1859351476">
      <w:bodyDiv w:val="1"/>
      <w:marLeft w:val="0"/>
      <w:marRight w:val="0"/>
      <w:marTop w:val="0"/>
      <w:marBottom w:val="0"/>
      <w:divBdr>
        <w:top w:val="none" w:sz="0" w:space="0" w:color="auto"/>
        <w:left w:val="none" w:sz="0" w:space="0" w:color="auto"/>
        <w:bottom w:val="none" w:sz="0" w:space="0" w:color="auto"/>
        <w:right w:val="none" w:sz="0" w:space="0" w:color="auto"/>
      </w:divBdr>
    </w:div>
    <w:div w:id="1887063217">
      <w:bodyDiv w:val="1"/>
      <w:marLeft w:val="0"/>
      <w:marRight w:val="0"/>
      <w:marTop w:val="0"/>
      <w:marBottom w:val="0"/>
      <w:divBdr>
        <w:top w:val="none" w:sz="0" w:space="0" w:color="auto"/>
        <w:left w:val="none" w:sz="0" w:space="0" w:color="auto"/>
        <w:bottom w:val="none" w:sz="0" w:space="0" w:color="auto"/>
        <w:right w:val="none" w:sz="0" w:space="0" w:color="auto"/>
      </w:divBdr>
    </w:div>
    <w:div w:id="1916551027">
      <w:bodyDiv w:val="1"/>
      <w:marLeft w:val="0"/>
      <w:marRight w:val="0"/>
      <w:marTop w:val="0"/>
      <w:marBottom w:val="0"/>
      <w:divBdr>
        <w:top w:val="none" w:sz="0" w:space="0" w:color="auto"/>
        <w:left w:val="none" w:sz="0" w:space="0" w:color="auto"/>
        <w:bottom w:val="none" w:sz="0" w:space="0" w:color="auto"/>
        <w:right w:val="none" w:sz="0" w:space="0" w:color="auto"/>
      </w:divBdr>
    </w:div>
    <w:div w:id="1940524017">
      <w:bodyDiv w:val="1"/>
      <w:marLeft w:val="0"/>
      <w:marRight w:val="0"/>
      <w:marTop w:val="0"/>
      <w:marBottom w:val="0"/>
      <w:divBdr>
        <w:top w:val="none" w:sz="0" w:space="0" w:color="auto"/>
        <w:left w:val="none" w:sz="0" w:space="0" w:color="auto"/>
        <w:bottom w:val="none" w:sz="0" w:space="0" w:color="auto"/>
        <w:right w:val="none" w:sz="0" w:space="0" w:color="auto"/>
      </w:divBdr>
    </w:div>
    <w:div w:id="1945919384">
      <w:bodyDiv w:val="1"/>
      <w:marLeft w:val="0"/>
      <w:marRight w:val="0"/>
      <w:marTop w:val="0"/>
      <w:marBottom w:val="0"/>
      <w:divBdr>
        <w:top w:val="none" w:sz="0" w:space="0" w:color="auto"/>
        <w:left w:val="none" w:sz="0" w:space="0" w:color="auto"/>
        <w:bottom w:val="none" w:sz="0" w:space="0" w:color="auto"/>
        <w:right w:val="none" w:sz="0" w:space="0" w:color="auto"/>
      </w:divBdr>
    </w:div>
    <w:div w:id="1947539495">
      <w:bodyDiv w:val="1"/>
      <w:marLeft w:val="0"/>
      <w:marRight w:val="0"/>
      <w:marTop w:val="0"/>
      <w:marBottom w:val="0"/>
      <w:divBdr>
        <w:top w:val="none" w:sz="0" w:space="0" w:color="auto"/>
        <w:left w:val="none" w:sz="0" w:space="0" w:color="auto"/>
        <w:bottom w:val="none" w:sz="0" w:space="0" w:color="auto"/>
        <w:right w:val="none" w:sz="0" w:space="0" w:color="auto"/>
      </w:divBdr>
    </w:div>
    <w:div w:id="1963150828">
      <w:bodyDiv w:val="1"/>
      <w:marLeft w:val="0"/>
      <w:marRight w:val="0"/>
      <w:marTop w:val="0"/>
      <w:marBottom w:val="0"/>
      <w:divBdr>
        <w:top w:val="none" w:sz="0" w:space="0" w:color="auto"/>
        <w:left w:val="none" w:sz="0" w:space="0" w:color="auto"/>
        <w:bottom w:val="none" w:sz="0" w:space="0" w:color="auto"/>
        <w:right w:val="none" w:sz="0" w:space="0" w:color="auto"/>
      </w:divBdr>
    </w:div>
    <w:div w:id="1981030517">
      <w:bodyDiv w:val="1"/>
      <w:marLeft w:val="0"/>
      <w:marRight w:val="0"/>
      <w:marTop w:val="0"/>
      <w:marBottom w:val="0"/>
      <w:divBdr>
        <w:top w:val="none" w:sz="0" w:space="0" w:color="auto"/>
        <w:left w:val="none" w:sz="0" w:space="0" w:color="auto"/>
        <w:bottom w:val="none" w:sz="0" w:space="0" w:color="auto"/>
        <w:right w:val="none" w:sz="0" w:space="0" w:color="auto"/>
      </w:divBdr>
    </w:div>
    <w:div w:id="1981299899">
      <w:bodyDiv w:val="1"/>
      <w:marLeft w:val="0"/>
      <w:marRight w:val="0"/>
      <w:marTop w:val="0"/>
      <w:marBottom w:val="0"/>
      <w:divBdr>
        <w:top w:val="none" w:sz="0" w:space="0" w:color="auto"/>
        <w:left w:val="none" w:sz="0" w:space="0" w:color="auto"/>
        <w:bottom w:val="none" w:sz="0" w:space="0" w:color="auto"/>
        <w:right w:val="none" w:sz="0" w:space="0" w:color="auto"/>
      </w:divBdr>
    </w:div>
    <w:div w:id="1981768465">
      <w:bodyDiv w:val="1"/>
      <w:marLeft w:val="0"/>
      <w:marRight w:val="0"/>
      <w:marTop w:val="0"/>
      <w:marBottom w:val="0"/>
      <w:divBdr>
        <w:top w:val="none" w:sz="0" w:space="0" w:color="auto"/>
        <w:left w:val="none" w:sz="0" w:space="0" w:color="auto"/>
        <w:bottom w:val="none" w:sz="0" w:space="0" w:color="auto"/>
        <w:right w:val="none" w:sz="0" w:space="0" w:color="auto"/>
      </w:divBdr>
    </w:div>
    <w:div w:id="1984191257">
      <w:bodyDiv w:val="1"/>
      <w:marLeft w:val="0"/>
      <w:marRight w:val="0"/>
      <w:marTop w:val="0"/>
      <w:marBottom w:val="0"/>
      <w:divBdr>
        <w:top w:val="none" w:sz="0" w:space="0" w:color="auto"/>
        <w:left w:val="none" w:sz="0" w:space="0" w:color="auto"/>
        <w:bottom w:val="none" w:sz="0" w:space="0" w:color="auto"/>
        <w:right w:val="none" w:sz="0" w:space="0" w:color="auto"/>
      </w:divBdr>
    </w:div>
    <w:div w:id="2001884799">
      <w:bodyDiv w:val="1"/>
      <w:marLeft w:val="0"/>
      <w:marRight w:val="0"/>
      <w:marTop w:val="0"/>
      <w:marBottom w:val="0"/>
      <w:divBdr>
        <w:top w:val="none" w:sz="0" w:space="0" w:color="auto"/>
        <w:left w:val="none" w:sz="0" w:space="0" w:color="auto"/>
        <w:bottom w:val="none" w:sz="0" w:space="0" w:color="auto"/>
        <w:right w:val="none" w:sz="0" w:space="0" w:color="auto"/>
      </w:divBdr>
    </w:div>
    <w:div w:id="2026327682">
      <w:bodyDiv w:val="1"/>
      <w:marLeft w:val="0"/>
      <w:marRight w:val="0"/>
      <w:marTop w:val="0"/>
      <w:marBottom w:val="0"/>
      <w:divBdr>
        <w:top w:val="none" w:sz="0" w:space="0" w:color="auto"/>
        <w:left w:val="none" w:sz="0" w:space="0" w:color="auto"/>
        <w:bottom w:val="none" w:sz="0" w:space="0" w:color="auto"/>
        <w:right w:val="none" w:sz="0" w:space="0" w:color="auto"/>
      </w:divBdr>
    </w:div>
    <w:div w:id="2055077960">
      <w:bodyDiv w:val="1"/>
      <w:marLeft w:val="0"/>
      <w:marRight w:val="0"/>
      <w:marTop w:val="0"/>
      <w:marBottom w:val="0"/>
      <w:divBdr>
        <w:top w:val="none" w:sz="0" w:space="0" w:color="auto"/>
        <w:left w:val="none" w:sz="0" w:space="0" w:color="auto"/>
        <w:bottom w:val="none" w:sz="0" w:space="0" w:color="auto"/>
        <w:right w:val="none" w:sz="0" w:space="0" w:color="auto"/>
      </w:divBdr>
    </w:div>
    <w:div w:id="2120098512">
      <w:bodyDiv w:val="1"/>
      <w:marLeft w:val="0"/>
      <w:marRight w:val="0"/>
      <w:marTop w:val="0"/>
      <w:marBottom w:val="0"/>
      <w:divBdr>
        <w:top w:val="none" w:sz="0" w:space="0" w:color="auto"/>
        <w:left w:val="none" w:sz="0" w:space="0" w:color="auto"/>
        <w:bottom w:val="none" w:sz="0" w:space="0" w:color="auto"/>
        <w:right w:val="none" w:sz="0" w:space="0" w:color="auto"/>
      </w:divBdr>
    </w:div>
    <w:div w:id="2130128065">
      <w:bodyDiv w:val="1"/>
      <w:marLeft w:val="0"/>
      <w:marRight w:val="0"/>
      <w:marTop w:val="0"/>
      <w:marBottom w:val="0"/>
      <w:divBdr>
        <w:top w:val="none" w:sz="0" w:space="0" w:color="auto"/>
        <w:left w:val="none" w:sz="0" w:space="0" w:color="auto"/>
        <w:bottom w:val="none" w:sz="0" w:space="0" w:color="auto"/>
        <w:right w:val="none" w:sz="0" w:space="0" w:color="auto"/>
      </w:divBdr>
    </w:div>
    <w:div w:id="2138837485">
      <w:bodyDiv w:val="1"/>
      <w:marLeft w:val="0"/>
      <w:marRight w:val="0"/>
      <w:marTop w:val="0"/>
      <w:marBottom w:val="0"/>
      <w:divBdr>
        <w:top w:val="none" w:sz="0" w:space="0" w:color="auto"/>
        <w:left w:val="none" w:sz="0" w:space="0" w:color="auto"/>
        <w:bottom w:val="none" w:sz="0" w:space="0" w:color="auto"/>
        <w:right w:val="none" w:sz="0" w:space="0" w:color="auto"/>
      </w:divBdr>
    </w:div>
    <w:div w:id="2141725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www.amlrightsource.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0D3A8-0192-4784-9066-9AAF375DC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17</Pages>
  <Words>3443</Words>
  <Characters>19628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112</cp:revision>
  <dcterms:created xsi:type="dcterms:W3CDTF">2025-01-26T18:12:00Z</dcterms:created>
  <dcterms:modified xsi:type="dcterms:W3CDTF">2026-07-15T11:04:00Z</dcterms:modified>
</cp:coreProperties>
</file>