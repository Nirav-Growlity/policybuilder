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F93D" w14:textId="1B1A7641" w:rsidR="00560A5C" w:rsidRDefault="00B64BE3" w:rsidP="00560A5C">
      <w:pPr>
        <w:pStyle w:val="BodyText"/>
        <w:ind w:left="0" w:firstLine="0"/>
        <w:jc w:val="left"/>
        <w:rPr>
          <w:rFonts w:ascii="Times New Roman"/>
          <w:sz w:val="72"/>
        </w:rPr>
      </w:pPr>
      <w:r>
        <w:rPr>
          <w:noProof/>
        </w:rPr>
        <mc:AlternateContent>
          <mc:Choice Requires="wpg">
            <w:drawing>
              <wp:anchor distT="0" distB="0" distL="0" distR="0" simplePos="0" relativeHeight="251669504" behindDoc="1" locked="0" layoutInCell="1" allowOverlap="1" wp14:anchorId="668E603E" wp14:editId="1256D4B8">
                <wp:simplePos x="0" y="0"/>
                <wp:positionH relativeFrom="page">
                  <wp:posOffset>861060</wp:posOffset>
                </wp:positionH>
                <wp:positionV relativeFrom="page">
                  <wp:posOffset>1144930</wp:posOffset>
                </wp:positionV>
                <wp:extent cx="6339840" cy="8453639"/>
                <wp:effectExtent l="0" t="0" r="3810"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9840" cy="8453639"/>
                          <a:chOff x="861060" y="1130300"/>
                          <a:chExt cx="6339840" cy="8453639"/>
                        </a:xfrm>
                      </wpg:grpSpPr>
                      <wps:wsp>
                        <wps:cNvPr id="3" name="Graphic 3"/>
                        <wps:cNvSpPr/>
                        <wps:spPr>
                          <a:xfrm>
                            <a:off x="896416" y="2421381"/>
                            <a:ext cx="5981065" cy="730885"/>
                          </a:xfrm>
                          <a:custGeom>
                            <a:avLst/>
                            <a:gdLst/>
                            <a:ahLst/>
                            <a:cxnLst/>
                            <a:rect l="l" t="t" r="r" b="b"/>
                            <a:pathLst>
                              <a:path w="5981065" h="730885">
                                <a:moveTo>
                                  <a:pt x="5981065" y="721233"/>
                                </a:moveTo>
                                <a:lnTo>
                                  <a:pt x="0" y="721233"/>
                                </a:lnTo>
                                <a:lnTo>
                                  <a:pt x="0" y="730377"/>
                                </a:lnTo>
                                <a:lnTo>
                                  <a:pt x="5981065" y="730377"/>
                                </a:lnTo>
                                <a:lnTo>
                                  <a:pt x="5981065" y="721233"/>
                                </a:lnTo>
                                <a:close/>
                              </a:path>
                              <a:path w="5981065" h="730885">
                                <a:moveTo>
                                  <a:pt x="5981065" y="0"/>
                                </a:moveTo>
                                <a:lnTo>
                                  <a:pt x="0" y="0"/>
                                </a:lnTo>
                                <a:lnTo>
                                  <a:pt x="0" y="9144"/>
                                </a:lnTo>
                                <a:lnTo>
                                  <a:pt x="5981065" y="9144"/>
                                </a:lnTo>
                                <a:lnTo>
                                  <a:pt x="5981065"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861060" y="8547620"/>
                            <a:ext cx="6339840" cy="1036319"/>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1905000" y="1130300"/>
                            <a:ext cx="3962400" cy="10617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A16913" id="Group 1" o:spid="_x0000_s1026" style="position:absolute;margin-left:67.8pt;margin-top:90.15pt;width:499.2pt;height:665.65pt;z-index:-251646976;mso-wrap-distance-left:0;mso-wrap-distance-right:0;mso-position-horizontal-relative:page;mso-position-vertical-relative:page;mso-width-relative:margin;mso-height-relative:margin" coordorigin="8610,11303" coordsize="63398,84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">
                <v:shape id="Graphic 3" o:spid="_x0000_s1027" style="position:absolute;left:8964;top:24213;width:59810;height:7309;visibility:visible;mso-wrap-style:square;v-text-anchor:top" coordsize="598106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" path="m5981065,721233l,721233r,9144l5981065,730377r,-9144xem5981065,l,,,9144r5981065,l5981065,xe" fillcolor="#4f81b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8610;top:85476;width:63399;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">
                  <v:imagedata r:id="rId9" o:title=""/>
                </v:shape>
                <v:shape id="Image 5" o:spid="_x0000_s1029" type="#_x0000_t75" style="position:absolute;left:19050;top:11303;width:39624;height:10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">
                  <v:imagedata r:id="rId10" o:title=""/>
                </v:shape>
                <w10:wrap anchorx="page" anchory="page"/>
              </v:group>
            </w:pict>
          </mc:Fallback>
        </mc:AlternateContent>
      </w:r>
    </w:p>
    <w:p w14:paraId="7C7765E2" w14:textId="7E6F9E57" w:rsidR="00560A5C" w:rsidRDefault="00560A5C" w:rsidP="00560A5C">
      <w:pPr>
        <w:pStyle w:val="BodyText"/>
        <w:tabs>
          <w:tab w:val="left" w:pos="8951"/>
        </w:tabs>
        <w:spacing w:before="492"/>
        <w:ind w:left="0" w:firstLine="0"/>
        <w:jc w:val="left"/>
        <w:rPr>
          <w:rFonts w:ascii="Times New Roman"/>
          <w:sz w:val="72"/>
        </w:rPr>
      </w:pPr>
      <w:r>
        <w:rPr>
          <w:rFonts w:ascii="Times New Roman"/>
          <w:sz w:val="72"/>
        </w:rPr>
        <w:tab/>
      </w:r>
    </w:p>
    <w:p w14:paraId="0B8C8F4F" w14:textId="2F253F1B" w:rsidR="00560A5C" w:rsidRDefault="00560A5C" w:rsidP="00FE2B95">
      <w:pPr>
        <w:pStyle w:val="Title"/>
        <w:jc w:val="center"/>
      </w:pPr>
      <w:r>
        <w:rPr>
          <w:color w:val="4F81BC"/>
        </w:rPr>
        <w:t>INCLUSIVE</w:t>
      </w:r>
      <w:r>
        <w:rPr>
          <w:color w:val="4F81BC"/>
          <w:spacing w:val="-3"/>
        </w:rPr>
        <w:t xml:space="preserve"> </w:t>
      </w:r>
      <w:r>
        <w:rPr>
          <w:color w:val="4F81BC"/>
          <w:spacing w:val="-2"/>
        </w:rPr>
        <w:t>WORKPLACE</w:t>
      </w:r>
      <w:r w:rsidR="00FE2B95">
        <w:rPr>
          <w:color w:val="4F81BC"/>
          <w:spacing w:val="-2"/>
        </w:rPr>
        <w:t xml:space="preserve"> POLICY</w:t>
      </w:r>
    </w:p>
    <w:p w14:paraId="2A627516" w14:textId="77777777" w:rsidR="00560A5C" w:rsidRDefault="00560A5C" w:rsidP="00560A5C">
      <w:pPr>
        <w:spacing w:before="376"/>
        <w:ind w:right="358"/>
        <w:jc w:val="center"/>
        <w:rPr>
          <w:rFonts w:ascii="Arial"/>
          <w:b/>
          <w:sz w:val="32"/>
        </w:rPr>
      </w:pPr>
      <w:r>
        <w:rPr>
          <w:rFonts w:ascii="Arial"/>
          <w:b/>
          <w:color w:val="4F81BC"/>
          <w:sz w:val="32"/>
        </w:rPr>
        <w:t>Effective</w:t>
      </w:r>
      <w:r>
        <w:rPr>
          <w:rFonts w:ascii="Arial"/>
          <w:b/>
          <w:color w:val="4F81BC"/>
          <w:spacing w:val="-13"/>
          <w:sz w:val="32"/>
        </w:rPr>
        <w:t xml:space="preserve"> </w:t>
      </w:r>
      <w:r>
        <w:rPr>
          <w:rFonts w:ascii="Arial"/>
          <w:b/>
          <w:color w:val="4F81BC"/>
          <w:sz w:val="32"/>
        </w:rPr>
        <w:t>Date:</w:t>
      </w:r>
      <w:r>
        <w:rPr>
          <w:rFonts w:ascii="Arial"/>
          <w:b/>
          <w:color w:val="4F81BC"/>
          <w:spacing w:val="-11"/>
          <w:sz w:val="32"/>
        </w:rPr>
        <w:t xml:space="preserve"> </w:t>
      </w:r>
    </w:p>
    <w:p w14:paraId="1E3286FD" w14:textId="21C1A1D3" w:rsidR="00560A5C" w:rsidRDefault="000C3EDC" w:rsidP="000C3EDC">
      <w:pPr>
        <w:rPr>
          <w:rFonts w:ascii="Arial"/>
          <w:sz w:val="32"/>
        </w:rPr>
        <w:sectPr w:rsidR="00560A5C" w:rsidSect="00560A5C">
          <w:pgSz w:w="12240" w:h="15840"/>
          <w:pgMar w:top="1820" w:right="960" w:bottom="280" w:left="1320" w:header="720" w:footer="720" w:gutter="0"/>
          <w:cols w:space="720"/>
        </w:sectPr>
      </w:pPr>
      <w:r>
        <w:rPr>
          <w:rFonts w:ascii="Arial"/>
          <w:sz w:val="32"/>
        </w:rPr>
        <w:t xml:space="preserve">                                              </w:t>
      </w:r>
      <w:r w:rsidR="00B64BE3">
        <w:rPr>
          <w:rFonts w:ascii="Arial"/>
          <w:sz w:val="32"/>
        </w:rPr>
        <w:t>0</w:t>
      </w:r>
      <w:r w:rsidR="00560A5C">
        <w:rPr>
          <w:rFonts w:ascii="Arial"/>
          <w:sz w:val="32"/>
        </w:rPr>
        <w:t>7/</w:t>
      </w:r>
      <w:r w:rsidR="00B64BE3">
        <w:rPr>
          <w:rFonts w:ascii="Arial"/>
          <w:sz w:val="32"/>
        </w:rPr>
        <w:t>0</w:t>
      </w:r>
      <w:r w:rsidR="00560A5C">
        <w:rPr>
          <w:rFonts w:ascii="Arial"/>
          <w:sz w:val="32"/>
        </w:rPr>
        <w:t>1/24</w:t>
      </w:r>
    </w:p>
    <w:p w14:paraId="13716204" w14:textId="50F47612" w:rsidR="00560A5C" w:rsidRDefault="00560A5C" w:rsidP="00560A5C">
      <w:pPr>
        <w:pStyle w:val="BodyText"/>
        <w:spacing w:before="363"/>
        <w:ind w:left="0" w:firstLine="0"/>
        <w:jc w:val="left"/>
        <w:rPr>
          <w:rFonts w:ascii="Arial"/>
          <w:b/>
          <w:sz w:val="40"/>
        </w:rPr>
      </w:pPr>
    </w:p>
    <w:p w14:paraId="7FC9FF94" w14:textId="77777777" w:rsidR="00560A5C" w:rsidRDefault="00560A5C" w:rsidP="00560A5C">
      <w:pPr>
        <w:ind w:left="3" w:right="358"/>
        <w:jc w:val="center"/>
        <w:rPr>
          <w:b/>
          <w:sz w:val="40"/>
        </w:rPr>
      </w:pPr>
      <w:r>
        <w:rPr>
          <w:b/>
          <w:color w:val="365F91"/>
          <w:sz w:val="40"/>
          <w:u w:val="thick" w:color="365F91"/>
        </w:rPr>
        <w:t>TABLE</w:t>
      </w:r>
      <w:r>
        <w:rPr>
          <w:b/>
          <w:color w:val="365F91"/>
          <w:spacing w:val="-1"/>
          <w:sz w:val="40"/>
          <w:u w:val="thick" w:color="365F91"/>
        </w:rPr>
        <w:t xml:space="preserve"> </w:t>
      </w:r>
      <w:r>
        <w:rPr>
          <w:b/>
          <w:color w:val="365F91"/>
          <w:sz w:val="40"/>
          <w:u w:val="thick" w:color="365F91"/>
        </w:rPr>
        <w:t>OF</w:t>
      </w:r>
      <w:r>
        <w:rPr>
          <w:b/>
          <w:color w:val="365F91"/>
          <w:spacing w:val="-1"/>
          <w:sz w:val="40"/>
          <w:u w:val="thick" w:color="365F91"/>
        </w:rPr>
        <w:t xml:space="preserve"> </w:t>
      </w:r>
      <w:r>
        <w:rPr>
          <w:b/>
          <w:color w:val="365F91"/>
          <w:spacing w:val="-2"/>
          <w:sz w:val="40"/>
          <w:u w:val="thick" w:color="365F91"/>
        </w:rPr>
        <w:t>CONTENTS</w:t>
      </w:r>
    </w:p>
    <w:sdt>
      <w:sdtPr>
        <w:id w:val="480979106"/>
        <w:docPartObj>
          <w:docPartGallery w:val="Table of Contents"/>
          <w:docPartUnique/>
        </w:docPartObj>
      </w:sdtPr>
      <w:sdtContent>
        <w:p w14:paraId="70AD500E" w14:textId="53E850B4" w:rsidR="000C3EDC" w:rsidRDefault="00560A5C">
          <w:pPr>
            <w:pStyle w:val="TOC1"/>
            <w:tabs>
              <w:tab w:val="right" w:leader="dot" w:pos="9950"/>
            </w:tabs>
            <w:rPr>
              <w:ins w:id="0"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TOC \o "1-1" \h \z \u </w:instrText>
          </w:r>
          <w:r>
            <w:fldChar w:fldCharType="separate"/>
          </w:r>
          <w:ins w:id="1" w:author="Kush Khalasi" w:date="2025-07-29T13:09:00Z" w16du:dateUtc="2025-07-29T07:39:00Z">
            <w:r w:rsidR="000C3EDC" w:rsidRPr="004928C6">
              <w:rPr>
                <w:rStyle w:val="Hyperlink"/>
                <w:noProof/>
              </w:rPr>
              <w:fldChar w:fldCharType="begin"/>
            </w:r>
            <w:r w:rsidR="000C3EDC" w:rsidRPr="004928C6">
              <w:rPr>
                <w:rStyle w:val="Hyperlink"/>
                <w:noProof/>
              </w:rPr>
              <w:instrText xml:space="preserve"> </w:instrText>
            </w:r>
            <w:r w:rsidR="000C3EDC">
              <w:rPr>
                <w:noProof/>
              </w:rPr>
              <w:instrText>HYPERLINK \l "_Toc204686984"</w:instrText>
            </w:r>
            <w:r w:rsidR="000C3EDC" w:rsidRPr="004928C6">
              <w:rPr>
                <w:rStyle w:val="Hyperlink"/>
                <w:noProof/>
              </w:rPr>
              <w:instrText xml:space="preserve"> </w:instrText>
            </w:r>
            <w:r w:rsidR="000C3EDC" w:rsidRPr="004928C6">
              <w:rPr>
                <w:rStyle w:val="Hyperlink"/>
                <w:noProof/>
              </w:rPr>
            </w:r>
            <w:r w:rsidR="000C3EDC" w:rsidRPr="004928C6">
              <w:rPr>
                <w:rStyle w:val="Hyperlink"/>
                <w:noProof/>
              </w:rPr>
              <w:fldChar w:fldCharType="separate"/>
            </w:r>
            <w:r w:rsidR="000C3EDC" w:rsidRPr="004928C6">
              <w:rPr>
                <w:rStyle w:val="Hyperlink"/>
                <w:noProof/>
              </w:rPr>
              <w:t>REVISOIN HISTORY TABLE</w:t>
            </w:r>
            <w:r w:rsidR="000C3EDC">
              <w:rPr>
                <w:noProof/>
                <w:webHidden/>
              </w:rPr>
              <w:tab/>
            </w:r>
            <w:r w:rsidR="000C3EDC">
              <w:rPr>
                <w:noProof/>
                <w:webHidden/>
              </w:rPr>
              <w:fldChar w:fldCharType="begin"/>
            </w:r>
            <w:r w:rsidR="000C3EDC">
              <w:rPr>
                <w:noProof/>
                <w:webHidden/>
              </w:rPr>
              <w:instrText xml:space="preserve"> PAGEREF _Toc204686984 \h </w:instrText>
            </w:r>
          </w:ins>
          <w:r w:rsidR="000C3EDC">
            <w:rPr>
              <w:noProof/>
              <w:webHidden/>
            </w:rPr>
          </w:r>
          <w:ins w:id="2" w:author="Kush Khalasi" w:date="2025-07-29T13:09:00Z" w16du:dateUtc="2025-07-29T07:39:00Z">
            <w:r w:rsidR="000C3EDC">
              <w:rPr>
                <w:noProof/>
                <w:webHidden/>
              </w:rPr>
              <w:fldChar w:fldCharType="separate"/>
            </w:r>
            <w:r w:rsidR="000C3EDC">
              <w:rPr>
                <w:noProof/>
                <w:webHidden/>
              </w:rPr>
              <w:t>2</w:t>
            </w:r>
            <w:r w:rsidR="000C3EDC">
              <w:rPr>
                <w:noProof/>
                <w:webHidden/>
              </w:rPr>
              <w:fldChar w:fldCharType="end"/>
            </w:r>
            <w:r w:rsidR="000C3EDC" w:rsidRPr="004928C6">
              <w:rPr>
                <w:rStyle w:val="Hyperlink"/>
                <w:noProof/>
              </w:rPr>
              <w:fldChar w:fldCharType="end"/>
            </w:r>
          </w:ins>
        </w:p>
        <w:p w14:paraId="43E52132" w14:textId="78B1C4F2" w:rsidR="000C3EDC" w:rsidRDefault="000C3EDC">
          <w:pPr>
            <w:pStyle w:val="TOC1"/>
            <w:tabs>
              <w:tab w:val="right" w:leader="dot" w:pos="9950"/>
            </w:tabs>
            <w:rPr>
              <w:ins w:id="3"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4"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"_Toc204686985"</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1.</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INTRODUCTION</w:t>
            </w:r>
            <w:r>
              <w:rPr>
                <w:noProof/>
                <w:webHidden/>
              </w:rPr>
              <w:tab/>
            </w:r>
            <w:r>
              <w:rPr>
                <w:noProof/>
                <w:webHidden/>
              </w:rPr>
              <w:fldChar w:fldCharType="begin"/>
            </w:r>
            <w:r>
              <w:rPr>
                <w:noProof/>
                <w:webHidden/>
              </w:rPr>
              <w:instrText xml:space="preserve"> PAGEREF _Toc204686985 \h </w:instrText>
            </w:r>
          </w:ins>
          <w:r>
            <w:rPr>
              <w:noProof/>
              <w:webHidden/>
            </w:rPr>
          </w:r>
          <w:ins w:id="5" w:author="Kush Khalasi" w:date="2025-07-29T13:09:00Z" w16du:dateUtc="2025-07-29T07:39:00Z">
            <w:r>
              <w:rPr>
                <w:noProof/>
                <w:webHidden/>
              </w:rPr>
              <w:fldChar w:fldCharType="separate"/>
            </w:r>
            <w:r>
              <w:rPr>
                <w:noProof/>
                <w:webHidden/>
              </w:rPr>
              <w:t>3</w:t>
            </w:r>
            <w:r>
              <w:rPr>
                <w:noProof/>
                <w:webHidden/>
              </w:rPr>
              <w:fldChar w:fldCharType="end"/>
            </w:r>
            <w:r w:rsidRPr="004928C6">
              <w:rPr>
                <w:rStyle w:val="Hyperlink"/>
                <w:noProof/>
              </w:rPr>
              <w:fldChar w:fldCharType="end"/>
            </w:r>
          </w:ins>
        </w:p>
        <w:p w14:paraId="48375B99" w14:textId="060E8E6A" w:rsidR="000C3EDC" w:rsidRDefault="000C3EDC">
          <w:pPr>
            <w:pStyle w:val="TOC1"/>
            <w:tabs>
              <w:tab w:val="right" w:leader="dot" w:pos="9950"/>
            </w:tabs>
            <w:rPr>
              <w:ins w:id="6"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7"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"_Toc204686986"</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2.</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SCOPE</w:t>
            </w:r>
            <w:r>
              <w:rPr>
                <w:noProof/>
                <w:webHidden/>
              </w:rPr>
              <w:tab/>
            </w:r>
            <w:r>
              <w:rPr>
                <w:noProof/>
                <w:webHidden/>
              </w:rPr>
              <w:fldChar w:fldCharType="begin"/>
            </w:r>
            <w:r>
              <w:rPr>
                <w:noProof/>
                <w:webHidden/>
              </w:rPr>
              <w:instrText xml:space="preserve"> PAGEREF _Toc204686986 \h </w:instrText>
            </w:r>
          </w:ins>
          <w:r>
            <w:rPr>
              <w:noProof/>
              <w:webHidden/>
            </w:rPr>
          </w:r>
          <w:ins w:id="8" w:author="Kush Khalasi" w:date="2025-07-29T13:09:00Z" w16du:dateUtc="2025-07-29T07:39:00Z">
            <w:r>
              <w:rPr>
                <w:noProof/>
                <w:webHidden/>
              </w:rPr>
              <w:fldChar w:fldCharType="separate"/>
            </w:r>
            <w:r>
              <w:rPr>
                <w:noProof/>
                <w:webHidden/>
              </w:rPr>
              <w:t>3</w:t>
            </w:r>
            <w:r>
              <w:rPr>
                <w:noProof/>
                <w:webHidden/>
              </w:rPr>
              <w:fldChar w:fldCharType="end"/>
            </w:r>
            <w:r w:rsidRPr="004928C6">
              <w:rPr>
                <w:rStyle w:val="Hyperlink"/>
                <w:noProof/>
              </w:rPr>
              <w:fldChar w:fldCharType="end"/>
            </w:r>
          </w:ins>
        </w:p>
        <w:p w14:paraId="0EC1CDA8" w14:textId="224CF2DF" w:rsidR="000C3EDC" w:rsidRDefault="000C3EDC">
          <w:pPr>
            <w:pStyle w:val="TOC1"/>
            <w:tabs>
              <w:tab w:val="right" w:leader="dot" w:pos="9950"/>
            </w:tabs>
            <w:rPr>
              <w:ins w:id="9"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10"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"_Toc204686987"</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3.</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POLICY OBJECTIVE</w:t>
            </w:r>
            <w:r>
              <w:rPr>
                <w:noProof/>
                <w:webHidden/>
              </w:rPr>
              <w:tab/>
            </w:r>
            <w:r>
              <w:rPr>
                <w:noProof/>
                <w:webHidden/>
              </w:rPr>
              <w:fldChar w:fldCharType="begin"/>
            </w:r>
            <w:r>
              <w:rPr>
                <w:noProof/>
                <w:webHidden/>
              </w:rPr>
              <w:instrText xml:space="preserve"> PAGEREF _Toc204686987 \h </w:instrText>
            </w:r>
          </w:ins>
          <w:r>
            <w:rPr>
              <w:noProof/>
              <w:webHidden/>
            </w:rPr>
          </w:r>
          <w:ins w:id="11" w:author="Kush Khalasi" w:date="2025-07-29T13:09:00Z" w16du:dateUtc="2025-07-29T07:39:00Z">
            <w:r>
              <w:rPr>
                <w:noProof/>
                <w:webHidden/>
              </w:rPr>
              <w:fldChar w:fldCharType="separate"/>
            </w:r>
            <w:r>
              <w:rPr>
                <w:noProof/>
                <w:webHidden/>
              </w:rPr>
              <w:t>3</w:t>
            </w:r>
            <w:r>
              <w:rPr>
                <w:noProof/>
                <w:webHidden/>
              </w:rPr>
              <w:fldChar w:fldCharType="end"/>
            </w:r>
            <w:r w:rsidRPr="004928C6">
              <w:rPr>
                <w:rStyle w:val="Hyperlink"/>
                <w:noProof/>
              </w:rPr>
              <w:fldChar w:fldCharType="end"/>
            </w:r>
          </w:ins>
        </w:p>
        <w:p w14:paraId="3BFB6E0A" w14:textId="20FD9757" w:rsidR="000C3EDC" w:rsidRDefault="000C3EDC">
          <w:pPr>
            <w:pStyle w:val="TOC1"/>
            <w:tabs>
              <w:tab w:val="right" w:leader="dot" w:pos="9950"/>
            </w:tabs>
            <w:rPr>
              <w:ins w:id="12"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13"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"_Toc204686988"</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4.</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KEY FOCUS AREA</w:t>
            </w:r>
            <w:r>
              <w:rPr>
                <w:noProof/>
                <w:webHidden/>
              </w:rPr>
              <w:tab/>
            </w:r>
            <w:r>
              <w:rPr>
                <w:noProof/>
                <w:webHidden/>
              </w:rPr>
              <w:fldChar w:fldCharType="begin"/>
            </w:r>
            <w:r>
              <w:rPr>
                <w:noProof/>
                <w:webHidden/>
              </w:rPr>
              <w:instrText xml:space="preserve"> PAGEREF _Toc204686988 \h </w:instrText>
            </w:r>
          </w:ins>
          <w:r>
            <w:rPr>
              <w:noProof/>
              <w:webHidden/>
            </w:rPr>
          </w:r>
          <w:ins w:id="14" w:author="Kush Khalasi" w:date="2025-07-29T13:09:00Z" w16du:dateUtc="2025-07-29T07:39:00Z">
            <w:r>
              <w:rPr>
                <w:noProof/>
                <w:webHidden/>
              </w:rPr>
              <w:fldChar w:fldCharType="separate"/>
            </w:r>
            <w:r>
              <w:rPr>
                <w:noProof/>
                <w:webHidden/>
              </w:rPr>
              <w:t>3</w:t>
            </w:r>
            <w:r>
              <w:rPr>
                <w:noProof/>
                <w:webHidden/>
              </w:rPr>
              <w:fldChar w:fldCharType="end"/>
            </w:r>
            <w:r w:rsidRPr="004928C6">
              <w:rPr>
                <w:rStyle w:val="Hyperlink"/>
                <w:noProof/>
              </w:rPr>
              <w:fldChar w:fldCharType="end"/>
            </w:r>
          </w:ins>
        </w:p>
        <w:p w14:paraId="37B93E77" w14:textId="0FAC1CAE" w:rsidR="000C3EDC" w:rsidRDefault="000C3EDC">
          <w:pPr>
            <w:pStyle w:val="TOC1"/>
            <w:tabs>
              <w:tab w:val="right" w:leader="dot" w:pos="9950"/>
            </w:tabs>
            <w:rPr>
              <w:ins w:id="15"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16"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"_Toc204686989"</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5.</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QUALITATIVE TARGETS</w:t>
            </w:r>
            <w:r>
              <w:rPr>
                <w:noProof/>
                <w:webHidden/>
              </w:rPr>
              <w:tab/>
            </w:r>
            <w:r>
              <w:rPr>
                <w:noProof/>
                <w:webHidden/>
              </w:rPr>
              <w:fldChar w:fldCharType="begin"/>
            </w:r>
            <w:r>
              <w:rPr>
                <w:noProof/>
                <w:webHidden/>
              </w:rPr>
              <w:instrText xml:space="preserve"> PAGEREF _Toc204686989 \h </w:instrText>
            </w:r>
          </w:ins>
          <w:r>
            <w:rPr>
              <w:noProof/>
              <w:webHidden/>
            </w:rPr>
          </w:r>
          <w:ins w:id="17" w:author="Kush Khalasi" w:date="2025-07-29T13:09:00Z" w16du:dateUtc="2025-07-29T07:39:00Z">
            <w:r>
              <w:rPr>
                <w:noProof/>
                <w:webHidden/>
              </w:rPr>
              <w:fldChar w:fldCharType="separate"/>
            </w:r>
            <w:r>
              <w:rPr>
                <w:noProof/>
                <w:webHidden/>
              </w:rPr>
              <w:t>7</w:t>
            </w:r>
            <w:r>
              <w:rPr>
                <w:noProof/>
                <w:webHidden/>
              </w:rPr>
              <w:fldChar w:fldCharType="end"/>
            </w:r>
            <w:r w:rsidRPr="004928C6">
              <w:rPr>
                <w:rStyle w:val="Hyperlink"/>
                <w:noProof/>
              </w:rPr>
              <w:fldChar w:fldCharType="end"/>
            </w:r>
          </w:ins>
        </w:p>
        <w:p w14:paraId="589E23FC" w14:textId="7F6BB935" w:rsidR="000C3EDC" w:rsidRDefault="000C3EDC">
          <w:pPr>
            <w:pStyle w:val="TOC1"/>
            <w:tabs>
              <w:tab w:val="right" w:leader="dot" w:pos="9950"/>
            </w:tabs>
            <w:rPr>
              <w:ins w:id="18"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19"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"_Toc204686990"</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6.</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TARGETS</w:t>
            </w:r>
            <w:r>
              <w:rPr>
                <w:noProof/>
                <w:webHidden/>
              </w:rPr>
              <w:tab/>
            </w:r>
            <w:r>
              <w:rPr>
                <w:noProof/>
                <w:webHidden/>
              </w:rPr>
              <w:fldChar w:fldCharType="begin"/>
            </w:r>
            <w:r>
              <w:rPr>
                <w:noProof/>
                <w:webHidden/>
              </w:rPr>
              <w:instrText xml:space="preserve"> PAGEREF _Toc204686990 \h </w:instrText>
            </w:r>
          </w:ins>
          <w:r>
            <w:rPr>
              <w:noProof/>
              <w:webHidden/>
            </w:rPr>
          </w:r>
          <w:ins w:id="20" w:author="Kush Khalasi" w:date="2025-07-29T13:09:00Z" w16du:dateUtc="2025-07-29T07:39:00Z">
            <w:r>
              <w:rPr>
                <w:noProof/>
                <w:webHidden/>
              </w:rPr>
              <w:fldChar w:fldCharType="separate"/>
            </w:r>
            <w:r>
              <w:rPr>
                <w:noProof/>
                <w:webHidden/>
              </w:rPr>
              <w:t>9</w:t>
            </w:r>
            <w:r>
              <w:rPr>
                <w:noProof/>
                <w:webHidden/>
              </w:rPr>
              <w:fldChar w:fldCharType="end"/>
            </w:r>
            <w:r w:rsidRPr="004928C6">
              <w:rPr>
                <w:rStyle w:val="Hyperlink"/>
                <w:noProof/>
              </w:rPr>
              <w:fldChar w:fldCharType="end"/>
            </w:r>
          </w:ins>
        </w:p>
        <w:p w14:paraId="45D762B2" w14:textId="244ACF0D" w:rsidR="000C3EDC" w:rsidRDefault="000C3EDC">
          <w:pPr>
            <w:pStyle w:val="TOC1"/>
            <w:tabs>
              <w:tab w:val="right" w:leader="dot" w:pos="9950"/>
            </w:tabs>
            <w:rPr>
              <w:ins w:id="21"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22"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"_Toc204686991"</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7.</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RESPONSIBILITIES</w:t>
            </w:r>
            <w:r>
              <w:rPr>
                <w:noProof/>
                <w:webHidden/>
              </w:rPr>
              <w:tab/>
            </w:r>
            <w:r>
              <w:rPr>
                <w:noProof/>
                <w:webHidden/>
              </w:rPr>
              <w:fldChar w:fldCharType="begin"/>
            </w:r>
            <w:r>
              <w:rPr>
                <w:noProof/>
                <w:webHidden/>
              </w:rPr>
              <w:instrText xml:space="preserve"> PAGEREF _Toc204686991 \h </w:instrText>
            </w:r>
          </w:ins>
          <w:r>
            <w:rPr>
              <w:noProof/>
              <w:webHidden/>
            </w:rPr>
          </w:r>
          <w:ins w:id="23" w:author="Kush Khalasi" w:date="2025-07-29T13:09:00Z" w16du:dateUtc="2025-07-29T07:39:00Z">
            <w:r>
              <w:rPr>
                <w:noProof/>
                <w:webHidden/>
              </w:rPr>
              <w:fldChar w:fldCharType="separate"/>
            </w:r>
            <w:r>
              <w:rPr>
                <w:noProof/>
                <w:webHidden/>
              </w:rPr>
              <w:t>10</w:t>
            </w:r>
            <w:r>
              <w:rPr>
                <w:noProof/>
                <w:webHidden/>
              </w:rPr>
              <w:fldChar w:fldCharType="end"/>
            </w:r>
            <w:r w:rsidRPr="004928C6">
              <w:rPr>
                <w:rStyle w:val="Hyperlink"/>
                <w:noProof/>
              </w:rPr>
              <w:fldChar w:fldCharType="end"/>
            </w:r>
          </w:ins>
        </w:p>
        <w:p w14:paraId="72F232EF" w14:textId="48E1D0F2" w:rsidR="000C3EDC" w:rsidRDefault="000C3EDC">
          <w:pPr>
            <w:pStyle w:val="TOC1"/>
            <w:tabs>
              <w:tab w:val="right" w:leader="dot" w:pos="9950"/>
            </w:tabs>
            <w:rPr>
              <w:ins w:id="24"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25"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"_Toc204686992"</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8.</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REPORTING</w:t>
            </w:r>
            <w:r>
              <w:rPr>
                <w:noProof/>
                <w:webHidden/>
              </w:rPr>
              <w:tab/>
            </w:r>
            <w:r>
              <w:rPr>
                <w:noProof/>
                <w:webHidden/>
              </w:rPr>
              <w:fldChar w:fldCharType="begin"/>
            </w:r>
            <w:r>
              <w:rPr>
                <w:noProof/>
                <w:webHidden/>
              </w:rPr>
              <w:instrText xml:space="preserve"> PAGEREF _Toc204686992 \h </w:instrText>
            </w:r>
          </w:ins>
          <w:r>
            <w:rPr>
              <w:noProof/>
              <w:webHidden/>
            </w:rPr>
          </w:r>
          <w:ins w:id="26" w:author="Kush Khalasi" w:date="2025-07-29T13:09:00Z" w16du:dateUtc="2025-07-29T07:39:00Z">
            <w:r>
              <w:rPr>
                <w:noProof/>
                <w:webHidden/>
              </w:rPr>
              <w:fldChar w:fldCharType="separate"/>
            </w:r>
            <w:r>
              <w:rPr>
                <w:noProof/>
                <w:webHidden/>
              </w:rPr>
              <w:t>11</w:t>
            </w:r>
            <w:r>
              <w:rPr>
                <w:noProof/>
                <w:webHidden/>
              </w:rPr>
              <w:fldChar w:fldCharType="end"/>
            </w:r>
            <w:r w:rsidRPr="004928C6">
              <w:rPr>
                <w:rStyle w:val="Hyperlink"/>
                <w:noProof/>
              </w:rPr>
              <w:fldChar w:fldCharType="end"/>
            </w:r>
          </w:ins>
        </w:p>
        <w:p w14:paraId="5098E6B8" w14:textId="6736EAC1" w:rsidR="000C3EDC" w:rsidRDefault="000C3EDC">
          <w:pPr>
            <w:pStyle w:val="TOC1"/>
            <w:tabs>
              <w:tab w:val="right" w:leader="dot" w:pos="9950"/>
            </w:tabs>
            <w:rPr>
              <w:ins w:id="27"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ins w:id="28" w:author="Kush Khalasi" w:date="2025-07-29T13:09:00Z" w16du:dateUtc="2025-07-29T07:39:00Z">
            <w:r w:rsidRPr="004928C6">
              <w:rPr>
                <w:rStyle w:val="Hyperlink"/>
                <w:noProof/>
              </w:rPr>
              <w:fldChar w:fldCharType="begin"/>
            </w:r>
            <w:r w:rsidRPr="004928C6">
              <w:rPr>
                <w:rStyle w:val="Hyperlink"/>
                <w:noProof/>
              </w:rPr>
              <w:instrText xml:space="preserve"> </w:instrText>
            </w:r>
            <w:r>
              <w:rPr>
                <w:noProof/>
              </w:rPr>
              <w:instrText>HYPERLINK \l "_Toc204686993"</w:instrText>
            </w:r>
            <w:r w:rsidRPr="004928C6">
              <w:rPr>
                <w:rStyle w:val="Hyperlink"/>
                <w:noProof/>
              </w:rPr>
              <w:instrText xml:space="preserve"> </w:instrText>
            </w:r>
            <w:r w:rsidRPr="004928C6">
              <w:rPr>
                <w:rStyle w:val="Hyperlink"/>
                <w:noProof/>
              </w:rPr>
            </w:r>
            <w:r w:rsidRPr="004928C6">
              <w:rPr>
                <w:rStyle w:val="Hyperlink"/>
                <w:noProof/>
              </w:rPr>
              <w:fldChar w:fldCharType="separate"/>
            </w:r>
            <w:r w:rsidRPr="004928C6">
              <w:rPr>
                <w:rStyle w:val="Hyperlink"/>
                <w:noProof/>
                <w:spacing w:val="-2"/>
                <w:w w:val="99"/>
              </w:rPr>
              <w:t>9.</w:t>
            </w:r>
            <w:r>
              <w:rPr>
                <w:rFonts w:asciiTheme="minorHAnsi" w:eastAsiaTheme="minorEastAsia" w:hAnsiTheme="minorHAnsi" w:cstheme="minorBidi"/>
                <w:noProof/>
                <w:kern w:val="2"/>
                <w:sz w:val="24"/>
                <w:szCs w:val="24"/>
                <w:lang w:val="en-IN" w:eastAsia="en-IN"/>
                <w14:ligatures w14:val="standardContextual"/>
              </w:rPr>
              <w:tab/>
            </w:r>
            <w:r w:rsidRPr="004928C6">
              <w:rPr>
                <w:rStyle w:val="Hyperlink"/>
                <w:noProof/>
                <w:spacing w:val="-2"/>
              </w:rPr>
              <w:t>REVIEW MECHANISM</w:t>
            </w:r>
            <w:r>
              <w:rPr>
                <w:noProof/>
                <w:webHidden/>
              </w:rPr>
              <w:tab/>
            </w:r>
            <w:r>
              <w:rPr>
                <w:noProof/>
                <w:webHidden/>
              </w:rPr>
              <w:fldChar w:fldCharType="begin"/>
            </w:r>
            <w:r>
              <w:rPr>
                <w:noProof/>
                <w:webHidden/>
              </w:rPr>
              <w:instrText xml:space="preserve"> PAGEREF _Toc204686993 \h </w:instrText>
            </w:r>
          </w:ins>
          <w:r>
            <w:rPr>
              <w:noProof/>
              <w:webHidden/>
            </w:rPr>
          </w:r>
          <w:ins w:id="29" w:author="Kush Khalasi" w:date="2025-07-29T13:09:00Z" w16du:dateUtc="2025-07-29T07:39:00Z">
            <w:r>
              <w:rPr>
                <w:noProof/>
                <w:webHidden/>
              </w:rPr>
              <w:fldChar w:fldCharType="separate"/>
            </w:r>
            <w:r>
              <w:rPr>
                <w:noProof/>
                <w:webHidden/>
              </w:rPr>
              <w:t>11</w:t>
            </w:r>
            <w:r>
              <w:rPr>
                <w:noProof/>
                <w:webHidden/>
              </w:rPr>
              <w:fldChar w:fldCharType="end"/>
            </w:r>
            <w:r w:rsidRPr="004928C6">
              <w:rPr>
                <w:rStyle w:val="Hyperlink"/>
                <w:noProof/>
              </w:rPr>
              <w:fldChar w:fldCharType="end"/>
            </w:r>
          </w:ins>
        </w:p>
        <w:p w14:paraId="40556E49" w14:textId="14D81044" w:rsidR="0092108D" w:rsidDel="000C3EDC" w:rsidRDefault="0092108D">
          <w:pPr>
            <w:pStyle w:val="TOC1"/>
            <w:tabs>
              <w:tab w:val="right" w:leader="dot" w:pos="9950"/>
            </w:tabs>
            <w:rPr>
              <w:del w:id="30"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31" w:author="Kush Khalasi" w:date="2025-07-29T13:09:00Z" w16du:dateUtc="2025-07-29T07:39:00Z">
            <w:r w:rsidRPr="000C3EDC" w:rsidDel="000C3EDC">
              <w:rPr>
                <w:rPrChange w:id="32" w:author="Kush Khalasi" w:date="2025-07-29T13:09:00Z" w16du:dateUtc="2025-07-29T07:39:00Z">
                  <w:rPr>
                    <w:rStyle w:val="Hyperlink"/>
                    <w:noProof/>
                    <w:spacing w:val="-2"/>
                    <w:w w:val="99"/>
                  </w:rPr>
                </w:rPrChange>
              </w:rPr>
              <w:delText>1.</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33" w:author="Kush Khalasi" w:date="2025-07-29T13:09:00Z" w16du:dateUtc="2025-07-29T07:39:00Z">
                  <w:rPr>
                    <w:rStyle w:val="Hyperlink"/>
                    <w:noProof/>
                    <w:spacing w:val="-2"/>
                  </w:rPr>
                </w:rPrChange>
              </w:rPr>
              <w:delText>INTRODUCTION</w:delText>
            </w:r>
            <w:r w:rsidDel="000C3EDC">
              <w:rPr>
                <w:noProof/>
                <w:webHidden/>
              </w:rPr>
              <w:tab/>
              <w:delText>2</w:delText>
            </w:r>
          </w:del>
        </w:p>
        <w:p w14:paraId="2874B02D" w14:textId="7813084D" w:rsidR="0092108D" w:rsidDel="000C3EDC" w:rsidRDefault="0092108D">
          <w:pPr>
            <w:pStyle w:val="TOC1"/>
            <w:tabs>
              <w:tab w:val="right" w:leader="dot" w:pos="9950"/>
            </w:tabs>
            <w:rPr>
              <w:del w:id="34"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35" w:author="Kush Khalasi" w:date="2025-07-29T13:09:00Z" w16du:dateUtc="2025-07-29T07:39:00Z">
            <w:r w:rsidRPr="000C3EDC" w:rsidDel="000C3EDC">
              <w:rPr>
                <w:rPrChange w:id="36" w:author="Kush Khalasi" w:date="2025-07-29T13:09:00Z" w16du:dateUtc="2025-07-29T07:39:00Z">
                  <w:rPr>
                    <w:rStyle w:val="Hyperlink"/>
                    <w:noProof/>
                    <w:spacing w:val="-2"/>
                    <w:w w:val="99"/>
                  </w:rPr>
                </w:rPrChange>
              </w:rPr>
              <w:delText>2.</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37" w:author="Kush Khalasi" w:date="2025-07-29T13:09:00Z" w16du:dateUtc="2025-07-29T07:39:00Z">
                  <w:rPr>
                    <w:rStyle w:val="Hyperlink"/>
                    <w:noProof/>
                    <w:spacing w:val="-2"/>
                  </w:rPr>
                </w:rPrChange>
              </w:rPr>
              <w:delText>SCOPE</w:delText>
            </w:r>
            <w:r w:rsidDel="000C3EDC">
              <w:rPr>
                <w:noProof/>
                <w:webHidden/>
              </w:rPr>
              <w:tab/>
              <w:delText>2</w:delText>
            </w:r>
          </w:del>
        </w:p>
        <w:p w14:paraId="1F977708" w14:textId="03E40CFC" w:rsidR="0092108D" w:rsidDel="000C3EDC" w:rsidRDefault="0092108D">
          <w:pPr>
            <w:pStyle w:val="TOC1"/>
            <w:tabs>
              <w:tab w:val="right" w:leader="dot" w:pos="9950"/>
            </w:tabs>
            <w:rPr>
              <w:del w:id="38"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39" w:author="Kush Khalasi" w:date="2025-07-29T13:09:00Z" w16du:dateUtc="2025-07-29T07:39:00Z">
            <w:r w:rsidRPr="000C3EDC" w:rsidDel="000C3EDC">
              <w:rPr>
                <w:rPrChange w:id="40" w:author="Kush Khalasi" w:date="2025-07-29T13:09:00Z" w16du:dateUtc="2025-07-29T07:39:00Z">
                  <w:rPr>
                    <w:rStyle w:val="Hyperlink"/>
                    <w:noProof/>
                    <w:spacing w:val="-2"/>
                    <w:w w:val="99"/>
                  </w:rPr>
                </w:rPrChange>
              </w:rPr>
              <w:delText>3.</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41" w:author="Kush Khalasi" w:date="2025-07-29T13:09:00Z" w16du:dateUtc="2025-07-29T07:39:00Z">
                  <w:rPr>
                    <w:rStyle w:val="Hyperlink"/>
                    <w:noProof/>
                    <w:spacing w:val="-2"/>
                  </w:rPr>
                </w:rPrChange>
              </w:rPr>
              <w:delText>POLICY OBJECTIVE</w:delText>
            </w:r>
            <w:r w:rsidDel="000C3EDC">
              <w:rPr>
                <w:noProof/>
                <w:webHidden/>
              </w:rPr>
              <w:tab/>
              <w:delText>2</w:delText>
            </w:r>
          </w:del>
        </w:p>
        <w:p w14:paraId="10BE28BA" w14:textId="5B0FD5BE" w:rsidR="0092108D" w:rsidDel="000C3EDC" w:rsidRDefault="0092108D">
          <w:pPr>
            <w:pStyle w:val="TOC1"/>
            <w:tabs>
              <w:tab w:val="right" w:leader="dot" w:pos="9950"/>
            </w:tabs>
            <w:rPr>
              <w:del w:id="42"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43" w:author="Kush Khalasi" w:date="2025-07-29T13:09:00Z" w16du:dateUtc="2025-07-29T07:39:00Z">
            <w:r w:rsidRPr="000C3EDC" w:rsidDel="000C3EDC">
              <w:rPr>
                <w:rPrChange w:id="44" w:author="Kush Khalasi" w:date="2025-07-29T13:09:00Z" w16du:dateUtc="2025-07-29T07:39:00Z">
                  <w:rPr>
                    <w:rStyle w:val="Hyperlink"/>
                    <w:noProof/>
                    <w:spacing w:val="-2"/>
                    <w:w w:val="99"/>
                  </w:rPr>
                </w:rPrChange>
              </w:rPr>
              <w:delText>4.</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45" w:author="Kush Khalasi" w:date="2025-07-29T13:09:00Z" w16du:dateUtc="2025-07-29T07:39:00Z">
                  <w:rPr>
                    <w:rStyle w:val="Hyperlink"/>
                    <w:noProof/>
                    <w:spacing w:val="-2"/>
                  </w:rPr>
                </w:rPrChange>
              </w:rPr>
              <w:delText>KEY FOCUS AREA</w:delText>
            </w:r>
            <w:r w:rsidDel="000C3EDC">
              <w:rPr>
                <w:noProof/>
                <w:webHidden/>
              </w:rPr>
              <w:tab/>
              <w:delText>2</w:delText>
            </w:r>
          </w:del>
        </w:p>
        <w:p w14:paraId="6A2D3199" w14:textId="580535AC" w:rsidR="0092108D" w:rsidDel="000C3EDC" w:rsidRDefault="0092108D">
          <w:pPr>
            <w:pStyle w:val="TOC1"/>
            <w:tabs>
              <w:tab w:val="right" w:leader="dot" w:pos="9950"/>
            </w:tabs>
            <w:rPr>
              <w:del w:id="46"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47" w:author="Kush Khalasi" w:date="2025-07-29T13:09:00Z" w16du:dateUtc="2025-07-29T07:39:00Z">
            <w:r w:rsidRPr="000C3EDC" w:rsidDel="000C3EDC">
              <w:rPr>
                <w:rPrChange w:id="48" w:author="Kush Khalasi" w:date="2025-07-29T13:09:00Z" w16du:dateUtc="2025-07-29T07:39:00Z">
                  <w:rPr>
                    <w:rStyle w:val="Hyperlink"/>
                    <w:noProof/>
                    <w:spacing w:val="-2"/>
                    <w:w w:val="99"/>
                  </w:rPr>
                </w:rPrChange>
              </w:rPr>
              <w:delText>5.</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49" w:author="Kush Khalasi" w:date="2025-07-29T13:09:00Z" w16du:dateUtc="2025-07-29T07:39:00Z">
                  <w:rPr>
                    <w:rStyle w:val="Hyperlink"/>
                    <w:noProof/>
                    <w:spacing w:val="-2"/>
                  </w:rPr>
                </w:rPrChange>
              </w:rPr>
              <w:delText>QUALITATIVE TARGETS</w:delText>
            </w:r>
            <w:r w:rsidDel="000C3EDC">
              <w:rPr>
                <w:noProof/>
                <w:webHidden/>
              </w:rPr>
              <w:tab/>
              <w:delText>6</w:delText>
            </w:r>
          </w:del>
        </w:p>
        <w:p w14:paraId="62D4A61A" w14:textId="6A0689FA" w:rsidR="0092108D" w:rsidDel="000C3EDC" w:rsidRDefault="0092108D">
          <w:pPr>
            <w:pStyle w:val="TOC1"/>
            <w:tabs>
              <w:tab w:val="right" w:leader="dot" w:pos="9950"/>
            </w:tabs>
            <w:rPr>
              <w:del w:id="50"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51" w:author="Kush Khalasi" w:date="2025-07-29T13:09:00Z" w16du:dateUtc="2025-07-29T07:39:00Z">
            <w:r w:rsidRPr="000C3EDC" w:rsidDel="000C3EDC">
              <w:rPr>
                <w:rPrChange w:id="52" w:author="Kush Khalasi" w:date="2025-07-29T13:09:00Z" w16du:dateUtc="2025-07-29T07:39:00Z">
                  <w:rPr>
                    <w:rStyle w:val="Hyperlink"/>
                    <w:noProof/>
                    <w:spacing w:val="-2"/>
                    <w:w w:val="99"/>
                  </w:rPr>
                </w:rPrChange>
              </w:rPr>
              <w:delText>6.</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53" w:author="Kush Khalasi" w:date="2025-07-29T13:09:00Z" w16du:dateUtc="2025-07-29T07:39:00Z">
                  <w:rPr>
                    <w:rStyle w:val="Hyperlink"/>
                    <w:noProof/>
                    <w:spacing w:val="-2"/>
                  </w:rPr>
                </w:rPrChange>
              </w:rPr>
              <w:delText>TARGETS</w:delText>
            </w:r>
            <w:r w:rsidDel="000C3EDC">
              <w:rPr>
                <w:noProof/>
                <w:webHidden/>
              </w:rPr>
              <w:tab/>
              <w:delText>7</w:delText>
            </w:r>
          </w:del>
        </w:p>
        <w:p w14:paraId="12F52663" w14:textId="706C20B9" w:rsidR="0092108D" w:rsidDel="000C3EDC" w:rsidRDefault="0092108D">
          <w:pPr>
            <w:pStyle w:val="TOC1"/>
            <w:tabs>
              <w:tab w:val="right" w:leader="dot" w:pos="9950"/>
            </w:tabs>
            <w:rPr>
              <w:del w:id="54"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55" w:author="Kush Khalasi" w:date="2025-07-29T13:09:00Z" w16du:dateUtc="2025-07-29T07:39:00Z">
            <w:r w:rsidRPr="000C3EDC" w:rsidDel="000C3EDC">
              <w:rPr>
                <w:rPrChange w:id="56" w:author="Kush Khalasi" w:date="2025-07-29T13:09:00Z" w16du:dateUtc="2025-07-29T07:39:00Z">
                  <w:rPr>
                    <w:rStyle w:val="Hyperlink"/>
                    <w:noProof/>
                    <w:spacing w:val="-2"/>
                    <w:w w:val="99"/>
                  </w:rPr>
                </w:rPrChange>
              </w:rPr>
              <w:delText>7.</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57" w:author="Kush Khalasi" w:date="2025-07-29T13:09:00Z" w16du:dateUtc="2025-07-29T07:39:00Z">
                  <w:rPr>
                    <w:rStyle w:val="Hyperlink"/>
                    <w:noProof/>
                    <w:spacing w:val="-2"/>
                  </w:rPr>
                </w:rPrChange>
              </w:rPr>
              <w:delText>RESPONSIBILITIES</w:delText>
            </w:r>
            <w:r w:rsidDel="000C3EDC">
              <w:rPr>
                <w:noProof/>
                <w:webHidden/>
              </w:rPr>
              <w:tab/>
              <w:delText>8</w:delText>
            </w:r>
          </w:del>
        </w:p>
        <w:p w14:paraId="61CE6FDE" w14:textId="664EF9D8" w:rsidR="0092108D" w:rsidDel="000C3EDC" w:rsidRDefault="0092108D">
          <w:pPr>
            <w:pStyle w:val="TOC1"/>
            <w:tabs>
              <w:tab w:val="right" w:leader="dot" w:pos="9950"/>
            </w:tabs>
            <w:rPr>
              <w:del w:id="58"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59" w:author="Kush Khalasi" w:date="2025-07-29T13:09:00Z" w16du:dateUtc="2025-07-29T07:39:00Z">
            <w:r w:rsidRPr="000C3EDC" w:rsidDel="000C3EDC">
              <w:rPr>
                <w:rPrChange w:id="60" w:author="Kush Khalasi" w:date="2025-07-29T13:09:00Z" w16du:dateUtc="2025-07-29T07:39:00Z">
                  <w:rPr>
                    <w:rStyle w:val="Hyperlink"/>
                    <w:noProof/>
                    <w:spacing w:val="-2"/>
                    <w:w w:val="99"/>
                  </w:rPr>
                </w:rPrChange>
              </w:rPr>
              <w:delText>8.</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61" w:author="Kush Khalasi" w:date="2025-07-29T13:09:00Z" w16du:dateUtc="2025-07-29T07:39:00Z">
                  <w:rPr>
                    <w:rStyle w:val="Hyperlink"/>
                    <w:noProof/>
                    <w:spacing w:val="-2"/>
                  </w:rPr>
                </w:rPrChange>
              </w:rPr>
              <w:delText>REPORTING</w:delText>
            </w:r>
            <w:r w:rsidDel="000C3EDC">
              <w:rPr>
                <w:noProof/>
                <w:webHidden/>
              </w:rPr>
              <w:tab/>
              <w:delText>9</w:delText>
            </w:r>
          </w:del>
        </w:p>
        <w:p w14:paraId="47A67190" w14:textId="2D74F8C2" w:rsidR="0092108D" w:rsidDel="000C3EDC" w:rsidRDefault="0092108D">
          <w:pPr>
            <w:pStyle w:val="TOC1"/>
            <w:tabs>
              <w:tab w:val="right" w:leader="dot" w:pos="9950"/>
            </w:tabs>
            <w:rPr>
              <w:del w:id="62" w:author="Kush Khalasi" w:date="2025-07-29T13:09:00Z" w16du:dateUtc="2025-07-29T07:39:00Z"/>
              <w:rFonts w:asciiTheme="minorHAnsi" w:eastAsiaTheme="minorEastAsia" w:hAnsiTheme="minorHAnsi" w:cstheme="minorBidi"/>
              <w:noProof/>
              <w:kern w:val="2"/>
              <w:sz w:val="24"/>
              <w:szCs w:val="24"/>
              <w:lang w:val="en-IN" w:eastAsia="en-IN"/>
              <w14:ligatures w14:val="standardContextual"/>
            </w:rPr>
          </w:pPr>
          <w:del w:id="63" w:author="Kush Khalasi" w:date="2025-07-29T13:09:00Z" w16du:dateUtc="2025-07-29T07:39:00Z">
            <w:r w:rsidRPr="000C3EDC" w:rsidDel="000C3EDC">
              <w:rPr>
                <w:rPrChange w:id="64" w:author="Kush Khalasi" w:date="2025-07-29T13:09:00Z" w16du:dateUtc="2025-07-29T07:39:00Z">
                  <w:rPr>
                    <w:rStyle w:val="Hyperlink"/>
                    <w:noProof/>
                    <w:spacing w:val="-2"/>
                    <w:w w:val="99"/>
                  </w:rPr>
                </w:rPrChange>
              </w:rPr>
              <w:delText>9.</w:delText>
            </w:r>
            <w:r w:rsidDel="000C3EDC">
              <w:rPr>
                <w:rFonts w:asciiTheme="minorHAnsi" w:eastAsiaTheme="minorEastAsia" w:hAnsiTheme="minorHAnsi" w:cstheme="minorBidi"/>
                <w:noProof/>
                <w:kern w:val="2"/>
                <w:sz w:val="24"/>
                <w:szCs w:val="24"/>
                <w:lang w:val="en-IN" w:eastAsia="en-IN"/>
                <w14:ligatures w14:val="standardContextual"/>
              </w:rPr>
              <w:tab/>
            </w:r>
            <w:r w:rsidRPr="000C3EDC" w:rsidDel="000C3EDC">
              <w:rPr>
                <w:rPrChange w:id="65" w:author="Kush Khalasi" w:date="2025-07-29T13:09:00Z" w16du:dateUtc="2025-07-29T07:39:00Z">
                  <w:rPr>
                    <w:rStyle w:val="Hyperlink"/>
                    <w:noProof/>
                    <w:spacing w:val="-2"/>
                  </w:rPr>
                </w:rPrChange>
              </w:rPr>
              <w:delText>REVIEW MECHANISM</w:delText>
            </w:r>
            <w:r w:rsidDel="000C3EDC">
              <w:rPr>
                <w:noProof/>
                <w:webHidden/>
              </w:rPr>
              <w:tab/>
              <w:delText>9</w:delText>
            </w:r>
          </w:del>
        </w:p>
        <w:p w14:paraId="7214DC4B" w14:textId="575F79F4" w:rsidR="00560A5C" w:rsidRDefault="00560A5C" w:rsidP="00560A5C">
          <w:r>
            <w:fldChar w:fldCharType="end"/>
          </w:r>
        </w:p>
      </w:sdtContent>
    </w:sdt>
    <w:p w14:paraId="035A7911" w14:textId="77777777" w:rsidR="00560A5C" w:rsidRDefault="00560A5C" w:rsidP="00560A5C"/>
    <w:p w14:paraId="25541525" w14:textId="77777777" w:rsidR="0035483D" w:rsidRDefault="0035483D" w:rsidP="00560A5C">
      <w:pPr>
        <w:sectPr w:rsidR="0035483D" w:rsidSect="00560A5C">
          <w:headerReference w:type="default" r:id="rId11"/>
          <w:footerReference w:type="default" r:id="rId12"/>
          <w:pgSz w:w="12240" w:h="15840"/>
          <w:pgMar w:top="1540" w:right="960" w:bottom="960" w:left="1320" w:header="793" w:footer="763"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5384BD33" w14:textId="77777777" w:rsidR="00055EF8" w:rsidRPr="00055EF8" w:rsidRDefault="00055EF8" w:rsidP="00055EF8">
      <w:pPr>
        <w:tabs>
          <w:tab w:val="left" w:pos="270"/>
        </w:tabs>
        <w:ind w:left="90"/>
        <w:jc w:val="center"/>
        <w:outlineLvl w:val="0"/>
        <w:rPr>
          <w:ins w:id="68" w:author="Kush Khalasi" w:date="2025-07-29T11:34:00Z" w16du:dateUtc="2025-07-29T06:04:00Z"/>
          <w:sz w:val="32"/>
          <w:szCs w:val="32"/>
        </w:rPr>
      </w:pPr>
      <w:bookmarkStart w:id="69" w:name="_Toc204682759"/>
      <w:bookmarkStart w:id="70" w:name="_Toc204686984"/>
      <w:ins w:id="71" w:author="Kush Khalasi" w:date="2025-07-29T11:34:00Z" w16du:dateUtc="2025-07-29T06:04:00Z">
        <w:r w:rsidRPr="00055EF8">
          <w:rPr>
            <w:sz w:val="32"/>
            <w:szCs w:val="32"/>
          </w:rPr>
          <w:lastRenderedPageBreak/>
          <w:t>REVISOIN HISTORY TABLE</w:t>
        </w:r>
        <w:bookmarkEnd w:id="69"/>
        <w:bookmarkEnd w:id="70"/>
      </w:ins>
    </w:p>
    <w:p w14:paraId="265B3CAF" w14:textId="77777777" w:rsidR="00055EF8" w:rsidRPr="00055EF8" w:rsidRDefault="00055EF8">
      <w:pPr>
        <w:tabs>
          <w:tab w:val="left" w:pos="270"/>
        </w:tabs>
        <w:jc w:val="center"/>
        <w:outlineLvl w:val="0"/>
        <w:rPr>
          <w:ins w:id="72" w:author="Kush Khalasi" w:date="2025-07-29T11:34:00Z" w16du:dateUtc="2025-07-29T06:04:00Z"/>
          <w:sz w:val="32"/>
          <w:szCs w:val="32"/>
        </w:rPr>
        <w:pPrChange w:id="73" w:author="Kush Khalasi" w:date="2025-07-29T11:52:00Z" w16du:dateUtc="2025-07-29T06:22:00Z">
          <w:pPr>
            <w:pStyle w:val="Heading1"/>
            <w:tabs>
              <w:tab w:val="left" w:pos="270"/>
            </w:tabs>
            <w:ind w:left="90"/>
            <w:jc w:val="center"/>
          </w:pPr>
        </w:pPrChange>
      </w:pPr>
    </w:p>
    <w:tbl>
      <w:tblPr>
        <w:tblStyle w:val="TableGrid1"/>
        <w:tblW w:w="0" w:type="auto"/>
        <w:tblInd w:w="90" w:type="dxa"/>
        <w:tblLook w:val="04A0" w:firstRow="1" w:lastRow="0" w:firstColumn="1" w:lastColumn="0" w:noHBand="0" w:noVBand="1"/>
        <w:tblPrChange w:id="74" w:author="Kush Khalasi" w:date="2025-07-29T11:53:00Z" w16du:dateUtc="2025-07-29T06:23:00Z">
          <w:tblPr>
            <w:tblStyle w:val="TableGrid1"/>
            <w:tblW w:w="0" w:type="auto"/>
            <w:tblInd w:w="90" w:type="dxa"/>
            <w:tblLook w:val="04A0" w:firstRow="1" w:lastRow="0" w:firstColumn="1" w:lastColumn="0" w:noHBand="0" w:noVBand="1"/>
          </w:tblPr>
        </w:tblPrChange>
      </w:tblPr>
      <w:tblGrid>
        <w:gridCol w:w="1255"/>
        <w:gridCol w:w="2340"/>
        <w:gridCol w:w="3870"/>
        <w:gridCol w:w="2395"/>
        <w:tblGridChange w:id="75">
          <w:tblGrid>
            <w:gridCol w:w="1255"/>
            <w:gridCol w:w="2160"/>
            <w:gridCol w:w="180"/>
            <w:gridCol w:w="3870"/>
            <w:gridCol w:w="2395"/>
          </w:tblGrid>
        </w:tblGridChange>
      </w:tblGrid>
      <w:tr w:rsidR="00055EF8" w:rsidRPr="00055EF8" w14:paraId="62E1753A" w14:textId="77777777" w:rsidTr="00EF1998">
        <w:trPr>
          <w:ins w:id="76" w:author="Kush Khalasi" w:date="2025-07-29T11:35:00Z"/>
        </w:trPr>
        <w:tc>
          <w:tcPr>
            <w:tcW w:w="1255" w:type="dxa"/>
            <w:tcPrChange w:id="77" w:author="Kush Khalasi" w:date="2025-07-29T11:53:00Z" w16du:dateUtc="2025-07-29T06:23:00Z">
              <w:tcPr>
                <w:tcW w:w="1255" w:type="dxa"/>
              </w:tcPr>
            </w:tcPrChange>
          </w:tcPr>
          <w:p w14:paraId="1533DDFE" w14:textId="77777777" w:rsidR="00055EF8" w:rsidRPr="00055EF8" w:rsidRDefault="00055EF8">
            <w:pPr>
              <w:jc w:val="center"/>
              <w:rPr>
                <w:ins w:id="78" w:author="Kush Khalasi" w:date="2025-07-29T11:35:00Z" w16du:dateUtc="2025-07-29T06:05:00Z"/>
                <w:sz w:val="24"/>
                <w:szCs w:val="24"/>
                <w:rPrChange w:id="79" w:author="Kush Khalasi" w:date="2025-07-29T11:49:00Z" w16du:dateUtc="2025-07-29T06:19:00Z">
                  <w:rPr>
                    <w:ins w:id="80" w:author="Kush Khalasi" w:date="2025-07-29T11:35:00Z" w16du:dateUtc="2025-07-29T06:05:00Z"/>
                  </w:rPr>
                </w:rPrChange>
              </w:rPr>
              <w:pPrChange w:id="81" w:author="Kush Khalasi" w:date="2025-07-29T11:49:00Z" w16du:dateUtc="2025-07-29T06:19:00Z">
                <w:pPr>
                  <w:pStyle w:val="Heading1"/>
                  <w:tabs>
                    <w:tab w:val="left" w:pos="270"/>
                  </w:tabs>
                  <w:jc w:val="center"/>
                </w:pPr>
              </w:pPrChange>
            </w:pPr>
            <w:ins w:id="82" w:author="Kush Khalasi" w:date="2025-07-29T11:36:00Z" w16du:dateUtc="2025-07-29T06:06:00Z">
              <w:r w:rsidRPr="00055EF8">
                <w:rPr>
                  <w:sz w:val="24"/>
                  <w:szCs w:val="24"/>
                  <w:rPrChange w:id="83" w:author="Kush Khalasi" w:date="2025-07-29T11:49:00Z" w16du:dateUtc="2025-07-29T06:19:00Z">
                    <w:rPr>
                      <w:sz w:val="32"/>
                      <w:szCs w:val="32"/>
                    </w:rPr>
                  </w:rPrChange>
                </w:rPr>
                <w:t>Rev</w:t>
              </w:r>
            </w:ins>
            <w:ins w:id="84" w:author="Kush Khalasi" w:date="2025-07-29T11:35:00Z" w16du:dateUtc="2025-07-29T06:05:00Z">
              <w:r w:rsidRPr="00055EF8">
                <w:rPr>
                  <w:sz w:val="24"/>
                  <w:szCs w:val="24"/>
                  <w:rPrChange w:id="85" w:author="Kush Khalasi" w:date="2025-07-29T11:49:00Z" w16du:dateUtc="2025-07-29T06:19:00Z">
                    <w:rPr>
                      <w:sz w:val="32"/>
                      <w:szCs w:val="32"/>
                    </w:rPr>
                  </w:rPrChange>
                </w:rPr>
                <w:t>. No.</w:t>
              </w:r>
            </w:ins>
          </w:p>
        </w:tc>
        <w:tc>
          <w:tcPr>
            <w:tcW w:w="2340" w:type="dxa"/>
            <w:tcPrChange w:id="86" w:author="Kush Khalasi" w:date="2025-07-29T11:53:00Z" w16du:dateUtc="2025-07-29T06:23:00Z">
              <w:tcPr>
                <w:tcW w:w="2160" w:type="dxa"/>
              </w:tcPr>
            </w:tcPrChange>
          </w:tcPr>
          <w:p w14:paraId="01D819A4" w14:textId="77777777" w:rsidR="00055EF8" w:rsidRPr="00055EF8" w:rsidRDefault="00055EF8">
            <w:pPr>
              <w:jc w:val="center"/>
              <w:rPr>
                <w:ins w:id="87" w:author="Kush Khalasi" w:date="2025-07-29T11:35:00Z" w16du:dateUtc="2025-07-29T06:05:00Z"/>
                <w:sz w:val="24"/>
                <w:szCs w:val="24"/>
                <w:rPrChange w:id="88" w:author="Kush Khalasi" w:date="2025-07-29T11:49:00Z" w16du:dateUtc="2025-07-29T06:19:00Z">
                  <w:rPr>
                    <w:ins w:id="89" w:author="Kush Khalasi" w:date="2025-07-29T11:35:00Z" w16du:dateUtc="2025-07-29T06:05:00Z"/>
                  </w:rPr>
                </w:rPrChange>
              </w:rPr>
              <w:pPrChange w:id="90" w:author="Kush Khalasi" w:date="2025-07-29T11:49:00Z" w16du:dateUtc="2025-07-29T06:19:00Z">
                <w:pPr>
                  <w:pStyle w:val="Heading1"/>
                  <w:tabs>
                    <w:tab w:val="left" w:pos="270"/>
                  </w:tabs>
                  <w:jc w:val="center"/>
                </w:pPr>
              </w:pPrChange>
            </w:pPr>
            <w:ins w:id="91" w:author="Kush Khalasi" w:date="2025-07-29T11:35:00Z" w16du:dateUtc="2025-07-29T06:05:00Z">
              <w:r w:rsidRPr="00055EF8">
                <w:rPr>
                  <w:sz w:val="24"/>
                  <w:szCs w:val="24"/>
                  <w:rPrChange w:id="92" w:author="Kush Khalasi" w:date="2025-07-29T11:49:00Z" w16du:dateUtc="2025-07-29T06:19:00Z">
                    <w:rPr>
                      <w:sz w:val="32"/>
                      <w:szCs w:val="32"/>
                    </w:rPr>
                  </w:rPrChange>
                </w:rPr>
                <w:t>Revision Date</w:t>
              </w:r>
            </w:ins>
          </w:p>
        </w:tc>
        <w:tc>
          <w:tcPr>
            <w:tcW w:w="3870" w:type="dxa"/>
            <w:tcPrChange w:id="93" w:author="Kush Khalasi" w:date="2025-07-29T11:53:00Z" w16du:dateUtc="2025-07-29T06:23:00Z">
              <w:tcPr>
                <w:tcW w:w="4050" w:type="dxa"/>
                <w:gridSpan w:val="2"/>
              </w:tcPr>
            </w:tcPrChange>
          </w:tcPr>
          <w:p w14:paraId="5A5C5D2D" w14:textId="77777777" w:rsidR="00055EF8" w:rsidRPr="00055EF8" w:rsidRDefault="00055EF8">
            <w:pPr>
              <w:jc w:val="center"/>
              <w:rPr>
                <w:ins w:id="94" w:author="Kush Khalasi" w:date="2025-07-29T11:35:00Z" w16du:dateUtc="2025-07-29T06:05:00Z"/>
                <w:sz w:val="24"/>
                <w:szCs w:val="24"/>
                <w:rPrChange w:id="95" w:author="Kush Khalasi" w:date="2025-07-29T11:49:00Z" w16du:dateUtc="2025-07-29T06:19:00Z">
                  <w:rPr>
                    <w:ins w:id="96" w:author="Kush Khalasi" w:date="2025-07-29T11:35:00Z" w16du:dateUtc="2025-07-29T06:05:00Z"/>
                  </w:rPr>
                </w:rPrChange>
              </w:rPr>
              <w:pPrChange w:id="97" w:author="Kush Khalasi" w:date="2025-07-29T11:49:00Z" w16du:dateUtc="2025-07-29T06:19:00Z">
                <w:pPr>
                  <w:pStyle w:val="Heading1"/>
                  <w:tabs>
                    <w:tab w:val="left" w:pos="270"/>
                  </w:tabs>
                  <w:jc w:val="center"/>
                </w:pPr>
              </w:pPrChange>
            </w:pPr>
            <w:ins w:id="98" w:author="Kush Khalasi" w:date="2025-07-29T11:35:00Z" w16du:dateUtc="2025-07-29T06:05:00Z">
              <w:r w:rsidRPr="00055EF8">
                <w:rPr>
                  <w:sz w:val="24"/>
                  <w:szCs w:val="24"/>
                  <w:rPrChange w:id="99" w:author="Kush Khalasi" w:date="2025-07-29T11:49:00Z" w16du:dateUtc="2025-07-29T06:19:00Z">
                    <w:rPr>
                      <w:sz w:val="32"/>
                      <w:szCs w:val="32"/>
                    </w:rPr>
                  </w:rPrChange>
                </w:rPr>
                <w:t xml:space="preserve">Changes </w:t>
              </w:r>
            </w:ins>
            <w:ins w:id="100" w:author="Kush Khalasi" w:date="2025-07-29T11:42:00Z" w16du:dateUtc="2025-07-29T06:12:00Z">
              <w:r w:rsidRPr="00055EF8">
                <w:rPr>
                  <w:sz w:val="24"/>
                  <w:szCs w:val="24"/>
                  <w:rPrChange w:id="101" w:author="Kush Khalasi" w:date="2025-07-29T11:49:00Z" w16du:dateUtc="2025-07-29T06:19:00Z">
                    <w:rPr>
                      <w:sz w:val="32"/>
                      <w:szCs w:val="32"/>
                    </w:rPr>
                  </w:rPrChange>
                </w:rPr>
                <w:t>made</w:t>
              </w:r>
            </w:ins>
          </w:p>
        </w:tc>
        <w:tc>
          <w:tcPr>
            <w:tcW w:w="2395" w:type="dxa"/>
            <w:tcPrChange w:id="102" w:author="Kush Khalasi" w:date="2025-07-29T11:53:00Z" w16du:dateUtc="2025-07-29T06:23:00Z">
              <w:tcPr>
                <w:tcW w:w="2395" w:type="dxa"/>
              </w:tcPr>
            </w:tcPrChange>
          </w:tcPr>
          <w:p w14:paraId="246F74D2" w14:textId="77777777" w:rsidR="00055EF8" w:rsidRPr="00055EF8" w:rsidRDefault="00055EF8">
            <w:pPr>
              <w:jc w:val="center"/>
              <w:rPr>
                <w:ins w:id="103" w:author="Kush Khalasi" w:date="2025-07-29T11:35:00Z" w16du:dateUtc="2025-07-29T06:05:00Z"/>
                <w:sz w:val="24"/>
                <w:szCs w:val="24"/>
                <w:rPrChange w:id="104" w:author="Kush Khalasi" w:date="2025-07-29T11:49:00Z" w16du:dateUtc="2025-07-29T06:19:00Z">
                  <w:rPr>
                    <w:ins w:id="105" w:author="Kush Khalasi" w:date="2025-07-29T11:35:00Z" w16du:dateUtc="2025-07-29T06:05:00Z"/>
                  </w:rPr>
                </w:rPrChange>
              </w:rPr>
              <w:pPrChange w:id="106" w:author="Kush Khalasi" w:date="2025-07-29T11:49:00Z" w16du:dateUtc="2025-07-29T06:19:00Z">
                <w:pPr>
                  <w:pStyle w:val="Heading1"/>
                  <w:tabs>
                    <w:tab w:val="left" w:pos="270"/>
                  </w:tabs>
                  <w:jc w:val="center"/>
                </w:pPr>
              </w:pPrChange>
            </w:pPr>
            <w:ins w:id="107" w:author="Kush Khalasi" w:date="2025-07-29T11:35:00Z" w16du:dateUtc="2025-07-29T06:05:00Z">
              <w:r w:rsidRPr="00055EF8">
                <w:rPr>
                  <w:sz w:val="24"/>
                  <w:szCs w:val="24"/>
                  <w:rPrChange w:id="108" w:author="Kush Khalasi" w:date="2025-07-29T11:49:00Z" w16du:dateUtc="2025-07-29T06:19:00Z">
                    <w:rPr>
                      <w:sz w:val="32"/>
                      <w:szCs w:val="32"/>
                    </w:rPr>
                  </w:rPrChange>
                </w:rPr>
                <w:t xml:space="preserve">Approved </w:t>
              </w:r>
            </w:ins>
            <w:ins w:id="109" w:author="Kush Khalasi" w:date="2025-07-29T11:36:00Z" w16du:dateUtc="2025-07-29T06:06:00Z">
              <w:r w:rsidRPr="00055EF8">
                <w:rPr>
                  <w:sz w:val="24"/>
                  <w:szCs w:val="24"/>
                  <w:rPrChange w:id="110" w:author="Kush Khalasi" w:date="2025-07-29T11:49:00Z" w16du:dateUtc="2025-07-29T06:19:00Z">
                    <w:rPr>
                      <w:sz w:val="32"/>
                      <w:szCs w:val="32"/>
                    </w:rPr>
                  </w:rPrChange>
                </w:rPr>
                <w:t>by</w:t>
              </w:r>
            </w:ins>
          </w:p>
        </w:tc>
      </w:tr>
      <w:tr w:rsidR="00055EF8" w:rsidRPr="00055EF8" w14:paraId="2FBFD492" w14:textId="77777777" w:rsidTr="00EF1998">
        <w:trPr>
          <w:trHeight w:val="431"/>
          <w:ins w:id="111" w:author="Kush Khalasi" w:date="2025-07-29T11:35:00Z"/>
        </w:trPr>
        <w:tc>
          <w:tcPr>
            <w:tcW w:w="1255" w:type="dxa"/>
            <w:vAlign w:val="center"/>
            <w:tcPrChange w:id="112" w:author="Kush Khalasi" w:date="2025-07-29T11:54:00Z" w16du:dateUtc="2025-07-29T06:24:00Z">
              <w:tcPr>
                <w:tcW w:w="1255" w:type="dxa"/>
              </w:tcPr>
            </w:tcPrChange>
          </w:tcPr>
          <w:p w14:paraId="7E5B2335" w14:textId="77777777" w:rsidR="00055EF8" w:rsidRPr="00055EF8" w:rsidRDefault="00055EF8">
            <w:pPr>
              <w:jc w:val="center"/>
              <w:rPr>
                <w:ins w:id="113" w:author="Kush Khalasi" w:date="2025-07-29T11:35:00Z" w16du:dateUtc="2025-07-29T06:05:00Z"/>
                <w:sz w:val="24"/>
                <w:szCs w:val="24"/>
                <w:rPrChange w:id="114" w:author="Kush Khalasi" w:date="2025-07-29T11:49:00Z" w16du:dateUtc="2025-07-29T06:19:00Z">
                  <w:rPr>
                    <w:ins w:id="115" w:author="Kush Khalasi" w:date="2025-07-29T11:35:00Z" w16du:dateUtc="2025-07-29T06:05:00Z"/>
                  </w:rPr>
                </w:rPrChange>
              </w:rPr>
              <w:pPrChange w:id="116" w:author="Kush Khalasi" w:date="2025-07-29T11:54:00Z" w16du:dateUtc="2025-07-29T06:24:00Z">
                <w:pPr>
                  <w:pStyle w:val="Heading1"/>
                  <w:tabs>
                    <w:tab w:val="left" w:pos="270"/>
                  </w:tabs>
                  <w:jc w:val="center"/>
                </w:pPr>
              </w:pPrChange>
            </w:pPr>
            <w:ins w:id="117" w:author="Kush Khalasi" w:date="2025-07-29T11:36:00Z" w16du:dateUtc="2025-07-29T06:06:00Z">
              <w:r w:rsidRPr="00055EF8">
                <w:rPr>
                  <w:sz w:val="24"/>
                  <w:szCs w:val="24"/>
                  <w:rPrChange w:id="118" w:author="Kush Khalasi" w:date="2025-07-29T11:49:00Z" w16du:dateUtc="2025-07-29T06:19:00Z">
                    <w:rPr>
                      <w:sz w:val="32"/>
                      <w:szCs w:val="32"/>
                    </w:rPr>
                  </w:rPrChange>
                </w:rPr>
                <w:t>00</w:t>
              </w:r>
            </w:ins>
          </w:p>
        </w:tc>
        <w:tc>
          <w:tcPr>
            <w:tcW w:w="2340" w:type="dxa"/>
            <w:vAlign w:val="center"/>
            <w:tcPrChange w:id="119" w:author="Kush Khalasi" w:date="2025-07-29T11:54:00Z" w16du:dateUtc="2025-07-29T06:24:00Z">
              <w:tcPr>
                <w:tcW w:w="2160" w:type="dxa"/>
              </w:tcPr>
            </w:tcPrChange>
          </w:tcPr>
          <w:p w14:paraId="0962B31A" w14:textId="2AB65049" w:rsidR="00055EF8" w:rsidRPr="00055EF8" w:rsidRDefault="00055EF8">
            <w:pPr>
              <w:jc w:val="center"/>
              <w:rPr>
                <w:ins w:id="120" w:author="Kush Khalasi" w:date="2025-07-29T11:35:00Z" w16du:dateUtc="2025-07-29T06:05:00Z"/>
                <w:sz w:val="24"/>
                <w:szCs w:val="24"/>
                <w:rPrChange w:id="121" w:author="Kush Khalasi" w:date="2025-07-29T11:49:00Z" w16du:dateUtc="2025-07-29T06:19:00Z">
                  <w:rPr>
                    <w:ins w:id="122" w:author="Kush Khalasi" w:date="2025-07-29T11:35:00Z" w16du:dateUtc="2025-07-29T06:05:00Z"/>
                  </w:rPr>
                </w:rPrChange>
              </w:rPr>
              <w:pPrChange w:id="123" w:author="Kush Khalasi" w:date="2025-07-29T11:54:00Z" w16du:dateUtc="2025-07-29T06:24:00Z">
                <w:pPr>
                  <w:pStyle w:val="Heading1"/>
                  <w:tabs>
                    <w:tab w:val="left" w:pos="270"/>
                  </w:tabs>
                  <w:jc w:val="center"/>
                </w:pPr>
              </w:pPrChange>
            </w:pPr>
            <w:ins w:id="124" w:author="Kush Khalasi" w:date="2025-07-29T11:36:00Z" w16du:dateUtc="2025-07-29T06:06:00Z">
              <w:r w:rsidRPr="00055EF8">
                <w:rPr>
                  <w:b/>
                  <w:bCs/>
                  <w:sz w:val="24"/>
                  <w:szCs w:val="24"/>
                  <w:rPrChange w:id="125" w:author="Kush Khalasi" w:date="2025-07-29T11:49:00Z" w16du:dateUtc="2025-07-29T06:19:00Z">
                    <w:rPr>
                      <w:sz w:val="24"/>
                      <w:szCs w:val="24"/>
                    </w:rPr>
                  </w:rPrChange>
                </w:rPr>
                <w:t>Eff Date:</w:t>
              </w:r>
              <w:r w:rsidRPr="00055EF8">
                <w:rPr>
                  <w:sz w:val="24"/>
                  <w:szCs w:val="24"/>
                  <w:rPrChange w:id="126" w:author="Kush Khalasi" w:date="2025-07-29T11:49:00Z" w16du:dateUtc="2025-07-29T06:19:00Z">
                    <w:rPr>
                      <w:sz w:val="32"/>
                      <w:szCs w:val="32"/>
                    </w:rPr>
                  </w:rPrChange>
                </w:rPr>
                <w:t xml:space="preserve"> 01/01/</w:t>
              </w:r>
            </w:ins>
            <w:ins w:id="127" w:author="Kush Khalasi" w:date="2025-07-29T15:50:00Z" w16du:dateUtc="2025-07-29T10:20:00Z">
              <w:r w:rsidR="006156E4">
                <w:rPr>
                  <w:sz w:val="24"/>
                  <w:szCs w:val="24"/>
                </w:rPr>
                <w:t>2</w:t>
              </w:r>
            </w:ins>
            <w:ins w:id="128" w:author="Kush Khalasi" w:date="2025-07-29T11:53:00Z" w16du:dateUtc="2025-07-29T06:23:00Z">
              <w:r w:rsidRPr="00055EF8">
                <w:rPr>
                  <w:sz w:val="24"/>
                  <w:szCs w:val="24"/>
                </w:rPr>
                <w:t>0</w:t>
              </w:r>
            </w:ins>
            <w:ins w:id="129" w:author="Kush Khalasi" w:date="2025-07-29T11:36:00Z" w16du:dateUtc="2025-07-29T06:06:00Z">
              <w:r w:rsidRPr="00055EF8">
                <w:rPr>
                  <w:sz w:val="24"/>
                  <w:szCs w:val="24"/>
                  <w:rPrChange w:id="130" w:author="Kush Khalasi" w:date="2025-07-29T11:49:00Z" w16du:dateUtc="2025-07-29T06:19:00Z">
                    <w:rPr>
                      <w:sz w:val="32"/>
                      <w:szCs w:val="32"/>
                    </w:rPr>
                  </w:rPrChange>
                </w:rPr>
                <w:t>24</w:t>
              </w:r>
            </w:ins>
          </w:p>
        </w:tc>
        <w:tc>
          <w:tcPr>
            <w:tcW w:w="3870" w:type="dxa"/>
            <w:vAlign w:val="center"/>
            <w:tcPrChange w:id="131" w:author="Kush Khalasi" w:date="2025-07-29T11:54:00Z" w16du:dateUtc="2025-07-29T06:24:00Z">
              <w:tcPr>
                <w:tcW w:w="4050" w:type="dxa"/>
                <w:gridSpan w:val="2"/>
              </w:tcPr>
            </w:tcPrChange>
          </w:tcPr>
          <w:p w14:paraId="2A7D8FE3" w14:textId="77777777" w:rsidR="00055EF8" w:rsidRPr="00055EF8" w:rsidRDefault="00055EF8">
            <w:pPr>
              <w:jc w:val="center"/>
              <w:rPr>
                <w:ins w:id="132" w:author="Kush Khalasi" w:date="2025-07-29T11:35:00Z" w16du:dateUtc="2025-07-29T06:05:00Z"/>
                <w:sz w:val="24"/>
                <w:szCs w:val="24"/>
                <w:rPrChange w:id="133" w:author="Kush Khalasi" w:date="2025-07-29T11:49:00Z" w16du:dateUtc="2025-07-29T06:19:00Z">
                  <w:rPr>
                    <w:ins w:id="134" w:author="Kush Khalasi" w:date="2025-07-29T11:35:00Z" w16du:dateUtc="2025-07-29T06:05:00Z"/>
                  </w:rPr>
                </w:rPrChange>
              </w:rPr>
              <w:pPrChange w:id="135" w:author="Kush Khalasi" w:date="2025-07-29T11:54:00Z" w16du:dateUtc="2025-07-29T06:24:00Z">
                <w:pPr>
                  <w:pStyle w:val="Heading1"/>
                  <w:tabs>
                    <w:tab w:val="left" w:pos="270"/>
                  </w:tabs>
                  <w:jc w:val="center"/>
                </w:pPr>
              </w:pPrChange>
            </w:pPr>
            <w:ins w:id="136" w:author="Kush Khalasi" w:date="2025-07-29T11:42:00Z">
              <w:r w:rsidRPr="00055EF8">
                <w:rPr>
                  <w:sz w:val="24"/>
                  <w:szCs w:val="24"/>
                  <w:rPrChange w:id="137" w:author="Kush Khalasi" w:date="2025-07-29T11:49:00Z" w16du:dateUtc="2025-07-29T06:19:00Z">
                    <w:rPr>
                      <w:sz w:val="32"/>
                      <w:szCs w:val="32"/>
                    </w:rPr>
                  </w:rPrChange>
                </w:rPr>
                <w:t>Initial release</w:t>
              </w:r>
            </w:ins>
          </w:p>
        </w:tc>
        <w:tc>
          <w:tcPr>
            <w:tcW w:w="2395" w:type="dxa"/>
            <w:vAlign w:val="center"/>
            <w:tcPrChange w:id="138" w:author="Kush Khalasi" w:date="2025-07-29T11:54:00Z" w16du:dateUtc="2025-07-29T06:24:00Z">
              <w:tcPr>
                <w:tcW w:w="2395" w:type="dxa"/>
              </w:tcPr>
            </w:tcPrChange>
          </w:tcPr>
          <w:p w14:paraId="2E05CE15" w14:textId="77777777" w:rsidR="00055EF8" w:rsidRPr="00055EF8" w:rsidRDefault="00055EF8">
            <w:pPr>
              <w:jc w:val="center"/>
              <w:rPr>
                <w:ins w:id="139" w:author="Kush Khalasi" w:date="2025-07-29T11:35:00Z" w16du:dateUtc="2025-07-29T06:05:00Z"/>
                <w:sz w:val="24"/>
                <w:szCs w:val="24"/>
                <w:rPrChange w:id="140" w:author="Kush Khalasi" w:date="2025-07-29T11:49:00Z" w16du:dateUtc="2025-07-29T06:19:00Z">
                  <w:rPr>
                    <w:ins w:id="141" w:author="Kush Khalasi" w:date="2025-07-29T11:35:00Z" w16du:dateUtc="2025-07-29T06:05:00Z"/>
                  </w:rPr>
                </w:rPrChange>
              </w:rPr>
              <w:pPrChange w:id="142" w:author="Kush Khalasi" w:date="2025-07-29T11:54:00Z" w16du:dateUtc="2025-07-29T06:24:00Z">
                <w:pPr>
                  <w:pStyle w:val="Heading1"/>
                  <w:tabs>
                    <w:tab w:val="left" w:pos="270"/>
                  </w:tabs>
                  <w:jc w:val="center"/>
                </w:pPr>
              </w:pPrChange>
            </w:pPr>
            <w:ins w:id="143" w:author="Kush Khalasi" w:date="2025-07-29T11:38:00Z">
              <w:r w:rsidRPr="00055EF8">
                <w:rPr>
                  <w:sz w:val="24"/>
                  <w:szCs w:val="24"/>
                  <w:rPrChange w:id="144" w:author="Kush Khalasi" w:date="2025-07-29T11:49:00Z" w16du:dateUtc="2025-07-29T06:19:00Z">
                    <w:rPr>
                      <w:b/>
                      <w:bCs/>
                      <w:sz w:val="24"/>
                      <w:szCs w:val="24"/>
                    </w:rPr>
                  </w:rPrChange>
                </w:rPr>
                <w:t>Doug</w:t>
              </w:r>
            </w:ins>
            <w:ins w:id="145" w:author="Kush Khalasi" w:date="2025-07-29T11:38:00Z" w16du:dateUtc="2025-07-29T06:08:00Z">
              <w:r w:rsidRPr="00055EF8">
                <w:rPr>
                  <w:sz w:val="24"/>
                  <w:szCs w:val="24"/>
                  <w:rPrChange w:id="146" w:author="Kush Khalasi" w:date="2025-07-29T11:49:00Z" w16du:dateUtc="2025-07-29T06:19:00Z">
                    <w:rPr>
                      <w:b/>
                      <w:bCs/>
                      <w:sz w:val="24"/>
                      <w:szCs w:val="24"/>
                    </w:rPr>
                  </w:rPrChange>
                </w:rPr>
                <w:t>las</w:t>
              </w:r>
            </w:ins>
            <w:ins w:id="147" w:author="Kush Khalasi" w:date="2025-07-29T11:38:00Z">
              <w:r w:rsidRPr="00055EF8">
                <w:rPr>
                  <w:sz w:val="24"/>
                  <w:szCs w:val="24"/>
                  <w:rPrChange w:id="148" w:author="Kush Khalasi" w:date="2025-07-29T11:49:00Z" w16du:dateUtc="2025-07-29T06:19:00Z">
                    <w:rPr>
                      <w:b/>
                      <w:bCs/>
                      <w:sz w:val="24"/>
                      <w:szCs w:val="24"/>
                    </w:rPr>
                  </w:rPrChange>
                </w:rPr>
                <w:t xml:space="preserve"> Potvin</w:t>
              </w:r>
            </w:ins>
          </w:p>
        </w:tc>
      </w:tr>
      <w:tr w:rsidR="00055EF8" w:rsidRPr="00055EF8" w14:paraId="0BC3FC1E" w14:textId="77777777" w:rsidTr="00EF1998">
        <w:trPr>
          <w:trHeight w:val="710"/>
          <w:ins w:id="149" w:author="Kush Khalasi" w:date="2025-07-29T11:35:00Z"/>
        </w:trPr>
        <w:tc>
          <w:tcPr>
            <w:tcW w:w="1255" w:type="dxa"/>
            <w:vAlign w:val="center"/>
            <w:tcPrChange w:id="150" w:author="Kush Khalasi" w:date="2025-07-29T11:54:00Z" w16du:dateUtc="2025-07-29T06:24:00Z">
              <w:tcPr>
                <w:tcW w:w="1255" w:type="dxa"/>
              </w:tcPr>
            </w:tcPrChange>
          </w:tcPr>
          <w:p w14:paraId="6D4AAFD1" w14:textId="77777777" w:rsidR="00055EF8" w:rsidRPr="00055EF8" w:rsidRDefault="00055EF8">
            <w:pPr>
              <w:jc w:val="center"/>
              <w:rPr>
                <w:ins w:id="151" w:author="Kush Khalasi" w:date="2025-07-29T11:35:00Z" w16du:dateUtc="2025-07-29T06:05:00Z"/>
                <w:sz w:val="24"/>
                <w:szCs w:val="24"/>
                <w:rPrChange w:id="152" w:author="Kush Khalasi" w:date="2025-07-29T11:49:00Z" w16du:dateUtc="2025-07-29T06:19:00Z">
                  <w:rPr>
                    <w:ins w:id="153" w:author="Kush Khalasi" w:date="2025-07-29T11:35:00Z" w16du:dateUtc="2025-07-29T06:05:00Z"/>
                  </w:rPr>
                </w:rPrChange>
              </w:rPr>
              <w:pPrChange w:id="154" w:author="Kush Khalasi" w:date="2025-07-29T11:54:00Z" w16du:dateUtc="2025-07-29T06:24:00Z">
                <w:pPr>
                  <w:pStyle w:val="Heading1"/>
                  <w:tabs>
                    <w:tab w:val="left" w:pos="270"/>
                  </w:tabs>
                  <w:jc w:val="center"/>
                </w:pPr>
              </w:pPrChange>
            </w:pPr>
            <w:ins w:id="155" w:author="Kush Khalasi" w:date="2025-07-29T11:38:00Z" w16du:dateUtc="2025-07-29T06:08:00Z">
              <w:r w:rsidRPr="00055EF8">
                <w:rPr>
                  <w:sz w:val="24"/>
                  <w:szCs w:val="24"/>
                  <w:rPrChange w:id="156" w:author="Kush Khalasi" w:date="2025-07-29T11:49:00Z" w16du:dateUtc="2025-07-29T06:19:00Z">
                    <w:rPr>
                      <w:sz w:val="32"/>
                      <w:szCs w:val="32"/>
                    </w:rPr>
                  </w:rPrChange>
                </w:rPr>
                <w:t>1.0</w:t>
              </w:r>
            </w:ins>
          </w:p>
        </w:tc>
        <w:tc>
          <w:tcPr>
            <w:tcW w:w="2340" w:type="dxa"/>
            <w:vAlign w:val="center"/>
            <w:tcPrChange w:id="157" w:author="Kush Khalasi" w:date="2025-07-29T11:54:00Z" w16du:dateUtc="2025-07-29T06:24:00Z">
              <w:tcPr>
                <w:tcW w:w="2160" w:type="dxa"/>
              </w:tcPr>
            </w:tcPrChange>
          </w:tcPr>
          <w:p w14:paraId="6547C967" w14:textId="77777777" w:rsidR="00055EF8" w:rsidRPr="00055EF8" w:rsidRDefault="00055EF8">
            <w:pPr>
              <w:jc w:val="center"/>
              <w:rPr>
                <w:ins w:id="158" w:author="Kush Khalasi" w:date="2025-07-29T11:35:00Z" w16du:dateUtc="2025-07-29T06:05:00Z"/>
                <w:sz w:val="24"/>
                <w:szCs w:val="24"/>
                <w:rPrChange w:id="159" w:author="Kush Khalasi" w:date="2025-07-29T11:49:00Z" w16du:dateUtc="2025-07-29T06:19:00Z">
                  <w:rPr>
                    <w:ins w:id="160" w:author="Kush Khalasi" w:date="2025-07-29T11:35:00Z" w16du:dateUtc="2025-07-29T06:05:00Z"/>
                  </w:rPr>
                </w:rPrChange>
              </w:rPr>
              <w:pPrChange w:id="161" w:author="Kush Khalasi" w:date="2025-07-29T11:54:00Z" w16du:dateUtc="2025-07-29T06:24:00Z">
                <w:pPr>
                  <w:pStyle w:val="Heading1"/>
                  <w:tabs>
                    <w:tab w:val="left" w:pos="270"/>
                  </w:tabs>
                  <w:jc w:val="center"/>
                </w:pPr>
              </w:pPrChange>
            </w:pPr>
            <w:ins w:id="162" w:author="Kush Khalasi" w:date="2025-07-29T11:38:00Z" w16du:dateUtc="2025-07-29T06:08:00Z">
              <w:r w:rsidRPr="00055EF8">
                <w:rPr>
                  <w:sz w:val="24"/>
                  <w:szCs w:val="24"/>
                  <w:rPrChange w:id="163" w:author="Kush Khalasi" w:date="2025-07-29T11:49:00Z" w16du:dateUtc="2025-07-29T06:19:00Z">
                    <w:rPr>
                      <w:sz w:val="32"/>
                      <w:szCs w:val="32"/>
                    </w:rPr>
                  </w:rPrChange>
                </w:rPr>
                <w:t>01/01/2025</w:t>
              </w:r>
            </w:ins>
          </w:p>
        </w:tc>
        <w:tc>
          <w:tcPr>
            <w:tcW w:w="3870" w:type="dxa"/>
            <w:vAlign w:val="center"/>
            <w:tcPrChange w:id="164" w:author="Kush Khalasi" w:date="2025-07-29T11:54:00Z" w16du:dateUtc="2025-07-29T06:24:00Z">
              <w:tcPr>
                <w:tcW w:w="4050" w:type="dxa"/>
                <w:gridSpan w:val="2"/>
              </w:tcPr>
            </w:tcPrChange>
          </w:tcPr>
          <w:p w14:paraId="0E066497" w14:textId="564D7F05" w:rsidR="00055EF8" w:rsidRPr="00055EF8" w:rsidRDefault="00055EF8">
            <w:pPr>
              <w:jc w:val="center"/>
              <w:rPr>
                <w:ins w:id="165" w:author="Kush Khalasi" w:date="2025-07-29T11:35:00Z" w16du:dateUtc="2025-07-29T06:05:00Z"/>
                <w:sz w:val="24"/>
                <w:szCs w:val="24"/>
                <w:rPrChange w:id="166" w:author="Kush Khalasi" w:date="2025-07-29T11:49:00Z" w16du:dateUtc="2025-07-29T06:19:00Z">
                  <w:rPr>
                    <w:ins w:id="167" w:author="Kush Khalasi" w:date="2025-07-29T11:35:00Z" w16du:dateUtc="2025-07-29T06:05:00Z"/>
                  </w:rPr>
                </w:rPrChange>
              </w:rPr>
              <w:pPrChange w:id="168" w:author="Kush Khalasi" w:date="2025-07-29T11:54:00Z" w16du:dateUtc="2025-07-29T06:24:00Z">
                <w:pPr>
                  <w:pStyle w:val="Heading1"/>
                  <w:tabs>
                    <w:tab w:val="left" w:pos="270"/>
                  </w:tabs>
                  <w:jc w:val="center"/>
                </w:pPr>
              </w:pPrChange>
            </w:pPr>
            <w:ins w:id="169" w:author="Kush Khalasi" w:date="2025-07-29T12:58:00Z" w16du:dateUtc="2025-07-29T07:28:00Z">
              <w:r>
                <w:rPr>
                  <w:sz w:val="24"/>
                  <w:szCs w:val="24"/>
                </w:rPr>
                <w:t>A</w:t>
              </w:r>
            </w:ins>
            <w:ins w:id="170" w:author="Kush Khalasi" w:date="2025-07-29T11:42:00Z">
              <w:r w:rsidRPr="00055EF8">
                <w:rPr>
                  <w:sz w:val="24"/>
                  <w:szCs w:val="24"/>
                  <w:rPrChange w:id="171" w:author="Kush Khalasi" w:date="2025-07-29T11:49:00Z" w16du:dateUtc="2025-07-29T06:19:00Z">
                    <w:rPr>
                      <w:sz w:val="32"/>
                      <w:szCs w:val="32"/>
                    </w:rPr>
                  </w:rPrChange>
                </w:rPr>
                <w:t>dded new focus areas and KPIs</w:t>
              </w:r>
            </w:ins>
            <w:ins w:id="172" w:author="Kush Khalasi" w:date="2025-07-29T12:58:00Z" w16du:dateUtc="2025-07-29T07:28:00Z">
              <w:r>
                <w:rPr>
                  <w:sz w:val="24"/>
                  <w:szCs w:val="24"/>
                </w:rPr>
                <w:t xml:space="preserve"> related to Discrimination and Harassment topic</w:t>
              </w:r>
            </w:ins>
          </w:p>
        </w:tc>
        <w:tc>
          <w:tcPr>
            <w:tcW w:w="2395" w:type="dxa"/>
            <w:vAlign w:val="center"/>
            <w:tcPrChange w:id="173" w:author="Kush Khalasi" w:date="2025-07-29T11:54:00Z" w16du:dateUtc="2025-07-29T06:24:00Z">
              <w:tcPr>
                <w:tcW w:w="2395" w:type="dxa"/>
              </w:tcPr>
            </w:tcPrChange>
          </w:tcPr>
          <w:p w14:paraId="264DA51C" w14:textId="77777777" w:rsidR="00055EF8" w:rsidRPr="00055EF8" w:rsidRDefault="00055EF8">
            <w:pPr>
              <w:jc w:val="center"/>
              <w:rPr>
                <w:ins w:id="174" w:author="Kush Khalasi" w:date="2025-07-29T11:35:00Z" w16du:dateUtc="2025-07-29T06:05:00Z"/>
                <w:sz w:val="24"/>
                <w:szCs w:val="24"/>
                <w:rPrChange w:id="175" w:author="Kush Khalasi" w:date="2025-07-29T11:49:00Z" w16du:dateUtc="2025-07-29T06:19:00Z">
                  <w:rPr>
                    <w:ins w:id="176" w:author="Kush Khalasi" w:date="2025-07-29T11:35:00Z" w16du:dateUtc="2025-07-29T06:05:00Z"/>
                  </w:rPr>
                </w:rPrChange>
              </w:rPr>
              <w:pPrChange w:id="177" w:author="Kush Khalasi" w:date="2025-07-29T11:54:00Z" w16du:dateUtc="2025-07-29T06:24:00Z">
                <w:pPr>
                  <w:pStyle w:val="Heading1"/>
                  <w:tabs>
                    <w:tab w:val="left" w:pos="270"/>
                  </w:tabs>
                  <w:jc w:val="center"/>
                </w:pPr>
              </w:pPrChange>
            </w:pPr>
          </w:p>
        </w:tc>
      </w:tr>
      <w:tr w:rsidR="00055EF8" w:rsidRPr="00055EF8" w14:paraId="74238BAA" w14:textId="77777777" w:rsidTr="00EF1998">
        <w:trPr>
          <w:ins w:id="178" w:author="Kush Khalasi" w:date="2025-07-29T11:35:00Z"/>
        </w:trPr>
        <w:tc>
          <w:tcPr>
            <w:tcW w:w="1255" w:type="dxa"/>
            <w:tcPrChange w:id="179" w:author="Kush Khalasi" w:date="2025-07-29T11:53:00Z" w16du:dateUtc="2025-07-29T06:23:00Z">
              <w:tcPr>
                <w:tcW w:w="1255" w:type="dxa"/>
              </w:tcPr>
            </w:tcPrChange>
          </w:tcPr>
          <w:p w14:paraId="78ABAF4F" w14:textId="77777777" w:rsidR="00055EF8" w:rsidRPr="00055EF8" w:rsidRDefault="00055EF8">
            <w:pPr>
              <w:rPr>
                <w:ins w:id="180" w:author="Kush Khalasi" w:date="2025-07-29T11:35:00Z" w16du:dateUtc="2025-07-29T06:05:00Z"/>
                <w:sz w:val="24"/>
                <w:szCs w:val="24"/>
                <w:rPrChange w:id="181" w:author="Kush Khalasi" w:date="2025-07-29T11:49:00Z" w16du:dateUtc="2025-07-29T06:19:00Z">
                  <w:rPr>
                    <w:ins w:id="182" w:author="Kush Khalasi" w:date="2025-07-29T11:35:00Z" w16du:dateUtc="2025-07-29T06:05:00Z"/>
                  </w:rPr>
                </w:rPrChange>
              </w:rPr>
              <w:pPrChange w:id="183" w:author="Kush Khalasi" w:date="2025-07-29T11:49:00Z" w16du:dateUtc="2025-07-29T06:19:00Z">
                <w:pPr>
                  <w:pStyle w:val="Heading1"/>
                  <w:tabs>
                    <w:tab w:val="left" w:pos="270"/>
                  </w:tabs>
                  <w:jc w:val="center"/>
                </w:pPr>
              </w:pPrChange>
            </w:pPr>
          </w:p>
        </w:tc>
        <w:tc>
          <w:tcPr>
            <w:tcW w:w="2340" w:type="dxa"/>
            <w:tcPrChange w:id="184" w:author="Kush Khalasi" w:date="2025-07-29T11:53:00Z" w16du:dateUtc="2025-07-29T06:23:00Z">
              <w:tcPr>
                <w:tcW w:w="2160" w:type="dxa"/>
              </w:tcPr>
            </w:tcPrChange>
          </w:tcPr>
          <w:p w14:paraId="6D71748A" w14:textId="77777777" w:rsidR="00055EF8" w:rsidRPr="00055EF8" w:rsidRDefault="00055EF8">
            <w:pPr>
              <w:rPr>
                <w:ins w:id="185" w:author="Kush Khalasi" w:date="2025-07-29T11:35:00Z" w16du:dateUtc="2025-07-29T06:05:00Z"/>
                <w:sz w:val="24"/>
                <w:szCs w:val="24"/>
                <w:rPrChange w:id="186" w:author="Kush Khalasi" w:date="2025-07-29T11:49:00Z" w16du:dateUtc="2025-07-29T06:19:00Z">
                  <w:rPr>
                    <w:ins w:id="187" w:author="Kush Khalasi" w:date="2025-07-29T11:35:00Z" w16du:dateUtc="2025-07-29T06:05:00Z"/>
                  </w:rPr>
                </w:rPrChange>
              </w:rPr>
              <w:pPrChange w:id="188" w:author="Kush Khalasi" w:date="2025-07-29T11:49:00Z" w16du:dateUtc="2025-07-29T06:19:00Z">
                <w:pPr>
                  <w:pStyle w:val="Heading1"/>
                  <w:tabs>
                    <w:tab w:val="left" w:pos="270"/>
                  </w:tabs>
                  <w:jc w:val="center"/>
                </w:pPr>
              </w:pPrChange>
            </w:pPr>
          </w:p>
        </w:tc>
        <w:tc>
          <w:tcPr>
            <w:tcW w:w="3870" w:type="dxa"/>
            <w:tcPrChange w:id="189" w:author="Kush Khalasi" w:date="2025-07-29T11:53:00Z" w16du:dateUtc="2025-07-29T06:23:00Z">
              <w:tcPr>
                <w:tcW w:w="4050" w:type="dxa"/>
                <w:gridSpan w:val="2"/>
              </w:tcPr>
            </w:tcPrChange>
          </w:tcPr>
          <w:p w14:paraId="3490C24D" w14:textId="77777777" w:rsidR="00055EF8" w:rsidRPr="00055EF8" w:rsidRDefault="00055EF8">
            <w:pPr>
              <w:rPr>
                <w:ins w:id="190" w:author="Kush Khalasi" w:date="2025-07-29T11:35:00Z" w16du:dateUtc="2025-07-29T06:05:00Z"/>
                <w:sz w:val="24"/>
                <w:szCs w:val="24"/>
                <w:rPrChange w:id="191" w:author="Kush Khalasi" w:date="2025-07-29T11:49:00Z" w16du:dateUtc="2025-07-29T06:19:00Z">
                  <w:rPr>
                    <w:ins w:id="192" w:author="Kush Khalasi" w:date="2025-07-29T11:35:00Z" w16du:dateUtc="2025-07-29T06:05:00Z"/>
                  </w:rPr>
                </w:rPrChange>
              </w:rPr>
              <w:pPrChange w:id="193" w:author="Kush Khalasi" w:date="2025-07-29T11:49:00Z" w16du:dateUtc="2025-07-29T06:19:00Z">
                <w:pPr>
                  <w:pStyle w:val="Heading1"/>
                  <w:tabs>
                    <w:tab w:val="left" w:pos="270"/>
                  </w:tabs>
                  <w:jc w:val="center"/>
                </w:pPr>
              </w:pPrChange>
            </w:pPr>
          </w:p>
        </w:tc>
        <w:tc>
          <w:tcPr>
            <w:tcW w:w="2395" w:type="dxa"/>
            <w:tcPrChange w:id="194" w:author="Kush Khalasi" w:date="2025-07-29T11:53:00Z" w16du:dateUtc="2025-07-29T06:23:00Z">
              <w:tcPr>
                <w:tcW w:w="2395" w:type="dxa"/>
              </w:tcPr>
            </w:tcPrChange>
          </w:tcPr>
          <w:p w14:paraId="307ADAAA" w14:textId="77777777" w:rsidR="00055EF8" w:rsidRPr="00055EF8" w:rsidRDefault="00055EF8">
            <w:pPr>
              <w:rPr>
                <w:ins w:id="195" w:author="Kush Khalasi" w:date="2025-07-29T11:35:00Z" w16du:dateUtc="2025-07-29T06:05:00Z"/>
                <w:sz w:val="24"/>
                <w:szCs w:val="24"/>
                <w:rPrChange w:id="196" w:author="Kush Khalasi" w:date="2025-07-29T11:49:00Z" w16du:dateUtc="2025-07-29T06:19:00Z">
                  <w:rPr>
                    <w:ins w:id="197" w:author="Kush Khalasi" w:date="2025-07-29T11:35:00Z" w16du:dateUtc="2025-07-29T06:05:00Z"/>
                  </w:rPr>
                </w:rPrChange>
              </w:rPr>
              <w:pPrChange w:id="198" w:author="Kush Khalasi" w:date="2025-07-29T11:49:00Z" w16du:dateUtc="2025-07-29T06:19:00Z">
                <w:pPr>
                  <w:pStyle w:val="Heading1"/>
                  <w:tabs>
                    <w:tab w:val="left" w:pos="270"/>
                  </w:tabs>
                  <w:jc w:val="center"/>
                </w:pPr>
              </w:pPrChange>
            </w:pPr>
          </w:p>
        </w:tc>
      </w:tr>
      <w:tr w:rsidR="00055EF8" w:rsidRPr="00055EF8" w14:paraId="0B007B47" w14:textId="77777777" w:rsidTr="00EF1998">
        <w:trPr>
          <w:ins w:id="199" w:author="Kush Khalasi" w:date="2025-07-29T11:35:00Z"/>
        </w:trPr>
        <w:tc>
          <w:tcPr>
            <w:tcW w:w="1255" w:type="dxa"/>
            <w:tcPrChange w:id="200" w:author="Kush Khalasi" w:date="2025-07-29T11:53:00Z" w16du:dateUtc="2025-07-29T06:23:00Z">
              <w:tcPr>
                <w:tcW w:w="1255" w:type="dxa"/>
              </w:tcPr>
            </w:tcPrChange>
          </w:tcPr>
          <w:p w14:paraId="12B1E5C8" w14:textId="77777777" w:rsidR="00055EF8" w:rsidRPr="00055EF8" w:rsidRDefault="00055EF8">
            <w:pPr>
              <w:rPr>
                <w:ins w:id="201" w:author="Kush Khalasi" w:date="2025-07-29T11:35:00Z" w16du:dateUtc="2025-07-29T06:05:00Z"/>
                <w:sz w:val="24"/>
                <w:szCs w:val="24"/>
                <w:rPrChange w:id="202" w:author="Kush Khalasi" w:date="2025-07-29T11:49:00Z" w16du:dateUtc="2025-07-29T06:19:00Z">
                  <w:rPr>
                    <w:ins w:id="203" w:author="Kush Khalasi" w:date="2025-07-29T11:35:00Z" w16du:dateUtc="2025-07-29T06:05:00Z"/>
                  </w:rPr>
                </w:rPrChange>
              </w:rPr>
              <w:pPrChange w:id="204" w:author="Kush Khalasi" w:date="2025-07-29T11:49:00Z" w16du:dateUtc="2025-07-29T06:19:00Z">
                <w:pPr>
                  <w:pStyle w:val="Heading1"/>
                  <w:tabs>
                    <w:tab w:val="left" w:pos="270"/>
                  </w:tabs>
                  <w:jc w:val="center"/>
                </w:pPr>
              </w:pPrChange>
            </w:pPr>
          </w:p>
        </w:tc>
        <w:tc>
          <w:tcPr>
            <w:tcW w:w="2340" w:type="dxa"/>
            <w:tcPrChange w:id="205" w:author="Kush Khalasi" w:date="2025-07-29T11:53:00Z" w16du:dateUtc="2025-07-29T06:23:00Z">
              <w:tcPr>
                <w:tcW w:w="2160" w:type="dxa"/>
              </w:tcPr>
            </w:tcPrChange>
          </w:tcPr>
          <w:p w14:paraId="4DC8E839" w14:textId="77777777" w:rsidR="00055EF8" w:rsidRPr="00055EF8" w:rsidRDefault="00055EF8">
            <w:pPr>
              <w:rPr>
                <w:ins w:id="206" w:author="Kush Khalasi" w:date="2025-07-29T11:35:00Z" w16du:dateUtc="2025-07-29T06:05:00Z"/>
                <w:sz w:val="24"/>
                <w:szCs w:val="24"/>
                <w:rPrChange w:id="207" w:author="Kush Khalasi" w:date="2025-07-29T11:49:00Z" w16du:dateUtc="2025-07-29T06:19:00Z">
                  <w:rPr>
                    <w:ins w:id="208" w:author="Kush Khalasi" w:date="2025-07-29T11:35:00Z" w16du:dateUtc="2025-07-29T06:05:00Z"/>
                  </w:rPr>
                </w:rPrChange>
              </w:rPr>
              <w:pPrChange w:id="209" w:author="Kush Khalasi" w:date="2025-07-29T11:49:00Z" w16du:dateUtc="2025-07-29T06:19:00Z">
                <w:pPr>
                  <w:pStyle w:val="Heading1"/>
                  <w:tabs>
                    <w:tab w:val="left" w:pos="270"/>
                  </w:tabs>
                  <w:jc w:val="center"/>
                </w:pPr>
              </w:pPrChange>
            </w:pPr>
          </w:p>
        </w:tc>
        <w:tc>
          <w:tcPr>
            <w:tcW w:w="3870" w:type="dxa"/>
            <w:tcPrChange w:id="210" w:author="Kush Khalasi" w:date="2025-07-29T11:53:00Z" w16du:dateUtc="2025-07-29T06:23:00Z">
              <w:tcPr>
                <w:tcW w:w="4050" w:type="dxa"/>
                <w:gridSpan w:val="2"/>
              </w:tcPr>
            </w:tcPrChange>
          </w:tcPr>
          <w:p w14:paraId="2F819FE2" w14:textId="77777777" w:rsidR="00055EF8" w:rsidRPr="00055EF8" w:rsidRDefault="00055EF8">
            <w:pPr>
              <w:rPr>
                <w:ins w:id="211" w:author="Kush Khalasi" w:date="2025-07-29T11:35:00Z" w16du:dateUtc="2025-07-29T06:05:00Z"/>
                <w:sz w:val="24"/>
                <w:szCs w:val="24"/>
                <w:rPrChange w:id="212" w:author="Kush Khalasi" w:date="2025-07-29T11:49:00Z" w16du:dateUtc="2025-07-29T06:19:00Z">
                  <w:rPr>
                    <w:ins w:id="213" w:author="Kush Khalasi" w:date="2025-07-29T11:35:00Z" w16du:dateUtc="2025-07-29T06:05:00Z"/>
                  </w:rPr>
                </w:rPrChange>
              </w:rPr>
              <w:pPrChange w:id="214" w:author="Kush Khalasi" w:date="2025-07-29T11:49:00Z" w16du:dateUtc="2025-07-29T06:19:00Z">
                <w:pPr>
                  <w:pStyle w:val="Heading1"/>
                  <w:tabs>
                    <w:tab w:val="left" w:pos="270"/>
                  </w:tabs>
                  <w:jc w:val="center"/>
                </w:pPr>
              </w:pPrChange>
            </w:pPr>
          </w:p>
        </w:tc>
        <w:tc>
          <w:tcPr>
            <w:tcW w:w="2395" w:type="dxa"/>
            <w:tcPrChange w:id="215" w:author="Kush Khalasi" w:date="2025-07-29T11:53:00Z" w16du:dateUtc="2025-07-29T06:23:00Z">
              <w:tcPr>
                <w:tcW w:w="2395" w:type="dxa"/>
              </w:tcPr>
            </w:tcPrChange>
          </w:tcPr>
          <w:p w14:paraId="1ADF7E64" w14:textId="77777777" w:rsidR="00055EF8" w:rsidRPr="00055EF8" w:rsidRDefault="00055EF8">
            <w:pPr>
              <w:rPr>
                <w:ins w:id="216" w:author="Kush Khalasi" w:date="2025-07-29T11:35:00Z" w16du:dateUtc="2025-07-29T06:05:00Z"/>
                <w:sz w:val="24"/>
                <w:szCs w:val="24"/>
                <w:rPrChange w:id="217" w:author="Kush Khalasi" w:date="2025-07-29T11:49:00Z" w16du:dateUtc="2025-07-29T06:19:00Z">
                  <w:rPr>
                    <w:ins w:id="218" w:author="Kush Khalasi" w:date="2025-07-29T11:35:00Z" w16du:dateUtc="2025-07-29T06:05:00Z"/>
                  </w:rPr>
                </w:rPrChange>
              </w:rPr>
              <w:pPrChange w:id="219" w:author="Kush Khalasi" w:date="2025-07-29T11:49:00Z" w16du:dateUtc="2025-07-29T06:19:00Z">
                <w:pPr>
                  <w:pStyle w:val="Heading1"/>
                  <w:tabs>
                    <w:tab w:val="left" w:pos="270"/>
                  </w:tabs>
                  <w:jc w:val="center"/>
                </w:pPr>
              </w:pPrChange>
            </w:pPr>
          </w:p>
        </w:tc>
      </w:tr>
      <w:tr w:rsidR="00055EF8" w:rsidRPr="00055EF8" w14:paraId="687960E2" w14:textId="77777777" w:rsidTr="00EF1998">
        <w:trPr>
          <w:ins w:id="220" w:author="Kush Khalasi" w:date="2025-07-29T11:35:00Z"/>
        </w:trPr>
        <w:tc>
          <w:tcPr>
            <w:tcW w:w="1255" w:type="dxa"/>
            <w:tcPrChange w:id="221" w:author="Kush Khalasi" w:date="2025-07-29T11:53:00Z" w16du:dateUtc="2025-07-29T06:23:00Z">
              <w:tcPr>
                <w:tcW w:w="1255" w:type="dxa"/>
              </w:tcPr>
            </w:tcPrChange>
          </w:tcPr>
          <w:p w14:paraId="2C860812" w14:textId="77777777" w:rsidR="00055EF8" w:rsidRPr="00055EF8" w:rsidRDefault="00055EF8">
            <w:pPr>
              <w:rPr>
                <w:ins w:id="222" w:author="Kush Khalasi" w:date="2025-07-29T11:35:00Z" w16du:dateUtc="2025-07-29T06:05:00Z"/>
                <w:sz w:val="24"/>
                <w:szCs w:val="24"/>
                <w:rPrChange w:id="223" w:author="Kush Khalasi" w:date="2025-07-29T11:49:00Z" w16du:dateUtc="2025-07-29T06:19:00Z">
                  <w:rPr>
                    <w:ins w:id="224" w:author="Kush Khalasi" w:date="2025-07-29T11:35:00Z" w16du:dateUtc="2025-07-29T06:05:00Z"/>
                  </w:rPr>
                </w:rPrChange>
              </w:rPr>
              <w:pPrChange w:id="225" w:author="Kush Khalasi" w:date="2025-07-29T11:49:00Z" w16du:dateUtc="2025-07-29T06:19:00Z">
                <w:pPr>
                  <w:pStyle w:val="Heading1"/>
                  <w:tabs>
                    <w:tab w:val="left" w:pos="270"/>
                  </w:tabs>
                  <w:jc w:val="center"/>
                </w:pPr>
              </w:pPrChange>
            </w:pPr>
          </w:p>
        </w:tc>
        <w:tc>
          <w:tcPr>
            <w:tcW w:w="2340" w:type="dxa"/>
            <w:tcPrChange w:id="226" w:author="Kush Khalasi" w:date="2025-07-29T11:53:00Z" w16du:dateUtc="2025-07-29T06:23:00Z">
              <w:tcPr>
                <w:tcW w:w="2160" w:type="dxa"/>
              </w:tcPr>
            </w:tcPrChange>
          </w:tcPr>
          <w:p w14:paraId="2CF053A3" w14:textId="77777777" w:rsidR="00055EF8" w:rsidRPr="00055EF8" w:rsidRDefault="00055EF8">
            <w:pPr>
              <w:rPr>
                <w:ins w:id="227" w:author="Kush Khalasi" w:date="2025-07-29T11:35:00Z" w16du:dateUtc="2025-07-29T06:05:00Z"/>
                <w:sz w:val="24"/>
                <w:szCs w:val="24"/>
                <w:rPrChange w:id="228" w:author="Kush Khalasi" w:date="2025-07-29T11:49:00Z" w16du:dateUtc="2025-07-29T06:19:00Z">
                  <w:rPr>
                    <w:ins w:id="229" w:author="Kush Khalasi" w:date="2025-07-29T11:35:00Z" w16du:dateUtc="2025-07-29T06:05:00Z"/>
                  </w:rPr>
                </w:rPrChange>
              </w:rPr>
              <w:pPrChange w:id="230" w:author="Kush Khalasi" w:date="2025-07-29T11:49:00Z" w16du:dateUtc="2025-07-29T06:19:00Z">
                <w:pPr>
                  <w:pStyle w:val="Heading1"/>
                  <w:tabs>
                    <w:tab w:val="left" w:pos="270"/>
                  </w:tabs>
                  <w:jc w:val="center"/>
                </w:pPr>
              </w:pPrChange>
            </w:pPr>
          </w:p>
        </w:tc>
        <w:tc>
          <w:tcPr>
            <w:tcW w:w="3870" w:type="dxa"/>
            <w:tcPrChange w:id="231" w:author="Kush Khalasi" w:date="2025-07-29T11:53:00Z" w16du:dateUtc="2025-07-29T06:23:00Z">
              <w:tcPr>
                <w:tcW w:w="4050" w:type="dxa"/>
                <w:gridSpan w:val="2"/>
              </w:tcPr>
            </w:tcPrChange>
          </w:tcPr>
          <w:p w14:paraId="1AC5576E" w14:textId="77777777" w:rsidR="00055EF8" w:rsidRPr="00055EF8" w:rsidRDefault="00055EF8">
            <w:pPr>
              <w:rPr>
                <w:ins w:id="232" w:author="Kush Khalasi" w:date="2025-07-29T11:35:00Z" w16du:dateUtc="2025-07-29T06:05:00Z"/>
                <w:sz w:val="24"/>
                <w:szCs w:val="24"/>
                <w:rPrChange w:id="233" w:author="Kush Khalasi" w:date="2025-07-29T11:49:00Z" w16du:dateUtc="2025-07-29T06:19:00Z">
                  <w:rPr>
                    <w:ins w:id="234" w:author="Kush Khalasi" w:date="2025-07-29T11:35:00Z" w16du:dateUtc="2025-07-29T06:05:00Z"/>
                  </w:rPr>
                </w:rPrChange>
              </w:rPr>
              <w:pPrChange w:id="235" w:author="Kush Khalasi" w:date="2025-07-29T11:49:00Z" w16du:dateUtc="2025-07-29T06:19:00Z">
                <w:pPr>
                  <w:pStyle w:val="Heading1"/>
                  <w:tabs>
                    <w:tab w:val="left" w:pos="270"/>
                  </w:tabs>
                  <w:jc w:val="center"/>
                </w:pPr>
              </w:pPrChange>
            </w:pPr>
          </w:p>
        </w:tc>
        <w:tc>
          <w:tcPr>
            <w:tcW w:w="2395" w:type="dxa"/>
            <w:tcPrChange w:id="236" w:author="Kush Khalasi" w:date="2025-07-29T11:53:00Z" w16du:dateUtc="2025-07-29T06:23:00Z">
              <w:tcPr>
                <w:tcW w:w="2395" w:type="dxa"/>
              </w:tcPr>
            </w:tcPrChange>
          </w:tcPr>
          <w:p w14:paraId="1FB7C7D1" w14:textId="77777777" w:rsidR="00055EF8" w:rsidRPr="00055EF8" w:rsidRDefault="00055EF8">
            <w:pPr>
              <w:rPr>
                <w:ins w:id="237" w:author="Kush Khalasi" w:date="2025-07-29T11:35:00Z" w16du:dateUtc="2025-07-29T06:05:00Z"/>
                <w:sz w:val="24"/>
                <w:szCs w:val="24"/>
                <w:rPrChange w:id="238" w:author="Kush Khalasi" w:date="2025-07-29T11:49:00Z" w16du:dateUtc="2025-07-29T06:19:00Z">
                  <w:rPr>
                    <w:ins w:id="239" w:author="Kush Khalasi" w:date="2025-07-29T11:35:00Z" w16du:dateUtc="2025-07-29T06:05:00Z"/>
                  </w:rPr>
                </w:rPrChange>
              </w:rPr>
              <w:pPrChange w:id="240" w:author="Kush Khalasi" w:date="2025-07-29T11:49:00Z" w16du:dateUtc="2025-07-29T06:19:00Z">
                <w:pPr>
                  <w:pStyle w:val="Heading1"/>
                  <w:tabs>
                    <w:tab w:val="left" w:pos="270"/>
                  </w:tabs>
                  <w:jc w:val="center"/>
                </w:pPr>
              </w:pPrChange>
            </w:pPr>
          </w:p>
        </w:tc>
      </w:tr>
    </w:tbl>
    <w:p w14:paraId="02CA7AAE" w14:textId="085FE4C8" w:rsidR="00055EF8" w:rsidRPr="00055EF8" w:rsidRDefault="00055EF8" w:rsidP="00055EF8">
      <w:pPr>
        <w:pStyle w:val="Heading1"/>
        <w:tabs>
          <w:tab w:val="left" w:pos="270"/>
        </w:tabs>
        <w:spacing w:before="292"/>
        <w:ind w:left="90"/>
        <w:rPr>
          <w:sz w:val="32"/>
          <w:szCs w:val="32"/>
        </w:rPr>
      </w:pPr>
    </w:p>
    <w:p w14:paraId="25BBF580" w14:textId="15E4BA44" w:rsidR="00560A5C" w:rsidRPr="00FE2B95" w:rsidRDefault="00055EF8" w:rsidP="00A97588">
      <w:pPr>
        <w:pStyle w:val="Heading1"/>
        <w:numPr>
          <w:ilvl w:val="0"/>
          <w:numId w:val="5"/>
        </w:numPr>
        <w:tabs>
          <w:tab w:val="left" w:pos="270"/>
        </w:tabs>
        <w:spacing w:before="292"/>
        <w:ind w:left="90" w:hanging="359"/>
        <w:rPr>
          <w:sz w:val="32"/>
          <w:szCs w:val="32"/>
        </w:rPr>
      </w:pPr>
      <w:r w:rsidRPr="00055EF8">
        <w:br w:type="column"/>
      </w:r>
      <w:bookmarkStart w:id="241" w:name="_Toc204686985"/>
      <w:r w:rsidR="00560A5C" w:rsidRPr="00FE2B95">
        <w:rPr>
          <w:rFonts w:ascii="Calibri" w:hAnsi="Calibri" w:cs="Calibri"/>
          <w:color w:val="365F91"/>
          <w:spacing w:val="-2"/>
          <w:sz w:val="32"/>
          <w:szCs w:val="32"/>
        </w:rPr>
        <w:lastRenderedPageBreak/>
        <w:t>INTRODUCTION</w:t>
      </w:r>
      <w:bookmarkEnd w:id="241"/>
    </w:p>
    <w:p w14:paraId="36C5E6CC" w14:textId="77777777" w:rsidR="00560A5C" w:rsidRDefault="00560A5C" w:rsidP="00560A5C">
      <w:pPr>
        <w:pStyle w:val="BodyText"/>
        <w:spacing w:before="177" w:line="276" w:lineRule="auto"/>
        <w:ind w:left="120" w:right="479" w:firstLine="0"/>
      </w:pPr>
      <w:r>
        <w:t>At</w:t>
      </w:r>
      <w:r>
        <w:rPr>
          <w:spacing w:val="-14"/>
        </w:rPr>
        <w:t xml:space="preserve"> </w:t>
      </w:r>
      <w:r>
        <w:t>Trinity,</w:t>
      </w:r>
      <w:r>
        <w:rPr>
          <w:spacing w:val="-14"/>
        </w:rPr>
        <w:t xml:space="preserve"> </w:t>
      </w:r>
      <w:r>
        <w:t>we</w:t>
      </w:r>
      <w:r>
        <w:rPr>
          <w:spacing w:val="-13"/>
        </w:rPr>
        <w:t xml:space="preserve"> </w:t>
      </w:r>
      <w:r>
        <w:t>prioritize</w:t>
      </w:r>
      <w:r>
        <w:rPr>
          <w:spacing w:val="-13"/>
        </w:rPr>
        <w:t xml:space="preserve"> </w:t>
      </w:r>
      <w:r>
        <w:t>our</w:t>
      </w:r>
      <w:r>
        <w:rPr>
          <w:spacing w:val="-14"/>
        </w:rPr>
        <w:t xml:space="preserve"> team members</w:t>
      </w:r>
      <w:r>
        <w:rPr>
          <w:spacing w:val="-13"/>
        </w:rPr>
        <w:t xml:space="preserve"> </w:t>
      </w:r>
      <w:r>
        <w:t>above</w:t>
      </w:r>
      <w:r>
        <w:rPr>
          <w:spacing w:val="-12"/>
        </w:rPr>
        <w:t xml:space="preserve"> </w:t>
      </w:r>
      <w:r>
        <w:t>all</w:t>
      </w:r>
      <w:r>
        <w:rPr>
          <w:spacing w:val="-13"/>
        </w:rPr>
        <w:t xml:space="preserve"> </w:t>
      </w:r>
      <w:r>
        <w:t>else.</w:t>
      </w:r>
      <w:r>
        <w:rPr>
          <w:spacing w:val="-14"/>
        </w:rPr>
        <w:t xml:space="preserve"> </w:t>
      </w:r>
      <w:r>
        <w:t>Our</w:t>
      </w:r>
      <w:r>
        <w:rPr>
          <w:spacing w:val="-13"/>
        </w:rPr>
        <w:t xml:space="preserve"> </w:t>
      </w:r>
      <w:r>
        <w:t>policy</w:t>
      </w:r>
      <w:r>
        <w:rPr>
          <w:spacing w:val="-13"/>
        </w:rPr>
        <w:t xml:space="preserve"> </w:t>
      </w:r>
      <w:r>
        <w:t>reflects</w:t>
      </w:r>
      <w:r>
        <w:rPr>
          <w:spacing w:val="-14"/>
        </w:rPr>
        <w:t xml:space="preserve"> </w:t>
      </w:r>
      <w:r>
        <w:t>our</w:t>
      </w:r>
      <w:r>
        <w:rPr>
          <w:spacing w:val="-13"/>
        </w:rPr>
        <w:t xml:space="preserve"> </w:t>
      </w:r>
      <w:r>
        <w:t>commitment</w:t>
      </w:r>
      <w:r>
        <w:rPr>
          <w:spacing w:val="-12"/>
        </w:rPr>
        <w:t xml:space="preserve"> </w:t>
      </w:r>
      <w:r>
        <w:t>to</w:t>
      </w:r>
      <w:r>
        <w:rPr>
          <w:spacing w:val="-14"/>
        </w:rPr>
        <w:t xml:space="preserve"> </w:t>
      </w:r>
      <w:r>
        <w:t>fostering a workplace that upholds the dignity, safety, and rights of every individual. We recognize the intrinsic value of our team members and are dedicated to creating an environment that promotes fairness, equality, and respect. Through this policy, we aim to ensure that every member of our team feels valued, supported, and empowered to thrive.</w:t>
      </w:r>
    </w:p>
    <w:p w14:paraId="22536D97" w14:textId="77777777" w:rsidR="00560A5C" w:rsidRPr="00FE2B95" w:rsidRDefault="00560A5C" w:rsidP="00A97588">
      <w:pPr>
        <w:pStyle w:val="Heading1"/>
        <w:numPr>
          <w:ilvl w:val="0"/>
          <w:numId w:val="5"/>
        </w:numPr>
        <w:tabs>
          <w:tab w:val="left" w:pos="270"/>
        </w:tabs>
        <w:spacing w:before="292"/>
        <w:ind w:left="90" w:hanging="359"/>
        <w:rPr>
          <w:rFonts w:ascii="Calibri" w:hAnsi="Calibri" w:cs="Calibri"/>
          <w:color w:val="365F91"/>
          <w:spacing w:val="-2"/>
          <w:sz w:val="32"/>
          <w:szCs w:val="32"/>
        </w:rPr>
      </w:pPr>
      <w:bookmarkStart w:id="242" w:name="_Toc204686986"/>
      <w:r w:rsidRPr="00FE2B95">
        <w:rPr>
          <w:rFonts w:ascii="Calibri" w:hAnsi="Calibri" w:cs="Calibri"/>
          <w:color w:val="365F91"/>
          <w:spacing w:val="-2"/>
          <w:sz w:val="32"/>
          <w:szCs w:val="32"/>
        </w:rPr>
        <w:t>SCOPE</w:t>
      </w:r>
      <w:bookmarkEnd w:id="242"/>
    </w:p>
    <w:p w14:paraId="759FF4D2" w14:textId="5B95DCA4" w:rsidR="00560A5C" w:rsidRDefault="00560A5C" w:rsidP="00560A5C">
      <w:pPr>
        <w:pStyle w:val="BodyText"/>
        <w:spacing w:before="178" w:line="276" w:lineRule="auto"/>
        <w:ind w:left="120" w:right="483" w:firstLine="0"/>
      </w:pPr>
      <w:r>
        <w:t>This</w:t>
      </w:r>
      <w:r>
        <w:rPr>
          <w:spacing w:val="-3"/>
        </w:rPr>
        <w:t xml:space="preserve"> </w:t>
      </w:r>
      <w:r w:rsidR="003C1AFB">
        <w:rPr>
          <w:spacing w:val="-3"/>
        </w:rPr>
        <w:t xml:space="preserve">Inclusive Workplace </w:t>
      </w:r>
      <w:r>
        <w:t>policy</w:t>
      </w:r>
      <w:r>
        <w:rPr>
          <w:spacing w:val="-3"/>
        </w:rPr>
        <w:t xml:space="preserve"> </w:t>
      </w:r>
      <w:r>
        <w:t>applies</w:t>
      </w:r>
      <w:r>
        <w:rPr>
          <w:spacing w:val="-5"/>
        </w:rPr>
        <w:t xml:space="preserve"> </w:t>
      </w:r>
      <w:r>
        <w:t>to</w:t>
      </w:r>
      <w:r>
        <w:rPr>
          <w:spacing w:val="-2"/>
        </w:rPr>
        <w:t xml:space="preserve"> </w:t>
      </w:r>
      <w:r>
        <w:t>all</w:t>
      </w:r>
      <w:r>
        <w:rPr>
          <w:spacing w:val="-3"/>
        </w:rPr>
        <w:t xml:space="preserve"> </w:t>
      </w:r>
      <w:r>
        <w:t>team members</w:t>
      </w:r>
      <w:r>
        <w:rPr>
          <w:spacing w:val="-5"/>
        </w:rPr>
        <w:t xml:space="preserve"> </w:t>
      </w:r>
      <w:r>
        <w:t xml:space="preserve">of Trinity Logistics, Inc. across all operational </w:t>
      </w:r>
      <w:r w:rsidR="003C1AFB">
        <w:t>locations</w:t>
      </w:r>
      <w:r>
        <w:t>.</w:t>
      </w:r>
      <w:ins w:id="243" w:author="Kush Khalasi" w:date="2025-07-29T13:00:00Z" w16du:dateUtc="2025-07-29T07:30:00Z">
        <w:r w:rsidR="00055EF8" w:rsidRPr="00055EF8">
          <w:t xml:space="preserve"> </w:t>
        </w:r>
        <w:r w:rsidR="00055EF8" w:rsidRPr="009A6E13">
          <w:t>The following is the address of our corporate office</w:t>
        </w:r>
        <w:r w:rsidR="00055EF8">
          <w:t>:</w:t>
        </w:r>
      </w:ins>
    </w:p>
    <w:p w14:paraId="14801A9F" w14:textId="77777777" w:rsidR="00560A5C" w:rsidRDefault="00560A5C" w:rsidP="00560A5C">
      <w:pPr>
        <w:pStyle w:val="BodyText"/>
        <w:spacing w:before="93"/>
        <w:ind w:left="0" w:firstLine="0"/>
        <w:jc w:val="left"/>
        <w:rPr>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3485"/>
        <w:gridCol w:w="4834"/>
      </w:tblGrid>
      <w:tr w:rsidR="00560A5C" w14:paraId="6805DBD2" w14:textId="77777777" w:rsidTr="009C1CD1">
        <w:trPr>
          <w:trHeight w:val="350"/>
        </w:trPr>
        <w:tc>
          <w:tcPr>
            <w:tcW w:w="1032" w:type="dxa"/>
          </w:tcPr>
          <w:p w14:paraId="118A02D5" w14:textId="77777777" w:rsidR="00560A5C" w:rsidRDefault="00560A5C" w:rsidP="009C1CD1">
            <w:pPr>
              <w:pStyle w:val="TableParagraph"/>
              <w:spacing w:line="292" w:lineRule="exact"/>
              <w:ind w:left="8"/>
              <w:jc w:val="center"/>
              <w:rPr>
                <w:sz w:val="24"/>
              </w:rPr>
            </w:pPr>
            <w:r>
              <w:rPr>
                <w:sz w:val="24"/>
              </w:rPr>
              <w:t>Sr.</w:t>
            </w:r>
            <w:r>
              <w:rPr>
                <w:spacing w:val="-2"/>
                <w:sz w:val="24"/>
              </w:rPr>
              <w:t xml:space="preserve"> </w:t>
            </w:r>
            <w:r>
              <w:rPr>
                <w:spacing w:val="-5"/>
                <w:sz w:val="24"/>
              </w:rPr>
              <w:t>No.</w:t>
            </w:r>
          </w:p>
        </w:tc>
        <w:tc>
          <w:tcPr>
            <w:tcW w:w="3485" w:type="dxa"/>
          </w:tcPr>
          <w:p w14:paraId="769B5A46" w14:textId="22A6AF37" w:rsidR="00560A5C" w:rsidRDefault="00560A5C" w:rsidP="009C1CD1">
            <w:pPr>
              <w:pStyle w:val="TableParagraph"/>
              <w:spacing w:line="292" w:lineRule="exact"/>
              <w:ind w:left="1113"/>
              <w:rPr>
                <w:sz w:val="24"/>
              </w:rPr>
            </w:pPr>
            <w:del w:id="244" w:author="Kush Khalasi" w:date="2025-07-29T12:10:00Z" w16du:dateUtc="2025-07-29T06:40:00Z">
              <w:r w:rsidDel="00B64BE3">
                <w:rPr>
                  <w:sz w:val="24"/>
                </w:rPr>
                <w:delText>Name</w:delText>
              </w:r>
              <w:r w:rsidDel="00B64BE3">
                <w:rPr>
                  <w:spacing w:val="-4"/>
                  <w:sz w:val="24"/>
                </w:rPr>
                <w:delText xml:space="preserve"> </w:delText>
              </w:r>
              <w:r w:rsidDel="00B64BE3">
                <w:rPr>
                  <w:sz w:val="24"/>
                </w:rPr>
                <w:delText>of</w:delText>
              </w:r>
              <w:r w:rsidDel="00B64BE3">
                <w:rPr>
                  <w:spacing w:val="2"/>
                  <w:sz w:val="24"/>
                </w:rPr>
                <w:delText xml:space="preserve"> </w:delText>
              </w:r>
              <w:r w:rsidDel="00B64BE3">
                <w:rPr>
                  <w:spacing w:val="-4"/>
                  <w:sz w:val="24"/>
                </w:rPr>
                <w:delText>Site</w:delText>
              </w:r>
            </w:del>
            <w:ins w:id="245" w:author="Kush Khalasi" w:date="2025-07-29T12:10:00Z" w16du:dateUtc="2025-07-29T06:40:00Z">
              <w:r w:rsidR="00B64BE3">
                <w:rPr>
                  <w:sz w:val="24"/>
                </w:rPr>
                <w:t>Office</w:t>
              </w:r>
            </w:ins>
          </w:p>
        </w:tc>
        <w:tc>
          <w:tcPr>
            <w:tcW w:w="4834" w:type="dxa"/>
          </w:tcPr>
          <w:p w14:paraId="40E338C6" w14:textId="77777777" w:rsidR="00560A5C" w:rsidRDefault="00560A5C" w:rsidP="009C1CD1">
            <w:pPr>
              <w:pStyle w:val="TableParagraph"/>
              <w:spacing w:line="292" w:lineRule="exact"/>
              <w:ind w:left="12"/>
              <w:jc w:val="center"/>
              <w:rPr>
                <w:sz w:val="24"/>
              </w:rPr>
            </w:pPr>
            <w:r>
              <w:rPr>
                <w:spacing w:val="-2"/>
                <w:sz w:val="24"/>
              </w:rPr>
              <w:t>Address</w:t>
            </w:r>
          </w:p>
        </w:tc>
      </w:tr>
      <w:tr w:rsidR="00560A5C" w14:paraId="602FE48E" w14:textId="77777777" w:rsidTr="00A97588">
        <w:trPr>
          <w:trHeight w:val="673"/>
        </w:trPr>
        <w:tc>
          <w:tcPr>
            <w:tcW w:w="1032" w:type="dxa"/>
            <w:vAlign w:val="center"/>
          </w:tcPr>
          <w:p w14:paraId="43CEE39A" w14:textId="77777777" w:rsidR="00560A5C" w:rsidRDefault="00560A5C" w:rsidP="00A97588">
            <w:pPr>
              <w:pStyle w:val="TableParagraph"/>
              <w:spacing w:line="292" w:lineRule="exact"/>
              <w:ind w:left="8" w:right="2"/>
              <w:jc w:val="center"/>
              <w:rPr>
                <w:sz w:val="24"/>
              </w:rPr>
            </w:pPr>
            <w:r>
              <w:rPr>
                <w:spacing w:val="-10"/>
                <w:sz w:val="24"/>
              </w:rPr>
              <w:t>1</w:t>
            </w:r>
          </w:p>
        </w:tc>
        <w:tc>
          <w:tcPr>
            <w:tcW w:w="3485" w:type="dxa"/>
          </w:tcPr>
          <w:p w14:paraId="72FE5C64" w14:textId="77777777" w:rsidR="00560A5C" w:rsidRDefault="00560A5C">
            <w:pPr>
              <w:pStyle w:val="TableParagraph"/>
              <w:spacing w:before="43"/>
              <w:ind w:left="88"/>
              <w:rPr>
                <w:ins w:id="246" w:author="Kush Khalasi" w:date="2025-07-29T13:00:00Z" w16du:dateUtc="2025-07-29T07:30:00Z"/>
              </w:rPr>
              <w:pPrChange w:id="247" w:author="Kush Khalasi" w:date="2025-07-29T13:00:00Z" w16du:dateUtc="2025-07-29T07:30:00Z">
                <w:pPr>
                  <w:pStyle w:val="TableParagraph"/>
                  <w:spacing w:line="292" w:lineRule="exact"/>
                  <w:ind w:left="9" w:right="3"/>
                </w:pPr>
              </w:pPrChange>
            </w:pPr>
            <w:r>
              <w:rPr>
                <w:sz w:val="24"/>
                <w:rPrChange w:id="248" w:author="Kush Khalasi" w:date="2025-07-29T13:00:00Z" w16du:dateUtc="2025-07-29T07:30:00Z">
                  <w:rPr/>
                </w:rPrChange>
              </w:rPr>
              <w:fldChar w:fldCharType="begin"/>
            </w:r>
            <w:r w:rsidRPr="00055EF8">
              <w:rPr>
                <w:sz w:val="24"/>
                <w:rPrChange w:id="249" w:author="Kush Khalasi" w:date="2025-07-29T13:00:00Z" w16du:dateUtc="2025-07-29T07:30:00Z">
                  <w:rPr/>
                </w:rPrChange>
              </w:rPr>
              <w:instrText>HYPERLINK "https://trinitylogistics.com/locations/trinity-logistics-corporate-headquarters-seaford-delaware/" \h</w:instrText>
            </w:r>
            <w:r w:rsidRPr="006156E4">
              <w:rPr>
                <w:sz w:val="24"/>
              </w:rPr>
            </w:r>
            <w:r>
              <w:rPr>
                <w:sz w:val="24"/>
                <w:rPrChange w:id="250" w:author="Kush Khalasi" w:date="2025-07-29T13:00:00Z" w16du:dateUtc="2025-07-29T07:30:00Z">
                  <w:rPr/>
                </w:rPrChange>
              </w:rPr>
              <w:fldChar w:fldCharType="separate"/>
            </w:r>
            <w:r w:rsidRPr="00055EF8">
              <w:rPr>
                <w:sz w:val="24"/>
              </w:rPr>
              <w:t>Trinity</w:t>
            </w:r>
            <w:r>
              <w:rPr>
                <w:spacing w:val="-6"/>
                <w:sz w:val="24"/>
              </w:rPr>
              <w:t xml:space="preserve"> </w:t>
            </w:r>
            <w:r>
              <w:rPr>
                <w:sz w:val="24"/>
              </w:rPr>
              <w:t>Logistics</w:t>
            </w:r>
            <w:r>
              <w:rPr>
                <w:spacing w:val="-3"/>
                <w:sz w:val="24"/>
              </w:rPr>
              <w:t xml:space="preserve"> </w:t>
            </w:r>
            <w:r>
              <w:rPr>
                <w:sz w:val="24"/>
              </w:rPr>
              <w:t>Corporate</w:t>
            </w:r>
            <w:r>
              <w:rPr>
                <w:spacing w:val="-2"/>
                <w:sz w:val="24"/>
              </w:rPr>
              <w:t xml:space="preserve"> Office</w:t>
            </w:r>
            <w:r>
              <w:fldChar w:fldCharType="end"/>
            </w:r>
          </w:p>
          <w:p w14:paraId="048F9493" w14:textId="34205F26" w:rsidR="00055EF8" w:rsidDel="00055EF8" w:rsidRDefault="00055EF8">
            <w:pPr>
              <w:pStyle w:val="TableParagraph"/>
              <w:spacing w:line="292" w:lineRule="exact"/>
              <w:ind w:left="88" w:right="3"/>
              <w:rPr>
                <w:del w:id="251" w:author="Kush Khalasi" w:date="2025-07-29T13:00:00Z" w16du:dateUtc="2025-07-29T07:30:00Z"/>
                <w:sz w:val="24"/>
              </w:rPr>
              <w:pPrChange w:id="252" w:author="Kush Khalasi" w:date="2025-07-29T13:00:00Z" w16du:dateUtc="2025-07-29T07:30:00Z">
                <w:pPr>
                  <w:pStyle w:val="TableParagraph"/>
                  <w:spacing w:line="292" w:lineRule="exact"/>
                  <w:ind w:left="9" w:right="3"/>
                  <w:jc w:val="center"/>
                </w:pPr>
              </w:pPrChange>
            </w:pPr>
          </w:p>
          <w:p w14:paraId="232B532E" w14:textId="77777777" w:rsidR="00560A5C" w:rsidRDefault="00560A5C">
            <w:pPr>
              <w:pStyle w:val="TableParagraph"/>
              <w:spacing w:before="43"/>
              <w:ind w:left="88"/>
              <w:rPr>
                <w:sz w:val="24"/>
              </w:rPr>
              <w:pPrChange w:id="253" w:author="Kush Khalasi" w:date="2025-07-29T13:00:00Z" w16du:dateUtc="2025-07-29T07:30:00Z">
                <w:pPr>
                  <w:pStyle w:val="TableParagraph"/>
                  <w:spacing w:before="43"/>
                  <w:ind w:left="9"/>
                  <w:jc w:val="center"/>
                </w:pPr>
              </w:pPrChange>
            </w:pPr>
            <w:r>
              <w:fldChar w:fldCharType="begin"/>
            </w:r>
            <w:r>
              <w:instrText>HYPERLINK "https://trinitylogistics.com/locations/trinity-logistics-corporate-headquarters-seaford-delaware/" \h</w:instrText>
            </w:r>
            <w:r>
              <w:fldChar w:fldCharType="separate"/>
            </w:r>
            <w:r>
              <w:rPr>
                <w:sz w:val="24"/>
              </w:rPr>
              <w:t>Seaford,</w:t>
            </w:r>
            <w:r>
              <w:rPr>
                <w:spacing w:val="-4"/>
                <w:sz w:val="24"/>
              </w:rPr>
              <w:t xml:space="preserve"> </w:t>
            </w:r>
            <w:r>
              <w:rPr>
                <w:spacing w:val="-2"/>
                <w:sz w:val="24"/>
              </w:rPr>
              <w:t>Delaware</w:t>
            </w:r>
            <w:r>
              <w:fldChar w:fldCharType="end"/>
            </w:r>
          </w:p>
        </w:tc>
        <w:tc>
          <w:tcPr>
            <w:tcW w:w="4834" w:type="dxa"/>
          </w:tcPr>
          <w:p w14:paraId="5022C016" w14:textId="77777777" w:rsidR="00560A5C" w:rsidRDefault="00560A5C" w:rsidP="009C1CD1">
            <w:pPr>
              <w:pStyle w:val="TableParagraph"/>
              <w:spacing w:before="189"/>
              <w:ind w:left="108"/>
              <w:rPr>
                <w:sz w:val="24"/>
              </w:rPr>
            </w:pPr>
            <w:r>
              <w:rPr>
                <w:sz w:val="24"/>
              </w:rPr>
              <w:t>50</w:t>
            </w:r>
            <w:r>
              <w:rPr>
                <w:spacing w:val="-2"/>
                <w:sz w:val="24"/>
              </w:rPr>
              <w:t xml:space="preserve"> </w:t>
            </w:r>
            <w:r>
              <w:rPr>
                <w:sz w:val="24"/>
              </w:rPr>
              <w:t>Fallon</w:t>
            </w:r>
            <w:r>
              <w:rPr>
                <w:spacing w:val="-3"/>
                <w:sz w:val="24"/>
              </w:rPr>
              <w:t xml:space="preserve"> </w:t>
            </w:r>
            <w:r>
              <w:rPr>
                <w:sz w:val="24"/>
              </w:rPr>
              <w:t>Avenue,</w:t>
            </w:r>
            <w:r>
              <w:rPr>
                <w:spacing w:val="-1"/>
                <w:sz w:val="24"/>
              </w:rPr>
              <w:t xml:space="preserve"> </w:t>
            </w:r>
            <w:r>
              <w:rPr>
                <w:sz w:val="24"/>
              </w:rPr>
              <w:t>Seaford,</w:t>
            </w:r>
            <w:r>
              <w:rPr>
                <w:spacing w:val="-3"/>
                <w:sz w:val="24"/>
              </w:rPr>
              <w:t xml:space="preserve"> </w:t>
            </w:r>
            <w:r>
              <w:rPr>
                <w:sz w:val="24"/>
              </w:rPr>
              <w:t>DE</w:t>
            </w:r>
            <w:r>
              <w:rPr>
                <w:spacing w:val="-1"/>
                <w:sz w:val="24"/>
              </w:rPr>
              <w:t xml:space="preserve"> </w:t>
            </w:r>
            <w:r>
              <w:rPr>
                <w:spacing w:val="-4"/>
                <w:sz w:val="24"/>
              </w:rPr>
              <w:t>19973</w:t>
            </w:r>
          </w:p>
        </w:tc>
      </w:tr>
    </w:tbl>
    <w:p w14:paraId="085C39F9" w14:textId="77777777" w:rsidR="00560A5C" w:rsidRPr="00FE2B95" w:rsidRDefault="00560A5C" w:rsidP="00A97588">
      <w:pPr>
        <w:pStyle w:val="Heading1"/>
        <w:numPr>
          <w:ilvl w:val="0"/>
          <w:numId w:val="5"/>
        </w:numPr>
        <w:tabs>
          <w:tab w:val="left" w:pos="270"/>
        </w:tabs>
        <w:spacing w:before="292"/>
        <w:ind w:left="90" w:hanging="359"/>
        <w:rPr>
          <w:rFonts w:ascii="Calibri" w:hAnsi="Calibri" w:cs="Calibri"/>
          <w:color w:val="365F91"/>
          <w:spacing w:val="-2"/>
          <w:sz w:val="32"/>
          <w:szCs w:val="32"/>
        </w:rPr>
      </w:pPr>
      <w:bookmarkStart w:id="254" w:name="_Toc204686987"/>
      <w:r w:rsidRPr="00FE2B95">
        <w:rPr>
          <w:rFonts w:ascii="Calibri" w:hAnsi="Calibri" w:cs="Calibri"/>
          <w:color w:val="365F91"/>
          <w:spacing w:val="-2"/>
          <w:sz w:val="32"/>
          <w:szCs w:val="32"/>
        </w:rPr>
        <w:t>POLICY OBJECTIVE</w:t>
      </w:r>
      <w:bookmarkEnd w:id="254"/>
    </w:p>
    <w:p w14:paraId="5528CD50" w14:textId="77777777" w:rsidR="00560A5C" w:rsidRDefault="00560A5C" w:rsidP="00560A5C">
      <w:pPr>
        <w:pStyle w:val="BodyText"/>
        <w:spacing w:before="178" w:line="276" w:lineRule="auto"/>
        <w:ind w:left="120" w:right="474" w:firstLine="0"/>
      </w:pPr>
      <w:r>
        <w:t>Trinity</w:t>
      </w:r>
      <w:r>
        <w:rPr>
          <w:spacing w:val="-5"/>
        </w:rPr>
        <w:t xml:space="preserve"> </w:t>
      </w:r>
      <w:r>
        <w:t>Logistics,</w:t>
      </w:r>
      <w:r>
        <w:rPr>
          <w:spacing w:val="-4"/>
        </w:rPr>
        <w:t xml:space="preserve"> </w:t>
      </w:r>
      <w:r>
        <w:t>Inc.</w:t>
      </w:r>
      <w:r>
        <w:rPr>
          <w:spacing w:val="-5"/>
        </w:rPr>
        <w:t xml:space="preserve"> </w:t>
      </w:r>
      <w:r>
        <w:t>is</w:t>
      </w:r>
      <w:r>
        <w:rPr>
          <w:spacing w:val="-7"/>
        </w:rPr>
        <w:t xml:space="preserve"> </w:t>
      </w:r>
      <w:r>
        <w:t>dedicated</w:t>
      </w:r>
      <w:r>
        <w:rPr>
          <w:spacing w:val="-5"/>
        </w:rPr>
        <w:t xml:space="preserve"> </w:t>
      </w:r>
      <w:r>
        <w:t>to</w:t>
      </w:r>
      <w:r>
        <w:rPr>
          <w:spacing w:val="-6"/>
        </w:rPr>
        <w:t xml:space="preserve"> </w:t>
      </w:r>
      <w:r>
        <w:t>promoting</w:t>
      </w:r>
      <w:r>
        <w:rPr>
          <w:spacing w:val="-7"/>
        </w:rPr>
        <w:t xml:space="preserve"> </w:t>
      </w:r>
      <w:r>
        <w:t>and</w:t>
      </w:r>
      <w:r>
        <w:rPr>
          <w:spacing w:val="-3"/>
        </w:rPr>
        <w:t xml:space="preserve"> </w:t>
      </w:r>
      <w:r>
        <w:t>safeguarding</w:t>
      </w:r>
      <w:r>
        <w:rPr>
          <w:spacing w:val="-7"/>
        </w:rPr>
        <w:t xml:space="preserve"> </w:t>
      </w:r>
      <w:r>
        <w:t>the</w:t>
      </w:r>
      <w:r>
        <w:rPr>
          <w:spacing w:val="-3"/>
        </w:rPr>
        <w:t xml:space="preserve"> </w:t>
      </w:r>
      <w:r>
        <w:t>rights</w:t>
      </w:r>
      <w:r>
        <w:rPr>
          <w:spacing w:val="-4"/>
        </w:rPr>
        <w:t xml:space="preserve"> </w:t>
      </w:r>
      <w:r>
        <w:t>and</w:t>
      </w:r>
      <w:r>
        <w:rPr>
          <w:spacing w:val="-5"/>
        </w:rPr>
        <w:t xml:space="preserve"> </w:t>
      </w:r>
      <w:r>
        <w:t>well-being</w:t>
      </w:r>
      <w:r>
        <w:rPr>
          <w:spacing w:val="-4"/>
        </w:rPr>
        <w:t xml:space="preserve"> </w:t>
      </w:r>
      <w:r>
        <w:t>of</w:t>
      </w:r>
      <w:r>
        <w:rPr>
          <w:spacing w:val="-3"/>
        </w:rPr>
        <w:t xml:space="preserve"> </w:t>
      </w:r>
      <w:r>
        <w:t>our team members.</w:t>
      </w:r>
      <w:r>
        <w:rPr>
          <w:spacing w:val="-3"/>
        </w:rPr>
        <w:t xml:space="preserve"> </w:t>
      </w:r>
      <w:r>
        <w:t>Our</w:t>
      </w:r>
      <w:r>
        <w:rPr>
          <w:spacing w:val="-1"/>
        </w:rPr>
        <w:t xml:space="preserve"> </w:t>
      </w:r>
      <w:r>
        <w:t>primary</w:t>
      </w:r>
      <w:r>
        <w:rPr>
          <w:spacing w:val="-5"/>
        </w:rPr>
        <w:t xml:space="preserve"> </w:t>
      </w:r>
      <w:r>
        <w:t>objective</w:t>
      </w:r>
      <w:r>
        <w:rPr>
          <w:spacing w:val="-4"/>
        </w:rPr>
        <w:t xml:space="preserve"> </w:t>
      </w:r>
      <w:r>
        <w:t>is</w:t>
      </w:r>
      <w:r>
        <w:rPr>
          <w:spacing w:val="-2"/>
        </w:rPr>
        <w:t xml:space="preserve"> </w:t>
      </w:r>
      <w:r>
        <w:t>to</w:t>
      </w:r>
      <w:r>
        <w:rPr>
          <w:spacing w:val="-1"/>
        </w:rPr>
        <w:t xml:space="preserve"> </w:t>
      </w:r>
      <w:r>
        <w:t>establish</w:t>
      </w:r>
      <w:r>
        <w:rPr>
          <w:spacing w:val="-3"/>
        </w:rPr>
        <w:t xml:space="preserve"> </w:t>
      </w:r>
      <w:r>
        <w:t>and</w:t>
      </w:r>
      <w:r>
        <w:rPr>
          <w:spacing w:val="-1"/>
        </w:rPr>
        <w:t xml:space="preserve"> </w:t>
      </w:r>
      <w:r>
        <w:t>maintain</w:t>
      </w:r>
      <w:r>
        <w:rPr>
          <w:spacing w:val="-1"/>
        </w:rPr>
        <w:t xml:space="preserve"> </w:t>
      </w:r>
      <w:r>
        <w:t>a</w:t>
      </w:r>
      <w:r>
        <w:rPr>
          <w:spacing w:val="-4"/>
        </w:rPr>
        <w:t xml:space="preserve"> </w:t>
      </w:r>
      <w:r>
        <w:t>work</w:t>
      </w:r>
      <w:r>
        <w:rPr>
          <w:spacing w:val="-5"/>
        </w:rPr>
        <w:t xml:space="preserve"> </w:t>
      </w:r>
      <w:r>
        <w:t>environment</w:t>
      </w:r>
      <w:r>
        <w:rPr>
          <w:spacing w:val="-3"/>
        </w:rPr>
        <w:t xml:space="preserve"> </w:t>
      </w:r>
      <w:r>
        <w:t>that</w:t>
      </w:r>
      <w:r>
        <w:rPr>
          <w:spacing w:val="-3"/>
        </w:rPr>
        <w:t xml:space="preserve"> </w:t>
      </w:r>
      <w:r>
        <w:t>upholds labor standards, human rights principles, and ethical practices. Through this policy, we aim to:</w:t>
      </w:r>
    </w:p>
    <w:p w14:paraId="19595752" w14:textId="77777777" w:rsidR="00560A5C" w:rsidRDefault="00560A5C" w:rsidP="00560A5C">
      <w:pPr>
        <w:pStyle w:val="ListParagraph"/>
        <w:numPr>
          <w:ilvl w:val="0"/>
          <w:numId w:val="4"/>
        </w:numPr>
        <w:tabs>
          <w:tab w:val="left" w:pos="839"/>
        </w:tabs>
        <w:spacing w:before="240"/>
        <w:ind w:left="839" w:hanging="359"/>
        <w:contextualSpacing w:val="0"/>
        <w:rPr>
          <w:sz w:val="24"/>
        </w:rPr>
      </w:pPr>
      <w:r>
        <w:rPr>
          <w:sz w:val="24"/>
        </w:rPr>
        <w:t>Ensure</w:t>
      </w:r>
      <w:r>
        <w:rPr>
          <w:spacing w:val="-7"/>
          <w:sz w:val="24"/>
        </w:rPr>
        <w:t xml:space="preserve"> </w:t>
      </w:r>
      <w:r>
        <w:rPr>
          <w:sz w:val="24"/>
        </w:rPr>
        <w:t>compliance</w:t>
      </w:r>
      <w:r>
        <w:rPr>
          <w:spacing w:val="-4"/>
          <w:sz w:val="24"/>
        </w:rPr>
        <w:t xml:space="preserve"> </w:t>
      </w:r>
      <w:r>
        <w:rPr>
          <w:sz w:val="24"/>
        </w:rPr>
        <w:t>with</w:t>
      </w:r>
      <w:r>
        <w:rPr>
          <w:spacing w:val="-2"/>
          <w:sz w:val="24"/>
        </w:rPr>
        <w:t xml:space="preserve"> </w:t>
      </w:r>
      <w:r>
        <w:rPr>
          <w:sz w:val="24"/>
        </w:rPr>
        <w:t>local</w:t>
      </w:r>
      <w:r>
        <w:rPr>
          <w:spacing w:val="-2"/>
          <w:sz w:val="24"/>
        </w:rPr>
        <w:t xml:space="preserve"> </w:t>
      </w:r>
      <w:r>
        <w:rPr>
          <w:sz w:val="24"/>
        </w:rPr>
        <w:t>and</w:t>
      </w:r>
      <w:r>
        <w:rPr>
          <w:spacing w:val="-2"/>
          <w:sz w:val="24"/>
        </w:rPr>
        <w:t xml:space="preserve"> </w:t>
      </w:r>
      <w:r>
        <w:rPr>
          <w:sz w:val="24"/>
        </w:rPr>
        <w:t>national</w:t>
      </w:r>
      <w:r>
        <w:rPr>
          <w:spacing w:val="-5"/>
          <w:sz w:val="24"/>
        </w:rPr>
        <w:t xml:space="preserve"> </w:t>
      </w:r>
      <w:r>
        <w:rPr>
          <w:sz w:val="24"/>
        </w:rPr>
        <w:t>labor</w:t>
      </w:r>
      <w:r>
        <w:rPr>
          <w:spacing w:val="-2"/>
          <w:sz w:val="24"/>
        </w:rPr>
        <w:t xml:space="preserve"> </w:t>
      </w:r>
      <w:r>
        <w:rPr>
          <w:sz w:val="24"/>
        </w:rPr>
        <w:t>laws</w:t>
      </w:r>
      <w:r>
        <w:rPr>
          <w:spacing w:val="-3"/>
          <w:sz w:val="24"/>
        </w:rPr>
        <w:t xml:space="preserve"> </w:t>
      </w:r>
      <w:r>
        <w:rPr>
          <w:sz w:val="24"/>
        </w:rPr>
        <w:t>and</w:t>
      </w:r>
      <w:r>
        <w:rPr>
          <w:spacing w:val="-4"/>
          <w:sz w:val="24"/>
        </w:rPr>
        <w:t xml:space="preserve"> </w:t>
      </w:r>
      <w:r>
        <w:rPr>
          <w:spacing w:val="-2"/>
          <w:sz w:val="24"/>
        </w:rPr>
        <w:t>regulations.</w:t>
      </w:r>
    </w:p>
    <w:p w14:paraId="1377B5CA" w14:textId="77777777" w:rsidR="00560A5C" w:rsidRDefault="00560A5C" w:rsidP="00560A5C">
      <w:pPr>
        <w:pStyle w:val="ListParagraph"/>
        <w:numPr>
          <w:ilvl w:val="0"/>
          <w:numId w:val="4"/>
        </w:numPr>
        <w:tabs>
          <w:tab w:val="left" w:pos="839"/>
        </w:tabs>
        <w:spacing w:before="24"/>
        <w:ind w:left="839" w:hanging="359"/>
        <w:contextualSpacing w:val="0"/>
        <w:rPr>
          <w:sz w:val="24"/>
        </w:rPr>
      </w:pPr>
      <w:r>
        <w:rPr>
          <w:sz w:val="24"/>
        </w:rPr>
        <w:t>Foster</w:t>
      </w:r>
      <w:r>
        <w:rPr>
          <w:spacing w:val="-6"/>
          <w:sz w:val="24"/>
        </w:rPr>
        <w:t xml:space="preserve"> </w:t>
      </w:r>
      <w:r>
        <w:rPr>
          <w:sz w:val="24"/>
        </w:rPr>
        <w:t>a</w:t>
      </w:r>
      <w:r>
        <w:rPr>
          <w:spacing w:val="-3"/>
          <w:sz w:val="24"/>
        </w:rPr>
        <w:t xml:space="preserve"> </w:t>
      </w:r>
      <w:r>
        <w:rPr>
          <w:sz w:val="24"/>
        </w:rPr>
        <w:t>culture</w:t>
      </w:r>
      <w:r>
        <w:rPr>
          <w:spacing w:val="-3"/>
          <w:sz w:val="24"/>
        </w:rPr>
        <w:t xml:space="preserve"> </w:t>
      </w:r>
      <w:r>
        <w:rPr>
          <w:sz w:val="24"/>
        </w:rPr>
        <w:t>of</w:t>
      </w:r>
      <w:r>
        <w:rPr>
          <w:spacing w:val="-2"/>
          <w:sz w:val="24"/>
        </w:rPr>
        <w:t xml:space="preserve"> </w:t>
      </w:r>
      <w:r>
        <w:rPr>
          <w:sz w:val="24"/>
        </w:rPr>
        <w:t>respect,</w:t>
      </w:r>
      <w:r>
        <w:rPr>
          <w:spacing w:val="-3"/>
          <w:sz w:val="24"/>
        </w:rPr>
        <w:t xml:space="preserve"> </w:t>
      </w:r>
      <w:r>
        <w:rPr>
          <w:sz w:val="24"/>
        </w:rPr>
        <w:t>dignity,</w:t>
      </w:r>
      <w:r>
        <w:rPr>
          <w:spacing w:val="-2"/>
          <w:sz w:val="24"/>
        </w:rPr>
        <w:t xml:space="preserve"> </w:t>
      </w:r>
      <w:r>
        <w:rPr>
          <w:sz w:val="24"/>
        </w:rPr>
        <w:t>and</w:t>
      </w:r>
      <w:r>
        <w:rPr>
          <w:spacing w:val="-4"/>
          <w:sz w:val="24"/>
        </w:rPr>
        <w:t xml:space="preserve"> </w:t>
      </w:r>
      <w:r>
        <w:rPr>
          <w:sz w:val="24"/>
        </w:rPr>
        <w:t>fairness</w:t>
      </w:r>
      <w:r>
        <w:rPr>
          <w:spacing w:val="-2"/>
          <w:sz w:val="24"/>
        </w:rPr>
        <w:t xml:space="preserve"> </w:t>
      </w:r>
      <w:r>
        <w:rPr>
          <w:sz w:val="24"/>
        </w:rPr>
        <w:t>among</w:t>
      </w:r>
      <w:r>
        <w:rPr>
          <w:spacing w:val="-3"/>
          <w:sz w:val="24"/>
        </w:rPr>
        <w:t xml:space="preserve"> </w:t>
      </w:r>
      <w:r>
        <w:rPr>
          <w:sz w:val="24"/>
        </w:rPr>
        <w:t>all</w:t>
      </w:r>
      <w:r>
        <w:rPr>
          <w:spacing w:val="-4"/>
          <w:sz w:val="24"/>
        </w:rPr>
        <w:t xml:space="preserve"> </w:t>
      </w:r>
      <w:r>
        <w:rPr>
          <w:spacing w:val="-2"/>
          <w:sz w:val="24"/>
        </w:rPr>
        <w:t>team members.</w:t>
      </w:r>
    </w:p>
    <w:p w14:paraId="7285C76B" w14:textId="77777777" w:rsidR="00560A5C" w:rsidRDefault="00560A5C" w:rsidP="00560A5C">
      <w:pPr>
        <w:pStyle w:val="ListParagraph"/>
        <w:numPr>
          <w:ilvl w:val="0"/>
          <w:numId w:val="4"/>
        </w:numPr>
        <w:tabs>
          <w:tab w:val="left" w:pos="839"/>
        </w:tabs>
        <w:spacing w:before="21"/>
        <w:ind w:left="839" w:hanging="359"/>
        <w:contextualSpacing w:val="0"/>
        <w:rPr>
          <w:sz w:val="24"/>
        </w:rPr>
      </w:pPr>
      <w:r>
        <w:rPr>
          <w:sz w:val="24"/>
        </w:rPr>
        <w:t>Provide</w:t>
      </w:r>
      <w:r>
        <w:rPr>
          <w:spacing w:val="-8"/>
          <w:sz w:val="24"/>
        </w:rPr>
        <w:t xml:space="preserve"> </w:t>
      </w:r>
      <w:r>
        <w:rPr>
          <w:sz w:val="24"/>
        </w:rPr>
        <w:t>avenues</w:t>
      </w:r>
      <w:r>
        <w:rPr>
          <w:spacing w:val="-6"/>
          <w:sz w:val="24"/>
        </w:rPr>
        <w:t xml:space="preserve"> </w:t>
      </w:r>
      <w:r>
        <w:rPr>
          <w:sz w:val="24"/>
        </w:rPr>
        <w:t>for</w:t>
      </w:r>
      <w:r>
        <w:rPr>
          <w:spacing w:val="-5"/>
          <w:sz w:val="24"/>
        </w:rPr>
        <w:t xml:space="preserve"> </w:t>
      </w:r>
      <w:r>
        <w:rPr>
          <w:sz w:val="24"/>
        </w:rPr>
        <w:t>open</w:t>
      </w:r>
      <w:r>
        <w:rPr>
          <w:spacing w:val="-3"/>
          <w:sz w:val="24"/>
        </w:rPr>
        <w:t xml:space="preserve"> </w:t>
      </w:r>
      <w:r>
        <w:rPr>
          <w:sz w:val="24"/>
        </w:rPr>
        <w:t>communication,</w:t>
      </w:r>
      <w:r>
        <w:rPr>
          <w:spacing w:val="-6"/>
          <w:sz w:val="24"/>
        </w:rPr>
        <w:t xml:space="preserve"> </w:t>
      </w:r>
      <w:r>
        <w:rPr>
          <w:sz w:val="24"/>
        </w:rPr>
        <w:t>feedback,</w:t>
      </w:r>
      <w:r>
        <w:rPr>
          <w:spacing w:val="-4"/>
          <w:sz w:val="24"/>
        </w:rPr>
        <w:t xml:space="preserve"> </w:t>
      </w:r>
      <w:r>
        <w:rPr>
          <w:sz w:val="24"/>
        </w:rPr>
        <w:t>and</w:t>
      </w:r>
      <w:r>
        <w:rPr>
          <w:spacing w:val="-3"/>
          <w:sz w:val="24"/>
        </w:rPr>
        <w:t xml:space="preserve"> </w:t>
      </w:r>
      <w:r>
        <w:rPr>
          <w:sz w:val="24"/>
        </w:rPr>
        <w:t>resolution</w:t>
      </w:r>
      <w:r>
        <w:rPr>
          <w:spacing w:val="-5"/>
          <w:sz w:val="24"/>
        </w:rPr>
        <w:t xml:space="preserve"> </w:t>
      </w:r>
      <w:r>
        <w:rPr>
          <w:sz w:val="24"/>
        </w:rPr>
        <w:t>of</w:t>
      </w:r>
      <w:r>
        <w:rPr>
          <w:spacing w:val="-3"/>
          <w:sz w:val="24"/>
        </w:rPr>
        <w:t xml:space="preserve"> </w:t>
      </w:r>
      <w:r>
        <w:rPr>
          <w:spacing w:val="-2"/>
          <w:sz w:val="24"/>
        </w:rPr>
        <w:t>issues.</w:t>
      </w:r>
    </w:p>
    <w:p w14:paraId="11404730" w14:textId="77777777" w:rsidR="00560A5C" w:rsidRDefault="00560A5C" w:rsidP="00560A5C">
      <w:pPr>
        <w:pStyle w:val="ListParagraph"/>
        <w:numPr>
          <w:ilvl w:val="0"/>
          <w:numId w:val="4"/>
        </w:numPr>
        <w:tabs>
          <w:tab w:val="left" w:pos="840"/>
        </w:tabs>
        <w:spacing w:before="1" w:line="256" w:lineRule="auto"/>
        <w:ind w:right="486"/>
        <w:contextualSpacing w:val="0"/>
        <w:rPr>
          <w:sz w:val="24"/>
        </w:rPr>
      </w:pPr>
      <w:r>
        <w:rPr>
          <w:sz w:val="24"/>
        </w:rPr>
        <w:t>Educate and empower team members to understand their rights and responsibilities within the workplace.</w:t>
      </w:r>
    </w:p>
    <w:p w14:paraId="61495177" w14:textId="77777777" w:rsidR="00560A5C" w:rsidRPr="00FE2B95" w:rsidRDefault="00560A5C" w:rsidP="00A97588">
      <w:pPr>
        <w:pStyle w:val="Heading1"/>
        <w:numPr>
          <w:ilvl w:val="0"/>
          <w:numId w:val="5"/>
        </w:numPr>
        <w:tabs>
          <w:tab w:val="left" w:pos="270"/>
        </w:tabs>
        <w:spacing w:before="292"/>
        <w:ind w:left="90" w:hanging="359"/>
        <w:rPr>
          <w:rFonts w:ascii="Calibri" w:hAnsi="Calibri" w:cs="Calibri"/>
          <w:color w:val="365F91"/>
          <w:spacing w:val="-2"/>
          <w:sz w:val="32"/>
          <w:szCs w:val="32"/>
        </w:rPr>
      </w:pPr>
      <w:bookmarkStart w:id="255" w:name="_Toc204686988"/>
      <w:r w:rsidRPr="00FE2B95">
        <w:rPr>
          <w:rFonts w:ascii="Calibri" w:hAnsi="Calibri" w:cs="Calibri"/>
          <w:color w:val="365F91"/>
          <w:spacing w:val="-2"/>
          <w:sz w:val="32"/>
          <w:szCs w:val="32"/>
        </w:rPr>
        <w:t>KEY FOCUS AREA</w:t>
      </w:r>
      <w:bookmarkEnd w:id="255"/>
    </w:p>
    <w:p w14:paraId="54C73EFC" w14:textId="748749F2" w:rsidR="00560A5C" w:rsidRPr="00FE2B95" w:rsidRDefault="00A20C5C" w:rsidP="00560A5C">
      <w:pPr>
        <w:pStyle w:val="Heading2"/>
        <w:numPr>
          <w:ilvl w:val="1"/>
          <w:numId w:val="5"/>
        </w:numPr>
        <w:tabs>
          <w:tab w:val="left" w:pos="569"/>
        </w:tabs>
        <w:spacing w:before="301"/>
        <w:ind w:left="569" w:hanging="449"/>
        <w:rPr>
          <w:sz w:val="28"/>
          <w:szCs w:val="28"/>
        </w:rPr>
      </w:pPr>
      <w:r w:rsidRPr="00FE2B95">
        <w:rPr>
          <w:rFonts w:ascii="Calibri" w:hAnsi="Calibri" w:cs="Calibri"/>
          <w:sz w:val="28"/>
          <w:szCs w:val="28"/>
        </w:rPr>
        <w:t>Equal Employment Opportunity</w:t>
      </w:r>
      <w:r w:rsidR="00560A5C" w:rsidRPr="00FE2B95">
        <w:rPr>
          <w:spacing w:val="-2"/>
          <w:sz w:val="28"/>
          <w:szCs w:val="28"/>
        </w:rPr>
        <w:t>:</w:t>
      </w:r>
    </w:p>
    <w:p w14:paraId="693B0EBD" w14:textId="31021EF7" w:rsidR="00A20C5C" w:rsidRPr="00A20C5C" w:rsidRDefault="00A20C5C" w:rsidP="00FE2B95">
      <w:pPr>
        <w:pStyle w:val="ListParagraph"/>
        <w:numPr>
          <w:ilvl w:val="0"/>
          <w:numId w:val="28"/>
        </w:numPr>
        <w:tabs>
          <w:tab w:val="left" w:pos="480"/>
        </w:tabs>
        <w:spacing w:before="156" w:line="259" w:lineRule="auto"/>
        <w:ind w:right="484"/>
        <w:jc w:val="both"/>
        <w:rPr>
          <w:sz w:val="24"/>
        </w:rPr>
      </w:pPr>
      <w:r w:rsidRPr="00A20C5C">
        <w:rPr>
          <w:sz w:val="24"/>
        </w:rPr>
        <w:t xml:space="preserve">The Company is an equal opportunity employer. The Company does not discriminate or allow discrimination on the basis of race, sex or gender (including pregnancy, childbirth, breastfeeding and related medical conditions), religion or creed, color, national origin or ancestry (including accent), citizenship, age, disability (including use of service animals), genetic information, medical conditions (including AIDS, HIV, and atypical hereditary cellular or blood trait), marital, civil union, or domestic partner status, family </w:t>
      </w:r>
      <w:r w:rsidRPr="00A20C5C">
        <w:rPr>
          <w:sz w:val="24"/>
        </w:rPr>
        <w:lastRenderedPageBreak/>
        <w:t xml:space="preserve">responsibilities or status, affectional or sexual orientation, gender identity or expression, political affiliation, reproductive health decisions, military or veterans’ status, credit history, status as a victim of domestic violence, order of protection status, or any other legally protected classification in accordance with federal, state or local law (“Protected Categories”). All personnel actions, including hiring, benefits, transfers, compensation, discipline, training, and promotions are administered in a non-discriminatory manner. </w:t>
      </w:r>
    </w:p>
    <w:p w14:paraId="297369EE" w14:textId="0911C228" w:rsidR="00842D6D" w:rsidRDefault="00A20C5C" w:rsidP="00FE2B95">
      <w:pPr>
        <w:pStyle w:val="ListParagraph"/>
        <w:numPr>
          <w:ilvl w:val="0"/>
          <w:numId w:val="28"/>
        </w:numPr>
        <w:tabs>
          <w:tab w:val="left" w:pos="480"/>
        </w:tabs>
        <w:spacing w:before="156" w:line="259" w:lineRule="auto"/>
        <w:ind w:right="484"/>
        <w:jc w:val="both"/>
        <w:rPr>
          <w:sz w:val="24"/>
        </w:rPr>
      </w:pPr>
      <w:r w:rsidRPr="00A20C5C">
        <w:rPr>
          <w:sz w:val="24"/>
        </w:rPr>
        <w:t xml:space="preserve">The Company requires all of our team members understand and practice equal employment opportunity. The Company requires that all team members support and maintain objectives of equal opportunity employment. Harassment or discrimination based on any of the above protected categories will not be tolerated. Any violation of this policy, including its prohibitions of harassment, will be dealt with and any team member, regardless of position, who engages in such behavior, will be subject to appropriate performance counseling, up to and including termination of employment. Any team member who believes that they have been the victim of discrimination or harassment, or who have witnessed or learned of discrimination or harassment by or against another team member, should immediately report the incident by following the reporting procedure set forth in the Unlawful Harassment and Discrimination Policy, below. </w:t>
      </w:r>
    </w:p>
    <w:p w14:paraId="53529A50" w14:textId="194AC09D" w:rsidR="00A20C5C" w:rsidRDefault="00A20C5C" w:rsidP="00FE2B95">
      <w:pPr>
        <w:pStyle w:val="ListParagraph"/>
        <w:numPr>
          <w:ilvl w:val="0"/>
          <w:numId w:val="28"/>
        </w:numPr>
        <w:tabs>
          <w:tab w:val="left" w:pos="480"/>
        </w:tabs>
        <w:spacing w:before="156" w:line="259" w:lineRule="auto"/>
        <w:ind w:right="484"/>
        <w:jc w:val="both"/>
        <w:rPr>
          <w:sz w:val="24"/>
        </w:rPr>
      </w:pPr>
      <w:r w:rsidRPr="00842D6D">
        <w:rPr>
          <w:sz w:val="24"/>
        </w:rPr>
        <w:t>The Company complies with all applicable national, state and local laws prohibiting discrimination on the basis of an applicant’s or team member’s prior criminal record or history.</w:t>
      </w:r>
    </w:p>
    <w:p w14:paraId="713D4DC5" w14:textId="69312475" w:rsidR="009639AE" w:rsidRDefault="009639AE" w:rsidP="00FE2B95">
      <w:pPr>
        <w:pStyle w:val="ListParagraph"/>
        <w:numPr>
          <w:ilvl w:val="0"/>
          <w:numId w:val="28"/>
        </w:numPr>
        <w:tabs>
          <w:tab w:val="left" w:pos="480"/>
        </w:tabs>
        <w:spacing w:before="156" w:line="259" w:lineRule="auto"/>
        <w:ind w:right="484"/>
        <w:jc w:val="both"/>
        <w:rPr>
          <w:sz w:val="24"/>
        </w:rPr>
      </w:pPr>
      <w:r w:rsidRPr="009639AE">
        <w:rPr>
          <w:sz w:val="24"/>
        </w:rPr>
        <w:t xml:space="preserve">The Company is committed to providing individuals with disabilities, including disabilities caused or contributed to by pregnancy, with reasonable accommodations that will permit them to perform the essential functions of a position, to the extent that the accommodations do not pose an undue hardship to the Company and the individual is able to perform the essential functions of the job safely. </w:t>
      </w:r>
    </w:p>
    <w:p w14:paraId="57DD77A6" w14:textId="21323652" w:rsidR="009639AE" w:rsidRDefault="009639AE" w:rsidP="00FE2B95">
      <w:pPr>
        <w:pStyle w:val="ListParagraph"/>
        <w:numPr>
          <w:ilvl w:val="0"/>
          <w:numId w:val="28"/>
        </w:numPr>
        <w:tabs>
          <w:tab w:val="left" w:pos="480"/>
        </w:tabs>
        <w:spacing w:before="156" w:line="259" w:lineRule="auto"/>
        <w:ind w:right="484"/>
        <w:jc w:val="both"/>
        <w:rPr>
          <w:sz w:val="24"/>
        </w:rPr>
      </w:pPr>
      <w:r w:rsidRPr="009639AE">
        <w:rPr>
          <w:sz w:val="24"/>
        </w:rPr>
        <w:t xml:space="preserve">In addition, consistent with its obligations under applicable law, the Company will provide a reasonable accommodation for the known limitations of team member whose ability to perform the essential functions of the team member’s job are affected by pregnancy, childbirth, related medical conditions, or breastfeeding, to the extent that the accommodation does not pose an undue hardship to the Company and the individual is able to perform the essential functions of the job safely. </w:t>
      </w:r>
    </w:p>
    <w:p w14:paraId="66440986" w14:textId="5E669ABE" w:rsidR="009639AE" w:rsidRPr="009639AE" w:rsidRDefault="009639AE" w:rsidP="00FE2B95">
      <w:pPr>
        <w:pStyle w:val="ListParagraph"/>
        <w:numPr>
          <w:ilvl w:val="0"/>
          <w:numId w:val="28"/>
        </w:numPr>
        <w:tabs>
          <w:tab w:val="left" w:pos="480"/>
        </w:tabs>
        <w:spacing w:before="156" w:line="259" w:lineRule="auto"/>
        <w:ind w:right="484"/>
        <w:jc w:val="both"/>
        <w:rPr>
          <w:sz w:val="24"/>
        </w:rPr>
      </w:pPr>
      <w:r w:rsidRPr="009639AE">
        <w:rPr>
          <w:sz w:val="24"/>
        </w:rPr>
        <w:t xml:space="preserve">In compliance with applicable law, team members who are nursing mothers may use time at work to express breast milk for their infants. For non-exempt team members, this time will run concurrently with any paid rest breaks already provided by the Company, unless the team member elects to use their unpaid meal break for this purpose. Team members who need additional time should contact Human Resources to request additional accommodations. Upon request, the Company will provide team members who wish to express milk with the use of a room or other private location free from intrusion and shielded from view of others. If a team member has a private office, it may be used for </w:t>
      </w:r>
      <w:r w:rsidRPr="009639AE">
        <w:rPr>
          <w:sz w:val="24"/>
        </w:rPr>
        <w:lastRenderedPageBreak/>
        <w:t xml:space="preserve">this purpose. The Company will also make a refrigerator available for team members to store breast milk, upon request. </w:t>
      </w:r>
    </w:p>
    <w:p w14:paraId="5B2E3AEF" w14:textId="3B446EE7" w:rsidR="009639AE" w:rsidRPr="009639AE" w:rsidRDefault="009639AE" w:rsidP="00FE2B95">
      <w:pPr>
        <w:pStyle w:val="ListParagraph"/>
        <w:numPr>
          <w:ilvl w:val="0"/>
          <w:numId w:val="28"/>
        </w:numPr>
        <w:tabs>
          <w:tab w:val="left" w:pos="480"/>
        </w:tabs>
        <w:spacing w:before="156" w:line="259" w:lineRule="auto"/>
        <w:ind w:right="484"/>
        <w:jc w:val="both"/>
        <w:rPr>
          <w:sz w:val="24"/>
        </w:rPr>
      </w:pPr>
      <w:r w:rsidRPr="009639AE">
        <w:rPr>
          <w:sz w:val="24"/>
        </w:rPr>
        <w:t xml:space="preserve">Individuals who need accommodation to perform the essential functions of a job should submit a written request to Human Resources and, if able, propose accommodations that they believe will be effective. The Company will explore whether the proposed or other reasonable accommodations, which can include leave, can be made without undue hardship. The availability of these or any other accommodation will depend on the circumstances. Medical documentation may be required as part of this interactive process. </w:t>
      </w:r>
    </w:p>
    <w:p w14:paraId="5816C1A2" w14:textId="17CBA4BD" w:rsidR="009639AE" w:rsidRPr="00842D6D" w:rsidRDefault="009639AE" w:rsidP="00FE2B95">
      <w:pPr>
        <w:pStyle w:val="ListParagraph"/>
        <w:numPr>
          <w:ilvl w:val="0"/>
          <w:numId w:val="28"/>
        </w:numPr>
        <w:tabs>
          <w:tab w:val="left" w:pos="480"/>
        </w:tabs>
        <w:spacing w:before="156" w:line="259" w:lineRule="auto"/>
        <w:ind w:right="484"/>
        <w:jc w:val="both"/>
        <w:rPr>
          <w:sz w:val="24"/>
        </w:rPr>
      </w:pPr>
      <w:r w:rsidRPr="009639AE">
        <w:rPr>
          <w:sz w:val="24"/>
        </w:rPr>
        <w:t xml:space="preserve">Requests for accommodation will be evaluated on a </w:t>
      </w:r>
      <w:r w:rsidR="00FE2B95" w:rsidRPr="009639AE">
        <w:rPr>
          <w:sz w:val="24"/>
        </w:rPr>
        <w:t>case-by-case</w:t>
      </w:r>
      <w:r w:rsidRPr="009639AE">
        <w:rPr>
          <w:sz w:val="24"/>
        </w:rPr>
        <w:t xml:space="preserve"> basis. The Company may, in some cases, agree to an accommodation on a trial basis and, in all cases, reserves the right to reevaluate accommodations if, in practice, they result in undue hardship on the Company or give rise to demonstrated safety risks.</w:t>
      </w:r>
    </w:p>
    <w:p w14:paraId="6D7DA20E" w14:textId="29F76768" w:rsidR="00560A5C" w:rsidRPr="0092108D" w:rsidRDefault="00A20C5C" w:rsidP="00B64BE3">
      <w:pPr>
        <w:pStyle w:val="Heading2"/>
        <w:numPr>
          <w:ilvl w:val="1"/>
          <w:numId w:val="5"/>
        </w:numPr>
        <w:tabs>
          <w:tab w:val="left" w:pos="569"/>
        </w:tabs>
        <w:spacing w:before="301"/>
        <w:ind w:left="569" w:hanging="449"/>
        <w:rPr>
          <w:rFonts w:ascii="Calibri" w:hAnsi="Calibri" w:cs="Calibri"/>
          <w:sz w:val="28"/>
          <w:szCs w:val="28"/>
        </w:rPr>
      </w:pPr>
      <w:r w:rsidRPr="0092108D">
        <w:rPr>
          <w:rFonts w:ascii="Calibri" w:hAnsi="Calibri" w:cs="Calibri"/>
          <w:sz w:val="28"/>
          <w:szCs w:val="28"/>
        </w:rPr>
        <w:t>Open Door Policy</w:t>
      </w:r>
      <w:r w:rsidR="00560A5C" w:rsidRPr="0092108D">
        <w:rPr>
          <w:rFonts w:ascii="Calibri" w:hAnsi="Calibri" w:cs="Calibri"/>
          <w:sz w:val="28"/>
          <w:szCs w:val="28"/>
        </w:rPr>
        <w:t>:</w:t>
      </w:r>
    </w:p>
    <w:p w14:paraId="374CEBBF" w14:textId="7F1631B3" w:rsidR="00A20C5C" w:rsidRPr="00FE2B95" w:rsidRDefault="00A20C5C" w:rsidP="00FE2B95">
      <w:pPr>
        <w:pStyle w:val="ListParagraph"/>
        <w:numPr>
          <w:ilvl w:val="0"/>
          <w:numId w:val="29"/>
        </w:numPr>
        <w:tabs>
          <w:tab w:val="left" w:pos="480"/>
        </w:tabs>
        <w:spacing w:before="156" w:line="259" w:lineRule="auto"/>
        <w:ind w:right="484"/>
        <w:jc w:val="both"/>
        <w:rPr>
          <w:sz w:val="24"/>
          <w:szCs w:val="24"/>
        </w:rPr>
      </w:pPr>
      <w:r w:rsidRPr="00FE2B95">
        <w:rPr>
          <w:sz w:val="24"/>
          <w:szCs w:val="24"/>
        </w:rPr>
        <w:t xml:space="preserve">The Company is strongly committed to maintaining an </w:t>
      </w:r>
      <w:r w:rsidR="00FE2B95" w:rsidRPr="00FE2B95">
        <w:rPr>
          <w:sz w:val="24"/>
          <w:szCs w:val="24"/>
        </w:rPr>
        <w:t>open-door</w:t>
      </w:r>
      <w:r w:rsidRPr="00FE2B95">
        <w:rPr>
          <w:sz w:val="24"/>
          <w:szCs w:val="24"/>
        </w:rPr>
        <w:t xml:space="preserve"> policy. Team members are encouraged to share concerns, seek information, provide input and resolve problems or issues with their immediate supervisor. Supervisors are expected to listen to team members’ concerns, to encourage their input and to seek resolution. Our experience has been that most issues can be resolved between the team member and their supervisor. If the issue has not been resolved, or if team members are uncomfortable discussing the issues with their supervisor, they may discuss the matter with their Human Resources Representative or they may contact the Chief Human Resources Officer at (302) 839-1783 for final disposition. We will make every reasonable effort to address concerns. There will be no retaliation or disciplinary action for voicing concerns in good faith under this policy. </w:t>
      </w:r>
    </w:p>
    <w:p w14:paraId="24C5E813" w14:textId="21E9814A" w:rsidR="00560A5C" w:rsidRDefault="00A20C5C" w:rsidP="00FE2B95">
      <w:pPr>
        <w:pStyle w:val="ListParagraph"/>
        <w:numPr>
          <w:ilvl w:val="0"/>
          <w:numId w:val="29"/>
        </w:numPr>
        <w:tabs>
          <w:tab w:val="left" w:pos="480"/>
        </w:tabs>
        <w:spacing w:before="156" w:line="259" w:lineRule="auto"/>
        <w:ind w:right="484"/>
        <w:jc w:val="both"/>
      </w:pPr>
      <w:r w:rsidRPr="00FE2B95">
        <w:rPr>
          <w:sz w:val="24"/>
          <w:szCs w:val="24"/>
        </w:rPr>
        <w:t xml:space="preserve">Team members may also report issues or concerns confidentially to our hotline. You may reach an experienced </w:t>
      </w:r>
      <w:r w:rsidR="00FE2B95" w:rsidRPr="00FE2B95">
        <w:rPr>
          <w:sz w:val="24"/>
          <w:szCs w:val="24"/>
        </w:rPr>
        <w:t>third-party</w:t>
      </w:r>
      <w:r w:rsidRPr="00FE2B95">
        <w:rPr>
          <w:sz w:val="24"/>
          <w:szCs w:val="24"/>
        </w:rPr>
        <w:t xml:space="preserve"> investigator between 9:00 a.m. and 5:00 p.m. Eastern Standard Time or you may leave a voice message. The hotline number is 1-800-634-3364</w:t>
      </w:r>
      <w:r>
        <w:rPr>
          <w:sz w:val="23"/>
          <w:szCs w:val="23"/>
        </w:rPr>
        <w:t>.</w:t>
      </w:r>
    </w:p>
    <w:p w14:paraId="5764F6B2" w14:textId="63AE8491" w:rsidR="00560A5C" w:rsidRPr="00FE2B95" w:rsidRDefault="00FF0F2E" w:rsidP="00560A5C">
      <w:pPr>
        <w:pStyle w:val="Heading2"/>
        <w:numPr>
          <w:ilvl w:val="1"/>
          <w:numId w:val="5"/>
        </w:numPr>
        <w:tabs>
          <w:tab w:val="left" w:pos="569"/>
        </w:tabs>
        <w:ind w:left="569" w:hanging="449"/>
        <w:jc w:val="both"/>
        <w:rPr>
          <w:rFonts w:ascii="Calibri" w:hAnsi="Calibri" w:cs="Calibri"/>
          <w:sz w:val="28"/>
          <w:szCs w:val="28"/>
        </w:rPr>
      </w:pPr>
      <w:r w:rsidRPr="00FE2B95">
        <w:rPr>
          <w:rFonts w:ascii="Calibri" w:hAnsi="Calibri" w:cs="Calibri"/>
          <w:sz w:val="28"/>
          <w:szCs w:val="28"/>
        </w:rPr>
        <w:t>Performance Evaluations and Reviews</w:t>
      </w:r>
      <w:r w:rsidR="00560A5C" w:rsidRPr="00FE2B95">
        <w:rPr>
          <w:rFonts w:ascii="Calibri" w:hAnsi="Calibri" w:cs="Calibri"/>
          <w:spacing w:val="-2"/>
          <w:sz w:val="28"/>
          <w:szCs w:val="28"/>
        </w:rPr>
        <w:t>:</w:t>
      </w:r>
    </w:p>
    <w:p w14:paraId="733E4C63" w14:textId="357D9450" w:rsidR="00FF0F2E" w:rsidRPr="00FE2B95" w:rsidRDefault="00FF0F2E" w:rsidP="00FE2B95">
      <w:pPr>
        <w:pStyle w:val="ListParagraph"/>
        <w:numPr>
          <w:ilvl w:val="0"/>
          <w:numId w:val="30"/>
        </w:numPr>
        <w:tabs>
          <w:tab w:val="left" w:pos="480"/>
        </w:tabs>
        <w:spacing w:before="156" w:line="259" w:lineRule="auto"/>
        <w:ind w:right="484"/>
        <w:jc w:val="both"/>
        <w:rPr>
          <w:sz w:val="24"/>
          <w:szCs w:val="24"/>
        </w:rPr>
      </w:pPr>
      <w:r w:rsidRPr="00FE2B95">
        <w:rPr>
          <w:sz w:val="24"/>
          <w:szCs w:val="24"/>
        </w:rPr>
        <w:t xml:space="preserve">The primary purpose of the performance evaluation is to inform team members about their performance and to offer suggestions, assistance, coaching and support to aid in their tasks and functions. </w:t>
      </w:r>
    </w:p>
    <w:p w14:paraId="30743C6C" w14:textId="445BFAC5" w:rsidR="00FF0F2E" w:rsidRPr="00FE2B95" w:rsidRDefault="00FF0F2E" w:rsidP="00FE2B95">
      <w:pPr>
        <w:pStyle w:val="ListParagraph"/>
        <w:numPr>
          <w:ilvl w:val="0"/>
          <w:numId w:val="30"/>
        </w:numPr>
        <w:tabs>
          <w:tab w:val="left" w:pos="480"/>
        </w:tabs>
        <w:spacing w:before="156" w:line="259" w:lineRule="auto"/>
        <w:ind w:right="484"/>
        <w:jc w:val="both"/>
        <w:rPr>
          <w:sz w:val="24"/>
          <w:szCs w:val="24"/>
        </w:rPr>
      </w:pPr>
      <w:r w:rsidRPr="00FE2B95">
        <w:rPr>
          <w:sz w:val="24"/>
          <w:szCs w:val="24"/>
        </w:rPr>
        <w:t xml:space="preserve">All performance evaluations should be completed in Dayforce according to the performance evaluation schedule. </w:t>
      </w:r>
    </w:p>
    <w:p w14:paraId="41E0257A" w14:textId="65F8E425" w:rsidR="00FF0F2E" w:rsidRPr="00FE2B95" w:rsidRDefault="00FF0F2E" w:rsidP="00FE2B95">
      <w:pPr>
        <w:pStyle w:val="ListParagraph"/>
        <w:numPr>
          <w:ilvl w:val="0"/>
          <w:numId w:val="30"/>
        </w:numPr>
        <w:tabs>
          <w:tab w:val="left" w:pos="480"/>
        </w:tabs>
        <w:spacing w:before="156" w:line="259" w:lineRule="auto"/>
        <w:ind w:right="484"/>
        <w:jc w:val="both"/>
        <w:rPr>
          <w:sz w:val="24"/>
          <w:szCs w:val="24"/>
        </w:rPr>
      </w:pPr>
      <w:r w:rsidRPr="00FE2B95">
        <w:rPr>
          <w:sz w:val="24"/>
          <w:szCs w:val="24"/>
        </w:rPr>
        <w:t xml:space="preserve">All wage and salary increases, including promotions, with the exception of collective bargaining units, are given on the basis of merit. </w:t>
      </w:r>
    </w:p>
    <w:p w14:paraId="08235BF6" w14:textId="23F5A069" w:rsidR="00FF0F2E" w:rsidRDefault="00FF0F2E" w:rsidP="00FE2B95">
      <w:pPr>
        <w:pStyle w:val="ListParagraph"/>
        <w:numPr>
          <w:ilvl w:val="0"/>
          <w:numId w:val="30"/>
        </w:numPr>
        <w:tabs>
          <w:tab w:val="left" w:pos="480"/>
        </w:tabs>
        <w:spacing w:before="156" w:line="259" w:lineRule="auto"/>
        <w:ind w:right="484"/>
        <w:jc w:val="both"/>
        <w:rPr>
          <w:sz w:val="24"/>
        </w:rPr>
      </w:pPr>
      <w:r w:rsidRPr="00FE2B95">
        <w:rPr>
          <w:sz w:val="24"/>
          <w:szCs w:val="24"/>
        </w:rPr>
        <w:t xml:space="preserve">Notwithstanding the Company’s decision to conduct performance evaluations, such reviews and evaluations do not create any implied promise of employment or continued </w:t>
      </w:r>
      <w:r w:rsidRPr="00FE2B95">
        <w:rPr>
          <w:sz w:val="24"/>
          <w:szCs w:val="24"/>
        </w:rPr>
        <w:lastRenderedPageBreak/>
        <w:t>employment, and all team members remain employed “at will</w:t>
      </w:r>
      <w:r w:rsidRPr="00FF0F2E">
        <w:rPr>
          <w:sz w:val="23"/>
          <w:szCs w:val="23"/>
        </w:rPr>
        <w:t>”.</w:t>
      </w:r>
      <w:r>
        <w:rPr>
          <w:sz w:val="24"/>
        </w:rPr>
        <w:t xml:space="preserve"> </w:t>
      </w:r>
    </w:p>
    <w:p w14:paraId="42022215" w14:textId="3C1C4663" w:rsidR="00842D6D" w:rsidRPr="00FE2B95" w:rsidRDefault="00842D6D" w:rsidP="00B64BE3">
      <w:pPr>
        <w:pStyle w:val="Heading2"/>
        <w:numPr>
          <w:ilvl w:val="1"/>
          <w:numId w:val="5"/>
        </w:numPr>
        <w:tabs>
          <w:tab w:val="left" w:pos="569"/>
        </w:tabs>
        <w:spacing w:before="301"/>
        <w:ind w:left="569" w:hanging="449"/>
        <w:rPr>
          <w:rFonts w:ascii="Calibri" w:hAnsi="Calibri" w:cs="Calibri"/>
          <w:sz w:val="28"/>
          <w:szCs w:val="28"/>
        </w:rPr>
      </w:pPr>
      <w:r w:rsidRPr="00FE2B95">
        <w:rPr>
          <w:rFonts w:ascii="Calibri" w:hAnsi="Calibri" w:cs="Calibri"/>
          <w:sz w:val="28"/>
          <w:szCs w:val="28"/>
        </w:rPr>
        <w:t>Safe Work Environment:</w:t>
      </w:r>
    </w:p>
    <w:p w14:paraId="5AE48737" w14:textId="2353C110" w:rsidR="00842D6D" w:rsidRPr="00FE2B95" w:rsidRDefault="00842D6D" w:rsidP="00FE2B95">
      <w:pPr>
        <w:pStyle w:val="ListParagraph"/>
        <w:numPr>
          <w:ilvl w:val="0"/>
          <w:numId w:val="31"/>
        </w:numPr>
        <w:tabs>
          <w:tab w:val="left" w:pos="480"/>
        </w:tabs>
        <w:spacing w:before="156" w:line="259" w:lineRule="auto"/>
        <w:ind w:right="484"/>
        <w:jc w:val="both"/>
        <w:rPr>
          <w:sz w:val="24"/>
          <w:szCs w:val="24"/>
        </w:rPr>
      </w:pPr>
      <w:r w:rsidRPr="00FE2B95">
        <w:rPr>
          <w:sz w:val="24"/>
          <w:szCs w:val="24"/>
        </w:rPr>
        <w:t xml:space="preserve">The Company goes to great lengths and to great expense to provide a safe working environment for our team members. We deal promptly with meritorious and legitimate claims and injuries, which are promptly processed and paid in accordance with the law and terms of our workers' compensation insurance plan. We also have extensive experience investigating and defending fraudulent claims. Our policy is to vigorously defend these claims with all available resources, including legal action. </w:t>
      </w:r>
    </w:p>
    <w:p w14:paraId="76BF5C75" w14:textId="46400915" w:rsidR="00560A5C" w:rsidRPr="00FE2B95" w:rsidRDefault="00842D6D" w:rsidP="00FE2B95">
      <w:pPr>
        <w:pStyle w:val="ListParagraph"/>
        <w:numPr>
          <w:ilvl w:val="0"/>
          <w:numId w:val="31"/>
        </w:numPr>
        <w:tabs>
          <w:tab w:val="left" w:pos="480"/>
        </w:tabs>
        <w:spacing w:before="156" w:line="259" w:lineRule="auto"/>
        <w:ind w:right="484"/>
        <w:jc w:val="both"/>
        <w:rPr>
          <w:sz w:val="24"/>
          <w:szCs w:val="24"/>
        </w:rPr>
      </w:pPr>
      <w:r w:rsidRPr="00FE2B95">
        <w:rPr>
          <w:sz w:val="24"/>
          <w:szCs w:val="24"/>
        </w:rPr>
        <w:t>Under State law, it is a crime to make a false or misleading statement concerning any fact for the purpose of wrongfully obtaining workers’ compensation benefits. It is your responsibility to notify your supervisor as soon as reasonably possible (typically on the day the accident / injury occurs) when you sustain an injury or are involved in an accident while at a Company location or on Company business. Failure to comply with this policy will lead to appropriate legal action, up to and including termination of employment.</w:t>
      </w:r>
    </w:p>
    <w:p w14:paraId="135997C1" w14:textId="6C079482" w:rsidR="00842D6D" w:rsidRDefault="00842D6D" w:rsidP="00FE2B95">
      <w:pPr>
        <w:pStyle w:val="ListParagraph"/>
        <w:numPr>
          <w:ilvl w:val="0"/>
          <w:numId w:val="31"/>
        </w:numPr>
        <w:tabs>
          <w:tab w:val="left" w:pos="480"/>
        </w:tabs>
        <w:spacing w:before="156" w:line="259" w:lineRule="auto"/>
        <w:ind w:right="484"/>
        <w:jc w:val="both"/>
      </w:pPr>
      <w:r w:rsidRPr="00FE2B95">
        <w:rPr>
          <w:sz w:val="24"/>
          <w:szCs w:val="24"/>
        </w:rPr>
        <w:t>As consideration for employment with the Company, all team members must agree to work in a safe manner and follow all safety requirements, practices and procedures. To that end, team members must report any unsafe condition to a supervisor immediately. Team members are also required to report any accident, near accident, or injury to a supervisor as soon as possible, and no later than the end of the work shift. Team members are expected to cooperate with any investigations of accidents, near accidents or injuries</w:t>
      </w:r>
      <w:r w:rsidRPr="00842D6D">
        <w:t>.</w:t>
      </w:r>
    </w:p>
    <w:p w14:paraId="264AE725" w14:textId="5D4E0BFD" w:rsidR="00560A5C" w:rsidRPr="00FE2B95" w:rsidRDefault="00842D6D" w:rsidP="00B64BE3">
      <w:pPr>
        <w:pStyle w:val="Heading2"/>
        <w:numPr>
          <w:ilvl w:val="1"/>
          <w:numId w:val="5"/>
        </w:numPr>
        <w:tabs>
          <w:tab w:val="left" w:pos="569"/>
        </w:tabs>
        <w:spacing w:before="301"/>
        <w:ind w:left="569" w:hanging="449"/>
        <w:rPr>
          <w:rFonts w:ascii="Calibri" w:hAnsi="Calibri" w:cs="Calibri"/>
          <w:sz w:val="28"/>
          <w:szCs w:val="28"/>
        </w:rPr>
      </w:pPr>
      <w:r w:rsidRPr="00FE2B95">
        <w:rPr>
          <w:rFonts w:ascii="Calibri" w:hAnsi="Calibri" w:cs="Calibri"/>
          <w:sz w:val="28"/>
          <w:szCs w:val="28"/>
        </w:rPr>
        <w:t xml:space="preserve">Anti-Discrimination and </w:t>
      </w:r>
      <w:r w:rsidR="00A97588" w:rsidRPr="00FE2B95">
        <w:rPr>
          <w:rFonts w:ascii="Calibri" w:hAnsi="Calibri" w:cs="Calibri"/>
          <w:sz w:val="28"/>
          <w:szCs w:val="28"/>
        </w:rPr>
        <w:t>Harassment</w:t>
      </w:r>
      <w:r w:rsidR="00560A5C" w:rsidRPr="00FE2B95">
        <w:rPr>
          <w:rFonts w:ascii="Calibri" w:hAnsi="Calibri" w:cs="Calibri"/>
          <w:sz w:val="28"/>
          <w:szCs w:val="28"/>
        </w:rPr>
        <w:t>:</w:t>
      </w:r>
    </w:p>
    <w:p w14:paraId="7B21D170" w14:textId="0DF3B3BB" w:rsidR="00560A5C" w:rsidRPr="00FE2B95" w:rsidRDefault="00842D6D" w:rsidP="00505340">
      <w:pPr>
        <w:pStyle w:val="ListParagraph"/>
        <w:numPr>
          <w:ilvl w:val="0"/>
          <w:numId w:val="32"/>
        </w:numPr>
        <w:tabs>
          <w:tab w:val="left" w:pos="480"/>
        </w:tabs>
        <w:spacing w:before="156" w:line="259" w:lineRule="auto"/>
        <w:ind w:right="484"/>
        <w:jc w:val="both"/>
        <w:rPr>
          <w:sz w:val="24"/>
          <w:szCs w:val="24"/>
        </w:rPr>
      </w:pPr>
      <w:r w:rsidRPr="00FE2B95">
        <w:rPr>
          <w:sz w:val="24"/>
          <w:szCs w:val="24"/>
        </w:rPr>
        <w:t xml:space="preserve">It is the policy and practice of the Company to maintain and foster a work environment in which all team members are treated with decency and respect. Accordingly, the Company prohibits all forms of unlawful discrimination and harassment, including but not limited to sexual harassment. This policy means the Company expressly prohibits discrimination against and/or harassment based on any Protected Category (as defined above in the Equal Employment Opportunity policy) of our team members by any other team member, supervisor, officer, director, contractor, consultant, vendor, visitor, client, or any other third party with whom the Company conducts business (“Third Party”). The Company similarly expects our team members to refrain from such conduct towards any Third Party on the basis of any Protected Category. The Company is committed to enforcing its policy at all levels within the Company, and any team member who engages in prohibited discrimination or harassment will be subject to discipline, up to and including immediate termination from employment for a first offense. </w:t>
      </w:r>
    </w:p>
    <w:p w14:paraId="0F8A76E5" w14:textId="404C86EF" w:rsidR="00FB6113" w:rsidRPr="00FE2B95" w:rsidRDefault="00505340" w:rsidP="00A97588">
      <w:pPr>
        <w:pStyle w:val="Heading1"/>
        <w:numPr>
          <w:ilvl w:val="0"/>
          <w:numId w:val="5"/>
        </w:numPr>
        <w:tabs>
          <w:tab w:val="left" w:pos="270"/>
        </w:tabs>
        <w:spacing w:before="292"/>
        <w:ind w:left="90" w:hanging="359"/>
        <w:rPr>
          <w:rFonts w:ascii="Calibri" w:hAnsi="Calibri" w:cs="Calibri"/>
          <w:color w:val="365F91"/>
          <w:spacing w:val="-2"/>
          <w:sz w:val="32"/>
          <w:szCs w:val="32"/>
        </w:rPr>
      </w:pPr>
      <w:r>
        <w:rPr>
          <w:rFonts w:ascii="Calibri" w:hAnsi="Calibri" w:cs="Calibri"/>
          <w:color w:val="365F91"/>
          <w:spacing w:val="-2"/>
          <w:sz w:val="32"/>
          <w:szCs w:val="32"/>
        </w:rPr>
        <w:br w:type="column"/>
      </w:r>
      <w:bookmarkStart w:id="256" w:name="_Toc204686989"/>
      <w:r w:rsidR="0092108D" w:rsidRPr="00FE2B95">
        <w:rPr>
          <w:rFonts w:ascii="Calibri" w:hAnsi="Calibri" w:cs="Calibri"/>
          <w:color w:val="365F91"/>
          <w:spacing w:val="-2"/>
          <w:sz w:val="32"/>
          <w:szCs w:val="32"/>
        </w:rPr>
        <w:lastRenderedPageBreak/>
        <w:t>QUALITATIVE TARGETS</w:t>
      </w:r>
      <w:bookmarkEnd w:id="256"/>
    </w:p>
    <w:p w14:paraId="7909C396" w14:textId="63373D7E" w:rsidR="00F04F5A" w:rsidRPr="00FE2B95" w:rsidRDefault="00F04F5A" w:rsidP="00FE2B95">
      <w:pPr>
        <w:pStyle w:val="ListParagraph"/>
        <w:widowControl/>
        <w:numPr>
          <w:ilvl w:val="0"/>
          <w:numId w:val="20"/>
        </w:numPr>
        <w:autoSpaceDE/>
        <w:autoSpaceDN/>
        <w:spacing w:before="100" w:beforeAutospacing="1" w:after="100" w:afterAutospacing="1"/>
        <w:jc w:val="both"/>
        <w:outlineLvl w:val="3"/>
        <w:rPr>
          <w:rFonts w:eastAsia="Times New Roman"/>
          <w:b/>
          <w:bCs/>
          <w:sz w:val="24"/>
          <w:szCs w:val="24"/>
          <w:lang w:val="en-IN" w:eastAsia="en-IN"/>
        </w:rPr>
      </w:pPr>
      <w:r w:rsidRPr="00FE2B95">
        <w:rPr>
          <w:rFonts w:eastAsia="Times New Roman"/>
          <w:b/>
          <w:bCs/>
          <w:sz w:val="24"/>
          <w:szCs w:val="24"/>
          <w:lang w:val="en-IN" w:eastAsia="en-IN"/>
        </w:rPr>
        <w:t>Employee Health and Safety</w:t>
      </w:r>
    </w:p>
    <w:p w14:paraId="06A13839" w14:textId="549C2746"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aim to foster a proactive health and safety culture by ensuring widespread employee participation in relevant training, which will include regular safety workshops and comprehensive risk assessments.</w:t>
      </w:r>
    </w:p>
    <w:p w14:paraId="71F69761" w14:textId="2C326359"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commit to providing continuous mental health support to all employees, maintaining our dedication to overall well-being through accessible counseling services and mental health awareness programs.</w:t>
      </w:r>
    </w:p>
    <w:p w14:paraId="1C1A58AE" w14:textId="6222A3CA" w:rsidR="00F04F5A" w:rsidRPr="00FE2B95" w:rsidRDefault="00F04F5A" w:rsidP="00FE2B95">
      <w:pPr>
        <w:pStyle w:val="ListParagraph"/>
        <w:widowControl/>
        <w:numPr>
          <w:ilvl w:val="0"/>
          <w:numId w:val="20"/>
        </w:numPr>
        <w:autoSpaceDE/>
        <w:autoSpaceDN/>
        <w:spacing w:before="100" w:beforeAutospacing="1" w:after="100" w:afterAutospacing="1"/>
        <w:jc w:val="both"/>
        <w:outlineLvl w:val="3"/>
        <w:rPr>
          <w:rFonts w:eastAsia="Times New Roman"/>
          <w:b/>
          <w:bCs/>
          <w:sz w:val="24"/>
          <w:szCs w:val="24"/>
          <w:lang w:val="en-IN" w:eastAsia="en-IN"/>
        </w:rPr>
      </w:pPr>
      <w:r w:rsidRPr="00FE2B95">
        <w:rPr>
          <w:rFonts w:eastAsia="Times New Roman"/>
          <w:b/>
          <w:bCs/>
          <w:sz w:val="24"/>
          <w:szCs w:val="24"/>
          <w:lang w:val="en-IN" w:eastAsia="en-IN"/>
        </w:rPr>
        <w:t>Working Conditions</w:t>
      </w:r>
    </w:p>
    <w:p w14:paraId="39C8C92D" w14:textId="41387E2A"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strive to enhance employee satisfaction through regular feedback and improvements based on annual survey results, implementing action plans to address key concerns and improving work-life balance through flexible working hours.</w:t>
      </w:r>
      <w:r w:rsidR="00FA56B4">
        <w:rPr>
          <w:rFonts w:eastAsia="Times New Roman"/>
          <w:sz w:val="24"/>
          <w:szCs w:val="24"/>
          <w:lang w:val="en-IN" w:eastAsia="en-IN"/>
        </w:rPr>
        <w:t xml:space="preserve"> </w:t>
      </w:r>
    </w:p>
    <w:p w14:paraId="66DAA580" w14:textId="57FCD72B"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Our goal is to reduce employee turnover by addressing key areas of engagement and satisfaction, introducing mentorship programs and career development opportunities.</w:t>
      </w:r>
    </w:p>
    <w:p w14:paraId="6D0C1DC0" w14:textId="66BF0C94"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aim to provide ergonomic workstations to the majority of our employees to ensure comfort and well-being, conducting workspace assessments and providing necessary equipment upgrades.</w:t>
      </w:r>
      <w:r w:rsidR="00FA56B4">
        <w:rPr>
          <w:rFonts w:eastAsia="Times New Roman"/>
          <w:sz w:val="24"/>
          <w:szCs w:val="24"/>
          <w:lang w:val="en-IN" w:eastAsia="en-IN"/>
        </w:rPr>
        <w:t xml:space="preserve"> </w:t>
      </w:r>
    </w:p>
    <w:p w14:paraId="04DE516E" w14:textId="1FAA4D6C"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commit to fostering regular employee engagement through quarterly meetings to maintain strong communication and alignment, while encouraging open dialogue and participation in decision-making processes.</w:t>
      </w:r>
    </w:p>
    <w:p w14:paraId="5FE6940B" w14:textId="096EC6BE" w:rsidR="00F04F5A" w:rsidRPr="00FE2B95" w:rsidRDefault="00F04F5A" w:rsidP="00FE2B95">
      <w:pPr>
        <w:pStyle w:val="ListParagraph"/>
        <w:widowControl/>
        <w:numPr>
          <w:ilvl w:val="0"/>
          <w:numId w:val="20"/>
        </w:numPr>
        <w:autoSpaceDE/>
        <w:autoSpaceDN/>
        <w:spacing w:before="100" w:beforeAutospacing="1" w:after="100" w:afterAutospacing="1"/>
        <w:jc w:val="both"/>
        <w:outlineLvl w:val="3"/>
        <w:rPr>
          <w:rFonts w:eastAsia="Times New Roman"/>
          <w:b/>
          <w:bCs/>
          <w:sz w:val="24"/>
          <w:szCs w:val="24"/>
          <w:lang w:val="en-IN" w:eastAsia="en-IN"/>
        </w:rPr>
      </w:pPr>
      <w:r w:rsidRPr="00FE2B95">
        <w:rPr>
          <w:rFonts w:eastAsia="Times New Roman"/>
          <w:b/>
          <w:bCs/>
          <w:sz w:val="24"/>
          <w:szCs w:val="24"/>
          <w:lang w:val="en-IN" w:eastAsia="en-IN"/>
        </w:rPr>
        <w:t>Career Management</w:t>
      </w:r>
    </w:p>
    <w:p w14:paraId="2BCA54D8" w14:textId="13364F5D"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are dedicated to providing sufficient training hours for each employee to support professional growth and skill development by organizing tailored training sessions and access to online learning platforms.</w:t>
      </w:r>
      <w:r w:rsidR="00FA56B4">
        <w:rPr>
          <w:rFonts w:eastAsia="Times New Roman"/>
          <w:sz w:val="24"/>
          <w:szCs w:val="24"/>
          <w:lang w:val="en-IN" w:eastAsia="en-IN"/>
        </w:rPr>
        <w:t xml:space="preserve"> </w:t>
      </w:r>
    </w:p>
    <w:p w14:paraId="0C25BD0F" w14:textId="555EE5EC"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Our goal is to ensure that most employees have personal development plans to guide their career advancement, with regular one-on-one reviews and goal-setting initiatives.</w:t>
      </w:r>
    </w:p>
    <w:p w14:paraId="1ED2B315" w14:textId="06DF9401" w:rsidR="00F04F5A" w:rsidRPr="00FE2B95" w:rsidRDefault="00F04F5A" w:rsidP="00FE2B95">
      <w:pPr>
        <w:pStyle w:val="ListParagraph"/>
        <w:widowControl/>
        <w:numPr>
          <w:ilvl w:val="0"/>
          <w:numId w:val="20"/>
        </w:numPr>
        <w:autoSpaceDE/>
        <w:autoSpaceDN/>
        <w:spacing w:before="100" w:beforeAutospacing="1" w:after="100" w:afterAutospacing="1"/>
        <w:jc w:val="both"/>
        <w:outlineLvl w:val="3"/>
        <w:rPr>
          <w:rFonts w:eastAsia="Times New Roman"/>
          <w:b/>
          <w:bCs/>
          <w:sz w:val="24"/>
          <w:szCs w:val="24"/>
          <w:lang w:val="en-IN" w:eastAsia="en-IN"/>
        </w:rPr>
      </w:pPr>
      <w:r w:rsidRPr="00FE2B95">
        <w:rPr>
          <w:rFonts w:eastAsia="Times New Roman"/>
          <w:b/>
          <w:bCs/>
          <w:sz w:val="24"/>
          <w:szCs w:val="24"/>
          <w:lang w:val="en-IN" w:eastAsia="en-IN"/>
        </w:rPr>
        <w:t>Child Labour and Forced Labour</w:t>
      </w:r>
    </w:p>
    <w:p w14:paraId="142CDCD0" w14:textId="25E9183D"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are committed to maintaining zero incidents of child labor or forced labor within our operations by implementing rigorous audits and supplier vetting processes, alongside robust awareness training for employees.</w:t>
      </w:r>
    </w:p>
    <w:p w14:paraId="181FC32C" w14:textId="0A980AFD" w:rsidR="00F04F5A" w:rsidRPr="00FE2B95" w:rsidRDefault="00505340" w:rsidP="00FE2B95">
      <w:pPr>
        <w:pStyle w:val="ListParagraph"/>
        <w:widowControl/>
        <w:numPr>
          <w:ilvl w:val="0"/>
          <w:numId w:val="20"/>
        </w:numPr>
        <w:autoSpaceDE/>
        <w:autoSpaceDN/>
        <w:spacing w:before="100" w:beforeAutospacing="1" w:after="100" w:afterAutospacing="1"/>
        <w:jc w:val="both"/>
        <w:outlineLvl w:val="3"/>
        <w:rPr>
          <w:rFonts w:eastAsia="Times New Roman"/>
          <w:b/>
          <w:bCs/>
          <w:sz w:val="24"/>
          <w:szCs w:val="24"/>
          <w:lang w:val="en-IN" w:eastAsia="en-IN"/>
        </w:rPr>
      </w:pPr>
      <w:r>
        <w:rPr>
          <w:rFonts w:eastAsia="Times New Roman"/>
          <w:b/>
          <w:bCs/>
          <w:sz w:val="24"/>
          <w:szCs w:val="24"/>
          <w:lang w:val="en-IN" w:eastAsia="en-IN"/>
        </w:rPr>
        <w:br w:type="column"/>
      </w:r>
      <w:r w:rsidR="00F04F5A" w:rsidRPr="00FE2B95">
        <w:rPr>
          <w:rFonts w:eastAsia="Times New Roman"/>
          <w:b/>
          <w:bCs/>
          <w:sz w:val="24"/>
          <w:szCs w:val="24"/>
          <w:lang w:val="en-IN" w:eastAsia="en-IN"/>
        </w:rPr>
        <w:lastRenderedPageBreak/>
        <w:t>Diversity, Equity, and Inclusion</w:t>
      </w:r>
    </w:p>
    <w:p w14:paraId="158F3DE3" w14:textId="3AA17E78"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aim to ensure the majority of employees receive diversity training annually, fostering an inclusive and equitable workplace through targeted training programs and promoting diversity in recruitment and leadership roles.</w:t>
      </w:r>
      <w:r w:rsidR="00FA56B4">
        <w:rPr>
          <w:rFonts w:eastAsia="Times New Roman"/>
          <w:sz w:val="24"/>
          <w:szCs w:val="24"/>
          <w:lang w:val="en-IN" w:eastAsia="en-IN"/>
        </w:rPr>
        <w:t xml:space="preserve"> </w:t>
      </w:r>
    </w:p>
    <w:p w14:paraId="3345EB35" w14:textId="48BD8BB3" w:rsidR="00F04F5A"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Our goal is to increase employee satisfaction with diversity initiatives, ensuring a positive and inclusive work environment through continuous feedback loops and active diversity task forces.</w:t>
      </w:r>
    </w:p>
    <w:p w14:paraId="5165168B" w14:textId="51AF39AF" w:rsidR="0035483D" w:rsidRDefault="0035483D" w:rsidP="0035483D">
      <w:pPr>
        <w:pStyle w:val="ListParagraph"/>
        <w:widowControl/>
        <w:numPr>
          <w:ilvl w:val="0"/>
          <w:numId w:val="20"/>
        </w:numPr>
        <w:autoSpaceDE/>
        <w:autoSpaceDN/>
        <w:spacing w:before="100" w:beforeAutospacing="1" w:after="100" w:afterAutospacing="1"/>
        <w:jc w:val="both"/>
        <w:outlineLvl w:val="3"/>
        <w:rPr>
          <w:ins w:id="257" w:author="Kush Khalasi" w:date="2025-07-29T12:33:00Z" w16du:dateUtc="2025-07-29T07:03:00Z"/>
          <w:rFonts w:eastAsia="Times New Roman"/>
          <w:b/>
          <w:bCs/>
          <w:sz w:val="24"/>
          <w:szCs w:val="24"/>
          <w:lang w:val="en-IN" w:eastAsia="en-IN"/>
        </w:rPr>
      </w:pPr>
      <w:ins w:id="258" w:author="Kush Khalasi" w:date="2025-07-29T12:32:00Z" w16du:dateUtc="2025-07-29T07:02:00Z">
        <w:r w:rsidRPr="0035483D">
          <w:rPr>
            <w:rFonts w:eastAsia="Times New Roman"/>
            <w:b/>
            <w:bCs/>
            <w:sz w:val="24"/>
            <w:szCs w:val="24"/>
            <w:lang w:val="en-IN" w:eastAsia="en-IN"/>
          </w:rPr>
          <w:t>Discrimination</w:t>
        </w:r>
        <w:r w:rsidRPr="0035483D">
          <w:rPr>
            <w:rFonts w:eastAsia="Times New Roman"/>
            <w:b/>
            <w:bCs/>
            <w:sz w:val="24"/>
            <w:szCs w:val="24"/>
            <w:lang w:val="en-IN" w:eastAsia="en-IN"/>
            <w:rPrChange w:id="259" w:author="Kush Khalasi" w:date="2025-07-29T12:32:00Z" w16du:dateUtc="2025-07-29T07:02:00Z">
              <w:rPr>
                <w:rFonts w:eastAsia="Times New Roman"/>
                <w:sz w:val="24"/>
                <w:szCs w:val="24"/>
                <w:lang w:val="en-IN" w:eastAsia="en-IN"/>
              </w:rPr>
            </w:rPrChange>
          </w:rPr>
          <w:t xml:space="preserve"> and Harassment</w:t>
        </w:r>
      </w:ins>
    </w:p>
    <w:p w14:paraId="238C36C9" w14:textId="50D00245" w:rsidR="00F57EBB" w:rsidRPr="00F57EBB" w:rsidRDefault="00F57EBB" w:rsidP="00F57EBB">
      <w:pPr>
        <w:widowControl/>
        <w:numPr>
          <w:ilvl w:val="0"/>
          <w:numId w:val="14"/>
        </w:numPr>
        <w:autoSpaceDE/>
        <w:autoSpaceDN/>
        <w:spacing w:before="100" w:beforeAutospacing="1" w:after="100" w:afterAutospacing="1"/>
        <w:ind w:right="420"/>
        <w:jc w:val="both"/>
        <w:rPr>
          <w:ins w:id="260" w:author="Kush Khalasi" w:date="2025-07-29T12:45:00Z" w16du:dateUtc="2025-07-29T07:15:00Z"/>
          <w:rFonts w:eastAsia="Times New Roman"/>
          <w:sz w:val="24"/>
          <w:szCs w:val="24"/>
          <w:lang w:val="en-IN" w:eastAsia="en-IN"/>
          <w:rPrChange w:id="261" w:author="Kush Khalasi" w:date="2025-07-29T12:45:00Z" w16du:dateUtc="2025-07-29T07:15:00Z">
            <w:rPr>
              <w:ins w:id="262" w:author="Kush Khalasi" w:date="2025-07-29T12:45:00Z" w16du:dateUtc="2025-07-29T07:15:00Z"/>
              <w:rFonts w:eastAsia="Times New Roman"/>
              <w:sz w:val="24"/>
              <w:szCs w:val="24"/>
              <w:lang w:eastAsia="en-IN"/>
            </w:rPr>
          </w:rPrChange>
        </w:rPr>
      </w:pPr>
      <w:ins w:id="263" w:author="Kush Khalasi" w:date="2025-07-29T12:45:00Z">
        <w:r w:rsidRPr="00F57EBB">
          <w:rPr>
            <w:rFonts w:eastAsia="Times New Roman"/>
            <w:sz w:val="24"/>
            <w:szCs w:val="24"/>
            <w:lang w:eastAsia="en-IN"/>
          </w:rPr>
          <w:t>The company will continue to enforce its Equal Employment Opportunity (EEO) framework by ensuring all employment-related decisions—such as hiring, compensation, promotion, and disciplinary actions—remain free from discrimination, in full compliance with applicable federal, state, and local laws.</w:t>
        </w:r>
      </w:ins>
    </w:p>
    <w:p w14:paraId="6D5FF2D0" w14:textId="2550B067" w:rsidR="00F57EBB" w:rsidRPr="00F57EBB" w:rsidRDefault="00F57EBB">
      <w:pPr>
        <w:widowControl/>
        <w:numPr>
          <w:ilvl w:val="0"/>
          <w:numId w:val="14"/>
        </w:numPr>
        <w:autoSpaceDE/>
        <w:autoSpaceDN/>
        <w:spacing w:before="100" w:beforeAutospacing="1" w:after="100" w:afterAutospacing="1"/>
        <w:ind w:right="420"/>
        <w:jc w:val="both"/>
        <w:rPr>
          <w:ins w:id="264" w:author="Kush Khalasi" w:date="2025-07-29T12:38:00Z" w16du:dateUtc="2025-07-29T07:08:00Z"/>
          <w:rFonts w:eastAsia="Times New Roman"/>
          <w:sz w:val="24"/>
          <w:szCs w:val="24"/>
          <w:lang w:val="en-IN" w:eastAsia="en-IN"/>
          <w:rPrChange w:id="265" w:author="Kush Khalasi" w:date="2025-07-29T12:40:00Z" w16du:dateUtc="2025-07-29T07:10:00Z">
            <w:rPr>
              <w:ins w:id="266" w:author="Kush Khalasi" w:date="2025-07-29T12:38:00Z" w16du:dateUtc="2025-07-29T07:08:00Z"/>
              <w:rFonts w:eastAsia="Times New Roman"/>
              <w:b/>
              <w:bCs/>
              <w:sz w:val="24"/>
              <w:szCs w:val="24"/>
              <w:lang w:eastAsia="en-IN"/>
            </w:rPr>
          </w:rPrChange>
        </w:rPr>
        <w:pPrChange w:id="267" w:author="Kush Khalasi" w:date="2025-07-29T12:40:00Z" w16du:dateUtc="2025-07-29T07:10:00Z">
          <w:pPr>
            <w:pStyle w:val="ListParagraph"/>
            <w:widowControl/>
            <w:autoSpaceDE/>
            <w:autoSpaceDN/>
            <w:spacing w:before="100" w:beforeAutospacing="1" w:after="100" w:afterAutospacing="1"/>
            <w:jc w:val="both"/>
            <w:outlineLvl w:val="3"/>
          </w:pPr>
        </w:pPrChange>
      </w:pPr>
      <w:ins w:id="268" w:author="Kush Khalasi" w:date="2025-07-29T12:38:00Z">
        <w:r w:rsidRPr="00F57EBB">
          <w:rPr>
            <w:rFonts w:eastAsia="Times New Roman"/>
            <w:sz w:val="24"/>
            <w:szCs w:val="24"/>
            <w:lang w:val="en-IN" w:eastAsia="en-IN"/>
            <w:rPrChange w:id="269" w:author="Kush Khalasi" w:date="2025-07-29T12:40:00Z" w16du:dateUtc="2025-07-29T07:10:00Z">
              <w:rPr>
                <w:rFonts w:eastAsia="Times New Roman"/>
                <w:b/>
                <w:bCs/>
                <w:sz w:val="24"/>
                <w:szCs w:val="24"/>
                <w:lang w:eastAsia="en-IN"/>
              </w:rPr>
            </w:rPrChange>
          </w:rPr>
          <w:t>We are committed to maintaining a workplace culture that does not tolerate any form of discrimination or harassment, ensuring a respectful and inclusive environment for all team members.</w:t>
        </w:r>
      </w:ins>
    </w:p>
    <w:p w14:paraId="1A17DAB2" w14:textId="3D4DFD9B" w:rsidR="00F57EBB" w:rsidRDefault="00F57EBB" w:rsidP="00F57EBB">
      <w:pPr>
        <w:widowControl/>
        <w:numPr>
          <w:ilvl w:val="0"/>
          <w:numId w:val="14"/>
        </w:numPr>
        <w:autoSpaceDE/>
        <w:autoSpaceDN/>
        <w:spacing w:before="100" w:beforeAutospacing="1" w:after="100" w:afterAutospacing="1"/>
        <w:ind w:right="420"/>
        <w:jc w:val="both"/>
        <w:rPr>
          <w:ins w:id="270" w:author="Kush Khalasi" w:date="2025-07-29T12:46:00Z" w16du:dateUtc="2025-07-29T07:16:00Z"/>
          <w:rFonts w:eastAsia="Times New Roman"/>
          <w:sz w:val="24"/>
          <w:szCs w:val="24"/>
          <w:lang w:val="en-IN" w:eastAsia="en-IN"/>
        </w:rPr>
      </w:pPr>
      <w:ins w:id="271" w:author="Kush Khalasi" w:date="2025-07-29T12:40:00Z" w16du:dateUtc="2025-07-29T07:10:00Z">
        <w:r>
          <w:rPr>
            <w:rFonts w:eastAsia="Times New Roman"/>
            <w:sz w:val="24"/>
            <w:szCs w:val="24"/>
            <w:lang w:val="en-IN" w:eastAsia="en-IN"/>
          </w:rPr>
          <w:t>We aim to r</w:t>
        </w:r>
      </w:ins>
      <w:ins w:id="272" w:author="Kush Khalasi" w:date="2025-07-29T12:39:00Z" w16du:dateUtc="2025-07-29T07:09:00Z">
        <w:r w:rsidRPr="00F57EBB">
          <w:rPr>
            <w:rFonts w:eastAsia="Times New Roman"/>
            <w:sz w:val="24"/>
            <w:szCs w:val="24"/>
            <w:lang w:val="en-IN" w:eastAsia="en-IN"/>
            <w:rPrChange w:id="273" w:author="Kush Khalasi" w:date="2025-07-29T12:40:00Z" w16du:dateUtc="2025-07-29T07:10:00Z">
              <w:rPr>
                <w:rFonts w:eastAsia="Times New Roman"/>
                <w:b/>
                <w:bCs/>
                <w:sz w:val="24"/>
                <w:szCs w:val="24"/>
                <w:lang w:val="en-IN" w:eastAsia="en-IN"/>
              </w:rPr>
            </w:rPrChange>
          </w:rPr>
          <w:t xml:space="preserve">einforce awareness and accountability by conducting annual company-wide training on discrimination, harassment prevention, and respectful workplace behavior for all </w:t>
        </w:r>
      </w:ins>
      <w:ins w:id="274" w:author="Kush Khalasi" w:date="2025-07-29T12:40:00Z" w16du:dateUtc="2025-07-29T07:10:00Z">
        <w:r>
          <w:rPr>
            <w:rFonts w:eastAsia="Times New Roman"/>
            <w:sz w:val="24"/>
            <w:szCs w:val="24"/>
            <w:lang w:val="en-IN" w:eastAsia="en-IN"/>
          </w:rPr>
          <w:t>team members</w:t>
        </w:r>
      </w:ins>
      <w:ins w:id="275" w:author="Kush Khalasi" w:date="2025-07-29T12:39:00Z" w16du:dateUtc="2025-07-29T07:09:00Z">
        <w:r w:rsidRPr="00F57EBB">
          <w:rPr>
            <w:rFonts w:eastAsia="Times New Roman"/>
            <w:sz w:val="24"/>
            <w:szCs w:val="24"/>
            <w:lang w:val="en-IN" w:eastAsia="en-IN"/>
            <w:rPrChange w:id="276" w:author="Kush Khalasi" w:date="2025-07-29T12:40:00Z" w16du:dateUtc="2025-07-29T07:10:00Z">
              <w:rPr>
                <w:rFonts w:eastAsia="Times New Roman"/>
                <w:b/>
                <w:bCs/>
                <w:sz w:val="24"/>
                <w:szCs w:val="24"/>
                <w:lang w:val="en-IN" w:eastAsia="en-IN"/>
              </w:rPr>
            </w:rPrChange>
          </w:rPr>
          <w:t>, with a focus on real-world scenarios and inclusive practices.</w:t>
        </w:r>
      </w:ins>
    </w:p>
    <w:p w14:paraId="170F3232" w14:textId="1D3B6B9E" w:rsidR="00A047BF" w:rsidRPr="00F57EBB" w:rsidRDefault="00A047BF">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Change w:id="277" w:author="Kush Khalasi" w:date="2025-07-29T12:40:00Z" w16du:dateUtc="2025-07-29T07:10:00Z">
          <w:pPr>
            <w:widowControl/>
            <w:autoSpaceDE/>
            <w:autoSpaceDN/>
            <w:spacing w:before="100" w:beforeAutospacing="1" w:after="100" w:afterAutospacing="1"/>
            <w:ind w:right="420"/>
            <w:jc w:val="both"/>
          </w:pPr>
        </w:pPrChange>
      </w:pPr>
      <w:ins w:id="278" w:author="Kush Khalasi" w:date="2025-07-29T12:46:00Z">
        <w:r w:rsidRPr="00A047BF">
          <w:rPr>
            <w:rFonts w:eastAsia="Times New Roman"/>
            <w:sz w:val="24"/>
            <w:szCs w:val="24"/>
            <w:lang w:eastAsia="en-IN"/>
          </w:rPr>
          <w:t>Trinity will also maintain open and confidential reporting systems to address discrimination and harassment concerns, promoting a safe environment where all employees feel empowered to report issues without fear of retaliation.</w:t>
        </w:r>
      </w:ins>
    </w:p>
    <w:p w14:paraId="1C5D1D82" w14:textId="3B22CF33" w:rsidR="00F04F5A" w:rsidRPr="00FE2B95" w:rsidRDefault="00F04F5A" w:rsidP="00FE2B95">
      <w:pPr>
        <w:pStyle w:val="ListParagraph"/>
        <w:widowControl/>
        <w:numPr>
          <w:ilvl w:val="0"/>
          <w:numId w:val="20"/>
        </w:numPr>
        <w:autoSpaceDE/>
        <w:autoSpaceDN/>
        <w:spacing w:before="100" w:beforeAutospacing="1" w:after="100" w:afterAutospacing="1"/>
        <w:jc w:val="both"/>
        <w:outlineLvl w:val="3"/>
        <w:rPr>
          <w:rFonts w:eastAsia="Times New Roman"/>
          <w:b/>
          <w:bCs/>
          <w:sz w:val="24"/>
          <w:szCs w:val="24"/>
          <w:lang w:val="en-IN" w:eastAsia="en-IN"/>
        </w:rPr>
      </w:pPr>
      <w:r w:rsidRPr="00FE2B95">
        <w:rPr>
          <w:rFonts w:eastAsia="Times New Roman"/>
          <w:b/>
          <w:bCs/>
          <w:sz w:val="24"/>
          <w:szCs w:val="24"/>
          <w:lang w:val="en-IN" w:eastAsia="en-IN"/>
        </w:rPr>
        <w:t>External Stakeholder Human Rights</w:t>
      </w:r>
    </w:p>
    <w:p w14:paraId="3B41C21E" w14:textId="462DE9A2"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are committed to maintaining zero human rights violations across our logistics partners, ensuring ethical practices throughout our supply chain by conducting regular partner evaluations, audits, and establishing stringent human rights criteria in supplier contracts.</w:t>
      </w:r>
    </w:p>
    <w:p w14:paraId="6D98DBC5" w14:textId="162EECC6" w:rsidR="00FB6113" w:rsidRDefault="00F04F5A" w:rsidP="00F04F5A">
      <w:pPr>
        <w:pStyle w:val="ListParagraph"/>
        <w:widowControl/>
        <w:numPr>
          <w:ilvl w:val="0"/>
          <w:numId w:val="20"/>
        </w:numPr>
        <w:autoSpaceDE/>
        <w:autoSpaceDN/>
        <w:spacing w:before="100" w:beforeAutospacing="1" w:after="100" w:afterAutospacing="1"/>
        <w:ind w:left="900" w:hanging="540"/>
        <w:jc w:val="both"/>
        <w:outlineLvl w:val="3"/>
        <w:rPr>
          <w:rFonts w:eastAsia="Times New Roman"/>
          <w:b/>
          <w:bCs/>
          <w:sz w:val="24"/>
          <w:szCs w:val="24"/>
          <w:lang w:val="en-IN" w:eastAsia="en-IN"/>
        </w:rPr>
      </w:pPr>
      <w:r w:rsidRPr="00FE2B95">
        <w:rPr>
          <w:rFonts w:eastAsia="Times New Roman"/>
          <w:b/>
          <w:bCs/>
          <w:sz w:val="24"/>
          <w:szCs w:val="24"/>
          <w:lang w:val="en-IN" w:eastAsia="en-IN"/>
        </w:rPr>
        <w:t>Labor relation</w:t>
      </w:r>
    </w:p>
    <w:p w14:paraId="4EA5D6E5" w14:textId="2F6EB4AD" w:rsidR="00F04F5A" w:rsidRPr="00FE2B95"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aim to strengthen collaborative labor relations by regularly engaging with employee representatives through structured dialogue sessions, ensuring open communication and addressing concerns promptly to foster mutual trust and respect.</w:t>
      </w:r>
      <w:r w:rsidR="00FA56B4">
        <w:rPr>
          <w:rFonts w:eastAsia="Times New Roman"/>
          <w:sz w:val="24"/>
          <w:szCs w:val="24"/>
          <w:lang w:val="en-IN" w:eastAsia="en-IN"/>
        </w:rPr>
        <w:t xml:space="preserve"> </w:t>
      </w:r>
    </w:p>
    <w:p w14:paraId="111A76CD" w14:textId="4111811A" w:rsidR="00F04F5A" w:rsidRDefault="00F04F5A"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We are committed to maintaining a positive and cooperative work environment by implementing regular conflict resolution training for both management and employees, ensuring that workplace disputes are handled fairly and efficiently.</w:t>
      </w:r>
    </w:p>
    <w:p w14:paraId="3BAEB68E" w14:textId="2D9DF95E" w:rsidR="00FA56B4" w:rsidRPr="00FE2B95" w:rsidRDefault="00FA56B4" w:rsidP="00A97588">
      <w:pPr>
        <w:pStyle w:val="Heading1"/>
        <w:numPr>
          <w:ilvl w:val="0"/>
          <w:numId w:val="5"/>
        </w:numPr>
        <w:tabs>
          <w:tab w:val="left" w:pos="270"/>
        </w:tabs>
        <w:spacing w:before="292"/>
        <w:ind w:left="90" w:hanging="359"/>
        <w:rPr>
          <w:rFonts w:ascii="Calibri" w:hAnsi="Calibri" w:cs="Calibri"/>
          <w:color w:val="365F91"/>
          <w:spacing w:val="-2"/>
          <w:sz w:val="32"/>
          <w:szCs w:val="32"/>
        </w:rPr>
      </w:pPr>
      <w:bookmarkStart w:id="279" w:name="_Toc204686990"/>
      <w:r w:rsidRPr="00FE2B95">
        <w:rPr>
          <w:rFonts w:ascii="Calibri" w:hAnsi="Calibri" w:cs="Calibri"/>
          <w:color w:val="365F91"/>
          <w:spacing w:val="-2"/>
          <w:sz w:val="32"/>
          <w:szCs w:val="32"/>
        </w:rPr>
        <w:lastRenderedPageBreak/>
        <w:t>TARGETS</w:t>
      </w:r>
      <w:bookmarkEnd w:id="279"/>
    </w:p>
    <w:p w14:paraId="63DFFEBE" w14:textId="0D241801" w:rsidR="00FA56B4" w:rsidRPr="00FE2B95" w:rsidRDefault="00FA56B4" w:rsidP="00FE2B95">
      <w:pPr>
        <w:pStyle w:val="ListParagraph"/>
        <w:widowControl/>
        <w:numPr>
          <w:ilvl w:val="0"/>
          <w:numId w:val="27"/>
        </w:numPr>
        <w:autoSpaceDE/>
        <w:autoSpaceDN/>
        <w:spacing w:before="100" w:beforeAutospacing="1" w:after="100" w:afterAutospacing="1"/>
        <w:jc w:val="both"/>
        <w:rPr>
          <w:rFonts w:eastAsia="Times New Roman"/>
          <w:sz w:val="24"/>
          <w:szCs w:val="24"/>
          <w:lang w:val="en-IN" w:eastAsia="en-IN"/>
        </w:rPr>
      </w:pPr>
      <w:r w:rsidRPr="00FE2B95">
        <w:rPr>
          <w:rFonts w:eastAsia="Times New Roman"/>
          <w:b/>
          <w:bCs/>
          <w:sz w:val="24"/>
          <w:szCs w:val="24"/>
          <w:lang w:val="en-IN" w:eastAsia="en-IN"/>
        </w:rPr>
        <w:t>Employee Health and Safety</w:t>
      </w:r>
    </w:p>
    <w:p w14:paraId="233CAD78"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Achieve 95% employee participation in health and safety training by 2030 as compared to the baseline year 2022.</w:t>
      </w:r>
    </w:p>
    <w:p w14:paraId="69D7A464"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Provide mental health support to 100% of employees by 2030 as compared to the baseline year 2022.</w:t>
      </w:r>
    </w:p>
    <w:p w14:paraId="10CA7B54" w14:textId="24477904" w:rsidR="00FA56B4" w:rsidRPr="00FE2B95" w:rsidRDefault="00FA56B4" w:rsidP="00FE2B95">
      <w:pPr>
        <w:pStyle w:val="ListParagraph"/>
        <w:widowControl/>
        <w:numPr>
          <w:ilvl w:val="0"/>
          <w:numId w:val="27"/>
        </w:numPr>
        <w:autoSpaceDE/>
        <w:autoSpaceDN/>
        <w:spacing w:before="100" w:beforeAutospacing="1" w:after="100" w:afterAutospacing="1"/>
        <w:jc w:val="both"/>
        <w:rPr>
          <w:rFonts w:eastAsia="Times New Roman"/>
          <w:b/>
          <w:bCs/>
          <w:sz w:val="24"/>
          <w:szCs w:val="24"/>
          <w:lang w:val="en-IN" w:eastAsia="en-IN"/>
        </w:rPr>
      </w:pPr>
      <w:r w:rsidRPr="00FE2B95">
        <w:rPr>
          <w:rFonts w:eastAsia="Times New Roman"/>
          <w:b/>
          <w:bCs/>
          <w:sz w:val="24"/>
          <w:szCs w:val="24"/>
          <w:lang w:val="en-IN" w:eastAsia="en-IN"/>
        </w:rPr>
        <w:t>Working Conditions</w:t>
      </w:r>
    </w:p>
    <w:p w14:paraId="42EA07AD"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Achieve 80% employee satisfaction in annual surveys by 2030 as compared to the baseline year 2022, which had 77% satisfaction, no survey in 2023, and 66% satisfaction in 2024.</w:t>
      </w:r>
    </w:p>
    <w:p w14:paraId="27356099"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Reduce the employee turnover rate to 20% by 2030 as compared to the baseline year 2022, which had 14.6%, 31.49% in 2023, and 24.16% in 2024.</w:t>
      </w:r>
    </w:p>
    <w:p w14:paraId="45C7A4E0"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Ensure 95% of employees have access to ergonomic workstations by 2030 as compared to the baseline year 2022, which had 80% access in 2024.</w:t>
      </w:r>
    </w:p>
    <w:p w14:paraId="170CF04E"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Conduct quarterly employee engagement meetings with 100% participation by 2030 as compared to the baseline year 2022, achieving 100% in 2024.</w:t>
      </w:r>
    </w:p>
    <w:p w14:paraId="666BAC63" w14:textId="24311DA2" w:rsidR="00FA56B4" w:rsidRPr="00FE2B95" w:rsidRDefault="00FA56B4" w:rsidP="00FE2B95">
      <w:pPr>
        <w:pStyle w:val="ListParagraph"/>
        <w:widowControl/>
        <w:numPr>
          <w:ilvl w:val="0"/>
          <w:numId w:val="27"/>
        </w:numPr>
        <w:autoSpaceDE/>
        <w:autoSpaceDN/>
        <w:spacing w:before="100" w:beforeAutospacing="1" w:after="100" w:afterAutospacing="1"/>
        <w:jc w:val="both"/>
        <w:rPr>
          <w:rFonts w:eastAsia="Times New Roman"/>
          <w:sz w:val="24"/>
          <w:szCs w:val="24"/>
          <w:lang w:val="en-IN" w:eastAsia="en-IN"/>
        </w:rPr>
      </w:pPr>
      <w:r w:rsidRPr="00FE2B95">
        <w:rPr>
          <w:rFonts w:eastAsia="Times New Roman"/>
          <w:b/>
          <w:bCs/>
          <w:sz w:val="24"/>
          <w:szCs w:val="24"/>
          <w:lang w:val="en-IN" w:eastAsia="en-IN"/>
        </w:rPr>
        <w:t>Career Management</w:t>
      </w:r>
    </w:p>
    <w:p w14:paraId="4BC139D1"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Provide 15 hours of training per employee annually by 2030 as compared to the baseline year 2022, which had 11 hours of training per employee.</w:t>
      </w:r>
    </w:p>
    <w:p w14:paraId="4ED3D753"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Ensure 80% of employees have personal development plans by 2030 as compared to the baseline year 2022, which had 60% in 2024.</w:t>
      </w:r>
    </w:p>
    <w:p w14:paraId="2FF8612C" w14:textId="235DBDDE" w:rsidR="00FA56B4" w:rsidRPr="00FE2B95" w:rsidRDefault="00FA56B4" w:rsidP="00FE2B95">
      <w:pPr>
        <w:pStyle w:val="ListParagraph"/>
        <w:widowControl/>
        <w:numPr>
          <w:ilvl w:val="0"/>
          <w:numId w:val="27"/>
        </w:numPr>
        <w:autoSpaceDE/>
        <w:autoSpaceDN/>
        <w:spacing w:before="100" w:beforeAutospacing="1" w:after="100" w:afterAutospacing="1"/>
        <w:jc w:val="both"/>
        <w:rPr>
          <w:rFonts w:eastAsia="Times New Roman"/>
          <w:sz w:val="24"/>
          <w:szCs w:val="24"/>
          <w:lang w:val="en-IN" w:eastAsia="en-IN"/>
        </w:rPr>
      </w:pPr>
      <w:r w:rsidRPr="00FE2B95">
        <w:rPr>
          <w:rFonts w:eastAsia="Times New Roman"/>
          <w:b/>
          <w:bCs/>
          <w:sz w:val="24"/>
          <w:szCs w:val="24"/>
          <w:lang w:val="en-IN" w:eastAsia="en-IN"/>
        </w:rPr>
        <w:t>Child Labour and Forced Labour</w:t>
      </w:r>
    </w:p>
    <w:p w14:paraId="66B49C8A"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Maintain zero incidents of child labor or forced labor annually as compared to the baseline year 2022, which had zero incidents.</w:t>
      </w:r>
    </w:p>
    <w:p w14:paraId="39E645E1" w14:textId="21EE3E0D" w:rsidR="00FA56B4" w:rsidRPr="00FE2B95" w:rsidRDefault="00FA56B4" w:rsidP="00FE2B95">
      <w:pPr>
        <w:pStyle w:val="ListParagraph"/>
        <w:widowControl/>
        <w:numPr>
          <w:ilvl w:val="0"/>
          <w:numId w:val="27"/>
        </w:numPr>
        <w:autoSpaceDE/>
        <w:autoSpaceDN/>
        <w:spacing w:before="100" w:beforeAutospacing="1" w:after="100" w:afterAutospacing="1"/>
        <w:jc w:val="both"/>
        <w:rPr>
          <w:rFonts w:eastAsia="Times New Roman"/>
          <w:sz w:val="24"/>
          <w:szCs w:val="24"/>
          <w:lang w:val="en-IN" w:eastAsia="en-IN"/>
        </w:rPr>
      </w:pPr>
      <w:r w:rsidRPr="00FE2B95">
        <w:rPr>
          <w:rFonts w:eastAsia="Times New Roman"/>
          <w:b/>
          <w:bCs/>
          <w:sz w:val="24"/>
          <w:szCs w:val="24"/>
          <w:lang w:val="en-IN" w:eastAsia="en-IN"/>
        </w:rPr>
        <w:t>Diversity, Equity, and Inclusion</w:t>
      </w:r>
    </w:p>
    <w:p w14:paraId="5213AA38" w14:textId="77777777" w:rsidR="00FA56B4" w:rsidRPr="00FE2B95" w:rsidRDefault="00FA56B4" w:rsidP="00FE2B95">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Ensure 80% of employees receive annual diversity training by 2030 as compared to the baseline year 2022.</w:t>
      </w:r>
    </w:p>
    <w:p w14:paraId="57760C3F" w14:textId="77777777" w:rsidR="00FA56B4" w:rsidRDefault="00FA56B4" w:rsidP="00FE2B95">
      <w:pPr>
        <w:widowControl/>
        <w:numPr>
          <w:ilvl w:val="0"/>
          <w:numId w:val="14"/>
        </w:numPr>
        <w:autoSpaceDE/>
        <w:autoSpaceDN/>
        <w:spacing w:before="100" w:beforeAutospacing="1" w:after="100" w:afterAutospacing="1"/>
        <w:ind w:right="420"/>
        <w:jc w:val="both"/>
        <w:rPr>
          <w:ins w:id="280" w:author="Kush Khalasi" w:date="2025-07-29T12:46:00Z" w16du:dateUtc="2025-07-29T07:16:00Z"/>
          <w:rFonts w:eastAsia="Times New Roman"/>
          <w:sz w:val="24"/>
          <w:szCs w:val="24"/>
          <w:lang w:val="en-IN" w:eastAsia="en-IN"/>
        </w:rPr>
      </w:pPr>
      <w:r w:rsidRPr="00FE2B95">
        <w:rPr>
          <w:rFonts w:eastAsia="Times New Roman"/>
          <w:sz w:val="24"/>
          <w:szCs w:val="24"/>
          <w:lang w:val="en-IN" w:eastAsia="en-IN"/>
        </w:rPr>
        <w:t>Increase employee satisfaction with diversity initiatives to 80% by 2030 as compared to the baseline year 2022, which had 64% satisfaction in 2024.</w:t>
      </w:r>
    </w:p>
    <w:p w14:paraId="404554C6" w14:textId="6529DDAF" w:rsidR="00A047BF" w:rsidRDefault="00A047BF" w:rsidP="00A047BF">
      <w:pPr>
        <w:pStyle w:val="ListParagraph"/>
        <w:widowControl/>
        <w:numPr>
          <w:ilvl w:val="0"/>
          <w:numId w:val="27"/>
        </w:numPr>
        <w:autoSpaceDE/>
        <w:autoSpaceDN/>
        <w:spacing w:before="100" w:beforeAutospacing="1" w:after="100" w:afterAutospacing="1"/>
        <w:jc w:val="both"/>
        <w:rPr>
          <w:ins w:id="281" w:author="Kush Khalasi" w:date="2025-07-29T12:47:00Z" w16du:dateUtc="2025-07-29T07:17:00Z"/>
          <w:rFonts w:eastAsia="Times New Roman"/>
          <w:b/>
          <w:bCs/>
          <w:sz w:val="24"/>
          <w:szCs w:val="24"/>
          <w:lang w:val="en-IN" w:eastAsia="en-IN"/>
        </w:rPr>
      </w:pPr>
      <w:ins w:id="282" w:author="Kush Khalasi" w:date="2025-07-29T12:46:00Z" w16du:dateUtc="2025-07-29T07:16:00Z">
        <w:r w:rsidRPr="00A047BF">
          <w:rPr>
            <w:rFonts w:eastAsia="Times New Roman"/>
            <w:b/>
            <w:bCs/>
            <w:sz w:val="24"/>
            <w:szCs w:val="24"/>
            <w:lang w:val="en-IN" w:eastAsia="en-IN"/>
            <w:rPrChange w:id="283" w:author="Kush Khalasi" w:date="2025-07-29T12:47:00Z" w16du:dateUtc="2025-07-29T07:17:00Z">
              <w:rPr>
                <w:rFonts w:eastAsia="Times New Roman"/>
                <w:sz w:val="24"/>
                <w:szCs w:val="24"/>
                <w:lang w:val="en-IN" w:eastAsia="en-IN"/>
              </w:rPr>
            </w:rPrChange>
          </w:rPr>
          <w:t>Discriminatio</w:t>
        </w:r>
      </w:ins>
      <w:ins w:id="284" w:author="Kush Khalasi" w:date="2025-07-29T12:47:00Z" w16du:dateUtc="2025-07-29T07:17:00Z">
        <w:r w:rsidRPr="00A047BF">
          <w:rPr>
            <w:rFonts w:eastAsia="Times New Roman"/>
            <w:b/>
            <w:bCs/>
            <w:sz w:val="24"/>
            <w:szCs w:val="24"/>
            <w:lang w:val="en-IN" w:eastAsia="en-IN"/>
            <w:rPrChange w:id="285" w:author="Kush Khalasi" w:date="2025-07-29T12:47:00Z" w16du:dateUtc="2025-07-29T07:17:00Z">
              <w:rPr>
                <w:rFonts w:eastAsia="Times New Roman"/>
                <w:sz w:val="24"/>
                <w:szCs w:val="24"/>
                <w:lang w:val="en-IN" w:eastAsia="en-IN"/>
              </w:rPr>
            </w:rPrChange>
          </w:rPr>
          <w:t>n and Harassment</w:t>
        </w:r>
      </w:ins>
    </w:p>
    <w:p w14:paraId="2FA9D05B" w14:textId="77777777" w:rsidR="00A047BF" w:rsidRDefault="00A047BF" w:rsidP="00A047BF">
      <w:pPr>
        <w:pStyle w:val="ListParagraph"/>
        <w:widowControl/>
        <w:autoSpaceDE/>
        <w:autoSpaceDN/>
        <w:spacing w:before="100" w:beforeAutospacing="1" w:after="100" w:afterAutospacing="1"/>
        <w:jc w:val="both"/>
        <w:rPr>
          <w:ins w:id="286" w:author="Kush Khalasi" w:date="2025-07-29T12:47:00Z" w16du:dateUtc="2025-07-29T07:17:00Z"/>
          <w:rFonts w:eastAsia="Times New Roman"/>
          <w:b/>
          <w:bCs/>
          <w:sz w:val="24"/>
          <w:szCs w:val="24"/>
          <w:lang w:val="en-IN" w:eastAsia="en-IN"/>
        </w:rPr>
      </w:pPr>
    </w:p>
    <w:p w14:paraId="5764A991" w14:textId="77777777" w:rsidR="00A047BF" w:rsidRDefault="00A047BF" w:rsidP="00A047BF">
      <w:pPr>
        <w:widowControl/>
        <w:numPr>
          <w:ilvl w:val="0"/>
          <w:numId w:val="14"/>
        </w:numPr>
        <w:autoSpaceDE/>
        <w:autoSpaceDN/>
        <w:spacing w:before="100" w:beforeAutospacing="1" w:after="100" w:afterAutospacing="1"/>
        <w:ind w:right="420"/>
        <w:jc w:val="both"/>
        <w:rPr>
          <w:ins w:id="287" w:author="Kush Khalasi" w:date="2025-07-29T12:51:00Z" w16du:dateUtc="2025-07-29T07:21:00Z"/>
          <w:rFonts w:eastAsia="Times New Roman"/>
          <w:sz w:val="24"/>
          <w:szCs w:val="24"/>
          <w:lang w:val="en-IN" w:eastAsia="en-IN"/>
        </w:rPr>
      </w:pPr>
      <w:ins w:id="288" w:author="Kush Khalasi" w:date="2025-07-29T12:51:00Z">
        <w:r w:rsidRPr="00A047BF">
          <w:rPr>
            <w:rFonts w:eastAsia="Times New Roman"/>
            <w:sz w:val="24"/>
            <w:szCs w:val="24"/>
            <w:lang w:val="en-IN" w:eastAsia="en-IN"/>
            <w:rPrChange w:id="289" w:author="Kush Khalasi" w:date="2025-07-29T12:51:00Z" w16du:dateUtc="2025-07-29T07:21:00Z">
              <w:rPr>
                <w:rFonts w:eastAsia="Times New Roman"/>
                <w:b/>
                <w:bCs/>
                <w:sz w:val="24"/>
                <w:szCs w:val="24"/>
                <w:lang w:eastAsia="en-IN"/>
              </w:rPr>
            </w:rPrChange>
          </w:rPr>
          <w:lastRenderedPageBreak/>
          <w:t xml:space="preserve">We aim to achieve 100% completion rate of annual anti-discrimination and harassment training for all employees by 2030, using FY 2022 as the baseline year. </w:t>
        </w:r>
      </w:ins>
    </w:p>
    <w:p w14:paraId="25E0CC30" w14:textId="77777777" w:rsidR="00A047BF" w:rsidRDefault="00A047BF" w:rsidP="00A047BF">
      <w:pPr>
        <w:widowControl/>
        <w:numPr>
          <w:ilvl w:val="0"/>
          <w:numId w:val="14"/>
        </w:numPr>
        <w:autoSpaceDE/>
        <w:autoSpaceDN/>
        <w:spacing w:before="100" w:beforeAutospacing="1" w:after="100" w:afterAutospacing="1"/>
        <w:ind w:right="420"/>
        <w:jc w:val="both"/>
        <w:rPr>
          <w:ins w:id="290" w:author="Kush Khalasi" w:date="2025-07-29T12:51:00Z" w16du:dateUtc="2025-07-29T07:21:00Z"/>
          <w:rFonts w:eastAsia="Times New Roman"/>
          <w:sz w:val="24"/>
          <w:szCs w:val="24"/>
          <w:lang w:val="en-IN" w:eastAsia="en-IN"/>
        </w:rPr>
      </w:pPr>
      <w:ins w:id="291" w:author="Kush Khalasi" w:date="2025-07-29T12:51:00Z">
        <w:r w:rsidRPr="00A047BF">
          <w:rPr>
            <w:rFonts w:eastAsia="Times New Roman"/>
            <w:sz w:val="24"/>
            <w:szCs w:val="24"/>
            <w:lang w:val="en-IN" w:eastAsia="en-IN"/>
            <w:rPrChange w:id="292" w:author="Kush Khalasi" w:date="2025-07-29T12:51:00Z" w16du:dateUtc="2025-07-29T07:21:00Z">
              <w:rPr>
                <w:rFonts w:eastAsia="Times New Roman"/>
                <w:b/>
                <w:bCs/>
                <w:sz w:val="24"/>
                <w:szCs w:val="24"/>
                <w:lang w:eastAsia="en-IN"/>
              </w:rPr>
            </w:rPrChange>
          </w:rPr>
          <w:t xml:space="preserve">By 2030, anti-discrimination and harassment compliance checks will be integrated into 100% of internal audits, as benchmarked from FY 2022 audit practices. </w:t>
        </w:r>
      </w:ins>
    </w:p>
    <w:p w14:paraId="19EC0530" w14:textId="23FC6CA5" w:rsidR="00A047BF" w:rsidRDefault="00A047BF" w:rsidP="00A047BF">
      <w:pPr>
        <w:widowControl/>
        <w:numPr>
          <w:ilvl w:val="0"/>
          <w:numId w:val="14"/>
        </w:numPr>
        <w:autoSpaceDE/>
        <w:autoSpaceDN/>
        <w:spacing w:before="100" w:beforeAutospacing="1" w:after="100" w:afterAutospacing="1"/>
        <w:ind w:right="420"/>
        <w:jc w:val="both"/>
        <w:rPr>
          <w:ins w:id="293" w:author="Kush Khalasi" w:date="2025-07-29T12:51:00Z" w16du:dateUtc="2025-07-29T07:21:00Z"/>
          <w:rFonts w:eastAsia="Times New Roman"/>
          <w:sz w:val="24"/>
          <w:szCs w:val="24"/>
          <w:lang w:val="en-IN" w:eastAsia="en-IN"/>
        </w:rPr>
      </w:pPr>
      <w:ins w:id="294" w:author="Kush Khalasi" w:date="2025-07-29T12:51:00Z">
        <w:r w:rsidRPr="00A047BF">
          <w:rPr>
            <w:rFonts w:eastAsia="Times New Roman"/>
            <w:sz w:val="24"/>
            <w:szCs w:val="24"/>
            <w:lang w:val="en-IN" w:eastAsia="en-IN"/>
            <w:rPrChange w:id="295" w:author="Kush Khalasi" w:date="2025-07-29T12:51:00Z" w16du:dateUtc="2025-07-29T07:21:00Z">
              <w:rPr>
                <w:rFonts w:eastAsia="Times New Roman"/>
                <w:b/>
                <w:bCs/>
                <w:sz w:val="24"/>
                <w:szCs w:val="24"/>
                <w:lang w:eastAsia="en-IN"/>
              </w:rPr>
            </w:rPrChange>
          </w:rPr>
          <w:t>We will ensure 95% of team members rate the workplace as respectful and inclusive in employee surveys by 2030, with FY 2022 as the baseline year.</w:t>
        </w:r>
      </w:ins>
    </w:p>
    <w:p w14:paraId="64A565A2" w14:textId="182B2F7B" w:rsidR="00A047BF" w:rsidRPr="00A047BF" w:rsidRDefault="00A047BF" w:rsidP="00A047BF">
      <w:pPr>
        <w:widowControl/>
        <w:numPr>
          <w:ilvl w:val="0"/>
          <w:numId w:val="14"/>
        </w:numPr>
        <w:autoSpaceDE/>
        <w:autoSpaceDN/>
        <w:spacing w:before="100" w:beforeAutospacing="1" w:after="100" w:afterAutospacing="1"/>
        <w:ind w:right="420"/>
        <w:jc w:val="both"/>
        <w:rPr>
          <w:ins w:id="296" w:author="Kush Khalasi" w:date="2025-07-29T12:51:00Z" w16du:dateUtc="2025-07-29T07:21:00Z"/>
          <w:rFonts w:eastAsia="Times New Roman"/>
          <w:sz w:val="24"/>
          <w:szCs w:val="24"/>
          <w:lang w:val="en-IN" w:eastAsia="en-IN"/>
          <w:rPrChange w:id="297" w:author="Kush Khalasi" w:date="2025-07-29T12:51:00Z" w16du:dateUtc="2025-07-29T07:21:00Z">
            <w:rPr>
              <w:ins w:id="298" w:author="Kush Khalasi" w:date="2025-07-29T12:51:00Z" w16du:dateUtc="2025-07-29T07:21:00Z"/>
              <w:rFonts w:eastAsia="Times New Roman"/>
              <w:sz w:val="24"/>
              <w:szCs w:val="24"/>
              <w:lang w:eastAsia="en-IN"/>
            </w:rPr>
          </w:rPrChange>
        </w:rPr>
      </w:pPr>
      <w:ins w:id="299" w:author="Kush Khalasi" w:date="2025-07-29T12:51:00Z">
        <w:r w:rsidRPr="00A047BF">
          <w:rPr>
            <w:rFonts w:eastAsia="Times New Roman"/>
            <w:sz w:val="24"/>
            <w:szCs w:val="24"/>
            <w:lang w:eastAsia="en-IN"/>
          </w:rPr>
          <w:t>We aim to maintain zero reported cases of discrimination and all forms of harassment, including sexual harassment annually</w:t>
        </w:r>
      </w:ins>
      <w:ins w:id="300" w:author="Kush Khalasi" w:date="2025-07-29T12:51:00Z" w16du:dateUtc="2025-07-29T07:21:00Z">
        <w:r>
          <w:rPr>
            <w:rFonts w:eastAsia="Times New Roman"/>
            <w:sz w:val="24"/>
            <w:szCs w:val="24"/>
            <w:lang w:eastAsia="en-IN"/>
          </w:rPr>
          <w:t>.</w:t>
        </w:r>
      </w:ins>
    </w:p>
    <w:p w14:paraId="4402D133" w14:textId="42CF485D" w:rsidR="00A047BF" w:rsidRPr="00A047BF" w:rsidRDefault="00A047BF" w:rsidP="00A047BF">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ins w:id="301" w:author="Kush Khalasi" w:date="2025-07-29T12:51:00Z">
        <w:r w:rsidRPr="00A047BF">
          <w:rPr>
            <w:rFonts w:eastAsia="Times New Roman"/>
            <w:sz w:val="24"/>
            <w:szCs w:val="24"/>
            <w:lang w:eastAsia="en-IN"/>
          </w:rPr>
          <w:t>We aim to conduct at least one company-wide training program on discrimination and harassment annually through to 2030</w:t>
        </w:r>
      </w:ins>
      <w:ins w:id="302" w:author="Kush Khalasi" w:date="2025-07-29T12:52:00Z" w16du:dateUtc="2025-07-29T07:22:00Z">
        <w:r>
          <w:rPr>
            <w:rFonts w:eastAsia="Times New Roman"/>
            <w:sz w:val="24"/>
            <w:szCs w:val="24"/>
            <w:lang w:eastAsia="en-IN"/>
          </w:rPr>
          <w:t>.</w:t>
        </w:r>
      </w:ins>
    </w:p>
    <w:p w14:paraId="66C0A7EC" w14:textId="0CCBF16A" w:rsidR="00FA56B4" w:rsidRPr="00FE2B95" w:rsidRDefault="00FA56B4" w:rsidP="00FE2B95">
      <w:pPr>
        <w:pStyle w:val="ListParagraph"/>
        <w:widowControl/>
        <w:numPr>
          <w:ilvl w:val="0"/>
          <w:numId w:val="27"/>
        </w:numPr>
        <w:autoSpaceDE/>
        <w:autoSpaceDN/>
        <w:spacing w:before="100" w:beforeAutospacing="1" w:after="100" w:afterAutospacing="1"/>
        <w:jc w:val="both"/>
        <w:rPr>
          <w:rFonts w:eastAsia="Times New Roman"/>
          <w:sz w:val="24"/>
          <w:szCs w:val="24"/>
          <w:lang w:val="en-IN" w:eastAsia="en-IN"/>
        </w:rPr>
      </w:pPr>
      <w:r w:rsidRPr="00FE2B95">
        <w:rPr>
          <w:rFonts w:eastAsia="Times New Roman"/>
          <w:b/>
          <w:bCs/>
          <w:sz w:val="24"/>
          <w:szCs w:val="24"/>
          <w:lang w:val="en-IN" w:eastAsia="en-IN"/>
        </w:rPr>
        <w:t>External Stakeholder Human Rights</w:t>
      </w:r>
    </w:p>
    <w:p w14:paraId="07F6FD2D" w14:textId="77777777" w:rsidR="00FA56B4" w:rsidRDefault="00FA56B4" w:rsidP="00FA56B4">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Maintain zero human rights violations across logistics partners by 2030 as compared to the baseline year 2022, which had zero violations in 2024.</w:t>
      </w:r>
    </w:p>
    <w:p w14:paraId="4ED3296B" w14:textId="392A7850" w:rsidR="00F577DC" w:rsidRDefault="00F577DC" w:rsidP="00F577DC">
      <w:pPr>
        <w:pStyle w:val="ListParagraph"/>
        <w:widowControl/>
        <w:numPr>
          <w:ilvl w:val="0"/>
          <w:numId w:val="27"/>
        </w:numPr>
        <w:autoSpaceDE/>
        <w:autoSpaceDN/>
        <w:spacing w:before="100" w:beforeAutospacing="1" w:after="100" w:afterAutospacing="1"/>
        <w:jc w:val="both"/>
        <w:rPr>
          <w:rFonts w:eastAsia="Times New Roman"/>
          <w:b/>
          <w:bCs/>
          <w:sz w:val="24"/>
          <w:szCs w:val="24"/>
          <w:lang w:val="en-IN" w:eastAsia="en-IN"/>
        </w:rPr>
      </w:pPr>
      <w:r w:rsidRPr="00FE2B95">
        <w:rPr>
          <w:rFonts w:eastAsia="Times New Roman"/>
          <w:b/>
          <w:bCs/>
          <w:sz w:val="24"/>
          <w:szCs w:val="24"/>
          <w:lang w:val="en-IN" w:eastAsia="en-IN"/>
        </w:rPr>
        <w:t>Labor relations</w:t>
      </w:r>
    </w:p>
    <w:p w14:paraId="4A24CCB3" w14:textId="41F782F6" w:rsidR="00F577DC" w:rsidRDefault="00F577DC" w:rsidP="00F577DC">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FE2B95">
        <w:rPr>
          <w:rFonts w:eastAsia="Times New Roman"/>
          <w:sz w:val="24"/>
          <w:szCs w:val="24"/>
          <w:lang w:val="en-IN" w:eastAsia="en-IN"/>
        </w:rPr>
        <w:t xml:space="preserve">Our goal is to resolve 95% of employee concerns reported through the </w:t>
      </w:r>
      <w:r w:rsidRPr="00F577DC">
        <w:rPr>
          <w:rFonts w:eastAsia="Times New Roman"/>
          <w:sz w:val="24"/>
          <w:szCs w:val="24"/>
          <w:lang w:val="en-IN" w:eastAsia="en-IN"/>
        </w:rPr>
        <w:t>open-door</w:t>
      </w:r>
      <w:r w:rsidRPr="00FE2B95">
        <w:rPr>
          <w:rFonts w:eastAsia="Times New Roman"/>
          <w:sz w:val="24"/>
          <w:szCs w:val="24"/>
          <w:lang w:val="en-IN" w:eastAsia="en-IN"/>
        </w:rPr>
        <w:t xml:space="preserve"> policy within 30 days by 2030, building on a baseline </w:t>
      </w:r>
      <w:r>
        <w:rPr>
          <w:rFonts w:eastAsia="Times New Roman"/>
          <w:sz w:val="24"/>
          <w:szCs w:val="24"/>
          <w:lang w:val="en-IN" w:eastAsia="en-IN"/>
        </w:rPr>
        <w:t xml:space="preserve">year </w:t>
      </w:r>
      <w:r w:rsidRPr="00FE2B95">
        <w:rPr>
          <w:rFonts w:eastAsia="Times New Roman"/>
          <w:sz w:val="24"/>
          <w:szCs w:val="24"/>
          <w:lang w:val="en-IN" w:eastAsia="en-IN"/>
        </w:rPr>
        <w:t>2022, fostering a responsive and supportive work environment while maintaining open lines of communication.</w:t>
      </w:r>
    </w:p>
    <w:p w14:paraId="7636EE12" w14:textId="7790C004" w:rsidR="00FA56B4" w:rsidRPr="00505340" w:rsidRDefault="00F577DC" w:rsidP="004245DC">
      <w:pPr>
        <w:widowControl/>
        <w:numPr>
          <w:ilvl w:val="0"/>
          <w:numId w:val="14"/>
        </w:numPr>
        <w:autoSpaceDE/>
        <w:autoSpaceDN/>
        <w:spacing w:before="100" w:beforeAutospacing="1" w:after="100" w:afterAutospacing="1"/>
        <w:ind w:right="420"/>
        <w:jc w:val="both"/>
        <w:rPr>
          <w:rFonts w:eastAsia="Times New Roman"/>
          <w:sz w:val="24"/>
          <w:szCs w:val="24"/>
          <w:lang w:val="en-IN" w:eastAsia="en-IN"/>
        </w:rPr>
      </w:pPr>
      <w:r w:rsidRPr="00505340">
        <w:rPr>
          <w:rFonts w:eastAsia="Times New Roman"/>
          <w:sz w:val="24"/>
          <w:szCs w:val="24"/>
          <w:lang w:eastAsia="en-IN"/>
        </w:rPr>
        <w:t xml:space="preserve">We aim to ensure that 100% of employees are aware of the </w:t>
      </w:r>
      <w:r w:rsidR="00DA587A" w:rsidRPr="00505340">
        <w:rPr>
          <w:rFonts w:eastAsia="Times New Roman"/>
          <w:sz w:val="24"/>
          <w:szCs w:val="24"/>
          <w:lang w:eastAsia="en-IN"/>
        </w:rPr>
        <w:t>open-door</w:t>
      </w:r>
      <w:r w:rsidRPr="00505340">
        <w:rPr>
          <w:rFonts w:eastAsia="Times New Roman"/>
          <w:sz w:val="24"/>
          <w:szCs w:val="24"/>
          <w:lang w:eastAsia="en-IN"/>
        </w:rPr>
        <w:t xml:space="preserve"> policy, fostering an environment of open communication between management and employees by 2030, building on a baseline year 2022.</w:t>
      </w:r>
    </w:p>
    <w:p w14:paraId="5B6CC267" w14:textId="77777777" w:rsidR="00560A5C" w:rsidRPr="00FE2B95" w:rsidRDefault="00560A5C" w:rsidP="00FE2B95">
      <w:pPr>
        <w:pStyle w:val="Heading1"/>
        <w:numPr>
          <w:ilvl w:val="0"/>
          <w:numId w:val="5"/>
        </w:numPr>
        <w:tabs>
          <w:tab w:val="left" w:pos="479"/>
        </w:tabs>
        <w:spacing w:before="292"/>
        <w:ind w:left="479" w:hanging="359"/>
        <w:rPr>
          <w:rFonts w:ascii="Calibri" w:hAnsi="Calibri" w:cs="Calibri"/>
          <w:color w:val="365F91"/>
          <w:spacing w:val="-2"/>
          <w:sz w:val="32"/>
          <w:szCs w:val="32"/>
        </w:rPr>
      </w:pPr>
      <w:bookmarkStart w:id="303" w:name="_Toc204686991"/>
      <w:r w:rsidRPr="00FE2B95">
        <w:rPr>
          <w:rFonts w:ascii="Calibri" w:hAnsi="Calibri" w:cs="Calibri"/>
          <w:color w:val="365F91"/>
          <w:spacing w:val="-2"/>
          <w:sz w:val="32"/>
          <w:szCs w:val="32"/>
        </w:rPr>
        <w:t>RESPONSIBILITIES</w:t>
      </w:r>
      <w:bookmarkEnd w:id="303"/>
    </w:p>
    <w:p w14:paraId="766AC80D" w14:textId="77777777" w:rsidR="00560A5C" w:rsidRDefault="00560A5C" w:rsidP="00560A5C">
      <w:pPr>
        <w:pStyle w:val="ListParagraph"/>
        <w:numPr>
          <w:ilvl w:val="0"/>
          <w:numId w:val="3"/>
        </w:numPr>
        <w:tabs>
          <w:tab w:val="left" w:pos="480"/>
        </w:tabs>
        <w:spacing w:before="300" w:line="276" w:lineRule="auto"/>
        <w:ind w:right="481"/>
        <w:contextualSpacing w:val="0"/>
        <w:jc w:val="both"/>
        <w:rPr>
          <w:sz w:val="24"/>
        </w:rPr>
      </w:pPr>
      <w:r>
        <w:rPr>
          <w:b/>
          <w:sz w:val="24"/>
        </w:rPr>
        <w:t xml:space="preserve">Senior Management: </w:t>
      </w:r>
      <w:r>
        <w:rPr>
          <w:sz w:val="24"/>
        </w:rPr>
        <w:t>The Executive Leadership Team is responsible for championing the implementation of this policy throughout the organization. They are tasked with providing visible leadership, allocating</w:t>
      </w:r>
      <w:r>
        <w:rPr>
          <w:spacing w:val="-1"/>
          <w:sz w:val="24"/>
        </w:rPr>
        <w:t xml:space="preserve"> </w:t>
      </w:r>
      <w:r>
        <w:rPr>
          <w:sz w:val="24"/>
        </w:rPr>
        <w:t>necessary resources, and fostering a culture</w:t>
      </w:r>
      <w:r>
        <w:rPr>
          <w:spacing w:val="-2"/>
          <w:sz w:val="24"/>
        </w:rPr>
        <w:t xml:space="preserve"> </w:t>
      </w:r>
      <w:r>
        <w:rPr>
          <w:sz w:val="24"/>
        </w:rPr>
        <w:t>that prioritizes the well-being and rights of all team members.</w:t>
      </w:r>
    </w:p>
    <w:p w14:paraId="7989845E" w14:textId="45EB9910" w:rsidR="00560A5C" w:rsidRDefault="00560A5C" w:rsidP="00560A5C">
      <w:pPr>
        <w:pStyle w:val="ListParagraph"/>
        <w:numPr>
          <w:ilvl w:val="0"/>
          <w:numId w:val="3"/>
        </w:numPr>
        <w:tabs>
          <w:tab w:val="left" w:pos="480"/>
        </w:tabs>
        <w:spacing w:line="276" w:lineRule="auto"/>
        <w:ind w:right="479"/>
        <w:contextualSpacing w:val="0"/>
        <w:jc w:val="both"/>
        <w:rPr>
          <w:sz w:val="24"/>
        </w:rPr>
      </w:pPr>
      <w:r>
        <w:rPr>
          <w:b/>
          <w:sz w:val="24"/>
        </w:rPr>
        <w:t xml:space="preserve">Team Services Department: </w:t>
      </w:r>
      <w:r>
        <w:rPr>
          <w:sz w:val="24"/>
        </w:rPr>
        <w:t>The Team Services department plays a pivotal role in ensuring the effective</w:t>
      </w:r>
      <w:r>
        <w:rPr>
          <w:spacing w:val="-14"/>
          <w:sz w:val="24"/>
        </w:rPr>
        <w:t xml:space="preserve"> </w:t>
      </w:r>
      <w:r>
        <w:rPr>
          <w:sz w:val="24"/>
        </w:rPr>
        <w:t>dissemination</w:t>
      </w:r>
      <w:r>
        <w:rPr>
          <w:spacing w:val="-14"/>
          <w:sz w:val="24"/>
        </w:rPr>
        <w:t xml:space="preserve"> </w:t>
      </w:r>
      <w:r>
        <w:rPr>
          <w:sz w:val="24"/>
        </w:rPr>
        <w:t>of</w:t>
      </w:r>
      <w:r>
        <w:rPr>
          <w:spacing w:val="-13"/>
          <w:sz w:val="24"/>
        </w:rPr>
        <w:t xml:space="preserve"> </w:t>
      </w:r>
      <w:r>
        <w:rPr>
          <w:sz w:val="24"/>
        </w:rPr>
        <w:t>this</w:t>
      </w:r>
      <w:r>
        <w:rPr>
          <w:spacing w:val="-14"/>
          <w:sz w:val="24"/>
        </w:rPr>
        <w:t xml:space="preserve"> </w:t>
      </w:r>
      <w:r>
        <w:rPr>
          <w:sz w:val="24"/>
        </w:rPr>
        <w:t>policy</w:t>
      </w:r>
      <w:r>
        <w:rPr>
          <w:spacing w:val="-13"/>
          <w:sz w:val="24"/>
        </w:rPr>
        <w:t xml:space="preserve"> </w:t>
      </w:r>
      <w:r>
        <w:rPr>
          <w:sz w:val="24"/>
        </w:rPr>
        <w:t>to</w:t>
      </w:r>
      <w:r>
        <w:rPr>
          <w:spacing w:val="-14"/>
          <w:sz w:val="24"/>
        </w:rPr>
        <w:t xml:space="preserve"> </w:t>
      </w:r>
      <w:r>
        <w:rPr>
          <w:sz w:val="24"/>
        </w:rPr>
        <w:t>all</w:t>
      </w:r>
      <w:r>
        <w:rPr>
          <w:spacing w:val="-13"/>
          <w:sz w:val="24"/>
        </w:rPr>
        <w:t xml:space="preserve"> </w:t>
      </w:r>
      <w:r>
        <w:rPr>
          <w:sz w:val="24"/>
        </w:rPr>
        <w:t>employees.</w:t>
      </w:r>
      <w:r>
        <w:rPr>
          <w:spacing w:val="-13"/>
          <w:sz w:val="24"/>
        </w:rPr>
        <w:t xml:space="preserve"> </w:t>
      </w:r>
      <w:r>
        <w:rPr>
          <w:sz w:val="24"/>
        </w:rPr>
        <w:t xml:space="preserve">Our </w:t>
      </w:r>
      <w:r w:rsidR="00842D6D">
        <w:rPr>
          <w:sz w:val="24"/>
        </w:rPr>
        <w:t>Team Services including the People Operations</w:t>
      </w:r>
      <w:r>
        <w:rPr>
          <w:sz w:val="24"/>
        </w:rPr>
        <w:t xml:space="preserve"> team is responsible for facilitating training sessions, managing grievance procedures, and monitoring</w:t>
      </w:r>
      <w:r w:rsidR="00842D6D">
        <w:rPr>
          <w:sz w:val="24"/>
        </w:rPr>
        <w:t xml:space="preserve"> </w:t>
      </w:r>
      <w:r>
        <w:rPr>
          <w:sz w:val="24"/>
        </w:rPr>
        <w:t xml:space="preserve">compliance with labor laws and human rights standards. </w:t>
      </w:r>
    </w:p>
    <w:p w14:paraId="2BA80ED9" w14:textId="77777777" w:rsidR="00560A5C" w:rsidRDefault="00560A5C" w:rsidP="00560A5C">
      <w:pPr>
        <w:pStyle w:val="ListParagraph"/>
        <w:numPr>
          <w:ilvl w:val="0"/>
          <w:numId w:val="3"/>
        </w:numPr>
        <w:tabs>
          <w:tab w:val="left" w:pos="480"/>
        </w:tabs>
        <w:spacing w:before="1" w:line="276" w:lineRule="auto"/>
        <w:ind w:right="478"/>
        <w:contextualSpacing w:val="0"/>
        <w:jc w:val="both"/>
        <w:rPr>
          <w:sz w:val="24"/>
        </w:rPr>
      </w:pPr>
      <w:r>
        <w:rPr>
          <w:b/>
          <w:sz w:val="24"/>
        </w:rPr>
        <w:t>Department</w:t>
      </w:r>
      <w:r>
        <w:rPr>
          <w:b/>
          <w:spacing w:val="-14"/>
          <w:sz w:val="24"/>
        </w:rPr>
        <w:t xml:space="preserve"> </w:t>
      </w:r>
      <w:r>
        <w:rPr>
          <w:b/>
          <w:sz w:val="24"/>
        </w:rPr>
        <w:t>Managers:</w:t>
      </w:r>
      <w:r>
        <w:rPr>
          <w:b/>
          <w:spacing w:val="-14"/>
          <w:sz w:val="24"/>
        </w:rPr>
        <w:t xml:space="preserve"> </w:t>
      </w:r>
      <w:r>
        <w:rPr>
          <w:sz w:val="24"/>
        </w:rPr>
        <w:t>Department</w:t>
      </w:r>
      <w:r>
        <w:rPr>
          <w:spacing w:val="-13"/>
          <w:sz w:val="24"/>
        </w:rPr>
        <w:t xml:space="preserve"> </w:t>
      </w:r>
      <w:r>
        <w:rPr>
          <w:sz w:val="24"/>
        </w:rPr>
        <w:t>managers and team leads</w:t>
      </w:r>
      <w:r>
        <w:rPr>
          <w:spacing w:val="-14"/>
          <w:sz w:val="24"/>
        </w:rPr>
        <w:t xml:space="preserve"> </w:t>
      </w:r>
      <w:r>
        <w:rPr>
          <w:sz w:val="24"/>
        </w:rPr>
        <w:t>are</w:t>
      </w:r>
      <w:r>
        <w:rPr>
          <w:spacing w:val="-13"/>
          <w:sz w:val="24"/>
        </w:rPr>
        <w:t xml:space="preserve"> </w:t>
      </w:r>
      <w:r>
        <w:rPr>
          <w:sz w:val="24"/>
        </w:rPr>
        <w:t>accountable</w:t>
      </w:r>
      <w:r>
        <w:rPr>
          <w:spacing w:val="-14"/>
          <w:sz w:val="24"/>
        </w:rPr>
        <w:t xml:space="preserve"> </w:t>
      </w:r>
      <w:r>
        <w:rPr>
          <w:sz w:val="24"/>
        </w:rPr>
        <w:t>for</w:t>
      </w:r>
      <w:r>
        <w:rPr>
          <w:spacing w:val="-13"/>
          <w:sz w:val="24"/>
        </w:rPr>
        <w:t xml:space="preserve"> </w:t>
      </w:r>
      <w:r>
        <w:rPr>
          <w:sz w:val="24"/>
        </w:rPr>
        <w:t>implementing</w:t>
      </w:r>
      <w:r>
        <w:rPr>
          <w:spacing w:val="-14"/>
          <w:sz w:val="24"/>
        </w:rPr>
        <w:t xml:space="preserve"> </w:t>
      </w:r>
      <w:r>
        <w:rPr>
          <w:sz w:val="24"/>
        </w:rPr>
        <w:t>the</w:t>
      </w:r>
      <w:r>
        <w:rPr>
          <w:spacing w:val="-14"/>
          <w:sz w:val="24"/>
        </w:rPr>
        <w:t xml:space="preserve"> </w:t>
      </w:r>
      <w:r>
        <w:rPr>
          <w:sz w:val="24"/>
        </w:rPr>
        <w:t>specific measures outlined in this policy within their respective teams. They are responsible for ensuring</w:t>
      </w:r>
      <w:r>
        <w:rPr>
          <w:spacing w:val="-3"/>
          <w:sz w:val="24"/>
        </w:rPr>
        <w:t xml:space="preserve"> </w:t>
      </w:r>
      <w:r>
        <w:rPr>
          <w:sz w:val="24"/>
        </w:rPr>
        <w:t>that</w:t>
      </w:r>
      <w:r>
        <w:rPr>
          <w:spacing w:val="-2"/>
          <w:sz w:val="24"/>
        </w:rPr>
        <w:t xml:space="preserve"> </w:t>
      </w:r>
      <w:r>
        <w:rPr>
          <w:sz w:val="24"/>
        </w:rPr>
        <w:t>team members</w:t>
      </w:r>
      <w:r>
        <w:rPr>
          <w:spacing w:val="-5"/>
          <w:sz w:val="24"/>
        </w:rPr>
        <w:t xml:space="preserve"> </w:t>
      </w:r>
      <w:r>
        <w:rPr>
          <w:sz w:val="24"/>
        </w:rPr>
        <w:t>receive</w:t>
      </w:r>
      <w:r>
        <w:rPr>
          <w:spacing w:val="-2"/>
          <w:sz w:val="24"/>
        </w:rPr>
        <w:t xml:space="preserve"> </w:t>
      </w:r>
      <w:r>
        <w:rPr>
          <w:sz w:val="24"/>
        </w:rPr>
        <w:t>adequate</w:t>
      </w:r>
      <w:r>
        <w:rPr>
          <w:spacing w:val="-2"/>
          <w:sz w:val="24"/>
        </w:rPr>
        <w:t xml:space="preserve"> </w:t>
      </w:r>
      <w:r>
        <w:rPr>
          <w:sz w:val="24"/>
        </w:rPr>
        <w:t>training,</w:t>
      </w:r>
      <w:r>
        <w:rPr>
          <w:spacing w:val="-3"/>
          <w:sz w:val="24"/>
        </w:rPr>
        <w:t xml:space="preserve"> </w:t>
      </w:r>
      <w:r>
        <w:rPr>
          <w:sz w:val="24"/>
        </w:rPr>
        <w:t>have</w:t>
      </w:r>
      <w:r>
        <w:rPr>
          <w:spacing w:val="-2"/>
          <w:sz w:val="24"/>
        </w:rPr>
        <w:t xml:space="preserve"> </w:t>
      </w:r>
      <w:r>
        <w:rPr>
          <w:sz w:val="24"/>
        </w:rPr>
        <w:t>access</w:t>
      </w:r>
      <w:r>
        <w:rPr>
          <w:spacing w:val="-3"/>
          <w:sz w:val="24"/>
        </w:rPr>
        <w:t xml:space="preserve"> </w:t>
      </w:r>
      <w:r>
        <w:rPr>
          <w:sz w:val="24"/>
        </w:rPr>
        <w:t>to</w:t>
      </w:r>
      <w:r>
        <w:rPr>
          <w:spacing w:val="-2"/>
          <w:sz w:val="24"/>
        </w:rPr>
        <w:t xml:space="preserve"> </w:t>
      </w:r>
      <w:r>
        <w:rPr>
          <w:sz w:val="24"/>
        </w:rPr>
        <w:t>necessary</w:t>
      </w:r>
      <w:r>
        <w:rPr>
          <w:spacing w:val="-3"/>
          <w:sz w:val="24"/>
        </w:rPr>
        <w:t xml:space="preserve"> </w:t>
      </w:r>
      <w:r>
        <w:rPr>
          <w:sz w:val="24"/>
        </w:rPr>
        <w:t>resources,</w:t>
      </w:r>
      <w:r>
        <w:rPr>
          <w:spacing w:val="-3"/>
          <w:sz w:val="24"/>
        </w:rPr>
        <w:t xml:space="preserve"> </w:t>
      </w:r>
      <w:r>
        <w:rPr>
          <w:sz w:val="24"/>
        </w:rPr>
        <w:t>and are supported in maintaining safe and respectful working conditions.</w:t>
      </w:r>
    </w:p>
    <w:p w14:paraId="694E68AE" w14:textId="77777777" w:rsidR="00560A5C" w:rsidRDefault="00560A5C" w:rsidP="00560A5C">
      <w:pPr>
        <w:pStyle w:val="ListParagraph"/>
        <w:numPr>
          <w:ilvl w:val="0"/>
          <w:numId w:val="3"/>
        </w:numPr>
        <w:tabs>
          <w:tab w:val="left" w:pos="480"/>
        </w:tabs>
        <w:spacing w:line="276" w:lineRule="auto"/>
        <w:ind w:right="481"/>
        <w:contextualSpacing w:val="0"/>
        <w:jc w:val="both"/>
        <w:rPr>
          <w:sz w:val="24"/>
        </w:rPr>
      </w:pPr>
      <w:r>
        <w:rPr>
          <w:b/>
          <w:sz w:val="24"/>
        </w:rPr>
        <w:lastRenderedPageBreak/>
        <w:t xml:space="preserve">Employees: </w:t>
      </w:r>
      <w:r>
        <w:rPr>
          <w:sz w:val="24"/>
        </w:rPr>
        <w:t>Every individual within Trinity Logistics, Inc. is responsible for upholding the principles</w:t>
      </w:r>
      <w:r>
        <w:rPr>
          <w:spacing w:val="-11"/>
          <w:sz w:val="24"/>
        </w:rPr>
        <w:t xml:space="preserve"> </w:t>
      </w:r>
      <w:r>
        <w:rPr>
          <w:sz w:val="24"/>
        </w:rPr>
        <w:t>outlined</w:t>
      </w:r>
      <w:r>
        <w:rPr>
          <w:spacing w:val="-10"/>
          <w:sz w:val="24"/>
        </w:rPr>
        <w:t xml:space="preserve"> </w:t>
      </w:r>
      <w:r>
        <w:rPr>
          <w:sz w:val="24"/>
        </w:rPr>
        <w:t>in</w:t>
      </w:r>
      <w:r>
        <w:rPr>
          <w:spacing w:val="-12"/>
          <w:sz w:val="24"/>
        </w:rPr>
        <w:t xml:space="preserve"> </w:t>
      </w:r>
      <w:r>
        <w:rPr>
          <w:sz w:val="24"/>
        </w:rPr>
        <w:t>this</w:t>
      </w:r>
      <w:r>
        <w:rPr>
          <w:spacing w:val="-13"/>
          <w:sz w:val="24"/>
        </w:rPr>
        <w:t xml:space="preserve"> </w:t>
      </w:r>
      <w:r>
        <w:rPr>
          <w:sz w:val="24"/>
        </w:rPr>
        <w:t>policy.</w:t>
      </w:r>
      <w:r>
        <w:rPr>
          <w:spacing w:val="-11"/>
          <w:sz w:val="24"/>
        </w:rPr>
        <w:t xml:space="preserve"> </w:t>
      </w:r>
      <w:r>
        <w:rPr>
          <w:sz w:val="24"/>
        </w:rPr>
        <w:t>Team members</w:t>
      </w:r>
      <w:r>
        <w:rPr>
          <w:spacing w:val="-11"/>
          <w:sz w:val="24"/>
        </w:rPr>
        <w:t xml:space="preserve"> </w:t>
      </w:r>
      <w:r>
        <w:rPr>
          <w:sz w:val="24"/>
        </w:rPr>
        <w:t>are</w:t>
      </w:r>
      <w:r>
        <w:rPr>
          <w:spacing w:val="-10"/>
          <w:sz w:val="24"/>
        </w:rPr>
        <w:t xml:space="preserve"> </w:t>
      </w:r>
      <w:r>
        <w:rPr>
          <w:sz w:val="24"/>
        </w:rPr>
        <w:t>encouraged</w:t>
      </w:r>
      <w:r>
        <w:rPr>
          <w:spacing w:val="-11"/>
          <w:sz w:val="24"/>
        </w:rPr>
        <w:t xml:space="preserve"> </w:t>
      </w:r>
      <w:r>
        <w:rPr>
          <w:sz w:val="24"/>
        </w:rPr>
        <w:t>to</w:t>
      </w:r>
      <w:r>
        <w:rPr>
          <w:spacing w:val="-10"/>
          <w:sz w:val="24"/>
        </w:rPr>
        <w:t xml:space="preserve"> </w:t>
      </w:r>
      <w:r>
        <w:rPr>
          <w:sz w:val="24"/>
        </w:rPr>
        <w:t>actively</w:t>
      </w:r>
      <w:r>
        <w:rPr>
          <w:spacing w:val="-14"/>
          <w:sz w:val="24"/>
        </w:rPr>
        <w:t xml:space="preserve"> </w:t>
      </w:r>
      <w:r>
        <w:rPr>
          <w:sz w:val="24"/>
        </w:rPr>
        <w:t>participate</w:t>
      </w:r>
      <w:r>
        <w:rPr>
          <w:spacing w:val="-13"/>
          <w:sz w:val="24"/>
        </w:rPr>
        <w:t xml:space="preserve"> </w:t>
      </w:r>
      <w:r>
        <w:rPr>
          <w:sz w:val="24"/>
        </w:rPr>
        <w:t>in</w:t>
      </w:r>
      <w:r>
        <w:rPr>
          <w:spacing w:val="-12"/>
          <w:sz w:val="24"/>
        </w:rPr>
        <w:t xml:space="preserve"> </w:t>
      </w:r>
      <w:r>
        <w:rPr>
          <w:sz w:val="24"/>
        </w:rPr>
        <w:t>creating a workplace culture that promotes fairness, equality, and respect for all.</w:t>
      </w:r>
    </w:p>
    <w:p w14:paraId="6CE2F56A" w14:textId="32A7A57E" w:rsidR="00560A5C" w:rsidRPr="00FE2B95" w:rsidRDefault="00560A5C" w:rsidP="00A97588">
      <w:pPr>
        <w:pStyle w:val="Heading1"/>
        <w:numPr>
          <w:ilvl w:val="0"/>
          <w:numId w:val="5"/>
        </w:numPr>
        <w:tabs>
          <w:tab w:val="left" w:pos="270"/>
        </w:tabs>
        <w:spacing w:before="292"/>
        <w:ind w:left="90" w:hanging="359"/>
        <w:rPr>
          <w:rFonts w:ascii="Calibri" w:hAnsi="Calibri" w:cs="Calibri"/>
          <w:color w:val="365F91"/>
          <w:spacing w:val="-2"/>
          <w:sz w:val="32"/>
          <w:szCs w:val="32"/>
        </w:rPr>
      </w:pPr>
      <w:bookmarkStart w:id="304" w:name="_Toc204686992"/>
      <w:r w:rsidRPr="00FE2B95">
        <w:rPr>
          <w:rFonts w:ascii="Calibri" w:hAnsi="Calibri" w:cs="Calibri"/>
          <w:color w:val="365F91"/>
          <w:spacing w:val="-2"/>
          <w:sz w:val="32"/>
          <w:szCs w:val="32"/>
        </w:rPr>
        <w:t>REPORTING</w:t>
      </w:r>
      <w:bookmarkEnd w:id="304"/>
    </w:p>
    <w:p w14:paraId="59EDC284" w14:textId="77777777" w:rsidR="00560A5C" w:rsidRDefault="00560A5C" w:rsidP="00560A5C">
      <w:pPr>
        <w:pStyle w:val="BodyText"/>
        <w:spacing w:before="177" w:line="276" w:lineRule="auto"/>
        <w:ind w:left="120" w:right="483" w:firstLine="0"/>
      </w:pPr>
      <w:r>
        <w:t>Trinity Logistics, Inc. is committed to fostering a transparent and accountable reporting mechanism</w:t>
      </w:r>
      <w:r>
        <w:rPr>
          <w:spacing w:val="-5"/>
        </w:rPr>
        <w:t xml:space="preserve"> </w:t>
      </w:r>
      <w:r>
        <w:t>to</w:t>
      </w:r>
      <w:r>
        <w:rPr>
          <w:spacing w:val="-5"/>
        </w:rPr>
        <w:t xml:space="preserve"> </w:t>
      </w:r>
      <w:r>
        <w:t>address</w:t>
      </w:r>
      <w:r>
        <w:rPr>
          <w:spacing w:val="-4"/>
        </w:rPr>
        <w:t xml:space="preserve"> </w:t>
      </w:r>
      <w:r>
        <w:t>any</w:t>
      </w:r>
      <w:r>
        <w:rPr>
          <w:spacing w:val="-3"/>
        </w:rPr>
        <w:t xml:space="preserve"> </w:t>
      </w:r>
      <w:r>
        <w:t>concerns</w:t>
      </w:r>
      <w:r>
        <w:rPr>
          <w:spacing w:val="-3"/>
        </w:rPr>
        <w:t xml:space="preserve"> </w:t>
      </w:r>
      <w:r>
        <w:t>related</w:t>
      </w:r>
      <w:r>
        <w:rPr>
          <w:spacing w:val="-4"/>
        </w:rPr>
        <w:t xml:space="preserve"> </w:t>
      </w:r>
      <w:r>
        <w:t>to</w:t>
      </w:r>
      <w:r>
        <w:rPr>
          <w:spacing w:val="-2"/>
        </w:rPr>
        <w:t xml:space="preserve"> </w:t>
      </w:r>
      <w:r>
        <w:t>labor</w:t>
      </w:r>
      <w:r>
        <w:rPr>
          <w:spacing w:val="-2"/>
        </w:rPr>
        <w:t xml:space="preserve"> </w:t>
      </w:r>
      <w:r>
        <w:t>standards</w:t>
      </w:r>
      <w:r>
        <w:rPr>
          <w:spacing w:val="-5"/>
        </w:rPr>
        <w:t xml:space="preserve"> </w:t>
      </w:r>
      <w:r>
        <w:t>and</w:t>
      </w:r>
      <w:r>
        <w:rPr>
          <w:spacing w:val="-4"/>
        </w:rPr>
        <w:t xml:space="preserve"> </w:t>
      </w:r>
      <w:r>
        <w:t>human</w:t>
      </w:r>
      <w:r>
        <w:rPr>
          <w:spacing w:val="-2"/>
        </w:rPr>
        <w:t xml:space="preserve"> </w:t>
      </w:r>
      <w:r>
        <w:t>rights</w:t>
      </w:r>
      <w:r>
        <w:rPr>
          <w:spacing w:val="-3"/>
        </w:rPr>
        <w:t xml:space="preserve"> </w:t>
      </w:r>
      <w:r>
        <w:t>violations.</w:t>
      </w:r>
      <w:r>
        <w:rPr>
          <w:spacing w:val="-4"/>
        </w:rPr>
        <w:t xml:space="preserve"> </w:t>
      </w:r>
      <w:r>
        <w:t>The following reporting channels are available to employees, contractors, partners, and clients:</w:t>
      </w:r>
    </w:p>
    <w:p w14:paraId="114C35DF" w14:textId="77777777" w:rsidR="00560A5C" w:rsidRDefault="00560A5C" w:rsidP="00560A5C">
      <w:pPr>
        <w:pStyle w:val="ListParagraph"/>
        <w:numPr>
          <w:ilvl w:val="0"/>
          <w:numId w:val="2"/>
        </w:numPr>
        <w:tabs>
          <w:tab w:val="left" w:pos="480"/>
        </w:tabs>
        <w:spacing w:before="240" w:line="276" w:lineRule="auto"/>
        <w:ind w:right="481"/>
        <w:contextualSpacing w:val="0"/>
        <w:jc w:val="both"/>
        <w:rPr>
          <w:sz w:val="24"/>
        </w:rPr>
      </w:pPr>
      <w:r>
        <w:rPr>
          <w:b/>
          <w:sz w:val="24"/>
        </w:rPr>
        <w:t xml:space="preserve">Internal Reporting: </w:t>
      </w:r>
      <w:r>
        <w:rPr>
          <w:sz w:val="24"/>
        </w:rPr>
        <w:t>Employees are encouraged to report any violations of this policy or concerns regarding labor standards and human rights issues to their immediate supervisor, department</w:t>
      </w:r>
      <w:r>
        <w:rPr>
          <w:spacing w:val="-2"/>
          <w:sz w:val="24"/>
        </w:rPr>
        <w:t xml:space="preserve"> </w:t>
      </w:r>
      <w:r>
        <w:rPr>
          <w:sz w:val="24"/>
        </w:rPr>
        <w:t>manager,</w:t>
      </w:r>
      <w:r>
        <w:rPr>
          <w:spacing w:val="-3"/>
          <w:sz w:val="24"/>
        </w:rPr>
        <w:t xml:space="preserve"> </w:t>
      </w:r>
      <w:r>
        <w:rPr>
          <w:sz w:val="24"/>
        </w:rPr>
        <w:t>or</w:t>
      </w:r>
      <w:r>
        <w:rPr>
          <w:spacing w:val="-4"/>
          <w:sz w:val="24"/>
        </w:rPr>
        <w:t xml:space="preserve"> </w:t>
      </w:r>
      <w:r>
        <w:rPr>
          <w:sz w:val="24"/>
        </w:rPr>
        <w:t>the</w:t>
      </w:r>
      <w:r>
        <w:rPr>
          <w:spacing w:val="-2"/>
          <w:sz w:val="24"/>
        </w:rPr>
        <w:t xml:space="preserve"> </w:t>
      </w:r>
      <w:r>
        <w:rPr>
          <w:sz w:val="24"/>
        </w:rPr>
        <w:t>Team Services</w:t>
      </w:r>
      <w:r>
        <w:rPr>
          <w:spacing w:val="-4"/>
          <w:sz w:val="24"/>
        </w:rPr>
        <w:t xml:space="preserve"> </w:t>
      </w:r>
      <w:r>
        <w:rPr>
          <w:sz w:val="24"/>
        </w:rPr>
        <w:t>department.</w:t>
      </w:r>
      <w:r>
        <w:rPr>
          <w:spacing w:val="-4"/>
          <w:sz w:val="24"/>
        </w:rPr>
        <w:t xml:space="preserve"> </w:t>
      </w:r>
      <w:r>
        <w:rPr>
          <w:sz w:val="24"/>
        </w:rPr>
        <w:t>Trinity</w:t>
      </w:r>
      <w:r>
        <w:rPr>
          <w:spacing w:val="-3"/>
          <w:sz w:val="24"/>
        </w:rPr>
        <w:t xml:space="preserve"> </w:t>
      </w:r>
      <w:r>
        <w:rPr>
          <w:sz w:val="24"/>
        </w:rPr>
        <w:t>Logistics</w:t>
      </w:r>
      <w:r>
        <w:rPr>
          <w:spacing w:val="-4"/>
          <w:sz w:val="24"/>
        </w:rPr>
        <w:t xml:space="preserve"> </w:t>
      </w:r>
      <w:r>
        <w:rPr>
          <w:sz w:val="24"/>
        </w:rPr>
        <w:t>guarantees</w:t>
      </w:r>
      <w:r>
        <w:rPr>
          <w:spacing w:val="-3"/>
          <w:sz w:val="24"/>
        </w:rPr>
        <w:t xml:space="preserve"> </w:t>
      </w:r>
      <w:r>
        <w:rPr>
          <w:sz w:val="24"/>
        </w:rPr>
        <w:t>confidentiality</w:t>
      </w:r>
      <w:r>
        <w:rPr>
          <w:spacing w:val="-3"/>
          <w:sz w:val="24"/>
        </w:rPr>
        <w:t xml:space="preserve"> </w:t>
      </w:r>
      <w:r>
        <w:rPr>
          <w:sz w:val="24"/>
        </w:rPr>
        <w:t>and non-retaliation for individuals reporting in good faith.</w:t>
      </w:r>
    </w:p>
    <w:p w14:paraId="33BB5F6A" w14:textId="77777777" w:rsidR="00560A5C" w:rsidRDefault="00560A5C" w:rsidP="00560A5C">
      <w:pPr>
        <w:pStyle w:val="ListParagraph"/>
        <w:numPr>
          <w:ilvl w:val="0"/>
          <w:numId w:val="2"/>
        </w:numPr>
        <w:tabs>
          <w:tab w:val="left" w:pos="480"/>
        </w:tabs>
        <w:spacing w:before="2" w:line="276" w:lineRule="auto"/>
        <w:ind w:right="476"/>
        <w:contextualSpacing w:val="0"/>
        <w:jc w:val="both"/>
        <w:rPr>
          <w:sz w:val="24"/>
        </w:rPr>
      </w:pPr>
      <w:r>
        <w:rPr>
          <w:b/>
          <w:sz w:val="24"/>
        </w:rPr>
        <w:t>Anonymous</w:t>
      </w:r>
      <w:r>
        <w:rPr>
          <w:b/>
          <w:spacing w:val="-14"/>
          <w:sz w:val="24"/>
        </w:rPr>
        <w:t xml:space="preserve"> </w:t>
      </w:r>
      <w:r>
        <w:rPr>
          <w:b/>
          <w:sz w:val="24"/>
        </w:rPr>
        <w:t>Hotline:</w:t>
      </w:r>
      <w:r>
        <w:rPr>
          <w:b/>
          <w:spacing w:val="-14"/>
          <w:sz w:val="24"/>
        </w:rPr>
        <w:t xml:space="preserve"> </w:t>
      </w:r>
      <w:r>
        <w:rPr>
          <w:sz w:val="24"/>
        </w:rPr>
        <w:t>Trinity</w:t>
      </w:r>
      <w:r>
        <w:rPr>
          <w:spacing w:val="-13"/>
          <w:sz w:val="24"/>
        </w:rPr>
        <w:t xml:space="preserve"> </w:t>
      </w:r>
      <w:r>
        <w:rPr>
          <w:sz w:val="24"/>
        </w:rPr>
        <w:t>Logistics</w:t>
      </w:r>
      <w:r>
        <w:rPr>
          <w:spacing w:val="-14"/>
          <w:sz w:val="24"/>
        </w:rPr>
        <w:t xml:space="preserve"> </w:t>
      </w:r>
      <w:r>
        <w:rPr>
          <w:sz w:val="24"/>
        </w:rPr>
        <w:t>provides</w:t>
      </w:r>
      <w:r>
        <w:rPr>
          <w:spacing w:val="-13"/>
          <w:sz w:val="24"/>
        </w:rPr>
        <w:t xml:space="preserve"> </w:t>
      </w:r>
      <w:r>
        <w:rPr>
          <w:sz w:val="24"/>
        </w:rPr>
        <w:t>an</w:t>
      </w:r>
      <w:r>
        <w:rPr>
          <w:spacing w:val="-14"/>
          <w:sz w:val="24"/>
        </w:rPr>
        <w:t xml:space="preserve"> </w:t>
      </w:r>
      <w:r>
        <w:rPr>
          <w:sz w:val="24"/>
        </w:rPr>
        <w:t>anonymous</w:t>
      </w:r>
      <w:r>
        <w:rPr>
          <w:spacing w:val="-13"/>
          <w:sz w:val="24"/>
        </w:rPr>
        <w:t xml:space="preserve"> </w:t>
      </w:r>
      <w:r>
        <w:rPr>
          <w:sz w:val="24"/>
        </w:rPr>
        <w:t>hotline</w:t>
      </w:r>
      <w:r>
        <w:rPr>
          <w:spacing w:val="-14"/>
          <w:sz w:val="24"/>
        </w:rPr>
        <w:t xml:space="preserve"> </w:t>
      </w:r>
      <w:r>
        <w:rPr>
          <w:sz w:val="24"/>
        </w:rPr>
        <w:t>for</w:t>
      </w:r>
      <w:r>
        <w:rPr>
          <w:spacing w:val="-14"/>
          <w:sz w:val="24"/>
        </w:rPr>
        <w:t xml:space="preserve"> </w:t>
      </w:r>
      <w:r>
        <w:rPr>
          <w:sz w:val="24"/>
        </w:rPr>
        <w:t>individuals</w:t>
      </w:r>
      <w:r>
        <w:rPr>
          <w:spacing w:val="-13"/>
          <w:sz w:val="24"/>
        </w:rPr>
        <w:t xml:space="preserve"> </w:t>
      </w:r>
      <w:r>
        <w:rPr>
          <w:sz w:val="24"/>
        </w:rPr>
        <w:t>who</w:t>
      </w:r>
      <w:r>
        <w:rPr>
          <w:spacing w:val="-14"/>
          <w:sz w:val="24"/>
        </w:rPr>
        <w:t xml:space="preserve"> </w:t>
      </w:r>
      <w:r>
        <w:rPr>
          <w:sz w:val="24"/>
        </w:rPr>
        <w:t>wish to</w:t>
      </w:r>
      <w:r>
        <w:rPr>
          <w:spacing w:val="-4"/>
          <w:sz w:val="24"/>
        </w:rPr>
        <w:t xml:space="preserve"> </w:t>
      </w:r>
      <w:r>
        <w:rPr>
          <w:sz w:val="24"/>
        </w:rPr>
        <w:t>report</w:t>
      </w:r>
      <w:r>
        <w:rPr>
          <w:spacing w:val="-6"/>
          <w:sz w:val="24"/>
        </w:rPr>
        <w:t xml:space="preserve"> </w:t>
      </w:r>
      <w:r>
        <w:rPr>
          <w:sz w:val="24"/>
        </w:rPr>
        <w:t>concerns</w:t>
      </w:r>
      <w:r>
        <w:rPr>
          <w:spacing w:val="-5"/>
          <w:sz w:val="24"/>
        </w:rPr>
        <w:t xml:space="preserve"> </w:t>
      </w:r>
      <w:r>
        <w:rPr>
          <w:sz w:val="24"/>
        </w:rPr>
        <w:t>anonymously.</w:t>
      </w:r>
      <w:r>
        <w:rPr>
          <w:spacing w:val="-6"/>
          <w:sz w:val="24"/>
        </w:rPr>
        <w:t xml:space="preserve"> </w:t>
      </w:r>
      <w:r>
        <w:rPr>
          <w:sz w:val="24"/>
        </w:rPr>
        <w:t>This</w:t>
      </w:r>
      <w:r>
        <w:rPr>
          <w:spacing w:val="-8"/>
          <w:sz w:val="24"/>
        </w:rPr>
        <w:t xml:space="preserve"> </w:t>
      </w:r>
      <w:r>
        <w:rPr>
          <w:sz w:val="24"/>
        </w:rPr>
        <w:t>hotline</w:t>
      </w:r>
      <w:r>
        <w:rPr>
          <w:spacing w:val="-4"/>
          <w:sz w:val="24"/>
        </w:rPr>
        <w:t xml:space="preserve"> </w:t>
      </w:r>
      <w:r>
        <w:rPr>
          <w:sz w:val="24"/>
        </w:rPr>
        <w:t>is</w:t>
      </w:r>
      <w:r>
        <w:rPr>
          <w:spacing w:val="-10"/>
          <w:sz w:val="24"/>
        </w:rPr>
        <w:t xml:space="preserve"> </w:t>
      </w:r>
      <w:r>
        <w:rPr>
          <w:sz w:val="24"/>
        </w:rPr>
        <w:t>managed</w:t>
      </w:r>
      <w:r>
        <w:rPr>
          <w:spacing w:val="-6"/>
          <w:sz w:val="24"/>
        </w:rPr>
        <w:t xml:space="preserve"> </w:t>
      </w:r>
      <w:r>
        <w:rPr>
          <w:sz w:val="24"/>
        </w:rPr>
        <w:t>by</w:t>
      </w:r>
      <w:r>
        <w:rPr>
          <w:spacing w:val="-8"/>
          <w:sz w:val="24"/>
        </w:rPr>
        <w:t xml:space="preserve"> </w:t>
      </w:r>
      <w:r>
        <w:rPr>
          <w:sz w:val="24"/>
        </w:rPr>
        <w:t>a</w:t>
      </w:r>
      <w:r>
        <w:rPr>
          <w:spacing w:val="-7"/>
          <w:sz w:val="24"/>
        </w:rPr>
        <w:t xml:space="preserve"> </w:t>
      </w:r>
      <w:r>
        <w:rPr>
          <w:sz w:val="24"/>
        </w:rPr>
        <w:t>third-party</w:t>
      </w:r>
      <w:r>
        <w:rPr>
          <w:spacing w:val="-6"/>
          <w:sz w:val="24"/>
        </w:rPr>
        <w:t xml:space="preserve"> </w:t>
      </w:r>
      <w:r>
        <w:rPr>
          <w:sz w:val="24"/>
        </w:rPr>
        <w:t>service</w:t>
      </w:r>
      <w:r>
        <w:rPr>
          <w:spacing w:val="-4"/>
          <w:sz w:val="24"/>
        </w:rPr>
        <w:t xml:space="preserve"> </w:t>
      </w:r>
      <w:r>
        <w:rPr>
          <w:sz w:val="24"/>
        </w:rPr>
        <w:t>provider</w:t>
      </w:r>
      <w:r>
        <w:rPr>
          <w:spacing w:val="-7"/>
          <w:sz w:val="24"/>
        </w:rPr>
        <w:t xml:space="preserve"> </w:t>
      </w:r>
      <w:r>
        <w:rPr>
          <w:sz w:val="24"/>
        </w:rPr>
        <w:t>to ensure confidentiality and impartiality in handling reports.</w:t>
      </w:r>
    </w:p>
    <w:p w14:paraId="36483036" w14:textId="77777777" w:rsidR="00560A5C" w:rsidRDefault="00560A5C" w:rsidP="00560A5C">
      <w:pPr>
        <w:pStyle w:val="ListParagraph"/>
        <w:numPr>
          <w:ilvl w:val="0"/>
          <w:numId w:val="2"/>
        </w:numPr>
        <w:tabs>
          <w:tab w:val="left" w:pos="480"/>
        </w:tabs>
        <w:spacing w:line="276" w:lineRule="auto"/>
        <w:ind w:right="480"/>
        <w:contextualSpacing w:val="0"/>
        <w:jc w:val="both"/>
        <w:rPr>
          <w:sz w:val="24"/>
        </w:rPr>
      </w:pPr>
      <w:r>
        <w:rPr>
          <w:b/>
          <w:sz w:val="24"/>
        </w:rPr>
        <w:t xml:space="preserve">External Reporting: </w:t>
      </w:r>
      <w:r>
        <w:rPr>
          <w:sz w:val="24"/>
        </w:rPr>
        <w:t xml:space="preserve">In addition to internal channels, individuals have the option to report concerns to relevant external authorities or regulatory bodies, such as labor agencies or human rights organizations, if they feel their concerns are not adequately addressed </w:t>
      </w:r>
      <w:r>
        <w:rPr>
          <w:spacing w:val="-2"/>
          <w:sz w:val="24"/>
        </w:rPr>
        <w:t>internally.</w:t>
      </w:r>
    </w:p>
    <w:p w14:paraId="482A70D7" w14:textId="77777777" w:rsidR="00560A5C" w:rsidRPr="00FE2B95" w:rsidRDefault="00560A5C" w:rsidP="00A97588">
      <w:pPr>
        <w:pStyle w:val="Heading1"/>
        <w:numPr>
          <w:ilvl w:val="0"/>
          <w:numId w:val="5"/>
        </w:numPr>
        <w:tabs>
          <w:tab w:val="left" w:pos="270"/>
        </w:tabs>
        <w:spacing w:before="292"/>
        <w:ind w:left="90" w:hanging="359"/>
        <w:rPr>
          <w:rFonts w:ascii="Calibri" w:hAnsi="Calibri" w:cs="Calibri"/>
          <w:color w:val="365F91"/>
          <w:spacing w:val="-2"/>
          <w:sz w:val="32"/>
          <w:szCs w:val="32"/>
        </w:rPr>
      </w:pPr>
      <w:bookmarkStart w:id="305" w:name="_Toc204686993"/>
      <w:r w:rsidRPr="00FE2B95">
        <w:rPr>
          <w:rFonts w:ascii="Calibri" w:hAnsi="Calibri" w:cs="Calibri"/>
          <w:color w:val="365F91"/>
          <w:spacing w:val="-2"/>
          <w:sz w:val="32"/>
          <w:szCs w:val="32"/>
        </w:rPr>
        <w:t>REVIEW MECHANISM</w:t>
      </w:r>
      <w:bookmarkEnd w:id="305"/>
    </w:p>
    <w:p w14:paraId="1F37B762" w14:textId="54BDDB04" w:rsidR="00560A5C" w:rsidRDefault="0092108D" w:rsidP="00560A5C">
      <w:pPr>
        <w:pStyle w:val="BodyText"/>
        <w:spacing w:before="177" w:line="276" w:lineRule="auto"/>
        <w:ind w:left="120" w:right="485" w:firstLine="0"/>
      </w:pPr>
      <w:r>
        <w:t>Team Service Director</w:t>
      </w:r>
      <w:r w:rsidR="00560A5C">
        <w:rPr>
          <w:spacing w:val="-4"/>
        </w:rPr>
        <w:t xml:space="preserve"> </w:t>
      </w:r>
      <w:r w:rsidR="00560A5C">
        <w:t>is</w:t>
      </w:r>
      <w:r w:rsidR="00560A5C">
        <w:rPr>
          <w:spacing w:val="-3"/>
        </w:rPr>
        <w:t xml:space="preserve"> </w:t>
      </w:r>
      <w:r w:rsidR="00560A5C">
        <w:t>committed</w:t>
      </w:r>
      <w:r w:rsidR="00560A5C">
        <w:rPr>
          <w:spacing w:val="-1"/>
        </w:rPr>
        <w:t xml:space="preserve"> </w:t>
      </w:r>
      <w:r w:rsidR="00560A5C">
        <w:t>to</w:t>
      </w:r>
      <w:r w:rsidR="00560A5C">
        <w:rPr>
          <w:spacing w:val="-2"/>
        </w:rPr>
        <w:t xml:space="preserve"> </w:t>
      </w:r>
      <w:ins w:id="306" w:author="Kush Khalasi" w:date="2025-07-29T12:54:00Z">
        <w:r w:rsidR="00A047BF" w:rsidRPr="00A047BF">
          <w:t xml:space="preserve">annually </w:t>
        </w:r>
      </w:ins>
      <w:del w:id="307" w:author="Kush Khalasi" w:date="2025-07-29T12:54:00Z" w16du:dateUtc="2025-07-29T07:24:00Z">
        <w:r w:rsidR="00560A5C" w:rsidDel="00A047BF">
          <w:delText>regularly</w:delText>
        </w:r>
        <w:r w:rsidR="00560A5C" w:rsidDel="00A047BF">
          <w:rPr>
            <w:spacing w:val="-3"/>
          </w:rPr>
          <w:delText xml:space="preserve"> </w:delText>
        </w:r>
      </w:del>
      <w:r w:rsidR="00560A5C">
        <w:t>reviewing</w:t>
      </w:r>
      <w:r w:rsidR="00560A5C">
        <w:rPr>
          <w:spacing w:val="-3"/>
        </w:rPr>
        <w:t xml:space="preserve"> </w:t>
      </w:r>
      <w:r w:rsidR="00560A5C">
        <w:t>and</w:t>
      </w:r>
      <w:r w:rsidR="00560A5C">
        <w:rPr>
          <w:spacing w:val="-2"/>
        </w:rPr>
        <w:t xml:space="preserve"> </w:t>
      </w:r>
      <w:r w:rsidR="00560A5C">
        <w:t>evaluating</w:t>
      </w:r>
      <w:r w:rsidR="00560A5C">
        <w:rPr>
          <w:spacing w:val="-3"/>
        </w:rPr>
        <w:t xml:space="preserve"> </w:t>
      </w:r>
      <w:r w:rsidR="00560A5C">
        <w:t>the</w:t>
      </w:r>
      <w:r w:rsidR="00560A5C">
        <w:rPr>
          <w:spacing w:val="-2"/>
        </w:rPr>
        <w:t xml:space="preserve"> </w:t>
      </w:r>
      <w:r w:rsidR="00560A5C">
        <w:t>effectiveness</w:t>
      </w:r>
      <w:r w:rsidR="00560A5C">
        <w:rPr>
          <w:spacing w:val="-3"/>
        </w:rPr>
        <w:t xml:space="preserve"> </w:t>
      </w:r>
      <w:r w:rsidR="00560A5C">
        <w:t>of</w:t>
      </w:r>
      <w:r w:rsidR="00560A5C">
        <w:rPr>
          <w:spacing w:val="-1"/>
        </w:rPr>
        <w:t xml:space="preserve"> </w:t>
      </w:r>
      <w:r w:rsidR="00560A5C">
        <w:t xml:space="preserve">this </w:t>
      </w:r>
      <w:r w:rsidR="00A047BF">
        <w:t xml:space="preserve">Inclusive workplace </w:t>
      </w:r>
      <w:r w:rsidR="00055EF8">
        <w:t xml:space="preserve">policy </w:t>
      </w:r>
      <w:r w:rsidR="00A047BF">
        <w:t xml:space="preserve">and labor and human right </w:t>
      </w:r>
      <w:r w:rsidR="00560A5C">
        <w:t>policy</w:t>
      </w:r>
      <w:r w:rsidR="00560A5C">
        <w:rPr>
          <w:spacing w:val="-2"/>
        </w:rPr>
        <w:t xml:space="preserve"> </w:t>
      </w:r>
      <w:r w:rsidR="00560A5C">
        <w:t>to</w:t>
      </w:r>
      <w:r w:rsidR="00560A5C">
        <w:rPr>
          <w:spacing w:val="-1"/>
        </w:rPr>
        <w:t xml:space="preserve"> </w:t>
      </w:r>
      <w:r w:rsidR="00560A5C">
        <w:t>ensure</w:t>
      </w:r>
      <w:r w:rsidR="00560A5C">
        <w:rPr>
          <w:spacing w:val="-1"/>
        </w:rPr>
        <w:t xml:space="preserve"> </w:t>
      </w:r>
      <w:r w:rsidR="00560A5C">
        <w:t>continuous</w:t>
      </w:r>
      <w:r w:rsidR="00560A5C">
        <w:rPr>
          <w:spacing w:val="-2"/>
        </w:rPr>
        <w:t xml:space="preserve"> </w:t>
      </w:r>
      <w:r w:rsidR="00560A5C">
        <w:t>improvement and</w:t>
      </w:r>
      <w:r w:rsidR="00560A5C">
        <w:rPr>
          <w:spacing w:val="-3"/>
        </w:rPr>
        <w:t xml:space="preserve"> </w:t>
      </w:r>
      <w:r w:rsidR="00560A5C">
        <w:t>alignment</w:t>
      </w:r>
      <w:r w:rsidR="00560A5C">
        <w:rPr>
          <w:spacing w:val="-3"/>
        </w:rPr>
        <w:t xml:space="preserve"> </w:t>
      </w:r>
      <w:r w:rsidR="00560A5C">
        <w:t>with</w:t>
      </w:r>
      <w:r w:rsidR="00560A5C">
        <w:rPr>
          <w:spacing w:val="-3"/>
        </w:rPr>
        <w:t xml:space="preserve"> </w:t>
      </w:r>
      <w:r w:rsidR="00560A5C">
        <w:t>evolving standards. The following review mechanisms are established:</w:t>
      </w:r>
    </w:p>
    <w:p w14:paraId="3782E4D2" w14:textId="63D99CB8" w:rsidR="00560A5C" w:rsidRDefault="00560A5C" w:rsidP="00560A5C">
      <w:pPr>
        <w:pStyle w:val="ListParagraph"/>
        <w:numPr>
          <w:ilvl w:val="0"/>
          <w:numId w:val="1"/>
        </w:numPr>
        <w:tabs>
          <w:tab w:val="left" w:pos="480"/>
        </w:tabs>
        <w:spacing w:before="240" w:line="276" w:lineRule="auto"/>
        <w:ind w:right="482"/>
        <w:contextualSpacing w:val="0"/>
        <w:jc w:val="both"/>
        <w:rPr>
          <w:sz w:val="24"/>
        </w:rPr>
      </w:pPr>
      <w:r>
        <w:rPr>
          <w:b/>
          <w:sz w:val="24"/>
        </w:rPr>
        <w:t xml:space="preserve">Periodic Audits: </w:t>
      </w:r>
      <w:r>
        <w:rPr>
          <w:sz w:val="24"/>
        </w:rPr>
        <w:t>Trinity Logistics conducts regular audits of its operations to assess compliance with labor laws, human rights standards, and the provisions outlined in this policy. These audits include both internal assessments and external audits conducted by independent third parties.</w:t>
      </w:r>
    </w:p>
    <w:p w14:paraId="33912B4D" w14:textId="77777777" w:rsidR="00560A5C" w:rsidRDefault="00560A5C" w:rsidP="00560A5C">
      <w:pPr>
        <w:pStyle w:val="ListParagraph"/>
        <w:numPr>
          <w:ilvl w:val="0"/>
          <w:numId w:val="1"/>
        </w:numPr>
        <w:tabs>
          <w:tab w:val="left" w:pos="480"/>
        </w:tabs>
        <w:spacing w:before="1" w:line="276" w:lineRule="auto"/>
        <w:ind w:right="475"/>
        <w:contextualSpacing w:val="0"/>
        <w:jc w:val="both"/>
        <w:rPr>
          <w:sz w:val="24"/>
        </w:rPr>
      </w:pPr>
      <w:r>
        <w:rPr>
          <w:b/>
          <w:sz w:val="24"/>
        </w:rPr>
        <w:t>Stakeholder</w:t>
      </w:r>
      <w:r>
        <w:rPr>
          <w:b/>
          <w:spacing w:val="-14"/>
          <w:sz w:val="24"/>
        </w:rPr>
        <w:t xml:space="preserve"> </w:t>
      </w:r>
      <w:r>
        <w:rPr>
          <w:b/>
          <w:sz w:val="24"/>
        </w:rPr>
        <w:t>Feedback:</w:t>
      </w:r>
      <w:r>
        <w:rPr>
          <w:b/>
          <w:spacing w:val="-14"/>
          <w:sz w:val="24"/>
        </w:rPr>
        <w:t xml:space="preserve"> </w:t>
      </w:r>
      <w:r>
        <w:rPr>
          <w:sz w:val="24"/>
        </w:rPr>
        <w:t>Trinity</w:t>
      </w:r>
      <w:r>
        <w:rPr>
          <w:spacing w:val="-13"/>
          <w:sz w:val="24"/>
        </w:rPr>
        <w:t xml:space="preserve"> </w:t>
      </w:r>
      <w:r>
        <w:rPr>
          <w:sz w:val="24"/>
        </w:rPr>
        <w:t>Logistics</w:t>
      </w:r>
      <w:r>
        <w:rPr>
          <w:spacing w:val="-14"/>
          <w:sz w:val="24"/>
        </w:rPr>
        <w:t xml:space="preserve"> </w:t>
      </w:r>
      <w:r>
        <w:rPr>
          <w:sz w:val="24"/>
        </w:rPr>
        <w:t>actively</w:t>
      </w:r>
      <w:r>
        <w:rPr>
          <w:spacing w:val="-13"/>
          <w:sz w:val="24"/>
        </w:rPr>
        <w:t xml:space="preserve"> </w:t>
      </w:r>
      <w:r>
        <w:rPr>
          <w:sz w:val="24"/>
        </w:rPr>
        <w:t>seeks</w:t>
      </w:r>
      <w:r>
        <w:rPr>
          <w:spacing w:val="-14"/>
          <w:sz w:val="24"/>
        </w:rPr>
        <w:t xml:space="preserve"> </w:t>
      </w:r>
      <w:r>
        <w:rPr>
          <w:sz w:val="24"/>
        </w:rPr>
        <w:t>feedback</w:t>
      </w:r>
      <w:r>
        <w:rPr>
          <w:spacing w:val="-13"/>
          <w:sz w:val="24"/>
        </w:rPr>
        <w:t xml:space="preserve"> </w:t>
      </w:r>
      <w:r>
        <w:rPr>
          <w:sz w:val="24"/>
        </w:rPr>
        <w:t>from</w:t>
      </w:r>
      <w:r>
        <w:rPr>
          <w:spacing w:val="-14"/>
          <w:sz w:val="24"/>
        </w:rPr>
        <w:t xml:space="preserve"> team members </w:t>
      </w:r>
      <w:r>
        <w:rPr>
          <w:sz w:val="24"/>
        </w:rPr>
        <w:t>and other stakeholders to gauge the effectiveness of this policy in promoting</w:t>
      </w:r>
      <w:r>
        <w:rPr>
          <w:spacing w:val="-14"/>
          <w:sz w:val="24"/>
        </w:rPr>
        <w:t xml:space="preserve"> </w:t>
      </w:r>
      <w:r>
        <w:rPr>
          <w:sz w:val="24"/>
        </w:rPr>
        <w:t>a</w:t>
      </w:r>
      <w:r>
        <w:rPr>
          <w:spacing w:val="-13"/>
          <w:sz w:val="24"/>
        </w:rPr>
        <w:t xml:space="preserve"> </w:t>
      </w:r>
      <w:r>
        <w:rPr>
          <w:sz w:val="24"/>
        </w:rPr>
        <w:t>safe,</w:t>
      </w:r>
      <w:r>
        <w:rPr>
          <w:spacing w:val="-13"/>
          <w:sz w:val="24"/>
        </w:rPr>
        <w:t xml:space="preserve"> </w:t>
      </w:r>
      <w:r>
        <w:rPr>
          <w:sz w:val="24"/>
        </w:rPr>
        <w:t>fair,</w:t>
      </w:r>
      <w:r>
        <w:rPr>
          <w:spacing w:val="-14"/>
          <w:sz w:val="24"/>
        </w:rPr>
        <w:t xml:space="preserve"> </w:t>
      </w:r>
      <w:r>
        <w:rPr>
          <w:sz w:val="24"/>
        </w:rPr>
        <w:t>and</w:t>
      </w:r>
      <w:r>
        <w:rPr>
          <w:spacing w:val="-10"/>
          <w:sz w:val="24"/>
        </w:rPr>
        <w:t xml:space="preserve"> </w:t>
      </w:r>
      <w:r>
        <w:rPr>
          <w:sz w:val="24"/>
        </w:rPr>
        <w:t>respectful</w:t>
      </w:r>
      <w:r>
        <w:rPr>
          <w:spacing w:val="-14"/>
          <w:sz w:val="24"/>
        </w:rPr>
        <w:t xml:space="preserve"> </w:t>
      </w:r>
      <w:r>
        <w:rPr>
          <w:sz w:val="24"/>
        </w:rPr>
        <w:t>workplace.</w:t>
      </w:r>
      <w:r>
        <w:rPr>
          <w:spacing w:val="-14"/>
          <w:sz w:val="24"/>
        </w:rPr>
        <w:t xml:space="preserve"> </w:t>
      </w:r>
      <w:r>
        <w:rPr>
          <w:sz w:val="24"/>
        </w:rPr>
        <w:t>Feedback</w:t>
      </w:r>
      <w:r>
        <w:rPr>
          <w:spacing w:val="-13"/>
          <w:sz w:val="24"/>
        </w:rPr>
        <w:t xml:space="preserve"> </w:t>
      </w:r>
      <w:r>
        <w:rPr>
          <w:sz w:val="24"/>
        </w:rPr>
        <w:t>is</w:t>
      </w:r>
      <w:r>
        <w:rPr>
          <w:spacing w:val="-12"/>
          <w:sz w:val="24"/>
        </w:rPr>
        <w:t xml:space="preserve"> </w:t>
      </w:r>
      <w:r>
        <w:rPr>
          <w:sz w:val="24"/>
        </w:rPr>
        <w:t>collected</w:t>
      </w:r>
      <w:r>
        <w:rPr>
          <w:spacing w:val="-14"/>
          <w:sz w:val="24"/>
        </w:rPr>
        <w:t xml:space="preserve"> </w:t>
      </w:r>
      <w:r>
        <w:rPr>
          <w:sz w:val="24"/>
        </w:rPr>
        <w:t>through</w:t>
      </w:r>
      <w:r>
        <w:rPr>
          <w:spacing w:val="-11"/>
          <w:sz w:val="24"/>
        </w:rPr>
        <w:t xml:space="preserve"> </w:t>
      </w:r>
      <w:r>
        <w:rPr>
          <w:sz w:val="24"/>
        </w:rPr>
        <w:t>surveys,</w:t>
      </w:r>
      <w:r>
        <w:rPr>
          <w:spacing w:val="-12"/>
          <w:sz w:val="24"/>
        </w:rPr>
        <w:t xml:space="preserve"> </w:t>
      </w:r>
      <w:r>
        <w:rPr>
          <w:sz w:val="24"/>
        </w:rPr>
        <w:t>focus groups, and other engagement initiatives.</w:t>
      </w:r>
    </w:p>
    <w:p w14:paraId="6336E8BC" w14:textId="77777777" w:rsidR="00560A5C" w:rsidRDefault="00560A5C" w:rsidP="00560A5C">
      <w:pPr>
        <w:pStyle w:val="ListParagraph"/>
        <w:numPr>
          <w:ilvl w:val="0"/>
          <w:numId w:val="1"/>
        </w:numPr>
        <w:tabs>
          <w:tab w:val="left" w:pos="480"/>
        </w:tabs>
        <w:spacing w:line="276" w:lineRule="auto"/>
        <w:ind w:right="478"/>
        <w:contextualSpacing w:val="0"/>
        <w:jc w:val="both"/>
        <w:rPr>
          <w:sz w:val="24"/>
        </w:rPr>
      </w:pPr>
      <w:r>
        <w:rPr>
          <w:b/>
          <w:sz w:val="24"/>
        </w:rPr>
        <w:t xml:space="preserve">Policy Review Committee: </w:t>
      </w:r>
      <w:r>
        <w:rPr>
          <w:sz w:val="24"/>
        </w:rPr>
        <w:t xml:space="preserve">Trinity Logistics has established a dedicated committee responsible for overseeing the review and revision of this policy as needed. The committee </w:t>
      </w:r>
      <w:r>
        <w:rPr>
          <w:sz w:val="24"/>
        </w:rPr>
        <w:lastRenderedPageBreak/>
        <w:t>comprises</w:t>
      </w:r>
      <w:r>
        <w:rPr>
          <w:spacing w:val="-1"/>
          <w:sz w:val="24"/>
        </w:rPr>
        <w:t xml:space="preserve"> </w:t>
      </w:r>
      <w:r>
        <w:rPr>
          <w:sz w:val="24"/>
        </w:rPr>
        <w:t>representatives from</w:t>
      </w:r>
      <w:r>
        <w:rPr>
          <w:spacing w:val="-1"/>
          <w:sz w:val="24"/>
        </w:rPr>
        <w:t xml:space="preserve"> </w:t>
      </w:r>
      <w:r>
        <w:rPr>
          <w:sz w:val="24"/>
        </w:rPr>
        <w:t>executive leadership team,</w:t>
      </w:r>
      <w:r>
        <w:rPr>
          <w:spacing w:val="-4"/>
          <w:sz w:val="24"/>
        </w:rPr>
        <w:t xml:space="preserve"> </w:t>
      </w:r>
      <w:r>
        <w:rPr>
          <w:sz w:val="24"/>
        </w:rPr>
        <w:t>the</w:t>
      </w:r>
      <w:r>
        <w:rPr>
          <w:spacing w:val="-1"/>
          <w:sz w:val="24"/>
        </w:rPr>
        <w:t xml:space="preserve"> </w:t>
      </w:r>
      <w:r>
        <w:rPr>
          <w:sz w:val="24"/>
        </w:rPr>
        <w:t>Team Services department,</w:t>
      </w:r>
      <w:r>
        <w:rPr>
          <w:spacing w:val="-1"/>
          <w:sz w:val="24"/>
        </w:rPr>
        <w:t xml:space="preserve"> </w:t>
      </w:r>
      <w:r>
        <w:rPr>
          <w:sz w:val="24"/>
        </w:rPr>
        <w:t>legal counsel,</w:t>
      </w:r>
      <w:r>
        <w:rPr>
          <w:spacing w:val="-1"/>
          <w:sz w:val="24"/>
        </w:rPr>
        <w:t xml:space="preserve"> </w:t>
      </w:r>
      <w:r>
        <w:rPr>
          <w:sz w:val="24"/>
        </w:rPr>
        <w:t>and relevant stakeholders to ensure comprehensive review and alignment with best practices.</w:t>
      </w:r>
    </w:p>
    <w:p w14:paraId="6B4F1E25" w14:textId="77777777" w:rsidR="00505340" w:rsidRDefault="00505340" w:rsidP="00505340">
      <w:pPr>
        <w:pStyle w:val="ListParagraph"/>
        <w:tabs>
          <w:tab w:val="left" w:pos="480"/>
        </w:tabs>
        <w:spacing w:line="276" w:lineRule="auto"/>
        <w:ind w:left="480" w:right="478"/>
        <w:contextualSpacing w:val="0"/>
        <w:jc w:val="both"/>
        <w:rPr>
          <w:sz w:val="24"/>
        </w:rPr>
      </w:pPr>
    </w:p>
    <w:tbl>
      <w:tblPr>
        <w:tblW w:w="936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0"/>
        <w:gridCol w:w="2692"/>
        <w:gridCol w:w="2014"/>
        <w:gridCol w:w="2304"/>
      </w:tblGrid>
      <w:tr w:rsidR="00560A5C" w14:paraId="3A5C7C27" w14:textId="77777777" w:rsidTr="00505340">
        <w:trPr>
          <w:trHeight w:val="599"/>
        </w:trPr>
        <w:tc>
          <w:tcPr>
            <w:tcW w:w="2350" w:type="dxa"/>
          </w:tcPr>
          <w:p w14:paraId="01BA861B" w14:textId="77777777" w:rsidR="00560A5C" w:rsidRPr="00505340" w:rsidRDefault="00560A5C" w:rsidP="009C1CD1">
            <w:pPr>
              <w:pStyle w:val="TableParagraph"/>
              <w:spacing w:line="294" w:lineRule="exact"/>
              <w:ind w:left="465"/>
              <w:rPr>
                <w:b/>
                <w:sz w:val="24"/>
                <w:szCs w:val="24"/>
              </w:rPr>
            </w:pPr>
            <w:r w:rsidRPr="00505340">
              <w:rPr>
                <w:b/>
                <w:spacing w:val="-2"/>
                <w:sz w:val="24"/>
                <w:szCs w:val="24"/>
              </w:rPr>
              <w:t>Document</w:t>
            </w:r>
          </w:p>
          <w:p w14:paraId="6BB75C20" w14:textId="77777777" w:rsidR="00560A5C" w:rsidRPr="00505340" w:rsidRDefault="00560A5C" w:rsidP="009C1CD1">
            <w:pPr>
              <w:pStyle w:val="TableParagraph"/>
              <w:spacing w:line="286" w:lineRule="exact"/>
              <w:ind w:left="556"/>
              <w:rPr>
                <w:b/>
                <w:sz w:val="24"/>
                <w:szCs w:val="24"/>
              </w:rPr>
            </w:pPr>
            <w:r w:rsidRPr="00505340">
              <w:rPr>
                <w:b/>
                <w:spacing w:val="-2"/>
                <w:sz w:val="24"/>
                <w:szCs w:val="24"/>
              </w:rPr>
              <w:t>Number:</w:t>
            </w:r>
          </w:p>
        </w:tc>
        <w:tc>
          <w:tcPr>
            <w:tcW w:w="2692" w:type="dxa"/>
          </w:tcPr>
          <w:p w14:paraId="745618CE" w14:textId="77777777" w:rsidR="00560A5C" w:rsidRPr="00505340" w:rsidRDefault="00560A5C" w:rsidP="009C1CD1">
            <w:pPr>
              <w:pStyle w:val="TableParagraph"/>
              <w:spacing w:before="141"/>
              <w:ind w:left="199"/>
              <w:rPr>
                <w:sz w:val="24"/>
                <w:szCs w:val="24"/>
              </w:rPr>
            </w:pPr>
            <w:r w:rsidRPr="00505340">
              <w:rPr>
                <w:sz w:val="24"/>
                <w:szCs w:val="24"/>
              </w:rPr>
              <w:t>DOC</w:t>
            </w:r>
            <w:r w:rsidRPr="00505340">
              <w:rPr>
                <w:spacing w:val="-3"/>
                <w:sz w:val="24"/>
                <w:szCs w:val="24"/>
              </w:rPr>
              <w:t xml:space="preserve"> </w:t>
            </w:r>
            <w:r w:rsidRPr="00505340">
              <w:rPr>
                <w:sz w:val="24"/>
                <w:szCs w:val="24"/>
              </w:rPr>
              <w:t>–</w:t>
            </w:r>
            <w:r w:rsidRPr="00505340">
              <w:rPr>
                <w:spacing w:val="-3"/>
                <w:sz w:val="24"/>
                <w:szCs w:val="24"/>
              </w:rPr>
              <w:t xml:space="preserve"> </w:t>
            </w:r>
            <w:r w:rsidRPr="00505340">
              <w:rPr>
                <w:sz w:val="24"/>
                <w:szCs w:val="24"/>
              </w:rPr>
              <w:t>TL</w:t>
            </w:r>
            <w:r w:rsidRPr="00505340">
              <w:rPr>
                <w:spacing w:val="-2"/>
                <w:sz w:val="24"/>
                <w:szCs w:val="24"/>
              </w:rPr>
              <w:t xml:space="preserve"> </w:t>
            </w:r>
            <w:r w:rsidRPr="00505340">
              <w:rPr>
                <w:sz w:val="24"/>
                <w:szCs w:val="24"/>
              </w:rPr>
              <w:t>–</w:t>
            </w:r>
            <w:r w:rsidRPr="00505340">
              <w:rPr>
                <w:spacing w:val="-4"/>
                <w:sz w:val="24"/>
                <w:szCs w:val="24"/>
              </w:rPr>
              <w:t xml:space="preserve"> </w:t>
            </w:r>
            <w:r w:rsidRPr="00505340">
              <w:rPr>
                <w:sz w:val="24"/>
                <w:szCs w:val="24"/>
              </w:rPr>
              <w:t>POL</w:t>
            </w:r>
            <w:r w:rsidRPr="00505340">
              <w:rPr>
                <w:spacing w:val="-4"/>
                <w:sz w:val="24"/>
                <w:szCs w:val="24"/>
              </w:rPr>
              <w:t xml:space="preserve"> </w:t>
            </w:r>
            <w:r w:rsidRPr="00505340">
              <w:rPr>
                <w:sz w:val="24"/>
                <w:szCs w:val="24"/>
              </w:rPr>
              <w:t>-</w:t>
            </w:r>
            <w:r w:rsidRPr="00505340">
              <w:rPr>
                <w:spacing w:val="-1"/>
                <w:sz w:val="24"/>
                <w:szCs w:val="24"/>
              </w:rPr>
              <w:t xml:space="preserve"> </w:t>
            </w:r>
            <w:r w:rsidRPr="00505340">
              <w:rPr>
                <w:spacing w:val="-5"/>
                <w:sz w:val="24"/>
                <w:szCs w:val="24"/>
              </w:rPr>
              <w:t>03</w:t>
            </w:r>
          </w:p>
        </w:tc>
        <w:tc>
          <w:tcPr>
            <w:tcW w:w="2014" w:type="dxa"/>
          </w:tcPr>
          <w:p w14:paraId="26029E3C" w14:textId="77777777" w:rsidR="00560A5C" w:rsidRPr="00505340" w:rsidRDefault="00560A5C" w:rsidP="009C1CD1">
            <w:pPr>
              <w:pStyle w:val="TableParagraph"/>
              <w:spacing w:line="294" w:lineRule="exact"/>
              <w:ind w:right="202"/>
              <w:jc w:val="center"/>
              <w:rPr>
                <w:b/>
                <w:sz w:val="24"/>
                <w:szCs w:val="24"/>
              </w:rPr>
            </w:pPr>
            <w:r w:rsidRPr="00505340">
              <w:rPr>
                <w:b/>
                <w:sz w:val="24"/>
                <w:szCs w:val="24"/>
              </w:rPr>
              <w:t xml:space="preserve">Next </w:t>
            </w:r>
            <w:r w:rsidRPr="00505340">
              <w:rPr>
                <w:b/>
                <w:spacing w:val="-2"/>
                <w:sz w:val="24"/>
                <w:szCs w:val="24"/>
              </w:rPr>
              <w:t>Review</w:t>
            </w:r>
          </w:p>
          <w:p w14:paraId="4D7D1FF7" w14:textId="77777777" w:rsidR="00560A5C" w:rsidRPr="00505340" w:rsidRDefault="00560A5C" w:rsidP="009C1CD1">
            <w:pPr>
              <w:pStyle w:val="TableParagraph"/>
              <w:spacing w:line="286" w:lineRule="exact"/>
              <w:ind w:left="1" w:right="202"/>
              <w:jc w:val="center"/>
              <w:rPr>
                <w:b/>
                <w:sz w:val="24"/>
                <w:szCs w:val="24"/>
              </w:rPr>
            </w:pPr>
            <w:r w:rsidRPr="00505340">
              <w:rPr>
                <w:b/>
                <w:spacing w:val="-4"/>
                <w:sz w:val="24"/>
                <w:szCs w:val="24"/>
              </w:rPr>
              <w:t>Date:</w:t>
            </w:r>
          </w:p>
        </w:tc>
        <w:tc>
          <w:tcPr>
            <w:tcW w:w="2304" w:type="dxa"/>
          </w:tcPr>
          <w:p w14:paraId="54401B19" w14:textId="664A92E5" w:rsidR="00560A5C" w:rsidRPr="00505340" w:rsidRDefault="00560A5C" w:rsidP="009C1CD1">
            <w:pPr>
              <w:pStyle w:val="TableParagraph"/>
              <w:spacing w:before="153"/>
              <w:ind w:right="95"/>
              <w:jc w:val="center"/>
              <w:rPr>
                <w:b/>
                <w:sz w:val="24"/>
                <w:szCs w:val="24"/>
              </w:rPr>
            </w:pPr>
            <w:r w:rsidRPr="00505340">
              <w:rPr>
                <w:b/>
                <w:sz w:val="24"/>
                <w:szCs w:val="24"/>
              </w:rPr>
              <w:t>0</w:t>
            </w:r>
            <w:ins w:id="308" w:author="Kush Khalasi" w:date="2025-07-29T12:55:00Z" w16du:dateUtc="2025-07-29T07:25:00Z">
              <w:r w:rsidR="00865CC5">
                <w:rPr>
                  <w:b/>
                  <w:sz w:val="24"/>
                  <w:szCs w:val="24"/>
                </w:rPr>
                <w:t>1</w:t>
              </w:r>
            </w:ins>
            <w:del w:id="309" w:author="Kush Khalasi" w:date="2025-07-29T12:55:00Z" w16du:dateUtc="2025-07-29T07:25:00Z">
              <w:r w:rsidR="00870D73" w:rsidRPr="00505340" w:rsidDel="00865CC5">
                <w:rPr>
                  <w:b/>
                  <w:sz w:val="24"/>
                  <w:szCs w:val="24"/>
                </w:rPr>
                <w:delText>7</w:delText>
              </w:r>
            </w:del>
            <w:r w:rsidRPr="00505340">
              <w:rPr>
                <w:b/>
                <w:spacing w:val="-3"/>
                <w:sz w:val="24"/>
                <w:szCs w:val="24"/>
              </w:rPr>
              <w:t xml:space="preserve"> </w:t>
            </w:r>
            <w:r w:rsidRPr="00505340">
              <w:rPr>
                <w:b/>
                <w:sz w:val="24"/>
                <w:szCs w:val="24"/>
              </w:rPr>
              <w:t>January</w:t>
            </w:r>
            <w:r w:rsidRPr="00505340">
              <w:rPr>
                <w:b/>
                <w:spacing w:val="-4"/>
                <w:sz w:val="24"/>
                <w:szCs w:val="24"/>
              </w:rPr>
              <w:t xml:space="preserve"> 202</w:t>
            </w:r>
            <w:ins w:id="310" w:author="Kush Khalasi" w:date="2025-07-29T12:55:00Z" w16du:dateUtc="2025-07-29T07:25:00Z">
              <w:r w:rsidR="00A047BF">
                <w:rPr>
                  <w:b/>
                  <w:spacing w:val="-4"/>
                  <w:sz w:val="24"/>
                  <w:szCs w:val="24"/>
                </w:rPr>
                <w:t>6</w:t>
              </w:r>
            </w:ins>
            <w:del w:id="311" w:author="Kush Khalasi" w:date="2025-07-29T12:55:00Z" w16du:dateUtc="2025-07-29T07:25:00Z">
              <w:r w:rsidRPr="00505340" w:rsidDel="00A047BF">
                <w:rPr>
                  <w:b/>
                  <w:spacing w:val="-4"/>
                  <w:sz w:val="24"/>
                  <w:szCs w:val="24"/>
                </w:rPr>
                <w:delText>5</w:delText>
              </w:r>
            </w:del>
          </w:p>
        </w:tc>
      </w:tr>
      <w:tr w:rsidR="00560A5C" w14:paraId="2B7C0B3B" w14:textId="77777777" w:rsidTr="00505340">
        <w:trPr>
          <w:trHeight w:val="599"/>
        </w:trPr>
        <w:tc>
          <w:tcPr>
            <w:tcW w:w="2350" w:type="dxa"/>
          </w:tcPr>
          <w:p w14:paraId="0913B77E" w14:textId="77777777" w:rsidR="00560A5C" w:rsidRPr="00505340" w:rsidRDefault="00560A5C" w:rsidP="009C1CD1">
            <w:pPr>
              <w:pStyle w:val="TableParagraph"/>
              <w:spacing w:before="122"/>
              <w:ind w:left="266"/>
              <w:rPr>
                <w:b/>
                <w:sz w:val="24"/>
                <w:szCs w:val="24"/>
              </w:rPr>
            </w:pPr>
            <w:r w:rsidRPr="00505340">
              <w:rPr>
                <w:b/>
                <w:sz w:val="24"/>
                <w:szCs w:val="24"/>
              </w:rPr>
              <w:t>Policy</w:t>
            </w:r>
            <w:r w:rsidRPr="00505340">
              <w:rPr>
                <w:b/>
                <w:spacing w:val="-4"/>
                <w:sz w:val="24"/>
                <w:szCs w:val="24"/>
              </w:rPr>
              <w:t xml:space="preserve"> </w:t>
            </w:r>
            <w:r w:rsidRPr="00505340">
              <w:rPr>
                <w:b/>
                <w:spacing w:val="-2"/>
                <w:sz w:val="24"/>
                <w:szCs w:val="24"/>
              </w:rPr>
              <w:t>Covers:</w:t>
            </w:r>
          </w:p>
        </w:tc>
        <w:tc>
          <w:tcPr>
            <w:tcW w:w="2692" w:type="dxa"/>
          </w:tcPr>
          <w:p w14:paraId="54730FA6" w14:textId="77777777" w:rsidR="00560A5C" w:rsidRPr="00505340" w:rsidRDefault="00560A5C" w:rsidP="009C1CD1">
            <w:pPr>
              <w:pStyle w:val="TableParagraph"/>
              <w:spacing w:before="141"/>
              <w:ind w:left="487"/>
              <w:rPr>
                <w:sz w:val="24"/>
                <w:szCs w:val="24"/>
              </w:rPr>
            </w:pPr>
            <w:r w:rsidRPr="00505340">
              <w:rPr>
                <w:spacing w:val="-2"/>
                <w:sz w:val="24"/>
                <w:szCs w:val="24"/>
              </w:rPr>
              <w:t>Trinity Logistics</w:t>
            </w:r>
          </w:p>
        </w:tc>
        <w:tc>
          <w:tcPr>
            <w:tcW w:w="2014" w:type="dxa"/>
          </w:tcPr>
          <w:p w14:paraId="5D2C39F4" w14:textId="64C51185" w:rsidR="00560A5C" w:rsidRPr="00505340" w:rsidRDefault="00DA587A" w:rsidP="009C1CD1">
            <w:pPr>
              <w:pStyle w:val="TableParagraph"/>
              <w:spacing w:line="300" w:lineRule="exact"/>
              <w:ind w:left="385" w:right="582" w:firstLine="69"/>
              <w:rPr>
                <w:b/>
                <w:sz w:val="24"/>
                <w:szCs w:val="24"/>
              </w:rPr>
            </w:pPr>
            <w:r w:rsidRPr="00505340">
              <w:rPr>
                <w:b/>
                <w:spacing w:val="-2"/>
                <w:sz w:val="24"/>
                <w:szCs w:val="24"/>
              </w:rPr>
              <w:t xml:space="preserve">Revision </w:t>
            </w:r>
            <w:r w:rsidR="00560A5C" w:rsidRPr="00505340">
              <w:rPr>
                <w:b/>
                <w:spacing w:val="-2"/>
                <w:sz w:val="24"/>
                <w:szCs w:val="24"/>
              </w:rPr>
              <w:t>Number:</w:t>
            </w:r>
          </w:p>
        </w:tc>
        <w:tc>
          <w:tcPr>
            <w:tcW w:w="2304" w:type="dxa"/>
          </w:tcPr>
          <w:p w14:paraId="04B84001" w14:textId="6B94EA21" w:rsidR="00560A5C" w:rsidRPr="00505340" w:rsidRDefault="00560A5C" w:rsidP="009C1CD1">
            <w:pPr>
              <w:pStyle w:val="TableParagraph"/>
              <w:spacing w:before="122"/>
              <w:ind w:left="2" w:right="95"/>
              <w:jc w:val="center"/>
              <w:rPr>
                <w:sz w:val="24"/>
                <w:szCs w:val="24"/>
              </w:rPr>
            </w:pPr>
            <w:del w:id="312" w:author="Kush Khalasi" w:date="2025-07-29T12:55:00Z" w16du:dateUtc="2025-07-29T07:25:00Z">
              <w:r w:rsidRPr="00505340" w:rsidDel="00A047BF">
                <w:rPr>
                  <w:spacing w:val="-5"/>
                  <w:sz w:val="24"/>
                  <w:szCs w:val="24"/>
                </w:rPr>
                <w:delText>00</w:delText>
              </w:r>
            </w:del>
            <w:ins w:id="313" w:author="Kush Khalasi" w:date="2025-07-29T12:55:00Z" w16du:dateUtc="2025-07-29T07:25:00Z">
              <w:r w:rsidR="00A047BF">
                <w:rPr>
                  <w:spacing w:val="-5"/>
                  <w:sz w:val="24"/>
                  <w:szCs w:val="24"/>
                </w:rPr>
                <w:t>1.0</w:t>
              </w:r>
            </w:ins>
          </w:p>
        </w:tc>
      </w:tr>
      <w:tr w:rsidR="00560A5C" w14:paraId="00DD9D44" w14:textId="77777777" w:rsidTr="00505340">
        <w:trPr>
          <w:trHeight w:val="433"/>
        </w:trPr>
        <w:tc>
          <w:tcPr>
            <w:tcW w:w="5042" w:type="dxa"/>
            <w:gridSpan w:val="2"/>
          </w:tcPr>
          <w:p w14:paraId="50C797FF" w14:textId="2193B96B" w:rsidR="00560A5C" w:rsidRPr="00505340" w:rsidRDefault="00865CC5">
            <w:pPr>
              <w:pStyle w:val="TableParagraph"/>
              <w:spacing w:before="42"/>
              <w:jc w:val="center"/>
              <w:rPr>
                <w:b/>
                <w:sz w:val="24"/>
                <w:szCs w:val="24"/>
              </w:rPr>
              <w:pPrChange w:id="314" w:author="Kush Khalasi" w:date="2025-07-29T12:56:00Z" w16du:dateUtc="2025-07-29T07:26:00Z">
                <w:pPr>
                  <w:pStyle w:val="TableParagraph"/>
                  <w:spacing w:before="42"/>
                  <w:ind w:left="935"/>
                </w:pPr>
              </w:pPrChange>
            </w:pPr>
            <w:ins w:id="315" w:author="Kush Khalasi" w:date="2025-07-29T12:55:00Z" w16du:dateUtc="2025-07-29T07:25:00Z">
              <w:r w:rsidRPr="00865CC5">
                <w:rPr>
                  <w:b/>
                  <w:sz w:val="24"/>
                  <w:szCs w:val="24"/>
                </w:rPr>
                <w:t>Approved by</w:t>
              </w:r>
            </w:ins>
            <w:del w:id="316" w:author="Kush Khalasi" w:date="2025-07-29T12:55:00Z" w16du:dateUtc="2025-07-29T07:25:00Z">
              <w:r w:rsidR="00560A5C" w:rsidRPr="00505340" w:rsidDel="00865CC5">
                <w:rPr>
                  <w:b/>
                  <w:sz w:val="24"/>
                  <w:szCs w:val="24"/>
                </w:rPr>
                <w:delText>Administrative</w:delText>
              </w:r>
              <w:r w:rsidR="00560A5C" w:rsidRPr="00505340" w:rsidDel="00865CC5">
                <w:rPr>
                  <w:b/>
                  <w:spacing w:val="-14"/>
                  <w:sz w:val="24"/>
                  <w:szCs w:val="24"/>
                </w:rPr>
                <w:delText xml:space="preserve"> </w:delText>
              </w:r>
              <w:r w:rsidR="00560A5C" w:rsidRPr="00505340" w:rsidDel="00865CC5">
                <w:rPr>
                  <w:b/>
                  <w:spacing w:val="-2"/>
                  <w:sz w:val="24"/>
                  <w:szCs w:val="24"/>
                </w:rPr>
                <w:delText>Officer:</w:delText>
              </w:r>
            </w:del>
          </w:p>
        </w:tc>
        <w:tc>
          <w:tcPr>
            <w:tcW w:w="4318" w:type="dxa"/>
            <w:gridSpan w:val="2"/>
          </w:tcPr>
          <w:p w14:paraId="141EE902" w14:textId="73839F00" w:rsidR="00560A5C" w:rsidRPr="00055EF8" w:rsidRDefault="00865CC5">
            <w:pPr>
              <w:pStyle w:val="TableParagraph"/>
              <w:spacing w:before="42"/>
              <w:jc w:val="center"/>
              <w:rPr>
                <w:b/>
                <w:sz w:val="24"/>
                <w:szCs w:val="24"/>
              </w:rPr>
              <w:pPrChange w:id="317" w:author="Kush Khalasi" w:date="2025-07-29T13:01:00Z" w16du:dateUtc="2025-07-29T07:31:00Z">
                <w:pPr>
                  <w:pStyle w:val="TableParagraph"/>
                  <w:spacing w:before="42"/>
                  <w:ind w:left="1189"/>
                </w:pPr>
              </w:pPrChange>
            </w:pPr>
            <w:ins w:id="318" w:author="Kush Khalasi" w:date="2025-07-29T12:56:00Z" w16du:dateUtc="2025-07-29T07:26:00Z">
              <w:r w:rsidRPr="00055EF8">
                <w:rPr>
                  <w:b/>
                  <w:sz w:val="24"/>
                  <w:szCs w:val="24"/>
                  <w:rPrChange w:id="319" w:author="Kush Khalasi" w:date="2025-07-29T13:01:00Z" w16du:dateUtc="2025-07-29T07:31:00Z">
                    <w:rPr>
                      <w:rFonts w:asciiTheme="minorHAnsi" w:hAnsiTheme="minorHAnsi" w:cstheme="minorHAnsi"/>
                      <w:b/>
                      <w:sz w:val="24"/>
                      <w:szCs w:val="24"/>
                    </w:rPr>
                  </w:rPrChange>
                </w:rPr>
                <w:t>Team Member Acknowledgement</w:t>
              </w:r>
            </w:ins>
            <w:del w:id="320" w:author="Kush Khalasi" w:date="2025-07-29T12:56:00Z" w16du:dateUtc="2025-07-29T07:26:00Z">
              <w:r w:rsidR="00560A5C" w:rsidRPr="00055EF8" w:rsidDel="00865CC5">
                <w:rPr>
                  <w:b/>
                  <w:sz w:val="24"/>
                  <w:szCs w:val="24"/>
                </w:rPr>
                <w:delText>Approving</w:delText>
              </w:r>
              <w:r w:rsidR="00560A5C" w:rsidRPr="00055EF8" w:rsidDel="00865CC5">
                <w:rPr>
                  <w:b/>
                  <w:sz w:val="24"/>
                  <w:szCs w:val="24"/>
                  <w:rPrChange w:id="321" w:author="Kush Khalasi" w:date="2025-07-29T13:01:00Z" w16du:dateUtc="2025-07-29T07:31:00Z">
                    <w:rPr>
                      <w:b/>
                      <w:spacing w:val="-7"/>
                      <w:sz w:val="24"/>
                      <w:szCs w:val="24"/>
                    </w:rPr>
                  </w:rPrChange>
                </w:rPr>
                <w:delText xml:space="preserve"> </w:delText>
              </w:r>
              <w:r w:rsidR="00560A5C" w:rsidRPr="00055EF8" w:rsidDel="00865CC5">
                <w:rPr>
                  <w:b/>
                  <w:sz w:val="24"/>
                  <w:szCs w:val="24"/>
                  <w:rPrChange w:id="322" w:author="Kush Khalasi" w:date="2025-07-29T13:01:00Z" w16du:dateUtc="2025-07-29T07:31:00Z">
                    <w:rPr>
                      <w:b/>
                      <w:spacing w:val="-2"/>
                      <w:sz w:val="24"/>
                      <w:szCs w:val="24"/>
                    </w:rPr>
                  </w:rPrChange>
                </w:rPr>
                <w:delText>Officer</w:delText>
              </w:r>
            </w:del>
            <w:r w:rsidR="00560A5C" w:rsidRPr="00055EF8">
              <w:rPr>
                <w:b/>
                <w:sz w:val="24"/>
                <w:szCs w:val="24"/>
                <w:rPrChange w:id="323" w:author="Kush Khalasi" w:date="2025-07-29T13:01:00Z" w16du:dateUtc="2025-07-29T07:31:00Z">
                  <w:rPr>
                    <w:b/>
                    <w:spacing w:val="-2"/>
                    <w:sz w:val="24"/>
                    <w:szCs w:val="24"/>
                  </w:rPr>
                </w:rPrChange>
              </w:rPr>
              <w:t>:</w:t>
            </w:r>
          </w:p>
        </w:tc>
      </w:tr>
      <w:tr w:rsidR="00560A5C" w14:paraId="3FD4EB96" w14:textId="77777777" w:rsidTr="00505340">
        <w:trPr>
          <w:trHeight w:val="1694"/>
        </w:trPr>
        <w:tc>
          <w:tcPr>
            <w:tcW w:w="5042" w:type="dxa"/>
            <w:gridSpan w:val="2"/>
          </w:tcPr>
          <w:p w14:paraId="50E6DB45" w14:textId="77777777" w:rsidR="00560A5C" w:rsidRPr="00505340" w:rsidRDefault="00560A5C" w:rsidP="009C1CD1">
            <w:pPr>
              <w:pStyle w:val="TableParagraph"/>
              <w:rPr>
                <w:rFonts w:ascii="Times New Roman"/>
                <w:sz w:val="24"/>
                <w:szCs w:val="24"/>
              </w:rPr>
            </w:pPr>
          </w:p>
        </w:tc>
        <w:tc>
          <w:tcPr>
            <w:tcW w:w="4318" w:type="dxa"/>
            <w:gridSpan w:val="2"/>
          </w:tcPr>
          <w:p w14:paraId="4376CE4B" w14:textId="77777777" w:rsidR="00560A5C" w:rsidRPr="00505340" w:rsidRDefault="00560A5C" w:rsidP="009C1CD1">
            <w:pPr>
              <w:pStyle w:val="TableParagraph"/>
              <w:rPr>
                <w:rFonts w:ascii="Times New Roman"/>
                <w:sz w:val="24"/>
                <w:szCs w:val="24"/>
              </w:rPr>
            </w:pPr>
          </w:p>
        </w:tc>
      </w:tr>
      <w:tr w:rsidR="00560A5C" w14:paraId="1DBAC8FA" w14:textId="77777777" w:rsidTr="00505340">
        <w:trPr>
          <w:trHeight w:val="801"/>
        </w:trPr>
        <w:tc>
          <w:tcPr>
            <w:tcW w:w="5042" w:type="dxa"/>
            <w:gridSpan w:val="2"/>
          </w:tcPr>
          <w:p w14:paraId="7857C974" w14:textId="77777777" w:rsidR="00505340" w:rsidRDefault="00560A5C" w:rsidP="00A97588">
            <w:pPr>
              <w:pStyle w:val="TableParagraph"/>
              <w:spacing w:before="141" w:line="194" w:lineRule="auto"/>
              <w:ind w:right="1881" w:firstLine="90"/>
              <w:rPr>
                <w:b/>
                <w:spacing w:val="-2"/>
                <w:sz w:val="28"/>
              </w:rPr>
            </w:pPr>
            <w:r>
              <w:rPr>
                <w:b/>
                <w:spacing w:val="-2"/>
                <w:sz w:val="28"/>
              </w:rPr>
              <w:t xml:space="preserve">Name: </w:t>
            </w:r>
          </w:p>
          <w:p w14:paraId="538F0BD2" w14:textId="77777777" w:rsidR="00865CC5" w:rsidRDefault="00865CC5" w:rsidP="00865CC5">
            <w:pPr>
              <w:pStyle w:val="TableParagraph"/>
              <w:spacing w:line="194" w:lineRule="auto"/>
              <w:ind w:right="1881" w:firstLine="90"/>
              <w:rPr>
                <w:b/>
                <w:spacing w:val="-2"/>
                <w:sz w:val="28"/>
              </w:rPr>
            </w:pPr>
          </w:p>
          <w:p w14:paraId="665EB940" w14:textId="2A66526C" w:rsidR="00865CC5" w:rsidRPr="00A97588" w:rsidRDefault="00560A5C" w:rsidP="00865CC5">
            <w:pPr>
              <w:pStyle w:val="TableParagraph"/>
              <w:spacing w:before="141" w:after="240" w:line="194" w:lineRule="auto"/>
              <w:ind w:right="1881" w:firstLine="90"/>
              <w:rPr>
                <w:b/>
                <w:spacing w:val="-2"/>
                <w:sz w:val="28"/>
              </w:rPr>
            </w:pPr>
            <w:r>
              <w:rPr>
                <w:b/>
                <w:spacing w:val="-2"/>
                <w:sz w:val="28"/>
              </w:rPr>
              <w:t>Designation:</w:t>
            </w:r>
          </w:p>
        </w:tc>
        <w:tc>
          <w:tcPr>
            <w:tcW w:w="4318" w:type="dxa"/>
            <w:gridSpan w:val="2"/>
          </w:tcPr>
          <w:p w14:paraId="3CB09951" w14:textId="77777777" w:rsidR="00505340" w:rsidRDefault="00560A5C" w:rsidP="00A97588">
            <w:pPr>
              <w:pStyle w:val="TableParagraph"/>
              <w:spacing w:before="141" w:line="194" w:lineRule="auto"/>
              <w:ind w:right="1881" w:firstLine="90"/>
              <w:rPr>
                <w:b/>
                <w:spacing w:val="-2"/>
                <w:sz w:val="28"/>
              </w:rPr>
            </w:pPr>
            <w:r>
              <w:rPr>
                <w:b/>
                <w:spacing w:val="-2"/>
                <w:sz w:val="28"/>
              </w:rPr>
              <w:t xml:space="preserve">Name: </w:t>
            </w:r>
          </w:p>
          <w:p w14:paraId="7AF3923D" w14:textId="77777777" w:rsidR="00865CC5" w:rsidRDefault="00865CC5" w:rsidP="00865CC5">
            <w:pPr>
              <w:pStyle w:val="TableParagraph"/>
              <w:spacing w:line="194" w:lineRule="auto"/>
              <w:ind w:right="1881" w:firstLine="90"/>
              <w:rPr>
                <w:b/>
                <w:spacing w:val="-2"/>
                <w:sz w:val="28"/>
              </w:rPr>
            </w:pPr>
          </w:p>
          <w:p w14:paraId="5AF5AB55" w14:textId="5AD87295" w:rsidR="00560A5C" w:rsidRPr="00A97588" w:rsidRDefault="00560A5C" w:rsidP="00865CC5">
            <w:pPr>
              <w:pStyle w:val="TableParagraph"/>
              <w:spacing w:before="141" w:after="240" w:line="194" w:lineRule="auto"/>
              <w:ind w:right="1881" w:firstLine="90"/>
              <w:rPr>
                <w:b/>
                <w:spacing w:val="-2"/>
                <w:sz w:val="28"/>
              </w:rPr>
            </w:pPr>
            <w:r>
              <w:rPr>
                <w:b/>
                <w:spacing w:val="-2"/>
                <w:sz w:val="28"/>
              </w:rPr>
              <w:t>Designation:</w:t>
            </w:r>
          </w:p>
        </w:tc>
      </w:tr>
    </w:tbl>
    <w:p w14:paraId="21BCE448" w14:textId="77777777" w:rsidR="00560A5C" w:rsidRDefault="00560A5C" w:rsidP="00560A5C"/>
    <w:p w14:paraId="46D813C5" w14:textId="77777777" w:rsidR="00560A5C" w:rsidRDefault="00560A5C"/>
    <w:sectPr w:rsidR="00560A5C" w:rsidSect="00505340">
      <w:pgSz w:w="12240" w:h="15840"/>
      <w:pgMar w:top="1800" w:right="960" w:bottom="1440" w:left="1320" w:header="793" w:footer="763"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FFC51" w14:textId="77777777" w:rsidR="00FE1132" w:rsidRDefault="00FE1132">
      <w:r>
        <w:separator/>
      </w:r>
    </w:p>
  </w:endnote>
  <w:endnote w:type="continuationSeparator" w:id="0">
    <w:p w14:paraId="3B6AAD74" w14:textId="77777777" w:rsidR="00FE1132" w:rsidRDefault="00FE1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2D69" w14:textId="277619A6" w:rsidR="00560A5C" w:rsidRDefault="00357C9D">
    <w:pPr>
      <w:pStyle w:val="BodyText"/>
      <w:spacing w:line="14" w:lineRule="auto"/>
      <w:ind w:left="0" w:firstLine="0"/>
      <w:jc w:val="left"/>
      <w:rPr>
        <w:sz w:val="20"/>
      </w:rPr>
    </w:pPr>
    <w:r>
      <w:rPr>
        <w:noProof/>
      </w:rPr>
      <mc:AlternateContent>
        <mc:Choice Requires="wps">
          <w:drawing>
            <wp:anchor distT="0" distB="0" distL="0" distR="0" simplePos="0" relativeHeight="251662336" behindDoc="1" locked="0" layoutInCell="1" allowOverlap="1" wp14:anchorId="7D2774B0" wp14:editId="7C2E7BFA">
              <wp:simplePos x="0" y="0"/>
              <wp:positionH relativeFrom="page">
                <wp:posOffset>6177643</wp:posOffset>
              </wp:positionH>
              <wp:positionV relativeFrom="page">
                <wp:posOffset>9432471</wp:posOffset>
              </wp:positionV>
              <wp:extent cx="832757"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2757" cy="182245"/>
                      </a:xfrm>
                      <a:prstGeom prst="rect">
                        <a:avLst/>
                      </a:prstGeom>
                    </wps:spPr>
                    <wps:txbx>
                      <w:txbxContent>
                        <w:p w14:paraId="704C38F7" w14:textId="77777777" w:rsidR="00560A5C" w:rsidRDefault="00560A5C">
                          <w:pPr>
                            <w:spacing w:before="13"/>
                            <w:ind w:left="20"/>
                            <w:rPr>
                              <w:rFonts w:ascii="Arial"/>
                              <w:b/>
                            </w:rPr>
                          </w:pPr>
                          <w:r>
                            <w:rPr>
                              <w:rFonts w:ascii="Arial"/>
                              <w:color w:val="7E7E7E"/>
                            </w:rPr>
                            <w:t>P</w:t>
                          </w:r>
                          <w:r>
                            <w:rPr>
                              <w:rFonts w:ascii="Arial"/>
                              <w:color w:val="7E7E7E"/>
                              <w:spacing w:val="-3"/>
                            </w:rPr>
                            <w:t xml:space="preserve"> </w:t>
                          </w:r>
                          <w:r>
                            <w:rPr>
                              <w:rFonts w:ascii="Arial"/>
                              <w:color w:val="7E7E7E"/>
                            </w:rPr>
                            <w:t>a</w:t>
                          </w:r>
                          <w:r>
                            <w:rPr>
                              <w:rFonts w:ascii="Arial"/>
                              <w:color w:val="7E7E7E"/>
                              <w:spacing w:val="-2"/>
                            </w:rPr>
                            <w:t xml:space="preserve"> </w:t>
                          </w:r>
                          <w:r>
                            <w:rPr>
                              <w:rFonts w:ascii="Arial"/>
                              <w:color w:val="7E7E7E"/>
                            </w:rPr>
                            <w:t>g</w:t>
                          </w:r>
                          <w:r>
                            <w:rPr>
                              <w:rFonts w:ascii="Arial"/>
                              <w:color w:val="7E7E7E"/>
                              <w:spacing w:val="-2"/>
                            </w:rPr>
                            <w:t xml:space="preserve"> </w:t>
                          </w:r>
                          <w:r>
                            <w:rPr>
                              <w:rFonts w:ascii="Arial"/>
                              <w:color w:val="7E7E7E"/>
                            </w:rPr>
                            <w:t>e</w:t>
                          </w:r>
                          <w:r>
                            <w:rPr>
                              <w:rFonts w:ascii="Arial"/>
                              <w:color w:val="7E7E7E"/>
                              <w:spacing w:val="61"/>
                            </w:rPr>
                            <w:t xml:space="preserve"> </w:t>
                          </w:r>
                          <w:r>
                            <w:rPr>
                              <w:rFonts w:ascii="Arial"/>
                            </w:rPr>
                            <w:t>|</w:t>
                          </w:r>
                          <w:r>
                            <w:rPr>
                              <w:rFonts w:ascii="Arial"/>
                              <w:spacing w:val="1"/>
                            </w:rPr>
                            <w:t xml:space="preserve"> </w:t>
                          </w: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7D2774B0" id="_x0000_t202" coordsize="21600,21600" o:spt="202" path="m,l,21600r21600,l21600,xe">
              <v:stroke joinstyle="miter"/>
              <v:path gradientshapeok="t" o:connecttype="rect"/>
            </v:shapetype>
            <v:shape id="Textbox 9" o:spid="_x0000_s1027" type="#_x0000_t202" style="position:absolute;margin-left:486.45pt;margin-top:742.7pt;width:65.55pt;height:14.35pt;z-index:-2516541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" filled="f" stroked="f">
              <v:textbox inset="0,0,0,0">
                <w:txbxContent>
                  <w:p w14:paraId="704C38F7" w14:textId="77777777" w:rsidR="00560A5C" w:rsidRDefault="00560A5C">
                    <w:pPr>
                      <w:spacing w:before="13"/>
                      <w:ind w:left="20"/>
                      <w:rPr>
                        <w:rFonts w:ascii="Arial"/>
                        <w:b/>
                      </w:rPr>
                    </w:pPr>
                    <w:r>
                      <w:rPr>
                        <w:rFonts w:ascii="Arial"/>
                        <w:color w:val="7E7E7E"/>
                      </w:rPr>
                      <w:t>P</w:t>
                    </w:r>
                    <w:r>
                      <w:rPr>
                        <w:rFonts w:ascii="Arial"/>
                        <w:color w:val="7E7E7E"/>
                        <w:spacing w:val="-3"/>
                      </w:rPr>
                      <w:t xml:space="preserve"> </w:t>
                    </w:r>
                    <w:r>
                      <w:rPr>
                        <w:rFonts w:ascii="Arial"/>
                        <w:color w:val="7E7E7E"/>
                      </w:rPr>
                      <w:t>a</w:t>
                    </w:r>
                    <w:r>
                      <w:rPr>
                        <w:rFonts w:ascii="Arial"/>
                        <w:color w:val="7E7E7E"/>
                        <w:spacing w:val="-2"/>
                      </w:rPr>
                      <w:t xml:space="preserve"> </w:t>
                    </w:r>
                    <w:r>
                      <w:rPr>
                        <w:rFonts w:ascii="Arial"/>
                        <w:color w:val="7E7E7E"/>
                      </w:rPr>
                      <w:t>g</w:t>
                    </w:r>
                    <w:r>
                      <w:rPr>
                        <w:rFonts w:ascii="Arial"/>
                        <w:color w:val="7E7E7E"/>
                        <w:spacing w:val="-2"/>
                      </w:rPr>
                      <w:t xml:space="preserve"> </w:t>
                    </w:r>
                    <w:r>
                      <w:rPr>
                        <w:rFonts w:ascii="Arial"/>
                        <w:color w:val="7E7E7E"/>
                      </w:rPr>
                      <w:t>e</w:t>
                    </w:r>
                    <w:r>
                      <w:rPr>
                        <w:rFonts w:ascii="Arial"/>
                        <w:color w:val="7E7E7E"/>
                        <w:spacing w:val="61"/>
                      </w:rPr>
                      <w:t xml:space="preserve"> </w:t>
                    </w:r>
                    <w:r>
                      <w:rPr>
                        <w:rFonts w:ascii="Arial"/>
                      </w:rPr>
                      <w:t>|</w:t>
                    </w:r>
                    <w:r>
                      <w:rPr>
                        <w:rFonts w:ascii="Arial"/>
                        <w:spacing w:val="1"/>
                      </w:rPr>
                      <w:t xml:space="preserve"> </w:t>
                    </w: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v:textbox>
              <w10:wrap anchorx="page" anchory="page"/>
            </v:shape>
          </w:pict>
        </mc:Fallback>
      </mc:AlternateContent>
    </w:r>
    <w:r w:rsidR="00560A5C">
      <w:rPr>
        <w:noProof/>
      </w:rPr>
      <mc:AlternateContent>
        <mc:Choice Requires="wps">
          <w:drawing>
            <wp:anchor distT="0" distB="0" distL="0" distR="0" simplePos="0" relativeHeight="251660288" behindDoc="1" locked="0" layoutInCell="1" allowOverlap="1" wp14:anchorId="5D1FD515" wp14:editId="5F4FC1A8">
              <wp:simplePos x="0" y="0"/>
              <wp:positionH relativeFrom="page">
                <wp:posOffset>904240</wp:posOffset>
              </wp:positionH>
              <wp:positionV relativeFrom="page">
                <wp:posOffset>9433560</wp:posOffset>
              </wp:positionV>
              <wp:extent cx="822960"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 cy="182245"/>
                      </a:xfrm>
                      <a:prstGeom prst="rect">
                        <a:avLst/>
                      </a:prstGeom>
                    </wps:spPr>
                    <wps:txbx>
                      <w:txbxContent>
                        <w:p w14:paraId="09A692B8" w14:textId="1BAC10C2" w:rsidR="00560A5C" w:rsidRDefault="00560A5C">
                          <w:pPr>
                            <w:spacing w:before="13"/>
                            <w:ind w:left="20"/>
                            <w:rPr>
                              <w:rFonts w:ascii="Arial"/>
                            </w:rPr>
                          </w:pPr>
                          <w:r>
                            <w:rPr>
                              <w:rFonts w:ascii="Arial"/>
                            </w:rPr>
                            <w:t>Rev.</w:t>
                          </w:r>
                          <w:r>
                            <w:rPr>
                              <w:rFonts w:ascii="Arial"/>
                              <w:spacing w:val="-1"/>
                            </w:rPr>
                            <w:t xml:space="preserve"> </w:t>
                          </w:r>
                          <w:r>
                            <w:rPr>
                              <w:rFonts w:ascii="Arial"/>
                              <w:spacing w:val="-2"/>
                            </w:rPr>
                            <w:t>No.</w:t>
                          </w:r>
                          <w:del w:id="66" w:author="Kush Khalasi" w:date="2025-07-29T12:54:00Z" w16du:dateUtc="2025-07-29T07:24:00Z">
                            <w:r w:rsidDel="00A047BF">
                              <w:rPr>
                                <w:rFonts w:ascii="Arial"/>
                                <w:spacing w:val="-2"/>
                              </w:rPr>
                              <w:delText>0</w:delText>
                            </w:r>
                          </w:del>
                          <w:ins w:id="67" w:author="Kush Khalasi" w:date="2025-07-29T12:54:00Z" w16du:dateUtc="2025-07-29T07:24:00Z">
                            <w:r w:rsidR="00A047BF">
                              <w:rPr>
                                <w:rFonts w:ascii="Arial"/>
                                <w:spacing w:val="-2"/>
                              </w:rPr>
                              <w:t>1.</w:t>
                            </w:r>
                          </w:ins>
                          <w:r>
                            <w:rPr>
                              <w:rFonts w:ascii="Arial"/>
                              <w:spacing w:val="-2"/>
                            </w:rPr>
                            <w:t>0</w:t>
                          </w:r>
                        </w:p>
                      </w:txbxContent>
                    </wps:txbx>
                    <wps:bodyPr wrap="square" lIns="0" tIns="0" rIns="0" bIns="0" rtlCol="0">
                      <a:noAutofit/>
                    </wps:bodyPr>
                  </wps:wsp>
                </a:graphicData>
              </a:graphic>
              <wp14:sizeRelH relativeFrom="margin">
                <wp14:pctWidth>0</wp14:pctWidth>
              </wp14:sizeRelH>
            </wp:anchor>
          </w:drawing>
        </mc:Choice>
        <mc:Fallback>
          <w:pict>
            <v:shape w14:anchorId="5D1FD515" id="Textbox 7" o:spid="_x0000_s1028" type="#_x0000_t202" style="position:absolute;margin-left:71.2pt;margin-top:742.8pt;width:64.8pt;height:14.35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" filled="f" stroked="f">
              <v:textbox inset="0,0,0,0">
                <w:txbxContent>
                  <w:p w14:paraId="09A692B8" w14:textId="1BAC10C2" w:rsidR="00560A5C" w:rsidRDefault="00560A5C">
                    <w:pPr>
                      <w:spacing w:before="13"/>
                      <w:ind w:left="20"/>
                      <w:rPr>
                        <w:rFonts w:ascii="Arial"/>
                      </w:rPr>
                    </w:pPr>
                    <w:r>
                      <w:rPr>
                        <w:rFonts w:ascii="Arial"/>
                      </w:rPr>
                      <w:t>Rev.</w:t>
                    </w:r>
                    <w:r>
                      <w:rPr>
                        <w:rFonts w:ascii="Arial"/>
                        <w:spacing w:val="-1"/>
                      </w:rPr>
                      <w:t xml:space="preserve"> </w:t>
                    </w:r>
                    <w:r>
                      <w:rPr>
                        <w:rFonts w:ascii="Arial"/>
                        <w:spacing w:val="-2"/>
                      </w:rPr>
                      <w:t>No.</w:t>
                    </w:r>
                    <w:del w:id="58" w:author="Kush Khalasi" w:date="2025-07-29T12:54:00Z" w16du:dateUtc="2025-07-29T07:24:00Z">
                      <w:r w:rsidDel="00A047BF">
                        <w:rPr>
                          <w:rFonts w:ascii="Arial"/>
                          <w:spacing w:val="-2"/>
                        </w:rPr>
                        <w:delText>0</w:delText>
                      </w:r>
                    </w:del>
                    <w:ins w:id="59" w:author="Kush Khalasi" w:date="2025-07-29T12:54:00Z" w16du:dateUtc="2025-07-29T07:24:00Z">
                      <w:r w:rsidR="00A047BF">
                        <w:rPr>
                          <w:rFonts w:ascii="Arial"/>
                          <w:spacing w:val="-2"/>
                        </w:rPr>
                        <w:t>1.</w:t>
                      </w:r>
                    </w:ins>
                    <w:r>
                      <w:rPr>
                        <w:rFonts w:ascii="Arial"/>
                        <w:spacing w:val="-2"/>
                      </w:rPr>
                      <w:t>0</w:t>
                    </w:r>
                  </w:p>
                </w:txbxContent>
              </v:textbox>
              <w10:wrap anchorx="page" anchory="page"/>
            </v:shape>
          </w:pict>
        </mc:Fallback>
      </mc:AlternateContent>
    </w:r>
    <w:r w:rsidR="00560A5C">
      <w:rPr>
        <w:noProof/>
      </w:rPr>
      <mc:AlternateContent>
        <mc:Choice Requires="wps">
          <w:drawing>
            <wp:anchor distT="0" distB="0" distL="0" distR="0" simplePos="0" relativeHeight="251661312" behindDoc="1" locked="0" layoutInCell="1" allowOverlap="1" wp14:anchorId="5C0FCA59" wp14:editId="3799D0B7">
              <wp:simplePos x="0" y="0"/>
              <wp:positionH relativeFrom="page">
                <wp:posOffset>3203575</wp:posOffset>
              </wp:positionH>
              <wp:positionV relativeFrom="page">
                <wp:posOffset>9434141</wp:posOffset>
              </wp:positionV>
              <wp:extent cx="1370330"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0330" cy="182245"/>
                      </a:xfrm>
                      <a:prstGeom prst="rect">
                        <a:avLst/>
                      </a:prstGeom>
                    </wps:spPr>
                    <wps:txbx>
                      <w:txbxContent>
                        <w:p w14:paraId="56575B08" w14:textId="77777777" w:rsidR="00560A5C" w:rsidRDefault="00560A5C">
                          <w:pPr>
                            <w:spacing w:before="13"/>
                            <w:ind w:left="20"/>
                            <w:rPr>
                              <w:rFonts w:ascii="Arial" w:hAnsi="Arial"/>
                            </w:rPr>
                          </w:pPr>
                          <w:r>
                            <w:rPr>
                              <w:rFonts w:ascii="Arial" w:hAnsi="Arial"/>
                            </w:rPr>
                            <w:t>DOC</w:t>
                          </w:r>
                          <w:r>
                            <w:rPr>
                              <w:rFonts w:ascii="Arial" w:hAnsi="Arial"/>
                              <w:spacing w:val="-4"/>
                            </w:rPr>
                            <w:t xml:space="preserve"> </w:t>
                          </w:r>
                          <w:r>
                            <w:rPr>
                              <w:rFonts w:ascii="Arial" w:hAnsi="Arial"/>
                            </w:rPr>
                            <w:t>–</w:t>
                          </w:r>
                          <w:r>
                            <w:rPr>
                              <w:rFonts w:ascii="Arial" w:hAnsi="Arial"/>
                              <w:spacing w:val="-1"/>
                            </w:rPr>
                            <w:t xml:space="preserve"> </w:t>
                          </w:r>
                          <w:r>
                            <w:rPr>
                              <w:rFonts w:ascii="Arial" w:hAnsi="Arial"/>
                            </w:rPr>
                            <w:t>TL</w:t>
                          </w:r>
                          <w:r>
                            <w:rPr>
                              <w:rFonts w:ascii="Arial" w:hAnsi="Arial"/>
                              <w:spacing w:val="-2"/>
                            </w:rPr>
                            <w:t xml:space="preserve"> </w:t>
                          </w:r>
                          <w:r>
                            <w:rPr>
                              <w:rFonts w:ascii="Arial" w:hAnsi="Arial"/>
                            </w:rPr>
                            <w:t>–</w:t>
                          </w:r>
                          <w:r>
                            <w:rPr>
                              <w:rFonts w:ascii="Arial" w:hAnsi="Arial"/>
                              <w:spacing w:val="-2"/>
                            </w:rPr>
                            <w:t xml:space="preserve"> </w:t>
                          </w:r>
                          <w:r>
                            <w:rPr>
                              <w:rFonts w:ascii="Arial" w:hAnsi="Arial"/>
                            </w:rPr>
                            <w:t>POL</w:t>
                          </w:r>
                          <w:r>
                            <w:rPr>
                              <w:rFonts w:ascii="Arial" w:hAnsi="Arial"/>
                              <w:spacing w:val="-1"/>
                            </w:rPr>
                            <w:t xml:space="preserve"> </w:t>
                          </w:r>
                          <w:r>
                            <w:rPr>
                              <w:rFonts w:ascii="Arial" w:hAnsi="Arial"/>
                            </w:rPr>
                            <w:t>-</w:t>
                          </w:r>
                          <w:r>
                            <w:rPr>
                              <w:rFonts w:ascii="Arial" w:hAnsi="Arial"/>
                              <w:spacing w:val="-2"/>
                            </w:rPr>
                            <w:t xml:space="preserve"> </w:t>
                          </w:r>
                          <w:r>
                            <w:rPr>
                              <w:rFonts w:ascii="Arial" w:hAnsi="Arial"/>
                              <w:spacing w:val="-5"/>
                            </w:rPr>
                            <w:t>03</w:t>
                          </w:r>
                        </w:p>
                      </w:txbxContent>
                    </wps:txbx>
                    <wps:bodyPr wrap="square" lIns="0" tIns="0" rIns="0" bIns="0" rtlCol="0">
                      <a:noAutofit/>
                    </wps:bodyPr>
                  </wps:wsp>
                </a:graphicData>
              </a:graphic>
            </wp:anchor>
          </w:drawing>
        </mc:Choice>
        <mc:Fallback>
          <w:pict>
            <v:shape w14:anchorId="5C0FCA59" id="Textbox 8" o:spid="_x0000_s1029" type="#_x0000_t202" style="position:absolute;margin-left:252.25pt;margin-top:742.85pt;width:107.9pt;height:14.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" filled="f" stroked="f">
              <v:textbox inset="0,0,0,0">
                <w:txbxContent>
                  <w:p w14:paraId="56575B08" w14:textId="77777777" w:rsidR="00560A5C" w:rsidRDefault="00560A5C">
                    <w:pPr>
                      <w:spacing w:before="13"/>
                      <w:ind w:left="20"/>
                      <w:rPr>
                        <w:rFonts w:ascii="Arial" w:hAnsi="Arial"/>
                      </w:rPr>
                    </w:pPr>
                    <w:r>
                      <w:rPr>
                        <w:rFonts w:ascii="Arial" w:hAnsi="Arial"/>
                      </w:rPr>
                      <w:t>DOC</w:t>
                    </w:r>
                    <w:r>
                      <w:rPr>
                        <w:rFonts w:ascii="Arial" w:hAnsi="Arial"/>
                        <w:spacing w:val="-4"/>
                      </w:rPr>
                      <w:t xml:space="preserve"> </w:t>
                    </w:r>
                    <w:r>
                      <w:rPr>
                        <w:rFonts w:ascii="Arial" w:hAnsi="Arial"/>
                      </w:rPr>
                      <w:t>–</w:t>
                    </w:r>
                    <w:r>
                      <w:rPr>
                        <w:rFonts w:ascii="Arial" w:hAnsi="Arial"/>
                        <w:spacing w:val="-1"/>
                      </w:rPr>
                      <w:t xml:space="preserve"> </w:t>
                    </w:r>
                    <w:r>
                      <w:rPr>
                        <w:rFonts w:ascii="Arial" w:hAnsi="Arial"/>
                      </w:rPr>
                      <w:t>TL</w:t>
                    </w:r>
                    <w:r>
                      <w:rPr>
                        <w:rFonts w:ascii="Arial" w:hAnsi="Arial"/>
                        <w:spacing w:val="-2"/>
                      </w:rPr>
                      <w:t xml:space="preserve"> </w:t>
                    </w:r>
                    <w:r>
                      <w:rPr>
                        <w:rFonts w:ascii="Arial" w:hAnsi="Arial"/>
                      </w:rPr>
                      <w:t>–</w:t>
                    </w:r>
                    <w:r>
                      <w:rPr>
                        <w:rFonts w:ascii="Arial" w:hAnsi="Arial"/>
                        <w:spacing w:val="-2"/>
                      </w:rPr>
                      <w:t xml:space="preserve"> </w:t>
                    </w:r>
                    <w:r>
                      <w:rPr>
                        <w:rFonts w:ascii="Arial" w:hAnsi="Arial"/>
                      </w:rPr>
                      <w:t>POL</w:t>
                    </w:r>
                    <w:r>
                      <w:rPr>
                        <w:rFonts w:ascii="Arial" w:hAnsi="Arial"/>
                        <w:spacing w:val="-1"/>
                      </w:rPr>
                      <w:t xml:space="preserve"> </w:t>
                    </w:r>
                    <w:r>
                      <w:rPr>
                        <w:rFonts w:ascii="Arial" w:hAnsi="Arial"/>
                      </w:rPr>
                      <w:t>-</w:t>
                    </w:r>
                    <w:r>
                      <w:rPr>
                        <w:rFonts w:ascii="Arial" w:hAnsi="Arial"/>
                        <w:spacing w:val="-2"/>
                      </w:rPr>
                      <w:t xml:space="preserve"> </w:t>
                    </w:r>
                    <w:r>
                      <w:rPr>
                        <w:rFonts w:ascii="Arial" w:hAnsi="Arial"/>
                        <w:spacing w:val="-5"/>
                      </w:rPr>
                      <w:t>03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96FC7" w14:textId="77777777" w:rsidR="00FE1132" w:rsidRDefault="00FE1132">
      <w:r>
        <w:separator/>
      </w:r>
    </w:p>
  </w:footnote>
  <w:footnote w:type="continuationSeparator" w:id="0">
    <w:p w14:paraId="73C3955B" w14:textId="77777777" w:rsidR="00FE1132" w:rsidRDefault="00FE11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4D9F" w14:textId="2B5B3981" w:rsidR="00560A5C" w:rsidRDefault="00A97588">
    <w:pPr>
      <w:pStyle w:val="BodyText"/>
      <w:spacing w:line="14" w:lineRule="auto"/>
      <w:ind w:left="0" w:firstLine="0"/>
      <w:jc w:val="left"/>
      <w:rPr>
        <w:sz w:val="20"/>
      </w:rPr>
    </w:pPr>
    <w:r w:rsidRPr="00FE2B95">
      <w:rPr>
        <w:noProof/>
        <w:sz w:val="32"/>
        <w:szCs w:val="32"/>
      </w:rPr>
      <mc:AlternateContent>
        <mc:Choice Requires="wps">
          <w:drawing>
            <wp:anchor distT="0" distB="0" distL="0" distR="0" simplePos="0" relativeHeight="251666432" behindDoc="0" locked="0" layoutInCell="1" allowOverlap="1" wp14:anchorId="65B9C55B" wp14:editId="61A89B90">
              <wp:simplePos x="0" y="0"/>
              <wp:positionH relativeFrom="page">
                <wp:posOffset>4697506</wp:posOffset>
              </wp:positionH>
              <wp:positionV relativeFrom="page">
                <wp:posOffset>517450</wp:posOffset>
              </wp:positionV>
              <wp:extent cx="18415" cy="47752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477520"/>
                      </a:xfrm>
                      <a:custGeom>
                        <a:avLst/>
                        <a:gdLst/>
                        <a:ahLst/>
                        <a:cxnLst/>
                        <a:rect l="l" t="t" r="r" b="b"/>
                        <a:pathLst>
                          <a:path w="18415" h="477520">
                            <a:moveTo>
                              <a:pt x="6096" y="0"/>
                            </a:moveTo>
                            <a:lnTo>
                              <a:pt x="0" y="0"/>
                            </a:lnTo>
                            <a:lnTo>
                              <a:pt x="0" y="477012"/>
                            </a:lnTo>
                            <a:lnTo>
                              <a:pt x="6096" y="477012"/>
                            </a:lnTo>
                            <a:lnTo>
                              <a:pt x="6096" y="0"/>
                            </a:lnTo>
                            <a:close/>
                          </a:path>
                          <a:path w="18415" h="477520">
                            <a:moveTo>
                              <a:pt x="18288" y="0"/>
                            </a:moveTo>
                            <a:lnTo>
                              <a:pt x="12192" y="0"/>
                            </a:lnTo>
                            <a:lnTo>
                              <a:pt x="12192" y="477012"/>
                            </a:lnTo>
                            <a:lnTo>
                              <a:pt x="18288" y="477012"/>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DC7BDA" id="Graphic 13" o:spid="_x0000_s1026" style="position:absolute;margin-left:369.9pt;margin-top:40.75pt;width:1.45pt;height:37.6pt;z-index:251666432;visibility:visible;mso-wrap-style:square;mso-wrap-distance-left:0;mso-wrap-distance-top:0;mso-wrap-distance-right:0;mso-wrap-distance-bottom:0;mso-position-horizontal:absolute;mso-position-horizontal-relative:page;mso-position-vertical:absolute;mso-position-vertical-relative:page;v-text-anchor:top" coordsize="18415,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" path="m6096,l,,,477012r6096,l6096,xem18288,l12192,r,477012l18288,477012,18288,xe" fillcolor="black" stroked="f">
              <v:path arrowok="t"/>
              <w10:wrap anchorx="page" anchory="page"/>
            </v:shape>
          </w:pict>
        </mc:Fallback>
      </mc:AlternateContent>
    </w:r>
    <w:r w:rsidRPr="00FE2B95">
      <w:rPr>
        <w:noProof/>
        <w:sz w:val="32"/>
        <w:szCs w:val="32"/>
      </w:rPr>
      <w:drawing>
        <wp:anchor distT="0" distB="0" distL="0" distR="0" simplePos="0" relativeHeight="251664384" behindDoc="0" locked="0" layoutInCell="1" allowOverlap="1" wp14:anchorId="1E9131C8" wp14:editId="432F8977">
          <wp:simplePos x="0" y="0"/>
          <wp:positionH relativeFrom="page">
            <wp:posOffset>838200</wp:posOffset>
          </wp:positionH>
          <wp:positionV relativeFrom="page">
            <wp:posOffset>502920</wp:posOffset>
          </wp:positionV>
          <wp:extent cx="1936623" cy="516890"/>
          <wp:effectExtent l="0" t="0" r="0" b="0"/>
          <wp:wrapNone/>
          <wp:docPr id="243373297" name="Image 12" descr="A logo with black and blue squar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logo with black and blue squares&#10;&#10;Description automatically generated"/>
                  <pic:cNvPicPr/>
                </pic:nvPicPr>
                <pic:blipFill>
                  <a:blip r:embed="rId1" cstate="print"/>
                  <a:stretch>
                    <a:fillRect/>
                  </a:stretch>
                </pic:blipFill>
                <pic:spPr>
                  <a:xfrm>
                    <a:off x="0" y="0"/>
                    <a:ext cx="1936623" cy="516890"/>
                  </a:xfrm>
                  <a:prstGeom prst="rect">
                    <a:avLst/>
                  </a:prstGeom>
                </pic:spPr>
              </pic:pic>
            </a:graphicData>
          </a:graphic>
        </wp:anchor>
      </w:drawing>
    </w:r>
    <w:r w:rsidR="00560A5C">
      <w:rPr>
        <w:noProof/>
      </w:rPr>
      <mc:AlternateContent>
        <mc:Choice Requires="wps">
          <w:drawing>
            <wp:anchor distT="0" distB="0" distL="0" distR="0" simplePos="0" relativeHeight="251659264" behindDoc="1" locked="0" layoutInCell="1" allowOverlap="1" wp14:anchorId="5ECDD657" wp14:editId="19A4AA24">
              <wp:simplePos x="0" y="0"/>
              <wp:positionH relativeFrom="page">
                <wp:posOffset>4797933</wp:posOffset>
              </wp:positionH>
              <wp:positionV relativeFrom="page">
                <wp:posOffset>491170</wp:posOffset>
              </wp:positionV>
              <wp:extent cx="2181860" cy="5010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501015"/>
                      </a:xfrm>
                      <a:prstGeom prst="rect">
                        <a:avLst/>
                      </a:prstGeom>
                    </wps:spPr>
                    <wps:txbx>
                      <w:txbxContent>
                        <w:p w14:paraId="47E0799F" w14:textId="77777777" w:rsidR="00560A5C" w:rsidRDefault="00560A5C">
                          <w:pPr>
                            <w:spacing w:before="19"/>
                            <w:ind w:left="20" w:right="18"/>
                            <w:rPr>
                              <w:rFonts w:ascii="Cambria"/>
                              <w:sz w:val="32"/>
                            </w:rPr>
                          </w:pPr>
                          <w:r>
                            <w:rPr>
                              <w:rFonts w:ascii="Cambria"/>
                              <w:sz w:val="32"/>
                            </w:rPr>
                            <w:t>INCLUSICE</w:t>
                          </w:r>
                          <w:r>
                            <w:rPr>
                              <w:rFonts w:ascii="Cambria"/>
                              <w:spacing w:val="-18"/>
                              <w:sz w:val="32"/>
                            </w:rPr>
                            <w:t xml:space="preserve"> </w:t>
                          </w:r>
                          <w:r>
                            <w:rPr>
                              <w:rFonts w:ascii="Cambria"/>
                              <w:sz w:val="32"/>
                            </w:rPr>
                            <w:t xml:space="preserve">WORKPLACE </w:t>
                          </w:r>
                          <w:r>
                            <w:rPr>
                              <w:rFonts w:ascii="Cambria"/>
                              <w:spacing w:val="-2"/>
                              <w:sz w:val="32"/>
                            </w:rPr>
                            <w:t>POLICY</w:t>
                          </w:r>
                        </w:p>
                      </w:txbxContent>
                    </wps:txbx>
                    <wps:bodyPr wrap="square" lIns="0" tIns="0" rIns="0" bIns="0" rtlCol="0">
                      <a:noAutofit/>
                    </wps:bodyPr>
                  </wps:wsp>
                </a:graphicData>
              </a:graphic>
            </wp:anchor>
          </w:drawing>
        </mc:Choice>
        <mc:Fallback>
          <w:pict>
            <v:shapetype w14:anchorId="5ECDD657" id="_x0000_t202" coordsize="21600,21600" o:spt="202" path="m,l,21600r21600,l21600,xe">
              <v:stroke joinstyle="miter"/>
              <v:path gradientshapeok="t" o:connecttype="rect"/>
            </v:shapetype>
            <v:shape id="Textbox 6" o:spid="_x0000_s1026" type="#_x0000_t202" style="position:absolute;margin-left:377.8pt;margin-top:38.65pt;width:171.8pt;height:39.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" filled="f" stroked="f">
              <v:textbox inset="0,0,0,0">
                <w:txbxContent>
                  <w:p w14:paraId="47E0799F" w14:textId="77777777" w:rsidR="00560A5C" w:rsidRDefault="00560A5C">
                    <w:pPr>
                      <w:spacing w:before="19"/>
                      <w:ind w:left="20" w:right="18"/>
                      <w:rPr>
                        <w:rFonts w:ascii="Cambria"/>
                        <w:sz w:val="32"/>
                      </w:rPr>
                    </w:pPr>
                    <w:r>
                      <w:rPr>
                        <w:rFonts w:ascii="Cambria"/>
                        <w:sz w:val="32"/>
                      </w:rPr>
                      <w:t>INCLUSICE</w:t>
                    </w:r>
                    <w:r>
                      <w:rPr>
                        <w:rFonts w:ascii="Cambria"/>
                        <w:spacing w:val="-18"/>
                        <w:sz w:val="32"/>
                      </w:rPr>
                      <w:t xml:space="preserve"> </w:t>
                    </w:r>
                    <w:r>
                      <w:rPr>
                        <w:rFonts w:ascii="Cambria"/>
                        <w:sz w:val="32"/>
                      </w:rPr>
                      <w:t xml:space="preserve">WORKPLACE </w:t>
                    </w:r>
                    <w:r>
                      <w:rPr>
                        <w:rFonts w:ascii="Cambria"/>
                        <w:spacing w:val="-2"/>
                        <w:sz w:val="32"/>
                      </w:rPr>
                      <w:t>POLICY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9B1"/>
    <w:multiLevelType w:val="multilevel"/>
    <w:tmpl w:val="EECA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787A"/>
    <w:multiLevelType w:val="hybridMultilevel"/>
    <w:tmpl w:val="5F281386"/>
    <w:lvl w:ilvl="0" w:tplc="57A0F99A">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1" w:tplc="30127096">
      <w:numFmt w:val="bullet"/>
      <w:lvlText w:val="•"/>
      <w:lvlJc w:val="left"/>
      <w:pPr>
        <w:ind w:left="1428" w:hanging="360"/>
      </w:pPr>
      <w:rPr>
        <w:rFonts w:hint="default"/>
        <w:lang w:val="en-US" w:eastAsia="en-US" w:bidi="ar-SA"/>
      </w:rPr>
    </w:lvl>
    <w:lvl w:ilvl="2" w:tplc="8506C304">
      <w:numFmt w:val="bullet"/>
      <w:lvlText w:val="•"/>
      <w:lvlJc w:val="left"/>
      <w:pPr>
        <w:ind w:left="2376" w:hanging="360"/>
      </w:pPr>
      <w:rPr>
        <w:rFonts w:hint="default"/>
        <w:lang w:val="en-US" w:eastAsia="en-US" w:bidi="ar-SA"/>
      </w:rPr>
    </w:lvl>
    <w:lvl w:ilvl="3" w:tplc="1918F434">
      <w:numFmt w:val="bullet"/>
      <w:lvlText w:val="•"/>
      <w:lvlJc w:val="left"/>
      <w:pPr>
        <w:ind w:left="3324" w:hanging="360"/>
      </w:pPr>
      <w:rPr>
        <w:rFonts w:hint="default"/>
        <w:lang w:val="en-US" w:eastAsia="en-US" w:bidi="ar-SA"/>
      </w:rPr>
    </w:lvl>
    <w:lvl w:ilvl="4" w:tplc="08DEABEC">
      <w:numFmt w:val="bullet"/>
      <w:lvlText w:val="•"/>
      <w:lvlJc w:val="left"/>
      <w:pPr>
        <w:ind w:left="4272" w:hanging="360"/>
      </w:pPr>
      <w:rPr>
        <w:rFonts w:hint="default"/>
        <w:lang w:val="en-US" w:eastAsia="en-US" w:bidi="ar-SA"/>
      </w:rPr>
    </w:lvl>
    <w:lvl w:ilvl="5" w:tplc="23782E46">
      <w:numFmt w:val="bullet"/>
      <w:lvlText w:val="•"/>
      <w:lvlJc w:val="left"/>
      <w:pPr>
        <w:ind w:left="5220" w:hanging="360"/>
      </w:pPr>
      <w:rPr>
        <w:rFonts w:hint="default"/>
        <w:lang w:val="en-US" w:eastAsia="en-US" w:bidi="ar-SA"/>
      </w:rPr>
    </w:lvl>
    <w:lvl w:ilvl="6" w:tplc="8FBE0502">
      <w:numFmt w:val="bullet"/>
      <w:lvlText w:val="•"/>
      <w:lvlJc w:val="left"/>
      <w:pPr>
        <w:ind w:left="6168" w:hanging="360"/>
      </w:pPr>
      <w:rPr>
        <w:rFonts w:hint="default"/>
        <w:lang w:val="en-US" w:eastAsia="en-US" w:bidi="ar-SA"/>
      </w:rPr>
    </w:lvl>
    <w:lvl w:ilvl="7" w:tplc="741256A8">
      <w:numFmt w:val="bullet"/>
      <w:lvlText w:val="•"/>
      <w:lvlJc w:val="left"/>
      <w:pPr>
        <w:ind w:left="7116" w:hanging="360"/>
      </w:pPr>
      <w:rPr>
        <w:rFonts w:hint="default"/>
        <w:lang w:val="en-US" w:eastAsia="en-US" w:bidi="ar-SA"/>
      </w:rPr>
    </w:lvl>
    <w:lvl w:ilvl="8" w:tplc="BF0E3498">
      <w:numFmt w:val="bullet"/>
      <w:lvlText w:val="•"/>
      <w:lvlJc w:val="left"/>
      <w:pPr>
        <w:ind w:left="8064" w:hanging="360"/>
      </w:pPr>
      <w:rPr>
        <w:rFonts w:hint="default"/>
        <w:lang w:val="en-US" w:eastAsia="en-US" w:bidi="ar-SA"/>
      </w:rPr>
    </w:lvl>
  </w:abstractNum>
  <w:abstractNum w:abstractNumId="2" w15:restartNumberingAfterBreak="0">
    <w:nsid w:val="0F515BF1"/>
    <w:multiLevelType w:val="multilevel"/>
    <w:tmpl w:val="CE6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436AD"/>
    <w:multiLevelType w:val="hybridMultilevel"/>
    <w:tmpl w:val="64186E62"/>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 w15:restartNumberingAfterBreak="0">
    <w:nsid w:val="174A1E12"/>
    <w:multiLevelType w:val="multilevel"/>
    <w:tmpl w:val="86C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23E3"/>
    <w:multiLevelType w:val="hybridMultilevel"/>
    <w:tmpl w:val="64186E62"/>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6" w15:restartNumberingAfterBreak="0">
    <w:nsid w:val="1DB31A32"/>
    <w:multiLevelType w:val="multilevel"/>
    <w:tmpl w:val="2A7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466F8"/>
    <w:multiLevelType w:val="multilevel"/>
    <w:tmpl w:val="19E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F624E"/>
    <w:multiLevelType w:val="hybridMultilevel"/>
    <w:tmpl w:val="64186E62"/>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9" w15:restartNumberingAfterBreak="0">
    <w:nsid w:val="341A7464"/>
    <w:multiLevelType w:val="multilevel"/>
    <w:tmpl w:val="DDF4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D34A9"/>
    <w:multiLevelType w:val="multilevel"/>
    <w:tmpl w:val="F2A0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C585D"/>
    <w:multiLevelType w:val="multilevel"/>
    <w:tmpl w:val="791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E132B"/>
    <w:multiLevelType w:val="multilevel"/>
    <w:tmpl w:val="1C68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1246E"/>
    <w:multiLevelType w:val="multilevel"/>
    <w:tmpl w:val="8B8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67164"/>
    <w:multiLevelType w:val="hybridMultilevel"/>
    <w:tmpl w:val="D2ACCC48"/>
    <w:lvl w:ilvl="0" w:tplc="67D23C4E">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1" w:tplc="08CCD280">
      <w:numFmt w:val="bullet"/>
      <w:lvlText w:val="•"/>
      <w:lvlJc w:val="left"/>
      <w:pPr>
        <w:ind w:left="1428" w:hanging="360"/>
      </w:pPr>
      <w:rPr>
        <w:rFonts w:hint="default"/>
        <w:lang w:val="en-US" w:eastAsia="en-US" w:bidi="ar-SA"/>
      </w:rPr>
    </w:lvl>
    <w:lvl w:ilvl="2" w:tplc="269A3FEE">
      <w:numFmt w:val="bullet"/>
      <w:lvlText w:val="•"/>
      <w:lvlJc w:val="left"/>
      <w:pPr>
        <w:ind w:left="2376" w:hanging="360"/>
      </w:pPr>
      <w:rPr>
        <w:rFonts w:hint="default"/>
        <w:lang w:val="en-US" w:eastAsia="en-US" w:bidi="ar-SA"/>
      </w:rPr>
    </w:lvl>
    <w:lvl w:ilvl="3" w:tplc="14509142">
      <w:numFmt w:val="bullet"/>
      <w:lvlText w:val="•"/>
      <w:lvlJc w:val="left"/>
      <w:pPr>
        <w:ind w:left="3324" w:hanging="360"/>
      </w:pPr>
      <w:rPr>
        <w:rFonts w:hint="default"/>
        <w:lang w:val="en-US" w:eastAsia="en-US" w:bidi="ar-SA"/>
      </w:rPr>
    </w:lvl>
    <w:lvl w:ilvl="4" w:tplc="3B2A244C">
      <w:numFmt w:val="bullet"/>
      <w:lvlText w:val="•"/>
      <w:lvlJc w:val="left"/>
      <w:pPr>
        <w:ind w:left="4272" w:hanging="360"/>
      </w:pPr>
      <w:rPr>
        <w:rFonts w:hint="default"/>
        <w:lang w:val="en-US" w:eastAsia="en-US" w:bidi="ar-SA"/>
      </w:rPr>
    </w:lvl>
    <w:lvl w:ilvl="5" w:tplc="FACE6A3E">
      <w:numFmt w:val="bullet"/>
      <w:lvlText w:val="•"/>
      <w:lvlJc w:val="left"/>
      <w:pPr>
        <w:ind w:left="5220" w:hanging="360"/>
      </w:pPr>
      <w:rPr>
        <w:rFonts w:hint="default"/>
        <w:lang w:val="en-US" w:eastAsia="en-US" w:bidi="ar-SA"/>
      </w:rPr>
    </w:lvl>
    <w:lvl w:ilvl="6" w:tplc="6EF672C6">
      <w:numFmt w:val="bullet"/>
      <w:lvlText w:val="•"/>
      <w:lvlJc w:val="left"/>
      <w:pPr>
        <w:ind w:left="6168" w:hanging="360"/>
      </w:pPr>
      <w:rPr>
        <w:rFonts w:hint="default"/>
        <w:lang w:val="en-US" w:eastAsia="en-US" w:bidi="ar-SA"/>
      </w:rPr>
    </w:lvl>
    <w:lvl w:ilvl="7" w:tplc="B4E2F9B6">
      <w:numFmt w:val="bullet"/>
      <w:lvlText w:val="•"/>
      <w:lvlJc w:val="left"/>
      <w:pPr>
        <w:ind w:left="7116" w:hanging="360"/>
      </w:pPr>
      <w:rPr>
        <w:rFonts w:hint="default"/>
        <w:lang w:val="en-US" w:eastAsia="en-US" w:bidi="ar-SA"/>
      </w:rPr>
    </w:lvl>
    <w:lvl w:ilvl="8" w:tplc="5A087F2A">
      <w:numFmt w:val="bullet"/>
      <w:lvlText w:val="•"/>
      <w:lvlJc w:val="left"/>
      <w:pPr>
        <w:ind w:left="8064" w:hanging="360"/>
      </w:pPr>
      <w:rPr>
        <w:rFonts w:hint="default"/>
        <w:lang w:val="en-US" w:eastAsia="en-US" w:bidi="ar-SA"/>
      </w:rPr>
    </w:lvl>
  </w:abstractNum>
  <w:abstractNum w:abstractNumId="15" w15:restartNumberingAfterBreak="0">
    <w:nsid w:val="451B706F"/>
    <w:multiLevelType w:val="hybridMultilevel"/>
    <w:tmpl w:val="C316CE4C"/>
    <w:lvl w:ilvl="0" w:tplc="8C54E1D4">
      <w:start w:val="1"/>
      <w:numFmt w:val="decimal"/>
      <w:lvlText w:val="5.%1"/>
      <w:lvlJc w:val="left"/>
      <w:pPr>
        <w:ind w:left="720" w:hanging="360"/>
      </w:pPr>
      <w:rPr>
        <w:rFonts w:hint="default"/>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8B7013"/>
    <w:multiLevelType w:val="hybridMultilevel"/>
    <w:tmpl w:val="B1EC1D60"/>
    <w:lvl w:ilvl="0" w:tplc="47F02046">
      <w:start w:val="1"/>
      <w:numFmt w:val="decimal"/>
      <w:lvlText w:val="%1."/>
      <w:lvlJc w:val="left"/>
      <w:pPr>
        <w:ind w:left="559" w:hanging="440"/>
      </w:pPr>
      <w:rPr>
        <w:rFonts w:ascii="Calibri" w:eastAsia="Calibri" w:hAnsi="Calibri" w:cs="Calibri" w:hint="default"/>
        <w:b w:val="0"/>
        <w:bCs w:val="0"/>
        <w:i w:val="0"/>
        <w:iCs w:val="0"/>
        <w:spacing w:val="0"/>
        <w:w w:val="100"/>
        <w:sz w:val="22"/>
        <w:szCs w:val="22"/>
        <w:lang w:val="en-US" w:eastAsia="en-US" w:bidi="ar-SA"/>
      </w:rPr>
    </w:lvl>
    <w:lvl w:ilvl="1" w:tplc="64F45A2C">
      <w:numFmt w:val="bullet"/>
      <w:lvlText w:val="•"/>
      <w:lvlJc w:val="left"/>
      <w:pPr>
        <w:ind w:left="1500" w:hanging="440"/>
      </w:pPr>
      <w:rPr>
        <w:rFonts w:hint="default"/>
        <w:lang w:val="en-US" w:eastAsia="en-US" w:bidi="ar-SA"/>
      </w:rPr>
    </w:lvl>
    <w:lvl w:ilvl="2" w:tplc="D3CE254E">
      <w:numFmt w:val="bullet"/>
      <w:lvlText w:val="•"/>
      <w:lvlJc w:val="left"/>
      <w:pPr>
        <w:ind w:left="2440" w:hanging="440"/>
      </w:pPr>
      <w:rPr>
        <w:rFonts w:hint="default"/>
        <w:lang w:val="en-US" w:eastAsia="en-US" w:bidi="ar-SA"/>
      </w:rPr>
    </w:lvl>
    <w:lvl w:ilvl="3" w:tplc="ABF42F9A">
      <w:numFmt w:val="bullet"/>
      <w:lvlText w:val="•"/>
      <w:lvlJc w:val="left"/>
      <w:pPr>
        <w:ind w:left="3380" w:hanging="440"/>
      </w:pPr>
      <w:rPr>
        <w:rFonts w:hint="default"/>
        <w:lang w:val="en-US" w:eastAsia="en-US" w:bidi="ar-SA"/>
      </w:rPr>
    </w:lvl>
    <w:lvl w:ilvl="4" w:tplc="8418F694">
      <w:numFmt w:val="bullet"/>
      <w:lvlText w:val="•"/>
      <w:lvlJc w:val="left"/>
      <w:pPr>
        <w:ind w:left="4320" w:hanging="440"/>
      </w:pPr>
      <w:rPr>
        <w:rFonts w:hint="default"/>
        <w:lang w:val="en-US" w:eastAsia="en-US" w:bidi="ar-SA"/>
      </w:rPr>
    </w:lvl>
    <w:lvl w:ilvl="5" w:tplc="1256BCF0">
      <w:numFmt w:val="bullet"/>
      <w:lvlText w:val="•"/>
      <w:lvlJc w:val="left"/>
      <w:pPr>
        <w:ind w:left="5260" w:hanging="440"/>
      </w:pPr>
      <w:rPr>
        <w:rFonts w:hint="default"/>
        <w:lang w:val="en-US" w:eastAsia="en-US" w:bidi="ar-SA"/>
      </w:rPr>
    </w:lvl>
    <w:lvl w:ilvl="6" w:tplc="D24C4398">
      <w:numFmt w:val="bullet"/>
      <w:lvlText w:val="•"/>
      <w:lvlJc w:val="left"/>
      <w:pPr>
        <w:ind w:left="6200" w:hanging="440"/>
      </w:pPr>
      <w:rPr>
        <w:rFonts w:hint="default"/>
        <w:lang w:val="en-US" w:eastAsia="en-US" w:bidi="ar-SA"/>
      </w:rPr>
    </w:lvl>
    <w:lvl w:ilvl="7" w:tplc="92F075B6">
      <w:numFmt w:val="bullet"/>
      <w:lvlText w:val="•"/>
      <w:lvlJc w:val="left"/>
      <w:pPr>
        <w:ind w:left="7140" w:hanging="440"/>
      </w:pPr>
      <w:rPr>
        <w:rFonts w:hint="default"/>
        <w:lang w:val="en-US" w:eastAsia="en-US" w:bidi="ar-SA"/>
      </w:rPr>
    </w:lvl>
    <w:lvl w:ilvl="8" w:tplc="354E7F8C">
      <w:numFmt w:val="bullet"/>
      <w:lvlText w:val="•"/>
      <w:lvlJc w:val="left"/>
      <w:pPr>
        <w:ind w:left="8080" w:hanging="440"/>
      </w:pPr>
      <w:rPr>
        <w:rFonts w:hint="default"/>
        <w:lang w:val="en-US" w:eastAsia="en-US" w:bidi="ar-SA"/>
      </w:rPr>
    </w:lvl>
  </w:abstractNum>
  <w:abstractNum w:abstractNumId="17" w15:restartNumberingAfterBreak="0">
    <w:nsid w:val="4A184285"/>
    <w:multiLevelType w:val="multilevel"/>
    <w:tmpl w:val="4A9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F5FE9"/>
    <w:multiLevelType w:val="hybridMultilevel"/>
    <w:tmpl w:val="7214C5F4"/>
    <w:lvl w:ilvl="0" w:tplc="8C54E1D4">
      <w:start w:val="1"/>
      <w:numFmt w:val="decimal"/>
      <w:lvlText w:val="5.%1"/>
      <w:lvlJc w:val="left"/>
      <w:pPr>
        <w:ind w:left="720" w:hanging="360"/>
      </w:pPr>
      <w:rPr>
        <w:rFonts w:hint="default"/>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99152F"/>
    <w:multiLevelType w:val="multilevel"/>
    <w:tmpl w:val="AF9C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76794"/>
    <w:multiLevelType w:val="hybridMultilevel"/>
    <w:tmpl w:val="602871AA"/>
    <w:lvl w:ilvl="0" w:tplc="C9789350">
      <w:start w:val="1"/>
      <w:numFmt w:val="decimal"/>
      <w:lvlText w:val="7.%1"/>
      <w:lvlJc w:val="left"/>
      <w:pPr>
        <w:ind w:left="720" w:hanging="360"/>
      </w:pPr>
      <w:rPr>
        <w:rFonts w:hint="default"/>
        <w:b/>
        <w:bCs/>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1247EE"/>
    <w:multiLevelType w:val="hybridMultilevel"/>
    <w:tmpl w:val="64186E62"/>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2" w15:restartNumberingAfterBreak="0">
    <w:nsid w:val="66F10228"/>
    <w:multiLevelType w:val="hybridMultilevel"/>
    <w:tmpl w:val="64186E62"/>
    <w:lvl w:ilvl="0" w:tplc="57FE0C62">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3" w15:restartNumberingAfterBreak="0">
    <w:nsid w:val="695A712A"/>
    <w:multiLevelType w:val="multilevel"/>
    <w:tmpl w:val="488A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46D79"/>
    <w:multiLevelType w:val="multilevel"/>
    <w:tmpl w:val="93A48EB6"/>
    <w:lvl w:ilvl="0">
      <w:start w:val="1"/>
      <w:numFmt w:val="decimal"/>
      <w:lvlText w:val="%1."/>
      <w:lvlJc w:val="left"/>
      <w:pPr>
        <w:ind w:left="480" w:hanging="360"/>
      </w:pPr>
      <w:rPr>
        <w:rFonts w:ascii="Calibri" w:eastAsia="Calibri" w:hAnsi="Calibri" w:cs="Calibri" w:hint="default"/>
        <w:b w:val="0"/>
        <w:bCs w:val="0"/>
        <w:i w:val="0"/>
        <w:iCs w:val="0"/>
        <w:color w:val="365F91"/>
        <w:spacing w:val="-2"/>
        <w:w w:val="99"/>
        <w:sz w:val="32"/>
        <w:szCs w:val="32"/>
        <w:lang w:val="en-US" w:eastAsia="en-US" w:bidi="ar-SA"/>
      </w:rPr>
    </w:lvl>
    <w:lvl w:ilvl="1">
      <w:start w:val="1"/>
      <w:numFmt w:val="decimal"/>
      <w:lvlText w:val="%1.%2"/>
      <w:lvlJc w:val="left"/>
      <w:pPr>
        <w:ind w:left="571" w:hanging="452"/>
      </w:pPr>
      <w:rPr>
        <w:rFonts w:ascii="Calibri" w:eastAsia="Calibri" w:hAnsi="Calibri" w:cs="Calibri" w:hint="default"/>
        <w:b w:val="0"/>
        <w:bCs w:val="0"/>
        <w:i w:val="0"/>
        <w:iCs w:val="0"/>
        <w:spacing w:val="0"/>
        <w:w w:val="99"/>
        <w:sz w:val="28"/>
        <w:szCs w:val="28"/>
        <w:lang w:val="en-US" w:eastAsia="en-US" w:bidi="ar-SA"/>
      </w:rPr>
    </w:lvl>
    <w:lvl w:ilvl="2">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664"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748" w:hanging="360"/>
      </w:pPr>
      <w:rPr>
        <w:rFonts w:hint="default"/>
        <w:lang w:val="en-US" w:eastAsia="en-US" w:bidi="ar-SA"/>
      </w:rPr>
    </w:lvl>
    <w:lvl w:ilvl="6">
      <w:numFmt w:val="bullet"/>
      <w:lvlText w:val="•"/>
      <w:lvlJc w:val="left"/>
      <w:pPr>
        <w:ind w:left="5791" w:hanging="360"/>
      </w:pPr>
      <w:rPr>
        <w:rFonts w:hint="default"/>
        <w:lang w:val="en-US" w:eastAsia="en-US" w:bidi="ar-SA"/>
      </w:rPr>
    </w:lvl>
    <w:lvl w:ilvl="7">
      <w:numFmt w:val="bullet"/>
      <w:lvlText w:val="•"/>
      <w:lvlJc w:val="left"/>
      <w:pPr>
        <w:ind w:left="6833" w:hanging="360"/>
      </w:pPr>
      <w:rPr>
        <w:rFonts w:hint="default"/>
        <w:lang w:val="en-US" w:eastAsia="en-US" w:bidi="ar-SA"/>
      </w:rPr>
    </w:lvl>
    <w:lvl w:ilvl="8">
      <w:numFmt w:val="bullet"/>
      <w:lvlText w:val="•"/>
      <w:lvlJc w:val="left"/>
      <w:pPr>
        <w:ind w:left="7875" w:hanging="360"/>
      </w:pPr>
      <w:rPr>
        <w:rFonts w:hint="default"/>
        <w:lang w:val="en-US" w:eastAsia="en-US" w:bidi="ar-SA"/>
      </w:rPr>
    </w:lvl>
  </w:abstractNum>
  <w:abstractNum w:abstractNumId="25" w15:restartNumberingAfterBreak="0">
    <w:nsid w:val="6B3A702F"/>
    <w:multiLevelType w:val="multilevel"/>
    <w:tmpl w:val="2524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D7F62"/>
    <w:multiLevelType w:val="multilevel"/>
    <w:tmpl w:val="2CF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F0B33"/>
    <w:multiLevelType w:val="multilevel"/>
    <w:tmpl w:val="C25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E396A"/>
    <w:multiLevelType w:val="multilevel"/>
    <w:tmpl w:val="CE2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66BD2"/>
    <w:multiLevelType w:val="hybridMultilevel"/>
    <w:tmpl w:val="594AED62"/>
    <w:lvl w:ilvl="0" w:tplc="5B98549E">
      <w:start w:val="1"/>
      <w:numFmt w:val="decimal"/>
      <w:lvlText w:val="%1."/>
      <w:lvlJc w:val="left"/>
      <w:pPr>
        <w:ind w:left="840" w:hanging="360"/>
      </w:pPr>
      <w:rPr>
        <w:rFonts w:ascii="Calibri" w:eastAsia="Calibri" w:hAnsi="Calibri" w:cs="Calibri" w:hint="default"/>
        <w:b w:val="0"/>
        <w:bCs w:val="0"/>
        <w:i w:val="0"/>
        <w:iCs w:val="0"/>
        <w:spacing w:val="0"/>
        <w:w w:val="100"/>
        <w:sz w:val="24"/>
        <w:szCs w:val="24"/>
        <w:lang w:val="en-US" w:eastAsia="en-US" w:bidi="ar-SA"/>
      </w:rPr>
    </w:lvl>
    <w:lvl w:ilvl="1" w:tplc="8FFC2D34">
      <w:numFmt w:val="bullet"/>
      <w:lvlText w:val="•"/>
      <w:lvlJc w:val="left"/>
      <w:pPr>
        <w:ind w:left="1752" w:hanging="360"/>
      </w:pPr>
      <w:rPr>
        <w:rFonts w:hint="default"/>
        <w:lang w:val="en-US" w:eastAsia="en-US" w:bidi="ar-SA"/>
      </w:rPr>
    </w:lvl>
    <w:lvl w:ilvl="2" w:tplc="67A4670A">
      <w:numFmt w:val="bullet"/>
      <w:lvlText w:val="•"/>
      <w:lvlJc w:val="left"/>
      <w:pPr>
        <w:ind w:left="2664" w:hanging="360"/>
      </w:pPr>
      <w:rPr>
        <w:rFonts w:hint="default"/>
        <w:lang w:val="en-US" w:eastAsia="en-US" w:bidi="ar-SA"/>
      </w:rPr>
    </w:lvl>
    <w:lvl w:ilvl="3" w:tplc="709A4AA0">
      <w:numFmt w:val="bullet"/>
      <w:lvlText w:val="•"/>
      <w:lvlJc w:val="left"/>
      <w:pPr>
        <w:ind w:left="3576" w:hanging="360"/>
      </w:pPr>
      <w:rPr>
        <w:rFonts w:hint="default"/>
        <w:lang w:val="en-US" w:eastAsia="en-US" w:bidi="ar-SA"/>
      </w:rPr>
    </w:lvl>
    <w:lvl w:ilvl="4" w:tplc="3E580EF4">
      <w:numFmt w:val="bullet"/>
      <w:lvlText w:val="•"/>
      <w:lvlJc w:val="left"/>
      <w:pPr>
        <w:ind w:left="4488" w:hanging="360"/>
      </w:pPr>
      <w:rPr>
        <w:rFonts w:hint="default"/>
        <w:lang w:val="en-US" w:eastAsia="en-US" w:bidi="ar-SA"/>
      </w:rPr>
    </w:lvl>
    <w:lvl w:ilvl="5" w:tplc="03AE938A">
      <w:numFmt w:val="bullet"/>
      <w:lvlText w:val="•"/>
      <w:lvlJc w:val="left"/>
      <w:pPr>
        <w:ind w:left="5400" w:hanging="360"/>
      </w:pPr>
      <w:rPr>
        <w:rFonts w:hint="default"/>
        <w:lang w:val="en-US" w:eastAsia="en-US" w:bidi="ar-SA"/>
      </w:rPr>
    </w:lvl>
    <w:lvl w:ilvl="6" w:tplc="A93037CA">
      <w:numFmt w:val="bullet"/>
      <w:lvlText w:val="•"/>
      <w:lvlJc w:val="left"/>
      <w:pPr>
        <w:ind w:left="6312" w:hanging="360"/>
      </w:pPr>
      <w:rPr>
        <w:rFonts w:hint="default"/>
        <w:lang w:val="en-US" w:eastAsia="en-US" w:bidi="ar-SA"/>
      </w:rPr>
    </w:lvl>
    <w:lvl w:ilvl="7" w:tplc="90FA574E">
      <w:numFmt w:val="bullet"/>
      <w:lvlText w:val="•"/>
      <w:lvlJc w:val="left"/>
      <w:pPr>
        <w:ind w:left="7224" w:hanging="360"/>
      </w:pPr>
      <w:rPr>
        <w:rFonts w:hint="default"/>
        <w:lang w:val="en-US" w:eastAsia="en-US" w:bidi="ar-SA"/>
      </w:rPr>
    </w:lvl>
    <w:lvl w:ilvl="8" w:tplc="A6383E68">
      <w:numFmt w:val="bullet"/>
      <w:lvlText w:val="•"/>
      <w:lvlJc w:val="left"/>
      <w:pPr>
        <w:ind w:left="8136" w:hanging="360"/>
      </w:pPr>
      <w:rPr>
        <w:rFonts w:hint="default"/>
        <w:lang w:val="en-US" w:eastAsia="en-US" w:bidi="ar-SA"/>
      </w:rPr>
    </w:lvl>
  </w:abstractNum>
  <w:abstractNum w:abstractNumId="30" w15:restartNumberingAfterBreak="0">
    <w:nsid w:val="7C6D3CE9"/>
    <w:multiLevelType w:val="multilevel"/>
    <w:tmpl w:val="E07E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C1E8B"/>
    <w:multiLevelType w:val="hybridMultilevel"/>
    <w:tmpl w:val="D41CB62A"/>
    <w:lvl w:ilvl="0" w:tplc="10887904">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1" w:tplc="20ACE63C">
      <w:numFmt w:val="bullet"/>
      <w:lvlText w:val="•"/>
      <w:lvlJc w:val="left"/>
      <w:pPr>
        <w:ind w:left="1428" w:hanging="360"/>
      </w:pPr>
      <w:rPr>
        <w:rFonts w:hint="default"/>
        <w:lang w:val="en-US" w:eastAsia="en-US" w:bidi="ar-SA"/>
      </w:rPr>
    </w:lvl>
    <w:lvl w:ilvl="2" w:tplc="216EDF76">
      <w:numFmt w:val="bullet"/>
      <w:lvlText w:val="•"/>
      <w:lvlJc w:val="left"/>
      <w:pPr>
        <w:ind w:left="2376" w:hanging="360"/>
      </w:pPr>
      <w:rPr>
        <w:rFonts w:hint="default"/>
        <w:lang w:val="en-US" w:eastAsia="en-US" w:bidi="ar-SA"/>
      </w:rPr>
    </w:lvl>
    <w:lvl w:ilvl="3" w:tplc="4BFA17D0">
      <w:numFmt w:val="bullet"/>
      <w:lvlText w:val="•"/>
      <w:lvlJc w:val="left"/>
      <w:pPr>
        <w:ind w:left="3324" w:hanging="360"/>
      </w:pPr>
      <w:rPr>
        <w:rFonts w:hint="default"/>
        <w:lang w:val="en-US" w:eastAsia="en-US" w:bidi="ar-SA"/>
      </w:rPr>
    </w:lvl>
    <w:lvl w:ilvl="4" w:tplc="E5A80AF6">
      <w:numFmt w:val="bullet"/>
      <w:lvlText w:val="•"/>
      <w:lvlJc w:val="left"/>
      <w:pPr>
        <w:ind w:left="4272" w:hanging="360"/>
      </w:pPr>
      <w:rPr>
        <w:rFonts w:hint="default"/>
        <w:lang w:val="en-US" w:eastAsia="en-US" w:bidi="ar-SA"/>
      </w:rPr>
    </w:lvl>
    <w:lvl w:ilvl="5" w:tplc="F05454DC">
      <w:numFmt w:val="bullet"/>
      <w:lvlText w:val="•"/>
      <w:lvlJc w:val="left"/>
      <w:pPr>
        <w:ind w:left="5220" w:hanging="360"/>
      </w:pPr>
      <w:rPr>
        <w:rFonts w:hint="default"/>
        <w:lang w:val="en-US" w:eastAsia="en-US" w:bidi="ar-SA"/>
      </w:rPr>
    </w:lvl>
    <w:lvl w:ilvl="6" w:tplc="E9F29ABC">
      <w:numFmt w:val="bullet"/>
      <w:lvlText w:val="•"/>
      <w:lvlJc w:val="left"/>
      <w:pPr>
        <w:ind w:left="6168" w:hanging="360"/>
      </w:pPr>
      <w:rPr>
        <w:rFonts w:hint="default"/>
        <w:lang w:val="en-US" w:eastAsia="en-US" w:bidi="ar-SA"/>
      </w:rPr>
    </w:lvl>
    <w:lvl w:ilvl="7" w:tplc="86AA9712">
      <w:numFmt w:val="bullet"/>
      <w:lvlText w:val="•"/>
      <w:lvlJc w:val="left"/>
      <w:pPr>
        <w:ind w:left="7116" w:hanging="360"/>
      </w:pPr>
      <w:rPr>
        <w:rFonts w:hint="default"/>
        <w:lang w:val="en-US" w:eastAsia="en-US" w:bidi="ar-SA"/>
      </w:rPr>
    </w:lvl>
    <w:lvl w:ilvl="8" w:tplc="253837DE">
      <w:numFmt w:val="bullet"/>
      <w:lvlText w:val="•"/>
      <w:lvlJc w:val="left"/>
      <w:pPr>
        <w:ind w:left="8064" w:hanging="360"/>
      </w:pPr>
      <w:rPr>
        <w:rFonts w:hint="default"/>
        <w:lang w:val="en-US" w:eastAsia="en-US" w:bidi="ar-SA"/>
      </w:rPr>
    </w:lvl>
  </w:abstractNum>
  <w:num w:numId="1" w16cid:durableId="460002095">
    <w:abstractNumId w:val="1"/>
  </w:num>
  <w:num w:numId="2" w16cid:durableId="1270351463">
    <w:abstractNumId w:val="31"/>
  </w:num>
  <w:num w:numId="3" w16cid:durableId="976253242">
    <w:abstractNumId w:val="14"/>
  </w:num>
  <w:num w:numId="4" w16cid:durableId="1854028134">
    <w:abstractNumId w:val="29"/>
  </w:num>
  <w:num w:numId="5" w16cid:durableId="1291281345">
    <w:abstractNumId w:val="24"/>
  </w:num>
  <w:num w:numId="6" w16cid:durableId="1642267905">
    <w:abstractNumId w:val="16"/>
  </w:num>
  <w:num w:numId="7" w16cid:durableId="1514953998">
    <w:abstractNumId w:val="10"/>
  </w:num>
  <w:num w:numId="8" w16cid:durableId="1469006664">
    <w:abstractNumId w:val="11"/>
  </w:num>
  <w:num w:numId="9" w16cid:durableId="366683133">
    <w:abstractNumId w:val="28"/>
  </w:num>
  <w:num w:numId="10" w16cid:durableId="1021323044">
    <w:abstractNumId w:val="19"/>
  </w:num>
  <w:num w:numId="11" w16cid:durableId="1929774537">
    <w:abstractNumId w:val="17"/>
  </w:num>
  <w:num w:numId="12" w16cid:durableId="1511487257">
    <w:abstractNumId w:val="6"/>
  </w:num>
  <w:num w:numId="13" w16cid:durableId="2125996299">
    <w:abstractNumId w:val="18"/>
  </w:num>
  <w:num w:numId="14" w16cid:durableId="564338921">
    <w:abstractNumId w:val="0"/>
  </w:num>
  <w:num w:numId="15" w16cid:durableId="148791004">
    <w:abstractNumId w:val="12"/>
  </w:num>
  <w:num w:numId="16" w16cid:durableId="663167082">
    <w:abstractNumId w:val="25"/>
  </w:num>
  <w:num w:numId="17" w16cid:durableId="1927610900">
    <w:abstractNumId w:val="13"/>
  </w:num>
  <w:num w:numId="18" w16cid:durableId="1654597270">
    <w:abstractNumId w:val="26"/>
  </w:num>
  <w:num w:numId="19" w16cid:durableId="1832286256">
    <w:abstractNumId w:val="2"/>
  </w:num>
  <w:num w:numId="20" w16cid:durableId="526716636">
    <w:abstractNumId w:val="15"/>
  </w:num>
  <w:num w:numId="21" w16cid:durableId="552041144">
    <w:abstractNumId w:val="23"/>
  </w:num>
  <w:num w:numId="22" w16cid:durableId="1781030901">
    <w:abstractNumId w:val="9"/>
  </w:num>
  <w:num w:numId="23" w16cid:durableId="1574588171">
    <w:abstractNumId w:val="27"/>
  </w:num>
  <w:num w:numId="24" w16cid:durableId="1964073393">
    <w:abstractNumId w:val="4"/>
  </w:num>
  <w:num w:numId="25" w16cid:durableId="2132552222">
    <w:abstractNumId w:val="7"/>
  </w:num>
  <w:num w:numId="26" w16cid:durableId="1479223955">
    <w:abstractNumId w:val="30"/>
  </w:num>
  <w:num w:numId="27" w16cid:durableId="1041393432">
    <w:abstractNumId w:val="20"/>
  </w:num>
  <w:num w:numId="28" w16cid:durableId="214006906">
    <w:abstractNumId w:val="22"/>
  </w:num>
  <w:num w:numId="29" w16cid:durableId="1306080502">
    <w:abstractNumId w:val="3"/>
  </w:num>
  <w:num w:numId="30" w16cid:durableId="1129932353">
    <w:abstractNumId w:val="21"/>
  </w:num>
  <w:num w:numId="31" w16cid:durableId="1705061879">
    <w:abstractNumId w:val="5"/>
  </w:num>
  <w:num w:numId="32" w16cid:durableId="26996965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A5C"/>
    <w:rsid w:val="00055EF8"/>
    <w:rsid w:val="000A7825"/>
    <w:rsid w:val="000C3EDC"/>
    <w:rsid w:val="001277AF"/>
    <w:rsid w:val="00184B6D"/>
    <w:rsid w:val="001D77A3"/>
    <w:rsid w:val="001F34D7"/>
    <w:rsid w:val="00276A6D"/>
    <w:rsid w:val="002D6021"/>
    <w:rsid w:val="0035483D"/>
    <w:rsid w:val="00357C9D"/>
    <w:rsid w:val="00376040"/>
    <w:rsid w:val="003C1AFB"/>
    <w:rsid w:val="004512D9"/>
    <w:rsid w:val="004D5158"/>
    <w:rsid w:val="00505340"/>
    <w:rsid w:val="00546196"/>
    <w:rsid w:val="00553771"/>
    <w:rsid w:val="00560A5C"/>
    <w:rsid w:val="006156E4"/>
    <w:rsid w:val="00842D6D"/>
    <w:rsid w:val="00865CC5"/>
    <w:rsid w:val="00870C58"/>
    <w:rsid w:val="00870D73"/>
    <w:rsid w:val="0092108D"/>
    <w:rsid w:val="009639AE"/>
    <w:rsid w:val="00A047BF"/>
    <w:rsid w:val="00A20C5C"/>
    <w:rsid w:val="00A97588"/>
    <w:rsid w:val="00AA6E29"/>
    <w:rsid w:val="00AD501D"/>
    <w:rsid w:val="00AE4D9D"/>
    <w:rsid w:val="00B45978"/>
    <w:rsid w:val="00B54315"/>
    <w:rsid w:val="00B64BE3"/>
    <w:rsid w:val="00C32A64"/>
    <w:rsid w:val="00D1488C"/>
    <w:rsid w:val="00DA587A"/>
    <w:rsid w:val="00F04F5A"/>
    <w:rsid w:val="00F5255C"/>
    <w:rsid w:val="00F577DC"/>
    <w:rsid w:val="00F57EBB"/>
    <w:rsid w:val="00FA56B4"/>
    <w:rsid w:val="00FB6113"/>
    <w:rsid w:val="00FE1132"/>
    <w:rsid w:val="00FE2B95"/>
    <w:rsid w:val="00FF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4DA34"/>
  <w15:chartTrackingRefBased/>
  <w15:docId w15:val="{B61D58D5-B15B-4355-B613-CD583ADE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A5C"/>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60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0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A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A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A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A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A5C"/>
    <w:rPr>
      <w:rFonts w:eastAsiaTheme="majorEastAsia" w:cstheme="majorBidi"/>
      <w:color w:val="272727" w:themeColor="text1" w:themeTint="D8"/>
    </w:rPr>
  </w:style>
  <w:style w:type="paragraph" w:styleId="Title">
    <w:name w:val="Title"/>
    <w:basedOn w:val="Normal"/>
    <w:next w:val="Normal"/>
    <w:link w:val="TitleChar"/>
    <w:uiPriority w:val="10"/>
    <w:qFormat/>
    <w:rsid w:val="00560A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A5C"/>
    <w:pPr>
      <w:spacing w:before="160"/>
      <w:jc w:val="center"/>
    </w:pPr>
    <w:rPr>
      <w:i/>
      <w:iCs/>
      <w:color w:val="404040" w:themeColor="text1" w:themeTint="BF"/>
    </w:rPr>
  </w:style>
  <w:style w:type="character" w:customStyle="1" w:styleId="QuoteChar">
    <w:name w:val="Quote Char"/>
    <w:basedOn w:val="DefaultParagraphFont"/>
    <w:link w:val="Quote"/>
    <w:uiPriority w:val="29"/>
    <w:rsid w:val="00560A5C"/>
    <w:rPr>
      <w:i/>
      <w:iCs/>
      <w:color w:val="404040" w:themeColor="text1" w:themeTint="BF"/>
    </w:rPr>
  </w:style>
  <w:style w:type="paragraph" w:styleId="ListParagraph">
    <w:name w:val="List Paragraph"/>
    <w:basedOn w:val="Normal"/>
    <w:uiPriority w:val="1"/>
    <w:qFormat/>
    <w:rsid w:val="00560A5C"/>
    <w:pPr>
      <w:ind w:left="720"/>
      <w:contextualSpacing/>
    </w:pPr>
  </w:style>
  <w:style w:type="character" w:styleId="IntenseEmphasis">
    <w:name w:val="Intense Emphasis"/>
    <w:basedOn w:val="DefaultParagraphFont"/>
    <w:uiPriority w:val="21"/>
    <w:qFormat/>
    <w:rsid w:val="00560A5C"/>
    <w:rPr>
      <w:i/>
      <w:iCs/>
      <w:color w:val="0F4761" w:themeColor="accent1" w:themeShade="BF"/>
    </w:rPr>
  </w:style>
  <w:style w:type="paragraph" w:styleId="IntenseQuote">
    <w:name w:val="Intense Quote"/>
    <w:basedOn w:val="Normal"/>
    <w:next w:val="Normal"/>
    <w:link w:val="IntenseQuoteChar"/>
    <w:uiPriority w:val="30"/>
    <w:qFormat/>
    <w:rsid w:val="00560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A5C"/>
    <w:rPr>
      <w:i/>
      <w:iCs/>
      <w:color w:val="0F4761" w:themeColor="accent1" w:themeShade="BF"/>
    </w:rPr>
  </w:style>
  <w:style w:type="character" w:styleId="IntenseReference">
    <w:name w:val="Intense Reference"/>
    <w:basedOn w:val="DefaultParagraphFont"/>
    <w:uiPriority w:val="32"/>
    <w:qFormat/>
    <w:rsid w:val="00560A5C"/>
    <w:rPr>
      <w:b/>
      <w:bCs/>
      <w:smallCaps/>
      <w:color w:val="0F4761" w:themeColor="accent1" w:themeShade="BF"/>
      <w:spacing w:val="5"/>
    </w:rPr>
  </w:style>
  <w:style w:type="paragraph" w:styleId="TOC1">
    <w:name w:val="toc 1"/>
    <w:basedOn w:val="Normal"/>
    <w:uiPriority w:val="39"/>
    <w:qFormat/>
    <w:rsid w:val="00560A5C"/>
    <w:pPr>
      <w:spacing w:before="139"/>
      <w:ind w:left="559" w:hanging="439"/>
    </w:pPr>
  </w:style>
  <w:style w:type="paragraph" w:styleId="BodyText">
    <w:name w:val="Body Text"/>
    <w:basedOn w:val="Normal"/>
    <w:link w:val="BodyTextChar"/>
    <w:uiPriority w:val="1"/>
    <w:qFormat/>
    <w:rsid w:val="00560A5C"/>
    <w:pPr>
      <w:ind w:left="480" w:hanging="360"/>
      <w:jc w:val="both"/>
    </w:pPr>
    <w:rPr>
      <w:sz w:val="24"/>
      <w:szCs w:val="24"/>
    </w:rPr>
  </w:style>
  <w:style w:type="character" w:customStyle="1" w:styleId="BodyTextChar">
    <w:name w:val="Body Text Char"/>
    <w:basedOn w:val="DefaultParagraphFont"/>
    <w:link w:val="BodyText"/>
    <w:uiPriority w:val="1"/>
    <w:rsid w:val="00560A5C"/>
    <w:rPr>
      <w:rFonts w:ascii="Calibri" w:eastAsia="Calibri" w:hAnsi="Calibri" w:cs="Calibri"/>
      <w:kern w:val="0"/>
      <w14:ligatures w14:val="none"/>
    </w:rPr>
  </w:style>
  <w:style w:type="paragraph" w:customStyle="1" w:styleId="TableParagraph">
    <w:name w:val="Table Paragraph"/>
    <w:basedOn w:val="Normal"/>
    <w:uiPriority w:val="1"/>
    <w:qFormat/>
    <w:rsid w:val="00560A5C"/>
  </w:style>
  <w:style w:type="character" w:styleId="CommentReference">
    <w:name w:val="annotation reference"/>
    <w:basedOn w:val="DefaultParagraphFont"/>
    <w:uiPriority w:val="99"/>
    <w:semiHidden/>
    <w:unhideWhenUsed/>
    <w:rsid w:val="00560A5C"/>
    <w:rPr>
      <w:sz w:val="16"/>
      <w:szCs w:val="16"/>
    </w:rPr>
  </w:style>
  <w:style w:type="paragraph" w:styleId="CommentText">
    <w:name w:val="annotation text"/>
    <w:basedOn w:val="Normal"/>
    <w:link w:val="CommentTextChar"/>
    <w:uiPriority w:val="99"/>
    <w:unhideWhenUsed/>
    <w:rsid w:val="00560A5C"/>
    <w:rPr>
      <w:sz w:val="20"/>
      <w:szCs w:val="20"/>
    </w:rPr>
  </w:style>
  <w:style w:type="character" w:customStyle="1" w:styleId="CommentTextChar">
    <w:name w:val="Comment Text Char"/>
    <w:basedOn w:val="DefaultParagraphFont"/>
    <w:link w:val="CommentText"/>
    <w:uiPriority w:val="99"/>
    <w:rsid w:val="00560A5C"/>
    <w:rPr>
      <w:rFonts w:ascii="Calibri" w:eastAsia="Calibri" w:hAnsi="Calibri" w:cs="Calibri"/>
      <w:kern w:val="0"/>
      <w:sz w:val="20"/>
      <w:szCs w:val="20"/>
      <w14:ligatures w14:val="none"/>
    </w:rPr>
  </w:style>
  <w:style w:type="character" w:styleId="Hyperlink">
    <w:name w:val="Hyperlink"/>
    <w:basedOn w:val="DefaultParagraphFont"/>
    <w:uiPriority w:val="99"/>
    <w:unhideWhenUsed/>
    <w:rsid w:val="00560A5C"/>
    <w:rPr>
      <w:color w:val="467886" w:themeColor="hyperlink"/>
      <w:u w:val="single"/>
    </w:rPr>
  </w:style>
  <w:style w:type="paragraph" w:customStyle="1" w:styleId="Default">
    <w:name w:val="Default"/>
    <w:rsid w:val="00A20C5C"/>
    <w:pPr>
      <w:autoSpaceDE w:val="0"/>
      <w:autoSpaceDN w:val="0"/>
      <w:adjustRightInd w:val="0"/>
      <w:spacing w:after="0" w:line="240" w:lineRule="auto"/>
    </w:pPr>
    <w:rPr>
      <w:rFonts w:ascii="Calibri" w:hAnsi="Calibri" w:cs="Calibri"/>
      <w:color w:val="000000"/>
      <w:kern w:val="0"/>
    </w:rPr>
  </w:style>
  <w:style w:type="paragraph" w:styleId="Revision">
    <w:name w:val="Revision"/>
    <w:hidden/>
    <w:uiPriority w:val="99"/>
    <w:semiHidden/>
    <w:rsid w:val="00870D73"/>
    <w:pPr>
      <w:spacing w:after="0" w:line="240" w:lineRule="auto"/>
    </w:pPr>
    <w:rPr>
      <w:rFonts w:ascii="Calibri" w:eastAsia="Calibri" w:hAnsi="Calibri" w:cs="Calibri"/>
      <w:kern w:val="0"/>
      <w:sz w:val="22"/>
      <w:szCs w:val="22"/>
      <w14:ligatures w14:val="none"/>
    </w:rPr>
  </w:style>
  <w:style w:type="paragraph" w:styleId="Header">
    <w:name w:val="header"/>
    <w:basedOn w:val="Normal"/>
    <w:link w:val="HeaderChar"/>
    <w:uiPriority w:val="99"/>
    <w:unhideWhenUsed/>
    <w:rsid w:val="00A97588"/>
    <w:pPr>
      <w:tabs>
        <w:tab w:val="center" w:pos="4513"/>
        <w:tab w:val="right" w:pos="9026"/>
      </w:tabs>
    </w:pPr>
  </w:style>
  <w:style w:type="character" w:customStyle="1" w:styleId="HeaderChar">
    <w:name w:val="Header Char"/>
    <w:basedOn w:val="DefaultParagraphFont"/>
    <w:link w:val="Header"/>
    <w:uiPriority w:val="99"/>
    <w:rsid w:val="00A97588"/>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A97588"/>
    <w:pPr>
      <w:tabs>
        <w:tab w:val="center" w:pos="4513"/>
        <w:tab w:val="right" w:pos="9026"/>
      </w:tabs>
    </w:pPr>
  </w:style>
  <w:style w:type="character" w:customStyle="1" w:styleId="FooterChar">
    <w:name w:val="Footer Char"/>
    <w:basedOn w:val="DefaultParagraphFont"/>
    <w:link w:val="Footer"/>
    <w:uiPriority w:val="99"/>
    <w:rsid w:val="00A97588"/>
    <w:rPr>
      <w:rFonts w:ascii="Calibri" w:eastAsia="Calibri" w:hAnsi="Calibri" w:cs="Calibri"/>
      <w:kern w:val="0"/>
      <w:sz w:val="22"/>
      <w:szCs w:val="22"/>
      <w14:ligatures w14:val="none"/>
    </w:rPr>
  </w:style>
  <w:style w:type="table" w:customStyle="1" w:styleId="TableGrid1">
    <w:name w:val="Table Grid1"/>
    <w:basedOn w:val="TableNormal"/>
    <w:next w:val="TableGrid"/>
    <w:uiPriority w:val="39"/>
    <w:rsid w:val="00055EF8"/>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55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0276">
      <w:bodyDiv w:val="1"/>
      <w:marLeft w:val="0"/>
      <w:marRight w:val="0"/>
      <w:marTop w:val="0"/>
      <w:marBottom w:val="0"/>
      <w:divBdr>
        <w:top w:val="none" w:sz="0" w:space="0" w:color="auto"/>
        <w:left w:val="none" w:sz="0" w:space="0" w:color="auto"/>
        <w:bottom w:val="none" w:sz="0" w:space="0" w:color="auto"/>
        <w:right w:val="none" w:sz="0" w:space="0" w:color="auto"/>
      </w:divBdr>
    </w:div>
    <w:div w:id="154298205">
      <w:bodyDiv w:val="1"/>
      <w:marLeft w:val="0"/>
      <w:marRight w:val="0"/>
      <w:marTop w:val="0"/>
      <w:marBottom w:val="0"/>
      <w:divBdr>
        <w:top w:val="none" w:sz="0" w:space="0" w:color="auto"/>
        <w:left w:val="none" w:sz="0" w:space="0" w:color="auto"/>
        <w:bottom w:val="none" w:sz="0" w:space="0" w:color="auto"/>
        <w:right w:val="none" w:sz="0" w:space="0" w:color="auto"/>
      </w:divBdr>
    </w:div>
    <w:div w:id="504326132">
      <w:bodyDiv w:val="1"/>
      <w:marLeft w:val="0"/>
      <w:marRight w:val="0"/>
      <w:marTop w:val="0"/>
      <w:marBottom w:val="0"/>
      <w:divBdr>
        <w:top w:val="none" w:sz="0" w:space="0" w:color="auto"/>
        <w:left w:val="none" w:sz="0" w:space="0" w:color="auto"/>
        <w:bottom w:val="none" w:sz="0" w:space="0" w:color="auto"/>
        <w:right w:val="none" w:sz="0" w:space="0" w:color="auto"/>
      </w:divBdr>
    </w:div>
    <w:div w:id="591550315">
      <w:bodyDiv w:val="1"/>
      <w:marLeft w:val="0"/>
      <w:marRight w:val="0"/>
      <w:marTop w:val="0"/>
      <w:marBottom w:val="0"/>
      <w:divBdr>
        <w:top w:val="none" w:sz="0" w:space="0" w:color="auto"/>
        <w:left w:val="none" w:sz="0" w:space="0" w:color="auto"/>
        <w:bottom w:val="none" w:sz="0" w:space="0" w:color="auto"/>
        <w:right w:val="none" w:sz="0" w:space="0" w:color="auto"/>
      </w:divBdr>
    </w:div>
    <w:div w:id="691494969">
      <w:bodyDiv w:val="1"/>
      <w:marLeft w:val="0"/>
      <w:marRight w:val="0"/>
      <w:marTop w:val="0"/>
      <w:marBottom w:val="0"/>
      <w:divBdr>
        <w:top w:val="none" w:sz="0" w:space="0" w:color="auto"/>
        <w:left w:val="none" w:sz="0" w:space="0" w:color="auto"/>
        <w:bottom w:val="none" w:sz="0" w:space="0" w:color="auto"/>
        <w:right w:val="none" w:sz="0" w:space="0" w:color="auto"/>
      </w:divBdr>
    </w:div>
    <w:div w:id="1050223908">
      <w:bodyDiv w:val="1"/>
      <w:marLeft w:val="0"/>
      <w:marRight w:val="0"/>
      <w:marTop w:val="0"/>
      <w:marBottom w:val="0"/>
      <w:divBdr>
        <w:top w:val="none" w:sz="0" w:space="0" w:color="auto"/>
        <w:left w:val="none" w:sz="0" w:space="0" w:color="auto"/>
        <w:bottom w:val="none" w:sz="0" w:space="0" w:color="auto"/>
        <w:right w:val="none" w:sz="0" w:space="0" w:color="auto"/>
      </w:divBdr>
    </w:div>
    <w:div w:id="1059475929">
      <w:bodyDiv w:val="1"/>
      <w:marLeft w:val="0"/>
      <w:marRight w:val="0"/>
      <w:marTop w:val="0"/>
      <w:marBottom w:val="0"/>
      <w:divBdr>
        <w:top w:val="none" w:sz="0" w:space="0" w:color="auto"/>
        <w:left w:val="none" w:sz="0" w:space="0" w:color="auto"/>
        <w:bottom w:val="none" w:sz="0" w:space="0" w:color="auto"/>
        <w:right w:val="none" w:sz="0" w:space="0" w:color="auto"/>
      </w:divBdr>
    </w:div>
    <w:div w:id="1369987949">
      <w:bodyDiv w:val="1"/>
      <w:marLeft w:val="0"/>
      <w:marRight w:val="0"/>
      <w:marTop w:val="0"/>
      <w:marBottom w:val="0"/>
      <w:divBdr>
        <w:top w:val="none" w:sz="0" w:space="0" w:color="auto"/>
        <w:left w:val="none" w:sz="0" w:space="0" w:color="auto"/>
        <w:bottom w:val="none" w:sz="0" w:space="0" w:color="auto"/>
        <w:right w:val="none" w:sz="0" w:space="0" w:color="auto"/>
      </w:divBdr>
    </w:div>
    <w:div w:id="1778522639">
      <w:bodyDiv w:val="1"/>
      <w:marLeft w:val="0"/>
      <w:marRight w:val="0"/>
      <w:marTop w:val="0"/>
      <w:marBottom w:val="0"/>
      <w:divBdr>
        <w:top w:val="none" w:sz="0" w:space="0" w:color="auto"/>
        <w:left w:val="none" w:sz="0" w:space="0" w:color="auto"/>
        <w:bottom w:val="none" w:sz="0" w:space="0" w:color="auto"/>
        <w:right w:val="none" w:sz="0" w:space="0" w:color="auto"/>
      </w:divBdr>
    </w:div>
    <w:div w:id="212180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13</Pages>
  <Words>3490</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Potvin</dc:creator>
  <cp:keywords/>
  <dc:description/>
  <cp:lastModifiedBy>Kush Khalasi</cp:lastModifiedBy>
  <cp:revision>33</cp:revision>
  <dcterms:created xsi:type="dcterms:W3CDTF">2024-07-28T18:57:00Z</dcterms:created>
  <dcterms:modified xsi:type="dcterms:W3CDTF">2025-07-29T10:20:00Z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f90007-fbbc-4011-a1fc-833209914487_Enabled">
    <vt:lpwstr>true</vt:lpwstr>
  </property>
  <property fmtid="{D5CDD505-2E9C-101B-9397-08002B2CF9AE}" pid="3" name="MSIP_Label_16f90007-fbbc-4011-a1fc-833209914487_SetDate">
    <vt:lpwstr>2024-07-28T19:38:10Z</vt:lpwstr>
  </property>
  <property fmtid="{D5CDD505-2E9C-101B-9397-08002B2CF9AE}" pid="4" name="MSIP_Label_16f90007-fbbc-4011-a1fc-833209914487_Method">
    <vt:lpwstr>Standard</vt:lpwstr>
  </property>
  <property fmtid="{D5CDD505-2E9C-101B-9397-08002B2CF9AE}" pid="5" name="MSIP_Label_16f90007-fbbc-4011-a1fc-833209914487_Name">
    <vt:lpwstr>One Burris - General</vt:lpwstr>
  </property>
  <property fmtid="{D5CDD505-2E9C-101B-9397-08002B2CF9AE}" pid="6" name="MSIP_Label_16f90007-fbbc-4011-a1fc-833209914487_SiteId">
    <vt:lpwstr>902264dd-9c05-4e86-a1f6-ac8ba054dc45</vt:lpwstr>
  </property>
  <property fmtid="{D5CDD505-2E9C-101B-9397-08002B2CF9AE}" pid="7" name="MSIP_Label_16f90007-fbbc-4011-a1fc-833209914487_ActionId">
    <vt:lpwstr>bf752d29-bfd0-455a-b5aa-b10c8f34a100</vt:lpwstr>
  </property>
  <property fmtid="{D5CDD505-2E9C-101B-9397-08002B2CF9AE}" pid="8" name="MSIP_Label_16f90007-fbbc-4011-a1fc-833209914487_ContentBits">
    <vt:lpwstr>0</vt:lpwstr>
  </property>
</Properties>
</file>