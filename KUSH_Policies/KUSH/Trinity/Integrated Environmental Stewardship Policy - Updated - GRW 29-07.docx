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5D068" w14:textId="77777777" w:rsidR="004C307A" w:rsidRDefault="008B0050">
      <w:pPr>
        <w:pStyle w:val="BodyText"/>
        <w:rPr>
          <w:rFonts w:ascii="Times New Roman"/>
          <w:sz w:val="72"/>
        </w:rPr>
      </w:pPr>
      <w:r>
        <w:rPr>
          <w:noProof/>
        </w:rPr>
        <mc:AlternateContent>
          <mc:Choice Requires="wpg">
            <w:drawing>
              <wp:anchor distT="0" distB="0" distL="0" distR="0" simplePos="0" relativeHeight="487438336" behindDoc="1" locked="0" layoutInCell="1" allowOverlap="1" wp14:anchorId="4315D0F0" wp14:editId="61F37473">
                <wp:simplePos x="0" y="0"/>
                <wp:positionH relativeFrom="page">
                  <wp:posOffset>861060</wp:posOffset>
                </wp:positionH>
                <wp:positionV relativeFrom="page">
                  <wp:posOffset>1143966</wp:posOffset>
                </wp:positionV>
                <wp:extent cx="6339840" cy="8915400"/>
                <wp:effectExtent l="0" t="0" r="381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9840" cy="8915400"/>
                          <a:chOff x="861060" y="1136651"/>
                          <a:chExt cx="6339840" cy="8915400"/>
                        </a:xfrm>
                      </wpg:grpSpPr>
                      <wps:wsp>
                        <wps:cNvPr id="3" name="Graphic 3"/>
                        <wps:cNvSpPr/>
                        <wps:spPr>
                          <a:xfrm>
                            <a:off x="896416" y="2427732"/>
                            <a:ext cx="5981065" cy="1847850"/>
                          </a:xfrm>
                          <a:custGeom>
                            <a:avLst/>
                            <a:gdLst/>
                            <a:ahLst/>
                            <a:cxnLst/>
                            <a:rect l="l" t="t" r="r" b="b"/>
                            <a:pathLst>
                              <a:path w="5981065" h="1847850">
                                <a:moveTo>
                                  <a:pt x="5981065" y="1838325"/>
                                </a:moveTo>
                                <a:lnTo>
                                  <a:pt x="0" y="1838325"/>
                                </a:lnTo>
                                <a:lnTo>
                                  <a:pt x="0" y="1847469"/>
                                </a:lnTo>
                                <a:lnTo>
                                  <a:pt x="5981065" y="1847469"/>
                                </a:lnTo>
                                <a:lnTo>
                                  <a:pt x="5981065" y="1838325"/>
                                </a:lnTo>
                                <a:close/>
                              </a:path>
                              <a:path w="5981065" h="1847850">
                                <a:moveTo>
                                  <a:pt x="5981065" y="0"/>
                                </a:moveTo>
                                <a:lnTo>
                                  <a:pt x="0" y="0"/>
                                </a:lnTo>
                                <a:lnTo>
                                  <a:pt x="0" y="9144"/>
                                </a:lnTo>
                                <a:lnTo>
                                  <a:pt x="5981065" y="9144"/>
                                </a:lnTo>
                                <a:lnTo>
                                  <a:pt x="5981065" y="0"/>
                                </a:lnTo>
                                <a:close/>
                              </a:path>
                            </a:pathLst>
                          </a:custGeom>
                          <a:solidFill>
                            <a:srgbClr val="4F81BC"/>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10" cstate="print"/>
                          <a:stretch>
                            <a:fillRect/>
                          </a:stretch>
                        </pic:blipFill>
                        <pic:spPr>
                          <a:xfrm>
                            <a:off x="861060" y="9670188"/>
                            <a:ext cx="6339840" cy="381863"/>
                          </a:xfrm>
                          <a:prstGeom prst="rect">
                            <a:avLst/>
                          </a:prstGeom>
                        </pic:spPr>
                      </pic:pic>
                      <pic:pic xmlns:pic="http://schemas.openxmlformats.org/drawingml/2006/picture">
                        <pic:nvPicPr>
                          <pic:cNvPr id="5" name="Image 5"/>
                          <pic:cNvPicPr/>
                        </pic:nvPicPr>
                        <pic:blipFill>
                          <a:blip r:embed="rId11" cstate="print"/>
                          <a:stretch>
                            <a:fillRect/>
                          </a:stretch>
                        </pic:blipFill>
                        <pic:spPr>
                          <a:xfrm>
                            <a:off x="1905000" y="1136651"/>
                            <a:ext cx="3962400" cy="10617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33426A4" id="Group 1" o:spid="_x0000_s1026" style="position:absolute;margin-left:67.8pt;margin-top:90.1pt;width:499.2pt;height:702pt;z-index:-15878144;mso-wrap-distance-left:0;mso-wrap-distance-right:0;mso-position-horizontal-relative:page;mso-position-vertical-relative:page;mso-width-relative:margin;mso-height-relative:margin" coordorigin="8610,11366" coordsize="63398,891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">
                <v:shape id="Graphic 3" o:spid="_x0000_s1027" style="position:absolute;left:8964;top:24277;width:59810;height:18478;visibility:visible;mso-wrap-style:square;v-text-anchor:top" coordsize="5981065,184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" path="m5981065,1838325l,1838325r,9144l5981065,1847469r,-9144xem5981065,l,,,9144r5981065,l5981065,xe" fillcolor="#4f81bc"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8610;top:96701;width:63399;height:3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">
                  <v:imagedata r:id="rId12" o:title=""/>
                </v:shape>
                <v:shape id="Image 5" o:spid="_x0000_s1029" type="#_x0000_t75" style="position:absolute;left:19050;top:11366;width:39624;height:10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">
                  <v:imagedata r:id="rId13" o:title=""/>
                </v:shape>
                <w10:wrap anchorx="page" anchory="page"/>
              </v:group>
            </w:pict>
          </mc:Fallback>
        </mc:AlternateContent>
      </w:r>
    </w:p>
    <w:p w14:paraId="4315D069" w14:textId="77777777" w:rsidR="004C307A" w:rsidRDefault="004C307A">
      <w:pPr>
        <w:pStyle w:val="BodyText"/>
        <w:spacing w:before="490"/>
        <w:rPr>
          <w:rFonts w:ascii="Times New Roman"/>
          <w:sz w:val="72"/>
        </w:rPr>
      </w:pPr>
    </w:p>
    <w:p w14:paraId="4315D06A" w14:textId="77777777" w:rsidR="004C307A" w:rsidRDefault="008B0050">
      <w:pPr>
        <w:pStyle w:val="Title"/>
      </w:pPr>
      <w:r>
        <w:rPr>
          <w:color w:val="4F81BC"/>
          <w:spacing w:val="-2"/>
        </w:rPr>
        <w:t>INTEGRATED ENVIRONMENTAL STEWARDSHIP</w:t>
      </w:r>
    </w:p>
    <w:p w14:paraId="4315D06B" w14:textId="242AA81D" w:rsidR="004C307A" w:rsidRDefault="008B0050">
      <w:pPr>
        <w:spacing w:before="377"/>
        <w:ind w:right="358"/>
        <w:jc w:val="center"/>
        <w:rPr>
          <w:rFonts w:ascii="Arial"/>
          <w:b/>
          <w:sz w:val="32"/>
        </w:rPr>
      </w:pPr>
      <w:r>
        <w:rPr>
          <w:rFonts w:ascii="Arial"/>
          <w:b/>
          <w:color w:val="4F81BC"/>
          <w:sz w:val="32"/>
        </w:rPr>
        <w:t>Effective</w:t>
      </w:r>
      <w:r>
        <w:rPr>
          <w:rFonts w:ascii="Arial"/>
          <w:b/>
          <w:color w:val="4F81BC"/>
          <w:spacing w:val="-13"/>
          <w:sz w:val="32"/>
        </w:rPr>
        <w:t xml:space="preserve"> </w:t>
      </w:r>
      <w:r>
        <w:rPr>
          <w:rFonts w:ascii="Arial"/>
          <w:b/>
          <w:color w:val="4F81BC"/>
          <w:sz w:val="32"/>
        </w:rPr>
        <w:t>Date:</w:t>
      </w:r>
      <w:r>
        <w:rPr>
          <w:rFonts w:ascii="Arial"/>
          <w:b/>
          <w:color w:val="4F81BC"/>
          <w:spacing w:val="-11"/>
          <w:sz w:val="32"/>
        </w:rPr>
        <w:t xml:space="preserve"> </w:t>
      </w:r>
    </w:p>
    <w:p w14:paraId="4315D06C" w14:textId="384B9604" w:rsidR="004C307A" w:rsidRDefault="009056A8" w:rsidP="009056A8">
      <w:pPr>
        <w:rPr>
          <w:rFonts w:ascii="Arial"/>
          <w:sz w:val="32"/>
        </w:rPr>
        <w:sectPr w:rsidR="004C307A">
          <w:type w:val="continuous"/>
          <w:pgSz w:w="12240" w:h="15840"/>
          <w:pgMar w:top="1820" w:right="960" w:bottom="280" w:left="1320" w:header="720" w:footer="720" w:gutter="0"/>
          <w:cols w:space="720"/>
        </w:sectPr>
      </w:pPr>
      <w:r>
        <w:rPr>
          <w:rFonts w:ascii="Arial"/>
          <w:sz w:val="32"/>
        </w:rPr>
        <w:t xml:space="preserve">                                             </w:t>
      </w:r>
      <w:r w:rsidR="00F16E5A">
        <w:rPr>
          <w:rFonts w:ascii="Arial"/>
          <w:sz w:val="32"/>
        </w:rPr>
        <w:t>01/01/24</w:t>
      </w:r>
    </w:p>
    <w:p w14:paraId="4315D06D" w14:textId="2E0664B3" w:rsidR="004C307A" w:rsidRDefault="008B0050">
      <w:pPr>
        <w:pStyle w:val="BodyText"/>
        <w:spacing w:before="363"/>
        <w:rPr>
          <w:rFonts w:ascii="Arial"/>
          <w:b/>
          <w:sz w:val="40"/>
        </w:rPr>
      </w:pPr>
      <w:del w:id="0" w:author="Kush Khalasi" w:date="2025-07-29T11:44:00Z" w16du:dateUtc="2025-07-29T06:14:00Z">
        <w:r w:rsidDel="008320EB">
          <w:rPr>
            <w:noProof/>
          </w:rPr>
          <w:lastRenderedPageBreak/>
          <w:drawing>
            <wp:anchor distT="0" distB="0" distL="0" distR="0" simplePos="0" relativeHeight="15729152" behindDoc="0" locked="0" layoutInCell="1" allowOverlap="1" wp14:anchorId="4315D0F2" wp14:editId="4F90E086">
              <wp:simplePos x="0" y="0"/>
              <wp:positionH relativeFrom="page">
                <wp:posOffset>561975</wp:posOffset>
              </wp:positionH>
              <wp:positionV relativeFrom="page">
                <wp:posOffset>511175</wp:posOffset>
              </wp:positionV>
              <wp:extent cx="1936623" cy="51689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1936623" cy="516890"/>
                      </a:xfrm>
                      <a:prstGeom prst="rect">
                        <a:avLst/>
                      </a:prstGeom>
                    </pic:spPr>
                  </pic:pic>
                </a:graphicData>
              </a:graphic>
            </wp:anchor>
          </w:drawing>
        </w:r>
      </w:del>
      <w:del w:id="1" w:author="Kush Khalasi" w:date="2025-07-29T11:45:00Z" w16du:dateUtc="2025-07-29T06:15:00Z">
        <w:r w:rsidDel="008320EB">
          <w:rPr>
            <w:noProof/>
          </w:rPr>
          <mc:AlternateContent>
            <mc:Choice Requires="wps">
              <w:drawing>
                <wp:anchor distT="0" distB="0" distL="0" distR="0" simplePos="0" relativeHeight="15729664" behindDoc="0" locked="0" layoutInCell="1" allowOverlap="1" wp14:anchorId="4315D0F4" wp14:editId="465204C3">
                  <wp:simplePos x="0" y="0"/>
                  <wp:positionH relativeFrom="page">
                    <wp:posOffset>4057523</wp:posOffset>
                  </wp:positionH>
                  <wp:positionV relativeFrom="page">
                    <wp:posOffset>502919</wp:posOffset>
                  </wp:positionV>
                  <wp:extent cx="19050" cy="47752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 cy="477520"/>
                          </a:xfrm>
                          <a:custGeom>
                            <a:avLst/>
                            <a:gdLst/>
                            <a:ahLst/>
                            <a:cxnLst/>
                            <a:rect l="l" t="t" r="r" b="b"/>
                            <a:pathLst>
                              <a:path w="19050" h="477520">
                                <a:moveTo>
                                  <a:pt x="6400" y="0"/>
                                </a:moveTo>
                                <a:lnTo>
                                  <a:pt x="0" y="0"/>
                                </a:lnTo>
                                <a:lnTo>
                                  <a:pt x="0" y="477012"/>
                                </a:lnTo>
                                <a:lnTo>
                                  <a:pt x="6400" y="477012"/>
                                </a:lnTo>
                                <a:lnTo>
                                  <a:pt x="6400" y="0"/>
                                </a:lnTo>
                                <a:close/>
                              </a:path>
                              <a:path w="19050" h="477520">
                                <a:moveTo>
                                  <a:pt x="18529" y="0"/>
                                </a:moveTo>
                                <a:lnTo>
                                  <a:pt x="12446" y="0"/>
                                </a:lnTo>
                                <a:lnTo>
                                  <a:pt x="12446" y="477012"/>
                                </a:lnTo>
                                <a:lnTo>
                                  <a:pt x="18529" y="477012"/>
                                </a:lnTo>
                                <a:lnTo>
                                  <a:pt x="185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6BE244" id="Graphic 11" o:spid="_x0000_s1026" style="position:absolute;margin-left:319.5pt;margin-top:39.6pt;width:1.5pt;height:37.6pt;z-index:15729664;visibility:visible;mso-wrap-style:square;mso-wrap-distance-left:0;mso-wrap-distance-top:0;mso-wrap-distance-right:0;mso-wrap-distance-bottom:0;mso-position-horizontal:absolute;mso-position-horizontal-relative:page;mso-position-vertical:absolute;mso-position-vertical-relative:page;v-text-anchor:top" coordsize="19050,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" path="m6400,l,,,477012r6400,l6400,xem18529,l12446,r,477012l18529,477012,18529,xe" fillcolor="black" stroked="f">
                  <v:path arrowok="t"/>
                  <w10:wrap anchorx="page" anchory="page"/>
                </v:shape>
              </w:pict>
            </mc:Fallback>
          </mc:AlternateContent>
        </w:r>
      </w:del>
    </w:p>
    <w:p w14:paraId="4315D06E" w14:textId="77777777" w:rsidR="004C307A" w:rsidRDefault="008B0050">
      <w:pPr>
        <w:ind w:left="3" w:right="358"/>
        <w:jc w:val="center"/>
        <w:rPr>
          <w:b/>
          <w:sz w:val="40"/>
        </w:rPr>
      </w:pPr>
      <w:r>
        <w:rPr>
          <w:b/>
          <w:color w:val="365F91"/>
          <w:sz w:val="40"/>
          <w:u w:val="thick" w:color="365F91"/>
        </w:rPr>
        <w:t>TABLE</w:t>
      </w:r>
      <w:r>
        <w:rPr>
          <w:b/>
          <w:color w:val="365F91"/>
          <w:spacing w:val="-1"/>
          <w:sz w:val="40"/>
          <w:u w:val="thick" w:color="365F91"/>
        </w:rPr>
        <w:t xml:space="preserve"> </w:t>
      </w:r>
      <w:r>
        <w:rPr>
          <w:b/>
          <w:color w:val="365F91"/>
          <w:sz w:val="40"/>
          <w:u w:val="thick" w:color="365F91"/>
        </w:rPr>
        <w:t>OF</w:t>
      </w:r>
      <w:r>
        <w:rPr>
          <w:b/>
          <w:color w:val="365F91"/>
          <w:spacing w:val="-1"/>
          <w:sz w:val="40"/>
          <w:u w:val="thick" w:color="365F91"/>
        </w:rPr>
        <w:t xml:space="preserve"> </w:t>
      </w:r>
      <w:r>
        <w:rPr>
          <w:b/>
          <w:color w:val="365F91"/>
          <w:spacing w:val="-2"/>
          <w:sz w:val="40"/>
          <w:u w:val="thick" w:color="365F91"/>
        </w:rPr>
        <w:t>CONTENTS</w:t>
      </w:r>
    </w:p>
    <w:sdt>
      <w:sdtPr>
        <w:id w:val="-1209567230"/>
        <w:docPartObj>
          <w:docPartGallery w:val="Table of Contents"/>
          <w:docPartUnique/>
        </w:docPartObj>
      </w:sdtPr>
      <w:sdtContent>
        <w:p w14:paraId="6A2312CD" w14:textId="26D33825" w:rsidR="00966EC6" w:rsidRDefault="008B0050">
          <w:pPr>
            <w:pStyle w:val="TOC1"/>
            <w:tabs>
              <w:tab w:val="right" w:leader="dot" w:pos="9950"/>
            </w:tabs>
            <w:rPr>
              <w:ins w:id="2" w:author="Kush Khalasi" w:date="2025-07-29T11:59:00Z" w16du:dateUtc="2025-07-29T06:29:00Z"/>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TOC \o "1-1" \h \z \u </w:instrText>
          </w:r>
          <w:r>
            <w:fldChar w:fldCharType="separate"/>
          </w:r>
          <w:ins w:id="3" w:author="Kush Khalasi" w:date="2025-07-29T11:59:00Z" w16du:dateUtc="2025-07-29T06:29:00Z">
            <w:r w:rsidR="00966EC6" w:rsidRPr="002425E8">
              <w:rPr>
                <w:rStyle w:val="Hyperlink"/>
                <w:noProof/>
              </w:rPr>
              <w:fldChar w:fldCharType="begin"/>
            </w:r>
            <w:r w:rsidR="00966EC6" w:rsidRPr="002425E8">
              <w:rPr>
                <w:rStyle w:val="Hyperlink"/>
                <w:noProof/>
              </w:rPr>
              <w:instrText xml:space="preserve"> </w:instrText>
            </w:r>
            <w:r w:rsidR="00966EC6">
              <w:rPr>
                <w:noProof/>
              </w:rPr>
              <w:instrText>HYPERLINK \l "_Toc204682759"</w:instrText>
            </w:r>
            <w:r w:rsidR="00966EC6" w:rsidRPr="002425E8">
              <w:rPr>
                <w:rStyle w:val="Hyperlink"/>
                <w:noProof/>
              </w:rPr>
              <w:instrText xml:space="preserve"> </w:instrText>
            </w:r>
            <w:r w:rsidR="00966EC6" w:rsidRPr="002425E8">
              <w:rPr>
                <w:rStyle w:val="Hyperlink"/>
                <w:noProof/>
              </w:rPr>
            </w:r>
            <w:r w:rsidR="00966EC6" w:rsidRPr="002425E8">
              <w:rPr>
                <w:rStyle w:val="Hyperlink"/>
                <w:noProof/>
              </w:rPr>
              <w:fldChar w:fldCharType="separate"/>
            </w:r>
            <w:r w:rsidR="00966EC6" w:rsidRPr="002425E8">
              <w:rPr>
                <w:rStyle w:val="Hyperlink"/>
                <w:noProof/>
              </w:rPr>
              <w:t>REVISOIN HISTORY TABLE</w:t>
            </w:r>
            <w:r w:rsidR="00966EC6">
              <w:rPr>
                <w:noProof/>
                <w:webHidden/>
              </w:rPr>
              <w:tab/>
            </w:r>
            <w:r w:rsidR="00966EC6">
              <w:rPr>
                <w:noProof/>
                <w:webHidden/>
              </w:rPr>
              <w:fldChar w:fldCharType="begin"/>
            </w:r>
            <w:r w:rsidR="00966EC6">
              <w:rPr>
                <w:noProof/>
                <w:webHidden/>
              </w:rPr>
              <w:instrText xml:space="preserve"> PAGEREF _Toc204682759 \h </w:instrText>
            </w:r>
          </w:ins>
          <w:r w:rsidR="00966EC6">
            <w:rPr>
              <w:noProof/>
              <w:webHidden/>
            </w:rPr>
          </w:r>
          <w:ins w:id="4" w:author="Kush Khalasi" w:date="2025-07-29T11:59:00Z" w16du:dateUtc="2025-07-29T06:29:00Z">
            <w:r w:rsidR="00966EC6">
              <w:rPr>
                <w:noProof/>
                <w:webHidden/>
              </w:rPr>
              <w:fldChar w:fldCharType="separate"/>
            </w:r>
            <w:r w:rsidR="00966EC6">
              <w:rPr>
                <w:noProof/>
                <w:webHidden/>
              </w:rPr>
              <w:t>2</w:t>
            </w:r>
            <w:r w:rsidR="00966EC6">
              <w:rPr>
                <w:noProof/>
                <w:webHidden/>
              </w:rPr>
              <w:fldChar w:fldCharType="end"/>
            </w:r>
            <w:r w:rsidR="00966EC6" w:rsidRPr="002425E8">
              <w:rPr>
                <w:rStyle w:val="Hyperlink"/>
                <w:noProof/>
              </w:rPr>
              <w:fldChar w:fldCharType="end"/>
            </w:r>
          </w:ins>
        </w:p>
        <w:p w14:paraId="5E9532F0" w14:textId="5FB1334D" w:rsidR="00966EC6" w:rsidRDefault="00966EC6">
          <w:pPr>
            <w:pStyle w:val="TOC1"/>
            <w:tabs>
              <w:tab w:val="right" w:leader="dot" w:pos="9950"/>
            </w:tabs>
            <w:rPr>
              <w:ins w:id="5" w:author="Kush Khalasi" w:date="2025-07-29T11:59:00Z" w16du:dateUtc="2025-07-29T06:29:00Z"/>
              <w:rFonts w:asciiTheme="minorHAnsi" w:eastAsiaTheme="minorEastAsia" w:hAnsiTheme="minorHAnsi" w:cstheme="minorBidi"/>
              <w:noProof/>
              <w:kern w:val="2"/>
              <w:sz w:val="24"/>
              <w:szCs w:val="24"/>
              <w:lang w:val="en-IN" w:eastAsia="en-IN"/>
              <w14:ligatures w14:val="standardContextual"/>
            </w:rPr>
          </w:pPr>
          <w:ins w:id="6" w:author="Kush Khalasi" w:date="2025-07-29T11:59:00Z" w16du:dateUtc="2025-07-29T06:29:00Z">
            <w:r w:rsidRPr="002425E8">
              <w:rPr>
                <w:rStyle w:val="Hyperlink"/>
                <w:noProof/>
              </w:rPr>
              <w:fldChar w:fldCharType="begin"/>
            </w:r>
            <w:r w:rsidRPr="002425E8">
              <w:rPr>
                <w:rStyle w:val="Hyperlink"/>
                <w:noProof/>
              </w:rPr>
              <w:instrText xml:space="preserve"> </w:instrText>
            </w:r>
            <w:r>
              <w:rPr>
                <w:noProof/>
              </w:rPr>
              <w:instrText>HYPERLINK \l "_Toc204682760"</w:instrText>
            </w:r>
            <w:r w:rsidRPr="002425E8">
              <w:rPr>
                <w:rStyle w:val="Hyperlink"/>
                <w:noProof/>
              </w:rPr>
              <w:instrText xml:space="preserve"> </w:instrText>
            </w:r>
            <w:r w:rsidRPr="002425E8">
              <w:rPr>
                <w:rStyle w:val="Hyperlink"/>
                <w:noProof/>
              </w:rPr>
            </w:r>
            <w:r w:rsidRPr="002425E8">
              <w:rPr>
                <w:rStyle w:val="Hyperlink"/>
                <w:noProof/>
              </w:rPr>
              <w:fldChar w:fldCharType="separate"/>
            </w:r>
            <w:r w:rsidRPr="002425E8">
              <w:rPr>
                <w:rStyle w:val="Hyperlink"/>
                <w:noProof/>
                <w:spacing w:val="-2"/>
                <w:w w:val="99"/>
              </w:rPr>
              <w:t>1.</w:t>
            </w:r>
            <w:r>
              <w:rPr>
                <w:rFonts w:asciiTheme="minorHAnsi" w:eastAsiaTheme="minorEastAsia" w:hAnsiTheme="minorHAnsi" w:cstheme="minorBidi"/>
                <w:noProof/>
                <w:kern w:val="2"/>
                <w:sz w:val="24"/>
                <w:szCs w:val="24"/>
                <w:lang w:val="en-IN" w:eastAsia="en-IN"/>
                <w14:ligatures w14:val="standardContextual"/>
              </w:rPr>
              <w:tab/>
            </w:r>
            <w:r w:rsidRPr="002425E8">
              <w:rPr>
                <w:rStyle w:val="Hyperlink"/>
                <w:noProof/>
                <w:spacing w:val="-2"/>
              </w:rPr>
              <w:t>INTRODUCTION</w:t>
            </w:r>
            <w:r>
              <w:rPr>
                <w:noProof/>
                <w:webHidden/>
              </w:rPr>
              <w:tab/>
            </w:r>
            <w:r>
              <w:rPr>
                <w:noProof/>
                <w:webHidden/>
              </w:rPr>
              <w:fldChar w:fldCharType="begin"/>
            </w:r>
            <w:r>
              <w:rPr>
                <w:noProof/>
                <w:webHidden/>
              </w:rPr>
              <w:instrText xml:space="preserve"> PAGEREF _Toc204682760 \h </w:instrText>
            </w:r>
          </w:ins>
          <w:r>
            <w:rPr>
              <w:noProof/>
              <w:webHidden/>
            </w:rPr>
          </w:r>
          <w:ins w:id="7" w:author="Kush Khalasi" w:date="2025-07-29T11:59:00Z" w16du:dateUtc="2025-07-29T06:29:00Z">
            <w:r>
              <w:rPr>
                <w:noProof/>
                <w:webHidden/>
              </w:rPr>
              <w:fldChar w:fldCharType="separate"/>
            </w:r>
            <w:r>
              <w:rPr>
                <w:noProof/>
                <w:webHidden/>
              </w:rPr>
              <w:t>3</w:t>
            </w:r>
            <w:r>
              <w:rPr>
                <w:noProof/>
                <w:webHidden/>
              </w:rPr>
              <w:fldChar w:fldCharType="end"/>
            </w:r>
            <w:r w:rsidRPr="002425E8">
              <w:rPr>
                <w:rStyle w:val="Hyperlink"/>
                <w:noProof/>
              </w:rPr>
              <w:fldChar w:fldCharType="end"/>
            </w:r>
          </w:ins>
        </w:p>
        <w:p w14:paraId="1CD013AE" w14:textId="18577786" w:rsidR="00966EC6" w:rsidRDefault="00966EC6">
          <w:pPr>
            <w:pStyle w:val="TOC1"/>
            <w:tabs>
              <w:tab w:val="right" w:leader="dot" w:pos="9950"/>
            </w:tabs>
            <w:rPr>
              <w:ins w:id="8" w:author="Kush Khalasi" w:date="2025-07-29T11:59:00Z" w16du:dateUtc="2025-07-29T06:29:00Z"/>
              <w:rFonts w:asciiTheme="minorHAnsi" w:eastAsiaTheme="minorEastAsia" w:hAnsiTheme="minorHAnsi" w:cstheme="minorBidi"/>
              <w:noProof/>
              <w:kern w:val="2"/>
              <w:sz w:val="24"/>
              <w:szCs w:val="24"/>
              <w:lang w:val="en-IN" w:eastAsia="en-IN"/>
              <w14:ligatures w14:val="standardContextual"/>
            </w:rPr>
          </w:pPr>
          <w:ins w:id="9" w:author="Kush Khalasi" w:date="2025-07-29T11:59:00Z" w16du:dateUtc="2025-07-29T06:29:00Z">
            <w:r w:rsidRPr="002425E8">
              <w:rPr>
                <w:rStyle w:val="Hyperlink"/>
                <w:noProof/>
              </w:rPr>
              <w:fldChar w:fldCharType="begin"/>
            </w:r>
            <w:r w:rsidRPr="002425E8">
              <w:rPr>
                <w:rStyle w:val="Hyperlink"/>
                <w:noProof/>
              </w:rPr>
              <w:instrText xml:space="preserve"> </w:instrText>
            </w:r>
            <w:r>
              <w:rPr>
                <w:noProof/>
              </w:rPr>
              <w:instrText>HYPERLINK \l "_Toc204682761"</w:instrText>
            </w:r>
            <w:r w:rsidRPr="002425E8">
              <w:rPr>
                <w:rStyle w:val="Hyperlink"/>
                <w:noProof/>
              </w:rPr>
              <w:instrText xml:space="preserve"> </w:instrText>
            </w:r>
            <w:r w:rsidRPr="002425E8">
              <w:rPr>
                <w:rStyle w:val="Hyperlink"/>
                <w:noProof/>
              </w:rPr>
            </w:r>
            <w:r w:rsidRPr="002425E8">
              <w:rPr>
                <w:rStyle w:val="Hyperlink"/>
                <w:noProof/>
              </w:rPr>
              <w:fldChar w:fldCharType="separate"/>
            </w:r>
            <w:r w:rsidRPr="002425E8">
              <w:rPr>
                <w:rStyle w:val="Hyperlink"/>
                <w:noProof/>
                <w:spacing w:val="-2"/>
                <w:w w:val="99"/>
              </w:rPr>
              <w:t>2.</w:t>
            </w:r>
            <w:r>
              <w:rPr>
                <w:rFonts w:asciiTheme="minorHAnsi" w:eastAsiaTheme="minorEastAsia" w:hAnsiTheme="minorHAnsi" w:cstheme="minorBidi"/>
                <w:noProof/>
                <w:kern w:val="2"/>
                <w:sz w:val="24"/>
                <w:szCs w:val="24"/>
                <w:lang w:val="en-IN" w:eastAsia="en-IN"/>
                <w14:ligatures w14:val="standardContextual"/>
              </w:rPr>
              <w:tab/>
            </w:r>
            <w:r w:rsidRPr="002425E8">
              <w:rPr>
                <w:rStyle w:val="Hyperlink"/>
                <w:noProof/>
                <w:spacing w:val="-2"/>
              </w:rPr>
              <w:t>SCOPE</w:t>
            </w:r>
            <w:r>
              <w:rPr>
                <w:noProof/>
                <w:webHidden/>
              </w:rPr>
              <w:tab/>
            </w:r>
            <w:r>
              <w:rPr>
                <w:noProof/>
                <w:webHidden/>
              </w:rPr>
              <w:fldChar w:fldCharType="begin"/>
            </w:r>
            <w:r>
              <w:rPr>
                <w:noProof/>
                <w:webHidden/>
              </w:rPr>
              <w:instrText xml:space="preserve"> PAGEREF _Toc204682761 \h </w:instrText>
            </w:r>
          </w:ins>
          <w:r>
            <w:rPr>
              <w:noProof/>
              <w:webHidden/>
            </w:rPr>
          </w:r>
          <w:ins w:id="10" w:author="Kush Khalasi" w:date="2025-07-29T11:59:00Z" w16du:dateUtc="2025-07-29T06:29:00Z">
            <w:r>
              <w:rPr>
                <w:noProof/>
                <w:webHidden/>
              </w:rPr>
              <w:fldChar w:fldCharType="separate"/>
            </w:r>
            <w:r>
              <w:rPr>
                <w:noProof/>
                <w:webHidden/>
              </w:rPr>
              <w:t>3</w:t>
            </w:r>
            <w:r>
              <w:rPr>
                <w:noProof/>
                <w:webHidden/>
              </w:rPr>
              <w:fldChar w:fldCharType="end"/>
            </w:r>
            <w:r w:rsidRPr="002425E8">
              <w:rPr>
                <w:rStyle w:val="Hyperlink"/>
                <w:noProof/>
              </w:rPr>
              <w:fldChar w:fldCharType="end"/>
            </w:r>
          </w:ins>
        </w:p>
        <w:p w14:paraId="758FC2AA" w14:textId="4FF2FC02" w:rsidR="00966EC6" w:rsidRDefault="00966EC6">
          <w:pPr>
            <w:pStyle w:val="TOC1"/>
            <w:tabs>
              <w:tab w:val="right" w:leader="dot" w:pos="9950"/>
            </w:tabs>
            <w:rPr>
              <w:ins w:id="11" w:author="Kush Khalasi" w:date="2025-07-29T11:59:00Z" w16du:dateUtc="2025-07-29T06:29:00Z"/>
              <w:rFonts w:asciiTheme="minorHAnsi" w:eastAsiaTheme="minorEastAsia" w:hAnsiTheme="minorHAnsi" w:cstheme="minorBidi"/>
              <w:noProof/>
              <w:kern w:val="2"/>
              <w:sz w:val="24"/>
              <w:szCs w:val="24"/>
              <w:lang w:val="en-IN" w:eastAsia="en-IN"/>
              <w14:ligatures w14:val="standardContextual"/>
            </w:rPr>
          </w:pPr>
          <w:ins w:id="12" w:author="Kush Khalasi" w:date="2025-07-29T11:59:00Z" w16du:dateUtc="2025-07-29T06:29:00Z">
            <w:r w:rsidRPr="002425E8">
              <w:rPr>
                <w:rStyle w:val="Hyperlink"/>
                <w:noProof/>
              </w:rPr>
              <w:fldChar w:fldCharType="begin"/>
            </w:r>
            <w:r w:rsidRPr="002425E8">
              <w:rPr>
                <w:rStyle w:val="Hyperlink"/>
                <w:noProof/>
              </w:rPr>
              <w:instrText xml:space="preserve"> </w:instrText>
            </w:r>
            <w:r>
              <w:rPr>
                <w:noProof/>
              </w:rPr>
              <w:instrText>HYPERLINK \l "_Toc204682762"</w:instrText>
            </w:r>
            <w:r w:rsidRPr="002425E8">
              <w:rPr>
                <w:rStyle w:val="Hyperlink"/>
                <w:noProof/>
              </w:rPr>
              <w:instrText xml:space="preserve"> </w:instrText>
            </w:r>
            <w:r w:rsidRPr="002425E8">
              <w:rPr>
                <w:rStyle w:val="Hyperlink"/>
                <w:noProof/>
              </w:rPr>
            </w:r>
            <w:r w:rsidRPr="002425E8">
              <w:rPr>
                <w:rStyle w:val="Hyperlink"/>
                <w:noProof/>
              </w:rPr>
              <w:fldChar w:fldCharType="separate"/>
            </w:r>
            <w:r w:rsidRPr="002425E8">
              <w:rPr>
                <w:rStyle w:val="Hyperlink"/>
                <w:noProof/>
                <w:spacing w:val="-2"/>
                <w:w w:val="99"/>
              </w:rPr>
              <w:t>3.</w:t>
            </w:r>
            <w:r>
              <w:rPr>
                <w:rFonts w:asciiTheme="minorHAnsi" w:eastAsiaTheme="minorEastAsia" w:hAnsiTheme="minorHAnsi" w:cstheme="minorBidi"/>
                <w:noProof/>
                <w:kern w:val="2"/>
                <w:sz w:val="24"/>
                <w:szCs w:val="24"/>
                <w:lang w:val="en-IN" w:eastAsia="en-IN"/>
                <w14:ligatures w14:val="standardContextual"/>
              </w:rPr>
              <w:tab/>
            </w:r>
            <w:r w:rsidRPr="002425E8">
              <w:rPr>
                <w:rStyle w:val="Hyperlink"/>
                <w:noProof/>
              </w:rPr>
              <w:t>POLICY</w:t>
            </w:r>
            <w:r w:rsidRPr="002425E8">
              <w:rPr>
                <w:rStyle w:val="Hyperlink"/>
                <w:noProof/>
                <w:spacing w:val="-10"/>
              </w:rPr>
              <w:t xml:space="preserve"> </w:t>
            </w:r>
            <w:r w:rsidRPr="002425E8">
              <w:rPr>
                <w:rStyle w:val="Hyperlink"/>
                <w:noProof/>
                <w:spacing w:val="-2"/>
              </w:rPr>
              <w:t>OBJECTIVE</w:t>
            </w:r>
            <w:r>
              <w:rPr>
                <w:noProof/>
                <w:webHidden/>
              </w:rPr>
              <w:tab/>
            </w:r>
            <w:r>
              <w:rPr>
                <w:noProof/>
                <w:webHidden/>
              </w:rPr>
              <w:fldChar w:fldCharType="begin"/>
            </w:r>
            <w:r>
              <w:rPr>
                <w:noProof/>
                <w:webHidden/>
              </w:rPr>
              <w:instrText xml:space="preserve"> PAGEREF _Toc204682762 \h </w:instrText>
            </w:r>
          </w:ins>
          <w:r>
            <w:rPr>
              <w:noProof/>
              <w:webHidden/>
            </w:rPr>
          </w:r>
          <w:ins w:id="13" w:author="Kush Khalasi" w:date="2025-07-29T11:59:00Z" w16du:dateUtc="2025-07-29T06:29:00Z">
            <w:r>
              <w:rPr>
                <w:noProof/>
                <w:webHidden/>
              </w:rPr>
              <w:fldChar w:fldCharType="separate"/>
            </w:r>
            <w:r>
              <w:rPr>
                <w:noProof/>
                <w:webHidden/>
              </w:rPr>
              <w:t>3</w:t>
            </w:r>
            <w:r>
              <w:rPr>
                <w:noProof/>
                <w:webHidden/>
              </w:rPr>
              <w:fldChar w:fldCharType="end"/>
            </w:r>
            <w:r w:rsidRPr="002425E8">
              <w:rPr>
                <w:rStyle w:val="Hyperlink"/>
                <w:noProof/>
              </w:rPr>
              <w:fldChar w:fldCharType="end"/>
            </w:r>
          </w:ins>
        </w:p>
        <w:p w14:paraId="272BE666" w14:textId="11022F1C" w:rsidR="00966EC6" w:rsidRDefault="00966EC6">
          <w:pPr>
            <w:pStyle w:val="TOC1"/>
            <w:tabs>
              <w:tab w:val="right" w:leader="dot" w:pos="9950"/>
            </w:tabs>
            <w:rPr>
              <w:ins w:id="14" w:author="Kush Khalasi" w:date="2025-07-29T11:59:00Z" w16du:dateUtc="2025-07-29T06:29:00Z"/>
              <w:rFonts w:asciiTheme="minorHAnsi" w:eastAsiaTheme="minorEastAsia" w:hAnsiTheme="minorHAnsi" w:cstheme="minorBidi"/>
              <w:noProof/>
              <w:kern w:val="2"/>
              <w:sz w:val="24"/>
              <w:szCs w:val="24"/>
              <w:lang w:val="en-IN" w:eastAsia="en-IN"/>
              <w14:ligatures w14:val="standardContextual"/>
            </w:rPr>
          </w:pPr>
          <w:ins w:id="15" w:author="Kush Khalasi" w:date="2025-07-29T11:59:00Z" w16du:dateUtc="2025-07-29T06:29:00Z">
            <w:r w:rsidRPr="002425E8">
              <w:rPr>
                <w:rStyle w:val="Hyperlink"/>
                <w:noProof/>
              </w:rPr>
              <w:fldChar w:fldCharType="begin"/>
            </w:r>
            <w:r w:rsidRPr="002425E8">
              <w:rPr>
                <w:rStyle w:val="Hyperlink"/>
                <w:noProof/>
              </w:rPr>
              <w:instrText xml:space="preserve"> </w:instrText>
            </w:r>
            <w:r>
              <w:rPr>
                <w:noProof/>
              </w:rPr>
              <w:instrText>HYPERLINK \l "_Toc204682763"</w:instrText>
            </w:r>
            <w:r w:rsidRPr="002425E8">
              <w:rPr>
                <w:rStyle w:val="Hyperlink"/>
                <w:noProof/>
              </w:rPr>
              <w:instrText xml:space="preserve"> </w:instrText>
            </w:r>
            <w:r w:rsidRPr="002425E8">
              <w:rPr>
                <w:rStyle w:val="Hyperlink"/>
                <w:noProof/>
              </w:rPr>
            </w:r>
            <w:r w:rsidRPr="002425E8">
              <w:rPr>
                <w:rStyle w:val="Hyperlink"/>
                <w:noProof/>
              </w:rPr>
              <w:fldChar w:fldCharType="separate"/>
            </w:r>
            <w:r w:rsidRPr="002425E8">
              <w:rPr>
                <w:rStyle w:val="Hyperlink"/>
                <w:noProof/>
                <w:spacing w:val="-2"/>
                <w:w w:val="99"/>
              </w:rPr>
              <w:t>4.</w:t>
            </w:r>
            <w:r>
              <w:rPr>
                <w:rFonts w:asciiTheme="minorHAnsi" w:eastAsiaTheme="minorEastAsia" w:hAnsiTheme="minorHAnsi" w:cstheme="minorBidi"/>
                <w:noProof/>
                <w:kern w:val="2"/>
                <w:sz w:val="24"/>
                <w:szCs w:val="24"/>
                <w:lang w:val="en-IN" w:eastAsia="en-IN"/>
                <w14:ligatures w14:val="standardContextual"/>
              </w:rPr>
              <w:tab/>
            </w:r>
            <w:r w:rsidRPr="002425E8">
              <w:rPr>
                <w:rStyle w:val="Hyperlink"/>
                <w:noProof/>
              </w:rPr>
              <w:t>OUR</w:t>
            </w:r>
            <w:r w:rsidRPr="002425E8">
              <w:rPr>
                <w:rStyle w:val="Hyperlink"/>
                <w:noProof/>
                <w:spacing w:val="-7"/>
              </w:rPr>
              <w:t xml:space="preserve"> </w:t>
            </w:r>
            <w:r w:rsidRPr="002425E8">
              <w:rPr>
                <w:rStyle w:val="Hyperlink"/>
                <w:noProof/>
                <w:spacing w:val="-2"/>
              </w:rPr>
              <w:t>AIMS</w:t>
            </w:r>
            <w:r>
              <w:rPr>
                <w:noProof/>
                <w:webHidden/>
              </w:rPr>
              <w:tab/>
            </w:r>
            <w:r>
              <w:rPr>
                <w:noProof/>
                <w:webHidden/>
              </w:rPr>
              <w:fldChar w:fldCharType="begin"/>
            </w:r>
            <w:r>
              <w:rPr>
                <w:noProof/>
                <w:webHidden/>
              </w:rPr>
              <w:instrText xml:space="preserve"> PAGEREF _Toc204682763 \h </w:instrText>
            </w:r>
          </w:ins>
          <w:r>
            <w:rPr>
              <w:noProof/>
              <w:webHidden/>
            </w:rPr>
          </w:r>
          <w:ins w:id="16" w:author="Kush Khalasi" w:date="2025-07-29T11:59:00Z" w16du:dateUtc="2025-07-29T06:29:00Z">
            <w:r>
              <w:rPr>
                <w:noProof/>
                <w:webHidden/>
              </w:rPr>
              <w:fldChar w:fldCharType="separate"/>
            </w:r>
            <w:r>
              <w:rPr>
                <w:noProof/>
                <w:webHidden/>
              </w:rPr>
              <w:t>3</w:t>
            </w:r>
            <w:r>
              <w:rPr>
                <w:noProof/>
                <w:webHidden/>
              </w:rPr>
              <w:fldChar w:fldCharType="end"/>
            </w:r>
            <w:r w:rsidRPr="002425E8">
              <w:rPr>
                <w:rStyle w:val="Hyperlink"/>
                <w:noProof/>
              </w:rPr>
              <w:fldChar w:fldCharType="end"/>
            </w:r>
          </w:ins>
        </w:p>
        <w:p w14:paraId="5A32AD98" w14:textId="7A888BC9" w:rsidR="00966EC6" w:rsidRDefault="00966EC6">
          <w:pPr>
            <w:pStyle w:val="TOC1"/>
            <w:tabs>
              <w:tab w:val="right" w:leader="dot" w:pos="9950"/>
            </w:tabs>
            <w:rPr>
              <w:ins w:id="17" w:author="Kush Khalasi" w:date="2025-07-29T11:59:00Z" w16du:dateUtc="2025-07-29T06:29:00Z"/>
              <w:rFonts w:asciiTheme="minorHAnsi" w:eastAsiaTheme="minorEastAsia" w:hAnsiTheme="minorHAnsi" w:cstheme="minorBidi"/>
              <w:noProof/>
              <w:kern w:val="2"/>
              <w:sz w:val="24"/>
              <w:szCs w:val="24"/>
              <w:lang w:val="en-IN" w:eastAsia="en-IN"/>
              <w14:ligatures w14:val="standardContextual"/>
            </w:rPr>
          </w:pPr>
          <w:ins w:id="18" w:author="Kush Khalasi" w:date="2025-07-29T11:59:00Z" w16du:dateUtc="2025-07-29T06:29:00Z">
            <w:r w:rsidRPr="002425E8">
              <w:rPr>
                <w:rStyle w:val="Hyperlink"/>
                <w:noProof/>
              </w:rPr>
              <w:fldChar w:fldCharType="begin"/>
            </w:r>
            <w:r w:rsidRPr="002425E8">
              <w:rPr>
                <w:rStyle w:val="Hyperlink"/>
                <w:noProof/>
              </w:rPr>
              <w:instrText xml:space="preserve"> </w:instrText>
            </w:r>
            <w:r>
              <w:rPr>
                <w:noProof/>
              </w:rPr>
              <w:instrText>HYPERLINK \l "_Toc204682764"</w:instrText>
            </w:r>
            <w:r w:rsidRPr="002425E8">
              <w:rPr>
                <w:rStyle w:val="Hyperlink"/>
                <w:noProof/>
              </w:rPr>
              <w:instrText xml:space="preserve"> </w:instrText>
            </w:r>
            <w:r w:rsidRPr="002425E8">
              <w:rPr>
                <w:rStyle w:val="Hyperlink"/>
                <w:noProof/>
              </w:rPr>
            </w:r>
            <w:r w:rsidRPr="002425E8">
              <w:rPr>
                <w:rStyle w:val="Hyperlink"/>
                <w:noProof/>
              </w:rPr>
              <w:fldChar w:fldCharType="separate"/>
            </w:r>
            <w:r w:rsidRPr="002425E8">
              <w:rPr>
                <w:rStyle w:val="Hyperlink"/>
                <w:noProof/>
                <w:spacing w:val="-2"/>
                <w:w w:val="99"/>
              </w:rPr>
              <w:t>5.</w:t>
            </w:r>
            <w:r>
              <w:rPr>
                <w:rFonts w:asciiTheme="minorHAnsi" w:eastAsiaTheme="minorEastAsia" w:hAnsiTheme="minorHAnsi" w:cstheme="minorBidi"/>
                <w:noProof/>
                <w:kern w:val="2"/>
                <w:sz w:val="24"/>
                <w:szCs w:val="24"/>
                <w:lang w:val="en-IN" w:eastAsia="en-IN"/>
                <w14:ligatures w14:val="standardContextual"/>
              </w:rPr>
              <w:tab/>
            </w:r>
            <w:r w:rsidRPr="002425E8">
              <w:rPr>
                <w:rStyle w:val="Hyperlink"/>
                <w:noProof/>
                <w:spacing w:val="-2"/>
              </w:rPr>
              <w:t>OUR TARGETS</w:t>
            </w:r>
            <w:r>
              <w:rPr>
                <w:noProof/>
                <w:webHidden/>
              </w:rPr>
              <w:tab/>
            </w:r>
            <w:r>
              <w:rPr>
                <w:noProof/>
                <w:webHidden/>
              </w:rPr>
              <w:fldChar w:fldCharType="begin"/>
            </w:r>
            <w:r>
              <w:rPr>
                <w:noProof/>
                <w:webHidden/>
              </w:rPr>
              <w:instrText xml:space="preserve"> PAGEREF _Toc204682764 \h </w:instrText>
            </w:r>
          </w:ins>
          <w:r>
            <w:rPr>
              <w:noProof/>
              <w:webHidden/>
            </w:rPr>
          </w:r>
          <w:ins w:id="19" w:author="Kush Khalasi" w:date="2025-07-29T11:59:00Z" w16du:dateUtc="2025-07-29T06:29:00Z">
            <w:r>
              <w:rPr>
                <w:noProof/>
                <w:webHidden/>
              </w:rPr>
              <w:fldChar w:fldCharType="separate"/>
            </w:r>
            <w:r>
              <w:rPr>
                <w:noProof/>
                <w:webHidden/>
              </w:rPr>
              <w:t>5</w:t>
            </w:r>
            <w:r>
              <w:rPr>
                <w:noProof/>
                <w:webHidden/>
              </w:rPr>
              <w:fldChar w:fldCharType="end"/>
            </w:r>
            <w:r w:rsidRPr="002425E8">
              <w:rPr>
                <w:rStyle w:val="Hyperlink"/>
                <w:noProof/>
              </w:rPr>
              <w:fldChar w:fldCharType="end"/>
            </w:r>
          </w:ins>
        </w:p>
        <w:p w14:paraId="653A988D" w14:textId="16426415" w:rsidR="00966EC6" w:rsidRDefault="00966EC6">
          <w:pPr>
            <w:pStyle w:val="TOC1"/>
            <w:tabs>
              <w:tab w:val="right" w:leader="dot" w:pos="9950"/>
            </w:tabs>
            <w:rPr>
              <w:ins w:id="20" w:author="Kush Khalasi" w:date="2025-07-29T11:59:00Z" w16du:dateUtc="2025-07-29T06:29:00Z"/>
              <w:rFonts w:asciiTheme="minorHAnsi" w:eastAsiaTheme="minorEastAsia" w:hAnsiTheme="minorHAnsi" w:cstheme="minorBidi"/>
              <w:noProof/>
              <w:kern w:val="2"/>
              <w:sz w:val="24"/>
              <w:szCs w:val="24"/>
              <w:lang w:val="en-IN" w:eastAsia="en-IN"/>
              <w14:ligatures w14:val="standardContextual"/>
            </w:rPr>
          </w:pPr>
          <w:ins w:id="21" w:author="Kush Khalasi" w:date="2025-07-29T11:59:00Z" w16du:dateUtc="2025-07-29T06:29:00Z">
            <w:r w:rsidRPr="002425E8">
              <w:rPr>
                <w:rStyle w:val="Hyperlink"/>
                <w:noProof/>
              </w:rPr>
              <w:fldChar w:fldCharType="begin"/>
            </w:r>
            <w:r w:rsidRPr="002425E8">
              <w:rPr>
                <w:rStyle w:val="Hyperlink"/>
                <w:noProof/>
              </w:rPr>
              <w:instrText xml:space="preserve"> </w:instrText>
            </w:r>
            <w:r>
              <w:rPr>
                <w:noProof/>
              </w:rPr>
              <w:instrText>HYPERLINK \l "_Toc204682765"</w:instrText>
            </w:r>
            <w:r w:rsidRPr="002425E8">
              <w:rPr>
                <w:rStyle w:val="Hyperlink"/>
                <w:noProof/>
              </w:rPr>
              <w:instrText xml:space="preserve"> </w:instrText>
            </w:r>
            <w:r w:rsidRPr="002425E8">
              <w:rPr>
                <w:rStyle w:val="Hyperlink"/>
                <w:noProof/>
              </w:rPr>
            </w:r>
            <w:r w:rsidRPr="002425E8">
              <w:rPr>
                <w:rStyle w:val="Hyperlink"/>
                <w:noProof/>
              </w:rPr>
              <w:fldChar w:fldCharType="separate"/>
            </w:r>
            <w:r w:rsidRPr="002425E8">
              <w:rPr>
                <w:rStyle w:val="Hyperlink"/>
                <w:noProof/>
                <w:spacing w:val="-2"/>
                <w:w w:val="99"/>
              </w:rPr>
              <w:t>6.</w:t>
            </w:r>
            <w:r>
              <w:rPr>
                <w:rFonts w:asciiTheme="minorHAnsi" w:eastAsiaTheme="minorEastAsia" w:hAnsiTheme="minorHAnsi" w:cstheme="minorBidi"/>
                <w:noProof/>
                <w:kern w:val="2"/>
                <w:sz w:val="24"/>
                <w:szCs w:val="24"/>
                <w:lang w:val="en-IN" w:eastAsia="en-IN"/>
                <w14:ligatures w14:val="standardContextual"/>
              </w:rPr>
              <w:tab/>
            </w:r>
            <w:r w:rsidRPr="002425E8">
              <w:rPr>
                <w:rStyle w:val="Hyperlink"/>
                <w:noProof/>
                <w:spacing w:val="-2"/>
              </w:rPr>
              <w:t>RESPONSIBILITIES</w:t>
            </w:r>
            <w:r>
              <w:rPr>
                <w:noProof/>
                <w:webHidden/>
              </w:rPr>
              <w:tab/>
            </w:r>
            <w:r>
              <w:rPr>
                <w:noProof/>
                <w:webHidden/>
              </w:rPr>
              <w:fldChar w:fldCharType="begin"/>
            </w:r>
            <w:r>
              <w:rPr>
                <w:noProof/>
                <w:webHidden/>
              </w:rPr>
              <w:instrText xml:space="preserve"> PAGEREF _Toc204682765 \h </w:instrText>
            </w:r>
          </w:ins>
          <w:r>
            <w:rPr>
              <w:noProof/>
              <w:webHidden/>
            </w:rPr>
          </w:r>
          <w:ins w:id="22" w:author="Kush Khalasi" w:date="2025-07-29T11:59:00Z" w16du:dateUtc="2025-07-29T06:29:00Z">
            <w:r>
              <w:rPr>
                <w:noProof/>
                <w:webHidden/>
              </w:rPr>
              <w:fldChar w:fldCharType="separate"/>
            </w:r>
            <w:r>
              <w:rPr>
                <w:noProof/>
                <w:webHidden/>
              </w:rPr>
              <w:t>6</w:t>
            </w:r>
            <w:r>
              <w:rPr>
                <w:noProof/>
                <w:webHidden/>
              </w:rPr>
              <w:fldChar w:fldCharType="end"/>
            </w:r>
            <w:r w:rsidRPr="002425E8">
              <w:rPr>
                <w:rStyle w:val="Hyperlink"/>
                <w:noProof/>
              </w:rPr>
              <w:fldChar w:fldCharType="end"/>
            </w:r>
          </w:ins>
        </w:p>
        <w:p w14:paraId="13FB4E7D" w14:textId="648FCFE2" w:rsidR="00966EC6" w:rsidRDefault="00966EC6">
          <w:pPr>
            <w:pStyle w:val="TOC1"/>
            <w:tabs>
              <w:tab w:val="right" w:leader="dot" w:pos="9950"/>
            </w:tabs>
            <w:rPr>
              <w:ins w:id="23" w:author="Kush Khalasi" w:date="2025-07-29T11:59:00Z" w16du:dateUtc="2025-07-29T06:29:00Z"/>
              <w:rFonts w:asciiTheme="minorHAnsi" w:eastAsiaTheme="minorEastAsia" w:hAnsiTheme="minorHAnsi" w:cstheme="minorBidi"/>
              <w:noProof/>
              <w:kern w:val="2"/>
              <w:sz w:val="24"/>
              <w:szCs w:val="24"/>
              <w:lang w:val="en-IN" w:eastAsia="en-IN"/>
              <w14:ligatures w14:val="standardContextual"/>
            </w:rPr>
          </w:pPr>
          <w:ins w:id="24" w:author="Kush Khalasi" w:date="2025-07-29T11:59:00Z" w16du:dateUtc="2025-07-29T06:29:00Z">
            <w:r w:rsidRPr="002425E8">
              <w:rPr>
                <w:rStyle w:val="Hyperlink"/>
                <w:noProof/>
              </w:rPr>
              <w:fldChar w:fldCharType="begin"/>
            </w:r>
            <w:r w:rsidRPr="002425E8">
              <w:rPr>
                <w:rStyle w:val="Hyperlink"/>
                <w:noProof/>
              </w:rPr>
              <w:instrText xml:space="preserve"> </w:instrText>
            </w:r>
            <w:r>
              <w:rPr>
                <w:noProof/>
              </w:rPr>
              <w:instrText>HYPERLINK \l "_Toc204682766"</w:instrText>
            </w:r>
            <w:r w:rsidRPr="002425E8">
              <w:rPr>
                <w:rStyle w:val="Hyperlink"/>
                <w:noProof/>
              </w:rPr>
              <w:instrText xml:space="preserve"> </w:instrText>
            </w:r>
            <w:r w:rsidRPr="002425E8">
              <w:rPr>
                <w:rStyle w:val="Hyperlink"/>
                <w:noProof/>
              </w:rPr>
            </w:r>
            <w:r w:rsidRPr="002425E8">
              <w:rPr>
                <w:rStyle w:val="Hyperlink"/>
                <w:noProof/>
              </w:rPr>
              <w:fldChar w:fldCharType="separate"/>
            </w:r>
            <w:r w:rsidRPr="002425E8">
              <w:rPr>
                <w:rStyle w:val="Hyperlink"/>
                <w:noProof/>
                <w:spacing w:val="-2"/>
                <w:w w:val="99"/>
              </w:rPr>
              <w:t>7.</w:t>
            </w:r>
            <w:r>
              <w:rPr>
                <w:rFonts w:asciiTheme="minorHAnsi" w:eastAsiaTheme="minorEastAsia" w:hAnsiTheme="minorHAnsi" w:cstheme="minorBidi"/>
                <w:noProof/>
                <w:kern w:val="2"/>
                <w:sz w:val="24"/>
                <w:szCs w:val="24"/>
                <w:lang w:val="en-IN" w:eastAsia="en-IN"/>
                <w14:ligatures w14:val="standardContextual"/>
              </w:rPr>
              <w:tab/>
            </w:r>
            <w:r w:rsidRPr="002425E8">
              <w:rPr>
                <w:rStyle w:val="Hyperlink"/>
                <w:noProof/>
                <w:spacing w:val="-2"/>
              </w:rPr>
              <w:t>REPORTING</w:t>
            </w:r>
            <w:r>
              <w:rPr>
                <w:noProof/>
                <w:webHidden/>
              </w:rPr>
              <w:tab/>
            </w:r>
            <w:r>
              <w:rPr>
                <w:noProof/>
                <w:webHidden/>
              </w:rPr>
              <w:fldChar w:fldCharType="begin"/>
            </w:r>
            <w:r>
              <w:rPr>
                <w:noProof/>
                <w:webHidden/>
              </w:rPr>
              <w:instrText xml:space="preserve"> PAGEREF _Toc204682766 \h </w:instrText>
            </w:r>
          </w:ins>
          <w:r>
            <w:rPr>
              <w:noProof/>
              <w:webHidden/>
            </w:rPr>
          </w:r>
          <w:ins w:id="25" w:author="Kush Khalasi" w:date="2025-07-29T11:59:00Z" w16du:dateUtc="2025-07-29T06:29:00Z">
            <w:r>
              <w:rPr>
                <w:noProof/>
                <w:webHidden/>
              </w:rPr>
              <w:fldChar w:fldCharType="separate"/>
            </w:r>
            <w:r>
              <w:rPr>
                <w:noProof/>
                <w:webHidden/>
              </w:rPr>
              <w:t>7</w:t>
            </w:r>
            <w:r>
              <w:rPr>
                <w:noProof/>
                <w:webHidden/>
              </w:rPr>
              <w:fldChar w:fldCharType="end"/>
            </w:r>
            <w:r w:rsidRPr="002425E8">
              <w:rPr>
                <w:rStyle w:val="Hyperlink"/>
                <w:noProof/>
              </w:rPr>
              <w:fldChar w:fldCharType="end"/>
            </w:r>
          </w:ins>
        </w:p>
        <w:p w14:paraId="2AFECF27" w14:textId="7EFE2F77" w:rsidR="00966EC6" w:rsidRDefault="00966EC6">
          <w:pPr>
            <w:pStyle w:val="TOC1"/>
            <w:tabs>
              <w:tab w:val="right" w:leader="dot" w:pos="9950"/>
            </w:tabs>
            <w:rPr>
              <w:ins w:id="26" w:author="Kush Khalasi" w:date="2025-07-29T11:59:00Z" w16du:dateUtc="2025-07-29T06:29:00Z"/>
              <w:rFonts w:asciiTheme="minorHAnsi" w:eastAsiaTheme="minorEastAsia" w:hAnsiTheme="minorHAnsi" w:cstheme="minorBidi"/>
              <w:noProof/>
              <w:kern w:val="2"/>
              <w:sz w:val="24"/>
              <w:szCs w:val="24"/>
              <w:lang w:val="en-IN" w:eastAsia="en-IN"/>
              <w14:ligatures w14:val="standardContextual"/>
            </w:rPr>
          </w:pPr>
          <w:ins w:id="27" w:author="Kush Khalasi" w:date="2025-07-29T11:59:00Z" w16du:dateUtc="2025-07-29T06:29:00Z">
            <w:r w:rsidRPr="002425E8">
              <w:rPr>
                <w:rStyle w:val="Hyperlink"/>
                <w:noProof/>
              </w:rPr>
              <w:fldChar w:fldCharType="begin"/>
            </w:r>
            <w:r w:rsidRPr="002425E8">
              <w:rPr>
                <w:rStyle w:val="Hyperlink"/>
                <w:noProof/>
              </w:rPr>
              <w:instrText xml:space="preserve"> </w:instrText>
            </w:r>
            <w:r>
              <w:rPr>
                <w:noProof/>
              </w:rPr>
              <w:instrText>HYPERLINK \l "_Toc204682767"</w:instrText>
            </w:r>
            <w:r w:rsidRPr="002425E8">
              <w:rPr>
                <w:rStyle w:val="Hyperlink"/>
                <w:noProof/>
              </w:rPr>
              <w:instrText xml:space="preserve"> </w:instrText>
            </w:r>
            <w:r w:rsidRPr="002425E8">
              <w:rPr>
                <w:rStyle w:val="Hyperlink"/>
                <w:noProof/>
              </w:rPr>
            </w:r>
            <w:r w:rsidRPr="002425E8">
              <w:rPr>
                <w:rStyle w:val="Hyperlink"/>
                <w:noProof/>
              </w:rPr>
              <w:fldChar w:fldCharType="separate"/>
            </w:r>
            <w:r w:rsidRPr="002425E8">
              <w:rPr>
                <w:rStyle w:val="Hyperlink"/>
                <w:noProof/>
                <w:spacing w:val="-2"/>
                <w:w w:val="99"/>
              </w:rPr>
              <w:t>8.</w:t>
            </w:r>
            <w:r>
              <w:rPr>
                <w:rFonts w:asciiTheme="minorHAnsi" w:eastAsiaTheme="minorEastAsia" w:hAnsiTheme="minorHAnsi" w:cstheme="minorBidi"/>
                <w:noProof/>
                <w:kern w:val="2"/>
                <w:sz w:val="24"/>
                <w:szCs w:val="24"/>
                <w:lang w:val="en-IN" w:eastAsia="en-IN"/>
                <w14:ligatures w14:val="standardContextual"/>
              </w:rPr>
              <w:tab/>
            </w:r>
            <w:r w:rsidRPr="002425E8">
              <w:rPr>
                <w:rStyle w:val="Hyperlink"/>
                <w:noProof/>
                <w:spacing w:val="-2"/>
              </w:rPr>
              <w:t>REVIEW</w:t>
            </w:r>
            <w:r w:rsidRPr="002425E8">
              <w:rPr>
                <w:rStyle w:val="Hyperlink"/>
                <w:noProof/>
                <w:spacing w:val="-14"/>
              </w:rPr>
              <w:t xml:space="preserve"> </w:t>
            </w:r>
            <w:r w:rsidRPr="002425E8">
              <w:rPr>
                <w:rStyle w:val="Hyperlink"/>
                <w:noProof/>
                <w:spacing w:val="-2"/>
              </w:rPr>
              <w:t>MECHANISM</w:t>
            </w:r>
            <w:r>
              <w:rPr>
                <w:noProof/>
                <w:webHidden/>
              </w:rPr>
              <w:tab/>
            </w:r>
            <w:r>
              <w:rPr>
                <w:noProof/>
                <w:webHidden/>
              </w:rPr>
              <w:fldChar w:fldCharType="begin"/>
            </w:r>
            <w:r>
              <w:rPr>
                <w:noProof/>
                <w:webHidden/>
              </w:rPr>
              <w:instrText xml:space="preserve"> PAGEREF _Toc204682767 \h </w:instrText>
            </w:r>
          </w:ins>
          <w:r>
            <w:rPr>
              <w:noProof/>
              <w:webHidden/>
            </w:rPr>
          </w:r>
          <w:ins w:id="28" w:author="Kush Khalasi" w:date="2025-07-29T11:59:00Z" w16du:dateUtc="2025-07-29T06:29:00Z">
            <w:r>
              <w:rPr>
                <w:noProof/>
                <w:webHidden/>
              </w:rPr>
              <w:fldChar w:fldCharType="separate"/>
            </w:r>
            <w:r>
              <w:rPr>
                <w:noProof/>
                <w:webHidden/>
              </w:rPr>
              <w:t>7</w:t>
            </w:r>
            <w:r>
              <w:rPr>
                <w:noProof/>
                <w:webHidden/>
              </w:rPr>
              <w:fldChar w:fldCharType="end"/>
            </w:r>
            <w:r w:rsidRPr="002425E8">
              <w:rPr>
                <w:rStyle w:val="Hyperlink"/>
                <w:noProof/>
              </w:rPr>
              <w:fldChar w:fldCharType="end"/>
            </w:r>
          </w:ins>
        </w:p>
        <w:p w14:paraId="50DE849F" w14:textId="0C5DD86C" w:rsidR="00264C5A" w:rsidDel="00A04ABD" w:rsidRDefault="00264C5A">
          <w:pPr>
            <w:pStyle w:val="TOC1"/>
            <w:tabs>
              <w:tab w:val="right" w:leader="dot" w:pos="9950"/>
            </w:tabs>
            <w:rPr>
              <w:del w:id="29" w:author="Kush Khalasi" w:date="2025-07-29T11:48:00Z" w16du:dateUtc="2025-07-29T06:18:00Z"/>
              <w:rFonts w:asciiTheme="minorHAnsi" w:eastAsiaTheme="minorEastAsia" w:hAnsiTheme="minorHAnsi" w:cstheme="minorBidi"/>
              <w:noProof/>
              <w:kern w:val="2"/>
              <w:sz w:val="24"/>
              <w:szCs w:val="24"/>
              <w:lang w:val="en-IN" w:eastAsia="en-IN"/>
              <w14:ligatures w14:val="standardContextual"/>
            </w:rPr>
          </w:pPr>
          <w:del w:id="30" w:author="Kush Khalasi" w:date="2025-07-29T11:48:00Z" w16du:dateUtc="2025-07-29T06:18:00Z">
            <w:r w:rsidRPr="00A04ABD" w:rsidDel="00A04ABD">
              <w:rPr>
                <w:rStyle w:val="Hyperlink"/>
                <w:noProof/>
                <w:spacing w:val="-2"/>
                <w:w w:val="99"/>
              </w:rPr>
              <w:delText>1.</w:delText>
            </w:r>
            <w:r w:rsidDel="00A04ABD">
              <w:rPr>
                <w:rFonts w:asciiTheme="minorHAnsi" w:eastAsiaTheme="minorEastAsia" w:hAnsiTheme="minorHAnsi" w:cstheme="minorBidi"/>
                <w:noProof/>
                <w:kern w:val="2"/>
                <w:sz w:val="24"/>
                <w:szCs w:val="24"/>
                <w:lang w:val="en-IN" w:eastAsia="en-IN"/>
                <w14:ligatures w14:val="standardContextual"/>
              </w:rPr>
              <w:tab/>
            </w:r>
            <w:r w:rsidRPr="00A04ABD" w:rsidDel="00A04ABD">
              <w:rPr>
                <w:rStyle w:val="Hyperlink"/>
                <w:noProof/>
                <w:spacing w:val="-2"/>
              </w:rPr>
              <w:delText>INTRODUCTION</w:delText>
            </w:r>
            <w:r w:rsidDel="00A04ABD">
              <w:rPr>
                <w:noProof/>
                <w:webHidden/>
              </w:rPr>
              <w:tab/>
              <w:delText>2</w:delText>
            </w:r>
          </w:del>
        </w:p>
        <w:p w14:paraId="0392AB58" w14:textId="2446270B" w:rsidR="00264C5A" w:rsidDel="00A04ABD" w:rsidRDefault="00264C5A">
          <w:pPr>
            <w:pStyle w:val="TOC1"/>
            <w:tabs>
              <w:tab w:val="right" w:leader="dot" w:pos="9950"/>
            </w:tabs>
            <w:rPr>
              <w:del w:id="31" w:author="Kush Khalasi" w:date="2025-07-29T11:48:00Z" w16du:dateUtc="2025-07-29T06:18:00Z"/>
              <w:rFonts w:asciiTheme="minorHAnsi" w:eastAsiaTheme="minorEastAsia" w:hAnsiTheme="minorHAnsi" w:cstheme="minorBidi"/>
              <w:noProof/>
              <w:kern w:val="2"/>
              <w:sz w:val="24"/>
              <w:szCs w:val="24"/>
              <w:lang w:val="en-IN" w:eastAsia="en-IN"/>
              <w14:ligatures w14:val="standardContextual"/>
            </w:rPr>
          </w:pPr>
          <w:del w:id="32" w:author="Kush Khalasi" w:date="2025-07-29T11:48:00Z" w16du:dateUtc="2025-07-29T06:18:00Z">
            <w:r w:rsidRPr="00A04ABD" w:rsidDel="00A04ABD">
              <w:rPr>
                <w:rStyle w:val="Hyperlink"/>
                <w:noProof/>
                <w:spacing w:val="-2"/>
                <w:w w:val="99"/>
              </w:rPr>
              <w:delText>2.</w:delText>
            </w:r>
            <w:r w:rsidDel="00A04ABD">
              <w:rPr>
                <w:rFonts w:asciiTheme="minorHAnsi" w:eastAsiaTheme="minorEastAsia" w:hAnsiTheme="minorHAnsi" w:cstheme="minorBidi"/>
                <w:noProof/>
                <w:kern w:val="2"/>
                <w:sz w:val="24"/>
                <w:szCs w:val="24"/>
                <w:lang w:val="en-IN" w:eastAsia="en-IN"/>
                <w14:ligatures w14:val="standardContextual"/>
              </w:rPr>
              <w:tab/>
            </w:r>
            <w:r w:rsidRPr="00A04ABD" w:rsidDel="00A04ABD">
              <w:rPr>
                <w:rStyle w:val="Hyperlink"/>
                <w:noProof/>
                <w:spacing w:val="-2"/>
              </w:rPr>
              <w:delText>SCOPE</w:delText>
            </w:r>
            <w:r w:rsidDel="00A04ABD">
              <w:rPr>
                <w:noProof/>
                <w:webHidden/>
              </w:rPr>
              <w:tab/>
              <w:delText>2</w:delText>
            </w:r>
          </w:del>
        </w:p>
        <w:p w14:paraId="2CC411CE" w14:textId="0C7F7C44" w:rsidR="00264C5A" w:rsidDel="00A04ABD" w:rsidRDefault="00264C5A">
          <w:pPr>
            <w:pStyle w:val="TOC1"/>
            <w:tabs>
              <w:tab w:val="right" w:leader="dot" w:pos="9950"/>
            </w:tabs>
            <w:rPr>
              <w:del w:id="33" w:author="Kush Khalasi" w:date="2025-07-29T11:48:00Z" w16du:dateUtc="2025-07-29T06:18:00Z"/>
              <w:rFonts w:asciiTheme="minorHAnsi" w:eastAsiaTheme="minorEastAsia" w:hAnsiTheme="minorHAnsi" w:cstheme="minorBidi"/>
              <w:noProof/>
              <w:kern w:val="2"/>
              <w:sz w:val="24"/>
              <w:szCs w:val="24"/>
              <w:lang w:val="en-IN" w:eastAsia="en-IN"/>
              <w14:ligatures w14:val="standardContextual"/>
            </w:rPr>
          </w:pPr>
          <w:del w:id="34" w:author="Kush Khalasi" w:date="2025-07-29T11:48:00Z" w16du:dateUtc="2025-07-29T06:18:00Z">
            <w:r w:rsidRPr="00A04ABD" w:rsidDel="00A04ABD">
              <w:rPr>
                <w:rStyle w:val="Hyperlink"/>
                <w:noProof/>
                <w:spacing w:val="-2"/>
                <w:w w:val="99"/>
              </w:rPr>
              <w:delText>3.</w:delText>
            </w:r>
            <w:r w:rsidDel="00A04ABD">
              <w:rPr>
                <w:rFonts w:asciiTheme="minorHAnsi" w:eastAsiaTheme="minorEastAsia" w:hAnsiTheme="minorHAnsi" w:cstheme="minorBidi"/>
                <w:noProof/>
                <w:kern w:val="2"/>
                <w:sz w:val="24"/>
                <w:szCs w:val="24"/>
                <w:lang w:val="en-IN" w:eastAsia="en-IN"/>
                <w14:ligatures w14:val="standardContextual"/>
              </w:rPr>
              <w:tab/>
            </w:r>
            <w:r w:rsidRPr="00A04ABD" w:rsidDel="00A04ABD">
              <w:rPr>
                <w:rStyle w:val="Hyperlink"/>
                <w:noProof/>
              </w:rPr>
              <w:delText>POLICY</w:delText>
            </w:r>
            <w:r w:rsidRPr="00A04ABD" w:rsidDel="00A04ABD">
              <w:rPr>
                <w:rStyle w:val="Hyperlink"/>
                <w:noProof/>
                <w:spacing w:val="-10"/>
              </w:rPr>
              <w:delText xml:space="preserve"> </w:delText>
            </w:r>
            <w:r w:rsidRPr="00A04ABD" w:rsidDel="00A04ABD">
              <w:rPr>
                <w:rStyle w:val="Hyperlink"/>
                <w:noProof/>
                <w:spacing w:val="-2"/>
              </w:rPr>
              <w:delText>OBJECTIVE</w:delText>
            </w:r>
            <w:r w:rsidDel="00A04ABD">
              <w:rPr>
                <w:noProof/>
                <w:webHidden/>
              </w:rPr>
              <w:tab/>
              <w:delText>2</w:delText>
            </w:r>
          </w:del>
        </w:p>
        <w:p w14:paraId="78EBE692" w14:textId="695651A4" w:rsidR="00264C5A" w:rsidDel="00A04ABD" w:rsidRDefault="00264C5A">
          <w:pPr>
            <w:pStyle w:val="TOC1"/>
            <w:tabs>
              <w:tab w:val="right" w:leader="dot" w:pos="9950"/>
            </w:tabs>
            <w:rPr>
              <w:del w:id="35" w:author="Kush Khalasi" w:date="2025-07-29T11:48:00Z" w16du:dateUtc="2025-07-29T06:18:00Z"/>
              <w:rFonts w:asciiTheme="minorHAnsi" w:eastAsiaTheme="minorEastAsia" w:hAnsiTheme="minorHAnsi" w:cstheme="minorBidi"/>
              <w:noProof/>
              <w:kern w:val="2"/>
              <w:sz w:val="24"/>
              <w:szCs w:val="24"/>
              <w:lang w:val="en-IN" w:eastAsia="en-IN"/>
              <w14:ligatures w14:val="standardContextual"/>
            </w:rPr>
          </w:pPr>
          <w:del w:id="36" w:author="Kush Khalasi" w:date="2025-07-29T11:48:00Z" w16du:dateUtc="2025-07-29T06:18:00Z">
            <w:r w:rsidRPr="00A04ABD" w:rsidDel="00A04ABD">
              <w:rPr>
                <w:rStyle w:val="Hyperlink"/>
                <w:noProof/>
                <w:spacing w:val="-2"/>
                <w:w w:val="99"/>
              </w:rPr>
              <w:delText>4.</w:delText>
            </w:r>
            <w:r w:rsidDel="00A04ABD">
              <w:rPr>
                <w:rFonts w:asciiTheme="minorHAnsi" w:eastAsiaTheme="minorEastAsia" w:hAnsiTheme="minorHAnsi" w:cstheme="minorBidi"/>
                <w:noProof/>
                <w:kern w:val="2"/>
                <w:sz w:val="24"/>
                <w:szCs w:val="24"/>
                <w:lang w:val="en-IN" w:eastAsia="en-IN"/>
                <w14:ligatures w14:val="standardContextual"/>
              </w:rPr>
              <w:tab/>
            </w:r>
            <w:r w:rsidRPr="00A04ABD" w:rsidDel="00A04ABD">
              <w:rPr>
                <w:rStyle w:val="Hyperlink"/>
                <w:noProof/>
              </w:rPr>
              <w:delText>OUR</w:delText>
            </w:r>
            <w:r w:rsidRPr="00A04ABD" w:rsidDel="00A04ABD">
              <w:rPr>
                <w:rStyle w:val="Hyperlink"/>
                <w:noProof/>
                <w:spacing w:val="-7"/>
              </w:rPr>
              <w:delText xml:space="preserve"> </w:delText>
            </w:r>
            <w:r w:rsidRPr="00A04ABD" w:rsidDel="00A04ABD">
              <w:rPr>
                <w:rStyle w:val="Hyperlink"/>
                <w:noProof/>
                <w:spacing w:val="-2"/>
              </w:rPr>
              <w:delText>AIMS</w:delText>
            </w:r>
            <w:r w:rsidDel="00A04ABD">
              <w:rPr>
                <w:noProof/>
                <w:webHidden/>
              </w:rPr>
              <w:tab/>
              <w:delText>2</w:delText>
            </w:r>
          </w:del>
        </w:p>
        <w:p w14:paraId="0CF96DF9" w14:textId="5EFBB74D" w:rsidR="00264C5A" w:rsidDel="00A04ABD" w:rsidRDefault="00264C5A">
          <w:pPr>
            <w:pStyle w:val="TOC1"/>
            <w:tabs>
              <w:tab w:val="right" w:leader="dot" w:pos="9950"/>
            </w:tabs>
            <w:rPr>
              <w:del w:id="37" w:author="Kush Khalasi" w:date="2025-07-29T11:48:00Z" w16du:dateUtc="2025-07-29T06:18:00Z"/>
              <w:rFonts w:asciiTheme="minorHAnsi" w:eastAsiaTheme="minorEastAsia" w:hAnsiTheme="minorHAnsi" w:cstheme="minorBidi"/>
              <w:noProof/>
              <w:kern w:val="2"/>
              <w:sz w:val="24"/>
              <w:szCs w:val="24"/>
              <w:lang w:val="en-IN" w:eastAsia="en-IN"/>
              <w14:ligatures w14:val="standardContextual"/>
            </w:rPr>
          </w:pPr>
          <w:del w:id="38" w:author="Kush Khalasi" w:date="2025-07-29T11:48:00Z" w16du:dateUtc="2025-07-29T06:18:00Z">
            <w:r w:rsidRPr="00A04ABD" w:rsidDel="00A04ABD">
              <w:rPr>
                <w:rStyle w:val="Hyperlink"/>
                <w:noProof/>
                <w:spacing w:val="-2"/>
                <w:w w:val="99"/>
              </w:rPr>
              <w:delText>5.</w:delText>
            </w:r>
            <w:r w:rsidDel="00A04ABD">
              <w:rPr>
                <w:rFonts w:asciiTheme="minorHAnsi" w:eastAsiaTheme="minorEastAsia" w:hAnsiTheme="minorHAnsi" w:cstheme="minorBidi"/>
                <w:noProof/>
                <w:kern w:val="2"/>
                <w:sz w:val="24"/>
                <w:szCs w:val="24"/>
                <w:lang w:val="en-IN" w:eastAsia="en-IN"/>
                <w14:ligatures w14:val="standardContextual"/>
              </w:rPr>
              <w:tab/>
            </w:r>
            <w:r w:rsidRPr="00A04ABD" w:rsidDel="00A04ABD">
              <w:rPr>
                <w:rStyle w:val="Hyperlink"/>
                <w:noProof/>
                <w:spacing w:val="-2"/>
              </w:rPr>
              <w:delText>OUR TARGETS</w:delText>
            </w:r>
            <w:r w:rsidDel="00A04ABD">
              <w:rPr>
                <w:noProof/>
                <w:webHidden/>
              </w:rPr>
              <w:tab/>
              <w:delText>4</w:delText>
            </w:r>
          </w:del>
        </w:p>
        <w:p w14:paraId="57FC918B" w14:textId="30155733" w:rsidR="00264C5A" w:rsidDel="00A04ABD" w:rsidRDefault="00264C5A">
          <w:pPr>
            <w:pStyle w:val="TOC1"/>
            <w:tabs>
              <w:tab w:val="right" w:leader="dot" w:pos="9950"/>
            </w:tabs>
            <w:rPr>
              <w:del w:id="39" w:author="Kush Khalasi" w:date="2025-07-29T11:48:00Z" w16du:dateUtc="2025-07-29T06:18:00Z"/>
              <w:rFonts w:asciiTheme="minorHAnsi" w:eastAsiaTheme="minorEastAsia" w:hAnsiTheme="minorHAnsi" w:cstheme="minorBidi"/>
              <w:noProof/>
              <w:kern w:val="2"/>
              <w:sz w:val="24"/>
              <w:szCs w:val="24"/>
              <w:lang w:val="en-IN" w:eastAsia="en-IN"/>
              <w14:ligatures w14:val="standardContextual"/>
            </w:rPr>
          </w:pPr>
          <w:del w:id="40" w:author="Kush Khalasi" w:date="2025-07-29T11:48:00Z" w16du:dateUtc="2025-07-29T06:18:00Z">
            <w:r w:rsidRPr="00A04ABD" w:rsidDel="00A04ABD">
              <w:rPr>
                <w:rStyle w:val="Hyperlink"/>
                <w:noProof/>
                <w:spacing w:val="-2"/>
                <w:w w:val="99"/>
              </w:rPr>
              <w:delText>6.</w:delText>
            </w:r>
            <w:r w:rsidDel="00A04ABD">
              <w:rPr>
                <w:rFonts w:asciiTheme="minorHAnsi" w:eastAsiaTheme="minorEastAsia" w:hAnsiTheme="minorHAnsi" w:cstheme="minorBidi"/>
                <w:noProof/>
                <w:kern w:val="2"/>
                <w:sz w:val="24"/>
                <w:szCs w:val="24"/>
                <w:lang w:val="en-IN" w:eastAsia="en-IN"/>
                <w14:ligatures w14:val="standardContextual"/>
              </w:rPr>
              <w:tab/>
            </w:r>
            <w:r w:rsidRPr="00A04ABD" w:rsidDel="00A04ABD">
              <w:rPr>
                <w:rStyle w:val="Hyperlink"/>
                <w:noProof/>
                <w:spacing w:val="-2"/>
              </w:rPr>
              <w:delText>RESPONSIBILITIES</w:delText>
            </w:r>
            <w:r w:rsidDel="00A04ABD">
              <w:rPr>
                <w:noProof/>
                <w:webHidden/>
              </w:rPr>
              <w:tab/>
              <w:delText>4</w:delText>
            </w:r>
          </w:del>
        </w:p>
        <w:p w14:paraId="0F686228" w14:textId="69C288C6" w:rsidR="00264C5A" w:rsidDel="00A04ABD" w:rsidRDefault="00264C5A">
          <w:pPr>
            <w:pStyle w:val="TOC1"/>
            <w:tabs>
              <w:tab w:val="right" w:leader="dot" w:pos="9950"/>
            </w:tabs>
            <w:rPr>
              <w:del w:id="41" w:author="Kush Khalasi" w:date="2025-07-29T11:48:00Z" w16du:dateUtc="2025-07-29T06:18:00Z"/>
              <w:rFonts w:asciiTheme="minorHAnsi" w:eastAsiaTheme="minorEastAsia" w:hAnsiTheme="minorHAnsi" w:cstheme="minorBidi"/>
              <w:noProof/>
              <w:kern w:val="2"/>
              <w:sz w:val="24"/>
              <w:szCs w:val="24"/>
              <w:lang w:val="en-IN" w:eastAsia="en-IN"/>
              <w14:ligatures w14:val="standardContextual"/>
            </w:rPr>
          </w:pPr>
          <w:del w:id="42" w:author="Kush Khalasi" w:date="2025-07-29T11:48:00Z" w16du:dateUtc="2025-07-29T06:18:00Z">
            <w:r w:rsidRPr="00A04ABD" w:rsidDel="00A04ABD">
              <w:rPr>
                <w:rStyle w:val="Hyperlink"/>
                <w:noProof/>
                <w:spacing w:val="-2"/>
                <w:w w:val="99"/>
              </w:rPr>
              <w:delText>7.</w:delText>
            </w:r>
            <w:r w:rsidDel="00A04ABD">
              <w:rPr>
                <w:rFonts w:asciiTheme="minorHAnsi" w:eastAsiaTheme="minorEastAsia" w:hAnsiTheme="minorHAnsi" w:cstheme="minorBidi"/>
                <w:noProof/>
                <w:kern w:val="2"/>
                <w:sz w:val="24"/>
                <w:szCs w:val="24"/>
                <w:lang w:val="en-IN" w:eastAsia="en-IN"/>
                <w14:ligatures w14:val="standardContextual"/>
              </w:rPr>
              <w:tab/>
            </w:r>
            <w:r w:rsidRPr="00A04ABD" w:rsidDel="00A04ABD">
              <w:rPr>
                <w:rStyle w:val="Hyperlink"/>
                <w:noProof/>
                <w:spacing w:val="-2"/>
              </w:rPr>
              <w:delText>REPORTING</w:delText>
            </w:r>
            <w:r w:rsidDel="00A04ABD">
              <w:rPr>
                <w:noProof/>
                <w:webHidden/>
              </w:rPr>
              <w:tab/>
              <w:delText>5</w:delText>
            </w:r>
          </w:del>
        </w:p>
        <w:p w14:paraId="328A5826" w14:textId="0B545701" w:rsidR="00264C5A" w:rsidDel="00A04ABD" w:rsidRDefault="00264C5A">
          <w:pPr>
            <w:pStyle w:val="TOC1"/>
            <w:tabs>
              <w:tab w:val="right" w:leader="dot" w:pos="9950"/>
            </w:tabs>
            <w:rPr>
              <w:del w:id="43" w:author="Kush Khalasi" w:date="2025-07-29T11:48:00Z" w16du:dateUtc="2025-07-29T06:18:00Z"/>
              <w:rFonts w:asciiTheme="minorHAnsi" w:eastAsiaTheme="minorEastAsia" w:hAnsiTheme="minorHAnsi" w:cstheme="minorBidi"/>
              <w:noProof/>
              <w:kern w:val="2"/>
              <w:sz w:val="24"/>
              <w:szCs w:val="24"/>
              <w:lang w:val="en-IN" w:eastAsia="en-IN"/>
              <w14:ligatures w14:val="standardContextual"/>
            </w:rPr>
          </w:pPr>
          <w:del w:id="44" w:author="Kush Khalasi" w:date="2025-07-29T11:48:00Z" w16du:dateUtc="2025-07-29T06:18:00Z">
            <w:r w:rsidRPr="00A04ABD" w:rsidDel="00A04ABD">
              <w:rPr>
                <w:rStyle w:val="Hyperlink"/>
                <w:noProof/>
                <w:spacing w:val="-2"/>
                <w:w w:val="99"/>
              </w:rPr>
              <w:delText>8.</w:delText>
            </w:r>
            <w:r w:rsidDel="00A04ABD">
              <w:rPr>
                <w:rFonts w:asciiTheme="minorHAnsi" w:eastAsiaTheme="minorEastAsia" w:hAnsiTheme="minorHAnsi" w:cstheme="minorBidi"/>
                <w:noProof/>
                <w:kern w:val="2"/>
                <w:sz w:val="24"/>
                <w:szCs w:val="24"/>
                <w:lang w:val="en-IN" w:eastAsia="en-IN"/>
                <w14:ligatures w14:val="standardContextual"/>
              </w:rPr>
              <w:tab/>
            </w:r>
            <w:r w:rsidRPr="00A04ABD" w:rsidDel="00A04ABD">
              <w:rPr>
                <w:rStyle w:val="Hyperlink"/>
                <w:noProof/>
                <w:spacing w:val="-2"/>
              </w:rPr>
              <w:delText>REVIEW</w:delText>
            </w:r>
            <w:r w:rsidRPr="00A04ABD" w:rsidDel="00A04ABD">
              <w:rPr>
                <w:rStyle w:val="Hyperlink"/>
                <w:noProof/>
                <w:spacing w:val="-14"/>
              </w:rPr>
              <w:delText xml:space="preserve"> </w:delText>
            </w:r>
            <w:r w:rsidRPr="00A04ABD" w:rsidDel="00A04ABD">
              <w:rPr>
                <w:rStyle w:val="Hyperlink"/>
                <w:noProof/>
                <w:spacing w:val="-2"/>
              </w:rPr>
              <w:delText>MECHANISM</w:delText>
            </w:r>
            <w:r w:rsidDel="00A04ABD">
              <w:rPr>
                <w:noProof/>
                <w:webHidden/>
              </w:rPr>
              <w:tab/>
              <w:delText>5</w:delText>
            </w:r>
          </w:del>
        </w:p>
        <w:p w14:paraId="4315D077" w14:textId="00646574" w:rsidR="004C307A" w:rsidRDefault="008B0050">
          <w:r>
            <w:fldChar w:fldCharType="end"/>
          </w:r>
        </w:p>
      </w:sdtContent>
    </w:sdt>
    <w:p w14:paraId="4315D078" w14:textId="77777777" w:rsidR="004C307A" w:rsidRDefault="004C307A">
      <w:pPr>
        <w:sectPr w:rsidR="004C307A">
          <w:headerReference w:type="default" r:id="rId15"/>
          <w:footerReference w:type="default" r:id="rId16"/>
          <w:pgSz w:w="12240" w:h="15840"/>
          <w:pgMar w:top="1540" w:right="960" w:bottom="960" w:left="1320" w:header="793" w:footer="763" w:gutter="0"/>
          <w:pgBorders w:offsetFrom="page">
            <w:top w:val="double" w:sz="4" w:space="24" w:color="000000"/>
            <w:left w:val="double" w:sz="4" w:space="24" w:color="000000"/>
            <w:bottom w:val="double" w:sz="4" w:space="24" w:color="000000"/>
            <w:right w:val="double" w:sz="4" w:space="24" w:color="000000"/>
          </w:pgBorders>
          <w:pgNumType w:start="1"/>
          <w:cols w:space="720"/>
        </w:sectPr>
      </w:pPr>
    </w:p>
    <w:p w14:paraId="0E15E3E0" w14:textId="55B0408D" w:rsidR="00D103AE" w:rsidRDefault="00D103AE" w:rsidP="00D103AE">
      <w:pPr>
        <w:pStyle w:val="Heading1"/>
        <w:tabs>
          <w:tab w:val="left" w:pos="270"/>
        </w:tabs>
        <w:ind w:left="90" w:firstLine="0"/>
        <w:jc w:val="center"/>
        <w:rPr>
          <w:ins w:id="50" w:author="Kush Khalasi" w:date="2025-07-29T11:34:00Z" w16du:dateUtc="2025-07-29T06:04:00Z"/>
        </w:rPr>
      </w:pPr>
      <w:bookmarkStart w:id="51" w:name="_Toc204682759"/>
      <w:ins w:id="52" w:author="Kush Khalasi" w:date="2025-07-29T11:34:00Z" w16du:dateUtc="2025-07-29T06:04:00Z">
        <w:r>
          <w:lastRenderedPageBreak/>
          <w:t>REVISOIN HISTORY TABLE</w:t>
        </w:r>
        <w:bookmarkEnd w:id="51"/>
      </w:ins>
    </w:p>
    <w:p w14:paraId="43364431" w14:textId="1A29D169" w:rsidR="00D103AE" w:rsidRDefault="00D103AE">
      <w:pPr>
        <w:pStyle w:val="Heading1"/>
        <w:tabs>
          <w:tab w:val="left" w:pos="270"/>
        </w:tabs>
        <w:ind w:left="0" w:firstLine="0"/>
        <w:jc w:val="center"/>
        <w:rPr>
          <w:ins w:id="53" w:author="Kush Khalasi" w:date="2025-07-29T11:34:00Z" w16du:dateUtc="2025-07-29T06:04:00Z"/>
        </w:rPr>
        <w:pPrChange w:id="54" w:author="Kush Khalasi" w:date="2025-07-29T11:52:00Z" w16du:dateUtc="2025-07-29T06:22:00Z">
          <w:pPr>
            <w:pStyle w:val="Heading1"/>
            <w:tabs>
              <w:tab w:val="left" w:pos="270"/>
            </w:tabs>
            <w:ind w:left="90" w:firstLine="0"/>
            <w:jc w:val="center"/>
          </w:pPr>
        </w:pPrChange>
      </w:pPr>
    </w:p>
    <w:tbl>
      <w:tblPr>
        <w:tblStyle w:val="TableGrid"/>
        <w:tblW w:w="0" w:type="auto"/>
        <w:tblInd w:w="90" w:type="dxa"/>
        <w:tblLook w:val="04A0" w:firstRow="1" w:lastRow="0" w:firstColumn="1" w:lastColumn="0" w:noHBand="0" w:noVBand="1"/>
        <w:tblPrChange w:id="55" w:author="Kush Khalasi" w:date="2025-07-29T11:53:00Z" w16du:dateUtc="2025-07-29T06:23:00Z">
          <w:tblPr>
            <w:tblStyle w:val="TableGrid"/>
            <w:tblW w:w="0" w:type="auto"/>
            <w:tblInd w:w="90" w:type="dxa"/>
            <w:tblLook w:val="04A0" w:firstRow="1" w:lastRow="0" w:firstColumn="1" w:lastColumn="0" w:noHBand="0" w:noVBand="1"/>
          </w:tblPr>
        </w:tblPrChange>
      </w:tblPr>
      <w:tblGrid>
        <w:gridCol w:w="1255"/>
        <w:gridCol w:w="2340"/>
        <w:gridCol w:w="3870"/>
        <w:gridCol w:w="2395"/>
        <w:tblGridChange w:id="56">
          <w:tblGrid>
            <w:gridCol w:w="1255"/>
            <w:gridCol w:w="2160"/>
            <w:gridCol w:w="180"/>
            <w:gridCol w:w="3870"/>
            <w:gridCol w:w="2395"/>
          </w:tblGrid>
        </w:tblGridChange>
      </w:tblGrid>
      <w:tr w:rsidR="00D103AE" w:rsidRPr="00A04ABD" w14:paraId="48094731" w14:textId="77777777" w:rsidTr="00A04ABD">
        <w:trPr>
          <w:ins w:id="57" w:author="Kush Khalasi" w:date="2025-07-29T11:35:00Z"/>
        </w:trPr>
        <w:tc>
          <w:tcPr>
            <w:tcW w:w="1255" w:type="dxa"/>
            <w:tcPrChange w:id="58" w:author="Kush Khalasi" w:date="2025-07-29T11:53:00Z" w16du:dateUtc="2025-07-29T06:23:00Z">
              <w:tcPr>
                <w:tcW w:w="1255" w:type="dxa"/>
              </w:tcPr>
            </w:tcPrChange>
          </w:tcPr>
          <w:p w14:paraId="1C3F5F7F" w14:textId="7CC04F29" w:rsidR="00D103AE" w:rsidRPr="00A04ABD" w:rsidRDefault="00D103AE">
            <w:pPr>
              <w:jc w:val="center"/>
              <w:rPr>
                <w:ins w:id="59" w:author="Kush Khalasi" w:date="2025-07-29T11:35:00Z" w16du:dateUtc="2025-07-29T06:05:00Z"/>
                <w:sz w:val="24"/>
                <w:szCs w:val="24"/>
                <w:rPrChange w:id="60" w:author="Kush Khalasi" w:date="2025-07-29T11:49:00Z" w16du:dateUtc="2025-07-29T06:19:00Z">
                  <w:rPr>
                    <w:ins w:id="61" w:author="Kush Khalasi" w:date="2025-07-29T11:35:00Z" w16du:dateUtc="2025-07-29T06:05:00Z"/>
                  </w:rPr>
                </w:rPrChange>
              </w:rPr>
              <w:pPrChange w:id="62" w:author="Kush Khalasi" w:date="2025-07-29T11:49:00Z" w16du:dateUtc="2025-07-29T06:19:00Z">
                <w:pPr>
                  <w:pStyle w:val="Heading1"/>
                  <w:tabs>
                    <w:tab w:val="left" w:pos="270"/>
                  </w:tabs>
                  <w:ind w:left="0" w:firstLine="0"/>
                  <w:jc w:val="center"/>
                </w:pPr>
              </w:pPrChange>
            </w:pPr>
            <w:ins w:id="63" w:author="Kush Khalasi" w:date="2025-07-29T11:36:00Z" w16du:dateUtc="2025-07-29T06:06:00Z">
              <w:r w:rsidRPr="00A04ABD">
                <w:rPr>
                  <w:sz w:val="24"/>
                  <w:szCs w:val="24"/>
                  <w:rPrChange w:id="64" w:author="Kush Khalasi" w:date="2025-07-29T11:49:00Z" w16du:dateUtc="2025-07-29T06:19:00Z">
                    <w:rPr/>
                  </w:rPrChange>
                </w:rPr>
                <w:t>Rev</w:t>
              </w:r>
            </w:ins>
            <w:ins w:id="65" w:author="Kush Khalasi" w:date="2025-07-29T11:35:00Z" w16du:dateUtc="2025-07-29T06:05:00Z">
              <w:r w:rsidRPr="00A04ABD">
                <w:rPr>
                  <w:sz w:val="24"/>
                  <w:szCs w:val="24"/>
                  <w:rPrChange w:id="66" w:author="Kush Khalasi" w:date="2025-07-29T11:49:00Z" w16du:dateUtc="2025-07-29T06:19:00Z">
                    <w:rPr/>
                  </w:rPrChange>
                </w:rPr>
                <w:t>. No.</w:t>
              </w:r>
            </w:ins>
          </w:p>
        </w:tc>
        <w:tc>
          <w:tcPr>
            <w:tcW w:w="2340" w:type="dxa"/>
            <w:tcPrChange w:id="67" w:author="Kush Khalasi" w:date="2025-07-29T11:53:00Z" w16du:dateUtc="2025-07-29T06:23:00Z">
              <w:tcPr>
                <w:tcW w:w="2160" w:type="dxa"/>
              </w:tcPr>
            </w:tcPrChange>
          </w:tcPr>
          <w:p w14:paraId="463F4DD3" w14:textId="30B6620B" w:rsidR="00D103AE" w:rsidRPr="00A04ABD" w:rsidRDefault="00D103AE">
            <w:pPr>
              <w:jc w:val="center"/>
              <w:rPr>
                <w:ins w:id="68" w:author="Kush Khalasi" w:date="2025-07-29T11:35:00Z" w16du:dateUtc="2025-07-29T06:05:00Z"/>
                <w:sz w:val="24"/>
                <w:szCs w:val="24"/>
                <w:rPrChange w:id="69" w:author="Kush Khalasi" w:date="2025-07-29T11:49:00Z" w16du:dateUtc="2025-07-29T06:19:00Z">
                  <w:rPr>
                    <w:ins w:id="70" w:author="Kush Khalasi" w:date="2025-07-29T11:35:00Z" w16du:dateUtc="2025-07-29T06:05:00Z"/>
                  </w:rPr>
                </w:rPrChange>
              </w:rPr>
              <w:pPrChange w:id="71" w:author="Kush Khalasi" w:date="2025-07-29T11:49:00Z" w16du:dateUtc="2025-07-29T06:19:00Z">
                <w:pPr>
                  <w:pStyle w:val="Heading1"/>
                  <w:tabs>
                    <w:tab w:val="left" w:pos="270"/>
                  </w:tabs>
                  <w:ind w:left="0" w:firstLine="0"/>
                  <w:jc w:val="center"/>
                </w:pPr>
              </w:pPrChange>
            </w:pPr>
            <w:ins w:id="72" w:author="Kush Khalasi" w:date="2025-07-29T11:35:00Z" w16du:dateUtc="2025-07-29T06:05:00Z">
              <w:r w:rsidRPr="00A04ABD">
                <w:rPr>
                  <w:sz w:val="24"/>
                  <w:szCs w:val="24"/>
                  <w:rPrChange w:id="73" w:author="Kush Khalasi" w:date="2025-07-29T11:49:00Z" w16du:dateUtc="2025-07-29T06:19:00Z">
                    <w:rPr/>
                  </w:rPrChange>
                </w:rPr>
                <w:t>Revision Date</w:t>
              </w:r>
            </w:ins>
          </w:p>
        </w:tc>
        <w:tc>
          <w:tcPr>
            <w:tcW w:w="3870" w:type="dxa"/>
            <w:tcPrChange w:id="74" w:author="Kush Khalasi" w:date="2025-07-29T11:53:00Z" w16du:dateUtc="2025-07-29T06:23:00Z">
              <w:tcPr>
                <w:tcW w:w="4050" w:type="dxa"/>
                <w:gridSpan w:val="2"/>
              </w:tcPr>
            </w:tcPrChange>
          </w:tcPr>
          <w:p w14:paraId="05996475" w14:textId="4FED047F" w:rsidR="00D103AE" w:rsidRPr="00A04ABD" w:rsidRDefault="00D103AE">
            <w:pPr>
              <w:jc w:val="center"/>
              <w:rPr>
                <w:ins w:id="75" w:author="Kush Khalasi" w:date="2025-07-29T11:35:00Z" w16du:dateUtc="2025-07-29T06:05:00Z"/>
                <w:sz w:val="24"/>
                <w:szCs w:val="24"/>
                <w:rPrChange w:id="76" w:author="Kush Khalasi" w:date="2025-07-29T11:49:00Z" w16du:dateUtc="2025-07-29T06:19:00Z">
                  <w:rPr>
                    <w:ins w:id="77" w:author="Kush Khalasi" w:date="2025-07-29T11:35:00Z" w16du:dateUtc="2025-07-29T06:05:00Z"/>
                  </w:rPr>
                </w:rPrChange>
              </w:rPr>
              <w:pPrChange w:id="78" w:author="Kush Khalasi" w:date="2025-07-29T11:49:00Z" w16du:dateUtc="2025-07-29T06:19:00Z">
                <w:pPr>
                  <w:pStyle w:val="Heading1"/>
                  <w:tabs>
                    <w:tab w:val="left" w:pos="270"/>
                  </w:tabs>
                  <w:ind w:left="0" w:firstLine="0"/>
                  <w:jc w:val="center"/>
                </w:pPr>
              </w:pPrChange>
            </w:pPr>
            <w:ins w:id="79" w:author="Kush Khalasi" w:date="2025-07-29T11:35:00Z" w16du:dateUtc="2025-07-29T06:05:00Z">
              <w:r w:rsidRPr="00A04ABD">
                <w:rPr>
                  <w:sz w:val="24"/>
                  <w:szCs w:val="24"/>
                  <w:rPrChange w:id="80" w:author="Kush Khalasi" w:date="2025-07-29T11:49:00Z" w16du:dateUtc="2025-07-29T06:19:00Z">
                    <w:rPr/>
                  </w:rPrChange>
                </w:rPr>
                <w:t xml:space="preserve">Changes </w:t>
              </w:r>
            </w:ins>
            <w:ins w:id="81" w:author="Kush Khalasi" w:date="2025-07-29T11:42:00Z" w16du:dateUtc="2025-07-29T06:12:00Z">
              <w:r w:rsidR="008320EB" w:rsidRPr="00A04ABD">
                <w:rPr>
                  <w:sz w:val="24"/>
                  <w:szCs w:val="24"/>
                  <w:rPrChange w:id="82" w:author="Kush Khalasi" w:date="2025-07-29T11:49:00Z" w16du:dateUtc="2025-07-29T06:19:00Z">
                    <w:rPr/>
                  </w:rPrChange>
                </w:rPr>
                <w:t>made</w:t>
              </w:r>
            </w:ins>
          </w:p>
        </w:tc>
        <w:tc>
          <w:tcPr>
            <w:tcW w:w="2395" w:type="dxa"/>
            <w:tcPrChange w:id="83" w:author="Kush Khalasi" w:date="2025-07-29T11:53:00Z" w16du:dateUtc="2025-07-29T06:23:00Z">
              <w:tcPr>
                <w:tcW w:w="2395" w:type="dxa"/>
              </w:tcPr>
            </w:tcPrChange>
          </w:tcPr>
          <w:p w14:paraId="68AF96F2" w14:textId="478B289D" w:rsidR="00D103AE" w:rsidRPr="00A04ABD" w:rsidRDefault="00D103AE">
            <w:pPr>
              <w:jc w:val="center"/>
              <w:rPr>
                <w:ins w:id="84" w:author="Kush Khalasi" w:date="2025-07-29T11:35:00Z" w16du:dateUtc="2025-07-29T06:05:00Z"/>
                <w:sz w:val="24"/>
                <w:szCs w:val="24"/>
                <w:rPrChange w:id="85" w:author="Kush Khalasi" w:date="2025-07-29T11:49:00Z" w16du:dateUtc="2025-07-29T06:19:00Z">
                  <w:rPr>
                    <w:ins w:id="86" w:author="Kush Khalasi" w:date="2025-07-29T11:35:00Z" w16du:dateUtc="2025-07-29T06:05:00Z"/>
                  </w:rPr>
                </w:rPrChange>
              </w:rPr>
              <w:pPrChange w:id="87" w:author="Kush Khalasi" w:date="2025-07-29T11:49:00Z" w16du:dateUtc="2025-07-29T06:19:00Z">
                <w:pPr>
                  <w:pStyle w:val="Heading1"/>
                  <w:tabs>
                    <w:tab w:val="left" w:pos="270"/>
                  </w:tabs>
                  <w:ind w:left="0" w:firstLine="0"/>
                  <w:jc w:val="center"/>
                </w:pPr>
              </w:pPrChange>
            </w:pPr>
            <w:ins w:id="88" w:author="Kush Khalasi" w:date="2025-07-29T11:35:00Z" w16du:dateUtc="2025-07-29T06:05:00Z">
              <w:r w:rsidRPr="00A04ABD">
                <w:rPr>
                  <w:sz w:val="24"/>
                  <w:szCs w:val="24"/>
                  <w:rPrChange w:id="89" w:author="Kush Khalasi" w:date="2025-07-29T11:49:00Z" w16du:dateUtc="2025-07-29T06:19:00Z">
                    <w:rPr/>
                  </w:rPrChange>
                </w:rPr>
                <w:t xml:space="preserve">Approved </w:t>
              </w:r>
            </w:ins>
            <w:ins w:id="90" w:author="Kush Khalasi" w:date="2025-07-29T11:36:00Z" w16du:dateUtc="2025-07-29T06:06:00Z">
              <w:r w:rsidRPr="00A04ABD">
                <w:rPr>
                  <w:sz w:val="24"/>
                  <w:szCs w:val="24"/>
                  <w:rPrChange w:id="91" w:author="Kush Khalasi" w:date="2025-07-29T11:49:00Z" w16du:dateUtc="2025-07-29T06:19:00Z">
                    <w:rPr/>
                  </w:rPrChange>
                </w:rPr>
                <w:t>by</w:t>
              </w:r>
            </w:ins>
          </w:p>
        </w:tc>
      </w:tr>
      <w:tr w:rsidR="00D103AE" w:rsidRPr="00A04ABD" w14:paraId="474FA5A9" w14:textId="77777777" w:rsidTr="00A04ABD">
        <w:trPr>
          <w:trHeight w:val="431"/>
          <w:ins w:id="92" w:author="Kush Khalasi" w:date="2025-07-29T11:35:00Z"/>
        </w:trPr>
        <w:tc>
          <w:tcPr>
            <w:tcW w:w="1255" w:type="dxa"/>
            <w:vAlign w:val="center"/>
            <w:tcPrChange w:id="93" w:author="Kush Khalasi" w:date="2025-07-29T11:54:00Z" w16du:dateUtc="2025-07-29T06:24:00Z">
              <w:tcPr>
                <w:tcW w:w="1255" w:type="dxa"/>
              </w:tcPr>
            </w:tcPrChange>
          </w:tcPr>
          <w:p w14:paraId="07D25FC9" w14:textId="3DD0FFFE" w:rsidR="00D103AE" w:rsidRPr="00A04ABD" w:rsidRDefault="00D103AE">
            <w:pPr>
              <w:jc w:val="center"/>
              <w:rPr>
                <w:ins w:id="94" w:author="Kush Khalasi" w:date="2025-07-29T11:35:00Z" w16du:dateUtc="2025-07-29T06:05:00Z"/>
                <w:sz w:val="24"/>
                <w:szCs w:val="24"/>
                <w:rPrChange w:id="95" w:author="Kush Khalasi" w:date="2025-07-29T11:49:00Z" w16du:dateUtc="2025-07-29T06:19:00Z">
                  <w:rPr>
                    <w:ins w:id="96" w:author="Kush Khalasi" w:date="2025-07-29T11:35:00Z" w16du:dateUtc="2025-07-29T06:05:00Z"/>
                  </w:rPr>
                </w:rPrChange>
              </w:rPr>
              <w:pPrChange w:id="97" w:author="Kush Khalasi" w:date="2025-07-29T11:54:00Z" w16du:dateUtc="2025-07-29T06:24:00Z">
                <w:pPr>
                  <w:pStyle w:val="Heading1"/>
                  <w:tabs>
                    <w:tab w:val="left" w:pos="270"/>
                  </w:tabs>
                  <w:ind w:left="0" w:firstLine="0"/>
                  <w:jc w:val="center"/>
                </w:pPr>
              </w:pPrChange>
            </w:pPr>
            <w:ins w:id="98" w:author="Kush Khalasi" w:date="2025-07-29T11:36:00Z" w16du:dateUtc="2025-07-29T06:06:00Z">
              <w:r w:rsidRPr="00A04ABD">
                <w:rPr>
                  <w:sz w:val="24"/>
                  <w:szCs w:val="24"/>
                  <w:rPrChange w:id="99" w:author="Kush Khalasi" w:date="2025-07-29T11:49:00Z" w16du:dateUtc="2025-07-29T06:19:00Z">
                    <w:rPr/>
                  </w:rPrChange>
                </w:rPr>
                <w:t>00</w:t>
              </w:r>
            </w:ins>
          </w:p>
        </w:tc>
        <w:tc>
          <w:tcPr>
            <w:tcW w:w="2340" w:type="dxa"/>
            <w:vAlign w:val="center"/>
            <w:tcPrChange w:id="100" w:author="Kush Khalasi" w:date="2025-07-29T11:54:00Z" w16du:dateUtc="2025-07-29T06:24:00Z">
              <w:tcPr>
                <w:tcW w:w="2160" w:type="dxa"/>
              </w:tcPr>
            </w:tcPrChange>
          </w:tcPr>
          <w:p w14:paraId="2CB1465C" w14:textId="1C5F7641" w:rsidR="00D103AE" w:rsidRPr="00A04ABD" w:rsidRDefault="00D103AE">
            <w:pPr>
              <w:jc w:val="center"/>
              <w:rPr>
                <w:ins w:id="101" w:author="Kush Khalasi" w:date="2025-07-29T11:35:00Z" w16du:dateUtc="2025-07-29T06:05:00Z"/>
                <w:sz w:val="24"/>
                <w:szCs w:val="24"/>
                <w:rPrChange w:id="102" w:author="Kush Khalasi" w:date="2025-07-29T11:49:00Z" w16du:dateUtc="2025-07-29T06:19:00Z">
                  <w:rPr>
                    <w:ins w:id="103" w:author="Kush Khalasi" w:date="2025-07-29T11:35:00Z" w16du:dateUtc="2025-07-29T06:05:00Z"/>
                  </w:rPr>
                </w:rPrChange>
              </w:rPr>
              <w:pPrChange w:id="104" w:author="Kush Khalasi" w:date="2025-07-29T11:54:00Z" w16du:dateUtc="2025-07-29T06:24:00Z">
                <w:pPr>
                  <w:pStyle w:val="Heading1"/>
                  <w:tabs>
                    <w:tab w:val="left" w:pos="270"/>
                  </w:tabs>
                  <w:ind w:left="0" w:firstLine="0"/>
                  <w:jc w:val="center"/>
                </w:pPr>
              </w:pPrChange>
            </w:pPr>
            <w:ins w:id="105" w:author="Kush Khalasi" w:date="2025-07-29T11:36:00Z" w16du:dateUtc="2025-07-29T06:06:00Z">
              <w:r w:rsidRPr="00A04ABD">
                <w:rPr>
                  <w:b/>
                  <w:bCs/>
                  <w:sz w:val="24"/>
                  <w:szCs w:val="24"/>
                  <w:rPrChange w:id="106" w:author="Kush Khalasi" w:date="2025-07-29T11:49:00Z" w16du:dateUtc="2025-07-29T06:19:00Z">
                    <w:rPr>
                      <w:sz w:val="24"/>
                      <w:szCs w:val="24"/>
                    </w:rPr>
                  </w:rPrChange>
                </w:rPr>
                <w:t>Eff Date:</w:t>
              </w:r>
              <w:r w:rsidRPr="00A04ABD">
                <w:rPr>
                  <w:sz w:val="24"/>
                  <w:szCs w:val="24"/>
                  <w:rPrChange w:id="107" w:author="Kush Khalasi" w:date="2025-07-29T11:49:00Z" w16du:dateUtc="2025-07-29T06:19:00Z">
                    <w:rPr/>
                  </w:rPrChange>
                </w:rPr>
                <w:t xml:space="preserve"> 01/01/</w:t>
              </w:r>
            </w:ins>
            <w:ins w:id="108" w:author="Kush Khalasi" w:date="2025-07-29T15:47:00Z" w16du:dateUtc="2025-07-29T10:17:00Z">
              <w:r w:rsidR="0011382B">
                <w:rPr>
                  <w:sz w:val="24"/>
                  <w:szCs w:val="24"/>
                </w:rPr>
                <w:t>2</w:t>
              </w:r>
            </w:ins>
            <w:ins w:id="109" w:author="Kush Khalasi" w:date="2025-07-29T11:53:00Z" w16du:dateUtc="2025-07-29T06:23:00Z">
              <w:r w:rsidR="00A04ABD">
                <w:rPr>
                  <w:sz w:val="24"/>
                  <w:szCs w:val="24"/>
                </w:rPr>
                <w:t>0</w:t>
              </w:r>
            </w:ins>
            <w:ins w:id="110" w:author="Kush Khalasi" w:date="2025-07-29T11:36:00Z" w16du:dateUtc="2025-07-29T06:06:00Z">
              <w:r w:rsidRPr="00A04ABD">
                <w:rPr>
                  <w:sz w:val="24"/>
                  <w:szCs w:val="24"/>
                  <w:rPrChange w:id="111" w:author="Kush Khalasi" w:date="2025-07-29T11:49:00Z" w16du:dateUtc="2025-07-29T06:19:00Z">
                    <w:rPr/>
                  </w:rPrChange>
                </w:rPr>
                <w:t>24</w:t>
              </w:r>
            </w:ins>
          </w:p>
        </w:tc>
        <w:tc>
          <w:tcPr>
            <w:tcW w:w="3870" w:type="dxa"/>
            <w:vAlign w:val="center"/>
            <w:tcPrChange w:id="112" w:author="Kush Khalasi" w:date="2025-07-29T11:54:00Z" w16du:dateUtc="2025-07-29T06:24:00Z">
              <w:tcPr>
                <w:tcW w:w="4050" w:type="dxa"/>
                <w:gridSpan w:val="2"/>
              </w:tcPr>
            </w:tcPrChange>
          </w:tcPr>
          <w:p w14:paraId="27E514EF" w14:textId="49153FC3" w:rsidR="00D103AE" w:rsidRPr="00A04ABD" w:rsidRDefault="008320EB">
            <w:pPr>
              <w:jc w:val="center"/>
              <w:rPr>
                <w:ins w:id="113" w:author="Kush Khalasi" w:date="2025-07-29T11:35:00Z" w16du:dateUtc="2025-07-29T06:05:00Z"/>
                <w:sz w:val="24"/>
                <w:szCs w:val="24"/>
                <w:rPrChange w:id="114" w:author="Kush Khalasi" w:date="2025-07-29T11:49:00Z" w16du:dateUtc="2025-07-29T06:19:00Z">
                  <w:rPr>
                    <w:ins w:id="115" w:author="Kush Khalasi" w:date="2025-07-29T11:35:00Z" w16du:dateUtc="2025-07-29T06:05:00Z"/>
                  </w:rPr>
                </w:rPrChange>
              </w:rPr>
              <w:pPrChange w:id="116" w:author="Kush Khalasi" w:date="2025-07-29T11:54:00Z" w16du:dateUtc="2025-07-29T06:24:00Z">
                <w:pPr>
                  <w:pStyle w:val="Heading1"/>
                  <w:tabs>
                    <w:tab w:val="left" w:pos="270"/>
                  </w:tabs>
                  <w:ind w:left="0" w:firstLine="0"/>
                  <w:jc w:val="center"/>
                </w:pPr>
              </w:pPrChange>
            </w:pPr>
            <w:ins w:id="117" w:author="Kush Khalasi" w:date="2025-07-29T11:42:00Z">
              <w:r w:rsidRPr="00A04ABD">
                <w:rPr>
                  <w:sz w:val="24"/>
                  <w:szCs w:val="24"/>
                  <w:rPrChange w:id="118" w:author="Kush Khalasi" w:date="2025-07-29T11:49:00Z" w16du:dateUtc="2025-07-29T06:19:00Z">
                    <w:rPr/>
                  </w:rPrChange>
                </w:rPr>
                <w:t>Initial release</w:t>
              </w:r>
            </w:ins>
          </w:p>
        </w:tc>
        <w:tc>
          <w:tcPr>
            <w:tcW w:w="2395" w:type="dxa"/>
            <w:vAlign w:val="center"/>
            <w:tcPrChange w:id="119" w:author="Kush Khalasi" w:date="2025-07-29T11:54:00Z" w16du:dateUtc="2025-07-29T06:24:00Z">
              <w:tcPr>
                <w:tcW w:w="2395" w:type="dxa"/>
              </w:tcPr>
            </w:tcPrChange>
          </w:tcPr>
          <w:p w14:paraId="1A60E2AD" w14:textId="3DBE68D6" w:rsidR="00D103AE" w:rsidRPr="00A04ABD" w:rsidRDefault="008320EB">
            <w:pPr>
              <w:jc w:val="center"/>
              <w:rPr>
                <w:ins w:id="120" w:author="Kush Khalasi" w:date="2025-07-29T11:35:00Z" w16du:dateUtc="2025-07-29T06:05:00Z"/>
                <w:sz w:val="24"/>
                <w:szCs w:val="24"/>
                <w:rPrChange w:id="121" w:author="Kush Khalasi" w:date="2025-07-29T11:49:00Z" w16du:dateUtc="2025-07-29T06:19:00Z">
                  <w:rPr>
                    <w:ins w:id="122" w:author="Kush Khalasi" w:date="2025-07-29T11:35:00Z" w16du:dateUtc="2025-07-29T06:05:00Z"/>
                  </w:rPr>
                </w:rPrChange>
              </w:rPr>
              <w:pPrChange w:id="123" w:author="Kush Khalasi" w:date="2025-07-29T11:54:00Z" w16du:dateUtc="2025-07-29T06:24:00Z">
                <w:pPr>
                  <w:pStyle w:val="Heading1"/>
                  <w:tabs>
                    <w:tab w:val="left" w:pos="270"/>
                  </w:tabs>
                  <w:ind w:left="0" w:firstLine="0"/>
                  <w:jc w:val="center"/>
                </w:pPr>
              </w:pPrChange>
            </w:pPr>
            <w:ins w:id="124" w:author="Kush Khalasi" w:date="2025-07-29T11:38:00Z">
              <w:r w:rsidRPr="00A04ABD">
                <w:rPr>
                  <w:sz w:val="24"/>
                  <w:szCs w:val="24"/>
                  <w:rPrChange w:id="125" w:author="Kush Khalasi" w:date="2025-07-29T11:49:00Z" w16du:dateUtc="2025-07-29T06:19:00Z">
                    <w:rPr>
                      <w:b/>
                      <w:bCs/>
                      <w:sz w:val="24"/>
                      <w:szCs w:val="24"/>
                    </w:rPr>
                  </w:rPrChange>
                </w:rPr>
                <w:t>Doug</w:t>
              </w:r>
            </w:ins>
            <w:ins w:id="126" w:author="Kush Khalasi" w:date="2025-07-29T11:38:00Z" w16du:dateUtc="2025-07-29T06:08:00Z">
              <w:r w:rsidRPr="00A04ABD">
                <w:rPr>
                  <w:sz w:val="24"/>
                  <w:szCs w:val="24"/>
                  <w:rPrChange w:id="127" w:author="Kush Khalasi" w:date="2025-07-29T11:49:00Z" w16du:dateUtc="2025-07-29T06:19:00Z">
                    <w:rPr>
                      <w:b/>
                      <w:bCs/>
                      <w:sz w:val="24"/>
                      <w:szCs w:val="24"/>
                    </w:rPr>
                  </w:rPrChange>
                </w:rPr>
                <w:t>las</w:t>
              </w:r>
            </w:ins>
            <w:ins w:id="128" w:author="Kush Khalasi" w:date="2025-07-29T11:38:00Z">
              <w:r w:rsidRPr="00A04ABD">
                <w:rPr>
                  <w:sz w:val="24"/>
                  <w:szCs w:val="24"/>
                  <w:rPrChange w:id="129" w:author="Kush Khalasi" w:date="2025-07-29T11:49:00Z" w16du:dateUtc="2025-07-29T06:19:00Z">
                    <w:rPr>
                      <w:b/>
                      <w:bCs/>
                      <w:sz w:val="24"/>
                      <w:szCs w:val="24"/>
                    </w:rPr>
                  </w:rPrChange>
                </w:rPr>
                <w:t xml:space="preserve"> Potvin</w:t>
              </w:r>
            </w:ins>
          </w:p>
        </w:tc>
      </w:tr>
      <w:tr w:rsidR="00D103AE" w:rsidRPr="00A04ABD" w14:paraId="2E36EC19" w14:textId="77777777" w:rsidTr="00A04ABD">
        <w:trPr>
          <w:trHeight w:val="710"/>
          <w:ins w:id="130" w:author="Kush Khalasi" w:date="2025-07-29T11:35:00Z"/>
        </w:trPr>
        <w:tc>
          <w:tcPr>
            <w:tcW w:w="1255" w:type="dxa"/>
            <w:vAlign w:val="center"/>
            <w:tcPrChange w:id="131" w:author="Kush Khalasi" w:date="2025-07-29T11:54:00Z" w16du:dateUtc="2025-07-29T06:24:00Z">
              <w:tcPr>
                <w:tcW w:w="1255" w:type="dxa"/>
              </w:tcPr>
            </w:tcPrChange>
          </w:tcPr>
          <w:p w14:paraId="12F743D9" w14:textId="3B39C7C8" w:rsidR="00D103AE" w:rsidRPr="00A04ABD" w:rsidRDefault="008320EB">
            <w:pPr>
              <w:jc w:val="center"/>
              <w:rPr>
                <w:ins w:id="132" w:author="Kush Khalasi" w:date="2025-07-29T11:35:00Z" w16du:dateUtc="2025-07-29T06:05:00Z"/>
                <w:sz w:val="24"/>
                <w:szCs w:val="24"/>
                <w:rPrChange w:id="133" w:author="Kush Khalasi" w:date="2025-07-29T11:49:00Z" w16du:dateUtc="2025-07-29T06:19:00Z">
                  <w:rPr>
                    <w:ins w:id="134" w:author="Kush Khalasi" w:date="2025-07-29T11:35:00Z" w16du:dateUtc="2025-07-29T06:05:00Z"/>
                  </w:rPr>
                </w:rPrChange>
              </w:rPr>
              <w:pPrChange w:id="135" w:author="Kush Khalasi" w:date="2025-07-29T11:54:00Z" w16du:dateUtc="2025-07-29T06:24:00Z">
                <w:pPr>
                  <w:pStyle w:val="Heading1"/>
                  <w:tabs>
                    <w:tab w:val="left" w:pos="270"/>
                  </w:tabs>
                  <w:ind w:left="0" w:firstLine="0"/>
                  <w:jc w:val="center"/>
                </w:pPr>
              </w:pPrChange>
            </w:pPr>
            <w:ins w:id="136" w:author="Kush Khalasi" w:date="2025-07-29T11:38:00Z" w16du:dateUtc="2025-07-29T06:08:00Z">
              <w:r w:rsidRPr="00A04ABD">
                <w:rPr>
                  <w:sz w:val="24"/>
                  <w:szCs w:val="24"/>
                  <w:rPrChange w:id="137" w:author="Kush Khalasi" w:date="2025-07-29T11:49:00Z" w16du:dateUtc="2025-07-29T06:19:00Z">
                    <w:rPr/>
                  </w:rPrChange>
                </w:rPr>
                <w:t>1.0</w:t>
              </w:r>
            </w:ins>
          </w:p>
        </w:tc>
        <w:tc>
          <w:tcPr>
            <w:tcW w:w="2340" w:type="dxa"/>
            <w:vAlign w:val="center"/>
            <w:tcPrChange w:id="138" w:author="Kush Khalasi" w:date="2025-07-29T11:54:00Z" w16du:dateUtc="2025-07-29T06:24:00Z">
              <w:tcPr>
                <w:tcW w:w="2160" w:type="dxa"/>
              </w:tcPr>
            </w:tcPrChange>
          </w:tcPr>
          <w:p w14:paraId="32F2947B" w14:textId="1F6E99BC" w:rsidR="00D103AE" w:rsidRPr="00A04ABD" w:rsidRDefault="008320EB">
            <w:pPr>
              <w:jc w:val="center"/>
              <w:rPr>
                <w:ins w:id="139" w:author="Kush Khalasi" w:date="2025-07-29T11:35:00Z" w16du:dateUtc="2025-07-29T06:05:00Z"/>
                <w:sz w:val="24"/>
                <w:szCs w:val="24"/>
                <w:rPrChange w:id="140" w:author="Kush Khalasi" w:date="2025-07-29T11:49:00Z" w16du:dateUtc="2025-07-29T06:19:00Z">
                  <w:rPr>
                    <w:ins w:id="141" w:author="Kush Khalasi" w:date="2025-07-29T11:35:00Z" w16du:dateUtc="2025-07-29T06:05:00Z"/>
                  </w:rPr>
                </w:rPrChange>
              </w:rPr>
              <w:pPrChange w:id="142" w:author="Kush Khalasi" w:date="2025-07-29T11:54:00Z" w16du:dateUtc="2025-07-29T06:24:00Z">
                <w:pPr>
                  <w:pStyle w:val="Heading1"/>
                  <w:tabs>
                    <w:tab w:val="left" w:pos="270"/>
                  </w:tabs>
                  <w:ind w:left="0" w:firstLine="0"/>
                  <w:jc w:val="center"/>
                </w:pPr>
              </w:pPrChange>
            </w:pPr>
            <w:ins w:id="143" w:author="Kush Khalasi" w:date="2025-07-29T11:38:00Z" w16du:dateUtc="2025-07-29T06:08:00Z">
              <w:r w:rsidRPr="00A04ABD">
                <w:rPr>
                  <w:sz w:val="24"/>
                  <w:szCs w:val="24"/>
                  <w:rPrChange w:id="144" w:author="Kush Khalasi" w:date="2025-07-29T11:49:00Z" w16du:dateUtc="2025-07-29T06:19:00Z">
                    <w:rPr/>
                  </w:rPrChange>
                </w:rPr>
                <w:t>01/01/2025</w:t>
              </w:r>
            </w:ins>
          </w:p>
        </w:tc>
        <w:tc>
          <w:tcPr>
            <w:tcW w:w="3870" w:type="dxa"/>
            <w:vAlign w:val="center"/>
            <w:tcPrChange w:id="145" w:author="Kush Khalasi" w:date="2025-07-29T11:54:00Z" w16du:dateUtc="2025-07-29T06:24:00Z">
              <w:tcPr>
                <w:tcW w:w="4050" w:type="dxa"/>
                <w:gridSpan w:val="2"/>
              </w:tcPr>
            </w:tcPrChange>
          </w:tcPr>
          <w:p w14:paraId="1F36F273" w14:textId="611F27F6" w:rsidR="00D103AE" w:rsidRPr="00A04ABD" w:rsidRDefault="008320EB">
            <w:pPr>
              <w:jc w:val="center"/>
              <w:rPr>
                <w:ins w:id="146" w:author="Kush Khalasi" w:date="2025-07-29T11:35:00Z" w16du:dateUtc="2025-07-29T06:05:00Z"/>
                <w:sz w:val="24"/>
                <w:szCs w:val="24"/>
                <w:rPrChange w:id="147" w:author="Kush Khalasi" w:date="2025-07-29T11:49:00Z" w16du:dateUtc="2025-07-29T06:19:00Z">
                  <w:rPr>
                    <w:ins w:id="148" w:author="Kush Khalasi" w:date="2025-07-29T11:35:00Z" w16du:dateUtc="2025-07-29T06:05:00Z"/>
                  </w:rPr>
                </w:rPrChange>
              </w:rPr>
              <w:pPrChange w:id="149" w:author="Kush Khalasi" w:date="2025-07-29T11:54:00Z" w16du:dateUtc="2025-07-29T06:24:00Z">
                <w:pPr>
                  <w:pStyle w:val="Heading1"/>
                  <w:tabs>
                    <w:tab w:val="left" w:pos="270"/>
                  </w:tabs>
                  <w:ind w:left="0" w:firstLine="0"/>
                  <w:jc w:val="center"/>
                </w:pPr>
              </w:pPrChange>
            </w:pPr>
            <w:ins w:id="150" w:author="Kush Khalasi" w:date="2025-07-29T11:42:00Z">
              <w:r w:rsidRPr="00A04ABD">
                <w:rPr>
                  <w:sz w:val="24"/>
                  <w:szCs w:val="24"/>
                  <w:rPrChange w:id="151" w:author="Kush Khalasi" w:date="2025-07-29T11:49:00Z" w16du:dateUtc="2025-07-29T06:19:00Z">
                    <w:rPr/>
                  </w:rPrChange>
                </w:rPr>
                <w:t>Updated existing focus areas and added new focus areas and KPIs</w:t>
              </w:r>
            </w:ins>
          </w:p>
        </w:tc>
        <w:tc>
          <w:tcPr>
            <w:tcW w:w="2395" w:type="dxa"/>
            <w:vAlign w:val="center"/>
            <w:tcPrChange w:id="152" w:author="Kush Khalasi" w:date="2025-07-29T11:54:00Z" w16du:dateUtc="2025-07-29T06:24:00Z">
              <w:tcPr>
                <w:tcW w:w="2395" w:type="dxa"/>
              </w:tcPr>
            </w:tcPrChange>
          </w:tcPr>
          <w:p w14:paraId="19FFEF5C" w14:textId="77777777" w:rsidR="00D103AE" w:rsidRPr="00A04ABD" w:rsidRDefault="00D103AE">
            <w:pPr>
              <w:jc w:val="center"/>
              <w:rPr>
                <w:ins w:id="153" w:author="Kush Khalasi" w:date="2025-07-29T11:35:00Z" w16du:dateUtc="2025-07-29T06:05:00Z"/>
                <w:sz w:val="24"/>
                <w:szCs w:val="24"/>
                <w:rPrChange w:id="154" w:author="Kush Khalasi" w:date="2025-07-29T11:49:00Z" w16du:dateUtc="2025-07-29T06:19:00Z">
                  <w:rPr>
                    <w:ins w:id="155" w:author="Kush Khalasi" w:date="2025-07-29T11:35:00Z" w16du:dateUtc="2025-07-29T06:05:00Z"/>
                  </w:rPr>
                </w:rPrChange>
              </w:rPr>
              <w:pPrChange w:id="156" w:author="Kush Khalasi" w:date="2025-07-29T11:54:00Z" w16du:dateUtc="2025-07-29T06:24:00Z">
                <w:pPr>
                  <w:pStyle w:val="Heading1"/>
                  <w:tabs>
                    <w:tab w:val="left" w:pos="270"/>
                  </w:tabs>
                  <w:ind w:left="0" w:firstLine="0"/>
                  <w:jc w:val="center"/>
                </w:pPr>
              </w:pPrChange>
            </w:pPr>
          </w:p>
        </w:tc>
      </w:tr>
      <w:tr w:rsidR="00D103AE" w:rsidRPr="00A04ABD" w14:paraId="79EAC3BD" w14:textId="77777777" w:rsidTr="00A04ABD">
        <w:trPr>
          <w:ins w:id="157" w:author="Kush Khalasi" w:date="2025-07-29T11:35:00Z"/>
        </w:trPr>
        <w:tc>
          <w:tcPr>
            <w:tcW w:w="1255" w:type="dxa"/>
            <w:tcPrChange w:id="158" w:author="Kush Khalasi" w:date="2025-07-29T11:53:00Z" w16du:dateUtc="2025-07-29T06:23:00Z">
              <w:tcPr>
                <w:tcW w:w="1255" w:type="dxa"/>
              </w:tcPr>
            </w:tcPrChange>
          </w:tcPr>
          <w:p w14:paraId="12BE23A8" w14:textId="77777777" w:rsidR="00D103AE" w:rsidRPr="00A04ABD" w:rsidRDefault="00D103AE">
            <w:pPr>
              <w:rPr>
                <w:ins w:id="159" w:author="Kush Khalasi" w:date="2025-07-29T11:35:00Z" w16du:dateUtc="2025-07-29T06:05:00Z"/>
                <w:sz w:val="24"/>
                <w:szCs w:val="24"/>
                <w:rPrChange w:id="160" w:author="Kush Khalasi" w:date="2025-07-29T11:49:00Z" w16du:dateUtc="2025-07-29T06:19:00Z">
                  <w:rPr>
                    <w:ins w:id="161" w:author="Kush Khalasi" w:date="2025-07-29T11:35:00Z" w16du:dateUtc="2025-07-29T06:05:00Z"/>
                  </w:rPr>
                </w:rPrChange>
              </w:rPr>
              <w:pPrChange w:id="162" w:author="Kush Khalasi" w:date="2025-07-29T11:49:00Z" w16du:dateUtc="2025-07-29T06:19:00Z">
                <w:pPr>
                  <w:pStyle w:val="Heading1"/>
                  <w:tabs>
                    <w:tab w:val="left" w:pos="270"/>
                  </w:tabs>
                  <w:ind w:left="0" w:firstLine="0"/>
                  <w:jc w:val="center"/>
                </w:pPr>
              </w:pPrChange>
            </w:pPr>
          </w:p>
        </w:tc>
        <w:tc>
          <w:tcPr>
            <w:tcW w:w="2340" w:type="dxa"/>
            <w:tcPrChange w:id="163" w:author="Kush Khalasi" w:date="2025-07-29T11:53:00Z" w16du:dateUtc="2025-07-29T06:23:00Z">
              <w:tcPr>
                <w:tcW w:w="2160" w:type="dxa"/>
              </w:tcPr>
            </w:tcPrChange>
          </w:tcPr>
          <w:p w14:paraId="236AADB0" w14:textId="77777777" w:rsidR="00D103AE" w:rsidRPr="00A04ABD" w:rsidRDefault="00D103AE">
            <w:pPr>
              <w:rPr>
                <w:ins w:id="164" w:author="Kush Khalasi" w:date="2025-07-29T11:35:00Z" w16du:dateUtc="2025-07-29T06:05:00Z"/>
                <w:sz w:val="24"/>
                <w:szCs w:val="24"/>
                <w:rPrChange w:id="165" w:author="Kush Khalasi" w:date="2025-07-29T11:49:00Z" w16du:dateUtc="2025-07-29T06:19:00Z">
                  <w:rPr>
                    <w:ins w:id="166" w:author="Kush Khalasi" w:date="2025-07-29T11:35:00Z" w16du:dateUtc="2025-07-29T06:05:00Z"/>
                  </w:rPr>
                </w:rPrChange>
              </w:rPr>
              <w:pPrChange w:id="167" w:author="Kush Khalasi" w:date="2025-07-29T11:49:00Z" w16du:dateUtc="2025-07-29T06:19:00Z">
                <w:pPr>
                  <w:pStyle w:val="Heading1"/>
                  <w:tabs>
                    <w:tab w:val="left" w:pos="270"/>
                  </w:tabs>
                  <w:ind w:left="0" w:firstLine="0"/>
                  <w:jc w:val="center"/>
                </w:pPr>
              </w:pPrChange>
            </w:pPr>
          </w:p>
        </w:tc>
        <w:tc>
          <w:tcPr>
            <w:tcW w:w="3870" w:type="dxa"/>
            <w:tcPrChange w:id="168" w:author="Kush Khalasi" w:date="2025-07-29T11:53:00Z" w16du:dateUtc="2025-07-29T06:23:00Z">
              <w:tcPr>
                <w:tcW w:w="4050" w:type="dxa"/>
                <w:gridSpan w:val="2"/>
              </w:tcPr>
            </w:tcPrChange>
          </w:tcPr>
          <w:p w14:paraId="4E96019E" w14:textId="77777777" w:rsidR="00D103AE" w:rsidRPr="00A04ABD" w:rsidRDefault="00D103AE">
            <w:pPr>
              <w:rPr>
                <w:ins w:id="169" w:author="Kush Khalasi" w:date="2025-07-29T11:35:00Z" w16du:dateUtc="2025-07-29T06:05:00Z"/>
                <w:sz w:val="24"/>
                <w:szCs w:val="24"/>
                <w:rPrChange w:id="170" w:author="Kush Khalasi" w:date="2025-07-29T11:49:00Z" w16du:dateUtc="2025-07-29T06:19:00Z">
                  <w:rPr>
                    <w:ins w:id="171" w:author="Kush Khalasi" w:date="2025-07-29T11:35:00Z" w16du:dateUtc="2025-07-29T06:05:00Z"/>
                  </w:rPr>
                </w:rPrChange>
              </w:rPr>
              <w:pPrChange w:id="172" w:author="Kush Khalasi" w:date="2025-07-29T11:49:00Z" w16du:dateUtc="2025-07-29T06:19:00Z">
                <w:pPr>
                  <w:pStyle w:val="Heading1"/>
                  <w:tabs>
                    <w:tab w:val="left" w:pos="270"/>
                  </w:tabs>
                  <w:ind w:left="0" w:firstLine="0"/>
                  <w:jc w:val="center"/>
                </w:pPr>
              </w:pPrChange>
            </w:pPr>
          </w:p>
        </w:tc>
        <w:tc>
          <w:tcPr>
            <w:tcW w:w="2395" w:type="dxa"/>
            <w:tcPrChange w:id="173" w:author="Kush Khalasi" w:date="2025-07-29T11:53:00Z" w16du:dateUtc="2025-07-29T06:23:00Z">
              <w:tcPr>
                <w:tcW w:w="2395" w:type="dxa"/>
              </w:tcPr>
            </w:tcPrChange>
          </w:tcPr>
          <w:p w14:paraId="6BC8EB94" w14:textId="77777777" w:rsidR="00D103AE" w:rsidRPr="00A04ABD" w:rsidRDefault="00D103AE">
            <w:pPr>
              <w:rPr>
                <w:ins w:id="174" w:author="Kush Khalasi" w:date="2025-07-29T11:35:00Z" w16du:dateUtc="2025-07-29T06:05:00Z"/>
                <w:sz w:val="24"/>
                <w:szCs w:val="24"/>
                <w:rPrChange w:id="175" w:author="Kush Khalasi" w:date="2025-07-29T11:49:00Z" w16du:dateUtc="2025-07-29T06:19:00Z">
                  <w:rPr>
                    <w:ins w:id="176" w:author="Kush Khalasi" w:date="2025-07-29T11:35:00Z" w16du:dateUtc="2025-07-29T06:05:00Z"/>
                  </w:rPr>
                </w:rPrChange>
              </w:rPr>
              <w:pPrChange w:id="177" w:author="Kush Khalasi" w:date="2025-07-29T11:49:00Z" w16du:dateUtc="2025-07-29T06:19:00Z">
                <w:pPr>
                  <w:pStyle w:val="Heading1"/>
                  <w:tabs>
                    <w:tab w:val="left" w:pos="270"/>
                  </w:tabs>
                  <w:ind w:left="0" w:firstLine="0"/>
                  <w:jc w:val="center"/>
                </w:pPr>
              </w:pPrChange>
            </w:pPr>
          </w:p>
        </w:tc>
      </w:tr>
      <w:tr w:rsidR="00D103AE" w:rsidRPr="00A04ABD" w14:paraId="28BCF0A8" w14:textId="77777777" w:rsidTr="00A04ABD">
        <w:trPr>
          <w:ins w:id="178" w:author="Kush Khalasi" w:date="2025-07-29T11:35:00Z"/>
        </w:trPr>
        <w:tc>
          <w:tcPr>
            <w:tcW w:w="1255" w:type="dxa"/>
            <w:tcPrChange w:id="179" w:author="Kush Khalasi" w:date="2025-07-29T11:53:00Z" w16du:dateUtc="2025-07-29T06:23:00Z">
              <w:tcPr>
                <w:tcW w:w="1255" w:type="dxa"/>
              </w:tcPr>
            </w:tcPrChange>
          </w:tcPr>
          <w:p w14:paraId="7888530D" w14:textId="77777777" w:rsidR="00D103AE" w:rsidRPr="00A04ABD" w:rsidRDefault="00D103AE">
            <w:pPr>
              <w:rPr>
                <w:ins w:id="180" w:author="Kush Khalasi" w:date="2025-07-29T11:35:00Z" w16du:dateUtc="2025-07-29T06:05:00Z"/>
                <w:sz w:val="24"/>
                <w:szCs w:val="24"/>
                <w:rPrChange w:id="181" w:author="Kush Khalasi" w:date="2025-07-29T11:49:00Z" w16du:dateUtc="2025-07-29T06:19:00Z">
                  <w:rPr>
                    <w:ins w:id="182" w:author="Kush Khalasi" w:date="2025-07-29T11:35:00Z" w16du:dateUtc="2025-07-29T06:05:00Z"/>
                  </w:rPr>
                </w:rPrChange>
              </w:rPr>
              <w:pPrChange w:id="183" w:author="Kush Khalasi" w:date="2025-07-29T11:49:00Z" w16du:dateUtc="2025-07-29T06:19:00Z">
                <w:pPr>
                  <w:pStyle w:val="Heading1"/>
                  <w:tabs>
                    <w:tab w:val="left" w:pos="270"/>
                  </w:tabs>
                  <w:ind w:left="0" w:firstLine="0"/>
                  <w:jc w:val="center"/>
                </w:pPr>
              </w:pPrChange>
            </w:pPr>
          </w:p>
        </w:tc>
        <w:tc>
          <w:tcPr>
            <w:tcW w:w="2340" w:type="dxa"/>
            <w:tcPrChange w:id="184" w:author="Kush Khalasi" w:date="2025-07-29T11:53:00Z" w16du:dateUtc="2025-07-29T06:23:00Z">
              <w:tcPr>
                <w:tcW w:w="2160" w:type="dxa"/>
              </w:tcPr>
            </w:tcPrChange>
          </w:tcPr>
          <w:p w14:paraId="20E70CAA" w14:textId="77777777" w:rsidR="00D103AE" w:rsidRPr="00A04ABD" w:rsidRDefault="00D103AE">
            <w:pPr>
              <w:rPr>
                <w:ins w:id="185" w:author="Kush Khalasi" w:date="2025-07-29T11:35:00Z" w16du:dateUtc="2025-07-29T06:05:00Z"/>
                <w:sz w:val="24"/>
                <w:szCs w:val="24"/>
                <w:rPrChange w:id="186" w:author="Kush Khalasi" w:date="2025-07-29T11:49:00Z" w16du:dateUtc="2025-07-29T06:19:00Z">
                  <w:rPr>
                    <w:ins w:id="187" w:author="Kush Khalasi" w:date="2025-07-29T11:35:00Z" w16du:dateUtc="2025-07-29T06:05:00Z"/>
                  </w:rPr>
                </w:rPrChange>
              </w:rPr>
              <w:pPrChange w:id="188" w:author="Kush Khalasi" w:date="2025-07-29T11:49:00Z" w16du:dateUtc="2025-07-29T06:19:00Z">
                <w:pPr>
                  <w:pStyle w:val="Heading1"/>
                  <w:tabs>
                    <w:tab w:val="left" w:pos="270"/>
                  </w:tabs>
                  <w:ind w:left="0" w:firstLine="0"/>
                  <w:jc w:val="center"/>
                </w:pPr>
              </w:pPrChange>
            </w:pPr>
          </w:p>
        </w:tc>
        <w:tc>
          <w:tcPr>
            <w:tcW w:w="3870" w:type="dxa"/>
            <w:tcPrChange w:id="189" w:author="Kush Khalasi" w:date="2025-07-29T11:53:00Z" w16du:dateUtc="2025-07-29T06:23:00Z">
              <w:tcPr>
                <w:tcW w:w="4050" w:type="dxa"/>
                <w:gridSpan w:val="2"/>
              </w:tcPr>
            </w:tcPrChange>
          </w:tcPr>
          <w:p w14:paraId="5ADDA1CF" w14:textId="77777777" w:rsidR="00D103AE" w:rsidRPr="00A04ABD" w:rsidRDefault="00D103AE">
            <w:pPr>
              <w:rPr>
                <w:ins w:id="190" w:author="Kush Khalasi" w:date="2025-07-29T11:35:00Z" w16du:dateUtc="2025-07-29T06:05:00Z"/>
                <w:sz w:val="24"/>
                <w:szCs w:val="24"/>
                <w:rPrChange w:id="191" w:author="Kush Khalasi" w:date="2025-07-29T11:49:00Z" w16du:dateUtc="2025-07-29T06:19:00Z">
                  <w:rPr>
                    <w:ins w:id="192" w:author="Kush Khalasi" w:date="2025-07-29T11:35:00Z" w16du:dateUtc="2025-07-29T06:05:00Z"/>
                  </w:rPr>
                </w:rPrChange>
              </w:rPr>
              <w:pPrChange w:id="193" w:author="Kush Khalasi" w:date="2025-07-29T11:49:00Z" w16du:dateUtc="2025-07-29T06:19:00Z">
                <w:pPr>
                  <w:pStyle w:val="Heading1"/>
                  <w:tabs>
                    <w:tab w:val="left" w:pos="270"/>
                  </w:tabs>
                  <w:ind w:left="0" w:firstLine="0"/>
                  <w:jc w:val="center"/>
                </w:pPr>
              </w:pPrChange>
            </w:pPr>
          </w:p>
        </w:tc>
        <w:tc>
          <w:tcPr>
            <w:tcW w:w="2395" w:type="dxa"/>
            <w:tcPrChange w:id="194" w:author="Kush Khalasi" w:date="2025-07-29T11:53:00Z" w16du:dateUtc="2025-07-29T06:23:00Z">
              <w:tcPr>
                <w:tcW w:w="2395" w:type="dxa"/>
              </w:tcPr>
            </w:tcPrChange>
          </w:tcPr>
          <w:p w14:paraId="03956A0E" w14:textId="77777777" w:rsidR="00D103AE" w:rsidRPr="00A04ABD" w:rsidRDefault="00D103AE">
            <w:pPr>
              <w:rPr>
                <w:ins w:id="195" w:author="Kush Khalasi" w:date="2025-07-29T11:35:00Z" w16du:dateUtc="2025-07-29T06:05:00Z"/>
                <w:sz w:val="24"/>
                <w:szCs w:val="24"/>
                <w:rPrChange w:id="196" w:author="Kush Khalasi" w:date="2025-07-29T11:49:00Z" w16du:dateUtc="2025-07-29T06:19:00Z">
                  <w:rPr>
                    <w:ins w:id="197" w:author="Kush Khalasi" w:date="2025-07-29T11:35:00Z" w16du:dateUtc="2025-07-29T06:05:00Z"/>
                  </w:rPr>
                </w:rPrChange>
              </w:rPr>
              <w:pPrChange w:id="198" w:author="Kush Khalasi" w:date="2025-07-29T11:49:00Z" w16du:dateUtc="2025-07-29T06:19:00Z">
                <w:pPr>
                  <w:pStyle w:val="Heading1"/>
                  <w:tabs>
                    <w:tab w:val="left" w:pos="270"/>
                  </w:tabs>
                  <w:ind w:left="0" w:firstLine="0"/>
                  <w:jc w:val="center"/>
                </w:pPr>
              </w:pPrChange>
            </w:pPr>
          </w:p>
        </w:tc>
      </w:tr>
      <w:tr w:rsidR="00D103AE" w:rsidRPr="00A04ABD" w14:paraId="2A342C6A" w14:textId="77777777" w:rsidTr="00A04ABD">
        <w:trPr>
          <w:ins w:id="199" w:author="Kush Khalasi" w:date="2025-07-29T11:35:00Z"/>
        </w:trPr>
        <w:tc>
          <w:tcPr>
            <w:tcW w:w="1255" w:type="dxa"/>
            <w:tcPrChange w:id="200" w:author="Kush Khalasi" w:date="2025-07-29T11:53:00Z" w16du:dateUtc="2025-07-29T06:23:00Z">
              <w:tcPr>
                <w:tcW w:w="1255" w:type="dxa"/>
              </w:tcPr>
            </w:tcPrChange>
          </w:tcPr>
          <w:p w14:paraId="55F28C47" w14:textId="77777777" w:rsidR="00D103AE" w:rsidRPr="00A04ABD" w:rsidRDefault="00D103AE">
            <w:pPr>
              <w:rPr>
                <w:ins w:id="201" w:author="Kush Khalasi" w:date="2025-07-29T11:35:00Z" w16du:dateUtc="2025-07-29T06:05:00Z"/>
                <w:sz w:val="24"/>
                <w:szCs w:val="24"/>
                <w:rPrChange w:id="202" w:author="Kush Khalasi" w:date="2025-07-29T11:49:00Z" w16du:dateUtc="2025-07-29T06:19:00Z">
                  <w:rPr>
                    <w:ins w:id="203" w:author="Kush Khalasi" w:date="2025-07-29T11:35:00Z" w16du:dateUtc="2025-07-29T06:05:00Z"/>
                  </w:rPr>
                </w:rPrChange>
              </w:rPr>
              <w:pPrChange w:id="204" w:author="Kush Khalasi" w:date="2025-07-29T11:49:00Z" w16du:dateUtc="2025-07-29T06:19:00Z">
                <w:pPr>
                  <w:pStyle w:val="Heading1"/>
                  <w:tabs>
                    <w:tab w:val="left" w:pos="270"/>
                  </w:tabs>
                  <w:ind w:left="0" w:firstLine="0"/>
                  <w:jc w:val="center"/>
                </w:pPr>
              </w:pPrChange>
            </w:pPr>
          </w:p>
        </w:tc>
        <w:tc>
          <w:tcPr>
            <w:tcW w:w="2340" w:type="dxa"/>
            <w:tcPrChange w:id="205" w:author="Kush Khalasi" w:date="2025-07-29T11:53:00Z" w16du:dateUtc="2025-07-29T06:23:00Z">
              <w:tcPr>
                <w:tcW w:w="2160" w:type="dxa"/>
              </w:tcPr>
            </w:tcPrChange>
          </w:tcPr>
          <w:p w14:paraId="54FC6DB6" w14:textId="77777777" w:rsidR="00D103AE" w:rsidRPr="00A04ABD" w:rsidRDefault="00D103AE">
            <w:pPr>
              <w:rPr>
                <w:ins w:id="206" w:author="Kush Khalasi" w:date="2025-07-29T11:35:00Z" w16du:dateUtc="2025-07-29T06:05:00Z"/>
                <w:sz w:val="24"/>
                <w:szCs w:val="24"/>
                <w:rPrChange w:id="207" w:author="Kush Khalasi" w:date="2025-07-29T11:49:00Z" w16du:dateUtc="2025-07-29T06:19:00Z">
                  <w:rPr>
                    <w:ins w:id="208" w:author="Kush Khalasi" w:date="2025-07-29T11:35:00Z" w16du:dateUtc="2025-07-29T06:05:00Z"/>
                  </w:rPr>
                </w:rPrChange>
              </w:rPr>
              <w:pPrChange w:id="209" w:author="Kush Khalasi" w:date="2025-07-29T11:49:00Z" w16du:dateUtc="2025-07-29T06:19:00Z">
                <w:pPr>
                  <w:pStyle w:val="Heading1"/>
                  <w:tabs>
                    <w:tab w:val="left" w:pos="270"/>
                  </w:tabs>
                  <w:ind w:left="0" w:firstLine="0"/>
                  <w:jc w:val="center"/>
                </w:pPr>
              </w:pPrChange>
            </w:pPr>
          </w:p>
        </w:tc>
        <w:tc>
          <w:tcPr>
            <w:tcW w:w="3870" w:type="dxa"/>
            <w:tcPrChange w:id="210" w:author="Kush Khalasi" w:date="2025-07-29T11:53:00Z" w16du:dateUtc="2025-07-29T06:23:00Z">
              <w:tcPr>
                <w:tcW w:w="4050" w:type="dxa"/>
                <w:gridSpan w:val="2"/>
              </w:tcPr>
            </w:tcPrChange>
          </w:tcPr>
          <w:p w14:paraId="7309CADC" w14:textId="77777777" w:rsidR="00D103AE" w:rsidRPr="00A04ABD" w:rsidRDefault="00D103AE">
            <w:pPr>
              <w:rPr>
                <w:ins w:id="211" w:author="Kush Khalasi" w:date="2025-07-29T11:35:00Z" w16du:dateUtc="2025-07-29T06:05:00Z"/>
                <w:sz w:val="24"/>
                <w:szCs w:val="24"/>
                <w:rPrChange w:id="212" w:author="Kush Khalasi" w:date="2025-07-29T11:49:00Z" w16du:dateUtc="2025-07-29T06:19:00Z">
                  <w:rPr>
                    <w:ins w:id="213" w:author="Kush Khalasi" w:date="2025-07-29T11:35:00Z" w16du:dateUtc="2025-07-29T06:05:00Z"/>
                  </w:rPr>
                </w:rPrChange>
              </w:rPr>
              <w:pPrChange w:id="214" w:author="Kush Khalasi" w:date="2025-07-29T11:49:00Z" w16du:dateUtc="2025-07-29T06:19:00Z">
                <w:pPr>
                  <w:pStyle w:val="Heading1"/>
                  <w:tabs>
                    <w:tab w:val="left" w:pos="270"/>
                  </w:tabs>
                  <w:ind w:left="0" w:firstLine="0"/>
                  <w:jc w:val="center"/>
                </w:pPr>
              </w:pPrChange>
            </w:pPr>
          </w:p>
        </w:tc>
        <w:tc>
          <w:tcPr>
            <w:tcW w:w="2395" w:type="dxa"/>
            <w:tcPrChange w:id="215" w:author="Kush Khalasi" w:date="2025-07-29T11:53:00Z" w16du:dateUtc="2025-07-29T06:23:00Z">
              <w:tcPr>
                <w:tcW w:w="2395" w:type="dxa"/>
              </w:tcPr>
            </w:tcPrChange>
          </w:tcPr>
          <w:p w14:paraId="59B861C4" w14:textId="77777777" w:rsidR="00D103AE" w:rsidRPr="00A04ABD" w:rsidRDefault="00D103AE">
            <w:pPr>
              <w:rPr>
                <w:ins w:id="216" w:author="Kush Khalasi" w:date="2025-07-29T11:35:00Z" w16du:dateUtc="2025-07-29T06:05:00Z"/>
                <w:sz w:val="24"/>
                <w:szCs w:val="24"/>
                <w:rPrChange w:id="217" w:author="Kush Khalasi" w:date="2025-07-29T11:49:00Z" w16du:dateUtc="2025-07-29T06:19:00Z">
                  <w:rPr>
                    <w:ins w:id="218" w:author="Kush Khalasi" w:date="2025-07-29T11:35:00Z" w16du:dateUtc="2025-07-29T06:05:00Z"/>
                  </w:rPr>
                </w:rPrChange>
              </w:rPr>
              <w:pPrChange w:id="219" w:author="Kush Khalasi" w:date="2025-07-29T11:49:00Z" w16du:dateUtc="2025-07-29T06:19:00Z">
                <w:pPr>
                  <w:pStyle w:val="Heading1"/>
                  <w:tabs>
                    <w:tab w:val="left" w:pos="270"/>
                  </w:tabs>
                  <w:ind w:left="0" w:firstLine="0"/>
                  <w:jc w:val="center"/>
                </w:pPr>
              </w:pPrChange>
            </w:pPr>
          </w:p>
        </w:tc>
      </w:tr>
    </w:tbl>
    <w:p w14:paraId="56B35510" w14:textId="77777777" w:rsidR="00D103AE" w:rsidRPr="00D103AE" w:rsidRDefault="00D103AE">
      <w:pPr>
        <w:pStyle w:val="Heading1"/>
        <w:tabs>
          <w:tab w:val="left" w:pos="270"/>
        </w:tabs>
        <w:ind w:left="90" w:firstLine="0"/>
        <w:jc w:val="center"/>
        <w:rPr>
          <w:ins w:id="220" w:author="Kush Khalasi" w:date="2025-07-29T11:34:00Z" w16du:dateUtc="2025-07-29T06:04:00Z"/>
          <w:rPrChange w:id="221" w:author="Kush Khalasi" w:date="2025-07-29T11:34:00Z" w16du:dateUtc="2025-07-29T06:04:00Z">
            <w:rPr>
              <w:ins w:id="222" w:author="Kush Khalasi" w:date="2025-07-29T11:34:00Z" w16du:dateUtc="2025-07-29T06:04:00Z"/>
              <w:color w:val="365F91"/>
              <w:spacing w:val="-2"/>
            </w:rPr>
          </w:rPrChange>
        </w:rPr>
        <w:pPrChange w:id="223" w:author="Kush Khalasi" w:date="2025-07-29T11:34:00Z" w16du:dateUtc="2025-07-29T06:04:00Z">
          <w:pPr>
            <w:pStyle w:val="Heading1"/>
            <w:numPr>
              <w:numId w:val="2"/>
            </w:numPr>
            <w:tabs>
              <w:tab w:val="left" w:pos="270"/>
            </w:tabs>
            <w:ind w:left="90" w:hanging="360"/>
            <w:jc w:val="right"/>
          </w:pPr>
        </w:pPrChange>
      </w:pPr>
    </w:p>
    <w:p w14:paraId="4315D079" w14:textId="4D09BA68" w:rsidR="004C307A" w:rsidRDefault="00D103AE" w:rsidP="003A2DAC">
      <w:pPr>
        <w:pStyle w:val="Heading1"/>
        <w:numPr>
          <w:ilvl w:val="0"/>
          <w:numId w:val="2"/>
        </w:numPr>
        <w:tabs>
          <w:tab w:val="left" w:pos="270"/>
        </w:tabs>
        <w:ind w:left="90" w:hanging="359"/>
        <w:jc w:val="left"/>
      </w:pPr>
      <w:ins w:id="224" w:author="Kush Khalasi" w:date="2025-07-29T11:34:00Z" w16du:dateUtc="2025-07-29T06:04:00Z">
        <w:r w:rsidRPr="00D103AE">
          <w:rPr>
            <w:rPrChange w:id="225" w:author="Kush Khalasi" w:date="2025-07-29T11:34:00Z" w16du:dateUtc="2025-07-29T06:04:00Z">
              <w:rPr>
                <w:color w:val="365F91"/>
                <w:spacing w:val="-2"/>
              </w:rPr>
            </w:rPrChange>
          </w:rPr>
          <w:br w:type="column"/>
        </w:r>
      </w:ins>
      <w:del w:id="226" w:author="Kush Khalasi" w:date="2025-07-29T11:44:00Z" w16du:dateUtc="2025-07-29T06:14:00Z">
        <w:r w:rsidR="008B0050" w:rsidDel="008320EB">
          <w:rPr>
            <w:noProof/>
          </w:rPr>
          <w:lastRenderedPageBreak/>
          <w:drawing>
            <wp:anchor distT="0" distB="0" distL="0" distR="0" simplePos="0" relativeHeight="15730176" behindDoc="0" locked="0" layoutInCell="1" allowOverlap="1" wp14:anchorId="4315D0F6" wp14:editId="6B7DA44C">
              <wp:simplePos x="0" y="0"/>
              <wp:positionH relativeFrom="page">
                <wp:posOffset>561975</wp:posOffset>
              </wp:positionH>
              <wp:positionV relativeFrom="page">
                <wp:posOffset>511175</wp:posOffset>
              </wp:positionV>
              <wp:extent cx="1936623" cy="51689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1936623" cy="516890"/>
                      </a:xfrm>
                      <a:prstGeom prst="rect">
                        <a:avLst/>
                      </a:prstGeom>
                    </pic:spPr>
                  </pic:pic>
                </a:graphicData>
              </a:graphic>
            </wp:anchor>
          </w:drawing>
        </w:r>
      </w:del>
      <w:del w:id="227" w:author="Kush Khalasi" w:date="2025-07-29T11:45:00Z" w16du:dateUtc="2025-07-29T06:15:00Z">
        <w:r w:rsidR="008B0050" w:rsidDel="008320EB">
          <w:rPr>
            <w:noProof/>
          </w:rPr>
          <mc:AlternateContent>
            <mc:Choice Requires="wps">
              <w:drawing>
                <wp:anchor distT="0" distB="0" distL="0" distR="0" simplePos="0" relativeHeight="15730688" behindDoc="0" locked="0" layoutInCell="1" allowOverlap="1" wp14:anchorId="4315D0F8" wp14:editId="09411255">
                  <wp:simplePos x="0" y="0"/>
                  <wp:positionH relativeFrom="page">
                    <wp:posOffset>4057523</wp:posOffset>
                  </wp:positionH>
                  <wp:positionV relativeFrom="page">
                    <wp:posOffset>502919</wp:posOffset>
                  </wp:positionV>
                  <wp:extent cx="19050" cy="47752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 cy="477520"/>
                          </a:xfrm>
                          <a:custGeom>
                            <a:avLst/>
                            <a:gdLst/>
                            <a:ahLst/>
                            <a:cxnLst/>
                            <a:rect l="l" t="t" r="r" b="b"/>
                            <a:pathLst>
                              <a:path w="19050" h="477520">
                                <a:moveTo>
                                  <a:pt x="6400" y="0"/>
                                </a:moveTo>
                                <a:lnTo>
                                  <a:pt x="0" y="0"/>
                                </a:lnTo>
                                <a:lnTo>
                                  <a:pt x="0" y="477012"/>
                                </a:lnTo>
                                <a:lnTo>
                                  <a:pt x="6400" y="477012"/>
                                </a:lnTo>
                                <a:lnTo>
                                  <a:pt x="6400" y="0"/>
                                </a:lnTo>
                                <a:close/>
                              </a:path>
                              <a:path w="19050" h="477520">
                                <a:moveTo>
                                  <a:pt x="18529" y="0"/>
                                </a:moveTo>
                                <a:lnTo>
                                  <a:pt x="12446" y="0"/>
                                </a:lnTo>
                                <a:lnTo>
                                  <a:pt x="12446" y="477012"/>
                                </a:lnTo>
                                <a:lnTo>
                                  <a:pt x="18529" y="477012"/>
                                </a:lnTo>
                                <a:lnTo>
                                  <a:pt x="185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6BD761" id="Graphic 13" o:spid="_x0000_s1026" style="position:absolute;margin-left:319.5pt;margin-top:39.6pt;width:1.5pt;height:37.6pt;z-index:15730688;visibility:visible;mso-wrap-style:square;mso-wrap-distance-left:0;mso-wrap-distance-top:0;mso-wrap-distance-right:0;mso-wrap-distance-bottom:0;mso-position-horizontal:absolute;mso-position-horizontal-relative:page;mso-position-vertical:absolute;mso-position-vertical-relative:page;v-text-anchor:top" coordsize="19050,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" path="m6400,l,,,477012r6400,l6400,xem18529,l12446,r,477012l18529,477012,18529,xe" fillcolor="black" stroked="f">
                  <v:path arrowok="t"/>
                  <w10:wrap anchorx="page" anchory="page"/>
                </v:shape>
              </w:pict>
            </mc:Fallback>
          </mc:AlternateContent>
        </w:r>
      </w:del>
      <w:bookmarkStart w:id="228" w:name="_Toc204682760"/>
      <w:r w:rsidR="008B0050">
        <w:rPr>
          <w:color w:val="365F91"/>
          <w:spacing w:val="-2"/>
        </w:rPr>
        <w:t>INTRODUCTION</w:t>
      </w:r>
      <w:bookmarkEnd w:id="228"/>
    </w:p>
    <w:p w14:paraId="4315D07A" w14:textId="27EFFDBB" w:rsidR="004C307A" w:rsidRDefault="008B0050">
      <w:pPr>
        <w:pStyle w:val="BodyText"/>
        <w:spacing w:before="177" w:line="276" w:lineRule="auto"/>
        <w:ind w:left="120" w:right="476"/>
        <w:jc w:val="both"/>
      </w:pPr>
      <w:r>
        <w:t>Trinity</w:t>
      </w:r>
      <w:r>
        <w:rPr>
          <w:spacing w:val="-13"/>
        </w:rPr>
        <w:t xml:space="preserve"> </w:t>
      </w:r>
      <w:r>
        <w:t>Logistics,</w:t>
      </w:r>
      <w:r>
        <w:rPr>
          <w:spacing w:val="-11"/>
        </w:rPr>
        <w:t xml:space="preserve"> </w:t>
      </w:r>
      <w:r>
        <w:t>Inc.</w:t>
      </w:r>
      <w:r>
        <w:rPr>
          <w:spacing w:val="-13"/>
        </w:rPr>
        <w:t xml:space="preserve"> </w:t>
      </w:r>
      <w:r>
        <w:t>is</w:t>
      </w:r>
      <w:r>
        <w:rPr>
          <w:spacing w:val="-11"/>
        </w:rPr>
        <w:t xml:space="preserve"> </w:t>
      </w:r>
      <w:r>
        <w:t>committed</w:t>
      </w:r>
      <w:r>
        <w:rPr>
          <w:spacing w:val="-12"/>
        </w:rPr>
        <w:t xml:space="preserve"> </w:t>
      </w:r>
      <w:r>
        <w:t>to</w:t>
      </w:r>
      <w:r>
        <w:rPr>
          <w:spacing w:val="-12"/>
        </w:rPr>
        <w:t xml:space="preserve"> </w:t>
      </w:r>
      <w:r>
        <w:t>pioneering</w:t>
      </w:r>
      <w:r>
        <w:rPr>
          <w:spacing w:val="-12"/>
        </w:rPr>
        <w:t xml:space="preserve"> </w:t>
      </w:r>
      <w:r>
        <w:t>environmentally</w:t>
      </w:r>
      <w:r>
        <w:rPr>
          <w:spacing w:val="-11"/>
        </w:rPr>
        <w:t xml:space="preserve"> </w:t>
      </w:r>
      <w:r w:rsidR="004374C2">
        <w:t>sound</w:t>
      </w:r>
      <w:r>
        <w:rPr>
          <w:spacing w:val="-12"/>
        </w:rPr>
        <w:t xml:space="preserve"> </w:t>
      </w:r>
      <w:r>
        <w:t>practices</w:t>
      </w:r>
      <w:r>
        <w:rPr>
          <w:spacing w:val="-12"/>
        </w:rPr>
        <w:t xml:space="preserve"> </w:t>
      </w:r>
      <w:r>
        <w:t>within</w:t>
      </w:r>
      <w:r>
        <w:rPr>
          <w:spacing w:val="-12"/>
        </w:rPr>
        <w:t xml:space="preserve"> </w:t>
      </w:r>
      <w:r>
        <w:t>the</w:t>
      </w:r>
      <w:r w:rsidR="002C34C6">
        <w:t xml:space="preserve"> context of</w:t>
      </w:r>
      <w:r>
        <w:t xml:space="preserve"> freight</w:t>
      </w:r>
      <w:r w:rsidR="002C34C6">
        <w:t xml:space="preserve"> arrangement services</w:t>
      </w:r>
      <w:r>
        <w:t xml:space="preserve">. Our people-centric approach prioritizes not only the efficient movement of goods but also the preservation of our planet for future generations. Through this </w:t>
      </w:r>
      <w:r w:rsidR="00FE5231">
        <w:t>Integrated Environmental Stewardship P</w:t>
      </w:r>
      <w:r>
        <w:t xml:space="preserve">olicy, we aim to minimize our carbon footprint, </w:t>
      </w:r>
      <w:r w:rsidR="00FE5231">
        <w:t xml:space="preserve">offer </w:t>
      </w:r>
      <w:r>
        <w:t>eco-friendly transportation methods</w:t>
      </w:r>
      <w:r w:rsidR="00FE5231">
        <w:t xml:space="preserve"> to shipper customers</w:t>
      </w:r>
      <w:r>
        <w:t xml:space="preserve">, and foster a culture of environmental responsibility among our </w:t>
      </w:r>
      <w:r w:rsidR="00762F27">
        <w:t>team members</w:t>
      </w:r>
      <w:r>
        <w:t xml:space="preserve">, </w:t>
      </w:r>
      <w:r w:rsidR="00762F27">
        <w:t>customers</w:t>
      </w:r>
      <w:r>
        <w:t xml:space="preserve">, and </w:t>
      </w:r>
      <w:r w:rsidR="00762F27">
        <w:t>stakeholders</w:t>
      </w:r>
      <w:r>
        <w:t>.</w:t>
      </w:r>
    </w:p>
    <w:p w14:paraId="4315D07B" w14:textId="77777777" w:rsidR="004C307A" w:rsidRDefault="004C307A">
      <w:pPr>
        <w:pStyle w:val="BodyText"/>
        <w:spacing w:before="109"/>
      </w:pPr>
    </w:p>
    <w:p w14:paraId="4315D07C" w14:textId="3CE5BAFC" w:rsidR="004C307A" w:rsidRDefault="00804D15" w:rsidP="003A2DAC">
      <w:pPr>
        <w:pStyle w:val="Heading1"/>
        <w:numPr>
          <w:ilvl w:val="0"/>
          <w:numId w:val="2"/>
        </w:numPr>
        <w:tabs>
          <w:tab w:val="left" w:pos="270"/>
        </w:tabs>
        <w:ind w:left="90" w:hanging="359"/>
        <w:jc w:val="left"/>
      </w:pPr>
      <w:bookmarkStart w:id="229" w:name="_Toc204682761"/>
      <w:r>
        <w:rPr>
          <w:color w:val="365F91"/>
          <w:spacing w:val="-2"/>
        </w:rPr>
        <w:t>SCOPE</w:t>
      </w:r>
      <w:bookmarkEnd w:id="229"/>
    </w:p>
    <w:p w14:paraId="4315D07D" w14:textId="5B286639" w:rsidR="004C307A" w:rsidRDefault="008B0050">
      <w:pPr>
        <w:pStyle w:val="BodyText"/>
        <w:spacing w:before="178" w:line="276" w:lineRule="auto"/>
        <w:ind w:left="120" w:right="482"/>
        <w:jc w:val="both"/>
      </w:pPr>
      <w:r>
        <w:t xml:space="preserve">This </w:t>
      </w:r>
      <w:r w:rsidR="00804D15">
        <w:t>e</w:t>
      </w:r>
      <w:r>
        <w:t xml:space="preserve">nvironmental policy applies to all </w:t>
      </w:r>
      <w:r w:rsidR="00804D15">
        <w:t>team members</w:t>
      </w:r>
      <w:r>
        <w:t xml:space="preserve"> of Trinity Logistics, Inc. across all operational </w:t>
      </w:r>
      <w:r w:rsidR="003850DD">
        <w:t>locations</w:t>
      </w:r>
      <w:r>
        <w:t>.</w:t>
      </w:r>
      <w:ins w:id="230" w:author="Kush Khalasi" w:date="2025-07-29T11:30:00Z" w16du:dateUtc="2025-07-29T06:00:00Z">
        <w:r w:rsidR="009A6E13" w:rsidRPr="009A6E13">
          <w:rPr>
            <w:sz w:val="22"/>
            <w:szCs w:val="22"/>
          </w:rPr>
          <w:t xml:space="preserve"> </w:t>
        </w:r>
      </w:ins>
      <w:ins w:id="231" w:author="Kush Khalasi" w:date="2025-07-29T11:30:00Z">
        <w:r w:rsidR="009A6E13" w:rsidRPr="009A6E13">
          <w:t>The following is the address of our corporate office:</w:t>
        </w:r>
      </w:ins>
    </w:p>
    <w:p w14:paraId="4315D07E" w14:textId="77777777" w:rsidR="004C307A" w:rsidRDefault="004C307A">
      <w:pPr>
        <w:pStyle w:val="BodyText"/>
        <w:spacing w:before="93"/>
        <w:rPr>
          <w:sz w:val="20"/>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Change w:id="232" w:author="Kush Khalasi" w:date="2025-07-29T11:28:00Z" w16du:dateUtc="2025-07-29T05:58:00Z">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PrChange>
      </w:tblPr>
      <w:tblGrid>
        <w:gridCol w:w="1032"/>
        <w:gridCol w:w="3485"/>
        <w:gridCol w:w="4834"/>
        <w:tblGridChange w:id="233">
          <w:tblGrid>
            <w:gridCol w:w="1032"/>
            <w:gridCol w:w="3485"/>
            <w:gridCol w:w="4834"/>
          </w:tblGrid>
        </w:tblGridChange>
      </w:tblGrid>
      <w:tr w:rsidR="004C307A" w14:paraId="4315D082" w14:textId="77777777" w:rsidTr="009A6E13">
        <w:trPr>
          <w:trHeight w:val="350"/>
          <w:trPrChange w:id="234" w:author="Kush Khalasi" w:date="2025-07-29T11:28:00Z" w16du:dateUtc="2025-07-29T05:58:00Z">
            <w:trPr>
              <w:trHeight w:val="350"/>
            </w:trPr>
          </w:trPrChange>
        </w:trPr>
        <w:tc>
          <w:tcPr>
            <w:tcW w:w="1032" w:type="dxa"/>
            <w:tcPrChange w:id="235" w:author="Kush Khalasi" w:date="2025-07-29T11:28:00Z" w16du:dateUtc="2025-07-29T05:58:00Z">
              <w:tcPr>
                <w:tcW w:w="1032" w:type="dxa"/>
              </w:tcPr>
            </w:tcPrChange>
          </w:tcPr>
          <w:p w14:paraId="4315D07F" w14:textId="77777777" w:rsidR="004C307A" w:rsidRDefault="008B0050">
            <w:pPr>
              <w:pStyle w:val="TableParagraph"/>
              <w:spacing w:line="292" w:lineRule="exact"/>
              <w:ind w:left="8"/>
              <w:jc w:val="center"/>
              <w:rPr>
                <w:sz w:val="24"/>
              </w:rPr>
            </w:pPr>
            <w:r>
              <w:rPr>
                <w:sz w:val="24"/>
              </w:rPr>
              <w:t>Sr.</w:t>
            </w:r>
            <w:r>
              <w:rPr>
                <w:spacing w:val="-2"/>
                <w:sz w:val="24"/>
              </w:rPr>
              <w:t xml:space="preserve"> </w:t>
            </w:r>
            <w:r>
              <w:rPr>
                <w:spacing w:val="-5"/>
                <w:sz w:val="24"/>
              </w:rPr>
              <w:t>No.</w:t>
            </w:r>
          </w:p>
        </w:tc>
        <w:tc>
          <w:tcPr>
            <w:tcW w:w="3485" w:type="dxa"/>
            <w:vAlign w:val="center"/>
            <w:tcPrChange w:id="236" w:author="Kush Khalasi" w:date="2025-07-29T11:28:00Z" w16du:dateUtc="2025-07-29T05:58:00Z">
              <w:tcPr>
                <w:tcW w:w="3485" w:type="dxa"/>
              </w:tcPr>
            </w:tcPrChange>
          </w:tcPr>
          <w:p w14:paraId="4315D080" w14:textId="2386E4D2" w:rsidR="004C307A" w:rsidRDefault="00F16E5A">
            <w:pPr>
              <w:pStyle w:val="TableParagraph"/>
              <w:spacing w:line="292" w:lineRule="exact"/>
              <w:ind w:left="4"/>
              <w:jc w:val="center"/>
              <w:rPr>
                <w:sz w:val="24"/>
              </w:rPr>
              <w:pPrChange w:id="237" w:author="Kush Khalasi" w:date="2025-07-29T11:28:00Z" w16du:dateUtc="2025-07-29T05:58:00Z">
                <w:pPr>
                  <w:pStyle w:val="TableParagraph"/>
                  <w:spacing w:line="292" w:lineRule="exact"/>
                  <w:ind w:left="1113"/>
                </w:pPr>
              </w:pPrChange>
            </w:pPr>
            <w:del w:id="238" w:author="Kush Khalasi" w:date="2025-07-29T11:28:00Z" w16du:dateUtc="2025-07-29T05:58:00Z">
              <w:r w:rsidDel="009A6E13">
                <w:rPr>
                  <w:sz w:val="24"/>
                </w:rPr>
                <w:delText>Sites</w:delText>
              </w:r>
            </w:del>
            <w:ins w:id="239" w:author="Kush Khalasi" w:date="2025-07-29T11:28:00Z" w16du:dateUtc="2025-07-29T05:58:00Z">
              <w:r w:rsidR="009A6E13">
                <w:rPr>
                  <w:sz w:val="24"/>
                </w:rPr>
                <w:t>Office</w:t>
              </w:r>
            </w:ins>
          </w:p>
        </w:tc>
        <w:tc>
          <w:tcPr>
            <w:tcW w:w="4834" w:type="dxa"/>
            <w:tcPrChange w:id="240" w:author="Kush Khalasi" w:date="2025-07-29T11:28:00Z" w16du:dateUtc="2025-07-29T05:58:00Z">
              <w:tcPr>
                <w:tcW w:w="4834" w:type="dxa"/>
              </w:tcPr>
            </w:tcPrChange>
          </w:tcPr>
          <w:p w14:paraId="4315D081" w14:textId="77777777" w:rsidR="004C307A" w:rsidRDefault="008B0050">
            <w:pPr>
              <w:pStyle w:val="TableParagraph"/>
              <w:spacing w:line="292" w:lineRule="exact"/>
              <w:ind w:left="12"/>
              <w:jc w:val="center"/>
              <w:rPr>
                <w:sz w:val="24"/>
              </w:rPr>
            </w:pPr>
            <w:r>
              <w:rPr>
                <w:spacing w:val="-2"/>
                <w:sz w:val="24"/>
              </w:rPr>
              <w:t>Address</w:t>
            </w:r>
          </w:p>
        </w:tc>
      </w:tr>
      <w:tr w:rsidR="004C307A" w14:paraId="4315D087" w14:textId="77777777">
        <w:trPr>
          <w:trHeight w:val="673"/>
        </w:trPr>
        <w:tc>
          <w:tcPr>
            <w:tcW w:w="1032" w:type="dxa"/>
          </w:tcPr>
          <w:p w14:paraId="4315D083" w14:textId="77777777" w:rsidR="004C307A" w:rsidRDefault="008B0050">
            <w:pPr>
              <w:pStyle w:val="TableParagraph"/>
              <w:spacing w:before="167"/>
              <w:ind w:left="8" w:right="2"/>
              <w:jc w:val="center"/>
              <w:rPr>
                <w:sz w:val="24"/>
              </w:rPr>
            </w:pPr>
            <w:r>
              <w:rPr>
                <w:spacing w:val="-10"/>
                <w:sz w:val="24"/>
              </w:rPr>
              <w:t>1</w:t>
            </w:r>
          </w:p>
        </w:tc>
        <w:tc>
          <w:tcPr>
            <w:tcW w:w="3485" w:type="dxa"/>
          </w:tcPr>
          <w:p w14:paraId="4315D085" w14:textId="3B542BB3" w:rsidR="004C307A" w:rsidRDefault="008B0050" w:rsidP="008146B0">
            <w:pPr>
              <w:pStyle w:val="TableParagraph"/>
              <w:spacing w:line="292" w:lineRule="exact"/>
              <w:ind w:left="107"/>
              <w:rPr>
                <w:sz w:val="24"/>
              </w:rPr>
            </w:pPr>
            <w:hyperlink r:id="rId17">
              <w:r>
                <w:rPr>
                  <w:sz w:val="24"/>
                </w:rPr>
                <w:t>Trinity</w:t>
              </w:r>
              <w:r>
                <w:rPr>
                  <w:spacing w:val="-6"/>
                  <w:sz w:val="24"/>
                </w:rPr>
                <w:t xml:space="preserve"> </w:t>
              </w:r>
              <w:r>
                <w:rPr>
                  <w:sz w:val="24"/>
                </w:rPr>
                <w:t>Logistics</w:t>
              </w:r>
              <w:r w:rsidR="004E4130">
                <w:rPr>
                  <w:sz w:val="24"/>
                </w:rPr>
                <w:t>, Inc</w:t>
              </w:r>
              <w:r w:rsidR="00180DB2">
                <w:rPr>
                  <w:sz w:val="24"/>
                </w:rPr>
                <w:t>.</w:t>
              </w:r>
              <w:r>
                <w:rPr>
                  <w:spacing w:val="-3"/>
                  <w:sz w:val="24"/>
                </w:rPr>
                <w:t xml:space="preserve"> </w:t>
              </w:r>
              <w:r>
                <w:rPr>
                  <w:sz w:val="24"/>
                </w:rPr>
                <w:t>Corporate</w:t>
              </w:r>
              <w:r>
                <w:rPr>
                  <w:spacing w:val="-2"/>
                  <w:sz w:val="24"/>
                </w:rPr>
                <w:t xml:space="preserve"> Office</w:t>
              </w:r>
            </w:hyperlink>
            <w:r w:rsidR="008146B0">
              <w:t xml:space="preserve">  </w:t>
            </w:r>
            <w:hyperlink r:id="rId18">
              <w:r>
                <w:rPr>
                  <w:sz w:val="24"/>
                </w:rPr>
                <w:t>Seaford,</w:t>
              </w:r>
              <w:r>
                <w:rPr>
                  <w:spacing w:val="-4"/>
                  <w:sz w:val="24"/>
                </w:rPr>
                <w:t xml:space="preserve"> </w:t>
              </w:r>
              <w:r>
                <w:rPr>
                  <w:spacing w:val="-2"/>
                  <w:sz w:val="24"/>
                </w:rPr>
                <w:t>Delaware</w:t>
              </w:r>
            </w:hyperlink>
          </w:p>
        </w:tc>
        <w:tc>
          <w:tcPr>
            <w:tcW w:w="4834" w:type="dxa"/>
          </w:tcPr>
          <w:p w14:paraId="4315D086" w14:textId="77777777" w:rsidR="004C307A" w:rsidRDefault="008B0050">
            <w:pPr>
              <w:pStyle w:val="TableParagraph"/>
              <w:spacing w:before="189"/>
              <w:ind w:left="108"/>
              <w:rPr>
                <w:sz w:val="24"/>
              </w:rPr>
            </w:pPr>
            <w:r>
              <w:rPr>
                <w:sz w:val="24"/>
              </w:rPr>
              <w:t>50</w:t>
            </w:r>
            <w:r>
              <w:rPr>
                <w:spacing w:val="-2"/>
                <w:sz w:val="24"/>
              </w:rPr>
              <w:t xml:space="preserve"> </w:t>
            </w:r>
            <w:r>
              <w:rPr>
                <w:sz w:val="24"/>
              </w:rPr>
              <w:t>Fallon</w:t>
            </w:r>
            <w:r>
              <w:rPr>
                <w:spacing w:val="-3"/>
                <w:sz w:val="24"/>
              </w:rPr>
              <w:t xml:space="preserve"> </w:t>
            </w:r>
            <w:r>
              <w:rPr>
                <w:sz w:val="24"/>
              </w:rPr>
              <w:t>Avenue,</w:t>
            </w:r>
            <w:r>
              <w:rPr>
                <w:spacing w:val="-1"/>
                <w:sz w:val="24"/>
              </w:rPr>
              <w:t xml:space="preserve"> </w:t>
            </w:r>
            <w:r>
              <w:rPr>
                <w:sz w:val="24"/>
              </w:rPr>
              <w:t>Seaford,</w:t>
            </w:r>
            <w:r>
              <w:rPr>
                <w:spacing w:val="-3"/>
                <w:sz w:val="24"/>
              </w:rPr>
              <w:t xml:space="preserve"> </w:t>
            </w:r>
            <w:r>
              <w:rPr>
                <w:sz w:val="24"/>
              </w:rPr>
              <w:t>DE</w:t>
            </w:r>
            <w:r>
              <w:rPr>
                <w:spacing w:val="-1"/>
                <w:sz w:val="24"/>
              </w:rPr>
              <w:t xml:space="preserve"> </w:t>
            </w:r>
            <w:r>
              <w:rPr>
                <w:spacing w:val="-4"/>
                <w:sz w:val="24"/>
              </w:rPr>
              <w:t>19973</w:t>
            </w:r>
          </w:p>
        </w:tc>
      </w:tr>
    </w:tbl>
    <w:p w14:paraId="4315D088" w14:textId="77777777" w:rsidR="004C307A" w:rsidRDefault="004C307A">
      <w:pPr>
        <w:pStyle w:val="BodyText"/>
        <w:spacing w:before="108"/>
      </w:pPr>
    </w:p>
    <w:p w14:paraId="4315D089" w14:textId="77777777" w:rsidR="004C307A" w:rsidRDefault="008B0050" w:rsidP="003A2DAC">
      <w:pPr>
        <w:pStyle w:val="Heading1"/>
        <w:numPr>
          <w:ilvl w:val="0"/>
          <w:numId w:val="2"/>
        </w:numPr>
        <w:tabs>
          <w:tab w:val="left" w:pos="270"/>
        </w:tabs>
        <w:ind w:left="90" w:hanging="359"/>
        <w:jc w:val="left"/>
      </w:pPr>
      <w:bookmarkStart w:id="241" w:name="_Toc204682762"/>
      <w:r>
        <w:rPr>
          <w:color w:val="365F91"/>
        </w:rPr>
        <w:t>POLICY</w:t>
      </w:r>
      <w:r>
        <w:rPr>
          <w:color w:val="365F91"/>
          <w:spacing w:val="-10"/>
        </w:rPr>
        <w:t xml:space="preserve"> </w:t>
      </w:r>
      <w:r>
        <w:rPr>
          <w:color w:val="365F91"/>
          <w:spacing w:val="-2"/>
        </w:rPr>
        <w:t>OBJECTIVE</w:t>
      </w:r>
      <w:bookmarkEnd w:id="241"/>
    </w:p>
    <w:p w14:paraId="4315D08A" w14:textId="77777777" w:rsidR="004C307A" w:rsidRDefault="008B0050">
      <w:pPr>
        <w:pStyle w:val="BodyText"/>
        <w:spacing w:before="178" w:line="276" w:lineRule="auto"/>
        <w:ind w:left="120" w:right="481"/>
        <w:jc w:val="both"/>
      </w:pPr>
      <w:r>
        <w:t>The objective of Trinity Logistics, Inc.'s environmental policy is to reduce our ecological impact while maintaining exceptional service standards. We aim to achieve this by:</w:t>
      </w:r>
    </w:p>
    <w:p w14:paraId="4315D08B" w14:textId="77777777" w:rsidR="004C307A" w:rsidRDefault="008B0050">
      <w:pPr>
        <w:pStyle w:val="ListParagraph"/>
        <w:numPr>
          <w:ilvl w:val="0"/>
          <w:numId w:val="1"/>
        </w:numPr>
        <w:tabs>
          <w:tab w:val="left" w:pos="839"/>
        </w:tabs>
        <w:spacing w:before="241"/>
        <w:ind w:left="839" w:hanging="359"/>
        <w:rPr>
          <w:sz w:val="24"/>
        </w:rPr>
      </w:pPr>
      <w:r>
        <w:rPr>
          <w:sz w:val="24"/>
        </w:rPr>
        <w:t>Implementing</w:t>
      </w:r>
      <w:r>
        <w:rPr>
          <w:spacing w:val="-9"/>
          <w:sz w:val="24"/>
        </w:rPr>
        <w:t xml:space="preserve"> </w:t>
      </w:r>
      <w:r>
        <w:rPr>
          <w:sz w:val="24"/>
        </w:rPr>
        <w:t>green</w:t>
      </w:r>
      <w:r>
        <w:rPr>
          <w:spacing w:val="-3"/>
          <w:sz w:val="24"/>
        </w:rPr>
        <w:t xml:space="preserve"> </w:t>
      </w:r>
      <w:r>
        <w:rPr>
          <w:sz w:val="24"/>
        </w:rPr>
        <w:t>initiatives</w:t>
      </w:r>
      <w:r>
        <w:rPr>
          <w:spacing w:val="-4"/>
          <w:sz w:val="24"/>
        </w:rPr>
        <w:t xml:space="preserve"> </w:t>
      </w:r>
      <w:r>
        <w:rPr>
          <w:sz w:val="24"/>
        </w:rPr>
        <w:t>to</w:t>
      </w:r>
      <w:r>
        <w:rPr>
          <w:spacing w:val="-3"/>
          <w:sz w:val="24"/>
        </w:rPr>
        <w:t xml:space="preserve"> </w:t>
      </w:r>
      <w:r>
        <w:rPr>
          <w:sz w:val="24"/>
        </w:rPr>
        <w:t>minimize</w:t>
      </w:r>
      <w:r>
        <w:rPr>
          <w:spacing w:val="-4"/>
          <w:sz w:val="24"/>
        </w:rPr>
        <w:t xml:space="preserve"> </w:t>
      </w:r>
      <w:r>
        <w:rPr>
          <w:sz w:val="24"/>
        </w:rPr>
        <w:t>carbon</w:t>
      </w:r>
      <w:r>
        <w:rPr>
          <w:spacing w:val="-3"/>
          <w:sz w:val="24"/>
        </w:rPr>
        <w:t xml:space="preserve"> </w:t>
      </w:r>
      <w:r>
        <w:rPr>
          <w:sz w:val="24"/>
        </w:rPr>
        <w:t>emissions</w:t>
      </w:r>
      <w:r>
        <w:rPr>
          <w:spacing w:val="-4"/>
          <w:sz w:val="24"/>
        </w:rPr>
        <w:t xml:space="preserve"> </w:t>
      </w:r>
      <w:r>
        <w:rPr>
          <w:sz w:val="24"/>
        </w:rPr>
        <w:t>and</w:t>
      </w:r>
      <w:r>
        <w:rPr>
          <w:spacing w:val="2"/>
          <w:sz w:val="24"/>
        </w:rPr>
        <w:t xml:space="preserve"> </w:t>
      </w:r>
      <w:r>
        <w:rPr>
          <w:sz w:val="24"/>
        </w:rPr>
        <w:t>waste</w:t>
      </w:r>
      <w:r>
        <w:rPr>
          <w:spacing w:val="-3"/>
          <w:sz w:val="24"/>
        </w:rPr>
        <w:t xml:space="preserve"> </w:t>
      </w:r>
      <w:r>
        <w:rPr>
          <w:spacing w:val="-2"/>
          <w:sz w:val="24"/>
        </w:rPr>
        <w:t>generation.</w:t>
      </w:r>
    </w:p>
    <w:p w14:paraId="4315D08C" w14:textId="3DCB49B7" w:rsidR="004C307A" w:rsidRDefault="008B0050">
      <w:pPr>
        <w:pStyle w:val="ListParagraph"/>
        <w:numPr>
          <w:ilvl w:val="0"/>
          <w:numId w:val="1"/>
        </w:numPr>
        <w:tabs>
          <w:tab w:val="left" w:pos="839"/>
        </w:tabs>
        <w:spacing w:before="21"/>
        <w:ind w:left="839" w:hanging="359"/>
        <w:rPr>
          <w:sz w:val="24"/>
        </w:rPr>
      </w:pPr>
      <w:r>
        <w:rPr>
          <w:sz w:val="24"/>
        </w:rPr>
        <w:t>Investing</w:t>
      </w:r>
      <w:r>
        <w:rPr>
          <w:spacing w:val="-9"/>
          <w:sz w:val="24"/>
        </w:rPr>
        <w:t xml:space="preserve"> </w:t>
      </w:r>
      <w:r>
        <w:rPr>
          <w:sz w:val="24"/>
        </w:rPr>
        <w:t>in</w:t>
      </w:r>
      <w:r>
        <w:rPr>
          <w:spacing w:val="-5"/>
          <w:sz w:val="24"/>
        </w:rPr>
        <w:t xml:space="preserve"> </w:t>
      </w:r>
      <w:r>
        <w:rPr>
          <w:sz w:val="24"/>
        </w:rPr>
        <w:t>eco-friendly</w:t>
      </w:r>
      <w:r>
        <w:rPr>
          <w:spacing w:val="-7"/>
          <w:sz w:val="24"/>
        </w:rPr>
        <w:t xml:space="preserve"> </w:t>
      </w:r>
      <w:r>
        <w:rPr>
          <w:sz w:val="24"/>
        </w:rPr>
        <w:t>technologies</w:t>
      </w:r>
      <w:r>
        <w:rPr>
          <w:spacing w:val="-7"/>
          <w:sz w:val="24"/>
        </w:rPr>
        <w:t xml:space="preserve"> </w:t>
      </w:r>
      <w:r>
        <w:rPr>
          <w:sz w:val="24"/>
        </w:rPr>
        <w:t>and</w:t>
      </w:r>
      <w:r>
        <w:rPr>
          <w:spacing w:val="-5"/>
          <w:sz w:val="24"/>
        </w:rPr>
        <w:t xml:space="preserve"> </w:t>
      </w:r>
      <w:r w:rsidR="004904CA">
        <w:rPr>
          <w:spacing w:val="-5"/>
          <w:sz w:val="24"/>
        </w:rPr>
        <w:t xml:space="preserve">offering a variety of </w:t>
      </w:r>
      <w:r>
        <w:rPr>
          <w:sz w:val="24"/>
        </w:rPr>
        <w:t>transportation</w:t>
      </w:r>
      <w:r>
        <w:rPr>
          <w:spacing w:val="-5"/>
          <w:sz w:val="24"/>
        </w:rPr>
        <w:t xml:space="preserve"> </w:t>
      </w:r>
      <w:r w:rsidR="0014145C">
        <w:rPr>
          <w:spacing w:val="-2"/>
          <w:sz w:val="24"/>
        </w:rPr>
        <w:t>modes to shipper customers</w:t>
      </w:r>
      <w:r w:rsidR="00F16E5A">
        <w:rPr>
          <w:spacing w:val="-2"/>
          <w:sz w:val="24"/>
        </w:rPr>
        <w:t xml:space="preserve"> with the ability to offset carbon emissions</w:t>
      </w:r>
      <w:r>
        <w:rPr>
          <w:spacing w:val="-2"/>
          <w:sz w:val="24"/>
        </w:rPr>
        <w:t>.</w:t>
      </w:r>
    </w:p>
    <w:p w14:paraId="4315D08D" w14:textId="4EAB0494" w:rsidR="004C307A" w:rsidRDefault="008B0050">
      <w:pPr>
        <w:pStyle w:val="ListParagraph"/>
        <w:numPr>
          <w:ilvl w:val="0"/>
          <w:numId w:val="1"/>
        </w:numPr>
        <w:tabs>
          <w:tab w:val="left" w:pos="839"/>
        </w:tabs>
        <w:spacing w:before="24"/>
        <w:ind w:left="839" w:hanging="359"/>
        <w:rPr>
          <w:sz w:val="24"/>
        </w:rPr>
      </w:pPr>
      <w:r>
        <w:rPr>
          <w:sz w:val="24"/>
        </w:rPr>
        <w:t>Educating</w:t>
      </w:r>
      <w:r>
        <w:rPr>
          <w:spacing w:val="-4"/>
          <w:sz w:val="24"/>
        </w:rPr>
        <w:t xml:space="preserve"> </w:t>
      </w:r>
      <w:r>
        <w:rPr>
          <w:sz w:val="24"/>
        </w:rPr>
        <w:t>and</w:t>
      </w:r>
      <w:r>
        <w:rPr>
          <w:spacing w:val="-5"/>
          <w:sz w:val="24"/>
        </w:rPr>
        <w:t xml:space="preserve"> </w:t>
      </w:r>
      <w:r>
        <w:rPr>
          <w:sz w:val="24"/>
        </w:rPr>
        <w:t>engaging</w:t>
      </w:r>
      <w:r>
        <w:rPr>
          <w:spacing w:val="-6"/>
          <w:sz w:val="24"/>
        </w:rPr>
        <w:t xml:space="preserve"> </w:t>
      </w:r>
      <w:r w:rsidR="0014145C">
        <w:rPr>
          <w:spacing w:val="-6"/>
          <w:sz w:val="24"/>
        </w:rPr>
        <w:t xml:space="preserve">team members </w:t>
      </w:r>
      <w:r w:rsidR="0014145C">
        <w:rPr>
          <w:sz w:val="24"/>
        </w:rPr>
        <w:t xml:space="preserve"> regarding</w:t>
      </w:r>
      <w:r>
        <w:rPr>
          <w:spacing w:val="-3"/>
          <w:sz w:val="24"/>
        </w:rPr>
        <w:t xml:space="preserve"> </w:t>
      </w:r>
      <w:r w:rsidR="004374C2">
        <w:rPr>
          <w:sz w:val="24"/>
        </w:rPr>
        <w:t>environmental</w:t>
      </w:r>
      <w:r>
        <w:rPr>
          <w:spacing w:val="-5"/>
          <w:sz w:val="24"/>
        </w:rPr>
        <w:t xml:space="preserve"> </w:t>
      </w:r>
      <w:r>
        <w:rPr>
          <w:spacing w:val="-2"/>
          <w:sz w:val="24"/>
        </w:rPr>
        <w:t>practices.</w:t>
      </w:r>
    </w:p>
    <w:p w14:paraId="4315D08E" w14:textId="79794E23" w:rsidR="004C307A" w:rsidRDefault="002151AC">
      <w:pPr>
        <w:pStyle w:val="ListParagraph"/>
        <w:numPr>
          <w:ilvl w:val="0"/>
          <w:numId w:val="1"/>
        </w:numPr>
        <w:tabs>
          <w:tab w:val="left" w:pos="839"/>
        </w:tabs>
        <w:spacing w:before="24"/>
        <w:ind w:left="839" w:hanging="359"/>
        <w:rPr>
          <w:sz w:val="24"/>
        </w:rPr>
      </w:pPr>
      <w:r>
        <w:rPr>
          <w:sz w:val="24"/>
        </w:rPr>
        <w:t xml:space="preserve">Determine baseline of </w:t>
      </w:r>
      <w:r w:rsidR="008B0050">
        <w:rPr>
          <w:spacing w:val="-6"/>
          <w:sz w:val="24"/>
        </w:rPr>
        <w:t xml:space="preserve"> </w:t>
      </w:r>
      <w:r w:rsidR="008B0050">
        <w:rPr>
          <w:sz w:val="24"/>
        </w:rPr>
        <w:t>our</w:t>
      </w:r>
      <w:r w:rsidR="008B0050">
        <w:rPr>
          <w:spacing w:val="-6"/>
          <w:sz w:val="24"/>
        </w:rPr>
        <w:t xml:space="preserve"> </w:t>
      </w:r>
      <w:r w:rsidR="008B0050">
        <w:rPr>
          <w:sz w:val="24"/>
        </w:rPr>
        <w:t>environmental</w:t>
      </w:r>
      <w:r w:rsidR="008B0050">
        <w:rPr>
          <w:spacing w:val="-5"/>
          <w:sz w:val="24"/>
        </w:rPr>
        <w:t xml:space="preserve"> </w:t>
      </w:r>
      <w:r w:rsidR="008B0050">
        <w:rPr>
          <w:spacing w:val="-2"/>
          <w:sz w:val="24"/>
        </w:rPr>
        <w:t>performance</w:t>
      </w:r>
      <w:r w:rsidR="006E7663">
        <w:rPr>
          <w:spacing w:val="-2"/>
          <w:sz w:val="24"/>
        </w:rPr>
        <w:t xml:space="preserve"> and take steps to offset carbon impacts</w:t>
      </w:r>
      <w:r w:rsidR="008B0050">
        <w:rPr>
          <w:spacing w:val="-2"/>
          <w:sz w:val="24"/>
        </w:rPr>
        <w:t>.</w:t>
      </w:r>
    </w:p>
    <w:p w14:paraId="4315D08F" w14:textId="77777777" w:rsidR="004C307A" w:rsidRDefault="008B0050">
      <w:pPr>
        <w:pStyle w:val="ListParagraph"/>
        <w:numPr>
          <w:ilvl w:val="0"/>
          <w:numId w:val="1"/>
        </w:numPr>
        <w:tabs>
          <w:tab w:val="left" w:pos="839"/>
        </w:tabs>
        <w:spacing w:before="24"/>
        <w:ind w:left="839" w:hanging="359"/>
        <w:rPr>
          <w:sz w:val="24"/>
        </w:rPr>
      </w:pPr>
      <w:r>
        <w:rPr>
          <w:sz w:val="24"/>
        </w:rPr>
        <w:t>Contributing</w:t>
      </w:r>
      <w:r>
        <w:rPr>
          <w:spacing w:val="-7"/>
          <w:sz w:val="24"/>
        </w:rPr>
        <w:t xml:space="preserve"> </w:t>
      </w:r>
      <w:r>
        <w:rPr>
          <w:sz w:val="24"/>
        </w:rPr>
        <w:t>positively</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communities</w:t>
      </w:r>
      <w:r>
        <w:rPr>
          <w:spacing w:val="-4"/>
          <w:sz w:val="24"/>
        </w:rPr>
        <w:t xml:space="preserve"> </w:t>
      </w:r>
      <w:r>
        <w:rPr>
          <w:sz w:val="24"/>
        </w:rPr>
        <w:t>and</w:t>
      </w:r>
      <w:r>
        <w:rPr>
          <w:spacing w:val="-3"/>
          <w:sz w:val="24"/>
        </w:rPr>
        <w:t xml:space="preserve"> </w:t>
      </w:r>
      <w:r>
        <w:rPr>
          <w:sz w:val="24"/>
        </w:rPr>
        <w:t>ecosystems</w:t>
      </w:r>
      <w:r>
        <w:rPr>
          <w:spacing w:val="-3"/>
          <w:sz w:val="24"/>
        </w:rPr>
        <w:t xml:space="preserve"> </w:t>
      </w:r>
      <w:r>
        <w:rPr>
          <w:sz w:val="24"/>
        </w:rPr>
        <w:t>in</w:t>
      </w:r>
      <w:r>
        <w:rPr>
          <w:spacing w:val="-3"/>
          <w:sz w:val="24"/>
        </w:rPr>
        <w:t xml:space="preserve"> </w:t>
      </w:r>
      <w:r>
        <w:rPr>
          <w:sz w:val="24"/>
        </w:rPr>
        <w:t>which</w:t>
      </w:r>
      <w:r>
        <w:rPr>
          <w:spacing w:val="-4"/>
          <w:sz w:val="24"/>
        </w:rPr>
        <w:t xml:space="preserve"> </w:t>
      </w:r>
      <w:r>
        <w:rPr>
          <w:sz w:val="24"/>
        </w:rPr>
        <w:t>we</w:t>
      </w:r>
      <w:r>
        <w:rPr>
          <w:spacing w:val="-1"/>
          <w:sz w:val="24"/>
        </w:rPr>
        <w:t xml:space="preserve"> </w:t>
      </w:r>
      <w:r>
        <w:rPr>
          <w:spacing w:val="-2"/>
          <w:sz w:val="24"/>
        </w:rPr>
        <w:t>operate.</w:t>
      </w:r>
    </w:p>
    <w:p w14:paraId="4315D090" w14:textId="77777777" w:rsidR="004C307A" w:rsidRDefault="004C307A">
      <w:pPr>
        <w:pStyle w:val="BodyText"/>
        <w:spacing w:before="129"/>
      </w:pPr>
    </w:p>
    <w:p w14:paraId="4315D091" w14:textId="167D8A72" w:rsidR="004C307A" w:rsidRDefault="008B0050" w:rsidP="003A2DAC">
      <w:pPr>
        <w:pStyle w:val="Heading1"/>
        <w:numPr>
          <w:ilvl w:val="0"/>
          <w:numId w:val="2"/>
        </w:numPr>
        <w:tabs>
          <w:tab w:val="left" w:pos="270"/>
        </w:tabs>
        <w:ind w:left="90" w:hanging="359"/>
        <w:jc w:val="left"/>
      </w:pPr>
      <w:bookmarkStart w:id="242" w:name="_Toc204682763"/>
      <w:r>
        <w:rPr>
          <w:color w:val="365F91"/>
        </w:rPr>
        <w:t>OUR</w:t>
      </w:r>
      <w:r>
        <w:rPr>
          <w:color w:val="365F91"/>
          <w:spacing w:val="-7"/>
        </w:rPr>
        <w:t xml:space="preserve"> </w:t>
      </w:r>
      <w:r w:rsidRPr="003A2DAC">
        <w:rPr>
          <w:color w:val="365F91"/>
          <w:spacing w:val="-2"/>
        </w:rPr>
        <w:t>AIMS</w:t>
      </w:r>
      <w:bookmarkEnd w:id="242"/>
      <w:r>
        <w:rPr>
          <w:color w:val="365F91"/>
          <w:spacing w:val="-9"/>
        </w:rPr>
        <w:t xml:space="preserve"> </w:t>
      </w:r>
    </w:p>
    <w:p w14:paraId="4315D092" w14:textId="77777777" w:rsidR="004C307A" w:rsidRDefault="008B0050">
      <w:pPr>
        <w:pStyle w:val="Heading2"/>
        <w:numPr>
          <w:ilvl w:val="1"/>
          <w:numId w:val="2"/>
        </w:numPr>
        <w:tabs>
          <w:tab w:val="left" w:pos="569"/>
        </w:tabs>
        <w:spacing w:before="180"/>
        <w:ind w:left="569" w:hanging="449"/>
        <w:jc w:val="both"/>
        <w:rPr>
          <w:u w:val="none"/>
        </w:rPr>
      </w:pPr>
      <w:r>
        <w:rPr>
          <w:spacing w:val="-2"/>
        </w:rPr>
        <w:t>Energy</w:t>
      </w:r>
    </w:p>
    <w:p w14:paraId="62AB9ACE" w14:textId="24A55AEC" w:rsidR="007C1A5C" w:rsidRPr="00493A49" w:rsidRDefault="00754C05">
      <w:pPr>
        <w:pStyle w:val="ListParagraph"/>
        <w:numPr>
          <w:ilvl w:val="2"/>
          <w:numId w:val="2"/>
        </w:numPr>
        <w:tabs>
          <w:tab w:val="left" w:pos="480"/>
        </w:tabs>
        <w:spacing w:before="156" w:line="259" w:lineRule="auto"/>
        <w:ind w:right="475"/>
        <w:jc w:val="both"/>
        <w:rPr>
          <w:rFonts w:ascii="Wingdings" w:hAnsi="Wingdings"/>
          <w:sz w:val="24"/>
        </w:rPr>
      </w:pPr>
      <w:r>
        <w:rPr>
          <w:sz w:val="24"/>
        </w:rPr>
        <w:t xml:space="preserve">Carrier Emission </w:t>
      </w:r>
      <w:r w:rsidR="00715B1C">
        <w:rPr>
          <w:sz w:val="24"/>
        </w:rPr>
        <w:t xml:space="preserve">Awareness: </w:t>
      </w:r>
      <w:r w:rsidR="00C91D7C">
        <w:rPr>
          <w:sz w:val="24"/>
        </w:rPr>
        <w:t xml:space="preserve">Since 2008, Trinity </w:t>
      </w:r>
      <w:r w:rsidR="007C1A5C">
        <w:rPr>
          <w:sz w:val="24"/>
        </w:rPr>
        <w:t xml:space="preserve">has been a SmartWay </w:t>
      </w:r>
      <w:r w:rsidR="00221305">
        <w:rPr>
          <w:sz w:val="24"/>
        </w:rPr>
        <w:t>Transport P</w:t>
      </w:r>
      <w:r w:rsidR="007C1A5C">
        <w:rPr>
          <w:sz w:val="24"/>
        </w:rPr>
        <w:t>artner in collaboration with the Environmental Protection Agency (EPA</w:t>
      </w:r>
      <w:del w:id="243" w:author="Kush Khalasi" w:date="2025-07-29T11:03:00Z" w16du:dateUtc="2025-07-29T05:33:00Z">
        <w:r w:rsidR="00715B1C" w:rsidDel="00435527">
          <w:rPr>
            <w:sz w:val="24"/>
          </w:rPr>
          <w:delText>.</w:delText>
        </w:r>
      </w:del>
      <w:r w:rsidR="007C1A5C">
        <w:rPr>
          <w:sz w:val="24"/>
        </w:rPr>
        <w:t>)</w:t>
      </w:r>
      <w:ins w:id="244" w:author="Kush Khalasi" w:date="2025-07-29T11:03:00Z" w16du:dateUtc="2025-07-29T05:33:00Z">
        <w:r w:rsidR="00435527">
          <w:rPr>
            <w:sz w:val="24"/>
          </w:rPr>
          <w:t xml:space="preserve">, </w:t>
        </w:r>
      </w:ins>
      <w:ins w:id="245" w:author="Kush Khalasi" w:date="2025-07-29T11:03:00Z">
        <w:r w:rsidR="00435527" w:rsidRPr="00435527">
          <w:rPr>
            <w:sz w:val="24"/>
          </w:rPr>
          <w:t>and we aim to continue this partnership</w:t>
        </w:r>
      </w:ins>
      <w:ins w:id="246" w:author="Kush Khalasi" w:date="2025-07-29T11:03:00Z" w16du:dateUtc="2025-07-29T05:33:00Z">
        <w:r w:rsidR="00435527">
          <w:rPr>
            <w:sz w:val="24"/>
          </w:rPr>
          <w:t>.</w:t>
        </w:r>
      </w:ins>
      <w:r w:rsidR="00715B1C">
        <w:rPr>
          <w:sz w:val="24"/>
        </w:rPr>
        <w:t xml:space="preserve"> </w:t>
      </w:r>
      <w:r w:rsidR="007504AE">
        <w:rPr>
          <w:sz w:val="24"/>
        </w:rPr>
        <w:t xml:space="preserve">Trinity annually </w:t>
      </w:r>
      <w:r w:rsidR="006D6919">
        <w:rPr>
          <w:sz w:val="24"/>
        </w:rPr>
        <w:t xml:space="preserve">updates its </w:t>
      </w:r>
      <w:r w:rsidR="00E050AF">
        <w:rPr>
          <w:sz w:val="24"/>
        </w:rPr>
        <w:t xml:space="preserve">commitment to SmartWay by </w:t>
      </w:r>
      <w:r w:rsidR="00653F60">
        <w:rPr>
          <w:sz w:val="24"/>
        </w:rPr>
        <w:t>acknowledging</w:t>
      </w:r>
      <w:r w:rsidR="006D6919">
        <w:rPr>
          <w:sz w:val="24"/>
        </w:rPr>
        <w:t xml:space="preserve"> emissions data </w:t>
      </w:r>
      <w:r w:rsidR="00653F60">
        <w:rPr>
          <w:sz w:val="24"/>
        </w:rPr>
        <w:t>supplied by</w:t>
      </w:r>
      <w:r w:rsidR="006D6919">
        <w:rPr>
          <w:sz w:val="24"/>
        </w:rPr>
        <w:t xml:space="preserve"> SmartWay Transport Carriers in its network. </w:t>
      </w:r>
    </w:p>
    <w:p w14:paraId="4315D094" w14:textId="46F71013" w:rsidR="004C307A" w:rsidRPr="00F16E5A" w:rsidRDefault="008B0050">
      <w:pPr>
        <w:pStyle w:val="ListParagraph"/>
        <w:numPr>
          <w:ilvl w:val="2"/>
          <w:numId w:val="2"/>
        </w:numPr>
        <w:tabs>
          <w:tab w:val="left" w:pos="480"/>
        </w:tabs>
        <w:spacing w:line="259" w:lineRule="auto"/>
        <w:ind w:right="473"/>
        <w:jc w:val="both"/>
        <w:rPr>
          <w:rFonts w:ascii="Wingdings" w:hAnsi="Wingdings"/>
          <w:sz w:val="24"/>
        </w:rPr>
      </w:pPr>
      <w:r>
        <w:rPr>
          <w:sz w:val="24"/>
        </w:rPr>
        <w:lastRenderedPageBreak/>
        <w:t>Starting from 202</w:t>
      </w:r>
      <w:r w:rsidR="00DF7538">
        <w:rPr>
          <w:sz w:val="24"/>
        </w:rPr>
        <w:t>0</w:t>
      </w:r>
      <w:r>
        <w:rPr>
          <w:sz w:val="24"/>
        </w:rPr>
        <w:t>, we implemented energy-efficient technologies and practices across our logistics operations</w:t>
      </w:r>
      <w:r w:rsidR="00DF7538">
        <w:rPr>
          <w:sz w:val="24"/>
        </w:rPr>
        <w:t xml:space="preserve"> such as LED lighting</w:t>
      </w:r>
      <w:r w:rsidR="0024552E">
        <w:rPr>
          <w:sz w:val="24"/>
        </w:rPr>
        <w:t xml:space="preserve"> and promotion of paperless payment methods</w:t>
      </w:r>
      <w:r>
        <w:rPr>
          <w:sz w:val="24"/>
        </w:rPr>
        <w:t>.</w:t>
      </w:r>
    </w:p>
    <w:p w14:paraId="3E53ED21" w14:textId="79E9A7B6" w:rsidR="00F16E5A" w:rsidRPr="00493A49" w:rsidRDefault="00F16E5A" w:rsidP="00F16E5A">
      <w:pPr>
        <w:pStyle w:val="ListParagraph"/>
        <w:numPr>
          <w:ilvl w:val="2"/>
          <w:numId w:val="2"/>
        </w:numPr>
        <w:tabs>
          <w:tab w:val="left" w:pos="480"/>
        </w:tabs>
        <w:spacing w:line="259" w:lineRule="auto"/>
        <w:ind w:right="473"/>
        <w:jc w:val="both"/>
        <w:rPr>
          <w:rFonts w:ascii="Wingdings" w:hAnsi="Wingdings"/>
          <w:sz w:val="24"/>
        </w:rPr>
      </w:pPr>
      <w:r>
        <w:rPr>
          <w:sz w:val="24"/>
        </w:rPr>
        <w:t>Since 2020, we have invested in Shred-It Paper Shredding services and participate in additional recycling methods including recycling cardboard which comes into our office.</w:t>
      </w:r>
      <w:ins w:id="247" w:author="Kush Khalasi" w:date="2025-07-29T11:05:00Z" w16du:dateUtc="2025-07-29T05:35:00Z">
        <w:r w:rsidR="00435527" w:rsidRPr="00435527">
          <w:t xml:space="preserve"> </w:t>
        </w:r>
      </w:ins>
      <w:ins w:id="248" w:author="Kush Khalasi" w:date="2025-07-29T11:05:00Z">
        <w:r w:rsidR="00435527" w:rsidRPr="00435527">
          <w:rPr>
            <w:sz w:val="24"/>
          </w:rPr>
          <w:t>We intend to maintain and build upon these initiatives.</w:t>
        </w:r>
      </w:ins>
    </w:p>
    <w:p w14:paraId="03945B4D" w14:textId="4DF9B65F" w:rsidR="00264C5A" w:rsidRPr="00435527" w:rsidRDefault="00511887" w:rsidP="00435527">
      <w:pPr>
        <w:pStyle w:val="ListParagraph"/>
        <w:numPr>
          <w:ilvl w:val="2"/>
          <w:numId w:val="2"/>
        </w:numPr>
        <w:tabs>
          <w:tab w:val="left" w:pos="480"/>
        </w:tabs>
        <w:spacing w:line="259" w:lineRule="auto"/>
        <w:ind w:right="473"/>
        <w:jc w:val="both"/>
        <w:rPr>
          <w:sz w:val="24"/>
          <w:rPrChange w:id="249" w:author="Kush Khalasi" w:date="2025-07-29T11:06:00Z" w16du:dateUtc="2025-07-29T05:36:00Z">
            <w:rPr/>
          </w:rPrChange>
        </w:rPr>
      </w:pPr>
      <w:r>
        <w:rPr>
          <w:sz w:val="24"/>
        </w:rPr>
        <w:t xml:space="preserve">Since 2022, we have contributed to </w:t>
      </w:r>
      <w:r w:rsidR="004374C2">
        <w:rPr>
          <w:sz w:val="24"/>
        </w:rPr>
        <w:t>environmentally friendly</w:t>
      </w:r>
      <w:r w:rsidR="00095C33">
        <w:rPr>
          <w:sz w:val="24"/>
        </w:rPr>
        <w:t xml:space="preserve"> projects in order to offset carbon emissions from owned office locations.</w:t>
      </w:r>
      <w:r w:rsidR="004E4130">
        <w:rPr>
          <w:sz w:val="24"/>
        </w:rPr>
        <w:t xml:space="preserve"> </w:t>
      </w:r>
      <w:ins w:id="250" w:author="Kush Khalasi" w:date="2025-07-29T11:06:00Z" w16du:dateUtc="2025-07-29T05:36:00Z">
        <w:r w:rsidR="00435527" w:rsidRPr="00435527">
          <w:rPr>
            <w:sz w:val="24"/>
          </w:rPr>
          <w:t>Our goal is to sustain and expand these contributions.</w:t>
        </w:r>
      </w:ins>
    </w:p>
    <w:p w14:paraId="4315D096" w14:textId="094B6DAA" w:rsidR="004C307A" w:rsidRDefault="00D12473">
      <w:pPr>
        <w:pStyle w:val="Heading2"/>
        <w:numPr>
          <w:ilvl w:val="1"/>
          <w:numId w:val="2"/>
        </w:numPr>
        <w:tabs>
          <w:tab w:val="left" w:pos="569"/>
        </w:tabs>
        <w:spacing w:before="294"/>
        <w:ind w:left="569" w:hanging="449"/>
        <w:jc w:val="both"/>
        <w:rPr>
          <w:u w:val="none"/>
        </w:rPr>
      </w:pPr>
      <w:del w:id="251" w:author="Kush Khalasi" w:date="2025-07-29T11:44:00Z" w16du:dateUtc="2025-07-29T06:14:00Z">
        <w:r w:rsidDel="008320EB">
          <w:rPr>
            <w:noProof/>
          </w:rPr>
          <w:drawing>
            <wp:anchor distT="0" distB="0" distL="0" distR="0" simplePos="0" relativeHeight="487440384" behindDoc="0" locked="0" layoutInCell="1" allowOverlap="1" wp14:anchorId="1B84A844" wp14:editId="2EE7ADBB">
              <wp:simplePos x="0" y="0"/>
              <wp:positionH relativeFrom="page">
                <wp:posOffset>561975</wp:posOffset>
              </wp:positionH>
              <wp:positionV relativeFrom="page">
                <wp:posOffset>511175</wp:posOffset>
              </wp:positionV>
              <wp:extent cx="1936623" cy="516890"/>
              <wp:effectExtent l="0" t="0" r="0" b="0"/>
              <wp:wrapNone/>
              <wp:docPr id="1292177328"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1936623" cy="516890"/>
                      </a:xfrm>
                      <a:prstGeom prst="rect">
                        <a:avLst/>
                      </a:prstGeom>
                    </pic:spPr>
                  </pic:pic>
                </a:graphicData>
              </a:graphic>
            </wp:anchor>
          </w:drawing>
        </w:r>
      </w:del>
      <w:del w:id="252" w:author="Kush Khalasi" w:date="2025-07-29T11:45:00Z" w16du:dateUtc="2025-07-29T06:15:00Z">
        <w:r w:rsidDel="008320EB">
          <w:rPr>
            <w:noProof/>
          </w:rPr>
          <mc:AlternateContent>
            <mc:Choice Requires="wps">
              <w:drawing>
                <wp:anchor distT="0" distB="0" distL="0" distR="0" simplePos="0" relativeHeight="487441408" behindDoc="0" locked="0" layoutInCell="1" allowOverlap="1" wp14:anchorId="3C6C5DE0" wp14:editId="2DBABCA5">
                  <wp:simplePos x="0" y="0"/>
                  <wp:positionH relativeFrom="page">
                    <wp:posOffset>4057523</wp:posOffset>
                  </wp:positionH>
                  <wp:positionV relativeFrom="page">
                    <wp:posOffset>502919</wp:posOffset>
                  </wp:positionV>
                  <wp:extent cx="19050" cy="477520"/>
                  <wp:effectExtent l="0" t="0" r="0" b="0"/>
                  <wp:wrapNone/>
                  <wp:docPr id="1918167582"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 cy="477520"/>
                          </a:xfrm>
                          <a:custGeom>
                            <a:avLst/>
                            <a:gdLst/>
                            <a:ahLst/>
                            <a:cxnLst/>
                            <a:rect l="l" t="t" r="r" b="b"/>
                            <a:pathLst>
                              <a:path w="19050" h="477520">
                                <a:moveTo>
                                  <a:pt x="6400" y="0"/>
                                </a:moveTo>
                                <a:lnTo>
                                  <a:pt x="0" y="0"/>
                                </a:lnTo>
                                <a:lnTo>
                                  <a:pt x="0" y="477012"/>
                                </a:lnTo>
                                <a:lnTo>
                                  <a:pt x="6400" y="477012"/>
                                </a:lnTo>
                                <a:lnTo>
                                  <a:pt x="6400" y="0"/>
                                </a:lnTo>
                                <a:close/>
                              </a:path>
                              <a:path w="19050" h="477520">
                                <a:moveTo>
                                  <a:pt x="18529" y="0"/>
                                </a:moveTo>
                                <a:lnTo>
                                  <a:pt x="12446" y="0"/>
                                </a:lnTo>
                                <a:lnTo>
                                  <a:pt x="12446" y="477012"/>
                                </a:lnTo>
                                <a:lnTo>
                                  <a:pt x="18529" y="477012"/>
                                </a:lnTo>
                                <a:lnTo>
                                  <a:pt x="185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A294F5" id="Graphic 15" o:spid="_x0000_s1026" style="position:absolute;margin-left:319.5pt;margin-top:39.6pt;width:1.5pt;height:37.6pt;z-index:487441408;visibility:visible;mso-wrap-style:square;mso-wrap-distance-left:0;mso-wrap-distance-top:0;mso-wrap-distance-right:0;mso-wrap-distance-bottom:0;mso-position-horizontal:absolute;mso-position-horizontal-relative:page;mso-position-vertical:absolute;mso-position-vertical-relative:page;v-text-anchor:top" coordsize="19050,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" path="m6400,l,,,477012r6400,l6400,xem18529,l12446,r,477012l18529,477012,18529,xe" fillcolor="black" stroked="f">
                  <v:path arrowok="t"/>
                  <w10:wrap anchorx="page" anchory="page"/>
                </v:shape>
              </w:pict>
            </mc:Fallback>
          </mc:AlternateContent>
        </w:r>
      </w:del>
      <w:r>
        <w:t>Visibility of</w:t>
      </w:r>
      <w:r w:rsidR="008B0050">
        <w:rPr>
          <w:spacing w:val="-10"/>
        </w:rPr>
        <w:t xml:space="preserve"> </w:t>
      </w:r>
      <w:r w:rsidR="008B0050">
        <w:t>Green</w:t>
      </w:r>
      <w:r w:rsidR="008B0050">
        <w:rPr>
          <w:spacing w:val="-7"/>
        </w:rPr>
        <w:t xml:space="preserve"> </w:t>
      </w:r>
      <w:r w:rsidR="008B0050">
        <w:t>House</w:t>
      </w:r>
      <w:r w:rsidR="008B0050">
        <w:rPr>
          <w:spacing w:val="-11"/>
        </w:rPr>
        <w:t xml:space="preserve"> </w:t>
      </w:r>
      <w:r w:rsidR="008B0050">
        <w:rPr>
          <w:spacing w:val="-2"/>
        </w:rPr>
        <w:t>Gases:</w:t>
      </w:r>
    </w:p>
    <w:p w14:paraId="4315D097" w14:textId="63901D27" w:rsidR="004C307A" w:rsidRPr="00F16E5A" w:rsidRDefault="008B0050">
      <w:pPr>
        <w:pStyle w:val="ListParagraph"/>
        <w:numPr>
          <w:ilvl w:val="2"/>
          <w:numId w:val="2"/>
        </w:numPr>
        <w:tabs>
          <w:tab w:val="left" w:pos="480"/>
        </w:tabs>
        <w:spacing w:before="152" w:line="276" w:lineRule="auto"/>
        <w:ind w:right="477"/>
        <w:jc w:val="both"/>
        <w:rPr>
          <w:rFonts w:ascii="Wingdings" w:hAnsi="Wingdings"/>
          <w:sz w:val="24"/>
        </w:rPr>
      </w:pPr>
      <w:r>
        <w:rPr>
          <w:sz w:val="24"/>
        </w:rPr>
        <w:t>Carbon Capture and Storage (CCS): Beginning in 202</w:t>
      </w:r>
      <w:r w:rsidR="007B24BD">
        <w:rPr>
          <w:sz w:val="24"/>
        </w:rPr>
        <w:t>2</w:t>
      </w:r>
      <w:r>
        <w:rPr>
          <w:sz w:val="24"/>
        </w:rPr>
        <w:t xml:space="preserve">, we invested in </w:t>
      </w:r>
      <w:r w:rsidR="004374C2">
        <w:rPr>
          <w:sz w:val="24"/>
        </w:rPr>
        <w:t>environmentally friendly</w:t>
      </w:r>
      <w:r w:rsidR="007B24BD">
        <w:rPr>
          <w:sz w:val="24"/>
        </w:rPr>
        <w:t xml:space="preserve"> projects with CarbonFund and </w:t>
      </w:r>
      <w:r w:rsidR="00E619AD">
        <w:rPr>
          <w:sz w:val="24"/>
        </w:rPr>
        <w:t>ClimeCo</w:t>
      </w:r>
      <w:r>
        <w:rPr>
          <w:sz w:val="24"/>
        </w:rPr>
        <w:t xml:space="preserve">, </w:t>
      </w:r>
      <w:r w:rsidR="00E619AD">
        <w:rPr>
          <w:sz w:val="24"/>
        </w:rPr>
        <w:t>offsetting carbon emissions</w:t>
      </w:r>
      <w:r w:rsidR="00C8088E">
        <w:rPr>
          <w:sz w:val="24"/>
        </w:rPr>
        <w:t xml:space="preserve"> stemming</w:t>
      </w:r>
      <w:r w:rsidR="00E619AD">
        <w:rPr>
          <w:sz w:val="24"/>
        </w:rPr>
        <w:t xml:space="preserve"> from </w:t>
      </w:r>
      <w:r w:rsidR="00C8088E">
        <w:rPr>
          <w:sz w:val="24"/>
        </w:rPr>
        <w:t>electric usage in owned office locations</w:t>
      </w:r>
      <w:r w:rsidR="006F4F7F">
        <w:rPr>
          <w:sz w:val="24"/>
        </w:rPr>
        <w:t>. Moving forward, Trinity is using ESGtech.ai to provide robust reporting on its carbon impacts</w:t>
      </w:r>
      <w:r w:rsidR="00CE3AAF">
        <w:rPr>
          <w:sz w:val="24"/>
        </w:rPr>
        <w:t xml:space="preserve"> and commits to </w:t>
      </w:r>
      <w:ins w:id="253" w:author="Kush Khalasi" w:date="2025-07-29T11:08:00Z" w16du:dateUtc="2025-07-29T05:38:00Z">
        <w:r w:rsidR="001304EC">
          <w:rPr>
            <w:sz w:val="24"/>
          </w:rPr>
          <w:t xml:space="preserve">continuing </w:t>
        </w:r>
      </w:ins>
      <w:r w:rsidR="00CE3AAF">
        <w:rPr>
          <w:sz w:val="24"/>
        </w:rPr>
        <w:t>offsetting</w:t>
      </w:r>
      <w:r>
        <w:rPr>
          <w:sz w:val="24"/>
        </w:rPr>
        <w:t xml:space="preserve"> CO2 emissions annually</w:t>
      </w:r>
      <w:r w:rsidR="001538B2">
        <w:rPr>
          <w:sz w:val="24"/>
        </w:rPr>
        <w:t xml:space="preserve">, </w:t>
      </w:r>
      <w:r w:rsidR="00C8088E">
        <w:rPr>
          <w:sz w:val="24"/>
        </w:rPr>
        <w:t>thereby significantly</w:t>
      </w:r>
      <w:r>
        <w:rPr>
          <w:sz w:val="24"/>
        </w:rPr>
        <w:t xml:space="preserve"> reducing our net greenhouse gas emissions.</w:t>
      </w:r>
    </w:p>
    <w:p w14:paraId="49E4AEDC" w14:textId="53E38278" w:rsidR="00F16E5A" w:rsidRPr="00F16E5A" w:rsidRDefault="00F16E5A">
      <w:pPr>
        <w:pStyle w:val="ListParagraph"/>
        <w:numPr>
          <w:ilvl w:val="2"/>
          <w:numId w:val="2"/>
        </w:numPr>
        <w:tabs>
          <w:tab w:val="left" w:pos="480"/>
        </w:tabs>
        <w:spacing w:before="152" w:line="276" w:lineRule="auto"/>
        <w:ind w:right="477"/>
        <w:jc w:val="both"/>
        <w:rPr>
          <w:rFonts w:ascii="Wingdings" w:hAnsi="Wingdings"/>
          <w:sz w:val="24"/>
        </w:rPr>
      </w:pPr>
      <w:r w:rsidRPr="00F16E5A">
        <w:rPr>
          <w:sz w:val="24"/>
        </w:rPr>
        <w:t>Beginning in 202</w:t>
      </w:r>
      <w:r>
        <w:rPr>
          <w:sz w:val="24"/>
        </w:rPr>
        <w:t>5</w:t>
      </w:r>
      <w:r w:rsidRPr="00F16E5A">
        <w:rPr>
          <w:sz w:val="24"/>
        </w:rPr>
        <w:t>, Trinity’s partner Banyan includes visibility of GHG impact on less-than-truckload shipments allowing Trinity to provide its shipper customers with GHG data on those shipments</w:t>
      </w:r>
      <w:r>
        <w:rPr>
          <w:sz w:val="24"/>
        </w:rPr>
        <w:t>, in addition, within a year Trinity will provide a mechanism that shipper customer may actually offset carbon emissions by purchases carbon offset credits through Patch IO.</w:t>
      </w:r>
    </w:p>
    <w:p w14:paraId="28CF3F2C" w14:textId="10CF3305" w:rsidR="00F16E5A" w:rsidRPr="00F16E5A" w:rsidRDefault="00F16E5A">
      <w:pPr>
        <w:pStyle w:val="ListParagraph"/>
        <w:numPr>
          <w:ilvl w:val="2"/>
          <w:numId w:val="2"/>
        </w:numPr>
        <w:tabs>
          <w:tab w:val="left" w:pos="480"/>
        </w:tabs>
        <w:spacing w:before="152" w:line="276" w:lineRule="auto"/>
        <w:ind w:right="477"/>
        <w:jc w:val="both"/>
        <w:rPr>
          <w:rFonts w:ascii="Wingdings" w:hAnsi="Wingdings"/>
          <w:sz w:val="24"/>
        </w:rPr>
      </w:pPr>
      <w:r>
        <w:rPr>
          <w:sz w:val="24"/>
        </w:rPr>
        <w:t>In addition, within the next 3 years, Trinity through Patch IO Trinity’s Transportation Management System will include visibility</w:t>
      </w:r>
      <w:r w:rsidRPr="00F16E5A">
        <w:rPr>
          <w:sz w:val="24"/>
        </w:rPr>
        <w:t xml:space="preserve"> of GHG impact on truckload shipments allowing Trinity to provide its shipper customers with GHG data on those shipments</w:t>
      </w:r>
      <w:r>
        <w:rPr>
          <w:sz w:val="24"/>
        </w:rPr>
        <w:t>, in addition, within a year after that Trinity will provide a mechanism that shipper customer may actually offset carbon emissions by purchases carbon offset credits through Patch IO.</w:t>
      </w:r>
    </w:p>
    <w:p w14:paraId="4315D098" w14:textId="77777777" w:rsidR="004C307A" w:rsidRDefault="004C307A" w:rsidP="00F16E5A"/>
    <w:p w14:paraId="4315D099" w14:textId="2C7C6A7F" w:rsidR="004C307A" w:rsidRDefault="008B0050">
      <w:pPr>
        <w:pStyle w:val="Heading2"/>
        <w:numPr>
          <w:ilvl w:val="1"/>
          <w:numId w:val="2"/>
        </w:numPr>
        <w:tabs>
          <w:tab w:val="left" w:pos="569"/>
        </w:tabs>
        <w:ind w:left="569" w:hanging="449"/>
        <w:jc w:val="both"/>
        <w:rPr>
          <w:u w:val="none"/>
        </w:rPr>
      </w:pPr>
      <w:r>
        <w:t>Waste</w:t>
      </w:r>
      <w:r>
        <w:rPr>
          <w:spacing w:val="-13"/>
        </w:rPr>
        <w:t xml:space="preserve"> </w:t>
      </w:r>
      <w:del w:id="254" w:author="Kush Khalasi" w:date="2025-07-29T10:36:00Z" w16du:dateUtc="2025-07-29T05:06:00Z">
        <w:r w:rsidDel="007874E9">
          <w:rPr>
            <w:spacing w:val="-2"/>
          </w:rPr>
          <w:delText>Reduction</w:delText>
        </w:r>
      </w:del>
      <w:ins w:id="255" w:author="Kush Khalasi" w:date="2025-07-29T10:36:00Z" w16du:dateUtc="2025-07-29T05:06:00Z">
        <w:r w:rsidR="007874E9">
          <w:rPr>
            <w:spacing w:val="-2"/>
          </w:rPr>
          <w:t>Management</w:t>
        </w:r>
      </w:ins>
    </w:p>
    <w:p w14:paraId="4315D09B" w14:textId="6EA80838" w:rsidR="004C307A" w:rsidRPr="00435527" w:rsidRDefault="008B0050">
      <w:pPr>
        <w:pStyle w:val="ListParagraph"/>
        <w:numPr>
          <w:ilvl w:val="2"/>
          <w:numId w:val="2"/>
        </w:numPr>
        <w:tabs>
          <w:tab w:val="left" w:pos="480"/>
        </w:tabs>
        <w:spacing w:line="276" w:lineRule="auto"/>
        <w:ind w:right="477"/>
        <w:jc w:val="both"/>
        <w:rPr>
          <w:ins w:id="256" w:author="Kush Khalasi" w:date="2025-07-29T11:02:00Z" w16du:dateUtc="2025-07-29T05:32:00Z"/>
          <w:rFonts w:ascii="Wingdings" w:hAnsi="Wingdings"/>
          <w:sz w:val="24"/>
          <w:rPrChange w:id="257" w:author="Kush Khalasi" w:date="2025-07-29T11:02:00Z" w16du:dateUtc="2025-07-29T05:32:00Z">
            <w:rPr>
              <w:ins w:id="258" w:author="Kush Khalasi" w:date="2025-07-29T11:02:00Z" w16du:dateUtc="2025-07-29T05:32:00Z"/>
              <w:sz w:val="24"/>
            </w:rPr>
          </w:rPrChange>
        </w:rPr>
      </w:pPr>
      <w:r>
        <w:rPr>
          <w:sz w:val="24"/>
        </w:rPr>
        <w:t>Recycling Infrastructure Development: Since 202</w:t>
      </w:r>
      <w:r w:rsidR="004E63AE">
        <w:rPr>
          <w:sz w:val="24"/>
        </w:rPr>
        <w:t>0</w:t>
      </w:r>
      <w:r>
        <w:rPr>
          <w:sz w:val="24"/>
        </w:rPr>
        <w:t xml:space="preserve">, we've invested in enhancing recycling </w:t>
      </w:r>
      <w:r w:rsidR="004E63AE">
        <w:rPr>
          <w:sz w:val="24"/>
        </w:rPr>
        <w:t>via ShredIt</w:t>
      </w:r>
      <w:r w:rsidR="00F16E5A">
        <w:rPr>
          <w:sz w:val="24"/>
        </w:rPr>
        <w:t xml:space="preserve">, cardboard </w:t>
      </w:r>
      <w:r w:rsidR="002053EA">
        <w:rPr>
          <w:sz w:val="24"/>
        </w:rPr>
        <w:t>and battery recycling</w:t>
      </w:r>
      <w:r>
        <w:rPr>
          <w:sz w:val="24"/>
        </w:rPr>
        <w:t xml:space="preserve">. </w:t>
      </w:r>
      <w:r w:rsidR="00F16E5A">
        <w:rPr>
          <w:sz w:val="24"/>
        </w:rPr>
        <w:t>In 2025, Trinity will recycle toner cartridges from our various printers throughout the office.</w:t>
      </w:r>
      <w:del w:id="259" w:author="Kush Khalasi" w:date="2025-07-29T10:17:00Z" w16du:dateUtc="2025-07-29T04:47:00Z">
        <w:r w:rsidR="000B158A" w:rsidRPr="000B158A" w:rsidDel="000B158A">
          <w:delText xml:space="preserve"> </w:delText>
        </w:r>
        <w:r w:rsidR="000B158A" w:rsidRPr="000B158A" w:rsidDel="000B158A">
          <w:rPr>
            <w:sz w:val="24"/>
          </w:rPr>
          <w:delText>By the end of 2025, Trinity will ensure that all employees are trained on waste reduction practices and efficient waste sorting techniques to support a cleaner, more sustainable office environment.</w:delText>
        </w:r>
      </w:del>
    </w:p>
    <w:p w14:paraId="3ED90D59" w14:textId="3D24BA67" w:rsidR="00435527" w:rsidRPr="0095670C" w:rsidRDefault="00435527">
      <w:pPr>
        <w:pStyle w:val="ListParagraph"/>
        <w:numPr>
          <w:ilvl w:val="2"/>
          <w:numId w:val="2"/>
        </w:numPr>
        <w:tabs>
          <w:tab w:val="left" w:pos="480"/>
        </w:tabs>
        <w:spacing w:line="276" w:lineRule="auto"/>
        <w:ind w:right="477"/>
        <w:jc w:val="both"/>
        <w:rPr>
          <w:ins w:id="260" w:author="Kush Khalasi" w:date="2025-07-29T10:51:00Z" w16du:dateUtc="2025-07-29T05:21:00Z"/>
          <w:rFonts w:ascii="Wingdings" w:hAnsi="Wingdings"/>
          <w:sz w:val="28"/>
          <w:szCs w:val="24"/>
          <w:rPrChange w:id="261" w:author="Kush Khalasi" w:date="2025-07-29T11:23:00Z" w16du:dateUtc="2025-07-29T05:53:00Z">
            <w:rPr>
              <w:ins w:id="262" w:author="Kush Khalasi" w:date="2025-07-29T10:51:00Z" w16du:dateUtc="2025-07-29T05:21:00Z"/>
              <w:sz w:val="24"/>
            </w:rPr>
          </w:rPrChange>
        </w:rPr>
      </w:pPr>
      <w:ins w:id="263" w:author="Kush Khalasi" w:date="2025-07-29T11:02:00Z" w16du:dateUtc="2025-07-29T05:32:00Z">
        <w:r w:rsidRPr="0095670C">
          <w:rPr>
            <w:sz w:val="24"/>
            <w:szCs w:val="24"/>
            <w:rPrChange w:id="264" w:author="Kush Khalasi" w:date="2025-07-29T11:23:00Z" w16du:dateUtc="2025-07-29T05:53:00Z">
              <w:rPr/>
            </w:rPrChange>
          </w:rPr>
          <w:t>Starting in 2020, we implemented paperless payment methods across our logistics operations as an energy-efficient practice. We are committed to continuing this initiative going forward.</w:t>
        </w:r>
      </w:ins>
    </w:p>
    <w:p w14:paraId="58F69819" w14:textId="1016BB32" w:rsidR="00C6109B" w:rsidRPr="00C6109B" w:rsidRDefault="00C6109B">
      <w:pPr>
        <w:pStyle w:val="ListParagraph"/>
        <w:numPr>
          <w:ilvl w:val="2"/>
          <w:numId w:val="2"/>
        </w:numPr>
        <w:tabs>
          <w:tab w:val="left" w:pos="480"/>
        </w:tabs>
        <w:spacing w:line="276" w:lineRule="auto"/>
        <w:ind w:right="477"/>
        <w:jc w:val="both"/>
        <w:rPr>
          <w:sz w:val="24"/>
          <w:rPrChange w:id="265" w:author="Kush Khalasi" w:date="2025-07-29T10:52:00Z" w16du:dateUtc="2025-07-29T05:22:00Z">
            <w:rPr>
              <w:rFonts w:ascii="Wingdings" w:hAnsi="Wingdings"/>
              <w:sz w:val="24"/>
            </w:rPr>
          </w:rPrChange>
        </w:rPr>
      </w:pPr>
      <w:ins w:id="266" w:author="Kush Khalasi" w:date="2025-07-29T10:51:00Z" w16du:dateUtc="2025-07-29T05:21:00Z">
        <w:r w:rsidRPr="00C6109B">
          <w:rPr>
            <w:sz w:val="24"/>
            <w:rPrChange w:id="267" w:author="Kush Khalasi" w:date="2025-07-29T10:52:00Z" w16du:dateUtc="2025-07-29T05:22:00Z">
              <w:rPr/>
            </w:rPrChange>
          </w:rPr>
          <w:t xml:space="preserve">We </w:t>
        </w:r>
      </w:ins>
      <w:ins w:id="268" w:author="Kush Khalasi" w:date="2025-07-29T10:56:00Z" w16du:dateUtc="2025-07-29T05:26:00Z">
        <w:r>
          <w:rPr>
            <w:sz w:val="24"/>
          </w:rPr>
          <w:t xml:space="preserve">aim to continue the process of </w:t>
        </w:r>
      </w:ins>
      <w:ins w:id="269" w:author="Kush Khalasi" w:date="2025-07-29T10:51:00Z" w16du:dateUtc="2025-07-29T05:21:00Z">
        <w:r w:rsidRPr="00C6109B">
          <w:rPr>
            <w:sz w:val="24"/>
            <w:rPrChange w:id="270" w:author="Kush Khalasi" w:date="2025-07-29T10:52:00Z" w16du:dateUtc="2025-07-29T05:22:00Z">
              <w:rPr/>
            </w:rPrChange>
          </w:rPr>
          <w:t>any used or leftover paint is responsibly recycled through approved programs, preventing hazardous waste from entering landfills and supporting our commitment to circular material use.</w:t>
        </w:r>
      </w:ins>
    </w:p>
    <w:p w14:paraId="12096A75" w14:textId="7F0AB9E3" w:rsidR="000B158A" w:rsidRDefault="00C6109B">
      <w:pPr>
        <w:pStyle w:val="ListParagraph"/>
        <w:numPr>
          <w:ilvl w:val="2"/>
          <w:numId w:val="2"/>
        </w:numPr>
        <w:tabs>
          <w:tab w:val="left" w:pos="480"/>
        </w:tabs>
        <w:spacing w:line="276" w:lineRule="auto"/>
        <w:ind w:right="477"/>
        <w:jc w:val="both"/>
        <w:rPr>
          <w:ins w:id="271" w:author="Kush Khalasi" w:date="2025-07-29T11:20:00Z" w16du:dateUtc="2025-07-29T05:50:00Z"/>
          <w:sz w:val="24"/>
        </w:rPr>
      </w:pPr>
      <w:ins w:id="272" w:author="Kush Khalasi" w:date="2025-07-29T10:53:00Z">
        <w:r w:rsidRPr="00C6109B">
          <w:rPr>
            <w:sz w:val="24"/>
          </w:rPr>
          <w:t>By the end of 20</w:t>
        </w:r>
      </w:ins>
      <w:ins w:id="273" w:author="Kush Khalasi" w:date="2025-07-29T11:11:00Z" w16du:dateUtc="2025-07-29T05:41:00Z">
        <w:r w:rsidR="001304EC">
          <w:rPr>
            <w:sz w:val="24"/>
          </w:rPr>
          <w:t>27</w:t>
        </w:r>
      </w:ins>
      <w:ins w:id="274" w:author="Kush Khalasi" w:date="2025-07-29T10:53:00Z">
        <w:r w:rsidRPr="00C6109B">
          <w:rPr>
            <w:sz w:val="24"/>
          </w:rPr>
          <w:t xml:space="preserve">, we will ensure that all employees are trained on waste reduction practices and efficient multi-stream recycling and sorting techniques to support a cleaner, more </w:t>
        </w:r>
        <w:r w:rsidRPr="00C6109B">
          <w:rPr>
            <w:sz w:val="24"/>
          </w:rPr>
          <w:lastRenderedPageBreak/>
          <w:t>sustainable office environment.</w:t>
        </w:r>
      </w:ins>
    </w:p>
    <w:p w14:paraId="59254A6B" w14:textId="174F2949" w:rsidR="0095670C" w:rsidRPr="00C6109B" w:rsidDel="0095670C" w:rsidRDefault="0095670C">
      <w:pPr>
        <w:pStyle w:val="ListParagraph"/>
        <w:numPr>
          <w:ilvl w:val="2"/>
          <w:numId w:val="2"/>
        </w:numPr>
        <w:tabs>
          <w:tab w:val="left" w:pos="480"/>
        </w:tabs>
        <w:spacing w:line="276" w:lineRule="auto"/>
        <w:ind w:right="477"/>
        <w:jc w:val="both"/>
        <w:rPr>
          <w:del w:id="275" w:author="Kush Khalasi" w:date="2025-07-29T11:20:00Z" w16du:dateUtc="2025-07-29T05:50:00Z"/>
          <w:sz w:val="24"/>
          <w:rPrChange w:id="276" w:author="Kush Khalasi" w:date="2025-07-29T10:52:00Z" w16du:dateUtc="2025-07-29T05:22:00Z">
            <w:rPr>
              <w:del w:id="277" w:author="Kush Khalasi" w:date="2025-07-29T11:20:00Z" w16du:dateUtc="2025-07-29T05:50:00Z"/>
              <w:rFonts w:ascii="Wingdings" w:hAnsi="Wingdings"/>
              <w:sz w:val="24"/>
            </w:rPr>
          </w:rPrChange>
        </w:rPr>
      </w:pPr>
    </w:p>
    <w:p w14:paraId="4315D09C" w14:textId="77777777" w:rsidR="004C307A" w:rsidRDefault="004C307A">
      <w:pPr>
        <w:pStyle w:val="BodyText"/>
        <w:spacing w:before="46"/>
      </w:pPr>
    </w:p>
    <w:p w14:paraId="4315D09D" w14:textId="77777777" w:rsidR="004C307A" w:rsidRDefault="008B0050">
      <w:pPr>
        <w:pStyle w:val="Heading2"/>
        <w:numPr>
          <w:ilvl w:val="1"/>
          <w:numId w:val="2"/>
        </w:numPr>
        <w:tabs>
          <w:tab w:val="left" w:pos="569"/>
        </w:tabs>
        <w:ind w:left="569" w:hanging="449"/>
        <w:jc w:val="both"/>
        <w:rPr>
          <w:u w:val="none"/>
        </w:rPr>
      </w:pPr>
      <w:r>
        <w:rPr>
          <w:spacing w:val="-2"/>
        </w:rPr>
        <w:t>Responsible</w:t>
      </w:r>
      <w:r>
        <w:rPr>
          <w:spacing w:val="5"/>
        </w:rPr>
        <w:t xml:space="preserve"> </w:t>
      </w:r>
      <w:r>
        <w:rPr>
          <w:spacing w:val="-2"/>
        </w:rPr>
        <w:t>Procurement</w:t>
      </w:r>
    </w:p>
    <w:p w14:paraId="4315D0A0" w14:textId="37D73A4B" w:rsidR="004C307A" w:rsidRPr="00471796" w:rsidRDefault="008B0050" w:rsidP="00471796">
      <w:pPr>
        <w:pStyle w:val="ListParagraph"/>
        <w:numPr>
          <w:ilvl w:val="2"/>
          <w:numId w:val="2"/>
        </w:numPr>
        <w:tabs>
          <w:tab w:val="left" w:pos="480"/>
        </w:tabs>
        <w:spacing w:before="156" w:line="259" w:lineRule="auto"/>
        <w:ind w:right="481"/>
        <w:jc w:val="both"/>
      </w:pPr>
      <w:r>
        <w:rPr>
          <w:sz w:val="24"/>
        </w:rPr>
        <w:t>Strategy</w:t>
      </w:r>
      <w:r w:rsidR="00471796">
        <w:rPr>
          <w:sz w:val="24"/>
        </w:rPr>
        <w:t xml:space="preserve"> to reduce our energy uses include the procurement of </w:t>
      </w:r>
      <w:r w:rsidR="004E4130">
        <w:rPr>
          <w:sz w:val="24"/>
        </w:rPr>
        <w:t>L</w:t>
      </w:r>
      <w:r w:rsidR="00471796">
        <w:rPr>
          <w:sz w:val="24"/>
        </w:rPr>
        <w:t>ED lighting, energy efficient hardware, including computers, servers, etc.</w:t>
      </w:r>
    </w:p>
    <w:p w14:paraId="1F5FCABF" w14:textId="3306BCB1" w:rsidR="00471796" w:rsidRPr="00C6109B" w:rsidRDefault="00471796" w:rsidP="00471796">
      <w:pPr>
        <w:pStyle w:val="ListParagraph"/>
        <w:numPr>
          <w:ilvl w:val="2"/>
          <w:numId w:val="2"/>
        </w:numPr>
        <w:tabs>
          <w:tab w:val="left" w:pos="480"/>
        </w:tabs>
        <w:spacing w:before="156" w:line="259" w:lineRule="auto"/>
        <w:ind w:right="481"/>
        <w:jc w:val="both"/>
        <w:rPr>
          <w:ins w:id="278" w:author="Kush Khalasi" w:date="2025-07-29T10:54:00Z" w16du:dateUtc="2025-07-29T05:24:00Z"/>
          <w:rPrChange w:id="279" w:author="Kush Khalasi" w:date="2025-07-29T10:54:00Z" w16du:dateUtc="2025-07-29T05:24:00Z">
            <w:rPr>
              <w:ins w:id="280" w:author="Kush Khalasi" w:date="2025-07-29T10:54:00Z" w16du:dateUtc="2025-07-29T05:24:00Z"/>
              <w:sz w:val="24"/>
            </w:rPr>
          </w:rPrChange>
        </w:rPr>
      </w:pPr>
      <w:r w:rsidRPr="004E4130">
        <w:rPr>
          <w:sz w:val="24"/>
        </w:rPr>
        <w:t xml:space="preserve">Strategy to source our marketing materials (swag) </w:t>
      </w:r>
      <w:ins w:id="281" w:author="Kush Khalasi" w:date="2025-07-29T10:55:00Z" w16du:dateUtc="2025-07-29T05:25:00Z">
        <w:r w:rsidR="00C6109B">
          <w:rPr>
            <w:sz w:val="24"/>
          </w:rPr>
          <w:t xml:space="preserve">and </w:t>
        </w:r>
      </w:ins>
      <w:ins w:id="282" w:author="Kush Khalasi" w:date="2025-07-29T10:56:00Z" w16du:dateUtc="2025-07-29T05:26:00Z">
        <w:r w:rsidR="00C6109B">
          <w:rPr>
            <w:sz w:val="24"/>
          </w:rPr>
          <w:t xml:space="preserve">all </w:t>
        </w:r>
      </w:ins>
      <w:ins w:id="283" w:author="Kush Khalasi" w:date="2025-07-29T10:55:00Z" w16du:dateUtc="2025-07-29T05:25:00Z">
        <w:r w:rsidR="00C6109B">
          <w:rPr>
            <w:sz w:val="24"/>
          </w:rPr>
          <w:t xml:space="preserve">office supplies </w:t>
        </w:r>
      </w:ins>
      <w:r w:rsidRPr="004E4130">
        <w:rPr>
          <w:sz w:val="24"/>
        </w:rPr>
        <w:t>from environmentally</w:t>
      </w:r>
      <w:r w:rsidR="002A715E">
        <w:rPr>
          <w:sz w:val="24"/>
        </w:rPr>
        <w:t>-</w:t>
      </w:r>
      <w:r w:rsidRPr="004E4130">
        <w:rPr>
          <w:sz w:val="24"/>
        </w:rPr>
        <w:t>friendly supplier</w:t>
      </w:r>
      <w:r w:rsidR="002A715E">
        <w:rPr>
          <w:sz w:val="24"/>
        </w:rPr>
        <w:t>s</w:t>
      </w:r>
      <w:r w:rsidRPr="004E4130">
        <w:rPr>
          <w:sz w:val="24"/>
        </w:rPr>
        <w:t xml:space="preserve"> who utilize recycled materials in their production</w:t>
      </w:r>
      <w:r w:rsidR="008A7812">
        <w:rPr>
          <w:sz w:val="24"/>
        </w:rPr>
        <w:t xml:space="preserve"> </w:t>
      </w:r>
      <w:del w:id="284" w:author="Kush Khalasi" w:date="2025-07-29T10:57:00Z" w16du:dateUtc="2025-07-29T05:27:00Z">
        <w:r w:rsidR="008A7812" w:rsidDel="00C6109B">
          <w:rPr>
            <w:sz w:val="24"/>
          </w:rPr>
          <w:delText xml:space="preserve">when </w:delText>
        </w:r>
      </w:del>
      <w:ins w:id="285" w:author="Kush Khalasi" w:date="2025-07-29T10:57:00Z" w16du:dateUtc="2025-07-29T05:27:00Z">
        <w:r w:rsidR="00C6109B">
          <w:rPr>
            <w:sz w:val="24"/>
          </w:rPr>
          <w:t xml:space="preserve">as often as </w:t>
        </w:r>
      </w:ins>
      <w:r w:rsidR="008A7812">
        <w:rPr>
          <w:sz w:val="24"/>
        </w:rPr>
        <w:t>possible</w:t>
      </w:r>
      <w:r w:rsidR="004E4130">
        <w:rPr>
          <w:sz w:val="24"/>
        </w:rPr>
        <w:t>.</w:t>
      </w:r>
    </w:p>
    <w:p w14:paraId="051BE2CA" w14:textId="77777777" w:rsidR="00C6109B" w:rsidRPr="008146B0" w:rsidRDefault="00C6109B">
      <w:pPr>
        <w:pStyle w:val="ListParagraph"/>
        <w:tabs>
          <w:tab w:val="left" w:pos="480"/>
        </w:tabs>
        <w:spacing w:before="156" w:line="259" w:lineRule="auto"/>
        <w:ind w:right="481" w:firstLine="0"/>
        <w:jc w:val="right"/>
        <w:pPrChange w:id="286" w:author="Kush Khalasi" w:date="2025-07-29T10:55:00Z" w16du:dateUtc="2025-07-29T05:25:00Z">
          <w:pPr>
            <w:pStyle w:val="ListParagraph"/>
            <w:numPr>
              <w:ilvl w:val="2"/>
              <w:numId w:val="2"/>
            </w:numPr>
            <w:tabs>
              <w:tab w:val="left" w:pos="480"/>
            </w:tabs>
            <w:spacing w:before="156" w:line="259" w:lineRule="auto"/>
            <w:ind w:right="481"/>
            <w:jc w:val="both"/>
          </w:pPr>
        </w:pPrChange>
      </w:pPr>
    </w:p>
    <w:p w14:paraId="0F0F0F02" w14:textId="0258F3CD" w:rsidR="00420B59" w:rsidRPr="008146B0" w:rsidRDefault="00420B59" w:rsidP="008146B0">
      <w:pPr>
        <w:pStyle w:val="Heading2"/>
        <w:numPr>
          <w:ilvl w:val="1"/>
          <w:numId w:val="2"/>
        </w:numPr>
        <w:tabs>
          <w:tab w:val="left" w:pos="569"/>
        </w:tabs>
        <w:ind w:left="569" w:hanging="449"/>
        <w:jc w:val="both"/>
      </w:pPr>
      <w:r>
        <w:rPr>
          <w:spacing w:val="-2"/>
        </w:rPr>
        <w:t>Environmental Service and Advocacy</w:t>
      </w:r>
    </w:p>
    <w:p w14:paraId="6B89719A" w14:textId="1879E0A9" w:rsidR="00420B59" w:rsidRPr="008146B0" w:rsidRDefault="00420B59">
      <w:pPr>
        <w:pStyle w:val="ListParagraph"/>
        <w:numPr>
          <w:ilvl w:val="2"/>
          <w:numId w:val="2"/>
        </w:numPr>
        <w:tabs>
          <w:tab w:val="left" w:pos="480"/>
          <w:tab w:val="left" w:pos="9450"/>
        </w:tabs>
        <w:spacing w:before="156" w:after="240" w:line="259" w:lineRule="auto"/>
        <w:ind w:right="481"/>
        <w:jc w:val="both"/>
        <w:pPrChange w:id="287" w:author="Kush Khalasi" w:date="2025-07-29T11:16:00Z" w16du:dateUtc="2025-07-29T05:46:00Z">
          <w:pPr>
            <w:pStyle w:val="ListParagraph"/>
            <w:numPr>
              <w:ilvl w:val="2"/>
              <w:numId w:val="2"/>
            </w:numPr>
            <w:tabs>
              <w:tab w:val="left" w:pos="480"/>
            </w:tabs>
            <w:spacing w:before="156" w:after="240" w:line="259" w:lineRule="auto"/>
            <w:ind w:right="481"/>
            <w:jc w:val="both"/>
          </w:pPr>
        </w:pPrChange>
      </w:pPr>
      <w:r w:rsidRPr="0095670C">
        <w:rPr>
          <w:sz w:val="24"/>
          <w:szCs w:val="24"/>
        </w:rPr>
        <w:t>Our goal is to foster a culture of environmental stewardship within our organization by actively participating in and supporting environmental advocacy initiatives. We aim to increase our involvement in community and global sustainability efforts, contributing to the preservation of natural ecosystems and promoting environmental awareness. Additionally, we seek to empower our employees to engage in environmental causes by providing opportunities for volunteerism and fostering a sense of responsibility toward the environment. Through these efforts, we aspire to make a meaningful and lasting impact on the environment and the communities in which we operate</w:t>
      </w:r>
      <w:r w:rsidRPr="00420B59">
        <w:t>.</w:t>
      </w:r>
    </w:p>
    <w:p w14:paraId="7E2056AD" w14:textId="208302EF" w:rsidR="00420B59" w:rsidRPr="008146B0" w:rsidRDefault="00420B59" w:rsidP="003A2DAC">
      <w:pPr>
        <w:pStyle w:val="Heading1"/>
        <w:numPr>
          <w:ilvl w:val="0"/>
          <w:numId w:val="2"/>
        </w:numPr>
        <w:tabs>
          <w:tab w:val="left" w:pos="270"/>
        </w:tabs>
        <w:ind w:left="90" w:hanging="359"/>
        <w:jc w:val="left"/>
      </w:pPr>
      <w:bookmarkStart w:id="288" w:name="_Toc204682764"/>
      <w:r>
        <w:rPr>
          <w:color w:val="365F91"/>
          <w:spacing w:val="-2"/>
        </w:rPr>
        <w:t>OUR TARGETS</w:t>
      </w:r>
      <w:bookmarkEnd w:id="288"/>
    </w:p>
    <w:p w14:paraId="67809D8C" w14:textId="77777777" w:rsidR="008146B0" w:rsidRDefault="008146B0" w:rsidP="008146B0">
      <w:pPr>
        <w:widowControl/>
        <w:autoSpaceDE/>
        <w:autoSpaceDN/>
        <w:spacing w:line="259" w:lineRule="auto"/>
        <w:ind w:left="480"/>
        <w:rPr>
          <w:b/>
          <w:bCs/>
        </w:rPr>
      </w:pPr>
      <w:bookmarkStart w:id="289" w:name="_Hlk178589347"/>
    </w:p>
    <w:p w14:paraId="049A6304" w14:textId="67634CA7" w:rsidR="00420B59" w:rsidRPr="0095670C" w:rsidRDefault="00420B59" w:rsidP="008146B0">
      <w:pPr>
        <w:widowControl/>
        <w:autoSpaceDE/>
        <w:autoSpaceDN/>
        <w:spacing w:after="160" w:line="259" w:lineRule="auto"/>
        <w:ind w:left="480"/>
        <w:rPr>
          <w:sz w:val="24"/>
          <w:szCs w:val="24"/>
        </w:rPr>
      </w:pPr>
      <w:r w:rsidRPr="0095670C">
        <w:rPr>
          <w:b/>
          <w:bCs/>
          <w:sz w:val="24"/>
          <w:szCs w:val="24"/>
        </w:rPr>
        <w:t>Energy and GHG Emissions</w:t>
      </w:r>
    </w:p>
    <w:p w14:paraId="31D545A7" w14:textId="77777777" w:rsidR="00420B59" w:rsidRPr="0095670C" w:rsidRDefault="00420B59">
      <w:pPr>
        <w:widowControl/>
        <w:numPr>
          <w:ilvl w:val="1"/>
          <w:numId w:val="2"/>
        </w:numPr>
        <w:autoSpaceDE/>
        <w:autoSpaceDN/>
        <w:spacing w:after="160" w:line="259" w:lineRule="auto"/>
        <w:ind w:left="810" w:right="420"/>
        <w:jc w:val="both"/>
        <w:rPr>
          <w:sz w:val="24"/>
          <w:szCs w:val="24"/>
        </w:rPr>
        <w:pPrChange w:id="290" w:author="Kush Khalasi" w:date="2025-07-29T11:17:00Z" w16du:dateUtc="2025-07-29T05:47:00Z">
          <w:pPr>
            <w:widowControl/>
            <w:numPr>
              <w:ilvl w:val="1"/>
              <w:numId w:val="2"/>
            </w:numPr>
            <w:autoSpaceDE/>
            <w:autoSpaceDN/>
            <w:spacing w:after="160" w:line="259" w:lineRule="auto"/>
            <w:ind w:left="810" w:hanging="360"/>
          </w:pPr>
        </w:pPrChange>
      </w:pPr>
      <w:r w:rsidRPr="0095670C">
        <w:rPr>
          <w:b/>
          <w:bCs/>
          <w:sz w:val="24"/>
          <w:szCs w:val="24"/>
        </w:rPr>
        <w:t>KPI 1:</w:t>
      </w:r>
      <w:r w:rsidRPr="0095670C">
        <w:rPr>
          <w:sz w:val="24"/>
          <w:szCs w:val="24"/>
        </w:rPr>
        <w:t xml:space="preserve"> Reduce GHG emissions per office employee by 5% by 2030 as compared baseline year 2022 </w:t>
      </w:r>
    </w:p>
    <w:p w14:paraId="5DDDF028" w14:textId="44F09F17" w:rsidR="00420B59" w:rsidRPr="0095670C" w:rsidRDefault="00420B59">
      <w:pPr>
        <w:widowControl/>
        <w:numPr>
          <w:ilvl w:val="1"/>
          <w:numId w:val="2"/>
        </w:numPr>
        <w:autoSpaceDE/>
        <w:autoSpaceDN/>
        <w:spacing w:after="160" w:line="259" w:lineRule="auto"/>
        <w:ind w:left="810" w:right="510"/>
        <w:jc w:val="both"/>
        <w:rPr>
          <w:sz w:val="24"/>
          <w:szCs w:val="24"/>
        </w:rPr>
        <w:pPrChange w:id="291" w:author="Kush Khalasi" w:date="2025-07-29T11:17:00Z" w16du:dateUtc="2025-07-29T05:47:00Z">
          <w:pPr>
            <w:widowControl/>
            <w:numPr>
              <w:ilvl w:val="1"/>
              <w:numId w:val="2"/>
            </w:numPr>
            <w:autoSpaceDE/>
            <w:autoSpaceDN/>
            <w:spacing w:after="160" w:line="259" w:lineRule="auto"/>
            <w:ind w:left="810" w:hanging="360"/>
          </w:pPr>
        </w:pPrChange>
      </w:pPr>
      <w:r w:rsidRPr="0095670C">
        <w:rPr>
          <w:b/>
          <w:bCs/>
          <w:sz w:val="24"/>
          <w:szCs w:val="24"/>
        </w:rPr>
        <w:t xml:space="preserve">KPI </w:t>
      </w:r>
      <w:r w:rsidR="00264C5A" w:rsidRPr="0095670C">
        <w:rPr>
          <w:b/>
          <w:bCs/>
          <w:sz w:val="24"/>
          <w:szCs w:val="24"/>
        </w:rPr>
        <w:t>2</w:t>
      </w:r>
      <w:r w:rsidRPr="0095670C">
        <w:rPr>
          <w:b/>
          <w:bCs/>
          <w:sz w:val="24"/>
          <w:szCs w:val="24"/>
        </w:rPr>
        <w:t>:</w:t>
      </w:r>
      <w:r w:rsidRPr="0095670C">
        <w:rPr>
          <w:sz w:val="24"/>
          <w:szCs w:val="24"/>
        </w:rPr>
        <w:t xml:space="preserve"> Reduce total Scope 3 emissions related to logistics services per mile by 5% by 2030 with the use of technology by motor carriers as compared baseline year 2022</w:t>
      </w:r>
    </w:p>
    <w:p w14:paraId="26531C3A" w14:textId="5E13FDE2" w:rsidR="00420B59" w:rsidRPr="0095670C" w:rsidRDefault="00420B59">
      <w:pPr>
        <w:widowControl/>
        <w:numPr>
          <w:ilvl w:val="1"/>
          <w:numId w:val="2"/>
        </w:numPr>
        <w:autoSpaceDE/>
        <w:autoSpaceDN/>
        <w:spacing w:after="160" w:line="259" w:lineRule="auto"/>
        <w:ind w:left="810"/>
        <w:jc w:val="both"/>
        <w:rPr>
          <w:sz w:val="24"/>
          <w:szCs w:val="24"/>
        </w:rPr>
        <w:pPrChange w:id="292" w:author="Kush Khalasi" w:date="2025-07-29T11:17:00Z" w16du:dateUtc="2025-07-29T05:47:00Z">
          <w:pPr>
            <w:widowControl/>
            <w:numPr>
              <w:ilvl w:val="1"/>
              <w:numId w:val="2"/>
            </w:numPr>
            <w:autoSpaceDE/>
            <w:autoSpaceDN/>
            <w:spacing w:after="160" w:line="259" w:lineRule="auto"/>
            <w:ind w:left="810" w:hanging="360"/>
          </w:pPr>
        </w:pPrChange>
      </w:pPr>
      <w:r w:rsidRPr="0095670C">
        <w:rPr>
          <w:b/>
          <w:bCs/>
          <w:sz w:val="24"/>
          <w:szCs w:val="24"/>
        </w:rPr>
        <w:t xml:space="preserve">KPI </w:t>
      </w:r>
      <w:r w:rsidR="00264C5A" w:rsidRPr="0095670C">
        <w:rPr>
          <w:b/>
          <w:bCs/>
          <w:sz w:val="24"/>
          <w:szCs w:val="24"/>
        </w:rPr>
        <w:t>3</w:t>
      </w:r>
      <w:r w:rsidRPr="0095670C">
        <w:rPr>
          <w:b/>
          <w:bCs/>
          <w:sz w:val="24"/>
          <w:szCs w:val="24"/>
        </w:rPr>
        <w:t xml:space="preserve">: </w:t>
      </w:r>
      <w:r w:rsidRPr="0095670C">
        <w:rPr>
          <w:sz w:val="24"/>
          <w:szCs w:val="24"/>
        </w:rPr>
        <w:t>Continue Offset 100% of scope 1 and 2 office GHG emissions at least until year 2030</w:t>
      </w:r>
    </w:p>
    <w:p w14:paraId="5D6EB3E9" w14:textId="77777777" w:rsidR="00420B59" w:rsidRPr="0095670C" w:rsidRDefault="00420B59" w:rsidP="008146B0">
      <w:pPr>
        <w:widowControl/>
        <w:autoSpaceDE/>
        <w:autoSpaceDN/>
        <w:spacing w:after="160" w:line="259" w:lineRule="auto"/>
        <w:ind w:left="480"/>
        <w:rPr>
          <w:sz w:val="24"/>
          <w:szCs w:val="24"/>
        </w:rPr>
      </w:pPr>
      <w:r w:rsidRPr="0095670C">
        <w:rPr>
          <w:b/>
          <w:bCs/>
          <w:sz w:val="24"/>
          <w:szCs w:val="24"/>
        </w:rPr>
        <w:t>Waste Management and Recycling</w:t>
      </w:r>
    </w:p>
    <w:p w14:paraId="7AF8DF7C" w14:textId="77777777" w:rsidR="00420B59" w:rsidRPr="0095670C" w:rsidRDefault="00420B59">
      <w:pPr>
        <w:widowControl/>
        <w:numPr>
          <w:ilvl w:val="1"/>
          <w:numId w:val="2"/>
        </w:numPr>
        <w:autoSpaceDE/>
        <w:autoSpaceDN/>
        <w:spacing w:after="160" w:line="259" w:lineRule="auto"/>
        <w:ind w:left="810" w:right="510"/>
        <w:jc w:val="both"/>
        <w:rPr>
          <w:sz w:val="24"/>
          <w:szCs w:val="24"/>
        </w:rPr>
        <w:pPrChange w:id="293" w:author="Kush Khalasi" w:date="2025-07-29T11:17:00Z" w16du:dateUtc="2025-07-29T05:47:00Z">
          <w:pPr>
            <w:widowControl/>
            <w:numPr>
              <w:ilvl w:val="1"/>
              <w:numId w:val="2"/>
            </w:numPr>
            <w:autoSpaceDE/>
            <w:autoSpaceDN/>
            <w:spacing w:after="160" w:line="259" w:lineRule="auto"/>
            <w:ind w:left="810" w:hanging="360"/>
          </w:pPr>
        </w:pPrChange>
      </w:pPr>
      <w:r w:rsidRPr="0095670C">
        <w:rPr>
          <w:b/>
          <w:bCs/>
          <w:sz w:val="24"/>
          <w:szCs w:val="24"/>
        </w:rPr>
        <w:t>KPI 1:</w:t>
      </w:r>
      <w:r w:rsidRPr="0095670C">
        <w:rPr>
          <w:sz w:val="24"/>
          <w:szCs w:val="24"/>
        </w:rPr>
        <w:t xml:space="preserve"> Maintain 100% of office recycling paper every year. The company has been doing this since 2014.</w:t>
      </w:r>
    </w:p>
    <w:p w14:paraId="38A2A331" w14:textId="14585CD3" w:rsidR="00420B59" w:rsidRPr="0095670C" w:rsidRDefault="00420B59">
      <w:pPr>
        <w:widowControl/>
        <w:numPr>
          <w:ilvl w:val="1"/>
          <w:numId w:val="2"/>
        </w:numPr>
        <w:autoSpaceDE/>
        <w:autoSpaceDN/>
        <w:spacing w:after="160" w:line="259" w:lineRule="auto"/>
        <w:ind w:left="810" w:right="510"/>
        <w:jc w:val="both"/>
        <w:rPr>
          <w:ins w:id="294" w:author="Kush Khalasi" w:date="2025-07-29T11:10:00Z" w16du:dateUtc="2025-07-29T05:40:00Z"/>
          <w:sz w:val="24"/>
          <w:szCs w:val="24"/>
        </w:rPr>
        <w:pPrChange w:id="295" w:author="Kush Khalasi" w:date="2025-07-29T11:17:00Z" w16du:dateUtc="2025-07-29T05:47:00Z">
          <w:pPr>
            <w:widowControl/>
            <w:numPr>
              <w:ilvl w:val="1"/>
              <w:numId w:val="2"/>
            </w:numPr>
            <w:autoSpaceDE/>
            <w:autoSpaceDN/>
            <w:spacing w:after="160" w:line="259" w:lineRule="auto"/>
            <w:ind w:left="810" w:hanging="360"/>
          </w:pPr>
        </w:pPrChange>
      </w:pPr>
      <w:r w:rsidRPr="0095670C">
        <w:rPr>
          <w:b/>
          <w:bCs/>
          <w:sz w:val="24"/>
          <w:szCs w:val="24"/>
        </w:rPr>
        <w:t xml:space="preserve">KPI </w:t>
      </w:r>
      <w:r w:rsidR="00CE77C0" w:rsidRPr="0095670C">
        <w:rPr>
          <w:b/>
          <w:bCs/>
          <w:sz w:val="24"/>
          <w:szCs w:val="24"/>
        </w:rPr>
        <w:t>2</w:t>
      </w:r>
      <w:r w:rsidRPr="0095670C">
        <w:rPr>
          <w:b/>
          <w:bCs/>
          <w:sz w:val="24"/>
          <w:szCs w:val="24"/>
        </w:rPr>
        <w:t>:</w:t>
      </w:r>
      <w:r w:rsidRPr="0095670C">
        <w:rPr>
          <w:sz w:val="24"/>
          <w:szCs w:val="24"/>
        </w:rPr>
        <w:t xml:space="preserve"> Reduce plastic waste generated in offices by 1% by 2030 as compared to baseline year 2022 </w:t>
      </w:r>
    </w:p>
    <w:p w14:paraId="32AA5A4C" w14:textId="00F69E85" w:rsidR="001304EC" w:rsidRPr="0095670C" w:rsidRDefault="001304EC">
      <w:pPr>
        <w:widowControl/>
        <w:numPr>
          <w:ilvl w:val="1"/>
          <w:numId w:val="2"/>
        </w:numPr>
        <w:autoSpaceDE/>
        <w:autoSpaceDN/>
        <w:spacing w:after="160" w:line="259" w:lineRule="auto"/>
        <w:ind w:left="810" w:right="510"/>
        <w:jc w:val="both"/>
        <w:rPr>
          <w:ins w:id="296" w:author="Kush Khalasi" w:date="2025-07-29T11:14:00Z" w16du:dateUtc="2025-07-29T05:44:00Z"/>
          <w:sz w:val="24"/>
          <w:szCs w:val="24"/>
        </w:rPr>
        <w:pPrChange w:id="297" w:author="Kush Khalasi" w:date="2025-07-29T11:17:00Z" w16du:dateUtc="2025-07-29T05:47:00Z">
          <w:pPr>
            <w:widowControl/>
            <w:numPr>
              <w:ilvl w:val="1"/>
              <w:numId w:val="2"/>
            </w:numPr>
            <w:autoSpaceDE/>
            <w:autoSpaceDN/>
            <w:spacing w:after="160" w:line="259" w:lineRule="auto"/>
            <w:ind w:left="810" w:hanging="360"/>
          </w:pPr>
        </w:pPrChange>
      </w:pPr>
      <w:ins w:id="298" w:author="Kush Khalasi" w:date="2025-07-29T11:10:00Z" w16du:dateUtc="2025-07-29T05:40:00Z">
        <w:r w:rsidRPr="0095670C">
          <w:rPr>
            <w:b/>
            <w:bCs/>
            <w:sz w:val="24"/>
            <w:szCs w:val="24"/>
          </w:rPr>
          <w:lastRenderedPageBreak/>
          <w:t>KPI 3:</w:t>
        </w:r>
        <w:r w:rsidRPr="0095670C">
          <w:rPr>
            <w:sz w:val="24"/>
            <w:szCs w:val="24"/>
          </w:rPr>
          <w:t xml:space="preserve"> Aim to train at-least 75% of wor</w:t>
        </w:r>
      </w:ins>
      <w:ins w:id="299" w:author="Kush Khalasi" w:date="2025-07-29T11:11:00Z" w16du:dateUtc="2025-07-29T05:41:00Z">
        <w:r w:rsidRPr="0095670C">
          <w:rPr>
            <w:sz w:val="24"/>
            <w:szCs w:val="24"/>
          </w:rPr>
          <w:t xml:space="preserve">kforce on </w:t>
        </w:r>
      </w:ins>
      <w:ins w:id="300" w:author="Kush Khalasi" w:date="2025-07-29T11:12:00Z">
        <w:r w:rsidRPr="0095670C">
          <w:rPr>
            <w:sz w:val="24"/>
            <w:szCs w:val="24"/>
          </w:rPr>
          <w:t>waste reduction and multi-stream recycling by</w:t>
        </w:r>
      </w:ins>
      <w:ins w:id="301" w:author="Kush Khalasi" w:date="2025-07-29T11:12:00Z" w16du:dateUtc="2025-07-29T05:42:00Z">
        <w:r w:rsidRPr="0095670C">
          <w:rPr>
            <w:sz w:val="24"/>
            <w:szCs w:val="24"/>
          </w:rPr>
          <w:t xml:space="preserve"> 2027 as compared to baseline year 2022.</w:t>
        </w:r>
      </w:ins>
    </w:p>
    <w:p w14:paraId="2ABBB3C6" w14:textId="715A9163" w:rsidR="001304EC" w:rsidRPr="0095670C" w:rsidRDefault="0095670C" w:rsidP="001304EC">
      <w:pPr>
        <w:widowControl/>
        <w:numPr>
          <w:ilvl w:val="1"/>
          <w:numId w:val="2"/>
        </w:numPr>
        <w:autoSpaceDE/>
        <w:autoSpaceDN/>
        <w:spacing w:after="160" w:line="259" w:lineRule="auto"/>
        <w:ind w:left="810" w:right="510"/>
        <w:jc w:val="both"/>
        <w:rPr>
          <w:ins w:id="302" w:author="Kush Khalasi" w:date="2025-07-29T11:21:00Z" w16du:dateUtc="2025-07-29T05:51:00Z"/>
          <w:sz w:val="24"/>
          <w:szCs w:val="24"/>
        </w:rPr>
      </w:pPr>
      <w:ins w:id="303" w:author="Kush Khalasi" w:date="2025-07-29T11:21:00Z" w16du:dateUtc="2025-07-29T05:51:00Z">
        <w:r w:rsidRPr="0095670C">
          <w:rPr>
            <w:b/>
            <w:bCs/>
            <w:sz w:val="24"/>
            <w:szCs w:val="24"/>
            <w:rPrChange w:id="304" w:author="Kush Khalasi" w:date="2025-07-29T11:21:00Z" w16du:dateUtc="2025-07-29T05:51:00Z">
              <w:rPr/>
            </w:rPrChange>
          </w:rPr>
          <w:t>KPI 4:</w:t>
        </w:r>
        <w:r w:rsidRPr="0095670C">
          <w:rPr>
            <w:sz w:val="24"/>
            <w:szCs w:val="24"/>
          </w:rPr>
          <w:t xml:space="preserve">  </w:t>
        </w:r>
      </w:ins>
      <w:ins w:id="305" w:author="Kush Khalasi" w:date="2025-07-29T11:16:00Z" w16du:dateUtc="2025-07-29T05:46:00Z">
        <w:r w:rsidR="001304EC" w:rsidRPr="0095670C">
          <w:rPr>
            <w:sz w:val="24"/>
            <w:szCs w:val="24"/>
            <w:rPrChange w:id="306" w:author="Kush Khalasi" w:date="2025-07-29T11:16:00Z" w16du:dateUtc="2025-07-29T05:46:00Z">
              <w:rPr>
                <w:b/>
                <w:bCs/>
              </w:rPr>
            </w:rPrChange>
          </w:rPr>
          <w:t>We aim to maintain 100% of our waste being sent to certified disposal vendors and target 100% waste diversion from landfill through recycling and recovery methods by 2030, using FY 2022 as the baseline year.</w:t>
        </w:r>
      </w:ins>
    </w:p>
    <w:p w14:paraId="5F90B92A" w14:textId="37A5D9C6" w:rsidR="0095670C" w:rsidRPr="0095670C" w:rsidRDefault="0095670C" w:rsidP="001304EC">
      <w:pPr>
        <w:widowControl/>
        <w:numPr>
          <w:ilvl w:val="1"/>
          <w:numId w:val="2"/>
        </w:numPr>
        <w:autoSpaceDE/>
        <w:autoSpaceDN/>
        <w:spacing w:after="160" w:line="259" w:lineRule="auto"/>
        <w:ind w:left="810" w:right="510"/>
        <w:jc w:val="both"/>
        <w:rPr>
          <w:ins w:id="307" w:author="Kush Khalasi" w:date="2025-07-29T11:21:00Z" w16du:dateUtc="2025-07-29T05:51:00Z"/>
          <w:sz w:val="24"/>
          <w:szCs w:val="24"/>
        </w:rPr>
      </w:pPr>
      <w:ins w:id="308" w:author="Kush Khalasi" w:date="2025-07-29T11:21:00Z" w16du:dateUtc="2025-07-29T05:51:00Z">
        <w:r w:rsidRPr="0095670C">
          <w:rPr>
            <w:b/>
            <w:bCs/>
            <w:sz w:val="24"/>
            <w:szCs w:val="24"/>
          </w:rPr>
          <w:t>KPI 5:</w:t>
        </w:r>
        <w:r w:rsidRPr="0095670C">
          <w:rPr>
            <w:sz w:val="24"/>
            <w:szCs w:val="24"/>
          </w:rPr>
          <w:t xml:space="preserve"> </w:t>
        </w:r>
      </w:ins>
      <w:ins w:id="309" w:author="Kush Khalasi" w:date="2025-07-29T11:21:00Z">
        <w:r w:rsidRPr="0095670C">
          <w:rPr>
            <w:sz w:val="24"/>
            <w:szCs w:val="24"/>
          </w:rPr>
          <w:t>We aim to achieve 95% paperless operations across administrative and logistics functions by FY 2030, building on digital invoicing practices initiated in 2020</w:t>
        </w:r>
      </w:ins>
      <w:ins w:id="310" w:author="Kush Khalasi" w:date="2025-07-29T11:22:00Z" w16du:dateUtc="2025-07-29T05:52:00Z">
        <w:r w:rsidRPr="0095670C">
          <w:rPr>
            <w:sz w:val="24"/>
            <w:szCs w:val="24"/>
          </w:rPr>
          <w:t>.</w:t>
        </w:r>
      </w:ins>
    </w:p>
    <w:p w14:paraId="389A8D29" w14:textId="540B631D" w:rsidR="0095670C" w:rsidRPr="0095670C" w:rsidRDefault="0095670C">
      <w:pPr>
        <w:widowControl/>
        <w:numPr>
          <w:ilvl w:val="1"/>
          <w:numId w:val="2"/>
        </w:numPr>
        <w:autoSpaceDE/>
        <w:autoSpaceDN/>
        <w:spacing w:after="160" w:line="259" w:lineRule="auto"/>
        <w:ind w:left="810" w:right="510"/>
        <w:jc w:val="both"/>
        <w:rPr>
          <w:sz w:val="24"/>
          <w:szCs w:val="24"/>
        </w:rPr>
        <w:pPrChange w:id="311" w:author="Kush Khalasi" w:date="2025-07-29T11:17:00Z" w16du:dateUtc="2025-07-29T05:47:00Z">
          <w:pPr>
            <w:widowControl/>
            <w:numPr>
              <w:ilvl w:val="1"/>
              <w:numId w:val="2"/>
            </w:numPr>
            <w:autoSpaceDE/>
            <w:autoSpaceDN/>
            <w:spacing w:after="160" w:line="259" w:lineRule="auto"/>
            <w:ind w:left="810" w:hanging="360"/>
          </w:pPr>
        </w:pPrChange>
      </w:pPr>
      <w:ins w:id="312" w:author="Kush Khalasi" w:date="2025-07-29T11:21:00Z" w16du:dateUtc="2025-07-29T05:51:00Z">
        <w:r w:rsidRPr="0095670C">
          <w:rPr>
            <w:b/>
            <w:bCs/>
            <w:sz w:val="24"/>
            <w:szCs w:val="24"/>
          </w:rPr>
          <w:t>KPI 6:</w:t>
        </w:r>
        <w:r w:rsidRPr="0095670C">
          <w:rPr>
            <w:sz w:val="24"/>
            <w:szCs w:val="24"/>
          </w:rPr>
          <w:t xml:space="preserve"> </w:t>
        </w:r>
      </w:ins>
      <w:ins w:id="313" w:author="Kush Khalasi" w:date="2025-07-29T11:21:00Z">
        <w:r w:rsidRPr="0095670C">
          <w:rPr>
            <w:sz w:val="24"/>
            <w:szCs w:val="24"/>
          </w:rPr>
          <w:t xml:space="preserve">We aim to increase procurement of office supplies and marketing materials from environmentally friendly, certified vendors by at least 10% </w:t>
        </w:r>
      </w:ins>
      <w:ins w:id="314" w:author="Kush Khalasi" w:date="2025-07-29T11:22:00Z" w16du:dateUtc="2025-07-29T05:52:00Z">
        <w:r w:rsidRPr="0095670C">
          <w:rPr>
            <w:sz w:val="24"/>
            <w:szCs w:val="24"/>
          </w:rPr>
          <w:t>by 2030</w:t>
        </w:r>
      </w:ins>
      <w:ins w:id="315" w:author="Kush Khalasi" w:date="2025-07-29T11:21:00Z">
        <w:r w:rsidRPr="0095670C">
          <w:rPr>
            <w:sz w:val="24"/>
            <w:szCs w:val="24"/>
          </w:rPr>
          <w:t xml:space="preserve"> from the FY 2022 baseline.</w:t>
        </w:r>
      </w:ins>
    </w:p>
    <w:p w14:paraId="525B4E1D" w14:textId="77777777" w:rsidR="00420B59" w:rsidRPr="0095670C" w:rsidRDefault="00420B59" w:rsidP="008146B0">
      <w:pPr>
        <w:widowControl/>
        <w:autoSpaceDE/>
        <w:autoSpaceDN/>
        <w:spacing w:after="160" w:line="259" w:lineRule="auto"/>
        <w:ind w:left="480"/>
        <w:rPr>
          <w:sz w:val="24"/>
          <w:szCs w:val="24"/>
        </w:rPr>
      </w:pPr>
      <w:r w:rsidRPr="0095670C">
        <w:rPr>
          <w:b/>
          <w:bCs/>
          <w:sz w:val="24"/>
          <w:szCs w:val="24"/>
        </w:rPr>
        <w:t>Environment Service and Advocacy</w:t>
      </w:r>
    </w:p>
    <w:p w14:paraId="13D09B09" w14:textId="77777777" w:rsidR="00420B59" w:rsidRPr="0095670C" w:rsidRDefault="00420B59">
      <w:pPr>
        <w:widowControl/>
        <w:numPr>
          <w:ilvl w:val="1"/>
          <w:numId w:val="2"/>
        </w:numPr>
        <w:autoSpaceDE/>
        <w:autoSpaceDN/>
        <w:spacing w:after="160" w:line="259" w:lineRule="auto"/>
        <w:ind w:left="900" w:right="510" w:hanging="450"/>
        <w:jc w:val="both"/>
        <w:rPr>
          <w:sz w:val="24"/>
          <w:szCs w:val="24"/>
        </w:rPr>
        <w:pPrChange w:id="316" w:author="Kush Khalasi" w:date="2025-07-29T11:22:00Z" w16du:dateUtc="2025-07-29T05:52:00Z">
          <w:pPr>
            <w:widowControl/>
            <w:numPr>
              <w:ilvl w:val="1"/>
              <w:numId w:val="2"/>
            </w:numPr>
            <w:autoSpaceDE/>
            <w:autoSpaceDN/>
            <w:spacing w:after="160" w:line="259" w:lineRule="auto"/>
            <w:ind w:left="810" w:hanging="360"/>
          </w:pPr>
        </w:pPrChange>
      </w:pPr>
      <w:r w:rsidRPr="0095670C">
        <w:rPr>
          <w:b/>
          <w:bCs/>
          <w:sz w:val="24"/>
          <w:szCs w:val="24"/>
        </w:rPr>
        <w:t>KPI 1:</w:t>
      </w:r>
      <w:r w:rsidRPr="0095670C">
        <w:rPr>
          <w:sz w:val="24"/>
          <w:szCs w:val="24"/>
        </w:rPr>
        <w:t xml:space="preserve"> Participate in at least 3 environmental advocacy programs annually by 2030 as compared to baseline year 2024 at 0 environmental advocacy programs participation</w:t>
      </w:r>
    </w:p>
    <w:p w14:paraId="44D85C58" w14:textId="77777777" w:rsidR="00420B59" w:rsidRPr="0095670C" w:rsidRDefault="00420B59">
      <w:pPr>
        <w:widowControl/>
        <w:numPr>
          <w:ilvl w:val="1"/>
          <w:numId w:val="2"/>
        </w:numPr>
        <w:autoSpaceDE/>
        <w:autoSpaceDN/>
        <w:spacing w:after="160" w:line="259" w:lineRule="auto"/>
        <w:ind w:left="900" w:right="510" w:hanging="450"/>
        <w:jc w:val="both"/>
        <w:rPr>
          <w:sz w:val="24"/>
          <w:szCs w:val="24"/>
        </w:rPr>
        <w:pPrChange w:id="317" w:author="Kush Khalasi" w:date="2025-07-29T11:22:00Z" w16du:dateUtc="2025-07-29T05:52:00Z">
          <w:pPr>
            <w:widowControl/>
            <w:numPr>
              <w:ilvl w:val="1"/>
              <w:numId w:val="2"/>
            </w:numPr>
            <w:autoSpaceDE/>
            <w:autoSpaceDN/>
            <w:spacing w:after="160" w:line="259" w:lineRule="auto"/>
            <w:ind w:left="810" w:hanging="360"/>
          </w:pPr>
        </w:pPrChange>
      </w:pPr>
      <w:r w:rsidRPr="0095670C">
        <w:rPr>
          <w:b/>
          <w:bCs/>
          <w:sz w:val="24"/>
          <w:szCs w:val="24"/>
        </w:rPr>
        <w:t>KPI 2:</w:t>
      </w:r>
      <w:r w:rsidRPr="0095670C">
        <w:rPr>
          <w:sz w:val="24"/>
          <w:szCs w:val="24"/>
        </w:rPr>
        <w:t xml:space="preserve"> Increase employee volunteer hours for environmental causes by 10% by 2030 as compared to baseline year to be established in 2027</w:t>
      </w:r>
    </w:p>
    <w:p w14:paraId="4315D0A1" w14:textId="77777777" w:rsidR="004C307A" w:rsidRDefault="008B0050" w:rsidP="003A2DAC">
      <w:pPr>
        <w:pStyle w:val="Heading1"/>
        <w:numPr>
          <w:ilvl w:val="0"/>
          <w:numId w:val="2"/>
        </w:numPr>
        <w:tabs>
          <w:tab w:val="left" w:pos="270"/>
        </w:tabs>
        <w:ind w:left="90" w:hanging="359"/>
        <w:jc w:val="left"/>
      </w:pPr>
      <w:bookmarkStart w:id="318" w:name="_Toc204682765"/>
      <w:bookmarkEnd w:id="289"/>
      <w:r>
        <w:rPr>
          <w:color w:val="365F91"/>
          <w:spacing w:val="-2"/>
        </w:rPr>
        <w:t>RESPONSIBILITIES</w:t>
      </w:r>
      <w:bookmarkEnd w:id="318"/>
    </w:p>
    <w:p w14:paraId="4315D0A2" w14:textId="12012379" w:rsidR="004C307A" w:rsidRDefault="008B0050">
      <w:pPr>
        <w:pStyle w:val="BodyText"/>
        <w:spacing w:before="180" w:line="276" w:lineRule="auto"/>
        <w:ind w:left="120" w:right="478"/>
        <w:jc w:val="both"/>
      </w:pPr>
      <w:r>
        <w:t xml:space="preserve">Trinity Logistics, Inc. recognizes that achieving </w:t>
      </w:r>
      <w:r w:rsidR="00471796">
        <w:t>environmental friendly</w:t>
      </w:r>
      <w:r>
        <w:t xml:space="preserve"> goals requires a collective effort across</w:t>
      </w:r>
      <w:r>
        <w:rPr>
          <w:spacing w:val="-8"/>
        </w:rPr>
        <w:t xml:space="preserve"> </w:t>
      </w:r>
      <w:r>
        <w:t>the</w:t>
      </w:r>
      <w:r>
        <w:rPr>
          <w:spacing w:val="-8"/>
        </w:rPr>
        <w:t xml:space="preserve"> </w:t>
      </w:r>
      <w:r>
        <w:t>organization</w:t>
      </w:r>
      <w:r>
        <w:rPr>
          <w:spacing w:val="-9"/>
        </w:rPr>
        <w:t xml:space="preserve"> </w:t>
      </w:r>
      <w:r>
        <w:t>and</w:t>
      </w:r>
      <w:r>
        <w:rPr>
          <w:spacing w:val="-10"/>
        </w:rPr>
        <w:t xml:space="preserve"> </w:t>
      </w:r>
      <w:r>
        <w:t>beyond.</w:t>
      </w:r>
      <w:r>
        <w:rPr>
          <w:spacing w:val="-11"/>
        </w:rPr>
        <w:t xml:space="preserve"> </w:t>
      </w:r>
      <w:r>
        <w:t>To</w:t>
      </w:r>
      <w:r>
        <w:rPr>
          <w:spacing w:val="-10"/>
        </w:rPr>
        <w:t xml:space="preserve"> </w:t>
      </w:r>
      <w:r>
        <w:t>ensure</w:t>
      </w:r>
      <w:r>
        <w:rPr>
          <w:spacing w:val="-8"/>
        </w:rPr>
        <w:t xml:space="preserve"> </w:t>
      </w:r>
      <w:r>
        <w:t>clarity</w:t>
      </w:r>
      <w:r>
        <w:rPr>
          <w:spacing w:val="-9"/>
        </w:rPr>
        <w:t xml:space="preserve"> </w:t>
      </w:r>
      <w:r>
        <w:t>and</w:t>
      </w:r>
      <w:r>
        <w:rPr>
          <w:spacing w:val="-5"/>
        </w:rPr>
        <w:t xml:space="preserve"> </w:t>
      </w:r>
      <w:r>
        <w:t>accountability,</w:t>
      </w:r>
      <w:r>
        <w:rPr>
          <w:spacing w:val="-9"/>
        </w:rPr>
        <w:t xml:space="preserve"> </w:t>
      </w:r>
      <w:r>
        <w:t>specific</w:t>
      </w:r>
      <w:r>
        <w:rPr>
          <w:spacing w:val="-9"/>
        </w:rPr>
        <w:t xml:space="preserve"> </w:t>
      </w:r>
      <w:r>
        <w:t>responsibilities are assigned as follows:</w:t>
      </w:r>
    </w:p>
    <w:p w14:paraId="4315D0A3" w14:textId="77777777" w:rsidR="004C307A" w:rsidRDefault="008B0050">
      <w:pPr>
        <w:pStyle w:val="Heading2"/>
        <w:numPr>
          <w:ilvl w:val="1"/>
          <w:numId w:val="2"/>
        </w:numPr>
        <w:tabs>
          <w:tab w:val="left" w:pos="569"/>
        </w:tabs>
        <w:spacing w:before="241"/>
        <w:ind w:left="569" w:hanging="449"/>
        <w:jc w:val="both"/>
        <w:rPr>
          <w:u w:val="none"/>
        </w:rPr>
      </w:pPr>
      <w:r>
        <w:t>Leadership</w:t>
      </w:r>
      <w:r>
        <w:rPr>
          <w:spacing w:val="-9"/>
        </w:rPr>
        <w:t xml:space="preserve"> </w:t>
      </w:r>
      <w:r>
        <w:t>and</w:t>
      </w:r>
      <w:r>
        <w:rPr>
          <w:spacing w:val="-6"/>
        </w:rPr>
        <w:t xml:space="preserve"> </w:t>
      </w:r>
      <w:r>
        <w:rPr>
          <w:spacing w:val="-2"/>
        </w:rPr>
        <w:t>Management:</w:t>
      </w:r>
    </w:p>
    <w:p w14:paraId="4315D0A4" w14:textId="17D57A92" w:rsidR="004C307A" w:rsidRDefault="008B0050">
      <w:pPr>
        <w:pStyle w:val="ListParagraph"/>
        <w:numPr>
          <w:ilvl w:val="2"/>
          <w:numId w:val="2"/>
        </w:numPr>
        <w:tabs>
          <w:tab w:val="left" w:pos="480"/>
        </w:tabs>
        <w:spacing w:before="121" w:line="259" w:lineRule="auto"/>
        <w:ind w:right="483"/>
        <w:jc w:val="both"/>
        <w:rPr>
          <w:rFonts w:ascii="Wingdings" w:hAnsi="Wingdings"/>
          <w:sz w:val="24"/>
        </w:rPr>
      </w:pPr>
      <w:r>
        <w:rPr>
          <w:sz w:val="24"/>
        </w:rPr>
        <w:t xml:space="preserve">The </w:t>
      </w:r>
      <w:r w:rsidR="00471796">
        <w:rPr>
          <w:sz w:val="24"/>
        </w:rPr>
        <w:t>E</w:t>
      </w:r>
      <w:r>
        <w:rPr>
          <w:sz w:val="24"/>
        </w:rPr>
        <w:t xml:space="preserve">xecutive </w:t>
      </w:r>
      <w:r w:rsidR="00471796">
        <w:rPr>
          <w:sz w:val="24"/>
        </w:rPr>
        <w:t>L</w:t>
      </w:r>
      <w:r>
        <w:rPr>
          <w:sz w:val="24"/>
        </w:rPr>
        <w:t xml:space="preserve">eadership </w:t>
      </w:r>
      <w:r w:rsidR="00471796">
        <w:rPr>
          <w:sz w:val="24"/>
        </w:rPr>
        <w:t>T</w:t>
      </w:r>
      <w:r>
        <w:rPr>
          <w:sz w:val="24"/>
        </w:rPr>
        <w:t xml:space="preserve">eam, led by the </w:t>
      </w:r>
      <w:r w:rsidR="00AC7BEF">
        <w:rPr>
          <w:sz w:val="24"/>
        </w:rPr>
        <w:t>President</w:t>
      </w:r>
      <w:r>
        <w:rPr>
          <w:sz w:val="24"/>
        </w:rPr>
        <w:t>, holds ultimate responsibility for the implementation and success of the environmental policy.</w:t>
      </w:r>
    </w:p>
    <w:p w14:paraId="4315D0A5" w14:textId="710F1F58" w:rsidR="004C307A" w:rsidRDefault="00471796">
      <w:pPr>
        <w:pStyle w:val="ListParagraph"/>
        <w:numPr>
          <w:ilvl w:val="2"/>
          <w:numId w:val="2"/>
        </w:numPr>
        <w:tabs>
          <w:tab w:val="left" w:pos="480"/>
        </w:tabs>
        <w:spacing w:line="259" w:lineRule="auto"/>
        <w:ind w:right="473"/>
        <w:jc w:val="both"/>
        <w:rPr>
          <w:rFonts w:ascii="Wingdings" w:hAnsi="Wingdings"/>
          <w:sz w:val="24"/>
        </w:rPr>
      </w:pPr>
      <w:r>
        <w:rPr>
          <w:sz w:val="24"/>
        </w:rPr>
        <w:t xml:space="preserve">The Chief Financial Officer through other departments including facilities and technology </w:t>
      </w:r>
      <w:r w:rsidR="008B0050">
        <w:rPr>
          <w:sz w:val="24"/>
        </w:rPr>
        <w:t xml:space="preserve">is tasked with overseeing day-to-day environmental initiatives, coordinating with departments, and reporting progress to senior </w:t>
      </w:r>
      <w:r w:rsidR="008B0050">
        <w:rPr>
          <w:spacing w:val="-2"/>
          <w:sz w:val="24"/>
        </w:rPr>
        <w:t>management.</w:t>
      </w:r>
    </w:p>
    <w:p w14:paraId="4315D0A7" w14:textId="5A0C9B24" w:rsidR="004C307A" w:rsidRDefault="008B0050">
      <w:pPr>
        <w:pStyle w:val="Heading2"/>
        <w:numPr>
          <w:ilvl w:val="1"/>
          <w:numId w:val="2"/>
        </w:numPr>
        <w:tabs>
          <w:tab w:val="left" w:pos="569"/>
        </w:tabs>
        <w:spacing w:before="291"/>
        <w:ind w:left="569" w:hanging="449"/>
        <w:rPr>
          <w:u w:val="none"/>
        </w:rPr>
      </w:pPr>
      <w:del w:id="319" w:author="Kush Khalasi" w:date="2025-07-29T11:44:00Z" w16du:dateUtc="2025-07-29T06:14:00Z">
        <w:r w:rsidDel="008320EB">
          <w:rPr>
            <w:noProof/>
          </w:rPr>
          <w:drawing>
            <wp:anchor distT="0" distB="0" distL="0" distR="0" simplePos="0" relativeHeight="15732224" behindDoc="0" locked="0" layoutInCell="1" allowOverlap="1" wp14:anchorId="4315D0FE" wp14:editId="3FC04812">
              <wp:simplePos x="0" y="0"/>
              <wp:positionH relativeFrom="page">
                <wp:posOffset>561975</wp:posOffset>
              </wp:positionH>
              <wp:positionV relativeFrom="page">
                <wp:posOffset>511175</wp:posOffset>
              </wp:positionV>
              <wp:extent cx="1936623" cy="516890"/>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1936623" cy="516890"/>
                      </a:xfrm>
                      <a:prstGeom prst="rect">
                        <a:avLst/>
                      </a:prstGeom>
                    </pic:spPr>
                  </pic:pic>
                </a:graphicData>
              </a:graphic>
            </wp:anchor>
          </w:drawing>
        </w:r>
      </w:del>
      <w:del w:id="320" w:author="Kush Khalasi" w:date="2025-07-29T11:45:00Z" w16du:dateUtc="2025-07-29T06:15:00Z">
        <w:r w:rsidDel="008320EB">
          <w:rPr>
            <w:noProof/>
          </w:rPr>
          <mc:AlternateContent>
            <mc:Choice Requires="wps">
              <w:drawing>
                <wp:anchor distT="0" distB="0" distL="0" distR="0" simplePos="0" relativeHeight="15732736" behindDoc="0" locked="0" layoutInCell="1" allowOverlap="1" wp14:anchorId="4315D100" wp14:editId="30A8AC30">
                  <wp:simplePos x="0" y="0"/>
                  <wp:positionH relativeFrom="page">
                    <wp:posOffset>4057523</wp:posOffset>
                  </wp:positionH>
                  <wp:positionV relativeFrom="page">
                    <wp:posOffset>502919</wp:posOffset>
                  </wp:positionV>
                  <wp:extent cx="19050" cy="47752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 cy="477520"/>
                          </a:xfrm>
                          <a:custGeom>
                            <a:avLst/>
                            <a:gdLst/>
                            <a:ahLst/>
                            <a:cxnLst/>
                            <a:rect l="l" t="t" r="r" b="b"/>
                            <a:pathLst>
                              <a:path w="19050" h="477520">
                                <a:moveTo>
                                  <a:pt x="6400" y="0"/>
                                </a:moveTo>
                                <a:lnTo>
                                  <a:pt x="0" y="0"/>
                                </a:lnTo>
                                <a:lnTo>
                                  <a:pt x="0" y="477012"/>
                                </a:lnTo>
                                <a:lnTo>
                                  <a:pt x="6400" y="477012"/>
                                </a:lnTo>
                                <a:lnTo>
                                  <a:pt x="6400" y="0"/>
                                </a:lnTo>
                                <a:close/>
                              </a:path>
                              <a:path w="19050" h="477520">
                                <a:moveTo>
                                  <a:pt x="18529" y="0"/>
                                </a:moveTo>
                                <a:lnTo>
                                  <a:pt x="12446" y="0"/>
                                </a:lnTo>
                                <a:lnTo>
                                  <a:pt x="12446" y="477012"/>
                                </a:lnTo>
                                <a:lnTo>
                                  <a:pt x="18529" y="477012"/>
                                </a:lnTo>
                                <a:lnTo>
                                  <a:pt x="185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215525" id="Graphic 17" o:spid="_x0000_s1026" style="position:absolute;margin-left:319.5pt;margin-top:39.6pt;width:1.5pt;height:37.6pt;z-index:15732736;visibility:visible;mso-wrap-style:square;mso-wrap-distance-left:0;mso-wrap-distance-top:0;mso-wrap-distance-right:0;mso-wrap-distance-bottom:0;mso-position-horizontal:absolute;mso-position-horizontal-relative:page;mso-position-vertical:absolute;mso-position-vertical-relative:page;v-text-anchor:top" coordsize="19050,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" path="m6400,l,,,477012r6400,l6400,xem18529,l12446,r,477012l18529,477012,18529,xe" fillcolor="black" stroked="f">
                  <v:path arrowok="t"/>
                  <w10:wrap anchorx="page" anchory="page"/>
                </v:shape>
              </w:pict>
            </mc:Fallback>
          </mc:AlternateContent>
        </w:r>
      </w:del>
      <w:r>
        <w:rPr>
          <w:spacing w:val="-2"/>
        </w:rPr>
        <w:t>Employees:</w:t>
      </w:r>
    </w:p>
    <w:p w14:paraId="4315D0A8" w14:textId="6C3277AA" w:rsidR="004C307A" w:rsidRDefault="008B0050">
      <w:pPr>
        <w:pStyle w:val="ListParagraph"/>
        <w:numPr>
          <w:ilvl w:val="2"/>
          <w:numId w:val="2"/>
        </w:numPr>
        <w:tabs>
          <w:tab w:val="left" w:pos="480"/>
        </w:tabs>
        <w:spacing w:before="122" w:line="259" w:lineRule="auto"/>
        <w:ind w:right="483"/>
        <w:jc w:val="both"/>
        <w:rPr>
          <w:rFonts w:ascii="Wingdings" w:hAnsi="Wingdings"/>
          <w:sz w:val="24"/>
        </w:rPr>
        <w:pPrChange w:id="321" w:author="Kush Khalasi" w:date="2025-07-29T11:30:00Z" w16du:dateUtc="2025-07-29T06:00:00Z">
          <w:pPr>
            <w:pStyle w:val="ListParagraph"/>
            <w:numPr>
              <w:ilvl w:val="2"/>
              <w:numId w:val="2"/>
            </w:numPr>
            <w:tabs>
              <w:tab w:val="left" w:pos="480"/>
            </w:tabs>
            <w:spacing w:before="122" w:line="259" w:lineRule="auto"/>
            <w:ind w:right="483"/>
          </w:pPr>
        </w:pPrChange>
      </w:pPr>
      <w:r>
        <w:rPr>
          <w:sz w:val="24"/>
        </w:rPr>
        <w:t>All</w:t>
      </w:r>
      <w:r>
        <w:rPr>
          <w:spacing w:val="31"/>
          <w:sz w:val="24"/>
        </w:rPr>
        <w:t xml:space="preserve"> </w:t>
      </w:r>
      <w:r w:rsidR="000150B2">
        <w:rPr>
          <w:sz w:val="24"/>
        </w:rPr>
        <w:t>team members</w:t>
      </w:r>
      <w:r>
        <w:rPr>
          <w:sz w:val="24"/>
        </w:rPr>
        <w:t>,</w:t>
      </w:r>
      <w:r>
        <w:rPr>
          <w:spacing w:val="28"/>
          <w:sz w:val="24"/>
        </w:rPr>
        <w:t xml:space="preserve"> </w:t>
      </w:r>
      <w:r>
        <w:rPr>
          <w:sz w:val="24"/>
        </w:rPr>
        <w:t>regardless</w:t>
      </w:r>
      <w:r>
        <w:rPr>
          <w:spacing w:val="30"/>
          <w:sz w:val="24"/>
        </w:rPr>
        <w:t xml:space="preserve"> </w:t>
      </w:r>
      <w:r>
        <w:rPr>
          <w:sz w:val="24"/>
        </w:rPr>
        <w:t>of</w:t>
      </w:r>
      <w:r>
        <w:rPr>
          <w:spacing w:val="30"/>
          <w:sz w:val="24"/>
        </w:rPr>
        <w:t xml:space="preserve"> </w:t>
      </w:r>
      <w:r>
        <w:rPr>
          <w:sz w:val="24"/>
        </w:rPr>
        <w:t>role</w:t>
      </w:r>
      <w:r>
        <w:rPr>
          <w:spacing w:val="29"/>
          <w:sz w:val="24"/>
        </w:rPr>
        <w:t xml:space="preserve"> </w:t>
      </w:r>
      <w:r>
        <w:rPr>
          <w:sz w:val="24"/>
        </w:rPr>
        <w:t>or</w:t>
      </w:r>
      <w:r>
        <w:rPr>
          <w:spacing w:val="29"/>
          <w:sz w:val="24"/>
        </w:rPr>
        <w:t xml:space="preserve"> </w:t>
      </w:r>
      <w:r>
        <w:rPr>
          <w:sz w:val="24"/>
        </w:rPr>
        <w:t>level,</w:t>
      </w:r>
      <w:r>
        <w:rPr>
          <w:spacing w:val="26"/>
          <w:sz w:val="24"/>
        </w:rPr>
        <w:t xml:space="preserve"> </w:t>
      </w:r>
      <w:r>
        <w:rPr>
          <w:sz w:val="24"/>
        </w:rPr>
        <w:t>have</w:t>
      </w:r>
      <w:r>
        <w:rPr>
          <w:spacing w:val="26"/>
          <w:sz w:val="24"/>
        </w:rPr>
        <w:t xml:space="preserve"> </w:t>
      </w:r>
      <w:r>
        <w:rPr>
          <w:sz w:val="24"/>
        </w:rPr>
        <w:t>a</w:t>
      </w:r>
      <w:r>
        <w:rPr>
          <w:spacing w:val="31"/>
          <w:sz w:val="24"/>
        </w:rPr>
        <w:t xml:space="preserve"> </w:t>
      </w:r>
      <w:r>
        <w:rPr>
          <w:sz w:val="24"/>
        </w:rPr>
        <w:t>responsibility</w:t>
      </w:r>
      <w:r>
        <w:rPr>
          <w:spacing w:val="28"/>
          <w:sz w:val="24"/>
        </w:rPr>
        <w:t xml:space="preserve"> </w:t>
      </w:r>
      <w:r>
        <w:rPr>
          <w:sz w:val="24"/>
        </w:rPr>
        <w:t>to</w:t>
      </w:r>
      <w:r>
        <w:rPr>
          <w:spacing w:val="29"/>
          <w:sz w:val="24"/>
        </w:rPr>
        <w:t xml:space="preserve"> </w:t>
      </w:r>
      <w:r>
        <w:rPr>
          <w:sz w:val="24"/>
        </w:rPr>
        <w:t>integrate</w:t>
      </w:r>
      <w:r>
        <w:rPr>
          <w:spacing w:val="29"/>
          <w:sz w:val="24"/>
        </w:rPr>
        <w:t xml:space="preserve"> </w:t>
      </w:r>
      <w:r w:rsidR="00471796">
        <w:rPr>
          <w:sz w:val="24"/>
        </w:rPr>
        <w:t>environmental</w:t>
      </w:r>
      <w:r>
        <w:rPr>
          <w:sz w:val="24"/>
        </w:rPr>
        <w:t xml:space="preserve"> principles into their work practices.</w:t>
      </w:r>
    </w:p>
    <w:p w14:paraId="4315D0A9" w14:textId="77777777" w:rsidR="004C307A" w:rsidRDefault="008B0050">
      <w:pPr>
        <w:pStyle w:val="ListParagraph"/>
        <w:numPr>
          <w:ilvl w:val="2"/>
          <w:numId w:val="2"/>
        </w:numPr>
        <w:tabs>
          <w:tab w:val="left" w:pos="480"/>
        </w:tabs>
        <w:spacing w:line="259" w:lineRule="auto"/>
        <w:ind w:right="483"/>
        <w:rPr>
          <w:rFonts w:ascii="Wingdings" w:hAnsi="Wingdings"/>
          <w:sz w:val="24"/>
        </w:rPr>
      </w:pPr>
      <w:r>
        <w:rPr>
          <w:sz w:val="24"/>
        </w:rPr>
        <w:t>Department</w:t>
      </w:r>
      <w:r>
        <w:rPr>
          <w:spacing w:val="-10"/>
          <w:sz w:val="24"/>
        </w:rPr>
        <w:t xml:space="preserve"> </w:t>
      </w:r>
      <w:r>
        <w:rPr>
          <w:sz w:val="24"/>
        </w:rPr>
        <w:t>managers</w:t>
      </w:r>
      <w:r>
        <w:rPr>
          <w:spacing w:val="-11"/>
          <w:sz w:val="24"/>
        </w:rPr>
        <w:t xml:space="preserve"> </w:t>
      </w:r>
      <w:r>
        <w:rPr>
          <w:sz w:val="24"/>
        </w:rPr>
        <w:t>are</w:t>
      </w:r>
      <w:r>
        <w:rPr>
          <w:spacing w:val="-8"/>
          <w:sz w:val="24"/>
        </w:rPr>
        <w:t xml:space="preserve"> </w:t>
      </w:r>
      <w:r>
        <w:rPr>
          <w:sz w:val="24"/>
        </w:rPr>
        <w:t>accountable</w:t>
      </w:r>
      <w:r>
        <w:rPr>
          <w:spacing w:val="-10"/>
          <w:sz w:val="24"/>
        </w:rPr>
        <w:t xml:space="preserve"> </w:t>
      </w:r>
      <w:r>
        <w:rPr>
          <w:sz w:val="24"/>
        </w:rPr>
        <w:t>for</w:t>
      </w:r>
      <w:r>
        <w:rPr>
          <w:spacing w:val="-8"/>
          <w:sz w:val="24"/>
        </w:rPr>
        <w:t xml:space="preserve"> </w:t>
      </w:r>
      <w:r>
        <w:rPr>
          <w:sz w:val="24"/>
        </w:rPr>
        <w:t>ensuring</w:t>
      </w:r>
      <w:r>
        <w:rPr>
          <w:spacing w:val="-9"/>
          <w:sz w:val="24"/>
        </w:rPr>
        <w:t xml:space="preserve"> </w:t>
      </w:r>
      <w:r>
        <w:rPr>
          <w:sz w:val="24"/>
        </w:rPr>
        <w:t>that</w:t>
      </w:r>
      <w:r>
        <w:rPr>
          <w:spacing w:val="-10"/>
          <w:sz w:val="24"/>
        </w:rPr>
        <w:t xml:space="preserve"> </w:t>
      </w:r>
      <w:r>
        <w:rPr>
          <w:sz w:val="24"/>
        </w:rPr>
        <w:t>their</w:t>
      </w:r>
      <w:r>
        <w:rPr>
          <w:spacing w:val="-8"/>
          <w:sz w:val="24"/>
        </w:rPr>
        <w:t xml:space="preserve"> </w:t>
      </w:r>
      <w:r>
        <w:rPr>
          <w:sz w:val="24"/>
        </w:rPr>
        <w:t>teams</w:t>
      </w:r>
      <w:r>
        <w:rPr>
          <w:spacing w:val="-8"/>
          <w:sz w:val="24"/>
        </w:rPr>
        <w:t xml:space="preserve"> </w:t>
      </w:r>
      <w:r>
        <w:rPr>
          <w:sz w:val="24"/>
        </w:rPr>
        <w:t>understand</w:t>
      </w:r>
      <w:r>
        <w:rPr>
          <w:spacing w:val="-7"/>
          <w:sz w:val="24"/>
        </w:rPr>
        <w:t xml:space="preserve"> </w:t>
      </w:r>
      <w:r>
        <w:rPr>
          <w:sz w:val="24"/>
        </w:rPr>
        <w:t>and</w:t>
      </w:r>
      <w:r>
        <w:rPr>
          <w:spacing w:val="-7"/>
          <w:sz w:val="24"/>
        </w:rPr>
        <w:t xml:space="preserve"> </w:t>
      </w:r>
      <w:r>
        <w:rPr>
          <w:sz w:val="24"/>
        </w:rPr>
        <w:t>comply with relevant environmental policies and procedures.</w:t>
      </w:r>
    </w:p>
    <w:p w14:paraId="4315D0AA" w14:textId="77777777" w:rsidR="004C307A" w:rsidRDefault="004C307A">
      <w:pPr>
        <w:pStyle w:val="BodyText"/>
        <w:spacing w:before="23"/>
      </w:pPr>
    </w:p>
    <w:p w14:paraId="4315D0AB" w14:textId="77777777" w:rsidR="004C307A" w:rsidRDefault="008B0050">
      <w:pPr>
        <w:pStyle w:val="Heading2"/>
        <w:numPr>
          <w:ilvl w:val="1"/>
          <w:numId w:val="2"/>
        </w:numPr>
        <w:tabs>
          <w:tab w:val="left" w:pos="569"/>
        </w:tabs>
        <w:ind w:left="569" w:hanging="449"/>
        <w:rPr>
          <w:u w:val="none"/>
        </w:rPr>
      </w:pPr>
      <w:r>
        <w:t>Partners</w:t>
      </w:r>
      <w:r>
        <w:rPr>
          <w:spacing w:val="-8"/>
        </w:rPr>
        <w:t xml:space="preserve"> </w:t>
      </w:r>
      <w:r>
        <w:t>and</w:t>
      </w:r>
      <w:r>
        <w:rPr>
          <w:spacing w:val="-7"/>
        </w:rPr>
        <w:t xml:space="preserve"> </w:t>
      </w:r>
      <w:r>
        <w:rPr>
          <w:spacing w:val="-2"/>
        </w:rPr>
        <w:t>Suppliers:</w:t>
      </w:r>
    </w:p>
    <w:p w14:paraId="4315D0AC" w14:textId="0A71BAB3" w:rsidR="004C307A" w:rsidRDefault="008B0050">
      <w:pPr>
        <w:pStyle w:val="ListParagraph"/>
        <w:numPr>
          <w:ilvl w:val="2"/>
          <w:numId w:val="2"/>
        </w:numPr>
        <w:tabs>
          <w:tab w:val="left" w:pos="480"/>
        </w:tabs>
        <w:spacing w:before="122" w:after="240" w:line="256" w:lineRule="auto"/>
        <w:ind w:right="420"/>
        <w:jc w:val="both"/>
        <w:rPr>
          <w:rFonts w:ascii="Wingdings" w:hAnsi="Wingdings"/>
          <w:sz w:val="24"/>
        </w:rPr>
        <w:pPrChange w:id="322" w:author="Kush Khalasi" w:date="2025-07-29T11:46:00Z" w16du:dateUtc="2025-07-29T06:16:00Z">
          <w:pPr>
            <w:pStyle w:val="ListParagraph"/>
            <w:numPr>
              <w:ilvl w:val="2"/>
              <w:numId w:val="2"/>
            </w:numPr>
            <w:tabs>
              <w:tab w:val="left" w:pos="480"/>
            </w:tabs>
            <w:spacing w:before="122" w:after="240" w:line="256" w:lineRule="auto"/>
            <w:ind w:right="482"/>
          </w:pPr>
        </w:pPrChange>
      </w:pPr>
      <w:r>
        <w:rPr>
          <w:sz w:val="24"/>
        </w:rPr>
        <w:lastRenderedPageBreak/>
        <w:t>Trinity</w:t>
      </w:r>
      <w:r>
        <w:rPr>
          <w:spacing w:val="-7"/>
          <w:sz w:val="24"/>
        </w:rPr>
        <w:t xml:space="preserve"> </w:t>
      </w:r>
      <w:r>
        <w:rPr>
          <w:sz w:val="24"/>
        </w:rPr>
        <w:t>Logistics</w:t>
      </w:r>
      <w:r>
        <w:rPr>
          <w:spacing w:val="-6"/>
          <w:sz w:val="24"/>
        </w:rPr>
        <w:t xml:space="preserve"> </w:t>
      </w:r>
      <w:r>
        <w:rPr>
          <w:sz w:val="24"/>
        </w:rPr>
        <w:t>expects</w:t>
      </w:r>
      <w:r>
        <w:rPr>
          <w:spacing w:val="-6"/>
          <w:sz w:val="24"/>
        </w:rPr>
        <w:t xml:space="preserve"> </w:t>
      </w:r>
      <w:r>
        <w:rPr>
          <w:sz w:val="24"/>
        </w:rPr>
        <w:t>its</w:t>
      </w:r>
      <w:r>
        <w:rPr>
          <w:spacing w:val="-6"/>
          <w:sz w:val="24"/>
        </w:rPr>
        <w:t xml:space="preserve"> </w:t>
      </w:r>
      <w:r w:rsidR="000150B2">
        <w:rPr>
          <w:sz w:val="24"/>
        </w:rPr>
        <w:t>team members</w:t>
      </w:r>
      <w:r>
        <w:rPr>
          <w:spacing w:val="-9"/>
          <w:sz w:val="24"/>
        </w:rPr>
        <w:t xml:space="preserve"> </w:t>
      </w:r>
      <w:r>
        <w:rPr>
          <w:sz w:val="24"/>
        </w:rPr>
        <w:t>to</w:t>
      </w:r>
      <w:r>
        <w:rPr>
          <w:spacing w:val="-5"/>
          <w:sz w:val="24"/>
        </w:rPr>
        <w:t xml:space="preserve"> </w:t>
      </w:r>
      <w:r>
        <w:rPr>
          <w:sz w:val="24"/>
        </w:rPr>
        <w:t>share</w:t>
      </w:r>
      <w:r>
        <w:rPr>
          <w:spacing w:val="-5"/>
          <w:sz w:val="24"/>
        </w:rPr>
        <w:t xml:space="preserve"> </w:t>
      </w:r>
      <w:r>
        <w:rPr>
          <w:sz w:val="24"/>
        </w:rPr>
        <w:t>its</w:t>
      </w:r>
      <w:r>
        <w:rPr>
          <w:spacing w:val="-6"/>
          <w:sz w:val="24"/>
        </w:rPr>
        <w:t xml:space="preserve"> </w:t>
      </w:r>
      <w:r>
        <w:rPr>
          <w:sz w:val="24"/>
        </w:rPr>
        <w:t>commitment</w:t>
      </w:r>
      <w:r>
        <w:rPr>
          <w:spacing w:val="-7"/>
          <w:sz w:val="24"/>
        </w:rPr>
        <w:t xml:space="preserve"> </w:t>
      </w:r>
      <w:r>
        <w:rPr>
          <w:sz w:val="24"/>
        </w:rPr>
        <w:t>to</w:t>
      </w:r>
      <w:r>
        <w:rPr>
          <w:spacing w:val="-5"/>
          <w:sz w:val="24"/>
        </w:rPr>
        <w:t xml:space="preserve"> </w:t>
      </w:r>
      <w:r>
        <w:rPr>
          <w:sz w:val="24"/>
        </w:rPr>
        <w:t xml:space="preserve">environmental </w:t>
      </w:r>
      <w:r>
        <w:rPr>
          <w:spacing w:val="-2"/>
          <w:sz w:val="24"/>
        </w:rPr>
        <w:t>stewardship.</w:t>
      </w:r>
    </w:p>
    <w:p w14:paraId="4315D0B3" w14:textId="77777777" w:rsidR="004C307A" w:rsidRDefault="008B0050" w:rsidP="003A2DAC">
      <w:pPr>
        <w:pStyle w:val="Heading1"/>
        <w:numPr>
          <w:ilvl w:val="0"/>
          <w:numId w:val="2"/>
        </w:numPr>
        <w:tabs>
          <w:tab w:val="left" w:pos="270"/>
        </w:tabs>
        <w:ind w:left="90" w:hanging="359"/>
        <w:jc w:val="left"/>
      </w:pPr>
      <w:bookmarkStart w:id="323" w:name="_Toc204682766"/>
      <w:r>
        <w:rPr>
          <w:color w:val="365F91"/>
          <w:spacing w:val="-2"/>
        </w:rPr>
        <w:t>REPORTING</w:t>
      </w:r>
      <w:bookmarkEnd w:id="323"/>
    </w:p>
    <w:p w14:paraId="4315D0B4" w14:textId="77777777" w:rsidR="004C307A" w:rsidRDefault="008B0050">
      <w:pPr>
        <w:pStyle w:val="BodyText"/>
        <w:spacing w:before="178" w:line="276" w:lineRule="auto"/>
        <w:ind w:left="120" w:right="479"/>
        <w:jc w:val="both"/>
      </w:pPr>
      <w:r>
        <w:t>Transparent reporting ensures accountability and fosters trust among stakeholders. Trinity Logistics,</w:t>
      </w:r>
      <w:r>
        <w:rPr>
          <w:spacing w:val="-8"/>
        </w:rPr>
        <w:t xml:space="preserve"> </w:t>
      </w:r>
      <w:r>
        <w:t>Inc.</w:t>
      </w:r>
      <w:r>
        <w:rPr>
          <w:spacing w:val="-8"/>
        </w:rPr>
        <w:t xml:space="preserve"> </w:t>
      </w:r>
      <w:r>
        <w:t>employs</w:t>
      </w:r>
      <w:r>
        <w:rPr>
          <w:spacing w:val="-8"/>
        </w:rPr>
        <w:t xml:space="preserve"> </w:t>
      </w:r>
      <w:r>
        <w:t>a</w:t>
      </w:r>
      <w:r>
        <w:rPr>
          <w:spacing w:val="-8"/>
        </w:rPr>
        <w:t xml:space="preserve"> </w:t>
      </w:r>
      <w:r>
        <w:t>comprehensive</w:t>
      </w:r>
      <w:r>
        <w:rPr>
          <w:spacing w:val="-8"/>
        </w:rPr>
        <w:t xml:space="preserve"> </w:t>
      </w:r>
      <w:r>
        <w:t>reporting</w:t>
      </w:r>
      <w:r>
        <w:rPr>
          <w:spacing w:val="-8"/>
        </w:rPr>
        <w:t xml:space="preserve"> </w:t>
      </w:r>
      <w:r>
        <w:t>framework</w:t>
      </w:r>
      <w:r>
        <w:rPr>
          <w:spacing w:val="-8"/>
        </w:rPr>
        <w:t xml:space="preserve"> </w:t>
      </w:r>
      <w:r>
        <w:t>to</w:t>
      </w:r>
      <w:r>
        <w:rPr>
          <w:spacing w:val="-8"/>
        </w:rPr>
        <w:t xml:space="preserve"> </w:t>
      </w:r>
      <w:r>
        <w:t>communicate</w:t>
      </w:r>
      <w:r>
        <w:rPr>
          <w:spacing w:val="-8"/>
        </w:rPr>
        <w:t xml:space="preserve"> </w:t>
      </w:r>
      <w:r>
        <w:t>its</w:t>
      </w:r>
      <w:r>
        <w:rPr>
          <w:spacing w:val="-8"/>
        </w:rPr>
        <w:t xml:space="preserve"> </w:t>
      </w:r>
      <w:r>
        <w:t>environmental performance effectively:</w:t>
      </w:r>
    </w:p>
    <w:p w14:paraId="4315D0B5" w14:textId="77777777" w:rsidR="004C307A" w:rsidRDefault="008B0050">
      <w:pPr>
        <w:pStyle w:val="Heading2"/>
        <w:numPr>
          <w:ilvl w:val="1"/>
          <w:numId w:val="2"/>
        </w:numPr>
        <w:tabs>
          <w:tab w:val="left" w:pos="569"/>
        </w:tabs>
        <w:spacing w:before="244"/>
        <w:ind w:left="569" w:hanging="449"/>
        <w:rPr>
          <w:u w:val="none"/>
        </w:rPr>
      </w:pPr>
      <w:r>
        <w:t>Internal</w:t>
      </w:r>
      <w:r>
        <w:rPr>
          <w:spacing w:val="-15"/>
        </w:rPr>
        <w:t xml:space="preserve"> </w:t>
      </w:r>
      <w:r>
        <w:rPr>
          <w:spacing w:val="-2"/>
        </w:rPr>
        <w:t>Reporting:</w:t>
      </w:r>
    </w:p>
    <w:p w14:paraId="4315D0B6" w14:textId="7711501A" w:rsidR="004C307A" w:rsidRDefault="008B0050">
      <w:pPr>
        <w:pStyle w:val="ListParagraph"/>
        <w:numPr>
          <w:ilvl w:val="2"/>
          <w:numId w:val="2"/>
        </w:numPr>
        <w:tabs>
          <w:tab w:val="left" w:pos="480"/>
        </w:tabs>
        <w:spacing w:before="153" w:line="259" w:lineRule="auto"/>
        <w:ind w:right="475"/>
        <w:rPr>
          <w:rFonts w:ascii="Wingdings" w:hAnsi="Wingdings"/>
          <w:sz w:val="24"/>
        </w:rPr>
      </w:pPr>
      <w:r>
        <w:rPr>
          <w:sz w:val="24"/>
        </w:rPr>
        <w:t>The</w:t>
      </w:r>
      <w:r>
        <w:rPr>
          <w:spacing w:val="-2"/>
          <w:sz w:val="24"/>
        </w:rPr>
        <w:t xml:space="preserve"> </w:t>
      </w:r>
      <w:r w:rsidR="00471796">
        <w:rPr>
          <w:sz w:val="24"/>
        </w:rPr>
        <w:t>Operational Risk Departement</w:t>
      </w:r>
      <w:r>
        <w:rPr>
          <w:spacing w:val="-4"/>
          <w:sz w:val="24"/>
        </w:rPr>
        <w:t xml:space="preserve"> </w:t>
      </w:r>
      <w:r>
        <w:rPr>
          <w:sz w:val="24"/>
        </w:rPr>
        <w:t>compiles</w:t>
      </w:r>
      <w:r>
        <w:rPr>
          <w:spacing w:val="-5"/>
          <w:sz w:val="24"/>
        </w:rPr>
        <w:t xml:space="preserve"> </w:t>
      </w:r>
      <w:r>
        <w:rPr>
          <w:sz w:val="24"/>
        </w:rPr>
        <w:t>and analy</w:t>
      </w:r>
      <w:r w:rsidR="002F1084">
        <w:rPr>
          <w:sz w:val="24"/>
        </w:rPr>
        <w:t>z</w:t>
      </w:r>
      <w:r>
        <w:rPr>
          <w:sz w:val="24"/>
        </w:rPr>
        <w:t>es</w:t>
      </w:r>
      <w:r>
        <w:rPr>
          <w:spacing w:val="-2"/>
          <w:sz w:val="24"/>
        </w:rPr>
        <w:t xml:space="preserve"> </w:t>
      </w:r>
      <w:r>
        <w:rPr>
          <w:sz w:val="24"/>
        </w:rPr>
        <w:t>data</w:t>
      </w:r>
      <w:r>
        <w:rPr>
          <w:spacing w:val="-5"/>
          <w:sz w:val="24"/>
        </w:rPr>
        <w:t xml:space="preserve"> </w:t>
      </w:r>
      <w:r>
        <w:rPr>
          <w:sz w:val="24"/>
        </w:rPr>
        <w:t>from</w:t>
      </w:r>
      <w:r>
        <w:rPr>
          <w:spacing w:val="-5"/>
          <w:sz w:val="24"/>
        </w:rPr>
        <w:t xml:space="preserve"> </w:t>
      </w:r>
      <w:r>
        <w:rPr>
          <w:sz w:val="24"/>
        </w:rPr>
        <w:t>various</w:t>
      </w:r>
      <w:r>
        <w:rPr>
          <w:spacing w:val="-3"/>
          <w:sz w:val="24"/>
        </w:rPr>
        <w:t xml:space="preserve"> </w:t>
      </w:r>
      <w:r>
        <w:rPr>
          <w:sz w:val="24"/>
        </w:rPr>
        <w:t>sources</w:t>
      </w:r>
      <w:r>
        <w:rPr>
          <w:spacing w:val="-3"/>
          <w:sz w:val="24"/>
        </w:rPr>
        <w:t xml:space="preserve"> </w:t>
      </w:r>
      <w:r>
        <w:rPr>
          <w:sz w:val="24"/>
        </w:rPr>
        <w:t xml:space="preserve">to produce </w:t>
      </w:r>
      <w:r w:rsidR="002F1084">
        <w:rPr>
          <w:sz w:val="24"/>
        </w:rPr>
        <w:t>annual</w:t>
      </w:r>
      <w:r>
        <w:rPr>
          <w:sz w:val="24"/>
        </w:rPr>
        <w:t xml:space="preserve"> internal reports on environmental metrics</w:t>
      </w:r>
      <w:r w:rsidR="002F1084">
        <w:rPr>
          <w:sz w:val="24"/>
        </w:rPr>
        <w:t xml:space="preserve"> utilizing ESGai</w:t>
      </w:r>
      <w:r>
        <w:rPr>
          <w:sz w:val="24"/>
        </w:rPr>
        <w:t>.</w:t>
      </w:r>
    </w:p>
    <w:p w14:paraId="4315D0B7" w14:textId="1284CF5C" w:rsidR="004C307A" w:rsidRDefault="002F1084">
      <w:pPr>
        <w:pStyle w:val="ListParagraph"/>
        <w:numPr>
          <w:ilvl w:val="2"/>
          <w:numId w:val="2"/>
        </w:numPr>
        <w:tabs>
          <w:tab w:val="left" w:pos="480"/>
        </w:tabs>
        <w:spacing w:before="1" w:line="256" w:lineRule="auto"/>
        <w:ind w:right="484"/>
        <w:rPr>
          <w:rFonts w:ascii="Wingdings" w:hAnsi="Wingdings"/>
          <w:sz w:val="24"/>
        </w:rPr>
      </w:pPr>
      <w:r>
        <w:rPr>
          <w:sz w:val="24"/>
        </w:rPr>
        <w:t>Team Services and Facilities Departments</w:t>
      </w:r>
      <w:r w:rsidR="008B0050">
        <w:rPr>
          <w:sz w:val="24"/>
        </w:rPr>
        <w:t xml:space="preserve"> are responsible for providing accurate and timely information on </w:t>
      </w:r>
      <w:r>
        <w:rPr>
          <w:sz w:val="24"/>
        </w:rPr>
        <w:t>various</w:t>
      </w:r>
      <w:r>
        <w:rPr>
          <w:spacing w:val="40"/>
          <w:sz w:val="24"/>
        </w:rPr>
        <w:t xml:space="preserve"> </w:t>
      </w:r>
      <w:r w:rsidR="008B0050">
        <w:rPr>
          <w:sz w:val="24"/>
        </w:rPr>
        <w:t>department</w:t>
      </w:r>
      <w:r w:rsidR="00E6123B">
        <w:rPr>
          <w:sz w:val="24"/>
        </w:rPr>
        <w:t>al</w:t>
      </w:r>
      <w:r w:rsidR="008B0050">
        <w:rPr>
          <w:sz w:val="24"/>
        </w:rPr>
        <w:t xml:space="preserve"> environmental activities and performance.</w:t>
      </w:r>
    </w:p>
    <w:p w14:paraId="4315D0B8" w14:textId="77777777" w:rsidR="004C307A" w:rsidRDefault="004C307A">
      <w:pPr>
        <w:pStyle w:val="BodyText"/>
        <w:spacing w:before="31"/>
      </w:pPr>
    </w:p>
    <w:p w14:paraId="4315D0B9" w14:textId="77777777" w:rsidR="004C307A" w:rsidRDefault="008B0050">
      <w:pPr>
        <w:pStyle w:val="Heading2"/>
        <w:numPr>
          <w:ilvl w:val="1"/>
          <w:numId w:val="2"/>
        </w:numPr>
        <w:tabs>
          <w:tab w:val="left" w:pos="569"/>
        </w:tabs>
        <w:ind w:left="569" w:hanging="449"/>
        <w:rPr>
          <w:u w:val="none"/>
        </w:rPr>
      </w:pPr>
      <w:r>
        <w:t>External</w:t>
      </w:r>
      <w:r>
        <w:rPr>
          <w:spacing w:val="-12"/>
        </w:rPr>
        <w:t xml:space="preserve"> </w:t>
      </w:r>
      <w:r>
        <w:rPr>
          <w:spacing w:val="-2"/>
        </w:rPr>
        <w:t>Reporting:</w:t>
      </w:r>
    </w:p>
    <w:p w14:paraId="4315D0BA" w14:textId="4312C7ED" w:rsidR="004C307A" w:rsidRDefault="00471796">
      <w:pPr>
        <w:pStyle w:val="ListParagraph"/>
        <w:numPr>
          <w:ilvl w:val="2"/>
          <w:numId w:val="2"/>
        </w:numPr>
        <w:tabs>
          <w:tab w:val="left" w:pos="480"/>
        </w:tabs>
        <w:spacing w:before="153" w:line="259" w:lineRule="auto"/>
        <w:ind w:right="475"/>
        <w:rPr>
          <w:rFonts w:ascii="Wingdings" w:hAnsi="Wingdings"/>
          <w:sz w:val="24"/>
        </w:rPr>
      </w:pPr>
      <w:r>
        <w:rPr>
          <w:sz w:val="24"/>
        </w:rPr>
        <w:t xml:space="preserve">By 2026, </w:t>
      </w:r>
      <w:r w:rsidR="008B0050">
        <w:rPr>
          <w:sz w:val="24"/>
        </w:rPr>
        <w:t xml:space="preserve">Trinity Logistics </w:t>
      </w:r>
      <w:r>
        <w:rPr>
          <w:sz w:val="24"/>
        </w:rPr>
        <w:t xml:space="preserve">will </w:t>
      </w:r>
      <w:r w:rsidR="008B0050">
        <w:rPr>
          <w:sz w:val="24"/>
        </w:rPr>
        <w:t>publishes an annual environmental report, detailing progress made towards goals, initiatives implemented, and future plans.</w:t>
      </w:r>
    </w:p>
    <w:p w14:paraId="012336A5" w14:textId="77777777" w:rsidR="004C307A" w:rsidRPr="008146B0" w:rsidRDefault="008B0050" w:rsidP="004E5C72">
      <w:pPr>
        <w:pStyle w:val="ListParagraph"/>
        <w:numPr>
          <w:ilvl w:val="2"/>
          <w:numId w:val="2"/>
        </w:numPr>
        <w:tabs>
          <w:tab w:val="left" w:pos="480"/>
        </w:tabs>
        <w:spacing w:before="1" w:line="259" w:lineRule="auto"/>
        <w:ind w:right="484"/>
        <w:rPr>
          <w:rFonts w:ascii="Wingdings" w:hAnsi="Wingdings"/>
          <w:sz w:val="24"/>
        </w:rPr>
      </w:pPr>
      <w:r w:rsidRPr="00471796">
        <w:rPr>
          <w:sz w:val="24"/>
        </w:rPr>
        <w:t>External stakeholders, including clients</w:t>
      </w:r>
      <w:r w:rsidR="00471796" w:rsidRPr="00471796">
        <w:rPr>
          <w:sz w:val="24"/>
        </w:rPr>
        <w:t>,</w:t>
      </w:r>
      <w:r w:rsidRPr="00471796">
        <w:rPr>
          <w:sz w:val="24"/>
        </w:rPr>
        <w:t xml:space="preserve"> regulatory agencies, and the public, can access this report through the company's website or other communication channels</w:t>
      </w:r>
      <w:r w:rsidR="00471796">
        <w:rPr>
          <w:sz w:val="24"/>
        </w:rPr>
        <w:t xml:space="preserve"> of the various ESG components.</w:t>
      </w:r>
    </w:p>
    <w:p w14:paraId="4315D0BD" w14:textId="05ECDFD4" w:rsidR="004C307A" w:rsidRDefault="008B0050">
      <w:pPr>
        <w:pStyle w:val="Heading2"/>
        <w:numPr>
          <w:ilvl w:val="1"/>
          <w:numId w:val="2"/>
        </w:numPr>
        <w:tabs>
          <w:tab w:val="left" w:pos="569"/>
        </w:tabs>
        <w:spacing w:before="294"/>
        <w:ind w:left="569" w:hanging="449"/>
        <w:rPr>
          <w:u w:val="none"/>
        </w:rPr>
      </w:pPr>
      <w:del w:id="324" w:author="Kush Khalasi" w:date="2025-07-29T11:44:00Z" w16du:dateUtc="2025-07-29T06:14:00Z">
        <w:r w:rsidDel="008320EB">
          <w:rPr>
            <w:noProof/>
          </w:rPr>
          <w:drawing>
            <wp:anchor distT="0" distB="0" distL="0" distR="0" simplePos="0" relativeHeight="15733248" behindDoc="0" locked="0" layoutInCell="1" allowOverlap="1" wp14:anchorId="4315D102" wp14:editId="285D1A96">
              <wp:simplePos x="0" y="0"/>
              <wp:positionH relativeFrom="page">
                <wp:posOffset>561975</wp:posOffset>
              </wp:positionH>
              <wp:positionV relativeFrom="page">
                <wp:posOffset>511175</wp:posOffset>
              </wp:positionV>
              <wp:extent cx="1936623" cy="516890"/>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4" cstate="print"/>
                      <a:stretch>
                        <a:fillRect/>
                      </a:stretch>
                    </pic:blipFill>
                    <pic:spPr>
                      <a:xfrm>
                        <a:off x="0" y="0"/>
                        <a:ext cx="1936623" cy="516890"/>
                      </a:xfrm>
                      <a:prstGeom prst="rect">
                        <a:avLst/>
                      </a:prstGeom>
                    </pic:spPr>
                  </pic:pic>
                </a:graphicData>
              </a:graphic>
            </wp:anchor>
          </w:drawing>
        </w:r>
      </w:del>
      <w:del w:id="325" w:author="Kush Khalasi" w:date="2025-07-29T11:45:00Z" w16du:dateUtc="2025-07-29T06:15:00Z">
        <w:r w:rsidDel="008320EB">
          <w:rPr>
            <w:noProof/>
          </w:rPr>
          <mc:AlternateContent>
            <mc:Choice Requires="wps">
              <w:drawing>
                <wp:anchor distT="0" distB="0" distL="0" distR="0" simplePos="0" relativeHeight="15733760" behindDoc="0" locked="0" layoutInCell="1" allowOverlap="1" wp14:anchorId="4315D104" wp14:editId="6B538BE6">
                  <wp:simplePos x="0" y="0"/>
                  <wp:positionH relativeFrom="page">
                    <wp:posOffset>4057523</wp:posOffset>
                  </wp:positionH>
                  <wp:positionV relativeFrom="page">
                    <wp:posOffset>502919</wp:posOffset>
                  </wp:positionV>
                  <wp:extent cx="19050" cy="47752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 cy="477520"/>
                          </a:xfrm>
                          <a:custGeom>
                            <a:avLst/>
                            <a:gdLst/>
                            <a:ahLst/>
                            <a:cxnLst/>
                            <a:rect l="l" t="t" r="r" b="b"/>
                            <a:pathLst>
                              <a:path w="19050" h="477520">
                                <a:moveTo>
                                  <a:pt x="6400" y="0"/>
                                </a:moveTo>
                                <a:lnTo>
                                  <a:pt x="0" y="0"/>
                                </a:lnTo>
                                <a:lnTo>
                                  <a:pt x="0" y="477012"/>
                                </a:lnTo>
                                <a:lnTo>
                                  <a:pt x="6400" y="477012"/>
                                </a:lnTo>
                                <a:lnTo>
                                  <a:pt x="6400" y="0"/>
                                </a:lnTo>
                                <a:close/>
                              </a:path>
                              <a:path w="19050" h="477520">
                                <a:moveTo>
                                  <a:pt x="18529" y="0"/>
                                </a:moveTo>
                                <a:lnTo>
                                  <a:pt x="12446" y="0"/>
                                </a:lnTo>
                                <a:lnTo>
                                  <a:pt x="12446" y="477012"/>
                                </a:lnTo>
                                <a:lnTo>
                                  <a:pt x="18529" y="477012"/>
                                </a:lnTo>
                                <a:lnTo>
                                  <a:pt x="185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2A5FA5" id="Graphic 19" o:spid="_x0000_s1026" style="position:absolute;margin-left:319.5pt;margin-top:39.6pt;width:1.5pt;height:37.6pt;z-index:15733760;visibility:visible;mso-wrap-style:square;mso-wrap-distance-left:0;mso-wrap-distance-top:0;mso-wrap-distance-right:0;mso-wrap-distance-bottom:0;mso-position-horizontal:absolute;mso-position-horizontal-relative:page;mso-position-vertical:absolute;mso-position-vertical-relative:page;v-text-anchor:top" coordsize="19050,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" path="m6400,l,,,477012r6400,l6400,xem18529,l12446,r,477012l18529,477012,18529,xe" fillcolor="black" stroked="f">
                  <v:path arrowok="t"/>
                  <w10:wrap anchorx="page" anchory="page"/>
                </v:shape>
              </w:pict>
            </mc:Fallback>
          </mc:AlternateContent>
        </w:r>
      </w:del>
      <w:r>
        <w:rPr>
          <w:spacing w:val="-2"/>
        </w:rPr>
        <w:t>Stakeholder</w:t>
      </w:r>
      <w:r>
        <w:rPr>
          <w:spacing w:val="3"/>
        </w:rPr>
        <w:t xml:space="preserve"> </w:t>
      </w:r>
      <w:r>
        <w:rPr>
          <w:spacing w:val="-2"/>
        </w:rPr>
        <w:t>Engagement:</w:t>
      </w:r>
    </w:p>
    <w:p w14:paraId="4315D0BE" w14:textId="19CA4E41" w:rsidR="004C307A" w:rsidRDefault="008B0050">
      <w:pPr>
        <w:pStyle w:val="ListParagraph"/>
        <w:numPr>
          <w:ilvl w:val="2"/>
          <w:numId w:val="2"/>
        </w:numPr>
        <w:tabs>
          <w:tab w:val="left" w:pos="480"/>
        </w:tabs>
        <w:spacing w:before="152" w:line="259" w:lineRule="auto"/>
        <w:ind w:right="482"/>
        <w:rPr>
          <w:rFonts w:ascii="Wingdings" w:hAnsi="Wingdings"/>
          <w:sz w:val="24"/>
        </w:rPr>
      </w:pPr>
      <w:r>
        <w:rPr>
          <w:sz w:val="24"/>
        </w:rPr>
        <w:t>Trinity</w:t>
      </w:r>
      <w:r>
        <w:rPr>
          <w:spacing w:val="-11"/>
          <w:sz w:val="24"/>
        </w:rPr>
        <w:t xml:space="preserve"> </w:t>
      </w:r>
      <w:r>
        <w:rPr>
          <w:sz w:val="24"/>
        </w:rPr>
        <w:t>Logistics</w:t>
      </w:r>
      <w:r>
        <w:rPr>
          <w:spacing w:val="-11"/>
          <w:sz w:val="24"/>
        </w:rPr>
        <w:t xml:space="preserve"> </w:t>
      </w:r>
      <w:r>
        <w:rPr>
          <w:sz w:val="24"/>
        </w:rPr>
        <w:t>actively</w:t>
      </w:r>
      <w:r>
        <w:rPr>
          <w:spacing w:val="-11"/>
          <w:sz w:val="24"/>
        </w:rPr>
        <w:t xml:space="preserve"> </w:t>
      </w:r>
      <w:r>
        <w:rPr>
          <w:sz w:val="24"/>
        </w:rPr>
        <w:t>seeks</w:t>
      </w:r>
      <w:r>
        <w:rPr>
          <w:spacing w:val="-11"/>
          <w:sz w:val="24"/>
        </w:rPr>
        <w:t xml:space="preserve"> </w:t>
      </w:r>
      <w:r>
        <w:rPr>
          <w:sz w:val="24"/>
        </w:rPr>
        <w:t>feedback</w:t>
      </w:r>
      <w:r>
        <w:rPr>
          <w:spacing w:val="-12"/>
          <w:sz w:val="24"/>
        </w:rPr>
        <w:t xml:space="preserve"> </w:t>
      </w:r>
      <w:r>
        <w:rPr>
          <w:sz w:val="24"/>
        </w:rPr>
        <w:t>from</w:t>
      </w:r>
      <w:r>
        <w:rPr>
          <w:spacing w:val="-10"/>
          <w:sz w:val="24"/>
        </w:rPr>
        <w:t xml:space="preserve"> </w:t>
      </w:r>
      <w:r>
        <w:rPr>
          <w:sz w:val="24"/>
        </w:rPr>
        <w:t>stakeholders</w:t>
      </w:r>
      <w:r>
        <w:rPr>
          <w:spacing w:val="-11"/>
          <w:sz w:val="24"/>
        </w:rPr>
        <w:t xml:space="preserve"> </w:t>
      </w:r>
      <w:r>
        <w:rPr>
          <w:sz w:val="24"/>
        </w:rPr>
        <w:t>on</w:t>
      </w:r>
      <w:r>
        <w:rPr>
          <w:spacing w:val="-9"/>
          <w:sz w:val="24"/>
        </w:rPr>
        <w:t xml:space="preserve"> </w:t>
      </w:r>
      <w:r>
        <w:rPr>
          <w:sz w:val="24"/>
        </w:rPr>
        <w:t>its</w:t>
      </w:r>
      <w:r>
        <w:rPr>
          <w:spacing w:val="-11"/>
          <w:sz w:val="24"/>
        </w:rPr>
        <w:t xml:space="preserve"> </w:t>
      </w:r>
      <w:r>
        <w:rPr>
          <w:sz w:val="24"/>
        </w:rPr>
        <w:t>environmental</w:t>
      </w:r>
      <w:r>
        <w:rPr>
          <w:spacing w:val="-13"/>
          <w:sz w:val="24"/>
        </w:rPr>
        <w:t xml:space="preserve"> </w:t>
      </w:r>
      <w:r>
        <w:rPr>
          <w:sz w:val="24"/>
        </w:rPr>
        <w:t>performance and policies</w:t>
      </w:r>
      <w:r w:rsidR="00471796">
        <w:rPr>
          <w:sz w:val="24"/>
        </w:rPr>
        <w:t xml:space="preserve"> through Quarterly Business Reviews with our customers</w:t>
      </w:r>
      <w:r>
        <w:rPr>
          <w:sz w:val="24"/>
        </w:rPr>
        <w:t>.</w:t>
      </w:r>
    </w:p>
    <w:p w14:paraId="4315D0C0" w14:textId="77777777" w:rsidR="004C307A" w:rsidRDefault="004C307A">
      <w:pPr>
        <w:pStyle w:val="BodyText"/>
        <w:spacing w:before="107"/>
      </w:pPr>
    </w:p>
    <w:p w14:paraId="4315D0C1" w14:textId="77777777" w:rsidR="004C307A" w:rsidRDefault="008B0050" w:rsidP="003A2DAC">
      <w:pPr>
        <w:pStyle w:val="Heading1"/>
        <w:numPr>
          <w:ilvl w:val="0"/>
          <w:numId w:val="2"/>
        </w:numPr>
        <w:tabs>
          <w:tab w:val="left" w:pos="270"/>
        </w:tabs>
        <w:ind w:left="90" w:hanging="359"/>
        <w:jc w:val="left"/>
      </w:pPr>
      <w:bookmarkStart w:id="326" w:name="_Toc204682767"/>
      <w:r w:rsidRPr="003A2DAC">
        <w:rPr>
          <w:color w:val="365F91"/>
          <w:spacing w:val="-2"/>
        </w:rPr>
        <w:t>REVIEW</w:t>
      </w:r>
      <w:r>
        <w:rPr>
          <w:color w:val="365F91"/>
          <w:spacing w:val="-14"/>
        </w:rPr>
        <w:t xml:space="preserve"> </w:t>
      </w:r>
      <w:r>
        <w:rPr>
          <w:color w:val="365F91"/>
          <w:spacing w:val="-2"/>
        </w:rPr>
        <w:t>MECHANISM</w:t>
      </w:r>
      <w:bookmarkEnd w:id="326"/>
    </w:p>
    <w:p w14:paraId="4315D0C2" w14:textId="4154A378" w:rsidR="004C307A" w:rsidRDefault="008B0050" w:rsidP="009056A8">
      <w:pPr>
        <w:pStyle w:val="ListParagraph"/>
        <w:numPr>
          <w:ilvl w:val="1"/>
          <w:numId w:val="2"/>
        </w:numPr>
        <w:spacing w:before="178" w:line="278" w:lineRule="auto"/>
        <w:ind w:right="479"/>
        <w:jc w:val="both"/>
        <w:rPr>
          <w:b/>
          <w:sz w:val="24"/>
        </w:rPr>
      </w:pPr>
      <w:r>
        <w:rPr>
          <w:b/>
          <w:sz w:val="24"/>
        </w:rPr>
        <w:t>Regular Performance Evaluation</w:t>
      </w:r>
      <w:r>
        <w:rPr>
          <w:sz w:val="24"/>
        </w:rPr>
        <w:t xml:space="preserve">: The </w:t>
      </w:r>
      <w:r w:rsidR="00471796">
        <w:rPr>
          <w:sz w:val="24"/>
        </w:rPr>
        <w:t xml:space="preserve">Operational Risk </w:t>
      </w:r>
      <w:r w:rsidR="00420B59">
        <w:rPr>
          <w:sz w:val="24"/>
        </w:rPr>
        <w:t xml:space="preserve">Manager </w:t>
      </w:r>
      <w:r>
        <w:rPr>
          <w:sz w:val="24"/>
        </w:rPr>
        <w:t>conducts yearly environmental performance assessments</w:t>
      </w:r>
      <w:r w:rsidR="00420B59">
        <w:rPr>
          <w:sz w:val="24"/>
        </w:rPr>
        <w:t xml:space="preserve"> and based that carryout </w:t>
      </w:r>
      <w:ins w:id="327" w:author="Kush Khalasi" w:date="2025-07-29T11:30:00Z" w16du:dateUtc="2025-07-29T06:00:00Z">
        <w:r w:rsidR="009A6E13">
          <w:rPr>
            <w:sz w:val="24"/>
          </w:rPr>
          <w:t xml:space="preserve">annual </w:t>
        </w:r>
      </w:ins>
      <w:r w:rsidR="00420B59">
        <w:rPr>
          <w:sz w:val="24"/>
        </w:rPr>
        <w:t>review of this policy</w:t>
      </w:r>
      <w:r w:rsidR="00CE77C0">
        <w:rPr>
          <w:sz w:val="24"/>
        </w:rPr>
        <w:t>.</w:t>
      </w:r>
    </w:p>
    <w:p w14:paraId="4315D0C3" w14:textId="43BD404D" w:rsidR="004C307A" w:rsidRDefault="008B0050">
      <w:pPr>
        <w:pStyle w:val="ListParagraph"/>
        <w:numPr>
          <w:ilvl w:val="1"/>
          <w:numId w:val="2"/>
        </w:numPr>
        <w:tabs>
          <w:tab w:val="left" w:pos="477"/>
          <w:tab w:val="left" w:pos="480"/>
        </w:tabs>
        <w:spacing w:before="134" w:line="278" w:lineRule="auto"/>
        <w:ind w:right="474"/>
        <w:jc w:val="both"/>
        <w:rPr>
          <w:b/>
          <w:sz w:val="24"/>
        </w:rPr>
      </w:pPr>
      <w:r>
        <w:rPr>
          <w:b/>
          <w:sz w:val="24"/>
        </w:rPr>
        <w:t xml:space="preserve">Data Analysis and Reporting: </w:t>
      </w:r>
      <w:r>
        <w:rPr>
          <w:sz w:val="24"/>
        </w:rPr>
        <w:t>Energy, waste, and emissions data are analy</w:t>
      </w:r>
      <w:r w:rsidR="00630BD4">
        <w:rPr>
          <w:sz w:val="24"/>
        </w:rPr>
        <w:t>z</w:t>
      </w:r>
      <w:r>
        <w:rPr>
          <w:sz w:val="24"/>
        </w:rPr>
        <w:t xml:space="preserve">ed by the </w:t>
      </w:r>
      <w:r w:rsidR="00471796">
        <w:rPr>
          <w:sz w:val="24"/>
        </w:rPr>
        <w:t xml:space="preserve">Operational Risk </w:t>
      </w:r>
      <w:del w:id="328" w:author="Kush Khalasi" w:date="2025-07-29T11:46:00Z" w16du:dateUtc="2025-07-29T06:16:00Z">
        <w:r w:rsidR="00471796" w:rsidDel="008320EB">
          <w:rPr>
            <w:sz w:val="24"/>
          </w:rPr>
          <w:delText>Departement</w:delText>
        </w:r>
      </w:del>
      <w:ins w:id="329" w:author="Kush Khalasi" w:date="2025-07-29T11:52:00Z" w16du:dateUtc="2025-07-29T06:22:00Z">
        <w:r w:rsidR="00A04ABD">
          <w:rPr>
            <w:sz w:val="24"/>
          </w:rPr>
          <w:t>department</w:t>
        </w:r>
      </w:ins>
      <w:r>
        <w:rPr>
          <w:sz w:val="24"/>
        </w:rPr>
        <w:t>, generating reports on successes and challenges, ensuring comprehensive understanding.</w:t>
      </w:r>
    </w:p>
    <w:p w14:paraId="4315D0C4" w14:textId="3694F519" w:rsidR="004C307A" w:rsidRDefault="008B0050">
      <w:pPr>
        <w:pStyle w:val="ListParagraph"/>
        <w:numPr>
          <w:ilvl w:val="1"/>
          <w:numId w:val="2"/>
        </w:numPr>
        <w:tabs>
          <w:tab w:val="left" w:pos="477"/>
          <w:tab w:val="left" w:pos="480"/>
        </w:tabs>
        <w:spacing w:before="127" w:line="276" w:lineRule="auto"/>
        <w:ind w:right="482"/>
        <w:jc w:val="both"/>
        <w:rPr>
          <w:b/>
          <w:sz w:val="24"/>
        </w:rPr>
      </w:pPr>
      <w:r>
        <w:rPr>
          <w:b/>
          <w:sz w:val="24"/>
        </w:rPr>
        <w:t xml:space="preserve">Review Meetings: </w:t>
      </w:r>
      <w:r w:rsidR="00630BD4">
        <w:rPr>
          <w:sz w:val="24"/>
        </w:rPr>
        <w:t>Annual</w:t>
      </w:r>
      <w:r w:rsidR="00471796">
        <w:rPr>
          <w:sz w:val="24"/>
        </w:rPr>
        <w:t xml:space="preserve"> </w:t>
      </w:r>
      <w:r>
        <w:rPr>
          <w:sz w:val="24"/>
        </w:rPr>
        <w:t xml:space="preserve">meetings with </w:t>
      </w:r>
      <w:r w:rsidR="00471796">
        <w:rPr>
          <w:sz w:val="24"/>
        </w:rPr>
        <w:t>the E</w:t>
      </w:r>
      <w:r w:rsidR="007E0640">
        <w:rPr>
          <w:sz w:val="24"/>
        </w:rPr>
        <w:t xml:space="preserve">xecutive </w:t>
      </w:r>
      <w:r w:rsidR="00471796">
        <w:rPr>
          <w:sz w:val="24"/>
        </w:rPr>
        <w:t>L</w:t>
      </w:r>
      <w:r w:rsidR="007E0640">
        <w:rPr>
          <w:sz w:val="24"/>
        </w:rPr>
        <w:t xml:space="preserve">eadership </w:t>
      </w:r>
      <w:r w:rsidR="00471796">
        <w:rPr>
          <w:sz w:val="24"/>
        </w:rPr>
        <w:t>T</w:t>
      </w:r>
      <w:r w:rsidR="007E0640">
        <w:rPr>
          <w:sz w:val="24"/>
        </w:rPr>
        <w:t>eam</w:t>
      </w:r>
      <w:r>
        <w:rPr>
          <w:sz w:val="24"/>
        </w:rPr>
        <w:t xml:space="preserve"> facilitate discussions on metrics, challenges, and necessary adjustments to strategies, ensuring alignment and </w:t>
      </w:r>
      <w:r>
        <w:rPr>
          <w:sz w:val="24"/>
        </w:rPr>
        <w:lastRenderedPageBreak/>
        <w:t xml:space="preserve">effective </w:t>
      </w:r>
      <w:r>
        <w:rPr>
          <w:spacing w:val="-2"/>
          <w:sz w:val="24"/>
        </w:rPr>
        <w:t>decision-making.</w:t>
      </w:r>
    </w:p>
    <w:p w14:paraId="4315D0C5" w14:textId="77777777" w:rsidR="004C307A" w:rsidRDefault="008B0050">
      <w:pPr>
        <w:pStyle w:val="ListParagraph"/>
        <w:numPr>
          <w:ilvl w:val="1"/>
          <w:numId w:val="2"/>
        </w:numPr>
        <w:tabs>
          <w:tab w:val="left" w:pos="477"/>
          <w:tab w:val="left" w:pos="480"/>
        </w:tabs>
        <w:spacing w:before="132" w:line="276" w:lineRule="auto"/>
        <w:ind w:right="480"/>
        <w:jc w:val="both"/>
        <w:rPr>
          <w:b/>
          <w:sz w:val="24"/>
        </w:rPr>
      </w:pPr>
      <w:r>
        <w:rPr>
          <w:b/>
          <w:sz w:val="24"/>
        </w:rPr>
        <w:t xml:space="preserve">Continuous Improvement: </w:t>
      </w:r>
      <w:r>
        <w:rPr>
          <w:sz w:val="24"/>
        </w:rPr>
        <w:t>Findings from evaluations and stakeholder feedback inform adjustments to policies and action plans, fostering adaptability and responsiveness to evolving needs.</w:t>
      </w:r>
    </w:p>
    <w:p w14:paraId="4315D0D9" w14:textId="02F6D6CD" w:rsidR="004C307A" w:rsidRDefault="008B0050" w:rsidP="009056A8">
      <w:pPr>
        <w:pStyle w:val="BodyText"/>
        <w:spacing w:before="115"/>
        <w:ind w:left="180"/>
        <w:rPr>
          <w:sz w:val="20"/>
        </w:rPr>
      </w:pPr>
      <w:r w:rsidRPr="00420B59">
        <w:rPr>
          <w:b/>
        </w:rPr>
        <w:t>Documentation</w:t>
      </w:r>
      <w:r w:rsidRPr="00420B59">
        <w:rPr>
          <w:b/>
          <w:spacing w:val="-4"/>
        </w:rPr>
        <w:t xml:space="preserve"> </w:t>
      </w:r>
      <w:r w:rsidRPr="00420B59">
        <w:rPr>
          <w:b/>
        </w:rPr>
        <w:t>and</w:t>
      </w:r>
      <w:r w:rsidRPr="00420B59">
        <w:rPr>
          <w:b/>
          <w:spacing w:val="-5"/>
        </w:rPr>
        <w:t xml:space="preserve"> </w:t>
      </w:r>
      <w:r w:rsidRPr="00420B59">
        <w:rPr>
          <w:b/>
        </w:rPr>
        <w:t>Transparency:</w:t>
      </w:r>
      <w:r w:rsidRPr="00420B59">
        <w:rPr>
          <w:b/>
          <w:spacing w:val="-3"/>
        </w:rPr>
        <w:t xml:space="preserve"> </w:t>
      </w:r>
      <w:r w:rsidRPr="00420B59">
        <w:t>All</w:t>
      </w:r>
      <w:r w:rsidRPr="00420B59">
        <w:rPr>
          <w:spacing w:val="-6"/>
        </w:rPr>
        <w:t xml:space="preserve"> </w:t>
      </w:r>
      <w:r w:rsidRPr="00420B59">
        <w:t>activities</w:t>
      </w:r>
      <w:r w:rsidRPr="00420B59">
        <w:rPr>
          <w:spacing w:val="-8"/>
        </w:rPr>
        <w:t xml:space="preserve"> </w:t>
      </w:r>
      <w:r w:rsidRPr="00420B59">
        <w:t>and</w:t>
      </w:r>
      <w:r w:rsidRPr="00420B59">
        <w:rPr>
          <w:spacing w:val="-5"/>
        </w:rPr>
        <w:t xml:space="preserve"> </w:t>
      </w:r>
      <w:r w:rsidRPr="00420B59">
        <w:t>decisions</w:t>
      </w:r>
      <w:r w:rsidRPr="00420B59">
        <w:rPr>
          <w:spacing w:val="-6"/>
        </w:rPr>
        <w:t xml:space="preserve"> </w:t>
      </w:r>
      <w:r w:rsidRPr="00420B59">
        <w:t>are</w:t>
      </w:r>
      <w:r w:rsidRPr="00420B59">
        <w:rPr>
          <w:spacing w:val="-5"/>
        </w:rPr>
        <w:t xml:space="preserve"> </w:t>
      </w:r>
      <w:r w:rsidRPr="00420B59">
        <w:t>meticulously</w:t>
      </w:r>
      <w:r w:rsidRPr="00420B59">
        <w:rPr>
          <w:spacing w:val="-7"/>
        </w:rPr>
        <w:t xml:space="preserve"> </w:t>
      </w:r>
      <w:r w:rsidRPr="00420B59">
        <w:t>documented for</w:t>
      </w:r>
      <w:r w:rsidRPr="00420B59">
        <w:rPr>
          <w:spacing w:val="-6"/>
        </w:rPr>
        <w:t xml:space="preserve"> </w:t>
      </w:r>
      <w:r w:rsidRPr="00420B59">
        <w:t>transparency</w:t>
      </w:r>
      <w:r w:rsidRPr="00420B59">
        <w:rPr>
          <w:spacing w:val="-8"/>
        </w:rPr>
        <w:t xml:space="preserve"> </w:t>
      </w:r>
      <w:r w:rsidRPr="00420B59">
        <w:t>and</w:t>
      </w:r>
      <w:r w:rsidRPr="00420B59">
        <w:rPr>
          <w:spacing w:val="-6"/>
        </w:rPr>
        <w:t xml:space="preserve"> </w:t>
      </w:r>
      <w:r w:rsidRPr="00420B59">
        <w:t>accountability</w:t>
      </w:r>
      <w:r w:rsidR="00630452" w:rsidRPr="00420B59">
        <w:t xml:space="preserve"> in alignment with the Responsible Care Management System</w:t>
      </w:r>
      <w:r w:rsidRPr="00420B59">
        <w:t>,</w:t>
      </w:r>
      <w:r w:rsidRPr="00420B59">
        <w:rPr>
          <w:spacing w:val="-8"/>
        </w:rPr>
        <w:t xml:space="preserve"> </w:t>
      </w:r>
      <w:r w:rsidRPr="00420B59">
        <w:t>ensuring</w:t>
      </w:r>
      <w:r w:rsidRPr="00420B59">
        <w:rPr>
          <w:spacing w:val="-7"/>
        </w:rPr>
        <w:t xml:space="preserve"> </w:t>
      </w:r>
      <w:r w:rsidRPr="00420B59">
        <w:t>clear</w:t>
      </w:r>
      <w:r w:rsidRPr="00420B59">
        <w:rPr>
          <w:spacing w:val="-4"/>
        </w:rPr>
        <w:t xml:space="preserve"> </w:t>
      </w:r>
      <w:r w:rsidRPr="00420B59">
        <w:t>communication</w:t>
      </w:r>
      <w:r w:rsidRPr="00420B59">
        <w:rPr>
          <w:spacing w:val="-6"/>
        </w:rPr>
        <w:t xml:space="preserve"> </w:t>
      </w:r>
      <w:r w:rsidRPr="00420B59">
        <w:t>internally</w:t>
      </w:r>
      <w:r w:rsidRPr="00420B59">
        <w:rPr>
          <w:spacing w:val="-5"/>
        </w:rPr>
        <w:t xml:space="preserve"> </w:t>
      </w:r>
      <w:r w:rsidRPr="00420B59">
        <w:t>and</w:t>
      </w:r>
      <w:r w:rsidRPr="00420B59">
        <w:rPr>
          <w:spacing w:val="-6"/>
        </w:rPr>
        <w:t xml:space="preserve"> </w:t>
      </w:r>
      <w:r w:rsidRPr="00420B59">
        <w:t>externally, fostering trust and credibility.</w:t>
      </w:r>
      <w:del w:id="330" w:author="Kush Khalasi" w:date="2025-07-29T11:44:00Z" w16du:dateUtc="2025-07-29T06:14:00Z">
        <w:r w:rsidDel="008320EB">
          <w:rPr>
            <w:noProof/>
          </w:rPr>
          <w:drawing>
            <wp:anchor distT="0" distB="0" distL="0" distR="0" simplePos="0" relativeHeight="15734272" behindDoc="0" locked="0" layoutInCell="1" allowOverlap="1" wp14:anchorId="4315D10C" wp14:editId="123CAC75">
              <wp:simplePos x="0" y="0"/>
              <wp:positionH relativeFrom="page">
                <wp:posOffset>561975</wp:posOffset>
              </wp:positionH>
              <wp:positionV relativeFrom="page">
                <wp:posOffset>511175</wp:posOffset>
              </wp:positionV>
              <wp:extent cx="1936623" cy="516890"/>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4" cstate="print"/>
                      <a:stretch>
                        <a:fillRect/>
                      </a:stretch>
                    </pic:blipFill>
                    <pic:spPr>
                      <a:xfrm>
                        <a:off x="0" y="0"/>
                        <a:ext cx="1936623" cy="516890"/>
                      </a:xfrm>
                      <a:prstGeom prst="rect">
                        <a:avLst/>
                      </a:prstGeom>
                    </pic:spPr>
                  </pic:pic>
                </a:graphicData>
              </a:graphic>
            </wp:anchor>
          </w:drawing>
        </w:r>
      </w:del>
      <w:del w:id="331" w:author="Kush Khalasi" w:date="2025-07-29T11:45:00Z" w16du:dateUtc="2025-07-29T06:15:00Z">
        <w:r w:rsidDel="008320EB">
          <w:rPr>
            <w:noProof/>
          </w:rPr>
          <mc:AlternateContent>
            <mc:Choice Requires="wps">
              <w:drawing>
                <wp:anchor distT="0" distB="0" distL="0" distR="0" simplePos="0" relativeHeight="15734784" behindDoc="0" locked="0" layoutInCell="1" allowOverlap="1" wp14:anchorId="4315D10E" wp14:editId="529B1B56">
                  <wp:simplePos x="0" y="0"/>
                  <wp:positionH relativeFrom="page">
                    <wp:posOffset>4057523</wp:posOffset>
                  </wp:positionH>
                  <wp:positionV relativeFrom="page">
                    <wp:posOffset>502919</wp:posOffset>
                  </wp:positionV>
                  <wp:extent cx="19050" cy="47752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 cy="477520"/>
                          </a:xfrm>
                          <a:custGeom>
                            <a:avLst/>
                            <a:gdLst/>
                            <a:ahLst/>
                            <a:cxnLst/>
                            <a:rect l="l" t="t" r="r" b="b"/>
                            <a:pathLst>
                              <a:path w="19050" h="477520">
                                <a:moveTo>
                                  <a:pt x="6400" y="0"/>
                                </a:moveTo>
                                <a:lnTo>
                                  <a:pt x="0" y="0"/>
                                </a:lnTo>
                                <a:lnTo>
                                  <a:pt x="0" y="477012"/>
                                </a:lnTo>
                                <a:lnTo>
                                  <a:pt x="6400" y="477012"/>
                                </a:lnTo>
                                <a:lnTo>
                                  <a:pt x="6400" y="0"/>
                                </a:lnTo>
                                <a:close/>
                              </a:path>
                              <a:path w="19050" h="477520">
                                <a:moveTo>
                                  <a:pt x="18529" y="0"/>
                                </a:moveTo>
                                <a:lnTo>
                                  <a:pt x="12446" y="0"/>
                                </a:lnTo>
                                <a:lnTo>
                                  <a:pt x="12446" y="477012"/>
                                </a:lnTo>
                                <a:lnTo>
                                  <a:pt x="18529" y="477012"/>
                                </a:lnTo>
                                <a:lnTo>
                                  <a:pt x="185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AD4880" id="Graphic 24" o:spid="_x0000_s1026" style="position:absolute;margin-left:319.5pt;margin-top:39.6pt;width:1.5pt;height:37.6pt;z-index:15734784;visibility:visible;mso-wrap-style:square;mso-wrap-distance-left:0;mso-wrap-distance-top:0;mso-wrap-distance-right:0;mso-wrap-distance-bottom:0;mso-position-horizontal:absolute;mso-position-horizontal-relative:page;mso-position-vertical:absolute;mso-position-vertical-relative:page;v-text-anchor:top" coordsize="19050,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" path="m6400,l,,,477012r6400,l6400,xem18529,l12446,r,477012l18529,477012,18529,xe" fillcolor="black" stroked="f">
                  <v:path arrowok="t"/>
                  <w10:wrap anchorx="page" anchory="page"/>
                </v:shape>
              </w:pict>
            </mc:Fallback>
          </mc:AlternateContent>
        </w:r>
      </w:del>
    </w:p>
    <w:p w14:paraId="4315D0F0" w14:textId="77777777" w:rsidR="008B0050" w:rsidRDefault="008B0050"/>
    <w:p w14:paraId="301C691C" w14:textId="77777777" w:rsidR="00404993" w:rsidRDefault="00404993"/>
    <w:tbl>
      <w:tblPr>
        <w:tblW w:w="927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0"/>
        <w:gridCol w:w="2690"/>
        <w:gridCol w:w="2014"/>
        <w:gridCol w:w="2216"/>
        <w:tblGridChange w:id="332">
          <w:tblGrid>
            <w:gridCol w:w="2350"/>
            <w:gridCol w:w="2690"/>
            <w:gridCol w:w="2014"/>
            <w:gridCol w:w="2216"/>
          </w:tblGrid>
        </w:tblGridChange>
      </w:tblGrid>
      <w:tr w:rsidR="00404993" w:rsidRPr="004C7FE6" w14:paraId="51FE4772" w14:textId="77777777" w:rsidTr="009056A8">
        <w:trPr>
          <w:trHeight w:val="429"/>
        </w:trPr>
        <w:tc>
          <w:tcPr>
            <w:tcW w:w="2350" w:type="dxa"/>
            <w:vAlign w:val="center"/>
          </w:tcPr>
          <w:p w14:paraId="573346FA" w14:textId="77777777" w:rsidR="00404993" w:rsidRPr="008146B0" w:rsidRDefault="00404993" w:rsidP="00EE5174">
            <w:pPr>
              <w:pStyle w:val="TableParagraph"/>
              <w:ind w:left="112" w:right="320"/>
              <w:jc w:val="center"/>
              <w:rPr>
                <w:rFonts w:asciiTheme="minorHAnsi" w:hAnsiTheme="minorHAnsi" w:cstheme="minorHAnsi"/>
                <w:b/>
                <w:sz w:val="24"/>
                <w:szCs w:val="24"/>
              </w:rPr>
            </w:pPr>
            <w:r w:rsidRPr="008146B0">
              <w:rPr>
                <w:rFonts w:asciiTheme="minorHAnsi" w:hAnsiTheme="minorHAnsi" w:cstheme="minorHAnsi"/>
                <w:b/>
                <w:sz w:val="24"/>
                <w:szCs w:val="24"/>
              </w:rPr>
              <w:t>Document</w:t>
            </w:r>
            <w:r w:rsidRPr="008146B0">
              <w:rPr>
                <w:rFonts w:asciiTheme="minorHAnsi" w:hAnsiTheme="minorHAnsi" w:cstheme="minorHAnsi"/>
                <w:b/>
                <w:spacing w:val="-2"/>
                <w:sz w:val="24"/>
                <w:szCs w:val="24"/>
              </w:rPr>
              <w:t xml:space="preserve"> </w:t>
            </w:r>
            <w:r w:rsidRPr="008146B0">
              <w:rPr>
                <w:rFonts w:asciiTheme="minorHAnsi" w:hAnsiTheme="minorHAnsi" w:cstheme="minorHAnsi"/>
                <w:b/>
                <w:sz w:val="24"/>
                <w:szCs w:val="24"/>
              </w:rPr>
              <w:t>Number:</w:t>
            </w:r>
          </w:p>
        </w:tc>
        <w:tc>
          <w:tcPr>
            <w:tcW w:w="2690" w:type="dxa"/>
            <w:vAlign w:val="center"/>
          </w:tcPr>
          <w:p w14:paraId="6536C28E" w14:textId="77777777" w:rsidR="00404993" w:rsidRPr="008146B0" w:rsidRDefault="00404993" w:rsidP="00EE5174">
            <w:pPr>
              <w:pStyle w:val="TableParagraph"/>
              <w:ind w:right="320"/>
              <w:jc w:val="center"/>
              <w:rPr>
                <w:rFonts w:asciiTheme="minorHAnsi" w:hAnsiTheme="minorHAnsi" w:cstheme="minorHAnsi"/>
                <w:sz w:val="24"/>
                <w:szCs w:val="24"/>
              </w:rPr>
            </w:pPr>
            <w:r w:rsidRPr="008146B0">
              <w:rPr>
                <w:rFonts w:asciiTheme="minorHAnsi" w:hAnsiTheme="minorHAnsi" w:cstheme="minorHAnsi"/>
                <w:sz w:val="24"/>
                <w:szCs w:val="24"/>
              </w:rPr>
              <w:t>DOC – TL – POL - 01</w:t>
            </w:r>
          </w:p>
        </w:tc>
        <w:tc>
          <w:tcPr>
            <w:tcW w:w="2014" w:type="dxa"/>
            <w:vAlign w:val="center"/>
          </w:tcPr>
          <w:p w14:paraId="00D2A458" w14:textId="77777777" w:rsidR="00404993" w:rsidRPr="008146B0" w:rsidRDefault="00404993" w:rsidP="00EE5174">
            <w:pPr>
              <w:pStyle w:val="TableParagraph"/>
              <w:ind w:right="320"/>
              <w:jc w:val="center"/>
              <w:rPr>
                <w:rFonts w:asciiTheme="minorHAnsi" w:hAnsiTheme="minorHAnsi" w:cstheme="minorHAnsi"/>
                <w:b/>
                <w:sz w:val="24"/>
                <w:szCs w:val="24"/>
              </w:rPr>
            </w:pPr>
            <w:r w:rsidRPr="008146B0">
              <w:rPr>
                <w:rFonts w:asciiTheme="minorHAnsi" w:hAnsiTheme="minorHAnsi" w:cstheme="minorHAnsi"/>
                <w:b/>
                <w:sz w:val="24"/>
                <w:szCs w:val="24"/>
              </w:rPr>
              <w:t>Next Review</w:t>
            </w:r>
            <w:r w:rsidRPr="008146B0">
              <w:rPr>
                <w:rFonts w:asciiTheme="minorHAnsi" w:hAnsiTheme="minorHAnsi" w:cstheme="minorHAnsi"/>
                <w:b/>
                <w:spacing w:val="-1"/>
                <w:sz w:val="24"/>
                <w:szCs w:val="24"/>
              </w:rPr>
              <w:t xml:space="preserve"> </w:t>
            </w:r>
            <w:r w:rsidRPr="008146B0">
              <w:rPr>
                <w:rFonts w:asciiTheme="minorHAnsi" w:hAnsiTheme="minorHAnsi" w:cstheme="minorHAnsi"/>
                <w:b/>
                <w:sz w:val="24"/>
                <w:szCs w:val="24"/>
              </w:rPr>
              <w:t>Date</w:t>
            </w:r>
          </w:p>
        </w:tc>
        <w:tc>
          <w:tcPr>
            <w:tcW w:w="2216" w:type="dxa"/>
            <w:vAlign w:val="center"/>
          </w:tcPr>
          <w:p w14:paraId="2BF786E2" w14:textId="36A170AA" w:rsidR="00404993" w:rsidRPr="008146B0" w:rsidRDefault="00404993" w:rsidP="00EE5174">
            <w:pPr>
              <w:pStyle w:val="TableParagraph"/>
              <w:spacing w:line="273" w:lineRule="exact"/>
              <w:ind w:left="218" w:right="320"/>
              <w:jc w:val="center"/>
              <w:rPr>
                <w:rFonts w:asciiTheme="minorHAnsi" w:hAnsiTheme="minorHAnsi" w:cstheme="minorHAnsi"/>
                <w:b/>
                <w:sz w:val="24"/>
                <w:szCs w:val="24"/>
              </w:rPr>
            </w:pPr>
            <w:r w:rsidRPr="008146B0">
              <w:rPr>
                <w:rFonts w:asciiTheme="minorHAnsi" w:hAnsiTheme="minorHAnsi" w:cstheme="minorHAnsi"/>
                <w:b/>
                <w:sz w:val="24"/>
                <w:szCs w:val="24"/>
              </w:rPr>
              <w:t>01 January 202</w:t>
            </w:r>
            <w:ins w:id="333" w:author="Kush Khalasi" w:date="2025-07-29T10:05:00Z" w16du:dateUtc="2025-07-29T04:35:00Z">
              <w:r w:rsidR="00264C5A">
                <w:rPr>
                  <w:rFonts w:asciiTheme="minorHAnsi" w:hAnsiTheme="minorHAnsi" w:cstheme="minorHAnsi"/>
                  <w:b/>
                  <w:sz w:val="24"/>
                  <w:szCs w:val="24"/>
                </w:rPr>
                <w:t>6</w:t>
              </w:r>
            </w:ins>
            <w:del w:id="334" w:author="Kush Khalasi" w:date="2025-07-29T10:05:00Z" w16du:dateUtc="2025-07-29T04:35:00Z">
              <w:r w:rsidR="00264C5A" w:rsidDel="00264C5A">
                <w:rPr>
                  <w:rFonts w:asciiTheme="minorHAnsi" w:hAnsiTheme="minorHAnsi" w:cstheme="minorHAnsi"/>
                  <w:b/>
                  <w:sz w:val="24"/>
                  <w:szCs w:val="24"/>
                </w:rPr>
                <w:delText>5</w:delText>
              </w:r>
            </w:del>
          </w:p>
        </w:tc>
      </w:tr>
      <w:tr w:rsidR="00404993" w:rsidRPr="004C7FE6" w14:paraId="34111D4F" w14:textId="77777777" w:rsidTr="009056A8">
        <w:trPr>
          <w:trHeight w:val="429"/>
        </w:trPr>
        <w:tc>
          <w:tcPr>
            <w:tcW w:w="2350" w:type="dxa"/>
            <w:vAlign w:val="center"/>
          </w:tcPr>
          <w:p w14:paraId="2307C05D" w14:textId="77777777" w:rsidR="00404993" w:rsidRPr="008146B0" w:rsidRDefault="00404993" w:rsidP="00EE5174">
            <w:pPr>
              <w:pStyle w:val="TableParagraph"/>
              <w:ind w:left="112" w:right="320"/>
              <w:jc w:val="center"/>
              <w:rPr>
                <w:rFonts w:asciiTheme="minorHAnsi" w:hAnsiTheme="minorHAnsi" w:cstheme="minorHAnsi"/>
                <w:b/>
                <w:sz w:val="24"/>
                <w:szCs w:val="24"/>
              </w:rPr>
            </w:pPr>
            <w:r w:rsidRPr="008146B0">
              <w:rPr>
                <w:rFonts w:asciiTheme="minorHAnsi" w:hAnsiTheme="minorHAnsi" w:cstheme="minorHAnsi"/>
                <w:b/>
                <w:sz w:val="24"/>
                <w:szCs w:val="24"/>
              </w:rPr>
              <w:t>Policy</w:t>
            </w:r>
            <w:r w:rsidRPr="008146B0">
              <w:rPr>
                <w:rFonts w:asciiTheme="minorHAnsi" w:hAnsiTheme="minorHAnsi" w:cstheme="minorHAnsi"/>
                <w:b/>
                <w:spacing w:val="-2"/>
                <w:sz w:val="24"/>
                <w:szCs w:val="24"/>
              </w:rPr>
              <w:t xml:space="preserve"> </w:t>
            </w:r>
            <w:r w:rsidRPr="008146B0">
              <w:rPr>
                <w:rFonts w:asciiTheme="minorHAnsi" w:hAnsiTheme="minorHAnsi" w:cstheme="minorHAnsi"/>
                <w:b/>
                <w:sz w:val="24"/>
                <w:szCs w:val="24"/>
              </w:rPr>
              <w:t>Covers:</w:t>
            </w:r>
          </w:p>
        </w:tc>
        <w:tc>
          <w:tcPr>
            <w:tcW w:w="2690" w:type="dxa"/>
            <w:vAlign w:val="center"/>
          </w:tcPr>
          <w:p w14:paraId="7B6B66C7" w14:textId="1CA1B5E1" w:rsidR="00404993" w:rsidRPr="008146B0" w:rsidRDefault="00404993" w:rsidP="00EE5174">
            <w:pPr>
              <w:pStyle w:val="TableParagraph"/>
              <w:ind w:left="223" w:right="320"/>
              <w:jc w:val="center"/>
              <w:rPr>
                <w:rFonts w:asciiTheme="minorHAnsi" w:hAnsiTheme="minorHAnsi" w:cstheme="minorHAnsi"/>
                <w:sz w:val="24"/>
                <w:szCs w:val="24"/>
              </w:rPr>
            </w:pPr>
            <w:r w:rsidRPr="008146B0">
              <w:rPr>
                <w:rFonts w:asciiTheme="minorHAnsi" w:hAnsiTheme="minorHAnsi" w:cstheme="minorHAnsi"/>
                <w:spacing w:val="-2"/>
                <w:sz w:val="24"/>
                <w:szCs w:val="24"/>
              </w:rPr>
              <w:t>Trinity Logistics, Inc.</w:t>
            </w:r>
          </w:p>
        </w:tc>
        <w:tc>
          <w:tcPr>
            <w:tcW w:w="2014" w:type="dxa"/>
            <w:vAlign w:val="center"/>
          </w:tcPr>
          <w:p w14:paraId="6252ECEE" w14:textId="1B680C5C" w:rsidR="00404993" w:rsidRPr="008146B0" w:rsidRDefault="006C6D4B" w:rsidP="00EE5174">
            <w:pPr>
              <w:pStyle w:val="TableParagraph"/>
              <w:ind w:right="320"/>
              <w:jc w:val="center"/>
              <w:rPr>
                <w:rFonts w:asciiTheme="minorHAnsi" w:hAnsiTheme="minorHAnsi" w:cstheme="minorHAnsi"/>
                <w:b/>
                <w:sz w:val="24"/>
                <w:szCs w:val="24"/>
              </w:rPr>
            </w:pPr>
            <w:r w:rsidRPr="008146B0">
              <w:rPr>
                <w:rFonts w:asciiTheme="minorHAnsi" w:hAnsiTheme="minorHAnsi" w:cstheme="minorHAnsi"/>
                <w:b/>
                <w:sz w:val="24"/>
                <w:szCs w:val="24"/>
              </w:rPr>
              <w:t>Revision</w:t>
            </w:r>
            <w:r w:rsidR="00404993" w:rsidRPr="008146B0">
              <w:rPr>
                <w:rFonts w:asciiTheme="minorHAnsi" w:hAnsiTheme="minorHAnsi" w:cstheme="minorHAnsi"/>
                <w:b/>
                <w:spacing w:val="-4"/>
                <w:sz w:val="24"/>
                <w:szCs w:val="24"/>
              </w:rPr>
              <w:t xml:space="preserve"> </w:t>
            </w:r>
            <w:r w:rsidR="00404993" w:rsidRPr="008146B0">
              <w:rPr>
                <w:rFonts w:asciiTheme="minorHAnsi" w:hAnsiTheme="minorHAnsi" w:cstheme="minorHAnsi"/>
                <w:b/>
                <w:sz w:val="24"/>
                <w:szCs w:val="24"/>
              </w:rPr>
              <w:t>Number:</w:t>
            </w:r>
          </w:p>
        </w:tc>
        <w:tc>
          <w:tcPr>
            <w:tcW w:w="2216" w:type="dxa"/>
            <w:vAlign w:val="center"/>
          </w:tcPr>
          <w:p w14:paraId="2258646B" w14:textId="08D622F8" w:rsidR="00404993" w:rsidRPr="00264C5A" w:rsidRDefault="00264C5A" w:rsidP="00EE5174">
            <w:pPr>
              <w:pStyle w:val="TableParagraph"/>
              <w:ind w:left="218" w:right="320"/>
              <w:jc w:val="center"/>
              <w:rPr>
                <w:rFonts w:asciiTheme="minorHAnsi" w:hAnsiTheme="minorHAnsi" w:cstheme="minorHAnsi"/>
                <w:b/>
                <w:bCs/>
                <w:sz w:val="24"/>
                <w:szCs w:val="24"/>
                <w:rPrChange w:id="335" w:author="Kush Khalasi" w:date="2025-07-29T10:05:00Z" w16du:dateUtc="2025-07-29T04:35:00Z">
                  <w:rPr>
                    <w:rFonts w:asciiTheme="minorHAnsi" w:hAnsiTheme="minorHAnsi" w:cstheme="minorHAnsi"/>
                    <w:sz w:val="24"/>
                    <w:szCs w:val="24"/>
                  </w:rPr>
                </w:rPrChange>
              </w:rPr>
            </w:pPr>
            <w:ins w:id="336" w:author="Kush Khalasi" w:date="2025-07-29T10:05:00Z" w16du:dateUtc="2025-07-29T04:35:00Z">
              <w:r w:rsidRPr="00264C5A">
                <w:rPr>
                  <w:rFonts w:asciiTheme="minorHAnsi" w:hAnsiTheme="minorHAnsi" w:cstheme="minorHAnsi"/>
                  <w:b/>
                  <w:bCs/>
                  <w:sz w:val="24"/>
                  <w:szCs w:val="24"/>
                  <w:rPrChange w:id="337" w:author="Kush Khalasi" w:date="2025-07-29T10:05:00Z" w16du:dateUtc="2025-07-29T04:35:00Z">
                    <w:rPr>
                      <w:rFonts w:asciiTheme="minorHAnsi" w:hAnsiTheme="minorHAnsi" w:cstheme="minorHAnsi"/>
                      <w:sz w:val="24"/>
                      <w:szCs w:val="24"/>
                    </w:rPr>
                  </w:rPrChange>
                </w:rPr>
                <w:t>1.</w:t>
              </w:r>
            </w:ins>
            <w:del w:id="338" w:author="Kush Khalasi" w:date="2025-07-29T10:05:00Z" w16du:dateUtc="2025-07-29T04:35:00Z">
              <w:r w:rsidRPr="00264C5A" w:rsidDel="00264C5A">
                <w:rPr>
                  <w:rFonts w:asciiTheme="minorHAnsi" w:hAnsiTheme="minorHAnsi" w:cstheme="minorHAnsi"/>
                  <w:b/>
                  <w:bCs/>
                  <w:sz w:val="24"/>
                  <w:szCs w:val="24"/>
                  <w:rPrChange w:id="339" w:author="Kush Khalasi" w:date="2025-07-29T10:05:00Z" w16du:dateUtc="2025-07-29T04:35:00Z">
                    <w:rPr>
                      <w:rFonts w:asciiTheme="minorHAnsi" w:hAnsiTheme="minorHAnsi" w:cstheme="minorHAnsi"/>
                      <w:sz w:val="24"/>
                      <w:szCs w:val="24"/>
                    </w:rPr>
                  </w:rPrChange>
                </w:rPr>
                <w:delText>0</w:delText>
              </w:r>
            </w:del>
            <w:r w:rsidRPr="00264C5A">
              <w:rPr>
                <w:rFonts w:asciiTheme="minorHAnsi" w:hAnsiTheme="minorHAnsi" w:cstheme="minorHAnsi"/>
                <w:b/>
                <w:bCs/>
                <w:sz w:val="24"/>
                <w:szCs w:val="24"/>
                <w:rPrChange w:id="340" w:author="Kush Khalasi" w:date="2025-07-29T10:05:00Z" w16du:dateUtc="2025-07-29T04:35:00Z">
                  <w:rPr>
                    <w:rFonts w:asciiTheme="minorHAnsi" w:hAnsiTheme="minorHAnsi" w:cstheme="minorHAnsi"/>
                    <w:sz w:val="24"/>
                    <w:szCs w:val="24"/>
                  </w:rPr>
                </w:rPrChange>
              </w:rPr>
              <w:t>0</w:t>
            </w:r>
          </w:p>
        </w:tc>
      </w:tr>
      <w:tr w:rsidR="00404993" w:rsidRPr="004C7FE6" w14:paraId="0F35486C" w14:textId="77777777" w:rsidTr="009056A8">
        <w:trPr>
          <w:trHeight w:val="434"/>
        </w:trPr>
        <w:tc>
          <w:tcPr>
            <w:tcW w:w="5040" w:type="dxa"/>
            <w:gridSpan w:val="2"/>
            <w:vAlign w:val="center"/>
          </w:tcPr>
          <w:p w14:paraId="0F9E41A2" w14:textId="47077514" w:rsidR="00404993" w:rsidRPr="008146B0" w:rsidRDefault="00404993">
            <w:pPr>
              <w:pStyle w:val="TableParagraph"/>
              <w:spacing w:line="306" w:lineRule="exact"/>
              <w:ind w:right="320"/>
              <w:jc w:val="center"/>
              <w:rPr>
                <w:rFonts w:asciiTheme="minorHAnsi" w:hAnsiTheme="minorHAnsi" w:cstheme="minorHAnsi"/>
                <w:b/>
                <w:sz w:val="24"/>
                <w:szCs w:val="24"/>
              </w:rPr>
              <w:pPrChange w:id="341" w:author="Kush Khalasi" w:date="2025-07-29T11:48:00Z" w16du:dateUtc="2025-07-29T06:18:00Z">
                <w:pPr>
                  <w:pStyle w:val="TableParagraph"/>
                  <w:spacing w:line="306" w:lineRule="exact"/>
                  <w:ind w:left="930" w:right="320"/>
                </w:pPr>
              </w:pPrChange>
            </w:pPr>
            <w:del w:id="342" w:author="Kush Khalasi" w:date="2025-07-29T11:47:00Z" w16du:dateUtc="2025-07-29T06:17:00Z">
              <w:r w:rsidRPr="008146B0" w:rsidDel="008320EB">
                <w:rPr>
                  <w:rFonts w:asciiTheme="minorHAnsi" w:hAnsiTheme="minorHAnsi" w:cstheme="minorHAnsi"/>
                  <w:b/>
                  <w:sz w:val="24"/>
                  <w:szCs w:val="24"/>
                </w:rPr>
                <w:delText>Administrative</w:delText>
              </w:r>
              <w:r w:rsidRPr="008146B0" w:rsidDel="008320EB">
                <w:rPr>
                  <w:rFonts w:asciiTheme="minorHAnsi" w:hAnsiTheme="minorHAnsi" w:cstheme="minorHAnsi"/>
                  <w:b/>
                  <w:spacing w:val="-4"/>
                  <w:sz w:val="24"/>
                  <w:szCs w:val="24"/>
                </w:rPr>
                <w:delText xml:space="preserve"> </w:delText>
              </w:r>
              <w:r w:rsidRPr="008146B0" w:rsidDel="008320EB">
                <w:rPr>
                  <w:rFonts w:asciiTheme="minorHAnsi" w:hAnsiTheme="minorHAnsi" w:cstheme="minorHAnsi"/>
                  <w:b/>
                  <w:sz w:val="24"/>
                  <w:szCs w:val="24"/>
                </w:rPr>
                <w:delText>Officer</w:delText>
              </w:r>
            </w:del>
            <w:ins w:id="343" w:author="Kush Khalasi" w:date="2025-07-29T11:47:00Z" w16du:dateUtc="2025-07-29T06:17:00Z">
              <w:r w:rsidR="008320EB">
                <w:rPr>
                  <w:rFonts w:asciiTheme="minorHAnsi" w:hAnsiTheme="minorHAnsi" w:cstheme="minorHAnsi"/>
                  <w:b/>
                  <w:sz w:val="24"/>
                  <w:szCs w:val="24"/>
                </w:rPr>
                <w:t>Approved by</w:t>
              </w:r>
            </w:ins>
            <w:del w:id="344" w:author="Kush Khalasi" w:date="2025-07-29T11:58:00Z" w16du:dateUtc="2025-07-29T06:28:00Z">
              <w:r w:rsidRPr="008146B0" w:rsidDel="00966EC6">
                <w:rPr>
                  <w:rFonts w:asciiTheme="minorHAnsi" w:hAnsiTheme="minorHAnsi" w:cstheme="minorHAnsi"/>
                  <w:b/>
                  <w:sz w:val="24"/>
                  <w:szCs w:val="24"/>
                </w:rPr>
                <w:delText>:</w:delText>
              </w:r>
            </w:del>
          </w:p>
        </w:tc>
        <w:tc>
          <w:tcPr>
            <w:tcW w:w="4230" w:type="dxa"/>
            <w:gridSpan w:val="2"/>
            <w:vAlign w:val="center"/>
          </w:tcPr>
          <w:p w14:paraId="4548A6D6" w14:textId="3C07F41D" w:rsidR="00404993" w:rsidRPr="008146B0" w:rsidRDefault="00404993">
            <w:pPr>
              <w:pStyle w:val="TableParagraph"/>
              <w:spacing w:line="306" w:lineRule="exact"/>
              <w:ind w:left="450" w:right="320"/>
              <w:jc w:val="center"/>
              <w:rPr>
                <w:rFonts w:asciiTheme="minorHAnsi" w:hAnsiTheme="minorHAnsi" w:cstheme="minorHAnsi"/>
                <w:b/>
                <w:sz w:val="24"/>
                <w:szCs w:val="24"/>
              </w:rPr>
              <w:pPrChange w:id="345" w:author="Kush Khalasi" w:date="2025-07-29T11:48:00Z" w16du:dateUtc="2025-07-29T06:18:00Z">
                <w:pPr>
                  <w:pStyle w:val="TableParagraph"/>
                  <w:spacing w:line="306" w:lineRule="exact"/>
                  <w:ind w:left="1186" w:right="320"/>
                </w:pPr>
              </w:pPrChange>
            </w:pPr>
            <w:del w:id="346" w:author="Kush Khalasi" w:date="2025-07-29T11:47:00Z" w16du:dateUtc="2025-07-29T06:17:00Z">
              <w:r w:rsidRPr="008146B0" w:rsidDel="008320EB">
                <w:rPr>
                  <w:rFonts w:asciiTheme="minorHAnsi" w:hAnsiTheme="minorHAnsi" w:cstheme="minorHAnsi"/>
                  <w:b/>
                  <w:sz w:val="24"/>
                  <w:szCs w:val="24"/>
                </w:rPr>
                <w:delText>Approving</w:delText>
              </w:r>
              <w:r w:rsidRPr="008146B0" w:rsidDel="008320EB">
                <w:rPr>
                  <w:rFonts w:asciiTheme="minorHAnsi" w:hAnsiTheme="minorHAnsi" w:cstheme="minorHAnsi"/>
                  <w:b/>
                  <w:spacing w:val="-2"/>
                  <w:sz w:val="24"/>
                  <w:szCs w:val="24"/>
                </w:rPr>
                <w:delText xml:space="preserve"> </w:delText>
              </w:r>
              <w:r w:rsidRPr="008146B0" w:rsidDel="008320EB">
                <w:rPr>
                  <w:rFonts w:asciiTheme="minorHAnsi" w:hAnsiTheme="minorHAnsi" w:cstheme="minorHAnsi"/>
                  <w:b/>
                  <w:sz w:val="24"/>
                  <w:szCs w:val="24"/>
                </w:rPr>
                <w:delText>Officer:</w:delText>
              </w:r>
            </w:del>
            <w:ins w:id="347" w:author="Kush Khalasi" w:date="2025-07-29T11:47:00Z" w16du:dateUtc="2025-07-29T06:17:00Z">
              <w:r w:rsidR="008320EB">
                <w:rPr>
                  <w:rFonts w:asciiTheme="minorHAnsi" w:hAnsiTheme="minorHAnsi" w:cstheme="minorHAnsi"/>
                  <w:b/>
                  <w:sz w:val="24"/>
                  <w:szCs w:val="24"/>
                </w:rPr>
                <w:t>Te</w:t>
              </w:r>
              <w:r w:rsidR="00A04ABD">
                <w:rPr>
                  <w:rFonts w:asciiTheme="minorHAnsi" w:hAnsiTheme="minorHAnsi" w:cstheme="minorHAnsi"/>
                  <w:b/>
                  <w:sz w:val="24"/>
                  <w:szCs w:val="24"/>
                </w:rPr>
                <w:t>am M</w:t>
              </w:r>
            </w:ins>
            <w:ins w:id="348" w:author="Kush Khalasi" w:date="2025-07-29T11:48:00Z" w16du:dateUtc="2025-07-29T06:18:00Z">
              <w:r w:rsidR="00A04ABD">
                <w:rPr>
                  <w:rFonts w:asciiTheme="minorHAnsi" w:hAnsiTheme="minorHAnsi" w:cstheme="minorHAnsi"/>
                  <w:b/>
                  <w:sz w:val="24"/>
                  <w:szCs w:val="24"/>
                </w:rPr>
                <w:t>ember Acknowledgement</w:t>
              </w:r>
            </w:ins>
          </w:p>
        </w:tc>
      </w:tr>
      <w:tr w:rsidR="00404993" w:rsidRPr="004C7FE6" w14:paraId="3608CBA9" w14:textId="77777777" w:rsidTr="009056A8">
        <w:trPr>
          <w:trHeight w:val="1693"/>
        </w:trPr>
        <w:tc>
          <w:tcPr>
            <w:tcW w:w="5040" w:type="dxa"/>
            <w:gridSpan w:val="2"/>
            <w:vAlign w:val="center"/>
          </w:tcPr>
          <w:p w14:paraId="0A280133" w14:textId="77777777" w:rsidR="00404993" w:rsidRPr="001D5899" w:rsidRDefault="00404993" w:rsidP="00EE5174">
            <w:pPr>
              <w:pStyle w:val="TableParagraph"/>
              <w:ind w:right="320"/>
              <w:jc w:val="center"/>
              <w:rPr>
                <w:rFonts w:asciiTheme="majorHAnsi" w:hAnsiTheme="majorHAnsi" w:cstheme="majorHAnsi"/>
                <w:sz w:val="26"/>
                <w:szCs w:val="26"/>
              </w:rPr>
            </w:pPr>
          </w:p>
        </w:tc>
        <w:tc>
          <w:tcPr>
            <w:tcW w:w="4230" w:type="dxa"/>
            <w:gridSpan w:val="2"/>
            <w:vAlign w:val="center"/>
          </w:tcPr>
          <w:p w14:paraId="3BC2AA37" w14:textId="77777777" w:rsidR="00404993" w:rsidRPr="001D5899" w:rsidRDefault="00404993" w:rsidP="00EE5174">
            <w:pPr>
              <w:pStyle w:val="TableParagraph"/>
              <w:ind w:right="320"/>
              <w:jc w:val="center"/>
              <w:rPr>
                <w:rFonts w:asciiTheme="majorHAnsi" w:hAnsiTheme="majorHAnsi" w:cstheme="majorHAnsi"/>
                <w:sz w:val="26"/>
                <w:szCs w:val="26"/>
              </w:rPr>
            </w:pPr>
          </w:p>
        </w:tc>
      </w:tr>
      <w:tr w:rsidR="00404993" w:rsidRPr="004C7FE6" w14:paraId="4EC34EF9" w14:textId="77777777" w:rsidTr="00A04ABD">
        <w:tblPrEx>
          <w:tblW w:w="927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349" w:author="Kush Khalasi" w:date="2025-07-29T11:48:00Z" w16du:dateUtc="2025-07-29T06:18:00Z">
            <w:tblPrEx>
              <w:tblW w:w="927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1106"/>
          <w:trPrChange w:id="350" w:author="Kush Khalasi" w:date="2025-07-29T11:48:00Z" w16du:dateUtc="2025-07-29T06:18:00Z">
            <w:trPr>
              <w:trHeight w:val="801"/>
            </w:trPr>
          </w:trPrChange>
        </w:trPr>
        <w:tc>
          <w:tcPr>
            <w:tcW w:w="5040" w:type="dxa"/>
            <w:gridSpan w:val="2"/>
            <w:vAlign w:val="center"/>
            <w:tcPrChange w:id="351" w:author="Kush Khalasi" w:date="2025-07-29T11:48:00Z" w16du:dateUtc="2025-07-29T06:18:00Z">
              <w:tcPr>
                <w:tcW w:w="5040" w:type="dxa"/>
                <w:gridSpan w:val="2"/>
                <w:vAlign w:val="center"/>
              </w:tcPr>
            </w:tcPrChange>
          </w:tcPr>
          <w:p w14:paraId="0A79D768" w14:textId="77777777" w:rsidR="00404993" w:rsidRDefault="00404993" w:rsidP="008146B0">
            <w:pPr>
              <w:pStyle w:val="TableParagraph"/>
              <w:spacing w:line="269" w:lineRule="exact"/>
              <w:ind w:right="320" w:firstLine="90"/>
              <w:rPr>
                <w:ins w:id="352" w:author="Kush Khalasi" w:date="2025-07-29T11:48:00Z" w16du:dateUtc="2025-07-29T06:18:00Z"/>
                <w:rFonts w:asciiTheme="minorHAnsi" w:hAnsiTheme="minorHAnsi" w:cstheme="minorHAnsi"/>
                <w:b/>
                <w:sz w:val="26"/>
                <w:szCs w:val="26"/>
              </w:rPr>
            </w:pPr>
            <w:r w:rsidRPr="00CE77C0">
              <w:rPr>
                <w:rFonts w:asciiTheme="minorHAnsi" w:hAnsiTheme="minorHAnsi" w:cstheme="minorHAnsi"/>
                <w:b/>
                <w:sz w:val="26"/>
                <w:szCs w:val="26"/>
              </w:rPr>
              <w:t>Name:</w:t>
            </w:r>
          </w:p>
          <w:p w14:paraId="3886F8BB" w14:textId="77777777" w:rsidR="00A04ABD" w:rsidRPr="00CE77C0" w:rsidRDefault="00A04ABD" w:rsidP="008146B0">
            <w:pPr>
              <w:pStyle w:val="TableParagraph"/>
              <w:spacing w:line="269" w:lineRule="exact"/>
              <w:ind w:right="320" w:firstLine="90"/>
              <w:rPr>
                <w:rFonts w:asciiTheme="minorHAnsi" w:hAnsiTheme="minorHAnsi" w:cstheme="minorHAnsi"/>
                <w:b/>
                <w:sz w:val="26"/>
                <w:szCs w:val="26"/>
              </w:rPr>
            </w:pPr>
          </w:p>
          <w:p w14:paraId="7F496F6B" w14:textId="77777777" w:rsidR="00404993" w:rsidRPr="00CE77C0" w:rsidRDefault="00404993" w:rsidP="008146B0">
            <w:pPr>
              <w:pStyle w:val="TableParagraph"/>
              <w:spacing w:line="269" w:lineRule="exact"/>
              <w:ind w:right="320" w:firstLine="90"/>
              <w:rPr>
                <w:rFonts w:asciiTheme="minorHAnsi" w:hAnsiTheme="minorHAnsi" w:cstheme="minorHAnsi"/>
                <w:sz w:val="26"/>
                <w:szCs w:val="26"/>
              </w:rPr>
            </w:pPr>
            <w:r w:rsidRPr="00CE77C0">
              <w:rPr>
                <w:rFonts w:asciiTheme="minorHAnsi" w:hAnsiTheme="minorHAnsi" w:cstheme="minorHAnsi"/>
                <w:b/>
                <w:sz w:val="26"/>
                <w:szCs w:val="26"/>
              </w:rPr>
              <w:t>Designation:</w:t>
            </w:r>
          </w:p>
        </w:tc>
        <w:tc>
          <w:tcPr>
            <w:tcW w:w="4230" w:type="dxa"/>
            <w:gridSpan w:val="2"/>
            <w:vAlign w:val="center"/>
            <w:tcPrChange w:id="353" w:author="Kush Khalasi" w:date="2025-07-29T11:48:00Z" w16du:dateUtc="2025-07-29T06:18:00Z">
              <w:tcPr>
                <w:tcW w:w="4230" w:type="dxa"/>
                <w:gridSpan w:val="2"/>
                <w:vAlign w:val="center"/>
              </w:tcPr>
            </w:tcPrChange>
          </w:tcPr>
          <w:p w14:paraId="3F445661" w14:textId="77777777" w:rsidR="00404993" w:rsidRDefault="00404993" w:rsidP="008146B0">
            <w:pPr>
              <w:pStyle w:val="TableParagraph"/>
              <w:spacing w:line="269" w:lineRule="exact"/>
              <w:ind w:right="320" w:firstLine="90"/>
              <w:rPr>
                <w:ins w:id="354" w:author="Kush Khalasi" w:date="2025-07-29T11:48:00Z" w16du:dateUtc="2025-07-29T06:18:00Z"/>
                <w:rFonts w:asciiTheme="minorHAnsi" w:hAnsiTheme="minorHAnsi" w:cstheme="minorHAnsi"/>
                <w:b/>
                <w:sz w:val="26"/>
                <w:szCs w:val="26"/>
              </w:rPr>
            </w:pPr>
            <w:r w:rsidRPr="00CE77C0">
              <w:rPr>
                <w:rFonts w:asciiTheme="minorHAnsi" w:hAnsiTheme="minorHAnsi" w:cstheme="minorHAnsi"/>
                <w:b/>
                <w:sz w:val="26"/>
                <w:szCs w:val="26"/>
              </w:rPr>
              <w:t>Name:</w:t>
            </w:r>
          </w:p>
          <w:p w14:paraId="44926EA6" w14:textId="77777777" w:rsidR="00A04ABD" w:rsidRPr="00CE77C0" w:rsidRDefault="00A04ABD" w:rsidP="008146B0">
            <w:pPr>
              <w:pStyle w:val="TableParagraph"/>
              <w:spacing w:line="269" w:lineRule="exact"/>
              <w:ind w:right="320" w:firstLine="90"/>
              <w:rPr>
                <w:rFonts w:asciiTheme="minorHAnsi" w:hAnsiTheme="minorHAnsi" w:cstheme="minorHAnsi"/>
                <w:b/>
                <w:sz w:val="26"/>
                <w:szCs w:val="26"/>
              </w:rPr>
            </w:pPr>
          </w:p>
          <w:p w14:paraId="3BB2A07A" w14:textId="77777777" w:rsidR="00404993" w:rsidRPr="00CE77C0" w:rsidRDefault="00404993" w:rsidP="008146B0">
            <w:pPr>
              <w:pStyle w:val="TableParagraph"/>
              <w:spacing w:line="269" w:lineRule="exact"/>
              <w:ind w:right="320" w:firstLine="90"/>
              <w:rPr>
                <w:rFonts w:asciiTheme="minorHAnsi" w:hAnsiTheme="minorHAnsi" w:cstheme="minorHAnsi"/>
                <w:sz w:val="26"/>
                <w:szCs w:val="26"/>
              </w:rPr>
            </w:pPr>
            <w:r w:rsidRPr="00CE77C0">
              <w:rPr>
                <w:rFonts w:asciiTheme="minorHAnsi" w:hAnsiTheme="minorHAnsi" w:cstheme="minorHAnsi"/>
                <w:b/>
                <w:sz w:val="26"/>
                <w:szCs w:val="26"/>
              </w:rPr>
              <w:t>Designation:</w:t>
            </w:r>
          </w:p>
        </w:tc>
      </w:tr>
    </w:tbl>
    <w:p w14:paraId="5B2C9499" w14:textId="77777777" w:rsidR="00404993" w:rsidRDefault="00404993"/>
    <w:sectPr w:rsidR="00404993" w:rsidSect="00CE77C0">
      <w:pgSz w:w="12240" w:h="15840"/>
      <w:pgMar w:top="1890" w:right="960" w:bottom="1530" w:left="1320" w:header="793" w:footer="763"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FD799" w14:textId="77777777" w:rsidR="00B100F1" w:rsidRDefault="00B100F1">
      <w:r>
        <w:separator/>
      </w:r>
    </w:p>
  </w:endnote>
  <w:endnote w:type="continuationSeparator" w:id="0">
    <w:p w14:paraId="31FF63A1" w14:textId="77777777" w:rsidR="00B100F1" w:rsidRDefault="00B100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D111" w14:textId="77777777" w:rsidR="004C307A" w:rsidRDefault="008B0050">
    <w:pPr>
      <w:pStyle w:val="BodyText"/>
      <w:spacing w:line="14" w:lineRule="auto"/>
      <w:rPr>
        <w:sz w:val="20"/>
      </w:rPr>
    </w:pPr>
    <w:r>
      <w:rPr>
        <w:noProof/>
      </w:rPr>
      <mc:AlternateContent>
        <mc:Choice Requires="wps">
          <w:drawing>
            <wp:anchor distT="0" distB="0" distL="0" distR="0" simplePos="0" relativeHeight="487438848" behindDoc="1" locked="0" layoutInCell="1" allowOverlap="1" wp14:anchorId="4315D114" wp14:editId="198BF972">
              <wp:simplePos x="0" y="0"/>
              <wp:positionH relativeFrom="page">
                <wp:posOffset>705485</wp:posOffset>
              </wp:positionH>
              <wp:positionV relativeFrom="page">
                <wp:posOffset>9437223</wp:posOffset>
              </wp:positionV>
              <wp:extent cx="2280557" cy="18224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0557" cy="182245"/>
                      </a:xfrm>
                      <a:prstGeom prst="rect">
                        <a:avLst/>
                      </a:prstGeom>
                    </wps:spPr>
                    <wps:txbx>
                      <w:txbxContent>
                        <w:p w14:paraId="4315D11B" w14:textId="12278191" w:rsidR="004C307A" w:rsidRDefault="00264C5A">
                          <w:pPr>
                            <w:spacing w:before="13"/>
                            <w:ind w:left="20"/>
                            <w:rPr>
                              <w:rFonts w:ascii="Arial"/>
                            </w:rPr>
                          </w:pPr>
                          <w:r>
                            <w:rPr>
                              <w:rFonts w:ascii="Arial"/>
                            </w:rPr>
                            <w:t xml:space="preserve">Rev. No. </w:t>
                          </w:r>
                          <w:ins w:id="48" w:author="Kush Khalasi" w:date="2025-07-29T11:53:00Z" w16du:dateUtc="2025-07-29T06:23:00Z">
                            <w:r w:rsidR="00A04ABD">
                              <w:rPr>
                                <w:rFonts w:ascii="Arial"/>
                              </w:rPr>
                              <w:t>1.</w:t>
                            </w:r>
                          </w:ins>
                          <w:del w:id="49" w:author="Kush Khalasi" w:date="2025-07-29T11:53:00Z" w16du:dateUtc="2025-07-29T06:23:00Z">
                            <w:r w:rsidDel="00A04ABD">
                              <w:rPr>
                                <w:rFonts w:ascii="Arial"/>
                              </w:rPr>
                              <w:delText>0</w:delText>
                            </w:r>
                          </w:del>
                          <w:r>
                            <w:rPr>
                              <w:rFonts w:ascii="Arial"/>
                            </w:rPr>
                            <w:t>0</w:t>
                          </w:r>
                        </w:p>
                      </w:txbxContent>
                    </wps:txbx>
                    <wps:bodyPr wrap="square" lIns="0" tIns="0" rIns="0" bIns="0" rtlCol="0">
                      <a:noAutofit/>
                    </wps:bodyPr>
                  </wps:wsp>
                </a:graphicData>
              </a:graphic>
              <wp14:sizeRelH relativeFrom="margin">
                <wp14:pctWidth>0</wp14:pctWidth>
              </wp14:sizeRelH>
            </wp:anchor>
          </w:drawing>
        </mc:Choice>
        <mc:Fallback>
          <w:pict>
            <v:shapetype w14:anchorId="4315D114" id="_x0000_t202" coordsize="21600,21600" o:spt="202" path="m,l,21600r21600,l21600,xe">
              <v:stroke joinstyle="miter"/>
              <v:path gradientshapeok="t" o:connecttype="rect"/>
            </v:shapetype>
            <v:shape id="Textbox 7" o:spid="_x0000_s1027" type="#_x0000_t202" style="position:absolute;margin-left:55.55pt;margin-top:743.1pt;width:179.55pt;height:14.35pt;z-index:-1587763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" filled="f" stroked="f">
              <v:textbox inset="0,0,0,0">
                <w:txbxContent>
                  <w:p w14:paraId="4315D11B" w14:textId="12278191" w:rsidR="004C307A" w:rsidRDefault="00264C5A">
                    <w:pPr>
                      <w:spacing w:before="13"/>
                      <w:ind w:left="20"/>
                      <w:rPr>
                        <w:rFonts w:ascii="Arial"/>
                      </w:rPr>
                    </w:pPr>
                    <w:r>
                      <w:rPr>
                        <w:rFonts w:ascii="Arial"/>
                      </w:rPr>
                      <w:t xml:space="preserve">Rev. No. </w:t>
                    </w:r>
                    <w:ins w:id="42" w:author="Kush Khalasi" w:date="2025-07-29T11:53:00Z" w16du:dateUtc="2025-07-29T06:23:00Z">
                      <w:r w:rsidR="00A04ABD">
                        <w:rPr>
                          <w:rFonts w:ascii="Arial"/>
                        </w:rPr>
                        <w:t>1.</w:t>
                      </w:r>
                    </w:ins>
                    <w:del w:id="43" w:author="Kush Khalasi" w:date="2025-07-29T11:53:00Z" w16du:dateUtc="2025-07-29T06:23:00Z">
                      <w:r w:rsidDel="00A04ABD">
                        <w:rPr>
                          <w:rFonts w:ascii="Arial"/>
                        </w:rPr>
                        <w:delText>0</w:delText>
                      </w:r>
                    </w:del>
                    <w:r>
                      <w:rPr>
                        <w:rFonts w:ascii="Arial"/>
                      </w:rPr>
                      <w:t>0</w:t>
                    </w:r>
                  </w:p>
                </w:txbxContent>
              </v:textbox>
              <w10:wrap anchorx="page" anchory="page"/>
            </v:shape>
          </w:pict>
        </mc:Fallback>
      </mc:AlternateContent>
    </w:r>
    <w:r>
      <w:rPr>
        <w:noProof/>
      </w:rPr>
      <mc:AlternateContent>
        <mc:Choice Requires="wps">
          <w:drawing>
            <wp:anchor distT="0" distB="0" distL="0" distR="0" simplePos="0" relativeHeight="487439360" behindDoc="1" locked="0" layoutInCell="1" allowOverlap="1" wp14:anchorId="4315D116" wp14:editId="4315D117">
              <wp:simplePos x="0" y="0"/>
              <wp:positionH relativeFrom="page">
                <wp:posOffset>3203575</wp:posOffset>
              </wp:positionH>
              <wp:positionV relativeFrom="page">
                <wp:posOffset>9434141</wp:posOffset>
              </wp:positionV>
              <wp:extent cx="1370330" cy="18224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0330" cy="182245"/>
                      </a:xfrm>
                      <a:prstGeom prst="rect">
                        <a:avLst/>
                      </a:prstGeom>
                    </wps:spPr>
                    <wps:txbx>
                      <w:txbxContent>
                        <w:p w14:paraId="4315D11C" w14:textId="77777777" w:rsidR="004C307A" w:rsidRDefault="008B0050">
                          <w:pPr>
                            <w:spacing w:before="13"/>
                            <w:ind w:left="20"/>
                            <w:rPr>
                              <w:rFonts w:ascii="Arial" w:hAnsi="Arial"/>
                            </w:rPr>
                          </w:pPr>
                          <w:r>
                            <w:rPr>
                              <w:rFonts w:ascii="Arial" w:hAnsi="Arial"/>
                            </w:rPr>
                            <w:t>DOC</w:t>
                          </w:r>
                          <w:r>
                            <w:rPr>
                              <w:rFonts w:ascii="Arial" w:hAnsi="Arial"/>
                              <w:spacing w:val="-4"/>
                            </w:rPr>
                            <w:t xml:space="preserve"> </w:t>
                          </w:r>
                          <w:r>
                            <w:rPr>
                              <w:rFonts w:ascii="Arial" w:hAnsi="Arial"/>
                            </w:rPr>
                            <w:t>–</w:t>
                          </w:r>
                          <w:r>
                            <w:rPr>
                              <w:rFonts w:ascii="Arial" w:hAnsi="Arial"/>
                              <w:spacing w:val="-1"/>
                            </w:rPr>
                            <w:t xml:space="preserve"> </w:t>
                          </w:r>
                          <w:r>
                            <w:rPr>
                              <w:rFonts w:ascii="Arial" w:hAnsi="Arial"/>
                            </w:rPr>
                            <w:t>TL</w:t>
                          </w:r>
                          <w:r>
                            <w:rPr>
                              <w:rFonts w:ascii="Arial" w:hAnsi="Arial"/>
                              <w:spacing w:val="-2"/>
                            </w:rPr>
                            <w:t xml:space="preserve"> </w:t>
                          </w:r>
                          <w:r>
                            <w:rPr>
                              <w:rFonts w:ascii="Arial" w:hAnsi="Arial"/>
                            </w:rPr>
                            <w:t>–</w:t>
                          </w:r>
                          <w:r>
                            <w:rPr>
                              <w:rFonts w:ascii="Arial" w:hAnsi="Arial"/>
                              <w:spacing w:val="-2"/>
                            </w:rPr>
                            <w:t xml:space="preserve"> </w:t>
                          </w:r>
                          <w:r>
                            <w:rPr>
                              <w:rFonts w:ascii="Arial" w:hAnsi="Arial"/>
                            </w:rPr>
                            <w:t>POL</w:t>
                          </w:r>
                          <w:r>
                            <w:rPr>
                              <w:rFonts w:ascii="Arial" w:hAnsi="Arial"/>
                              <w:spacing w:val="-1"/>
                            </w:rPr>
                            <w:t xml:space="preserve"> </w:t>
                          </w:r>
                          <w:r>
                            <w:rPr>
                              <w:rFonts w:ascii="Arial" w:hAnsi="Arial"/>
                            </w:rPr>
                            <w:t>-</w:t>
                          </w:r>
                          <w:r>
                            <w:rPr>
                              <w:rFonts w:ascii="Arial" w:hAnsi="Arial"/>
                              <w:spacing w:val="-2"/>
                            </w:rPr>
                            <w:t xml:space="preserve"> </w:t>
                          </w:r>
                          <w:r>
                            <w:rPr>
                              <w:rFonts w:ascii="Arial" w:hAnsi="Arial"/>
                              <w:spacing w:val="-5"/>
                            </w:rPr>
                            <w:t>01</w:t>
                          </w:r>
                        </w:p>
                      </w:txbxContent>
                    </wps:txbx>
                    <wps:bodyPr wrap="square" lIns="0" tIns="0" rIns="0" bIns="0" rtlCol="0">
                      <a:noAutofit/>
                    </wps:bodyPr>
                  </wps:wsp>
                </a:graphicData>
              </a:graphic>
            </wp:anchor>
          </w:drawing>
        </mc:Choice>
        <mc:Fallback>
          <w:pict>
            <v:shape w14:anchorId="4315D116" id="Textbox 8" o:spid="_x0000_s1028" type="#_x0000_t202" style="position:absolute;margin-left:252.25pt;margin-top:742.85pt;width:107.9pt;height:14.35pt;z-index:-1587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" filled="f" stroked="f">
              <v:textbox inset="0,0,0,0">
                <w:txbxContent>
                  <w:p w14:paraId="4315D11C" w14:textId="77777777" w:rsidR="004C307A" w:rsidRDefault="008B0050">
                    <w:pPr>
                      <w:spacing w:before="13"/>
                      <w:ind w:left="20"/>
                      <w:rPr>
                        <w:rFonts w:ascii="Arial" w:hAnsi="Arial"/>
                      </w:rPr>
                    </w:pPr>
                    <w:r>
                      <w:rPr>
                        <w:rFonts w:ascii="Arial" w:hAnsi="Arial"/>
                      </w:rPr>
                      <w:t>DOC</w:t>
                    </w:r>
                    <w:r>
                      <w:rPr>
                        <w:rFonts w:ascii="Arial" w:hAnsi="Arial"/>
                        <w:spacing w:val="-4"/>
                      </w:rPr>
                      <w:t xml:space="preserve"> </w:t>
                    </w:r>
                    <w:r>
                      <w:rPr>
                        <w:rFonts w:ascii="Arial" w:hAnsi="Arial"/>
                      </w:rPr>
                      <w:t>–</w:t>
                    </w:r>
                    <w:r>
                      <w:rPr>
                        <w:rFonts w:ascii="Arial" w:hAnsi="Arial"/>
                        <w:spacing w:val="-1"/>
                      </w:rPr>
                      <w:t xml:space="preserve"> </w:t>
                    </w:r>
                    <w:r>
                      <w:rPr>
                        <w:rFonts w:ascii="Arial" w:hAnsi="Arial"/>
                      </w:rPr>
                      <w:t>TL</w:t>
                    </w:r>
                    <w:r>
                      <w:rPr>
                        <w:rFonts w:ascii="Arial" w:hAnsi="Arial"/>
                        <w:spacing w:val="-2"/>
                      </w:rPr>
                      <w:t xml:space="preserve"> </w:t>
                    </w:r>
                    <w:r>
                      <w:rPr>
                        <w:rFonts w:ascii="Arial" w:hAnsi="Arial"/>
                      </w:rPr>
                      <w:t>–</w:t>
                    </w:r>
                    <w:r>
                      <w:rPr>
                        <w:rFonts w:ascii="Arial" w:hAnsi="Arial"/>
                        <w:spacing w:val="-2"/>
                      </w:rPr>
                      <w:t xml:space="preserve"> </w:t>
                    </w:r>
                    <w:r>
                      <w:rPr>
                        <w:rFonts w:ascii="Arial" w:hAnsi="Arial"/>
                      </w:rPr>
                      <w:t>POL</w:t>
                    </w:r>
                    <w:r>
                      <w:rPr>
                        <w:rFonts w:ascii="Arial" w:hAnsi="Arial"/>
                        <w:spacing w:val="-1"/>
                      </w:rPr>
                      <w:t xml:space="preserve"> </w:t>
                    </w:r>
                    <w:r>
                      <w:rPr>
                        <w:rFonts w:ascii="Arial" w:hAnsi="Arial"/>
                      </w:rPr>
                      <w:t>-</w:t>
                    </w:r>
                    <w:r>
                      <w:rPr>
                        <w:rFonts w:ascii="Arial" w:hAnsi="Arial"/>
                        <w:spacing w:val="-2"/>
                      </w:rPr>
                      <w:t xml:space="preserve"> </w:t>
                    </w:r>
                    <w:r>
                      <w:rPr>
                        <w:rFonts w:ascii="Arial" w:hAnsi="Arial"/>
                        <w:spacing w:val="-5"/>
                      </w:rPr>
                      <w:t>01</w:t>
                    </w:r>
                  </w:p>
                </w:txbxContent>
              </v:textbox>
              <w10:wrap anchorx="page" anchory="page"/>
            </v:shape>
          </w:pict>
        </mc:Fallback>
      </mc:AlternateContent>
    </w:r>
    <w:r>
      <w:rPr>
        <w:noProof/>
      </w:rPr>
      <mc:AlternateContent>
        <mc:Choice Requires="wps">
          <w:drawing>
            <wp:anchor distT="0" distB="0" distL="0" distR="0" simplePos="0" relativeHeight="487439872" behindDoc="1" locked="0" layoutInCell="1" allowOverlap="1" wp14:anchorId="4315D118" wp14:editId="4315D119">
              <wp:simplePos x="0" y="0"/>
              <wp:positionH relativeFrom="page">
                <wp:posOffset>6176009</wp:posOffset>
              </wp:positionH>
              <wp:positionV relativeFrom="page">
                <wp:posOffset>9434141</wp:posOffset>
              </wp:positionV>
              <wp:extent cx="735965" cy="18224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5965" cy="182245"/>
                      </a:xfrm>
                      <a:prstGeom prst="rect">
                        <a:avLst/>
                      </a:prstGeom>
                    </wps:spPr>
                    <wps:txbx>
                      <w:txbxContent>
                        <w:p w14:paraId="4315D11D" w14:textId="77777777" w:rsidR="004C307A" w:rsidRDefault="008B0050">
                          <w:pPr>
                            <w:spacing w:before="13"/>
                            <w:ind w:left="20"/>
                            <w:rPr>
                              <w:rFonts w:ascii="Arial"/>
                              <w:b/>
                            </w:rPr>
                          </w:pPr>
                          <w:r>
                            <w:rPr>
                              <w:rFonts w:ascii="Arial"/>
                              <w:color w:val="7E7E7E"/>
                            </w:rPr>
                            <w:t>P</w:t>
                          </w:r>
                          <w:r>
                            <w:rPr>
                              <w:rFonts w:ascii="Arial"/>
                              <w:color w:val="7E7E7E"/>
                              <w:spacing w:val="-3"/>
                            </w:rPr>
                            <w:t xml:space="preserve"> </w:t>
                          </w:r>
                          <w:r>
                            <w:rPr>
                              <w:rFonts w:ascii="Arial"/>
                              <w:color w:val="7E7E7E"/>
                            </w:rPr>
                            <w:t>a</w:t>
                          </w:r>
                          <w:r>
                            <w:rPr>
                              <w:rFonts w:ascii="Arial"/>
                              <w:color w:val="7E7E7E"/>
                              <w:spacing w:val="-2"/>
                            </w:rPr>
                            <w:t xml:space="preserve"> </w:t>
                          </w:r>
                          <w:r>
                            <w:rPr>
                              <w:rFonts w:ascii="Arial"/>
                              <w:color w:val="7E7E7E"/>
                            </w:rPr>
                            <w:t>g</w:t>
                          </w:r>
                          <w:r>
                            <w:rPr>
                              <w:rFonts w:ascii="Arial"/>
                              <w:color w:val="7E7E7E"/>
                              <w:spacing w:val="-2"/>
                            </w:rPr>
                            <w:t xml:space="preserve"> </w:t>
                          </w:r>
                          <w:r>
                            <w:rPr>
                              <w:rFonts w:ascii="Arial"/>
                              <w:color w:val="7E7E7E"/>
                            </w:rPr>
                            <w:t>e</w:t>
                          </w:r>
                          <w:r>
                            <w:rPr>
                              <w:rFonts w:ascii="Arial"/>
                              <w:color w:val="7E7E7E"/>
                              <w:spacing w:val="61"/>
                            </w:rPr>
                            <w:t xml:space="preserve"> </w:t>
                          </w:r>
                          <w:r>
                            <w:rPr>
                              <w:rFonts w:ascii="Arial"/>
                            </w:rPr>
                            <w:t>|</w:t>
                          </w:r>
                          <w:r>
                            <w:rPr>
                              <w:rFonts w:ascii="Arial"/>
                              <w:spacing w:val="1"/>
                            </w:rPr>
                            <w:t xml:space="preserve"> </w:t>
                          </w:r>
                          <w:r>
                            <w:rPr>
                              <w:rFonts w:ascii="Arial"/>
                              <w:b/>
                              <w:spacing w:val="-10"/>
                            </w:rPr>
                            <w:fldChar w:fldCharType="begin"/>
                          </w:r>
                          <w:r>
                            <w:rPr>
                              <w:rFonts w:ascii="Arial"/>
                              <w:b/>
                              <w:spacing w:val="-10"/>
                            </w:rPr>
                            <w:instrText xml:space="preserve"> PAGE </w:instrText>
                          </w:r>
                          <w:r>
                            <w:rPr>
                              <w:rFonts w:ascii="Arial"/>
                              <w:b/>
                              <w:spacing w:val="-10"/>
                            </w:rPr>
                            <w:fldChar w:fldCharType="separate"/>
                          </w:r>
                          <w:r>
                            <w:rPr>
                              <w:rFonts w:ascii="Arial"/>
                              <w:b/>
                              <w:spacing w:val="-10"/>
                            </w:rPr>
                            <w:t>1</w:t>
                          </w:r>
                          <w:r>
                            <w:rPr>
                              <w:rFonts w:ascii="Arial"/>
                              <w:b/>
                              <w:spacing w:val="-10"/>
                            </w:rPr>
                            <w:fldChar w:fldCharType="end"/>
                          </w:r>
                        </w:p>
                      </w:txbxContent>
                    </wps:txbx>
                    <wps:bodyPr wrap="square" lIns="0" tIns="0" rIns="0" bIns="0" rtlCol="0">
                      <a:noAutofit/>
                    </wps:bodyPr>
                  </wps:wsp>
                </a:graphicData>
              </a:graphic>
            </wp:anchor>
          </w:drawing>
        </mc:Choice>
        <mc:Fallback>
          <w:pict>
            <v:shape w14:anchorId="4315D118" id="Textbox 9" o:spid="_x0000_s1029" type="#_x0000_t202" style="position:absolute;margin-left:486.3pt;margin-top:742.85pt;width:57.95pt;height:14.35pt;z-index:-1587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" filled="f" stroked="f">
              <v:textbox inset="0,0,0,0">
                <w:txbxContent>
                  <w:p w14:paraId="4315D11D" w14:textId="77777777" w:rsidR="004C307A" w:rsidRDefault="008B0050">
                    <w:pPr>
                      <w:spacing w:before="13"/>
                      <w:ind w:left="20"/>
                      <w:rPr>
                        <w:rFonts w:ascii="Arial"/>
                        <w:b/>
                      </w:rPr>
                    </w:pPr>
                    <w:r>
                      <w:rPr>
                        <w:rFonts w:ascii="Arial"/>
                        <w:color w:val="7E7E7E"/>
                      </w:rPr>
                      <w:t>P</w:t>
                    </w:r>
                    <w:r>
                      <w:rPr>
                        <w:rFonts w:ascii="Arial"/>
                        <w:color w:val="7E7E7E"/>
                        <w:spacing w:val="-3"/>
                      </w:rPr>
                      <w:t xml:space="preserve"> </w:t>
                    </w:r>
                    <w:r>
                      <w:rPr>
                        <w:rFonts w:ascii="Arial"/>
                        <w:color w:val="7E7E7E"/>
                      </w:rPr>
                      <w:t>a</w:t>
                    </w:r>
                    <w:r>
                      <w:rPr>
                        <w:rFonts w:ascii="Arial"/>
                        <w:color w:val="7E7E7E"/>
                        <w:spacing w:val="-2"/>
                      </w:rPr>
                      <w:t xml:space="preserve"> </w:t>
                    </w:r>
                    <w:r>
                      <w:rPr>
                        <w:rFonts w:ascii="Arial"/>
                        <w:color w:val="7E7E7E"/>
                      </w:rPr>
                      <w:t>g</w:t>
                    </w:r>
                    <w:r>
                      <w:rPr>
                        <w:rFonts w:ascii="Arial"/>
                        <w:color w:val="7E7E7E"/>
                        <w:spacing w:val="-2"/>
                      </w:rPr>
                      <w:t xml:space="preserve"> </w:t>
                    </w:r>
                    <w:r>
                      <w:rPr>
                        <w:rFonts w:ascii="Arial"/>
                        <w:color w:val="7E7E7E"/>
                      </w:rPr>
                      <w:t>e</w:t>
                    </w:r>
                    <w:r>
                      <w:rPr>
                        <w:rFonts w:ascii="Arial"/>
                        <w:color w:val="7E7E7E"/>
                        <w:spacing w:val="61"/>
                      </w:rPr>
                      <w:t xml:space="preserve"> </w:t>
                    </w:r>
                    <w:r>
                      <w:rPr>
                        <w:rFonts w:ascii="Arial"/>
                      </w:rPr>
                      <w:t>|</w:t>
                    </w:r>
                    <w:r>
                      <w:rPr>
                        <w:rFonts w:ascii="Arial"/>
                        <w:spacing w:val="1"/>
                      </w:rPr>
                      <w:t xml:space="preserve"> </w:t>
                    </w:r>
                    <w:r>
                      <w:rPr>
                        <w:rFonts w:ascii="Arial"/>
                        <w:b/>
                        <w:spacing w:val="-10"/>
                      </w:rPr>
                      <w:fldChar w:fldCharType="begin"/>
                    </w:r>
                    <w:r>
                      <w:rPr>
                        <w:rFonts w:ascii="Arial"/>
                        <w:b/>
                        <w:spacing w:val="-10"/>
                      </w:rPr>
                      <w:instrText xml:space="preserve"> PAGE </w:instrText>
                    </w:r>
                    <w:r>
                      <w:rPr>
                        <w:rFonts w:ascii="Arial"/>
                        <w:b/>
                        <w:spacing w:val="-10"/>
                      </w:rPr>
                      <w:fldChar w:fldCharType="separate"/>
                    </w:r>
                    <w:r>
                      <w:rPr>
                        <w:rFonts w:ascii="Arial"/>
                        <w:b/>
                        <w:spacing w:val="-10"/>
                      </w:rPr>
                      <w:t>1</w:t>
                    </w:r>
                    <w:r>
                      <w:rPr>
                        <w:rFonts w:ascii="Arial"/>
                        <w:b/>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C7096" w14:textId="77777777" w:rsidR="00B100F1" w:rsidRDefault="00B100F1">
      <w:r>
        <w:separator/>
      </w:r>
    </w:p>
  </w:footnote>
  <w:footnote w:type="continuationSeparator" w:id="0">
    <w:p w14:paraId="6002EAC8" w14:textId="77777777" w:rsidR="00B100F1" w:rsidRDefault="00B100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D110" w14:textId="0D0742E6" w:rsidR="004C307A" w:rsidRDefault="008320EB">
    <w:pPr>
      <w:pStyle w:val="BodyText"/>
      <w:spacing w:line="14" w:lineRule="auto"/>
      <w:rPr>
        <w:sz w:val="20"/>
      </w:rPr>
    </w:pPr>
    <w:ins w:id="45" w:author="Kush Khalasi" w:date="2025-07-29T11:45:00Z" w16du:dateUtc="2025-07-29T06:15:00Z">
      <w:r>
        <w:rPr>
          <w:noProof/>
        </w:rPr>
        <mc:AlternateContent>
          <mc:Choice Requires="wps">
            <w:drawing>
              <wp:anchor distT="0" distB="0" distL="0" distR="0" simplePos="0" relativeHeight="487443968" behindDoc="0" locked="0" layoutInCell="1" allowOverlap="1" wp14:anchorId="6A9E1E49" wp14:editId="1E9610A4">
                <wp:simplePos x="0" y="0"/>
                <wp:positionH relativeFrom="page">
                  <wp:posOffset>4025900</wp:posOffset>
                </wp:positionH>
                <wp:positionV relativeFrom="page">
                  <wp:posOffset>529167</wp:posOffset>
                </wp:positionV>
                <wp:extent cx="19050" cy="477520"/>
                <wp:effectExtent l="0" t="0" r="19050" b="0"/>
                <wp:wrapNone/>
                <wp:docPr id="615691020"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 cy="477520"/>
                        </a:xfrm>
                        <a:custGeom>
                          <a:avLst/>
                          <a:gdLst/>
                          <a:ahLst/>
                          <a:cxnLst/>
                          <a:rect l="l" t="t" r="r" b="b"/>
                          <a:pathLst>
                            <a:path w="19050" h="477520">
                              <a:moveTo>
                                <a:pt x="6400" y="0"/>
                              </a:moveTo>
                              <a:lnTo>
                                <a:pt x="0" y="0"/>
                              </a:lnTo>
                              <a:lnTo>
                                <a:pt x="0" y="477012"/>
                              </a:lnTo>
                              <a:lnTo>
                                <a:pt x="6400" y="477012"/>
                              </a:lnTo>
                              <a:lnTo>
                                <a:pt x="6400" y="0"/>
                              </a:lnTo>
                              <a:close/>
                            </a:path>
                            <a:path w="19050" h="477520">
                              <a:moveTo>
                                <a:pt x="18529" y="0"/>
                              </a:moveTo>
                              <a:lnTo>
                                <a:pt x="12446" y="0"/>
                              </a:lnTo>
                              <a:lnTo>
                                <a:pt x="12446" y="477012"/>
                              </a:lnTo>
                              <a:lnTo>
                                <a:pt x="18529" y="477012"/>
                              </a:lnTo>
                              <a:lnTo>
                                <a:pt x="185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1A8D7C" id="Graphic 11" o:spid="_x0000_s1026" style="position:absolute;margin-left:317pt;margin-top:41.65pt;width:1.5pt;height:37.6pt;z-index:487443968;visibility:visible;mso-wrap-style:square;mso-wrap-distance-left:0;mso-wrap-distance-top:0;mso-wrap-distance-right:0;mso-wrap-distance-bottom:0;mso-position-horizontal:absolute;mso-position-horizontal-relative:page;mso-position-vertical:absolute;mso-position-vertical-relative:page;v-text-anchor:top" coordsize="19050,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" path="m6400,l,,,477012r6400,l6400,xem18529,l12446,r,477012l18529,477012,18529,xe" fillcolor="black" stroked="f">
                <v:path arrowok="t"/>
                <w10:wrap anchorx="page" anchory="page"/>
              </v:shape>
            </w:pict>
          </mc:Fallback>
        </mc:AlternateContent>
      </w:r>
    </w:ins>
    <w:ins w:id="46" w:author="Kush Khalasi" w:date="2025-07-29T11:44:00Z" w16du:dateUtc="2025-07-29T06:14:00Z">
      <w:r>
        <w:rPr>
          <w:noProof/>
        </w:rPr>
        <w:drawing>
          <wp:anchor distT="0" distB="0" distL="0" distR="0" simplePos="0" relativeHeight="487441920" behindDoc="0" locked="0" layoutInCell="1" allowOverlap="1" wp14:anchorId="588F70F5" wp14:editId="11ED42A5">
            <wp:simplePos x="0" y="0"/>
            <wp:positionH relativeFrom="page">
              <wp:posOffset>838200</wp:posOffset>
            </wp:positionH>
            <wp:positionV relativeFrom="page">
              <wp:posOffset>502920</wp:posOffset>
            </wp:positionV>
            <wp:extent cx="1936623" cy="516890"/>
            <wp:effectExtent l="0" t="0" r="0" b="0"/>
            <wp:wrapNone/>
            <wp:docPr id="640251866"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1936623" cy="516890"/>
                    </a:xfrm>
                    <a:prstGeom prst="rect">
                      <a:avLst/>
                    </a:prstGeom>
                  </pic:spPr>
                </pic:pic>
              </a:graphicData>
            </a:graphic>
          </wp:anchor>
        </w:drawing>
      </w:r>
    </w:ins>
    <w:r w:rsidR="008B0050">
      <w:rPr>
        <w:noProof/>
      </w:rPr>
      <mc:AlternateContent>
        <mc:Choice Requires="wps">
          <w:drawing>
            <wp:anchor distT="0" distB="0" distL="0" distR="0" simplePos="0" relativeHeight="487438336" behindDoc="1" locked="0" layoutInCell="1" allowOverlap="1" wp14:anchorId="4315D112" wp14:editId="3F82A963">
              <wp:simplePos x="0" y="0"/>
              <wp:positionH relativeFrom="page">
                <wp:posOffset>4122801</wp:posOffset>
              </wp:positionH>
              <wp:positionV relativeFrom="page">
                <wp:posOffset>491170</wp:posOffset>
              </wp:positionV>
              <wp:extent cx="2876550" cy="5010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6550" cy="501015"/>
                      </a:xfrm>
                      <a:prstGeom prst="rect">
                        <a:avLst/>
                      </a:prstGeom>
                    </wps:spPr>
                    <wps:txbx>
                      <w:txbxContent>
                        <w:p w14:paraId="4315D11A" w14:textId="152A7C2A" w:rsidR="004C307A" w:rsidRDefault="008B0050">
                          <w:pPr>
                            <w:spacing w:before="19"/>
                            <w:ind w:left="20" w:right="18"/>
                            <w:rPr>
                              <w:rFonts w:ascii="Cambria"/>
                              <w:sz w:val="32"/>
                            </w:rPr>
                          </w:pPr>
                          <w:r>
                            <w:rPr>
                              <w:rFonts w:ascii="Cambria"/>
                              <w:sz w:val="32"/>
                            </w:rPr>
                            <w:t>INTEGR</w:t>
                          </w:r>
                          <w:del w:id="47" w:author="Kush Khalasi" w:date="2025-07-29T11:42:00Z" w16du:dateUtc="2025-07-29T06:12:00Z">
                            <w:r w:rsidDel="008320EB">
                              <w:rPr>
                                <w:rFonts w:ascii="Cambria"/>
                                <w:sz w:val="32"/>
                              </w:rPr>
                              <w:delText>A</w:delText>
                            </w:r>
                          </w:del>
                          <w:r>
                            <w:rPr>
                              <w:rFonts w:ascii="Cambria"/>
                              <w:sz w:val="32"/>
                            </w:rPr>
                            <w:t>TED</w:t>
                          </w:r>
                          <w:r>
                            <w:rPr>
                              <w:rFonts w:ascii="Cambria"/>
                              <w:spacing w:val="-18"/>
                              <w:sz w:val="32"/>
                            </w:rPr>
                            <w:t xml:space="preserve"> </w:t>
                          </w:r>
                          <w:r>
                            <w:rPr>
                              <w:rFonts w:ascii="Cambria"/>
                              <w:sz w:val="32"/>
                            </w:rPr>
                            <w:t>ENVIRONMENTAL STEWARDSHIP POLICY</w:t>
                          </w:r>
                        </w:p>
                      </w:txbxContent>
                    </wps:txbx>
                    <wps:bodyPr wrap="square" lIns="0" tIns="0" rIns="0" bIns="0" rtlCol="0">
                      <a:noAutofit/>
                    </wps:bodyPr>
                  </wps:wsp>
                </a:graphicData>
              </a:graphic>
            </wp:anchor>
          </w:drawing>
        </mc:Choice>
        <mc:Fallback>
          <w:pict>
            <v:shapetype w14:anchorId="4315D112" id="_x0000_t202" coordsize="21600,21600" o:spt="202" path="m,l,21600r21600,l21600,xe">
              <v:stroke joinstyle="miter"/>
              <v:path gradientshapeok="t" o:connecttype="rect"/>
            </v:shapetype>
            <v:shape id="Textbox 6" o:spid="_x0000_s1026" type="#_x0000_t202" style="position:absolute;margin-left:324.65pt;margin-top:38.65pt;width:226.5pt;height:39.45pt;z-index:-1587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" filled="f" stroked="f">
              <v:textbox inset="0,0,0,0">
                <w:txbxContent>
                  <w:p w14:paraId="4315D11A" w14:textId="152A7C2A" w:rsidR="004C307A" w:rsidRDefault="008B0050">
                    <w:pPr>
                      <w:spacing w:before="19"/>
                      <w:ind w:left="20" w:right="18"/>
                      <w:rPr>
                        <w:rFonts w:ascii="Cambria"/>
                        <w:sz w:val="32"/>
                      </w:rPr>
                    </w:pPr>
                    <w:r>
                      <w:rPr>
                        <w:rFonts w:ascii="Cambria"/>
                        <w:sz w:val="32"/>
                      </w:rPr>
                      <w:t>INTEGR</w:t>
                    </w:r>
                    <w:del w:id="39" w:author="Kush Khalasi" w:date="2025-07-29T11:42:00Z" w16du:dateUtc="2025-07-29T06:12:00Z">
                      <w:r w:rsidDel="008320EB">
                        <w:rPr>
                          <w:rFonts w:ascii="Cambria"/>
                          <w:sz w:val="32"/>
                        </w:rPr>
                        <w:delText>A</w:delText>
                      </w:r>
                    </w:del>
                    <w:r>
                      <w:rPr>
                        <w:rFonts w:ascii="Cambria"/>
                        <w:sz w:val="32"/>
                      </w:rPr>
                      <w:t>TED</w:t>
                    </w:r>
                    <w:r>
                      <w:rPr>
                        <w:rFonts w:ascii="Cambria"/>
                        <w:spacing w:val="-18"/>
                        <w:sz w:val="32"/>
                      </w:rPr>
                      <w:t xml:space="preserve"> </w:t>
                    </w:r>
                    <w:r>
                      <w:rPr>
                        <w:rFonts w:ascii="Cambria"/>
                        <w:sz w:val="32"/>
                      </w:rPr>
                      <w:t>ENVIRONMENTAL STEWARDSHIP POLICY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A7F58"/>
    <w:multiLevelType w:val="hybridMultilevel"/>
    <w:tmpl w:val="578CFBDE"/>
    <w:lvl w:ilvl="0" w:tplc="1EC60F26">
      <w:start w:val="1"/>
      <w:numFmt w:val="decimal"/>
      <w:lvlText w:val="%1."/>
      <w:lvlJc w:val="left"/>
      <w:pPr>
        <w:ind w:left="559" w:hanging="440"/>
      </w:pPr>
      <w:rPr>
        <w:rFonts w:ascii="Calibri" w:eastAsia="Calibri" w:hAnsi="Calibri" w:cs="Calibri" w:hint="default"/>
        <w:b w:val="0"/>
        <w:bCs w:val="0"/>
        <w:i w:val="0"/>
        <w:iCs w:val="0"/>
        <w:spacing w:val="0"/>
        <w:w w:val="100"/>
        <w:sz w:val="22"/>
        <w:szCs w:val="22"/>
        <w:lang w:val="en-US" w:eastAsia="en-US" w:bidi="ar-SA"/>
      </w:rPr>
    </w:lvl>
    <w:lvl w:ilvl="1" w:tplc="90EC3D00">
      <w:numFmt w:val="bullet"/>
      <w:lvlText w:val="•"/>
      <w:lvlJc w:val="left"/>
      <w:pPr>
        <w:ind w:left="1500" w:hanging="440"/>
      </w:pPr>
      <w:rPr>
        <w:rFonts w:hint="default"/>
        <w:lang w:val="en-US" w:eastAsia="en-US" w:bidi="ar-SA"/>
      </w:rPr>
    </w:lvl>
    <w:lvl w:ilvl="2" w:tplc="BB30A3C4">
      <w:numFmt w:val="bullet"/>
      <w:lvlText w:val="•"/>
      <w:lvlJc w:val="left"/>
      <w:pPr>
        <w:ind w:left="2440" w:hanging="440"/>
      </w:pPr>
      <w:rPr>
        <w:rFonts w:hint="default"/>
        <w:lang w:val="en-US" w:eastAsia="en-US" w:bidi="ar-SA"/>
      </w:rPr>
    </w:lvl>
    <w:lvl w:ilvl="3" w:tplc="3B103D5C">
      <w:numFmt w:val="bullet"/>
      <w:lvlText w:val="•"/>
      <w:lvlJc w:val="left"/>
      <w:pPr>
        <w:ind w:left="3380" w:hanging="440"/>
      </w:pPr>
      <w:rPr>
        <w:rFonts w:hint="default"/>
        <w:lang w:val="en-US" w:eastAsia="en-US" w:bidi="ar-SA"/>
      </w:rPr>
    </w:lvl>
    <w:lvl w:ilvl="4" w:tplc="5BBA47E6">
      <w:numFmt w:val="bullet"/>
      <w:lvlText w:val="•"/>
      <w:lvlJc w:val="left"/>
      <w:pPr>
        <w:ind w:left="4320" w:hanging="440"/>
      </w:pPr>
      <w:rPr>
        <w:rFonts w:hint="default"/>
        <w:lang w:val="en-US" w:eastAsia="en-US" w:bidi="ar-SA"/>
      </w:rPr>
    </w:lvl>
    <w:lvl w:ilvl="5" w:tplc="C7102710">
      <w:numFmt w:val="bullet"/>
      <w:lvlText w:val="•"/>
      <w:lvlJc w:val="left"/>
      <w:pPr>
        <w:ind w:left="5260" w:hanging="440"/>
      </w:pPr>
      <w:rPr>
        <w:rFonts w:hint="default"/>
        <w:lang w:val="en-US" w:eastAsia="en-US" w:bidi="ar-SA"/>
      </w:rPr>
    </w:lvl>
    <w:lvl w:ilvl="6" w:tplc="D6B2091E">
      <w:numFmt w:val="bullet"/>
      <w:lvlText w:val="•"/>
      <w:lvlJc w:val="left"/>
      <w:pPr>
        <w:ind w:left="6200" w:hanging="440"/>
      </w:pPr>
      <w:rPr>
        <w:rFonts w:hint="default"/>
        <w:lang w:val="en-US" w:eastAsia="en-US" w:bidi="ar-SA"/>
      </w:rPr>
    </w:lvl>
    <w:lvl w:ilvl="7" w:tplc="2A52E116">
      <w:numFmt w:val="bullet"/>
      <w:lvlText w:val="•"/>
      <w:lvlJc w:val="left"/>
      <w:pPr>
        <w:ind w:left="7140" w:hanging="440"/>
      </w:pPr>
      <w:rPr>
        <w:rFonts w:hint="default"/>
        <w:lang w:val="en-US" w:eastAsia="en-US" w:bidi="ar-SA"/>
      </w:rPr>
    </w:lvl>
    <w:lvl w:ilvl="8" w:tplc="95C893EA">
      <w:numFmt w:val="bullet"/>
      <w:lvlText w:val="•"/>
      <w:lvlJc w:val="left"/>
      <w:pPr>
        <w:ind w:left="8080" w:hanging="440"/>
      </w:pPr>
      <w:rPr>
        <w:rFonts w:hint="default"/>
        <w:lang w:val="en-US" w:eastAsia="en-US" w:bidi="ar-SA"/>
      </w:rPr>
    </w:lvl>
  </w:abstractNum>
  <w:abstractNum w:abstractNumId="1" w15:restartNumberingAfterBreak="0">
    <w:nsid w:val="27791197"/>
    <w:multiLevelType w:val="multilevel"/>
    <w:tmpl w:val="B0123752"/>
    <w:lvl w:ilvl="0">
      <w:start w:val="1"/>
      <w:numFmt w:val="decimal"/>
      <w:lvlText w:val="%1."/>
      <w:lvlJc w:val="left"/>
      <w:pPr>
        <w:ind w:left="480" w:hanging="360"/>
        <w:jc w:val="right"/>
      </w:pPr>
      <w:rPr>
        <w:rFonts w:ascii="Calibri" w:eastAsia="Calibri" w:hAnsi="Calibri" w:cs="Calibri" w:hint="default"/>
        <w:b w:val="0"/>
        <w:bCs w:val="0"/>
        <w:i w:val="0"/>
        <w:iCs w:val="0"/>
        <w:color w:val="365F91"/>
        <w:spacing w:val="-2"/>
        <w:w w:val="99"/>
        <w:sz w:val="32"/>
        <w:szCs w:val="32"/>
        <w:lang w:val="en-US" w:eastAsia="en-US" w:bidi="ar-SA"/>
      </w:rPr>
    </w:lvl>
    <w:lvl w:ilvl="1">
      <w:start w:val="1"/>
      <w:numFmt w:val="decimal"/>
      <w:lvlText w:val="%1.%2"/>
      <w:lvlJc w:val="left"/>
      <w:pPr>
        <w:ind w:left="480" w:hanging="360"/>
      </w:pPr>
      <w:rPr>
        <w:rFonts w:hint="default"/>
        <w:spacing w:val="0"/>
        <w:w w:val="100"/>
        <w:lang w:val="en-US" w:eastAsia="en-US" w:bidi="ar-SA"/>
      </w:rPr>
    </w:lvl>
    <w:lvl w:ilvl="2">
      <w:numFmt w:val="bullet"/>
      <w:lvlText w:val=""/>
      <w:lvlJc w:val="left"/>
      <w:pPr>
        <w:ind w:left="480" w:hanging="360"/>
      </w:pPr>
      <w:rPr>
        <w:rFonts w:ascii="Wingdings" w:eastAsia="Wingdings" w:hAnsi="Wingdings" w:cs="Wingdings" w:hint="default"/>
        <w:spacing w:val="0"/>
        <w:w w:val="100"/>
        <w:lang w:val="en-US" w:eastAsia="en-US" w:bidi="ar-SA"/>
      </w:rPr>
    </w:lvl>
    <w:lvl w:ilvl="3">
      <w:numFmt w:val="bullet"/>
      <w:lvlText w:val="•"/>
      <w:lvlJc w:val="left"/>
      <w:pPr>
        <w:ind w:left="2664" w:hanging="360"/>
      </w:pPr>
      <w:rPr>
        <w:rFonts w:hint="default"/>
        <w:lang w:val="en-US" w:eastAsia="en-US" w:bidi="ar-SA"/>
      </w:rPr>
    </w:lvl>
    <w:lvl w:ilvl="4">
      <w:numFmt w:val="bullet"/>
      <w:lvlText w:val="•"/>
      <w:lvlJc w:val="left"/>
      <w:pPr>
        <w:ind w:left="3706" w:hanging="360"/>
      </w:pPr>
      <w:rPr>
        <w:rFonts w:hint="default"/>
        <w:lang w:val="en-US" w:eastAsia="en-US" w:bidi="ar-SA"/>
      </w:rPr>
    </w:lvl>
    <w:lvl w:ilvl="5">
      <w:numFmt w:val="bullet"/>
      <w:lvlText w:val="•"/>
      <w:lvlJc w:val="left"/>
      <w:pPr>
        <w:ind w:left="4748" w:hanging="360"/>
      </w:pPr>
      <w:rPr>
        <w:rFonts w:hint="default"/>
        <w:lang w:val="en-US" w:eastAsia="en-US" w:bidi="ar-SA"/>
      </w:rPr>
    </w:lvl>
    <w:lvl w:ilvl="6">
      <w:numFmt w:val="bullet"/>
      <w:lvlText w:val="•"/>
      <w:lvlJc w:val="left"/>
      <w:pPr>
        <w:ind w:left="5791" w:hanging="360"/>
      </w:pPr>
      <w:rPr>
        <w:rFonts w:hint="default"/>
        <w:lang w:val="en-US" w:eastAsia="en-US" w:bidi="ar-SA"/>
      </w:rPr>
    </w:lvl>
    <w:lvl w:ilvl="7">
      <w:numFmt w:val="bullet"/>
      <w:lvlText w:val="•"/>
      <w:lvlJc w:val="left"/>
      <w:pPr>
        <w:ind w:left="6833" w:hanging="360"/>
      </w:pPr>
      <w:rPr>
        <w:rFonts w:hint="default"/>
        <w:lang w:val="en-US" w:eastAsia="en-US" w:bidi="ar-SA"/>
      </w:rPr>
    </w:lvl>
    <w:lvl w:ilvl="8">
      <w:numFmt w:val="bullet"/>
      <w:lvlText w:val="•"/>
      <w:lvlJc w:val="left"/>
      <w:pPr>
        <w:ind w:left="7875" w:hanging="360"/>
      </w:pPr>
      <w:rPr>
        <w:rFonts w:hint="default"/>
        <w:lang w:val="en-US" w:eastAsia="en-US" w:bidi="ar-SA"/>
      </w:rPr>
    </w:lvl>
  </w:abstractNum>
  <w:abstractNum w:abstractNumId="2" w15:restartNumberingAfterBreak="0">
    <w:nsid w:val="2E28743A"/>
    <w:multiLevelType w:val="multilevel"/>
    <w:tmpl w:val="627C8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E8220D"/>
    <w:multiLevelType w:val="hybridMultilevel"/>
    <w:tmpl w:val="1AAC86E4"/>
    <w:lvl w:ilvl="0" w:tplc="705C1710">
      <w:start w:val="1"/>
      <w:numFmt w:val="decimal"/>
      <w:lvlText w:val="%1."/>
      <w:lvlJc w:val="left"/>
      <w:pPr>
        <w:ind w:left="840" w:hanging="360"/>
      </w:pPr>
      <w:rPr>
        <w:rFonts w:ascii="Calibri" w:eastAsia="Calibri" w:hAnsi="Calibri" w:cs="Calibri" w:hint="default"/>
        <w:b w:val="0"/>
        <w:bCs w:val="0"/>
        <w:i w:val="0"/>
        <w:iCs w:val="0"/>
        <w:spacing w:val="0"/>
        <w:w w:val="100"/>
        <w:sz w:val="24"/>
        <w:szCs w:val="24"/>
        <w:lang w:val="en-US" w:eastAsia="en-US" w:bidi="ar-SA"/>
      </w:rPr>
    </w:lvl>
    <w:lvl w:ilvl="1" w:tplc="1EE46198">
      <w:numFmt w:val="bullet"/>
      <w:lvlText w:val="•"/>
      <w:lvlJc w:val="left"/>
      <w:pPr>
        <w:ind w:left="1752" w:hanging="360"/>
      </w:pPr>
      <w:rPr>
        <w:rFonts w:hint="default"/>
        <w:lang w:val="en-US" w:eastAsia="en-US" w:bidi="ar-SA"/>
      </w:rPr>
    </w:lvl>
    <w:lvl w:ilvl="2" w:tplc="84BA5F5C">
      <w:numFmt w:val="bullet"/>
      <w:lvlText w:val="•"/>
      <w:lvlJc w:val="left"/>
      <w:pPr>
        <w:ind w:left="2664" w:hanging="360"/>
      </w:pPr>
      <w:rPr>
        <w:rFonts w:hint="default"/>
        <w:lang w:val="en-US" w:eastAsia="en-US" w:bidi="ar-SA"/>
      </w:rPr>
    </w:lvl>
    <w:lvl w:ilvl="3" w:tplc="C9EE3556">
      <w:numFmt w:val="bullet"/>
      <w:lvlText w:val="•"/>
      <w:lvlJc w:val="left"/>
      <w:pPr>
        <w:ind w:left="3576" w:hanging="360"/>
      </w:pPr>
      <w:rPr>
        <w:rFonts w:hint="default"/>
        <w:lang w:val="en-US" w:eastAsia="en-US" w:bidi="ar-SA"/>
      </w:rPr>
    </w:lvl>
    <w:lvl w:ilvl="4" w:tplc="88129936">
      <w:numFmt w:val="bullet"/>
      <w:lvlText w:val="•"/>
      <w:lvlJc w:val="left"/>
      <w:pPr>
        <w:ind w:left="4488" w:hanging="360"/>
      </w:pPr>
      <w:rPr>
        <w:rFonts w:hint="default"/>
        <w:lang w:val="en-US" w:eastAsia="en-US" w:bidi="ar-SA"/>
      </w:rPr>
    </w:lvl>
    <w:lvl w:ilvl="5" w:tplc="244A9056">
      <w:numFmt w:val="bullet"/>
      <w:lvlText w:val="•"/>
      <w:lvlJc w:val="left"/>
      <w:pPr>
        <w:ind w:left="5400" w:hanging="360"/>
      </w:pPr>
      <w:rPr>
        <w:rFonts w:hint="default"/>
        <w:lang w:val="en-US" w:eastAsia="en-US" w:bidi="ar-SA"/>
      </w:rPr>
    </w:lvl>
    <w:lvl w:ilvl="6" w:tplc="C11855C8">
      <w:numFmt w:val="bullet"/>
      <w:lvlText w:val="•"/>
      <w:lvlJc w:val="left"/>
      <w:pPr>
        <w:ind w:left="6312" w:hanging="360"/>
      </w:pPr>
      <w:rPr>
        <w:rFonts w:hint="default"/>
        <w:lang w:val="en-US" w:eastAsia="en-US" w:bidi="ar-SA"/>
      </w:rPr>
    </w:lvl>
    <w:lvl w:ilvl="7" w:tplc="342E417A">
      <w:numFmt w:val="bullet"/>
      <w:lvlText w:val="•"/>
      <w:lvlJc w:val="left"/>
      <w:pPr>
        <w:ind w:left="7224" w:hanging="360"/>
      </w:pPr>
      <w:rPr>
        <w:rFonts w:hint="default"/>
        <w:lang w:val="en-US" w:eastAsia="en-US" w:bidi="ar-SA"/>
      </w:rPr>
    </w:lvl>
    <w:lvl w:ilvl="8" w:tplc="605044A6">
      <w:numFmt w:val="bullet"/>
      <w:lvlText w:val="•"/>
      <w:lvlJc w:val="left"/>
      <w:pPr>
        <w:ind w:left="8136" w:hanging="360"/>
      </w:pPr>
      <w:rPr>
        <w:rFonts w:hint="default"/>
        <w:lang w:val="en-US" w:eastAsia="en-US" w:bidi="ar-SA"/>
      </w:rPr>
    </w:lvl>
  </w:abstractNum>
  <w:num w:numId="1" w16cid:durableId="850265729">
    <w:abstractNumId w:val="3"/>
  </w:num>
  <w:num w:numId="2" w16cid:durableId="764151698">
    <w:abstractNumId w:val="1"/>
  </w:num>
  <w:num w:numId="3" w16cid:durableId="1153570069">
    <w:abstractNumId w:val="0"/>
  </w:num>
  <w:num w:numId="4" w16cid:durableId="55188855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sh Khalasi">
    <w15:presenceInfo w15:providerId="Windows Live" w15:userId="1a7e504852bb75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07A"/>
    <w:rsid w:val="000150B2"/>
    <w:rsid w:val="000566F6"/>
    <w:rsid w:val="00095C33"/>
    <w:rsid w:val="000B158A"/>
    <w:rsid w:val="0011382B"/>
    <w:rsid w:val="001304EC"/>
    <w:rsid w:val="0014145C"/>
    <w:rsid w:val="001538B2"/>
    <w:rsid w:val="00180DB2"/>
    <w:rsid w:val="001909B2"/>
    <w:rsid w:val="001F1981"/>
    <w:rsid w:val="001F34D7"/>
    <w:rsid w:val="002053EA"/>
    <w:rsid w:val="002151AC"/>
    <w:rsid w:val="00221305"/>
    <w:rsid w:val="00241C1F"/>
    <w:rsid w:val="0024552E"/>
    <w:rsid w:val="00264913"/>
    <w:rsid w:val="00264C5A"/>
    <w:rsid w:val="002A715E"/>
    <w:rsid w:val="002C34C6"/>
    <w:rsid w:val="002F1084"/>
    <w:rsid w:val="00374F79"/>
    <w:rsid w:val="003850DD"/>
    <w:rsid w:val="003A2DAC"/>
    <w:rsid w:val="004014BF"/>
    <w:rsid w:val="00404993"/>
    <w:rsid w:val="00420B59"/>
    <w:rsid w:val="004344A4"/>
    <w:rsid w:val="00435527"/>
    <w:rsid w:val="004374C2"/>
    <w:rsid w:val="00442B4E"/>
    <w:rsid w:val="004561AC"/>
    <w:rsid w:val="00471796"/>
    <w:rsid w:val="004904CA"/>
    <w:rsid w:val="00493A49"/>
    <w:rsid w:val="004A335E"/>
    <w:rsid w:val="004C307A"/>
    <w:rsid w:val="004E4130"/>
    <w:rsid w:val="004E63AE"/>
    <w:rsid w:val="0050051F"/>
    <w:rsid w:val="005110E2"/>
    <w:rsid w:val="00511887"/>
    <w:rsid w:val="00521C90"/>
    <w:rsid w:val="00531401"/>
    <w:rsid w:val="00584F41"/>
    <w:rsid w:val="00630452"/>
    <w:rsid w:val="00630BD4"/>
    <w:rsid w:val="00653F60"/>
    <w:rsid w:val="00663161"/>
    <w:rsid w:val="006C6D4B"/>
    <w:rsid w:val="006D6919"/>
    <w:rsid w:val="006E7663"/>
    <w:rsid w:val="006F43B0"/>
    <w:rsid w:val="006F4F7F"/>
    <w:rsid w:val="00715B1C"/>
    <w:rsid w:val="007504AE"/>
    <w:rsid w:val="007511EB"/>
    <w:rsid w:val="00754C05"/>
    <w:rsid w:val="00762F27"/>
    <w:rsid w:val="007874E9"/>
    <w:rsid w:val="00790DAC"/>
    <w:rsid w:val="007B24BD"/>
    <w:rsid w:val="007C1A5C"/>
    <w:rsid w:val="007E0640"/>
    <w:rsid w:val="00804D15"/>
    <w:rsid w:val="008146B0"/>
    <w:rsid w:val="008320EB"/>
    <w:rsid w:val="00870C58"/>
    <w:rsid w:val="008A7812"/>
    <w:rsid w:val="008B0050"/>
    <w:rsid w:val="008C21CD"/>
    <w:rsid w:val="008F2AA7"/>
    <w:rsid w:val="009056A8"/>
    <w:rsid w:val="00952959"/>
    <w:rsid w:val="0095670C"/>
    <w:rsid w:val="00966EC6"/>
    <w:rsid w:val="009A6E13"/>
    <w:rsid w:val="00A04ABD"/>
    <w:rsid w:val="00A305E0"/>
    <w:rsid w:val="00A43783"/>
    <w:rsid w:val="00A47581"/>
    <w:rsid w:val="00A77318"/>
    <w:rsid w:val="00AC7BEF"/>
    <w:rsid w:val="00AF37C2"/>
    <w:rsid w:val="00B100F1"/>
    <w:rsid w:val="00BE68C7"/>
    <w:rsid w:val="00C6109B"/>
    <w:rsid w:val="00C8088E"/>
    <w:rsid w:val="00C85E57"/>
    <w:rsid w:val="00C91D7C"/>
    <w:rsid w:val="00CE3AAF"/>
    <w:rsid w:val="00CE6764"/>
    <w:rsid w:val="00CE77C0"/>
    <w:rsid w:val="00D01E55"/>
    <w:rsid w:val="00D103AE"/>
    <w:rsid w:val="00D12473"/>
    <w:rsid w:val="00D6180E"/>
    <w:rsid w:val="00DD46F4"/>
    <w:rsid w:val="00DF7538"/>
    <w:rsid w:val="00E050AF"/>
    <w:rsid w:val="00E0527A"/>
    <w:rsid w:val="00E6123B"/>
    <w:rsid w:val="00E619AD"/>
    <w:rsid w:val="00E62345"/>
    <w:rsid w:val="00E90649"/>
    <w:rsid w:val="00F16E5A"/>
    <w:rsid w:val="00FE5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5D068"/>
  <w15:docId w15:val="{84B44DCF-E687-4B90-B020-92AEC2EE4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479" w:hanging="359"/>
      <w:outlineLvl w:val="0"/>
    </w:pPr>
    <w:rPr>
      <w:sz w:val="32"/>
      <w:szCs w:val="32"/>
    </w:rPr>
  </w:style>
  <w:style w:type="paragraph" w:styleId="Heading2">
    <w:name w:val="heading 2"/>
    <w:basedOn w:val="Normal"/>
    <w:uiPriority w:val="9"/>
    <w:unhideWhenUsed/>
    <w:qFormat/>
    <w:pPr>
      <w:ind w:left="569" w:hanging="449"/>
      <w:outlineLvl w:val="1"/>
    </w:pPr>
    <w:rPr>
      <w:b/>
      <w:bCs/>
      <w:sz w:val="26"/>
      <w:szCs w:val="2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9"/>
      <w:ind w:left="559" w:hanging="439"/>
    </w:pPr>
  </w:style>
  <w:style w:type="paragraph" w:styleId="BodyText">
    <w:name w:val="Body Text"/>
    <w:basedOn w:val="Normal"/>
    <w:uiPriority w:val="1"/>
    <w:qFormat/>
    <w:rPr>
      <w:sz w:val="24"/>
      <w:szCs w:val="24"/>
    </w:rPr>
  </w:style>
  <w:style w:type="paragraph" w:styleId="Title">
    <w:name w:val="Title"/>
    <w:basedOn w:val="Normal"/>
    <w:uiPriority w:val="10"/>
    <w:qFormat/>
    <w:pPr>
      <w:ind w:left="2119" w:right="2475" w:hanging="5"/>
      <w:jc w:val="center"/>
    </w:pPr>
    <w:rPr>
      <w:b/>
      <w:bCs/>
      <w:sz w:val="72"/>
      <w:szCs w:val="72"/>
    </w:rPr>
  </w:style>
  <w:style w:type="paragraph" w:styleId="ListParagraph">
    <w:name w:val="List Paragraph"/>
    <w:basedOn w:val="Normal"/>
    <w:uiPriority w:val="1"/>
    <w:qFormat/>
    <w:pPr>
      <w:ind w:left="480" w:hanging="360"/>
    </w:pPr>
  </w:style>
  <w:style w:type="paragraph" w:customStyle="1" w:styleId="TableParagraph">
    <w:name w:val="Table Paragraph"/>
    <w:basedOn w:val="Normal"/>
    <w:uiPriority w:val="1"/>
    <w:qFormat/>
  </w:style>
  <w:style w:type="paragraph" w:styleId="Revision">
    <w:name w:val="Revision"/>
    <w:hidden/>
    <w:uiPriority w:val="99"/>
    <w:semiHidden/>
    <w:rsid w:val="00DD46F4"/>
    <w:pPr>
      <w:widowControl/>
      <w:autoSpaceDE/>
      <w:autoSpaceDN/>
    </w:pPr>
    <w:rPr>
      <w:rFonts w:ascii="Calibri" w:eastAsia="Calibri" w:hAnsi="Calibri" w:cs="Calibri"/>
    </w:rPr>
  </w:style>
  <w:style w:type="paragraph" w:styleId="Header">
    <w:name w:val="header"/>
    <w:basedOn w:val="Normal"/>
    <w:link w:val="HeaderChar"/>
    <w:uiPriority w:val="99"/>
    <w:unhideWhenUsed/>
    <w:rsid w:val="00420B59"/>
    <w:pPr>
      <w:tabs>
        <w:tab w:val="center" w:pos="4513"/>
        <w:tab w:val="right" w:pos="9026"/>
      </w:tabs>
    </w:pPr>
  </w:style>
  <w:style w:type="character" w:customStyle="1" w:styleId="HeaderChar">
    <w:name w:val="Header Char"/>
    <w:basedOn w:val="DefaultParagraphFont"/>
    <w:link w:val="Header"/>
    <w:uiPriority w:val="99"/>
    <w:rsid w:val="00420B59"/>
    <w:rPr>
      <w:rFonts w:ascii="Calibri" w:eastAsia="Calibri" w:hAnsi="Calibri" w:cs="Calibri"/>
    </w:rPr>
  </w:style>
  <w:style w:type="paragraph" w:styleId="Footer">
    <w:name w:val="footer"/>
    <w:basedOn w:val="Normal"/>
    <w:link w:val="FooterChar"/>
    <w:uiPriority w:val="99"/>
    <w:unhideWhenUsed/>
    <w:rsid w:val="00420B59"/>
    <w:pPr>
      <w:tabs>
        <w:tab w:val="center" w:pos="4513"/>
        <w:tab w:val="right" w:pos="9026"/>
      </w:tabs>
    </w:pPr>
  </w:style>
  <w:style w:type="character" w:customStyle="1" w:styleId="FooterChar">
    <w:name w:val="Footer Char"/>
    <w:basedOn w:val="DefaultParagraphFont"/>
    <w:link w:val="Footer"/>
    <w:uiPriority w:val="99"/>
    <w:rsid w:val="00420B59"/>
    <w:rPr>
      <w:rFonts w:ascii="Calibri" w:eastAsia="Calibri" w:hAnsi="Calibri" w:cs="Calibri"/>
    </w:rPr>
  </w:style>
  <w:style w:type="character" w:styleId="Hyperlink">
    <w:name w:val="Hyperlink"/>
    <w:basedOn w:val="DefaultParagraphFont"/>
    <w:uiPriority w:val="99"/>
    <w:unhideWhenUsed/>
    <w:rsid w:val="009056A8"/>
    <w:rPr>
      <w:color w:val="0000FF" w:themeColor="hyperlink"/>
      <w:u w:val="single"/>
    </w:rPr>
  </w:style>
  <w:style w:type="table" w:styleId="TableGrid">
    <w:name w:val="Table Grid"/>
    <w:basedOn w:val="TableNormal"/>
    <w:uiPriority w:val="39"/>
    <w:rsid w:val="00D103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48340">
      <w:bodyDiv w:val="1"/>
      <w:marLeft w:val="0"/>
      <w:marRight w:val="0"/>
      <w:marTop w:val="0"/>
      <w:marBottom w:val="0"/>
      <w:divBdr>
        <w:top w:val="none" w:sz="0" w:space="0" w:color="auto"/>
        <w:left w:val="none" w:sz="0" w:space="0" w:color="auto"/>
        <w:bottom w:val="none" w:sz="0" w:space="0" w:color="auto"/>
        <w:right w:val="none" w:sz="0" w:space="0" w:color="auto"/>
      </w:divBdr>
      <w:divsChild>
        <w:div w:id="948315204">
          <w:marLeft w:val="0"/>
          <w:marRight w:val="0"/>
          <w:marTop w:val="0"/>
          <w:marBottom w:val="0"/>
          <w:divBdr>
            <w:top w:val="none" w:sz="0" w:space="0" w:color="auto"/>
            <w:left w:val="none" w:sz="0" w:space="0" w:color="auto"/>
            <w:bottom w:val="none" w:sz="0" w:space="0" w:color="auto"/>
            <w:right w:val="none" w:sz="0" w:space="0" w:color="auto"/>
          </w:divBdr>
          <w:divsChild>
            <w:div w:id="315110365">
              <w:marLeft w:val="0"/>
              <w:marRight w:val="0"/>
              <w:marTop w:val="0"/>
              <w:marBottom w:val="0"/>
              <w:divBdr>
                <w:top w:val="none" w:sz="0" w:space="0" w:color="auto"/>
                <w:left w:val="none" w:sz="0" w:space="0" w:color="auto"/>
                <w:bottom w:val="none" w:sz="0" w:space="0" w:color="auto"/>
                <w:right w:val="none" w:sz="0" w:space="0" w:color="auto"/>
              </w:divBdr>
              <w:divsChild>
                <w:div w:id="916137844">
                  <w:marLeft w:val="0"/>
                  <w:marRight w:val="0"/>
                  <w:marTop w:val="0"/>
                  <w:marBottom w:val="0"/>
                  <w:divBdr>
                    <w:top w:val="none" w:sz="0" w:space="0" w:color="auto"/>
                    <w:left w:val="none" w:sz="0" w:space="0" w:color="auto"/>
                    <w:bottom w:val="none" w:sz="0" w:space="0" w:color="auto"/>
                    <w:right w:val="none" w:sz="0" w:space="0" w:color="auto"/>
                  </w:divBdr>
                  <w:divsChild>
                    <w:div w:id="1873105674">
                      <w:marLeft w:val="0"/>
                      <w:marRight w:val="0"/>
                      <w:marTop w:val="0"/>
                      <w:marBottom w:val="0"/>
                      <w:divBdr>
                        <w:top w:val="none" w:sz="0" w:space="0" w:color="auto"/>
                        <w:left w:val="none" w:sz="0" w:space="0" w:color="auto"/>
                        <w:bottom w:val="none" w:sz="0" w:space="0" w:color="auto"/>
                        <w:right w:val="none" w:sz="0" w:space="0" w:color="auto"/>
                      </w:divBdr>
                      <w:divsChild>
                        <w:div w:id="998507053">
                          <w:marLeft w:val="0"/>
                          <w:marRight w:val="0"/>
                          <w:marTop w:val="0"/>
                          <w:marBottom w:val="0"/>
                          <w:divBdr>
                            <w:top w:val="none" w:sz="0" w:space="0" w:color="auto"/>
                            <w:left w:val="none" w:sz="0" w:space="0" w:color="auto"/>
                            <w:bottom w:val="none" w:sz="0" w:space="0" w:color="auto"/>
                            <w:right w:val="none" w:sz="0" w:space="0" w:color="auto"/>
                          </w:divBdr>
                          <w:divsChild>
                            <w:div w:id="1790389309">
                              <w:marLeft w:val="0"/>
                              <w:marRight w:val="0"/>
                              <w:marTop w:val="0"/>
                              <w:marBottom w:val="0"/>
                              <w:divBdr>
                                <w:top w:val="none" w:sz="0" w:space="0" w:color="auto"/>
                                <w:left w:val="none" w:sz="0" w:space="0" w:color="auto"/>
                                <w:bottom w:val="none" w:sz="0" w:space="0" w:color="auto"/>
                                <w:right w:val="none" w:sz="0" w:space="0" w:color="auto"/>
                              </w:divBdr>
                              <w:divsChild>
                                <w:div w:id="109667097">
                                  <w:marLeft w:val="0"/>
                                  <w:marRight w:val="0"/>
                                  <w:marTop w:val="0"/>
                                  <w:marBottom w:val="0"/>
                                  <w:divBdr>
                                    <w:top w:val="none" w:sz="0" w:space="0" w:color="auto"/>
                                    <w:left w:val="none" w:sz="0" w:space="0" w:color="auto"/>
                                    <w:bottom w:val="none" w:sz="0" w:space="0" w:color="auto"/>
                                    <w:right w:val="none" w:sz="0" w:space="0" w:color="auto"/>
                                  </w:divBdr>
                                  <w:divsChild>
                                    <w:div w:id="167105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1252416">
          <w:marLeft w:val="0"/>
          <w:marRight w:val="0"/>
          <w:marTop w:val="0"/>
          <w:marBottom w:val="0"/>
          <w:divBdr>
            <w:top w:val="none" w:sz="0" w:space="0" w:color="auto"/>
            <w:left w:val="none" w:sz="0" w:space="0" w:color="auto"/>
            <w:bottom w:val="none" w:sz="0" w:space="0" w:color="auto"/>
            <w:right w:val="none" w:sz="0" w:space="0" w:color="auto"/>
          </w:divBdr>
        </w:div>
      </w:divsChild>
    </w:div>
    <w:div w:id="514463696">
      <w:bodyDiv w:val="1"/>
      <w:marLeft w:val="0"/>
      <w:marRight w:val="0"/>
      <w:marTop w:val="0"/>
      <w:marBottom w:val="0"/>
      <w:divBdr>
        <w:top w:val="none" w:sz="0" w:space="0" w:color="auto"/>
        <w:left w:val="none" w:sz="0" w:space="0" w:color="auto"/>
        <w:bottom w:val="none" w:sz="0" w:space="0" w:color="auto"/>
        <w:right w:val="none" w:sz="0" w:space="0" w:color="auto"/>
      </w:divBdr>
      <w:divsChild>
        <w:div w:id="692078025">
          <w:marLeft w:val="0"/>
          <w:marRight w:val="0"/>
          <w:marTop w:val="0"/>
          <w:marBottom w:val="0"/>
          <w:divBdr>
            <w:top w:val="none" w:sz="0" w:space="0" w:color="auto"/>
            <w:left w:val="none" w:sz="0" w:space="0" w:color="auto"/>
            <w:bottom w:val="none" w:sz="0" w:space="0" w:color="auto"/>
            <w:right w:val="none" w:sz="0" w:space="0" w:color="auto"/>
          </w:divBdr>
          <w:divsChild>
            <w:div w:id="1706443805">
              <w:marLeft w:val="0"/>
              <w:marRight w:val="0"/>
              <w:marTop w:val="0"/>
              <w:marBottom w:val="0"/>
              <w:divBdr>
                <w:top w:val="none" w:sz="0" w:space="0" w:color="auto"/>
                <w:left w:val="none" w:sz="0" w:space="0" w:color="auto"/>
                <w:bottom w:val="none" w:sz="0" w:space="0" w:color="auto"/>
                <w:right w:val="none" w:sz="0" w:space="0" w:color="auto"/>
              </w:divBdr>
              <w:divsChild>
                <w:div w:id="1040783307">
                  <w:marLeft w:val="0"/>
                  <w:marRight w:val="0"/>
                  <w:marTop w:val="0"/>
                  <w:marBottom w:val="0"/>
                  <w:divBdr>
                    <w:top w:val="none" w:sz="0" w:space="0" w:color="auto"/>
                    <w:left w:val="none" w:sz="0" w:space="0" w:color="auto"/>
                    <w:bottom w:val="none" w:sz="0" w:space="0" w:color="auto"/>
                    <w:right w:val="none" w:sz="0" w:space="0" w:color="auto"/>
                  </w:divBdr>
                  <w:divsChild>
                    <w:div w:id="503596168">
                      <w:marLeft w:val="0"/>
                      <w:marRight w:val="0"/>
                      <w:marTop w:val="0"/>
                      <w:marBottom w:val="0"/>
                      <w:divBdr>
                        <w:top w:val="none" w:sz="0" w:space="0" w:color="auto"/>
                        <w:left w:val="none" w:sz="0" w:space="0" w:color="auto"/>
                        <w:bottom w:val="none" w:sz="0" w:space="0" w:color="auto"/>
                        <w:right w:val="none" w:sz="0" w:space="0" w:color="auto"/>
                      </w:divBdr>
                      <w:divsChild>
                        <w:div w:id="1638874093">
                          <w:marLeft w:val="0"/>
                          <w:marRight w:val="0"/>
                          <w:marTop w:val="0"/>
                          <w:marBottom w:val="0"/>
                          <w:divBdr>
                            <w:top w:val="none" w:sz="0" w:space="0" w:color="auto"/>
                            <w:left w:val="none" w:sz="0" w:space="0" w:color="auto"/>
                            <w:bottom w:val="none" w:sz="0" w:space="0" w:color="auto"/>
                            <w:right w:val="none" w:sz="0" w:space="0" w:color="auto"/>
                          </w:divBdr>
                          <w:divsChild>
                            <w:div w:id="1911848030">
                              <w:marLeft w:val="0"/>
                              <w:marRight w:val="0"/>
                              <w:marTop w:val="0"/>
                              <w:marBottom w:val="0"/>
                              <w:divBdr>
                                <w:top w:val="none" w:sz="0" w:space="0" w:color="auto"/>
                                <w:left w:val="none" w:sz="0" w:space="0" w:color="auto"/>
                                <w:bottom w:val="none" w:sz="0" w:space="0" w:color="auto"/>
                                <w:right w:val="none" w:sz="0" w:space="0" w:color="auto"/>
                              </w:divBdr>
                              <w:divsChild>
                                <w:div w:id="912347862">
                                  <w:marLeft w:val="0"/>
                                  <w:marRight w:val="0"/>
                                  <w:marTop w:val="0"/>
                                  <w:marBottom w:val="0"/>
                                  <w:divBdr>
                                    <w:top w:val="none" w:sz="0" w:space="0" w:color="auto"/>
                                    <w:left w:val="none" w:sz="0" w:space="0" w:color="auto"/>
                                    <w:bottom w:val="none" w:sz="0" w:space="0" w:color="auto"/>
                                    <w:right w:val="none" w:sz="0" w:space="0" w:color="auto"/>
                                  </w:divBdr>
                                  <w:divsChild>
                                    <w:div w:id="19612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8267088">
          <w:marLeft w:val="0"/>
          <w:marRight w:val="0"/>
          <w:marTop w:val="0"/>
          <w:marBottom w:val="0"/>
          <w:divBdr>
            <w:top w:val="none" w:sz="0" w:space="0" w:color="auto"/>
            <w:left w:val="none" w:sz="0" w:space="0" w:color="auto"/>
            <w:bottom w:val="none" w:sz="0" w:space="0" w:color="auto"/>
            <w:right w:val="none" w:sz="0" w:space="0" w:color="auto"/>
          </w:divBdr>
        </w:div>
      </w:divsChild>
    </w:div>
    <w:div w:id="982734165">
      <w:bodyDiv w:val="1"/>
      <w:marLeft w:val="0"/>
      <w:marRight w:val="0"/>
      <w:marTop w:val="0"/>
      <w:marBottom w:val="0"/>
      <w:divBdr>
        <w:top w:val="none" w:sz="0" w:space="0" w:color="auto"/>
        <w:left w:val="none" w:sz="0" w:space="0" w:color="auto"/>
        <w:bottom w:val="none" w:sz="0" w:space="0" w:color="auto"/>
        <w:right w:val="none" w:sz="0" w:space="0" w:color="auto"/>
      </w:divBdr>
      <w:divsChild>
        <w:div w:id="421611109">
          <w:marLeft w:val="0"/>
          <w:marRight w:val="0"/>
          <w:marTop w:val="600"/>
          <w:marBottom w:val="45"/>
          <w:divBdr>
            <w:top w:val="none" w:sz="0" w:space="0" w:color="auto"/>
            <w:left w:val="none" w:sz="0" w:space="0" w:color="auto"/>
            <w:bottom w:val="none" w:sz="0" w:space="0" w:color="auto"/>
            <w:right w:val="none" w:sz="0" w:space="0" w:color="auto"/>
          </w:divBdr>
        </w:div>
      </w:divsChild>
    </w:div>
    <w:div w:id="984548424">
      <w:bodyDiv w:val="1"/>
      <w:marLeft w:val="0"/>
      <w:marRight w:val="0"/>
      <w:marTop w:val="0"/>
      <w:marBottom w:val="0"/>
      <w:divBdr>
        <w:top w:val="none" w:sz="0" w:space="0" w:color="auto"/>
        <w:left w:val="none" w:sz="0" w:space="0" w:color="auto"/>
        <w:bottom w:val="none" w:sz="0" w:space="0" w:color="auto"/>
        <w:right w:val="none" w:sz="0" w:space="0" w:color="auto"/>
      </w:divBdr>
      <w:divsChild>
        <w:div w:id="1145660680">
          <w:marLeft w:val="0"/>
          <w:marRight w:val="0"/>
          <w:marTop w:val="0"/>
          <w:marBottom w:val="0"/>
          <w:divBdr>
            <w:top w:val="none" w:sz="0" w:space="0" w:color="auto"/>
            <w:left w:val="none" w:sz="0" w:space="0" w:color="auto"/>
            <w:bottom w:val="none" w:sz="0" w:space="0" w:color="auto"/>
            <w:right w:val="none" w:sz="0" w:space="0" w:color="auto"/>
          </w:divBdr>
          <w:divsChild>
            <w:div w:id="1304195742">
              <w:marLeft w:val="0"/>
              <w:marRight w:val="0"/>
              <w:marTop w:val="0"/>
              <w:marBottom w:val="0"/>
              <w:divBdr>
                <w:top w:val="none" w:sz="0" w:space="0" w:color="auto"/>
                <w:left w:val="none" w:sz="0" w:space="0" w:color="auto"/>
                <w:bottom w:val="none" w:sz="0" w:space="0" w:color="auto"/>
                <w:right w:val="none" w:sz="0" w:space="0" w:color="auto"/>
              </w:divBdr>
              <w:divsChild>
                <w:div w:id="1441073351">
                  <w:marLeft w:val="0"/>
                  <w:marRight w:val="0"/>
                  <w:marTop w:val="0"/>
                  <w:marBottom w:val="0"/>
                  <w:divBdr>
                    <w:top w:val="none" w:sz="0" w:space="0" w:color="auto"/>
                    <w:left w:val="none" w:sz="0" w:space="0" w:color="auto"/>
                    <w:bottom w:val="none" w:sz="0" w:space="0" w:color="auto"/>
                    <w:right w:val="none" w:sz="0" w:space="0" w:color="auto"/>
                  </w:divBdr>
                  <w:divsChild>
                    <w:div w:id="1175337990">
                      <w:marLeft w:val="0"/>
                      <w:marRight w:val="0"/>
                      <w:marTop w:val="0"/>
                      <w:marBottom w:val="0"/>
                      <w:divBdr>
                        <w:top w:val="none" w:sz="0" w:space="0" w:color="auto"/>
                        <w:left w:val="none" w:sz="0" w:space="0" w:color="auto"/>
                        <w:bottom w:val="none" w:sz="0" w:space="0" w:color="auto"/>
                        <w:right w:val="none" w:sz="0" w:space="0" w:color="auto"/>
                      </w:divBdr>
                      <w:divsChild>
                        <w:div w:id="647592316">
                          <w:marLeft w:val="0"/>
                          <w:marRight w:val="0"/>
                          <w:marTop w:val="0"/>
                          <w:marBottom w:val="0"/>
                          <w:divBdr>
                            <w:top w:val="none" w:sz="0" w:space="0" w:color="auto"/>
                            <w:left w:val="none" w:sz="0" w:space="0" w:color="auto"/>
                            <w:bottom w:val="none" w:sz="0" w:space="0" w:color="auto"/>
                            <w:right w:val="none" w:sz="0" w:space="0" w:color="auto"/>
                          </w:divBdr>
                          <w:divsChild>
                            <w:div w:id="247352717">
                              <w:marLeft w:val="0"/>
                              <w:marRight w:val="0"/>
                              <w:marTop w:val="0"/>
                              <w:marBottom w:val="0"/>
                              <w:divBdr>
                                <w:top w:val="none" w:sz="0" w:space="0" w:color="auto"/>
                                <w:left w:val="none" w:sz="0" w:space="0" w:color="auto"/>
                                <w:bottom w:val="none" w:sz="0" w:space="0" w:color="auto"/>
                                <w:right w:val="none" w:sz="0" w:space="0" w:color="auto"/>
                              </w:divBdr>
                              <w:divsChild>
                                <w:div w:id="683095311">
                                  <w:marLeft w:val="0"/>
                                  <w:marRight w:val="0"/>
                                  <w:marTop w:val="0"/>
                                  <w:marBottom w:val="0"/>
                                  <w:divBdr>
                                    <w:top w:val="none" w:sz="0" w:space="0" w:color="auto"/>
                                    <w:left w:val="none" w:sz="0" w:space="0" w:color="auto"/>
                                    <w:bottom w:val="none" w:sz="0" w:space="0" w:color="auto"/>
                                    <w:right w:val="none" w:sz="0" w:space="0" w:color="auto"/>
                                  </w:divBdr>
                                  <w:divsChild>
                                    <w:div w:id="129062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6193360">
          <w:marLeft w:val="0"/>
          <w:marRight w:val="0"/>
          <w:marTop w:val="0"/>
          <w:marBottom w:val="0"/>
          <w:divBdr>
            <w:top w:val="none" w:sz="0" w:space="0" w:color="auto"/>
            <w:left w:val="none" w:sz="0" w:space="0" w:color="auto"/>
            <w:bottom w:val="none" w:sz="0" w:space="0" w:color="auto"/>
            <w:right w:val="none" w:sz="0" w:space="0" w:color="auto"/>
          </w:divBdr>
        </w:div>
      </w:divsChild>
    </w:div>
    <w:div w:id="1819150774">
      <w:bodyDiv w:val="1"/>
      <w:marLeft w:val="0"/>
      <w:marRight w:val="0"/>
      <w:marTop w:val="0"/>
      <w:marBottom w:val="0"/>
      <w:divBdr>
        <w:top w:val="none" w:sz="0" w:space="0" w:color="auto"/>
        <w:left w:val="none" w:sz="0" w:space="0" w:color="auto"/>
        <w:bottom w:val="none" w:sz="0" w:space="0" w:color="auto"/>
        <w:right w:val="none" w:sz="0" w:space="0" w:color="auto"/>
      </w:divBdr>
      <w:divsChild>
        <w:div w:id="498347996">
          <w:marLeft w:val="0"/>
          <w:marRight w:val="0"/>
          <w:marTop w:val="0"/>
          <w:marBottom w:val="0"/>
          <w:divBdr>
            <w:top w:val="none" w:sz="0" w:space="0" w:color="auto"/>
            <w:left w:val="none" w:sz="0" w:space="0" w:color="auto"/>
            <w:bottom w:val="none" w:sz="0" w:space="0" w:color="auto"/>
            <w:right w:val="none" w:sz="0" w:space="0" w:color="auto"/>
          </w:divBdr>
          <w:divsChild>
            <w:div w:id="438647763">
              <w:marLeft w:val="0"/>
              <w:marRight w:val="0"/>
              <w:marTop w:val="0"/>
              <w:marBottom w:val="0"/>
              <w:divBdr>
                <w:top w:val="none" w:sz="0" w:space="0" w:color="auto"/>
                <w:left w:val="none" w:sz="0" w:space="0" w:color="auto"/>
                <w:bottom w:val="none" w:sz="0" w:space="0" w:color="auto"/>
                <w:right w:val="none" w:sz="0" w:space="0" w:color="auto"/>
              </w:divBdr>
              <w:divsChild>
                <w:div w:id="1342661496">
                  <w:marLeft w:val="0"/>
                  <w:marRight w:val="0"/>
                  <w:marTop w:val="0"/>
                  <w:marBottom w:val="0"/>
                  <w:divBdr>
                    <w:top w:val="none" w:sz="0" w:space="0" w:color="auto"/>
                    <w:left w:val="none" w:sz="0" w:space="0" w:color="auto"/>
                    <w:bottom w:val="none" w:sz="0" w:space="0" w:color="auto"/>
                    <w:right w:val="none" w:sz="0" w:space="0" w:color="auto"/>
                  </w:divBdr>
                  <w:divsChild>
                    <w:div w:id="1638946324">
                      <w:marLeft w:val="0"/>
                      <w:marRight w:val="0"/>
                      <w:marTop w:val="0"/>
                      <w:marBottom w:val="0"/>
                      <w:divBdr>
                        <w:top w:val="none" w:sz="0" w:space="0" w:color="auto"/>
                        <w:left w:val="none" w:sz="0" w:space="0" w:color="auto"/>
                        <w:bottom w:val="none" w:sz="0" w:space="0" w:color="auto"/>
                        <w:right w:val="none" w:sz="0" w:space="0" w:color="auto"/>
                      </w:divBdr>
                      <w:divsChild>
                        <w:div w:id="1243948257">
                          <w:marLeft w:val="0"/>
                          <w:marRight w:val="0"/>
                          <w:marTop w:val="0"/>
                          <w:marBottom w:val="0"/>
                          <w:divBdr>
                            <w:top w:val="none" w:sz="0" w:space="0" w:color="auto"/>
                            <w:left w:val="none" w:sz="0" w:space="0" w:color="auto"/>
                            <w:bottom w:val="none" w:sz="0" w:space="0" w:color="auto"/>
                            <w:right w:val="none" w:sz="0" w:space="0" w:color="auto"/>
                          </w:divBdr>
                          <w:divsChild>
                            <w:div w:id="763452187">
                              <w:marLeft w:val="0"/>
                              <w:marRight w:val="0"/>
                              <w:marTop w:val="0"/>
                              <w:marBottom w:val="0"/>
                              <w:divBdr>
                                <w:top w:val="none" w:sz="0" w:space="0" w:color="auto"/>
                                <w:left w:val="none" w:sz="0" w:space="0" w:color="auto"/>
                                <w:bottom w:val="none" w:sz="0" w:space="0" w:color="auto"/>
                                <w:right w:val="none" w:sz="0" w:space="0" w:color="auto"/>
                              </w:divBdr>
                              <w:divsChild>
                                <w:div w:id="290475438">
                                  <w:marLeft w:val="0"/>
                                  <w:marRight w:val="0"/>
                                  <w:marTop w:val="0"/>
                                  <w:marBottom w:val="0"/>
                                  <w:divBdr>
                                    <w:top w:val="none" w:sz="0" w:space="0" w:color="auto"/>
                                    <w:left w:val="none" w:sz="0" w:space="0" w:color="auto"/>
                                    <w:bottom w:val="none" w:sz="0" w:space="0" w:color="auto"/>
                                    <w:right w:val="none" w:sz="0" w:space="0" w:color="auto"/>
                                  </w:divBdr>
                                  <w:divsChild>
                                    <w:div w:id="38688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611690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https://trinitylogistics.com/locations/trinity-logistics-corporate-headquarters-seaford-delaware/"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trinitylogistics.com/locations/trinity-logistics-corporate-headquarters-seaford-delaware/" TargetMode="Externa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4BE675DE2A984C96F47A904C5B70A2" ma:contentTypeVersion="15" ma:contentTypeDescription="Create a new document." ma:contentTypeScope="" ma:versionID="42e7583a196a21e2b754b715152b4f89">
  <xsd:schema xmlns:xsd="http://www.w3.org/2001/XMLSchema" xmlns:xs="http://www.w3.org/2001/XMLSchema" xmlns:p="http://schemas.microsoft.com/office/2006/metadata/properties" xmlns:ns2="efd04272-6914-4209-986e-13d5293be474" xmlns:ns3="0c576f6c-02b0-4fac-b807-7bb87a142551" targetNamespace="http://schemas.microsoft.com/office/2006/metadata/properties" ma:root="true" ma:fieldsID="15c149b8f3dfe62c7f289f57fa12408a" ns2:_="" ns3:_="">
    <xsd:import namespace="efd04272-6914-4209-986e-13d5293be474"/>
    <xsd:import namespace="0c576f6c-02b0-4fac-b807-7bb87a14255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d04272-6914-4209-986e-13d5293be4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5c4de99-ab70-4e6b-918d-ffafce459fc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576f6c-02b0-4fac-b807-7bb87a14255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6772c1b5-e514-4d7d-ab8e-a9fbb2deff2c}" ma:internalName="TaxCatchAll" ma:showField="CatchAllData" ma:web="0c576f6c-02b0-4fac-b807-7bb87a1425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AA125-7CB4-4379-8E27-4EAB49EDED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d04272-6914-4209-986e-13d5293be474"/>
    <ds:schemaRef ds:uri="0c576f6c-02b0-4fac-b807-7bb87a1425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519B19-63EA-4B86-AC85-E295BFB78657}">
  <ds:schemaRefs>
    <ds:schemaRef ds:uri="http://schemas.microsoft.com/sharepoint/v3/contenttype/forms"/>
  </ds:schemaRefs>
</ds:datastoreItem>
</file>

<file path=customXml/itemProps3.xml><?xml version="1.0" encoding="utf-8"?>
<ds:datastoreItem xmlns:ds="http://schemas.openxmlformats.org/officeDocument/2006/customXml" ds:itemID="{FF4EFDBA-D021-4990-BA1A-73EB8CDA7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9</Pages>
  <Words>1874</Words>
  <Characters>10687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Integrated Environmental Stewardship</vt:lpstr>
    </vt:vector>
  </TitlesOfParts>
  <Company/>
  <LinksUpToDate>false</LinksUpToDate>
  <CharactersWithSpaces>12536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Environmental Stewardship</dc:title>
  <dc:subject>Effective Date: 01/01/2024</dc:subject>
  <dc:creator>Kush</dc:creator>
  <cp:lastModifiedBy>Kush Khalasi</cp:lastModifiedBy>
  <cp:revision>10</cp:revision>
  <dcterms:created xsi:type="dcterms:W3CDTF">2024-09-30T06:38:00Z</dcterms:created>
  <dcterms:modified xsi:type="dcterms:W3CDTF">2025-07-29T10:17:00Z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2024-05-09T00:00:00Z</vt:filetime>
  </property>
  <property fmtid="{D5CDD505-2E9C-101B-9397-08002B2CF9AE}" pid="3" name="Creator">
    <vt:lpwstr>Microsoft® Word 2021</vt:lpwstr>
  </property>
  <property fmtid="{D5CDD505-2E9C-101B-9397-08002B2CF9AE}" pid="4" name="LastSaved">
    <vt:filetime>2024-05-28T00:00:00Z</vt:filetime>
  </property>
  <property fmtid="{D5CDD505-2E9C-101B-9397-08002B2CF9AE}" pid="5" name="Producer">
    <vt:lpwstr>Microsoft® Word 2021</vt:lpwstr>
  </property>
  <property fmtid="{D5CDD505-2E9C-101B-9397-08002B2CF9AE}" pid="6" name="MSIP_Label_16f90007-fbbc-4011-a1fc-833209914487_Enabled">
    <vt:lpwstr>true</vt:lpwstr>
  </property>
  <property fmtid="{D5CDD505-2E9C-101B-9397-08002B2CF9AE}" pid="7" name="MSIP_Label_16f90007-fbbc-4011-a1fc-833209914487_SetDate">
    <vt:lpwstr>2024-07-28T21:30:58Z</vt:lpwstr>
  </property>
  <property fmtid="{D5CDD505-2E9C-101B-9397-08002B2CF9AE}" pid="8" name="MSIP_Label_16f90007-fbbc-4011-a1fc-833209914487_Method">
    <vt:lpwstr>Standard</vt:lpwstr>
  </property>
  <property fmtid="{D5CDD505-2E9C-101B-9397-08002B2CF9AE}" pid="9" name="MSIP_Label_16f90007-fbbc-4011-a1fc-833209914487_Name">
    <vt:lpwstr>One Burris - General</vt:lpwstr>
  </property>
  <property fmtid="{D5CDD505-2E9C-101B-9397-08002B2CF9AE}" pid="10" name="MSIP_Label_16f90007-fbbc-4011-a1fc-833209914487_SiteId">
    <vt:lpwstr>902264dd-9c05-4e86-a1f6-ac8ba054dc45</vt:lpwstr>
  </property>
  <property fmtid="{D5CDD505-2E9C-101B-9397-08002B2CF9AE}" pid="11" name="MSIP_Label_16f90007-fbbc-4011-a1fc-833209914487_ActionId">
    <vt:lpwstr>b876c06d-cf69-4580-9d33-83dcce06f92e</vt:lpwstr>
  </property>
  <property fmtid="{D5CDD505-2E9C-101B-9397-08002B2CF9AE}" pid="12" name="MSIP_Label_16f90007-fbbc-4011-a1fc-833209914487_ContentBits">
    <vt:lpwstr>0</vt:lpwstr>
  </property>
</Properties>
</file>