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EBF90" w14:textId="77777777" w:rsidR="006E1F3C" w:rsidRPr="001C2B75" w:rsidRDefault="00000000">
      <w:pPr>
        <w:pStyle w:val="BodyText"/>
        <w:ind w:left="0" w:firstLine="0"/>
        <w:jc w:val="left"/>
        <w:rPr>
          <w:rFonts w:asciiTheme="minorHAnsi" w:hAnsiTheme="minorHAnsi" w:cstheme="minorHAnsi"/>
          <w:sz w:val="72"/>
          <w:rPrChange w:id="0" w:author="Kush Khalasi" w:date="2025-07-29T15:02:00Z" w16du:dateUtc="2025-07-29T09:32:00Z">
            <w:rPr>
              <w:rFonts w:ascii="Times New Roman"/>
              <w:sz w:val="72"/>
            </w:rPr>
          </w:rPrChange>
        </w:rPr>
      </w:pPr>
      <w:r w:rsidRPr="001C2B75">
        <w:rPr>
          <w:rFonts w:asciiTheme="minorHAnsi" w:hAnsiTheme="minorHAnsi" w:cstheme="minorHAnsi"/>
          <w:noProof/>
          <w:rPrChange w:id="1" w:author="Kush Khalasi" w:date="2025-07-29T15:02:00Z" w16du:dateUtc="2025-07-29T09:32:00Z">
            <w:rPr>
              <w:noProof/>
            </w:rPr>
          </w:rPrChange>
        </w:rPr>
        <mc:AlternateContent>
          <mc:Choice Requires="wpg">
            <w:drawing>
              <wp:anchor distT="0" distB="0" distL="0" distR="0" simplePos="0" relativeHeight="487448064" behindDoc="1" locked="0" layoutInCell="1" allowOverlap="1" wp14:anchorId="059EC00A" wp14:editId="174625C2">
                <wp:simplePos x="0" y="0"/>
                <wp:positionH relativeFrom="page">
                  <wp:posOffset>861060</wp:posOffset>
                </wp:positionH>
                <wp:positionV relativeFrom="page">
                  <wp:posOffset>1143000</wp:posOffset>
                </wp:positionV>
                <wp:extent cx="6339840" cy="8453639"/>
                <wp:effectExtent l="0" t="0" r="3810" b="50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9840" cy="8453639"/>
                          <a:chOff x="861060" y="1143000"/>
                          <a:chExt cx="6339840" cy="8453639"/>
                        </a:xfrm>
                      </wpg:grpSpPr>
                      <wps:wsp>
                        <wps:cNvPr id="3" name="Graphic 3"/>
                        <wps:cNvSpPr/>
                        <wps:spPr>
                          <a:xfrm>
                            <a:off x="896416" y="2434081"/>
                            <a:ext cx="5981065" cy="730885"/>
                          </a:xfrm>
                          <a:custGeom>
                            <a:avLst/>
                            <a:gdLst/>
                            <a:ahLst/>
                            <a:cxnLst/>
                            <a:rect l="l" t="t" r="r" b="b"/>
                            <a:pathLst>
                              <a:path w="5981065" h="730885">
                                <a:moveTo>
                                  <a:pt x="5981065" y="721233"/>
                                </a:moveTo>
                                <a:lnTo>
                                  <a:pt x="0" y="721233"/>
                                </a:lnTo>
                                <a:lnTo>
                                  <a:pt x="0" y="730377"/>
                                </a:lnTo>
                                <a:lnTo>
                                  <a:pt x="5981065" y="730377"/>
                                </a:lnTo>
                                <a:lnTo>
                                  <a:pt x="5981065" y="721233"/>
                                </a:lnTo>
                                <a:close/>
                              </a:path>
                              <a:path w="5981065" h="730885">
                                <a:moveTo>
                                  <a:pt x="5981065" y="0"/>
                                </a:moveTo>
                                <a:lnTo>
                                  <a:pt x="0" y="0"/>
                                </a:lnTo>
                                <a:lnTo>
                                  <a:pt x="0" y="9144"/>
                                </a:lnTo>
                                <a:lnTo>
                                  <a:pt x="5981065" y="9144"/>
                                </a:lnTo>
                                <a:lnTo>
                                  <a:pt x="5981065"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861060" y="8560320"/>
                            <a:ext cx="6339840" cy="1036319"/>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1905000" y="1143000"/>
                            <a:ext cx="3962400" cy="10617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C9669CA" id="Group 1" o:spid="_x0000_s1026" style="position:absolute;margin-left:67.8pt;margin-top:90pt;width:499.2pt;height:665.65pt;z-index:-15868416;mso-wrap-distance-left:0;mso-wrap-distance-right:0;mso-position-horizontal-relative:page;mso-position-vertical-relative:page;mso-width-relative:margin;mso-height-relative:margin" coordorigin="8610,11430" coordsize="63398,84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">
                <v:shape id="Graphic 3" o:spid="_x0000_s1027" style="position:absolute;left:8964;top:24340;width:59810;height:7309;visibility:visible;mso-wrap-style:square;v-text-anchor:top" coordsize="598106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" path="m5981065,721233l,721233r,9144l5981065,730377r,-9144xem5981065,l,,,9144r5981065,l5981065,xe" fillcolor="#4f81b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8610;top:85603;width:63399;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">
                  <v:imagedata r:id="rId11" o:title=""/>
                </v:shape>
                <v:shape id="Image 5" o:spid="_x0000_s1029" type="#_x0000_t75" style="position:absolute;left:19050;top:11430;width:39624;height:10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">
                  <v:imagedata r:id="rId12" o:title=""/>
                </v:shape>
                <w10:wrap anchorx="page" anchory="page"/>
              </v:group>
            </w:pict>
          </mc:Fallback>
        </mc:AlternateContent>
      </w:r>
    </w:p>
    <w:p w14:paraId="059EBF91" w14:textId="77777777" w:rsidR="006E1F3C" w:rsidRPr="001C2B75" w:rsidRDefault="006E1F3C">
      <w:pPr>
        <w:pStyle w:val="BodyText"/>
        <w:spacing w:before="492"/>
        <w:ind w:left="0" w:firstLine="0"/>
        <w:jc w:val="left"/>
        <w:rPr>
          <w:rFonts w:asciiTheme="minorHAnsi" w:hAnsiTheme="minorHAnsi" w:cstheme="minorHAnsi"/>
          <w:sz w:val="72"/>
          <w:rPrChange w:id="2" w:author="Kush Khalasi" w:date="2025-07-29T15:02:00Z" w16du:dateUtc="2025-07-29T09:32:00Z">
            <w:rPr>
              <w:rFonts w:ascii="Times New Roman"/>
              <w:sz w:val="72"/>
            </w:rPr>
          </w:rPrChange>
        </w:rPr>
      </w:pPr>
    </w:p>
    <w:p w14:paraId="059EBF92" w14:textId="77777777" w:rsidR="006E1F3C" w:rsidRPr="001C2B75" w:rsidRDefault="00000000">
      <w:pPr>
        <w:pStyle w:val="Title"/>
        <w:rPr>
          <w:rFonts w:asciiTheme="minorHAnsi" w:hAnsiTheme="minorHAnsi" w:cstheme="minorHAnsi"/>
          <w:rPrChange w:id="3" w:author="Kush Khalasi" w:date="2025-07-29T15:02:00Z" w16du:dateUtc="2025-07-29T09:32:00Z">
            <w:rPr/>
          </w:rPrChange>
        </w:rPr>
      </w:pPr>
      <w:r w:rsidRPr="001C2B75">
        <w:rPr>
          <w:rFonts w:asciiTheme="minorHAnsi" w:hAnsiTheme="minorHAnsi" w:cstheme="minorHAnsi"/>
          <w:rPrChange w:id="4" w:author="Kush Khalasi" w:date="2025-07-29T15:02:00Z" w16du:dateUtc="2025-07-29T09:32:00Z">
            <w:rPr/>
          </w:rPrChange>
        </w:rPr>
        <w:t xml:space="preserve">ETHICAL </w:t>
      </w:r>
      <w:r w:rsidRPr="001C2B75">
        <w:rPr>
          <w:rFonts w:asciiTheme="minorHAnsi" w:hAnsiTheme="minorHAnsi" w:cstheme="minorHAnsi"/>
          <w:spacing w:val="-2"/>
          <w:rPrChange w:id="5" w:author="Kush Khalasi" w:date="2025-07-29T15:02:00Z" w16du:dateUtc="2025-07-29T09:32:00Z">
            <w:rPr>
              <w:spacing w:val="-2"/>
            </w:rPr>
          </w:rPrChange>
        </w:rPr>
        <w:t>GOVERNANCE</w:t>
      </w:r>
    </w:p>
    <w:p w14:paraId="059EBF93" w14:textId="3EB81EF7" w:rsidR="006E1F3C" w:rsidRPr="001C2B75" w:rsidRDefault="00000000">
      <w:pPr>
        <w:spacing w:before="376"/>
        <w:ind w:right="359"/>
        <w:jc w:val="center"/>
        <w:rPr>
          <w:rFonts w:asciiTheme="minorHAnsi" w:hAnsiTheme="minorHAnsi" w:cstheme="minorHAnsi"/>
          <w:b/>
          <w:sz w:val="32"/>
          <w:rPrChange w:id="6" w:author="Kush Khalasi" w:date="2025-07-29T15:02:00Z" w16du:dateUtc="2025-07-29T09:32:00Z">
            <w:rPr>
              <w:rFonts w:ascii="Arial"/>
              <w:b/>
              <w:sz w:val="32"/>
            </w:rPr>
          </w:rPrChange>
        </w:rPr>
      </w:pPr>
      <w:r w:rsidRPr="001C2B75">
        <w:rPr>
          <w:rFonts w:asciiTheme="minorHAnsi" w:hAnsiTheme="minorHAnsi" w:cstheme="minorHAnsi"/>
          <w:b/>
          <w:sz w:val="32"/>
          <w:rPrChange w:id="7" w:author="Kush Khalasi" w:date="2025-07-29T15:02:00Z" w16du:dateUtc="2025-07-29T09:32:00Z">
            <w:rPr>
              <w:rFonts w:ascii="Arial"/>
              <w:b/>
              <w:sz w:val="32"/>
            </w:rPr>
          </w:rPrChange>
        </w:rPr>
        <w:t>Effective</w:t>
      </w:r>
      <w:r w:rsidRPr="001C2B75">
        <w:rPr>
          <w:rFonts w:asciiTheme="minorHAnsi" w:hAnsiTheme="minorHAnsi" w:cstheme="minorHAnsi"/>
          <w:b/>
          <w:spacing w:val="-13"/>
          <w:sz w:val="32"/>
          <w:rPrChange w:id="8" w:author="Kush Khalasi" w:date="2025-07-29T15:02:00Z" w16du:dateUtc="2025-07-29T09:32:00Z">
            <w:rPr>
              <w:rFonts w:ascii="Arial"/>
              <w:b/>
              <w:spacing w:val="-13"/>
              <w:sz w:val="32"/>
            </w:rPr>
          </w:rPrChange>
        </w:rPr>
        <w:t xml:space="preserve"> </w:t>
      </w:r>
      <w:r w:rsidRPr="001C2B75">
        <w:rPr>
          <w:rFonts w:asciiTheme="minorHAnsi" w:hAnsiTheme="minorHAnsi" w:cstheme="minorHAnsi"/>
          <w:b/>
          <w:sz w:val="32"/>
          <w:rPrChange w:id="9" w:author="Kush Khalasi" w:date="2025-07-29T15:02:00Z" w16du:dateUtc="2025-07-29T09:32:00Z">
            <w:rPr>
              <w:rFonts w:ascii="Arial"/>
              <w:b/>
              <w:sz w:val="32"/>
            </w:rPr>
          </w:rPrChange>
        </w:rPr>
        <w:t>Date:</w:t>
      </w:r>
      <w:r w:rsidRPr="001C2B75">
        <w:rPr>
          <w:rFonts w:asciiTheme="minorHAnsi" w:hAnsiTheme="minorHAnsi" w:cstheme="minorHAnsi"/>
          <w:b/>
          <w:spacing w:val="-11"/>
          <w:sz w:val="32"/>
          <w:rPrChange w:id="10" w:author="Kush Khalasi" w:date="2025-07-29T15:02:00Z" w16du:dateUtc="2025-07-29T09:32:00Z">
            <w:rPr>
              <w:rFonts w:ascii="Arial"/>
              <w:b/>
              <w:spacing w:val="-11"/>
              <w:sz w:val="32"/>
            </w:rPr>
          </w:rPrChange>
        </w:rPr>
        <w:t xml:space="preserve"> </w:t>
      </w:r>
      <w:r w:rsidRPr="001C2B75">
        <w:rPr>
          <w:rFonts w:asciiTheme="minorHAnsi" w:hAnsiTheme="minorHAnsi" w:cstheme="minorHAnsi"/>
          <w:b/>
          <w:spacing w:val="-2"/>
          <w:sz w:val="32"/>
          <w:rPrChange w:id="11" w:author="Kush Khalasi" w:date="2025-07-29T15:02:00Z" w16du:dateUtc="2025-07-29T09:32:00Z">
            <w:rPr>
              <w:rFonts w:ascii="Arial"/>
              <w:b/>
              <w:spacing w:val="-2"/>
              <w:sz w:val="32"/>
            </w:rPr>
          </w:rPrChange>
        </w:rPr>
        <w:t>01/01/2024</w:t>
      </w:r>
    </w:p>
    <w:p w14:paraId="059EBF94" w14:textId="77777777" w:rsidR="006E1F3C" w:rsidRPr="001C2B75" w:rsidRDefault="006E1F3C">
      <w:pPr>
        <w:jc w:val="center"/>
        <w:rPr>
          <w:rFonts w:asciiTheme="minorHAnsi" w:hAnsiTheme="minorHAnsi" w:cstheme="minorHAnsi"/>
          <w:sz w:val="32"/>
          <w:rPrChange w:id="12" w:author="Kush Khalasi" w:date="2025-07-29T15:02:00Z" w16du:dateUtc="2025-07-29T09:32:00Z">
            <w:rPr>
              <w:rFonts w:ascii="Arial"/>
              <w:sz w:val="32"/>
            </w:rPr>
          </w:rPrChange>
        </w:rPr>
        <w:sectPr w:rsidR="006E1F3C" w:rsidRPr="001C2B75">
          <w:type w:val="continuous"/>
          <w:pgSz w:w="12240" w:h="15840"/>
          <w:pgMar w:top="1820" w:right="960" w:bottom="280" w:left="1320" w:header="720" w:footer="720" w:gutter="0"/>
          <w:cols w:space="720"/>
        </w:sectPr>
      </w:pPr>
    </w:p>
    <w:p w14:paraId="059EBF95" w14:textId="77777777" w:rsidR="006E1F3C" w:rsidRPr="001C2B75" w:rsidRDefault="00000000">
      <w:pPr>
        <w:pStyle w:val="BodyText"/>
        <w:spacing w:before="363"/>
        <w:ind w:left="0" w:firstLine="0"/>
        <w:jc w:val="left"/>
        <w:rPr>
          <w:rFonts w:asciiTheme="minorHAnsi" w:hAnsiTheme="minorHAnsi" w:cstheme="minorHAnsi"/>
          <w:b/>
          <w:sz w:val="40"/>
          <w:rPrChange w:id="13" w:author="Kush Khalasi" w:date="2025-07-29T15:02:00Z" w16du:dateUtc="2025-07-29T09:32:00Z">
            <w:rPr>
              <w:rFonts w:ascii="Arial"/>
              <w:b/>
              <w:sz w:val="40"/>
            </w:rPr>
          </w:rPrChange>
        </w:rPr>
      </w:pPr>
      <w:r w:rsidRPr="001C2B75">
        <w:rPr>
          <w:rFonts w:asciiTheme="minorHAnsi" w:hAnsiTheme="minorHAnsi" w:cstheme="minorHAnsi"/>
          <w:noProof/>
          <w:rPrChange w:id="14" w:author="Kush Khalasi" w:date="2025-07-29T15:02:00Z" w16du:dateUtc="2025-07-29T09:32:00Z">
            <w:rPr>
              <w:noProof/>
            </w:rPr>
          </w:rPrChange>
        </w:rPr>
        <w:lastRenderedPageBreak/>
        <w:drawing>
          <wp:anchor distT="0" distB="0" distL="0" distR="0" simplePos="0" relativeHeight="15729152" behindDoc="0" locked="0" layoutInCell="1" allowOverlap="1" wp14:anchorId="059EC00C" wp14:editId="059EC00D">
            <wp:simplePos x="0" y="0"/>
            <wp:positionH relativeFrom="page">
              <wp:posOffset>561975</wp:posOffset>
            </wp:positionH>
            <wp:positionV relativeFrom="page">
              <wp:posOffset>511175</wp:posOffset>
            </wp:positionV>
            <wp:extent cx="1936623" cy="51689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936623" cy="516890"/>
                    </a:xfrm>
                    <a:prstGeom prst="rect">
                      <a:avLst/>
                    </a:prstGeom>
                  </pic:spPr>
                </pic:pic>
              </a:graphicData>
            </a:graphic>
          </wp:anchor>
        </w:drawing>
      </w:r>
      <w:r w:rsidRPr="001C2B75">
        <w:rPr>
          <w:rFonts w:asciiTheme="minorHAnsi" w:hAnsiTheme="minorHAnsi" w:cstheme="minorHAnsi"/>
          <w:noProof/>
          <w:rPrChange w:id="15" w:author="Kush Khalasi" w:date="2025-07-29T15:02:00Z" w16du:dateUtc="2025-07-29T09:32:00Z">
            <w:rPr>
              <w:noProof/>
            </w:rPr>
          </w:rPrChange>
        </w:rPr>
        <mc:AlternateContent>
          <mc:Choice Requires="wps">
            <w:drawing>
              <wp:anchor distT="0" distB="0" distL="0" distR="0" simplePos="0" relativeHeight="15729664" behindDoc="0" locked="0" layoutInCell="1" allowOverlap="1" wp14:anchorId="059EC00E" wp14:editId="059EC00F">
                <wp:simplePos x="0" y="0"/>
                <wp:positionH relativeFrom="page">
                  <wp:posOffset>4953889</wp:posOffset>
                </wp:positionH>
                <wp:positionV relativeFrom="page">
                  <wp:posOffset>502919</wp:posOffset>
                </wp:positionV>
                <wp:extent cx="18415" cy="4775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477520"/>
                        </a:xfrm>
                        <a:custGeom>
                          <a:avLst/>
                          <a:gdLst/>
                          <a:ahLst/>
                          <a:cxnLst/>
                          <a:rect l="l" t="t" r="r" b="b"/>
                          <a:pathLst>
                            <a:path w="18415" h="477520">
                              <a:moveTo>
                                <a:pt x="6096" y="0"/>
                              </a:moveTo>
                              <a:lnTo>
                                <a:pt x="0" y="0"/>
                              </a:lnTo>
                              <a:lnTo>
                                <a:pt x="0" y="477012"/>
                              </a:lnTo>
                              <a:lnTo>
                                <a:pt x="6096" y="477012"/>
                              </a:lnTo>
                              <a:lnTo>
                                <a:pt x="6096" y="0"/>
                              </a:lnTo>
                              <a:close/>
                            </a:path>
                            <a:path w="18415" h="477520">
                              <a:moveTo>
                                <a:pt x="18275" y="0"/>
                              </a:moveTo>
                              <a:lnTo>
                                <a:pt x="12192" y="0"/>
                              </a:lnTo>
                              <a:lnTo>
                                <a:pt x="12192" y="477012"/>
                              </a:lnTo>
                              <a:lnTo>
                                <a:pt x="18275" y="477012"/>
                              </a:lnTo>
                              <a:lnTo>
                                <a:pt x="18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98C6AF" id="Graphic 11" o:spid="_x0000_s1026" style="position:absolute;margin-left:390.05pt;margin-top:39.6pt;width:1.45pt;height:37.6pt;z-index:15729664;visibility:visible;mso-wrap-style:square;mso-wrap-distance-left:0;mso-wrap-distance-top:0;mso-wrap-distance-right:0;mso-wrap-distance-bottom:0;mso-position-horizontal:absolute;mso-position-horizontal-relative:page;mso-position-vertical:absolute;mso-position-vertical-relative:page;v-text-anchor:top" coordsize="18415,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" path="m6096,l,,,477012r6096,l6096,xem18275,l12192,r,477012l18275,477012,18275,xe" fillcolor="black" stroked="f">
                <v:path arrowok="t"/>
                <w10:wrap anchorx="page" anchory="page"/>
              </v:shape>
            </w:pict>
          </mc:Fallback>
        </mc:AlternateContent>
      </w:r>
    </w:p>
    <w:p w14:paraId="059EBF96" w14:textId="77777777" w:rsidR="006E1F3C" w:rsidRPr="001C2B75" w:rsidRDefault="00000000">
      <w:pPr>
        <w:ind w:left="3" w:right="358"/>
        <w:jc w:val="center"/>
        <w:rPr>
          <w:rFonts w:asciiTheme="minorHAnsi" w:hAnsiTheme="minorHAnsi" w:cstheme="minorHAnsi"/>
          <w:b/>
          <w:sz w:val="40"/>
          <w:rPrChange w:id="16" w:author="Kush Khalasi" w:date="2025-07-29T15:02:00Z" w16du:dateUtc="2025-07-29T09:32:00Z">
            <w:rPr>
              <w:b/>
              <w:sz w:val="40"/>
            </w:rPr>
          </w:rPrChange>
        </w:rPr>
      </w:pPr>
      <w:r w:rsidRPr="001C2B75">
        <w:rPr>
          <w:rFonts w:asciiTheme="minorHAnsi" w:hAnsiTheme="minorHAnsi" w:cstheme="minorHAnsi"/>
          <w:b/>
          <w:color w:val="365F91"/>
          <w:sz w:val="40"/>
          <w:u w:val="thick" w:color="365F91"/>
          <w:rPrChange w:id="17" w:author="Kush Khalasi" w:date="2025-07-29T15:02:00Z" w16du:dateUtc="2025-07-29T09:32:00Z">
            <w:rPr>
              <w:b/>
              <w:color w:val="365F91"/>
              <w:sz w:val="40"/>
              <w:u w:val="thick" w:color="365F91"/>
            </w:rPr>
          </w:rPrChange>
        </w:rPr>
        <w:t>TABLE</w:t>
      </w:r>
      <w:r w:rsidRPr="001C2B75">
        <w:rPr>
          <w:rFonts w:asciiTheme="minorHAnsi" w:hAnsiTheme="minorHAnsi" w:cstheme="minorHAnsi"/>
          <w:b/>
          <w:color w:val="365F91"/>
          <w:spacing w:val="-1"/>
          <w:sz w:val="40"/>
          <w:u w:val="thick" w:color="365F91"/>
          <w:rPrChange w:id="18" w:author="Kush Khalasi" w:date="2025-07-29T15:02:00Z" w16du:dateUtc="2025-07-29T09:32:00Z">
            <w:rPr>
              <w:b/>
              <w:color w:val="365F91"/>
              <w:spacing w:val="-1"/>
              <w:sz w:val="40"/>
              <w:u w:val="thick" w:color="365F91"/>
            </w:rPr>
          </w:rPrChange>
        </w:rPr>
        <w:t xml:space="preserve"> </w:t>
      </w:r>
      <w:r w:rsidRPr="001C2B75">
        <w:rPr>
          <w:rFonts w:asciiTheme="minorHAnsi" w:hAnsiTheme="minorHAnsi" w:cstheme="minorHAnsi"/>
          <w:b/>
          <w:color w:val="365F91"/>
          <w:sz w:val="40"/>
          <w:u w:val="thick" w:color="365F91"/>
          <w:rPrChange w:id="19" w:author="Kush Khalasi" w:date="2025-07-29T15:02:00Z" w16du:dateUtc="2025-07-29T09:32:00Z">
            <w:rPr>
              <w:b/>
              <w:color w:val="365F91"/>
              <w:sz w:val="40"/>
              <w:u w:val="thick" w:color="365F91"/>
            </w:rPr>
          </w:rPrChange>
        </w:rPr>
        <w:t>OF</w:t>
      </w:r>
      <w:r w:rsidRPr="001C2B75">
        <w:rPr>
          <w:rFonts w:asciiTheme="minorHAnsi" w:hAnsiTheme="minorHAnsi" w:cstheme="minorHAnsi"/>
          <w:b/>
          <w:color w:val="365F91"/>
          <w:spacing w:val="-1"/>
          <w:sz w:val="40"/>
          <w:u w:val="thick" w:color="365F91"/>
          <w:rPrChange w:id="20" w:author="Kush Khalasi" w:date="2025-07-29T15:02:00Z" w16du:dateUtc="2025-07-29T09:32:00Z">
            <w:rPr>
              <w:b/>
              <w:color w:val="365F91"/>
              <w:spacing w:val="-1"/>
              <w:sz w:val="40"/>
              <w:u w:val="thick" w:color="365F91"/>
            </w:rPr>
          </w:rPrChange>
        </w:rPr>
        <w:t xml:space="preserve"> </w:t>
      </w:r>
      <w:r w:rsidRPr="001C2B75">
        <w:rPr>
          <w:rFonts w:asciiTheme="minorHAnsi" w:hAnsiTheme="minorHAnsi" w:cstheme="minorHAnsi"/>
          <w:b/>
          <w:color w:val="365F91"/>
          <w:spacing w:val="-2"/>
          <w:sz w:val="40"/>
          <w:u w:val="thick" w:color="365F91"/>
          <w:rPrChange w:id="21" w:author="Kush Khalasi" w:date="2025-07-29T15:02:00Z" w16du:dateUtc="2025-07-29T09:32:00Z">
            <w:rPr>
              <w:b/>
              <w:color w:val="365F91"/>
              <w:spacing w:val="-2"/>
              <w:sz w:val="40"/>
              <w:u w:val="thick" w:color="365F91"/>
            </w:rPr>
          </w:rPrChange>
        </w:rPr>
        <w:t>CONTENTS</w:t>
      </w:r>
    </w:p>
    <w:sdt>
      <w:sdtPr>
        <w:rPr>
          <w:rFonts w:asciiTheme="minorHAnsi" w:hAnsiTheme="minorHAnsi" w:cstheme="minorHAnsi"/>
          <w:rPrChange w:id="22" w:author="Kush Khalasi" w:date="2025-07-29T15:02:00Z" w16du:dateUtc="2025-07-29T09:32:00Z">
            <w:rPr/>
          </w:rPrChange>
        </w:rPr>
        <w:id w:val="-109046494"/>
        <w:docPartObj>
          <w:docPartGallery w:val="Table of Contents"/>
          <w:docPartUnique/>
        </w:docPartObj>
      </w:sdtPr>
      <w:sdtContent>
        <w:p w14:paraId="665AACF9" w14:textId="4252EF7F" w:rsidR="000F18CD" w:rsidRDefault="00000000">
          <w:pPr>
            <w:pStyle w:val="TOC1"/>
            <w:tabs>
              <w:tab w:val="right" w:leader="dot" w:pos="9950"/>
            </w:tabs>
            <w:rPr>
              <w:ins w:id="23"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r w:rsidRPr="001C2B75">
            <w:rPr>
              <w:rFonts w:asciiTheme="minorHAnsi" w:hAnsiTheme="minorHAnsi" w:cstheme="minorHAnsi"/>
              <w:rPrChange w:id="24" w:author="Kush Khalasi" w:date="2025-07-29T15:02:00Z" w16du:dateUtc="2025-07-29T09:32:00Z">
                <w:rPr/>
              </w:rPrChange>
            </w:rPr>
            <w:fldChar w:fldCharType="begin"/>
          </w:r>
          <w:r w:rsidRPr="001C2B75">
            <w:rPr>
              <w:rFonts w:asciiTheme="minorHAnsi" w:hAnsiTheme="minorHAnsi" w:cstheme="minorHAnsi"/>
              <w:rPrChange w:id="25" w:author="Kush Khalasi" w:date="2025-07-29T15:02:00Z" w16du:dateUtc="2025-07-29T09:32:00Z">
                <w:rPr/>
              </w:rPrChange>
            </w:rPr>
            <w:instrText xml:space="preserve">TOC \o "1-1" \h \z \u </w:instrText>
          </w:r>
          <w:r w:rsidRPr="001C2B75">
            <w:rPr>
              <w:rFonts w:asciiTheme="minorHAnsi" w:hAnsiTheme="minorHAnsi" w:cstheme="minorHAnsi"/>
              <w:rPrChange w:id="26" w:author="Kush Khalasi" w:date="2025-07-29T15:02:00Z" w16du:dateUtc="2025-07-29T09:32:00Z">
                <w:rPr/>
              </w:rPrChange>
            </w:rPr>
            <w:fldChar w:fldCharType="separate"/>
          </w:r>
          <w:ins w:id="27" w:author="Kush Khalasi" w:date="2025-07-29T15:49:00Z" w16du:dateUtc="2025-07-29T10:19:00Z">
            <w:r w:rsidR="000F18CD" w:rsidRPr="0073502A">
              <w:rPr>
                <w:rStyle w:val="Hyperlink"/>
                <w:noProof/>
              </w:rPr>
              <w:fldChar w:fldCharType="begin"/>
            </w:r>
            <w:r w:rsidR="000F18CD" w:rsidRPr="0073502A">
              <w:rPr>
                <w:rStyle w:val="Hyperlink"/>
                <w:noProof/>
              </w:rPr>
              <w:instrText xml:space="preserve"> </w:instrText>
            </w:r>
            <w:r w:rsidR="000F18CD">
              <w:rPr>
                <w:noProof/>
              </w:rPr>
              <w:instrText>HYPERLINK \l "_Toc204696572"</w:instrText>
            </w:r>
            <w:r w:rsidR="000F18CD" w:rsidRPr="0073502A">
              <w:rPr>
                <w:rStyle w:val="Hyperlink"/>
                <w:noProof/>
              </w:rPr>
              <w:instrText xml:space="preserve"> </w:instrText>
            </w:r>
            <w:r w:rsidR="000F18CD" w:rsidRPr="0073502A">
              <w:rPr>
                <w:rStyle w:val="Hyperlink"/>
                <w:noProof/>
              </w:rPr>
            </w:r>
            <w:r w:rsidR="000F18CD" w:rsidRPr="0073502A">
              <w:rPr>
                <w:rStyle w:val="Hyperlink"/>
                <w:noProof/>
              </w:rPr>
              <w:fldChar w:fldCharType="separate"/>
            </w:r>
            <w:r w:rsidR="000F18CD" w:rsidRPr="0073502A">
              <w:rPr>
                <w:rStyle w:val="Hyperlink"/>
                <w:noProof/>
              </w:rPr>
              <w:t>REVISOIN HISTORY TABLE</w:t>
            </w:r>
            <w:r w:rsidR="000F18CD">
              <w:rPr>
                <w:noProof/>
                <w:webHidden/>
              </w:rPr>
              <w:tab/>
            </w:r>
            <w:r w:rsidR="000F18CD">
              <w:rPr>
                <w:noProof/>
                <w:webHidden/>
              </w:rPr>
              <w:fldChar w:fldCharType="begin"/>
            </w:r>
            <w:r w:rsidR="000F18CD">
              <w:rPr>
                <w:noProof/>
                <w:webHidden/>
              </w:rPr>
              <w:instrText xml:space="preserve"> PAGEREF _Toc204696572 \h </w:instrText>
            </w:r>
            <w:r w:rsidR="000F18CD">
              <w:rPr>
                <w:noProof/>
                <w:webHidden/>
              </w:rPr>
            </w:r>
            <w:r w:rsidR="000F18CD">
              <w:rPr>
                <w:noProof/>
                <w:webHidden/>
              </w:rPr>
              <w:fldChar w:fldCharType="separate"/>
            </w:r>
            <w:r w:rsidR="000F18CD">
              <w:rPr>
                <w:noProof/>
                <w:webHidden/>
              </w:rPr>
              <w:t>2</w:t>
            </w:r>
            <w:r w:rsidR="000F18CD">
              <w:rPr>
                <w:noProof/>
                <w:webHidden/>
              </w:rPr>
              <w:fldChar w:fldCharType="end"/>
            </w:r>
            <w:r w:rsidR="000F18CD" w:rsidRPr="0073502A">
              <w:rPr>
                <w:rStyle w:val="Hyperlink"/>
                <w:noProof/>
              </w:rPr>
              <w:fldChar w:fldCharType="end"/>
            </w:r>
          </w:ins>
        </w:p>
        <w:p w14:paraId="3FAAB715" w14:textId="503C26CD" w:rsidR="000F18CD" w:rsidRDefault="000F18CD">
          <w:pPr>
            <w:pStyle w:val="TOC1"/>
            <w:tabs>
              <w:tab w:val="right" w:leader="dot" w:pos="9950"/>
            </w:tabs>
            <w:rPr>
              <w:ins w:id="28"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29"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"_Toc204696573"</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1.</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spacing w:val="-2"/>
              </w:rPr>
              <w:t>INTRODUCTION</w:t>
            </w:r>
            <w:r>
              <w:rPr>
                <w:noProof/>
                <w:webHidden/>
              </w:rPr>
              <w:tab/>
            </w:r>
            <w:r>
              <w:rPr>
                <w:noProof/>
                <w:webHidden/>
              </w:rPr>
              <w:fldChar w:fldCharType="begin"/>
            </w:r>
            <w:r>
              <w:rPr>
                <w:noProof/>
                <w:webHidden/>
              </w:rPr>
              <w:instrText xml:space="preserve"> PAGEREF _Toc204696573 \h </w:instrText>
            </w:r>
            <w:r>
              <w:rPr>
                <w:noProof/>
                <w:webHidden/>
              </w:rPr>
            </w:r>
            <w:r>
              <w:rPr>
                <w:noProof/>
                <w:webHidden/>
              </w:rPr>
              <w:fldChar w:fldCharType="separate"/>
            </w:r>
            <w:r>
              <w:rPr>
                <w:noProof/>
                <w:webHidden/>
              </w:rPr>
              <w:t>3</w:t>
            </w:r>
            <w:r>
              <w:rPr>
                <w:noProof/>
                <w:webHidden/>
              </w:rPr>
              <w:fldChar w:fldCharType="end"/>
            </w:r>
            <w:r w:rsidRPr="0073502A">
              <w:rPr>
                <w:rStyle w:val="Hyperlink"/>
                <w:noProof/>
              </w:rPr>
              <w:fldChar w:fldCharType="end"/>
            </w:r>
          </w:ins>
        </w:p>
        <w:p w14:paraId="133E6651" w14:textId="3461F469" w:rsidR="000F18CD" w:rsidRDefault="000F18CD">
          <w:pPr>
            <w:pStyle w:val="TOC1"/>
            <w:tabs>
              <w:tab w:val="right" w:leader="dot" w:pos="9950"/>
            </w:tabs>
            <w:rPr>
              <w:ins w:id="30"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31"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"_Toc204696574"</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2.</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spacing w:val="-2"/>
              </w:rPr>
              <w:t>SCOPE</w:t>
            </w:r>
            <w:r>
              <w:rPr>
                <w:noProof/>
                <w:webHidden/>
              </w:rPr>
              <w:tab/>
            </w:r>
            <w:r>
              <w:rPr>
                <w:noProof/>
                <w:webHidden/>
              </w:rPr>
              <w:fldChar w:fldCharType="begin"/>
            </w:r>
            <w:r>
              <w:rPr>
                <w:noProof/>
                <w:webHidden/>
              </w:rPr>
              <w:instrText xml:space="preserve"> PAGEREF _Toc204696574 \h </w:instrText>
            </w:r>
            <w:r>
              <w:rPr>
                <w:noProof/>
                <w:webHidden/>
              </w:rPr>
            </w:r>
            <w:r>
              <w:rPr>
                <w:noProof/>
                <w:webHidden/>
              </w:rPr>
              <w:fldChar w:fldCharType="separate"/>
            </w:r>
            <w:r>
              <w:rPr>
                <w:noProof/>
                <w:webHidden/>
              </w:rPr>
              <w:t>3</w:t>
            </w:r>
            <w:r>
              <w:rPr>
                <w:noProof/>
                <w:webHidden/>
              </w:rPr>
              <w:fldChar w:fldCharType="end"/>
            </w:r>
            <w:r w:rsidRPr="0073502A">
              <w:rPr>
                <w:rStyle w:val="Hyperlink"/>
                <w:noProof/>
              </w:rPr>
              <w:fldChar w:fldCharType="end"/>
            </w:r>
          </w:ins>
        </w:p>
        <w:p w14:paraId="5BE7E20E" w14:textId="2D0D94C5" w:rsidR="000F18CD" w:rsidRDefault="000F18CD">
          <w:pPr>
            <w:pStyle w:val="TOC1"/>
            <w:tabs>
              <w:tab w:val="right" w:leader="dot" w:pos="9950"/>
            </w:tabs>
            <w:rPr>
              <w:ins w:id="32"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33"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"_Toc204696575"</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3.</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spacing w:val="-2"/>
              </w:rPr>
              <w:t>POLICY OBJECTIVE</w:t>
            </w:r>
            <w:r>
              <w:rPr>
                <w:noProof/>
                <w:webHidden/>
              </w:rPr>
              <w:tab/>
            </w:r>
            <w:r>
              <w:rPr>
                <w:noProof/>
                <w:webHidden/>
              </w:rPr>
              <w:fldChar w:fldCharType="begin"/>
            </w:r>
            <w:r>
              <w:rPr>
                <w:noProof/>
                <w:webHidden/>
              </w:rPr>
              <w:instrText xml:space="preserve"> PAGEREF _Toc204696575 \h </w:instrText>
            </w:r>
            <w:r>
              <w:rPr>
                <w:noProof/>
                <w:webHidden/>
              </w:rPr>
            </w:r>
            <w:r>
              <w:rPr>
                <w:noProof/>
                <w:webHidden/>
              </w:rPr>
              <w:fldChar w:fldCharType="separate"/>
            </w:r>
            <w:r>
              <w:rPr>
                <w:noProof/>
                <w:webHidden/>
              </w:rPr>
              <w:t>3</w:t>
            </w:r>
            <w:r>
              <w:rPr>
                <w:noProof/>
                <w:webHidden/>
              </w:rPr>
              <w:fldChar w:fldCharType="end"/>
            </w:r>
            <w:r w:rsidRPr="0073502A">
              <w:rPr>
                <w:rStyle w:val="Hyperlink"/>
                <w:noProof/>
              </w:rPr>
              <w:fldChar w:fldCharType="end"/>
            </w:r>
          </w:ins>
        </w:p>
        <w:p w14:paraId="69D80881" w14:textId="11AE2AD1" w:rsidR="000F18CD" w:rsidRDefault="000F18CD">
          <w:pPr>
            <w:pStyle w:val="TOC1"/>
            <w:tabs>
              <w:tab w:val="right" w:leader="dot" w:pos="9950"/>
            </w:tabs>
            <w:rPr>
              <w:ins w:id="34"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35"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"_Toc204696576"</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4.</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spacing w:val="-2"/>
              </w:rPr>
              <w:t>FOCUS AREAS</w:t>
            </w:r>
            <w:r>
              <w:rPr>
                <w:noProof/>
                <w:webHidden/>
              </w:rPr>
              <w:tab/>
            </w:r>
            <w:r>
              <w:rPr>
                <w:noProof/>
                <w:webHidden/>
              </w:rPr>
              <w:fldChar w:fldCharType="begin"/>
            </w:r>
            <w:r>
              <w:rPr>
                <w:noProof/>
                <w:webHidden/>
              </w:rPr>
              <w:instrText xml:space="preserve"> PAGEREF _Toc204696576 \h </w:instrText>
            </w:r>
            <w:r>
              <w:rPr>
                <w:noProof/>
                <w:webHidden/>
              </w:rPr>
            </w:r>
            <w:r>
              <w:rPr>
                <w:noProof/>
                <w:webHidden/>
              </w:rPr>
              <w:fldChar w:fldCharType="separate"/>
            </w:r>
            <w:r>
              <w:rPr>
                <w:noProof/>
                <w:webHidden/>
              </w:rPr>
              <w:t>3</w:t>
            </w:r>
            <w:r>
              <w:rPr>
                <w:noProof/>
                <w:webHidden/>
              </w:rPr>
              <w:fldChar w:fldCharType="end"/>
            </w:r>
            <w:r w:rsidRPr="0073502A">
              <w:rPr>
                <w:rStyle w:val="Hyperlink"/>
                <w:noProof/>
              </w:rPr>
              <w:fldChar w:fldCharType="end"/>
            </w:r>
          </w:ins>
        </w:p>
        <w:p w14:paraId="1FCB1967" w14:textId="4EA796F4" w:rsidR="000F18CD" w:rsidRDefault="000F18CD">
          <w:pPr>
            <w:pStyle w:val="TOC1"/>
            <w:tabs>
              <w:tab w:val="right" w:leader="dot" w:pos="9950"/>
            </w:tabs>
            <w:rPr>
              <w:ins w:id="36"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37"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"_Toc204696577"</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5.</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spacing w:val="-2"/>
              </w:rPr>
              <w:t>QUALITATIVE TARGETS</w:t>
            </w:r>
            <w:r>
              <w:rPr>
                <w:noProof/>
                <w:webHidden/>
              </w:rPr>
              <w:tab/>
            </w:r>
            <w:r>
              <w:rPr>
                <w:noProof/>
                <w:webHidden/>
              </w:rPr>
              <w:fldChar w:fldCharType="begin"/>
            </w:r>
            <w:r>
              <w:rPr>
                <w:noProof/>
                <w:webHidden/>
              </w:rPr>
              <w:instrText xml:space="preserve"> PAGEREF _Toc204696577 \h </w:instrText>
            </w:r>
            <w:r>
              <w:rPr>
                <w:noProof/>
                <w:webHidden/>
              </w:rPr>
            </w:r>
            <w:r>
              <w:rPr>
                <w:noProof/>
                <w:webHidden/>
              </w:rPr>
              <w:fldChar w:fldCharType="separate"/>
            </w:r>
            <w:r>
              <w:rPr>
                <w:noProof/>
                <w:webHidden/>
              </w:rPr>
              <w:t>6</w:t>
            </w:r>
            <w:r>
              <w:rPr>
                <w:noProof/>
                <w:webHidden/>
              </w:rPr>
              <w:fldChar w:fldCharType="end"/>
            </w:r>
            <w:r w:rsidRPr="0073502A">
              <w:rPr>
                <w:rStyle w:val="Hyperlink"/>
                <w:noProof/>
              </w:rPr>
              <w:fldChar w:fldCharType="end"/>
            </w:r>
          </w:ins>
        </w:p>
        <w:p w14:paraId="4D9A4468" w14:textId="3732C795" w:rsidR="000F18CD" w:rsidRDefault="000F18CD">
          <w:pPr>
            <w:pStyle w:val="TOC1"/>
            <w:tabs>
              <w:tab w:val="right" w:leader="dot" w:pos="9950"/>
            </w:tabs>
            <w:rPr>
              <w:ins w:id="38"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39"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"_Toc204696578"</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6.</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spacing w:val="-2"/>
              </w:rPr>
              <w:t>TARGETS</w:t>
            </w:r>
            <w:r>
              <w:rPr>
                <w:noProof/>
                <w:webHidden/>
              </w:rPr>
              <w:tab/>
            </w:r>
            <w:r>
              <w:rPr>
                <w:noProof/>
                <w:webHidden/>
              </w:rPr>
              <w:fldChar w:fldCharType="begin"/>
            </w:r>
            <w:r>
              <w:rPr>
                <w:noProof/>
                <w:webHidden/>
              </w:rPr>
              <w:instrText xml:space="preserve"> PAGEREF _Toc204696578 \h </w:instrText>
            </w:r>
            <w:r>
              <w:rPr>
                <w:noProof/>
                <w:webHidden/>
              </w:rPr>
            </w:r>
            <w:r>
              <w:rPr>
                <w:noProof/>
                <w:webHidden/>
              </w:rPr>
              <w:fldChar w:fldCharType="separate"/>
            </w:r>
            <w:r>
              <w:rPr>
                <w:noProof/>
                <w:webHidden/>
              </w:rPr>
              <w:t>7</w:t>
            </w:r>
            <w:r>
              <w:rPr>
                <w:noProof/>
                <w:webHidden/>
              </w:rPr>
              <w:fldChar w:fldCharType="end"/>
            </w:r>
            <w:r w:rsidRPr="0073502A">
              <w:rPr>
                <w:rStyle w:val="Hyperlink"/>
                <w:noProof/>
              </w:rPr>
              <w:fldChar w:fldCharType="end"/>
            </w:r>
          </w:ins>
        </w:p>
        <w:p w14:paraId="323F2844" w14:textId="78AABF37" w:rsidR="000F18CD" w:rsidRDefault="000F18CD">
          <w:pPr>
            <w:pStyle w:val="TOC1"/>
            <w:tabs>
              <w:tab w:val="right" w:leader="dot" w:pos="9950"/>
            </w:tabs>
            <w:rPr>
              <w:ins w:id="40"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41"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"_Toc204696579"</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7.</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spacing w:val="-2"/>
              </w:rPr>
              <w:t>EMPLOYEE CONDUCT EXPECTATIONS</w:t>
            </w:r>
            <w:r>
              <w:rPr>
                <w:noProof/>
                <w:webHidden/>
              </w:rPr>
              <w:tab/>
            </w:r>
            <w:r>
              <w:rPr>
                <w:noProof/>
                <w:webHidden/>
              </w:rPr>
              <w:fldChar w:fldCharType="begin"/>
            </w:r>
            <w:r>
              <w:rPr>
                <w:noProof/>
                <w:webHidden/>
              </w:rPr>
              <w:instrText xml:space="preserve"> PAGEREF _Toc204696579 \h </w:instrText>
            </w:r>
            <w:r>
              <w:rPr>
                <w:noProof/>
                <w:webHidden/>
              </w:rPr>
            </w:r>
            <w:r>
              <w:rPr>
                <w:noProof/>
                <w:webHidden/>
              </w:rPr>
              <w:fldChar w:fldCharType="separate"/>
            </w:r>
            <w:r>
              <w:rPr>
                <w:noProof/>
                <w:webHidden/>
              </w:rPr>
              <w:t>8</w:t>
            </w:r>
            <w:r>
              <w:rPr>
                <w:noProof/>
                <w:webHidden/>
              </w:rPr>
              <w:fldChar w:fldCharType="end"/>
            </w:r>
            <w:r w:rsidRPr="0073502A">
              <w:rPr>
                <w:rStyle w:val="Hyperlink"/>
                <w:noProof/>
              </w:rPr>
              <w:fldChar w:fldCharType="end"/>
            </w:r>
          </w:ins>
        </w:p>
        <w:p w14:paraId="3BF8946A" w14:textId="678B1463" w:rsidR="000F18CD" w:rsidRDefault="000F18CD">
          <w:pPr>
            <w:pStyle w:val="TOC1"/>
            <w:tabs>
              <w:tab w:val="right" w:leader="dot" w:pos="9950"/>
            </w:tabs>
            <w:rPr>
              <w:ins w:id="42"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43"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"_Toc204696580"</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8.</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rPr>
              <w:t>CONSEQUENCES FOR VIOLATION OF THIS POLICY</w:t>
            </w:r>
            <w:r>
              <w:rPr>
                <w:noProof/>
                <w:webHidden/>
              </w:rPr>
              <w:tab/>
            </w:r>
            <w:r>
              <w:rPr>
                <w:noProof/>
                <w:webHidden/>
              </w:rPr>
              <w:fldChar w:fldCharType="begin"/>
            </w:r>
            <w:r>
              <w:rPr>
                <w:noProof/>
                <w:webHidden/>
              </w:rPr>
              <w:instrText xml:space="preserve"> PAGEREF _Toc204696580 \h </w:instrText>
            </w:r>
            <w:r>
              <w:rPr>
                <w:noProof/>
                <w:webHidden/>
              </w:rPr>
            </w:r>
            <w:r>
              <w:rPr>
                <w:noProof/>
                <w:webHidden/>
              </w:rPr>
              <w:fldChar w:fldCharType="separate"/>
            </w:r>
            <w:r>
              <w:rPr>
                <w:noProof/>
                <w:webHidden/>
              </w:rPr>
              <w:t>11</w:t>
            </w:r>
            <w:r>
              <w:rPr>
                <w:noProof/>
                <w:webHidden/>
              </w:rPr>
              <w:fldChar w:fldCharType="end"/>
            </w:r>
            <w:r w:rsidRPr="0073502A">
              <w:rPr>
                <w:rStyle w:val="Hyperlink"/>
                <w:noProof/>
              </w:rPr>
              <w:fldChar w:fldCharType="end"/>
            </w:r>
          </w:ins>
        </w:p>
        <w:p w14:paraId="4A628CEF" w14:textId="79F3ABEC" w:rsidR="000F18CD" w:rsidRDefault="000F18CD">
          <w:pPr>
            <w:pStyle w:val="TOC1"/>
            <w:tabs>
              <w:tab w:val="right" w:leader="dot" w:pos="9950"/>
            </w:tabs>
            <w:rPr>
              <w:ins w:id="44"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45"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"_Toc204696582"</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9.</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spacing w:val="-2"/>
              </w:rPr>
              <w:t>RESPONSIBILITIES</w:t>
            </w:r>
            <w:r>
              <w:rPr>
                <w:noProof/>
                <w:webHidden/>
              </w:rPr>
              <w:tab/>
            </w:r>
            <w:r>
              <w:rPr>
                <w:noProof/>
                <w:webHidden/>
              </w:rPr>
              <w:fldChar w:fldCharType="begin"/>
            </w:r>
            <w:r>
              <w:rPr>
                <w:noProof/>
                <w:webHidden/>
              </w:rPr>
              <w:instrText xml:space="preserve"> PAGEREF _Toc204696582 \h </w:instrText>
            </w:r>
            <w:r>
              <w:rPr>
                <w:noProof/>
                <w:webHidden/>
              </w:rPr>
            </w:r>
            <w:r>
              <w:rPr>
                <w:noProof/>
                <w:webHidden/>
              </w:rPr>
              <w:fldChar w:fldCharType="separate"/>
            </w:r>
            <w:r>
              <w:rPr>
                <w:noProof/>
                <w:webHidden/>
              </w:rPr>
              <w:t>12</w:t>
            </w:r>
            <w:r>
              <w:rPr>
                <w:noProof/>
                <w:webHidden/>
              </w:rPr>
              <w:fldChar w:fldCharType="end"/>
            </w:r>
            <w:r w:rsidRPr="0073502A">
              <w:rPr>
                <w:rStyle w:val="Hyperlink"/>
                <w:noProof/>
              </w:rPr>
              <w:fldChar w:fldCharType="end"/>
            </w:r>
          </w:ins>
        </w:p>
        <w:p w14:paraId="41C59247" w14:textId="62E7831B" w:rsidR="000F18CD" w:rsidRDefault="000F18CD">
          <w:pPr>
            <w:pStyle w:val="TOC1"/>
            <w:tabs>
              <w:tab w:val="right" w:leader="dot" w:pos="9950"/>
            </w:tabs>
            <w:rPr>
              <w:ins w:id="46"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47"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"_Toc204696583"</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10.</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spacing w:val="-2"/>
              </w:rPr>
              <w:t>REPORTING</w:t>
            </w:r>
            <w:r>
              <w:rPr>
                <w:noProof/>
                <w:webHidden/>
              </w:rPr>
              <w:tab/>
            </w:r>
            <w:r>
              <w:rPr>
                <w:noProof/>
                <w:webHidden/>
              </w:rPr>
              <w:fldChar w:fldCharType="begin"/>
            </w:r>
            <w:r>
              <w:rPr>
                <w:noProof/>
                <w:webHidden/>
              </w:rPr>
              <w:instrText xml:space="preserve"> PAGEREF _Toc204696583 \h </w:instrText>
            </w:r>
            <w:r>
              <w:rPr>
                <w:noProof/>
                <w:webHidden/>
              </w:rPr>
            </w:r>
            <w:r>
              <w:rPr>
                <w:noProof/>
                <w:webHidden/>
              </w:rPr>
              <w:fldChar w:fldCharType="separate"/>
            </w:r>
            <w:r>
              <w:rPr>
                <w:noProof/>
                <w:webHidden/>
              </w:rPr>
              <w:t>13</w:t>
            </w:r>
            <w:r>
              <w:rPr>
                <w:noProof/>
                <w:webHidden/>
              </w:rPr>
              <w:fldChar w:fldCharType="end"/>
            </w:r>
            <w:r w:rsidRPr="0073502A">
              <w:rPr>
                <w:rStyle w:val="Hyperlink"/>
                <w:noProof/>
              </w:rPr>
              <w:fldChar w:fldCharType="end"/>
            </w:r>
          </w:ins>
        </w:p>
        <w:p w14:paraId="53898562" w14:textId="431CD9F8" w:rsidR="000F18CD" w:rsidRDefault="000F18CD">
          <w:pPr>
            <w:pStyle w:val="TOC1"/>
            <w:tabs>
              <w:tab w:val="right" w:leader="dot" w:pos="9950"/>
            </w:tabs>
            <w:rPr>
              <w:ins w:id="48" w:author="Kush Khalasi" w:date="2025-07-29T15:49:00Z" w16du:dateUtc="2025-07-29T10:19:00Z"/>
              <w:rFonts w:asciiTheme="minorHAnsi" w:eastAsiaTheme="minorEastAsia" w:hAnsiTheme="minorHAnsi" w:cstheme="minorBidi"/>
              <w:noProof/>
              <w:kern w:val="2"/>
              <w:sz w:val="24"/>
              <w:szCs w:val="24"/>
              <w:lang w:val="en-IN" w:eastAsia="en-IN"/>
              <w14:ligatures w14:val="standardContextual"/>
            </w:rPr>
          </w:pPr>
          <w:ins w:id="49" w:author="Kush Khalasi" w:date="2025-07-29T15:49:00Z" w16du:dateUtc="2025-07-29T10:19:00Z">
            <w:r w:rsidRPr="0073502A">
              <w:rPr>
                <w:rStyle w:val="Hyperlink"/>
                <w:noProof/>
              </w:rPr>
              <w:fldChar w:fldCharType="begin"/>
            </w:r>
            <w:r w:rsidRPr="0073502A">
              <w:rPr>
                <w:rStyle w:val="Hyperlink"/>
                <w:noProof/>
              </w:rPr>
              <w:instrText xml:space="preserve"> </w:instrText>
            </w:r>
            <w:r>
              <w:rPr>
                <w:noProof/>
              </w:rPr>
              <w:instrText>HYPERLINK \l "_Toc204696584"</w:instrText>
            </w:r>
            <w:r w:rsidRPr="0073502A">
              <w:rPr>
                <w:rStyle w:val="Hyperlink"/>
                <w:noProof/>
              </w:rPr>
              <w:instrText xml:space="preserve"> </w:instrText>
            </w:r>
            <w:r w:rsidRPr="0073502A">
              <w:rPr>
                <w:rStyle w:val="Hyperlink"/>
                <w:noProof/>
              </w:rPr>
            </w:r>
            <w:r w:rsidRPr="0073502A">
              <w:rPr>
                <w:rStyle w:val="Hyperlink"/>
                <w:noProof/>
              </w:rPr>
              <w:fldChar w:fldCharType="separate"/>
            </w:r>
            <w:r w:rsidRPr="0073502A">
              <w:rPr>
                <w:rStyle w:val="Hyperlink"/>
                <w:noProof/>
                <w:spacing w:val="-2"/>
                <w:w w:val="99"/>
              </w:rPr>
              <w:t>11.</w:t>
            </w:r>
            <w:r>
              <w:rPr>
                <w:rFonts w:asciiTheme="minorHAnsi" w:eastAsiaTheme="minorEastAsia" w:hAnsiTheme="minorHAnsi" w:cstheme="minorBidi"/>
                <w:noProof/>
                <w:kern w:val="2"/>
                <w:sz w:val="24"/>
                <w:szCs w:val="24"/>
                <w:lang w:val="en-IN" w:eastAsia="en-IN"/>
                <w14:ligatures w14:val="standardContextual"/>
              </w:rPr>
              <w:tab/>
            </w:r>
            <w:r w:rsidRPr="0073502A">
              <w:rPr>
                <w:rStyle w:val="Hyperlink"/>
                <w:rFonts w:cstheme="minorHAnsi"/>
                <w:noProof/>
              </w:rPr>
              <w:t>REVIEW</w:t>
            </w:r>
            <w:r w:rsidRPr="0073502A">
              <w:rPr>
                <w:rStyle w:val="Hyperlink"/>
                <w:rFonts w:cstheme="minorHAnsi"/>
                <w:noProof/>
                <w:spacing w:val="-14"/>
              </w:rPr>
              <w:t xml:space="preserve"> </w:t>
            </w:r>
            <w:r w:rsidRPr="0073502A">
              <w:rPr>
                <w:rStyle w:val="Hyperlink"/>
                <w:rFonts w:cstheme="minorHAnsi"/>
                <w:noProof/>
                <w:spacing w:val="-2"/>
              </w:rPr>
              <w:t>MECHANISM</w:t>
            </w:r>
            <w:r>
              <w:rPr>
                <w:noProof/>
                <w:webHidden/>
              </w:rPr>
              <w:tab/>
            </w:r>
            <w:r>
              <w:rPr>
                <w:noProof/>
                <w:webHidden/>
              </w:rPr>
              <w:fldChar w:fldCharType="begin"/>
            </w:r>
            <w:r>
              <w:rPr>
                <w:noProof/>
                <w:webHidden/>
              </w:rPr>
              <w:instrText xml:space="preserve"> PAGEREF _Toc204696584 \h </w:instrText>
            </w:r>
            <w:r>
              <w:rPr>
                <w:noProof/>
                <w:webHidden/>
              </w:rPr>
            </w:r>
            <w:r>
              <w:rPr>
                <w:noProof/>
                <w:webHidden/>
              </w:rPr>
              <w:fldChar w:fldCharType="separate"/>
            </w:r>
            <w:r>
              <w:rPr>
                <w:noProof/>
                <w:webHidden/>
              </w:rPr>
              <w:t>13</w:t>
            </w:r>
            <w:r>
              <w:rPr>
                <w:noProof/>
                <w:webHidden/>
              </w:rPr>
              <w:fldChar w:fldCharType="end"/>
            </w:r>
            <w:r w:rsidRPr="0073502A">
              <w:rPr>
                <w:rStyle w:val="Hyperlink"/>
                <w:noProof/>
              </w:rPr>
              <w:fldChar w:fldCharType="end"/>
            </w:r>
          </w:ins>
        </w:p>
        <w:p w14:paraId="3B9381CB" w14:textId="5DCEE767" w:rsidR="00D30F89" w:rsidRPr="001C2B75" w:rsidDel="000F18CD" w:rsidRDefault="00D30F89">
          <w:pPr>
            <w:pStyle w:val="TOC1"/>
            <w:tabs>
              <w:tab w:val="right" w:leader="dot" w:pos="9950"/>
            </w:tabs>
            <w:rPr>
              <w:del w:id="50" w:author="Kush Khalasi" w:date="2025-07-29T15:48:00Z" w16du:dateUtc="2025-07-29T10:18:00Z"/>
              <w:rFonts w:asciiTheme="minorHAnsi" w:eastAsiaTheme="minorEastAsia" w:hAnsiTheme="minorHAnsi" w:cstheme="minorHAnsi"/>
              <w:noProof/>
              <w:kern w:val="2"/>
              <w:lang w:val="en-IN" w:eastAsia="en-IN"/>
              <w14:ligatures w14:val="standardContextual"/>
            </w:rPr>
          </w:pPr>
          <w:del w:id="51" w:author="Kush Khalasi" w:date="2025-07-29T15:48:00Z" w16du:dateUtc="2025-07-29T10:18:00Z">
            <w:r w:rsidRPr="000F18CD" w:rsidDel="000F18CD">
              <w:rPr>
                <w:rStyle w:val="Hyperlink"/>
                <w:rFonts w:asciiTheme="minorHAnsi" w:hAnsiTheme="minorHAnsi" w:cstheme="minorHAnsi"/>
                <w:noProof/>
                <w:spacing w:val="-2"/>
                <w:w w:val="99"/>
                <w:rPrChange w:id="52" w:author="Kush Khalasi" w:date="2025-07-29T15:48:00Z" w16du:dateUtc="2025-07-29T10:18:00Z">
                  <w:rPr>
                    <w:rStyle w:val="Hyperlink"/>
                    <w:noProof/>
                    <w:spacing w:val="-2"/>
                    <w:w w:val="99"/>
                  </w:rPr>
                </w:rPrChange>
              </w:rPr>
              <w:delText>1.</w:delText>
            </w:r>
            <w:r w:rsidRPr="001C2B75" w:rsidDel="000F18CD">
              <w:rPr>
                <w:rFonts w:asciiTheme="minorHAnsi" w:eastAsiaTheme="minorEastAsia" w:hAnsiTheme="minorHAnsi" w:cstheme="minorHAnsi"/>
                <w:noProof/>
                <w:kern w:val="2"/>
                <w:lang w:val="en-IN" w:eastAsia="en-IN"/>
                <w14:ligatures w14:val="standardContextual"/>
              </w:rPr>
              <w:tab/>
            </w:r>
            <w:r w:rsidRPr="000F18CD" w:rsidDel="000F18CD">
              <w:rPr>
                <w:rStyle w:val="Hyperlink"/>
                <w:rFonts w:asciiTheme="minorHAnsi" w:hAnsiTheme="minorHAnsi" w:cstheme="minorHAnsi"/>
                <w:noProof/>
                <w:spacing w:val="-2"/>
                <w:rPrChange w:id="53" w:author="Kush Khalasi" w:date="2025-07-29T15:48:00Z" w16du:dateUtc="2025-07-29T10:18:00Z">
                  <w:rPr>
                    <w:rStyle w:val="Hyperlink"/>
                    <w:noProof/>
                    <w:spacing w:val="-2"/>
                  </w:rPr>
                </w:rPrChange>
              </w:rPr>
              <w:delText>INTRODUCTION</w:delText>
            </w:r>
            <w:r w:rsidRPr="001C2B75" w:rsidDel="000F18CD">
              <w:rPr>
                <w:rFonts w:asciiTheme="minorHAnsi" w:hAnsiTheme="minorHAnsi" w:cstheme="minorHAnsi"/>
                <w:noProof/>
                <w:webHidden/>
                <w:rPrChange w:id="54" w:author="Kush Khalasi" w:date="2025-07-29T15:02:00Z" w16du:dateUtc="2025-07-29T09:32:00Z">
                  <w:rPr>
                    <w:noProof/>
                    <w:webHidden/>
                  </w:rPr>
                </w:rPrChange>
              </w:rPr>
              <w:tab/>
              <w:delText>2</w:delText>
            </w:r>
          </w:del>
        </w:p>
        <w:p w14:paraId="24E71BFE" w14:textId="605FF0CF" w:rsidR="00D30F89" w:rsidRPr="001C2B75" w:rsidDel="000F18CD" w:rsidRDefault="00D30F89">
          <w:pPr>
            <w:pStyle w:val="TOC1"/>
            <w:tabs>
              <w:tab w:val="right" w:leader="dot" w:pos="9950"/>
            </w:tabs>
            <w:rPr>
              <w:del w:id="55" w:author="Kush Khalasi" w:date="2025-07-29T15:48:00Z" w16du:dateUtc="2025-07-29T10:18:00Z"/>
              <w:rFonts w:asciiTheme="minorHAnsi" w:eastAsiaTheme="minorEastAsia" w:hAnsiTheme="minorHAnsi" w:cstheme="minorHAnsi"/>
              <w:noProof/>
              <w:kern w:val="2"/>
              <w:lang w:val="en-IN" w:eastAsia="en-IN"/>
              <w14:ligatures w14:val="standardContextual"/>
            </w:rPr>
          </w:pPr>
          <w:del w:id="56" w:author="Kush Khalasi" w:date="2025-07-29T15:48:00Z" w16du:dateUtc="2025-07-29T10:18:00Z">
            <w:r w:rsidRPr="000F18CD" w:rsidDel="000F18CD">
              <w:rPr>
                <w:rStyle w:val="Hyperlink"/>
                <w:rFonts w:asciiTheme="minorHAnsi" w:hAnsiTheme="minorHAnsi" w:cstheme="minorHAnsi"/>
                <w:noProof/>
                <w:spacing w:val="-2"/>
                <w:w w:val="99"/>
                <w:rPrChange w:id="57" w:author="Kush Khalasi" w:date="2025-07-29T15:48:00Z" w16du:dateUtc="2025-07-29T10:18:00Z">
                  <w:rPr>
                    <w:rStyle w:val="Hyperlink"/>
                    <w:noProof/>
                    <w:spacing w:val="-2"/>
                    <w:w w:val="99"/>
                  </w:rPr>
                </w:rPrChange>
              </w:rPr>
              <w:delText>2.</w:delText>
            </w:r>
            <w:r w:rsidRPr="001C2B75" w:rsidDel="000F18CD">
              <w:rPr>
                <w:rFonts w:asciiTheme="minorHAnsi" w:eastAsiaTheme="minorEastAsia" w:hAnsiTheme="minorHAnsi" w:cstheme="minorHAnsi"/>
                <w:noProof/>
                <w:kern w:val="2"/>
                <w:lang w:val="en-IN" w:eastAsia="en-IN"/>
                <w14:ligatures w14:val="standardContextual"/>
              </w:rPr>
              <w:tab/>
            </w:r>
            <w:r w:rsidRPr="000F18CD" w:rsidDel="000F18CD">
              <w:rPr>
                <w:rStyle w:val="Hyperlink"/>
                <w:rFonts w:asciiTheme="minorHAnsi" w:hAnsiTheme="minorHAnsi" w:cstheme="minorHAnsi"/>
                <w:noProof/>
                <w:spacing w:val="-2"/>
                <w:rPrChange w:id="58" w:author="Kush Khalasi" w:date="2025-07-29T15:48:00Z" w16du:dateUtc="2025-07-29T10:18:00Z">
                  <w:rPr>
                    <w:rStyle w:val="Hyperlink"/>
                    <w:noProof/>
                    <w:spacing w:val="-2"/>
                  </w:rPr>
                </w:rPrChange>
              </w:rPr>
              <w:delText>SCOPE</w:delText>
            </w:r>
            <w:r w:rsidRPr="001C2B75" w:rsidDel="000F18CD">
              <w:rPr>
                <w:rFonts w:asciiTheme="minorHAnsi" w:hAnsiTheme="minorHAnsi" w:cstheme="minorHAnsi"/>
                <w:noProof/>
                <w:webHidden/>
                <w:rPrChange w:id="59" w:author="Kush Khalasi" w:date="2025-07-29T15:02:00Z" w16du:dateUtc="2025-07-29T09:32:00Z">
                  <w:rPr>
                    <w:noProof/>
                    <w:webHidden/>
                  </w:rPr>
                </w:rPrChange>
              </w:rPr>
              <w:tab/>
              <w:delText>2</w:delText>
            </w:r>
          </w:del>
        </w:p>
        <w:p w14:paraId="5129B18B" w14:textId="0FD76E19" w:rsidR="00D30F89" w:rsidRPr="001C2B75" w:rsidDel="000F18CD" w:rsidRDefault="00D30F89">
          <w:pPr>
            <w:pStyle w:val="TOC1"/>
            <w:tabs>
              <w:tab w:val="right" w:leader="dot" w:pos="9950"/>
            </w:tabs>
            <w:rPr>
              <w:del w:id="60" w:author="Kush Khalasi" w:date="2025-07-29T15:48:00Z" w16du:dateUtc="2025-07-29T10:18:00Z"/>
              <w:rFonts w:asciiTheme="minorHAnsi" w:eastAsiaTheme="minorEastAsia" w:hAnsiTheme="minorHAnsi" w:cstheme="minorHAnsi"/>
              <w:noProof/>
              <w:kern w:val="2"/>
              <w:lang w:val="en-IN" w:eastAsia="en-IN"/>
              <w14:ligatures w14:val="standardContextual"/>
            </w:rPr>
          </w:pPr>
          <w:del w:id="61" w:author="Kush Khalasi" w:date="2025-07-29T15:48:00Z" w16du:dateUtc="2025-07-29T10:18:00Z">
            <w:r w:rsidRPr="000F18CD" w:rsidDel="000F18CD">
              <w:rPr>
                <w:rStyle w:val="Hyperlink"/>
                <w:rFonts w:asciiTheme="minorHAnsi" w:hAnsiTheme="minorHAnsi" w:cstheme="minorHAnsi"/>
                <w:noProof/>
                <w:spacing w:val="-2"/>
                <w:w w:val="99"/>
                <w:rPrChange w:id="62" w:author="Kush Khalasi" w:date="2025-07-29T15:48:00Z" w16du:dateUtc="2025-07-29T10:18:00Z">
                  <w:rPr>
                    <w:rStyle w:val="Hyperlink"/>
                    <w:noProof/>
                    <w:spacing w:val="-2"/>
                    <w:w w:val="99"/>
                  </w:rPr>
                </w:rPrChange>
              </w:rPr>
              <w:delText>3.</w:delText>
            </w:r>
            <w:r w:rsidRPr="001C2B75" w:rsidDel="000F18CD">
              <w:rPr>
                <w:rFonts w:asciiTheme="minorHAnsi" w:eastAsiaTheme="minorEastAsia" w:hAnsiTheme="minorHAnsi" w:cstheme="minorHAnsi"/>
                <w:noProof/>
                <w:kern w:val="2"/>
                <w:lang w:val="en-IN" w:eastAsia="en-IN"/>
                <w14:ligatures w14:val="standardContextual"/>
              </w:rPr>
              <w:tab/>
            </w:r>
            <w:r w:rsidRPr="000F18CD" w:rsidDel="000F18CD">
              <w:rPr>
                <w:rStyle w:val="Hyperlink"/>
                <w:rFonts w:asciiTheme="minorHAnsi" w:hAnsiTheme="minorHAnsi" w:cstheme="minorHAnsi"/>
                <w:noProof/>
                <w:rPrChange w:id="63" w:author="Kush Khalasi" w:date="2025-07-29T15:48:00Z" w16du:dateUtc="2025-07-29T10:18:00Z">
                  <w:rPr>
                    <w:rStyle w:val="Hyperlink"/>
                    <w:noProof/>
                  </w:rPr>
                </w:rPrChange>
              </w:rPr>
              <w:delText>POLICY</w:delText>
            </w:r>
            <w:r w:rsidRPr="000F18CD" w:rsidDel="000F18CD">
              <w:rPr>
                <w:rStyle w:val="Hyperlink"/>
                <w:rFonts w:asciiTheme="minorHAnsi" w:hAnsiTheme="minorHAnsi" w:cstheme="minorHAnsi"/>
                <w:noProof/>
                <w:spacing w:val="-10"/>
                <w:rPrChange w:id="64" w:author="Kush Khalasi" w:date="2025-07-29T15:48:00Z" w16du:dateUtc="2025-07-29T10:18:00Z">
                  <w:rPr>
                    <w:rStyle w:val="Hyperlink"/>
                    <w:noProof/>
                    <w:spacing w:val="-10"/>
                  </w:rPr>
                </w:rPrChange>
              </w:rPr>
              <w:delText xml:space="preserve"> </w:delText>
            </w:r>
            <w:r w:rsidRPr="000F18CD" w:rsidDel="000F18CD">
              <w:rPr>
                <w:rStyle w:val="Hyperlink"/>
                <w:rFonts w:asciiTheme="minorHAnsi" w:hAnsiTheme="minorHAnsi" w:cstheme="minorHAnsi"/>
                <w:noProof/>
                <w:spacing w:val="-2"/>
                <w:rPrChange w:id="65" w:author="Kush Khalasi" w:date="2025-07-29T15:48:00Z" w16du:dateUtc="2025-07-29T10:18:00Z">
                  <w:rPr>
                    <w:rStyle w:val="Hyperlink"/>
                    <w:noProof/>
                    <w:spacing w:val="-2"/>
                  </w:rPr>
                </w:rPrChange>
              </w:rPr>
              <w:delText>OBJECTIVE</w:delText>
            </w:r>
            <w:r w:rsidRPr="001C2B75" w:rsidDel="000F18CD">
              <w:rPr>
                <w:rFonts w:asciiTheme="minorHAnsi" w:hAnsiTheme="minorHAnsi" w:cstheme="minorHAnsi"/>
                <w:noProof/>
                <w:webHidden/>
                <w:rPrChange w:id="66" w:author="Kush Khalasi" w:date="2025-07-29T15:02:00Z" w16du:dateUtc="2025-07-29T09:32:00Z">
                  <w:rPr>
                    <w:noProof/>
                    <w:webHidden/>
                  </w:rPr>
                </w:rPrChange>
              </w:rPr>
              <w:tab/>
              <w:delText>2</w:delText>
            </w:r>
          </w:del>
        </w:p>
        <w:p w14:paraId="478D0C45" w14:textId="7EC05188" w:rsidR="00D30F89" w:rsidRPr="001C2B75" w:rsidDel="000F18CD" w:rsidRDefault="00D30F89">
          <w:pPr>
            <w:pStyle w:val="TOC1"/>
            <w:tabs>
              <w:tab w:val="right" w:leader="dot" w:pos="9950"/>
            </w:tabs>
            <w:rPr>
              <w:del w:id="67" w:author="Kush Khalasi" w:date="2025-07-29T15:48:00Z" w16du:dateUtc="2025-07-29T10:18:00Z"/>
              <w:rFonts w:asciiTheme="minorHAnsi" w:eastAsiaTheme="minorEastAsia" w:hAnsiTheme="minorHAnsi" w:cstheme="minorHAnsi"/>
              <w:noProof/>
              <w:kern w:val="2"/>
              <w:lang w:val="en-IN" w:eastAsia="en-IN"/>
              <w14:ligatures w14:val="standardContextual"/>
            </w:rPr>
          </w:pPr>
          <w:del w:id="68" w:author="Kush Khalasi" w:date="2025-07-29T15:48:00Z" w16du:dateUtc="2025-07-29T10:18:00Z">
            <w:r w:rsidRPr="000F18CD" w:rsidDel="000F18CD">
              <w:rPr>
                <w:rStyle w:val="Hyperlink"/>
                <w:rFonts w:asciiTheme="minorHAnsi" w:hAnsiTheme="minorHAnsi" w:cstheme="minorHAnsi"/>
                <w:noProof/>
                <w:spacing w:val="-2"/>
                <w:w w:val="99"/>
                <w:rPrChange w:id="69" w:author="Kush Khalasi" w:date="2025-07-29T15:48:00Z" w16du:dateUtc="2025-07-29T10:18:00Z">
                  <w:rPr>
                    <w:rStyle w:val="Hyperlink"/>
                    <w:noProof/>
                    <w:spacing w:val="-2"/>
                    <w:w w:val="99"/>
                  </w:rPr>
                </w:rPrChange>
              </w:rPr>
              <w:delText>4.</w:delText>
            </w:r>
            <w:r w:rsidRPr="001C2B75" w:rsidDel="000F18CD">
              <w:rPr>
                <w:rFonts w:asciiTheme="minorHAnsi" w:eastAsiaTheme="minorEastAsia" w:hAnsiTheme="minorHAnsi" w:cstheme="minorHAnsi"/>
                <w:noProof/>
                <w:kern w:val="2"/>
                <w:lang w:val="en-IN" w:eastAsia="en-IN"/>
                <w14:ligatures w14:val="standardContextual"/>
              </w:rPr>
              <w:tab/>
            </w:r>
            <w:r w:rsidRPr="000F18CD" w:rsidDel="000F18CD">
              <w:rPr>
                <w:rStyle w:val="Hyperlink"/>
                <w:rFonts w:asciiTheme="minorHAnsi" w:hAnsiTheme="minorHAnsi" w:cstheme="minorHAnsi"/>
                <w:noProof/>
                <w:rPrChange w:id="70" w:author="Kush Khalasi" w:date="2025-07-29T15:48:00Z" w16du:dateUtc="2025-07-29T10:18:00Z">
                  <w:rPr>
                    <w:rStyle w:val="Hyperlink"/>
                    <w:noProof/>
                  </w:rPr>
                </w:rPrChange>
              </w:rPr>
              <w:delText>FOCUS AREAS</w:delText>
            </w:r>
            <w:r w:rsidRPr="001C2B75" w:rsidDel="000F18CD">
              <w:rPr>
                <w:rFonts w:asciiTheme="minorHAnsi" w:hAnsiTheme="minorHAnsi" w:cstheme="minorHAnsi"/>
                <w:noProof/>
                <w:webHidden/>
                <w:rPrChange w:id="71" w:author="Kush Khalasi" w:date="2025-07-29T15:02:00Z" w16du:dateUtc="2025-07-29T09:32:00Z">
                  <w:rPr>
                    <w:noProof/>
                    <w:webHidden/>
                  </w:rPr>
                </w:rPrChange>
              </w:rPr>
              <w:tab/>
              <w:delText>2</w:delText>
            </w:r>
          </w:del>
        </w:p>
        <w:p w14:paraId="091C86B1" w14:textId="5D9FE71B" w:rsidR="00D30F89" w:rsidRPr="001C2B75" w:rsidDel="000F18CD" w:rsidRDefault="00D30F89">
          <w:pPr>
            <w:pStyle w:val="TOC1"/>
            <w:tabs>
              <w:tab w:val="right" w:leader="dot" w:pos="9950"/>
            </w:tabs>
            <w:rPr>
              <w:del w:id="72" w:author="Kush Khalasi" w:date="2025-07-29T15:48:00Z" w16du:dateUtc="2025-07-29T10:18:00Z"/>
              <w:rFonts w:asciiTheme="minorHAnsi" w:eastAsiaTheme="minorEastAsia" w:hAnsiTheme="minorHAnsi" w:cstheme="minorHAnsi"/>
              <w:noProof/>
              <w:kern w:val="2"/>
              <w:lang w:val="en-IN" w:eastAsia="en-IN"/>
              <w14:ligatures w14:val="standardContextual"/>
            </w:rPr>
          </w:pPr>
          <w:del w:id="73" w:author="Kush Khalasi" w:date="2025-07-29T15:48:00Z" w16du:dateUtc="2025-07-29T10:18:00Z">
            <w:r w:rsidRPr="000F18CD" w:rsidDel="000F18CD">
              <w:rPr>
                <w:rStyle w:val="Hyperlink"/>
                <w:rFonts w:asciiTheme="minorHAnsi" w:hAnsiTheme="minorHAnsi" w:cstheme="minorHAnsi"/>
                <w:noProof/>
                <w:spacing w:val="-2"/>
                <w:w w:val="99"/>
                <w:rPrChange w:id="74" w:author="Kush Khalasi" w:date="2025-07-29T15:48:00Z" w16du:dateUtc="2025-07-29T10:18:00Z">
                  <w:rPr>
                    <w:rStyle w:val="Hyperlink"/>
                    <w:noProof/>
                    <w:spacing w:val="-2"/>
                    <w:w w:val="99"/>
                  </w:rPr>
                </w:rPrChange>
              </w:rPr>
              <w:delText>5.</w:delText>
            </w:r>
            <w:r w:rsidRPr="001C2B75" w:rsidDel="000F18CD">
              <w:rPr>
                <w:rFonts w:asciiTheme="minorHAnsi" w:eastAsiaTheme="minorEastAsia" w:hAnsiTheme="minorHAnsi" w:cstheme="minorHAnsi"/>
                <w:noProof/>
                <w:kern w:val="2"/>
                <w:lang w:val="en-IN" w:eastAsia="en-IN"/>
                <w14:ligatures w14:val="standardContextual"/>
              </w:rPr>
              <w:tab/>
            </w:r>
            <w:r w:rsidRPr="000F18CD" w:rsidDel="000F18CD">
              <w:rPr>
                <w:rStyle w:val="Hyperlink"/>
                <w:rFonts w:asciiTheme="minorHAnsi" w:hAnsiTheme="minorHAnsi" w:cstheme="minorHAnsi"/>
                <w:noProof/>
                <w:spacing w:val="-2"/>
                <w:rPrChange w:id="75" w:author="Kush Khalasi" w:date="2025-07-29T15:48:00Z" w16du:dateUtc="2025-07-29T10:18:00Z">
                  <w:rPr>
                    <w:rStyle w:val="Hyperlink"/>
                    <w:rFonts w:cstheme="minorHAnsi"/>
                    <w:noProof/>
                    <w:spacing w:val="-2"/>
                  </w:rPr>
                </w:rPrChange>
              </w:rPr>
              <w:delText>QUALITATIVE TARGETS</w:delText>
            </w:r>
            <w:r w:rsidRPr="001C2B75" w:rsidDel="000F18CD">
              <w:rPr>
                <w:rFonts w:asciiTheme="minorHAnsi" w:hAnsiTheme="minorHAnsi" w:cstheme="minorHAnsi"/>
                <w:noProof/>
                <w:webHidden/>
                <w:rPrChange w:id="76" w:author="Kush Khalasi" w:date="2025-07-29T15:02:00Z" w16du:dateUtc="2025-07-29T09:32:00Z">
                  <w:rPr>
                    <w:noProof/>
                    <w:webHidden/>
                  </w:rPr>
                </w:rPrChange>
              </w:rPr>
              <w:tab/>
              <w:delText>5</w:delText>
            </w:r>
          </w:del>
        </w:p>
        <w:p w14:paraId="2667DCB0" w14:textId="1DE1D7ED" w:rsidR="00D30F89" w:rsidRPr="001C2B75" w:rsidDel="000F18CD" w:rsidRDefault="00D30F89">
          <w:pPr>
            <w:pStyle w:val="TOC1"/>
            <w:tabs>
              <w:tab w:val="right" w:leader="dot" w:pos="9950"/>
            </w:tabs>
            <w:rPr>
              <w:del w:id="77" w:author="Kush Khalasi" w:date="2025-07-29T15:48:00Z" w16du:dateUtc="2025-07-29T10:18:00Z"/>
              <w:rFonts w:asciiTheme="minorHAnsi" w:eastAsiaTheme="minorEastAsia" w:hAnsiTheme="minorHAnsi" w:cstheme="minorHAnsi"/>
              <w:noProof/>
              <w:kern w:val="2"/>
              <w:lang w:val="en-IN" w:eastAsia="en-IN"/>
              <w14:ligatures w14:val="standardContextual"/>
            </w:rPr>
          </w:pPr>
          <w:del w:id="78" w:author="Kush Khalasi" w:date="2025-07-29T15:48:00Z" w16du:dateUtc="2025-07-29T10:18:00Z">
            <w:r w:rsidRPr="000F18CD" w:rsidDel="000F18CD">
              <w:rPr>
                <w:rStyle w:val="Hyperlink"/>
                <w:rFonts w:asciiTheme="minorHAnsi" w:hAnsiTheme="minorHAnsi" w:cstheme="minorHAnsi"/>
                <w:noProof/>
                <w:spacing w:val="-2"/>
                <w:w w:val="99"/>
                <w:rPrChange w:id="79" w:author="Kush Khalasi" w:date="2025-07-29T15:48:00Z" w16du:dateUtc="2025-07-29T10:18:00Z">
                  <w:rPr>
                    <w:rStyle w:val="Hyperlink"/>
                    <w:noProof/>
                    <w:spacing w:val="-2"/>
                    <w:w w:val="99"/>
                  </w:rPr>
                </w:rPrChange>
              </w:rPr>
              <w:delText>6.</w:delText>
            </w:r>
            <w:r w:rsidRPr="001C2B75" w:rsidDel="000F18CD">
              <w:rPr>
                <w:rFonts w:asciiTheme="minorHAnsi" w:eastAsiaTheme="minorEastAsia" w:hAnsiTheme="minorHAnsi" w:cstheme="minorHAnsi"/>
                <w:noProof/>
                <w:kern w:val="2"/>
                <w:lang w:val="en-IN" w:eastAsia="en-IN"/>
                <w14:ligatures w14:val="standardContextual"/>
              </w:rPr>
              <w:tab/>
            </w:r>
            <w:r w:rsidRPr="000F18CD" w:rsidDel="000F18CD">
              <w:rPr>
                <w:rStyle w:val="Hyperlink"/>
                <w:rFonts w:asciiTheme="minorHAnsi" w:hAnsiTheme="minorHAnsi" w:cstheme="minorHAnsi"/>
                <w:noProof/>
                <w:spacing w:val="-2"/>
                <w:rPrChange w:id="80" w:author="Kush Khalasi" w:date="2025-07-29T15:48:00Z" w16du:dateUtc="2025-07-29T10:18:00Z">
                  <w:rPr>
                    <w:rStyle w:val="Hyperlink"/>
                    <w:noProof/>
                    <w:spacing w:val="-2"/>
                  </w:rPr>
                </w:rPrChange>
              </w:rPr>
              <w:delText>TARGETS</w:delText>
            </w:r>
            <w:r w:rsidRPr="001C2B75" w:rsidDel="000F18CD">
              <w:rPr>
                <w:rFonts w:asciiTheme="minorHAnsi" w:hAnsiTheme="minorHAnsi" w:cstheme="minorHAnsi"/>
                <w:noProof/>
                <w:webHidden/>
                <w:rPrChange w:id="81" w:author="Kush Khalasi" w:date="2025-07-29T15:02:00Z" w16du:dateUtc="2025-07-29T09:32:00Z">
                  <w:rPr>
                    <w:noProof/>
                    <w:webHidden/>
                  </w:rPr>
                </w:rPrChange>
              </w:rPr>
              <w:tab/>
              <w:delText>6</w:delText>
            </w:r>
          </w:del>
        </w:p>
        <w:p w14:paraId="798A221A" w14:textId="793BC296" w:rsidR="00D30F89" w:rsidRPr="001C2B75" w:rsidDel="000F18CD" w:rsidRDefault="00D30F89">
          <w:pPr>
            <w:pStyle w:val="TOC1"/>
            <w:tabs>
              <w:tab w:val="right" w:leader="dot" w:pos="9950"/>
            </w:tabs>
            <w:rPr>
              <w:del w:id="82" w:author="Kush Khalasi" w:date="2025-07-29T15:48:00Z" w16du:dateUtc="2025-07-29T10:18:00Z"/>
              <w:rFonts w:asciiTheme="minorHAnsi" w:eastAsiaTheme="minorEastAsia" w:hAnsiTheme="minorHAnsi" w:cstheme="minorHAnsi"/>
              <w:noProof/>
              <w:kern w:val="2"/>
              <w:lang w:val="en-IN" w:eastAsia="en-IN"/>
              <w14:ligatures w14:val="standardContextual"/>
            </w:rPr>
          </w:pPr>
          <w:del w:id="83" w:author="Kush Khalasi" w:date="2025-07-29T15:48:00Z" w16du:dateUtc="2025-07-29T10:18:00Z">
            <w:r w:rsidRPr="000F18CD" w:rsidDel="000F18CD">
              <w:rPr>
                <w:rStyle w:val="Hyperlink"/>
                <w:rFonts w:asciiTheme="minorHAnsi" w:hAnsiTheme="minorHAnsi" w:cstheme="minorHAnsi"/>
                <w:noProof/>
                <w:spacing w:val="-2"/>
                <w:w w:val="99"/>
                <w:rPrChange w:id="84" w:author="Kush Khalasi" w:date="2025-07-29T15:48:00Z" w16du:dateUtc="2025-07-29T10:18:00Z">
                  <w:rPr>
                    <w:rStyle w:val="Hyperlink"/>
                    <w:noProof/>
                    <w:spacing w:val="-2"/>
                    <w:w w:val="99"/>
                  </w:rPr>
                </w:rPrChange>
              </w:rPr>
              <w:delText>7.</w:delText>
            </w:r>
            <w:r w:rsidRPr="001C2B75" w:rsidDel="000F18CD">
              <w:rPr>
                <w:rFonts w:asciiTheme="minorHAnsi" w:eastAsiaTheme="minorEastAsia" w:hAnsiTheme="minorHAnsi" w:cstheme="minorHAnsi"/>
                <w:noProof/>
                <w:kern w:val="2"/>
                <w:lang w:val="en-IN" w:eastAsia="en-IN"/>
                <w14:ligatures w14:val="standardContextual"/>
              </w:rPr>
              <w:tab/>
            </w:r>
            <w:r w:rsidRPr="000F18CD" w:rsidDel="000F18CD">
              <w:rPr>
                <w:rStyle w:val="Hyperlink"/>
                <w:rFonts w:asciiTheme="minorHAnsi" w:hAnsiTheme="minorHAnsi" w:cstheme="minorHAnsi"/>
                <w:noProof/>
                <w:spacing w:val="-2"/>
                <w:rPrChange w:id="85" w:author="Kush Khalasi" w:date="2025-07-29T15:48:00Z" w16du:dateUtc="2025-07-29T10:18:00Z">
                  <w:rPr>
                    <w:rStyle w:val="Hyperlink"/>
                    <w:noProof/>
                    <w:spacing w:val="-2"/>
                  </w:rPr>
                </w:rPrChange>
              </w:rPr>
              <w:delText>RESPONSIBILITIES</w:delText>
            </w:r>
            <w:r w:rsidRPr="001C2B75" w:rsidDel="000F18CD">
              <w:rPr>
                <w:rFonts w:asciiTheme="minorHAnsi" w:hAnsiTheme="minorHAnsi" w:cstheme="minorHAnsi"/>
                <w:noProof/>
                <w:webHidden/>
                <w:rPrChange w:id="86" w:author="Kush Khalasi" w:date="2025-07-29T15:02:00Z" w16du:dateUtc="2025-07-29T09:32:00Z">
                  <w:rPr>
                    <w:noProof/>
                    <w:webHidden/>
                  </w:rPr>
                </w:rPrChange>
              </w:rPr>
              <w:tab/>
              <w:delText>7</w:delText>
            </w:r>
          </w:del>
        </w:p>
        <w:p w14:paraId="434B3B4D" w14:textId="18E62A42" w:rsidR="00D30F89" w:rsidRPr="001C2B75" w:rsidDel="000F18CD" w:rsidRDefault="00D30F89">
          <w:pPr>
            <w:pStyle w:val="TOC1"/>
            <w:tabs>
              <w:tab w:val="right" w:leader="dot" w:pos="9950"/>
            </w:tabs>
            <w:rPr>
              <w:del w:id="87" w:author="Kush Khalasi" w:date="2025-07-29T15:48:00Z" w16du:dateUtc="2025-07-29T10:18:00Z"/>
              <w:rFonts w:asciiTheme="minorHAnsi" w:eastAsiaTheme="minorEastAsia" w:hAnsiTheme="minorHAnsi" w:cstheme="minorHAnsi"/>
              <w:noProof/>
              <w:kern w:val="2"/>
              <w:lang w:val="en-IN" w:eastAsia="en-IN"/>
              <w14:ligatures w14:val="standardContextual"/>
            </w:rPr>
          </w:pPr>
          <w:del w:id="88" w:author="Kush Khalasi" w:date="2025-07-29T15:48:00Z" w16du:dateUtc="2025-07-29T10:18:00Z">
            <w:r w:rsidRPr="000F18CD" w:rsidDel="000F18CD">
              <w:rPr>
                <w:rStyle w:val="Hyperlink"/>
                <w:rFonts w:asciiTheme="minorHAnsi" w:hAnsiTheme="minorHAnsi" w:cstheme="minorHAnsi"/>
                <w:noProof/>
                <w:spacing w:val="-2"/>
                <w:w w:val="99"/>
                <w:rPrChange w:id="89" w:author="Kush Khalasi" w:date="2025-07-29T15:48:00Z" w16du:dateUtc="2025-07-29T10:18:00Z">
                  <w:rPr>
                    <w:rStyle w:val="Hyperlink"/>
                    <w:noProof/>
                    <w:spacing w:val="-2"/>
                    <w:w w:val="99"/>
                  </w:rPr>
                </w:rPrChange>
              </w:rPr>
              <w:delText>8.</w:delText>
            </w:r>
            <w:r w:rsidRPr="001C2B75" w:rsidDel="000F18CD">
              <w:rPr>
                <w:rFonts w:asciiTheme="minorHAnsi" w:eastAsiaTheme="minorEastAsia" w:hAnsiTheme="minorHAnsi" w:cstheme="minorHAnsi"/>
                <w:noProof/>
                <w:kern w:val="2"/>
                <w:lang w:val="en-IN" w:eastAsia="en-IN"/>
                <w14:ligatures w14:val="standardContextual"/>
              </w:rPr>
              <w:tab/>
            </w:r>
            <w:r w:rsidRPr="000F18CD" w:rsidDel="000F18CD">
              <w:rPr>
                <w:rStyle w:val="Hyperlink"/>
                <w:rFonts w:asciiTheme="minorHAnsi" w:hAnsiTheme="minorHAnsi" w:cstheme="minorHAnsi"/>
                <w:noProof/>
                <w:spacing w:val="-2"/>
                <w:rPrChange w:id="90" w:author="Kush Khalasi" w:date="2025-07-29T15:48:00Z" w16du:dateUtc="2025-07-29T10:18:00Z">
                  <w:rPr>
                    <w:rStyle w:val="Hyperlink"/>
                    <w:noProof/>
                    <w:spacing w:val="-2"/>
                  </w:rPr>
                </w:rPrChange>
              </w:rPr>
              <w:delText>REPORTING</w:delText>
            </w:r>
            <w:r w:rsidRPr="001C2B75" w:rsidDel="000F18CD">
              <w:rPr>
                <w:rFonts w:asciiTheme="minorHAnsi" w:hAnsiTheme="minorHAnsi" w:cstheme="minorHAnsi"/>
                <w:noProof/>
                <w:webHidden/>
                <w:rPrChange w:id="91" w:author="Kush Khalasi" w:date="2025-07-29T15:02:00Z" w16du:dateUtc="2025-07-29T09:32:00Z">
                  <w:rPr>
                    <w:noProof/>
                    <w:webHidden/>
                  </w:rPr>
                </w:rPrChange>
              </w:rPr>
              <w:tab/>
              <w:delText>9</w:delText>
            </w:r>
          </w:del>
        </w:p>
        <w:p w14:paraId="382EDC8E" w14:textId="5AA5E911" w:rsidR="00D30F89" w:rsidRPr="001C2B75" w:rsidDel="000F18CD" w:rsidRDefault="00D30F89">
          <w:pPr>
            <w:pStyle w:val="TOC1"/>
            <w:tabs>
              <w:tab w:val="right" w:leader="dot" w:pos="9950"/>
            </w:tabs>
            <w:rPr>
              <w:del w:id="92" w:author="Kush Khalasi" w:date="2025-07-29T15:48:00Z" w16du:dateUtc="2025-07-29T10:18:00Z"/>
              <w:rFonts w:asciiTheme="minorHAnsi" w:eastAsiaTheme="minorEastAsia" w:hAnsiTheme="minorHAnsi" w:cstheme="minorHAnsi"/>
              <w:noProof/>
              <w:kern w:val="2"/>
              <w:lang w:val="en-IN" w:eastAsia="en-IN"/>
              <w14:ligatures w14:val="standardContextual"/>
            </w:rPr>
          </w:pPr>
          <w:del w:id="93" w:author="Kush Khalasi" w:date="2025-07-29T15:48:00Z" w16du:dateUtc="2025-07-29T10:18:00Z">
            <w:r w:rsidRPr="000F18CD" w:rsidDel="000F18CD">
              <w:rPr>
                <w:rStyle w:val="Hyperlink"/>
                <w:rFonts w:asciiTheme="minorHAnsi" w:hAnsiTheme="minorHAnsi" w:cstheme="minorHAnsi"/>
                <w:noProof/>
                <w:spacing w:val="-2"/>
                <w:w w:val="99"/>
                <w:rPrChange w:id="94" w:author="Kush Khalasi" w:date="2025-07-29T15:48:00Z" w16du:dateUtc="2025-07-29T10:18:00Z">
                  <w:rPr>
                    <w:rStyle w:val="Hyperlink"/>
                    <w:noProof/>
                    <w:spacing w:val="-2"/>
                    <w:w w:val="99"/>
                  </w:rPr>
                </w:rPrChange>
              </w:rPr>
              <w:delText>9.</w:delText>
            </w:r>
            <w:r w:rsidRPr="001C2B75" w:rsidDel="000F18CD">
              <w:rPr>
                <w:rFonts w:asciiTheme="minorHAnsi" w:eastAsiaTheme="minorEastAsia" w:hAnsiTheme="minorHAnsi" w:cstheme="minorHAnsi"/>
                <w:noProof/>
                <w:kern w:val="2"/>
                <w:lang w:val="en-IN" w:eastAsia="en-IN"/>
                <w14:ligatures w14:val="standardContextual"/>
              </w:rPr>
              <w:tab/>
            </w:r>
            <w:r w:rsidRPr="000F18CD" w:rsidDel="000F18CD">
              <w:rPr>
                <w:rStyle w:val="Hyperlink"/>
                <w:rFonts w:asciiTheme="minorHAnsi" w:hAnsiTheme="minorHAnsi" w:cstheme="minorHAnsi"/>
                <w:noProof/>
                <w:rPrChange w:id="95" w:author="Kush Khalasi" w:date="2025-07-29T15:48:00Z" w16du:dateUtc="2025-07-29T10:18:00Z">
                  <w:rPr>
                    <w:rStyle w:val="Hyperlink"/>
                    <w:noProof/>
                  </w:rPr>
                </w:rPrChange>
              </w:rPr>
              <w:delText>REVIEW</w:delText>
            </w:r>
            <w:r w:rsidRPr="000F18CD" w:rsidDel="000F18CD">
              <w:rPr>
                <w:rStyle w:val="Hyperlink"/>
                <w:rFonts w:asciiTheme="minorHAnsi" w:hAnsiTheme="minorHAnsi" w:cstheme="minorHAnsi"/>
                <w:noProof/>
                <w:spacing w:val="-14"/>
                <w:rPrChange w:id="96" w:author="Kush Khalasi" w:date="2025-07-29T15:48:00Z" w16du:dateUtc="2025-07-29T10:18:00Z">
                  <w:rPr>
                    <w:rStyle w:val="Hyperlink"/>
                    <w:noProof/>
                    <w:spacing w:val="-14"/>
                  </w:rPr>
                </w:rPrChange>
              </w:rPr>
              <w:delText xml:space="preserve"> </w:delText>
            </w:r>
            <w:r w:rsidRPr="000F18CD" w:rsidDel="000F18CD">
              <w:rPr>
                <w:rStyle w:val="Hyperlink"/>
                <w:rFonts w:asciiTheme="minorHAnsi" w:hAnsiTheme="minorHAnsi" w:cstheme="minorHAnsi"/>
                <w:noProof/>
                <w:spacing w:val="-2"/>
                <w:rPrChange w:id="97" w:author="Kush Khalasi" w:date="2025-07-29T15:48:00Z" w16du:dateUtc="2025-07-29T10:18:00Z">
                  <w:rPr>
                    <w:rStyle w:val="Hyperlink"/>
                    <w:noProof/>
                    <w:spacing w:val="-2"/>
                  </w:rPr>
                </w:rPrChange>
              </w:rPr>
              <w:delText>MECHANISM</w:delText>
            </w:r>
            <w:r w:rsidRPr="001C2B75" w:rsidDel="000F18CD">
              <w:rPr>
                <w:rFonts w:asciiTheme="minorHAnsi" w:hAnsiTheme="minorHAnsi" w:cstheme="minorHAnsi"/>
                <w:noProof/>
                <w:webHidden/>
                <w:rPrChange w:id="98" w:author="Kush Khalasi" w:date="2025-07-29T15:02:00Z" w16du:dateUtc="2025-07-29T09:32:00Z">
                  <w:rPr>
                    <w:noProof/>
                    <w:webHidden/>
                  </w:rPr>
                </w:rPrChange>
              </w:rPr>
              <w:tab/>
              <w:delText>9</w:delText>
            </w:r>
          </w:del>
        </w:p>
        <w:p w14:paraId="059EBF9F" w14:textId="77777777" w:rsidR="006E1F3C" w:rsidRPr="001C2B75" w:rsidRDefault="00000000">
          <w:pPr>
            <w:rPr>
              <w:rFonts w:asciiTheme="minorHAnsi" w:hAnsiTheme="minorHAnsi" w:cstheme="minorHAnsi"/>
              <w:rPrChange w:id="99" w:author="Kush Khalasi" w:date="2025-07-29T15:02:00Z" w16du:dateUtc="2025-07-29T09:32:00Z">
                <w:rPr/>
              </w:rPrChange>
            </w:rPr>
          </w:pPr>
          <w:r w:rsidRPr="001C2B75">
            <w:rPr>
              <w:rFonts w:asciiTheme="minorHAnsi" w:hAnsiTheme="minorHAnsi" w:cstheme="minorHAnsi"/>
              <w:rPrChange w:id="100" w:author="Kush Khalasi" w:date="2025-07-29T15:02:00Z" w16du:dateUtc="2025-07-29T09:32:00Z">
                <w:rPr/>
              </w:rPrChange>
            </w:rPr>
            <w:fldChar w:fldCharType="end"/>
          </w:r>
        </w:p>
      </w:sdtContent>
    </w:sdt>
    <w:p w14:paraId="059EBFA0" w14:textId="77777777" w:rsidR="006E1F3C" w:rsidRPr="001C2B75" w:rsidRDefault="006E1F3C">
      <w:pPr>
        <w:rPr>
          <w:rFonts w:asciiTheme="minorHAnsi" w:hAnsiTheme="minorHAnsi" w:cstheme="minorHAnsi"/>
          <w:rPrChange w:id="101" w:author="Kush Khalasi" w:date="2025-07-29T15:02:00Z" w16du:dateUtc="2025-07-29T09:32:00Z">
            <w:rPr/>
          </w:rPrChange>
        </w:rPr>
        <w:sectPr w:rsidR="006E1F3C" w:rsidRPr="001C2B75">
          <w:headerReference w:type="default" r:id="rId14"/>
          <w:footerReference w:type="default" r:id="rId15"/>
          <w:pgSz w:w="12240" w:h="15840"/>
          <w:pgMar w:top="1540" w:right="960" w:bottom="960" w:left="1320" w:header="793" w:footer="763"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2015254D" w14:textId="77777777" w:rsidR="00A171BC" w:rsidRDefault="00A171BC" w:rsidP="00A171BC">
      <w:pPr>
        <w:pStyle w:val="Heading1"/>
        <w:tabs>
          <w:tab w:val="left" w:pos="270"/>
        </w:tabs>
        <w:ind w:left="90" w:firstLine="0"/>
        <w:jc w:val="center"/>
        <w:rPr>
          <w:ins w:id="106" w:author="Kush Khalasi" w:date="2025-07-29T15:40:00Z" w16du:dateUtc="2025-07-29T10:10:00Z"/>
        </w:rPr>
      </w:pPr>
      <w:bookmarkStart w:id="107" w:name="_Toc204682759"/>
      <w:bookmarkStart w:id="108" w:name="_Toc204696572"/>
      <w:ins w:id="109" w:author="Kush Khalasi" w:date="2025-07-29T15:40:00Z" w16du:dateUtc="2025-07-29T10:10:00Z">
        <w:r>
          <w:lastRenderedPageBreak/>
          <w:t>REVISOIN HISTORY TABLE</w:t>
        </w:r>
        <w:bookmarkEnd w:id="107"/>
        <w:bookmarkEnd w:id="108"/>
      </w:ins>
    </w:p>
    <w:p w14:paraId="6644AE12" w14:textId="77777777" w:rsidR="00A171BC" w:rsidRDefault="00A171BC" w:rsidP="00A171BC">
      <w:pPr>
        <w:pStyle w:val="Heading1"/>
        <w:tabs>
          <w:tab w:val="left" w:pos="270"/>
        </w:tabs>
        <w:ind w:left="0" w:firstLine="0"/>
        <w:jc w:val="center"/>
        <w:rPr>
          <w:ins w:id="110" w:author="Kush Khalasi" w:date="2025-07-29T15:40:00Z" w16du:dateUtc="2025-07-29T10:10:00Z"/>
        </w:rPr>
        <w:pPrChange w:id="111" w:author="Kush Khalasi" w:date="2025-07-29T11:52:00Z" w16du:dateUtc="2025-07-29T06:22:00Z">
          <w:pPr>
            <w:pStyle w:val="Heading1"/>
            <w:tabs>
              <w:tab w:val="left" w:pos="270"/>
            </w:tabs>
            <w:ind w:left="90" w:firstLine="0"/>
            <w:jc w:val="center"/>
          </w:pPr>
        </w:pPrChange>
      </w:pPr>
    </w:p>
    <w:tbl>
      <w:tblPr>
        <w:tblStyle w:val="TableGrid"/>
        <w:tblW w:w="0" w:type="auto"/>
        <w:tblInd w:w="90" w:type="dxa"/>
        <w:tblLook w:val="04A0" w:firstRow="1" w:lastRow="0" w:firstColumn="1" w:lastColumn="0" w:noHBand="0" w:noVBand="1"/>
      </w:tblPr>
      <w:tblGrid>
        <w:gridCol w:w="1230"/>
        <w:gridCol w:w="2301"/>
        <w:gridCol w:w="3934"/>
        <w:gridCol w:w="2185"/>
        <w:tblGridChange w:id="112">
          <w:tblGrid>
            <w:gridCol w:w="1230"/>
            <w:gridCol w:w="2301"/>
            <w:gridCol w:w="3934"/>
            <w:gridCol w:w="2185"/>
          </w:tblGrid>
        </w:tblGridChange>
      </w:tblGrid>
      <w:tr w:rsidR="00A171BC" w:rsidRPr="00A04ABD" w14:paraId="56389AF0" w14:textId="77777777" w:rsidTr="00A171BC">
        <w:trPr>
          <w:ins w:id="113" w:author="Kush Khalasi" w:date="2025-07-29T15:40:00Z" w16du:dateUtc="2025-07-29T10:10:00Z"/>
        </w:trPr>
        <w:tc>
          <w:tcPr>
            <w:tcW w:w="1230" w:type="dxa"/>
          </w:tcPr>
          <w:p w14:paraId="73D6E418" w14:textId="77777777" w:rsidR="00A171BC" w:rsidRPr="00A04ABD" w:rsidRDefault="00A171BC" w:rsidP="001E0A2F">
            <w:pPr>
              <w:jc w:val="center"/>
              <w:rPr>
                <w:ins w:id="114" w:author="Kush Khalasi" w:date="2025-07-29T15:40:00Z" w16du:dateUtc="2025-07-29T10:10:00Z"/>
                <w:sz w:val="24"/>
                <w:szCs w:val="24"/>
                <w:rPrChange w:id="115" w:author="Kush Khalasi" w:date="2025-07-29T11:49:00Z" w16du:dateUtc="2025-07-29T06:19:00Z">
                  <w:rPr>
                    <w:ins w:id="116" w:author="Kush Khalasi" w:date="2025-07-29T15:40:00Z" w16du:dateUtc="2025-07-29T10:10:00Z"/>
                  </w:rPr>
                </w:rPrChange>
              </w:rPr>
              <w:pPrChange w:id="117" w:author="Kush Khalasi" w:date="2025-07-29T11:49:00Z" w16du:dateUtc="2025-07-29T06:19:00Z">
                <w:pPr>
                  <w:pStyle w:val="Heading1"/>
                  <w:tabs>
                    <w:tab w:val="left" w:pos="270"/>
                  </w:tabs>
                  <w:ind w:left="0" w:firstLine="0"/>
                  <w:jc w:val="center"/>
                </w:pPr>
              </w:pPrChange>
            </w:pPr>
            <w:ins w:id="118" w:author="Kush Khalasi" w:date="2025-07-29T15:40:00Z" w16du:dateUtc="2025-07-29T10:10:00Z">
              <w:r w:rsidRPr="00A04ABD">
                <w:rPr>
                  <w:sz w:val="24"/>
                  <w:szCs w:val="24"/>
                  <w:rPrChange w:id="119" w:author="Kush Khalasi" w:date="2025-07-29T11:49:00Z" w16du:dateUtc="2025-07-29T06:19:00Z">
                    <w:rPr/>
                  </w:rPrChange>
                </w:rPr>
                <w:t>Rev. No.</w:t>
              </w:r>
            </w:ins>
          </w:p>
        </w:tc>
        <w:tc>
          <w:tcPr>
            <w:tcW w:w="2301" w:type="dxa"/>
          </w:tcPr>
          <w:p w14:paraId="15F95AB7" w14:textId="77777777" w:rsidR="00A171BC" w:rsidRPr="00A04ABD" w:rsidRDefault="00A171BC" w:rsidP="001E0A2F">
            <w:pPr>
              <w:jc w:val="center"/>
              <w:rPr>
                <w:ins w:id="120" w:author="Kush Khalasi" w:date="2025-07-29T15:40:00Z" w16du:dateUtc="2025-07-29T10:10:00Z"/>
                <w:sz w:val="24"/>
                <w:szCs w:val="24"/>
                <w:rPrChange w:id="121" w:author="Kush Khalasi" w:date="2025-07-29T11:49:00Z" w16du:dateUtc="2025-07-29T06:19:00Z">
                  <w:rPr>
                    <w:ins w:id="122" w:author="Kush Khalasi" w:date="2025-07-29T15:40:00Z" w16du:dateUtc="2025-07-29T10:10:00Z"/>
                  </w:rPr>
                </w:rPrChange>
              </w:rPr>
              <w:pPrChange w:id="123" w:author="Kush Khalasi" w:date="2025-07-29T11:49:00Z" w16du:dateUtc="2025-07-29T06:19:00Z">
                <w:pPr>
                  <w:pStyle w:val="Heading1"/>
                  <w:tabs>
                    <w:tab w:val="left" w:pos="270"/>
                  </w:tabs>
                  <w:ind w:left="0" w:firstLine="0"/>
                  <w:jc w:val="center"/>
                </w:pPr>
              </w:pPrChange>
            </w:pPr>
            <w:ins w:id="124" w:author="Kush Khalasi" w:date="2025-07-29T15:40:00Z" w16du:dateUtc="2025-07-29T10:10:00Z">
              <w:r w:rsidRPr="00A04ABD">
                <w:rPr>
                  <w:sz w:val="24"/>
                  <w:szCs w:val="24"/>
                  <w:rPrChange w:id="125" w:author="Kush Khalasi" w:date="2025-07-29T11:49:00Z" w16du:dateUtc="2025-07-29T06:19:00Z">
                    <w:rPr/>
                  </w:rPrChange>
                </w:rPr>
                <w:t>Revision Date</w:t>
              </w:r>
            </w:ins>
          </w:p>
        </w:tc>
        <w:tc>
          <w:tcPr>
            <w:tcW w:w="3934" w:type="dxa"/>
          </w:tcPr>
          <w:p w14:paraId="1A19EAD6" w14:textId="77777777" w:rsidR="00A171BC" w:rsidRPr="00A04ABD" w:rsidRDefault="00A171BC" w:rsidP="001E0A2F">
            <w:pPr>
              <w:jc w:val="center"/>
              <w:rPr>
                <w:ins w:id="126" w:author="Kush Khalasi" w:date="2025-07-29T15:40:00Z" w16du:dateUtc="2025-07-29T10:10:00Z"/>
                <w:sz w:val="24"/>
                <w:szCs w:val="24"/>
                <w:rPrChange w:id="127" w:author="Kush Khalasi" w:date="2025-07-29T11:49:00Z" w16du:dateUtc="2025-07-29T06:19:00Z">
                  <w:rPr>
                    <w:ins w:id="128" w:author="Kush Khalasi" w:date="2025-07-29T15:40:00Z" w16du:dateUtc="2025-07-29T10:10:00Z"/>
                  </w:rPr>
                </w:rPrChange>
              </w:rPr>
              <w:pPrChange w:id="129" w:author="Kush Khalasi" w:date="2025-07-29T11:49:00Z" w16du:dateUtc="2025-07-29T06:19:00Z">
                <w:pPr>
                  <w:pStyle w:val="Heading1"/>
                  <w:tabs>
                    <w:tab w:val="left" w:pos="270"/>
                  </w:tabs>
                  <w:ind w:left="0" w:firstLine="0"/>
                  <w:jc w:val="center"/>
                </w:pPr>
              </w:pPrChange>
            </w:pPr>
            <w:ins w:id="130" w:author="Kush Khalasi" w:date="2025-07-29T15:40:00Z" w16du:dateUtc="2025-07-29T10:10:00Z">
              <w:r w:rsidRPr="00A04ABD">
                <w:rPr>
                  <w:sz w:val="24"/>
                  <w:szCs w:val="24"/>
                  <w:rPrChange w:id="131" w:author="Kush Khalasi" w:date="2025-07-29T11:49:00Z" w16du:dateUtc="2025-07-29T06:19:00Z">
                    <w:rPr/>
                  </w:rPrChange>
                </w:rPr>
                <w:t>Changes made</w:t>
              </w:r>
            </w:ins>
          </w:p>
        </w:tc>
        <w:tc>
          <w:tcPr>
            <w:tcW w:w="2185" w:type="dxa"/>
          </w:tcPr>
          <w:p w14:paraId="6F52CABD" w14:textId="77777777" w:rsidR="00A171BC" w:rsidRPr="00A04ABD" w:rsidRDefault="00A171BC" w:rsidP="001E0A2F">
            <w:pPr>
              <w:jc w:val="center"/>
              <w:rPr>
                <w:ins w:id="132" w:author="Kush Khalasi" w:date="2025-07-29T15:40:00Z" w16du:dateUtc="2025-07-29T10:10:00Z"/>
                <w:sz w:val="24"/>
                <w:szCs w:val="24"/>
                <w:rPrChange w:id="133" w:author="Kush Khalasi" w:date="2025-07-29T11:49:00Z" w16du:dateUtc="2025-07-29T06:19:00Z">
                  <w:rPr>
                    <w:ins w:id="134" w:author="Kush Khalasi" w:date="2025-07-29T15:40:00Z" w16du:dateUtc="2025-07-29T10:10:00Z"/>
                  </w:rPr>
                </w:rPrChange>
              </w:rPr>
              <w:pPrChange w:id="135" w:author="Kush Khalasi" w:date="2025-07-29T11:49:00Z" w16du:dateUtc="2025-07-29T06:19:00Z">
                <w:pPr>
                  <w:pStyle w:val="Heading1"/>
                  <w:tabs>
                    <w:tab w:val="left" w:pos="270"/>
                  </w:tabs>
                  <w:ind w:left="0" w:firstLine="0"/>
                  <w:jc w:val="center"/>
                </w:pPr>
              </w:pPrChange>
            </w:pPr>
            <w:ins w:id="136" w:author="Kush Khalasi" w:date="2025-07-29T15:40:00Z" w16du:dateUtc="2025-07-29T10:10:00Z">
              <w:r w:rsidRPr="00A04ABD">
                <w:rPr>
                  <w:sz w:val="24"/>
                  <w:szCs w:val="24"/>
                  <w:rPrChange w:id="137" w:author="Kush Khalasi" w:date="2025-07-29T11:49:00Z" w16du:dateUtc="2025-07-29T06:19:00Z">
                    <w:rPr/>
                  </w:rPrChange>
                </w:rPr>
                <w:t>Approved by</w:t>
              </w:r>
            </w:ins>
          </w:p>
        </w:tc>
      </w:tr>
      <w:tr w:rsidR="00A171BC" w:rsidRPr="00A04ABD" w14:paraId="0C4E1B59" w14:textId="77777777" w:rsidTr="00A171BC">
        <w:trPr>
          <w:trHeight w:val="431"/>
          <w:ins w:id="138" w:author="Kush Khalasi" w:date="2025-07-29T15:40:00Z" w16du:dateUtc="2025-07-29T10:10:00Z"/>
        </w:trPr>
        <w:tc>
          <w:tcPr>
            <w:tcW w:w="1230" w:type="dxa"/>
            <w:vAlign w:val="center"/>
          </w:tcPr>
          <w:p w14:paraId="549CC0C7" w14:textId="77777777" w:rsidR="00A171BC" w:rsidRPr="00A04ABD" w:rsidRDefault="00A171BC" w:rsidP="001E0A2F">
            <w:pPr>
              <w:jc w:val="center"/>
              <w:rPr>
                <w:ins w:id="139" w:author="Kush Khalasi" w:date="2025-07-29T15:40:00Z" w16du:dateUtc="2025-07-29T10:10:00Z"/>
                <w:sz w:val="24"/>
                <w:szCs w:val="24"/>
                <w:rPrChange w:id="140" w:author="Kush Khalasi" w:date="2025-07-29T11:49:00Z" w16du:dateUtc="2025-07-29T06:19:00Z">
                  <w:rPr>
                    <w:ins w:id="141" w:author="Kush Khalasi" w:date="2025-07-29T15:40:00Z" w16du:dateUtc="2025-07-29T10:10:00Z"/>
                  </w:rPr>
                </w:rPrChange>
              </w:rPr>
              <w:pPrChange w:id="142" w:author="Kush Khalasi" w:date="2025-07-29T11:54:00Z" w16du:dateUtc="2025-07-29T06:24:00Z">
                <w:pPr>
                  <w:pStyle w:val="Heading1"/>
                  <w:tabs>
                    <w:tab w:val="left" w:pos="270"/>
                  </w:tabs>
                  <w:ind w:left="0" w:firstLine="0"/>
                  <w:jc w:val="center"/>
                </w:pPr>
              </w:pPrChange>
            </w:pPr>
            <w:ins w:id="143" w:author="Kush Khalasi" w:date="2025-07-29T15:40:00Z" w16du:dateUtc="2025-07-29T10:10:00Z">
              <w:r w:rsidRPr="00A04ABD">
                <w:rPr>
                  <w:sz w:val="24"/>
                  <w:szCs w:val="24"/>
                  <w:rPrChange w:id="144" w:author="Kush Khalasi" w:date="2025-07-29T11:49:00Z" w16du:dateUtc="2025-07-29T06:19:00Z">
                    <w:rPr/>
                  </w:rPrChange>
                </w:rPr>
                <w:t>00</w:t>
              </w:r>
            </w:ins>
          </w:p>
        </w:tc>
        <w:tc>
          <w:tcPr>
            <w:tcW w:w="2301" w:type="dxa"/>
            <w:vAlign w:val="center"/>
          </w:tcPr>
          <w:p w14:paraId="1C9C7919" w14:textId="64965185" w:rsidR="00A171BC" w:rsidRPr="00A04ABD" w:rsidRDefault="00A171BC" w:rsidP="001E0A2F">
            <w:pPr>
              <w:jc w:val="center"/>
              <w:rPr>
                <w:ins w:id="145" w:author="Kush Khalasi" w:date="2025-07-29T15:40:00Z" w16du:dateUtc="2025-07-29T10:10:00Z"/>
                <w:sz w:val="24"/>
                <w:szCs w:val="24"/>
                <w:rPrChange w:id="146" w:author="Kush Khalasi" w:date="2025-07-29T11:49:00Z" w16du:dateUtc="2025-07-29T06:19:00Z">
                  <w:rPr>
                    <w:ins w:id="147" w:author="Kush Khalasi" w:date="2025-07-29T15:40:00Z" w16du:dateUtc="2025-07-29T10:10:00Z"/>
                  </w:rPr>
                </w:rPrChange>
              </w:rPr>
              <w:pPrChange w:id="148" w:author="Kush Khalasi" w:date="2025-07-29T11:54:00Z" w16du:dateUtc="2025-07-29T06:24:00Z">
                <w:pPr>
                  <w:pStyle w:val="Heading1"/>
                  <w:tabs>
                    <w:tab w:val="left" w:pos="270"/>
                  </w:tabs>
                  <w:ind w:left="0" w:firstLine="0"/>
                  <w:jc w:val="center"/>
                </w:pPr>
              </w:pPrChange>
            </w:pPr>
            <w:ins w:id="149" w:author="Kush Khalasi" w:date="2025-07-29T15:40:00Z" w16du:dateUtc="2025-07-29T10:10:00Z">
              <w:r w:rsidRPr="00A04ABD">
                <w:rPr>
                  <w:b/>
                  <w:bCs/>
                  <w:sz w:val="24"/>
                  <w:szCs w:val="24"/>
                  <w:rPrChange w:id="150" w:author="Kush Khalasi" w:date="2025-07-29T11:49:00Z" w16du:dateUtc="2025-07-29T06:19:00Z">
                    <w:rPr>
                      <w:sz w:val="24"/>
                      <w:szCs w:val="24"/>
                    </w:rPr>
                  </w:rPrChange>
                </w:rPr>
                <w:t>Eff Date:</w:t>
              </w:r>
              <w:r w:rsidRPr="00A04ABD">
                <w:rPr>
                  <w:sz w:val="24"/>
                  <w:szCs w:val="24"/>
                  <w:rPrChange w:id="151" w:author="Kush Khalasi" w:date="2025-07-29T11:49:00Z" w16du:dateUtc="2025-07-29T06:19:00Z">
                    <w:rPr/>
                  </w:rPrChange>
                </w:rPr>
                <w:t xml:space="preserve"> 01/01/</w:t>
              </w:r>
            </w:ins>
            <w:ins w:id="152" w:author="Kush Khalasi" w:date="2025-07-29T15:47:00Z" w16du:dateUtc="2025-07-29T10:17:00Z">
              <w:r w:rsidR="00B631C7">
                <w:rPr>
                  <w:sz w:val="24"/>
                  <w:szCs w:val="24"/>
                </w:rPr>
                <w:t>2</w:t>
              </w:r>
            </w:ins>
            <w:ins w:id="153" w:author="Kush Khalasi" w:date="2025-07-29T15:40:00Z" w16du:dateUtc="2025-07-29T10:10:00Z">
              <w:r>
                <w:rPr>
                  <w:sz w:val="24"/>
                  <w:szCs w:val="24"/>
                </w:rPr>
                <w:t>0</w:t>
              </w:r>
              <w:r w:rsidRPr="00A04ABD">
                <w:rPr>
                  <w:sz w:val="24"/>
                  <w:szCs w:val="24"/>
                  <w:rPrChange w:id="154" w:author="Kush Khalasi" w:date="2025-07-29T11:49:00Z" w16du:dateUtc="2025-07-29T06:19:00Z">
                    <w:rPr/>
                  </w:rPrChange>
                </w:rPr>
                <w:t>24</w:t>
              </w:r>
            </w:ins>
          </w:p>
        </w:tc>
        <w:tc>
          <w:tcPr>
            <w:tcW w:w="3934" w:type="dxa"/>
            <w:vAlign w:val="center"/>
          </w:tcPr>
          <w:p w14:paraId="39DE6FA7" w14:textId="77777777" w:rsidR="00A171BC" w:rsidRPr="00A04ABD" w:rsidRDefault="00A171BC" w:rsidP="001E0A2F">
            <w:pPr>
              <w:jc w:val="center"/>
              <w:rPr>
                <w:ins w:id="155" w:author="Kush Khalasi" w:date="2025-07-29T15:40:00Z" w16du:dateUtc="2025-07-29T10:10:00Z"/>
                <w:sz w:val="24"/>
                <w:szCs w:val="24"/>
                <w:rPrChange w:id="156" w:author="Kush Khalasi" w:date="2025-07-29T11:49:00Z" w16du:dateUtc="2025-07-29T06:19:00Z">
                  <w:rPr>
                    <w:ins w:id="157" w:author="Kush Khalasi" w:date="2025-07-29T15:40:00Z" w16du:dateUtc="2025-07-29T10:10:00Z"/>
                  </w:rPr>
                </w:rPrChange>
              </w:rPr>
              <w:pPrChange w:id="158" w:author="Kush Khalasi" w:date="2025-07-29T11:54:00Z" w16du:dateUtc="2025-07-29T06:24:00Z">
                <w:pPr>
                  <w:pStyle w:val="Heading1"/>
                  <w:tabs>
                    <w:tab w:val="left" w:pos="270"/>
                  </w:tabs>
                  <w:ind w:left="0" w:firstLine="0"/>
                  <w:jc w:val="center"/>
                </w:pPr>
              </w:pPrChange>
            </w:pPr>
            <w:ins w:id="159" w:author="Kush Khalasi" w:date="2025-07-29T15:40:00Z" w16du:dateUtc="2025-07-29T10:10:00Z">
              <w:r w:rsidRPr="00A04ABD">
                <w:rPr>
                  <w:sz w:val="24"/>
                  <w:szCs w:val="24"/>
                  <w:rPrChange w:id="160" w:author="Kush Khalasi" w:date="2025-07-29T11:49:00Z" w16du:dateUtc="2025-07-29T06:19:00Z">
                    <w:rPr/>
                  </w:rPrChange>
                </w:rPr>
                <w:t>Initial release</w:t>
              </w:r>
            </w:ins>
          </w:p>
        </w:tc>
        <w:tc>
          <w:tcPr>
            <w:tcW w:w="2185" w:type="dxa"/>
            <w:vAlign w:val="center"/>
          </w:tcPr>
          <w:p w14:paraId="256E1CA8" w14:textId="77777777" w:rsidR="00A171BC" w:rsidRPr="00A04ABD" w:rsidRDefault="00A171BC" w:rsidP="001E0A2F">
            <w:pPr>
              <w:jc w:val="center"/>
              <w:rPr>
                <w:ins w:id="161" w:author="Kush Khalasi" w:date="2025-07-29T15:40:00Z" w16du:dateUtc="2025-07-29T10:10:00Z"/>
                <w:sz w:val="24"/>
                <w:szCs w:val="24"/>
                <w:rPrChange w:id="162" w:author="Kush Khalasi" w:date="2025-07-29T11:49:00Z" w16du:dateUtc="2025-07-29T06:19:00Z">
                  <w:rPr>
                    <w:ins w:id="163" w:author="Kush Khalasi" w:date="2025-07-29T15:40:00Z" w16du:dateUtc="2025-07-29T10:10:00Z"/>
                  </w:rPr>
                </w:rPrChange>
              </w:rPr>
              <w:pPrChange w:id="164" w:author="Kush Khalasi" w:date="2025-07-29T11:54:00Z" w16du:dateUtc="2025-07-29T06:24:00Z">
                <w:pPr>
                  <w:pStyle w:val="Heading1"/>
                  <w:tabs>
                    <w:tab w:val="left" w:pos="270"/>
                  </w:tabs>
                  <w:ind w:left="0" w:firstLine="0"/>
                  <w:jc w:val="center"/>
                </w:pPr>
              </w:pPrChange>
            </w:pPr>
            <w:ins w:id="165" w:author="Kush Khalasi" w:date="2025-07-29T15:40:00Z" w16du:dateUtc="2025-07-29T10:10:00Z">
              <w:r w:rsidRPr="00A04ABD">
                <w:rPr>
                  <w:sz w:val="24"/>
                  <w:szCs w:val="24"/>
                  <w:rPrChange w:id="166" w:author="Kush Khalasi" w:date="2025-07-29T11:49:00Z" w16du:dateUtc="2025-07-29T06:19:00Z">
                    <w:rPr>
                      <w:b/>
                      <w:bCs/>
                      <w:sz w:val="24"/>
                      <w:szCs w:val="24"/>
                    </w:rPr>
                  </w:rPrChange>
                </w:rPr>
                <w:t>Douglas Potvin</w:t>
              </w:r>
            </w:ins>
          </w:p>
        </w:tc>
      </w:tr>
      <w:tr w:rsidR="00A171BC" w:rsidRPr="00A04ABD" w14:paraId="1440C0D6" w14:textId="77777777" w:rsidTr="00A171BC">
        <w:trPr>
          <w:trHeight w:val="710"/>
          <w:ins w:id="167" w:author="Kush Khalasi" w:date="2025-07-29T15:40:00Z" w16du:dateUtc="2025-07-29T10:10:00Z"/>
        </w:trPr>
        <w:tc>
          <w:tcPr>
            <w:tcW w:w="1230" w:type="dxa"/>
            <w:vAlign w:val="center"/>
          </w:tcPr>
          <w:p w14:paraId="2B7BCF4B" w14:textId="77777777" w:rsidR="00A171BC" w:rsidRPr="00A04ABD" w:rsidRDefault="00A171BC" w:rsidP="001E0A2F">
            <w:pPr>
              <w:jc w:val="center"/>
              <w:rPr>
                <w:ins w:id="168" w:author="Kush Khalasi" w:date="2025-07-29T15:40:00Z" w16du:dateUtc="2025-07-29T10:10:00Z"/>
                <w:sz w:val="24"/>
                <w:szCs w:val="24"/>
                <w:rPrChange w:id="169" w:author="Kush Khalasi" w:date="2025-07-29T11:49:00Z" w16du:dateUtc="2025-07-29T06:19:00Z">
                  <w:rPr>
                    <w:ins w:id="170" w:author="Kush Khalasi" w:date="2025-07-29T15:40:00Z" w16du:dateUtc="2025-07-29T10:10:00Z"/>
                  </w:rPr>
                </w:rPrChange>
              </w:rPr>
              <w:pPrChange w:id="171" w:author="Kush Khalasi" w:date="2025-07-29T11:54:00Z" w16du:dateUtc="2025-07-29T06:24:00Z">
                <w:pPr>
                  <w:pStyle w:val="Heading1"/>
                  <w:tabs>
                    <w:tab w:val="left" w:pos="270"/>
                  </w:tabs>
                  <w:ind w:left="0" w:firstLine="0"/>
                  <w:jc w:val="center"/>
                </w:pPr>
              </w:pPrChange>
            </w:pPr>
            <w:ins w:id="172" w:author="Kush Khalasi" w:date="2025-07-29T15:40:00Z" w16du:dateUtc="2025-07-29T10:10:00Z">
              <w:r w:rsidRPr="00A04ABD">
                <w:rPr>
                  <w:sz w:val="24"/>
                  <w:szCs w:val="24"/>
                  <w:rPrChange w:id="173" w:author="Kush Khalasi" w:date="2025-07-29T11:49:00Z" w16du:dateUtc="2025-07-29T06:19:00Z">
                    <w:rPr/>
                  </w:rPrChange>
                </w:rPr>
                <w:t>1.0</w:t>
              </w:r>
            </w:ins>
          </w:p>
        </w:tc>
        <w:tc>
          <w:tcPr>
            <w:tcW w:w="2301" w:type="dxa"/>
            <w:vAlign w:val="center"/>
          </w:tcPr>
          <w:p w14:paraId="47CC3F4C" w14:textId="77777777" w:rsidR="00A171BC" w:rsidRPr="00A04ABD" w:rsidRDefault="00A171BC" w:rsidP="001E0A2F">
            <w:pPr>
              <w:jc w:val="center"/>
              <w:rPr>
                <w:ins w:id="174" w:author="Kush Khalasi" w:date="2025-07-29T15:40:00Z" w16du:dateUtc="2025-07-29T10:10:00Z"/>
                <w:sz w:val="24"/>
                <w:szCs w:val="24"/>
                <w:rPrChange w:id="175" w:author="Kush Khalasi" w:date="2025-07-29T11:49:00Z" w16du:dateUtc="2025-07-29T06:19:00Z">
                  <w:rPr>
                    <w:ins w:id="176" w:author="Kush Khalasi" w:date="2025-07-29T15:40:00Z" w16du:dateUtc="2025-07-29T10:10:00Z"/>
                  </w:rPr>
                </w:rPrChange>
              </w:rPr>
              <w:pPrChange w:id="177" w:author="Kush Khalasi" w:date="2025-07-29T11:54:00Z" w16du:dateUtc="2025-07-29T06:24:00Z">
                <w:pPr>
                  <w:pStyle w:val="Heading1"/>
                  <w:tabs>
                    <w:tab w:val="left" w:pos="270"/>
                  </w:tabs>
                  <w:ind w:left="0" w:firstLine="0"/>
                  <w:jc w:val="center"/>
                </w:pPr>
              </w:pPrChange>
            </w:pPr>
            <w:ins w:id="178" w:author="Kush Khalasi" w:date="2025-07-29T15:40:00Z" w16du:dateUtc="2025-07-29T10:10:00Z">
              <w:r w:rsidRPr="00A04ABD">
                <w:rPr>
                  <w:sz w:val="24"/>
                  <w:szCs w:val="24"/>
                  <w:rPrChange w:id="179" w:author="Kush Khalasi" w:date="2025-07-29T11:49:00Z" w16du:dateUtc="2025-07-29T06:19:00Z">
                    <w:rPr/>
                  </w:rPrChange>
                </w:rPr>
                <w:t>01/01/2025</w:t>
              </w:r>
            </w:ins>
          </w:p>
        </w:tc>
        <w:tc>
          <w:tcPr>
            <w:tcW w:w="3934" w:type="dxa"/>
            <w:vAlign w:val="center"/>
          </w:tcPr>
          <w:p w14:paraId="01A5124B" w14:textId="078450D5" w:rsidR="00A171BC" w:rsidRPr="00A04ABD" w:rsidRDefault="00B631C7" w:rsidP="001E0A2F">
            <w:pPr>
              <w:jc w:val="center"/>
              <w:rPr>
                <w:ins w:id="180" w:author="Kush Khalasi" w:date="2025-07-29T15:40:00Z" w16du:dateUtc="2025-07-29T10:10:00Z"/>
                <w:sz w:val="24"/>
                <w:szCs w:val="24"/>
                <w:rPrChange w:id="181" w:author="Kush Khalasi" w:date="2025-07-29T11:49:00Z" w16du:dateUtc="2025-07-29T06:19:00Z">
                  <w:rPr>
                    <w:ins w:id="182" w:author="Kush Khalasi" w:date="2025-07-29T15:40:00Z" w16du:dateUtc="2025-07-29T10:10:00Z"/>
                  </w:rPr>
                </w:rPrChange>
              </w:rPr>
              <w:pPrChange w:id="183" w:author="Kush Khalasi" w:date="2025-07-29T11:54:00Z" w16du:dateUtc="2025-07-29T06:24:00Z">
                <w:pPr>
                  <w:pStyle w:val="Heading1"/>
                  <w:tabs>
                    <w:tab w:val="left" w:pos="270"/>
                  </w:tabs>
                  <w:ind w:left="0" w:firstLine="0"/>
                  <w:jc w:val="center"/>
                </w:pPr>
              </w:pPrChange>
            </w:pPr>
            <w:ins w:id="184" w:author="Kush Khalasi" w:date="2025-07-29T15:41:00Z" w16du:dateUtc="2025-07-29T10:11:00Z">
              <w:r>
                <w:rPr>
                  <w:sz w:val="24"/>
                  <w:szCs w:val="24"/>
                </w:rPr>
                <w:t>Updated Employee Responsibility and a</w:t>
              </w:r>
            </w:ins>
            <w:ins w:id="185" w:author="Kush Khalasi" w:date="2025-07-29T15:40:00Z" w16du:dateUtc="2025-07-29T10:10:00Z">
              <w:r w:rsidR="00A171BC">
                <w:rPr>
                  <w:sz w:val="24"/>
                  <w:szCs w:val="24"/>
                </w:rPr>
                <w:t>dded Employee guidelines and consequences for violating this policy</w:t>
              </w:r>
            </w:ins>
          </w:p>
        </w:tc>
        <w:tc>
          <w:tcPr>
            <w:tcW w:w="2185" w:type="dxa"/>
            <w:vAlign w:val="center"/>
          </w:tcPr>
          <w:p w14:paraId="34BB65E5" w14:textId="77777777" w:rsidR="00A171BC" w:rsidRPr="00A04ABD" w:rsidRDefault="00A171BC" w:rsidP="001E0A2F">
            <w:pPr>
              <w:jc w:val="center"/>
              <w:rPr>
                <w:ins w:id="186" w:author="Kush Khalasi" w:date="2025-07-29T15:40:00Z" w16du:dateUtc="2025-07-29T10:10:00Z"/>
                <w:sz w:val="24"/>
                <w:szCs w:val="24"/>
                <w:rPrChange w:id="187" w:author="Kush Khalasi" w:date="2025-07-29T11:49:00Z" w16du:dateUtc="2025-07-29T06:19:00Z">
                  <w:rPr>
                    <w:ins w:id="188" w:author="Kush Khalasi" w:date="2025-07-29T15:40:00Z" w16du:dateUtc="2025-07-29T10:10:00Z"/>
                  </w:rPr>
                </w:rPrChange>
              </w:rPr>
              <w:pPrChange w:id="189" w:author="Kush Khalasi" w:date="2025-07-29T11:54:00Z" w16du:dateUtc="2025-07-29T06:24:00Z">
                <w:pPr>
                  <w:pStyle w:val="Heading1"/>
                  <w:tabs>
                    <w:tab w:val="left" w:pos="270"/>
                  </w:tabs>
                  <w:ind w:left="0" w:firstLine="0"/>
                  <w:jc w:val="center"/>
                </w:pPr>
              </w:pPrChange>
            </w:pPr>
          </w:p>
        </w:tc>
      </w:tr>
      <w:tr w:rsidR="00A171BC" w:rsidRPr="00A04ABD" w14:paraId="24DDCC84" w14:textId="77777777" w:rsidTr="00A171BC">
        <w:trPr>
          <w:ins w:id="190" w:author="Kush Khalasi" w:date="2025-07-29T15:40:00Z" w16du:dateUtc="2025-07-29T10:10:00Z"/>
        </w:trPr>
        <w:tc>
          <w:tcPr>
            <w:tcW w:w="1230" w:type="dxa"/>
          </w:tcPr>
          <w:p w14:paraId="13328B07" w14:textId="77777777" w:rsidR="00A171BC" w:rsidRPr="00A04ABD" w:rsidRDefault="00A171BC" w:rsidP="001E0A2F">
            <w:pPr>
              <w:rPr>
                <w:ins w:id="191" w:author="Kush Khalasi" w:date="2025-07-29T15:40:00Z" w16du:dateUtc="2025-07-29T10:10:00Z"/>
                <w:sz w:val="24"/>
                <w:szCs w:val="24"/>
                <w:rPrChange w:id="192" w:author="Kush Khalasi" w:date="2025-07-29T11:49:00Z" w16du:dateUtc="2025-07-29T06:19:00Z">
                  <w:rPr>
                    <w:ins w:id="193" w:author="Kush Khalasi" w:date="2025-07-29T15:40:00Z" w16du:dateUtc="2025-07-29T10:10:00Z"/>
                  </w:rPr>
                </w:rPrChange>
              </w:rPr>
              <w:pPrChange w:id="194" w:author="Kush Khalasi" w:date="2025-07-29T11:49:00Z" w16du:dateUtc="2025-07-29T06:19:00Z">
                <w:pPr>
                  <w:pStyle w:val="Heading1"/>
                  <w:tabs>
                    <w:tab w:val="left" w:pos="270"/>
                  </w:tabs>
                  <w:ind w:left="0" w:firstLine="0"/>
                  <w:jc w:val="center"/>
                </w:pPr>
              </w:pPrChange>
            </w:pPr>
          </w:p>
        </w:tc>
        <w:tc>
          <w:tcPr>
            <w:tcW w:w="2301" w:type="dxa"/>
          </w:tcPr>
          <w:p w14:paraId="150C4CFF" w14:textId="77777777" w:rsidR="00A171BC" w:rsidRPr="00A04ABD" w:rsidRDefault="00A171BC" w:rsidP="001E0A2F">
            <w:pPr>
              <w:rPr>
                <w:ins w:id="195" w:author="Kush Khalasi" w:date="2025-07-29T15:40:00Z" w16du:dateUtc="2025-07-29T10:10:00Z"/>
                <w:sz w:val="24"/>
                <w:szCs w:val="24"/>
                <w:rPrChange w:id="196" w:author="Kush Khalasi" w:date="2025-07-29T11:49:00Z" w16du:dateUtc="2025-07-29T06:19:00Z">
                  <w:rPr>
                    <w:ins w:id="197" w:author="Kush Khalasi" w:date="2025-07-29T15:40:00Z" w16du:dateUtc="2025-07-29T10:10:00Z"/>
                  </w:rPr>
                </w:rPrChange>
              </w:rPr>
              <w:pPrChange w:id="198" w:author="Kush Khalasi" w:date="2025-07-29T11:49:00Z" w16du:dateUtc="2025-07-29T06:19:00Z">
                <w:pPr>
                  <w:pStyle w:val="Heading1"/>
                  <w:tabs>
                    <w:tab w:val="left" w:pos="270"/>
                  </w:tabs>
                  <w:ind w:left="0" w:firstLine="0"/>
                  <w:jc w:val="center"/>
                </w:pPr>
              </w:pPrChange>
            </w:pPr>
          </w:p>
        </w:tc>
        <w:tc>
          <w:tcPr>
            <w:tcW w:w="3934" w:type="dxa"/>
          </w:tcPr>
          <w:p w14:paraId="13F28C5F" w14:textId="77777777" w:rsidR="00A171BC" w:rsidRPr="00A04ABD" w:rsidRDefault="00A171BC" w:rsidP="001E0A2F">
            <w:pPr>
              <w:rPr>
                <w:ins w:id="199" w:author="Kush Khalasi" w:date="2025-07-29T15:40:00Z" w16du:dateUtc="2025-07-29T10:10:00Z"/>
                <w:sz w:val="24"/>
                <w:szCs w:val="24"/>
                <w:rPrChange w:id="200" w:author="Kush Khalasi" w:date="2025-07-29T11:49:00Z" w16du:dateUtc="2025-07-29T06:19:00Z">
                  <w:rPr>
                    <w:ins w:id="201" w:author="Kush Khalasi" w:date="2025-07-29T15:40:00Z" w16du:dateUtc="2025-07-29T10:10:00Z"/>
                  </w:rPr>
                </w:rPrChange>
              </w:rPr>
              <w:pPrChange w:id="202" w:author="Kush Khalasi" w:date="2025-07-29T11:49:00Z" w16du:dateUtc="2025-07-29T06:19:00Z">
                <w:pPr>
                  <w:pStyle w:val="Heading1"/>
                  <w:tabs>
                    <w:tab w:val="left" w:pos="270"/>
                  </w:tabs>
                  <w:ind w:left="0" w:firstLine="0"/>
                  <w:jc w:val="center"/>
                </w:pPr>
              </w:pPrChange>
            </w:pPr>
          </w:p>
        </w:tc>
        <w:tc>
          <w:tcPr>
            <w:tcW w:w="2185" w:type="dxa"/>
          </w:tcPr>
          <w:p w14:paraId="5AFFDD68" w14:textId="77777777" w:rsidR="00A171BC" w:rsidRPr="00A04ABD" w:rsidRDefault="00A171BC" w:rsidP="001E0A2F">
            <w:pPr>
              <w:rPr>
                <w:ins w:id="203" w:author="Kush Khalasi" w:date="2025-07-29T15:40:00Z" w16du:dateUtc="2025-07-29T10:10:00Z"/>
                <w:sz w:val="24"/>
                <w:szCs w:val="24"/>
                <w:rPrChange w:id="204" w:author="Kush Khalasi" w:date="2025-07-29T11:49:00Z" w16du:dateUtc="2025-07-29T06:19:00Z">
                  <w:rPr>
                    <w:ins w:id="205" w:author="Kush Khalasi" w:date="2025-07-29T15:40:00Z" w16du:dateUtc="2025-07-29T10:10:00Z"/>
                  </w:rPr>
                </w:rPrChange>
              </w:rPr>
              <w:pPrChange w:id="206" w:author="Kush Khalasi" w:date="2025-07-29T11:49:00Z" w16du:dateUtc="2025-07-29T06:19:00Z">
                <w:pPr>
                  <w:pStyle w:val="Heading1"/>
                  <w:tabs>
                    <w:tab w:val="left" w:pos="270"/>
                  </w:tabs>
                  <w:ind w:left="0" w:firstLine="0"/>
                  <w:jc w:val="center"/>
                </w:pPr>
              </w:pPrChange>
            </w:pPr>
          </w:p>
        </w:tc>
      </w:tr>
      <w:tr w:rsidR="00A171BC" w:rsidRPr="00A04ABD" w14:paraId="34EBDD71" w14:textId="77777777" w:rsidTr="00A171BC">
        <w:trPr>
          <w:ins w:id="207" w:author="Kush Khalasi" w:date="2025-07-29T15:40:00Z" w16du:dateUtc="2025-07-29T10:10:00Z"/>
        </w:trPr>
        <w:tc>
          <w:tcPr>
            <w:tcW w:w="1230" w:type="dxa"/>
          </w:tcPr>
          <w:p w14:paraId="6BFBAB22" w14:textId="77777777" w:rsidR="00A171BC" w:rsidRPr="00A04ABD" w:rsidRDefault="00A171BC" w:rsidP="001E0A2F">
            <w:pPr>
              <w:rPr>
                <w:ins w:id="208" w:author="Kush Khalasi" w:date="2025-07-29T15:40:00Z" w16du:dateUtc="2025-07-29T10:10:00Z"/>
                <w:sz w:val="24"/>
                <w:szCs w:val="24"/>
                <w:rPrChange w:id="209" w:author="Kush Khalasi" w:date="2025-07-29T11:49:00Z" w16du:dateUtc="2025-07-29T06:19:00Z">
                  <w:rPr>
                    <w:ins w:id="210" w:author="Kush Khalasi" w:date="2025-07-29T15:40:00Z" w16du:dateUtc="2025-07-29T10:10:00Z"/>
                  </w:rPr>
                </w:rPrChange>
              </w:rPr>
              <w:pPrChange w:id="211" w:author="Kush Khalasi" w:date="2025-07-29T11:49:00Z" w16du:dateUtc="2025-07-29T06:19:00Z">
                <w:pPr>
                  <w:pStyle w:val="Heading1"/>
                  <w:tabs>
                    <w:tab w:val="left" w:pos="270"/>
                  </w:tabs>
                  <w:ind w:left="0" w:firstLine="0"/>
                  <w:jc w:val="center"/>
                </w:pPr>
              </w:pPrChange>
            </w:pPr>
          </w:p>
        </w:tc>
        <w:tc>
          <w:tcPr>
            <w:tcW w:w="2301" w:type="dxa"/>
          </w:tcPr>
          <w:p w14:paraId="30E1269F" w14:textId="77777777" w:rsidR="00A171BC" w:rsidRPr="00A04ABD" w:rsidRDefault="00A171BC" w:rsidP="001E0A2F">
            <w:pPr>
              <w:rPr>
                <w:ins w:id="212" w:author="Kush Khalasi" w:date="2025-07-29T15:40:00Z" w16du:dateUtc="2025-07-29T10:10:00Z"/>
                <w:sz w:val="24"/>
                <w:szCs w:val="24"/>
                <w:rPrChange w:id="213" w:author="Kush Khalasi" w:date="2025-07-29T11:49:00Z" w16du:dateUtc="2025-07-29T06:19:00Z">
                  <w:rPr>
                    <w:ins w:id="214" w:author="Kush Khalasi" w:date="2025-07-29T15:40:00Z" w16du:dateUtc="2025-07-29T10:10:00Z"/>
                  </w:rPr>
                </w:rPrChange>
              </w:rPr>
              <w:pPrChange w:id="215" w:author="Kush Khalasi" w:date="2025-07-29T11:49:00Z" w16du:dateUtc="2025-07-29T06:19:00Z">
                <w:pPr>
                  <w:pStyle w:val="Heading1"/>
                  <w:tabs>
                    <w:tab w:val="left" w:pos="270"/>
                  </w:tabs>
                  <w:ind w:left="0" w:firstLine="0"/>
                  <w:jc w:val="center"/>
                </w:pPr>
              </w:pPrChange>
            </w:pPr>
          </w:p>
        </w:tc>
        <w:tc>
          <w:tcPr>
            <w:tcW w:w="3934" w:type="dxa"/>
          </w:tcPr>
          <w:p w14:paraId="4893718F" w14:textId="77777777" w:rsidR="00A171BC" w:rsidRPr="00A04ABD" w:rsidRDefault="00A171BC" w:rsidP="001E0A2F">
            <w:pPr>
              <w:rPr>
                <w:ins w:id="216" w:author="Kush Khalasi" w:date="2025-07-29T15:40:00Z" w16du:dateUtc="2025-07-29T10:10:00Z"/>
                <w:sz w:val="24"/>
                <w:szCs w:val="24"/>
                <w:rPrChange w:id="217" w:author="Kush Khalasi" w:date="2025-07-29T11:49:00Z" w16du:dateUtc="2025-07-29T06:19:00Z">
                  <w:rPr>
                    <w:ins w:id="218" w:author="Kush Khalasi" w:date="2025-07-29T15:40:00Z" w16du:dateUtc="2025-07-29T10:10:00Z"/>
                  </w:rPr>
                </w:rPrChange>
              </w:rPr>
              <w:pPrChange w:id="219" w:author="Kush Khalasi" w:date="2025-07-29T11:49:00Z" w16du:dateUtc="2025-07-29T06:19:00Z">
                <w:pPr>
                  <w:pStyle w:val="Heading1"/>
                  <w:tabs>
                    <w:tab w:val="left" w:pos="270"/>
                  </w:tabs>
                  <w:ind w:left="0" w:firstLine="0"/>
                  <w:jc w:val="center"/>
                </w:pPr>
              </w:pPrChange>
            </w:pPr>
          </w:p>
        </w:tc>
        <w:tc>
          <w:tcPr>
            <w:tcW w:w="2185" w:type="dxa"/>
          </w:tcPr>
          <w:p w14:paraId="5B7865F2" w14:textId="77777777" w:rsidR="00A171BC" w:rsidRPr="00A04ABD" w:rsidRDefault="00A171BC" w:rsidP="001E0A2F">
            <w:pPr>
              <w:rPr>
                <w:ins w:id="220" w:author="Kush Khalasi" w:date="2025-07-29T15:40:00Z" w16du:dateUtc="2025-07-29T10:10:00Z"/>
                <w:sz w:val="24"/>
                <w:szCs w:val="24"/>
                <w:rPrChange w:id="221" w:author="Kush Khalasi" w:date="2025-07-29T11:49:00Z" w16du:dateUtc="2025-07-29T06:19:00Z">
                  <w:rPr>
                    <w:ins w:id="222" w:author="Kush Khalasi" w:date="2025-07-29T15:40:00Z" w16du:dateUtc="2025-07-29T10:10:00Z"/>
                  </w:rPr>
                </w:rPrChange>
              </w:rPr>
              <w:pPrChange w:id="223" w:author="Kush Khalasi" w:date="2025-07-29T11:49:00Z" w16du:dateUtc="2025-07-29T06:19:00Z">
                <w:pPr>
                  <w:pStyle w:val="Heading1"/>
                  <w:tabs>
                    <w:tab w:val="left" w:pos="270"/>
                  </w:tabs>
                  <w:ind w:left="0" w:firstLine="0"/>
                  <w:jc w:val="center"/>
                </w:pPr>
              </w:pPrChange>
            </w:pPr>
          </w:p>
        </w:tc>
      </w:tr>
      <w:tr w:rsidR="00A171BC" w:rsidRPr="00A04ABD" w14:paraId="7DF95357" w14:textId="77777777" w:rsidTr="00A171BC">
        <w:trPr>
          <w:ins w:id="224" w:author="Kush Khalasi" w:date="2025-07-29T15:40:00Z" w16du:dateUtc="2025-07-29T10:10:00Z"/>
        </w:trPr>
        <w:tc>
          <w:tcPr>
            <w:tcW w:w="1230" w:type="dxa"/>
          </w:tcPr>
          <w:p w14:paraId="579AFA70" w14:textId="77777777" w:rsidR="00A171BC" w:rsidRPr="00A04ABD" w:rsidRDefault="00A171BC" w:rsidP="001E0A2F">
            <w:pPr>
              <w:rPr>
                <w:ins w:id="225" w:author="Kush Khalasi" w:date="2025-07-29T15:40:00Z" w16du:dateUtc="2025-07-29T10:10:00Z"/>
                <w:sz w:val="24"/>
                <w:szCs w:val="24"/>
                <w:rPrChange w:id="226" w:author="Kush Khalasi" w:date="2025-07-29T11:49:00Z" w16du:dateUtc="2025-07-29T06:19:00Z">
                  <w:rPr>
                    <w:ins w:id="227" w:author="Kush Khalasi" w:date="2025-07-29T15:40:00Z" w16du:dateUtc="2025-07-29T10:10:00Z"/>
                  </w:rPr>
                </w:rPrChange>
              </w:rPr>
              <w:pPrChange w:id="228" w:author="Kush Khalasi" w:date="2025-07-29T11:49:00Z" w16du:dateUtc="2025-07-29T06:19:00Z">
                <w:pPr>
                  <w:pStyle w:val="Heading1"/>
                  <w:tabs>
                    <w:tab w:val="left" w:pos="270"/>
                  </w:tabs>
                  <w:ind w:left="0" w:firstLine="0"/>
                  <w:jc w:val="center"/>
                </w:pPr>
              </w:pPrChange>
            </w:pPr>
          </w:p>
        </w:tc>
        <w:tc>
          <w:tcPr>
            <w:tcW w:w="2301" w:type="dxa"/>
          </w:tcPr>
          <w:p w14:paraId="6F8671FA" w14:textId="77777777" w:rsidR="00A171BC" w:rsidRPr="00A04ABD" w:rsidRDefault="00A171BC" w:rsidP="001E0A2F">
            <w:pPr>
              <w:rPr>
                <w:ins w:id="229" w:author="Kush Khalasi" w:date="2025-07-29T15:40:00Z" w16du:dateUtc="2025-07-29T10:10:00Z"/>
                <w:sz w:val="24"/>
                <w:szCs w:val="24"/>
                <w:rPrChange w:id="230" w:author="Kush Khalasi" w:date="2025-07-29T11:49:00Z" w16du:dateUtc="2025-07-29T06:19:00Z">
                  <w:rPr>
                    <w:ins w:id="231" w:author="Kush Khalasi" w:date="2025-07-29T15:40:00Z" w16du:dateUtc="2025-07-29T10:10:00Z"/>
                  </w:rPr>
                </w:rPrChange>
              </w:rPr>
              <w:pPrChange w:id="232" w:author="Kush Khalasi" w:date="2025-07-29T11:49:00Z" w16du:dateUtc="2025-07-29T06:19:00Z">
                <w:pPr>
                  <w:pStyle w:val="Heading1"/>
                  <w:tabs>
                    <w:tab w:val="left" w:pos="270"/>
                  </w:tabs>
                  <w:ind w:left="0" w:firstLine="0"/>
                  <w:jc w:val="center"/>
                </w:pPr>
              </w:pPrChange>
            </w:pPr>
          </w:p>
        </w:tc>
        <w:tc>
          <w:tcPr>
            <w:tcW w:w="3934" w:type="dxa"/>
          </w:tcPr>
          <w:p w14:paraId="13CF751D" w14:textId="77777777" w:rsidR="00A171BC" w:rsidRPr="00A04ABD" w:rsidRDefault="00A171BC" w:rsidP="001E0A2F">
            <w:pPr>
              <w:rPr>
                <w:ins w:id="233" w:author="Kush Khalasi" w:date="2025-07-29T15:40:00Z" w16du:dateUtc="2025-07-29T10:10:00Z"/>
                <w:sz w:val="24"/>
                <w:szCs w:val="24"/>
                <w:rPrChange w:id="234" w:author="Kush Khalasi" w:date="2025-07-29T11:49:00Z" w16du:dateUtc="2025-07-29T06:19:00Z">
                  <w:rPr>
                    <w:ins w:id="235" w:author="Kush Khalasi" w:date="2025-07-29T15:40:00Z" w16du:dateUtc="2025-07-29T10:10:00Z"/>
                  </w:rPr>
                </w:rPrChange>
              </w:rPr>
              <w:pPrChange w:id="236" w:author="Kush Khalasi" w:date="2025-07-29T11:49:00Z" w16du:dateUtc="2025-07-29T06:19:00Z">
                <w:pPr>
                  <w:pStyle w:val="Heading1"/>
                  <w:tabs>
                    <w:tab w:val="left" w:pos="270"/>
                  </w:tabs>
                  <w:ind w:left="0" w:firstLine="0"/>
                  <w:jc w:val="center"/>
                </w:pPr>
              </w:pPrChange>
            </w:pPr>
          </w:p>
        </w:tc>
        <w:tc>
          <w:tcPr>
            <w:tcW w:w="2185" w:type="dxa"/>
          </w:tcPr>
          <w:p w14:paraId="18CCA597" w14:textId="77777777" w:rsidR="00A171BC" w:rsidRPr="00A04ABD" w:rsidRDefault="00A171BC" w:rsidP="001E0A2F">
            <w:pPr>
              <w:rPr>
                <w:ins w:id="237" w:author="Kush Khalasi" w:date="2025-07-29T15:40:00Z" w16du:dateUtc="2025-07-29T10:10:00Z"/>
                <w:sz w:val="24"/>
                <w:szCs w:val="24"/>
                <w:rPrChange w:id="238" w:author="Kush Khalasi" w:date="2025-07-29T11:49:00Z" w16du:dateUtc="2025-07-29T06:19:00Z">
                  <w:rPr>
                    <w:ins w:id="239" w:author="Kush Khalasi" w:date="2025-07-29T15:40:00Z" w16du:dateUtc="2025-07-29T10:10:00Z"/>
                  </w:rPr>
                </w:rPrChange>
              </w:rPr>
              <w:pPrChange w:id="240" w:author="Kush Khalasi" w:date="2025-07-29T11:49:00Z" w16du:dateUtc="2025-07-29T06:19:00Z">
                <w:pPr>
                  <w:pStyle w:val="Heading1"/>
                  <w:tabs>
                    <w:tab w:val="left" w:pos="270"/>
                  </w:tabs>
                  <w:ind w:left="0" w:firstLine="0"/>
                  <w:jc w:val="center"/>
                </w:pPr>
              </w:pPrChange>
            </w:pPr>
          </w:p>
        </w:tc>
      </w:tr>
    </w:tbl>
    <w:p w14:paraId="41E63608" w14:textId="77777777" w:rsidR="00A171BC" w:rsidRPr="00A171BC" w:rsidRDefault="00A171BC" w:rsidP="00A171BC">
      <w:pPr>
        <w:pStyle w:val="Heading1"/>
        <w:tabs>
          <w:tab w:val="left" w:pos="479"/>
        </w:tabs>
        <w:ind w:firstLine="0"/>
        <w:rPr>
          <w:ins w:id="241" w:author="Kush Khalasi" w:date="2025-07-29T15:40:00Z" w16du:dateUtc="2025-07-29T10:10:00Z"/>
          <w:rFonts w:asciiTheme="minorHAnsi" w:hAnsiTheme="minorHAnsi" w:cstheme="minorHAnsi"/>
          <w:rPrChange w:id="242" w:author="Kush Khalasi" w:date="2025-07-29T15:40:00Z" w16du:dateUtc="2025-07-29T10:10:00Z">
            <w:rPr>
              <w:ins w:id="243" w:author="Kush Khalasi" w:date="2025-07-29T15:40:00Z" w16du:dateUtc="2025-07-29T10:10:00Z"/>
              <w:rFonts w:asciiTheme="minorHAnsi" w:hAnsiTheme="minorHAnsi" w:cstheme="minorHAnsi"/>
              <w:color w:val="365F91"/>
              <w:spacing w:val="-2"/>
            </w:rPr>
          </w:rPrChange>
        </w:rPr>
        <w:pPrChange w:id="244" w:author="Kush Khalasi" w:date="2025-07-29T15:40:00Z" w16du:dateUtc="2025-07-29T10:10:00Z">
          <w:pPr>
            <w:pStyle w:val="Heading1"/>
            <w:numPr>
              <w:numId w:val="2"/>
            </w:numPr>
            <w:tabs>
              <w:tab w:val="left" w:pos="479"/>
            </w:tabs>
          </w:pPr>
        </w:pPrChange>
      </w:pPr>
    </w:p>
    <w:p w14:paraId="059EBFA1" w14:textId="51A4FF62" w:rsidR="006E1F3C" w:rsidRPr="001C2B75" w:rsidRDefault="00A171BC" w:rsidP="00F74EBE">
      <w:pPr>
        <w:pStyle w:val="Heading1"/>
        <w:numPr>
          <w:ilvl w:val="0"/>
          <w:numId w:val="2"/>
        </w:numPr>
        <w:tabs>
          <w:tab w:val="left" w:pos="479"/>
        </w:tabs>
        <w:ind w:left="479" w:hanging="359"/>
        <w:rPr>
          <w:rFonts w:asciiTheme="minorHAnsi" w:hAnsiTheme="minorHAnsi" w:cstheme="minorHAnsi"/>
          <w:rPrChange w:id="245" w:author="Kush Khalasi" w:date="2025-07-29T15:02:00Z" w16du:dateUtc="2025-07-29T09:32:00Z">
            <w:rPr/>
          </w:rPrChange>
        </w:rPr>
      </w:pPr>
      <w:ins w:id="246" w:author="Kush Khalasi" w:date="2025-07-29T15:39:00Z" w16du:dateUtc="2025-07-29T10:09:00Z">
        <w:r w:rsidRPr="00A171BC">
          <w:rPr>
            <w:rPrChange w:id="247" w:author="Kush Khalasi" w:date="2025-07-29T15:40:00Z" w16du:dateUtc="2025-07-29T10:10:00Z">
              <w:rPr>
                <w:rFonts w:asciiTheme="minorHAnsi" w:hAnsiTheme="minorHAnsi" w:cstheme="minorHAnsi"/>
                <w:color w:val="365F91"/>
                <w:spacing w:val="-2"/>
              </w:rPr>
            </w:rPrChange>
          </w:rPr>
          <w:br w:type="column"/>
        </w:r>
      </w:ins>
      <w:bookmarkStart w:id="248" w:name="_Toc204696573"/>
      <w:r w:rsidR="00000000" w:rsidRPr="001C2B75">
        <w:rPr>
          <w:rFonts w:asciiTheme="minorHAnsi" w:hAnsiTheme="minorHAnsi" w:cstheme="minorHAnsi"/>
          <w:color w:val="365F91"/>
          <w:spacing w:val="-2"/>
          <w:rPrChange w:id="249" w:author="Kush Khalasi" w:date="2025-07-29T15:02:00Z" w16du:dateUtc="2025-07-29T09:32:00Z">
            <w:rPr>
              <w:color w:val="365F91"/>
              <w:spacing w:val="-2"/>
            </w:rPr>
          </w:rPrChange>
        </w:rPr>
        <w:lastRenderedPageBreak/>
        <w:t>INTRODUCTION</w:t>
      </w:r>
      <w:bookmarkEnd w:id="248"/>
    </w:p>
    <w:p w14:paraId="059EBFA2" w14:textId="77777777" w:rsidR="006E1F3C" w:rsidRPr="001C2B75" w:rsidRDefault="00000000">
      <w:pPr>
        <w:pStyle w:val="BodyText"/>
        <w:spacing w:before="297" w:line="276" w:lineRule="auto"/>
        <w:ind w:left="120" w:right="479" w:firstLine="0"/>
        <w:rPr>
          <w:rFonts w:asciiTheme="minorHAnsi" w:hAnsiTheme="minorHAnsi" w:cstheme="minorHAnsi"/>
          <w:rPrChange w:id="250" w:author="Kush Khalasi" w:date="2025-07-29T15:02:00Z" w16du:dateUtc="2025-07-29T09:32:00Z">
            <w:rPr/>
          </w:rPrChange>
        </w:rPr>
      </w:pPr>
      <w:r w:rsidRPr="001C2B75">
        <w:rPr>
          <w:rFonts w:asciiTheme="minorHAnsi" w:hAnsiTheme="minorHAnsi" w:cstheme="minorHAnsi"/>
          <w:rPrChange w:id="251" w:author="Kush Khalasi" w:date="2025-07-29T15:02:00Z" w16du:dateUtc="2025-07-29T09:32:00Z">
            <w:rPr/>
          </w:rPrChange>
        </w:rPr>
        <w:t>At</w:t>
      </w:r>
      <w:r w:rsidRPr="001C2B75">
        <w:rPr>
          <w:rFonts w:asciiTheme="minorHAnsi" w:hAnsiTheme="minorHAnsi" w:cstheme="minorHAnsi"/>
          <w:spacing w:val="-9"/>
          <w:rPrChange w:id="252" w:author="Kush Khalasi" w:date="2025-07-29T15:02:00Z" w16du:dateUtc="2025-07-29T09:32:00Z">
            <w:rPr>
              <w:spacing w:val="-9"/>
            </w:rPr>
          </w:rPrChange>
        </w:rPr>
        <w:t xml:space="preserve"> </w:t>
      </w:r>
      <w:r w:rsidRPr="001C2B75">
        <w:rPr>
          <w:rFonts w:asciiTheme="minorHAnsi" w:hAnsiTheme="minorHAnsi" w:cstheme="minorHAnsi"/>
          <w:rPrChange w:id="253" w:author="Kush Khalasi" w:date="2025-07-29T15:02:00Z" w16du:dateUtc="2025-07-29T09:32:00Z">
            <w:rPr/>
          </w:rPrChange>
        </w:rPr>
        <w:t>Trinity</w:t>
      </w:r>
      <w:r w:rsidRPr="001C2B75">
        <w:rPr>
          <w:rFonts w:asciiTheme="minorHAnsi" w:hAnsiTheme="minorHAnsi" w:cstheme="minorHAnsi"/>
          <w:spacing w:val="-13"/>
          <w:rPrChange w:id="254" w:author="Kush Khalasi" w:date="2025-07-29T15:02:00Z" w16du:dateUtc="2025-07-29T09:32:00Z">
            <w:rPr>
              <w:spacing w:val="-13"/>
            </w:rPr>
          </w:rPrChange>
        </w:rPr>
        <w:t xml:space="preserve"> </w:t>
      </w:r>
      <w:r w:rsidRPr="001C2B75">
        <w:rPr>
          <w:rFonts w:asciiTheme="minorHAnsi" w:hAnsiTheme="minorHAnsi" w:cstheme="minorHAnsi"/>
          <w:rPrChange w:id="255" w:author="Kush Khalasi" w:date="2025-07-29T15:02:00Z" w16du:dateUtc="2025-07-29T09:32:00Z">
            <w:rPr/>
          </w:rPrChange>
        </w:rPr>
        <w:t>Logistics,</w:t>
      </w:r>
      <w:r w:rsidRPr="001C2B75">
        <w:rPr>
          <w:rFonts w:asciiTheme="minorHAnsi" w:hAnsiTheme="minorHAnsi" w:cstheme="minorHAnsi"/>
          <w:spacing w:val="-10"/>
          <w:rPrChange w:id="256" w:author="Kush Khalasi" w:date="2025-07-29T15:02:00Z" w16du:dateUtc="2025-07-29T09:32:00Z">
            <w:rPr>
              <w:spacing w:val="-10"/>
            </w:rPr>
          </w:rPrChange>
        </w:rPr>
        <w:t xml:space="preserve"> </w:t>
      </w:r>
      <w:r w:rsidRPr="001C2B75">
        <w:rPr>
          <w:rFonts w:asciiTheme="minorHAnsi" w:hAnsiTheme="minorHAnsi" w:cstheme="minorHAnsi"/>
          <w:rPrChange w:id="257" w:author="Kush Khalasi" w:date="2025-07-29T15:02:00Z" w16du:dateUtc="2025-07-29T09:32:00Z">
            <w:rPr/>
          </w:rPrChange>
        </w:rPr>
        <w:t>Inc.,</w:t>
      </w:r>
      <w:r w:rsidRPr="001C2B75">
        <w:rPr>
          <w:rFonts w:asciiTheme="minorHAnsi" w:hAnsiTheme="minorHAnsi" w:cstheme="minorHAnsi"/>
          <w:spacing w:val="-10"/>
          <w:rPrChange w:id="258" w:author="Kush Khalasi" w:date="2025-07-29T15:02:00Z" w16du:dateUtc="2025-07-29T09:32:00Z">
            <w:rPr>
              <w:spacing w:val="-10"/>
            </w:rPr>
          </w:rPrChange>
        </w:rPr>
        <w:t xml:space="preserve"> </w:t>
      </w:r>
      <w:r w:rsidRPr="001C2B75">
        <w:rPr>
          <w:rFonts w:asciiTheme="minorHAnsi" w:hAnsiTheme="minorHAnsi" w:cstheme="minorHAnsi"/>
          <w:rPrChange w:id="259" w:author="Kush Khalasi" w:date="2025-07-29T15:02:00Z" w16du:dateUtc="2025-07-29T09:32:00Z">
            <w:rPr/>
          </w:rPrChange>
        </w:rPr>
        <w:t>we</w:t>
      </w:r>
      <w:r w:rsidRPr="001C2B75">
        <w:rPr>
          <w:rFonts w:asciiTheme="minorHAnsi" w:hAnsiTheme="minorHAnsi" w:cstheme="minorHAnsi"/>
          <w:spacing w:val="-12"/>
          <w:rPrChange w:id="260" w:author="Kush Khalasi" w:date="2025-07-29T15:02:00Z" w16du:dateUtc="2025-07-29T09:32:00Z">
            <w:rPr>
              <w:spacing w:val="-12"/>
            </w:rPr>
          </w:rPrChange>
        </w:rPr>
        <w:t xml:space="preserve"> </w:t>
      </w:r>
      <w:r w:rsidRPr="001C2B75">
        <w:rPr>
          <w:rFonts w:asciiTheme="minorHAnsi" w:hAnsiTheme="minorHAnsi" w:cstheme="minorHAnsi"/>
          <w:rPrChange w:id="261" w:author="Kush Khalasi" w:date="2025-07-29T15:02:00Z" w16du:dateUtc="2025-07-29T09:32:00Z">
            <w:rPr/>
          </w:rPrChange>
        </w:rPr>
        <w:t>understand</w:t>
      </w:r>
      <w:r w:rsidRPr="001C2B75">
        <w:rPr>
          <w:rFonts w:asciiTheme="minorHAnsi" w:hAnsiTheme="minorHAnsi" w:cstheme="minorHAnsi"/>
          <w:spacing w:val="-11"/>
          <w:rPrChange w:id="262" w:author="Kush Khalasi" w:date="2025-07-29T15:02:00Z" w16du:dateUtc="2025-07-29T09:32:00Z">
            <w:rPr>
              <w:spacing w:val="-11"/>
            </w:rPr>
          </w:rPrChange>
        </w:rPr>
        <w:t xml:space="preserve"> </w:t>
      </w:r>
      <w:r w:rsidRPr="001C2B75">
        <w:rPr>
          <w:rFonts w:asciiTheme="minorHAnsi" w:hAnsiTheme="minorHAnsi" w:cstheme="minorHAnsi"/>
          <w:rPrChange w:id="263" w:author="Kush Khalasi" w:date="2025-07-29T15:02:00Z" w16du:dateUtc="2025-07-29T09:32:00Z">
            <w:rPr/>
          </w:rPrChange>
        </w:rPr>
        <w:t>that</w:t>
      </w:r>
      <w:r w:rsidRPr="001C2B75">
        <w:rPr>
          <w:rFonts w:asciiTheme="minorHAnsi" w:hAnsiTheme="minorHAnsi" w:cstheme="minorHAnsi"/>
          <w:spacing w:val="-11"/>
          <w:rPrChange w:id="264" w:author="Kush Khalasi" w:date="2025-07-29T15:02:00Z" w16du:dateUtc="2025-07-29T09:32:00Z">
            <w:rPr>
              <w:spacing w:val="-11"/>
            </w:rPr>
          </w:rPrChange>
        </w:rPr>
        <w:t xml:space="preserve"> </w:t>
      </w:r>
      <w:r w:rsidRPr="001C2B75">
        <w:rPr>
          <w:rFonts w:asciiTheme="minorHAnsi" w:hAnsiTheme="minorHAnsi" w:cstheme="minorHAnsi"/>
          <w:rPrChange w:id="265" w:author="Kush Khalasi" w:date="2025-07-29T15:02:00Z" w16du:dateUtc="2025-07-29T09:32:00Z">
            <w:rPr/>
          </w:rPrChange>
        </w:rPr>
        <w:t>ethical</w:t>
      </w:r>
      <w:r w:rsidRPr="001C2B75">
        <w:rPr>
          <w:rFonts w:asciiTheme="minorHAnsi" w:hAnsiTheme="minorHAnsi" w:cstheme="minorHAnsi"/>
          <w:spacing w:val="-9"/>
          <w:rPrChange w:id="266" w:author="Kush Khalasi" w:date="2025-07-29T15:02:00Z" w16du:dateUtc="2025-07-29T09:32:00Z">
            <w:rPr>
              <w:spacing w:val="-9"/>
            </w:rPr>
          </w:rPrChange>
        </w:rPr>
        <w:t xml:space="preserve"> </w:t>
      </w:r>
      <w:r w:rsidRPr="001C2B75">
        <w:rPr>
          <w:rFonts w:asciiTheme="minorHAnsi" w:hAnsiTheme="minorHAnsi" w:cstheme="minorHAnsi"/>
          <w:rPrChange w:id="267" w:author="Kush Khalasi" w:date="2025-07-29T15:02:00Z" w16du:dateUtc="2025-07-29T09:32:00Z">
            <w:rPr/>
          </w:rPrChange>
        </w:rPr>
        <w:t>conduct</w:t>
      </w:r>
      <w:r w:rsidRPr="001C2B75">
        <w:rPr>
          <w:rFonts w:asciiTheme="minorHAnsi" w:hAnsiTheme="minorHAnsi" w:cstheme="minorHAnsi"/>
          <w:spacing w:val="-11"/>
          <w:rPrChange w:id="268" w:author="Kush Khalasi" w:date="2025-07-29T15:02:00Z" w16du:dateUtc="2025-07-29T09:32:00Z">
            <w:rPr>
              <w:spacing w:val="-11"/>
            </w:rPr>
          </w:rPrChange>
        </w:rPr>
        <w:t xml:space="preserve"> </w:t>
      </w:r>
      <w:r w:rsidRPr="001C2B75">
        <w:rPr>
          <w:rFonts w:asciiTheme="minorHAnsi" w:hAnsiTheme="minorHAnsi" w:cstheme="minorHAnsi"/>
          <w:rPrChange w:id="269" w:author="Kush Khalasi" w:date="2025-07-29T15:02:00Z" w16du:dateUtc="2025-07-29T09:32:00Z">
            <w:rPr/>
          </w:rPrChange>
        </w:rPr>
        <w:t>is</w:t>
      </w:r>
      <w:r w:rsidRPr="001C2B75">
        <w:rPr>
          <w:rFonts w:asciiTheme="minorHAnsi" w:hAnsiTheme="minorHAnsi" w:cstheme="minorHAnsi"/>
          <w:spacing w:val="-10"/>
          <w:rPrChange w:id="270" w:author="Kush Khalasi" w:date="2025-07-29T15:02:00Z" w16du:dateUtc="2025-07-29T09:32:00Z">
            <w:rPr>
              <w:spacing w:val="-10"/>
            </w:rPr>
          </w:rPrChange>
        </w:rPr>
        <w:t xml:space="preserve"> </w:t>
      </w:r>
      <w:r w:rsidRPr="001C2B75">
        <w:rPr>
          <w:rFonts w:asciiTheme="minorHAnsi" w:hAnsiTheme="minorHAnsi" w:cstheme="minorHAnsi"/>
          <w:rPrChange w:id="271" w:author="Kush Khalasi" w:date="2025-07-29T15:02:00Z" w16du:dateUtc="2025-07-29T09:32:00Z">
            <w:rPr/>
          </w:rPrChange>
        </w:rPr>
        <w:t>the</w:t>
      </w:r>
      <w:r w:rsidRPr="001C2B75">
        <w:rPr>
          <w:rFonts w:asciiTheme="minorHAnsi" w:hAnsiTheme="minorHAnsi" w:cstheme="minorHAnsi"/>
          <w:spacing w:val="-9"/>
          <w:rPrChange w:id="272" w:author="Kush Khalasi" w:date="2025-07-29T15:02:00Z" w16du:dateUtc="2025-07-29T09:32:00Z">
            <w:rPr>
              <w:spacing w:val="-9"/>
            </w:rPr>
          </w:rPrChange>
        </w:rPr>
        <w:t xml:space="preserve"> </w:t>
      </w:r>
      <w:r w:rsidRPr="001C2B75">
        <w:rPr>
          <w:rFonts w:asciiTheme="minorHAnsi" w:hAnsiTheme="minorHAnsi" w:cstheme="minorHAnsi"/>
          <w:rPrChange w:id="273" w:author="Kush Khalasi" w:date="2025-07-29T15:02:00Z" w16du:dateUtc="2025-07-29T09:32:00Z">
            <w:rPr/>
          </w:rPrChange>
        </w:rPr>
        <w:t>cornerstone</w:t>
      </w:r>
      <w:r w:rsidRPr="001C2B75">
        <w:rPr>
          <w:rFonts w:asciiTheme="minorHAnsi" w:hAnsiTheme="minorHAnsi" w:cstheme="minorHAnsi"/>
          <w:spacing w:val="-12"/>
          <w:rPrChange w:id="274" w:author="Kush Khalasi" w:date="2025-07-29T15:02:00Z" w16du:dateUtc="2025-07-29T09:32:00Z">
            <w:rPr>
              <w:spacing w:val="-12"/>
            </w:rPr>
          </w:rPrChange>
        </w:rPr>
        <w:t xml:space="preserve"> </w:t>
      </w:r>
      <w:r w:rsidRPr="001C2B75">
        <w:rPr>
          <w:rFonts w:asciiTheme="minorHAnsi" w:hAnsiTheme="minorHAnsi" w:cstheme="minorHAnsi"/>
          <w:rPrChange w:id="275" w:author="Kush Khalasi" w:date="2025-07-29T15:02:00Z" w16du:dateUtc="2025-07-29T09:32:00Z">
            <w:rPr/>
          </w:rPrChange>
        </w:rPr>
        <w:t>of</w:t>
      </w:r>
      <w:r w:rsidRPr="001C2B75">
        <w:rPr>
          <w:rFonts w:asciiTheme="minorHAnsi" w:hAnsiTheme="minorHAnsi" w:cstheme="minorHAnsi"/>
          <w:spacing w:val="-10"/>
          <w:rPrChange w:id="276" w:author="Kush Khalasi" w:date="2025-07-29T15:02:00Z" w16du:dateUtc="2025-07-29T09:32:00Z">
            <w:rPr>
              <w:spacing w:val="-10"/>
            </w:rPr>
          </w:rPrChange>
        </w:rPr>
        <w:t xml:space="preserve"> </w:t>
      </w:r>
      <w:r w:rsidRPr="001C2B75">
        <w:rPr>
          <w:rFonts w:asciiTheme="minorHAnsi" w:hAnsiTheme="minorHAnsi" w:cstheme="minorHAnsi"/>
          <w:rPrChange w:id="277" w:author="Kush Khalasi" w:date="2025-07-29T15:02:00Z" w16du:dateUtc="2025-07-29T09:32:00Z">
            <w:rPr/>
          </w:rPrChange>
        </w:rPr>
        <w:t>our</w:t>
      </w:r>
      <w:r w:rsidRPr="001C2B75">
        <w:rPr>
          <w:rFonts w:asciiTheme="minorHAnsi" w:hAnsiTheme="minorHAnsi" w:cstheme="minorHAnsi"/>
          <w:spacing w:val="-12"/>
          <w:rPrChange w:id="278" w:author="Kush Khalasi" w:date="2025-07-29T15:02:00Z" w16du:dateUtc="2025-07-29T09:32:00Z">
            <w:rPr>
              <w:spacing w:val="-12"/>
            </w:rPr>
          </w:rPrChange>
        </w:rPr>
        <w:t xml:space="preserve"> </w:t>
      </w:r>
      <w:r w:rsidRPr="001C2B75">
        <w:rPr>
          <w:rFonts w:asciiTheme="minorHAnsi" w:hAnsiTheme="minorHAnsi" w:cstheme="minorHAnsi"/>
          <w:rPrChange w:id="279" w:author="Kush Khalasi" w:date="2025-07-29T15:02:00Z" w16du:dateUtc="2025-07-29T09:32:00Z">
            <w:rPr/>
          </w:rPrChange>
        </w:rPr>
        <w:t xml:space="preserve">operations. Our Ethics Policy serves as a compass, guiding every decision and action we undertake. With a commitment to integrity, transparency, and accountability, we strive to uphold the highest standards of ethical </w:t>
      </w:r>
      <w:proofErr w:type="spellStart"/>
      <w:r w:rsidRPr="001C2B75">
        <w:rPr>
          <w:rFonts w:asciiTheme="minorHAnsi" w:hAnsiTheme="minorHAnsi" w:cstheme="minorHAnsi"/>
          <w:rPrChange w:id="280" w:author="Kush Khalasi" w:date="2025-07-29T15:02:00Z" w16du:dateUtc="2025-07-29T09:32:00Z">
            <w:rPr/>
          </w:rPrChange>
        </w:rPr>
        <w:t>behaviour</w:t>
      </w:r>
      <w:proofErr w:type="spellEnd"/>
      <w:r w:rsidRPr="001C2B75">
        <w:rPr>
          <w:rFonts w:asciiTheme="minorHAnsi" w:hAnsiTheme="minorHAnsi" w:cstheme="minorHAnsi"/>
          <w:rPrChange w:id="281" w:author="Kush Khalasi" w:date="2025-07-29T15:02:00Z" w16du:dateUtc="2025-07-29T09:32:00Z">
            <w:rPr/>
          </w:rPrChange>
        </w:rPr>
        <w:t xml:space="preserve"> in all facets of our business. This policy outlines our unwavering dedication to ethical practices, ensuring trust, respect, and excellence in everything we do.</w:t>
      </w:r>
    </w:p>
    <w:p w14:paraId="059EBFA3" w14:textId="77777777" w:rsidR="006E1F3C" w:rsidRPr="001C2B75" w:rsidRDefault="006E1F3C">
      <w:pPr>
        <w:pStyle w:val="BodyText"/>
        <w:spacing w:before="109"/>
        <w:ind w:left="0" w:firstLine="0"/>
        <w:jc w:val="left"/>
        <w:rPr>
          <w:rFonts w:asciiTheme="minorHAnsi" w:hAnsiTheme="minorHAnsi" w:cstheme="minorHAnsi"/>
          <w:rPrChange w:id="282" w:author="Kush Khalasi" w:date="2025-07-29T15:02:00Z" w16du:dateUtc="2025-07-29T09:32:00Z">
            <w:rPr/>
          </w:rPrChange>
        </w:rPr>
      </w:pPr>
    </w:p>
    <w:p w14:paraId="059EBFA4" w14:textId="47E316FA" w:rsidR="006E1F3C" w:rsidRPr="001C2B75" w:rsidRDefault="004C750C">
      <w:pPr>
        <w:pStyle w:val="Heading1"/>
        <w:numPr>
          <w:ilvl w:val="0"/>
          <w:numId w:val="2"/>
        </w:numPr>
        <w:tabs>
          <w:tab w:val="left" w:pos="479"/>
        </w:tabs>
        <w:ind w:left="479" w:hanging="359"/>
        <w:rPr>
          <w:rFonts w:asciiTheme="minorHAnsi" w:hAnsiTheme="minorHAnsi" w:cstheme="minorHAnsi"/>
          <w:rPrChange w:id="283" w:author="Kush Khalasi" w:date="2025-07-29T15:02:00Z" w16du:dateUtc="2025-07-29T09:32:00Z">
            <w:rPr/>
          </w:rPrChange>
        </w:rPr>
      </w:pPr>
      <w:bookmarkStart w:id="284" w:name="_Toc204696574"/>
      <w:r w:rsidRPr="001C2B75">
        <w:rPr>
          <w:rFonts w:asciiTheme="minorHAnsi" w:hAnsiTheme="minorHAnsi" w:cstheme="minorHAnsi"/>
          <w:color w:val="365F91"/>
          <w:spacing w:val="-2"/>
          <w:rPrChange w:id="285" w:author="Kush Khalasi" w:date="2025-07-29T15:02:00Z" w16du:dateUtc="2025-07-29T09:32:00Z">
            <w:rPr>
              <w:color w:val="365F91"/>
              <w:spacing w:val="-2"/>
            </w:rPr>
          </w:rPrChange>
        </w:rPr>
        <w:t>SCOPE</w:t>
      </w:r>
      <w:bookmarkEnd w:id="284"/>
    </w:p>
    <w:p w14:paraId="059EBFA5" w14:textId="68A2598C" w:rsidR="006E1F3C" w:rsidRPr="001C2B75" w:rsidRDefault="00000000">
      <w:pPr>
        <w:pStyle w:val="BodyText"/>
        <w:spacing w:before="178" w:line="276" w:lineRule="auto"/>
        <w:ind w:left="120" w:right="482" w:firstLine="0"/>
        <w:rPr>
          <w:rFonts w:asciiTheme="minorHAnsi" w:hAnsiTheme="minorHAnsi" w:cstheme="minorHAnsi"/>
          <w:rPrChange w:id="286" w:author="Kush Khalasi" w:date="2025-07-29T15:02:00Z" w16du:dateUtc="2025-07-29T09:32:00Z">
            <w:rPr/>
          </w:rPrChange>
        </w:rPr>
      </w:pPr>
      <w:r w:rsidRPr="001C2B75">
        <w:rPr>
          <w:rFonts w:asciiTheme="minorHAnsi" w:hAnsiTheme="minorHAnsi" w:cstheme="minorHAnsi"/>
          <w:rPrChange w:id="287" w:author="Kush Khalasi" w:date="2025-07-29T15:02:00Z" w16du:dateUtc="2025-07-29T09:32:00Z">
            <w:rPr/>
          </w:rPrChange>
        </w:rPr>
        <w:t>This Ethic</w:t>
      </w:r>
      <w:r w:rsidR="00173BB1" w:rsidRPr="001C2B75">
        <w:rPr>
          <w:rFonts w:asciiTheme="minorHAnsi" w:hAnsiTheme="minorHAnsi" w:cstheme="minorHAnsi"/>
          <w:rPrChange w:id="288" w:author="Kush Khalasi" w:date="2025-07-29T15:02:00Z" w16du:dateUtc="2025-07-29T09:32:00Z">
            <w:rPr/>
          </w:rPrChange>
        </w:rPr>
        <w:t>al Governance P</w:t>
      </w:r>
      <w:r w:rsidRPr="001C2B75">
        <w:rPr>
          <w:rFonts w:asciiTheme="minorHAnsi" w:hAnsiTheme="minorHAnsi" w:cstheme="minorHAnsi"/>
          <w:rPrChange w:id="289" w:author="Kush Khalasi" w:date="2025-07-29T15:02:00Z" w16du:dateUtc="2025-07-29T09:32:00Z">
            <w:rPr/>
          </w:rPrChange>
        </w:rPr>
        <w:t xml:space="preserve">olicy applies to all </w:t>
      </w:r>
      <w:r w:rsidR="000D4699" w:rsidRPr="001C2B75">
        <w:rPr>
          <w:rFonts w:asciiTheme="minorHAnsi" w:hAnsiTheme="minorHAnsi" w:cstheme="minorHAnsi"/>
          <w:rPrChange w:id="290" w:author="Kush Khalasi" w:date="2025-07-29T15:02:00Z" w16du:dateUtc="2025-07-29T09:32:00Z">
            <w:rPr/>
          </w:rPrChange>
        </w:rPr>
        <w:t>team members</w:t>
      </w:r>
      <w:r w:rsidRPr="001C2B75">
        <w:rPr>
          <w:rFonts w:asciiTheme="minorHAnsi" w:hAnsiTheme="minorHAnsi" w:cstheme="minorHAnsi"/>
          <w:rPrChange w:id="291" w:author="Kush Khalasi" w:date="2025-07-29T15:02:00Z" w16du:dateUtc="2025-07-29T09:32:00Z">
            <w:rPr/>
          </w:rPrChange>
        </w:rPr>
        <w:t xml:space="preserve"> of Trinity Logistics, Inc. across all operational </w:t>
      </w:r>
      <w:r w:rsidR="00173BB1" w:rsidRPr="001C2B75">
        <w:rPr>
          <w:rFonts w:asciiTheme="minorHAnsi" w:hAnsiTheme="minorHAnsi" w:cstheme="minorHAnsi"/>
          <w:rPrChange w:id="292" w:author="Kush Khalasi" w:date="2025-07-29T15:02:00Z" w16du:dateUtc="2025-07-29T09:32:00Z">
            <w:rPr/>
          </w:rPrChange>
        </w:rPr>
        <w:t xml:space="preserve">locations. </w:t>
      </w:r>
      <w:ins w:id="293" w:author="Kush Khalasi" w:date="2025-07-29T14:24:00Z" w16du:dateUtc="2025-07-29T08:54:00Z">
        <w:r w:rsidR="00173BB1" w:rsidRPr="001C2B75">
          <w:rPr>
            <w:rFonts w:asciiTheme="minorHAnsi" w:hAnsiTheme="minorHAnsi" w:cstheme="minorHAnsi"/>
            <w:rPrChange w:id="294" w:author="Kush Khalasi" w:date="2025-07-29T15:02:00Z" w16du:dateUtc="2025-07-29T09:32:00Z">
              <w:rPr>
                <w:sz w:val="22"/>
                <w:szCs w:val="22"/>
              </w:rPr>
            </w:rPrChange>
          </w:rPr>
          <w:t>The following is the address of our corporate office:</w:t>
        </w:r>
      </w:ins>
    </w:p>
    <w:p w14:paraId="059EBFA6" w14:textId="77777777" w:rsidR="006E1F3C" w:rsidRPr="001C2B75" w:rsidRDefault="006E1F3C">
      <w:pPr>
        <w:pStyle w:val="BodyText"/>
        <w:spacing w:before="93"/>
        <w:ind w:left="0" w:firstLine="0"/>
        <w:jc w:val="left"/>
        <w:rPr>
          <w:rFonts w:asciiTheme="minorHAnsi" w:hAnsiTheme="minorHAnsi" w:cstheme="minorHAnsi"/>
          <w:sz w:val="20"/>
          <w:rPrChange w:id="295" w:author="Kush Khalasi" w:date="2025-07-29T15:02:00Z" w16du:dateUtc="2025-07-29T09:32:00Z">
            <w:rPr>
              <w:sz w:val="20"/>
            </w:rPr>
          </w:rPrChange>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
        <w:gridCol w:w="3485"/>
        <w:gridCol w:w="4834"/>
      </w:tblGrid>
      <w:tr w:rsidR="000F4877" w:rsidRPr="001C2B75" w14:paraId="059EBFAA" w14:textId="77777777">
        <w:trPr>
          <w:trHeight w:val="350"/>
        </w:trPr>
        <w:tc>
          <w:tcPr>
            <w:tcW w:w="1032" w:type="dxa"/>
          </w:tcPr>
          <w:p w14:paraId="059EBFA7" w14:textId="77777777" w:rsidR="006E1F3C" w:rsidRPr="001C2B75" w:rsidRDefault="00000000">
            <w:pPr>
              <w:pStyle w:val="TableParagraph"/>
              <w:spacing w:line="292" w:lineRule="exact"/>
              <w:ind w:left="8"/>
              <w:jc w:val="center"/>
              <w:rPr>
                <w:rFonts w:asciiTheme="minorHAnsi" w:hAnsiTheme="minorHAnsi" w:cstheme="minorHAnsi"/>
                <w:sz w:val="24"/>
                <w:rPrChange w:id="296" w:author="Kush Khalasi" w:date="2025-07-29T15:02:00Z" w16du:dateUtc="2025-07-29T09:32:00Z">
                  <w:rPr>
                    <w:sz w:val="24"/>
                  </w:rPr>
                </w:rPrChange>
              </w:rPr>
            </w:pPr>
            <w:r w:rsidRPr="001C2B75">
              <w:rPr>
                <w:rFonts w:asciiTheme="minorHAnsi" w:hAnsiTheme="minorHAnsi" w:cstheme="minorHAnsi"/>
                <w:sz w:val="24"/>
                <w:rPrChange w:id="297" w:author="Kush Khalasi" w:date="2025-07-29T15:02:00Z" w16du:dateUtc="2025-07-29T09:32:00Z">
                  <w:rPr>
                    <w:sz w:val="24"/>
                  </w:rPr>
                </w:rPrChange>
              </w:rPr>
              <w:t>Sr.</w:t>
            </w:r>
            <w:r w:rsidRPr="001C2B75">
              <w:rPr>
                <w:rFonts w:asciiTheme="minorHAnsi" w:hAnsiTheme="minorHAnsi" w:cstheme="minorHAnsi"/>
                <w:spacing w:val="-2"/>
                <w:sz w:val="24"/>
                <w:rPrChange w:id="298" w:author="Kush Khalasi" w:date="2025-07-29T15:02:00Z" w16du:dateUtc="2025-07-29T09:32:00Z">
                  <w:rPr>
                    <w:spacing w:val="-2"/>
                    <w:sz w:val="24"/>
                  </w:rPr>
                </w:rPrChange>
              </w:rPr>
              <w:t xml:space="preserve"> </w:t>
            </w:r>
            <w:r w:rsidRPr="001C2B75">
              <w:rPr>
                <w:rFonts w:asciiTheme="minorHAnsi" w:hAnsiTheme="minorHAnsi" w:cstheme="minorHAnsi"/>
                <w:spacing w:val="-5"/>
                <w:sz w:val="24"/>
                <w:rPrChange w:id="299" w:author="Kush Khalasi" w:date="2025-07-29T15:02:00Z" w16du:dateUtc="2025-07-29T09:32:00Z">
                  <w:rPr>
                    <w:spacing w:val="-5"/>
                    <w:sz w:val="24"/>
                  </w:rPr>
                </w:rPrChange>
              </w:rPr>
              <w:t>No.</w:t>
            </w:r>
          </w:p>
        </w:tc>
        <w:tc>
          <w:tcPr>
            <w:tcW w:w="3485" w:type="dxa"/>
          </w:tcPr>
          <w:p w14:paraId="059EBFA8" w14:textId="276A7F24" w:rsidR="006E1F3C" w:rsidRPr="001C2B75" w:rsidRDefault="00000000">
            <w:pPr>
              <w:pStyle w:val="TableParagraph"/>
              <w:spacing w:line="292" w:lineRule="exact"/>
              <w:ind w:left="1113"/>
              <w:rPr>
                <w:rFonts w:asciiTheme="minorHAnsi" w:hAnsiTheme="minorHAnsi" w:cstheme="minorHAnsi"/>
                <w:sz w:val="24"/>
                <w:rPrChange w:id="300" w:author="Kush Khalasi" w:date="2025-07-29T15:02:00Z" w16du:dateUtc="2025-07-29T09:32:00Z">
                  <w:rPr>
                    <w:sz w:val="24"/>
                  </w:rPr>
                </w:rPrChange>
              </w:rPr>
            </w:pPr>
            <w:del w:id="301" w:author="Kush Khalasi" w:date="2025-07-29T14:25:00Z" w16du:dateUtc="2025-07-29T08:55:00Z">
              <w:r w:rsidRPr="001C2B75" w:rsidDel="00173BB1">
                <w:rPr>
                  <w:rFonts w:asciiTheme="minorHAnsi" w:hAnsiTheme="minorHAnsi" w:cstheme="minorHAnsi"/>
                  <w:sz w:val="24"/>
                  <w:rPrChange w:id="302" w:author="Kush Khalasi" w:date="2025-07-29T15:02:00Z" w16du:dateUtc="2025-07-29T09:32:00Z">
                    <w:rPr>
                      <w:sz w:val="24"/>
                    </w:rPr>
                  </w:rPrChange>
                </w:rPr>
                <w:delText>Name</w:delText>
              </w:r>
              <w:r w:rsidRPr="001C2B75" w:rsidDel="00173BB1">
                <w:rPr>
                  <w:rFonts w:asciiTheme="minorHAnsi" w:hAnsiTheme="minorHAnsi" w:cstheme="minorHAnsi"/>
                  <w:spacing w:val="-4"/>
                  <w:sz w:val="24"/>
                  <w:rPrChange w:id="303" w:author="Kush Khalasi" w:date="2025-07-29T15:02:00Z" w16du:dateUtc="2025-07-29T09:32:00Z">
                    <w:rPr>
                      <w:spacing w:val="-4"/>
                      <w:sz w:val="24"/>
                    </w:rPr>
                  </w:rPrChange>
                </w:rPr>
                <w:delText xml:space="preserve"> </w:delText>
              </w:r>
              <w:r w:rsidRPr="001C2B75" w:rsidDel="00173BB1">
                <w:rPr>
                  <w:rFonts w:asciiTheme="minorHAnsi" w:hAnsiTheme="minorHAnsi" w:cstheme="minorHAnsi"/>
                  <w:sz w:val="24"/>
                  <w:rPrChange w:id="304" w:author="Kush Khalasi" w:date="2025-07-29T15:02:00Z" w16du:dateUtc="2025-07-29T09:32:00Z">
                    <w:rPr>
                      <w:sz w:val="24"/>
                    </w:rPr>
                  </w:rPrChange>
                </w:rPr>
                <w:delText>of</w:delText>
              </w:r>
              <w:r w:rsidRPr="001C2B75" w:rsidDel="00173BB1">
                <w:rPr>
                  <w:rFonts w:asciiTheme="minorHAnsi" w:hAnsiTheme="minorHAnsi" w:cstheme="minorHAnsi"/>
                  <w:spacing w:val="2"/>
                  <w:sz w:val="24"/>
                  <w:rPrChange w:id="305" w:author="Kush Khalasi" w:date="2025-07-29T15:02:00Z" w16du:dateUtc="2025-07-29T09:32:00Z">
                    <w:rPr>
                      <w:spacing w:val="2"/>
                      <w:sz w:val="24"/>
                    </w:rPr>
                  </w:rPrChange>
                </w:rPr>
                <w:delText xml:space="preserve"> </w:delText>
              </w:r>
              <w:r w:rsidRPr="001C2B75" w:rsidDel="00173BB1">
                <w:rPr>
                  <w:rFonts w:asciiTheme="minorHAnsi" w:hAnsiTheme="minorHAnsi" w:cstheme="minorHAnsi"/>
                  <w:spacing w:val="-4"/>
                  <w:sz w:val="24"/>
                  <w:rPrChange w:id="306" w:author="Kush Khalasi" w:date="2025-07-29T15:02:00Z" w16du:dateUtc="2025-07-29T09:32:00Z">
                    <w:rPr>
                      <w:spacing w:val="-4"/>
                      <w:sz w:val="24"/>
                    </w:rPr>
                  </w:rPrChange>
                </w:rPr>
                <w:delText>Site</w:delText>
              </w:r>
            </w:del>
            <w:ins w:id="307" w:author="Kush Khalasi" w:date="2025-07-29T14:25:00Z" w16du:dateUtc="2025-07-29T08:55:00Z">
              <w:r w:rsidR="00173BB1" w:rsidRPr="001C2B75">
                <w:rPr>
                  <w:rFonts w:asciiTheme="minorHAnsi" w:hAnsiTheme="minorHAnsi" w:cstheme="minorHAnsi"/>
                  <w:sz w:val="24"/>
                  <w:rPrChange w:id="308" w:author="Kush Khalasi" w:date="2025-07-29T15:02:00Z" w16du:dateUtc="2025-07-29T09:32:00Z">
                    <w:rPr>
                      <w:sz w:val="24"/>
                    </w:rPr>
                  </w:rPrChange>
                </w:rPr>
                <w:t>Office</w:t>
              </w:r>
            </w:ins>
          </w:p>
        </w:tc>
        <w:tc>
          <w:tcPr>
            <w:tcW w:w="4834" w:type="dxa"/>
          </w:tcPr>
          <w:p w14:paraId="059EBFA9" w14:textId="77777777" w:rsidR="006E1F3C" w:rsidRPr="001C2B75" w:rsidRDefault="00000000">
            <w:pPr>
              <w:pStyle w:val="TableParagraph"/>
              <w:spacing w:line="292" w:lineRule="exact"/>
              <w:ind w:left="12"/>
              <w:jc w:val="center"/>
              <w:rPr>
                <w:rFonts w:asciiTheme="minorHAnsi" w:hAnsiTheme="minorHAnsi" w:cstheme="minorHAnsi"/>
                <w:sz w:val="24"/>
                <w:rPrChange w:id="309" w:author="Kush Khalasi" w:date="2025-07-29T15:02:00Z" w16du:dateUtc="2025-07-29T09:32:00Z">
                  <w:rPr>
                    <w:sz w:val="24"/>
                  </w:rPr>
                </w:rPrChange>
              </w:rPr>
            </w:pPr>
            <w:r w:rsidRPr="001C2B75">
              <w:rPr>
                <w:rFonts w:asciiTheme="minorHAnsi" w:hAnsiTheme="minorHAnsi" w:cstheme="minorHAnsi"/>
                <w:spacing w:val="-2"/>
                <w:sz w:val="24"/>
                <w:rPrChange w:id="310" w:author="Kush Khalasi" w:date="2025-07-29T15:02:00Z" w16du:dateUtc="2025-07-29T09:32:00Z">
                  <w:rPr>
                    <w:spacing w:val="-2"/>
                    <w:sz w:val="24"/>
                  </w:rPr>
                </w:rPrChange>
              </w:rPr>
              <w:t>Address</w:t>
            </w:r>
          </w:p>
        </w:tc>
      </w:tr>
      <w:tr w:rsidR="000F4877" w:rsidRPr="001C2B75" w14:paraId="059EBFAF" w14:textId="77777777">
        <w:trPr>
          <w:trHeight w:val="673"/>
        </w:trPr>
        <w:tc>
          <w:tcPr>
            <w:tcW w:w="1032" w:type="dxa"/>
          </w:tcPr>
          <w:p w14:paraId="059EBFAB" w14:textId="77777777" w:rsidR="006E1F3C" w:rsidRPr="001C2B75" w:rsidRDefault="00000000">
            <w:pPr>
              <w:pStyle w:val="TableParagraph"/>
              <w:spacing w:line="292" w:lineRule="exact"/>
              <w:ind w:left="8" w:right="2"/>
              <w:jc w:val="center"/>
              <w:rPr>
                <w:rFonts w:asciiTheme="minorHAnsi" w:hAnsiTheme="minorHAnsi" w:cstheme="minorHAnsi"/>
                <w:sz w:val="24"/>
                <w:rPrChange w:id="311" w:author="Kush Khalasi" w:date="2025-07-29T15:02:00Z" w16du:dateUtc="2025-07-29T09:32:00Z">
                  <w:rPr>
                    <w:sz w:val="24"/>
                  </w:rPr>
                </w:rPrChange>
              </w:rPr>
            </w:pPr>
            <w:r w:rsidRPr="001C2B75">
              <w:rPr>
                <w:rFonts w:asciiTheme="minorHAnsi" w:hAnsiTheme="minorHAnsi" w:cstheme="minorHAnsi"/>
                <w:spacing w:val="-10"/>
                <w:sz w:val="24"/>
                <w:rPrChange w:id="312" w:author="Kush Khalasi" w:date="2025-07-29T15:02:00Z" w16du:dateUtc="2025-07-29T09:32:00Z">
                  <w:rPr>
                    <w:spacing w:val="-10"/>
                    <w:sz w:val="24"/>
                  </w:rPr>
                </w:rPrChange>
              </w:rPr>
              <w:t>1</w:t>
            </w:r>
          </w:p>
        </w:tc>
        <w:tc>
          <w:tcPr>
            <w:tcW w:w="3485" w:type="dxa"/>
          </w:tcPr>
          <w:p w14:paraId="059EBFAC" w14:textId="77777777" w:rsidR="006E1F3C" w:rsidRPr="001C2B75" w:rsidRDefault="006E1F3C">
            <w:pPr>
              <w:pStyle w:val="TableParagraph"/>
              <w:spacing w:line="292" w:lineRule="exact"/>
              <w:ind w:left="9" w:right="3"/>
              <w:jc w:val="center"/>
              <w:rPr>
                <w:rFonts w:asciiTheme="minorHAnsi" w:hAnsiTheme="minorHAnsi" w:cstheme="minorHAnsi"/>
                <w:sz w:val="24"/>
                <w:rPrChange w:id="313" w:author="Kush Khalasi" w:date="2025-07-29T15:02:00Z" w16du:dateUtc="2025-07-29T09:32:00Z">
                  <w:rPr>
                    <w:sz w:val="24"/>
                  </w:rPr>
                </w:rPrChange>
              </w:rPr>
            </w:pPr>
            <w:r w:rsidRPr="001C2B75">
              <w:rPr>
                <w:rFonts w:asciiTheme="minorHAnsi" w:hAnsiTheme="minorHAnsi" w:cstheme="minorHAnsi"/>
                <w:rPrChange w:id="314" w:author="Kush Khalasi" w:date="2025-07-29T15:02:00Z" w16du:dateUtc="2025-07-29T09:32:00Z">
                  <w:rPr/>
                </w:rPrChange>
              </w:rPr>
              <w:fldChar w:fldCharType="begin"/>
            </w:r>
            <w:r w:rsidRPr="001C2B75">
              <w:rPr>
                <w:rFonts w:asciiTheme="minorHAnsi" w:hAnsiTheme="minorHAnsi" w:cstheme="minorHAnsi"/>
                <w:rPrChange w:id="315" w:author="Kush Khalasi" w:date="2025-07-29T15:02:00Z" w16du:dateUtc="2025-07-29T09:32:00Z">
                  <w:rPr/>
                </w:rPrChange>
              </w:rPr>
              <w:instrText>HYPERLINK "https://trinitylogistics.com/locations/trinity-logistics-corporate-headquarters-seaford-delaware/" \h</w:instrText>
            </w:r>
            <w:r w:rsidRPr="001C2B75">
              <w:rPr>
                <w:rFonts w:asciiTheme="minorHAnsi" w:hAnsiTheme="minorHAnsi" w:cstheme="minorHAnsi"/>
                <w:rPrChange w:id="316" w:author="Kush Khalasi" w:date="2025-07-29T15:02:00Z" w16du:dateUtc="2025-07-29T09:32:00Z">
                  <w:rPr/>
                </w:rPrChange>
              </w:rPr>
            </w:r>
            <w:r w:rsidRPr="001C2B75">
              <w:rPr>
                <w:rFonts w:asciiTheme="minorHAnsi" w:hAnsiTheme="minorHAnsi" w:cstheme="minorHAnsi"/>
                <w:rPrChange w:id="317" w:author="Kush Khalasi" w:date="2025-07-29T15:02:00Z" w16du:dateUtc="2025-07-29T09:32:00Z">
                  <w:rPr/>
                </w:rPrChange>
              </w:rPr>
              <w:fldChar w:fldCharType="separate"/>
            </w:r>
            <w:r w:rsidRPr="001C2B75">
              <w:rPr>
                <w:rFonts w:asciiTheme="minorHAnsi" w:hAnsiTheme="minorHAnsi" w:cstheme="minorHAnsi"/>
                <w:sz w:val="24"/>
                <w:rPrChange w:id="318" w:author="Kush Khalasi" w:date="2025-07-29T15:02:00Z" w16du:dateUtc="2025-07-29T09:32:00Z">
                  <w:rPr>
                    <w:sz w:val="24"/>
                  </w:rPr>
                </w:rPrChange>
              </w:rPr>
              <w:t>Trinity</w:t>
            </w:r>
            <w:r w:rsidRPr="001C2B75">
              <w:rPr>
                <w:rFonts w:asciiTheme="minorHAnsi" w:hAnsiTheme="minorHAnsi" w:cstheme="minorHAnsi"/>
                <w:spacing w:val="-6"/>
                <w:sz w:val="24"/>
                <w:rPrChange w:id="319" w:author="Kush Khalasi" w:date="2025-07-29T15:02:00Z" w16du:dateUtc="2025-07-29T09:32:00Z">
                  <w:rPr>
                    <w:spacing w:val="-6"/>
                    <w:sz w:val="24"/>
                  </w:rPr>
                </w:rPrChange>
              </w:rPr>
              <w:t xml:space="preserve"> </w:t>
            </w:r>
            <w:r w:rsidRPr="001C2B75">
              <w:rPr>
                <w:rFonts w:asciiTheme="minorHAnsi" w:hAnsiTheme="minorHAnsi" w:cstheme="minorHAnsi"/>
                <w:sz w:val="24"/>
                <w:rPrChange w:id="320" w:author="Kush Khalasi" w:date="2025-07-29T15:02:00Z" w16du:dateUtc="2025-07-29T09:32:00Z">
                  <w:rPr>
                    <w:sz w:val="24"/>
                  </w:rPr>
                </w:rPrChange>
              </w:rPr>
              <w:t>Logistics</w:t>
            </w:r>
            <w:r w:rsidRPr="001C2B75">
              <w:rPr>
                <w:rFonts w:asciiTheme="minorHAnsi" w:hAnsiTheme="minorHAnsi" w:cstheme="minorHAnsi"/>
                <w:spacing w:val="-3"/>
                <w:sz w:val="24"/>
                <w:rPrChange w:id="321" w:author="Kush Khalasi" w:date="2025-07-29T15:02:00Z" w16du:dateUtc="2025-07-29T09:32:00Z">
                  <w:rPr>
                    <w:spacing w:val="-3"/>
                    <w:sz w:val="24"/>
                  </w:rPr>
                </w:rPrChange>
              </w:rPr>
              <w:t xml:space="preserve"> </w:t>
            </w:r>
            <w:r w:rsidRPr="001C2B75">
              <w:rPr>
                <w:rFonts w:asciiTheme="minorHAnsi" w:hAnsiTheme="minorHAnsi" w:cstheme="minorHAnsi"/>
                <w:sz w:val="24"/>
                <w:rPrChange w:id="322" w:author="Kush Khalasi" w:date="2025-07-29T15:02:00Z" w16du:dateUtc="2025-07-29T09:32:00Z">
                  <w:rPr>
                    <w:sz w:val="24"/>
                  </w:rPr>
                </w:rPrChange>
              </w:rPr>
              <w:t>Corporate</w:t>
            </w:r>
            <w:r w:rsidRPr="001C2B75">
              <w:rPr>
                <w:rFonts w:asciiTheme="minorHAnsi" w:hAnsiTheme="minorHAnsi" w:cstheme="minorHAnsi"/>
                <w:spacing w:val="-2"/>
                <w:sz w:val="24"/>
                <w:rPrChange w:id="323" w:author="Kush Khalasi" w:date="2025-07-29T15:02:00Z" w16du:dateUtc="2025-07-29T09:32:00Z">
                  <w:rPr>
                    <w:spacing w:val="-2"/>
                    <w:sz w:val="24"/>
                  </w:rPr>
                </w:rPrChange>
              </w:rPr>
              <w:t xml:space="preserve"> Office</w:t>
            </w:r>
            <w:r w:rsidRPr="001C2B75">
              <w:rPr>
                <w:rFonts w:asciiTheme="minorHAnsi" w:hAnsiTheme="minorHAnsi" w:cstheme="minorHAnsi"/>
                <w:rPrChange w:id="324" w:author="Kush Khalasi" w:date="2025-07-29T15:02:00Z" w16du:dateUtc="2025-07-29T09:32:00Z">
                  <w:rPr/>
                </w:rPrChange>
              </w:rPr>
              <w:fldChar w:fldCharType="end"/>
            </w:r>
          </w:p>
          <w:p w14:paraId="059EBFAD" w14:textId="77777777" w:rsidR="006E1F3C" w:rsidRPr="001C2B75" w:rsidRDefault="006E1F3C">
            <w:pPr>
              <w:pStyle w:val="TableParagraph"/>
              <w:spacing w:before="43"/>
              <w:ind w:left="9"/>
              <w:jc w:val="center"/>
              <w:rPr>
                <w:rFonts w:asciiTheme="minorHAnsi" w:hAnsiTheme="minorHAnsi" w:cstheme="minorHAnsi"/>
                <w:sz w:val="24"/>
                <w:rPrChange w:id="325" w:author="Kush Khalasi" w:date="2025-07-29T15:02:00Z" w16du:dateUtc="2025-07-29T09:32:00Z">
                  <w:rPr>
                    <w:sz w:val="24"/>
                  </w:rPr>
                </w:rPrChange>
              </w:rPr>
            </w:pPr>
            <w:r w:rsidRPr="001C2B75">
              <w:rPr>
                <w:rFonts w:asciiTheme="minorHAnsi" w:hAnsiTheme="minorHAnsi" w:cstheme="minorHAnsi"/>
                <w:rPrChange w:id="326" w:author="Kush Khalasi" w:date="2025-07-29T15:02:00Z" w16du:dateUtc="2025-07-29T09:32:00Z">
                  <w:rPr/>
                </w:rPrChange>
              </w:rPr>
              <w:fldChar w:fldCharType="begin"/>
            </w:r>
            <w:r w:rsidRPr="001C2B75">
              <w:rPr>
                <w:rFonts w:asciiTheme="minorHAnsi" w:hAnsiTheme="minorHAnsi" w:cstheme="minorHAnsi"/>
                <w:rPrChange w:id="327" w:author="Kush Khalasi" w:date="2025-07-29T15:02:00Z" w16du:dateUtc="2025-07-29T09:32:00Z">
                  <w:rPr/>
                </w:rPrChange>
              </w:rPr>
              <w:instrText>HYPERLINK "https://trinitylogistics.com/locations/trinity-logistics-corporate-headquarters-seaford-delaware/" \h</w:instrText>
            </w:r>
            <w:r w:rsidRPr="001C2B75">
              <w:rPr>
                <w:rFonts w:asciiTheme="minorHAnsi" w:hAnsiTheme="minorHAnsi" w:cstheme="minorHAnsi"/>
                <w:rPrChange w:id="328" w:author="Kush Khalasi" w:date="2025-07-29T15:02:00Z" w16du:dateUtc="2025-07-29T09:32:00Z">
                  <w:rPr/>
                </w:rPrChange>
              </w:rPr>
            </w:r>
            <w:r w:rsidRPr="001C2B75">
              <w:rPr>
                <w:rFonts w:asciiTheme="minorHAnsi" w:hAnsiTheme="minorHAnsi" w:cstheme="minorHAnsi"/>
                <w:rPrChange w:id="329" w:author="Kush Khalasi" w:date="2025-07-29T15:02:00Z" w16du:dateUtc="2025-07-29T09:32:00Z">
                  <w:rPr/>
                </w:rPrChange>
              </w:rPr>
              <w:fldChar w:fldCharType="separate"/>
            </w:r>
            <w:r w:rsidRPr="001C2B75">
              <w:rPr>
                <w:rFonts w:asciiTheme="minorHAnsi" w:hAnsiTheme="minorHAnsi" w:cstheme="minorHAnsi"/>
                <w:sz w:val="24"/>
                <w:rPrChange w:id="330" w:author="Kush Khalasi" w:date="2025-07-29T15:02:00Z" w16du:dateUtc="2025-07-29T09:32:00Z">
                  <w:rPr>
                    <w:sz w:val="24"/>
                  </w:rPr>
                </w:rPrChange>
              </w:rPr>
              <w:t>Seaford,</w:t>
            </w:r>
            <w:r w:rsidRPr="001C2B75">
              <w:rPr>
                <w:rFonts w:asciiTheme="minorHAnsi" w:hAnsiTheme="minorHAnsi" w:cstheme="minorHAnsi"/>
                <w:spacing w:val="-4"/>
                <w:sz w:val="24"/>
                <w:rPrChange w:id="331" w:author="Kush Khalasi" w:date="2025-07-29T15:02:00Z" w16du:dateUtc="2025-07-29T09:32:00Z">
                  <w:rPr>
                    <w:spacing w:val="-4"/>
                    <w:sz w:val="24"/>
                  </w:rPr>
                </w:rPrChange>
              </w:rPr>
              <w:t xml:space="preserve"> </w:t>
            </w:r>
            <w:r w:rsidRPr="001C2B75">
              <w:rPr>
                <w:rFonts w:asciiTheme="minorHAnsi" w:hAnsiTheme="minorHAnsi" w:cstheme="minorHAnsi"/>
                <w:spacing w:val="-2"/>
                <w:sz w:val="24"/>
                <w:rPrChange w:id="332" w:author="Kush Khalasi" w:date="2025-07-29T15:02:00Z" w16du:dateUtc="2025-07-29T09:32:00Z">
                  <w:rPr>
                    <w:spacing w:val="-2"/>
                    <w:sz w:val="24"/>
                  </w:rPr>
                </w:rPrChange>
              </w:rPr>
              <w:t>Delaware</w:t>
            </w:r>
            <w:r w:rsidRPr="001C2B75">
              <w:rPr>
                <w:rFonts w:asciiTheme="minorHAnsi" w:hAnsiTheme="minorHAnsi" w:cstheme="minorHAnsi"/>
                <w:rPrChange w:id="333" w:author="Kush Khalasi" w:date="2025-07-29T15:02:00Z" w16du:dateUtc="2025-07-29T09:32:00Z">
                  <w:rPr/>
                </w:rPrChange>
              </w:rPr>
              <w:fldChar w:fldCharType="end"/>
            </w:r>
          </w:p>
        </w:tc>
        <w:tc>
          <w:tcPr>
            <w:tcW w:w="4834" w:type="dxa"/>
          </w:tcPr>
          <w:p w14:paraId="059EBFAE" w14:textId="77777777" w:rsidR="006E1F3C" w:rsidRPr="001C2B75" w:rsidRDefault="00000000">
            <w:pPr>
              <w:pStyle w:val="TableParagraph"/>
              <w:spacing w:before="189"/>
              <w:ind w:left="108"/>
              <w:rPr>
                <w:rFonts w:asciiTheme="minorHAnsi" w:hAnsiTheme="minorHAnsi" w:cstheme="minorHAnsi"/>
                <w:sz w:val="24"/>
                <w:rPrChange w:id="334" w:author="Kush Khalasi" w:date="2025-07-29T15:02:00Z" w16du:dateUtc="2025-07-29T09:32:00Z">
                  <w:rPr>
                    <w:sz w:val="24"/>
                  </w:rPr>
                </w:rPrChange>
              </w:rPr>
            </w:pPr>
            <w:r w:rsidRPr="001C2B75">
              <w:rPr>
                <w:rFonts w:asciiTheme="minorHAnsi" w:hAnsiTheme="minorHAnsi" w:cstheme="minorHAnsi"/>
                <w:sz w:val="24"/>
                <w:rPrChange w:id="335" w:author="Kush Khalasi" w:date="2025-07-29T15:02:00Z" w16du:dateUtc="2025-07-29T09:32:00Z">
                  <w:rPr>
                    <w:sz w:val="24"/>
                  </w:rPr>
                </w:rPrChange>
              </w:rPr>
              <w:t>50</w:t>
            </w:r>
            <w:r w:rsidRPr="001C2B75">
              <w:rPr>
                <w:rFonts w:asciiTheme="minorHAnsi" w:hAnsiTheme="minorHAnsi" w:cstheme="minorHAnsi"/>
                <w:spacing w:val="-2"/>
                <w:sz w:val="24"/>
                <w:rPrChange w:id="336" w:author="Kush Khalasi" w:date="2025-07-29T15:02:00Z" w16du:dateUtc="2025-07-29T09:32:00Z">
                  <w:rPr>
                    <w:spacing w:val="-2"/>
                    <w:sz w:val="24"/>
                  </w:rPr>
                </w:rPrChange>
              </w:rPr>
              <w:t xml:space="preserve"> </w:t>
            </w:r>
            <w:r w:rsidRPr="001C2B75">
              <w:rPr>
                <w:rFonts w:asciiTheme="minorHAnsi" w:hAnsiTheme="minorHAnsi" w:cstheme="minorHAnsi"/>
                <w:sz w:val="24"/>
                <w:rPrChange w:id="337" w:author="Kush Khalasi" w:date="2025-07-29T15:02:00Z" w16du:dateUtc="2025-07-29T09:32:00Z">
                  <w:rPr>
                    <w:sz w:val="24"/>
                  </w:rPr>
                </w:rPrChange>
              </w:rPr>
              <w:t>Fallon</w:t>
            </w:r>
            <w:r w:rsidRPr="001C2B75">
              <w:rPr>
                <w:rFonts w:asciiTheme="minorHAnsi" w:hAnsiTheme="minorHAnsi" w:cstheme="minorHAnsi"/>
                <w:spacing w:val="-3"/>
                <w:sz w:val="24"/>
                <w:rPrChange w:id="338" w:author="Kush Khalasi" w:date="2025-07-29T15:02:00Z" w16du:dateUtc="2025-07-29T09:32:00Z">
                  <w:rPr>
                    <w:spacing w:val="-3"/>
                    <w:sz w:val="24"/>
                  </w:rPr>
                </w:rPrChange>
              </w:rPr>
              <w:t xml:space="preserve"> </w:t>
            </w:r>
            <w:r w:rsidRPr="001C2B75">
              <w:rPr>
                <w:rFonts w:asciiTheme="minorHAnsi" w:hAnsiTheme="minorHAnsi" w:cstheme="minorHAnsi"/>
                <w:sz w:val="24"/>
                <w:rPrChange w:id="339" w:author="Kush Khalasi" w:date="2025-07-29T15:02:00Z" w16du:dateUtc="2025-07-29T09:32:00Z">
                  <w:rPr>
                    <w:sz w:val="24"/>
                  </w:rPr>
                </w:rPrChange>
              </w:rPr>
              <w:t>Avenue,</w:t>
            </w:r>
            <w:r w:rsidRPr="001C2B75">
              <w:rPr>
                <w:rFonts w:asciiTheme="minorHAnsi" w:hAnsiTheme="minorHAnsi" w:cstheme="minorHAnsi"/>
                <w:spacing w:val="-1"/>
                <w:sz w:val="24"/>
                <w:rPrChange w:id="340" w:author="Kush Khalasi" w:date="2025-07-29T15:02:00Z" w16du:dateUtc="2025-07-29T09:32:00Z">
                  <w:rPr>
                    <w:spacing w:val="-1"/>
                    <w:sz w:val="24"/>
                  </w:rPr>
                </w:rPrChange>
              </w:rPr>
              <w:t xml:space="preserve"> </w:t>
            </w:r>
            <w:r w:rsidRPr="001C2B75">
              <w:rPr>
                <w:rFonts w:asciiTheme="minorHAnsi" w:hAnsiTheme="minorHAnsi" w:cstheme="minorHAnsi"/>
                <w:sz w:val="24"/>
                <w:rPrChange w:id="341" w:author="Kush Khalasi" w:date="2025-07-29T15:02:00Z" w16du:dateUtc="2025-07-29T09:32:00Z">
                  <w:rPr>
                    <w:sz w:val="24"/>
                  </w:rPr>
                </w:rPrChange>
              </w:rPr>
              <w:t>Seaford,</w:t>
            </w:r>
            <w:r w:rsidRPr="001C2B75">
              <w:rPr>
                <w:rFonts w:asciiTheme="minorHAnsi" w:hAnsiTheme="minorHAnsi" w:cstheme="minorHAnsi"/>
                <w:spacing w:val="-3"/>
                <w:sz w:val="24"/>
                <w:rPrChange w:id="342" w:author="Kush Khalasi" w:date="2025-07-29T15:02:00Z" w16du:dateUtc="2025-07-29T09:32:00Z">
                  <w:rPr>
                    <w:spacing w:val="-3"/>
                    <w:sz w:val="24"/>
                  </w:rPr>
                </w:rPrChange>
              </w:rPr>
              <w:t xml:space="preserve"> </w:t>
            </w:r>
            <w:r w:rsidRPr="001C2B75">
              <w:rPr>
                <w:rFonts w:asciiTheme="minorHAnsi" w:hAnsiTheme="minorHAnsi" w:cstheme="minorHAnsi"/>
                <w:sz w:val="24"/>
                <w:rPrChange w:id="343" w:author="Kush Khalasi" w:date="2025-07-29T15:02:00Z" w16du:dateUtc="2025-07-29T09:32:00Z">
                  <w:rPr>
                    <w:sz w:val="24"/>
                  </w:rPr>
                </w:rPrChange>
              </w:rPr>
              <w:t>DE</w:t>
            </w:r>
            <w:r w:rsidRPr="001C2B75">
              <w:rPr>
                <w:rFonts w:asciiTheme="minorHAnsi" w:hAnsiTheme="minorHAnsi" w:cstheme="minorHAnsi"/>
                <w:spacing w:val="-1"/>
                <w:sz w:val="24"/>
                <w:rPrChange w:id="344" w:author="Kush Khalasi" w:date="2025-07-29T15:02:00Z" w16du:dateUtc="2025-07-29T09:32:00Z">
                  <w:rPr>
                    <w:spacing w:val="-1"/>
                    <w:sz w:val="24"/>
                  </w:rPr>
                </w:rPrChange>
              </w:rPr>
              <w:t xml:space="preserve"> </w:t>
            </w:r>
            <w:r w:rsidRPr="001C2B75">
              <w:rPr>
                <w:rFonts w:asciiTheme="minorHAnsi" w:hAnsiTheme="minorHAnsi" w:cstheme="minorHAnsi"/>
                <w:spacing w:val="-4"/>
                <w:sz w:val="24"/>
                <w:rPrChange w:id="345" w:author="Kush Khalasi" w:date="2025-07-29T15:02:00Z" w16du:dateUtc="2025-07-29T09:32:00Z">
                  <w:rPr>
                    <w:spacing w:val="-4"/>
                    <w:sz w:val="24"/>
                  </w:rPr>
                </w:rPrChange>
              </w:rPr>
              <w:t>19973</w:t>
            </w:r>
          </w:p>
        </w:tc>
      </w:tr>
    </w:tbl>
    <w:p w14:paraId="059EBFB0" w14:textId="77777777" w:rsidR="006E1F3C" w:rsidRPr="001C2B75" w:rsidRDefault="006E1F3C">
      <w:pPr>
        <w:pStyle w:val="BodyText"/>
        <w:spacing w:before="108"/>
        <w:ind w:left="0" w:firstLine="0"/>
        <w:jc w:val="left"/>
        <w:rPr>
          <w:rFonts w:asciiTheme="minorHAnsi" w:hAnsiTheme="minorHAnsi" w:cstheme="minorHAnsi"/>
          <w:rPrChange w:id="346" w:author="Kush Khalasi" w:date="2025-07-29T15:02:00Z" w16du:dateUtc="2025-07-29T09:32:00Z">
            <w:rPr/>
          </w:rPrChange>
        </w:rPr>
      </w:pPr>
    </w:p>
    <w:p w14:paraId="059EBFB1" w14:textId="77777777" w:rsidR="006E1F3C" w:rsidRPr="001C2B75" w:rsidRDefault="00000000">
      <w:pPr>
        <w:pStyle w:val="Heading1"/>
        <w:numPr>
          <w:ilvl w:val="0"/>
          <w:numId w:val="2"/>
        </w:numPr>
        <w:tabs>
          <w:tab w:val="left" w:pos="479"/>
        </w:tabs>
        <w:ind w:left="479" w:hanging="359"/>
        <w:rPr>
          <w:rFonts w:asciiTheme="minorHAnsi" w:hAnsiTheme="minorHAnsi" w:cstheme="minorHAnsi"/>
          <w:color w:val="365F91"/>
          <w:spacing w:val="-2"/>
          <w:rPrChange w:id="347" w:author="Kush Khalasi" w:date="2025-07-29T15:02:00Z" w16du:dateUtc="2025-07-29T09:32:00Z">
            <w:rPr>
              <w:color w:val="365F91"/>
              <w:spacing w:val="-2"/>
            </w:rPr>
          </w:rPrChange>
        </w:rPr>
      </w:pPr>
      <w:bookmarkStart w:id="348" w:name="_Toc204696575"/>
      <w:r w:rsidRPr="001C2B75">
        <w:rPr>
          <w:rFonts w:asciiTheme="minorHAnsi" w:hAnsiTheme="minorHAnsi" w:cstheme="minorHAnsi"/>
          <w:color w:val="365F91"/>
          <w:spacing w:val="-2"/>
          <w:rPrChange w:id="349" w:author="Kush Khalasi" w:date="2025-07-29T15:02:00Z" w16du:dateUtc="2025-07-29T09:32:00Z">
            <w:rPr>
              <w:color w:val="365F91"/>
              <w:spacing w:val="-2"/>
            </w:rPr>
          </w:rPrChange>
        </w:rPr>
        <w:t>POLICY OBJECTIVE</w:t>
      </w:r>
      <w:bookmarkEnd w:id="348"/>
    </w:p>
    <w:p w14:paraId="059EBFB2" w14:textId="78902833" w:rsidR="006E1F3C" w:rsidRPr="001C2B75" w:rsidRDefault="00000000">
      <w:pPr>
        <w:pStyle w:val="ListParagraph"/>
        <w:numPr>
          <w:ilvl w:val="0"/>
          <w:numId w:val="1"/>
        </w:numPr>
        <w:tabs>
          <w:tab w:val="left" w:pos="480"/>
        </w:tabs>
        <w:spacing w:before="178" w:line="259" w:lineRule="auto"/>
        <w:ind w:right="481"/>
        <w:rPr>
          <w:rFonts w:asciiTheme="minorHAnsi" w:hAnsiTheme="minorHAnsi" w:cstheme="minorHAnsi"/>
          <w:sz w:val="24"/>
          <w:rPrChange w:id="350" w:author="Kush Khalasi" w:date="2025-07-29T15:02:00Z" w16du:dateUtc="2025-07-29T09:32:00Z">
            <w:rPr>
              <w:sz w:val="24"/>
            </w:rPr>
          </w:rPrChange>
        </w:rPr>
      </w:pPr>
      <w:r w:rsidRPr="001C2B75">
        <w:rPr>
          <w:rFonts w:asciiTheme="minorHAnsi" w:hAnsiTheme="minorHAnsi" w:cstheme="minorHAnsi"/>
          <w:b/>
          <w:sz w:val="24"/>
          <w:rPrChange w:id="351" w:author="Kush Khalasi" w:date="2025-07-29T15:02:00Z" w16du:dateUtc="2025-07-29T09:32:00Z">
            <w:rPr>
              <w:b/>
              <w:sz w:val="24"/>
            </w:rPr>
          </w:rPrChange>
        </w:rPr>
        <w:t>Promote</w:t>
      </w:r>
      <w:r w:rsidRPr="001C2B75">
        <w:rPr>
          <w:rFonts w:asciiTheme="minorHAnsi" w:hAnsiTheme="minorHAnsi" w:cstheme="minorHAnsi"/>
          <w:b/>
          <w:spacing w:val="40"/>
          <w:sz w:val="24"/>
          <w:rPrChange w:id="352" w:author="Kush Khalasi" w:date="2025-07-29T15:02:00Z" w16du:dateUtc="2025-07-29T09:32:00Z">
            <w:rPr>
              <w:b/>
              <w:spacing w:val="40"/>
              <w:sz w:val="24"/>
            </w:rPr>
          </w:rPrChange>
        </w:rPr>
        <w:t xml:space="preserve"> </w:t>
      </w:r>
      <w:r w:rsidRPr="001C2B75">
        <w:rPr>
          <w:rFonts w:asciiTheme="minorHAnsi" w:hAnsiTheme="minorHAnsi" w:cstheme="minorHAnsi"/>
          <w:b/>
          <w:sz w:val="24"/>
          <w:rPrChange w:id="353" w:author="Kush Khalasi" w:date="2025-07-29T15:02:00Z" w16du:dateUtc="2025-07-29T09:32:00Z">
            <w:rPr>
              <w:b/>
              <w:sz w:val="24"/>
            </w:rPr>
          </w:rPrChange>
        </w:rPr>
        <w:t>Ethical</w:t>
      </w:r>
      <w:r w:rsidRPr="001C2B75">
        <w:rPr>
          <w:rFonts w:asciiTheme="minorHAnsi" w:hAnsiTheme="minorHAnsi" w:cstheme="minorHAnsi"/>
          <w:b/>
          <w:spacing w:val="40"/>
          <w:sz w:val="24"/>
          <w:rPrChange w:id="354" w:author="Kush Khalasi" w:date="2025-07-29T15:02:00Z" w16du:dateUtc="2025-07-29T09:32:00Z">
            <w:rPr>
              <w:b/>
              <w:spacing w:val="40"/>
              <w:sz w:val="24"/>
            </w:rPr>
          </w:rPrChange>
        </w:rPr>
        <w:t xml:space="preserve"> </w:t>
      </w:r>
      <w:r w:rsidRPr="001C2B75">
        <w:rPr>
          <w:rFonts w:asciiTheme="minorHAnsi" w:hAnsiTheme="minorHAnsi" w:cstheme="minorHAnsi"/>
          <w:b/>
          <w:sz w:val="24"/>
          <w:rPrChange w:id="355" w:author="Kush Khalasi" w:date="2025-07-29T15:02:00Z" w16du:dateUtc="2025-07-29T09:32:00Z">
            <w:rPr>
              <w:b/>
              <w:sz w:val="24"/>
            </w:rPr>
          </w:rPrChange>
        </w:rPr>
        <w:t>Conduct</w:t>
      </w:r>
      <w:r w:rsidRPr="001C2B75">
        <w:rPr>
          <w:rFonts w:asciiTheme="minorHAnsi" w:hAnsiTheme="minorHAnsi" w:cstheme="minorHAnsi"/>
          <w:sz w:val="24"/>
          <w:rPrChange w:id="356" w:author="Kush Khalasi" w:date="2025-07-29T15:02:00Z" w16du:dateUtc="2025-07-29T09:32:00Z">
            <w:rPr>
              <w:sz w:val="24"/>
            </w:rPr>
          </w:rPrChange>
        </w:rPr>
        <w:t>:</w:t>
      </w:r>
      <w:r w:rsidRPr="001C2B75">
        <w:rPr>
          <w:rFonts w:asciiTheme="minorHAnsi" w:hAnsiTheme="minorHAnsi" w:cstheme="minorHAnsi"/>
          <w:spacing w:val="40"/>
          <w:sz w:val="24"/>
          <w:rPrChange w:id="357" w:author="Kush Khalasi" w:date="2025-07-29T15:02:00Z" w16du:dateUtc="2025-07-29T09:32:00Z">
            <w:rPr>
              <w:spacing w:val="40"/>
              <w:sz w:val="24"/>
            </w:rPr>
          </w:rPrChange>
        </w:rPr>
        <w:t xml:space="preserve"> </w:t>
      </w:r>
      <w:r w:rsidRPr="001C2B75">
        <w:rPr>
          <w:rFonts w:asciiTheme="minorHAnsi" w:hAnsiTheme="minorHAnsi" w:cstheme="minorHAnsi"/>
          <w:sz w:val="24"/>
          <w:rPrChange w:id="358" w:author="Kush Khalasi" w:date="2025-07-29T15:02:00Z" w16du:dateUtc="2025-07-29T09:32:00Z">
            <w:rPr>
              <w:sz w:val="24"/>
            </w:rPr>
          </w:rPrChange>
        </w:rPr>
        <w:t>Foster</w:t>
      </w:r>
      <w:r w:rsidRPr="001C2B75">
        <w:rPr>
          <w:rFonts w:asciiTheme="minorHAnsi" w:hAnsiTheme="minorHAnsi" w:cstheme="minorHAnsi"/>
          <w:spacing w:val="40"/>
          <w:sz w:val="24"/>
          <w:rPrChange w:id="359" w:author="Kush Khalasi" w:date="2025-07-29T15:02:00Z" w16du:dateUtc="2025-07-29T09:32:00Z">
            <w:rPr>
              <w:spacing w:val="40"/>
              <w:sz w:val="24"/>
            </w:rPr>
          </w:rPrChange>
        </w:rPr>
        <w:t xml:space="preserve"> </w:t>
      </w:r>
      <w:r w:rsidRPr="001C2B75">
        <w:rPr>
          <w:rFonts w:asciiTheme="minorHAnsi" w:hAnsiTheme="minorHAnsi" w:cstheme="minorHAnsi"/>
          <w:sz w:val="24"/>
          <w:rPrChange w:id="360" w:author="Kush Khalasi" w:date="2025-07-29T15:02:00Z" w16du:dateUtc="2025-07-29T09:32:00Z">
            <w:rPr>
              <w:sz w:val="24"/>
            </w:rPr>
          </w:rPrChange>
        </w:rPr>
        <w:t>a</w:t>
      </w:r>
      <w:r w:rsidRPr="001C2B75">
        <w:rPr>
          <w:rFonts w:asciiTheme="minorHAnsi" w:hAnsiTheme="minorHAnsi" w:cstheme="minorHAnsi"/>
          <w:spacing w:val="40"/>
          <w:sz w:val="24"/>
          <w:rPrChange w:id="361" w:author="Kush Khalasi" w:date="2025-07-29T15:02:00Z" w16du:dateUtc="2025-07-29T09:32:00Z">
            <w:rPr>
              <w:spacing w:val="40"/>
              <w:sz w:val="24"/>
            </w:rPr>
          </w:rPrChange>
        </w:rPr>
        <w:t xml:space="preserve"> </w:t>
      </w:r>
      <w:r w:rsidRPr="001C2B75">
        <w:rPr>
          <w:rFonts w:asciiTheme="minorHAnsi" w:hAnsiTheme="minorHAnsi" w:cstheme="minorHAnsi"/>
          <w:sz w:val="24"/>
          <w:rPrChange w:id="362" w:author="Kush Khalasi" w:date="2025-07-29T15:02:00Z" w16du:dateUtc="2025-07-29T09:32:00Z">
            <w:rPr>
              <w:sz w:val="24"/>
            </w:rPr>
          </w:rPrChange>
        </w:rPr>
        <w:t>culture</w:t>
      </w:r>
      <w:r w:rsidRPr="001C2B75">
        <w:rPr>
          <w:rFonts w:asciiTheme="minorHAnsi" w:hAnsiTheme="minorHAnsi" w:cstheme="minorHAnsi"/>
          <w:spacing w:val="40"/>
          <w:sz w:val="24"/>
          <w:rPrChange w:id="363" w:author="Kush Khalasi" w:date="2025-07-29T15:02:00Z" w16du:dateUtc="2025-07-29T09:32:00Z">
            <w:rPr>
              <w:spacing w:val="40"/>
              <w:sz w:val="24"/>
            </w:rPr>
          </w:rPrChange>
        </w:rPr>
        <w:t xml:space="preserve"> </w:t>
      </w:r>
      <w:r w:rsidRPr="001C2B75">
        <w:rPr>
          <w:rFonts w:asciiTheme="minorHAnsi" w:hAnsiTheme="minorHAnsi" w:cstheme="minorHAnsi"/>
          <w:sz w:val="24"/>
          <w:rPrChange w:id="364" w:author="Kush Khalasi" w:date="2025-07-29T15:02:00Z" w16du:dateUtc="2025-07-29T09:32:00Z">
            <w:rPr>
              <w:sz w:val="24"/>
            </w:rPr>
          </w:rPrChange>
        </w:rPr>
        <w:t>of</w:t>
      </w:r>
      <w:r w:rsidRPr="001C2B75">
        <w:rPr>
          <w:rFonts w:asciiTheme="minorHAnsi" w:hAnsiTheme="minorHAnsi" w:cstheme="minorHAnsi"/>
          <w:spacing w:val="40"/>
          <w:sz w:val="24"/>
          <w:rPrChange w:id="365" w:author="Kush Khalasi" w:date="2025-07-29T15:02:00Z" w16du:dateUtc="2025-07-29T09:32:00Z">
            <w:rPr>
              <w:spacing w:val="40"/>
              <w:sz w:val="24"/>
            </w:rPr>
          </w:rPrChange>
        </w:rPr>
        <w:t xml:space="preserve"> </w:t>
      </w:r>
      <w:r w:rsidRPr="001C2B75">
        <w:rPr>
          <w:rFonts w:asciiTheme="minorHAnsi" w:hAnsiTheme="minorHAnsi" w:cstheme="minorHAnsi"/>
          <w:sz w:val="24"/>
          <w:rPrChange w:id="366" w:author="Kush Khalasi" w:date="2025-07-29T15:02:00Z" w16du:dateUtc="2025-07-29T09:32:00Z">
            <w:rPr>
              <w:sz w:val="24"/>
            </w:rPr>
          </w:rPrChange>
        </w:rPr>
        <w:t>integrity,</w:t>
      </w:r>
      <w:r w:rsidRPr="001C2B75">
        <w:rPr>
          <w:rFonts w:asciiTheme="minorHAnsi" w:hAnsiTheme="minorHAnsi" w:cstheme="minorHAnsi"/>
          <w:spacing w:val="40"/>
          <w:sz w:val="24"/>
          <w:rPrChange w:id="367" w:author="Kush Khalasi" w:date="2025-07-29T15:02:00Z" w16du:dateUtc="2025-07-29T09:32:00Z">
            <w:rPr>
              <w:spacing w:val="40"/>
              <w:sz w:val="24"/>
            </w:rPr>
          </w:rPrChange>
        </w:rPr>
        <w:t xml:space="preserve"> </w:t>
      </w:r>
      <w:r w:rsidRPr="001C2B75">
        <w:rPr>
          <w:rFonts w:asciiTheme="minorHAnsi" w:hAnsiTheme="minorHAnsi" w:cstheme="minorHAnsi"/>
          <w:sz w:val="24"/>
          <w:rPrChange w:id="368" w:author="Kush Khalasi" w:date="2025-07-29T15:02:00Z" w16du:dateUtc="2025-07-29T09:32:00Z">
            <w:rPr>
              <w:sz w:val="24"/>
            </w:rPr>
          </w:rPrChange>
        </w:rPr>
        <w:t>honesty,</w:t>
      </w:r>
      <w:r w:rsidRPr="001C2B75">
        <w:rPr>
          <w:rFonts w:asciiTheme="minorHAnsi" w:hAnsiTheme="minorHAnsi" w:cstheme="minorHAnsi"/>
          <w:spacing w:val="40"/>
          <w:sz w:val="24"/>
          <w:rPrChange w:id="369" w:author="Kush Khalasi" w:date="2025-07-29T15:02:00Z" w16du:dateUtc="2025-07-29T09:32:00Z">
            <w:rPr>
              <w:spacing w:val="40"/>
              <w:sz w:val="24"/>
            </w:rPr>
          </w:rPrChange>
        </w:rPr>
        <w:t xml:space="preserve"> </w:t>
      </w:r>
      <w:r w:rsidRPr="001C2B75">
        <w:rPr>
          <w:rFonts w:asciiTheme="minorHAnsi" w:hAnsiTheme="minorHAnsi" w:cstheme="minorHAnsi"/>
          <w:sz w:val="24"/>
          <w:rPrChange w:id="370" w:author="Kush Khalasi" w:date="2025-07-29T15:02:00Z" w16du:dateUtc="2025-07-29T09:32:00Z">
            <w:rPr>
              <w:sz w:val="24"/>
            </w:rPr>
          </w:rPrChange>
        </w:rPr>
        <w:t>and</w:t>
      </w:r>
      <w:r w:rsidRPr="001C2B75">
        <w:rPr>
          <w:rFonts w:asciiTheme="minorHAnsi" w:hAnsiTheme="minorHAnsi" w:cstheme="minorHAnsi"/>
          <w:spacing w:val="40"/>
          <w:sz w:val="24"/>
          <w:rPrChange w:id="371" w:author="Kush Khalasi" w:date="2025-07-29T15:02:00Z" w16du:dateUtc="2025-07-29T09:32:00Z">
            <w:rPr>
              <w:spacing w:val="40"/>
              <w:sz w:val="24"/>
            </w:rPr>
          </w:rPrChange>
        </w:rPr>
        <w:t xml:space="preserve"> </w:t>
      </w:r>
      <w:r w:rsidRPr="001C2B75">
        <w:rPr>
          <w:rFonts w:asciiTheme="minorHAnsi" w:hAnsiTheme="minorHAnsi" w:cstheme="minorHAnsi"/>
          <w:sz w:val="24"/>
          <w:rPrChange w:id="372" w:author="Kush Khalasi" w:date="2025-07-29T15:02:00Z" w16du:dateUtc="2025-07-29T09:32:00Z">
            <w:rPr>
              <w:sz w:val="24"/>
            </w:rPr>
          </w:rPrChange>
        </w:rPr>
        <w:t>fairness</w:t>
      </w:r>
      <w:r w:rsidRPr="001C2B75">
        <w:rPr>
          <w:rFonts w:asciiTheme="minorHAnsi" w:hAnsiTheme="minorHAnsi" w:cstheme="minorHAnsi"/>
          <w:spacing w:val="40"/>
          <w:sz w:val="24"/>
          <w:rPrChange w:id="373" w:author="Kush Khalasi" w:date="2025-07-29T15:02:00Z" w16du:dateUtc="2025-07-29T09:32:00Z">
            <w:rPr>
              <w:spacing w:val="40"/>
              <w:sz w:val="24"/>
            </w:rPr>
          </w:rPrChange>
        </w:rPr>
        <w:t xml:space="preserve"> </w:t>
      </w:r>
      <w:r w:rsidRPr="001C2B75">
        <w:rPr>
          <w:rFonts w:asciiTheme="minorHAnsi" w:hAnsiTheme="minorHAnsi" w:cstheme="minorHAnsi"/>
          <w:sz w:val="24"/>
          <w:rPrChange w:id="374" w:author="Kush Khalasi" w:date="2025-07-29T15:02:00Z" w16du:dateUtc="2025-07-29T09:32:00Z">
            <w:rPr>
              <w:sz w:val="24"/>
            </w:rPr>
          </w:rPrChange>
        </w:rPr>
        <w:t>among</w:t>
      </w:r>
      <w:r w:rsidRPr="001C2B75">
        <w:rPr>
          <w:rFonts w:asciiTheme="minorHAnsi" w:hAnsiTheme="minorHAnsi" w:cstheme="minorHAnsi"/>
          <w:spacing w:val="40"/>
          <w:sz w:val="24"/>
          <w:rPrChange w:id="375" w:author="Kush Khalasi" w:date="2025-07-29T15:02:00Z" w16du:dateUtc="2025-07-29T09:32:00Z">
            <w:rPr>
              <w:spacing w:val="40"/>
              <w:sz w:val="24"/>
            </w:rPr>
          </w:rPrChange>
        </w:rPr>
        <w:t xml:space="preserve"> </w:t>
      </w:r>
      <w:r w:rsidRPr="001C2B75">
        <w:rPr>
          <w:rFonts w:asciiTheme="minorHAnsi" w:hAnsiTheme="minorHAnsi" w:cstheme="minorHAnsi"/>
          <w:sz w:val="24"/>
          <w:rPrChange w:id="376" w:author="Kush Khalasi" w:date="2025-07-29T15:02:00Z" w16du:dateUtc="2025-07-29T09:32:00Z">
            <w:rPr>
              <w:sz w:val="24"/>
            </w:rPr>
          </w:rPrChange>
        </w:rPr>
        <w:t xml:space="preserve">all </w:t>
      </w:r>
      <w:r w:rsidR="00490F08" w:rsidRPr="001C2B75">
        <w:rPr>
          <w:rFonts w:asciiTheme="minorHAnsi" w:hAnsiTheme="minorHAnsi" w:cstheme="minorHAnsi"/>
          <w:sz w:val="24"/>
          <w:rPrChange w:id="377" w:author="Kush Khalasi" w:date="2025-07-29T15:02:00Z" w16du:dateUtc="2025-07-29T09:32:00Z">
            <w:rPr>
              <w:sz w:val="24"/>
            </w:rPr>
          </w:rPrChange>
        </w:rPr>
        <w:t>team members</w:t>
      </w:r>
      <w:r w:rsidRPr="001C2B75">
        <w:rPr>
          <w:rFonts w:asciiTheme="minorHAnsi" w:hAnsiTheme="minorHAnsi" w:cstheme="minorHAnsi"/>
          <w:sz w:val="24"/>
          <w:rPrChange w:id="378" w:author="Kush Khalasi" w:date="2025-07-29T15:02:00Z" w16du:dateUtc="2025-07-29T09:32:00Z">
            <w:rPr>
              <w:sz w:val="24"/>
            </w:rPr>
          </w:rPrChange>
        </w:rPr>
        <w:t>.</w:t>
      </w:r>
    </w:p>
    <w:p w14:paraId="059EBFB3" w14:textId="77777777" w:rsidR="006E1F3C" w:rsidRPr="001C2B75" w:rsidRDefault="00000000">
      <w:pPr>
        <w:pStyle w:val="ListParagraph"/>
        <w:numPr>
          <w:ilvl w:val="0"/>
          <w:numId w:val="1"/>
        </w:numPr>
        <w:tabs>
          <w:tab w:val="left" w:pos="480"/>
        </w:tabs>
        <w:spacing w:line="259" w:lineRule="auto"/>
        <w:ind w:right="482"/>
        <w:rPr>
          <w:rFonts w:asciiTheme="minorHAnsi" w:hAnsiTheme="minorHAnsi" w:cstheme="minorHAnsi"/>
          <w:sz w:val="24"/>
          <w:rPrChange w:id="379" w:author="Kush Khalasi" w:date="2025-07-29T15:02:00Z" w16du:dateUtc="2025-07-29T09:32:00Z">
            <w:rPr>
              <w:sz w:val="24"/>
            </w:rPr>
          </w:rPrChange>
        </w:rPr>
      </w:pPr>
      <w:r w:rsidRPr="001C2B75">
        <w:rPr>
          <w:rFonts w:asciiTheme="minorHAnsi" w:hAnsiTheme="minorHAnsi" w:cstheme="minorHAnsi"/>
          <w:b/>
          <w:sz w:val="24"/>
          <w:rPrChange w:id="380" w:author="Kush Khalasi" w:date="2025-07-29T15:02:00Z" w16du:dateUtc="2025-07-29T09:32:00Z">
            <w:rPr>
              <w:b/>
              <w:sz w:val="24"/>
            </w:rPr>
          </w:rPrChange>
        </w:rPr>
        <w:t>Ensure Compliance</w:t>
      </w:r>
      <w:r w:rsidRPr="001C2B75">
        <w:rPr>
          <w:rFonts w:asciiTheme="minorHAnsi" w:hAnsiTheme="minorHAnsi" w:cstheme="minorHAnsi"/>
          <w:sz w:val="24"/>
          <w:rPrChange w:id="381" w:author="Kush Khalasi" w:date="2025-07-29T15:02:00Z" w16du:dateUtc="2025-07-29T09:32:00Z">
            <w:rPr>
              <w:sz w:val="24"/>
            </w:rPr>
          </w:rPrChange>
        </w:rPr>
        <w:t>: Uphold legal and regulatory requirements while adhering to industry</w:t>
      </w:r>
      <w:r w:rsidRPr="001C2B75">
        <w:rPr>
          <w:rFonts w:asciiTheme="minorHAnsi" w:hAnsiTheme="minorHAnsi" w:cstheme="minorHAnsi"/>
          <w:spacing w:val="40"/>
          <w:sz w:val="24"/>
          <w:rPrChange w:id="382" w:author="Kush Khalasi" w:date="2025-07-29T15:02:00Z" w16du:dateUtc="2025-07-29T09:32:00Z">
            <w:rPr>
              <w:spacing w:val="40"/>
              <w:sz w:val="24"/>
            </w:rPr>
          </w:rPrChange>
        </w:rPr>
        <w:t xml:space="preserve"> </w:t>
      </w:r>
      <w:r w:rsidRPr="001C2B75">
        <w:rPr>
          <w:rFonts w:asciiTheme="minorHAnsi" w:hAnsiTheme="minorHAnsi" w:cstheme="minorHAnsi"/>
          <w:sz w:val="24"/>
          <w:rPrChange w:id="383" w:author="Kush Khalasi" w:date="2025-07-29T15:02:00Z" w16du:dateUtc="2025-07-29T09:32:00Z">
            <w:rPr>
              <w:sz w:val="24"/>
            </w:rPr>
          </w:rPrChange>
        </w:rPr>
        <w:t>standards and best practices.</w:t>
      </w:r>
    </w:p>
    <w:p w14:paraId="059EBFB4" w14:textId="4D631AF9" w:rsidR="006E1F3C" w:rsidRPr="001C2B75" w:rsidRDefault="00000000">
      <w:pPr>
        <w:pStyle w:val="ListParagraph"/>
        <w:numPr>
          <w:ilvl w:val="0"/>
          <w:numId w:val="1"/>
        </w:numPr>
        <w:tabs>
          <w:tab w:val="left" w:pos="480"/>
        </w:tabs>
        <w:spacing w:line="259" w:lineRule="auto"/>
        <w:ind w:right="478"/>
        <w:rPr>
          <w:rFonts w:asciiTheme="minorHAnsi" w:hAnsiTheme="minorHAnsi" w:cstheme="minorHAnsi"/>
          <w:sz w:val="24"/>
          <w:rPrChange w:id="384" w:author="Kush Khalasi" w:date="2025-07-29T15:02:00Z" w16du:dateUtc="2025-07-29T09:32:00Z">
            <w:rPr>
              <w:sz w:val="24"/>
            </w:rPr>
          </w:rPrChange>
        </w:rPr>
      </w:pPr>
      <w:r w:rsidRPr="001C2B75">
        <w:rPr>
          <w:rFonts w:asciiTheme="minorHAnsi" w:hAnsiTheme="minorHAnsi" w:cstheme="minorHAnsi"/>
          <w:b/>
          <w:sz w:val="24"/>
          <w:rPrChange w:id="385" w:author="Kush Khalasi" w:date="2025-07-29T15:02:00Z" w16du:dateUtc="2025-07-29T09:32:00Z">
            <w:rPr>
              <w:b/>
              <w:sz w:val="24"/>
            </w:rPr>
          </w:rPrChange>
        </w:rPr>
        <w:t>Safeguard</w:t>
      </w:r>
      <w:r w:rsidRPr="001C2B75">
        <w:rPr>
          <w:rFonts w:asciiTheme="minorHAnsi" w:hAnsiTheme="minorHAnsi" w:cstheme="minorHAnsi"/>
          <w:b/>
          <w:spacing w:val="80"/>
          <w:sz w:val="24"/>
          <w:rPrChange w:id="386" w:author="Kush Khalasi" w:date="2025-07-29T15:02:00Z" w16du:dateUtc="2025-07-29T09:32:00Z">
            <w:rPr>
              <w:b/>
              <w:spacing w:val="80"/>
              <w:sz w:val="24"/>
            </w:rPr>
          </w:rPrChange>
        </w:rPr>
        <w:t xml:space="preserve"> </w:t>
      </w:r>
      <w:r w:rsidRPr="001C2B75">
        <w:rPr>
          <w:rFonts w:asciiTheme="minorHAnsi" w:hAnsiTheme="minorHAnsi" w:cstheme="minorHAnsi"/>
          <w:b/>
          <w:sz w:val="24"/>
          <w:rPrChange w:id="387" w:author="Kush Khalasi" w:date="2025-07-29T15:02:00Z" w16du:dateUtc="2025-07-29T09:32:00Z">
            <w:rPr>
              <w:b/>
              <w:sz w:val="24"/>
            </w:rPr>
          </w:rPrChange>
        </w:rPr>
        <w:t>Stakeholder</w:t>
      </w:r>
      <w:r w:rsidRPr="001C2B75">
        <w:rPr>
          <w:rFonts w:asciiTheme="minorHAnsi" w:hAnsiTheme="minorHAnsi" w:cstheme="minorHAnsi"/>
          <w:b/>
          <w:spacing w:val="80"/>
          <w:sz w:val="24"/>
          <w:rPrChange w:id="388" w:author="Kush Khalasi" w:date="2025-07-29T15:02:00Z" w16du:dateUtc="2025-07-29T09:32:00Z">
            <w:rPr>
              <w:b/>
              <w:spacing w:val="80"/>
              <w:sz w:val="24"/>
            </w:rPr>
          </w:rPrChange>
        </w:rPr>
        <w:t xml:space="preserve"> </w:t>
      </w:r>
      <w:r w:rsidRPr="001C2B75">
        <w:rPr>
          <w:rFonts w:asciiTheme="minorHAnsi" w:hAnsiTheme="minorHAnsi" w:cstheme="minorHAnsi"/>
          <w:b/>
          <w:sz w:val="24"/>
          <w:rPrChange w:id="389" w:author="Kush Khalasi" w:date="2025-07-29T15:02:00Z" w16du:dateUtc="2025-07-29T09:32:00Z">
            <w:rPr>
              <w:b/>
              <w:sz w:val="24"/>
            </w:rPr>
          </w:rPrChange>
        </w:rPr>
        <w:t>Interests</w:t>
      </w:r>
      <w:r w:rsidRPr="001C2B75">
        <w:rPr>
          <w:rFonts w:asciiTheme="minorHAnsi" w:hAnsiTheme="minorHAnsi" w:cstheme="minorHAnsi"/>
          <w:sz w:val="24"/>
          <w:rPrChange w:id="390" w:author="Kush Khalasi" w:date="2025-07-29T15:02:00Z" w16du:dateUtc="2025-07-29T09:32:00Z">
            <w:rPr>
              <w:sz w:val="24"/>
            </w:rPr>
          </w:rPrChange>
        </w:rPr>
        <w:t>:</w:t>
      </w:r>
      <w:r w:rsidRPr="001C2B75">
        <w:rPr>
          <w:rFonts w:asciiTheme="minorHAnsi" w:hAnsiTheme="minorHAnsi" w:cstheme="minorHAnsi"/>
          <w:spacing w:val="80"/>
          <w:sz w:val="24"/>
          <w:rPrChange w:id="391" w:author="Kush Khalasi" w:date="2025-07-29T15:02:00Z" w16du:dateUtc="2025-07-29T09:32:00Z">
            <w:rPr>
              <w:spacing w:val="80"/>
              <w:sz w:val="24"/>
            </w:rPr>
          </w:rPrChange>
        </w:rPr>
        <w:t xml:space="preserve"> </w:t>
      </w:r>
      <w:r w:rsidRPr="001C2B75">
        <w:rPr>
          <w:rFonts w:asciiTheme="minorHAnsi" w:hAnsiTheme="minorHAnsi" w:cstheme="minorHAnsi"/>
          <w:sz w:val="24"/>
          <w:rPrChange w:id="392" w:author="Kush Khalasi" w:date="2025-07-29T15:02:00Z" w16du:dateUtc="2025-07-29T09:32:00Z">
            <w:rPr>
              <w:sz w:val="24"/>
            </w:rPr>
          </w:rPrChange>
        </w:rPr>
        <w:t>Protect</w:t>
      </w:r>
      <w:r w:rsidRPr="001C2B75">
        <w:rPr>
          <w:rFonts w:asciiTheme="minorHAnsi" w:hAnsiTheme="minorHAnsi" w:cstheme="minorHAnsi"/>
          <w:spacing w:val="80"/>
          <w:sz w:val="24"/>
          <w:rPrChange w:id="393" w:author="Kush Khalasi" w:date="2025-07-29T15:02:00Z" w16du:dateUtc="2025-07-29T09:32:00Z">
            <w:rPr>
              <w:spacing w:val="80"/>
              <w:sz w:val="24"/>
            </w:rPr>
          </w:rPrChange>
        </w:rPr>
        <w:t xml:space="preserve"> </w:t>
      </w:r>
      <w:r w:rsidRPr="001C2B75">
        <w:rPr>
          <w:rFonts w:asciiTheme="minorHAnsi" w:hAnsiTheme="minorHAnsi" w:cstheme="minorHAnsi"/>
          <w:sz w:val="24"/>
          <w:rPrChange w:id="394" w:author="Kush Khalasi" w:date="2025-07-29T15:02:00Z" w16du:dateUtc="2025-07-29T09:32:00Z">
            <w:rPr>
              <w:sz w:val="24"/>
            </w:rPr>
          </w:rPrChange>
        </w:rPr>
        <w:t>the</w:t>
      </w:r>
      <w:r w:rsidRPr="001C2B75">
        <w:rPr>
          <w:rFonts w:asciiTheme="minorHAnsi" w:hAnsiTheme="minorHAnsi" w:cstheme="minorHAnsi"/>
          <w:spacing w:val="80"/>
          <w:sz w:val="24"/>
          <w:rPrChange w:id="395" w:author="Kush Khalasi" w:date="2025-07-29T15:02:00Z" w16du:dateUtc="2025-07-29T09:32:00Z">
            <w:rPr>
              <w:spacing w:val="80"/>
              <w:sz w:val="24"/>
            </w:rPr>
          </w:rPrChange>
        </w:rPr>
        <w:t xml:space="preserve"> </w:t>
      </w:r>
      <w:r w:rsidRPr="001C2B75">
        <w:rPr>
          <w:rFonts w:asciiTheme="minorHAnsi" w:hAnsiTheme="minorHAnsi" w:cstheme="minorHAnsi"/>
          <w:sz w:val="24"/>
          <w:rPrChange w:id="396" w:author="Kush Khalasi" w:date="2025-07-29T15:02:00Z" w16du:dateUtc="2025-07-29T09:32:00Z">
            <w:rPr>
              <w:sz w:val="24"/>
            </w:rPr>
          </w:rPrChange>
        </w:rPr>
        <w:t>interests</w:t>
      </w:r>
      <w:r w:rsidRPr="001C2B75">
        <w:rPr>
          <w:rFonts w:asciiTheme="minorHAnsi" w:hAnsiTheme="minorHAnsi" w:cstheme="minorHAnsi"/>
          <w:spacing w:val="80"/>
          <w:sz w:val="24"/>
          <w:rPrChange w:id="397" w:author="Kush Khalasi" w:date="2025-07-29T15:02:00Z" w16du:dateUtc="2025-07-29T09:32:00Z">
            <w:rPr>
              <w:spacing w:val="80"/>
              <w:sz w:val="24"/>
            </w:rPr>
          </w:rPrChange>
        </w:rPr>
        <w:t xml:space="preserve"> </w:t>
      </w:r>
      <w:r w:rsidRPr="001C2B75">
        <w:rPr>
          <w:rFonts w:asciiTheme="minorHAnsi" w:hAnsiTheme="minorHAnsi" w:cstheme="minorHAnsi"/>
          <w:sz w:val="24"/>
          <w:rPrChange w:id="398" w:author="Kush Khalasi" w:date="2025-07-29T15:02:00Z" w16du:dateUtc="2025-07-29T09:32:00Z">
            <w:rPr>
              <w:sz w:val="24"/>
            </w:rPr>
          </w:rPrChange>
        </w:rPr>
        <w:t>of</w:t>
      </w:r>
      <w:r w:rsidRPr="001C2B75">
        <w:rPr>
          <w:rFonts w:asciiTheme="minorHAnsi" w:hAnsiTheme="minorHAnsi" w:cstheme="minorHAnsi"/>
          <w:spacing w:val="80"/>
          <w:sz w:val="24"/>
          <w:rPrChange w:id="399" w:author="Kush Khalasi" w:date="2025-07-29T15:02:00Z" w16du:dateUtc="2025-07-29T09:32:00Z">
            <w:rPr>
              <w:spacing w:val="80"/>
              <w:sz w:val="24"/>
            </w:rPr>
          </w:rPrChange>
        </w:rPr>
        <w:t xml:space="preserve"> </w:t>
      </w:r>
      <w:r w:rsidRPr="001C2B75">
        <w:rPr>
          <w:rFonts w:asciiTheme="minorHAnsi" w:hAnsiTheme="minorHAnsi" w:cstheme="minorHAnsi"/>
          <w:sz w:val="24"/>
          <w:rPrChange w:id="400" w:author="Kush Khalasi" w:date="2025-07-29T15:02:00Z" w16du:dateUtc="2025-07-29T09:32:00Z">
            <w:rPr>
              <w:sz w:val="24"/>
            </w:rPr>
          </w:rPrChange>
        </w:rPr>
        <w:t>customers,</w:t>
      </w:r>
      <w:r w:rsidRPr="001C2B75">
        <w:rPr>
          <w:rFonts w:asciiTheme="minorHAnsi" w:hAnsiTheme="minorHAnsi" w:cstheme="minorHAnsi"/>
          <w:spacing w:val="80"/>
          <w:sz w:val="24"/>
          <w:rPrChange w:id="401" w:author="Kush Khalasi" w:date="2025-07-29T15:02:00Z" w16du:dateUtc="2025-07-29T09:32:00Z">
            <w:rPr>
              <w:spacing w:val="80"/>
              <w:sz w:val="24"/>
            </w:rPr>
          </w:rPrChange>
        </w:rPr>
        <w:t xml:space="preserve"> </w:t>
      </w:r>
      <w:r w:rsidRPr="001C2B75">
        <w:rPr>
          <w:rFonts w:asciiTheme="minorHAnsi" w:hAnsiTheme="minorHAnsi" w:cstheme="minorHAnsi"/>
          <w:sz w:val="24"/>
          <w:rPrChange w:id="402" w:author="Kush Khalasi" w:date="2025-07-29T15:02:00Z" w16du:dateUtc="2025-07-29T09:32:00Z">
            <w:rPr>
              <w:sz w:val="24"/>
            </w:rPr>
          </w:rPrChange>
        </w:rPr>
        <w:t>shareholders,</w:t>
      </w:r>
      <w:r w:rsidRPr="001C2B75">
        <w:rPr>
          <w:rFonts w:asciiTheme="minorHAnsi" w:hAnsiTheme="minorHAnsi" w:cstheme="minorHAnsi"/>
          <w:spacing w:val="40"/>
          <w:sz w:val="24"/>
          <w:rPrChange w:id="403" w:author="Kush Khalasi" w:date="2025-07-29T15:02:00Z" w16du:dateUtc="2025-07-29T09:32:00Z">
            <w:rPr>
              <w:spacing w:val="40"/>
              <w:sz w:val="24"/>
            </w:rPr>
          </w:rPrChange>
        </w:rPr>
        <w:t xml:space="preserve"> </w:t>
      </w:r>
      <w:r w:rsidR="00490F08" w:rsidRPr="001C2B75">
        <w:rPr>
          <w:rFonts w:asciiTheme="minorHAnsi" w:hAnsiTheme="minorHAnsi" w:cstheme="minorHAnsi"/>
          <w:sz w:val="24"/>
          <w:rPrChange w:id="404" w:author="Kush Khalasi" w:date="2025-07-29T15:02:00Z" w16du:dateUtc="2025-07-29T09:32:00Z">
            <w:rPr>
              <w:sz w:val="24"/>
            </w:rPr>
          </w:rPrChange>
        </w:rPr>
        <w:t>team members</w:t>
      </w:r>
      <w:r w:rsidRPr="001C2B75">
        <w:rPr>
          <w:rFonts w:asciiTheme="minorHAnsi" w:hAnsiTheme="minorHAnsi" w:cstheme="minorHAnsi"/>
          <w:sz w:val="24"/>
          <w:rPrChange w:id="405" w:author="Kush Khalasi" w:date="2025-07-29T15:02:00Z" w16du:dateUtc="2025-07-29T09:32:00Z">
            <w:rPr>
              <w:sz w:val="24"/>
            </w:rPr>
          </w:rPrChange>
        </w:rPr>
        <w:t>, and the community through ethical decision-making.</w:t>
      </w:r>
    </w:p>
    <w:p w14:paraId="059EBFB5" w14:textId="77777777" w:rsidR="006E1F3C" w:rsidRPr="001C2B75" w:rsidRDefault="00000000">
      <w:pPr>
        <w:pStyle w:val="ListParagraph"/>
        <w:numPr>
          <w:ilvl w:val="0"/>
          <w:numId w:val="1"/>
        </w:numPr>
        <w:tabs>
          <w:tab w:val="left" w:pos="480"/>
        </w:tabs>
        <w:spacing w:line="259" w:lineRule="auto"/>
        <w:ind w:right="481"/>
        <w:rPr>
          <w:rFonts w:asciiTheme="minorHAnsi" w:hAnsiTheme="minorHAnsi" w:cstheme="minorHAnsi"/>
          <w:sz w:val="24"/>
          <w:rPrChange w:id="406" w:author="Kush Khalasi" w:date="2025-07-29T15:02:00Z" w16du:dateUtc="2025-07-29T09:32:00Z">
            <w:rPr>
              <w:sz w:val="24"/>
            </w:rPr>
          </w:rPrChange>
        </w:rPr>
      </w:pPr>
      <w:r w:rsidRPr="001C2B75">
        <w:rPr>
          <w:rFonts w:asciiTheme="minorHAnsi" w:hAnsiTheme="minorHAnsi" w:cstheme="minorHAnsi"/>
          <w:b/>
          <w:sz w:val="24"/>
          <w:rPrChange w:id="407" w:author="Kush Khalasi" w:date="2025-07-29T15:02:00Z" w16du:dateUtc="2025-07-29T09:32:00Z">
            <w:rPr>
              <w:b/>
              <w:sz w:val="24"/>
            </w:rPr>
          </w:rPrChange>
        </w:rPr>
        <w:t>Prevent Conflict of Interest</w:t>
      </w:r>
      <w:r w:rsidRPr="001C2B75">
        <w:rPr>
          <w:rFonts w:asciiTheme="minorHAnsi" w:hAnsiTheme="minorHAnsi" w:cstheme="minorHAnsi"/>
          <w:sz w:val="24"/>
          <w:rPrChange w:id="408" w:author="Kush Khalasi" w:date="2025-07-29T15:02:00Z" w16du:dateUtc="2025-07-29T09:32:00Z">
            <w:rPr>
              <w:sz w:val="24"/>
            </w:rPr>
          </w:rPrChange>
        </w:rPr>
        <w:t>: Identify and mitigate situations where personal interests may conflict with the company's interests.</w:t>
      </w:r>
    </w:p>
    <w:p w14:paraId="059EBFB6" w14:textId="4516C721" w:rsidR="006E1F3C" w:rsidRPr="001C2B75" w:rsidRDefault="00000000">
      <w:pPr>
        <w:pStyle w:val="ListParagraph"/>
        <w:numPr>
          <w:ilvl w:val="0"/>
          <w:numId w:val="1"/>
        </w:numPr>
        <w:tabs>
          <w:tab w:val="left" w:pos="480"/>
        </w:tabs>
        <w:spacing w:line="256" w:lineRule="auto"/>
        <w:ind w:right="473"/>
        <w:rPr>
          <w:rFonts w:asciiTheme="minorHAnsi" w:hAnsiTheme="minorHAnsi" w:cstheme="minorHAnsi"/>
          <w:sz w:val="24"/>
          <w:rPrChange w:id="409" w:author="Kush Khalasi" w:date="2025-07-29T15:02:00Z" w16du:dateUtc="2025-07-29T09:32:00Z">
            <w:rPr>
              <w:sz w:val="24"/>
            </w:rPr>
          </w:rPrChange>
        </w:rPr>
      </w:pPr>
      <w:r w:rsidRPr="001C2B75">
        <w:rPr>
          <w:rFonts w:asciiTheme="minorHAnsi" w:hAnsiTheme="minorHAnsi" w:cstheme="minorHAnsi"/>
          <w:b/>
          <w:sz w:val="24"/>
          <w:rPrChange w:id="410" w:author="Kush Khalasi" w:date="2025-07-29T15:02:00Z" w16du:dateUtc="2025-07-29T09:32:00Z">
            <w:rPr>
              <w:b/>
              <w:sz w:val="24"/>
            </w:rPr>
          </w:rPrChange>
        </w:rPr>
        <w:t>Encourage</w:t>
      </w:r>
      <w:r w:rsidRPr="001C2B75">
        <w:rPr>
          <w:rFonts w:asciiTheme="minorHAnsi" w:hAnsiTheme="minorHAnsi" w:cstheme="minorHAnsi"/>
          <w:b/>
          <w:spacing w:val="80"/>
          <w:sz w:val="24"/>
          <w:rPrChange w:id="411" w:author="Kush Khalasi" w:date="2025-07-29T15:02:00Z" w16du:dateUtc="2025-07-29T09:32:00Z">
            <w:rPr>
              <w:b/>
              <w:spacing w:val="80"/>
              <w:sz w:val="24"/>
            </w:rPr>
          </w:rPrChange>
        </w:rPr>
        <w:t xml:space="preserve"> </w:t>
      </w:r>
      <w:r w:rsidRPr="001C2B75">
        <w:rPr>
          <w:rFonts w:asciiTheme="minorHAnsi" w:hAnsiTheme="minorHAnsi" w:cstheme="minorHAnsi"/>
          <w:b/>
          <w:sz w:val="24"/>
          <w:rPrChange w:id="412" w:author="Kush Khalasi" w:date="2025-07-29T15:02:00Z" w16du:dateUtc="2025-07-29T09:32:00Z">
            <w:rPr>
              <w:b/>
              <w:sz w:val="24"/>
            </w:rPr>
          </w:rPrChange>
        </w:rPr>
        <w:t>Reporting</w:t>
      </w:r>
      <w:r w:rsidRPr="001C2B75">
        <w:rPr>
          <w:rFonts w:asciiTheme="minorHAnsi" w:hAnsiTheme="minorHAnsi" w:cstheme="minorHAnsi"/>
          <w:sz w:val="24"/>
          <w:rPrChange w:id="413" w:author="Kush Khalasi" w:date="2025-07-29T15:02:00Z" w16du:dateUtc="2025-07-29T09:32:00Z">
            <w:rPr>
              <w:sz w:val="24"/>
            </w:rPr>
          </w:rPrChange>
        </w:rPr>
        <w:t>:</w:t>
      </w:r>
      <w:r w:rsidRPr="001C2B75">
        <w:rPr>
          <w:rFonts w:asciiTheme="minorHAnsi" w:hAnsiTheme="minorHAnsi" w:cstheme="minorHAnsi"/>
          <w:spacing w:val="79"/>
          <w:sz w:val="24"/>
          <w:rPrChange w:id="414" w:author="Kush Khalasi" w:date="2025-07-29T15:02:00Z" w16du:dateUtc="2025-07-29T09:32:00Z">
            <w:rPr>
              <w:spacing w:val="79"/>
              <w:sz w:val="24"/>
            </w:rPr>
          </w:rPrChange>
        </w:rPr>
        <w:t xml:space="preserve"> </w:t>
      </w:r>
      <w:r w:rsidRPr="001C2B75">
        <w:rPr>
          <w:rFonts w:asciiTheme="minorHAnsi" w:hAnsiTheme="minorHAnsi" w:cstheme="minorHAnsi"/>
          <w:sz w:val="24"/>
          <w:rPrChange w:id="415" w:author="Kush Khalasi" w:date="2025-07-29T15:02:00Z" w16du:dateUtc="2025-07-29T09:32:00Z">
            <w:rPr>
              <w:sz w:val="24"/>
            </w:rPr>
          </w:rPrChange>
        </w:rPr>
        <w:t>Provide</w:t>
      </w:r>
      <w:r w:rsidRPr="001C2B75">
        <w:rPr>
          <w:rFonts w:asciiTheme="minorHAnsi" w:hAnsiTheme="minorHAnsi" w:cstheme="minorHAnsi"/>
          <w:spacing w:val="79"/>
          <w:sz w:val="24"/>
          <w:rPrChange w:id="416" w:author="Kush Khalasi" w:date="2025-07-29T15:02:00Z" w16du:dateUtc="2025-07-29T09:32:00Z">
            <w:rPr>
              <w:spacing w:val="79"/>
              <w:sz w:val="24"/>
            </w:rPr>
          </w:rPrChange>
        </w:rPr>
        <w:t xml:space="preserve"> </w:t>
      </w:r>
      <w:r w:rsidRPr="001C2B75">
        <w:rPr>
          <w:rFonts w:asciiTheme="minorHAnsi" w:hAnsiTheme="minorHAnsi" w:cstheme="minorHAnsi"/>
          <w:sz w:val="24"/>
          <w:rPrChange w:id="417" w:author="Kush Khalasi" w:date="2025-07-29T15:02:00Z" w16du:dateUtc="2025-07-29T09:32:00Z">
            <w:rPr>
              <w:sz w:val="24"/>
            </w:rPr>
          </w:rPrChange>
        </w:rPr>
        <w:t>channels</w:t>
      </w:r>
      <w:r w:rsidRPr="001C2B75">
        <w:rPr>
          <w:rFonts w:asciiTheme="minorHAnsi" w:hAnsiTheme="minorHAnsi" w:cstheme="minorHAnsi"/>
          <w:spacing w:val="79"/>
          <w:sz w:val="24"/>
          <w:rPrChange w:id="418" w:author="Kush Khalasi" w:date="2025-07-29T15:02:00Z" w16du:dateUtc="2025-07-29T09:32:00Z">
            <w:rPr>
              <w:spacing w:val="79"/>
              <w:sz w:val="24"/>
            </w:rPr>
          </w:rPrChange>
        </w:rPr>
        <w:t xml:space="preserve"> </w:t>
      </w:r>
      <w:r w:rsidRPr="001C2B75">
        <w:rPr>
          <w:rFonts w:asciiTheme="minorHAnsi" w:hAnsiTheme="minorHAnsi" w:cstheme="minorHAnsi"/>
          <w:sz w:val="24"/>
          <w:rPrChange w:id="419" w:author="Kush Khalasi" w:date="2025-07-29T15:02:00Z" w16du:dateUtc="2025-07-29T09:32:00Z">
            <w:rPr>
              <w:sz w:val="24"/>
            </w:rPr>
          </w:rPrChange>
        </w:rPr>
        <w:t>for</w:t>
      </w:r>
      <w:r w:rsidRPr="001C2B75">
        <w:rPr>
          <w:rFonts w:asciiTheme="minorHAnsi" w:hAnsiTheme="minorHAnsi" w:cstheme="minorHAnsi"/>
          <w:spacing w:val="80"/>
          <w:sz w:val="24"/>
          <w:rPrChange w:id="420" w:author="Kush Khalasi" w:date="2025-07-29T15:02:00Z" w16du:dateUtc="2025-07-29T09:32:00Z">
            <w:rPr>
              <w:spacing w:val="80"/>
              <w:sz w:val="24"/>
            </w:rPr>
          </w:rPrChange>
        </w:rPr>
        <w:t xml:space="preserve"> </w:t>
      </w:r>
      <w:r w:rsidR="009D62F4" w:rsidRPr="001C2B75">
        <w:rPr>
          <w:rFonts w:asciiTheme="minorHAnsi" w:hAnsiTheme="minorHAnsi" w:cstheme="minorHAnsi"/>
          <w:sz w:val="24"/>
          <w:rPrChange w:id="421" w:author="Kush Khalasi" w:date="2025-07-29T15:02:00Z" w16du:dateUtc="2025-07-29T09:32:00Z">
            <w:rPr>
              <w:sz w:val="24"/>
            </w:rPr>
          </w:rPrChange>
        </w:rPr>
        <w:t>team members</w:t>
      </w:r>
      <w:r w:rsidR="009D62F4" w:rsidRPr="001C2B75">
        <w:rPr>
          <w:rFonts w:asciiTheme="minorHAnsi" w:hAnsiTheme="minorHAnsi" w:cstheme="minorHAnsi"/>
          <w:spacing w:val="78"/>
          <w:sz w:val="24"/>
          <w:rPrChange w:id="422" w:author="Kush Khalasi" w:date="2025-07-29T15:02:00Z" w16du:dateUtc="2025-07-29T09:32:00Z">
            <w:rPr>
              <w:spacing w:val="78"/>
              <w:sz w:val="24"/>
            </w:rPr>
          </w:rPrChange>
        </w:rPr>
        <w:t xml:space="preserve"> </w:t>
      </w:r>
      <w:r w:rsidRPr="001C2B75">
        <w:rPr>
          <w:rFonts w:asciiTheme="minorHAnsi" w:hAnsiTheme="minorHAnsi" w:cstheme="minorHAnsi"/>
          <w:sz w:val="24"/>
          <w:rPrChange w:id="423" w:author="Kush Khalasi" w:date="2025-07-29T15:02:00Z" w16du:dateUtc="2025-07-29T09:32:00Z">
            <w:rPr>
              <w:sz w:val="24"/>
            </w:rPr>
          </w:rPrChange>
        </w:rPr>
        <w:t>to</w:t>
      </w:r>
      <w:r w:rsidRPr="001C2B75">
        <w:rPr>
          <w:rFonts w:asciiTheme="minorHAnsi" w:hAnsiTheme="minorHAnsi" w:cstheme="minorHAnsi"/>
          <w:spacing w:val="79"/>
          <w:sz w:val="24"/>
          <w:rPrChange w:id="424" w:author="Kush Khalasi" w:date="2025-07-29T15:02:00Z" w16du:dateUtc="2025-07-29T09:32:00Z">
            <w:rPr>
              <w:spacing w:val="79"/>
              <w:sz w:val="24"/>
            </w:rPr>
          </w:rPrChange>
        </w:rPr>
        <w:t xml:space="preserve"> </w:t>
      </w:r>
      <w:r w:rsidRPr="001C2B75">
        <w:rPr>
          <w:rFonts w:asciiTheme="minorHAnsi" w:hAnsiTheme="minorHAnsi" w:cstheme="minorHAnsi"/>
          <w:sz w:val="24"/>
          <w:rPrChange w:id="425" w:author="Kush Khalasi" w:date="2025-07-29T15:02:00Z" w16du:dateUtc="2025-07-29T09:32:00Z">
            <w:rPr>
              <w:sz w:val="24"/>
            </w:rPr>
          </w:rPrChange>
        </w:rPr>
        <w:t>report</w:t>
      </w:r>
      <w:r w:rsidRPr="001C2B75">
        <w:rPr>
          <w:rFonts w:asciiTheme="minorHAnsi" w:hAnsiTheme="minorHAnsi" w:cstheme="minorHAnsi"/>
          <w:spacing w:val="80"/>
          <w:sz w:val="24"/>
          <w:rPrChange w:id="426" w:author="Kush Khalasi" w:date="2025-07-29T15:02:00Z" w16du:dateUtc="2025-07-29T09:32:00Z">
            <w:rPr>
              <w:spacing w:val="80"/>
              <w:sz w:val="24"/>
            </w:rPr>
          </w:rPrChange>
        </w:rPr>
        <w:t xml:space="preserve"> </w:t>
      </w:r>
      <w:r w:rsidRPr="001C2B75">
        <w:rPr>
          <w:rFonts w:asciiTheme="minorHAnsi" w:hAnsiTheme="minorHAnsi" w:cstheme="minorHAnsi"/>
          <w:sz w:val="24"/>
          <w:rPrChange w:id="427" w:author="Kush Khalasi" w:date="2025-07-29T15:02:00Z" w16du:dateUtc="2025-07-29T09:32:00Z">
            <w:rPr>
              <w:sz w:val="24"/>
            </w:rPr>
          </w:rPrChange>
        </w:rPr>
        <w:t>unethical</w:t>
      </w:r>
      <w:r w:rsidRPr="001C2B75">
        <w:rPr>
          <w:rFonts w:asciiTheme="minorHAnsi" w:hAnsiTheme="minorHAnsi" w:cstheme="minorHAnsi"/>
          <w:spacing w:val="80"/>
          <w:sz w:val="24"/>
          <w:rPrChange w:id="428" w:author="Kush Khalasi" w:date="2025-07-29T15:02:00Z" w16du:dateUtc="2025-07-29T09:32:00Z">
            <w:rPr>
              <w:spacing w:val="80"/>
              <w:sz w:val="24"/>
            </w:rPr>
          </w:rPrChange>
        </w:rPr>
        <w:t xml:space="preserve"> </w:t>
      </w:r>
      <w:r w:rsidRPr="001C2B75">
        <w:rPr>
          <w:rFonts w:asciiTheme="minorHAnsi" w:hAnsiTheme="minorHAnsi" w:cstheme="minorHAnsi"/>
          <w:sz w:val="24"/>
          <w:rPrChange w:id="429" w:author="Kush Khalasi" w:date="2025-07-29T15:02:00Z" w16du:dateUtc="2025-07-29T09:32:00Z">
            <w:rPr>
              <w:sz w:val="24"/>
            </w:rPr>
          </w:rPrChange>
        </w:rPr>
        <w:t>behavior confidentially and without fear of retaliation.</w:t>
      </w:r>
    </w:p>
    <w:p w14:paraId="059EBFB7" w14:textId="77777777" w:rsidR="006E1F3C" w:rsidRPr="001C2B75" w:rsidRDefault="00000000">
      <w:pPr>
        <w:pStyle w:val="ListParagraph"/>
        <w:numPr>
          <w:ilvl w:val="0"/>
          <w:numId w:val="1"/>
        </w:numPr>
        <w:tabs>
          <w:tab w:val="left" w:pos="480"/>
        </w:tabs>
        <w:spacing w:before="3" w:line="259" w:lineRule="auto"/>
        <w:ind w:right="477"/>
        <w:rPr>
          <w:rFonts w:asciiTheme="minorHAnsi" w:hAnsiTheme="minorHAnsi" w:cstheme="minorHAnsi"/>
          <w:sz w:val="24"/>
          <w:rPrChange w:id="430" w:author="Kush Khalasi" w:date="2025-07-29T15:02:00Z" w16du:dateUtc="2025-07-29T09:32:00Z">
            <w:rPr>
              <w:sz w:val="24"/>
            </w:rPr>
          </w:rPrChange>
        </w:rPr>
      </w:pPr>
      <w:r w:rsidRPr="001C2B75">
        <w:rPr>
          <w:rFonts w:asciiTheme="minorHAnsi" w:hAnsiTheme="minorHAnsi" w:cstheme="minorHAnsi"/>
          <w:b/>
          <w:sz w:val="24"/>
          <w:rPrChange w:id="431" w:author="Kush Khalasi" w:date="2025-07-29T15:02:00Z" w16du:dateUtc="2025-07-29T09:32:00Z">
            <w:rPr>
              <w:b/>
              <w:sz w:val="24"/>
            </w:rPr>
          </w:rPrChange>
        </w:rPr>
        <w:t>Continuous</w:t>
      </w:r>
      <w:r w:rsidRPr="001C2B75">
        <w:rPr>
          <w:rFonts w:asciiTheme="minorHAnsi" w:hAnsiTheme="minorHAnsi" w:cstheme="minorHAnsi"/>
          <w:b/>
          <w:spacing w:val="-14"/>
          <w:sz w:val="24"/>
          <w:rPrChange w:id="432" w:author="Kush Khalasi" w:date="2025-07-29T15:02:00Z" w16du:dateUtc="2025-07-29T09:32:00Z">
            <w:rPr>
              <w:b/>
              <w:spacing w:val="-14"/>
              <w:sz w:val="24"/>
            </w:rPr>
          </w:rPrChange>
        </w:rPr>
        <w:t xml:space="preserve"> </w:t>
      </w:r>
      <w:r w:rsidRPr="001C2B75">
        <w:rPr>
          <w:rFonts w:asciiTheme="minorHAnsi" w:hAnsiTheme="minorHAnsi" w:cstheme="minorHAnsi"/>
          <w:b/>
          <w:sz w:val="24"/>
          <w:rPrChange w:id="433" w:author="Kush Khalasi" w:date="2025-07-29T15:02:00Z" w16du:dateUtc="2025-07-29T09:32:00Z">
            <w:rPr>
              <w:b/>
              <w:sz w:val="24"/>
            </w:rPr>
          </w:rPrChange>
        </w:rPr>
        <w:t>Improvement</w:t>
      </w:r>
      <w:r w:rsidRPr="001C2B75">
        <w:rPr>
          <w:rFonts w:asciiTheme="minorHAnsi" w:hAnsiTheme="minorHAnsi" w:cstheme="minorHAnsi"/>
          <w:sz w:val="24"/>
          <w:rPrChange w:id="434" w:author="Kush Khalasi" w:date="2025-07-29T15:02:00Z" w16du:dateUtc="2025-07-29T09:32:00Z">
            <w:rPr>
              <w:sz w:val="24"/>
            </w:rPr>
          </w:rPrChange>
        </w:rPr>
        <w:t>:</w:t>
      </w:r>
      <w:r w:rsidRPr="001C2B75">
        <w:rPr>
          <w:rFonts w:asciiTheme="minorHAnsi" w:hAnsiTheme="minorHAnsi" w:cstheme="minorHAnsi"/>
          <w:spacing w:val="-14"/>
          <w:sz w:val="24"/>
          <w:rPrChange w:id="435" w:author="Kush Khalasi" w:date="2025-07-29T15:02:00Z" w16du:dateUtc="2025-07-29T09:32:00Z">
            <w:rPr>
              <w:spacing w:val="-14"/>
              <w:sz w:val="24"/>
            </w:rPr>
          </w:rPrChange>
        </w:rPr>
        <w:t xml:space="preserve"> </w:t>
      </w:r>
      <w:r w:rsidRPr="001C2B75">
        <w:rPr>
          <w:rFonts w:asciiTheme="minorHAnsi" w:hAnsiTheme="minorHAnsi" w:cstheme="minorHAnsi"/>
          <w:sz w:val="24"/>
          <w:rPrChange w:id="436" w:author="Kush Khalasi" w:date="2025-07-29T15:02:00Z" w16du:dateUtc="2025-07-29T09:32:00Z">
            <w:rPr>
              <w:sz w:val="24"/>
            </w:rPr>
          </w:rPrChange>
        </w:rPr>
        <w:t>Regularly</w:t>
      </w:r>
      <w:r w:rsidRPr="001C2B75">
        <w:rPr>
          <w:rFonts w:asciiTheme="minorHAnsi" w:hAnsiTheme="minorHAnsi" w:cstheme="minorHAnsi"/>
          <w:spacing w:val="-14"/>
          <w:sz w:val="24"/>
          <w:rPrChange w:id="437" w:author="Kush Khalasi" w:date="2025-07-29T15:02:00Z" w16du:dateUtc="2025-07-29T09:32:00Z">
            <w:rPr>
              <w:spacing w:val="-14"/>
              <w:sz w:val="24"/>
            </w:rPr>
          </w:rPrChange>
        </w:rPr>
        <w:t xml:space="preserve"> </w:t>
      </w:r>
      <w:r w:rsidRPr="001C2B75">
        <w:rPr>
          <w:rFonts w:asciiTheme="minorHAnsi" w:hAnsiTheme="minorHAnsi" w:cstheme="minorHAnsi"/>
          <w:sz w:val="24"/>
          <w:rPrChange w:id="438" w:author="Kush Khalasi" w:date="2025-07-29T15:02:00Z" w16du:dateUtc="2025-07-29T09:32:00Z">
            <w:rPr>
              <w:sz w:val="24"/>
            </w:rPr>
          </w:rPrChange>
        </w:rPr>
        <w:t>review</w:t>
      </w:r>
      <w:r w:rsidRPr="001C2B75">
        <w:rPr>
          <w:rFonts w:asciiTheme="minorHAnsi" w:hAnsiTheme="minorHAnsi" w:cstheme="minorHAnsi"/>
          <w:spacing w:val="-14"/>
          <w:sz w:val="24"/>
          <w:rPrChange w:id="439" w:author="Kush Khalasi" w:date="2025-07-29T15:02:00Z" w16du:dateUtc="2025-07-29T09:32:00Z">
            <w:rPr>
              <w:spacing w:val="-14"/>
              <w:sz w:val="24"/>
            </w:rPr>
          </w:rPrChange>
        </w:rPr>
        <w:t xml:space="preserve"> </w:t>
      </w:r>
      <w:r w:rsidRPr="001C2B75">
        <w:rPr>
          <w:rFonts w:asciiTheme="minorHAnsi" w:hAnsiTheme="minorHAnsi" w:cstheme="minorHAnsi"/>
          <w:sz w:val="24"/>
          <w:rPrChange w:id="440" w:author="Kush Khalasi" w:date="2025-07-29T15:02:00Z" w16du:dateUtc="2025-07-29T09:32:00Z">
            <w:rPr>
              <w:sz w:val="24"/>
            </w:rPr>
          </w:rPrChange>
        </w:rPr>
        <w:t>and</w:t>
      </w:r>
      <w:r w:rsidRPr="001C2B75">
        <w:rPr>
          <w:rFonts w:asciiTheme="minorHAnsi" w:hAnsiTheme="minorHAnsi" w:cstheme="minorHAnsi"/>
          <w:spacing w:val="-15"/>
          <w:sz w:val="24"/>
          <w:rPrChange w:id="441" w:author="Kush Khalasi" w:date="2025-07-29T15:02:00Z" w16du:dateUtc="2025-07-29T09:32:00Z">
            <w:rPr>
              <w:spacing w:val="-15"/>
              <w:sz w:val="24"/>
            </w:rPr>
          </w:rPrChange>
        </w:rPr>
        <w:t xml:space="preserve"> </w:t>
      </w:r>
      <w:r w:rsidRPr="001C2B75">
        <w:rPr>
          <w:rFonts w:asciiTheme="minorHAnsi" w:hAnsiTheme="minorHAnsi" w:cstheme="minorHAnsi"/>
          <w:sz w:val="24"/>
          <w:rPrChange w:id="442" w:author="Kush Khalasi" w:date="2025-07-29T15:02:00Z" w16du:dateUtc="2025-07-29T09:32:00Z">
            <w:rPr>
              <w:sz w:val="24"/>
            </w:rPr>
          </w:rPrChange>
        </w:rPr>
        <w:t>update</w:t>
      </w:r>
      <w:r w:rsidRPr="001C2B75">
        <w:rPr>
          <w:rFonts w:asciiTheme="minorHAnsi" w:hAnsiTheme="minorHAnsi" w:cstheme="minorHAnsi"/>
          <w:spacing w:val="-16"/>
          <w:sz w:val="24"/>
          <w:rPrChange w:id="443" w:author="Kush Khalasi" w:date="2025-07-29T15:02:00Z" w16du:dateUtc="2025-07-29T09:32:00Z">
            <w:rPr>
              <w:spacing w:val="-16"/>
              <w:sz w:val="24"/>
            </w:rPr>
          </w:rPrChange>
        </w:rPr>
        <w:t xml:space="preserve"> </w:t>
      </w:r>
      <w:r w:rsidRPr="001C2B75">
        <w:rPr>
          <w:rFonts w:asciiTheme="minorHAnsi" w:hAnsiTheme="minorHAnsi" w:cstheme="minorHAnsi"/>
          <w:sz w:val="24"/>
          <w:rPrChange w:id="444" w:author="Kush Khalasi" w:date="2025-07-29T15:02:00Z" w16du:dateUtc="2025-07-29T09:32:00Z">
            <w:rPr>
              <w:sz w:val="24"/>
            </w:rPr>
          </w:rPrChange>
        </w:rPr>
        <w:t>the</w:t>
      </w:r>
      <w:r w:rsidRPr="001C2B75">
        <w:rPr>
          <w:rFonts w:asciiTheme="minorHAnsi" w:hAnsiTheme="minorHAnsi" w:cstheme="minorHAnsi"/>
          <w:spacing w:val="-13"/>
          <w:sz w:val="24"/>
          <w:rPrChange w:id="445" w:author="Kush Khalasi" w:date="2025-07-29T15:02:00Z" w16du:dateUtc="2025-07-29T09:32:00Z">
            <w:rPr>
              <w:spacing w:val="-13"/>
              <w:sz w:val="24"/>
            </w:rPr>
          </w:rPrChange>
        </w:rPr>
        <w:t xml:space="preserve"> </w:t>
      </w:r>
      <w:r w:rsidRPr="001C2B75">
        <w:rPr>
          <w:rFonts w:asciiTheme="minorHAnsi" w:hAnsiTheme="minorHAnsi" w:cstheme="minorHAnsi"/>
          <w:sz w:val="24"/>
          <w:rPrChange w:id="446" w:author="Kush Khalasi" w:date="2025-07-29T15:02:00Z" w16du:dateUtc="2025-07-29T09:32:00Z">
            <w:rPr>
              <w:sz w:val="24"/>
            </w:rPr>
          </w:rPrChange>
        </w:rPr>
        <w:t>Ethics</w:t>
      </w:r>
      <w:r w:rsidRPr="001C2B75">
        <w:rPr>
          <w:rFonts w:asciiTheme="minorHAnsi" w:hAnsiTheme="minorHAnsi" w:cstheme="minorHAnsi"/>
          <w:spacing w:val="-14"/>
          <w:sz w:val="24"/>
          <w:rPrChange w:id="447" w:author="Kush Khalasi" w:date="2025-07-29T15:02:00Z" w16du:dateUtc="2025-07-29T09:32:00Z">
            <w:rPr>
              <w:spacing w:val="-14"/>
              <w:sz w:val="24"/>
            </w:rPr>
          </w:rPrChange>
        </w:rPr>
        <w:t xml:space="preserve"> </w:t>
      </w:r>
      <w:r w:rsidRPr="001C2B75">
        <w:rPr>
          <w:rFonts w:asciiTheme="minorHAnsi" w:hAnsiTheme="minorHAnsi" w:cstheme="minorHAnsi"/>
          <w:sz w:val="24"/>
          <w:rPrChange w:id="448" w:author="Kush Khalasi" w:date="2025-07-29T15:02:00Z" w16du:dateUtc="2025-07-29T09:32:00Z">
            <w:rPr>
              <w:sz w:val="24"/>
            </w:rPr>
          </w:rPrChange>
        </w:rPr>
        <w:t>Policy</w:t>
      </w:r>
      <w:r w:rsidRPr="001C2B75">
        <w:rPr>
          <w:rFonts w:asciiTheme="minorHAnsi" w:hAnsiTheme="minorHAnsi" w:cstheme="minorHAnsi"/>
          <w:spacing w:val="-14"/>
          <w:sz w:val="24"/>
          <w:rPrChange w:id="449" w:author="Kush Khalasi" w:date="2025-07-29T15:02:00Z" w16du:dateUtc="2025-07-29T09:32:00Z">
            <w:rPr>
              <w:spacing w:val="-14"/>
              <w:sz w:val="24"/>
            </w:rPr>
          </w:rPrChange>
        </w:rPr>
        <w:t xml:space="preserve"> </w:t>
      </w:r>
      <w:r w:rsidRPr="001C2B75">
        <w:rPr>
          <w:rFonts w:asciiTheme="minorHAnsi" w:hAnsiTheme="minorHAnsi" w:cstheme="minorHAnsi"/>
          <w:sz w:val="24"/>
          <w:rPrChange w:id="450" w:author="Kush Khalasi" w:date="2025-07-29T15:02:00Z" w16du:dateUtc="2025-07-29T09:32:00Z">
            <w:rPr>
              <w:sz w:val="24"/>
            </w:rPr>
          </w:rPrChange>
        </w:rPr>
        <w:t>to</w:t>
      </w:r>
      <w:r w:rsidRPr="001C2B75">
        <w:rPr>
          <w:rFonts w:asciiTheme="minorHAnsi" w:hAnsiTheme="minorHAnsi" w:cstheme="minorHAnsi"/>
          <w:spacing w:val="-13"/>
          <w:sz w:val="24"/>
          <w:rPrChange w:id="451" w:author="Kush Khalasi" w:date="2025-07-29T15:02:00Z" w16du:dateUtc="2025-07-29T09:32:00Z">
            <w:rPr>
              <w:spacing w:val="-13"/>
              <w:sz w:val="24"/>
            </w:rPr>
          </w:rPrChange>
        </w:rPr>
        <w:t xml:space="preserve"> </w:t>
      </w:r>
      <w:r w:rsidRPr="001C2B75">
        <w:rPr>
          <w:rFonts w:asciiTheme="minorHAnsi" w:hAnsiTheme="minorHAnsi" w:cstheme="minorHAnsi"/>
          <w:sz w:val="24"/>
          <w:rPrChange w:id="452" w:author="Kush Khalasi" w:date="2025-07-29T15:02:00Z" w16du:dateUtc="2025-07-29T09:32:00Z">
            <w:rPr>
              <w:sz w:val="24"/>
            </w:rPr>
          </w:rPrChange>
        </w:rPr>
        <w:t>address</w:t>
      </w:r>
      <w:r w:rsidRPr="001C2B75">
        <w:rPr>
          <w:rFonts w:asciiTheme="minorHAnsi" w:hAnsiTheme="minorHAnsi" w:cstheme="minorHAnsi"/>
          <w:spacing w:val="-14"/>
          <w:sz w:val="24"/>
          <w:rPrChange w:id="453" w:author="Kush Khalasi" w:date="2025-07-29T15:02:00Z" w16du:dateUtc="2025-07-29T09:32:00Z">
            <w:rPr>
              <w:spacing w:val="-14"/>
              <w:sz w:val="24"/>
            </w:rPr>
          </w:rPrChange>
        </w:rPr>
        <w:t xml:space="preserve"> </w:t>
      </w:r>
      <w:r w:rsidRPr="001C2B75">
        <w:rPr>
          <w:rFonts w:asciiTheme="minorHAnsi" w:hAnsiTheme="minorHAnsi" w:cstheme="minorHAnsi"/>
          <w:sz w:val="24"/>
          <w:rPrChange w:id="454" w:author="Kush Khalasi" w:date="2025-07-29T15:02:00Z" w16du:dateUtc="2025-07-29T09:32:00Z">
            <w:rPr>
              <w:sz w:val="24"/>
            </w:rPr>
          </w:rPrChange>
        </w:rPr>
        <w:t>emerging ethical challenges and opportunities.</w:t>
      </w:r>
    </w:p>
    <w:p w14:paraId="059EBFB8" w14:textId="77777777" w:rsidR="006E1F3C" w:rsidRPr="001C2B75" w:rsidRDefault="006E1F3C">
      <w:pPr>
        <w:pStyle w:val="BodyText"/>
        <w:spacing w:before="107"/>
        <w:ind w:left="0" w:firstLine="0"/>
        <w:jc w:val="left"/>
        <w:rPr>
          <w:rFonts w:asciiTheme="minorHAnsi" w:hAnsiTheme="minorHAnsi" w:cstheme="minorHAnsi"/>
          <w:rPrChange w:id="455" w:author="Kush Khalasi" w:date="2025-07-29T15:02:00Z" w16du:dateUtc="2025-07-29T09:32:00Z">
            <w:rPr/>
          </w:rPrChange>
        </w:rPr>
      </w:pPr>
    </w:p>
    <w:p w14:paraId="059EBFB9" w14:textId="70AE64C2" w:rsidR="006E1F3C" w:rsidRPr="001C2B75" w:rsidRDefault="0034775A">
      <w:pPr>
        <w:pStyle w:val="Heading1"/>
        <w:numPr>
          <w:ilvl w:val="0"/>
          <w:numId w:val="2"/>
        </w:numPr>
        <w:tabs>
          <w:tab w:val="left" w:pos="479"/>
        </w:tabs>
        <w:ind w:left="479" w:hanging="359"/>
        <w:rPr>
          <w:rFonts w:asciiTheme="minorHAnsi" w:hAnsiTheme="minorHAnsi" w:cstheme="minorHAnsi"/>
          <w:color w:val="365F91"/>
          <w:spacing w:val="-2"/>
          <w:rPrChange w:id="456" w:author="Kush Khalasi" w:date="2025-07-29T15:02:00Z" w16du:dateUtc="2025-07-29T09:32:00Z">
            <w:rPr>
              <w:color w:val="365F91"/>
              <w:spacing w:val="-2"/>
            </w:rPr>
          </w:rPrChange>
        </w:rPr>
      </w:pPr>
      <w:bookmarkStart w:id="457" w:name="_Toc204696576"/>
      <w:r w:rsidRPr="001C2B75">
        <w:rPr>
          <w:rFonts w:asciiTheme="minorHAnsi" w:hAnsiTheme="minorHAnsi" w:cstheme="minorHAnsi"/>
          <w:color w:val="365F91"/>
          <w:spacing w:val="-2"/>
          <w:rPrChange w:id="458" w:author="Kush Khalasi" w:date="2025-07-29T15:02:00Z" w16du:dateUtc="2025-07-29T09:32:00Z">
            <w:rPr>
              <w:color w:val="365F91"/>
              <w:spacing w:val="-2"/>
            </w:rPr>
          </w:rPrChange>
        </w:rPr>
        <w:t>FOCUS AREAS</w:t>
      </w:r>
      <w:bookmarkEnd w:id="457"/>
    </w:p>
    <w:p w14:paraId="059EBFBA" w14:textId="7E85F828" w:rsidR="006E1F3C" w:rsidRPr="001C2B75" w:rsidRDefault="00963BE5">
      <w:pPr>
        <w:pStyle w:val="Heading2"/>
        <w:numPr>
          <w:ilvl w:val="1"/>
          <w:numId w:val="2"/>
        </w:numPr>
        <w:tabs>
          <w:tab w:val="left" w:pos="569"/>
        </w:tabs>
        <w:spacing w:before="300"/>
        <w:ind w:left="569" w:hanging="449"/>
        <w:rPr>
          <w:rFonts w:asciiTheme="minorHAnsi" w:hAnsiTheme="minorHAnsi" w:cstheme="minorHAnsi"/>
          <w:u w:val="none"/>
          <w:rPrChange w:id="459" w:author="Kush Khalasi" w:date="2025-07-29T15:02:00Z" w16du:dateUtc="2025-07-29T09:32:00Z">
            <w:rPr>
              <w:u w:val="none"/>
            </w:rPr>
          </w:rPrChange>
        </w:rPr>
      </w:pPr>
      <w:r w:rsidRPr="001C2B75">
        <w:rPr>
          <w:rFonts w:asciiTheme="minorHAnsi" w:hAnsiTheme="minorHAnsi" w:cstheme="minorHAnsi"/>
          <w:spacing w:val="-2"/>
          <w:u w:val="none"/>
          <w:rPrChange w:id="460" w:author="Kush Khalasi" w:date="2025-07-29T15:02:00Z" w16du:dateUtc="2025-07-29T09:32:00Z">
            <w:rPr>
              <w:spacing w:val="-2"/>
              <w:u w:val="none"/>
            </w:rPr>
          </w:rPrChange>
        </w:rPr>
        <w:t>Standard of Conduct:</w:t>
      </w:r>
    </w:p>
    <w:p w14:paraId="231EDA41" w14:textId="77777777" w:rsidR="00963BE5" w:rsidRPr="001C2B75" w:rsidRDefault="00963BE5" w:rsidP="00DE0000">
      <w:pPr>
        <w:pStyle w:val="ListParagraph"/>
        <w:tabs>
          <w:tab w:val="left" w:pos="450"/>
        </w:tabs>
        <w:spacing w:before="187" w:line="259" w:lineRule="auto"/>
        <w:ind w:left="540" w:right="476" w:hanging="270"/>
        <w:rPr>
          <w:rFonts w:asciiTheme="minorHAnsi" w:hAnsiTheme="minorHAnsi" w:cstheme="minorHAnsi"/>
          <w:bCs/>
          <w:sz w:val="24"/>
          <w:rPrChange w:id="461" w:author="Kush Khalasi" w:date="2025-07-29T15:02:00Z" w16du:dateUtc="2025-07-29T09:32:00Z">
            <w:rPr>
              <w:bCs/>
              <w:sz w:val="24"/>
            </w:rPr>
          </w:rPrChange>
        </w:rPr>
      </w:pPr>
      <w:r w:rsidRPr="001C2B75">
        <w:rPr>
          <w:rFonts w:asciiTheme="minorHAnsi" w:hAnsiTheme="minorHAnsi" w:cstheme="minorHAnsi"/>
          <w:bCs/>
          <w:sz w:val="24"/>
          <w:rPrChange w:id="462" w:author="Kush Khalasi" w:date="2025-07-29T15:02:00Z" w16du:dateUtc="2025-07-29T09:32:00Z">
            <w:rPr>
              <w:bCs/>
              <w:sz w:val="24"/>
            </w:rPr>
          </w:rPrChange>
        </w:rPr>
        <w:t xml:space="preserve">1. Every team member is expected to act in the best interest of the Company and their </w:t>
      </w:r>
      <w:r w:rsidRPr="001C2B75">
        <w:rPr>
          <w:rFonts w:asciiTheme="minorHAnsi" w:hAnsiTheme="minorHAnsi" w:cstheme="minorHAnsi"/>
          <w:bCs/>
          <w:sz w:val="24"/>
          <w:rPrChange w:id="463" w:author="Kush Khalasi" w:date="2025-07-29T15:02:00Z" w16du:dateUtc="2025-07-29T09:32:00Z">
            <w:rPr>
              <w:bCs/>
              <w:sz w:val="24"/>
            </w:rPr>
          </w:rPrChange>
        </w:rPr>
        <w:lastRenderedPageBreak/>
        <w:t xml:space="preserve">fellow team members. The Company expects every team member to contribute to the success of their team and to treat all team members with respect. </w:t>
      </w:r>
    </w:p>
    <w:p w14:paraId="71A7C614" w14:textId="77777777" w:rsidR="00963BE5" w:rsidRPr="001C2B75" w:rsidRDefault="00963BE5" w:rsidP="00DE0000">
      <w:pPr>
        <w:pStyle w:val="ListParagraph"/>
        <w:tabs>
          <w:tab w:val="left" w:pos="450"/>
        </w:tabs>
        <w:spacing w:before="187" w:line="259" w:lineRule="auto"/>
        <w:ind w:left="540" w:right="476" w:hanging="270"/>
        <w:rPr>
          <w:rFonts w:asciiTheme="minorHAnsi" w:hAnsiTheme="minorHAnsi" w:cstheme="minorHAnsi"/>
          <w:bCs/>
          <w:sz w:val="24"/>
          <w:rPrChange w:id="464" w:author="Kush Khalasi" w:date="2025-07-29T15:02:00Z" w16du:dateUtc="2025-07-29T09:32:00Z">
            <w:rPr>
              <w:bCs/>
              <w:sz w:val="24"/>
            </w:rPr>
          </w:rPrChange>
        </w:rPr>
      </w:pPr>
      <w:r w:rsidRPr="001C2B75">
        <w:rPr>
          <w:rFonts w:asciiTheme="minorHAnsi" w:hAnsiTheme="minorHAnsi" w:cstheme="minorHAnsi"/>
          <w:bCs/>
          <w:sz w:val="24"/>
          <w:rPrChange w:id="465" w:author="Kush Khalasi" w:date="2025-07-29T15:02:00Z" w16du:dateUtc="2025-07-29T09:32:00Z">
            <w:rPr>
              <w:bCs/>
              <w:sz w:val="24"/>
            </w:rPr>
          </w:rPrChange>
        </w:rPr>
        <w:t xml:space="preserve">2. Throughout the handbook, we have discussed practices that can be cause for performance counseling, up to and including termination of employment. Please refer to the handbook frequently so you understand our expectations and you can be successful in your position. Doc# 1000 | rev. 5/10/2024 | Burris Logistics Team Member Handbook | 17 </w:t>
      </w:r>
    </w:p>
    <w:p w14:paraId="4C66DEA2" w14:textId="77777777" w:rsidR="00963BE5" w:rsidRPr="001C2B75" w:rsidRDefault="00963BE5" w:rsidP="00DE0000">
      <w:pPr>
        <w:pStyle w:val="ListParagraph"/>
        <w:tabs>
          <w:tab w:val="left" w:pos="450"/>
        </w:tabs>
        <w:spacing w:before="187" w:line="259" w:lineRule="auto"/>
        <w:ind w:left="540" w:right="476" w:hanging="270"/>
        <w:rPr>
          <w:rFonts w:asciiTheme="minorHAnsi" w:hAnsiTheme="minorHAnsi" w:cstheme="minorHAnsi"/>
          <w:bCs/>
          <w:sz w:val="24"/>
          <w:rPrChange w:id="466" w:author="Kush Khalasi" w:date="2025-07-29T15:02:00Z" w16du:dateUtc="2025-07-29T09:32:00Z">
            <w:rPr>
              <w:bCs/>
              <w:sz w:val="24"/>
            </w:rPr>
          </w:rPrChange>
        </w:rPr>
      </w:pPr>
      <w:r w:rsidRPr="001C2B75">
        <w:rPr>
          <w:rFonts w:asciiTheme="minorHAnsi" w:hAnsiTheme="minorHAnsi" w:cstheme="minorHAnsi"/>
          <w:bCs/>
          <w:sz w:val="24"/>
          <w:rPrChange w:id="467" w:author="Kush Khalasi" w:date="2025-07-29T15:02:00Z" w16du:dateUtc="2025-07-29T09:32:00Z">
            <w:rPr>
              <w:bCs/>
              <w:sz w:val="24"/>
            </w:rPr>
          </w:rPrChange>
        </w:rPr>
        <w:t xml:space="preserve">3. Some examples of other behaviors that could result in performance counseling, up to and including termination (this list is not all-inclusive), are: </w:t>
      </w:r>
    </w:p>
    <w:p w14:paraId="2177BFF3"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68" w:author="Kush Khalasi" w:date="2025-07-29T15:02:00Z" w16du:dateUtc="2025-07-29T09:32:00Z">
            <w:rPr>
              <w:bCs/>
              <w:sz w:val="24"/>
            </w:rPr>
          </w:rPrChange>
        </w:rPr>
      </w:pPr>
      <w:r w:rsidRPr="001C2B75">
        <w:rPr>
          <w:rFonts w:asciiTheme="minorHAnsi" w:hAnsiTheme="minorHAnsi" w:cstheme="minorHAnsi"/>
          <w:bCs/>
          <w:sz w:val="24"/>
          <w:rPrChange w:id="469" w:author="Kush Khalasi" w:date="2025-07-29T15:02:00Z" w16du:dateUtc="2025-07-29T09:32:00Z">
            <w:rPr>
              <w:bCs/>
              <w:sz w:val="24"/>
            </w:rPr>
          </w:rPrChange>
        </w:rPr>
        <w:t xml:space="preserve">a) Misuse, destruction or unauthorized removal of Company property or property of another team member or customer (theft); </w:t>
      </w:r>
    </w:p>
    <w:p w14:paraId="0A0B919E"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70" w:author="Kush Khalasi" w:date="2025-07-29T15:02:00Z" w16du:dateUtc="2025-07-29T09:32:00Z">
            <w:rPr>
              <w:bCs/>
              <w:sz w:val="24"/>
            </w:rPr>
          </w:rPrChange>
        </w:rPr>
      </w:pPr>
      <w:r w:rsidRPr="001C2B75">
        <w:rPr>
          <w:rFonts w:asciiTheme="minorHAnsi" w:hAnsiTheme="minorHAnsi" w:cstheme="minorHAnsi"/>
          <w:bCs/>
          <w:sz w:val="24"/>
          <w:rPrChange w:id="471" w:author="Kush Khalasi" w:date="2025-07-29T15:02:00Z" w16du:dateUtc="2025-07-29T09:32:00Z">
            <w:rPr>
              <w:bCs/>
              <w:sz w:val="24"/>
            </w:rPr>
          </w:rPrChange>
        </w:rPr>
        <w:t xml:space="preserve">b) Gambling (including sports pools) on company property; </w:t>
      </w:r>
    </w:p>
    <w:p w14:paraId="78DE00AF"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72" w:author="Kush Khalasi" w:date="2025-07-29T15:02:00Z" w16du:dateUtc="2025-07-29T09:32:00Z">
            <w:rPr>
              <w:bCs/>
              <w:sz w:val="24"/>
            </w:rPr>
          </w:rPrChange>
        </w:rPr>
      </w:pPr>
      <w:r w:rsidRPr="001C2B75">
        <w:rPr>
          <w:rFonts w:asciiTheme="minorHAnsi" w:hAnsiTheme="minorHAnsi" w:cstheme="minorHAnsi"/>
          <w:bCs/>
          <w:sz w:val="24"/>
          <w:rPrChange w:id="473" w:author="Kush Khalasi" w:date="2025-07-29T15:02:00Z" w16du:dateUtc="2025-07-29T09:32:00Z">
            <w:rPr>
              <w:bCs/>
              <w:sz w:val="24"/>
            </w:rPr>
          </w:rPrChange>
        </w:rPr>
        <w:t xml:space="preserve">c) Falsification of Company or personnel records, including but not limited to employment applications, timesheets, expense reports, and benefits forms; </w:t>
      </w:r>
    </w:p>
    <w:p w14:paraId="77CD32CE"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74" w:author="Kush Khalasi" w:date="2025-07-29T15:02:00Z" w16du:dateUtc="2025-07-29T09:32:00Z">
            <w:rPr>
              <w:bCs/>
              <w:sz w:val="24"/>
            </w:rPr>
          </w:rPrChange>
        </w:rPr>
      </w:pPr>
      <w:r w:rsidRPr="001C2B75">
        <w:rPr>
          <w:rFonts w:asciiTheme="minorHAnsi" w:hAnsiTheme="minorHAnsi" w:cstheme="minorHAnsi"/>
          <w:bCs/>
          <w:sz w:val="24"/>
          <w:rPrChange w:id="475" w:author="Kush Khalasi" w:date="2025-07-29T15:02:00Z" w16du:dateUtc="2025-07-29T09:32:00Z">
            <w:rPr>
              <w:bCs/>
              <w:sz w:val="24"/>
            </w:rPr>
          </w:rPrChange>
        </w:rPr>
        <w:t xml:space="preserve">d) Dishonesty, misrepresentation or fraud; </w:t>
      </w:r>
    </w:p>
    <w:p w14:paraId="16230525"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76" w:author="Kush Khalasi" w:date="2025-07-29T15:02:00Z" w16du:dateUtc="2025-07-29T09:32:00Z">
            <w:rPr>
              <w:bCs/>
              <w:sz w:val="24"/>
            </w:rPr>
          </w:rPrChange>
        </w:rPr>
      </w:pPr>
      <w:r w:rsidRPr="001C2B75">
        <w:rPr>
          <w:rFonts w:asciiTheme="minorHAnsi" w:hAnsiTheme="minorHAnsi" w:cstheme="minorHAnsi"/>
          <w:bCs/>
          <w:sz w:val="24"/>
          <w:rPrChange w:id="477" w:author="Kush Khalasi" w:date="2025-07-29T15:02:00Z" w16du:dateUtc="2025-07-29T09:32:00Z">
            <w:rPr>
              <w:bCs/>
              <w:sz w:val="24"/>
            </w:rPr>
          </w:rPrChange>
        </w:rPr>
        <w:t xml:space="preserve">e) Insubordination, neglect of duty and/or failure or refusal to perform job responsibilities; </w:t>
      </w:r>
    </w:p>
    <w:p w14:paraId="58891D1A"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78" w:author="Kush Khalasi" w:date="2025-07-29T15:02:00Z" w16du:dateUtc="2025-07-29T09:32:00Z">
            <w:rPr>
              <w:bCs/>
              <w:sz w:val="24"/>
            </w:rPr>
          </w:rPrChange>
        </w:rPr>
      </w:pPr>
      <w:r w:rsidRPr="001C2B75">
        <w:rPr>
          <w:rFonts w:asciiTheme="minorHAnsi" w:hAnsiTheme="minorHAnsi" w:cstheme="minorHAnsi"/>
          <w:bCs/>
          <w:sz w:val="24"/>
          <w:rPrChange w:id="479" w:author="Kush Khalasi" w:date="2025-07-29T15:02:00Z" w16du:dateUtc="2025-07-29T09:32:00Z">
            <w:rPr>
              <w:bCs/>
              <w:sz w:val="24"/>
            </w:rPr>
          </w:rPrChange>
        </w:rPr>
        <w:t xml:space="preserve">f) Giving or taking a bribe of any nature as an inducement to obtain work or business to retain a position; </w:t>
      </w:r>
    </w:p>
    <w:p w14:paraId="1F2E6549"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80" w:author="Kush Khalasi" w:date="2025-07-29T15:02:00Z" w16du:dateUtc="2025-07-29T09:32:00Z">
            <w:rPr>
              <w:bCs/>
              <w:sz w:val="24"/>
            </w:rPr>
          </w:rPrChange>
        </w:rPr>
      </w:pPr>
      <w:r w:rsidRPr="001C2B75">
        <w:rPr>
          <w:rFonts w:asciiTheme="minorHAnsi" w:hAnsiTheme="minorHAnsi" w:cstheme="minorHAnsi"/>
          <w:bCs/>
          <w:sz w:val="24"/>
          <w:rPrChange w:id="481" w:author="Kush Khalasi" w:date="2025-07-29T15:02:00Z" w16du:dateUtc="2025-07-29T09:32:00Z">
            <w:rPr>
              <w:bCs/>
              <w:sz w:val="24"/>
            </w:rPr>
          </w:rPrChange>
        </w:rPr>
        <w:t xml:space="preserve">g) Disorderly or unprofessional conduct, workplace violence, or threats of violence; </w:t>
      </w:r>
    </w:p>
    <w:p w14:paraId="51F05824"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82" w:author="Kush Khalasi" w:date="2025-07-29T15:02:00Z" w16du:dateUtc="2025-07-29T09:32:00Z">
            <w:rPr>
              <w:bCs/>
              <w:sz w:val="24"/>
            </w:rPr>
          </w:rPrChange>
        </w:rPr>
      </w:pPr>
      <w:r w:rsidRPr="001C2B75">
        <w:rPr>
          <w:rFonts w:asciiTheme="minorHAnsi" w:hAnsiTheme="minorHAnsi" w:cstheme="minorHAnsi"/>
          <w:bCs/>
          <w:sz w:val="24"/>
          <w:rPrChange w:id="483" w:author="Kush Khalasi" w:date="2025-07-29T15:02:00Z" w16du:dateUtc="2025-07-29T09:32:00Z">
            <w:rPr>
              <w:bCs/>
              <w:sz w:val="24"/>
            </w:rPr>
          </w:rPrChange>
        </w:rPr>
        <w:t xml:space="preserve">h) Violation of local, state or federal laws on Company or customer property; </w:t>
      </w:r>
    </w:p>
    <w:p w14:paraId="0C7246E1"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84" w:author="Kush Khalasi" w:date="2025-07-29T15:02:00Z" w16du:dateUtc="2025-07-29T09:32:00Z">
            <w:rPr>
              <w:bCs/>
              <w:sz w:val="24"/>
            </w:rPr>
          </w:rPrChange>
        </w:rPr>
      </w:pPr>
      <w:r w:rsidRPr="001C2B75">
        <w:rPr>
          <w:rFonts w:asciiTheme="minorHAnsi" w:hAnsiTheme="minorHAnsi" w:cstheme="minorHAnsi"/>
          <w:bCs/>
          <w:sz w:val="24"/>
          <w:rPrChange w:id="485" w:author="Kush Khalasi" w:date="2025-07-29T15:02:00Z" w16du:dateUtc="2025-07-29T09:32:00Z">
            <w:rPr>
              <w:bCs/>
              <w:sz w:val="24"/>
            </w:rPr>
          </w:rPrChange>
        </w:rPr>
        <w:t xml:space="preserve">i) Interfering with other team members’ work (distractions or disturbances); </w:t>
      </w:r>
    </w:p>
    <w:p w14:paraId="1715EB80"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86" w:author="Kush Khalasi" w:date="2025-07-29T15:02:00Z" w16du:dateUtc="2025-07-29T09:32:00Z">
            <w:rPr>
              <w:bCs/>
              <w:sz w:val="24"/>
            </w:rPr>
          </w:rPrChange>
        </w:rPr>
      </w:pPr>
      <w:r w:rsidRPr="001C2B75">
        <w:rPr>
          <w:rFonts w:asciiTheme="minorHAnsi" w:hAnsiTheme="minorHAnsi" w:cstheme="minorHAnsi"/>
          <w:bCs/>
          <w:sz w:val="24"/>
          <w:rPrChange w:id="487" w:author="Kush Khalasi" w:date="2025-07-29T15:02:00Z" w16du:dateUtc="2025-07-29T09:32:00Z">
            <w:rPr>
              <w:bCs/>
              <w:sz w:val="24"/>
            </w:rPr>
          </w:rPrChange>
        </w:rPr>
        <w:t xml:space="preserve">j) Misappropriation of Company or customer funds, assets, or property or of another team member’s property; </w:t>
      </w:r>
    </w:p>
    <w:p w14:paraId="3EF84519"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88" w:author="Kush Khalasi" w:date="2025-07-29T15:02:00Z" w16du:dateUtc="2025-07-29T09:32:00Z">
            <w:rPr>
              <w:bCs/>
              <w:sz w:val="24"/>
            </w:rPr>
          </w:rPrChange>
        </w:rPr>
      </w:pPr>
      <w:r w:rsidRPr="001C2B75">
        <w:rPr>
          <w:rFonts w:asciiTheme="minorHAnsi" w:hAnsiTheme="minorHAnsi" w:cstheme="minorHAnsi"/>
          <w:bCs/>
          <w:sz w:val="24"/>
          <w:rPrChange w:id="489" w:author="Kush Khalasi" w:date="2025-07-29T15:02:00Z" w16du:dateUtc="2025-07-29T09:32:00Z">
            <w:rPr>
              <w:bCs/>
              <w:sz w:val="24"/>
            </w:rPr>
          </w:rPrChange>
        </w:rPr>
        <w:t xml:space="preserve">k) Unauthorized personal use of Company equipment, such as telephone, copiers, or computers; </w:t>
      </w:r>
    </w:p>
    <w:p w14:paraId="557FA161"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90" w:author="Kush Khalasi" w:date="2025-07-29T15:02:00Z" w16du:dateUtc="2025-07-29T09:32:00Z">
            <w:rPr>
              <w:bCs/>
              <w:sz w:val="24"/>
            </w:rPr>
          </w:rPrChange>
        </w:rPr>
      </w:pPr>
      <w:r w:rsidRPr="001C2B75">
        <w:rPr>
          <w:rFonts w:asciiTheme="minorHAnsi" w:hAnsiTheme="minorHAnsi" w:cstheme="minorHAnsi"/>
          <w:bCs/>
          <w:sz w:val="24"/>
          <w:rPrChange w:id="491" w:author="Kush Khalasi" w:date="2025-07-29T15:02:00Z" w16du:dateUtc="2025-07-29T09:32:00Z">
            <w:rPr>
              <w:bCs/>
              <w:sz w:val="24"/>
            </w:rPr>
          </w:rPrChange>
        </w:rPr>
        <w:t xml:space="preserve">l) Harassment or discrimination of other team members, customers, visitors, or any other individuals; </w:t>
      </w:r>
    </w:p>
    <w:p w14:paraId="1C5EE327"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92" w:author="Kush Khalasi" w:date="2025-07-29T15:02:00Z" w16du:dateUtc="2025-07-29T09:32:00Z">
            <w:rPr>
              <w:bCs/>
              <w:sz w:val="24"/>
            </w:rPr>
          </w:rPrChange>
        </w:rPr>
      </w:pPr>
      <w:r w:rsidRPr="001C2B75">
        <w:rPr>
          <w:rFonts w:asciiTheme="minorHAnsi" w:hAnsiTheme="minorHAnsi" w:cstheme="minorHAnsi"/>
          <w:bCs/>
          <w:sz w:val="24"/>
          <w:rPrChange w:id="493" w:author="Kush Khalasi" w:date="2025-07-29T15:02:00Z" w16du:dateUtc="2025-07-29T09:32:00Z">
            <w:rPr>
              <w:bCs/>
              <w:sz w:val="24"/>
            </w:rPr>
          </w:rPrChange>
        </w:rPr>
        <w:t xml:space="preserve">m) Use, possession, or being under the influence in the workplace of alcohol, illegal drugs, or illegally-used prescription drugs. </w:t>
      </w:r>
    </w:p>
    <w:p w14:paraId="7F3D0BA2" w14:textId="77777777" w:rsidR="00963BE5" w:rsidRPr="001C2B75" w:rsidRDefault="00963BE5" w:rsidP="008623C3">
      <w:pPr>
        <w:pStyle w:val="ListParagraph"/>
        <w:tabs>
          <w:tab w:val="left" w:pos="720"/>
        </w:tabs>
        <w:spacing w:before="187" w:line="259" w:lineRule="auto"/>
        <w:ind w:left="720" w:right="476" w:hanging="180"/>
        <w:rPr>
          <w:rFonts w:asciiTheme="minorHAnsi" w:hAnsiTheme="minorHAnsi" w:cstheme="minorHAnsi"/>
          <w:bCs/>
          <w:sz w:val="24"/>
          <w:rPrChange w:id="494" w:author="Kush Khalasi" w:date="2025-07-29T15:02:00Z" w16du:dateUtc="2025-07-29T09:32:00Z">
            <w:rPr>
              <w:bCs/>
              <w:sz w:val="24"/>
            </w:rPr>
          </w:rPrChange>
        </w:rPr>
      </w:pPr>
      <w:r w:rsidRPr="001C2B75">
        <w:rPr>
          <w:rFonts w:asciiTheme="minorHAnsi" w:hAnsiTheme="minorHAnsi" w:cstheme="minorHAnsi"/>
          <w:bCs/>
          <w:sz w:val="24"/>
          <w:rPrChange w:id="495" w:author="Kush Khalasi" w:date="2025-07-29T15:02:00Z" w16du:dateUtc="2025-07-29T09:32:00Z">
            <w:rPr>
              <w:bCs/>
              <w:sz w:val="24"/>
            </w:rPr>
          </w:rPrChange>
        </w:rPr>
        <w:lastRenderedPageBreak/>
        <w:t xml:space="preserve">n) A violation of any Company policy or procedure, as detailed in this handbook, the Supplements, or elsewhere. </w:t>
      </w:r>
    </w:p>
    <w:p w14:paraId="36CA8AE3" w14:textId="6BC1EF7E" w:rsidR="00DE0000" w:rsidRPr="001C2B75" w:rsidRDefault="00963BE5" w:rsidP="00DE0000">
      <w:pPr>
        <w:pStyle w:val="ListParagraph"/>
        <w:tabs>
          <w:tab w:val="left" w:pos="450"/>
        </w:tabs>
        <w:spacing w:before="187" w:after="240" w:line="259" w:lineRule="auto"/>
        <w:ind w:left="540" w:right="476" w:hanging="270"/>
        <w:rPr>
          <w:rFonts w:asciiTheme="minorHAnsi" w:hAnsiTheme="minorHAnsi" w:cstheme="minorHAnsi"/>
          <w:bCs/>
          <w:sz w:val="24"/>
          <w:rPrChange w:id="496" w:author="Kush Khalasi" w:date="2025-07-29T15:02:00Z" w16du:dateUtc="2025-07-29T09:32:00Z">
            <w:rPr>
              <w:bCs/>
              <w:sz w:val="24"/>
            </w:rPr>
          </w:rPrChange>
        </w:rPr>
      </w:pPr>
      <w:r w:rsidRPr="001C2B75">
        <w:rPr>
          <w:rFonts w:asciiTheme="minorHAnsi" w:hAnsiTheme="minorHAnsi" w:cstheme="minorHAnsi"/>
          <w:bCs/>
          <w:sz w:val="24"/>
          <w:rPrChange w:id="497" w:author="Kush Khalasi" w:date="2025-07-29T15:02:00Z" w16du:dateUtc="2025-07-29T09:32:00Z">
            <w:rPr>
              <w:bCs/>
              <w:sz w:val="24"/>
            </w:rPr>
          </w:rPrChange>
        </w:rPr>
        <w:t>4. Nothing in this policy is intended in any way to infringe on your legally-protected rights, such as your right to discuss terms and conditions of employment, under Section 7 of the National Labor Relations Act</w:t>
      </w:r>
      <w:r w:rsidR="00DE0000" w:rsidRPr="001C2B75">
        <w:rPr>
          <w:rFonts w:asciiTheme="minorHAnsi" w:hAnsiTheme="minorHAnsi" w:cstheme="minorHAnsi"/>
          <w:bCs/>
          <w:sz w:val="24"/>
          <w:rPrChange w:id="498" w:author="Kush Khalasi" w:date="2025-07-29T15:02:00Z" w16du:dateUtc="2025-07-29T09:32:00Z">
            <w:rPr>
              <w:bCs/>
              <w:sz w:val="24"/>
            </w:rPr>
          </w:rPrChange>
        </w:rPr>
        <w:t>.</w:t>
      </w:r>
    </w:p>
    <w:p w14:paraId="059EBFC1" w14:textId="68BE534C" w:rsidR="006E1F3C" w:rsidRPr="001C2B75" w:rsidRDefault="002A3C20">
      <w:pPr>
        <w:pStyle w:val="Heading2"/>
        <w:numPr>
          <w:ilvl w:val="1"/>
          <w:numId w:val="2"/>
        </w:numPr>
        <w:tabs>
          <w:tab w:val="left" w:pos="569"/>
        </w:tabs>
        <w:ind w:left="569" w:hanging="449"/>
        <w:rPr>
          <w:rFonts w:asciiTheme="minorHAnsi" w:hAnsiTheme="minorHAnsi" w:cstheme="minorHAnsi"/>
          <w:u w:val="none"/>
          <w:rPrChange w:id="499" w:author="Kush Khalasi" w:date="2025-07-29T15:02:00Z" w16du:dateUtc="2025-07-29T09:32:00Z">
            <w:rPr>
              <w:u w:val="none"/>
            </w:rPr>
          </w:rPrChange>
        </w:rPr>
      </w:pPr>
      <w:r w:rsidRPr="001C2B75">
        <w:rPr>
          <w:rFonts w:asciiTheme="minorHAnsi" w:hAnsiTheme="minorHAnsi" w:cstheme="minorHAnsi"/>
          <w:rPrChange w:id="500" w:author="Kush Khalasi" w:date="2025-07-29T15:02:00Z" w16du:dateUtc="2025-07-29T09:32:00Z">
            <w:rPr/>
          </w:rPrChange>
        </w:rPr>
        <w:t>Industry Compliance</w:t>
      </w:r>
    </w:p>
    <w:p w14:paraId="1A87F382" w14:textId="6DA1102A" w:rsidR="002A3C20" w:rsidRPr="001C2B75" w:rsidRDefault="002A3C20" w:rsidP="00DE0000">
      <w:pPr>
        <w:pStyle w:val="ListParagraph"/>
        <w:tabs>
          <w:tab w:val="left" w:pos="630"/>
        </w:tabs>
        <w:spacing w:before="184" w:line="259" w:lineRule="auto"/>
        <w:ind w:left="540" w:right="483" w:firstLine="0"/>
        <w:jc w:val="both"/>
        <w:rPr>
          <w:rFonts w:asciiTheme="minorHAnsi" w:hAnsiTheme="minorHAnsi" w:cstheme="minorHAnsi"/>
          <w:sz w:val="24"/>
          <w:rPrChange w:id="501" w:author="Kush Khalasi" w:date="2025-07-29T15:02:00Z" w16du:dateUtc="2025-07-29T09:32:00Z">
            <w:rPr>
              <w:sz w:val="24"/>
            </w:rPr>
          </w:rPrChange>
        </w:rPr>
      </w:pPr>
      <w:r w:rsidRPr="001C2B75">
        <w:rPr>
          <w:rFonts w:asciiTheme="minorHAnsi" w:hAnsiTheme="minorHAnsi" w:cstheme="minorHAnsi"/>
          <w:b/>
          <w:sz w:val="24"/>
          <w:rPrChange w:id="502" w:author="Kush Khalasi" w:date="2025-07-29T15:02:00Z" w16du:dateUtc="2025-07-29T09:32:00Z">
            <w:rPr>
              <w:b/>
              <w:sz w:val="24"/>
            </w:rPr>
          </w:rPrChange>
        </w:rPr>
        <w:t xml:space="preserve">Regulatory Compliance: </w:t>
      </w:r>
      <w:r w:rsidRPr="001C2B75">
        <w:rPr>
          <w:rFonts w:asciiTheme="minorHAnsi" w:hAnsiTheme="minorHAnsi" w:cstheme="minorHAnsi"/>
          <w:sz w:val="24"/>
          <w:rPrChange w:id="503" w:author="Kush Khalasi" w:date="2025-07-29T15:02:00Z" w16du:dateUtc="2025-07-29T09:32:00Z">
            <w:rPr>
              <w:sz w:val="24"/>
            </w:rPr>
          </w:rPrChange>
        </w:rPr>
        <w:t>Stay abreast of relevant regulations and industry standards to prevent</w:t>
      </w:r>
      <w:r w:rsidRPr="001C2B75">
        <w:rPr>
          <w:rFonts w:asciiTheme="minorHAnsi" w:hAnsiTheme="minorHAnsi" w:cstheme="minorHAnsi"/>
          <w:spacing w:val="-14"/>
          <w:sz w:val="24"/>
          <w:rPrChange w:id="504" w:author="Kush Khalasi" w:date="2025-07-29T15:02:00Z" w16du:dateUtc="2025-07-29T09:32:00Z">
            <w:rPr>
              <w:spacing w:val="-14"/>
              <w:sz w:val="24"/>
            </w:rPr>
          </w:rPrChange>
        </w:rPr>
        <w:t xml:space="preserve"> </w:t>
      </w:r>
      <w:r w:rsidRPr="001C2B75">
        <w:rPr>
          <w:rFonts w:asciiTheme="minorHAnsi" w:hAnsiTheme="minorHAnsi" w:cstheme="minorHAnsi"/>
          <w:sz w:val="24"/>
          <w:rPrChange w:id="505" w:author="Kush Khalasi" w:date="2025-07-29T15:02:00Z" w16du:dateUtc="2025-07-29T09:32:00Z">
            <w:rPr>
              <w:sz w:val="24"/>
            </w:rPr>
          </w:rPrChange>
        </w:rPr>
        <w:t>conflicts</w:t>
      </w:r>
      <w:r w:rsidRPr="001C2B75">
        <w:rPr>
          <w:rFonts w:asciiTheme="minorHAnsi" w:hAnsiTheme="minorHAnsi" w:cstheme="minorHAnsi"/>
          <w:spacing w:val="-14"/>
          <w:sz w:val="24"/>
          <w:rPrChange w:id="506" w:author="Kush Khalasi" w:date="2025-07-29T15:02:00Z" w16du:dateUtc="2025-07-29T09:32:00Z">
            <w:rPr>
              <w:spacing w:val="-14"/>
              <w:sz w:val="24"/>
            </w:rPr>
          </w:rPrChange>
        </w:rPr>
        <w:t xml:space="preserve"> </w:t>
      </w:r>
      <w:r w:rsidRPr="001C2B75">
        <w:rPr>
          <w:rFonts w:asciiTheme="minorHAnsi" w:hAnsiTheme="minorHAnsi" w:cstheme="minorHAnsi"/>
          <w:sz w:val="24"/>
          <w:rPrChange w:id="507" w:author="Kush Khalasi" w:date="2025-07-29T15:02:00Z" w16du:dateUtc="2025-07-29T09:32:00Z">
            <w:rPr>
              <w:sz w:val="24"/>
            </w:rPr>
          </w:rPrChange>
        </w:rPr>
        <w:t>of</w:t>
      </w:r>
      <w:r w:rsidRPr="001C2B75">
        <w:rPr>
          <w:rFonts w:asciiTheme="minorHAnsi" w:hAnsiTheme="minorHAnsi" w:cstheme="minorHAnsi"/>
          <w:spacing w:val="-13"/>
          <w:sz w:val="24"/>
          <w:rPrChange w:id="508" w:author="Kush Khalasi" w:date="2025-07-29T15:02:00Z" w16du:dateUtc="2025-07-29T09:32:00Z">
            <w:rPr>
              <w:spacing w:val="-13"/>
              <w:sz w:val="24"/>
            </w:rPr>
          </w:rPrChange>
        </w:rPr>
        <w:t xml:space="preserve"> </w:t>
      </w:r>
      <w:r w:rsidRPr="001C2B75">
        <w:rPr>
          <w:rFonts w:asciiTheme="minorHAnsi" w:hAnsiTheme="minorHAnsi" w:cstheme="minorHAnsi"/>
          <w:sz w:val="24"/>
          <w:rPrChange w:id="509" w:author="Kush Khalasi" w:date="2025-07-29T15:02:00Z" w16du:dateUtc="2025-07-29T09:32:00Z">
            <w:rPr>
              <w:sz w:val="24"/>
            </w:rPr>
          </w:rPrChange>
        </w:rPr>
        <w:t>interest</w:t>
      </w:r>
      <w:r w:rsidRPr="001C2B75">
        <w:rPr>
          <w:rFonts w:asciiTheme="minorHAnsi" w:hAnsiTheme="minorHAnsi" w:cstheme="minorHAnsi"/>
          <w:spacing w:val="-14"/>
          <w:sz w:val="24"/>
          <w:rPrChange w:id="510" w:author="Kush Khalasi" w:date="2025-07-29T15:02:00Z" w16du:dateUtc="2025-07-29T09:32:00Z">
            <w:rPr>
              <w:spacing w:val="-14"/>
              <w:sz w:val="24"/>
            </w:rPr>
          </w:rPrChange>
        </w:rPr>
        <w:t xml:space="preserve"> </w:t>
      </w:r>
      <w:r w:rsidRPr="001C2B75">
        <w:rPr>
          <w:rFonts w:asciiTheme="minorHAnsi" w:hAnsiTheme="minorHAnsi" w:cstheme="minorHAnsi"/>
          <w:sz w:val="24"/>
          <w:rPrChange w:id="511" w:author="Kush Khalasi" w:date="2025-07-29T15:02:00Z" w16du:dateUtc="2025-07-29T09:32:00Z">
            <w:rPr>
              <w:sz w:val="24"/>
            </w:rPr>
          </w:rPrChange>
        </w:rPr>
        <w:t>from</w:t>
      </w:r>
      <w:r w:rsidRPr="001C2B75">
        <w:rPr>
          <w:rFonts w:asciiTheme="minorHAnsi" w:hAnsiTheme="minorHAnsi" w:cstheme="minorHAnsi"/>
          <w:spacing w:val="-13"/>
          <w:sz w:val="24"/>
          <w:rPrChange w:id="512" w:author="Kush Khalasi" w:date="2025-07-29T15:02:00Z" w16du:dateUtc="2025-07-29T09:32:00Z">
            <w:rPr>
              <w:spacing w:val="-13"/>
              <w:sz w:val="24"/>
            </w:rPr>
          </w:rPrChange>
        </w:rPr>
        <w:t xml:space="preserve"> </w:t>
      </w:r>
      <w:r w:rsidRPr="001C2B75">
        <w:rPr>
          <w:rFonts w:asciiTheme="minorHAnsi" w:hAnsiTheme="minorHAnsi" w:cstheme="minorHAnsi"/>
          <w:sz w:val="24"/>
          <w:rPrChange w:id="513" w:author="Kush Khalasi" w:date="2025-07-29T15:02:00Z" w16du:dateUtc="2025-07-29T09:32:00Z">
            <w:rPr>
              <w:sz w:val="24"/>
            </w:rPr>
          </w:rPrChange>
        </w:rPr>
        <w:t>non-compliance.</w:t>
      </w:r>
      <w:r w:rsidRPr="001C2B75">
        <w:rPr>
          <w:rFonts w:asciiTheme="minorHAnsi" w:hAnsiTheme="minorHAnsi" w:cstheme="minorHAnsi"/>
          <w:spacing w:val="-14"/>
          <w:sz w:val="24"/>
          <w:rPrChange w:id="514" w:author="Kush Khalasi" w:date="2025-07-29T15:02:00Z" w16du:dateUtc="2025-07-29T09:32:00Z">
            <w:rPr>
              <w:spacing w:val="-14"/>
              <w:sz w:val="24"/>
            </w:rPr>
          </w:rPrChange>
        </w:rPr>
        <w:t xml:space="preserve"> </w:t>
      </w:r>
      <w:r w:rsidRPr="001C2B75">
        <w:rPr>
          <w:rFonts w:asciiTheme="minorHAnsi" w:hAnsiTheme="minorHAnsi" w:cstheme="minorHAnsi"/>
          <w:sz w:val="24"/>
          <w:rPrChange w:id="515" w:author="Kush Khalasi" w:date="2025-07-29T15:02:00Z" w16du:dateUtc="2025-07-29T09:32:00Z">
            <w:rPr>
              <w:sz w:val="24"/>
            </w:rPr>
          </w:rPrChange>
        </w:rPr>
        <w:t>We've</w:t>
      </w:r>
      <w:r w:rsidRPr="001C2B75">
        <w:rPr>
          <w:rFonts w:asciiTheme="minorHAnsi" w:hAnsiTheme="minorHAnsi" w:cstheme="minorHAnsi"/>
          <w:spacing w:val="-13"/>
          <w:sz w:val="24"/>
          <w:rPrChange w:id="516" w:author="Kush Khalasi" w:date="2025-07-29T15:02:00Z" w16du:dateUtc="2025-07-29T09:32:00Z">
            <w:rPr>
              <w:spacing w:val="-13"/>
              <w:sz w:val="24"/>
            </w:rPr>
          </w:rPrChange>
        </w:rPr>
        <w:t xml:space="preserve"> </w:t>
      </w:r>
      <w:r w:rsidRPr="001C2B75">
        <w:rPr>
          <w:rFonts w:asciiTheme="minorHAnsi" w:hAnsiTheme="minorHAnsi" w:cstheme="minorHAnsi"/>
          <w:sz w:val="24"/>
          <w:rPrChange w:id="517" w:author="Kush Khalasi" w:date="2025-07-29T15:02:00Z" w16du:dateUtc="2025-07-29T09:32:00Z">
            <w:rPr>
              <w:sz w:val="24"/>
            </w:rPr>
          </w:rPrChange>
        </w:rPr>
        <w:t>established</w:t>
      </w:r>
      <w:r w:rsidRPr="001C2B75">
        <w:rPr>
          <w:rFonts w:asciiTheme="minorHAnsi" w:hAnsiTheme="minorHAnsi" w:cstheme="minorHAnsi"/>
          <w:spacing w:val="-14"/>
          <w:sz w:val="24"/>
          <w:rPrChange w:id="518" w:author="Kush Khalasi" w:date="2025-07-29T15:02:00Z" w16du:dateUtc="2025-07-29T09:32:00Z">
            <w:rPr>
              <w:spacing w:val="-14"/>
              <w:sz w:val="24"/>
            </w:rPr>
          </w:rPrChange>
        </w:rPr>
        <w:t xml:space="preserve"> </w:t>
      </w:r>
      <w:r w:rsidRPr="001C2B75">
        <w:rPr>
          <w:rFonts w:asciiTheme="minorHAnsi" w:hAnsiTheme="minorHAnsi" w:cstheme="minorHAnsi"/>
          <w:sz w:val="24"/>
          <w:rPrChange w:id="519" w:author="Kush Khalasi" w:date="2025-07-29T15:02:00Z" w16du:dateUtc="2025-07-29T09:32:00Z">
            <w:rPr>
              <w:sz w:val="24"/>
            </w:rPr>
          </w:rPrChange>
        </w:rPr>
        <w:t>a</w:t>
      </w:r>
      <w:r w:rsidRPr="001C2B75">
        <w:rPr>
          <w:rFonts w:asciiTheme="minorHAnsi" w:hAnsiTheme="minorHAnsi" w:cstheme="minorHAnsi"/>
          <w:spacing w:val="-14"/>
          <w:sz w:val="24"/>
          <w:rPrChange w:id="520" w:author="Kush Khalasi" w:date="2025-07-29T15:02:00Z" w16du:dateUtc="2025-07-29T09:32:00Z">
            <w:rPr>
              <w:spacing w:val="-14"/>
              <w:sz w:val="24"/>
            </w:rPr>
          </w:rPrChange>
        </w:rPr>
        <w:t xml:space="preserve"> </w:t>
      </w:r>
      <w:r w:rsidRPr="001C2B75">
        <w:rPr>
          <w:rFonts w:asciiTheme="minorHAnsi" w:hAnsiTheme="minorHAnsi" w:cstheme="minorHAnsi"/>
          <w:sz w:val="24"/>
          <w:rPrChange w:id="521" w:author="Kush Khalasi" w:date="2025-07-29T15:02:00Z" w16du:dateUtc="2025-07-29T09:32:00Z">
            <w:rPr>
              <w:sz w:val="24"/>
            </w:rPr>
          </w:rPrChange>
        </w:rPr>
        <w:t>dedicated</w:t>
      </w:r>
      <w:r w:rsidRPr="001C2B75">
        <w:rPr>
          <w:rFonts w:asciiTheme="minorHAnsi" w:hAnsiTheme="minorHAnsi" w:cstheme="minorHAnsi"/>
          <w:spacing w:val="-13"/>
          <w:sz w:val="24"/>
          <w:rPrChange w:id="522" w:author="Kush Khalasi" w:date="2025-07-29T15:02:00Z" w16du:dateUtc="2025-07-29T09:32:00Z">
            <w:rPr>
              <w:spacing w:val="-13"/>
              <w:sz w:val="24"/>
            </w:rPr>
          </w:rPrChange>
        </w:rPr>
        <w:t xml:space="preserve"> </w:t>
      </w:r>
      <w:r w:rsidRPr="001C2B75">
        <w:rPr>
          <w:rFonts w:asciiTheme="minorHAnsi" w:hAnsiTheme="minorHAnsi" w:cstheme="minorHAnsi"/>
          <w:sz w:val="24"/>
          <w:rPrChange w:id="523" w:author="Kush Khalasi" w:date="2025-07-29T15:02:00Z" w16du:dateUtc="2025-07-29T09:32:00Z">
            <w:rPr>
              <w:sz w:val="24"/>
            </w:rPr>
          </w:rPrChange>
        </w:rPr>
        <w:t>compliance team responsible for monitoring regulatory developments and conducting regular training sessions</w:t>
      </w:r>
      <w:r w:rsidRPr="001C2B75">
        <w:rPr>
          <w:rFonts w:asciiTheme="minorHAnsi" w:hAnsiTheme="minorHAnsi" w:cstheme="minorHAnsi"/>
          <w:spacing w:val="-1"/>
          <w:sz w:val="24"/>
          <w:rPrChange w:id="524" w:author="Kush Khalasi" w:date="2025-07-29T15:02:00Z" w16du:dateUtc="2025-07-29T09:32:00Z">
            <w:rPr>
              <w:spacing w:val="-1"/>
              <w:sz w:val="24"/>
            </w:rPr>
          </w:rPrChange>
        </w:rPr>
        <w:t xml:space="preserve"> </w:t>
      </w:r>
      <w:r w:rsidRPr="001C2B75">
        <w:rPr>
          <w:rFonts w:asciiTheme="minorHAnsi" w:hAnsiTheme="minorHAnsi" w:cstheme="minorHAnsi"/>
          <w:sz w:val="24"/>
          <w:rPrChange w:id="525" w:author="Kush Khalasi" w:date="2025-07-29T15:02:00Z" w16du:dateUtc="2025-07-29T09:32:00Z">
            <w:rPr>
              <w:sz w:val="24"/>
            </w:rPr>
          </w:rPrChange>
        </w:rPr>
        <w:t>for employees. This approach minimizes risks and enhances the company's reputation for integrity within the industry.</w:t>
      </w:r>
    </w:p>
    <w:p w14:paraId="059EBFC4" w14:textId="77777777" w:rsidR="006E1F3C" w:rsidRPr="001C2B75" w:rsidRDefault="006E1F3C">
      <w:pPr>
        <w:pStyle w:val="BodyText"/>
        <w:spacing w:before="39"/>
        <w:ind w:left="0" w:firstLine="0"/>
        <w:jc w:val="left"/>
        <w:rPr>
          <w:rFonts w:asciiTheme="minorHAnsi" w:hAnsiTheme="minorHAnsi" w:cstheme="minorHAnsi"/>
          <w:rPrChange w:id="526" w:author="Kush Khalasi" w:date="2025-07-29T15:02:00Z" w16du:dateUtc="2025-07-29T09:32:00Z">
            <w:rPr/>
          </w:rPrChange>
        </w:rPr>
      </w:pPr>
    </w:p>
    <w:p w14:paraId="059EBFC5" w14:textId="77777777" w:rsidR="006E1F3C" w:rsidRPr="001C2B75" w:rsidRDefault="00000000">
      <w:pPr>
        <w:pStyle w:val="Heading2"/>
        <w:numPr>
          <w:ilvl w:val="1"/>
          <w:numId w:val="2"/>
        </w:numPr>
        <w:tabs>
          <w:tab w:val="left" w:pos="569"/>
        </w:tabs>
        <w:ind w:left="569" w:hanging="449"/>
        <w:rPr>
          <w:rFonts w:asciiTheme="minorHAnsi" w:hAnsiTheme="minorHAnsi" w:cstheme="minorHAnsi"/>
          <w:u w:val="none"/>
          <w:rPrChange w:id="527" w:author="Kush Khalasi" w:date="2025-07-29T15:02:00Z" w16du:dateUtc="2025-07-29T09:32:00Z">
            <w:rPr>
              <w:u w:val="none"/>
            </w:rPr>
          </w:rPrChange>
        </w:rPr>
      </w:pPr>
      <w:r w:rsidRPr="001C2B75">
        <w:rPr>
          <w:rFonts w:asciiTheme="minorHAnsi" w:hAnsiTheme="minorHAnsi" w:cstheme="minorHAnsi"/>
          <w:spacing w:val="-4"/>
          <w:rPrChange w:id="528" w:author="Kush Khalasi" w:date="2025-07-29T15:02:00Z" w16du:dateUtc="2025-07-29T09:32:00Z">
            <w:rPr>
              <w:spacing w:val="-4"/>
            </w:rPr>
          </w:rPrChange>
        </w:rPr>
        <w:t>Fraud</w:t>
      </w:r>
    </w:p>
    <w:p w14:paraId="059EBFC6" w14:textId="131E64BD" w:rsidR="006E1F3C" w:rsidRPr="001C2B75" w:rsidRDefault="00000000" w:rsidP="00DE0000">
      <w:pPr>
        <w:pStyle w:val="ListParagraph"/>
        <w:numPr>
          <w:ilvl w:val="2"/>
          <w:numId w:val="2"/>
        </w:numPr>
        <w:tabs>
          <w:tab w:val="left" w:pos="630"/>
        </w:tabs>
        <w:spacing w:before="188" w:line="259" w:lineRule="auto"/>
        <w:ind w:left="540" w:right="480"/>
        <w:jc w:val="both"/>
        <w:rPr>
          <w:rFonts w:asciiTheme="minorHAnsi" w:hAnsiTheme="minorHAnsi" w:cstheme="minorHAnsi"/>
          <w:sz w:val="24"/>
          <w:rPrChange w:id="529" w:author="Kush Khalasi" w:date="2025-07-29T15:02:00Z" w16du:dateUtc="2025-07-29T09:32:00Z">
            <w:rPr>
              <w:sz w:val="24"/>
            </w:rPr>
          </w:rPrChange>
        </w:rPr>
      </w:pPr>
      <w:r w:rsidRPr="001C2B75">
        <w:rPr>
          <w:rFonts w:asciiTheme="minorHAnsi" w:hAnsiTheme="minorHAnsi" w:cstheme="minorHAnsi"/>
          <w:b/>
          <w:sz w:val="24"/>
          <w:rPrChange w:id="530" w:author="Kush Khalasi" w:date="2025-07-29T15:02:00Z" w16du:dateUtc="2025-07-29T09:32:00Z">
            <w:rPr>
              <w:b/>
              <w:sz w:val="24"/>
            </w:rPr>
          </w:rPrChange>
        </w:rPr>
        <w:t xml:space="preserve">Data Security: </w:t>
      </w:r>
      <w:r w:rsidRPr="001C2B75">
        <w:rPr>
          <w:rFonts w:asciiTheme="minorHAnsi" w:hAnsiTheme="minorHAnsi" w:cstheme="minorHAnsi"/>
          <w:sz w:val="24"/>
          <w:rPrChange w:id="531" w:author="Kush Khalasi" w:date="2025-07-29T15:02:00Z" w16du:dateUtc="2025-07-29T09:32:00Z">
            <w:rPr>
              <w:sz w:val="24"/>
            </w:rPr>
          </w:rPrChange>
        </w:rPr>
        <w:t>We have implemented robust data security measures, including encryption protocols, access controls, and regular</w:t>
      </w:r>
      <w:r w:rsidRPr="001C2B75">
        <w:rPr>
          <w:rFonts w:asciiTheme="minorHAnsi" w:hAnsiTheme="minorHAnsi" w:cstheme="minorHAnsi"/>
          <w:spacing w:val="-1"/>
          <w:sz w:val="24"/>
          <w:rPrChange w:id="532" w:author="Kush Khalasi" w:date="2025-07-29T15:02:00Z" w16du:dateUtc="2025-07-29T09:32:00Z">
            <w:rPr>
              <w:spacing w:val="-1"/>
              <w:sz w:val="24"/>
            </w:rPr>
          </w:rPrChange>
        </w:rPr>
        <w:t xml:space="preserve"> </w:t>
      </w:r>
      <w:r w:rsidRPr="001C2B75">
        <w:rPr>
          <w:rFonts w:asciiTheme="minorHAnsi" w:hAnsiTheme="minorHAnsi" w:cstheme="minorHAnsi"/>
          <w:sz w:val="24"/>
          <w:rPrChange w:id="533" w:author="Kush Khalasi" w:date="2025-07-29T15:02:00Z" w16du:dateUtc="2025-07-29T09:32:00Z">
            <w:rPr>
              <w:sz w:val="24"/>
            </w:rPr>
          </w:rPrChange>
        </w:rPr>
        <w:t>security</w:t>
      </w:r>
      <w:r w:rsidRPr="001C2B75">
        <w:rPr>
          <w:rFonts w:asciiTheme="minorHAnsi" w:hAnsiTheme="minorHAnsi" w:cstheme="minorHAnsi"/>
          <w:spacing w:val="-2"/>
          <w:sz w:val="24"/>
          <w:rPrChange w:id="534" w:author="Kush Khalasi" w:date="2025-07-29T15:02:00Z" w16du:dateUtc="2025-07-29T09:32:00Z">
            <w:rPr>
              <w:spacing w:val="-2"/>
              <w:sz w:val="24"/>
            </w:rPr>
          </w:rPrChange>
        </w:rPr>
        <w:t xml:space="preserve"> </w:t>
      </w:r>
      <w:r w:rsidRPr="001C2B75">
        <w:rPr>
          <w:rFonts w:asciiTheme="minorHAnsi" w:hAnsiTheme="minorHAnsi" w:cstheme="minorHAnsi"/>
          <w:sz w:val="24"/>
          <w:rPrChange w:id="535" w:author="Kush Khalasi" w:date="2025-07-29T15:02:00Z" w16du:dateUtc="2025-07-29T09:32:00Z">
            <w:rPr>
              <w:sz w:val="24"/>
            </w:rPr>
          </w:rPrChange>
        </w:rPr>
        <w:t>audits,</w:t>
      </w:r>
      <w:r w:rsidRPr="001C2B75">
        <w:rPr>
          <w:rFonts w:asciiTheme="minorHAnsi" w:hAnsiTheme="minorHAnsi" w:cstheme="minorHAnsi"/>
          <w:spacing w:val="-4"/>
          <w:sz w:val="24"/>
          <w:rPrChange w:id="536" w:author="Kush Khalasi" w:date="2025-07-29T15:02:00Z" w16du:dateUtc="2025-07-29T09:32:00Z">
            <w:rPr>
              <w:spacing w:val="-4"/>
              <w:sz w:val="24"/>
            </w:rPr>
          </w:rPrChange>
        </w:rPr>
        <w:t xml:space="preserve"> </w:t>
      </w:r>
      <w:r w:rsidRPr="001C2B75">
        <w:rPr>
          <w:rFonts w:asciiTheme="minorHAnsi" w:hAnsiTheme="minorHAnsi" w:cstheme="minorHAnsi"/>
          <w:sz w:val="24"/>
          <w:rPrChange w:id="537" w:author="Kush Khalasi" w:date="2025-07-29T15:02:00Z" w16du:dateUtc="2025-07-29T09:32:00Z">
            <w:rPr>
              <w:sz w:val="24"/>
            </w:rPr>
          </w:rPrChange>
        </w:rPr>
        <w:t>to</w:t>
      </w:r>
      <w:r w:rsidRPr="001C2B75">
        <w:rPr>
          <w:rFonts w:asciiTheme="minorHAnsi" w:hAnsiTheme="minorHAnsi" w:cstheme="minorHAnsi"/>
          <w:spacing w:val="-1"/>
          <w:sz w:val="24"/>
          <w:rPrChange w:id="538" w:author="Kush Khalasi" w:date="2025-07-29T15:02:00Z" w16du:dateUtc="2025-07-29T09:32:00Z">
            <w:rPr>
              <w:spacing w:val="-1"/>
              <w:sz w:val="24"/>
            </w:rPr>
          </w:rPrChange>
        </w:rPr>
        <w:t xml:space="preserve"> </w:t>
      </w:r>
      <w:r w:rsidRPr="001C2B75">
        <w:rPr>
          <w:rFonts w:asciiTheme="minorHAnsi" w:hAnsiTheme="minorHAnsi" w:cstheme="minorHAnsi"/>
          <w:sz w:val="24"/>
          <w:rPrChange w:id="539" w:author="Kush Khalasi" w:date="2025-07-29T15:02:00Z" w16du:dateUtc="2025-07-29T09:32:00Z">
            <w:rPr>
              <w:sz w:val="24"/>
            </w:rPr>
          </w:rPrChange>
        </w:rPr>
        <w:t>protect sensitive information</w:t>
      </w:r>
      <w:r w:rsidRPr="001C2B75">
        <w:rPr>
          <w:rFonts w:asciiTheme="minorHAnsi" w:hAnsiTheme="minorHAnsi" w:cstheme="minorHAnsi"/>
          <w:spacing w:val="-1"/>
          <w:sz w:val="24"/>
          <w:rPrChange w:id="540" w:author="Kush Khalasi" w:date="2025-07-29T15:02:00Z" w16du:dateUtc="2025-07-29T09:32:00Z">
            <w:rPr>
              <w:spacing w:val="-1"/>
              <w:sz w:val="24"/>
            </w:rPr>
          </w:rPrChange>
        </w:rPr>
        <w:t xml:space="preserve"> </w:t>
      </w:r>
      <w:r w:rsidRPr="001C2B75">
        <w:rPr>
          <w:rFonts w:asciiTheme="minorHAnsi" w:hAnsiTheme="minorHAnsi" w:cstheme="minorHAnsi"/>
          <w:sz w:val="24"/>
          <w:rPrChange w:id="541" w:author="Kush Khalasi" w:date="2025-07-29T15:02:00Z" w16du:dateUtc="2025-07-29T09:32:00Z">
            <w:rPr>
              <w:sz w:val="24"/>
            </w:rPr>
          </w:rPrChange>
        </w:rPr>
        <w:t>from unauthorized</w:t>
      </w:r>
      <w:r w:rsidRPr="001C2B75">
        <w:rPr>
          <w:rFonts w:asciiTheme="minorHAnsi" w:hAnsiTheme="minorHAnsi" w:cstheme="minorHAnsi"/>
          <w:spacing w:val="-8"/>
          <w:sz w:val="24"/>
          <w:rPrChange w:id="542" w:author="Kush Khalasi" w:date="2025-07-29T15:02:00Z" w16du:dateUtc="2025-07-29T09:32:00Z">
            <w:rPr>
              <w:spacing w:val="-8"/>
              <w:sz w:val="24"/>
            </w:rPr>
          </w:rPrChange>
        </w:rPr>
        <w:t xml:space="preserve"> </w:t>
      </w:r>
      <w:r w:rsidRPr="001C2B75">
        <w:rPr>
          <w:rFonts w:asciiTheme="minorHAnsi" w:hAnsiTheme="minorHAnsi" w:cstheme="minorHAnsi"/>
          <w:sz w:val="24"/>
          <w:rPrChange w:id="543" w:author="Kush Khalasi" w:date="2025-07-29T15:02:00Z" w16du:dateUtc="2025-07-29T09:32:00Z">
            <w:rPr>
              <w:sz w:val="24"/>
            </w:rPr>
          </w:rPrChange>
        </w:rPr>
        <w:t>access</w:t>
      </w:r>
      <w:r w:rsidRPr="001C2B75">
        <w:rPr>
          <w:rFonts w:asciiTheme="minorHAnsi" w:hAnsiTheme="minorHAnsi" w:cstheme="minorHAnsi"/>
          <w:spacing w:val="-10"/>
          <w:sz w:val="24"/>
          <w:rPrChange w:id="544" w:author="Kush Khalasi" w:date="2025-07-29T15:02:00Z" w16du:dateUtc="2025-07-29T09:32:00Z">
            <w:rPr>
              <w:spacing w:val="-10"/>
              <w:sz w:val="24"/>
            </w:rPr>
          </w:rPrChange>
        </w:rPr>
        <w:t xml:space="preserve"> </w:t>
      </w:r>
      <w:r w:rsidRPr="001C2B75">
        <w:rPr>
          <w:rFonts w:asciiTheme="minorHAnsi" w:hAnsiTheme="minorHAnsi" w:cstheme="minorHAnsi"/>
          <w:sz w:val="24"/>
          <w:rPrChange w:id="545" w:author="Kush Khalasi" w:date="2025-07-29T15:02:00Z" w16du:dateUtc="2025-07-29T09:32:00Z">
            <w:rPr>
              <w:sz w:val="24"/>
            </w:rPr>
          </w:rPrChange>
        </w:rPr>
        <w:t>or</w:t>
      </w:r>
      <w:r w:rsidRPr="001C2B75">
        <w:rPr>
          <w:rFonts w:asciiTheme="minorHAnsi" w:hAnsiTheme="minorHAnsi" w:cstheme="minorHAnsi"/>
          <w:spacing w:val="-11"/>
          <w:sz w:val="24"/>
          <w:rPrChange w:id="546" w:author="Kush Khalasi" w:date="2025-07-29T15:02:00Z" w16du:dateUtc="2025-07-29T09:32:00Z">
            <w:rPr>
              <w:spacing w:val="-11"/>
              <w:sz w:val="24"/>
            </w:rPr>
          </w:rPrChange>
        </w:rPr>
        <w:t xml:space="preserve"> </w:t>
      </w:r>
      <w:r w:rsidRPr="001C2B75">
        <w:rPr>
          <w:rFonts w:asciiTheme="minorHAnsi" w:hAnsiTheme="minorHAnsi" w:cstheme="minorHAnsi"/>
          <w:sz w:val="24"/>
          <w:rPrChange w:id="547" w:author="Kush Khalasi" w:date="2025-07-29T15:02:00Z" w16du:dateUtc="2025-07-29T09:32:00Z">
            <w:rPr>
              <w:sz w:val="24"/>
            </w:rPr>
          </w:rPrChange>
        </w:rPr>
        <w:t>manipulation</w:t>
      </w:r>
      <w:r w:rsidR="002A3C20" w:rsidRPr="001C2B75">
        <w:rPr>
          <w:rFonts w:asciiTheme="minorHAnsi" w:hAnsiTheme="minorHAnsi" w:cstheme="minorHAnsi"/>
          <w:sz w:val="24"/>
          <w:rPrChange w:id="548" w:author="Kush Khalasi" w:date="2025-07-29T15:02:00Z" w16du:dateUtc="2025-07-29T09:32:00Z">
            <w:rPr>
              <w:sz w:val="24"/>
            </w:rPr>
          </w:rPrChange>
        </w:rPr>
        <w:t>.</w:t>
      </w:r>
    </w:p>
    <w:p w14:paraId="059EBFC7" w14:textId="4622867F" w:rsidR="006E1F3C" w:rsidRPr="001C2B75" w:rsidRDefault="00000000" w:rsidP="00DE0000">
      <w:pPr>
        <w:pStyle w:val="ListParagraph"/>
        <w:numPr>
          <w:ilvl w:val="2"/>
          <w:numId w:val="2"/>
        </w:numPr>
        <w:tabs>
          <w:tab w:val="left" w:pos="630"/>
        </w:tabs>
        <w:spacing w:before="188" w:line="259" w:lineRule="auto"/>
        <w:ind w:left="540" w:right="480"/>
        <w:jc w:val="both"/>
        <w:rPr>
          <w:rFonts w:asciiTheme="minorHAnsi" w:hAnsiTheme="minorHAnsi" w:cstheme="minorHAnsi"/>
          <w:sz w:val="24"/>
          <w:rPrChange w:id="549" w:author="Kush Khalasi" w:date="2025-07-29T15:02:00Z" w16du:dateUtc="2025-07-29T09:32:00Z">
            <w:rPr>
              <w:sz w:val="24"/>
            </w:rPr>
          </w:rPrChange>
        </w:rPr>
      </w:pPr>
      <w:r w:rsidRPr="001C2B75">
        <w:rPr>
          <w:rFonts w:asciiTheme="minorHAnsi" w:hAnsiTheme="minorHAnsi" w:cstheme="minorHAnsi"/>
          <w:b/>
          <w:sz w:val="24"/>
          <w:rPrChange w:id="550" w:author="Kush Khalasi" w:date="2025-07-29T15:02:00Z" w16du:dateUtc="2025-07-29T09:32:00Z">
            <w:rPr>
              <w:b/>
              <w:sz w:val="24"/>
            </w:rPr>
          </w:rPrChange>
        </w:rPr>
        <w:t>Fraud</w:t>
      </w:r>
      <w:r w:rsidRPr="001C2B75">
        <w:rPr>
          <w:rFonts w:asciiTheme="minorHAnsi" w:hAnsiTheme="minorHAnsi" w:cstheme="minorHAnsi"/>
          <w:b/>
          <w:spacing w:val="-1"/>
          <w:sz w:val="24"/>
          <w:rPrChange w:id="551" w:author="Kush Khalasi" w:date="2025-07-29T15:02:00Z" w16du:dateUtc="2025-07-29T09:32:00Z">
            <w:rPr>
              <w:b/>
              <w:spacing w:val="-1"/>
              <w:sz w:val="24"/>
            </w:rPr>
          </w:rPrChange>
        </w:rPr>
        <w:t xml:space="preserve"> </w:t>
      </w:r>
      <w:r w:rsidRPr="001C2B75">
        <w:rPr>
          <w:rFonts w:asciiTheme="minorHAnsi" w:hAnsiTheme="minorHAnsi" w:cstheme="minorHAnsi"/>
          <w:b/>
          <w:sz w:val="24"/>
          <w:rPrChange w:id="552" w:author="Kush Khalasi" w:date="2025-07-29T15:02:00Z" w16du:dateUtc="2025-07-29T09:32:00Z">
            <w:rPr>
              <w:b/>
              <w:sz w:val="24"/>
            </w:rPr>
          </w:rPrChange>
        </w:rPr>
        <w:t xml:space="preserve">Detection Technology: </w:t>
      </w:r>
      <w:r w:rsidRPr="001C2B75">
        <w:rPr>
          <w:rFonts w:asciiTheme="minorHAnsi" w:hAnsiTheme="minorHAnsi" w:cstheme="minorHAnsi"/>
          <w:sz w:val="24"/>
          <w:rPrChange w:id="553" w:author="Kush Khalasi" w:date="2025-07-29T15:02:00Z" w16du:dateUtc="2025-07-29T09:32:00Z">
            <w:rPr>
              <w:sz w:val="24"/>
            </w:rPr>
          </w:rPrChange>
        </w:rPr>
        <w:t>Utilizing</w:t>
      </w:r>
      <w:r w:rsidRPr="001C2B75">
        <w:rPr>
          <w:rFonts w:asciiTheme="minorHAnsi" w:hAnsiTheme="minorHAnsi" w:cstheme="minorHAnsi"/>
          <w:spacing w:val="-2"/>
          <w:sz w:val="24"/>
          <w:rPrChange w:id="554" w:author="Kush Khalasi" w:date="2025-07-29T15:02:00Z" w16du:dateUtc="2025-07-29T09:32:00Z">
            <w:rPr>
              <w:spacing w:val="-2"/>
              <w:sz w:val="24"/>
            </w:rPr>
          </w:rPrChange>
        </w:rPr>
        <w:t xml:space="preserve"> </w:t>
      </w:r>
      <w:r w:rsidRPr="001C2B75">
        <w:rPr>
          <w:rFonts w:asciiTheme="minorHAnsi" w:hAnsiTheme="minorHAnsi" w:cstheme="minorHAnsi"/>
          <w:sz w:val="24"/>
          <w:rPrChange w:id="555" w:author="Kush Khalasi" w:date="2025-07-29T15:02:00Z" w16du:dateUtc="2025-07-29T09:32:00Z">
            <w:rPr>
              <w:sz w:val="24"/>
            </w:rPr>
          </w:rPrChange>
        </w:rPr>
        <w:t>advanced</w:t>
      </w:r>
      <w:r w:rsidRPr="001C2B75">
        <w:rPr>
          <w:rFonts w:asciiTheme="minorHAnsi" w:hAnsiTheme="minorHAnsi" w:cstheme="minorHAnsi"/>
          <w:spacing w:val="-1"/>
          <w:sz w:val="24"/>
          <w:rPrChange w:id="556" w:author="Kush Khalasi" w:date="2025-07-29T15:02:00Z" w16du:dateUtc="2025-07-29T09:32:00Z">
            <w:rPr>
              <w:spacing w:val="-1"/>
              <w:sz w:val="24"/>
            </w:rPr>
          </w:rPrChange>
        </w:rPr>
        <w:t xml:space="preserve"> </w:t>
      </w:r>
      <w:r w:rsidRPr="001C2B75">
        <w:rPr>
          <w:rFonts w:asciiTheme="minorHAnsi" w:hAnsiTheme="minorHAnsi" w:cstheme="minorHAnsi"/>
          <w:sz w:val="24"/>
          <w:rPrChange w:id="557" w:author="Kush Khalasi" w:date="2025-07-29T15:02:00Z" w16du:dateUtc="2025-07-29T09:32:00Z">
            <w:rPr>
              <w:sz w:val="24"/>
            </w:rPr>
          </w:rPrChange>
        </w:rPr>
        <w:t>fraud</w:t>
      </w:r>
      <w:r w:rsidRPr="001C2B75">
        <w:rPr>
          <w:rFonts w:asciiTheme="minorHAnsi" w:hAnsiTheme="minorHAnsi" w:cstheme="minorHAnsi"/>
          <w:spacing w:val="-3"/>
          <w:sz w:val="24"/>
          <w:rPrChange w:id="558" w:author="Kush Khalasi" w:date="2025-07-29T15:02:00Z" w16du:dateUtc="2025-07-29T09:32:00Z">
            <w:rPr>
              <w:spacing w:val="-3"/>
              <w:sz w:val="24"/>
            </w:rPr>
          </w:rPrChange>
        </w:rPr>
        <w:t xml:space="preserve"> </w:t>
      </w:r>
      <w:r w:rsidRPr="001C2B75">
        <w:rPr>
          <w:rFonts w:asciiTheme="minorHAnsi" w:hAnsiTheme="minorHAnsi" w:cstheme="minorHAnsi"/>
          <w:sz w:val="24"/>
          <w:rPrChange w:id="559" w:author="Kush Khalasi" w:date="2025-07-29T15:02:00Z" w16du:dateUtc="2025-07-29T09:32:00Z">
            <w:rPr>
              <w:sz w:val="24"/>
            </w:rPr>
          </w:rPrChange>
        </w:rPr>
        <w:t>detection</w:t>
      </w:r>
      <w:r w:rsidRPr="001C2B75">
        <w:rPr>
          <w:rFonts w:asciiTheme="minorHAnsi" w:hAnsiTheme="minorHAnsi" w:cstheme="minorHAnsi"/>
          <w:spacing w:val="-1"/>
          <w:sz w:val="24"/>
          <w:rPrChange w:id="560" w:author="Kush Khalasi" w:date="2025-07-29T15:02:00Z" w16du:dateUtc="2025-07-29T09:32:00Z">
            <w:rPr>
              <w:spacing w:val="-1"/>
              <w:sz w:val="24"/>
            </w:rPr>
          </w:rPrChange>
        </w:rPr>
        <w:t xml:space="preserve"> </w:t>
      </w:r>
      <w:r w:rsidRPr="001C2B75">
        <w:rPr>
          <w:rFonts w:asciiTheme="minorHAnsi" w:hAnsiTheme="minorHAnsi" w:cstheme="minorHAnsi"/>
          <w:sz w:val="24"/>
          <w:rPrChange w:id="561" w:author="Kush Khalasi" w:date="2025-07-29T15:02:00Z" w16du:dateUtc="2025-07-29T09:32:00Z">
            <w:rPr>
              <w:sz w:val="24"/>
            </w:rPr>
          </w:rPrChange>
        </w:rPr>
        <w:t>tools</w:t>
      </w:r>
      <w:r w:rsidRPr="001C2B75">
        <w:rPr>
          <w:rFonts w:asciiTheme="minorHAnsi" w:hAnsiTheme="minorHAnsi" w:cstheme="minorHAnsi"/>
          <w:spacing w:val="-1"/>
          <w:sz w:val="24"/>
          <w:rPrChange w:id="562" w:author="Kush Khalasi" w:date="2025-07-29T15:02:00Z" w16du:dateUtc="2025-07-29T09:32:00Z">
            <w:rPr>
              <w:spacing w:val="-1"/>
              <w:sz w:val="24"/>
            </w:rPr>
          </w:rPrChange>
        </w:rPr>
        <w:t xml:space="preserve"> </w:t>
      </w:r>
      <w:r w:rsidRPr="001C2B75">
        <w:rPr>
          <w:rFonts w:asciiTheme="minorHAnsi" w:hAnsiTheme="minorHAnsi" w:cstheme="minorHAnsi"/>
          <w:sz w:val="24"/>
          <w:rPrChange w:id="563" w:author="Kush Khalasi" w:date="2025-07-29T15:02:00Z" w16du:dateUtc="2025-07-29T09:32:00Z">
            <w:rPr>
              <w:sz w:val="24"/>
            </w:rPr>
          </w:rPrChange>
        </w:rPr>
        <w:t>such</w:t>
      </w:r>
      <w:r w:rsidRPr="001C2B75">
        <w:rPr>
          <w:rFonts w:asciiTheme="minorHAnsi" w:hAnsiTheme="minorHAnsi" w:cstheme="minorHAnsi"/>
          <w:spacing w:val="-1"/>
          <w:sz w:val="24"/>
          <w:rPrChange w:id="564" w:author="Kush Khalasi" w:date="2025-07-29T15:02:00Z" w16du:dateUtc="2025-07-29T09:32:00Z">
            <w:rPr>
              <w:spacing w:val="-1"/>
              <w:sz w:val="24"/>
            </w:rPr>
          </w:rPrChange>
        </w:rPr>
        <w:t xml:space="preserve"> </w:t>
      </w:r>
      <w:r w:rsidRPr="001C2B75">
        <w:rPr>
          <w:rFonts w:asciiTheme="minorHAnsi" w:hAnsiTheme="minorHAnsi" w:cstheme="minorHAnsi"/>
          <w:sz w:val="24"/>
          <w:rPrChange w:id="565" w:author="Kush Khalasi" w:date="2025-07-29T15:02:00Z" w16du:dateUtc="2025-07-29T09:32:00Z">
            <w:rPr>
              <w:sz w:val="24"/>
            </w:rPr>
          </w:rPrChange>
        </w:rPr>
        <w:t>as</w:t>
      </w:r>
      <w:r w:rsidRPr="001C2B75">
        <w:rPr>
          <w:rFonts w:asciiTheme="minorHAnsi" w:hAnsiTheme="minorHAnsi" w:cstheme="minorHAnsi"/>
          <w:spacing w:val="-1"/>
          <w:sz w:val="24"/>
          <w:rPrChange w:id="566" w:author="Kush Khalasi" w:date="2025-07-29T15:02:00Z" w16du:dateUtc="2025-07-29T09:32:00Z">
            <w:rPr>
              <w:spacing w:val="-1"/>
              <w:sz w:val="24"/>
            </w:rPr>
          </w:rPrChange>
        </w:rPr>
        <w:t xml:space="preserve"> </w:t>
      </w:r>
      <w:r w:rsidRPr="001C2B75">
        <w:rPr>
          <w:rFonts w:asciiTheme="minorHAnsi" w:hAnsiTheme="minorHAnsi" w:cstheme="minorHAnsi"/>
          <w:sz w:val="24"/>
          <w:rPrChange w:id="567" w:author="Kush Khalasi" w:date="2025-07-29T15:02:00Z" w16du:dateUtc="2025-07-29T09:32:00Z">
            <w:rPr>
              <w:sz w:val="24"/>
            </w:rPr>
          </w:rPrChange>
        </w:rPr>
        <w:t>data</w:t>
      </w:r>
      <w:r w:rsidRPr="001C2B75">
        <w:rPr>
          <w:rFonts w:asciiTheme="minorHAnsi" w:hAnsiTheme="minorHAnsi" w:cstheme="minorHAnsi"/>
          <w:spacing w:val="-1"/>
          <w:sz w:val="24"/>
          <w:rPrChange w:id="568" w:author="Kush Khalasi" w:date="2025-07-29T15:02:00Z" w16du:dateUtc="2025-07-29T09:32:00Z">
            <w:rPr>
              <w:spacing w:val="-1"/>
              <w:sz w:val="24"/>
            </w:rPr>
          </w:rPrChange>
        </w:rPr>
        <w:t xml:space="preserve"> </w:t>
      </w:r>
      <w:r w:rsidRPr="001C2B75">
        <w:rPr>
          <w:rFonts w:asciiTheme="minorHAnsi" w:hAnsiTheme="minorHAnsi" w:cstheme="minorHAnsi"/>
          <w:sz w:val="24"/>
          <w:rPrChange w:id="569" w:author="Kush Khalasi" w:date="2025-07-29T15:02:00Z" w16du:dateUtc="2025-07-29T09:32:00Z">
            <w:rPr>
              <w:sz w:val="24"/>
            </w:rPr>
          </w:rPrChange>
        </w:rPr>
        <w:t>analytics and artificial intelligence</w:t>
      </w:r>
      <w:r w:rsidR="002A3C20" w:rsidRPr="001C2B75">
        <w:rPr>
          <w:rFonts w:asciiTheme="minorHAnsi" w:hAnsiTheme="minorHAnsi" w:cstheme="minorHAnsi"/>
          <w:sz w:val="24"/>
          <w:rPrChange w:id="570" w:author="Kush Khalasi" w:date="2025-07-29T15:02:00Z" w16du:dateUtc="2025-07-29T09:32:00Z">
            <w:rPr>
              <w:sz w:val="24"/>
            </w:rPr>
          </w:rPrChange>
        </w:rPr>
        <w:t xml:space="preserve"> through use of 3</w:t>
      </w:r>
      <w:r w:rsidR="002A3C20" w:rsidRPr="001C2B75">
        <w:rPr>
          <w:rFonts w:asciiTheme="minorHAnsi" w:hAnsiTheme="minorHAnsi" w:cstheme="minorHAnsi"/>
          <w:sz w:val="24"/>
          <w:vertAlign w:val="superscript"/>
          <w:rPrChange w:id="571" w:author="Kush Khalasi" w:date="2025-07-29T15:02:00Z" w16du:dateUtc="2025-07-29T09:32:00Z">
            <w:rPr>
              <w:sz w:val="24"/>
              <w:vertAlign w:val="superscript"/>
            </w:rPr>
          </w:rPrChange>
        </w:rPr>
        <w:t>rd</w:t>
      </w:r>
      <w:r w:rsidR="002A3C20" w:rsidRPr="001C2B75">
        <w:rPr>
          <w:rFonts w:asciiTheme="minorHAnsi" w:hAnsiTheme="minorHAnsi" w:cstheme="minorHAnsi"/>
          <w:sz w:val="24"/>
          <w:rPrChange w:id="572" w:author="Kush Khalasi" w:date="2025-07-29T15:02:00Z" w16du:dateUtc="2025-07-29T09:32:00Z">
            <w:rPr>
              <w:sz w:val="24"/>
            </w:rPr>
          </w:rPrChange>
        </w:rPr>
        <w:t xml:space="preserve"> Party Tools</w:t>
      </w:r>
      <w:r w:rsidRPr="001C2B75">
        <w:rPr>
          <w:rFonts w:asciiTheme="minorHAnsi" w:hAnsiTheme="minorHAnsi" w:cstheme="minorHAnsi"/>
          <w:sz w:val="24"/>
          <w:rPrChange w:id="573" w:author="Kush Khalasi" w:date="2025-07-29T15:02:00Z" w16du:dateUtc="2025-07-29T09:32:00Z">
            <w:rPr>
              <w:sz w:val="24"/>
            </w:rPr>
          </w:rPrChange>
        </w:rPr>
        <w:t>, we have enhanced our ability to identify unusual patterns or anomalies</w:t>
      </w:r>
      <w:r w:rsidRPr="001C2B75">
        <w:rPr>
          <w:rFonts w:asciiTheme="minorHAnsi" w:hAnsiTheme="minorHAnsi" w:cstheme="minorHAnsi"/>
          <w:spacing w:val="-1"/>
          <w:sz w:val="24"/>
          <w:rPrChange w:id="574" w:author="Kush Khalasi" w:date="2025-07-29T15:02:00Z" w16du:dateUtc="2025-07-29T09:32:00Z">
            <w:rPr>
              <w:spacing w:val="-1"/>
              <w:sz w:val="24"/>
            </w:rPr>
          </w:rPrChange>
        </w:rPr>
        <w:t xml:space="preserve"> </w:t>
      </w:r>
      <w:r w:rsidRPr="001C2B75">
        <w:rPr>
          <w:rFonts w:asciiTheme="minorHAnsi" w:hAnsiTheme="minorHAnsi" w:cstheme="minorHAnsi"/>
          <w:sz w:val="24"/>
          <w:rPrChange w:id="575" w:author="Kush Khalasi" w:date="2025-07-29T15:02:00Z" w16du:dateUtc="2025-07-29T09:32:00Z">
            <w:rPr>
              <w:sz w:val="24"/>
            </w:rPr>
          </w:rPrChange>
        </w:rPr>
        <w:t>indicative of</w:t>
      </w:r>
      <w:r w:rsidRPr="001C2B75">
        <w:rPr>
          <w:rFonts w:asciiTheme="minorHAnsi" w:hAnsiTheme="minorHAnsi" w:cstheme="minorHAnsi"/>
          <w:spacing w:val="-1"/>
          <w:sz w:val="24"/>
          <w:rPrChange w:id="576" w:author="Kush Khalasi" w:date="2025-07-29T15:02:00Z" w16du:dateUtc="2025-07-29T09:32:00Z">
            <w:rPr>
              <w:spacing w:val="-1"/>
              <w:sz w:val="24"/>
            </w:rPr>
          </w:rPrChange>
        </w:rPr>
        <w:t xml:space="preserve"> </w:t>
      </w:r>
      <w:r w:rsidRPr="001C2B75">
        <w:rPr>
          <w:rFonts w:asciiTheme="minorHAnsi" w:hAnsiTheme="minorHAnsi" w:cstheme="minorHAnsi"/>
          <w:sz w:val="24"/>
          <w:rPrChange w:id="577" w:author="Kush Khalasi" w:date="2025-07-29T15:02:00Z" w16du:dateUtc="2025-07-29T09:32:00Z">
            <w:rPr>
              <w:sz w:val="24"/>
            </w:rPr>
          </w:rPrChange>
        </w:rPr>
        <w:t>fraudulent behavior.</w:t>
      </w:r>
      <w:r w:rsidRPr="001C2B75">
        <w:rPr>
          <w:rFonts w:asciiTheme="minorHAnsi" w:hAnsiTheme="minorHAnsi" w:cstheme="minorHAnsi"/>
          <w:spacing w:val="-1"/>
          <w:sz w:val="24"/>
          <w:rPrChange w:id="578" w:author="Kush Khalasi" w:date="2025-07-29T15:02:00Z" w16du:dateUtc="2025-07-29T09:32:00Z">
            <w:rPr>
              <w:spacing w:val="-1"/>
              <w:sz w:val="24"/>
            </w:rPr>
          </w:rPrChange>
        </w:rPr>
        <w:t xml:space="preserve"> </w:t>
      </w:r>
    </w:p>
    <w:p w14:paraId="620E7E4F" w14:textId="77777777" w:rsidR="00F74EBE" w:rsidRPr="001C2B75" w:rsidRDefault="00000000" w:rsidP="00DE0000">
      <w:pPr>
        <w:pStyle w:val="ListParagraph"/>
        <w:numPr>
          <w:ilvl w:val="2"/>
          <w:numId w:val="2"/>
        </w:numPr>
        <w:tabs>
          <w:tab w:val="left" w:pos="630"/>
        </w:tabs>
        <w:spacing w:before="188" w:line="259" w:lineRule="auto"/>
        <w:ind w:left="540" w:right="480"/>
        <w:jc w:val="both"/>
        <w:rPr>
          <w:rFonts w:asciiTheme="minorHAnsi" w:hAnsiTheme="minorHAnsi" w:cstheme="minorHAnsi"/>
          <w:sz w:val="24"/>
          <w:rPrChange w:id="579" w:author="Kush Khalasi" w:date="2025-07-29T15:02:00Z" w16du:dateUtc="2025-07-29T09:32:00Z">
            <w:rPr>
              <w:sz w:val="24"/>
            </w:rPr>
          </w:rPrChange>
        </w:rPr>
      </w:pPr>
      <w:r w:rsidRPr="001C2B75">
        <w:rPr>
          <w:rFonts w:asciiTheme="minorHAnsi" w:hAnsiTheme="minorHAnsi" w:cstheme="minorHAnsi"/>
          <w:b/>
          <w:sz w:val="24"/>
          <w:rPrChange w:id="580" w:author="Kush Khalasi" w:date="2025-07-29T15:02:00Z" w16du:dateUtc="2025-07-29T09:32:00Z">
            <w:rPr>
              <w:b/>
              <w:sz w:val="24"/>
            </w:rPr>
          </w:rPrChange>
        </w:rPr>
        <w:t xml:space="preserve">Management Oversight: </w:t>
      </w:r>
      <w:r w:rsidRPr="001C2B75">
        <w:rPr>
          <w:rFonts w:asciiTheme="minorHAnsi" w:hAnsiTheme="minorHAnsi" w:cstheme="minorHAnsi"/>
          <w:sz w:val="24"/>
          <w:rPrChange w:id="581" w:author="Kush Khalasi" w:date="2025-07-29T15:02:00Z" w16du:dateUtc="2025-07-29T09:32:00Z">
            <w:rPr>
              <w:sz w:val="24"/>
            </w:rPr>
          </w:rPrChange>
        </w:rPr>
        <w:t>To proactively address potential fraud risks, we ensure strong oversight</w:t>
      </w:r>
      <w:r w:rsidRPr="001C2B75">
        <w:rPr>
          <w:rFonts w:asciiTheme="minorHAnsi" w:hAnsiTheme="minorHAnsi" w:cstheme="minorHAnsi"/>
          <w:spacing w:val="-4"/>
          <w:sz w:val="24"/>
          <w:rPrChange w:id="582" w:author="Kush Khalasi" w:date="2025-07-29T15:02:00Z" w16du:dateUtc="2025-07-29T09:32:00Z">
            <w:rPr>
              <w:spacing w:val="-4"/>
              <w:sz w:val="24"/>
            </w:rPr>
          </w:rPrChange>
        </w:rPr>
        <w:t xml:space="preserve"> </w:t>
      </w:r>
      <w:r w:rsidRPr="001C2B75">
        <w:rPr>
          <w:rFonts w:asciiTheme="minorHAnsi" w:hAnsiTheme="minorHAnsi" w:cstheme="minorHAnsi"/>
          <w:sz w:val="24"/>
          <w:rPrChange w:id="583" w:author="Kush Khalasi" w:date="2025-07-29T15:02:00Z" w16du:dateUtc="2025-07-29T09:32:00Z">
            <w:rPr>
              <w:sz w:val="24"/>
            </w:rPr>
          </w:rPrChange>
        </w:rPr>
        <w:t>from</w:t>
      </w:r>
      <w:r w:rsidRPr="001C2B75">
        <w:rPr>
          <w:rFonts w:asciiTheme="minorHAnsi" w:hAnsiTheme="minorHAnsi" w:cstheme="minorHAnsi"/>
          <w:spacing w:val="-3"/>
          <w:sz w:val="24"/>
          <w:rPrChange w:id="584" w:author="Kush Khalasi" w:date="2025-07-29T15:02:00Z" w16du:dateUtc="2025-07-29T09:32:00Z">
            <w:rPr>
              <w:spacing w:val="-3"/>
              <w:sz w:val="24"/>
            </w:rPr>
          </w:rPrChange>
        </w:rPr>
        <w:t xml:space="preserve"> </w:t>
      </w:r>
      <w:r w:rsidRPr="001C2B75">
        <w:rPr>
          <w:rFonts w:asciiTheme="minorHAnsi" w:hAnsiTheme="minorHAnsi" w:cstheme="minorHAnsi"/>
          <w:sz w:val="24"/>
          <w:rPrChange w:id="585" w:author="Kush Khalasi" w:date="2025-07-29T15:02:00Z" w16du:dateUtc="2025-07-29T09:32:00Z">
            <w:rPr>
              <w:sz w:val="24"/>
            </w:rPr>
          </w:rPrChange>
        </w:rPr>
        <w:t>senior</w:t>
      </w:r>
      <w:r w:rsidRPr="001C2B75">
        <w:rPr>
          <w:rFonts w:asciiTheme="minorHAnsi" w:hAnsiTheme="minorHAnsi" w:cstheme="minorHAnsi"/>
          <w:spacing w:val="-2"/>
          <w:sz w:val="24"/>
          <w:rPrChange w:id="586" w:author="Kush Khalasi" w:date="2025-07-29T15:02:00Z" w16du:dateUtc="2025-07-29T09:32:00Z">
            <w:rPr>
              <w:spacing w:val="-2"/>
              <w:sz w:val="24"/>
            </w:rPr>
          </w:rPrChange>
        </w:rPr>
        <w:t xml:space="preserve"> </w:t>
      </w:r>
      <w:r w:rsidRPr="001C2B75">
        <w:rPr>
          <w:rFonts w:asciiTheme="minorHAnsi" w:hAnsiTheme="minorHAnsi" w:cstheme="minorHAnsi"/>
          <w:sz w:val="24"/>
          <w:rPrChange w:id="587" w:author="Kush Khalasi" w:date="2025-07-29T15:02:00Z" w16du:dateUtc="2025-07-29T09:32:00Z">
            <w:rPr>
              <w:sz w:val="24"/>
            </w:rPr>
          </w:rPrChange>
        </w:rPr>
        <w:t>management</w:t>
      </w:r>
      <w:r w:rsidR="00443043" w:rsidRPr="001C2B75">
        <w:rPr>
          <w:rFonts w:asciiTheme="minorHAnsi" w:hAnsiTheme="minorHAnsi" w:cstheme="minorHAnsi"/>
          <w:sz w:val="24"/>
          <w:rPrChange w:id="588" w:author="Kush Khalasi" w:date="2025-07-29T15:02:00Z" w16du:dateUtc="2025-07-29T09:32:00Z">
            <w:rPr>
              <w:sz w:val="24"/>
            </w:rPr>
          </w:rPrChange>
        </w:rPr>
        <w:t xml:space="preserve"> </w:t>
      </w:r>
      <w:r w:rsidR="00933247" w:rsidRPr="001C2B75">
        <w:rPr>
          <w:rFonts w:asciiTheme="minorHAnsi" w:hAnsiTheme="minorHAnsi" w:cstheme="minorHAnsi"/>
          <w:sz w:val="24"/>
          <w:rPrChange w:id="589" w:author="Kush Khalasi" w:date="2025-07-29T15:02:00Z" w16du:dateUtc="2025-07-29T09:32:00Z">
            <w:rPr>
              <w:sz w:val="24"/>
            </w:rPr>
          </w:rPrChange>
        </w:rPr>
        <w:t xml:space="preserve">, a </w:t>
      </w:r>
      <w:r w:rsidR="00443043" w:rsidRPr="001C2B75">
        <w:rPr>
          <w:rFonts w:asciiTheme="minorHAnsi" w:hAnsiTheme="minorHAnsi" w:cstheme="minorHAnsi"/>
          <w:sz w:val="24"/>
          <w:rPrChange w:id="590" w:author="Kush Khalasi" w:date="2025-07-29T15:02:00Z" w16du:dateUtc="2025-07-29T09:32:00Z">
            <w:rPr>
              <w:sz w:val="24"/>
            </w:rPr>
          </w:rPrChange>
        </w:rPr>
        <w:t xml:space="preserve">Carrier Compliance team </w:t>
      </w:r>
      <w:r w:rsidR="00933247" w:rsidRPr="001C2B75">
        <w:rPr>
          <w:rFonts w:asciiTheme="minorHAnsi" w:hAnsiTheme="minorHAnsi" w:cstheme="minorHAnsi"/>
          <w:sz w:val="24"/>
          <w:rPrChange w:id="591" w:author="Kush Khalasi" w:date="2025-07-29T15:02:00Z" w16du:dateUtc="2025-07-29T09:32:00Z">
            <w:rPr>
              <w:sz w:val="24"/>
            </w:rPr>
          </w:rPrChange>
        </w:rPr>
        <w:t>that reviews carrier risk insights</w:t>
      </w:r>
      <w:r w:rsidR="00B46D20" w:rsidRPr="001C2B75">
        <w:rPr>
          <w:rFonts w:asciiTheme="minorHAnsi" w:hAnsiTheme="minorHAnsi" w:cstheme="minorHAnsi"/>
          <w:sz w:val="24"/>
          <w:rPrChange w:id="592" w:author="Kush Khalasi" w:date="2025-07-29T15:02:00Z" w16du:dateUtc="2025-07-29T09:32:00Z">
            <w:rPr>
              <w:sz w:val="24"/>
            </w:rPr>
          </w:rPrChange>
        </w:rPr>
        <w:t xml:space="preserve"> and enters fraud incidents into record</w:t>
      </w:r>
      <w:r w:rsidR="00933247" w:rsidRPr="001C2B75">
        <w:rPr>
          <w:rFonts w:asciiTheme="minorHAnsi" w:hAnsiTheme="minorHAnsi" w:cstheme="minorHAnsi"/>
          <w:sz w:val="24"/>
          <w:rPrChange w:id="593" w:author="Kush Khalasi" w:date="2025-07-29T15:02:00Z" w16du:dateUtc="2025-07-29T09:32:00Z">
            <w:rPr>
              <w:sz w:val="24"/>
            </w:rPr>
          </w:rPrChange>
        </w:rPr>
        <w:t xml:space="preserve">, </w:t>
      </w:r>
      <w:r w:rsidR="00BE1546" w:rsidRPr="001C2B75">
        <w:rPr>
          <w:rFonts w:asciiTheme="minorHAnsi" w:hAnsiTheme="minorHAnsi" w:cstheme="minorHAnsi"/>
          <w:sz w:val="24"/>
          <w:rPrChange w:id="594" w:author="Kush Khalasi" w:date="2025-07-29T15:02:00Z" w16du:dateUtc="2025-07-29T09:32:00Z">
            <w:rPr>
              <w:sz w:val="24"/>
            </w:rPr>
          </w:rPrChange>
        </w:rPr>
        <w:t xml:space="preserve">KnowBe4 security training </w:t>
      </w:r>
      <w:r w:rsidR="00976EC3" w:rsidRPr="001C2B75">
        <w:rPr>
          <w:rFonts w:asciiTheme="minorHAnsi" w:hAnsiTheme="minorHAnsi" w:cstheme="minorHAnsi"/>
          <w:sz w:val="24"/>
          <w:rPrChange w:id="595" w:author="Kush Khalasi" w:date="2025-07-29T15:02:00Z" w16du:dateUtc="2025-07-29T09:32:00Z">
            <w:rPr>
              <w:sz w:val="24"/>
            </w:rPr>
          </w:rPrChange>
        </w:rPr>
        <w:t xml:space="preserve">overseen by Education, </w:t>
      </w:r>
      <w:r w:rsidR="00BE1546" w:rsidRPr="001C2B75">
        <w:rPr>
          <w:rFonts w:asciiTheme="minorHAnsi" w:hAnsiTheme="minorHAnsi" w:cstheme="minorHAnsi"/>
          <w:sz w:val="24"/>
          <w:rPrChange w:id="596" w:author="Kush Khalasi" w:date="2025-07-29T15:02:00Z" w16du:dateUtc="2025-07-29T09:32:00Z">
            <w:rPr>
              <w:sz w:val="24"/>
            </w:rPr>
          </w:rPrChange>
        </w:rPr>
        <w:t>and phishing simulations</w:t>
      </w:r>
      <w:r w:rsidR="00976EC3" w:rsidRPr="001C2B75">
        <w:rPr>
          <w:rFonts w:asciiTheme="minorHAnsi" w:hAnsiTheme="minorHAnsi" w:cstheme="minorHAnsi"/>
          <w:sz w:val="24"/>
          <w:rPrChange w:id="597" w:author="Kush Khalasi" w:date="2025-07-29T15:02:00Z" w16du:dateUtc="2025-07-29T09:32:00Z">
            <w:rPr>
              <w:sz w:val="24"/>
            </w:rPr>
          </w:rPrChange>
        </w:rPr>
        <w:t xml:space="preserve"> overseen by our technology team</w:t>
      </w:r>
      <w:r w:rsidRPr="001C2B75">
        <w:rPr>
          <w:rFonts w:asciiTheme="minorHAnsi" w:hAnsiTheme="minorHAnsi" w:cstheme="minorHAnsi"/>
          <w:sz w:val="24"/>
          <w:rPrChange w:id="598" w:author="Kush Khalasi" w:date="2025-07-29T15:02:00Z" w16du:dateUtc="2025-07-29T09:32:00Z">
            <w:rPr>
              <w:sz w:val="24"/>
            </w:rPr>
          </w:rPrChange>
        </w:rPr>
        <w:t>.</w:t>
      </w:r>
      <w:r w:rsidRPr="001C2B75">
        <w:rPr>
          <w:rFonts w:asciiTheme="minorHAnsi" w:hAnsiTheme="minorHAnsi" w:cstheme="minorHAnsi"/>
          <w:spacing w:val="-3"/>
          <w:sz w:val="24"/>
          <w:rPrChange w:id="599" w:author="Kush Khalasi" w:date="2025-07-29T15:02:00Z" w16du:dateUtc="2025-07-29T09:32:00Z">
            <w:rPr>
              <w:spacing w:val="-3"/>
              <w:sz w:val="24"/>
            </w:rPr>
          </w:rPrChange>
        </w:rPr>
        <w:t xml:space="preserve"> </w:t>
      </w:r>
      <w:r w:rsidRPr="001C2B75">
        <w:rPr>
          <w:rFonts w:asciiTheme="minorHAnsi" w:hAnsiTheme="minorHAnsi" w:cstheme="minorHAnsi"/>
          <w:sz w:val="24"/>
          <w:rPrChange w:id="600" w:author="Kush Khalasi" w:date="2025-07-29T15:02:00Z" w16du:dateUtc="2025-07-29T09:32:00Z">
            <w:rPr>
              <w:sz w:val="24"/>
            </w:rPr>
          </w:rPrChange>
        </w:rPr>
        <w:t>Regular</w:t>
      </w:r>
      <w:r w:rsidRPr="001C2B75">
        <w:rPr>
          <w:rFonts w:asciiTheme="minorHAnsi" w:hAnsiTheme="minorHAnsi" w:cstheme="minorHAnsi"/>
          <w:spacing w:val="-2"/>
          <w:sz w:val="24"/>
          <w:rPrChange w:id="601" w:author="Kush Khalasi" w:date="2025-07-29T15:02:00Z" w16du:dateUtc="2025-07-29T09:32:00Z">
            <w:rPr>
              <w:spacing w:val="-2"/>
              <w:sz w:val="24"/>
            </w:rPr>
          </w:rPrChange>
        </w:rPr>
        <w:t xml:space="preserve"> </w:t>
      </w:r>
      <w:r w:rsidRPr="001C2B75">
        <w:rPr>
          <w:rFonts w:asciiTheme="minorHAnsi" w:hAnsiTheme="minorHAnsi" w:cstheme="minorHAnsi"/>
          <w:sz w:val="24"/>
          <w:rPrChange w:id="602" w:author="Kush Khalasi" w:date="2025-07-29T15:02:00Z" w16du:dateUtc="2025-07-29T09:32:00Z">
            <w:rPr>
              <w:sz w:val="24"/>
            </w:rPr>
          </w:rPrChange>
        </w:rPr>
        <w:t xml:space="preserve">reviews of controls, reports, and incidents are conducted to identify areas for improvement. </w:t>
      </w:r>
    </w:p>
    <w:p w14:paraId="059EBFCA" w14:textId="7DC6EF13" w:rsidR="006E1F3C" w:rsidRPr="001C2B75" w:rsidRDefault="006E1F3C" w:rsidP="00F74EBE">
      <w:pPr>
        <w:pStyle w:val="ListParagraph"/>
        <w:tabs>
          <w:tab w:val="left" w:pos="480"/>
        </w:tabs>
        <w:spacing w:line="259" w:lineRule="auto"/>
        <w:ind w:right="480" w:firstLine="0"/>
        <w:jc w:val="both"/>
        <w:rPr>
          <w:rFonts w:asciiTheme="minorHAnsi" w:hAnsiTheme="minorHAnsi" w:cstheme="minorHAnsi"/>
          <w:sz w:val="24"/>
          <w:rPrChange w:id="603" w:author="Kush Khalasi" w:date="2025-07-29T15:02:00Z" w16du:dateUtc="2025-07-29T09:32:00Z">
            <w:rPr>
              <w:sz w:val="24"/>
            </w:rPr>
          </w:rPrChange>
        </w:rPr>
      </w:pPr>
    </w:p>
    <w:p w14:paraId="059EBFCB" w14:textId="77777777" w:rsidR="006E1F3C" w:rsidRPr="001C2B75" w:rsidRDefault="00000000">
      <w:pPr>
        <w:pStyle w:val="Heading2"/>
        <w:numPr>
          <w:ilvl w:val="1"/>
          <w:numId w:val="2"/>
        </w:numPr>
        <w:tabs>
          <w:tab w:val="left" w:pos="569"/>
        </w:tabs>
        <w:spacing w:before="0"/>
        <w:ind w:left="569" w:hanging="449"/>
        <w:rPr>
          <w:rFonts w:asciiTheme="minorHAnsi" w:hAnsiTheme="minorHAnsi" w:cstheme="minorHAnsi"/>
          <w:u w:val="none"/>
          <w:rPrChange w:id="604" w:author="Kush Khalasi" w:date="2025-07-29T15:02:00Z" w16du:dateUtc="2025-07-29T09:32:00Z">
            <w:rPr>
              <w:u w:val="none"/>
            </w:rPr>
          </w:rPrChange>
        </w:rPr>
      </w:pPr>
      <w:r w:rsidRPr="001C2B75">
        <w:rPr>
          <w:rFonts w:asciiTheme="minorHAnsi" w:hAnsiTheme="minorHAnsi" w:cstheme="minorHAnsi"/>
          <w:rPrChange w:id="605" w:author="Kush Khalasi" w:date="2025-07-29T15:02:00Z" w16du:dateUtc="2025-07-29T09:32:00Z">
            <w:rPr/>
          </w:rPrChange>
        </w:rPr>
        <w:t>Money</w:t>
      </w:r>
      <w:r w:rsidRPr="001C2B75">
        <w:rPr>
          <w:rFonts w:asciiTheme="minorHAnsi" w:hAnsiTheme="minorHAnsi" w:cstheme="minorHAnsi"/>
          <w:spacing w:val="-12"/>
          <w:rPrChange w:id="606" w:author="Kush Khalasi" w:date="2025-07-29T15:02:00Z" w16du:dateUtc="2025-07-29T09:32:00Z">
            <w:rPr>
              <w:spacing w:val="-12"/>
            </w:rPr>
          </w:rPrChange>
        </w:rPr>
        <w:t xml:space="preserve"> </w:t>
      </w:r>
      <w:r w:rsidRPr="001C2B75">
        <w:rPr>
          <w:rFonts w:asciiTheme="minorHAnsi" w:hAnsiTheme="minorHAnsi" w:cstheme="minorHAnsi"/>
          <w:spacing w:val="-2"/>
          <w:rPrChange w:id="607" w:author="Kush Khalasi" w:date="2025-07-29T15:02:00Z" w16du:dateUtc="2025-07-29T09:32:00Z">
            <w:rPr>
              <w:spacing w:val="-2"/>
            </w:rPr>
          </w:rPrChange>
        </w:rPr>
        <w:t>Laundering:</w:t>
      </w:r>
    </w:p>
    <w:p w14:paraId="059EBFCD" w14:textId="11FED845" w:rsidR="006E1F3C" w:rsidRPr="001C2B75" w:rsidRDefault="00000000" w:rsidP="00DE0000">
      <w:pPr>
        <w:pStyle w:val="ListParagraph"/>
        <w:tabs>
          <w:tab w:val="left" w:pos="630"/>
        </w:tabs>
        <w:spacing w:before="184" w:line="259" w:lineRule="auto"/>
        <w:ind w:left="540" w:right="483" w:firstLine="0"/>
        <w:jc w:val="both"/>
        <w:rPr>
          <w:rFonts w:asciiTheme="minorHAnsi" w:hAnsiTheme="minorHAnsi" w:cstheme="minorHAnsi"/>
          <w:sz w:val="24"/>
          <w:rPrChange w:id="608" w:author="Kush Khalasi" w:date="2025-07-29T15:02:00Z" w16du:dateUtc="2025-07-29T09:32:00Z">
            <w:rPr>
              <w:sz w:val="24"/>
            </w:rPr>
          </w:rPrChange>
        </w:rPr>
      </w:pPr>
      <w:r w:rsidRPr="001C2B75">
        <w:rPr>
          <w:rFonts w:asciiTheme="minorHAnsi" w:hAnsiTheme="minorHAnsi" w:cstheme="minorHAnsi"/>
          <w:b/>
          <w:sz w:val="24"/>
          <w:rPrChange w:id="609" w:author="Kush Khalasi" w:date="2025-07-29T15:02:00Z" w16du:dateUtc="2025-07-29T09:32:00Z">
            <w:rPr>
              <w:b/>
              <w:sz w:val="24"/>
            </w:rPr>
          </w:rPrChange>
        </w:rPr>
        <w:t>Know</w:t>
      </w:r>
      <w:r w:rsidRPr="001C2B75">
        <w:rPr>
          <w:rFonts w:asciiTheme="minorHAnsi" w:hAnsiTheme="minorHAnsi" w:cstheme="minorHAnsi"/>
          <w:b/>
          <w:spacing w:val="-6"/>
          <w:sz w:val="24"/>
          <w:rPrChange w:id="610" w:author="Kush Khalasi" w:date="2025-07-29T15:02:00Z" w16du:dateUtc="2025-07-29T09:32:00Z">
            <w:rPr>
              <w:b/>
              <w:spacing w:val="-6"/>
              <w:sz w:val="24"/>
            </w:rPr>
          </w:rPrChange>
        </w:rPr>
        <w:t xml:space="preserve"> </w:t>
      </w:r>
      <w:r w:rsidRPr="001C2B75">
        <w:rPr>
          <w:rFonts w:asciiTheme="minorHAnsi" w:hAnsiTheme="minorHAnsi" w:cstheme="minorHAnsi"/>
          <w:b/>
          <w:sz w:val="24"/>
          <w:rPrChange w:id="611" w:author="Kush Khalasi" w:date="2025-07-29T15:02:00Z" w16du:dateUtc="2025-07-29T09:32:00Z">
            <w:rPr>
              <w:b/>
              <w:sz w:val="24"/>
            </w:rPr>
          </w:rPrChange>
        </w:rPr>
        <w:t>Your</w:t>
      </w:r>
      <w:r w:rsidRPr="001C2B75">
        <w:rPr>
          <w:rFonts w:asciiTheme="minorHAnsi" w:hAnsiTheme="minorHAnsi" w:cstheme="minorHAnsi"/>
          <w:b/>
          <w:spacing w:val="-6"/>
          <w:sz w:val="24"/>
          <w:rPrChange w:id="612" w:author="Kush Khalasi" w:date="2025-07-29T15:02:00Z" w16du:dateUtc="2025-07-29T09:32:00Z">
            <w:rPr>
              <w:b/>
              <w:spacing w:val="-6"/>
              <w:sz w:val="24"/>
            </w:rPr>
          </w:rPrChange>
        </w:rPr>
        <w:t xml:space="preserve"> </w:t>
      </w:r>
      <w:r w:rsidRPr="001C2B75">
        <w:rPr>
          <w:rFonts w:asciiTheme="minorHAnsi" w:hAnsiTheme="minorHAnsi" w:cstheme="minorHAnsi"/>
          <w:b/>
          <w:sz w:val="24"/>
          <w:rPrChange w:id="613" w:author="Kush Khalasi" w:date="2025-07-29T15:02:00Z" w16du:dateUtc="2025-07-29T09:32:00Z">
            <w:rPr>
              <w:b/>
              <w:sz w:val="24"/>
            </w:rPr>
          </w:rPrChange>
        </w:rPr>
        <w:t>Customer</w:t>
      </w:r>
      <w:r w:rsidRPr="001C2B75">
        <w:rPr>
          <w:rFonts w:asciiTheme="minorHAnsi" w:hAnsiTheme="minorHAnsi" w:cstheme="minorHAnsi"/>
          <w:b/>
          <w:spacing w:val="-4"/>
          <w:sz w:val="24"/>
          <w:rPrChange w:id="614" w:author="Kush Khalasi" w:date="2025-07-29T15:02:00Z" w16du:dateUtc="2025-07-29T09:32:00Z">
            <w:rPr>
              <w:b/>
              <w:spacing w:val="-4"/>
              <w:sz w:val="24"/>
            </w:rPr>
          </w:rPrChange>
        </w:rPr>
        <w:t xml:space="preserve"> </w:t>
      </w:r>
      <w:r w:rsidRPr="001C2B75">
        <w:rPr>
          <w:rFonts w:asciiTheme="minorHAnsi" w:hAnsiTheme="minorHAnsi" w:cstheme="minorHAnsi"/>
          <w:b/>
          <w:sz w:val="24"/>
          <w:rPrChange w:id="615" w:author="Kush Khalasi" w:date="2025-07-29T15:02:00Z" w16du:dateUtc="2025-07-29T09:32:00Z">
            <w:rPr>
              <w:b/>
              <w:sz w:val="24"/>
            </w:rPr>
          </w:rPrChange>
        </w:rPr>
        <w:t>(KYC)</w:t>
      </w:r>
      <w:r w:rsidRPr="001C2B75">
        <w:rPr>
          <w:rFonts w:asciiTheme="minorHAnsi" w:hAnsiTheme="minorHAnsi" w:cstheme="minorHAnsi"/>
          <w:b/>
          <w:spacing w:val="-5"/>
          <w:sz w:val="24"/>
          <w:rPrChange w:id="616" w:author="Kush Khalasi" w:date="2025-07-29T15:02:00Z" w16du:dateUtc="2025-07-29T09:32:00Z">
            <w:rPr>
              <w:b/>
              <w:spacing w:val="-5"/>
              <w:sz w:val="24"/>
            </w:rPr>
          </w:rPrChange>
        </w:rPr>
        <w:t xml:space="preserve"> </w:t>
      </w:r>
      <w:r w:rsidRPr="001C2B75">
        <w:rPr>
          <w:rFonts w:asciiTheme="minorHAnsi" w:hAnsiTheme="minorHAnsi" w:cstheme="minorHAnsi"/>
          <w:b/>
          <w:sz w:val="24"/>
          <w:rPrChange w:id="617" w:author="Kush Khalasi" w:date="2025-07-29T15:02:00Z" w16du:dateUtc="2025-07-29T09:32:00Z">
            <w:rPr>
              <w:b/>
              <w:sz w:val="24"/>
            </w:rPr>
          </w:rPrChange>
        </w:rPr>
        <w:t>Practices:</w:t>
      </w:r>
      <w:r w:rsidRPr="001C2B75">
        <w:rPr>
          <w:rFonts w:asciiTheme="minorHAnsi" w:hAnsiTheme="minorHAnsi" w:cstheme="minorHAnsi"/>
          <w:b/>
          <w:spacing w:val="-3"/>
          <w:sz w:val="24"/>
          <w:rPrChange w:id="618" w:author="Kush Khalasi" w:date="2025-07-29T15:02:00Z" w16du:dateUtc="2025-07-29T09:32:00Z">
            <w:rPr>
              <w:b/>
              <w:spacing w:val="-3"/>
              <w:sz w:val="24"/>
            </w:rPr>
          </w:rPrChange>
        </w:rPr>
        <w:t xml:space="preserve"> </w:t>
      </w:r>
      <w:r w:rsidRPr="001C2B75">
        <w:rPr>
          <w:rFonts w:asciiTheme="minorHAnsi" w:hAnsiTheme="minorHAnsi" w:cstheme="minorHAnsi"/>
          <w:sz w:val="24"/>
          <w:rPrChange w:id="619" w:author="Kush Khalasi" w:date="2025-07-29T15:02:00Z" w16du:dateUtc="2025-07-29T09:32:00Z">
            <w:rPr>
              <w:sz w:val="24"/>
            </w:rPr>
          </w:rPrChange>
        </w:rPr>
        <w:t>Establishing</w:t>
      </w:r>
      <w:r w:rsidRPr="001C2B75">
        <w:rPr>
          <w:rFonts w:asciiTheme="minorHAnsi" w:hAnsiTheme="minorHAnsi" w:cstheme="minorHAnsi"/>
          <w:spacing w:val="-5"/>
          <w:sz w:val="24"/>
          <w:rPrChange w:id="620" w:author="Kush Khalasi" w:date="2025-07-29T15:02:00Z" w16du:dateUtc="2025-07-29T09:32:00Z">
            <w:rPr>
              <w:spacing w:val="-5"/>
              <w:sz w:val="24"/>
            </w:rPr>
          </w:rPrChange>
        </w:rPr>
        <w:t xml:space="preserve"> </w:t>
      </w:r>
      <w:r w:rsidRPr="001C2B75">
        <w:rPr>
          <w:rFonts w:asciiTheme="minorHAnsi" w:hAnsiTheme="minorHAnsi" w:cstheme="minorHAnsi"/>
          <w:sz w:val="24"/>
          <w:rPrChange w:id="621" w:author="Kush Khalasi" w:date="2025-07-29T15:02:00Z" w16du:dateUtc="2025-07-29T09:32:00Z">
            <w:rPr>
              <w:sz w:val="24"/>
            </w:rPr>
          </w:rPrChange>
        </w:rPr>
        <w:t>comprehensive</w:t>
      </w:r>
      <w:r w:rsidRPr="001C2B75">
        <w:rPr>
          <w:rFonts w:asciiTheme="minorHAnsi" w:hAnsiTheme="minorHAnsi" w:cstheme="minorHAnsi"/>
          <w:spacing w:val="-5"/>
          <w:sz w:val="24"/>
          <w:rPrChange w:id="622" w:author="Kush Khalasi" w:date="2025-07-29T15:02:00Z" w16du:dateUtc="2025-07-29T09:32:00Z">
            <w:rPr>
              <w:spacing w:val="-5"/>
              <w:sz w:val="24"/>
            </w:rPr>
          </w:rPrChange>
        </w:rPr>
        <w:t xml:space="preserve"> </w:t>
      </w:r>
      <w:r w:rsidRPr="001C2B75">
        <w:rPr>
          <w:rFonts w:asciiTheme="minorHAnsi" w:hAnsiTheme="minorHAnsi" w:cstheme="minorHAnsi"/>
          <w:sz w:val="24"/>
          <w:rPrChange w:id="623" w:author="Kush Khalasi" w:date="2025-07-29T15:02:00Z" w16du:dateUtc="2025-07-29T09:32:00Z">
            <w:rPr>
              <w:sz w:val="24"/>
            </w:rPr>
          </w:rPrChange>
        </w:rPr>
        <w:t>KYC</w:t>
      </w:r>
      <w:r w:rsidRPr="001C2B75">
        <w:rPr>
          <w:rFonts w:asciiTheme="minorHAnsi" w:hAnsiTheme="minorHAnsi" w:cstheme="minorHAnsi"/>
          <w:spacing w:val="-7"/>
          <w:sz w:val="24"/>
          <w:rPrChange w:id="624" w:author="Kush Khalasi" w:date="2025-07-29T15:02:00Z" w16du:dateUtc="2025-07-29T09:32:00Z">
            <w:rPr>
              <w:spacing w:val="-7"/>
              <w:sz w:val="24"/>
            </w:rPr>
          </w:rPrChange>
        </w:rPr>
        <w:t xml:space="preserve"> </w:t>
      </w:r>
      <w:r w:rsidRPr="001C2B75">
        <w:rPr>
          <w:rFonts w:asciiTheme="minorHAnsi" w:hAnsiTheme="minorHAnsi" w:cstheme="minorHAnsi"/>
          <w:sz w:val="24"/>
          <w:rPrChange w:id="625" w:author="Kush Khalasi" w:date="2025-07-29T15:02:00Z" w16du:dateUtc="2025-07-29T09:32:00Z">
            <w:rPr>
              <w:sz w:val="24"/>
            </w:rPr>
          </w:rPrChange>
        </w:rPr>
        <w:t>procedures</w:t>
      </w:r>
      <w:r w:rsidRPr="001C2B75">
        <w:rPr>
          <w:rFonts w:asciiTheme="minorHAnsi" w:hAnsiTheme="minorHAnsi" w:cstheme="minorHAnsi"/>
          <w:spacing w:val="-7"/>
          <w:sz w:val="24"/>
          <w:rPrChange w:id="626" w:author="Kush Khalasi" w:date="2025-07-29T15:02:00Z" w16du:dateUtc="2025-07-29T09:32:00Z">
            <w:rPr>
              <w:spacing w:val="-7"/>
              <w:sz w:val="24"/>
            </w:rPr>
          </w:rPrChange>
        </w:rPr>
        <w:t xml:space="preserve"> </w:t>
      </w:r>
      <w:r w:rsidRPr="001C2B75">
        <w:rPr>
          <w:rFonts w:asciiTheme="minorHAnsi" w:hAnsiTheme="minorHAnsi" w:cstheme="minorHAnsi"/>
          <w:sz w:val="24"/>
          <w:rPrChange w:id="627" w:author="Kush Khalasi" w:date="2025-07-29T15:02:00Z" w16du:dateUtc="2025-07-29T09:32:00Z">
            <w:rPr>
              <w:sz w:val="24"/>
            </w:rPr>
          </w:rPrChange>
        </w:rPr>
        <w:t>to</w:t>
      </w:r>
      <w:r w:rsidRPr="001C2B75">
        <w:rPr>
          <w:rFonts w:asciiTheme="minorHAnsi" w:hAnsiTheme="minorHAnsi" w:cstheme="minorHAnsi"/>
          <w:spacing w:val="-7"/>
          <w:sz w:val="24"/>
          <w:rPrChange w:id="628" w:author="Kush Khalasi" w:date="2025-07-29T15:02:00Z" w16du:dateUtc="2025-07-29T09:32:00Z">
            <w:rPr>
              <w:spacing w:val="-7"/>
              <w:sz w:val="24"/>
            </w:rPr>
          </w:rPrChange>
        </w:rPr>
        <w:t xml:space="preserve"> </w:t>
      </w:r>
      <w:r w:rsidRPr="001C2B75">
        <w:rPr>
          <w:rFonts w:asciiTheme="minorHAnsi" w:hAnsiTheme="minorHAnsi" w:cstheme="minorHAnsi"/>
          <w:sz w:val="24"/>
          <w:rPrChange w:id="629" w:author="Kush Khalasi" w:date="2025-07-29T15:02:00Z" w16du:dateUtc="2025-07-29T09:32:00Z">
            <w:rPr>
              <w:sz w:val="24"/>
            </w:rPr>
          </w:rPrChange>
        </w:rPr>
        <w:t>gather relevant information about customers, their source of funds, and the purpose of their transactions. We have implemented this strategy to achieve improved customer risk assessment and compliance by 2025.</w:t>
      </w:r>
    </w:p>
    <w:p w14:paraId="059EBFCE" w14:textId="77777777" w:rsidR="006E1F3C" w:rsidRPr="001C2B75" w:rsidRDefault="006E1F3C">
      <w:pPr>
        <w:pStyle w:val="BodyText"/>
        <w:spacing w:before="40"/>
        <w:ind w:left="0" w:firstLine="0"/>
        <w:jc w:val="left"/>
        <w:rPr>
          <w:rFonts w:asciiTheme="minorHAnsi" w:hAnsiTheme="minorHAnsi" w:cstheme="minorHAnsi"/>
          <w:rPrChange w:id="630" w:author="Kush Khalasi" w:date="2025-07-29T15:02:00Z" w16du:dateUtc="2025-07-29T09:32:00Z">
            <w:rPr/>
          </w:rPrChange>
        </w:rPr>
      </w:pPr>
    </w:p>
    <w:p w14:paraId="059EBFCF" w14:textId="77777777" w:rsidR="006E1F3C" w:rsidRPr="001C2B75" w:rsidRDefault="00000000">
      <w:pPr>
        <w:pStyle w:val="Heading2"/>
        <w:numPr>
          <w:ilvl w:val="1"/>
          <w:numId w:val="2"/>
        </w:numPr>
        <w:tabs>
          <w:tab w:val="left" w:pos="569"/>
        </w:tabs>
        <w:ind w:left="569" w:hanging="449"/>
        <w:rPr>
          <w:rFonts w:asciiTheme="minorHAnsi" w:hAnsiTheme="minorHAnsi" w:cstheme="minorHAnsi"/>
          <w:u w:val="none"/>
          <w:rPrChange w:id="631" w:author="Kush Khalasi" w:date="2025-07-29T15:02:00Z" w16du:dateUtc="2025-07-29T09:32:00Z">
            <w:rPr>
              <w:u w:val="none"/>
            </w:rPr>
          </w:rPrChange>
        </w:rPr>
      </w:pPr>
      <w:r w:rsidRPr="001C2B75">
        <w:rPr>
          <w:rFonts w:asciiTheme="minorHAnsi" w:hAnsiTheme="minorHAnsi" w:cstheme="minorHAnsi"/>
          <w:spacing w:val="-2"/>
          <w:rPrChange w:id="632" w:author="Kush Khalasi" w:date="2025-07-29T15:02:00Z" w16du:dateUtc="2025-07-29T09:32:00Z">
            <w:rPr>
              <w:spacing w:val="-2"/>
            </w:rPr>
          </w:rPrChange>
        </w:rPr>
        <w:t>Anti-Competitive</w:t>
      </w:r>
      <w:r w:rsidRPr="001C2B75">
        <w:rPr>
          <w:rFonts w:asciiTheme="minorHAnsi" w:hAnsiTheme="minorHAnsi" w:cstheme="minorHAnsi"/>
          <w:spacing w:val="7"/>
          <w:rPrChange w:id="633" w:author="Kush Khalasi" w:date="2025-07-29T15:02:00Z" w16du:dateUtc="2025-07-29T09:32:00Z">
            <w:rPr>
              <w:spacing w:val="7"/>
            </w:rPr>
          </w:rPrChange>
        </w:rPr>
        <w:t xml:space="preserve"> </w:t>
      </w:r>
      <w:r w:rsidRPr="001C2B75">
        <w:rPr>
          <w:rFonts w:asciiTheme="minorHAnsi" w:hAnsiTheme="minorHAnsi" w:cstheme="minorHAnsi"/>
          <w:spacing w:val="-2"/>
          <w:rPrChange w:id="634" w:author="Kush Khalasi" w:date="2025-07-29T15:02:00Z" w16du:dateUtc="2025-07-29T09:32:00Z">
            <w:rPr>
              <w:spacing w:val="-2"/>
            </w:rPr>
          </w:rPrChange>
        </w:rPr>
        <w:t>Practices:</w:t>
      </w:r>
    </w:p>
    <w:p w14:paraId="059EBFD2" w14:textId="657675D5" w:rsidR="006E1F3C" w:rsidRPr="001C2B75" w:rsidRDefault="00000000" w:rsidP="00DE0000">
      <w:pPr>
        <w:pStyle w:val="ListParagraph"/>
        <w:tabs>
          <w:tab w:val="left" w:pos="630"/>
        </w:tabs>
        <w:spacing w:before="184" w:line="259" w:lineRule="auto"/>
        <w:ind w:left="540" w:right="483" w:firstLine="0"/>
        <w:jc w:val="both"/>
        <w:rPr>
          <w:rFonts w:asciiTheme="minorHAnsi" w:hAnsiTheme="minorHAnsi" w:cstheme="minorHAnsi"/>
          <w:sz w:val="24"/>
          <w:rPrChange w:id="635" w:author="Kush Khalasi" w:date="2025-07-29T15:02:00Z" w16du:dateUtc="2025-07-29T09:32:00Z">
            <w:rPr>
              <w:sz w:val="24"/>
            </w:rPr>
          </w:rPrChange>
        </w:rPr>
      </w:pPr>
      <w:r w:rsidRPr="001C2B75">
        <w:rPr>
          <w:rFonts w:asciiTheme="minorHAnsi" w:hAnsiTheme="minorHAnsi" w:cstheme="minorHAnsi"/>
          <w:b/>
          <w:sz w:val="24"/>
          <w:rPrChange w:id="636" w:author="Kush Khalasi" w:date="2025-07-29T15:02:00Z" w16du:dateUtc="2025-07-29T09:32:00Z">
            <w:rPr>
              <w:b/>
              <w:sz w:val="24"/>
            </w:rPr>
          </w:rPrChange>
        </w:rPr>
        <w:t xml:space="preserve">Information Sharing Guidelines: </w:t>
      </w:r>
      <w:r w:rsidRPr="001C2B75">
        <w:rPr>
          <w:rFonts w:asciiTheme="minorHAnsi" w:hAnsiTheme="minorHAnsi" w:cstheme="minorHAnsi"/>
          <w:sz w:val="24"/>
          <w:rPrChange w:id="637" w:author="Kush Khalasi" w:date="2025-07-29T15:02:00Z" w16du:dateUtc="2025-07-29T09:32:00Z">
            <w:rPr>
              <w:sz w:val="24"/>
            </w:rPr>
          </w:rPrChange>
        </w:rPr>
        <w:t xml:space="preserve">Clear guidelines for information sharing within industry associations or platforms have been developed to prevent the exchange of sensitive </w:t>
      </w:r>
      <w:r w:rsidRPr="001C2B75">
        <w:rPr>
          <w:rFonts w:asciiTheme="minorHAnsi" w:hAnsiTheme="minorHAnsi" w:cstheme="minorHAnsi"/>
          <w:sz w:val="24"/>
          <w:rPrChange w:id="638" w:author="Kush Khalasi" w:date="2025-07-29T15:02:00Z" w16du:dateUtc="2025-07-29T09:32:00Z">
            <w:rPr>
              <w:sz w:val="24"/>
            </w:rPr>
          </w:rPrChange>
        </w:rPr>
        <w:lastRenderedPageBreak/>
        <w:t>competitive</w:t>
      </w:r>
      <w:r w:rsidRPr="001C2B75">
        <w:rPr>
          <w:rFonts w:asciiTheme="minorHAnsi" w:hAnsiTheme="minorHAnsi" w:cstheme="minorHAnsi"/>
          <w:spacing w:val="-6"/>
          <w:sz w:val="24"/>
          <w:rPrChange w:id="639" w:author="Kush Khalasi" w:date="2025-07-29T15:02:00Z" w16du:dateUtc="2025-07-29T09:32:00Z">
            <w:rPr>
              <w:spacing w:val="-6"/>
              <w:sz w:val="24"/>
            </w:rPr>
          </w:rPrChange>
        </w:rPr>
        <w:t xml:space="preserve"> </w:t>
      </w:r>
      <w:r w:rsidRPr="001C2B75">
        <w:rPr>
          <w:rFonts w:asciiTheme="minorHAnsi" w:hAnsiTheme="minorHAnsi" w:cstheme="minorHAnsi"/>
          <w:sz w:val="24"/>
          <w:rPrChange w:id="640" w:author="Kush Khalasi" w:date="2025-07-29T15:02:00Z" w16du:dateUtc="2025-07-29T09:32:00Z">
            <w:rPr>
              <w:sz w:val="24"/>
            </w:rPr>
          </w:rPrChange>
        </w:rPr>
        <w:t>information,</w:t>
      </w:r>
      <w:r w:rsidRPr="001C2B75">
        <w:rPr>
          <w:rFonts w:asciiTheme="minorHAnsi" w:hAnsiTheme="minorHAnsi" w:cstheme="minorHAnsi"/>
          <w:spacing w:val="-8"/>
          <w:sz w:val="24"/>
          <w:rPrChange w:id="641" w:author="Kush Khalasi" w:date="2025-07-29T15:02:00Z" w16du:dateUtc="2025-07-29T09:32:00Z">
            <w:rPr>
              <w:spacing w:val="-8"/>
              <w:sz w:val="24"/>
            </w:rPr>
          </w:rPrChange>
        </w:rPr>
        <w:t xml:space="preserve"> </w:t>
      </w:r>
      <w:r w:rsidRPr="001C2B75">
        <w:rPr>
          <w:rFonts w:asciiTheme="minorHAnsi" w:hAnsiTheme="minorHAnsi" w:cstheme="minorHAnsi"/>
          <w:sz w:val="24"/>
          <w:rPrChange w:id="642" w:author="Kush Khalasi" w:date="2025-07-29T15:02:00Z" w16du:dateUtc="2025-07-29T09:32:00Z">
            <w:rPr>
              <w:sz w:val="24"/>
            </w:rPr>
          </w:rPrChange>
        </w:rPr>
        <w:t>which</w:t>
      </w:r>
      <w:r w:rsidRPr="001C2B75">
        <w:rPr>
          <w:rFonts w:asciiTheme="minorHAnsi" w:hAnsiTheme="minorHAnsi" w:cstheme="minorHAnsi"/>
          <w:spacing w:val="-5"/>
          <w:sz w:val="24"/>
          <w:rPrChange w:id="643" w:author="Kush Khalasi" w:date="2025-07-29T15:02:00Z" w16du:dateUtc="2025-07-29T09:32:00Z">
            <w:rPr>
              <w:spacing w:val="-5"/>
              <w:sz w:val="24"/>
            </w:rPr>
          </w:rPrChange>
        </w:rPr>
        <w:t xml:space="preserve"> </w:t>
      </w:r>
      <w:r w:rsidRPr="001C2B75">
        <w:rPr>
          <w:rFonts w:asciiTheme="minorHAnsi" w:hAnsiTheme="minorHAnsi" w:cstheme="minorHAnsi"/>
          <w:sz w:val="24"/>
          <w:rPrChange w:id="644" w:author="Kush Khalasi" w:date="2025-07-29T15:02:00Z" w16du:dateUtc="2025-07-29T09:32:00Z">
            <w:rPr>
              <w:sz w:val="24"/>
            </w:rPr>
          </w:rPrChange>
        </w:rPr>
        <w:t>could</w:t>
      </w:r>
      <w:r w:rsidRPr="001C2B75">
        <w:rPr>
          <w:rFonts w:asciiTheme="minorHAnsi" w:hAnsiTheme="minorHAnsi" w:cstheme="minorHAnsi"/>
          <w:spacing w:val="-5"/>
          <w:sz w:val="24"/>
          <w:rPrChange w:id="645" w:author="Kush Khalasi" w:date="2025-07-29T15:02:00Z" w16du:dateUtc="2025-07-29T09:32:00Z">
            <w:rPr>
              <w:spacing w:val="-5"/>
              <w:sz w:val="24"/>
            </w:rPr>
          </w:rPrChange>
        </w:rPr>
        <w:t xml:space="preserve"> </w:t>
      </w:r>
      <w:r w:rsidRPr="001C2B75">
        <w:rPr>
          <w:rFonts w:asciiTheme="minorHAnsi" w:hAnsiTheme="minorHAnsi" w:cstheme="minorHAnsi"/>
          <w:sz w:val="24"/>
          <w:rPrChange w:id="646" w:author="Kush Khalasi" w:date="2025-07-29T15:02:00Z" w16du:dateUtc="2025-07-29T09:32:00Z">
            <w:rPr>
              <w:sz w:val="24"/>
            </w:rPr>
          </w:rPrChange>
        </w:rPr>
        <w:t>lead</w:t>
      </w:r>
      <w:r w:rsidRPr="001C2B75">
        <w:rPr>
          <w:rFonts w:asciiTheme="minorHAnsi" w:hAnsiTheme="minorHAnsi" w:cstheme="minorHAnsi"/>
          <w:spacing w:val="-7"/>
          <w:sz w:val="24"/>
          <w:rPrChange w:id="647" w:author="Kush Khalasi" w:date="2025-07-29T15:02:00Z" w16du:dateUtc="2025-07-29T09:32:00Z">
            <w:rPr>
              <w:spacing w:val="-7"/>
              <w:sz w:val="24"/>
            </w:rPr>
          </w:rPrChange>
        </w:rPr>
        <w:t xml:space="preserve"> </w:t>
      </w:r>
      <w:r w:rsidRPr="001C2B75">
        <w:rPr>
          <w:rFonts w:asciiTheme="minorHAnsi" w:hAnsiTheme="minorHAnsi" w:cstheme="minorHAnsi"/>
          <w:sz w:val="24"/>
          <w:rPrChange w:id="648" w:author="Kush Khalasi" w:date="2025-07-29T15:02:00Z" w16du:dateUtc="2025-07-29T09:32:00Z">
            <w:rPr>
              <w:sz w:val="24"/>
            </w:rPr>
          </w:rPrChange>
        </w:rPr>
        <w:t>to</w:t>
      </w:r>
      <w:r w:rsidRPr="001C2B75">
        <w:rPr>
          <w:rFonts w:asciiTheme="minorHAnsi" w:hAnsiTheme="minorHAnsi" w:cstheme="minorHAnsi"/>
          <w:spacing w:val="-8"/>
          <w:sz w:val="24"/>
          <w:rPrChange w:id="649" w:author="Kush Khalasi" w:date="2025-07-29T15:02:00Z" w16du:dateUtc="2025-07-29T09:32:00Z">
            <w:rPr>
              <w:spacing w:val="-8"/>
              <w:sz w:val="24"/>
            </w:rPr>
          </w:rPrChange>
        </w:rPr>
        <w:t xml:space="preserve"> </w:t>
      </w:r>
      <w:r w:rsidRPr="001C2B75">
        <w:rPr>
          <w:rFonts w:asciiTheme="minorHAnsi" w:hAnsiTheme="minorHAnsi" w:cstheme="minorHAnsi"/>
          <w:sz w:val="24"/>
          <w:rPrChange w:id="650" w:author="Kush Khalasi" w:date="2025-07-29T15:02:00Z" w16du:dateUtc="2025-07-29T09:32:00Z">
            <w:rPr>
              <w:sz w:val="24"/>
            </w:rPr>
          </w:rPrChange>
        </w:rPr>
        <w:t>collusion</w:t>
      </w:r>
      <w:r w:rsidRPr="001C2B75">
        <w:rPr>
          <w:rFonts w:asciiTheme="minorHAnsi" w:hAnsiTheme="minorHAnsi" w:cstheme="minorHAnsi"/>
          <w:spacing w:val="-7"/>
          <w:sz w:val="24"/>
          <w:rPrChange w:id="651" w:author="Kush Khalasi" w:date="2025-07-29T15:02:00Z" w16du:dateUtc="2025-07-29T09:32:00Z">
            <w:rPr>
              <w:spacing w:val="-7"/>
              <w:sz w:val="24"/>
            </w:rPr>
          </w:rPrChange>
        </w:rPr>
        <w:t xml:space="preserve"> </w:t>
      </w:r>
      <w:r w:rsidRPr="001C2B75">
        <w:rPr>
          <w:rFonts w:asciiTheme="minorHAnsi" w:hAnsiTheme="minorHAnsi" w:cstheme="minorHAnsi"/>
          <w:sz w:val="24"/>
          <w:rPrChange w:id="652" w:author="Kush Khalasi" w:date="2025-07-29T15:02:00Z" w16du:dateUtc="2025-07-29T09:32:00Z">
            <w:rPr>
              <w:sz w:val="24"/>
            </w:rPr>
          </w:rPrChange>
        </w:rPr>
        <w:t>or</w:t>
      </w:r>
      <w:r w:rsidRPr="001C2B75">
        <w:rPr>
          <w:rFonts w:asciiTheme="minorHAnsi" w:hAnsiTheme="minorHAnsi" w:cstheme="minorHAnsi"/>
          <w:spacing w:val="-5"/>
          <w:sz w:val="24"/>
          <w:rPrChange w:id="653" w:author="Kush Khalasi" w:date="2025-07-29T15:02:00Z" w16du:dateUtc="2025-07-29T09:32:00Z">
            <w:rPr>
              <w:spacing w:val="-5"/>
              <w:sz w:val="24"/>
            </w:rPr>
          </w:rPrChange>
        </w:rPr>
        <w:t xml:space="preserve"> </w:t>
      </w:r>
      <w:r w:rsidRPr="001C2B75">
        <w:rPr>
          <w:rFonts w:asciiTheme="minorHAnsi" w:hAnsiTheme="minorHAnsi" w:cstheme="minorHAnsi"/>
          <w:sz w:val="24"/>
          <w:rPrChange w:id="654" w:author="Kush Khalasi" w:date="2025-07-29T15:02:00Z" w16du:dateUtc="2025-07-29T09:32:00Z">
            <w:rPr>
              <w:sz w:val="24"/>
            </w:rPr>
          </w:rPrChange>
        </w:rPr>
        <w:t>market</w:t>
      </w:r>
      <w:r w:rsidRPr="001C2B75">
        <w:rPr>
          <w:rFonts w:asciiTheme="minorHAnsi" w:hAnsiTheme="minorHAnsi" w:cstheme="minorHAnsi"/>
          <w:spacing w:val="-4"/>
          <w:sz w:val="24"/>
          <w:rPrChange w:id="655" w:author="Kush Khalasi" w:date="2025-07-29T15:02:00Z" w16du:dateUtc="2025-07-29T09:32:00Z">
            <w:rPr>
              <w:spacing w:val="-4"/>
              <w:sz w:val="24"/>
            </w:rPr>
          </w:rPrChange>
        </w:rPr>
        <w:t xml:space="preserve"> </w:t>
      </w:r>
      <w:r w:rsidRPr="001C2B75">
        <w:rPr>
          <w:rFonts w:asciiTheme="minorHAnsi" w:hAnsiTheme="minorHAnsi" w:cstheme="minorHAnsi"/>
          <w:sz w:val="24"/>
          <w:rPrChange w:id="656" w:author="Kush Khalasi" w:date="2025-07-29T15:02:00Z" w16du:dateUtc="2025-07-29T09:32:00Z">
            <w:rPr>
              <w:sz w:val="24"/>
            </w:rPr>
          </w:rPrChange>
        </w:rPr>
        <w:t>manipulation.</w:t>
      </w:r>
    </w:p>
    <w:p w14:paraId="78D07797" w14:textId="77777777" w:rsidR="00173BB1" w:rsidRPr="001C2B75" w:rsidRDefault="00173BB1" w:rsidP="00DE0000">
      <w:pPr>
        <w:pStyle w:val="ListParagraph"/>
        <w:tabs>
          <w:tab w:val="left" w:pos="630"/>
        </w:tabs>
        <w:spacing w:before="184" w:line="259" w:lineRule="auto"/>
        <w:ind w:left="540" w:right="483" w:firstLine="0"/>
        <w:jc w:val="both"/>
        <w:rPr>
          <w:rFonts w:asciiTheme="minorHAnsi" w:hAnsiTheme="minorHAnsi" w:cstheme="minorHAnsi"/>
          <w:sz w:val="24"/>
          <w:rPrChange w:id="657" w:author="Kush Khalasi" w:date="2025-07-29T15:02:00Z" w16du:dateUtc="2025-07-29T09:32:00Z">
            <w:rPr>
              <w:sz w:val="24"/>
            </w:rPr>
          </w:rPrChange>
        </w:rPr>
      </w:pPr>
    </w:p>
    <w:p w14:paraId="059EBFD4" w14:textId="77777777" w:rsidR="006E1F3C" w:rsidRPr="001C2B75" w:rsidRDefault="00000000">
      <w:pPr>
        <w:pStyle w:val="Heading2"/>
        <w:numPr>
          <w:ilvl w:val="1"/>
          <w:numId w:val="2"/>
        </w:numPr>
        <w:tabs>
          <w:tab w:val="left" w:pos="568"/>
        </w:tabs>
        <w:ind w:left="568" w:hanging="448"/>
        <w:rPr>
          <w:rFonts w:asciiTheme="minorHAnsi" w:hAnsiTheme="minorHAnsi" w:cstheme="minorHAnsi"/>
          <w:u w:val="none"/>
          <w:rPrChange w:id="658" w:author="Kush Khalasi" w:date="2025-07-29T15:02:00Z" w16du:dateUtc="2025-07-29T09:32:00Z">
            <w:rPr>
              <w:rFonts w:ascii="Cambria"/>
              <w:u w:val="none"/>
            </w:rPr>
          </w:rPrChange>
        </w:rPr>
      </w:pPr>
      <w:r w:rsidRPr="001C2B75">
        <w:rPr>
          <w:rFonts w:asciiTheme="minorHAnsi" w:hAnsiTheme="minorHAnsi" w:cstheme="minorHAnsi"/>
          <w:spacing w:val="-2"/>
          <w:rPrChange w:id="659" w:author="Kush Khalasi" w:date="2025-07-29T15:02:00Z" w16du:dateUtc="2025-07-29T09:32:00Z">
            <w:rPr>
              <w:spacing w:val="-2"/>
            </w:rPr>
          </w:rPrChange>
        </w:rPr>
        <w:t>Information</w:t>
      </w:r>
      <w:r w:rsidRPr="001C2B75">
        <w:rPr>
          <w:rFonts w:asciiTheme="minorHAnsi" w:hAnsiTheme="minorHAnsi" w:cstheme="minorHAnsi"/>
          <w:spacing w:val="3"/>
          <w:rPrChange w:id="660" w:author="Kush Khalasi" w:date="2025-07-29T15:02:00Z" w16du:dateUtc="2025-07-29T09:32:00Z">
            <w:rPr>
              <w:spacing w:val="3"/>
            </w:rPr>
          </w:rPrChange>
        </w:rPr>
        <w:t xml:space="preserve"> </w:t>
      </w:r>
      <w:r w:rsidRPr="001C2B75">
        <w:rPr>
          <w:rFonts w:asciiTheme="minorHAnsi" w:hAnsiTheme="minorHAnsi" w:cstheme="minorHAnsi"/>
          <w:spacing w:val="-2"/>
          <w:rPrChange w:id="661" w:author="Kush Khalasi" w:date="2025-07-29T15:02:00Z" w16du:dateUtc="2025-07-29T09:32:00Z">
            <w:rPr>
              <w:spacing w:val="-2"/>
            </w:rPr>
          </w:rPrChange>
        </w:rPr>
        <w:t>Security:</w:t>
      </w:r>
    </w:p>
    <w:p w14:paraId="1E6CCD2D" w14:textId="77777777" w:rsidR="002A3C20" w:rsidRPr="001C2B75" w:rsidRDefault="00000000" w:rsidP="00DE0000">
      <w:pPr>
        <w:pStyle w:val="ListParagraph"/>
        <w:numPr>
          <w:ilvl w:val="2"/>
          <w:numId w:val="2"/>
        </w:numPr>
        <w:tabs>
          <w:tab w:val="left" w:pos="630"/>
        </w:tabs>
        <w:spacing w:before="188" w:line="259" w:lineRule="auto"/>
        <w:ind w:left="540" w:right="480"/>
        <w:jc w:val="both"/>
        <w:rPr>
          <w:rFonts w:asciiTheme="minorHAnsi" w:hAnsiTheme="minorHAnsi" w:cstheme="minorHAnsi"/>
          <w:b/>
          <w:sz w:val="24"/>
          <w:rPrChange w:id="662" w:author="Kush Khalasi" w:date="2025-07-29T15:02:00Z" w16du:dateUtc="2025-07-29T09:32:00Z">
            <w:rPr>
              <w:b/>
              <w:sz w:val="24"/>
            </w:rPr>
          </w:rPrChange>
        </w:rPr>
      </w:pPr>
      <w:r w:rsidRPr="001C2B75">
        <w:rPr>
          <w:rFonts w:asciiTheme="minorHAnsi" w:hAnsiTheme="minorHAnsi" w:cstheme="minorHAnsi"/>
          <w:b/>
          <w:sz w:val="24"/>
          <w:rPrChange w:id="663" w:author="Kush Khalasi" w:date="2025-07-29T15:02:00Z" w16du:dateUtc="2025-07-29T09:32:00Z">
            <w:rPr>
              <w:b/>
              <w:sz w:val="24"/>
            </w:rPr>
          </w:rPrChange>
        </w:rPr>
        <w:t xml:space="preserve">Network Security: </w:t>
      </w:r>
      <w:r w:rsidRPr="001C2B75">
        <w:rPr>
          <w:rFonts w:asciiTheme="minorHAnsi" w:hAnsiTheme="minorHAnsi" w:cstheme="minorHAnsi"/>
          <w:sz w:val="24"/>
          <w:rPrChange w:id="664" w:author="Kush Khalasi" w:date="2025-07-29T15:02:00Z" w16du:dateUtc="2025-07-29T09:32:00Z">
            <w:rPr>
              <w:sz w:val="24"/>
            </w:rPr>
          </w:rPrChange>
        </w:rPr>
        <w:t>We have implemented robust firewalls, intrusion detection/prevention systems, and secure VPNs to protect network infrastructure from unauthorized access and cyber threats</w:t>
      </w:r>
      <w:r w:rsidR="002A3C20" w:rsidRPr="001C2B75">
        <w:rPr>
          <w:rFonts w:asciiTheme="minorHAnsi" w:hAnsiTheme="minorHAnsi" w:cstheme="minorHAnsi"/>
          <w:sz w:val="24"/>
          <w:rPrChange w:id="665" w:author="Kush Khalasi" w:date="2025-07-29T15:02:00Z" w16du:dateUtc="2025-07-29T09:32:00Z">
            <w:rPr>
              <w:sz w:val="24"/>
            </w:rPr>
          </w:rPrChange>
        </w:rPr>
        <w:t xml:space="preserve">. </w:t>
      </w:r>
    </w:p>
    <w:p w14:paraId="059EBFD7" w14:textId="01CCC1D2" w:rsidR="006E1F3C" w:rsidRPr="001C2B75" w:rsidRDefault="002A3C20" w:rsidP="00DE0000">
      <w:pPr>
        <w:pStyle w:val="ListParagraph"/>
        <w:numPr>
          <w:ilvl w:val="2"/>
          <w:numId w:val="2"/>
        </w:numPr>
        <w:tabs>
          <w:tab w:val="left" w:pos="630"/>
        </w:tabs>
        <w:spacing w:before="188" w:line="259" w:lineRule="auto"/>
        <w:ind w:left="540" w:right="480"/>
        <w:jc w:val="both"/>
        <w:rPr>
          <w:rFonts w:asciiTheme="minorHAnsi" w:hAnsiTheme="minorHAnsi" w:cstheme="minorHAnsi"/>
          <w:b/>
          <w:sz w:val="24"/>
          <w:rPrChange w:id="666" w:author="Kush Khalasi" w:date="2025-07-29T15:02:00Z" w16du:dateUtc="2025-07-29T09:32:00Z">
            <w:rPr>
              <w:b/>
              <w:sz w:val="24"/>
            </w:rPr>
          </w:rPrChange>
        </w:rPr>
      </w:pPr>
      <w:r w:rsidRPr="001C2B75">
        <w:rPr>
          <w:rFonts w:asciiTheme="minorHAnsi" w:hAnsiTheme="minorHAnsi" w:cstheme="minorHAnsi"/>
          <w:b/>
          <w:bCs/>
          <w:sz w:val="24"/>
          <w:rPrChange w:id="667" w:author="Kush Khalasi" w:date="2025-07-29T15:02:00Z" w16du:dateUtc="2025-07-29T09:32:00Z">
            <w:rPr>
              <w:b/>
              <w:bCs/>
              <w:sz w:val="24"/>
            </w:rPr>
          </w:rPrChange>
        </w:rPr>
        <w:t>D</w:t>
      </w:r>
      <w:r w:rsidRPr="001C2B75">
        <w:rPr>
          <w:rFonts w:asciiTheme="minorHAnsi" w:hAnsiTheme="minorHAnsi" w:cstheme="minorHAnsi"/>
          <w:b/>
          <w:sz w:val="24"/>
          <w:rPrChange w:id="668" w:author="Kush Khalasi" w:date="2025-07-29T15:02:00Z" w16du:dateUtc="2025-07-29T09:32:00Z">
            <w:rPr>
              <w:b/>
              <w:sz w:val="24"/>
            </w:rPr>
          </w:rPrChange>
        </w:rPr>
        <w:t xml:space="preserve">ata Encryption: </w:t>
      </w:r>
      <w:r w:rsidRPr="001C2B75">
        <w:rPr>
          <w:rFonts w:asciiTheme="minorHAnsi" w:hAnsiTheme="minorHAnsi" w:cstheme="minorHAnsi"/>
          <w:sz w:val="24"/>
          <w:rPrChange w:id="669" w:author="Kush Khalasi" w:date="2025-07-29T15:02:00Z" w16du:dateUtc="2025-07-29T09:32:00Z">
            <w:rPr>
              <w:sz w:val="24"/>
            </w:rPr>
          </w:rPrChange>
        </w:rPr>
        <w:t>To safeguard sensitive data both in transit and at rest, we have utilized encryption</w:t>
      </w:r>
      <w:r w:rsidRPr="001C2B75">
        <w:rPr>
          <w:rFonts w:asciiTheme="minorHAnsi" w:hAnsiTheme="minorHAnsi" w:cstheme="minorHAnsi"/>
          <w:spacing w:val="-6"/>
          <w:sz w:val="24"/>
          <w:rPrChange w:id="670" w:author="Kush Khalasi" w:date="2025-07-29T15:02:00Z" w16du:dateUtc="2025-07-29T09:32:00Z">
            <w:rPr>
              <w:spacing w:val="-6"/>
              <w:sz w:val="24"/>
            </w:rPr>
          </w:rPrChange>
        </w:rPr>
        <w:t xml:space="preserve"> </w:t>
      </w:r>
      <w:r w:rsidRPr="001C2B75">
        <w:rPr>
          <w:rFonts w:asciiTheme="minorHAnsi" w:hAnsiTheme="minorHAnsi" w:cstheme="minorHAnsi"/>
          <w:sz w:val="24"/>
          <w:rPrChange w:id="671" w:author="Kush Khalasi" w:date="2025-07-29T15:02:00Z" w16du:dateUtc="2025-07-29T09:32:00Z">
            <w:rPr>
              <w:sz w:val="24"/>
            </w:rPr>
          </w:rPrChange>
        </w:rPr>
        <w:t>techniques.</w:t>
      </w:r>
      <w:r w:rsidRPr="001C2B75">
        <w:rPr>
          <w:rFonts w:asciiTheme="minorHAnsi" w:hAnsiTheme="minorHAnsi" w:cstheme="minorHAnsi"/>
          <w:spacing w:val="-8"/>
          <w:sz w:val="24"/>
          <w:rPrChange w:id="672" w:author="Kush Khalasi" w:date="2025-07-29T15:02:00Z" w16du:dateUtc="2025-07-29T09:32:00Z">
            <w:rPr>
              <w:spacing w:val="-8"/>
              <w:sz w:val="24"/>
            </w:rPr>
          </w:rPrChange>
        </w:rPr>
        <w:t xml:space="preserve"> </w:t>
      </w:r>
    </w:p>
    <w:p w14:paraId="34C466BD" w14:textId="59F53A00" w:rsidR="0034775A" w:rsidRPr="001C2B75" w:rsidRDefault="00000000" w:rsidP="00DE0000">
      <w:pPr>
        <w:pStyle w:val="ListParagraph"/>
        <w:numPr>
          <w:ilvl w:val="2"/>
          <w:numId w:val="2"/>
        </w:numPr>
        <w:tabs>
          <w:tab w:val="left" w:pos="630"/>
        </w:tabs>
        <w:spacing w:before="188" w:line="259" w:lineRule="auto"/>
        <w:ind w:left="540" w:right="480"/>
        <w:jc w:val="both"/>
        <w:rPr>
          <w:rFonts w:asciiTheme="minorHAnsi" w:hAnsiTheme="minorHAnsi" w:cstheme="minorHAnsi"/>
          <w:sz w:val="24"/>
          <w:rPrChange w:id="673" w:author="Kush Khalasi" w:date="2025-07-29T15:02:00Z" w16du:dateUtc="2025-07-29T09:32:00Z">
            <w:rPr>
              <w:sz w:val="24"/>
            </w:rPr>
          </w:rPrChange>
        </w:rPr>
      </w:pPr>
      <w:r w:rsidRPr="001C2B75">
        <w:rPr>
          <w:rFonts w:asciiTheme="minorHAnsi" w:hAnsiTheme="minorHAnsi" w:cstheme="minorHAnsi"/>
          <w:b/>
          <w:sz w:val="24"/>
          <w:rPrChange w:id="674" w:author="Kush Khalasi" w:date="2025-07-29T15:02:00Z" w16du:dateUtc="2025-07-29T09:32:00Z">
            <w:rPr>
              <w:b/>
              <w:sz w:val="24"/>
            </w:rPr>
          </w:rPrChange>
        </w:rPr>
        <w:t xml:space="preserve">Access Control: </w:t>
      </w:r>
      <w:r w:rsidRPr="001C2B75">
        <w:rPr>
          <w:rFonts w:asciiTheme="minorHAnsi" w:hAnsiTheme="minorHAnsi" w:cstheme="minorHAnsi"/>
          <w:sz w:val="24"/>
          <w:rPrChange w:id="675" w:author="Kush Khalasi" w:date="2025-07-29T15:02:00Z" w16du:dateUtc="2025-07-29T09:32:00Z">
            <w:rPr>
              <w:sz w:val="24"/>
            </w:rPr>
          </w:rPrChange>
        </w:rPr>
        <w:t>Strong access control mechanisms such as role-based access control (RBAC) and multi-factor authentication (MFA) have been implemented to restrict access to critical systems and data only to authorized personnel.</w:t>
      </w:r>
    </w:p>
    <w:p w14:paraId="7CE26680" w14:textId="77777777" w:rsidR="0034775A" w:rsidRPr="001C2B75" w:rsidRDefault="0034775A" w:rsidP="00F74EBE">
      <w:pPr>
        <w:pStyle w:val="ListParagraph"/>
        <w:tabs>
          <w:tab w:val="left" w:pos="480"/>
        </w:tabs>
        <w:spacing w:line="259" w:lineRule="auto"/>
        <w:ind w:right="478" w:firstLine="0"/>
        <w:jc w:val="both"/>
        <w:rPr>
          <w:rFonts w:asciiTheme="minorHAnsi" w:hAnsiTheme="minorHAnsi" w:cstheme="minorHAnsi"/>
          <w:sz w:val="24"/>
          <w:rPrChange w:id="676" w:author="Kush Khalasi" w:date="2025-07-29T15:02:00Z" w16du:dateUtc="2025-07-29T09:32:00Z">
            <w:rPr>
              <w:sz w:val="24"/>
            </w:rPr>
          </w:rPrChange>
        </w:rPr>
      </w:pPr>
    </w:p>
    <w:p w14:paraId="059EBFD9" w14:textId="158CE5B4" w:rsidR="006E1F3C" w:rsidRPr="001C2B75" w:rsidRDefault="0034775A" w:rsidP="00F74EBE">
      <w:pPr>
        <w:pStyle w:val="Heading1"/>
        <w:numPr>
          <w:ilvl w:val="0"/>
          <w:numId w:val="2"/>
        </w:numPr>
        <w:tabs>
          <w:tab w:val="left" w:pos="479"/>
        </w:tabs>
        <w:ind w:left="479" w:hanging="359"/>
        <w:rPr>
          <w:rFonts w:asciiTheme="minorHAnsi" w:hAnsiTheme="minorHAnsi" w:cstheme="minorHAnsi"/>
          <w:color w:val="365F91"/>
          <w:spacing w:val="-2"/>
          <w:rPrChange w:id="677" w:author="Kush Khalasi" w:date="2025-07-29T15:02:00Z" w16du:dateUtc="2025-07-29T09:32:00Z">
            <w:rPr>
              <w:color w:val="365F91"/>
              <w:spacing w:val="-2"/>
            </w:rPr>
          </w:rPrChange>
        </w:rPr>
      </w:pPr>
      <w:bookmarkStart w:id="678" w:name="_Toc204696577"/>
      <w:r w:rsidRPr="001C2B75">
        <w:rPr>
          <w:rFonts w:asciiTheme="minorHAnsi" w:hAnsiTheme="minorHAnsi" w:cstheme="minorHAnsi"/>
          <w:color w:val="365F91"/>
          <w:spacing w:val="-2"/>
          <w:rPrChange w:id="679" w:author="Kush Khalasi" w:date="2025-07-29T15:02:00Z" w16du:dateUtc="2025-07-29T09:32:00Z">
            <w:rPr>
              <w:color w:val="365F91"/>
              <w:spacing w:val="-2"/>
            </w:rPr>
          </w:rPrChange>
        </w:rPr>
        <w:t>QUALITATIVE TARGETS</w:t>
      </w:r>
      <w:bookmarkEnd w:id="678"/>
    </w:p>
    <w:p w14:paraId="14FA2C4E" w14:textId="77777777" w:rsidR="0034775A" w:rsidRPr="001C2B75" w:rsidRDefault="0034775A" w:rsidP="00F74EBE">
      <w:pPr>
        <w:pStyle w:val="ListParagraph"/>
        <w:widowControl/>
        <w:numPr>
          <w:ilvl w:val="2"/>
          <w:numId w:val="2"/>
        </w:numPr>
        <w:autoSpaceDE/>
        <w:autoSpaceDN/>
        <w:spacing w:before="240" w:after="100" w:afterAutospacing="1"/>
        <w:ind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Corruption</w:t>
      </w:r>
    </w:p>
    <w:p w14:paraId="5C825EFC" w14:textId="042CED63" w:rsidR="0034775A" w:rsidRPr="001C2B75" w:rsidRDefault="0034775A" w:rsidP="00F74EBE">
      <w:pPr>
        <w:widowControl/>
        <w:numPr>
          <w:ilvl w:val="0"/>
          <w:numId w:val="5"/>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At Trinity Logistics, we aim to foster an ethical culture by prioritizing transparent decision-making processes and minimizing any opportunities for corrupt practices. We will strengthen oversight through frequent audits and enhanced employee training, striving for zero instances of corruption.</w:t>
      </w:r>
    </w:p>
    <w:p w14:paraId="1082E1A9" w14:textId="7CD8D80D" w:rsidR="0034775A" w:rsidRPr="001C2B75" w:rsidRDefault="0034775A" w:rsidP="00F74EBE">
      <w:pPr>
        <w:widowControl/>
        <w:numPr>
          <w:ilvl w:val="0"/>
          <w:numId w:val="5"/>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We will establish clear reporting channels for employees to confidentially raise concerns about any suspected corrupt activities, ensuring prompt investigation and resolution.</w:t>
      </w:r>
    </w:p>
    <w:p w14:paraId="0817CA65" w14:textId="6B94E1BF" w:rsidR="0034775A" w:rsidRPr="001C2B75" w:rsidRDefault="0034775A" w:rsidP="00F74EBE">
      <w:pPr>
        <w:pStyle w:val="ListParagraph"/>
        <w:widowControl/>
        <w:numPr>
          <w:ilvl w:val="2"/>
          <w:numId w:val="2"/>
        </w:numPr>
        <w:autoSpaceDE/>
        <w:autoSpaceDN/>
        <w:spacing w:before="240" w:after="100" w:afterAutospacing="1"/>
        <w:ind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 xml:space="preserve"> Conflict of Interest</w:t>
      </w:r>
    </w:p>
    <w:p w14:paraId="13BC286F" w14:textId="73548E69" w:rsidR="0034775A" w:rsidRPr="001C2B75" w:rsidRDefault="0034775A" w:rsidP="00F74EBE">
      <w:pPr>
        <w:widowControl/>
        <w:numPr>
          <w:ilvl w:val="0"/>
          <w:numId w:val="6"/>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We strive to eliminate potential conflicts of interest by ensuring that all employees disclose any personal or financial interests that may interfere with company objectives. We will implement a transparent declaration process across all teams to minimize undisclosed conflicts.</w:t>
      </w:r>
    </w:p>
    <w:p w14:paraId="3467F674" w14:textId="61945DF1" w:rsidR="0034775A" w:rsidRPr="001C2B75" w:rsidRDefault="0034775A" w:rsidP="00F74EBE">
      <w:pPr>
        <w:widowControl/>
        <w:numPr>
          <w:ilvl w:val="0"/>
          <w:numId w:val="6"/>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We will conduct regular training sessions to educate employees about identifying and managing conflicts of interest, promoting a culture of ethical decision-making.</w:t>
      </w:r>
    </w:p>
    <w:p w14:paraId="13668899" w14:textId="6EADC71E" w:rsidR="0034775A" w:rsidRPr="001C2B75" w:rsidRDefault="0034775A" w:rsidP="00F74EBE">
      <w:pPr>
        <w:pStyle w:val="ListParagraph"/>
        <w:widowControl/>
        <w:numPr>
          <w:ilvl w:val="2"/>
          <w:numId w:val="2"/>
        </w:numPr>
        <w:autoSpaceDE/>
        <w:autoSpaceDN/>
        <w:spacing w:before="240" w:after="100" w:afterAutospacing="1"/>
        <w:ind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Fraud</w:t>
      </w:r>
    </w:p>
    <w:p w14:paraId="5F9321DC" w14:textId="14CA90DA" w:rsidR="0034775A" w:rsidRPr="001C2B75" w:rsidRDefault="0034775A" w:rsidP="00F74EBE">
      <w:pPr>
        <w:widowControl/>
        <w:numPr>
          <w:ilvl w:val="0"/>
          <w:numId w:val="7"/>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Trinity Logistics is committed to identifying and mitigating fraud risks. Our focus is on enhancing internal controls and fraud detection technologies through continuous oversight, data analytics, and training programs to reduce fraud incidents.</w:t>
      </w:r>
    </w:p>
    <w:p w14:paraId="2A86CB51" w14:textId="6BFDCB3B" w:rsidR="0034775A" w:rsidRPr="001C2B75" w:rsidRDefault="0034775A" w:rsidP="00F74EBE">
      <w:pPr>
        <w:widowControl/>
        <w:numPr>
          <w:ilvl w:val="0"/>
          <w:numId w:val="7"/>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lastRenderedPageBreak/>
        <w:t>We will establish a dedicated fraud prevention task force to review high-risk transactions and improve fraud detection methods, ensuring a proactive approach to combating fraud.</w:t>
      </w:r>
    </w:p>
    <w:p w14:paraId="4A867E9E" w14:textId="42281151" w:rsidR="00173BB1" w:rsidRPr="001C2B75" w:rsidDel="00A171BC" w:rsidRDefault="00173BB1" w:rsidP="00173BB1">
      <w:pPr>
        <w:widowControl/>
        <w:autoSpaceDE/>
        <w:autoSpaceDN/>
        <w:spacing w:before="100" w:beforeAutospacing="1" w:after="100" w:afterAutospacing="1"/>
        <w:ind w:left="720" w:right="420"/>
        <w:jc w:val="both"/>
        <w:rPr>
          <w:del w:id="680" w:author="Kush Khalasi" w:date="2025-07-29T15:39:00Z" w16du:dateUtc="2025-07-29T10:09:00Z"/>
          <w:rFonts w:asciiTheme="minorHAnsi" w:eastAsia="Times New Roman" w:hAnsiTheme="minorHAnsi" w:cstheme="minorHAnsi"/>
          <w:sz w:val="24"/>
          <w:szCs w:val="24"/>
          <w:lang w:val="en-IN" w:eastAsia="en-IN"/>
        </w:rPr>
      </w:pPr>
    </w:p>
    <w:p w14:paraId="1032A677" w14:textId="27277385" w:rsidR="0034775A" w:rsidRPr="001C2B75" w:rsidRDefault="0034775A" w:rsidP="00F74EBE">
      <w:pPr>
        <w:pStyle w:val="ListParagraph"/>
        <w:widowControl/>
        <w:numPr>
          <w:ilvl w:val="2"/>
          <w:numId w:val="2"/>
        </w:numPr>
        <w:autoSpaceDE/>
        <w:autoSpaceDN/>
        <w:spacing w:before="240" w:after="100" w:afterAutospacing="1"/>
        <w:ind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Money Laundering</w:t>
      </w:r>
    </w:p>
    <w:p w14:paraId="0228D403" w14:textId="4CB2FCC8" w:rsidR="0034775A" w:rsidRPr="001C2B75" w:rsidRDefault="0034775A" w:rsidP="00F74EBE">
      <w:pPr>
        <w:widowControl/>
        <w:numPr>
          <w:ilvl w:val="0"/>
          <w:numId w:val="8"/>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We aim to prevent money laundering by maintaining strict compliance with KYC (Know Your Customer) policies and improving customer risk assessments. Our goal is to ensure full adherence to anti-money laundering regulations in customer onboarding.</w:t>
      </w:r>
    </w:p>
    <w:p w14:paraId="735A3414" w14:textId="3B467F3D" w:rsidR="0034775A" w:rsidRPr="001C2B75" w:rsidRDefault="0034775A" w:rsidP="00F74EBE">
      <w:pPr>
        <w:widowControl/>
        <w:numPr>
          <w:ilvl w:val="0"/>
          <w:numId w:val="8"/>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We will regularly review and update our anti-money laundering procedures to keep pace with evolving risks and regulatory changes, ensuring a secure financial environment.</w:t>
      </w:r>
    </w:p>
    <w:p w14:paraId="668CDDEC" w14:textId="3FA001AB" w:rsidR="0034775A" w:rsidRPr="001C2B75" w:rsidRDefault="0034775A" w:rsidP="00F74EBE">
      <w:pPr>
        <w:pStyle w:val="ListParagraph"/>
        <w:widowControl/>
        <w:numPr>
          <w:ilvl w:val="2"/>
          <w:numId w:val="2"/>
        </w:numPr>
        <w:autoSpaceDE/>
        <w:autoSpaceDN/>
        <w:spacing w:before="240" w:after="100" w:afterAutospacing="1"/>
        <w:ind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Anti-Competitive Practices</w:t>
      </w:r>
    </w:p>
    <w:p w14:paraId="452AA4D7" w14:textId="4E0312D2" w:rsidR="0034775A" w:rsidRPr="001C2B75" w:rsidRDefault="0034775A" w:rsidP="00F74EBE">
      <w:pPr>
        <w:widowControl/>
        <w:numPr>
          <w:ilvl w:val="0"/>
          <w:numId w:val="9"/>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Trinity Logistics is dedicated to maintaining fair competition in the logistics industry. We will regularly review information-sharing guidelines and employee training to ensure adherence to anti-competitive laws and avoid any violations.</w:t>
      </w:r>
    </w:p>
    <w:p w14:paraId="10029A7C" w14:textId="48071E10" w:rsidR="0034775A" w:rsidRPr="001C2B75" w:rsidRDefault="0034775A" w:rsidP="00F74EBE">
      <w:pPr>
        <w:widowControl/>
        <w:numPr>
          <w:ilvl w:val="0"/>
          <w:numId w:val="9"/>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We will actively participate in industry forums and associations, ensuring that all collaborative activities comply with competition laws and promote fair market practices.</w:t>
      </w:r>
    </w:p>
    <w:p w14:paraId="4EED3A5F" w14:textId="52A93D85" w:rsidR="0034775A" w:rsidRPr="001C2B75" w:rsidRDefault="0034775A" w:rsidP="00F74EBE">
      <w:pPr>
        <w:pStyle w:val="ListParagraph"/>
        <w:widowControl/>
        <w:numPr>
          <w:ilvl w:val="2"/>
          <w:numId w:val="2"/>
        </w:numPr>
        <w:autoSpaceDE/>
        <w:autoSpaceDN/>
        <w:spacing w:before="240" w:after="100" w:afterAutospacing="1"/>
        <w:ind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Information Security</w:t>
      </w:r>
    </w:p>
    <w:p w14:paraId="7DE5389B" w14:textId="2076938C" w:rsidR="0034775A" w:rsidRPr="001C2B75" w:rsidRDefault="0034775A" w:rsidP="00F74EBE">
      <w:pPr>
        <w:widowControl/>
        <w:numPr>
          <w:ilvl w:val="0"/>
          <w:numId w:val="10"/>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Our commitment is to ensure the highest level of information security by implementing advanced encryption, access control, and regular security audits. We aim to fully comply with global cybersecurity standards, ensuring zero data breaches.</w:t>
      </w:r>
    </w:p>
    <w:p w14:paraId="5DB99A4D" w14:textId="539D3695" w:rsidR="0034775A" w:rsidRPr="001C2B75" w:rsidRDefault="0034775A" w:rsidP="00F74EBE">
      <w:pPr>
        <w:widowControl/>
        <w:numPr>
          <w:ilvl w:val="0"/>
          <w:numId w:val="10"/>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We will introduce mandatory cybersecurity awareness programs for all employees to enhance their understanding of data protection and reduce the risk of human error leading to security breaches.</w:t>
      </w:r>
    </w:p>
    <w:p w14:paraId="30E90E09" w14:textId="6D329660" w:rsidR="0034775A" w:rsidRPr="001C2B75" w:rsidRDefault="00D30F89" w:rsidP="00D30F89">
      <w:pPr>
        <w:pStyle w:val="Heading1"/>
        <w:numPr>
          <w:ilvl w:val="0"/>
          <w:numId w:val="2"/>
        </w:numPr>
        <w:tabs>
          <w:tab w:val="left" w:pos="479"/>
        </w:tabs>
        <w:ind w:left="479" w:hanging="359"/>
        <w:rPr>
          <w:rFonts w:asciiTheme="minorHAnsi" w:hAnsiTheme="minorHAnsi" w:cstheme="minorHAnsi"/>
          <w:color w:val="365F91"/>
          <w:spacing w:val="-2"/>
          <w:rPrChange w:id="681" w:author="Kush Khalasi" w:date="2025-07-29T15:02:00Z" w16du:dateUtc="2025-07-29T09:32:00Z">
            <w:rPr>
              <w:color w:val="365F91"/>
              <w:spacing w:val="-2"/>
            </w:rPr>
          </w:rPrChange>
        </w:rPr>
      </w:pPr>
      <w:bookmarkStart w:id="682" w:name="_Toc204696578"/>
      <w:r w:rsidRPr="001C2B75">
        <w:rPr>
          <w:rFonts w:asciiTheme="minorHAnsi" w:hAnsiTheme="minorHAnsi" w:cstheme="minorHAnsi"/>
          <w:color w:val="365F91"/>
          <w:spacing w:val="-2"/>
          <w:rPrChange w:id="683" w:author="Kush Khalasi" w:date="2025-07-29T15:02:00Z" w16du:dateUtc="2025-07-29T09:32:00Z">
            <w:rPr>
              <w:color w:val="365F91"/>
              <w:spacing w:val="-2"/>
            </w:rPr>
          </w:rPrChange>
        </w:rPr>
        <w:t>TARGETS</w:t>
      </w:r>
      <w:bookmarkEnd w:id="682"/>
    </w:p>
    <w:p w14:paraId="4F78655A" w14:textId="77777777" w:rsidR="00D30F89" w:rsidRPr="001C2B75" w:rsidRDefault="00D30F89" w:rsidP="00F74EBE">
      <w:pPr>
        <w:pStyle w:val="ListParagraph"/>
        <w:widowControl/>
        <w:numPr>
          <w:ilvl w:val="0"/>
          <w:numId w:val="17"/>
        </w:numPr>
        <w:autoSpaceDE/>
        <w:autoSpaceDN/>
        <w:spacing w:before="100" w:beforeAutospacing="1" w:after="100" w:afterAutospacing="1"/>
        <w:ind w:left="540"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Corruption</w:t>
      </w:r>
    </w:p>
    <w:p w14:paraId="58D51ACA" w14:textId="1EE4C588" w:rsidR="00D30F89" w:rsidRPr="001C2B75" w:rsidRDefault="00D30F89" w:rsidP="00F74EBE">
      <w:pPr>
        <w:widowControl/>
        <w:numPr>
          <w:ilvl w:val="0"/>
          <w:numId w:val="11"/>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Train 100% of sales employees on anti-corruption policies by 2030 as compared to the baseline year 2022. By 2024, 29.7% completion.</w:t>
      </w:r>
    </w:p>
    <w:p w14:paraId="0271A335" w14:textId="201D8D8E" w:rsidR="00D30F89" w:rsidRPr="001C2B75" w:rsidRDefault="00D30F89" w:rsidP="00F74EBE">
      <w:pPr>
        <w:widowControl/>
        <w:numPr>
          <w:ilvl w:val="0"/>
          <w:numId w:val="11"/>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Maintain zero corruption-related incidents annually by 2030 as compared to the baseline year 2022, with zero corruption-related incidents in 2024.</w:t>
      </w:r>
    </w:p>
    <w:p w14:paraId="5C8EEA57" w14:textId="76F06A4C" w:rsidR="00D30F89" w:rsidRPr="001C2B75" w:rsidRDefault="00D30F89" w:rsidP="00F74EBE">
      <w:pPr>
        <w:pStyle w:val="ListParagraph"/>
        <w:widowControl/>
        <w:numPr>
          <w:ilvl w:val="0"/>
          <w:numId w:val="17"/>
        </w:numPr>
        <w:autoSpaceDE/>
        <w:autoSpaceDN/>
        <w:spacing w:before="100" w:beforeAutospacing="1" w:after="100" w:afterAutospacing="1"/>
        <w:ind w:left="540"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Conflict of Interest</w:t>
      </w:r>
    </w:p>
    <w:p w14:paraId="71C0ED63" w14:textId="5C57068D" w:rsidR="00D30F89" w:rsidRPr="001C2B75" w:rsidRDefault="00D30F89" w:rsidP="00F74EBE">
      <w:pPr>
        <w:widowControl/>
        <w:numPr>
          <w:ilvl w:val="0"/>
          <w:numId w:val="12"/>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lastRenderedPageBreak/>
        <w:t>Ensure 100% of employees disclose conflicts of interest annually by 2030 as compared to the baseline year 2022. In 2024, 100% of employees already required to disclose.</w:t>
      </w:r>
    </w:p>
    <w:p w14:paraId="115FE162" w14:textId="454F731B" w:rsidR="00D30F89" w:rsidRPr="001C2B75" w:rsidRDefault="00D30F89" w:rsidP="00F74EBE">
      <w:pPr>
        <w:widowControl/>
        <w:numPr>
          <w:ilvl w:val="0"/>
          <w:numId w:val="12"/>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Train 100% of sales employees on the conflict-of-interest policy by 2030 as compared to the baseline year 2022. By 2024, 100% of employees have received the handbook, which includes conflict of interest requirements.</w:t>
      </w:r>
    </w:p>
    <w:p w14:paraId="26562E2A" w14:textId="1C333D62" w:rsidR="00D30F89" w:rsidRPr="001C2B75" w:rsidRDefault="00D30F89" w:rsidP="00F74EBE">
      <w:pPr>
        <w:widowControl/>
        <w:numPr>
          <w:ilvl w:val="0"/>
          <w:numId w:val="12"/>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Zero confirmed conflict of interest incidents by 2030 as compared to the baseline year 2022, with zero incidents in 2024.</w:t>
      </w:r>
    </w:p>
    <w:p w14:paraId="5335D8A0" w14:textId="56D3EE79" w:rsidR="00D30F89" w:rsidRPr="001C2B75" w:rsidRDefault="00D30F89" w:rsidP="00F74EBE">
      <w:pPr>
        <w:pStyle w:val="ListParagraph"/>
        <w:widowControl/>
        <w:numPr>
          <w:ilvl w:val="0"/>
          <w:numId w:val="17"/>
        </w:numPr>
        <w:autoSpaceDE/>
        <w:autoSpaceDN/>
        <w:spacing w:before="100" w:beforeAutospacing="1" w:after="100" w:afterAutospacing="1"/>
        <w:ind w:left="540"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Fraud</w:t>
      </w:r>
    </w:p>
    <w:p w14:paraId="53C44405" w14:textId="6A1793A6" w:rsidR="00D30F89" w:rsidRPr="001C2B75" w:rsidRDefault="00D30F89" w:rsidP="00D30F89">
      <w:pPr>
        <w:widowControl/>
        <w:numPr>
          <w:ilvl w:val="0"/>
          <w:numId w:val="13"/>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Reduce fraud-related incidents by 10% by 2030 as compared to the baseline year 2022.</w:t>
      </w:r>
    </w:p>
    <w:p w14:paraId="2A1EBBA1" w14:textId="12709C96" w:rsidR="00D30F89" w:rsidRPr="001C2B75" w:rsidRDefault="00D30F89" w:rsidP="00F74EBE">
      <w:pPr>
        <w:widowControl/>
        <w:numPr>
          <w:ilvl w:val="0"/>
          <w:numId w:val="13"/>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eastAsia="en-IN"/>
        </w:rPr>
        <w:t>Our target is to reduce the average number of cargo claims tied to fraud incidents by 50% by 2025 compared to our baseline year of 2023.</w:t>
      </w:r>
    </w:p>
    <w:p w14:paraId="2B72621D" w14:textId="315FCA82" w:rsidR="00D30F89" w:rsidRPr="001C2B75" w:rsidRDefault="00D30F89" w:rsidP="00F74EBE">
      <w:pPr>
        <w:widowControl/>
        <w:numPr>
          <w:ilvl w:val="0"/>
          <w:numId w:val="13"/>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Train 100% of employees on fraud prevention annually by 2030 as compared to the baseline year 2022.</w:t>
      </w:r>
    </w:p>
    <w:p w14:paraId="5E2AB465" w14:textId="77026964" w:rsidR="00D30F89" w:rsidRPr="001C2B75" w:rsidRDefault="00D30F89" w:rsidP="00F74EBE">
      <w:pPr>
        <w:pStyle w:val="ListParagraph"/>
        <w:widowControl/>
        <w:numPr>
          <w:ilvl w:val="0"/>
          <w:numId w:val="17"/>
        </w:numPr>
        <w:autoSpaceDE/>
        <w:autoSpaceDN/>
        <w:spacing w:before="100" w:beforeAutospacing="1" w:after="100" w:afterAutospacing="1"/>
        <w:ind w:left="540"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Money Laundering</w:t>
      </w:r>
    </w:p>
    <w:p w14:paraId="275779EF" w14:textId="5BA6DA17" w:rsidR="00D30F89" w:rsidRPr="001C2B75" w:rsidRDefault="00D30F89" w:rsidP="00F74EBE">
      <w:pPr>
        <w:widowControl/>
        <w:numPr>
          <w:ilvl w:val="0"/>
          <w:numId w:val="14"/>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Report 100% of suspicious transactions within 48 hours by 2030 as compared to the baseline year 2022, with 100% compliance in 2024.</w:t>
      </w:r>
    </w:p>
    <w:p w14:paraId="61ED873C" w14:textId="5BC5ABBC" w:rsidR="00D30F89" w:rsidRPr="001C2B75" w:rsidRDefault="00D30F89" w:rsidP="00F74EBE">
      <w:pPr>
        <w:widowControl/>
        <w:numPr>
          <w:ilvl w:val="0"/>
          <w:numId w:val="14"/>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Achieve zero money laundering incidents annually by 2030 as compared to the baseline year 2024, with zero instances.</w:t>
      </w:r>
    </w:p>
    <w:p w14:paraId="7069F896" w14:textId="20FA19F0" w:rsidR="00D30F89" w:rsidRPr="001C2B75" w:rsidRDefault="00D30F89" w:rsidP="00F74EBE">
      <w:pPr>
        <w:pStyle w:val="ListParagraph"/>
        <w:widowControl/>
        <w:numPr>
          <w:ilvl w:val="0"/>
          <w:numId w:val="17"/>
        </w:numPr>
        <w:autoSpaceDE/>
        <w:autoSpaceDN/>
        <w:spacing w:before="100" w:beforeAutospacing="1" w:after="100" w:afterAutospacing="1"/>
        <w:ind w:left="540"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Anti-</w:t>
      </w:r>
      <w:r w:rsidR="00DE0000" w:rsidRPr="001C2B75">
        <w:rPr>
          <w:rFonts w:asciiTheme="minorHAnsi" w:eastAsia="Times New Roman" w:hAnsiTheme="minorHAnsi" w:cstheme="minorHAnsi"/>
          <w:b/>
          <w:bCs/>
          <w:sz w:val="27"/>
          <w:szCs w:val="27"/>
          <w:lang w:val="en-IN" w:eastAsia="en-IN"/>
        </w:rPr>
        <w:t>Competitive</w:t>
      </w:r>
      <w:r w:rsidRPr="001C2B75">
        <w:rPr>
          <w:rFonts w:asciiTheme="minorHAnsi" w:eastAsia="Times New Roman" w:hAnsiTheme="minorHAnsi" w:cstheme="minorHAnsi"/>
          <w:b/>
          <w:bCs/>
          <w:sz w:val="27"/>
          <w:szCs w:val="27"/>
          <w:lang w:val="en-IN" w:eastAsia="en-IN"/>
        </w:rPr>
        <w:t xml:space="preserve"> Practices</w:t>
      </w:r>
    </w:p>
    <w:p w14:paraId="2C7292FF" w14:textId="3DD7078F" w:rsidR="00D30F89" w:rsidRPr="001C2B75" w:rsidRDefault="00D30F89" w:rsidP="00F74EBE">
      <w:pPr>
        <w:widowControl/>
        <w:numPr>
          <w:ilvl w:val="0"/>
          <w:numId w:val="15"/>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Ensure 100% of sales employees are trained on competition law by 2030 as compared to the baseline year 2022.</w:t>
      </w:r>
    </w:p>
    <w:p w14:paraId="427E07E5" w14:textId="4B9E0660" w:rsidR="00D30F89" w:rsidRPr="001C2B75" w:rsidRDefault="00D30F89" w:rsidP="00F74EBE">
      <w:pPr>
        <w:pStyle w:val="ListParagraph"/>
        <w:widowControl/>
        <w:numPr>
          <w:ilvl w:val="0"/>
          <w:numId w:val="17"/>
        </w:numPr>
        <w:autoSpaceDE/>
        <w:autoSpaceDN/>
        <w:spacing w:before="100" w:beforeAutospacing="1" w:after="100" w:afterAutospacing="1"/>
        <w:ind w:left="540" w:right="420"/>
        <w:jc w:val="both"/>
        <w:outlineLvl w:val="2"/>
        <w:rPr>
          <w:rFonts w:asciiTheme="minorHAnsi" w:eastAsia="Times New Roman" w:hAnsiTheme="minorHAnsi" w:cstheme="minorHAnsi"/>
          <w:b/>
          <w:bCs/>
          <w:sz w:val="27"/>
          <w:szCs w:val="27"/>
          <w:lang w:val="en-IN" w:eastAsia="en-IN"/>
        </w:rPr>
      </w:pPr>
      <w:r w:rsidRPr="001C2B75">
        <w:rPr>
          <w:rFonts w:asciiTheme="minorHAnsi" w:eastAsia="Times New Roman" w:hAnsiTheme="minorHAnsi" w:cstheme="minorHAnsi"/>
          <w:b/>
          <w:bCs/>
          <w:sz w:val="27"/>
          <w:szCs w:val="27"/>
          <w:lang w:val="en-IN" w:eastAsia="en-IN"/>
        </w:rPr>
        <w:t>Information Security</w:t>
      </w:r>
    </w:p>
    <w:p w14:paraId="7801AC10" w14:textId="7BF98760" w:rsidR="00D30F89" w:rsidRPr="001C2B75" w:rsidRDefault="00D30F89" w:rsidP="00F74EBE">
      <w:pPr>
        <w:widowControl/>
        <w:numPr>
          <w:ilvl w:val="0"/>
          <w:numId w:val="16"/>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Achieve zero data breaches by 2030 as compared to the baseline year 2022.</w:t>
      </w:r>
    </w:p>
    <w:p w14:paraId="7332D3C7" w14:textId="69B61D8D" w:rsidR="00D30F89" w:rsidRPr="001C2B75" w:rsidRDefault="00D30F89" w:rsidP="00F74EBE">
      <w:pPr>
        <w:widowControl/>
        <w:numPr>
          <w:ilvl w:val="0"/>
          <w:numId w:val="16"/>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Ensure 100% of employees complete cybersecurity training annually by 2030 as compared to the baseline year 2022. In 2024, 78.3% have completed the training.</w:t>
      </w:r>
    </w:p>
    <w:p w14:paraId="7FF35DC5" w14:textId="36A4F56E" w:rsidR="00D30F89" w:rsidRPr="001C2B75" w:rsidRDefault="00D30F89" w:rsidP="00F74EBE">
      <w:pPr>
        <w:widowControl/>
        <w:numPr>
          <w:ilvl w:val="0"/>
          <w:numId w:val="16"/>
        </w:numPr>
        <w:autoSpaceDE/>
        <w:autoSpaceDN/>
        <w:spacing w:before="100" w:beforeAutospacing="1" w:after="100" w:afterAutospacing="1"/>
        <w:ind w:right="420"/>
        <w:jc w:val="both"/>
        <w:rPr>
          <w:ins w:id="684" w:author="Kush Khalasi" w:date="2025-07-29T14:34:00Z" w16du:dateUtc="2025-07-29T09:04:00Z"/>
          <w:rFonts w:asciiTheme="minorHAnsi" w:eastAsia="Times New Roman" w:hAnsiTheme="minorHAnsi" w:cstheme="minorHAnsi"/>
          <w:sz w:val="24"/>
          <w:szCs w:val="24"/>
          <w:lang w:val="en-IN" w:eastAsia="en-IN"/>
        </w:rPr>
      </w:pPr>
      <w:r w:rsidRPr="001C2B75">
        <w:rPr>
          <w:rFonts w:asciiTheme="minorHAnsi" w:eastAsia="Times New Roman" w:hAnsiTheme="minorHAnsi" w:cstheme="minorHAnsi"/>
          <w:sz w:val="24"/>
          <w:szCs w:val="24"/>
          <w:lang w:val="en-IN" w:eastAsia="en-IN"/>
        </w:rPr>
        <w:t>Increase data encryption coverage to 100% of critical systems by 2030 as compared to the baseline year 2022, with 100% data encryption compliance in 2024.</w:t>
      </w:r>
    </w:p>
    <w:p w14:paraId="6274D66A" w14:textId="5F59CDAD" w:rsidR="00313E66" w:rsidRPr="001C2B75" w:rsidRDefault="000F18CD" w:rsidP="00313E66">
      <w:pPr>
        <w:pStyle w:val="Heading1"/>
        <w:numPr>
          <w:ilvl w:val="0"/>
          <w:numId w:val="2"/>
        </w:numPr>
        <w:tabs>
          <w:tab w:val="left" w:pos="479"/>
        </w:tabs>
        <w:ind w:left="479" w:hanging="359"/>
        <w:rPr>
          <w:ins w:id="685" w:author="Kush Khalasi" w:date="2025-07-29T14:34:00Z" w16du:dateUtc="2025-07-29T09:04:00Z"/>
          <w:rFonts w:asciiTheme="minorHAnsi" w:hAnsiTheme="minorHAnsi" w:cstheme="minorHAnsi"/>
          <w:color w:val="365F91"/>
          <w:spacing w:val="-2"/>
          <w:rPrChange w:id="686" w:author="Kush Khalasi" w:date="2025-07-29T15:02:00Z" w16du:dateUtc="2025-07-29T09:32:00Z">
            <w:rPr>
              <w:ins w:id="687" w:author="Kush Khalasi" w:date="2025-07-29T14:34:00Z" w16du:dateUtc="2025-07-29T09:04:00Z"/>
              <w:rFonts w:ascii="Times New Roman" w:eastAsia="Times New Roman" w:hAnsi="Times New Roman" w:cs="Times New Roman"/>
            </w:rPr>
          </w:rPrChange>
        </w:rPr>
        <w:pPrChange w:id="688" w:author="Kush Khalasi" w:date="2025-07-29T14:34:00Z" w16du:dateUtc="2025-07-29T09:04:00Z">
          <w:pPr>
            <w:pStyle w:val="Heading3"/>
          </w:pPr>
        </w:pPrChange>
      </w:pPr>
      <w:bookmarkStart w:id="689" w:name="_Toc204696579"/>
      <w:ins w:id="690" w:author="Kush Khalasi" w:date="2025-07-29T14:34:00Z" w16du:dateUtc="2025-07-29T09:04:00Z">
        <w:r w:rsidRPr="000F18CD">
          <w:rPr>
            <w:rFonts w:asciiTheme="minorHAnsi" w:hAnsiTheme="minorHAnsi" w:cstheme="minorHAnsi"/>
            <w:color w:val="365F91"/>
            <w:spacing w:val="-2"/>
          </w:rPr>
          <w:t>EMPLOYEE CONDUCT EXPECTATIONS</w:t>
        </w:r>
        <w:bookmarkEnd w:id="689"/>
      </w:ins>
    </w:p>
    <w:p w14:paraId="37529ADE" w14:textId="77777777" w:rsidR="00313E66" w:rsidRPr="001C2B75" w:rsidRDefault="00313E66" w:rsidP="00313E66">
      <w:pPr>
        <w:pStyle w:val="BodyText"/>
        <w:spacing w:before="297" w:line="276" w:lineRule="auto"/>
        <w:ind w:left="120" w:right="479" w:firstLine="0"/>
        <w:rPr>
          <w:ins w:id="691" w:author="Kush Khalasi" w:date="2025-07-29T14:34:00Z" w16du:dateUtc="2025-07-29T09:04:00Z"/>
          <w:rFonts w:asciiTheme="minorHAnsi" w:hAnsiTheme="minorHAnsi" w:cstheme="minorHAnsi"/>
          <w:rPrChange w:id="692" w:author="Kush Khalasi" w:date="2025-07-29T15:02:00Z" w16du:dateUtc="2025-07-29T09:32:00Z">
            <w:rPr>
              <w:ins w:id="693" w:author="Kush Khalasi" w:date="2025-07-29T14:34:00Z" w16du:dateUtc="2025-07-29T09:04:00Z"/>
            </w:rPr>
          </w:rPrChange>
        </w:rPr>
        <w:pPrChange w:id="694" w:author="Kush Khalasi" w:date="2025-07-29T14:34:00Z" w16du:dateUtc="2025-07-29T09:04:00Z">
          <w:pPr>
            <w:pStyle w:val="NormalWeb"/>
          </w:pPr>
        </w:pPrChange>
      </w:pPr>
      <w:ins w:id="695" w:author="Kush Khalasi" w:date="2025-07-29T14:34:00Z" w16du:dateUtc="2025-07-29T09:04:00Z">
        <w:r w:rsidRPr="001C2B75">
          <w:rPr>
            <w:rFonts w:asciiTheme="minorHAnsi" w:hAnsiTheme="minorHAnsi" w:cstheme="minorHAnsi"/>
            <w:rPrChange w:id="696" w:author="Kush Khalasi" w:date="2025-07-29T15:02:00Z" w16du:dateUtc="2025-07-29T09:32:00Z">
              <w:rPr/>
            </w:rPrChange>
          </w:rPr>
          <w:t xml:space="preserve">At </w:t>
        </w:r>
        <w:r w:rsidRPr="001C2B75">
          <w:rPr>
            <w:rFonts w:asciiTheme="minorHAnsi" w:hAnsiTheme="minorHAnsi" w:cstheme="minorHAnsi"/>
            <w:rPrChange w:id="697" w:author="Kush Khalasi" w:date="2025-07-29T15:02:00Z" w16du:dateUtc="2025-07-29T09:32:00Z">
              <w:rPr>
                <w:rStyle w:val="Strong"/>
              </w:rPr>
            </w:rPrChange>
          </w:rPr>
          <w:t>Trinity Logistics</w:t>
        </w:r>
        <w:r w:rsidRPr="001C2B75">
          <w:rPr>
            <w:rFonts w:asciiTheme="minorHAnsi" w:hAnsiTheme="minorHAnsi" w:cstheme="minorHAnsi"/>
            <w:rPrChange w:id="698" w:author="Kush Khalasi" w:date="2025-07-29T15:02:00Z" w16du:dateUtc="2025-07-29T09:32:00Z">
              <w:rPr/>
            </w:rPrChange>
          </w:rPr>
          <w:t xml:space="preserve">, we expect every employee to carry out their responsibilities with honesty, professionalism, and respect. These conduct guidelines ensure a fair, safe, and ethical work environment for all—from operations staff and warehouse handlers to client support and </w:t>
        </w:r>
        <w:r w:rsidRPr="001C2B75">
          <w:rPr>
            <w:rFonts w:asciiTheme="minorHAnsi" w:hAnsiTheme="minorHAnsi" w:cstheme="minorHAnsi"/>
            <w:rPrChange w:id="699" w:author="Kush Khalasi" w:date="2025-07-29T15:02:00Z" w16du:dateUtc="2025-07-29T09:32:00Z">
              <w:rPr/>
            </w:rPrChange>
          </w:rPr>
          <w:lastRenderedPageBreak/>
          <w:t>leadership teams.</w:t>
        </w:r>
      </w:ins>
    </w:p>
    <w:p w14:paraId="770C01E0" w14:textId="4A828ED2" w:rsidR="00313E66" w:rsidRPr="001C2B75" w:rsidRDefault="00313E66" w:rsidP="00313E66">
      <w:pPr>
        <w:rPr>
          <w:ins w:id="700" w:author="Kush Khalasi" w:date="2025-07-29T14:34:00Z" w16du:dateUtc="2025-07-29T09:04:00Z"/>
          <w:rFonts w:asciiTheme="minorHAnsi" w:hAnsiTheme="minorHAnsi" w:cstheme="minorHAnsi"/>
          <w:rPrChange w:id="701" w:author="Kush Khalasi" w:date="2025-07-29T15:02:00Z" w16du:dateUtc="2025-07-29T09:32:00Z">
            <w:rPr>
              <w:ins w:id="702" w:author="Kush Khalasi" w:date="2025-07-29T14:34:00Z" w16du:dateUtc="2025-07-29T09:04:00Z"/>
            </w:rPr>
          </w:rPrChange>
        </w:rPr>
      </w:pPr>
    </w:p>
    <w:p w14:paraId="22B0D64D" w14:textId="4111FFD5" w:rsidR="00313E66" w:rsidRPr="001C2B75" w:rsidRDefault="00313E66" w:rsidP="00313E66">
      <w:pPr>
        <w:pStyle w:val="Heading4"/>
        <w:numPr>
          <w:ilvl w:val="1"/>
          <w:numId w:val="16"/>
        </w:numPr>
        <w:ind w:left="270" w:hanging="270"/>
        <w:rPr>
          <w:ins w:id="703" w:author="Kush Khalasi" w:date="2025-07-29T14:34:00Z" w16du:dateUtc="2025-07-29T09:04:00Z"/>
          <w:rFonts w:asciiTheme="minorHAnsi" w:hAnsiTheme="minorHAnsi" w:cstheme="minorHAnsi"/>
          <w:i w:val="0"/>
          <w:iCs w:val="0"/>
          <w:sz w:val="24"/>
          <w:szCs w:val="24"/>
          <w:rPrChange w:id="704" w:author="Kush Khalasi" w:date="2025-07-29T15:02:00Z" w16du:dateUtc="2025-07-29T09:32:00Z">
            <w:rPr>
              <w:ins w:id="705" w:author="Kush Khalasi" w:date="2025-07-29T14:34:00Z" w16du:dateUtc="2025-07-29T09:04:00Z"/>
            </w:rPr>
          </w:rPrChange>
        </w:rPr>
        <w:pPrChange w:id="706" w:author="Kush Khalasi" w:date="2025-07-29T14:36:00Z" w16du:dateUtc="2025-07-29T09:06:00Z">
          <w:pPr>
            <w:pStyle w:val="Heading4"/>
          </w:pPr>
        </w:pPrChange>
      </w:pPr>
      <w:ins w:id="707" w:author="Kush Khalasi" w:date="2025-07-29T14:34:00Z" w16du:dateUtc="2025-07-29T09:04:00Z">
        <w:r w:rsidRPr="001C2B75">
          <w:rPr>
            <w:rStyle w:val="Strong"/>
            <w:rFonts w:asciiTheme="minorHAnsi" w:hAnsiTheme="minorHAnsi" w:cstheme="minorHAnsi"/>
            <w:b w:val="0"/>
            <w:bCs w:val="0"/>
            <w:i w:val="0"/>
            <w:iCs w:val="0"/>
            <w:sz w:val="24"/>
            <w:szCs w:val="24"/>
            <w:rPrChange w:id="708" w:author="Kush Khalasi" w:date="2025-07-29T15:02:00Z" w16du:dateUtc="2025-07-29T09:32:00Z">
              <w:rPr>
                <w:rStyle w:val="Strong"/>
                <w:b w:val="0"/>
                <w:bCs w:val="0"/>
              </w:rPr>
            </w:rPrChange>
          </w:rPr>
          <w:t>Integrity and Workplace Decorum</w:t>
        </w:r>
      </w:ins>
    </w:p>
    <w:p w14:paraId="42D4950C" w14:textId="77777777" w:rsidR="00313E66" w:rsidRPr="001C2B75" w:rsidRDefault="00313E66" w:rsidP="00313E66">
      <w:pPr>
        <w:pStyle w:val="NormalWeb"/>
        <w:numPr>
          <w:ilvl w:val="3"/>
          <w:numId w:val="2"/>
        </w:numPr>
        <w:ind w:left="720"/>
        <w:rPr>
          <w:ins w:id="709" w:author="Kush Khalasi" w:date="2025-07-29T14:37:00Z" w16du:dateUtc="2025-07-29T09:07:00Z"/>
          <w:rFonts w:asciiTheme="minorHAnsi" w:hAnsiTheme="minorHAnsi" w:cstheme="minorHAnsi"/>
        </w:rPr>
      </w:pPr>
      <w:ins w:id="710" w:author="Kush Khalasi" w:date="2025-07-29T14:34:00Z" w16du:dateUtc="2025-07-29T09:04:00Z">
        <w:r w:rsidRPr="001C2B75">
          <w:rPr>
            <w:rFonts w:asciiTheme="minorHAnsi" w:hAnsiTheme="minorHAnsi" w:cstheme="minorHAnsi"/>
            <w:rPrChange w:id="711" w:author="Kush Khalasi" w:date="2025-07-29T15:02:00Z" w16du:dateUtc="2025-07-29T09:32:00Z">
              <w:rPr/>
            </w:rPrChange>
          </w:rPr>
          <w:t>Always act honestly and fairly in your daily work.</w:t>
        </w:r>
      </w:ins>
    </w:p>
    <w:p w14:paraId="23574294" w14:textId="77777777" w:rsidR="00313E66" w:rsidRPr="001C2B75" w:rsidRDefault="00313E66" w:rsidP="00313E66">
      <w:pPr>
        <w:pStyle w:val="NormalWeb"/>
        <w:numPr>
          <w:ilvl w:val="3"/>
          <w:numId w:val="2"/>
        </w:numPr>
        <w:ind w:left="720"/>
        <w:rPr>
          <w:ins w:id="712" w:author="Kush Khalasi" w:date="2025-07-29T14:37:00Z" w16du:dateUtc="2025-07-29T09:07:00Z"/>
          <w:rFonts w:asciiTheme="minorHAnsi" w:hAnsiTheme="minorHAnsi" w:cstheme="minorHAnsi"/>
        </w:rPr>
      </w:pPr>
      <w:ins w:id="713" w:author="Kush Khalasi" w:date="2025-07-29T14:34:00Z" w16du:dateUtc="2025-07-29T09:04:00Z">
        <w:r w:rsidRPr="001C2B75">
          <w:rPr>
            <w:rFonts w:asciiTheme="minorHAnsi" w:hAnsiTheme="minorHAnsi" w:cstheme="minorHAnsi"/>
            <w:rPrChange w:id="714" w:author="Kush Khalasi" w:date="2025-07-29T15:02:00Z" w16du:dateUtc="2025-07-29T09:32:00Z">
              <w:rPr/>
            </w:rPrChange>
          </w:rPr>
          <w:t>Speak politely and clearly with co-workers, drivers, customers, and vendors.</w:t>
        </w:r>
      </w:ins>
    </w:p>
    <w:p w14:paraId="355A5DE9" w14:textId="77777777" w:rsidR="00313E66" w:rsidRPr="001C2B75" w:rsidRDefault="00313E66" w:rsidP="00313E66">
      <w:pPr>
        <w:pStyle w:val="NormalWeb"/>
        <w:numPr>
          <w:ilvl w:val="3"/>
          <w:numId w:val="2"/>
        </w:numPr>
        <w:ind w:left="720"/>
        <w:rPr>
          <w:ins w:id="715" w:author="Kush Khalasi" w:date="2025-07-29T14:37:00Z" w16du:dateUtc="2025-07-29T09:07:00Z"/>
          <w:rFonts w:asciiTheme="minorHAnsi" w:hAnsiTheme="minorHAnsi" w:cstheme="minorHAnsi"/>
        </w:rPr>
      </w:pPr>
      <w:ins w:id="716" w:author="Kush Khalasi" w:date="2025-07-29T14:34:00Z" w16du:dateUtc="2025-07-29T09:04:00Z">
        <w:r w:rsidRPr="001C2B75">
          <w:rPr>
            <w:rFonts w:asciiTheme="minorHAnsi" w:hAnsiTheme="minorHAnsi" w:cstheme="minorHAnsi"/>
            <w:rPrChange w:id="717" w:author="Kush Khalasi" w:date="2025-07-29T15:02:00Z" w16du:dateUtc="2025-07-29T09:32:00Z">
              <w:rPr/>
            </w:rPrChange>
          </w:rPr>
          <w:t>Admit mistakes if something goes wrong and help fix the issue.</w:t>
        </w:r>
      </w:ins>
    </w:p>
    <w:p w14:paraId="6D2F506B" w14:textId="77777777" w:rsidR="00313E66" w:rsidRPr="001C2B75" w:rsidRDefault="00313E66" w:rsidP="00313E66">
      <w:pPr>
        <w:pStyle w:val="NormalWeb"/>
        <w:numPr>
          <w:ilvl w:val="3"/>
          <w:numId w:val="2"/>
        </w:numPr>
        <w:ind w:left="720"/>
        <w:rPr>
          <w:ins w:id="718" w:author="Kush Khalasi" w:date="2025-07-29T14:37:00Z" w16du:dateUtc="2025-07-29T09:07:00Z"/>
          <w:rFonts w:asciiTheme="minorHAnsi" w:hAnsiTheme="minorHAnsi" w:cstheme="minorHAnsi"/>
        </w:rPr>
      </w:pPr>
      <w:ins w:id="719" w:author="Kush Khalasi" w:date="2025-07-29T14:34:00Z" w16du:dateUtc="2025-07-29T09:04:00Z">
        <w:r w:rsidRPr="001C2B75">
          <w:rPr>
            <w:rFonts w:asciiTheme="minorHAnsi" w:hAnsiTheme="minorHAnsi" w:cstheme="minorHAnsi"/>
            <w:rPrChange w:id="720" w:author="Kush Khalasi" w:date="2025-07-29T15:02:00Z" w16du:dateUtc="2025-07-29T09:32:00Z">
              <w:rPr/>
            </w:rPrChange>
          </w:rPr>
          <w:t>Avoid gossip, rude language, or blaming others to protect yourself.</w:t>
        </w:r>
      </w:ins>
    </w:p>
    <w:p w14:paraId="618E5B15" w14:textId="77777777" w:rsidR="005B090B" w:rsidRPr="001C2B75" w:rsidRDefault="00313E66" w:rsidP="005B090B">
      <w:pPr>
        <w:pStyle w:val="NormalWeb"/>
        <w:numPr>
          <w:ilvl w:val="3"/>
          <w:numId w:val="2"/>
        </w:numPr>
        <w:spacing w:after="0" w:afterAutospacing="0"/>
        <w:ind w:left="720"/>
        <w:rPr>
          <w:ins w:id="721" w:author="Kush Khalasi" w:date="2025-07-29T14:39:00Z" w16du:dateUtc="2025-07-29T09:09:00Z"/>
          <w:rStyle w:val="Strong"/>
          <w:rFonts w:asciiTheme="minorHAnsi" w:hAnsiTheme="minorHAnsi" w:cstheme="minorHAnsi"/>
          <w:b w:val="0"/>
          <w:bCs w:val="0"/>
        </w:rPr>
        <w:pPrChange w:id="722" w:author="Kush Khalasi" w:date="2025-07-29T14:43:00Z" w16du:dateUtc="2025-07-29T09:13:00Z">
          <w:pPr>
            <w:pStyle w:val="NormalWeb"/>
            <w:numPr>
              <w:ilvl w:val="3"/>
              <w:numId w:val="2"/>
            </w:numPr>
            <w:ind w:left="720" w:hanging="360"/>
          </w:pPr>
        </w:pPrChange>
      </w:pPr>
      <w:ins w:id="723" w:author="Kush Khalasi" w:date="2025-07-29T14:34:00Z" w16du:dateUtc="2025-07-29T09:04:00Z">
        <w:r w:rsidRPr="001C2B75">
          <w:rPr>
            <w:rStyle w:val="Strong"/>
            <w:rFonts w:asciiTheme="minorHAnsi" w:hAnsiTheme="minorHAnsi" w:cstheme="minorHAnsi"/>
            <w:rPrChange w:id="724" w:author="Kush Khalasi" w:date="2025-07-29T15:02:00Z" w16du:dateUtc="2025-07-29T09:32:00Z">
              <w:rPr>
                <w:rStyle w:val="Strong"/>
              </w:rPr>
            </w:rPrChange>
          </w:rPr>
          <w:t>Example:</w:t>
        </w:r>
      </w:ins>
    </w:p>
    <w:p w14:paraId="0F2CA79C" w14:textId="72266F5A" w:rsidR="005B090B" w:rsidRPr="001C2B75" w:rsidRDefault="005B090B" w:rsidP="005B090B">
      <w:pPr>
        <w:pStyle w:val="NormalWeb"/>
        <w:ind w:left="2610" w:right="120" w:hanging="1890"/>
        <w:jc w:val="both"/>
        <w:rPr>
          <w:ins w:id="725" w:author="Kush Khalasi" w:date="2025-07-29T14:39:00Z" w16du:dateUtc="2025-07-29T09:09:00Z"/>
          <w:rFonts w:asciiTheme="minorHAnsi" w:hAnsiTheme="minorHAnsi" w:cstheme="minorHAnsi"/>
        </w:rPr>
        <w:pPrChange w:id="726" w:author="Kush Khalasi" w:date="2025-07-29T14:42:00Z" w16du:dateUtc="2025-07-29T09:12:00Z">
          <w:pPr>
            <w:pStyle w:val="NormalWeb"/>
            <w:ind w:left="1080" w:hanging="360"/>
          </w:pPr>
        </w:pPrChange>
      </w:pPr>
      <w:ins w:id="727" w:author="Kush Khalasi" w:date="2025-07-29T14:41:00Z" w16du:dateUtc="2025-07-29T09:11:00Z">
        <w:r w:rsidRPr="001C2B75">
          <w:rPr>
            <w:rFonts w:asciiTheme="minorHAnsi" w:hAnsiTheme="minorHAnsi" w:cstheme="minorHAnsi"/>
            <w:b/>
            <w:bCs/>
            <w:rPrChange w:id="728" w:author="Kush Khalasi" w:date="2025-07-29T15:02:00Z" w16du:dateUtc="2025-07-29T09:32:00Z">
              <w:rPr>
                <w:rFonts w:ascii="Segoe UI Emoji" w:hAnsi="Segoe UI Emoji" w:cs="Segoe UI Emoji"/>
              </w:rPr>
            </w:rPrChange>
          </w:rPr>
          <w:t>Correct Approach:</w:t>
        </w:r>
        <w:r w:rsidRPr="001C2B75">
          <w:rPr>
            <w:rFonts w:asciiTheme="minorHAnsi" w:hAnsiTheme="minorHAnsi" w:cstheme="minorHAnsi"/>
            <w:rPrChange w:id="729" w:author="Kush Khalasi" w:date="2025-07-29T15:02:00Z" w16du:dateUtc="2025-07-29T09:32:00Z">
              <w:rPr>
                <w:rFonts w:ascii="Segoe UI Emoji" w:hAnsi="Segoe UI Emoji" w:cs="Segoe UI Emoji"/>
              </w:rPr>
            </w:rPrChange>
          </w:rPr>
          <w:t xml:space="preserve"> </w:t>
        </w:r>
      </w:ins>
      <w:ins w:id="730" w:author="Kush Khalasi" w:date="2025-07-29T14:34:00Z" w16du:dateUtc="2025-07-29T09:04:00Z">
        <w:r w:rsidR="00313E66" w:rsidRPr="001C2B75">
          <w:rPr>
            <w:rFonts w:asciiTheme="minorHAnsi" w:hAnsiTheme="minorHAnsi" w:cstheme="minorHAnsi"/>
            <w:rPrChange w:id="731" w:author="Kush Khalasi" w:date="2025-07-29T15:02:00Z" w16du:dateUtc="2025-07-29T09:32:00Z">
              <w:rPr/>
            </w:rPrChange>
          </w:rPr>
          <w:t>If a customer’s shipment was delayed because you forgot to schedule pickup, inform your team leader, apologize to the client, and arrange the next best delivery time.</w:t>
        </w:r>
      </w:ins>
    </w:p>
    <w:p w14:paraId="751A1F69" w14:textId="09D02F48" w:rsidR="00313E66" w:rsidRPr="001C2B75" w:rsidRDefault="005B090B" w:rsidP="005B090B">
      <w:pPr>
        <w:pStyle w:val="NormalWeb"/>
        <w:ind w:left="2790" w:right="120" w:hanging="2070"/>
        <w:jc w:val="both"/>
        <w:rPr>
          <w:ins w:id="732" w:author="Kush Khalasi" w:date="2025-07-29T14:34:00Z" w16du:dateUtc="2025-07-29T09:04:00Z"/>
          <w:rFonts w:asciiTheme="minorHAnsi" w:hAnsiTheme="minorHAnsi" w:cstheme="minorHAnsi"/>
          <w:rPrChange w:id="733" w:author="Kush Khalasi" w:date="2025-07-29T15:02:00Z" w16du:dateUtc="2025-07-29T09:32:00Z">
            <w:rPr>
              <w:ins w:id="734" w:author="Kush Khalasi" w:date="2025-07-29T14:34:00Z" w16du:dateUtc="2025-07-29T09:04:00Z"/>
            </w:rPr>
          </w:rPrChange>
        </w:rPr>
        <w:pPrChange w:id="735" w:author="Kush Khalasi" w:date="2025-07-29T14:42:00Z" w16du:dateUtc="2025-07-29T09:12:00Z">
          <w:pPr>
            <w:pStyle w:val="NormalWeb"/>
          </w:pPr>
        </w:pPrChange>
      </w:pPr>
      <w:ins w:id="736" w:author="Kush Khalasi" w:date="2025-07-29T14:42:00Z" w16du:dateUtc="2025-07-29T09:12:00Z">
        <w:r w:rsidRPr="001C2B75">
          <w:rPr>
            <w:rFonts w:asciiTheme="minorHAnsi" w:hAnsiTheme="minorHAnsi" w:cstheme="minorHAnsi"/>
            <w:b/>
            <w:bCs/>
            <w:rPrChange w:id="737" w:author="Kush Khalasi" w:date="2025-07-29T15:02:00Z" w16du:dateUtc="2025-07-29T09:32:00Z">
              <w:rPr>
                <w:rFonts w:ascii="Segoe UI Emoji" w:hAnsi="Segoe UI Emoji" w:cs="Segoe UI Emoji"/>
              </w:rPr>
            </w:rPrChange>
          </w:rPr>
          <w:t>Incorrect Approach:</w:t>
        </w:r>
        <w:r w:rsidRPr="001C2B75">
          <w:rPr>
            <w:rFonts w:asciiTheme="minorHAnsi" w:hAnsiTheme="minorHAnsi" w:cstheme="minorHAnsi"/>
            <w:rPrChange w:id="738" w:author="Kush Khalasi" w:date="2025-07-29T15:02:00Z" w16du:dateUtc="2025-07-29T09:32:00Z">
              <w:rPr>
                <w:rFonts w:ascii="Segoe UI Emoji" w:hAnsi="Segoe UI Emoji" w:cs="Segoe UI Emoji"/>
              </w:rPr>
            </w:rPrChange>
          </w:rPr>
          <w:t xml:space="preserve"> </w:t>
        </w:r>
      </w:ins>
      <w:ins w:id="739" w:author="Kush Khalasi" w:date="2025-07-29T14:34:00Z" w16du:dateUtc="2025-07-29T09:04:00Z">
        <w:r w:rsidR="00313E66" w:rsidRPr="001C2B75">
          <w:rPr>
            <w:rFonts w:asciiTheme="minorHAnsi" w:hAnsiTheme="minorHAnsi" w:cstheme="minorHAnsi"/>
            <w:rPrChange w:id="740" w:author="Kush Khalasi" w:date="2025-07-29T15:02:00Z" w16du:dateUtc="2025-07-29T09:32:00Z">
              <w:rPr/>
            </w:rPrChange>
          </w:rPr>
          <w:t xml:space="preserve"> If you hide the missed pickup and blame the driver instead, it breaks trust and creates more problems.</w:t>
        </w:r>
      </w:ins>
    </w:p>
    <w:p w14:paraId="13B26CD7" w14:textId="2016376F" w:rsidR="00313E66" w:rsidRPr="001C2B75" w:rsidRDefault="00313E66" w:rsidP="00313E66">
      <w:pPr>
        <w:pStyle w:val="Heading4"/>
        <w:numPr>
          <w:ilvl w:val="1"/>
          <w:numId w:val="16"/>
        </w:numPr>
        <w:ind w:left="270" w:hanging="270"/>
        <w:rPr>
          <w:ins w:id="741" w:author="Kush Khalasi" w:date="2025-07-29T14:34:00Z" w16du:dateUtc="2025-07-29T09:04:00Z"/>
          <w:rStyle w:val="Strong"/>
          <w:rFonts w:asciiTheme="minorHAnsi" w:hAnsiTheme="minorHAnsi" w:cstheme="minorHAnsi"/>
          <w:b w:val="0"/>
          <w:bCs w:val="0"/>
          <w:i w:val="0"/>
          <w:iCs w:val="0"/>
          <w:sz w:val="24"/>
          <w:szCs w:val="24"/>
          <w:rPrChange w:id="742" w:author="Kush Khalasi" w:date="2025-07-29T15:02:00Z" w16du:dateUtc="2025-07-29T09:32:00Z">
            <w:rPr>
              <w:ins w:id="743" w:author="Kush Khalasi" w:date="2025-07-29T14:34:00Z" w16du:dateUtc="2025-07-29T09:04:00Z"/>
            </w:rPr>
          </w:rPrChange>
        </w:rPr>
        <w:pPrChange w:id="744" w:author="Kush Khalasi" w:date="2025-07-29T14:36:00Z" w16du:dateUtc="2025-07-29T09:06:00Z">
          <w:pPr>
            <w:pStyle w:val="Heading4"/>
          </w:pPr>
        </w:pPrChange>
      </w:pPr>
      <w:ins w:id="745" w:author="Kush Khalasi" w:date="2025-07-29T14:34:00Z" w16du:dateUtc="2025-07-29T09:04:00Z">
        <w:r w:rsidRPr="001C2B75">
          <w:rPr>
            <w:rStyle w:val="Strong"/>
            <w:rFonts w:asciiTheme="minorHAnsi" w:hAnsiTheme="minorHAnsi" w:cstheme="minorHAnsi"/>
            <w:b w:val="0"/>
            <w:bCs w:val="0"/>
            <w:i w:val="0"/>
            <w:iCs w:val="0"/>
            <w:sz w:val="24"/>
            <w:szCs w:val="24"/>
            <w:rPrChange w:id="746" w:author="Kush Khalasi" w:date="2025-07-29T15:02:00Z" w16du:dateUtc="2025-07-29T09:32:00Z">
              <w:rPr>
                <w:rStyle w:val="Strong"/>
                <w:b w:val="0"/>
                <w:bCs w:val="0"/>
              </w:rPr>
            </w:rPrChange>
          </w:rPr>
          <w:t>Managing Personal Interests Transparently</w:t>
        </w:r>
      </w:ins>
    </w:p>
    <w:p w14:paraId="2556669F" w14:textId="3E60270F" w:rsidR="005B090B" w:rsidRPr="001C2B75" w:rsidRDefault="00313E66" w:rsidP="005B090B">
      <w:pPr>
        <w:pStyle w:val="NormalWeb"/>
        <w:numPr>
          <w:ilvl w:val="3"/>
          <w:numId w:val="2"/>
        </w:numPr>
        <w:ind w:left="720"/>
        <w:rPr>
          <w:ins w:id="747" w:author="Kush Khalasi" w:date="2025-07-29T14:37:00Z" w16du:dateUtc="2025-07-29T09:07:00Z"/>
          <w:rFonts w:asciiTheme="minorHAnsi" w:hAnsiTheme="minorHAnsi" w:cstheme="minorHAnsi"/>
        </w:rPr>
      </w:pPr>
      <w:ins w:id="748" w:author="Kush Khalasi" w:date="2025-07-29T14:34:00Z" w16du:dateUtc="2025-07-29T09:04:00Z">
        <w:r w:rsidRPr="001C2B75">
          <w:rPr>
            <w:rFonts w:asciiTheme="minorHAnsi" w:hAnsiTheme="minorHAnsi" w:cstheme="minorHAnsi"/>
            <w:rPrChange w:id="749" w:author="Kush Khalasi" w:date="2025-07-29T15:02:00Z" w16du:dateUtc="2025-07-29T09:32:00Z">
              <w:rPr/>
            </w:rPrChange>
          </w:rPr>
          <w:t xml:space="preserve">Tell your manager if you have any personal </w:t>
        </w:r>
      </w:ins>
      <w:ins w:id="750" w:author="Kush Khalasi" w:date="2025-07-29T14:48:00Z" w16du:dateUtc="2025-07-29T09:18:00Z">
        <w:r w:rsidR="00906362" w:rsidRPr="001C2B75">
          <w:rPr>
            <w:rFonts w:asciiTheme="minorHAnsi" w:hAnsiTheme="minorHAnsi" w:cstheme="minorHAnsi"/>
          </w:rPr>
          <w:t>connections</w:t>
        </w:r>
      </w:ins>
      <w:ins w:id="751" w:author="Kush Khalasi" w:date="2025-07-29T14:34:00Z" w16du:dateUtc="2025-07-29T09:04:00Z">
        <w:r w:rsidRPr="001C2B75">
          <w:rPr>
            <w:rFonts w:asciiTheme="minorHAnsi" w:hAnsiTheme="minorHAnsi" w:cstheme="minorHAnsi"/>
            <w:rPrChange w:id="752" w:author="Kush Khalasi" w:date="2025-07-29T15:02:00Z" w16du:dateUtc="2025-07-29T09:32:00Z">
              <w:rPr/>
            </w:rPrChange>
          </w:rPr>
          <w:t xml:space="preserve"> that might influence a work decision.</w:t>
        </w:r>
      </w:ins>
    </w:p>
    <w:p w14:paraId="4CBBE732" w14:textId="77777777" w:rsidR="005B090B" w:rsidRPr="001C2B75" w:rsidRDefault="00313E66" w:rsidP="005B090B">
      <w:pPr>
        <w:pStyle w:val="NormalWeb"/>
        <w:numPr>
          <w:ilvl w:val="3"/>
          <w:numId w:val="2"/>
        </w:numPr>
        <w:ind w:left="720"/>
        <w:rPr>
          <w:ins w:id="753" w:author="Kush Khalasi" w:date="2025-07-29T14:38:00Z" w16du:dateUtc="2025-07-29T09:08:00Z"/>
          <w:rFonts w:asciiTheme="minorHAnsi" w:hAnsiTheme="minorHAnsi" w:cstheme="minorHAnsi"/>
        </w:rPr>
      </w:pPr>
      <w:ins w:id="754" w:author="Kush Khalasi" w:date="2025-07-29T14:34:00Z" w16du:dateUtc="2025-07-29T09:04:00Z">
        <w:r w:rsidRPr="001C2B75">
          <w:rPr>
            <w:rFonts w:asciiTheme="minorHAnsi" w:hAnsiTheme="minorHAnsi" w:cstheme="minorHAnsi"/>
            <w:rPrChange w:id="755" w:author="Kush Khalasi" w:date="2025-07-29T15:02:00Z" w16du:dateUtc="2025-07-29T09:32:00Z">
              <w:rPr/>
            </w:rPrChange>
          </w:rPr>
          <w:t>Step away from decisions if you can’t be completely fair.</w:t>
        </w:r>
      </w:ins>
    </w:p>
    <w:p w14:paraId="427B121D" w14:textId="77777777" w:rsidR="005B090B" w:rsidRPr="001C2B75" w:rsidRDefault="00313E66" w:rsidP="005B090B">
      <w:pPr>
        <w:pStyle w:val="NormalWeb"/>
        <w:numPr>
          <w:ilvl w:val="3"/>
          <w:numId w:val="2"/>
        </w:numPr>
        <w:ind w:left="720"/>
        <w:rPr>
          <w:ins w:id="756" w:author="Kush Khalasi" w:date="2025-07-29T14:38:00Z" w16du:dateUtc="2025-07-29T09:08:00Z"/>
          <w:rFonts w:asciiTheme="minorHAnsi" w:hAnsiTheme="minorHAnsi" w:cstheme="minorHAnsi"/>
        </w:rPr>
      </w:pPr>
      <w:ins w:id="757" w:author="Kush Khalasi" w:date="2025-07-29T14:34:00Z" w16du:dateUtc="2025-07-29T09:04:00Z">
        <w:r w:rsidRPr="001C2B75">
          <w:rPr>
            <w:rFonts w:asciiTheme="minorHAnsi" w:hAnsiTheme="minorHAnsi" w:cstheme="minorHAnsi"/>
            <w:rPrChange w:id="758" w:author="Kush Khalasi" w:date="2025-07-29T15:02:00Z" w16du:dateUtc="2025-07-29T09:32:00Z">
              <w:rPr/>
            </w:rPrChange>
          </w:rPr>
          <w:t>Don’t use Trinity resources (systems, vehicles, data) for your personal business.</w:t>
        </w:r>
      </w:ins>
    </w:p>
    <w:p w14:paraId="2C1CA80F" w14:textId="77777777" w:rsidR="005B090B" w:rsidRPr="001C2B75" w:rsidRDefault="00313E66" w:rsidP="005B090B">
      <w:pPr>
        <w:pStyle w:val="NormalWeb"/>
        <w:numPr>
          <w:ilvl w:val="3"/>
          <w:numId w:val="2"/>
        </w:numPr>
        <w:ind w:left="720"/>
        <w:rPr>
          <w:ins w:id="759" w:author="Kush Khalasi" w:date="2025-07-29T14:47:00Z" w16du:dateUtc="2025-07-29T09:17:00Z"/>
          <w:rFonts w:asciiTheme="minorHAnsi" w:hAnsiTheme="minorHAnsi" w:cstheme="minorHAnsi"/>
        </w:rPr>
      </w:pPr>
      <w:ins w:id="760" w:author="Kush Khalasi" w:date="2025-07-29T14:34:00Z" w16du:dateUtc="2025-07-29T09:04:00Z">
        <w:r w:rsidRPr="001C2B75">
          <w:rPr>
            <w:rFonts w:asciiTheme="minorHAnsi" w:hAnsiTheme="minorHAnsi" w:cstheme="minorHAnsi"/>
            <w:rPrChange w:id="761" w:author="Kush Khalasi" w:date="2025-07-29T15:02:00Z" w16du:dateUtc="2025-07-29T09:32:00Z">
              <w:rPr/>
            </w:rPrChange>
          </w:rPr>
          <w:t>Let your manager know if you’re doing any side jobs that may relate to Trinity’s work.</w:t>
        </w:r>
      </w:ins>
    </w:p>
    <w:p w14:paraId="4F554BAF" w14:textId="1CEF870C" w:rsidR="005B090B" w:rsidRPr="001C2B75" w:rsidRDefault="00313E66" w:rsidP="005B090B">
      <w:pPr>
        <w:pStyle w:val="NormalWeb"/>
        <w:numPr>
          <w:ilvl w:val="3"/>
          <w:numId w:val="2"/>
        </w:numPr>
        <w:ind w:left="720"/>
        <w:rPr>
          <w:ins w:id="762" w:author="Kush Khalasi" w:date="2025-07-29T14:44:00Z" w16du:dateUtc="2025-07-29T09:14:00Z"/>
          <w:rStyle w:val="Strong"/>
          <w:rFonts w:asciiTheme="minorHAnsi" w:hAnsiTheme="minorHAnsi" w:cstheme="minorHAnsi"/>
          <w:b w:val="0"/>
          <w:bCs w:val="0"/>
          <w:rPrChange w:id="763" w:author="Kush Khalasi" w:date="2025-07-29T15:02:00Z" w16du:dateUtc="2025-07-29T09:32:00Z">
            <w:rPr>
              <w:ins w:id="764" w:author="Kush Khalasi" w:date="2025-07-29T14:44:00Z" w16du:dateUtc="2025-07-29T09:14:00Z"/>
              <w:rStyle w:val="Strong"/>
              <w:rFonts w:asciiTheme="minorHAnsi" w:hAnsiTheme="minorHAnsi" w:cstheme="minorHAnsi"/>
            </w:rPr>
          </w:rPrChange>
        </w:rPr>
        <w:pPrChange w:id="765" w:author="Kush Khalasi" w:date="2025-07-29T14:47:00Z" w16du:dateUtc="2025-07-29T09:17:00Z">
          <w:pPr>
            <w:pStyle w:val="NormalWeb"/>
            <w:ind w:left="2610" w:right="120" w:hanging="1890"/>
            <w:jc w:val="both"/>
          </w:pPr>
        </w:pPrChange>
      </w:pPr>
      <w:ins w:id="766" w:author="Kush Khalasi" w:date="2025-07-29T14:34:00Z" w16du:dateUtc="2025-07-29T09:04:00Z">
        <w:r w:rsidRPr="001C2B75">
          <w:rPr>
            <w:rStyle w:val="Strong"/>
            <w:rFonts w:asciiTheme="minorHAnsi" w:hAnsiTheme="minorHAnsi" w:cstheme="minorHAnsi"/>
            <w:rPrChange w:id="767" w:author="Kush Khalasi" w:date="2025-07-29T15:02:00Z" w16du:dateUtc="2025-07-29T09:32:00Z">
              <w:rPr>
                <w:rStyle w:val="Strong"/>
              </w:rPr>
            </w:rPrChange>
          </w:rPr>
          <w:t>Example:</w:t>
        </w:r>
      </w:ins>
    </w:p>
    <w:p w14:paraId="49389543" w14:textId="3ABEDCCB" w:rsidR="005B090B" w:rsidRPr="001C2B75" w:rsidRDefault="005B090B" w:rsidP="005B090B">
      <w:pPr>
        <w:pStyle w:val="NormalWeb"/>
        <w:ind w:left="2700" w:right="120" w:hanging="1980"/>
        <w:jc w:val="both"/>
        <w:rPr>
          <w:ins w:id="768" w:author="Kush Khalasi" w:date="2025-07-29T14:44:00Z" w16du:dateUtc="2025-07-29T09:14:00Z"/>
          <w:rFonts w:asciiTheme="minorHAnsi" w:hAnsiTheme="minorHAnsi" w:cstheme="minorHAnsi"/>
        </w:rPr>
        <w:pPrChange w:id="769" w:author="Kush Khalasi" w:date="2025-07-29T14:44:00Z" w16du:dateUtc="2025-07-29T09:14:00Z">
          <w:pPr>
            <w:pStyle w:val="NormalWeb"/>
            <w:ind w:left="2610" w:right="120" w:hanging="1890"/>
            <w:jc w:val="both"/>
          </w:pPr>
        </w:pPrChange>
      </w:pPr>
      <w:ins w:id="770" w:author="Kush Khalasi" w:date="2025-07-29T14:41:00Z" w16du:dateUtc="2025-07-29T09:11:00Z">
        <w:r w:rsidRPr="001C2B75">
          <w:rPr>
            <w:rFonts w:asciiTheme="minorHAnsi" w:hAnsiTheme="minorHAnsi" w:cstheme="minorHAnsi"/>
            <w:b/>
            <w:bCs/>
            <w:rPrChange w:id="771" w:author="Kush Khalasi" w:date="2025-07-29T15:02:00Z" w16du:dateUtc="2025-07-29T09:32:00Z">
              <w:rPr>
                <w:rFonts w:ascii="Segoe UI Emoji" w:hAnsi="Segoe UI Emoji" w:cs="Segoe UI Emoji"/>
              </w:rPr>
            </w:rPrChange>
          </w:rPr>
          <w:t>Correct Approach:</w:t>
        </w:r>
      </w:ins>
      <w:ins w:id="772" w:author="Kush Khalasi" w:date="2025-07-29T14:44:00Z" w16du:dateUtc="2025-07-29T09:14:00Z">
        <w:r w:rsidRPr="001C2B75">
          <w:rPr>
            <w:rFonts w:asciiTheme="minorHAnsi" w:hAnsiTheme="minorHAnsi" w:cstheme="minorHAnsi"/>
            <w:b/>
            <w:bCs/>
          </w:rPr>
          <w:t xml:space="preserve"> </w:t>
        </w:r>
      </w:ins>
      <w:ins w:id="773" w:author="Kush Khalasi" w:date="2025-07-29T14:34:00Z" w16du:dateUtc="2025-07-29T09:04:00Z">
        <w:r w:rsidR="00313E66" w:rsidRPr="001C2B75">
          <w:rPr>
            <w:rFonts w:asciiTheme="minorHAnsi" w:hAnsiTheme="minorHAnsi" w:cstheme="minorHAnsi"/>
            <w:rPrChange w:id="774" w:author="Kush Khalasi" w:date="2025-07-29T15:02:00Z" w16du:dateUtc="2025-07-29T09:32:00Z">
              <w:rPr/>
            </w:rPrChange>
          </w:rPr>
          <w:t>If your friend owns a transport company and is bidding to work with Trinity, inform your supervisor so you’re not involved in the selection process.</w:t>
        </w:r>
      </w:ins>
    </w:p>
    <w:p w14:paraId="3F061DEA" w14:textId="7D1F1476" w:rsidR="00313E66" w:rsidRPr="001C2B75" w:rsidRDefault="005B090B" w:rsidP="005B090B">
      <w:pPr>
        <w:pStyle w:val="NormalWeb"/>
        <w:ind w:left="2700" w:right="120" w:hanging="1980"/>
        <w:jc w:val="both"/>
        <w:rPr>
          <w:ins w:id="775" w:author="Kush Khalasi" w:date="2025-07-29T14:34:00Z" w16du:dateUtc="2025-07-29T09:04:00Z"/>
          <w:rFonts w:asciiTheme="minorHAnsi" w:hAnsiTheme="minorHAnsi" w:cstheme="minorHAnsi"/>
          <w:rPrChange w:id="776" w:author="Kush Khalasi" w:date="2025-07-29T15:02:00Z" w16du:dateUtc="2025-07-29T09:32:00Z">
            <w:rPr>
              <w:ins w:id="777" w:author="Kush Khalasi" w:date="2025-07-29T14:34:00Z" w16du:dateUtc="2025-07-29T09:04:00Z"/>
            </w:rPr>
          </w:rPrChange>
        </w:rPr>
        <w:pPrChange w:id="778" w:author="Kush Khalasi" w:date="2025-07-29T14:44:00Z" w16du:dateUtc="2025-07-29T09:14:00Z">
          <w:pPr>
            <w:pStyle w:val="NormalWeb"/>
          </w:pPr>
        </w:pPrChange>
      </w:pPr>
      <w:ins w:id="779" w:author="Kush Khalasi" w:date="2025-07-29T14:42:00Z" w16du:dateUtc="2025-07-29T09:12:00Z">
        <w:r w:rsidRPr="001C2B75">
          <w:rPr>
            <w:rFonts w:asciiTheme="minorHAnsi" w:hAnsiTheme="minorHAnsi" w:cstheme="minorHAnsi"/>
            <w:b/>
            <w:bCs/>
            <w:rPrChange w:id="780" w:author="Kush Khalasi" w:date="2025-07-29T15:02:00Z" w16du:dateUtc="2025-07-29T09:32:00Z">
              <w:rPr>
                <w:rFonts w:ascii="Segoe UI Emoji" w:hAnsi="Segoe UI Emoji" w:cs="Segoe UI Emoji"/>
              </w:rPr>
            </w:rPrChange>
          </w:rPr>
          <w:t>Incorrect Approach:</w:t>
        </w:r>
      </w:ins>
      <w:ins w:id="781" w:author="Kush Khalasi" w:date="2025-07-29T14:34:00Z" w16du:dateUtc="2025-07-29T09:04:00Z">
        <w:r w:rsidR="00313E66" w:rsidRPr="001C2B75">
          <w:rPr>
            <w:rFonts w:asciiTheme="minorHAnsi" w:hAnsiTheme="minorHAnsi" w:cstheme="minorHAnsi"/>
            <w:rPrChange w:id="782" w:author="Kush Khalasi" w:date="2025-07-29T15:02:00Z" w16du:dateUtc="2025-07-29T09:32:00Z">
              <w:rPr/>
            </w:rPrChange>
          </w:rPr>
          <w:t xml:space="preserve"> If you secretly help your friend win the bid without telling the team, it’s unfair and unethical.</w:t>
        </w:r>
      </w:ins>
    </w:p>
    <w:p w14:paraId="3C9245F8" w14:textId="1A1C8AAC" w:rsidR="00313E66" w:rsidRPr="001C2B75" w:rsidRDefault="00313E66" w:rsidP="00313E66">
      <w:pPr>
        <w:pStyle w:val="Heading4"/>
        <w:numPr>
          <w:ilvl w:val="1"/>
          <w:numId w:val="16"/>
        </w:numPr>
        <w:ind w:left="270" w:hanging="270"/>
        <w:rPr>
          <w:ins w:id="783" w:author="Kush Khalasi" w:date="2025-07-29T14:34:00Z" w16du:dateUtc="2025-07-29T09:04:00Z"/>
          <w:rStyle w:val="Strong"/>
          <w:rFonts w:asciiTheme="minorHAnsi" w:hAnsiTheme="minorHAnsi" w:cstheme="minorHAnsi"/>
          <w:b w:val="0"/>
          <w:bCs w:val="0"/>
          <w:i w:val="0"/>
          <w:iCs w:val="0"/>
          <w:sz w:val="24"/>
          <w:szCs w:val="24"/>
          <w:rPrChange w:id="784" w:author="Kush Khalasi" w:date="2025-07-29T15:02:00Z" w16du:dateUtc="2025-07-29T09:32:00Z">
            <w:rPr>
              <w:ins w:id="785" w:author="Kush Khalasi" w:date="2025-07-29T14:34:00Z" w16du:dateUtc="2025-07-29T09:04:00Z"/>
            </w:rPr>
          </w:rPrChange>
        </w:rPr>
        <w:pPrChange w:id="786" w:author="Kush Khalasi" w:date="2025-07-29T14:36:00Z" w16du:dateUtc="2025-07-29T09:06:00Z">
          <w:pPr>
            <w:pStyle w:val="Heading4"/>
          </w:pPr>
        </w:pPrChange>
      </w:pPr>
      <w:ins w:id="787" w:author="Kush Khalasi" w:date="2025-07-29T14:34:00Z" w16du:dateUtc="2025-07-29T09:04:00Z">
        <w:r w:rsidRPr="001C2B75">
          <w:rPr>
            <w:rStyle w:val="Strong"/>
            <w:rFonts w:asciiTheme="minorHAnsi" w:hAnsiTheme="minorHAnsi" w:cstheme="minorHAnsi"/>
            <w:b w:val="0"/>
            <w:bCs w:val="0"/>
            <w:i w:val="0"/>
            <w:iCs w:val="0"/>
            <w:sz w:val="24"/>
            <w:szCs w:val="24"/>
            <w:rPrChange w:id="788" w:author="Kush Khalasi" w:date="2025-07-29T15:02:00Z" w16du:dateUtc="2025-07-29T09:32:00Z">
              <w:rPr>
                <w:rStyle w:val="Strong"/>
                <w:b w:val="0"/>
                <w:bCs w:val="0"/>
              </w:rPr>
            </w:rPrChange>
          </w:rPr>
          <w:t>Handling Sensitive Information Responsibly</w:t>
        </w:r>
      </w:ins>
    </w:p>
    <w:p w14:paraId="216D6E3F" w14:textId="77777777" w:rsidR="005B090B" w:rsidRPr="001C2B75" w:rsidRDefault="00313E66" w:rsidP="005B090B">
      <w:pPr>
        <w:pStyle w:val="NormalWeb"/>
        <w:numPr>
          <w:ilvl w:val="3"/>
          <w:numId w:val="2"/>
        </w:numPr>
        <w:ind w:left="720"/>
        <w:rPr>
          <w:ins w:id="789" w:author="Kush Khalasi" w:date="2025-07-29T14:38:00Z" w16du:dateUtc="2025-07-29T09:08:00Z"/>
          <w:rFonts w:asciiTheme="minorHAnsi" w:hAnsiTheme="minorHAnsi" w:cstheme="minorHAnsi"/>
        </w:rPr>
      </w:pPr>
      <w:ins w:id="790" w:author="Kush Khalasi" w:date="2025-07-29T14:34:00Z" w16du:dateUtc="2025-07-29T09:04:00Z">
        <w:r w:rsidRPr="001C2B75">
          <w:rPr>
            <w:rFonts w:asciiTheme="minorHAnsi" w:hAnsiTheme="minorHAnsi" w:cstheme="minorHAnsi"/>
            <w:rPrChange w:id="791" w:author="Kush Khalasi" w:date="2025-07-29T15:02:00Z" w16du:dateUtc="2025-07-29T09:32:00Z">
              <w:rPr/>
            </w:rPrChange>
          </w:rPr>
          <w:t>Keep customer data, rate sheets, and route plans private.</w:t>
        </w:r>
      </w:ins>
    </w:p>
    <w:p w14:paraId="1812CD47" w14:textId="77777777" w:rsidR="005B090B" w:rsidRPr="001C2B75" w:rsidRDefault="00313E66" w:rsidP="005B090B">
      <w:pPr>
        <w:pStyle w:val="NormalWeb"/>
        <w:numPr>
          <w:ilvl w:val="3"/>
          <w:numId w:val="2"/>
        </w:numPr>
        <w:ind w:left="720"/>
        <w:rPr>
          <w:ins w:id="792" w:author="Kush Khalasi" w:date="2025-07-29T14:38:00Z" w16du:dateUtc="2025-07-29T09:08:00Z"/>
          <w:rFonts w:asciiTheme="minorHAnsi" w:hAnsiTheme="minorHAnsi" w:cstheme="minorHAnsi"/>
        </w:rPr>
      </w:pPr>
      <w:ins w:id="793" w:author="Kush Khalasi" w:date="2025-07-29T14:34:00Z" w16du:dateUtc="2025-07-29T09:04:00Z">
        <w:r w:rsidRPr="001C2B75">
          <w:rPr>
            <w:rFonts w:asciiTheme="minorHAnsi" w:hAnsiTheme="minorHAnsi" w:cstheme="minorHAnsi"/>
            <w:rPrChange w:id="794" w:author="Kush Khalasi" w:date="2025-07-29T15:02:00Z" w16du:dateUtc="2025-07-29T09:32:00Z">
              <w:rPr/>
            </w:rPrChange>
          </w:rPr>
          <w:t>Only use sensitive info to do your job—not for personal use.</w:t>
        </w:r>
      </w:ins>
    </w:p>
    <w:p w14:paraId="17B44771" w14:textId="77777777" w:rsidR="005B090B" w:rsidRPr="001C2B75" w:rsidRDefault="00313E66" w:rsidP="005B090B">
      <w:pPr>
        <w:pStyle w:val="NormalWeb"/>
        <w:numPr>
          <w:ilvl w:val="3"/>
          <w:numId w:val="2"/>
        </w:numPr>
        <w:ind w:left="720"/>
        <w:rPr>
          <w:ins w:id="795" w:author="Kush Khalasi" w:date="2025-07-29T14:38:00Z" w16du:dateUtc="2025-07-29T09:08:00Z"/>
          <w:rFonts w:asciiTheme="minorHAnsi" w:hAnsiTheme="minorHAnsi" w:cstheme="minorHAnsi"/>
        </w:rPr>
      </w:pPr>
      <w:ins w:id="796" w:author="Kush Khalasi" w:date="2025-07-29T14:34:00Z" w16du:dateUtc="2025-07-29T09:04:00Z">
        <w:r w:rsidRPr="001C2B75">
          <w:rPr>
            <w:rFonts w:asciiTheme="minorHAnsi" w:hAnsiTheme="minorHAnsi" w:cstheme="minorHAnsi"/>
            <w:rPrChange w:id="797" w:author="Kush Khalasi" w:date="2025-07-29T15:02:00Z" w16du:dateUtc="2025-07-29T09:32:00Z">
              <w:rPr/>
            </w:rPrChange>
          </w:rPr>
          <w:t>Don’t talk about client or shipment details in public places or on unsecured calls.</w:t>
        </w:r>
      </w:ins>
    </w:p>
    <w:p w14:paraId="2C2B0DF4" w14:textId="77777777" w:rsidR="005B090B" w:rsidRPr="001C2B75" w:rsidRDefault="00313E66" w:rsidP="005B090B">
      <w:pPr>
        <w:pStyle w:val="NormalWeb"/>
        <w:numPr>
          <w:ilvl w:val="3"/>
          <w:numId w:val="2"/>
        </w:numPr>
        <w:ind w:left="720"/>
        <w:rPr>
          <w:ins w:id="798" w:author="Kush Khalasi" w:date="2025-07-29T14:47:00Z" w16du:dateUtc="2025-07-29T09:17:00Z"/>
          <w:rFonts w:asciiTheme="minorHAnsi" w:hAnsiTheme="minorHAnsi" w:cstheme="minorHAnsi"/>
        </w:rPr>
      </w:pPr>
      <w:ins w:id="799" w:author="Kush Khalasi" w:date="2025-07-29T14:34:00Z" w16du:dateUtc="2025-07-29T09:04:00Z">
        <w:r w:rsidRPr="001C2B75">
          <w:rPr>
            <w:rFonts w:asciiTheme="minorHAnsi" w:hAnsiTheme="minorHAnsi" w:cstheme="minorHAnsi"/>
            <w:rPrChange w:id="800" w:author="Kush Khalasi" w:date="2025-07-29T15:02:00Z" w16du:dateUtc="2025-07-29T09:32:00Z">
              <w:rPr/>
            </w:rPrChange>
          </w:rPr>
          <w:t>Don’t leave printed documents with confidential information lying around.</w:t>
        </w:r>
      </w:ins>
    </w:p>
    <w:p w14:paraId="623606F8" w14:textId="6793CCF7" w:rsidR="005B090B" w:rsidRPr="001C2B75" w:rsidRDefault="00313E66" w:rsidP="005B090B">
      <w:pPr>
        <w:pStyle w:val="NormalWeb"/>
        <w:numPr>
          <w:ilvl w:val="3"/>
          <w:numId w:val="2"/>
        </w:numPr>
        <w:ind w:left="720"/>
        <w:rPr>
          <w:ins w:id="801" w:author="Kush Khalasi" w:date="2025-07-29T14:45:00Z" w16du:dateUtc="2025-07-29T09:15:00Z"/>
          <w:rStyle w:val="Strong"/>
          <w:rFonts w:asciiTheme="minorHAnsi" w:hAnsiTheme="minorHAnsi" w:cstheme="minorHAnsi"/>
          <w:b w:val="0"/>
          <w:bCs w:val="0"/>
          <w:rPrChange w:id="802" w:author="Kush Khalasi" w:date="2025-07-29T15:02:00Z" w16du:dateUtc="2025-07-29T09:32:00Z">
            <w:rPr>
              <w:ins w:id="803" w:author="Kush Khalasi" w:date="2025-07-29T14:45:00Z" w16du:dateUtc="2025-07-29T09:15:00Z"/>
              <w:rStyle w:val="Strong"/>
              <w:rFonts w:asciiTheme="minorHAnsi" w:hAnsiTheme="minorHAnsi" w:cstheme="minorHAnsi"/>
            </w:rPr>
          </w:rPrChange>
        </w:rPr>
        <w:pPrChange w:id="804" w:author="Kush Khalasi" w:date="2025-07-29T14:47:00Z" w16du:dateUtc="2025-07-29T09:17:00Z">
          <w:pPr>
            <w:pStyle w:val="NormalWeb"/>
            <w:ind w:left="2610" w:right="120" w:hanging="1890"/>
            <w:jc w:val="both"/>
          </w:pPr>
        </w:pPrChange>
      </w:pPr>
      <w:ins w:id="805" w:author="Kush Khalasi" w:date="2025-07-29T14:34:00Z" w16du:dateUtc="2025-07-29T09:04:00Z">
        <w:r w:rsidRPr="001C2B75">
          <w:rPr>
            <w:rStyle w:val="Strong"/>
            <w:rFonts w:asciiTheme="minorHAnsi" w:hAnsiTheme="minorHAnsi" w:cstheme="minorHAnsi"/>
            <w:rPrChange w:id="806" w:author="Kush Khalasi" w:date="2025-07-29T15:02:00Z" w16du:dateUtc="2025-07-29T09:32:00Z">
              <w:rPr>
                <w:rStyle w:val="Strong"/>
              </w:rPr>
            </w:rPrChange>
          </w:rPr>
          <w:t>Example:</w:t>
        </w:r>
      </w:ins>
    </w:p>
    <w:p w14:paraId="221A08E7" w14:textId="71A11D95" w:rsidR="005B090B" w:rsidRPr="001C2B75" w:rsidRDefault="005B090B" w:rsidP="005B090B">
      <w:pPr>
        <w:pStyle w:val="NormalWeb"/>
        <w:ind w:left="2700" w:right="120" w:hanging="1980"/>
        <w:jc w:val="both"/>
        <w:rPr>
          <w:ins w:id="807" w:author="Kush Khalasi" w:date="2025-07-29T14:45:00Z" w16du:dateUtc="2025-07-29T09:15:00Z"/>
          <w:rFonts w:asciiTheme="minorHAnsi" w:hAnsiTheme="minorHAnsi" w:cstheme="minorHAnsi"/>
        </w:rPr>
        <w:pPrChange w:id="808" w:author="Kush Khalasi" w:date="2025-07-29T14:46:00Z" w16du:dateUtc="2025-07-29T09:16:00Z">
          <w:pPr>
            <w:pStyle w:val="NormalWeb"/>
            <w:ind w:left="2610" w:right="120" w:hanging="1890"/>
            <w:jc w:val="both"/>
          </w:pPr>
        </w:pPrChange>
      </w:pPr>
      <w:ins w:id="809" w:author="Kush Khalasi" w:date="2025-07-29T14:41:00Z" w16du:dateUtc="2025-07-29T09:11:00Z">
        <w:r w:rsidRPr="001C2B75">
          <w:rPr>
            <w:rFonts w:asciiTheme="minorHAnsi" w:hAnsiTheme="minorHAnsi" w:cstheme="minorHAnsi"/>
            <w:b/>
            <w:bCs/>
            <w:rPrChange w:id="810" w:author="Kush Khalasi" w:date="2025-07-29T15:02:00Z" w16du:dateUtc="2025-07-29T09:32:00Z">
              <w:rPr>
                <w:rFonts w:ascii="Segoe UI Emoji" w:hAnsi="Segoe UI Emoji" w:cs="Segoe UI Emoji"/>
              </w:rPr>
            </w:rPrChange>
          </w:rPr>
          <w:lastRenderedPageBreak/>
          <w:t>Correct Approach:</w:t>
        </w:r>
        <w:r w:rsidRPr="001C2B75">
          <w:rPr>
            <w:rFonts w:asciiTheme="minorHAnsi" w:hAnsiTheme="minorHAnsi" w:cstheme="minorHAnsi"/>
            <w:rPrChange w:id="811" w:author="Kush Khalasi" w:date="2025-07-29T15:02:00Z" w16du:dateUtc="2025-07-29T09:32:00Z">
              <w:rPr>
                <w:rFonts w:ascii="Segoe UI Emoji" w:hAnsi="Segoe UI Emoji" w:cs="Segoe UI Emoji"/>
              </w:rPr>
            </w:rPrChange>
          </w:rPr>
          <w:t xml:space="preserve"> </w:t>
        </w:r>
      </w:ins>
      <w:ins w:id="812" w:author="Kush Khalasi" w:date="2025-07-29T14:34:00Z" w16du:dateUtc="2025-07-29T09:04:00Z">
        <w:r w:rsidR="00313E66" w:rsidRPr="001C2B75">
          <w:rPr>
            <w:rFonts w:asciiTheme="minorHAnsi" w:hAnsiTheme="minorHAnsi" w:cstheme="minorHAnsi"/>
            <w:rPrChange w:id="813" w:author="Kush Khalasi" w:date="2025-07-29T15:02:00Z" w16du:dateUtc="2025-07-29T09:32:00Z">
              <w:rPr/>
            </w:rPrChange>
          </w:rPr>
          <w:t>Use your password-protected work laptop to access client shipment details, and close all tabs before stepping away.</w:t>
        </w:r>
      </w:ins>
    </w:p>
    <w:p w14:paraId="5292FF5A" w14:textId="7169CD5D" w:rsidR="00313E66" w:rsidRPr="001C2B75" w:rsidRDefault="005B090B" w:rsidP="005B090B">
      <w:pPr>
        <w:pStyle w:val="NormalWeb"/>
        <w:tabs>
          <w:tab w:val="left" w:pos="2970"/>
        </w:tabs>
        <w:ind w:left="2880" w:right="120" w:hanging="2160"/>
        <w:jc w:val="both"/>
        <w:rPr>
          <w:ins w:id="814" w:author="Kush Khalasi" w:date="2025-07-29T14:34:00Z" w16du:dateUtc="2025-07-29T09:04:00Z"/>
          <w:rFonts w:asciiTheme="minorHAnsi" w:hAnsiTheme="minorHAnsi" w:cstheme="minorHAnsi"/>
          <w:rPrChange w:id="815" w:author="Kush Khalasi" w:date="2025-07-29T15:02:00Z" w16du:dateUtc="2025-07-29T09:32:00Z">
            <w:rPr>
              <w:ins w:id="816" w:author="Kush Khalasi" w:date="2025-07-29T14:34:00Z" w16du:dateUtc="2025-07-29T09:04:00Z"/>
            </w:rPr>
          </w:rPrChange>
        </w:rPr>
        <w:pPrChange w:id="817" w:author="Kush Khalasi" w:date="2025-07-29T14:46:00Z" w16du:dateUtc="2025-07-29T09:16:00Z">
          <w:pPr>
            <w:pStyle w:val="NormalWeb"/>
          </w:pPr>
        </w:pPrChange>
      </w:pPr>
      <w:ins w:id="818" w:author="Kush Khalasi" w:date="2025-07-29T14:42:00Z" w16du:dateUtc="2025-07-29T09:12:00Z">
        <w:r w:rsidRPr="001C2B75">
          <w:rPr>
            <w:rFonts w:asciiTheme="minorHAnsi" w:hAnsiTheme="minorHAnsi" w:cstheme="minorHAnsi"/>
            <w:b/>
            <w:bCs/>
            <w:rPrChange w:id="819" w:author="Kush Khalasi" w:date="2025-07-29T15:02:00Z" w16du:dateUtc="2025-07-29T09:32:00Z">
              <w:rPr>
                <w:rFonts w:ascii="Segoe UI Emoji" w:hAnsi="Segoe UI Emoji" w:cs="Segoe UI Emoji"/>
              </w:rPr>
            </w:rPrChange>
          </w:rPr>
          <w:t>Incorrect Approach:</w:t>
        </w:r>
      </w:ins>
      <w:ins w:id="820" w:author="Kush Khalasi" w:date="2025-07-29T14:46:00Z" w16du:dateUtc="2025-07-29T09:16:00Z">
        <w:r w:rsidRPr="001C2B75">
          <w:rPr>
            <w:rFonts w:asciiTheme="minorHAnsi" w:hAnsiTheme="minorHAnsi" w:cstheme="minorHAnsi"/>
            <w:rPrChange w:id="821" w:author="Kush Khalasi" w:date="2025-07-29T15:02:00Z" w16du:dateUtc="2025-07-29T09:32:00Z">
              <w:rPr>
                <w:rFonts w:ascii="Segoe UI Emoji" w:hAnsi="Segoe UI Emoji" w:cs="Segoe UI Emoji"/>
              </w:rPr>
            </w:rPrChange>
          </w:rPr>
          <w:t xml:space="preserve"> </w:t>
        </w:r>
      </w:ins>
      <w:ins w:id="822" w:author="Kush Khalasi" w:date="2025-07-29T14:34:00Z" w16du:dateUtc="2025-07-29T09:04:00Z">
        <w:r w:rsidR="00313E66" w:rsidRPr="001C2B75">
          <w:rPr>
            <w:rFonts w:asciiTheme="minorHAnsi" w:hAnsiTheme="minorHAnsi" w:cstheme="minorHAnsi"/>
            <w:rPrChange w:id="823" w:author="Kush Khalasi" w:date="2025-07-29T15:02:00Z" w16du:dateUtc="2025-07-29T09:32:00Z">
              <w:rPr/>
            </w:rPrChange>
          </w:rPr>
          <w:t>Sharing client rate quotes or account details with someone over WhatsApp is a serious violation.</w:t>
        </w:r>
      </w:ins>
    </w:p>
    <w:p w14:paraId="7BDE4F03" w14:textId="706DBB0F" w:rsidR="00313E66" w:rsidRPr="001C2B75" w:rsidRDefault="00313E66" w:rsidP="00313E66">
      <w:pPr>
        <w:pStyle w:val="Heading4"/>
        <w:numPr>
          <w:ilvl w:val="1"/>
          <w:numId w:val="16"/>
        </w:numPr>
        <w:ind w:left="270" w:hanging="270"/>
        <w:rPr>
          <w:ins w:id="824" w:author="Kush Khalasi" w:date="2025-07-29T14:34:00Z" w16du:dateUtc="2025-07-29T09:04:00Z"/>
          <w:rStyle w:val="Strong"/>
          <w:rFonts w:asciiTheme="minorHAnsi" w:hAnsiTheme="minorHAnsi" w:cstheme="minorHAnsi"/>
          <w:b w:val="0"/>
          <w:bCs w:val="0"/>
          <w:i w:val="0"/>
          <w:iCs w:val="0"/>
          <w:sz w:val="24"/>
          <w:szCs w:val="24"/>
          <w:rPrChange w:id="825" w:author="Kush Khalasi" w:date="2025-07-29T15:02:00Z" w16du:dateUtc="2025-07-29T09:32:00Z">
            <w:rPr>
              <w:ins w:id="826" w:author="Kush Khalasi" w:date="2025-07-29T14:34:00Z" w16du:dateUtc="2025-07-29T09:04:00Z"/>
            </w:rPr>
          </w:rPrChange>
        </w:rPr>
        <w:pPrChange w:id="827" w:author="Kush Khalasi" w:date="2025-07-29T14:36:00Z" w16du:dateUtc="2025-07-29T09:06:00Z">
          <w:pPr>
            <w:pStyle w:val="Heading4"/>
          </w:pPr>
        </w:pPrChange>
      </w:pPr>
      <w:ins w:id="828" w:author="Kush Khalasi" w:date="2025-07-29T14:34:00Z" w16du:dateUtc="2025-07-29T09:04:00Z">
        <w:r w:rsidRPr="001C2B75">
          <w:rPr>
            <w:rStyle w:val="Strong"/>
            <w:rFonts w:asciiTheme="minorHAnsi" w:hAnsiTheme="minorHAnsi" w:cstheme="minorHAnsi"/>
            <w:b w:val="0"/>
            <w:bCs w:val="0"/>
            <w:i w:val="0"/>
            <w:iCs w:val="0"/>
            <w:sz w:val="24"/>
            <w:szCs w:val="24"/>
            <w:rPrChange w:id="829" w:author="Kush Khalasi" w:date="2025-07-29T15:02:00Z" w16du:dateUtc="2025-07-29T09:32:00Z">
              <w:rPr>
                <w:rStyle w:val="Strong"/>
                <w:b w:val="0"/>
                <w:bCs w:val="0"/>
              </w:rPr>
            </w:rPrChange>
          </w:rPr>
          <w:t>Zero Tolerance for Corrupt Practices</w:t>
        </w:r>
      </w:ins>
    </w:p>
    <w:p w14:paraId="3C53134C" w14:textId="77777777" w:rsidR="005B090B" w:rsidRPr="001C2B75" w:rsidRDefault="00313E66" w:rsidP="005B090B">
      <w:pPr>
        <w:pStyle w:val="NormalWeb"/>
        <w:numPr>
          <w:ilvl w:val="3"/>
          <w:numId w:val="2"/>
        </w:numPr>
        <w:ind w:left="720"/>
        <w:rPr>
          <w:ins w:id="830" w:author="Kush Khalasi" w:date="2025-07-29T14:38:00Z" w16du:dateUtc="2025-07-29T09:08:00Z"/>
          <w:rFonts w:asciiTheme="minorHAnsi" w:hAnsiTheme="minorHAnsi" w:cstheme="minorHAnsi"/>
        </w:rPr>
      </w:pPr>
      <w:ins w:id="831" w:author="Kush Khalasi" w:date="2025-07-29T14:34:00Z" w16du:dateUtc="2025-07-29T09:04:00Z">
        <w:r w:rsidRPr="001C2B75">
          <w:rPr>
            <w:rFonts w:asciiTheme="minorHAnsi" w:hAnsiTheme="minorHAnsi" w:cstheme="minorHAnsi"/>
            <w:rPrChange w:id="832" w:author="Kush Khalasi" w:date="2025-07-29T15:02:00Z" w16du:dateUtc="2025-07-29T09:32:00Z">
              <w:rPr/>
            </w:rPrChange>
          </w:rPr>
          <w:t xml:space="preserve">Never take or offer bribes or gifts in return for business </w:t>
        </w:r>
        <w:proofErr w:type="spellStart"/>
        <w:r w:rsidRPr="001C2B75">
          <w:rPr>
            <w:rFonts w:asciiTheme="minorHAnsi" w:hAnsiTheme="minorHAnsi" w:cstheme="minorHAnsi"/>
            <w:rPrChange w:id="833" w:author="Kush Khalasi" w:date="2025-07-29T15:02:00Z" w16du:dateUtc="2025-07-29T09:32:00Z">
              <w:rPr/>
            </w:rPrChange>
          </w:rPr>
          <w:t>favors</w:t>
        </w:r>
        <w:proofErr w:type="spellEnd"/>
        <w:r w:rsidRPr="001C2B75">
          <w:rPr>
            <w:rFonts w:asciiTheme="minorHAnsi" w:hAnsiTheme="minorHAnsi" w:cstheme="minorHAnsi"/>
            <w:rPrChange w:id="834" w:author="Kush Khalasi" w:date="2025-07-29T15:02:00Z" w16du:dateUtc="2025-07-29T09:32:00Z">
              <w:rPr/>
            </w:rPrChange>
          </w:rPr>
          <w:t>.</w:t>
        </w:r>
      </w:ins>
    </w:p>
    <w:p w14:paraId="5A0E4C0C" w14:textId="77777777" w:rsidR="005B090B" w:rsidRPr="001C2B75" w:rsidRDefault="00313E66" w:rsidP="005B090B">
      <w:pPr>
        <w:pStyle w:val="NormalWeb"/>
        <w:numPr>
          <w:ilvl w:val="3"/>
          <w:numId w:val="2"/>
        </w:numPr>
        <w:ind w:left="720"/>
        <w:rPr>
          <w:ins w:id="835" w:author="Kush Khalasi" w:date="2025-07-29T14:38:00Z" w16du:dateUtc="2025-07-29T09:08:00Z"/>
          <w:rFonts w:asciiTheme="minorHAnsi" w:hAnsiTheme="minorHAnsi" w:cstheme="minorHAnsi"/>
        </w:rPr>
      </w:pPr>
      <w:ins w:id="836" w:author="Kush Khalasi" w:date="2025-07-29T14:34:00Z" w16du:dateUtc="2025-07-29T09:04:00Z">
        <w:r w:rsidRPr="001C2B75">
          <w:rPr>
            <w:rFonts w:asciiTheme="minorHAnsi" w:hAnsiTheme="minorHAnsi" w:cstheme="minorHAnsi"/>
            <w:rPrChange w:id="837" w:author="Kush Khalasi" w:date="2025-07-29T15:02:00Z" w16du:dateUtc="2025-07-29T09:32:00Z">
              <w:rPr/>
            </w:rPrChange>
          </w:rPr>
          <w:t>Follow our gift policy—small tokens are okay, but expensive items or entertainment offers are not.</w:t>
        </w:r>
      </w:ins>
    </w:p>
    <w:p w14:paraId="5E30E05C" w14:textId="77777777" w:rsidR="005B090B" w:rsidRPr="001C2B75" w:rsidRDefault="00313E66" w:rsidP="005B090B">
      <w:pPr>
        <w:pStyle w:val="NormalWeb"/>
        <w:numPr>
          <w:ilvl w:val="3"/>
          <w:numId w:val="2"/>
        </w:numPr>
        <w:ind w:left="720"/>
        <w:rPr>
          <w:ins w:id="838" w:author="Kush Khalasi" w:date="2025-07-29T14:38:00Z" w16du:dateUtc="2025-07-29T09:08:00Z"/>
          <w:rFonts w:asciiTheme="minorHAnsi" w:hAnsiTheme="minorHAnsi" w:cstheme="minorHAnsi"/>
        </w:rPr>
      </w:pPr>
      <w:ins w:id="839" w:author="Kush Khalasi" w:date="2025-07-29T14:34:00Z" w16du:dateUtc="2025-07-29T09:04:00Z">
        <w:r w:rsidRPr="001C2B75">
          <w:rPr>
            <w:rFonts w:asciiTheme="minorHAnsi" w:hAnsiTheme="minorHAnsi" w:cstheme="minorHAnsi"/>
            <w:rPrChange w:id="840" w:author="Kush Khalasi" w:date="2025-07-29T15:02:00Z" w16du:dateUtc="2025-07-29T09:32:00Z">
              <w:rPr/>
            </w:rPrChange>
          </w:rPr>
          <w:t>Make decisions based on what’s best for the company—not personal benefits.</w:t>
        </w:r>
      </w:ins>
    </w:p>
    <w:p w14:paraId="57C53CE0" w14:textId="77777777" w:rsidR="005B090B" w:rsidRPr="001C2B75" w:rsidRDefault="00313E66" w:rsidP="005B090B">
      <w:pPr>
        <w:pStyle w:val="NormalWeb"/>
        <w:numPr>
          <w:ilvl w:val="3"/>
          <w:numId w:val="2"/>
        </w:numPr>
        <w:ind w:left="720"/>
        <w:rPr>
          <w:ins w:id="841" w:author="Kush Khalasi" w:date="2025-07-29T14:47:00Z" w16du:dateUtc="2025-07-29T09:17:00Z"/>
          <w:rFonts w:asciiTheme="minorHAnsi" w:hAnsiTheme="minorHAnsi" w:cstheme="minorHAnsi"/>
        </w:rPr>
      </w:pPr>
      <w:ins w:id="842" w:author="Kush Khalasi" w:date="2025-07-29T14:34:00Z" w16du:dateUtc="2025-07-29T09:04:00Z">
        <w:r w:rsidRPr="001C2B75">
          <w:rPr>
            <w:rFonts w:asciiTheme="minorHAnsi" w:hAnsiTheme="minorHAnsi" w:cstheme="minorHAnsi"/>
            <w:rPrChange w:id="843" w:author="Kush Khalasi" w:date="2025-07-29T15:02:00Z" w16du:dateUtc="2025-07-29T09:32:00Z">
              <w:rPr/>
            </w:rPrChange>
          </w:rPr>
          <w:t>Speak up if someone offers you a reward to break company rules.</w:t>
        </w:r>
      </w:ins>
    </w:p>
    <w:p w14:paraId="1CBF625B" w14:textId="76773F53" w:rsidR="005B090B" w:rsidRPr="001C2B75" w:rsidRDefault="005B090B" w:rsidP="005B090B">
      <w:pPr>
        <w:pStyle w:val="NormalWeb"/>
        <w:numPr>
          <w:ilvl w:val="3"/>
          <w:numId w:val="2"/>
        </w:numPr>
        <w:ind w:left="720"/>
        <w:rPr>
          <w:ins w:id="844" w:author="Kush Khalasi" w:date="2025-07-29T14:45:00Z" w16du:dateUtc="2025-07-29T09:15:00Z"/>
          <w:rStyle w:val="Strong"/>
          <w:rFonts w:asciiTheme="minorHAnsi" w:hAnsiTheme="minorHAnsi" w:cstheme="minorHAnsi"/>
          <w:b w:val="0"/>
          <w:bCs w:val="0"/>
          <w:rPrChange w:id="845" w:author="Kush Khalasi" w:date="2025-07-29T15:02:00Z" w16du:dateUtc="2025-07-29T09:32:00Z">
            <w:rPr>
              <w:ins w:id="846" w:author="Kush Khalasi" w:date="2025-07-29T14:45:00Z" w16du:dateUtc="2025-07-29T09:15:00Z"/>
              <w:rStyle w:val="Strong"/>
              <w:rFonts w:asciiTheme="minorHAnsi" w:hAnsiTheme="minorHAnsi" w:cstheme="minorHAnsi"/>
            </w:rPr>
          </w:rPrChange>
        </w:rPr>
        <w:pPrChange w:id="847" w:author="Kush Khalasi" w:date="2025-07-29T14:47:00Z" w16du:dateUtc="2025-07-29T09:17:00Z">
          <w:pPr>
            <w:pStyle w:val="NormalWeb"/>
            <w:ind w:left="2610" w:right="120" w:hanging="1890"/>
            <w:jc w:val="both"/>
          </w:pPr>
        </w:pPrChange>
      </w:pPr>
      <w:ins w:id="848" w:author="Kush Khalasi" w:date="2025-07-29T14:38:00Z" w16du:dateUtc="2025-07-29T09:08:00Z">
        <w:r w:rsidRPr="001C2B75">
          <w:rPr>
            <w:rStyle w:val="Strong"/>
            <w:rFonts w:asciiTheme="minorHAnsi" w:hAnsiTheme="minorHAnsi" w:cstheme="minorHAnsi"/>
          </w:rPr>
          <w:t>E</w:t>
        </w:r>
      </w:ins>
      <w:ins w:id="849" w:author="Kush Khalasi" w:date="2025-07-29T14:34:00Z" w16du:dateUtc="2025-07-29T09:04:00Z">
        <w:r w:rsidR="00313E66" w:rsidRPr="001C2B75">
          <w:rPr>
            <w:rStyle w:val="Strong"/>
            <w:rFonts w:asciiTheme="minorHAnsi" w:hAnsiTheme="minorHAnsi" w:cstheme="minorHAnsi"/>
            <w:rPrChange w:id="850" w:author="Kush Khalasi" w:date="2025-07-29T15:02:00Z" w16du:dateUtc="2025-07-29T09:32:00Z">
              <w:rPr>
                <w:rStyle w:val="Strong"/>
              </w:rPr>
            </w:rPrChange>
          </w:rPr>
          <w:t>xample:</w:t>
        </w:r>
      </w:ins>
    </w:p>
    <w:p w14:paraId="7C867E7D" w14:textId="5DFEAC4C" w:rsidR="005B090B" w:rsidRPr="001C2B75" w:rsidRDefault="005B090B" w:rsidP="005B090B">
      <w:pPr>
        <w:pStyle w:val="NormalWeb"/>
        <w:ind w:left="2700" w:right="120" w:hanging="1980"/>
        <w:jc w:val="both"/>
        <w:rPr>
          <w:ins w:id="851" w:author="Kush Khalasi" w:date="2025-07-29T14:45:00Z" w16du:dateUtc="2025-07-29T09:15:00Z"/>
          <w:rFonts w:asciiTheme="minorHAnsi" w:hAnsiTheme="minorHAnsi" w:cstheme="minorHAnsi"/>
        </w:rPr>
        <w:pPrChange w:id="852" w:author="Kush Khalasi" w:date="2025-07-29T14:46:00Z" w16du:dateUtc="2025-07-29T09:16:00Z">
          <w:pPr>
            <w:pStyle w:val="NormalWeb"/>
            <w:ind w:left="2610" w:right="120" w:hanging="1890"/>
            <w:jc w:val="both"/>
          </w:pPr>
        </w:pPrChange>
      </w:pPr>
      <w:ins w:id="853" w:author="Kush Khalasi" w:date="2025-07-29T14:41:00Z" w16du:dateUtc="2025-07-29T09:11:00Z">
        <w:r w:rsidRPr="001C2B75">
          <w:rPr>
            <w:rFonts w:asciiTheme="minorHAnsi" w:hAnsiTheme="minorHAnsi" w:cstheme="minorHAnsi"/>
            <w:b/>
            <w:bCs/>
            <w:rPrChange w:id="854" w:author="Kush Khalasi" w:date="2025-07-29T15:02:00Z" w16du:dateUtc="2025-07-29T09:32:00Z">
              <w:rPr>
                <w:rFonts w:ascii="Segoe UI Emoji" w:hAnsi="Segoe UI Emoji" w:cs="Segoe UI Emoji"/>
              </w:rPr>
            </w:rPrChange>
          </w:rPr>
          <w:t>Correct Approach:</w:t>
        </w:r>
      </w:ins>
      <w:ins w:id="855" w:author="Kush Khalasi" w:date="2025-07-29T14:34:00Z" w16du:dateUtc="2025-07-29T09:04:00Z">
        <w:r w:rsidR="00313E66" w:rsidRPr="001C2B75">
          <w:rPr>
            <w:rFonts w:asciiTheme="minorHAnsi" w:hAnsiTheme="minorHAnsi" w:cstheme="minorHAnsi"/>
            <w:rPrChange w:id="856" w:author="Kush Khalasi" w:date="2025-07-29T15:02:00Z" w16du:dateUtc="2025-07-29T09:32:00Z">
              <w:rPr/>
            </w:rPrChange>
          </w:rPr>
          <w:t xml:space="preserve"> If a customs officer hints at clearing shipments faster in exchange for a personal “tip,” you must decline and report the request to your manager.</w:t>
        </w:r>
      </w:ins>
    </w:p>
    <w:p w14:paraId="1A8A21F3" w14:textId="31F5F4B6" w:rsidR="00313E66" w:rsidRPr="001C2B75" w:rsidRDefault="005B090B" w:rsidP="005B090B">
      <w:pPr>
        <w:pStyle w:val="NormalWeb"/>
        <w:tabs>
          <w:tab w:val="left" w:pos="2970"/>
        </w:tabs>
        <w:ind w:left="2880" w:right="120" w:hanging="2160"/>
        <w:jc w:val="both"/>
        <w:rPr>
          <w:ins w:id="857" w:author="Kush Khalasi" w:date="2025-07-29T14:34:00Z" w16du:dateUtc="2025-07-29T09:04:00Z"/>
          <w:rFonts w:asciiTheme="minorHAnsi" w:hAnsiTheme="minorHAnsi" w:cstheme="minorHAnsi"/>
          <w:rPrChange w:id="858" w:author="Kush Khalasi" w:date="2025-07-29T15:02:00Z" w16du:dateUtc="2025-07-29T09:32:00Z">
            <w:rPr>
              <w:ins w:id="859" w:author="Kush Khalasi" w:date="2025-07-29T14:34:00Z" w16du:dateUtc="2025-07-29T09:04:00Z"/>
            </w:rPr>
          </w:rPrChange>
        </w:rPr>
        <w:pPrChange w:id="860" w:author="Kush Khalasi" w:date="2025-07-29T14:46:00Z" w16du:dateUtc="2025-07-29T09:16:00Z">
          <w:pPr>
            <w:pStyle w:val="NormalWeb"/>
          </w:pPr>
        </w:pPrChange>
      </w:pPr>
      <w:ins w:id="861" w:author="Kush Khalasi" w:date="2025-07-29T14:42:00Z" w16du:dateUtc="2025-07-29T09:12:00Z">
        <w:r w:rsidRPr="001C2B75">
          <w:rPr>
            <w:rFonts w:asciiTheme="minorHAnsi" w:hAnsiTheme="minorHAnsi" w:cstheme="minorHAnsi"/>
            <w:b/>
            <w:bCs/>
            <w:rPrChange w:id="862" w:author="Kush Khalasi" w:date="2025-07-29T15:02:00Z" w16du:dateUtc="2025-07-29T09:32:00Z">
              <w:rPr>
                <w:rFonts w:ascii="Segoe UI Emoji" w:hAnsi="Segoe UI Emoji" w:cs="Segoe UI Emoji"/>
              </w:rPr>
            </w:rPrChange>
          </w:rPr>
          <w:t>Incorrect Approach:</w:t>
        </w:r>
        <w:r w:rsidRPr="001C2B75">
          <w:rPr>
            <w:rFonts w:asciiTheme="minorHAnsi" w:hAnsiTheme="minorHAnsi" w:cstheme="minorHAnsi"/>
            <w:rPrChange w:id="863" w:author="Kush Khalasi" w:date="2025-07-29T15:02:00Z" w16du:dateUtc="2025-07-29T09:32:00Z">
              <w:rPr>
                <w:rFonts w:ascii="Segoe UI Emoji" w:hAnsi="Segoe UI Emoji" w:cs="Segoe UI Emoji"/>
              </w:rPr>
            </w:rPrChange>
          </w:rPr>
          <w:t xml:space="preserve"> </w:t>
        </w:r>
      </w:ins>
      <w:ins w:id="864" w:author="Kush Khalasi" w:date="2025-07-29T14:34:00Z" w16du:dateUtc="2025-07-29T09:04:00Z">
        <w:r w:rsidR="00313E66" w:rsidRPr="001C2B75">
          <w:rPr>
            <w:rFonts w:asciiTheme="minorHAnsi" w:hAnsiTheme="minorHAnsi" w:cstheme="minorHAnsi"/>
            <w:rPrChange w:id="865" w:author="Kush Khalasi" w:date="2025-07-29T15:02:00Z" w16du:dateUtc="2025-07-29T09:32:00Z">
              <w:rPr/>
            </w:rPrChange>
          </w:rPr>
          <w:t>Accepting cash</w:t>
        </w:r>
      </w:ins>
      <w:ins w:id="866" w:author="Kush Khalasi" w:date="2025-07-29T14:49:00Z" w16du:dateUtc="2025-07-29T09:19:00Z">
        <w:r w:rsidR="00906362" w:rsidRPr="001C2B75">
          <w:rPr>
            <w:rFonts w:asciiTheme="minorHAnsi" w:hAnsiTheme="minorHAnsi" w:cstheme="minorHAnsi"/>
          </w:rPr>
          <w:t>, vacation tip</w:t>
        </w:r>
      </w:ins>
      <w:ins w:id="867" w:author="Kush Khalasi" w:date="2025-07-29T14:34:00Z" w16du:dateUtc="2025-07-29T09:04:00Z">
        <w:r w:rsidR="00313E66" w:rsidRPr="001C2B75">
          <w:rPr>
            <w:rFonts w:asciiTheme="minorHAnsi" w:hAnsiTheme="minorHAnsi" w:cstheme="minorHAnsi"/>
            <w:rPrChange w:id="868" w:author="Kush Khalasi" w:date="2025-07-29T15:02:00Z" w16du:dateUtc="2025-07-29T09:32:00Z">
              <w:rPr/>
            </w:rPrChange>
          </w:rPr>
          <w:t xml:space="preserve"> or free event tickets from a vendor during contract negotiations is not allowed.</w:t>
        </w:r>
      </w:ins>
    </w:p>
    <w:p w14:paraId="3795DEF9" w14:textId="5CB7815F" w:rsidR="00313E66" w:rsidRPr="001C2B75" w:rsidRDefault="00313E66" w:rsidP="00313E66">
      <w:pPr>
        <w:pStyle w:val="Heading4"/>
        <w:numPr>
          <w:ilvl w:val="1"/>
          <w:numId w:val="16"/>
        </w:numPr>
        <w:ind w:left="270" w:hanging="270"/>
        <w:rPr>
          <w:ins w:id="869" w:author="Kush Khalasi" w:date="2025-07-29T14:34:00Z" w16du:dateUtc="2025-07-29T09:04:00Z"/>
          <w:rStyle w:val="Strong"/>
          <w:rFonts w:asciiTheme="minorHAnsi" w:hAnsiTheme="minorHAnsi" w:cstheme="minorHAnsi"/>
          <w:b w:val="0"/>
          <w:bCs w:val="0"/>
          <w:i w:val="0"/>
          <w:iCs w:val="0"/>
          <w:sz w:val="24"/>
          <w:szCs w:val="24"/>
          <w:rPrChange w:id="870" w:author="Kush Khalasi" w:date="2025-07-29T15:02:00Z" w16du:dateUtc="2025-07-29T09:32:00Z">
            <w:rPr>
              <w:ins w:id="871" w:author="Kush Khalasi" w:date="2025-07-29T14:34:00Z" w16du:dateUtc="2025-07-29T09:04:00Z"/>
            </w:rPr>
          </w:rPrChange>
        </w:rPr>
        <w:pPrChange w:id="872" w:author="Kush Khalasi" w:date="2025-07-29T14:36:00Z" w16du:dateUtc="2025-07-29T09:06:00Z">
          <w:pPr>
            <w:pStyle w:val="Heading4"/>
          </w:pPr>
        </w:pPrChange>
      </w:pPr>
      <w:ins w:id="873" w:author="Kush Khalasi" w:date="2025-07-29T14:34:00Z" w16du:dateUtc="2025-07-29T09:04:00Z">
        <w:r w:rsidRPr="001C2B75">
          <w:rPr>
            <w:rStyle w:val="Strong"/>
            <w:rFonts w:asciiTheme="minorHAnsi" w:hAnsiTheme="minorHAnsi" w:cstheme="minorHAnsi"/>
            <w:b w:val="0"/>
            <w:bCs w:val="0"/>
            <w:i w:val="0"/>
            <w:iCs w:val="0"/>
            <w:sz w:val="24"/>
            <w:szCs w:val="24"/>
            <w:rPrChange w:id="874" w:author="Kush Khalasi" w:date="2025-07-29T15:02:00Z" w16du:dateUtc="2025-07-29T09:32:00Z">
              <w:rPr>
                <w:rStyle w:val="Strong"/>
                <w:b w:val="0"/>
                <w:bCs w:val="0"/>
              </w:rPr>
            </w:rPrChange>
          </w:rPr>
          <w:t>Honesty in Business Dealings and Representation</w:t>
        </w:r>
      </w:ins>
    </w:p>
    <w:p w14:paraId="37FBA237" w14:textId="77777777" w:rsidR="005B090B" w:rsidRPr="001C2B75" w:rsidRDefault="00313E66" w:rsidP="005B090B">
      <w:pPr>
        <w:pStyle w:val="NormalWeb"/>
        <w:numPr>
          <w:ilvl w:val="3"/>
          <w:numId w:val="2"/>
        </w:numPr>
        <w:ind w:left="720"/>
        <w:rPr>
          <w:ins w:id="875" w:author="Kush Khalasi" w:date="2025-07-29T14:38:00Z" w16du:dateUtc="2025-07-29T09:08:00Z"/>
          <w:rFonts w:asciiTheme="minorHAnsi" w:hAnsiTheme="minorHAnsi" w:cstheme="minorHAnsi"/>
        </w:rPr>
      </w:pPr>
      <w:ins w:id="876" w:author="Kush Khalasi" w:date="2025-07-29T14:34:00Z" w16du:dateUtc="2025-07-29T09:04:00Z">
        <w:r w:rsidRPr="001C2B75">
          <w:rPr>
            <w:rFonts w:asciiTheme="minorHAnsi" w:hAnsiTheme="minorHAnsi" w:cstheme="minorHAnsi"/>
            <w:rPrChange w:id="877" w:author="Kush Khalasi" w:date="2025-07-29T15:02:00Z" w16du:dateUtc="2025-07-29T09:32:00Z">
              <w:rPr/>
            </w:rPrChange>
          </w:rPr>
          <w:t>Be truthful when talking to customers about our delivery services, pricing, or timelines.</w:t>
        </w:r>
      </w:ins>
    </w:p>
    <w:p w14:paraId="12653C54" w14:textId="77777777" w:rsidR="005B090B" w:rsidRPr="001C2B75" w:rsidRDefault="00313E66" w:rsidP="005B090B">
      <w:pPr>
        <w:pStyle w:val="NormalWeb"/>
        <w:numPr>
          <w:ilvl w:val="3"/>
          <w:numId w:val="2"/>
        </w:numPr>
        <w:ind w:left="720"/>
        <w:rPr>
          <w:ins w:id="878" w:author="Kush Khalasi" w:date="2025-07-29T14:38:00Z" w16du:dateUtc="2025-07-29T09:08:00Z"/>
          <w:rFonts w:asciiTheme="minorHAnsi" w:hAnsiTheme="minorHAnsi" w:cstheme="minorHAnsi"/>
        </w:rPr>
      </w:pPr>
      <w:ins w:id="879" w:author="Kush Khalasi" w:date="2025-07-29T14:34:00Z" w16du:dateUtc="2025-07-29T09:04:00Z">
        <w:r w:rsidRPr="001C2B75">
          <w:rPr>
            <w:rFonts w:asciiTheme="minorHAnsi" w:hAnsiTheme="minorHAnsi" w:cstheme="minorHAnsi"/>
            <w:rPrChange w:id="880" w:author="Kush Khalasi" w:date="2025-07-29T15:02:00Z" w16du:dateUtc="2025-07-29T09:32:00Z">
              <w:rPr/>
            </w:rPrChange>
          </w:rPr>
          <w:t>Always provide the correct details when sending quotations or proposals.</w:t>
        </w:r>
      </w:ins>
    </w:p>
    <w:p w14:paraId="4BEAF847" w14:textId="77777777" w:rsidR="005B090B" w:rsidRPr="001C2B75" w:rsidRDefault="00313E66" w:rsidP="005B090B">
      <w:pPr>
        <w:pStyle w:val="NormalWeb"/>
        <w:numPr>
          <w:ilvl w:val="3"/>
          <w:numId w:val="2"/>
        </w:numPr>
        <w:ind w:left="720"/>
        <w:rPr>
          <w:ins w:id="881" w:author="Kush Khalasi" w:date="2025-07-29T14:38:00Z" w16du:dateUtc="2025-07-29T09:08:00Z"/>
          <w:rFonts w:asciiTheme="minorHAnsi" w:hAnsiTheme="minorHAnsi" w:cstheme="minorHAnsi"/>
        </w:rPr>
      </w:pPr>
      <w:ins w:id="882" w:author="Kush Khalasi" w:date="2025-07-29T14:34:00Z" w16du:dateUtc="2025-07-29T09:04:00Z">
        <w:r w:rsidRPr="001C2B75">
          <w:rPr>
            <w:rFonts w:asciiTheme="minorHAnsi" w:hAnsiTheme="minorHAnsi" w:cstheme="minorHAnsi"/>
            <w:rPrChange w:id="883" w:author="Kush Khalasi" w:date="2025-07-29T15:02:00Z" w16du:dateUtc="2025-07-29T09:32:00Z">
              <w:rPr/>
            </w:rPrChange>
          </w:rPr>
          <w:t>Follow through on what’s promised in signed agreements.</w:t>
        </w:r>
      </w:ins>
    </w:p>
    <w:p w14:paraId="31DA905E" w14:textId="77777777" w:rsidR="00906362" w:rsidRPr="001C2B75" w:rsidRDefault="00313E66" w:rsidP="00906362">
      <w:pPr>
        <w:pStyle w:val="NormalWeb"/>
        <w:numPr>
          <w:ilvl w:val="3"/>
          <w:numId w:val="2"/>
        </w:numPr>
        <w:ind w:left="720"/>
        <w:rPr>
          <w:ins w:id="884" w:author="Kush Khalasi" w:date="2025-07-29T14:47:00Z" w16du:dateUtc="2025-07-29T09:17:00Z"/>
          <w:rFonts w:asciiTheme="minorHAnsi" w:hAnsiTheme="minorHAnsi" w:cstheme="minorHAnsi"/>
        </w:rPr>
      </w:pPr>
      <w:ins w:id="885" w:author="Kush Khalasi" w:date="2025-07-29T14:34:00Z" w16du:dateUtc="2025-07-29T09:04:00Z">
        <w:r w:rsidRPr="001C2B75">
          <w:rPr>
            <w:rFonts w:asciiTheme="minorHAnsi" w:hAnsiTheme="minorHAnsi" w:cstheme="minorHAnsi"/>
            <w:rPrChange w:id="886" w:author="Kush Khalasi" w:date="2025-07-29T15:02:00Z" w16du:dateUtc="2025-07-29T09:32:00Z">
              <w:rPr/>
            </w:rPrChange>
          </w:rPr>
          <w:t>Never speak badly about competitors or exaggerate what Trinity can do.</w:t>
        </w:r>
      </w:ins>
    </w:p>
    <w:p w14:paraId="33981DC8" w14:textId="2AA5B341" w:rsidR="005B090B" w:rsidRPr="001C2B75" w:rsidRDefault="00313E66" w:rsidP="00906362">
      <w:pPr>
        <w:pStyle w:val="NormalWeb"/>
        <w:numPr>
          <w:ilvl w:val="3"/>
          <w:numId w:val="2"/>
        </w:numPr>
        <w:ind w:left="720"/>
        <w:rPr>
          <w:ins w:id="887" w:author="Kush Khalasi" w:date="2025-07-29T14:45:00Z" w16du:dateUtc="2025-07-29T09:15:00Z"/>
          <w:rStyle w:val="Strong"/>
          <w:rFonts w:asciiTheme="minorHAnsi" w:hAnsiTheme="minorHAnsi" w:cstheme="minorHAnsi"/>
          <w:b w:val="0"/>
          <w:bCs w:val="0"/>
          <w:rPrChange w:id="888" w:author="Kush Khalasi" w:date="2025-07-29T15:02:00Z" w16du:dateUtc="2025-07-29T09:32:00Z">
            <w:rPr>
              <w:ins w:id="889" w:author="Kush Khalasi" w:date="2025-07-29T14:45:00Z" w16du:dateUtc="2025-07-29T09:15:00Z"/>
              <w:rStyle w:val="Strong"/>
              <w:rFonts w:asciiTheme="minorHAnsi" w:hAnsiTheme="minorHAnsi" w:cstheme="minorHAnsi"/>
            </w:rPr>
          </w:rPrChange>
        </w:rPr>
        <w:pPrChange w:id="890" w:author="Kush Khalasi" w:date="2025-07-29T14:47:00Z" w16du:dateUtc="2025-07-29T09:17:00Z">
          <w:pPr>
            <w:pStyle w:val="NormalWeb"/>
            <w:ind w:left="2610" w:right="120" w:hanging="1890"/>
            <w:jc w:val="both"/>
          </w:pPr>
        </w:pPrChange>
      </w:pPr>
      <w:ins w:id="891" w:author="Kush Khalasi" w:date="2025-07-29T14:34:00Z" w16du:dateUtc="2025-07-29T09:04:00Z">
        <w:r w:rsidRPr="001C2B75">
          <w:rPr>
            <w:rStyle w:val="Strong"/>
            <w:rFonts w:asciiTheme="minorHAnsi" w:hAnsiTheme="minorHAnsi" w:cstheme="minorHAnsi"/>
            <w:rPrChange w:id="892" w:author="Kush Khalasi" w:date="2025-07-29T15:02:00Z" w16du:dateUtc="2025-07-29T09:32:00Z">
              <w:rPr>
                <w:rStyle w:val="Strong"/>
              </w:rPr>
            </w:rPrChange>
          </w:rPr>
          <w:t>Example:</w:t>
        </w:r>
      </w:ins>
    </w:p>
    <w:p w14:paraId="717B3D58" w14:textId="77777777" w:rsidR="005B090B" w:rsidRPr="001C2B75" w:rsidRDefault="005B090B" w:rsidP="005B090B">
      <w:pPr>
        <w:pStyle w:val="NormalWeb"/>
        <w:ind w:left="2700" w:right="120" w:hanging="1980"/>
        <w:jc w:val="both"/>
        <w:rPr>
          <w:ins w:id="893" w:author="Kush Khalasi" w:date="2025-07-29T14:45:00Z" w16du:dateUtc="2025-07-29T09:15:00Z"/>
          <w:rFonts w:asciiTheme="minorHAnsi" w:hAnsiTheme="minorHAnsi" w:cstheme="minorHAnsi"/>
        </w:rPr>
        <w:pPrChange w:id="894" w:author="Kush Khalasi" w:date="2025-07-29T14:46:00Z" w16du:dateUtc="2025-07-29T09:16:00Z">
          <w:pPr>
            <w:pStyle w:val="NormalWeb"/>
            <w:ind w:left="2610" w:right="120" w:hanging="1890"/>
            <w:jc w:val="both"/>
          </w:pPr>
        </w:pPrChange>
      </w:pPr>
      <w:ins w:id="895" w:author="Kush Khalasi" w:date="2025-07-29T14:41:00Z" w16du:dateUtc="2025-07-29T09:11:00Z">
        <w:r w:rsidRPr="001C2B75">
          <w:rPr>
            <w:rFonts w:asciiTheme="minorHAnsi" w:hAnsiTheme="minorHAnsi" w:cstheme="minorHAnsi"/>
            <w:b/>
            <w:bCs/>
            <w:rPrChange w:id="896" w:author="Kush Khalasi" w:date="2025-07-29T15:02:00Z" w16du:dateUtc="2025-07-29T09:32:00Z">
              <w:rPr>
                <w:rFonts w:ascii="Segoe UI Emoji" w:hAnsi="Segoe UI Emoji" w:cs="Segoe UI Emoji"/>
              </w:rPr>
            </w:rPrChange>
          </w:rPr>
          <w:t>Correct Approach:</w:t>
        </w:r>
        <w:r w:rsidRPr="001C2B75">
          <w:rPr>
            <w:rFonts w:asciiTheme="minorHAnsi" w:hAnsiTheme="minorHAnsi" w:cstheme="minorHAnsi"/>
            <w:rPrChange w:id="897" w:author="Kush Khalasi" w:date="2025-07-29T15:02:00Z" w16du:dateUtc="2025-07-29T09:32:00Z">
              <w:rPr>
                <w:rFonts w:ascii="Segoe UI Emoji" w:hAnsi="Segoe UI Emoji" w:cs="Segoe UI Emoji"/>
              </w:rPr>
            </w:rPrChange>
          </w:rPr>
          <w:t xml:space="preserve"> </w:t>
        </w:r>
      </w:ins>
      <w:ins w:id="898" w:author="Kush Khalasi" w:date="2025-07-29T14:34:00Z" w16du:dateUtc="2025-07-29T09:04:00Z">
        <w:r w:rsidR="00313E66" w:rsidRPr="001C2B75">
          <w:rPr>
            <w:rFonts w:asciiTheme="minorHAnsi" w:hAnsiTheme="minorHAnsi" w:cstheme="minorHAnsi"/>
            <w:rPrChange w:id="899" w:author="Kush Khalasi" w:date="2025-07-29T15:02:00Z" w16du:dateUtc="2025-07-29T09:32:00Z">
              <w:rPr/>
            </w:rPrChange>
          </w:rPr>
          <w:t xml:space="preserve"> Tell a customer if a route takes 3–5 days for delivery, even if you think they may not like the wait. It’s better to be honest.</w:t>
        </w:r>
      </w:ins>
    </w:p>
    <w:p w14:paraId="0B97D133" w14:textId="114CC268" w:rsidR="00313E66" w:rsidRPr="001C2B75" w:rsidRDefault="005B090B" w:rsidP="005B090B">
      <w:pPr>
        <w:pStyle w:val="NormalWeb"/>
        <w:tabs>
          <w:tab w:val="left" w:pos="2970"/>
        </w:tabs>
        <w:ind w:left="2880" w:right="120" w:hanging="2160"/>
        <w:jc w:val="both"/>
        <w:rPr>
          <w:ins w:id="900" w:author="Kush Khalasi" w:date="2025-07-29T14:34:00Z" w16du:dateUtc="2025-07-29T09:04:00Z"/>
          <w:rFonts w:asciiTheme="minorHAnsi" w:hAnsiTheme="minorHAnsi" w:cstheme="minorHAnsi"/>
          <w:rPrChange w:id="901" w:author="Kush Khalasi" w:date="2025-07-29T15:02:00Z" w16du:dateUtc="2025-07-29T09:32:00Z">
            <w:rPr>
              <w:ins w:id="902" w:author="Kush Khalasi" w:date="2025-07-29T14:34:00Z" w16du:dateUtc="2025-07-29T09:04:00Z"/>
            </w:rPr>
          </w:rPrChange>
        </w:rPr>
        <w:pPrChange w:id="903" w:author="Kush Khalasi" w:date="2025-07-29T14:46:00Z" w16du:dateUtc="2025-07-29T09:16:00Z">
          <w:pPr>
            <w:pStyle w:val="NormalWeb"/>
          </w:pPr>
        </w:pPrChange>
      </w:pPr>
      <w:ins w:id="904" w:author="Kush Khalasi" w:date="2025-07-29T14:42:00Z" w16du:dateUtc="2025-07-29T09:12:00Z">
        <w:r w:rsidRPr="001C2B75">
          <w:rPr>
            <w:rFonts w:asciiTheme="minorHAnsi" w:hAnsiTheme="minorHAnsi" w:cstheme="minorHAnsi"/>
            <w:b/>
            <w:bCs/>
            <w:rPrChange w:id="905" w:author="Kush Khalasi" w:date="2025-07-29T15:02:00Z" w16du:dateUtc="2025-07-29T09:32:00Z">
              <w:rPr>
                <w:rFonts w:ascii="Segoe UI Emoji" w:hAnsi="Segoe UI Emoji" w:cs="Segoe UI Emoji"/>
              </w:rPr>
            </w:rPrChange>
          </w:rPr>
          <w:t>Incorrect Approach:</w:t>
        </w:r>
        <w:r w:rsidRPr="001C2B75">
          <w:rPr>
            <w:rFonts w:asciiTheme="minorHAnsi" w:hAnsiTheme="minorHAnsi" w:cstheme="minorHAnsi"/>
            <w:rPrChange w:id="906" w:author="Kush Khalasi" w:date="2025-07-29T15:02:00Z" w16du:dateUtc="2025-07-29T09:32:00Z">
              <w:rPr>
                <w:rFonts w:ascii="Segoe UI Emoji" w:hAnsi="Segoe UI Emoji" w:cs="Segoe UI Emoji"/>
              </w:rPr>
            </w:rPrChange>
          </w:rPr>
          <w:t xml:space="preserve"> </w:t>
        </w:r>
      </w:ins>
      <w:ins w:id="907" w:author="Kush Khalasi" w:date="2025-07-29T14:34:00Z" w16du:dateUtc="2025-07-29T09:04:00Z">
        <w:r w:rsidR="00313E66" w:rsidRPr="001C2B75">
          <w:rPr>
            <w:rFonts w:asciiTheme="minorHAnsi" w:hAnsiTheme="minorHAnsi" w:cstheme="minorHAnsi"/>
            <w:rPrChange w:id="908" w:author="Kush Khalasi" w:date="2025-07-29T15:02:00Z" w16du:dateUtc="2025-07-29T09:32:00Z">
              <w:rPr/>
            </w:rPrChange>
          </w:rPr>
          <w:t xml:space="preserve"> Saying we offer “guaranteed next-day delivery” just to close a sale—when we actually don’t—is misleading and unacceptable.</w:t>
        </w:r>
      </w:ins>
    </w:p>
    <w:p w14:paraId="14D02B3D" w14:textId="0A0E453E" w:rsidR="00313E66" w:rsidRPr="001C2B75" w:rsidRDefault="00313E66" w:rsidP="00313E66">
      <w:pPr>
        <w:pStyle w:val="Heading4"/>
        <w:numPr>
          <w:ilvl w:val="1"/>
          <w:numId w:val="16"/>
        </w:numPr>
        <w:ind w:left="270" w:hanging="270"/>
        <w:rPr>
          <w:ins w:id="909" w:author="Kush Khalasi" w:date="2025-07-29T14:34:00Z" w16du:dateUtc="2025-07-29T09:04:00Z"/>
          <w:rStyle w:val="Strong"/>
          <w:rFonts w:asciiTheme="minorHAnsi" w:hAnsiTheme="minorHAnsi" w:cstheme="minorHAnsi"/>
          <w:b w:val="0"/>
          <w:bCs w:val="0"/>
          <w:i w:val="0"/>
          <w:iCs w:val="0"/>
          <w:sz w:val="24"/>
          <w:szCs w:val="24"/>
          <w:rPrChange w:id="910" w:author="Kush Khalasi" w:date="2025-07-29T15:02:00Z" w16du:dateUtc="2025-07-29T09:32:00Z">
            <w:rPr>
              <w:ins w:id="911" w:author="Kush Khalasi" w:date="2025-07-29T14:34:00Z" w16du:dateUtc="2025-07-29T09:04:00Z"/>
            </w:rPr>
          </w:rPrChange>
        </w:rPr>
        <w:pPrChange w:id="912" w:author="Kush Khalasi" w:date="2025-07-29T14:36:00Z" w16du:dateUtc="2025-07-29T09:06:00Z">
          <w:pPr>
            <w:pStyle w:val="Heading4"/>
          </w:pPr>
        </w:pPrChange>
      </w:pPr>
      <w:ins w:id="913" w:author="Kush Khalasi" w:date="2025-07-29T14:34:00Z" w16du:dateUtc="2025-07-29T09:04:00Z">
        <w:r w:rsidRPr="001C2B75">
          <w:rPr>
            <w:rStyle w:val="Strong"/>
            <w:rFonts w:asciiTheme="minorHAnsi" w:hAnsiTheme="minorHAnsi" w:cstheme="minorHAnsi"/>
            <w:b w:val="0"/>
            <w:bCs w:val="0"/>
            <w:i w:val="0"/>
            <w:iCs w:val="0"/>
            <w:sz w:val="24"/>
            <w:szCs w:val="24"/>
            <w:rPrChange w:id="914" w:author="Kush Khalasi" w:date="2025-07-29T15:02:00Z" w16du:dateUtc="2025-07-29T09:32:00Z">
              <w:rPr>
                <w:rStyle w:val="Strong"/>
                <w:b w:val="0"/>
                <w:bCs w:val="0"/>
              </w:rPr>
            </w:rPrChange>
          </w:rPr>
          <w:t>Accountability Through Ethical Reporting</w:t>
        </w:r>
      </w:ins>
    </w:p>
    <w:p w14:paraId="289AA378" w14:textId="77777777" w:rsidR="005B090B" w:rsidRPr="001C2B75" w:rsidRDefault="00313E66" w:rsidP="005B090B">
      <w:pPr>
        <w:pStyle w:val="NormalWeb"/>
        <w:numPr>
          <w:ilvl w:val="3"/>
          <w:numId w:val="2"/>
        </w:numPr>
        <w:ind w:left="720"/>
        <w:rPr>
          <w:ins w:id="915" w:author="Kush Khalasi" w:date="2025-07-29T14:38:00Z" w16du:dateUtc="2025-07-29T09:08:00Z"/>
          <w:rFonts w:asciiTheme="minorHAnsi" w:hAnsiTheme="minorHAnsi" w:cstheme="minorHAnsi"/>
        </w:rPr>
      </w:pPr>
      <w:ins w:id="916" w:author="Kush Khalasi" w:date="2025-07-29T14:34:00Z" w16du:dateUtc="2025-07-29T09:04:00Z">
        <w:r w:rsidRPr="001C2B75">
          <w:rPr>
            <w:rFonts w:asciiTheme="minorHAnsi" w:hAnsiTheme="minorHAnsi" w:cstheme="minorHAnsi"/>
            <w:rPrChange w:id="917" w:author="Kush Khalasi" w:date="2025-07-29T15:02:00Z" w16du:dateUtc="2025-07-29T09:32:00Z">
              <w:rPr/>
            </w:rPrChange>
          </w:rPr>
          <w:t>If you see something wrong—report it using our hotline, email, or your manager.</w:t>
        </w:r>
      </w:ins>
    </w:p>
    <w:p w14:paraId="5A5E0BB5" w14:textId="77777777" w:rsidR="005B090B" w:rsidRPr="001C2B75" w:rsidRDefault="00313E66" w:rsidP="005B090B">
      <w:pPr>
        <w:pStyle w:val="NormalWeb"/>
        <w:numPr>
          <w:ilvl w:val="3"/>
          <w:numId w:val="2"/>
        </w:numPr>
        <w:ind w:left="720"/>
        <w:rPr>
          <w:ins w:id="918" w:author="Kush Khalasi" w:date="2025-07-29T14:38:00Z" w16du:dateUtc="2025-07-29T09:08:00Z"/>
          <w:rFonts w:asciiTheme="minorHAnsi" w:hAnsiTheme="minorHAnsi" w:cstheme="minorHAnsi"/>
        </w:rPr>
      </w:pPr>
      <w:ins w:id="919" w:author="Kush Khalasi" w:date="2025-07-29T14:34:00Z" w16du:dateUtc="2025-07-29T09:04:00Z">
        <w:r w:rsidRPr="001C2B75">
          <w:rPr>
            <w:rFonts w:asciiTheme="minorHAnsi" w:hAnsiTheme="minorHAnsi" w:cstheme="minorHAnsi"/>
            <w:rPrChange w:id="920" w:author="Kush Khalasi" w:date="2025-07-29T15:02:00Z" w16du:dateUtc="2025-07-29T09:32:00Z">
              <w:rPr/>
            </w:rPrChange>
          </w:rPr>
          <w:t>Help with any internal audits or investigations by being honest and cooperative.</w:t>
        </w:r>
      </w:ins>
    </w:p>
    <w:p w14:paraId="2995DF6E" w14:textId="77777777" w:rsidR="005B090B" w:rsidRPr="001C2B75" w:rsidRDefault="00313E66" w:rsidP="005B090B">
      <w:pPr>
        <w:pStyle w:val="NormalWeb"/>
        <w:numPr>
          <w:ilvl w:val="3"/>
          <w:numId w:val="2"/>
        </w:numPr>
        <w:ind w:left="720"/>
        <w:rPr>
          <w:ins w:id="921" w:author="Kush Khalasi" w:date="2025-07-29T14:38:00Z" w16du:dateUtc="2025-07-29T09:08:00Z"/>
          <w:rFonts w:asciiTheme="minorHAnsi" w:hAnsiTheme="minorHAnsi" w:cstheme="minorHAnsi"/>
        </w:rPr>
      </w:pPr>
      <w:ins w:id="922" w:author="Kush Khalasi" w:date="2025-07-29T14:34:00Z" w16du:dateUtc="2025-07-29T09:04:00Z">
        <w:r w:rsidRPr="001C2B75">
          <w:rPr>
            <w:rFonts w:asciiTheme="minorHAnsi" w:hAnsiTheme="minorHAnsi" w:cstheme="minorHAnsi"/>
            <w:rPrChange w:id="923" w:author="Kush Khalasi" w:date="2025-07-29T15:02:00Z" w16du:dateUtc="2025-07-29T09:32:00Z">
              <w:rPr/>
            </w:rPrChange>
          </w:rPr>
          <w:t>Do not expose or mistreat someone who reports a concern.</w:t>
        </w:r>
      </w:ins>
    </w:p>
    <w:p w14:paraId="0E2D2EBD" w14:textId="77777777" w:rsidR="00906362" w:rsidRPr="001C2B75" w:rsidRDefault="00313E66" w:rsidP="00906362">
      <w:pPr>
        <w:pStyle w:val="NormalWeb"/>
        <w:numPr>
          <w:ilvl w:val="3"/>
          <w:numId w:val="2"/>
        </w:numPr>
        <w:ind w:left="720"/>
        <w:rPr>
          <w:ins w:id="924" w:author="Kush Khalasi" w:date="2025-07-29T14:48:00Z" w16du:dateUtc="2025-07-29T09:18:00Z"/>
          <w:rFonts w:asciiTheme="minorHAnsi" w:hAnsiTheme="minorHAnsi" w:cstheme="minorHAnsi"/>
        </w:rPr>
      </w:pPr>
      <w:ins w:id="925" w:author="Kush Khalasi" w:date="2025-07-29T14:34:00Z" w16du:dateUtc="2025-07-29T09:04:00Z">
        <w:r w:rsidRPr="001C2B75">
          <w:rPr>
            <w:rFonts w:asciiTheme="minorHAnsi" w:hAnsiTheme="minorHAnsi" w:cstheme="minorHAnsi"/>
            <w:rPrChange w:id="926" w:author="Kush Khalasi" w:date="2025-07-29T15:02:00Z" w16du:dateUtc="2025-07-29T09:32:00Z">
              <w:rPr/>
            </w:rPrChange>
          </w:rPr>
          <w:t>Raise concerns early, even if you're unsure if it's a violation.</w:t>
        </w:r>
      </w:ins>
    </w:p>
    <w:p w14:paraId="208FC224" w14:textId="2FB35769" w:rsidR="005B090B" w:rsidRPr="001C2B75" w:rsidRDefault="00313E66" w:rsidP="00906362">
      <w:pPr>
        <w:pStyle w:val="NormalWeb"/>
        <w:numPr>
          <w:ilvl w:val="3"/>
          <w:numId w:val="2"/>
        </w:numPr>
        <w:ind w:left="720"/>
        <w:rPr>
          <w:ins w:id="927" w:author="Kush Khalasi" w:date="2025-07-29T14:45:00Z" w16du:dateUtc="2025-07-29T09:15:00Z"/>
          <w:rStyle w:val="Strong"/>
          <w:rFonts w:asciiTheme="minorHAnsi" w:hAnsiTheme="minorHAnsi" w:cstheme="minorHAnsi"/>
          <w:b w:val="0"/>
          <w:bCs w:val="0"/>
          <w:rPrChange w:id="928" w:author="Kush Khalasi" w:date="2025-07-29T15:02:00Z" w16du:dateUtc="2025-07-29T09:32:00Z">
            <w:rPr>
              <w:ins w:id="929" w:author="Kush Khalasi" w:date="2025-07-29T14:45:00Z" w16du:dateUtc="2025-07-29T09:15:00Z"/>
              <w:rStyle w:val="Strong"/>
              <w:rFonts w:asciiTheme="minorHAnsi" w:hAnsiTheme="minorHAnsi" w:cstheme="minorHAnsi"/>
            </w:rPr>
          </w:rPrChange>
        </w:rPr>
        <w:pPrChange w:id="930" w:author="Kush Khalasi" w:date="2025-07-29T14:48:00Z" w16du:dateUtc="2025-07-29T09:18:00Z">
          <w:pPr>
            <w:pStyle w:val="NormalWeb"/>
            <w:ind w:left="2610" w:right="120" w:hanging="1890"/>
            <w:jc w:val="both"/>
          </w:pPr>
        </w:pPrChange>
      </w:pPr>
      <w:ins w:id="931" w:author="Kush Khalasi" w:date="2025-07-29T14:34:00Z" w16du:dateUtc="2025-07-29T09:04:00Z">
        <w:r w:rsidRPr="001C2B75">
          <w:rPr>
            <w:rStyle w:val="Strong"/>
            <w:rFonts w:asciiTheme="minorHAnsi" w:hAnsiTheme="minorHAnsi" w:cstheme="minorHAnsi"/>
            <w:rPrChange w:id="932" w:author="Kush Khalasi" w:date="2025-07-29T15:02:00Z" w16du:dateUtc="2025-07-29T09:32:00Z">
              <w:rPr>
                <w:rStyle w:val="Strong"/>
              </w:rPr>
            </w:rPrChange>
          </w:rPr>
          <w:lastRenderedPageBreak/>
          <w:t>Example:</w:t>
        </w:r>
      </w:ins>
    </w:p>
    <w:p w14:paraId="0FB55209" w14:textId="77777777" w:rsidR="005B090B" w:rsidRPr="001C2B75" w:rsidRDefault="005B090B" w:rsidP="005B090B">
      <w:pPr>
        <w:pStyle w:val="NormalWeb"/>
        <w:ind w:left="2700" w:right="120" w:hanging="1980"/>
        <w:jc w:val="both"/>
        <w:rPr>
          <w:ins w:id="933" w:author="Kush Khalasi" w:date="2025-07-29T14:45:00Z" w16du:dateUtc="2025-07-29T09:15:00Z"/>
          <w:rFonts w:asciiTheme="minorHAnsi" w:hAnsiTheme="minorHAnsi" w:cstheme="minorHAnsi"/>
        </w:rPr>
        <w:pPrChange w:id="934" w:author="Kush Khalasi" w:date="2025-07-29T14:46:00Z" w16du:dateUtc="2025-07-29T09:16:00Z">
          <w:pPr>
            <w:pStyle w:val="NormalWeb"/>
            <w:ind w:left="2610" w:right="120" w:hanging="1890"/>
            <w:jc w:val="both"/>
          </w:pPr>
        </w:pPrChange>
      </w:pPr>
      <w:ins w:id="935" w:author="Kush Khalasi" w:date="2025-07-29T14:41:00Z" w16du:dateUtc="2025-07-29T09:11:00Z">
        <w:r w:rsidRPr="001C2B75">
          <w:rPr>
            <w:rFonts w:asciiTheme="minorHAnsi" w:hAnsiTheme="minorHAnsi" w:cstheme="minorHAnsi"/>
            <w:b/>
            <w:bCs/>
            <w:rPrChange w:id="936" w:author="Kush Khalasi" w:date="2025-07-29T15:02:00Z" w16du:dateUtc="2025-07-29T09:32:00Z">
              <w:rPr>
                <w:rFonts w:ascii="Segoe UI Emoji" w:hAnsi="Segoe UI Emoji" w:cs="Segoe UI Emoji"/>
              </w:rPr>
            </w:rPrChange>
          </w:rPr>
          <w:t>Correct Approach:</w:t>
        </w:r>
        <w:r w:rsidRPr="001C2B75">
          <w:rPr>
            <w:rFonts w:asciiTheme="minorHAnsi" w:hAnsiTheme="minorHAnsi" w:cstheme="minorHAnsi"/>
            <w:rPrChange w:id="937" w:author="Kush Khalasi" w:date="2025-07-29T15:02:00Z" w16du:dateUtc="2025-07-29T09:32:00Z">
              <w:rPr>
                <w:rFonts w:ascii="Segoe UI Emoji" w:hAnsi="Segoe UI Emoji" w:cs="Segoe UI Emoji"/>
              </w:rPr>
            </w:rPrChange>
          </w:rPr>
          <w:t xml:space="preserve"> </w:t>
        </w:r>
      </w:ins>
      <w:ins w:id="938" w:author="Kush Khalasi" w:date="2025-07-29T14:34:00Z" w16du:dateUtc="2025-07-29T09:04:00Z">
        <w:r w:rsidR="00313E66" w:rsidRPr="001C2B75">
          <w:rPr>
            <w:rFonts w:asciiTheme="minorHAnsi" w:hAnsiTheme="minorHAnsi" w:cstheme="minorHAnsi"/>
            <w:rPrChange w:id="939" w:author="Kush Khalasi" w:date="2025-07-29T15:02:00Z" w16du:dateUtc="2025-07-29T09:32:00Z">
              <w:rPr/>
            </w:rPrChange>
          </w:rPr>
          <w:t xml:space="preserve"> If you notice a co-worker is marking delivered shipments before they leave the warehouse, report it through the confidential ethics channel.</w:t>
        </w:r>
      </w:ins>
    </w:p>
    <w:p w14:paraId="11176F85" w14:textId="16CBC4CC" w:rsidR="00313E66" w:rsidRPr="001C2B75" w:rsidRDefault="005B090B" w:rsidP="005B090B">
      <w:pPr>
        <w:pStyle w:val="NormalWeb"/>
        <w:tabs>
          <w:tab w:val="left" w:pos="2970"/>
        </w:tabs>
        <w:ind w:left="2880" w:right="120" w:hanging="2160"/>
        <w:jc w:val="both"/>
        <w:rPr>
          <w:ins w:id="940" w:author="Kush Khalasi" w:date="2025-07-29T14:34:00Z" w16du:dateUtc="2025-07-29T09:04:00Z"/>
          <w:rFonts w:asciiTheme="minorHAnsi" w:hAnsiTheme="minorHAnsi" w:cstheme="minorHAnsi"/>
          <w:rPrChange w:id="941" w:author="Kush Khalasi" w:date="2025-07-29T15:02:00Z" w16du:dateUtc="2025-07-29T09:32:00Z">
            <w:rPr>
              <w:ins w:id="942" w:author="Kush Khalasi" w:date="2025-07-29T14:34:00Z" w16du:dateUtc="2025-07-29T09:04:00Z"/>
            </w:rPr>
          </w:rPrChange>
        </w:rPr>
        <w:pPrChange w:id="943" w:author="Kush Khalasi" w:date="2025-07-29T14:46:00Z" w16du:dateUtc="2025-07-29T09:16:00Z">
          <w:pPr>
            <w:pStyle w:val="NormalWeb"/>
          </w:pPr>
        </w:pPrChange>
      </w:pPr>
      <w:ins w:id="944" w:author="Kush Khalasi" w:date="2025-07-29T14:42:00Z" w16du:dateUtc="2025-07-29T09:12:00Z">
        <w:r w:rsidRPr="001C2B75">
          <w:rPr>
            <w:rFonts w:asciiTheme="minorHAnsi" w:hAnsiTheme="minorHAnsi" w:cstheme="minorHAnsi"/>
            <w:b/>
            <w:bCs/>
            <w:rPrChange w:id="945" w:author="Kush Khalasi" w:date="2025-07-29T15:02:00Z" w16du:dateUtc="2025-07-29T09:32:00Z">
              <w:rPr>
                <w:rFonts w:ascii="Segoe UI Emoji" w:hAnsi="Segoe UI Emoji" w:cs="Segoe UI Emoji"/>
              </w:rPr>
            </w:rPrChange>
          </w:rPr>
          <w:t>Incorrect Approach:</w:t>
        </w:r>
        <w:r w:rsidRPr="001C2B75">
          <w:rPr>
            <w:rFonts w:asciiTheme="minorHAnsi" w:hAnsiTheme="minorHAnsi" w:cstheme="minorHAnsi"/>
            <w:rPrChange w:id="946" w:author="Kush Khalasi" w:date="2025-07-29T15:02:00Z" w16du:dateUtc="2025-07-29T09:32:00Z">
              <w:rPr>
                <w:rFonts w:ascii="Segoe UI Emoji" w:hAnsi="Segoe UI Emoji" w:cs="Segoe UI Emoji"/>
              </w:rPr>
            </w:rPrChange>
          </w:rPr>
          <w:t xml:space="preserve"> </w:t>
        </w:r>
      </w:ins>
      <w:ins w:id="947" w:author="Kush Khalasi" w:date="2025-07-29T14:34:00Z" w16du:dateUtc="2025-07-29T09:04:00Z">
        <w:r w:rsidR="00313E66" w:rsidRPr="001C2B75">
          <w:rPr>
            <w:rFonts w:asciiTheme="minorHAnsi" w:hAnsiTheme="minorHAnsi" w:cstheme="minorHAnsi"/>
            <w:rPrChange w:id="948" w:author="Kush Khalasi" w:date="2025-07-29T15:02:00Z" w16du:dateUtc="2025-07-29T09:32:00Z">
              <w:rPr/>
            </w:rPrChange>
          </w:rPr>
          <w:t xml:space="preserve"> Ignoring such </w:t>
        </w:r>
        <w:proofErr w:type="spellStart"/>
        <w:r w:rsidR="00313E66" w:rsidRPr="001C2B75">
          <w:rPr>
            <w:rFonts w:asciiTheme="minorHAnsi" w:hAnsiTheme="minorHAnsi" w:cstheme="minorHAnsi"/>
            <w:rPrChange w:id="949" w:author="Kush Khalasi" w:date="2025-07-29T15:02:00Z" w16du:dateUtc="2025-07-29T09:32:00Z">
              <w:rPr/>
            </w:rPrChange>
          </w:rPr>
          <w:t>behavior</w:t>
        </w:r>
        <w:proofErr w:type="spellEnd"/>
        <w:r w:rsidR="00313E66" w:rsidRPr="001C2B75">
          <w:rPr>
            <w:rFonts w:asciiTheme="minorHAnsi" w:hAnsiTheme="minorHAnsi" w:cstheme="minorHAnsi"/>
            <w:rPrChange w:id="950" w:author="Kush Khalasi" w:date="2025-07-29T15:02:00Z" w16du:dateUtc="2025-07-29T09:32:00Z">
              <w:rPr/>
            </w:rPrChange>
          </w:rPr>
          <w:t xml:space="preserve"> or telling others not to “snitch” causes harm and is against our values.</w:t>
        </w:r>
      </w:ins>
    </w:p>
    <w:p w14:paraId="5A52BE3D" w14:textId="6928A606" w:rsidR="00313E66" w:rsidRPr="001C2B75" w:rsidRDefault="00313E66" w:rsidP="00313E66">
      <w:pPr>
        <w:pStyle w:val="Heading4"/>
        <w:numPr>
          <w:ilvl w:val="1"/>
          <w:numId w:val="16"/>
        </w:numPr>
        <w:ind w:left="270" w:hanging="270"/>
        <w:rPr>
          <w:ins w:id="951" w:author="Kush Khalasi" w:date="2025-07-29T14:34:00Z" w16du:dateUtc="2025-07-29T09:04:00Z"/>
          <w:rStyle w:val="Strong"/>
          <w:rFonts w:asciiTheme="minorHAnsi" w:hAnsiTheme="minorHAnsi" w:cstheme="minorHAnsi"/>
          <w:b w:val="0"/>
          <w:bCs w:val="0"/>
          <w:i w:val="0"/>
          <w:iCs w:val="0"/>
          <w:sz w:val="24"/>
          <w:szCs w:val="24"/>
          <w:rPrChange w:id="952" w:author="Kush Khalasi" w:date="2025-07-29T15:02:00Z" w16du:dateUtc="2025-07-29T09:32:00Z">
            <w:rPr>
              <w:ins w:id="953" w:author="Kush Khalasi" w:date="2025-07-29T14:34:00Z" w16du:dateUtc="2025-07-29T09:04:00Z"/>
            </w:rPr>
          </w:rPrChange>
        </w:rPr>
        <w:pPrChange w:id="954" w:author="Kush Khalasi" w:date="2025-07-29T14:36:00Z" w16du:dateUtc="2025-07-29T09:06:00Z">
          <w:pPr>
            <w:pStyle w:val="Heading4"/>
          </w:pPr>
        </w:pPrChange>
      </w:pPr>
      <w:ins w:id="955" w:author="Kush Khalasi" w:date="2025-07-29T14:34:00Z" w16du:dateUtc="2025-07-29T09:04:00Z">
        <w:r w:rsidRPr="001C2B75">
          <w:rPr>
            <w:rStyle w:val="Strong"/>
            <w:rFonts w:asciiTheme="minorHAnsi" w:hAnsiTheme="minorHAnsi" w:cstheme="minorHAnsi"/>
            <w:b w:val="0"/>
            <w:bCs w:val="0"/>
            <w:i w:val="0"/>
            <w:iCs w:val="0"/>
            <w:sz w:val="24"/>
            <w:szCs w:val="24"/>
            <w:rPrChange w:id="956" w:author="Kush Khalasi" w:date="2025-07-29T15:02:00Z" w16du:dateUtc="2025-07-29T09:32:00Z">
              <w:rPr>
                <w:rStyle w:val="Strong"/>
                <w:b w:val="0"/>
                <w:bCs w:val="0"/>
              </w:rPr>
            </w:rPrChange>
          </w:rPr>
          <w:t>Accuracy in Finance and Operational Claims</w:t>
        </w:r>
      </w:ins>
    </w:p>
    <w:p w14:paraId="36007D65" w14:textId="77777777" w:rsidR="005B090B" w:rsidRPr="001C2B75" w:rsidRDefault="00313E66" w:rsidP="005B090B">
      <w:pPr>
        <w:pStyle w:val="NormalWeb"/>
        <w:numPr>
          <w:ilvl w:val="3"/>
          <w:numId w:val="2"/>
        </w:numPr>
        <w:ind w:left="720"/>
        <w:rPr>
          <w:ins w:id="957" w:author="Kush Khalasi" w:date="2025-07-29T14:38:00Z" w16du:dateUtc="2025-07-29T09:08:00Z"/>
          <w:rFonts w:asciiTheme="minorHAnsi" w:hAnsiTheme="minorHAnsi" w:cstheme="minorHAnsi"/>
        </w:rPr>
      </w:pPr>
      <w:ins w:id="958" w:author="Kush Khalasi" w:date="2025-07-29T14:34:00Z" w16du:dateUtc="2025-07-29T09:04:00Z">
        <w:r w:rsidRPr="001C2B75">
          <w:rPr>
            <w:rFonts w:asciiTheme="minorHAnsi" w:hAnsiTheme="minorHAnsi" w:cstheme="minorHAnsi"/>
            <w:rPrChange w:id="959" w:author="Kush Khalasi" w:date="2025-07-29T15:02:00Z" w16du:dateUtc="2025-07-29T09:32:00Z">
              <w:rPr/>
            </w:rPrChange>
          </w:rPr>
          <w:t>Always provide correct and real information when filling financial forms.</w:t>
        </w:r>
      </w:ins>
    </w:p>
    <w:p w14:paraId="47E324A7" w14:textId="77777777" w:rsidR="005B090B" w:rsidRPr="001C2B75" w:rsidRDefault="00313E66" w:rsidP="005B090B">
      <w:pPr>
        <w:pStyle w:val="NormalWeb"/>
        <w:numPr>
          <w:ilvl w:val="3"/>
          <w:numId w:val="2"/>
        </w:numPr>
        <w:ind w:left="720"/>
        <w:rPr>
          <w:ins w:id="960" w:author="Kush Khalasi" w:date="2025-07-29T14:39:00Z" w16du:dateUtc="2025-07-29T09:09:00Z"/>
          <w:rFonts w:asciiTheme="minorHAnsi" w:hAnsiTheme="minorHAnsi" w:cstheme="minorHAnsi"/>
        </w:rPr>
      </w:pPr>
      <w:ins w:id="961" w:author="Kush Khalasi" w:date="2025-07-29T14:34:00Z" w16du:dateUtc="2025-07-29T09:04:00Z">
        <w:r w:rsidRPr="001C2B75">
          <w:rPr>
            <w:rFonts w:asciiTheme="minorHAnsi" w:hAnsiTheme="minorHAnsi" w:cstheme="minorHAnsi"/>
            <w:rPrChange w:id="962" w:author="Kush Khalasi" w:date="2025-07-29T15:02:00Z" w16du:dateUtc="2025-07-29T09:32:00Z">
              <w:rPr/>
            </w:rPrChange>
          </w:rPr>
          <w:t>Don’t claim expenses that didn’t happen or were not work-related.</w:t>
        </w:r>
      </w:ins>
    </w:p>
    <w:p w14:paraId="639325AD" w14:textId="77777777" w:rsidR="005B090B" w:rsidRPr="001C2B75" w:rsidRDefault="00313E66" w:rsidP="005B090B">
      <w:pPr>
        <w:pStyle w:val="NormalWeb"/>
        <w:numPr>
          <w:ilvl w:val="3"/>
          <w:numId w:val="2"/>
        </w:numPr>
        <w:ind w:left="720"/>
        <w:rPr>
          <w:ins w:id="963" w:author="Kush Khalasi" w:date="2025-07-29T14:39:00Z" w16du:dateUtc="2025-07-29T09:09:00Z"/>
          <w:rFonts w:asciiTheme="minorHAnsi" w:hAnsiTheme="minorHAnsi" w:cstheme="minorHAnsi"/>
        </w:rPr>
      </w:pPr>
      <w:ins w:id="964" w:author="Kush Khalasi" w:date="2025-07-29T14:34:00Z" w16du:dateUtc="2025-07-29T09:04:00Z">
        <w:r w:rsidRPr="001C2B75">
          <w:rPr>
            <w:rFonts w:asciiTheme="minorHAnsi" w:hAnsiTheme="minorHAnsi" w:cstheme="minorHAnsi"/>
            <w:rPrChange w:id="965" w:author="Kush Khalasi" w:date="2025-07-29T15:02:00Z" w16du:dateUtc="2025-07-29T09:32:00Z">
              <w:rPr/>
            </w:rPrChange>
          </w:rPr>
          <w:t>Follow the proper steps when handling budgets, invoices, or orders.</w:t>
        </w:r>
      </w:ins>
    </w:p>
    <w:p w14:paraId="2F6C4851" w14:textId="77777777" w:rsidR="00906362" w:rsidRPr="001C2B75" w:rsidRDefault="00313E66" w:rsidP="00906362">
      <w:pPr>
        <w:pStyle w:val="NormalWeb"/>
        <w:numPr>
          <w:ilvl w:val="3"/>
          <w:numId w:val="2"/>
        </w:numPr>
        <w:ind w:left="720"/>
        <w:rPr>
          <w:ins w:id="966" w:author="Kush Khalasi" w:date="2025-07-29T14:47:00Z" w16du:dateUtc="2025-07-29T09:17:00Z"/>
          <w:rFonts w:asciiTheme="minorHAnsi" w:hAnsiTheme="minorHAnsi" w:cstheme="minorHAnsi"/>
        </w:rPr>
      </w:pPr>
      <w:ins w:id="967" w:author="Kush Khalasi" w:date="2025-07-29T14:34:00Z" w16du:dateUtc="2025-07-29T09:04:00Z">
        <w:r w:rsidRPr="001C2B75">
          <w:rPr>
            <w:rFonts w:asciiTheme="minorHAnsi" w:hAnsiTheme="minorHAnsi" w:cstheme="minorHAnsi"/>
            <w:rPrChange w:id="968" w:author="Kush Khalasi" w:date="2025-07-29T15:02:00Z" w16du:dateUtc="2025-07-29T09:32:00Z">
              <w:rPr/>
            </w:rPrChange>
          </w:rPr>
          <w:t>If you notice something odd with a payment or record, report it.</w:t>
        </w:r>
      </w:ins>
    </w:p>
    <w:p w14:paraId="1227E9FA" w14:textId="23DEA4FD" w:rsidR="005B090B" w:rsidRPr="001C2B75" w:rsidRDefault="00313E66" w:rsidP="00906362">
      <w:pPr>
        <w:pStyle w:val="NormalWeb"/>
        <w:numPr>
          <w:ilvl w:val="3"/>
          <w:numId w:val="2"/>
        </w:numPr>
        <w:ind w:left="720"/>
        <w:rPr>
          <w:ins w:id="969" w:author="Kush Khalasi" w:date="2025-07-29T14:45:00Z" w16du:dateUtc="2025-07-29T09:15:00Z"/>
          <w:rStyle w:val="Strong"/>
          <w:rFonts w:asciiTheme="minorHAnsi" w:hAnsiTheme="minorHAnsi" w:cstheme="minorHAnsi"/>
          <w:b w:val="0"/>
          <w:bCs w:val="0"/>
          <w:rPrChange w:id="970" w:author="Kush Khalasi" w:date="2025-07-29T15:02:00Z" w16du:dateUtc="2025-07-29T09:32:00Z">
            <w:rPr>
              <w:ins w:id="971" w:author="Kush Khalasi" w:date="2025-07-29T14:45:00Z" w16du:dateUtc="2025-07-29T09:15:00Z"/>
              <w:rStyle w:val="Strong"/>
              <w:rFonts w:asciiTheme="minorHAnsi" w:hAnsiTheme="minorHAnsi" w:cstheme="minorHAnsi"/>
            </w:rPr>
          </w:rPrChange>
        </w:rPr>
        <w:pPrChange w:id="972" w:author="Kush Khalasi" w:date="2025-07-29T14:47:00Z" w16du:dateUtc="2025-07-29T09:17:00Z">
          <w:pPr>
            <w:pStyle w:val="NormalWeb"/>
            <w:ind w:left="2610" w:right="120" w:hanging="1890"/>
            <w:jc w:val="both"/>
          </w:pPr>
        </w:pPrChange>
      </w:pPr>
      <w:ins w:id="973" w:author="Kush Khalasi" w:date="2025-07-29T14:34:00Z" w16du:dateUtc="2025-07-29T09:04:00Z">
        <w:r w:rsidRPr="001C2B75">
          <w:rPr>
            <w:rStyle w:val="Strong"/>
            <w:rFonts w:asciiTheme="minorHAnsi" w:hAnsiTheme="minorHAnsi" w:cstheme="minorHAnsi"/>
            <w:rPrChange w:id="974" w:author="Kush Khalasi" w:date="2025-07-29T15:02:00Z" w16du:dateUtc="2025-07-29T09:32:00Z">
              <w:rPr>
                <w:rStyle w:val="Strong"/>
              </w:rPr>
            </w:rPrChange>
          </w:rPr>
          <w:t>Example:</w:t>
        </w:r>
      </w:ins>
    </w:p>
    <w:p w14:paraId="570D2F8A" w14:textId="37CE8153" w:rsidR="005B090B" w:rsidRPr="001C2B75" w:rsidRDefault="005B090B" w:rsidP="005B090B">
      <w:pPr>
        <w:pStyle w:val="NormalWeb"/>
        <w:ind w:left="2700" w:right="120" w:hanging="1980"/>
        <w:jc w:val="both"/>
        <w:rPr>
          <w:ins w:id="975" w:author="Kush Khalasi" w:date="2025-07-29T14:45:00Z" w16du:dateUtc="2025-07-29T09:15:00Z"/>
          <w:rFonts w:asciiTheme="minorHAnsi" w:hAnsiTheme="minorHAnsi" w:cstheme="minorHAnsi"/>
        </w:rPr>
        <w:pPrChange w:id="976" w:author="Kush Khalasi" w:date="2025-07-29T14:46:00Z" w16du:dateUtc="2025-07-29T09:16:00Z">
          <w:pPr>
            <w:pStyle w:val="NormalWeb"/>
            <w:ind w:left="2610" w:right="120" w:hanging="1890"/>
            <w:jc w:val="both"/>
          </w:pPr>
        </w:pPrChange>
      </w:pPr>
      <w:ins w:id="977" w:author="Kush Khalasi" w:date="2025-07-29T14:41:00Z" w16du:dateUtc="2025-07-29T09:11:00Z">
        <w:r w:rsidRPr="001C2B75">
          <w:rPr>
            <w:rFonts w:asciiTheme="minorHAnsi" w:hAnsiTheme="minorHAnsi" w:cstheme="minorHAnsi"/>
            <w:b/>
            <w:bCs/>
            <w:rPrChange w:id="978" w:author="Kush Khalasi" w:date="2025-07-29T15:02:00Z" w16du:dateUtc="2025-07-29T09:32:00Z">
              <w:rPr>
                <w:rFonts w:ascii="Segoe UI Emoji" w:hAnsi="Segoe UI Emoji" w:cs="Segoe UI Emoji"/>
              </w:rPr>
            </w:rPrChange>
          </w:rPr>
          <w:t>Correct Approach:</w:t>
        </w:r>
        <w:r w:rsidRPr="001C2B75">
          <w:rPr>
            <w:rFonts w:asciiTheme="minorHAnsi" w:hAnsiTheme="minorHAnsi" w:cstheme="minorHAnsi"/>
            <w:rPrChange w:id="979" w:author="Kush Khalasi" w:date="2025-07-29T15:02:00Z" w16du:dateUtc="2025-07-29T09:32:00Z">
              <w:rPr>
                <w:rFonts w:ascii="Segoe UI Emoji" w:hAnsi="Segoe UI Emoji" w:cs="Segoe UI Emoji"/>
              </w:rPr>
            </w:rPrChange>
          </w:rPr>
          <w:t xml:space="preserve"> </w:t>
        </w:r>
      </w:ins>
      <w:ins w:id="980" w:author="Kush Khalasi" w:date="2025-07-29T14:34:00Z" w16du:dateUtc="2025-07-29T09:04:00Z">
        <w:r w:rsidR="00313E66" w:rsidRPr="001C2B75">
          <w:rPr>
            <w:rFonts w:asciiTheme="minorHAnsi" w:hAnsiTheme="minorHAnsi" w:cstheme="minorHAnsi"/>
            <w:rPrChange w:id="981" w:author="Kush Khalasi" w:date="2025-07-29T15:02:00Z" w16du:dateUtc="2025-07-29T09:32:00Z">
              <w:rPr/>
            </w:rPrChange>
          </w:rPr>
          <w:t xml:space="preserve"> If you </w:t>
        </w:r>
      </w:ins>
      <w:ins w:id="982" w:author="Kush Khalasi" w:date="2025-07-29T14:46:00Z" w16du:dateUtc="2025-07-29T09:16:00Z">
        <w:r w:rsidRPr="001C2B75">
          <w:rPr>
            <w:rFonts w:asciiTheme="minorHAnsi" w:hAnsiTheme="minorHAnsi" w:cstheme="minorHAnsi"/>
          </w:rPr>
          <w:t>travelled</w:t>
        </w:r>
      </w:ins>
      <w:ins w:id="983" w:author="Kush Khalasi" w:date="2025-07-29T14:34:00Z" w16du:dateUtc="2025-07-29T09:04:00Z">
        <w:r w:rsidR="00313E66" w:rsidRPr="001C2B75">
          <w:rPr>
            <w:rFonts w:asciiTheme="minorHAnsi" w:hAnsiTheme="minorHAnsi" w:cstheme="minorHAnsi"/>
            <w:rPrChange w:id="984" w:author="Kush Khalasi" w:date="2025-07-29T15:02:00Z" w16du:dateUtc="2025-07-29T09:32:00Z">
              <w:rPr/>
            </w:rPrChange>
          </w:rPr>
          <w:t xml:space="preserve"> to a customer site, submit actual fuel bills and distance logs with your expense claim.</w:t>
        </w:r>
      </w:ins>
    </w:p>
    <w:p w14:paraId="33592186" w14:textId="595F6EFD" w:rsidR="00313E66" w:rsidRPr="001C2B75" w:rsidRDefault="005B090B" w:rsidP="005B090B">
      <w:pPr>
        <w:pStyle w:val="NormalWeb"/>
        <w:tabs>
          <w:tab w:val="left" w:pos="2970"/>
        </w:tabs>
        <w:ind w:left="2880" w:right="120" w:hanging="2160"/>
        <w:jc w:val="both"/>
        <w:rPr>
          <w:ins w:id="985" w:author="Kush Khalasi" w:date="2025-07-29T14:34:00Z" w16du:dateUtc="2025-07-29T09:04:00Z"/>
          <w:rFonts w:asciiTheme="minorHAnsi" w:hAnsiTheme="minorHAnsi" w:cstheme="minorHAnsi"/>
          <w:rPrChange w:id="986" w:author="Kush Khalasi" w:date="2025-07-29T15:02:00Z" w16du:dateUtc="2025-07-29T09:32:00Z">
            <w:rPr>
              <w:ins w:id="987" w:author="Kush Khalasi" w:date="2025-07-29T14:34:00Z" w16du:dateUtc="2025-07-29T09:04:00Z"/>
            </w:rPr>
          </w:rPrChange>
        </w:rPr>
        <w:pPrChange w:id="988" w:author="Kush Khalasi" w:date="2025-07-29T14:46:00Z" w16du:dateUtc="2025-07-29T09:16:00Z">
          <w:pPr>
            <w:pStyle w:val="NormalWeb"/>
          </w:pPr>
        </w:pPrChange>
      </w:pPr>
      <w:ins w:id="989" w:author="Kush Khalasi" w:date="2025-07-29T14:42:00Z" w16du:dateUtc="2025-07-29T09:12:00Z">
        <w:r w:rsidRPr="001C2B75">
          <w:rPr>
            <w:rFonts w:asciiTheme="minorHAnsi" w:hAnsiTheme="minorHAnsi" w:cstheme="minorHAnsi"/>
            <w:b/>
            <w:bCs/>
            <w:rPrChange w:id="990" w:author="Kush Khalasi" w:date="2025-07-29T15:02:00Z" w16du:dateUtc="2025-07-29T09:32:00Z">
              <w:rPr>
                <w:rFonts w:ascii="Segoe UI Emoji" w:hAnsi="Segoe UI Emoji" w:cs="Segoe UI Emoji"/>
              </w:rPr>
            </w:rPrChange>
          </w:rPr>
          <w:t>Incorrect Approach:</w:t>
        </w:r>
        <w:r w:rsidRPr="001C2B75">
          <w:rPr>
            <w:rFonts w:asciiTheme="minorHAnsi" w:hAnsiTheme="minorHAnsi" w:cstheme="minorHAnsi"/>
            <w:rPrChange w:id="991" w:author="Kush Khalasi" w:date="2025-07-29T15:02:00Z" w16du:dateUtc="2025-07-29T09:32:00Z">
              <w:rPr>
                <w:rFonts w:ascii="Segoe UI Emoji" w:hAnsi="Segoe UI Emoji" w:cs="Segoe UI Emoji"/>
              </w:rPr>
            </w:rPrChange>
          </w:rPr>
          <w:t xml:space="preserve"> </w:t>
        </w:r>
      </w:ins>
      <w:ins w:id="992" w:author="Kush Khalasi" w:date="2025-07-29T14:34:00Z" w16du:dateUtc="2025-07-29T09:04:00Z">
        <w:r w:rsidR="00313E66" w:rsidRPr="001C2B75">
          <w:rPr>
            <w:rFonts w:asciiTheme="minorHAnsi" w:hAnsiTheme="minorHAnsi" w:cstheme="minorHAnsi"/>
            <w:rPrChange w:id="993" w:author="Kush Khalasi" w:date="2025-07-29T15:02:00Z" w16du:dateUtc="2025-07-29T09:32:00Z">
              <w:rPr/>
            </w:rPrChange>
          </w:rPr>
          <w:t xml:space="preserve"> Asking for reimbursement for a personal trip or inflating mileage counts is dishonest and will lead to disciplinary action.</w:t>
        </w:r>
      </w:ins>
    </w:p>
    <w:p w14:paraId="130BA9CC" w14:textId="6D72DE64" w:rsidR="00313E66" w:rsidRPr="001C2B75" w:rsidRDefault="00313E66" w:rsidP="00313E66">
      <w:pPr>
        <w:pStyle w:val="Heading4"/>
        <w:numPr>
          <w:ilvl w:val="1"/>
          <w:numId w:val="16"/>
        </w:numPr>
        <w:ind w:left="270" w:hanging="270"/>
        <w:rPr>
          <w:ins w:id="994" w:author="Kush Khalasi" w:date="2025-07-29T14:34:00Z" w16du:dateUtc="2025-07-29T09:04:00Z"/>
          <w:rStyle w:val="Strong"/>
          <w:rFonts w:asciiTheme="minorHAnsi" w:hAnsiTheme="minorHAnsi" w:cstheme="minorHAnsi"/>
          <w:b w:val="0"/>
          <w:bCs w:val="0"/>
          <w:i w:val="0"/>
          <w:iCs w:val="0"/>
          <w:sz w:val="24"/>
          <w:szCs w:val="24"/>
          <w:rPrChange w:id="995" w:author="Kush Khalasi" w:date="2025-07-29T15:02:00Z" w16du:dateUtc="2025-07-29T09:32:00Z">
            <w:rPr>
              <w:ins w:id="996" w:author="Kush Khalasi" w:date="2025-07-29T14:34:00Z" w16du:dateUtc="2025-07-29T09:04:00Z"/>
            </w:rPr>
          </w:rPrChange>
        </w:rPr>
        <w:pPrChange w:id="997" w:author="Kush Khalasi" w:date="2025-07-29T14:36:00Z" w16du:dateUtc="2025-07-29T09:06:00Z">
          <w:pPr>
            <w:pStyle w:val="Heading4"/>
          </w:pPr>
        </w:pPrChange>
      </w:pPr>
      <w:ins w:id="998" w:author="Kush Khalasi" w:date="2025-07-29T14:34:00Z" w16du:dateUtc="2025-07-29T09:04:00Z">
        <w:r w:rsidRPr="001C2B75">
          <w:rPr>
            <w:rStyle w:val="Strong"/>
            <w:rFonts w:asciiTheme="minorHAnsi" w:hAnsiTheme="minorHAnsi" w:cstheme="minorHAnsi"/>
            <w:b w:val="0"/>
            <w:bCs w:val="0"/>
            <w:i w:val="0"/>
            <w:iCs w:val="0"/>
            <w:sz w:val="24"/>
            <w:szCs w:val="24"/>
            <w:rPrChange w:id="999" w:author="Kush Khalasi" w:date="2025-07-29T15:02:00Z" w16du:dateUtc="2025-07-29T09:32:00Z">
              <w:rPr>
                <w:rStyle w:val="Strong"/>
                <w:b w:val="0"/>
                <w:bCs w:val="0"/>
              </w:rPr>
            </w:rPrChange>
          </w:rPr>
          <w:t>Cultivating a Culture of Respect and Inclusion</w:t>
        </w:r>
      </w:ins>
    </w:p>
    <w:p w14:paraId="438ECB1C" w14:textId="77777777" w:rsidR="005B090B" w:rsidRPr="001C2B75" w:rsidRDefault="00313E66" w:rsidP="005B090B">
      <w:pPr>
        <w:pStyle w:val="NormalWeb"/>
        <w:numPr>
          <w:ilvl w:val="3"/>
          <w:numId w:val="2"/>
        </w:numPr>
        <w:ind w:left="720"/>
        <w:rPr>
          <w:ins w:id="1000" w:author="Kush Khalasi" w:date="2025-07-29T14:39:00Z" w16du:dateUtc="2025-07-29T09:09:00Z"/>
          <w:rFonts w:asciiTheme="minorHAnsi" w:hAnsiTheme="minorHAnsi" w:cstheme="minorHAnsi"/>
        </w:rPr>
      </w:pPr>
      <w:ins w:id="1001" w:author="Kush Khalasi" w:date="2025-07-29T14:34:00Z" w16du:dateUtc="2025-07-29T09:04:00Z">
        <w:r w:rsidRPr="001C2B75">
          <w:rPr>
            <w:rFonts w:asciiTheme="minorHAnsi" w:hAnsiTheme="minorHAnsi" w:cstheme="minorHAnsi"/>
            <w:rPrChange w:id="1002" w:author="Kush Khalasi" w:date="2025-07-29T15:02:00Z" w16du:dateUtc="2025-07-29T09:32:00Z">
              <w:rPr/>
            </w:rPrChange>
          </w:rPr>
          <w:t>Treat everyone—regardless of their role, background, or gender—with equal respect.</w:t>
        </w:r>
      </w:ins>
    </w:p>
    <w:p w14:paraId="35BA1128" w14:textId="77777777" w:rsidR="005B090B" w:rsidRPr="001C2B75" w:rsidRDefault="00313E66" w:rsidP="005B090B">
      <w:pPr>
        <w:pStyle w:val="NormalWeb"/>
        <w:numPr>
          <w:ilvl w:val="3"/>
          <w:numId w:val="2"/>
        </w:numPr>
        <w:ind w:left="720"/>
        <w:rPr>
          <w:ins w:id="1003" w:author="Kush Khalasi" w:date="2025-07-29T14:39:00Z" w16du:dateUtc="2025-07-29T09:09:00Z"/>
          <w:rFonts w:asciiTheme="minorHAnsi" w:hAnsiTheme="minorHAnsi" w:cstheme="minorHAnsi"/>
        </w:rPr>
      </w:pPr>
      <w:ins w:id="1004" w:author="Kush Khalasi" w:date="2025-07-29T14:34:00Z" w16du:dateUtc="2025-07-29T09:04:00Z">
        <w:r w:rsidRPr="001C2B75">
          <w:rPr>
            <w:rFonts w:asciiTheme="minorHAnsi" w:hAnsiTheme="minorHAnsi" w:cstheme="minorHAnsi"/>
            <w:rPrChange w:id="1005" w:author="Kush Khalasi" w:date="2025-07-29T15:02:00Z" w16du:dateUtc="2025-07-29T09:32:00Z">
              <w:rPr/>
            </w:rPrChange>
          </w:rPr>
          <w:t>Don’t make jokes, comments, or actions that hurt or exclude others.</w:t>
        </w:r>
      </w:ins>
    </w:p>
    <w:p w14:paraId="40F38135" w14:textId="77777777" w:rsidR="005B090B" w:rsidRPr="001C2B75" w:rsidRDefault="00313E66" w:rsidP="005B090B">
      <w:pPr>
        <w:pStyle w:val="NormalWeb"/>
        <w:numPr>
          <w:ilvl w:val="3"/>
          <w:numId w:val="2"/>
        </w:numPr>
        <w:ind w:left="720"/>
        <w:rPr>
          <w:ins w:id="1006" w:author="Kush Khalasi" w:date="2025-07-29T14:39:00Z" w16du:dateUtc="2025-07-29T09:09:00Z"/>
          <w:rFonts w:asciiTheme="minorHAnsi" w:hAnsiTheme="minorHAnsi" w:cstheme="minorHAnsi"/>
        </w:rPr>
      </w:pPr>
      <w:ins w:id="1007" w:author="Kush Khalasi" w:date="2025-07-29T14:34:00Z" w16du:dateUtc="2025-07-29T09:04:00Z">
        <w:r w:rsidRPr="001C2B75">
          <w:rPr>
            <w:rFonts w:asciiTheme="minorHAnsi" w:hAnsiTheme="minorHAnsi" w:cstheme="minorHAnsi"/>
            <w:rPrChange w:id="1008" w:author="Kush Khalasi" w:date="2025-07-29T15:02:00Z" w16du:dateUtc="2025-07-29T09:32:00Z">
              <w:rPr/>
            </w:rPrChange>
          </w:rPr>
          <w:t>Support an inclusive workplace where all voices are heard.</w:t>
        </w:r>
      </w:ins>
    </w:p>
    <w:p w14:paraId="243C81BE" w14:textId="77777777" w:rsidR="00906362" w:rsidRPr="001C2B75" w:rsidRDefault="00313E66" w:rsidP="00906362">
      <w:pPr>
        <w:pStyle w:val="NormalWeb"/>
        <w:numPr>
          <w:ilvl w:val="3"/>
          <w:numId w:val="2"/>
        </w:numPr>
        <w:ind w:left="720"/>
        <w:rPr>
          <w:ins w:id="1009" w:author="Kush Khalasi" w:date="2025-07-29T14:48:00Z" w16du:dateUtc="2025-07-29T09:18:00Z"/>
          <w:rFonts w:asciiTheme="minorHAnsi" w:hAnsiTheme="minorHAnsi" w:cstheme="minorHAnsi"/>
        </w:rPr>
      </w:pPr>
      <w:ins w:id="1010" w:author="Kush Khalasi" w:date="2025-07-29T14:34:00Z" w16du:dateUtc="2025-07-29T09:04:00Z">
        <w:r w:rsidRPr="001C2B75">
          <w:rPr>
            <w:rFonts w:asciiTheme="minorHAnsi" w:hAnsiTheme="minorHAnsi" w:cstheme="minorHAnsi"/>
            <w:rPrChange w:id="1011" w:author="Kush Khalasi" w:date="2025-07-29T15:02:00Z" w16du:dateUtc="2025-07-29T09:32:00Z">
              <w:rPr/>
            </w:rPrChange>
          </w:rPr>
          <w:t>Work together as one team, whether in the office, warehouse, or out on delivery.</w:t>
        </w:r>
      </w:ins>
    </w:p>
    <w:p w14:paraId="07764A30" w14:textId="509CA396" w:rsidR="005B090B" w:rsidRPr="001C2B75" w:rsidRDefault="00313E66" w:rsidP="00906362">
      <w:pPr>
        <w:pStyle w:val="NormalWeb"/>
        <w:numPr>
          <w:ilvl w:val="3"/>
          <w:numId w:val="2"/>
        </w:numPr>
        <w:ind w:left="720"/>
        <w:rPr>
          <w:ins w:id="1012" w:author="Kush Khalasi" w:date="2025-07-29T14:45:00Z" w16du:dateUtc="2025-07-29T09:15:00Z"/>
          <w:rStyle w:val="Strong"/>
          <w:rFonts w:asciiTheme="minorHAnsi" w:hAnsiTheme="minorHAnsi" w:cstheme="minorHAnsi"/>
          <w:b w:val="0"/>
          <w:bCs w:val="0"/>
          <w:rPrChange w:id="1013" w:author="Kush Khalasi" w:date="2025-07-29T15:02:00Z" w16du:dateUtc="2025-07-29T09:32:00Z">
            <w:rPr>
              <w:ins w:id="1014" w:author="Kush Khalasi" w:date="2025-07-29T14:45:00Z" w16du:dateUtc="2025-07-29T09:15:00Z"/>
              <w:rStyle w:val="Strong"/>
              <w:rFonts w:asciiTheme="minorHAnsi" w:hAnsiTheme="minorHAnsi" w:cstheme="minorHAnsi"/>
            </w:rPr>
          </w:rPrChange>
        </w:rPr>
        <w:pPrChange w:id="1015" w:author="Kush Khalasi" w:date="2025-07-29T14:48:00Z" w16du:dateUtc="2025-07-29T09:18:00Z">
          <w:pPr>
            <w:pStyle w:val="NormalWeb"/>
            <w:ind w:left="2610" w:right="120" w:hanging="1890"/>
            <w:jc w:val="both"/>
          </w:pPr>
        </w:pPrChange>
      </w:pPr>
      <w:ins w:id="1016" w:author="Kush Khalasi" w:date="2025-07-29T14:34:00Z" w16du:dateUtc="2025-07-29T09:04:00Z">
        <w:r w:rsidRPr="001C2B75">
          <w:rPr>
            <w:rStyle w:val="Strong"/>
            <w:rFonts w:asciiTheme="minorHAnsi" w:hAnsiTheme="minorHAnsi" w:cstheme="minorHAnsi"/>
            <w:rPrChange w:id="1017" w:author="Kush Khalasi" w:date="2025-07-29T15:02:00Z" w16du:dateUtc="2025-07-29T09:32:00Z">
              <w:rPr>
                <w:rStyle w:val="Strong"/>
              </w:rPr>
            </w:rPrChange>
          </w:rPr>
          <w:t>Example:</w:t>
        </w:r>
      </w:ins>
    </w:p>
    <w:p w14:paraId="43A13E8F" w14:textId="77777777" w:rsidR="005B090B" w:rsidRPr="001C2B75" w:rsidRDefault="005B090B" w:rsidP="005B090B">
      <w:pPr>
        <w:pStyle w:val="NormalWeb"/>
        <w:ind w:left="2700" w:right="120" w:hanging="1980"/>
        <w:jc w:val="both"/>
        <w:rPr>
          <w:ins w:id="1018" w:author="Kush Khalasi" w:date="2025-07-29T14:45:00Z" w16du:dateUtc="2025-07-29T09:15:00Z"/>
          <w:rFonts w:asciiTheme="minorHAnsi" w:hAnsiTheme="minorHAnsi" w:cstheme="minorHAnsi"/>
        </w:rPr>
        <w:pPrChange w:id="1019" w:author="Kush Khalasi" w:date="2025-07-29T14:46:00Z" w16du:dateUtc="2025-07-29T09:16:00Z">
          <w:pPr>
            <w:pStyle w:val="NormalWeb"/>
            <w:ind w:left="2610" w:right="120" w:hanging="1890"/>
            <w:jc w:val="both"/>
          </w:pPr>
        </w:pPrChange>
      </w:pPr>
      <w:ins w:id="1020" w:author="Kush Khalasi" w:date="2025-07-29T14:41:00Z" w16du:dateUtc="2025-07-29T09:11:00Z">
        <w:r w:rsidRPr="001C2B75">
          <w:rPr>
            <w:rFonts w:asciiTheme="minorHAnsi" w:hAnsiTheme="minorHAnsi" w:cstheme="minorHAnsi"/>
            <w:b/>
            <w:bCs/>
            <w:rPrChange w:id="1021" w:author="Kush Khalasi" w:date="2025-07-29T15:02:00Z" w16du:dateUtc="2025-07-29T09:32:00Z">
              <w:rPr>
                <w:rFonts w:ascii="Segoe UI Emoji" w:hAnsi="Segoe UI Emoji" w:cs="Segoe UI Emoji"/>
              </w:rPr>
            </w:rPrChange>
          </w:rPr>
          <w:t>Correct Approach:</w:t>
        </w:r>
        <w:r w:rsidRPr="001C2B75">
          <w:rPr>
            <w:rFonts w:asciiTheme="minorHAnsi" w:hAnsiTheme="minorHAnsi" w:cstheme="minorHAnsi"/>
            <w:rPrChange w:id="1022" w:author="Kush Khalasi" w:date="2025-07-29T15:02:00Z" w16du:dateUtc="2025-07-29T09:32:00Z">
              <w:rPr>
                <w:rFonts w:ascii="Segoe UI Emoji" w:hAnsi="Segoe UI Emoji" w:cs="Segoe UI Emoji"/>
              </w:rPr>
            </w:rPrChange>
          </w:rPr>
          <w:t xml:space="preserve"> </w:t>
        </w:r>
      </w:ins>
      <w:ins w:id="1023" w:author="Kush Khalasi" w:date="2025-07-29T14:34:00Z" w16du:dateUtc="2025-07-29T09:04:00Z">
        <w:r w:rsidR="00313E66" w:rsidRPr="001C2B75">
          <w:rPr>
            <w:rFonts w:asciiTheme="minorHAnsi" w:hAnsiTheme="minorHAnsi" w:cstheme="minorHAnsi"/>
            <w:rPrChange w:id="1024" w:author="Kush Khalasi" w:date="2025-07-29T15:02:00Z" w16du:dateUtc="2025-07-29T09:32:00Z">
              <w:rPr/>
            </w:rPrChange>
          </w:rPr>
          <w:t xml:space="preserve"> If a team member from another background shares a new idea during a meeting, welcome it and listen actively.</w:t>
        </w:r>
      </w:ins>
    </w:p>
    <w:p w14:paraId="417DBF91" w14:textId="47AEC2EF" w:rsidR="00313E66" w:rsidRPr="001C2B75" w:rsidRDefault="005B090B" w:rsidP="005B090B">
      <w:pPr>
        <w:pStyle w:val="NormalWeb"/>
        <w:tabs>
          <w:tab w:val="left" w:pos="2970"/>
        </w:tabs>
        <w:ind w:left="2880" w:right="120" w:hanging="2160"/>
        <w:jc w:val="both"/>
        <w:rPr>
          <w:ins w:id="1025" w:author="Kush Khalasi" w:date="2025-07-29T14:56:00Z" w16du:dateUtc="2025-07-29T09:26:00Z"/>
          <w:rFonts w:asciiTheme="minorHAnsi" w:hAnsiTheme="minorHAnsi" w:cstheme="minorHAnsi"/>
        </w:rPr>
      </w:pPr>
      <w:ins w:id="1026" w:author="Kush Khalasi" w:date="2025-07-29T14:42:00Z" w16du:dateUtc="2025-07-29T09:12:00Z">
        <w:r w:rsidRPr="001C2B75">
          <w:rPr>
            <w:rFonts w:asciiTheme="minorHAnsi" w:hAnsiTheme="minorHAnsi" w:cstheme="minorHAnsi"/>
            <w:b/>
            <w:bCs/>
            <w:rPrChange w:id="1027" w:author="Kush Khalasi" w:date="2025-07-29T15:02:00Z" w16du:dateUtc="2025-07-29T09:32:00Z">
              <w:rPr>
                <w:rFonts w:ascii="Segoe UI Emoji" w:hAnsi="Segoe UI Emoji" w:cs="Segoe UI Emoji"/>
              </w:rPr>
            </w:rPrChange>
          </w:rPr>
          <w:t>Incorrect Approach:</w:t>
        </w:r>
        <w:r w:rsidRPr="001C2B75">
          <w:rPr>
            <w:rFonts w:asciiTheme="minorHAnsi" w:hAnsiTheme="minorHAnsi" w:cstheme="minorHAnsi"/>
            <w:rPrChange w:id="1028" w:author="Kush Khalasi" w:date="2025-07-29T15:02:00Z" w16du:dateUtc="2025-07-29T09:32:00Z">
              <w:rPr>
                <w:rFonts w:ascii="Segoe UI Emoji" w:hAnsi="Segoe UI Emoji" w:cs="Segoe UI Emoji"/>
              </w:rPr>
            </w:rPrChange>
          </w:rPr>
          <w:t xml:space="preserve"> </w:t>
        </w:r>
      </w:ins>
      <w:ins w:id="1029" w:author="Kush Khalasi" w:date="2025-07-29T14:34:00Z" w16du:dateUtc="2025-07-29T09:04:00Z">
        <w:r w:rsidR="00313E66" w:rsidRPr="001C2B75">
          <w:rPr>
            <w:rFonts w:asciiTheme="minorHAnsi" w:hAnsiTheme="minorHAnsi" w:cstheme="minorHAnsi"/>
            <w:rPrChange w:id="1030" w:author="Kush Khalasi" w:date="2025-07-29T15:02:00Z" w16du:dateUtc="2025-07-29T09:32:00Z">
              <w:rPr/>
            </w:rPrChange>
          </w:rPr>
          <w:t xml:space="preserve"> Making fun of someone’s accent, appearance, or gender identity is never acceptable and goes against our culture.</w:t>
        </w:r>
      </w:ins>
    </w:p>
    <w:p w14:paraId="583E1C9A" w14:textId="6A6D7DE3" w:rsidR="00906362" w:rsidRPr="001C2B75" w:rsidRDefault="00906362" w:rsidP="00906362">
      <w:pPr>
        <w:pStyle w:val="Heading1"/>
        <w:numPr>
          <w:ilvl w:val="0"/>
          <w:numId w:val="2"/>
        </w:numPr>
        <w:tabs>
          <w:tab w:val="left" w:pos="479"/>
        </w:tabs>
        <w:ind w:left="479" w:hanging="359"/>
        <w:rPr>
          <w:ins w:id="1031" w:author="Kush Khalasi" w:date="2025-07-29T14:56:00Z" w16du:dateUtc="2025-07-29T09:26:00Z"/>
          <w:rFonts w:asciiTheme="minorHAnsi" w:hAnsiTheme="minorHAnsi" w:cstheme="minorHAnsi"/>
        </w:rPr>
        <w:pPrChange w:id="1032" w:author="Kush Khalasi" w:date="2025-07-29T14:56:00Z" w16du:dateUtc="2025-07-29T09:26:00Z">
          <w:pPr>
            <w:pStyle w:val="NormalWeb"/>
            <w:tabs>
              <w:tab w:val="left" w:pos="2970"/>
            </w:tabs>
            <w:ind w:left="2880" w:right="120" w:hanging="2160"/>
            <w:jc w:val="both"/>
          </w:pPr>
        </w:pPrChange>
      </w:pPr>
      <w:bookmarkStart w:id="1033" w:name="_Toc204696580"/>
      <w:ins w:id="1034" w:author="Kush Khalasi" w:date="2025-07-29T14:56:00Z" w16du:dateUtc="2025-07-29T09:26:00Z">
        <w:r w:rsidRPr="001C2B75">
          <w:rPr>
            <w:rFonts w:asciiTheme="minorHAnsi" w:hAnsiTheme="minorHAnsi" w:cstheme="minorHAnsi"/>
            <w:rPrChange w:id="1035" w:author="Kush Khalasi" w:date="2025-07-29T15:02:00Z" w16du:dateUtc="2025-07-29T09:32:00Z">
              <w:rPr/>
            </w:rPrChange>
          </w:rPr>
          <w:t>CONSEQUENCES FOR VIOLATION OF THIS POLICY</w:t>
        </w:r>
        <w:bookmarkEnd w:id="1033"/>
      </w:ins>
    </w:p>
    <w:p w14:paraId="45C58B5B" w14:textId="77777777" w:rsidR="001C2B75" w:rsidRPr="001C2B75" w:rsidRDefault="001C2B75" w:rsidP="000934DC">
      <w:pPr>
        <w:pStyle w:val="NormalWeb"/>
        <w:numPr>
          <w:ilvl w:val="1"/>
          <w:numId w:val="2"/>
        </w:numPr>
        <w:tabs>
          <w:tab w:val="left" w:pos="2970"/>
        </w:tabs>
        <w:spacing w:before="240" w:beforeAutospacing="0" w:after="240" w:afterAutospacing="0"/>
        <w:ind w:left="630" w:right="120" w:hanging="510"/>
        <w:rPr>
          <w:ins w:id="1036" w:author="Kush Khalasi" w:date="2025-07-29T14:59:00Z" w16du:dateUtc="2025-07-29T09:29:00Z"/>
          <w:rFonts w:asciiTheme="minorHAnsi" w:hAnsiTheme="minorHAnsi" w:cstheme="minorHAnsi"/>
        </w:rPr>
        <w:pPrChange w:id="1037" w:author="Kush Khalasi" w:date="2025-07-29T15:11:00Z" w16du:dateUtc="2025-07-29T09:41:00Z">
          <w:pPr>
            <w:pStyle w:val="NormalWeb"/>
            <w:numPr>
              <w:ilvl w:val="1"/>
              <w:numId w:val="2"/>
            </w:numPr>
            <w:tabs>
              <w:tab w:val="left" w:pos="2970"/>
            </w:tabs>
            <w:spacing w:after="240"/>
            <w:ind w:left="480" w:right="120" w:hanging="360"/>
            <w:jc w:val="both"/>
          </w:pPr>
        </w:pPrChange>
      </w:pPr>
      <w:ins w:id="1038" w:author="Kush Khalasi" w:date="2025-07-29T14:59:00Z" w16du:dateUtc="2025-07-29T09:29:00Z">
        <w:r w:rsidRPr="001C2B75">
          <w:rPr>
            <w:rFonts w:asciiTheme="minorHAnsi" w:hAnsiTheme="minorHAnsi" w:cstheme="minorHAnsi"/>
          </w:rPr>
          <w:t>Mandatory Retraining: Required for repeated mistakes including improper shipment handling, non-compliance with route planning protocols, failure to follow data protection procedures, or poor understanding of anti-fraud practices.</w:t>
        </w:r>
      </w:ins>
    </w:p>
    <w:p w14:paraId="467FF647" w14:textId="77777777" w:rsidR="001C2B75" w:rsidRPr="001C2B75" w:rsidRDefault="001C2B75" w:rsidP="000934DC">
      <w:pPr>
        <w:pStyle w:val="NormalWeb"/>
        <w:numPr>
          <w:ilvl w:val="1"/>
          <w:numId w:val="2"/>
        </w:numPr>
        <w:tabs>
          <w:tab w:val="left" w:pos="2970"/>
        </w:tabs>
        <w:spacing w:before="240" w:beforeAutospacing="0" w:after="240" w:afterAutospacing="0"/>
        <w:ind w:left="630" w:right="120" w:hanging="510"/>
        <w:rPr>
          <w:ins w:id="1039" w:author="Kush Khalasi" w:date="2025-07-29T14:59:00Z" w16du:dateUtc="2025-07-29T09:29:00Z"/>
          <w:rFonts w:asciiTheme="minorHAnsi" w:hAnsiTheme="minorHAnsi" w:cstheme="minorHAnsi"/>
        </w:rPr>
        <w:pPrChange w:id="1040" w:author="Kush Khalasi" w:date="2025-07-29T15:11:00Z" w16du:dateUtc="2025-07-29T09:41:00Z">
          <w:pPr>
            <w:pStyle w:val="NormalWeb"/>
            <w:numPr>
              <w:ilvl w:val="1"/>
              <w:numId w:val="2"/>
            </w:numPr>
            <w:tabs>
              <w:tab w:val="left" w:pos="2970"/>
            </w:tabs>
            <w:spacing w:after="240"/>
            <w:ind w:left="480" w:right="120" w:hanging="360"/>
            <w:jc w:val="both"/>
          </w:pPr>
        </w:pPrChange>
      </w:pPr>
      <w:ins w:id="1041" w:author="Kush Khalasi" w:date="2025-07-29T14:59:00Z" w16du:dateUtc="2025-07-29T09:29:00Z">
        <w:r w:rsidRPr="001C2B75">
          <w:rPr>
            <w:rFonts w:asciiTheme="minorHAnsi" w:hAnsiTheme="minorHAnsi" w:cstheme="minorHAnsi"/>
          </w:rPr>
          <w:lastRenderedPageBreak/>
          <w:t>Performance Monitoring: Enforced when patterns arise, such as delayed customer responses, unresolved claims, non-adherence to secure file sharing, or consistent mishandling of sensitive shipment or billing data.</w:t>
        </w:r>
      </w:ins>
    </w:p>
    <w:p w14:paraId="3617E1ED" w14:textId="77777777" w:rsidR="001C2B75" w:rsidRPr="001C2B75" w:rsidRDefault="001C2B75" w:rsidP="000934DC">
      <w:pPr>
        <w:pStyle w:val="NormalWeb"/>
        <w:numPr>
          <w:ilvl w:val="1"/>
          <w:numId w:val="2"/>
        </w:numPr>
        <w:tabs>
          <w:tab w:val="left" w:pos="2970"/>
        </w:tabs>
        <w:spacing w:before="240" w:beforeAutospacing="0" w:after="240" w:afterAutospacing="0"/>
        <w:ind w:left="630" w:right="120" w:hanging="510"/>
        <w:rPr>
          <w:ins w:id="1042" w:author="Kush Khalasi" w:date="2025-07-29T14:59:00Z" w16du:dateUtc="2025-07-29T09:29:00Z"/>
          <w:rFonts w:asciiTheme="minorHAnsi" w:hAnsiTheme="minorHAnsi" w:cstheme="minorHAnsi"/>
        </w:rPr>
        <w:pPrChange w:id="1043" w:author="Kush Khalasi" w:date="2025-07-29T15:11:00Z" w16du:dateUtc="2025-07-29T09:41:00Z">
          <w:pPr>
            <w:pStyle w:val="NormalWeb"/>
            <w:numPr>
              <w:ilvl w:val="1"/>
              <w:numId w:val="2"/>
            </w:numPr>
            <w:tabs>
              <w:tab w:val="left" w:pos="2970"/>
            </w:tabs>
            <w:spacing w:after="240"/>
            <w:ind w:left="480" w:right="120" w:hanging="360"/>
            <w:jc w:val="both"/>
          </w:pPr>
        </w:pPrChange>
      </w:pPr>
      <w:ins w:id="1044" w:author="Kush Khalasi" w:date="2025-07-29T14:59:00Z" w16du:dateUtc="2025-07-29T09:29:00Z">
        <w:r w:rsidRPr="001C2B75">
          <w:rPr>
            <w:rFonts w:asciiTheme="minorHAnsi" w:hAnsiTheme="minorHAnsi" w:cstheme="minorHAnsi"/>
          </w:rPr>
          <w:t>Suspension from Duties: Applied in cases under investigation, such as suspected data leaks, bypassing authentication systems, unauthorized access to confidential client files, or potential conflict of interest situations not declared.</w:t>
        </w:r>
      </w:ins>
    </w:p>
    <w:p w14:paraId="4D431CA9" w14:textId="77777777" w:rsidR="001C2B75" w:rsidRPr="001C2B75" w:rsidRDefault="001C2B75" w:rsidP="000934DC">
      <w:pPr>
        <w:pStyle w:val="NormalWeb"/>
        <w:numPr>
          <w:ilvl w:val="1"/>
          <w:numId w:val="2"/>
        </w:numPr>
        <w:tabs>
          <w:tab w:val="left" w:pos="2970"/>
        </w:tabs>
        <w:spacing w:before="240" w:beforeAutospacing="0" w:after="240" w:afterAutospacing="0"/>
        <w:ind w:left="630" w:right="120" w:hanging="510"/>
        <w:rPr>
          <w:ins w:id="1045" w:author="Kush Khalasi" w:date="2025-07-29T14:59:00Z" w16du:dateUtc="2025-07-29T09:29:00Z"/>
          <w:rFonts w:asciiTheme="minorHAnsi" w:hAnsiTheme="minorHAnsi" w:cstheme="minorHAnsi"/>
        </w:rPr>
        <w:pPrChange w:id="1046" w:author="Kush Khalasi" w:date="2025-07-29T15:11:00Z" w16du:dateUtc="2025-07-29T09:41:00Z">
          <w:pPr>
            <w:pStyle w:val="NormalWeb"/>
            <w:numPr>
              <w:ilvl w:val="1"/>
              <w:numId w:val="2"/>
            </w:numPr>
            <w:tabs>
              <w:tab w:val="left" w:pos="2970"/>
            </w:tabs>
            <w:spacing w:after="240"/>
            <w:ind w:left="480" w:right="120" w:hanging="360"/>
            <w:jc w:val="both"/>
          </w:pPr>
        </w:pPrChange>
      </w:pPr>
      <w:ins w:id="1047" w:author="Kush Khalasi" w:date="2025-07-29T14:59:00Z" w16du:dateUtc="2025-07-29T09:29:00Z">
        <w:r w:rsidRPr="001C2B75">
          <w:rPr>
            <w:rFonts w:asciiTheme="minorHAnsi" w:hAnsiTheme="minorHAnsi" w:cstheme="minorHAnsi"/>
          </w:rPr>
          <w:t>Loss of Privileges: Imposed when employees misuse access, such as downloading restricted reports, using logistics platforms for non-business purposes, violating cybersecurity protocols, or sharing sensitive client rate information externally.</w:t>
        </w:r>
      </w:ins>
    </w:p>
    <w:p w14:paraId="22AF57E3" w14:textId="77777777" w:rsidR="001C2B75" w:rsidRPr="001C2B75" w:rsidRDefault="001C2B75" w:rsidP="000934DC">
      <w:pPr>
        <w:pStyle w:val="NormalWeb"/>
        <w:numPr>
          <w:ilvl w:val="1"/>
          <w:numId w:val="2"/>
        </w:numPr>
        <w:tabs>
          <w:tab w:val="left" w:pos="2970"/>
        </w:tabs>
        <w:spacing w:before="240" w:beforeAutospacing="0" w:after="240" w:afterAutospacing="0"/>
        <w:ind w:left="630" w:right="120" w:hanging="510"/>
        <w:rPr>
          <w:ins w:id="1048" w:author="Kush Khalasi" w:date="2025-07-29T14:59:00Z" w16du:dateUtc="2025-07-29T09:29:00Z"/>
          <w:rFonts w:asciiTheme="minorHAnsi" w:hAnsiTheme="minorHAnsi" w:cstheme="minorHAnsi"/>
        </w:rPr>
        <w:pPrChange w:id="1049" w:author="Kush Khalasi" w:date="2025-07-29T15:11:00Z" w16du:dateUtc="2025-07-29T09:41:00Z">
          <w:pPr>
            <w:pStyle w:val="NormalWeb"/>
            <w:numPr>
              <w:ilvl w:val="1"/>
              <w:numId w:val="2"/>
            </w:numPr>
            <w:tabs>
              <w:tab w:val="left" w:pos="2970"/>
            </w:tabs>
            <w:spacing w:after="240"/>
            <w:ind w:left="480" w:right="120" w:hanging="360"/>
            <w:jc w:val="both"/>
          </w:pPr>
        </w:pPrChange>
      </w:pPr>
      <w:ins w:id="1050" w:author="Kush Khalasi" w:date="2025-07-29T14:59:00Z" w16du:dateUtc="2025-07-29T09:29:00Z">
        <w:r w:rsidRPr="001C2B75">
          <w:rPr>
            <w:rFonts w:asciiTheme="minorHAnsi" w:hAnsiTheme="minorHAnsi" w:cstheme="minorHAnsi"/>
          </w:rPr>
          <w:t>Demotion or Role Reassignment: Initiated due to ongoing conduct concerns, including ignoring compliance audits, retaliating against whistleblowers, sharing internal documents without approval, or misusing reporting systems to cover errors.</w:t>
        </w:r>
      </w:ins>
    </w:p>
    <w:p w14:paraId="3BCB66CC" w14:textId="6E34B9E3" w:rsidR="001C2B75" w:rsidRPr="001C2B75" w:rsidRDefault="001C2B75" w:rsidP="000934DC">
      <w:pPr>
        <w:pStyle w:val="NormalWeb"/>
        <w:numPr>
          <w:ilvl w:val="1"/>
          <w:numId w:val="2"/>
        </w:numPr>
        <w:tabs>
          <w:tab w:val="left" w:pos="2970"/>
        </w:tabs>
        <w:spacing w:before="240" w:beforeAutospacing="0" w:after="240" w:afterAutospacing="0"/>
        <w:ind w:left="630" w:right="120" w:hanging="510"/>
        <w:rPr>
          <w:ins w:id="1051" w:author="Kush Khalasi" w:date="2025-07-29T14:59:00Z" w16du:dateUtc="2025-07-29T09:29:00Z"/>
          <w:rFonts w:asciiTheme="minorHAnsi" w:hAnsiTheme="minorHAnsi" w:cstheme="minorHAnsi"/>
        </w:rPr>
        <w:pPrChange w:id="1052" w:author="Kush Khalasi" w:date="2025-07-29T15:11:00Z" w16du:dateUtc="2025-07-29T09:41:00Z">
          <w:pPr>
            <w:pStyle w:val="NormalWeb"/>
            <w:numPr>
              <w:ilvl w:val="1"/>
              <w:numId w:val="2"/>
            </w:numPr>
            <w:tabs>
              <w:tab w:val="left" w:pos="2970"/>
            </w:tabs>
            <w:spacing w:after="240"/>
            <w:ind w:left="480" w:right="120" w:hanging="360"/>
            <w:jc w:val="both"/>
          </w:pPr>
        </w:pPrChange>
      </w:pPr>
      <w:ins w:id="1053" w:author="Kush Khalasi" w:date="2025-07-29T14:59:00Z" w16du:dateUtc="2025-07-29T09:29:00Z">
        <w:r w:rsidRPr="001C2B75">
          <w:rPr>
            <w:rFonts w:asciiTheme="minorHAnsi" w:hAnsiTheme="minorHAnsi" w:cstheme="minorHAnsi"/>
          </w:rPr>
          <w:t xml:space="preserve">Termination of Employment: Enforced for serious misconduct including involvement in bribery or corruption, committing financial fraud, data manipulation, repeated harassment, or </w:t>
        </w:r>
      </w:ins>
      <w:ins w:id="1054" w:author="Kush Khalasi" w:date="2025-07-29T15:00:00Z" w16du:dateUtc="2025-07-29T09:30:00Z">
        <w:r w:rsidRPr="001C2B75">
          <w:rPr>
            <w:rFonts w:asciiTheme="minorHAnsi" w:hAnsiTheme="minorHAnsi" w:cstheme="minorHAnsi"/>
          </w:rPr>
          <w:t>wilful</w:t>
        </w:r>
      </w:ins>
      <w:ins w:id="1055" w:author="Kush Khalasi" w:date="2025-07-29T14:59:00Z" w16du:dateUtc="2025-07-29T09:29:00Z">
        <w:r w:rsidRPr="001C2B75">
          <w:rPr>
            <w:rFonts w:asciiTheme="minorHAnsi" w:hAnsiTheme="minorHAnsi" w:cstheme="minorHAnsi"/>
          </w:rPr>
          <w:t xml:space="preserve"> negligence of logistics and cybersecurity obligations.</w:t>
        </w:r>
      </w:ins>
    </w:p>
    <w:p w14:paraId="053376F5" w14:textId="26C4CE29" w:rsidR="001C2B75" w:rsidRPr="001C2B75" w:rsidRDefault="001C2B75" w:rsidP="000934DC">
      <w:pPr>
        <w:pStyle w:val="NormalWeb"/>
        <w:numPr>
          <w:ilvl w:val="1"/>
          <w:numId w:val="2"/>
        </w:numPr>
        <w:tabs>
          <w:tab w:val="left" w:pos="2970"/>
        </w:tabs>
        <w:spacing w:before="240" w:beforeAutospacing="0" w:after="240" w:afterAutospacing="0"/>
        <w:ind w:left="630" w:right="120" w:hanging="510"/>
        <w:rPr>
          <w:ins w:id="1056" w:author="Kush Khalasi" w:date="2025-07-29T14:59:00Z" w16du:dateUtc="2025-07-29T09:29:00Z"/>
          <w:rFonts w:asciiTheme="minorHAnsi" w:hAnsiTheme="minorHAnsi" w:cstheme="minorHAnsi"/>
        </w:rPr>
        <w:pPrChange w:id="1057" w:author="Kush Khalasi" w:date="2025-07-29T15:11:00Z" w16du:dateUtc="2025-07-29T09:41:00Z">
          <w:pPr>
            <w:pStyle w:val="NormalWeb"/>
            <w:numPr>
              <w:ilvl w:val="1"/>
              <w:numId w:val="2"/>
            </w:numPr>
            <w:tabs>
              <w:tab w:val="left" w:pos="2970"/>
            </w:tabs>
            <w:spacing w:after="240"/>
            <w:ind w:left="480" w:right="120" w:hanging="360"/>
            <w:jc w:val="both"/>
          </w:pPr>
        </w:pPrChange>
      </w:pPr>
      <w:ins w:id="1058" w:author="Kush Khalasi" w:date="2025-07-29T14:59:00Z" w16du:dateUtc="2025-07-29T09:29:00Z">
        <w:r w:rsidRPr="001C2B75">
          <w:rPr>
            <w:rFonts w:asciiTheme="minorHAnsi" w:hAnsiTheme="minorHAnsi" w:cstheme="minorHAnsi"/>
          </w:rPr>
          <w:t xml:space="preserve">Legal or Regulatory Action: Taken in cases of criminal </w:t>
        </w:r>
      </w:ins>
      <w:ins w:id="1059" w:author="Kush Khalasi" w:date="2025-07-29T15:00:00Z" w16du:dateUtc="2025-07-29T09:30:00Z">
        <w:r w:rsidRPr="001C2B75">
          <w:rPr>
            <w:rFonts w:asciiTheme="minorHAnsi" w:hAnsiTheme="minorHAnsi" w:cstheme="minorHAnsi"/>
          </w:rPr>
          <w:t>behaviour</w:t>
        </w:r>
      </w:ins>
      <w:ins w:id="1060" w:author="Kush Khalasi" w:date="2025-07-29T14:59:00Z" w16du:dateUtc="2025-07-29T09:29:00Z">
        <w:r w:rsidRPr="001C2B75">
          <w:rPr>
            <w:rFonts w:asciiTheme="minorHAnsi" w:hAnsiTheme="minorHAnsi" w:cstheme="minorHAnsi"/>
          </w:rPr>
          <w:t xml:space="preserve"> such as falsifying documents, participating in corrupt dealings, leaking customer information, identity fraud, asset theft, or violating laws under data privacy or anti-money laundering.</w:t>
        </w:r>
      </w:ins>
    </w:p>
    <w:p w14:paraId="53A187C0" w14:textId="3373FD43" w:rsidR="00313E66" w:rsidRPr="00637677" w:rsidDel="005B090B" w:rsidRDefault="00313E66" w:rsidP="00313E66">
      <w:pPr>
        <w:widowControl/>
        <w:autoSpaceDE/>
        <w:autoSpaceDN/>
        <w:spacing w:before="100" w:beforeAutospacing="1" w:after="100" w:afterAutospacing="1"/>
        <w:ind w:right="420"/>
        <w:jc w:val="both"/>
        <w:rPr>
          <w:del w:id="1061" w:author="Kush Khalasi" w:date="2025-07-29T14:46:00Z" w16du:dateUtc="2025-07-29T09:16:00Z"/>
          <w:rFonts w:asciiTheme="minorHAnsi" w:eastAsia="Times New Roman" w:hAnsiTheme="minorHAnsi" w:cstheme="minorHAnsi"/>
          <w:sz w:val="24"/>
          <w:szCs w:val="24"/>
          <w:lang w:val="en-IN" w:eastAsia="en-IN"/>
        </w:rPr>
        <w:pPrChange w:id="1062" w:author="Kush Khalasi" w:date="2025-07-29T14:34:00Z" w16du:dateUtc="2025-07-29T09:04:00Z">
          <w:pPr>
            <w:widowControl/>
            <w:numPr>
              <w:numId w:val="16"/>
            </w:numPr>
            <w:tabs>
              <w:tab w:val="num" w:pos="720"/>
            </w:tabs>
            <w:autoSpaceDE/>
            <w:autoSpaceDN/>
            <w:spacing w:before="100" w:beforeAutospacing="1" w:after="100" w:afterAutospacing="1"/>
            <w:ind w:left="720" w:right="420" w:hanging="360"/>
            <w:jc w:val="both"/>
          </w:pPr>
        </w:pPrChange>
      </w:pPr>
      <w:bookmarkStart w:id="1063" w:name="_Toc204696561"/>
      <w:bookmarkStart w:id="1064" w:name="_Toc204696581"/>
      <w:bookmarkEnd w:id="1063"/>
      <w:bookmarkEnd w:id="1064"/>
    </w:p>
    <w:p w14:paraId="059EBFDA" w14:textId="77777777" w:rsidR="006E1F3C" w:rsidRPr="001C2B75" w:rsidRDefault="00000000">
      <w:pPr>
        <w:pStyle w:val="Heading1"/>
        <w:numPr>
          <w:ilvl w:val="0"/>
          <w:numId w:val="2"/>
        </w:numPr>
        <w:tabs>
          <w:tab w:val="left" w:pos="479"/>
        </w:tabs>
        <w:ind w:left="479" w:hanging="359"/>
        <w:rPr>
          <w:rFonts w:asciiTheme="minorHAnsi" w:hAnsiTheme="minorHAnsi" w:cstheme="minorHAnsi"/>
          <w:rPrChange w:id="1065" w:author="Kush Khalasi" w:date="2025-07-29T15:02:00Z" w16du:dateUtc="2025-07-29T09:32:00Z">
            <w:rPr/>
          </w:rPrChange>
        </w:rPr>
      </w:pPr>
      <w:bookmarkStart w:id="1066" w:name="_Toc204696582"/>
      <w:r w:rsidRPr="001C2B75">
        <w:rPr>
          <w:rFonts w:asciiTheme="minorHAnsi" w:hAnsiTheme="minorHAnsi" w:cstheme="minorHAnsi"/>
          <w:color w:val="365F91"/>
          <w:spacing w:val="-2"/>
          <w:rPrChange w:id="1067" w:author="Kush Khalasi" w:date="2025-07-29T15:02:00Z" w16du:dateUtc="2025-07-29T09:32:00Z">
            <w:rPr>
              <w:color w:val="365F91"/>
              <w:spacing w:val="-2"/>
            </w:rPr>
          </w:rPrChange>
        </w:rPr>
        <w:t>RESPONSIBILITIES</w:t>
      </w:r>
      <w:bookmarkEnd w:id="1066"/>
    </w:p>
    <w:p w14:paraId="059EBFDB" w14:textId="708D4F79" w:rsidR="006E1F3C" w:rsidRPr="001C2B75" w:rsidRDefault="00000000">
      <w:pPr>
        <w:pStyle w:val="ListParagraph"/>
        <w:numPr>
          <w:ilvl w:val="1"/>
          <w:numId w:val="2"/>
        </w:numPr>
        <w:tabs>
          <w:tab w:val="left" w:pos="568"/>
          <w:tab w:val="left" w:pos="571"/>
        </w:tabs>
        <w:spacing w:before="179" w:line="276" w:lineRule="auto"/>
        <w:ind w:left="571" w:right="479" w:hanging="452"/>
        <w:jc w:val="both"/>
        <w:rPr>
          <w:rFonts w:asciiTheme="minorHAnsi" w:hAnsiTheme="minorHAnsi" w:cstheme="minorHAnsi"/>
          <w:b/>
          <w:sz w:val="24"/>
          <w:rPrChange w:id="1068" w:author="Kush Khalasi" w:date="2025-07-29T15:02:00Z" w16du:dateUtc="2025-07-29T09:32:00Z">
            <w:rPr>
              <w:b/>
              <w:sz w:val="24"/>
            </w:rPr>
          </w:rPrChange>
        </w:rPr>
      </w:pPr>
      <w:r w:rsidRPr="001C2B75">
        <w:rPr>
          <w:rFonts w:asciiTheme="minorHAnsi" w:hAnsiTheme="minorHAnsi" w:cstheme="minorHAnsi"/>
          <w:b/>
          <w:spacing w:val="-2"/>
          <w:sz w:val="24"/>
          <w:rPrChange w:id="1069" w:author="Kush Khalasi" w:date="2025-07-29T15:02:00Z" w16du:dateUtc="2025-07-29T09:32:00Z">
            <w:rPr>
              <w:b/>
              <w:spacing w:val="-2"/>
              <w:sz w:val="24"/>
            </w:rPr>
          </w:rPrChange>
        </w:rPr>
        <w:t>Policy</w:t>
      </w:r>
      <w:r w:rsidRPr="001C2B75">
        <w:rPr>
          <w:rFonts w:asciiTheme="minorHAnsi" w:hAnsiTheme="minorHAnsi" w:cstheme="minorHAnsi"/>
          <w:b/>
          <w:spacing w:val="-3"/>
          <w:sz w:val="24"/>
          <w:rPrChange w:id="1070" w:author="Kush Khalasi" w:date="2025-07-29T15:02:00Z" w16du:dateUtc="2025-07-29T09:32:00Z">
            <w:rPr>
              <w:b/>
              <w:spacing w:val="-3"/>
              <w:sz w:val="24"/>
            </w:rPr>
          </w:rPrChange>
        </w:rPr>
        <w:t xml:space="preserve"> </w:t>
      </w:r>
      <w:r w:rsidRPr="001C2B75">
        <w:rPr>
          <w:rFonts w:asciiTheme="minorHAnsi" w:hAnsiTheme="minorHAnsi" w:cstheme="minorHAnsi"/>
          <w:b/>
          <w:spacing w:val="-2"/>
          <w:sz w:val="24"/>
          <w:rPrChange w:id="1071" w:author="Kush Khalasi" w:date="2025-07-29T15:02:00Z" w16du:dateUtc="2025-07-29T09:32:00Z">
            <w:rPr>
              <w:b/>
              <w:spacing w:val="-2"/>
              <w:sz w:val="24"/>
            </w:rPr>
          </w:rPrChange>
        </w:rPr>
        <w:t xml:space="preserve">Oversight and Implementation: </w:t>
      </w:r>
      <w:r w:rsidRPr="001C2B75">
        <w:rPr>
          <w:rFonts w:asciiTheme="minorHAnsi" w:hAnsiTheme="minorHAnsi" w:cstheme="minorHAnsi"/>
          <w:spacing w:val="-2"/>
          <w:sz w:val="24"/>
          <w:rPrChange w:id="1072" w:author="Kush Khalasi" w:date="2025-07-29T15:02:00Z" w16du:dateUtc="2025-07-29T09:32:00Z">
            <w:rPr>
              <w:spacing w:val="-2"/>
              <w:sz w:val="24"/>
            </w:rPr>
          </w:rPrChange>
        </w:rPr>
        <w:t>The</w:t>
      </w:r>
      <w:r w:rsidRPr="001C2B75">
        <w:rPr>
          <w:rFonts w:asciiTheme="minorHAnsi" w:hAnsiTheme="minorHAnsi" w:cstheme="minorHAnsi"/>
          <w:spacing w:val="-5"/>
          <w:sz w:val="24"/>
          <w:rPrChange w:id="1073" w:author="Kush Khalasi" w:date="2025-07-29T15:02:00Z" w16du:dateUtc="2025-07-29T09:32:00Z">
            <w:rPr>
              <w:spacing w:val="-5"/>
              <w:sz w:val="24"/>
            </w:rPr>
          </w:rPrChange>
        </w:rPr>
        <w:t xml:space="preserve"> </w:t>
      </w:r>
      <w:r w:rsidRPr="001C2B75">
        <w:rPr>
          <w:rFonts w:asciiTheme="minorHAnsi" w:hAnsiTheme="minorHAnsi" w:cstheme="minorHAnsi"/>
          <w:spacing w:val="-2"/>
          <w:sz w:val="24"/>
          <w:rPrChange w:id="1074" w:author="Kush Khalasi" w:date="2025-07-29T15:02:00Z" w16du:dateUtc="2025-07-29T09:32:00Z">
            <w:rPr>
              <w:spacing w:val="-2"/>
              <w:sz w:val="24"/>
            </w:rPr>
          </w:rPrChange>
        </w:rPr>
        <w:t>responsibility</w:t>
      </w:r>
      <w:r w:rsidRPr="001C2B75">
        <w:rPr>
          <w:rFonts w:asciiTheme="minorHAnsi" w:hAnsiTheme="minorHAnsi" w:cstheme="minorHAnsi"/>
          <w:spacing w:val="-4"/>
          <w:sz w:val="24"/>
          <w:rPrChange w:id="1075" w:author="Kush Khalasi" w:date="2025-07-29T15:02:00Z" w16du:dateUtc="2025-07-29T09:32:00Z">
            <w:rPr>
              <w:spacing w:val="-4"/>
              <w:sz w:val="24"/>
            </w:rPr>
          </w:rPrChange>
        </w:rPr>
        <w:t xml:space="preserve"> </w:t>
      </w:r>
      <w:r w:rsidRPr="001C2B75">
        <w:rPr>
          <w:rFonts w:asciiTheme="minorHAnsi" w:hAnsiTheme="minorHAnsi" w:cstheme="minorHAnsi"/>
          <w:spacing w:val="-2"/>
          <w:sz w:val="24"/>
          <w:rPrChange w:id="1076" w:author="Kush Khalasi" w:date="2025-07-29T15:02:00Z" w16du:dateUtc="2025-07-29T09:32:00Z">
            <w:rPr>
              <w:spacing w:val="-2"/>
              <w:sz w:val="24"/>
            </w:rPr>
          </w:rPrChange>
        </w:rPr>
        <w:t>for overseeing</w:t>
      </w:r>
      <w:r w:rsidR="00313E66" w:rsidRPr="001C2B75">
        <w:rPr>
          <w:rFonts w:asciiTheme="minorHAnsi" w:hAnsiTheme="minorHAnsi" w:cstheme="minorHAnsi"/>
          <w:spacing w:val="-2"/>
          <w:sz w:val="24"/>
          <w:rPrChange w:id="1077" w:author="Kush Khalasi" w:date="2025-07-29T15:02:00Z" w16du:dateUtc="2025-07-29T09:32:00Z">
            <w:rPr>
              <w:spacing w:val="-2"/>
              <w:sz w:val="24"/>
            </w:rPr>
          </w:rPrChange>
        </w:rPr>
        <w:t xml:space="preserve"> / reviewing</w:t>
      </w:r>
      <w:r w:rsidRPr="001C2B75">
        <w:rPr>
          <w:rFonts w:asciiTheme="minorHAnsi" w:hAnsiTheme="minorHAnsi" w:cstheme="minorHAnsi"/>
          <w:spacing w:val="-3"/>
          <w:sz w:val="24"/>
          <w:rPrChange w:id="1078" w:author="Kush Khalasi" w:date="2025-07-29T15:02:00Z" w16du:dateUtc="2025-07-29T09:32:00Z">
            <w:rPr>
              <w:spacing w:val="-3"/>
              <w:sz w:val="24"/>
            </w:rPr>
          </w:rPrChange>
        </w:rPr>
        <w:t xml:space="preserve"> </w:t>
      </w:r>
      <w:r w:rsidRPr="001C2B75">
        <w:rPr>
          <w:rFonts w:asciiTheme="minorHAnsi" w:hAnsiTheme="minorHAnsi" w:cstheme="minorHAnsi"/>
          <w:spacing w:val="-2"/>
          <w:sz w:val="24"/>
          <w:rPrChange w:id="1079" w:author="Kush Khalasi" w:date="2025-07-29T15:02:00Z" w16du:dateUtc="2025-07-29T09:32:00Z">
            <w:rPr>
              <w:spacing w:val="-2"/>
              <w:sz w:val="24"/>
            </w:rPr>
          </w:rPrChange>
        </w:rPr>
        <w:t>the</w:t>
      </w:r>
      <w:r w:rsidRPr="001C2B75">
        <w:rPr>
          <w:rFonts w:asciiTheme="minorHAnsi" w:hAnsiTheme="minorHAnsi" w:cstheme="minorHAnsi"/>
          <w:spacing w:val="-5"/>
          <w:sz w:val="24"/>
          <w:rPrChange w:id="1080" w:author="Kush Khalasi" w:date="2025-07-29T15:02:00Z" w16du:dateUtc="2025-07-29T09:32:00Z">
            <w:rPr>
              <w:spacing w:val="-5"/>
              <w:sz w:val="24"/>
            </w:rPr>
          </w:rPrChange>
        </w:rPr>
        <w:t xml:space="preserve"> </w:t>
      </w:r>
      <w:r w:rsidRPr="001C2B75">
        <w:rPr>
          <w:rFonts w:asciiTheme="minorHAnsi" w:hAnsiTheme="minorHAnsi" w:cstheme="minorHAnsi"/>
          <w:spacing w:val="-2"/>
          <w:sz w:val="24"/>
          <w:rPrChange w:id="1081" w:author="Kush Khalasi" w:date="2025-07-29T15:02:00Z" w16du:dateUtc="2025-07-29T09:32:00Z">
            <w:rPr>
              <w:spacing w:val="-2"/>
              <w:sz w:val="24"/>
            </w:rPr>
          </w:rPrChange>
        </w:rPr>
        <w:t>Ethic</w:t>
      </w:r>
      <w:r w:rsidR="00313E66" w:rsidRPr="001C2B75">
        <w:rPr>
          <w:rFonts w:asciiTheme="minorHAnsi" w:hAnsiTheme="minorHAnsi" w:cstheme="minorHAnsi"/>
          <w:spacing w:val="-2"/>
          <w:sz w:val="24"/>
          <w:rPrChange w:id="1082" w:author="Kush Khalasi" w:date="2025-07-29T15:02:00Z" w16du:dateUtc="2025-07-29T09:32:00Z">
            <w:rPr>
              <w:spacing w:val="-2"/>
              <w:sz w:val="24"/>
            </w:rPr>
          </w:rPrChange>
        </w:rPr>
        <w:t xml:space="preserve">al Governance </w:t>
      </w:r>
      <w:r w:rsidRPr="001C2B75">
        <w:rPr>
          <w:rFonts w:asciiTheme="minorHAnsi" w:hAnsiTheme="minorHAnsi" w:cstheme="minorHAnsi"/>
          <w:spacing w:val="-2"/>
          <w:sz w:val="24"/>
          <w:rPrChange w:id="1083" w:author="Kush Khalasi" w:date="2025-07-29T15:02:00Z" w16du:dateUtc="2025-07-29T09:32:00Z">
            <w:rPr>
              <w:spacing w:val="-2"/>
              <w:sz w:val="24"/>
            </w:rPr>
          </w:rPrChange>
        </w:rPr>
        <w:t>Policy</w:t>
      </w:r>
      <w:r w:rsidRPr="001C2B75">
        <w:rPr>
          <w:rFonts w:asciiTheme="minorHAnsi" w:hAnsiTheme="minorHAnsi" w:cstheme="minorHAnsi"/>
          <w:spacing w:val="-4"/>
          <w:sz w:val="24"/>
          <w:rPrChange w:id="1084" w:author="Kush Khalasi" w:date="2025-07-29T15:02:00Z" w16du:dateUtc="2025-07-29T09:32:00Z">
            <w:rPr>
              <w:spacing w:val="-4"/>
              <w:sz w:val="24"/>
            </w:rPr>
          </w:rPrChange>
        </w:rPr>
        <w:t xml:space="preserve"> </w:t>
      </w:r>
      <w:r w:rsidRPr="001C2B75">
        <w:rPr>
          <w:rFonts w:asciiTheme="minorHAnsi" w:hAnsiTheme="minorHAnsi" w:cstheme="minorHAnsi"/>
          <w:spacing w:val="-2"/>
          <w:sz w:val="24"/>
          <w:rPrChange w:id="1085" w:author="Kush Khalasi" w:date="2025-07-29T15:02:00Z" w16du:dateUtc="2025-07-29T09:32:00Z">
            <w:rPr>
              <w:spacing w:val="-2"/>
              <w:sz w:val="24"/>
            </w:rPr>
          </w:rPrChange>
        </w:rPr>
        <w:t xml:space="preserve">and </w:t>
      </w:r>
      <w:r w:rsidRPr="001C2B75">
        <w:rPr>
          <w:rFonts w:asciiTheme="minorHAnsi" w:hAnsiTheme="minorHAnsi" w:cstheme="minorHAnsi"/>
          <w:sz w:val="24"/>
          <w:rPrChange w:id="1086" w:author="Kush Khalasi" w:date="2025-07-29T15:02:00Z" w16du:dateUtc="2025-07-29T09:32:00Z">
            <w:rPr>
              <w:sz w:val="24"/>
            </w:rPr>
          </w:rPrChange>
        </w:rPr>
        <w:t xml:space="preserve">ensuring its effective implementation lies with the </w:t>
      </w:r>
      <w:r w:rsidR="002A3C20" w:rsidRPr="001C2B75">
        <w:rPr>
          <w:rFonts w:asciiTheme="minorHAnsi" w:hAnsiTheme="minorHAnsi" w:cstheme="minorHAnsi"/>
          <w:sz w:val="24"/>
          <w:rPrChange w:id="1087" w:author="Kush Khalasi" w:date="2025-07-29T15:02:00Z" w16du:dateUtc="2025-07-29T09:32:00Z">
            <w:rPr>
              <w:sz w:val="24"/>
            </w:rPr>
          </w:rPrChange>
        </w:rPr>
        <w:t>Executive Leadership Team and the Team Services Department</w:t>
      </w:r>
      <w:r w:rsidRPr="001C2B75">
        <w:rPr>
          <w:rFonts w:asciiTheme="minorHAnsi" w:hAnsiTheme="minorHAnsi" w:cstheme="minorHAnsi"/>
          <w:sz w:val="24"/>
          <w:rPrChange w:id="1088" w:author="Kush Khalasi" w:date="2025-07-29T15:02:00Z" w16du:dateUtc="2025-07-29T09:32:00Z">
            <w:rPr>
              <w:sz w:val="24"/>
            </w:rPr>
          </w:rPrChange>
        </w:rPr>
        <w:t>. This committee comprises senior executives from various departments, including legal, human resources, finance, and operations.</w:t>
      </w:r>
    </w:p>
    <w:p w14:paraId="059EBFDC" w14:textId="18C13766" w:rsidR="006E1F3C" w:rsidRPr="001C2B75" w:rsidRDefault="00000000">
      <w:pPr>
        <w:pStyle w:val="ListParagraph"/>
        <w:numPr>
          <w:ilvl w:val="1"/>
          <w:numId w:val="2"/>
        </w:numPr>
        <w:tabs>
          <w:tab w:val="left" w:pos="568"/>
          <w:tab w:val="left" w:pos="571"/>
        </w:tabs>
        <w:spacing w:before="140" w:line="276" w:lineRule="auto"/>
        <w:ind w:left="571" w:right="481" w:hanging="452"/>
        <w:jc w:val="both"/>
        <w:rPr>
          <w:rFonts w:asciiTheme="minorHAnsi" w:hAnsiTheme="minorHAnsi" w:cstheme="minorHAnsi"/>
          <w:b/>
          <w:sz w:val="24"/>
          <w:rPrChange w:id="1089" w:author="Kush Khalasi" w:date="2025-07-29T15:02:00Z" w16du:dateUtc="2025-07-29T09:32:00Z">
            <w:rPr>
              <w:b/>
              <w:sz w:val="24"/>
            </w:rPr>
          </w:rPrChange>
        </w:rPr>
      </w:pPr>
      <w:r w:rsidRPr="001C2B75">
        <w:rPr>
          <w:rFonts w:asciiTheme="minorHAnsi" w:hAnsiTheme="minorHAnsi" w:cstheme="minorHAnsi"/>
          <w:b/>
          <w:sz w:val="24"/>
          <w:rPrChange w:id="1090" w:author="Kush Khalasi" w:date="2025-07-29T15:02:00Z" w16du:dateUtc="2025-07-29T09:32:00Z">
            <w:rPr>
              <w:b/>
              <w:sz w:val="24"/>
            </w:rPr>
          </w:rPrChange>
        </w:rPr>
        <w:t>Senior</w:t>
      </w:r>
      <w:r w:rsidRPr="001C2B75">
        <w:rPr>
          <w:rFonts w:asciiTheme="minorHAnsi" w:hAnsiTheme="minorHAnsi" w:cstheme="minorHAnsi"/>
          <w:b/>
          <w:spacing w:val="-5"/>
          <w:sz w:val="24"/>
          <w:rPrChange w:id="1091" w:author="Kush Khalasi" w:date="2025-07-29T15:02:00Z" w16du:dateUtc="2025-07-29T09:32:00Z">
            <w:rPr>
              <w:b/>
              <w:spacing w:val="-5"/>
              <w:sz w:val="24"/>
            </w:rPr>
          </w:rPrChange>
        </w:rPr>
        <w:t xml:space="preserve"> </w:t>
      </w:r>
      <w:r w:rsidRPr="001C2B75">
        <w:rPr>
          <w:rFonts w:asciiTheme="minorHAnsi" w:hAnsiTheme="minorHAnsi" w:cstheme="minorHAnsi"/>
          <w:b/>
          <w:sz w:val="24"/>
          <w:rPrChange w:id="1092" w:author="Kush Khalasi" w:date="2025-07-29T15:02:00Z" w16du:dateUtc="2025-07-29T09:32:00Z">
            <w:rPr>
              <w:b/>
              <w:sz w:val="24"/>
            </w:rPr>
          </w:rPrChange>
        </w:rPr>
        <w:t>Leadership:</w:t>
      </w:r>
      <w:r w:rsidRPr="001C2B75">
        <w:rPr>
          <w:rFonts w:asciiTheme="minorHAnsi" w:hAnsiTheme="minorHAnsi" w:cstheme="minorHAnsi"/>
          <w:b/>
          <w:spacing w:val="-1"/>
          <w:sz w:val="24"/>
          <w:rPrChange w:id="1093" w:author="Kush Khalasi" w:date="2025-07-29T15:02:00Z" w16du:dateUtc="2025-07-29T09:32:00Z">
            <w:rPr>
              <w:b/>
              <w:spacing w:val="-1"/>
              <w:sz w:val="24"/>
            </w:rPr>
          </w:rPrChange>
        </w:rPr>
        <w:t xml:space="preserve"> </w:t>
      </w:r>
      <w:r w:rsidRPr="001C2B75">
        <w:rPr>
          <w:rFonts w:asciiTheme="minorHAnsi" w:hAnsiTheme="minorHAnsi" w:cstheme="minorHAnsi"/>
          <w:sz w:val="24"/>
          <w:rPrChange w:id="1094" w:author="Kush Khalasi" w:date="2025-07-29T15:02:00Z" w16du:dateUtc="2025-07-29T09:32:00Z">
            <w:rPr>
              <w:sz w:val="24"/>
            </w:rPr>
          </w:rPrChange>
        </w:rPr>
        <w:t>Senior</w:t>
      </w:r>
      <w:r w:rsidRPr="001C2B75">
        <w:rPr>
          <w:rFonts w:asciiTheme="minorHAnsi" w:hAnsiTheme="minorHAnsi" w:cstheme="minorHAnsi"/>
          <w:spacing w:val="-3"/>
          <w:sz w:val="24"/>
          <w:rPrChange w:id="1095" w:author="Kush Khalasi" w:date="2025-07-29T15:02:00Z" w16du:dateUtc="2025-07-29T09:32:00Z">
            <w:rPr>
              <w:spacing w:val="-3"/>
              <w:sz w:val="24"/>
            </w:rPr>
          </w:rPrChange>
        </w:rPr>
        <w:t xml:space="preserve"> </w:t>
      </w:r>
      <w:r w:rsidRPr="001C2B75">
        <w:rPr>
          <w:rFonts w:asciiTheme="minorHAnsi" w:hAnsiTheme="minorHAnsi" w:cstheme="minorHAnsi"/>
          <w:sz w:val="24"/>
          <w:rPrChange w:id="1096" w:author="Kush Khalasi" w:date="2025-07-29T15:02:00Z" w16du:dateUtc="2025-07-29T09:32:00Z">
            <w:rPr>
              <w:sz w:val="24"/>
            </w:rPr>
          </w:rPrChange>
        </w:rPr>
        <w:t>leadership,</w:t>
      </w:r>
      <w:r w:rsidRPr="001C2B75">
        <w:rPr>
          <w:rFonts w:asciiTheme="minorHAnsi" w:hAnsiTheme="minorHAnsi" w:cstheme="minorHAnsi"/>
          <w:spacing w:val="-6"/>
          <w:sz w:val="24"/>
          <w:rPrChange w:id="1097" w:author="Kush Khalasi" w:date="2025-07-29T15:02:00Z" w16du:dateUtc="2025-07-29T09:32:00Z">
            <w:rPr>
              <w:spacing w:val="-6"/>
              <w:sz w:val="24"/>
            </w:rPr>
          </w:rPrChange>
        </w:rPr>
        <w:t xml:space="preserve"> </w:t>
      </w:r>
      <w:r w:rsidRPr="001C2B75">
        <w:rPr>
          <w:rFonts w:asciiTheme="minorHAnsi" w:hAnsiTheme="minorHAnsi" w:cstheme="minorHAnsi"/>
          <w:sz w:val="24"/>
          <w:rPrChange w:id="1098" w:author="Kush Khalasi" w:date="2025-07-29T15:02:00Z" w16du:dateUtc="2025-07-29T09:32:00Z">
            <w:rPr>
              <w:sz w:val="24"/>
            </w:rPr>
          </w:rPrChange>
        </w:rPr>
        <w:t>including</w:t>
      </w:r>
      <w:r w:rsidRPr="001C2B75">
        <w:rPr>
          <w:rFonts w:asciiTheme="minorHAnsi" w:hAnsiTheme="minorHAnsi" w:cstheme="minorHAnsi"/>
          <w:spacing w:val="-9"/>
          <w:sz w:val="24"/>
          <w:rPrChange w:id="1099" w:author="Kush Khalasi" w:date="2025-07-29T15:02:00Z" w16du:dateUtc="2025-07-29T09:32:00Z">
            <w:rPr>
              <w:spacing w:val="-9"/>
              <w:sz w:val="24"/>
            </w:rPr>
          </w:rPrChange>
        </w:rPr>
        <w:t xml:space="preserve"> </w:t>
      </w:r>
      <w:r w:rsidRPr="001C2B75">
        <w:rPr>
          <w:rFonts w:asciiTheme="minorHAnsi" w:hAnsiTheme="minorHAnsi" w:cstheme="minorHAnsi"/>
          <w:sz w:val="24"/>
          <w:rPrChange w:id="1100" w:author="Kush Khalasi" w:date="2025-07-29T15:02:00Z" w16du:dateUtc="2025-07-29T09:32:00Z">
            <w:rPr>
              <w:sz w:val="24"/>
            </w:rPr>
          </w:rPrChange>
        </w:rPr>
        <w:t>the</w:t>
      </w:r>
      <w:r w:rsidRPr="001C2B75">
        <w:rPr>
          <w:rFonts w:asciiTheme="minorHAnsi" w:hAnsiTheme="minorHAnsi" w:cstheme="minorHAnsi"/>
          <w:spacing w:val="-3"/>
          <w:sz w:val="24"/>
          <w:rPrChange w:id="1101" w:author="Kush Khalasi" w:date="2025-07-29T15:02:00Z" w16du:dateUtc="2025-07-29T09:32:00Z">
            <w:rPr>
              <w:spacing w:val="-3"/>
              <w:sz w:val="24"/>
            </w:rPr>
          </w:rPrChange>
        </w:rPr>
        <w:t xml:space="preserve"> </w:t>
      </w:r>
      <w:r w:rsidR="00266E1E" w:rsidRPr="001C2B75">
        <w:rPr>
          <w:rFonts w:asciiTheme="minorHAnsi" w:hAnsiTheme="minorHAnsi" w:cstheme="minorHAnsi"/>
          <w:sz w:val="24"/>
          <w:rPrChange w:id="1102" w:author="Kush Khalasi" w:date="2025-07-29T15:02:00Z" w16du:dateUtc="2025-07-29T09:32:00Z">
            <w:rPr>
              <w:sz w:val="24"/>
            </w:rPr>
          </w:rPrChange>
        </w:rPr>
        <w:t xml:space="preserve">President </w:t>
      </w:r>
      <w:r w:rsidRPr="001C2B75">
        <w:rPr>
          <w:rFonts w:asciiTheme="minorHAnsi" w:hAnsiTheme="minorHAnsi" w:cstheme="minorHAnsi"/>
          <w:sz w:val="24"/>
          <w:rPrChange w:id="1103" w:author="Kush Khalasi" w:date="2025-07-29T15:02:00Z" w16du:dateUtc="2025-07-29T09:32:00Z">
            <w:rPr>
              <w:sz w:val="24"/>
            </w:rPr>
          </w:rPrChange>
        </w:rPr>
        <w:t>and</w:t>
      </w:r>
      <w:r w:rsidRPr="001C2B75">
        <w:rPr>
          <w:rFonts w:asciiTheme="minorHAnsi" w:hAnsiTheme="minorHAnsi" w:cstheme="minorHAnsi"/>
          <w:spacing w:val="-5"/>
          <w:sz w:val="24"/>
          <w:rPrChange w:id="1104" w:author="Kush Khalasi" w:date="2025-07-29T15:02:00Z" w16du:dateUtc="2025-07-29T09:32:00Z">
            <w:rPr>
              <w:spacing w:val="-5"/>
              <w:sz w:val="24"/>
            </w:rPr>
          </w:rPrChange>
        </w:rPr>
        <w:t xml:space="preserve"> </w:t>
      </w:r>
      <w:r w:rsidR="00266E1E" w:rsidRPr="001C2B75">
        <w:rPr>
          <w:rFonts w:asciiTheme="minorHAnsi" w:hAnsiTheme="minorHAnsi" w:cstheme="minorHAnsi"/>
          <w:spacing w:val="-5"/>
          <w:sz w:val="24"/>
          <w:rPrChange w:id="1105" w:author="Kush Khalasi" w:date="2025-07-29T15:02:00Z" w16du:dateUtc="2025-07-29T09:32:00Z">
            <w:rPr>
              <w:spacing w:val="-5"/>
              <w:sz w:val="24"/>
            </w:rPr>
          </w:rPrChange>
        </w:rPr>
        <w:t>E</w:t>
      </w:r>
      <w:r w:rsidRPr="001C2B75">
        <w:rPr>
          <w:rFonts w:asciiTheme="minorHAnsi" w:hAnsiTheme="minorHAnsi" w:cstheme="minorHAnsi"/>
          <w:sz w:val="24"/>
          <w:rPrChange w:id="1106" w:author="Kush Khalasi" w:date="2025-07-29T15:02:00Z" w16du:dateUtc="2025-07-29T09:32:00Z">
            <w:rPr>
              <w:sz w:val="24"/>
            </w:rPr>
          </w:rPrChange>
        </w:rPr>
        <w:t>xecutive</w:t>
      </w:r>
      <w:r w:rsidR="00266E1E" w:rsidRPr="001C2B75">
        <w:rPr>
          <w:rFonts w:asciiTheme="minorHAnsi" w:hAnsiTheme="minorHAnsi" w:cstheme="minorHAnsi"/>
          <w:sz w:val="24"/>
          <w:rPrChange w:id="1107" w:author="Kush Khalasi" w:date="2025-07-29T15:02:00Z" w16du:dateUtc="2025-07-29T09:32:00Z">
            <w:rPr>
              <w:sz w:val="24"/>
            </w:rPr>
          </w:rPrChange>
        </w:rPr>
        <w:t xml:space="preserve"> Leadership</w:t>
      </w:r>
      <w:r w:rsidRPr="001C2B75">
        <w:rPr>
          <w:rFonts w:asciiTheme="minorHAnsi" w:hAnsiTheme="minorHAnsi" w:cstheme="minorHAnsi"/>
          <w:spacing w:val="-6"/>
          <w:sz w:val="24"/>
          <w:rPrChange w:id="1108" w:author="Kush Khalasi" w:date="2025-07-29T15:02:00Z" w16du:dateUtc="2025-07-29T09:32:00Z">
            <w:rPr>
              <w:spacing w:val="-6"/>
              <w:sz w:val="24"/>
            </w:rPr>
          </w:rPrChange>
        </w:rPr>
        <w:t xml:space="preserve"> </w:t>
      </w:r>
      <w:r w:rsidR="00266E1E" w:rsidRPr="001C2B75">
        <w:rPr>
          <w:rFonts w:asciiTheme="minorHAnsi" w:hAnsiTheme="minorHAnsi" w:cstheme="minorHAnsi"/>
          <w:sz w:val="24"/>
          <w:rPrChange w:id="1109" w:author="Kush Khalasi" w:date="2025-07-29T15:02:00Z" w16du:dateUtc="2025-07-29T09:32:00Z">
            <w:rPr>
              <w:sz w:val="24"/>
            </w:rPr>
          </w:rPrChange>
        </w:rPr>
        <w:t>T</w:t>
      </w:r>
      <w:r w:rsidRPr="001C2B75">
        <w:rPr>
          <w:rFonts w:asciiTheme="minorHAnsi" w:hAnsiTheme="minorHAnsi" w:cstheme="minorHAnsi"/>
          <w:sz w:val="24"/>
          <w:rPrChange w:id="1110" w:author="Kush Khalasi" w:date="2025-07-29T15:02:00Z" w16du:dateUtc="2025-07-29T09:32:00Z">
            <w:rPr>
              <w:sz w:val="24"/>
            </w:rPr>
          </w:rPrChange>
        </w:rPr>
        <w:t>eam,</w:t>
      </w:r>
      <w:r w:rsidRPr="001C2B75">
        <w:rPr>
          <w:rFonts w:asciiTheme="minorHAnsi" w:hAnsiTheme="minorHAnsi" w:cstheme="minorHAnsi"/>
          <w:spacing w:val="-3"/>
          <w:sz w:val="24"/>
          <w:rPrChange w:id="1111" w:author="Kush Khalasi" w:date="2025-07-29T15:02:00Z" w16du:dateUtc="2025-07-29T09:32:00Z">
            <w:rPr>
              <w:spacing w:val="-3"/>
              <w:sz w:val="24"/>
            </w:rPr>
          </w:rPrChange>
        </w:rPr>
        <w:t xml:space="preserve"> </w:t>
      </w:r>
      <w:r w:rsidRPr="001C2B75">
        <w:rPr>
          <w:rFonts w:asciiTheme="minorHAnsi" w:hAnsiTheme="minorHAnsi" w:cstheme="minorHAnsi"/>
          <w:sz w:val="24"/>
          <w:rPrChange w:id="1112" w:author="Kush Khalasi" w:date="2025-07-29T15:02:00Z" w16du:dateUtc="2025-07-29T09:32:00Z">
            <w:rPr>
              <w:sz w:val="24"/>
            </w:rPr>
          </w:rPrChange>
        </w:rPr>
        <w:t>holds</w:t>
      </w:r>
      <w:r w:rsidRPr="001C2B75">
        <w:rPr>
          <w:rFonts w:asciiTheme="minorHAnsi" w:hAnsiTheme="minorHAnsi" w:cstheme="minorHAnsi"/>
          <w:spacing w:val="-6"/>
          <w:sz w:val="24"/>
          <w:rPrChange w:id="1113" w:author="Kush Khalasi" w:date="2025-07-29T15:02:00Z" w16du:dateUtc="2025-07-29T09:32:00Z">
            <w:rPr>
              <w:spacing w:val="-6"/>
              <w:sz w:val="24"/>
            </w:rPr>
          </w:rPrChange>
        </w:rPr>
        <w:t xml:space="preserve"> </w:t>
      </w:r>
      <w:r w:rsidRPr="001C2B75">
        <w:rPr>
          <w:rFonts w:asciiTheme="minorHAnsi" w:hAnsiTheme="minorHAnsi" w:cstheme="minorHAnsi"/>
          <w:sz w:val="24"/>
          <w:rPrChange w:id="1114" w:author="Kush Khalasi" w:date="2025-07-29T15:02:00Z" w16du:dateUtc="2025-07-29T09:32:00Z">
            <w:rPr>
              <w:sz w:val="24"/>
            </w:rPr>
          </w:rPrChange>
        </w:rPr>
        <w:t>ultimate responsibility for setting the ethical tone and direction of Trinity Logistics. They are accountable for establishing clear expectations regarding ethical behavior, allocating resources for ethics training and compliance initiatives, and integrating ethical considerations into strategic decision-making processes.</w:t>
      </w:r>
    </w:p>
    <w:p w14:paraId="059EBFDD" w14:textId="77777777" w:rsidR="006E1F3C" w:rsidRPr="001C2B75" w:rsidRDefault="00000000">
      <w:pPr>
        <w:pStyle w:val="ListParagraph"/>
        <w:numPr>
          <w:ilvl w:val="1"/>
          <w:numId w:val="2"/>
        </w:numPr>
        <w:tabs>
          <w:tab w:val="left" w:pos="568"/>
          <w:tab w:val="left" w:pos="571"/>
        </w:tabs>
        <w:spacing w:before="140" w:line="276" w:lineRule="auto"/>
        <w:ind w:left="571" w:right="480" w:hanging="452"/>
        <w:jc w:val="both"/>
        <w:rPr>
          <w:rFonts w:asciiTheme="minorHAnsi" w:hAnsiTheme="minorHAnsi" w:cstheme="minorHAnsi"/>
          <w:b/>
          <w:sz w:val="24"/>
          <w:rPrChange w:id="1115" w:author="Kush Khalasi" w:date="2025-07-29T15:02:00Z" w16du:dateUtc="2025-07-29T09:32:00Z">
            <w:rPr>
              <w:b/>
              <w:sz w:val="24"/>
            </w:rPr>
          </w:rPrChange>
        </w:rPr>
      </w:pPr>
      <w:r w:rsidRPr="001C2B75">
        <w:rPr>
          <w:rFonts w:asciiTheme="minorHAnsi" w:hAnsiTheme="minorHAnsi" w:cstheme="minorHAnsi"/>
          <w:b/>
          <w:sz w:val="24"/>
          <w:rPrChange w:id="1116" w:author="Kush Khalasi" w:date="2025-07-29T15:02:00Z" w16du:dateUtc="2025-07-29T09:32:00Z">
            <w:rPr>
              <w:b/>
              <w:sz w:val="24"/>
            </w:rPr>
          </w:rPrChange>
        </w:rPr>
        <w:t xml:space="preserve">Managers and Supervisors: </w:t>
      </w:r>
      <w:r w:rsidRPr="001C2B75">
        <w:rPr>
          <w:rFonts w:asciiTheme="minorHAnsi" w:hAnsiTheme="minorHAnsi" w:cstheme="minorHAnsi"/>
          <w:sz w:val="24"/>
          <w:rPrChange w:id="1117" w:author="Kush Khalasi" w:date="2025-07-29T15:02:00Z" w16du:dateUtc="2025-07-29T09:32:00Z">
            <w:rPr>
              <w:sz w:val="24"/>
            </w:rPr>
          </w:rPrChange>
        </w:rPr>
        <w:t xml:space="preserve">Frontline managers and supervisors play a crucial role in promoting and upholding ethical behavior within their respective teams. They are responsible for leading by example, reinforcing ethical standards through consistent communication and actions, and providing guidance and support to address ethical </w:t>
      </w:r>
      <w:r w:rsidRPr="001C2B75">
        <w:rPr>
          <w:rFonts w:asciiTheme="minorHAnsi" w:hAnsiTheme="minorHAnsi" w:cstheme="minorHAnsi"/>
          <w:sz w:val="24"/>
          <w:rPrChange w:id="1118" w:author="Kush Khalasi" w:date="2025-07-29T15:02:00Z" w16du:dateUtc="2025-07-29T09:32:00Z">
            <w:rPr>
              <w:sz w:val="24"/>
            </w:rPr>
          </w:rPrChange>
        </w:rPr>
        <w:lastRenderedPageBreak/>
        <w:t>dilemmas effectively.</w:t>
      </w:r>
    </w:p>
    <w:p w14:paraId="059EBFDE" w14:textId="2720AD21" w:rsidR="006E1F3C" w:rsidRPr="001C2B75" w:rsidRDefault="00000000">
      <w:pPr>
        <w:pStyle w:val="ListParagraph"/>
        <w:numPr>
          <w:ilvl w:val="1"/>
          <w:numId w:val="2"/>
        </w:numPr>
        <w:tabs>
          <w:tab w:val="left" w:pos="568"/>
          <w:tab w:val="left" w:pos="571"/>
        </w:tabs>
        <w:spacing w:before="142" w:line="276" w:lineRule="auto"/>
        <w:ind w:left="571" w:right="480" w:hanging="452"/>
        <w:jc w:val="both"/>
        <w:rPr>
          <w:rFonts w:asciiTheme="minorHAnsi" w:hAnsiTheme="minorHAnsi" w:cstheme="minorHAnsi"/>
          <w:b/>
          <w:sz w:val="24"/>
          <w:rPrChange w:id="1119" w:author="Kush Khalasi" w:date="2025-07-29T15:02:00Z" w16du:dateUtc="2025-07-29T09:32:00Z">
            <w:rPr>
              <w:b/>
              <w:sz w:val="24"/>
            </w:rPr>
          </w:rPrChange>
        </w:rPr>
      </w:pPr>
      <w:r w:rsidRPr="001C2B75">
        <w:rPr>
          <w:rFonts w:asciiTheme="minorHAnsi" w:hAnsiTheme="minorHAnsi" w:cstheme="minorHAnsi"/>
          <w:b/>
          <w:sz w:val="24"/>
          <w:rPrChange w:id="1120" w:author="Kush Khalasi" w:date="2025-07-29T15:02:00Z" w16du:dateUtc="2025-07-29T09:32:00Z">
            <w:rPr>
              <w:b/>
              <w:sz w:val="24"/>
            </w:rPr>
          </w:rPrChange>
        </w:rPr>
        <w:t xml:space="preserve">Employees: </w:t>
      </w:r>
      <w:r w:rsidRPr="001C2B75">
        <w:rPr>
          <w:rFonts w:asciiTheme="minorHAnsi" w:hAnsiTheme="minorHAnsi" w:cstheme="minorHAnsi"/>
          <w:sz w:val="24"/>
          <w:rPrChange w:id="1121" w:author="Kush Khalasi" w:date="2025-07-29T15:02:00Z" w16du:dateUtc="2025-07-29T09:32:00Z">
            <w:rPr>
              <w:sz w:val="24"/>
            </w:rPr>
          </w:rPrChange>
        </w:rPr>
        <w:t xml:space="preserve">Every individual associated with Trinity Logistics, including </w:t>
      </w:r>
      <w:r w:rsidR="00266E1E" w:rsidRPr="001C2B75">
        <w:rPr>
          <w:rFonts w:asciiTheme="minorHAnsi" w:hAnsiTheme="minorHAnsi" w:cstheme="minorHAnsi"/>
          <w:sz w:val="24"/>
          <w:rPrChange w:id="1122" w:author="Kush Khalasi" w:date="2025-07-29T15:02:00Z" w16du:dateUtc="2025-07-29T09:32:00Z">
            <w:rPr>
              <w:sz w:val="24"/>
            </w:rPr>
          </w:rPrChange>
        </w:rPr>
        <w:t xml:space="preserve">team </w:t>
      </w:r>
      <w:r w:rsidR="00BD2991" w:rsidRPr="001C2B75">
        <w:rPr>
          <w:rFonts w:asciiTheme="minorHAnsi" w:hAnsiTheme="minorHAnsi" w:cstheme="minorHAnsi"/>
          <w:sz w:val="24"/>
          <w:rPrChange w:id="1123" w:author="Kush Khalasi" w:date="2025-07-29T15:02:00Z" w16du:dateUtc="2025-07-29T09:32:00Z">
            <w:rPr>
              <w:sz w:val="24"/>
            </w:rPr>
          </w:rPrChange>
        </w:rPr>
        <w:t xml:space="preserve">members </w:t>
      </w:r>
      <w:r w:rsidRPr="001C2B75">
        <w:rPr>
          <w:rFonts w:asciiTheme="minorHAnsi" w:hAnsiTheme="minorHAnsi" w:cstheme="minorHAnsi"/>
          <w:sz w:val="24"/>
          <w:rPrChange w:id="1124" w:author="Kush Khalasi" w:date="2025-07-29T15:02:00Z" w16du:dateUtc="2025-07-29T09:32:00Z">
            <w:rPr>
              <w:sz w:val="24"/>
            </w:rPr>
          </w:rPrChange>
        </w:rPr>
        <w:t>holds personal accountability for adhering to the organization's ethical standards. They are expected to prioritize integrity, honesty, and fairness in all their professional interactions and decision-making processes</w:t>
      </w:r>
      <w:ins w:id="1125" w:author="Kush Khalasi" w:date="2025-07-29T15:00:00Z" w16du:dateUtc="2025-07-29T09:30:00Z">
        <w:r w:rsidR="001C2B75" w:rsidRPr="001C2B75">
          <w:rPr>
            <w:rFonts w:asciiTheme="minorHAnsi" w:hAnsiTheme="minorHAnsi" w:cstheme="minorHAnsi"/>
            <w:sz w:val="24"/>
            <w:rPrChange w:id="1126" w:author="Kush Khalasi" w:date="2025-07-29T15:02:00Z" w16du:dateUtc="2025-07-29T09:32:00Z">
              <w:rPr>
                <w:sz w:val="24"/>
              </w:rPr>
            </w:rPrChange>
          </w:rPr>
          <w:t xml:space="preserve">, </w:t>
        </w:r>
      </w:ins>
      <w:ins w:id="1127" w:author="Kush Khalasi" w:date="2025-07-29T15:00:00Z">
        <w:r w:rsidR="001C2B75" w:rsidRPr="001C2B75">
          <w:rPr>
            <w:rFonts w:asciiTheme="minorHAnsi" w:hAnsiTheme="minorHAnsi" w:cstheme="minorHAnsi"/>
            <w:sz w:val="24"/>
            <w:rPrChange w:id="1128" w:author="Kush Khalasi" w:date="2025-07-29T15:02:00Z" w16du:dateUtc="2025-07-29T09:32:00Z">
              <w:rPr>
                <w:sz w:val="24"/>
              </w:rPr>
            </w:rPrChange>
          </w:rPr>
          <w:t>and must strictly follow the guidelines and behavioral expectations outlined in this policy.</w:t>
        </w:r>
      </w:ins>
      <w:del w:id="1129" w:author="Kush Khalasi" w:date="2025-07-29T15:00:00Z" w16du:dateUtc="2025-07-29T09:30:00Z">
        <w:r w:rsidRPr="001C2B75" w:rsidDel="001C2B75">
          <w:rPr>
            <w:rFonts w:asciiTheme="minorHAnsi" w:hAnsiTheme="minorHAnsi" w:cstheme="minorHAnsi"/>
            <w:sz w:val="24"/>
            <w:rPrChange w:id="1130" w:author="Kush Khalasi" w:date="2025-07-29T15:02:00Z" w16du:dateUtc="2025-07-29T09:32:00Z">
              <w:rPr>
                <w:sz w:val="24"/>
              </w:rPr>
            </w:rPrChange>
          </w:rPr>
          <w:delText>.</w:delText>
        </w:r>
      </w:del>
    </w:p>
    <w:p w14:paraId="059EBFE0" w14:textId="77777777" w:rsidR="006E1F3C" w:rsidRPr="001C2B75" w:rsidRDefault="00000000">
      <w:pPr>
        <w:pStyle w:val="ListParagraph"/>
        <w:numPr>
          <w:ilvl w:val="1"/>
          <w:numId w:val="2"/>
        </w:numPr>
        <w:tabs>
          <w:tab w:val="left" w:pos="568"/>
          <w:tab w:val="left" w:pos="571"/>
        </w:tabs>
        <w:spacing w:before="138" w:line="276" w:lineRule="auto"/>
        <w:ind w:left="571" w:right="480" w:hanging="452"/>
        <w:jc w:val="both"/>
        <w:rPr>
          <w:rFonts w:asciiTheme="minorHAnsi" w:hAnsiTheme="minorHAnsi" w:cstheme="minorHAnsi"/>
          <w:b/>
          <w:sz w:val="24"/>
          <w:rPrChange w:id="1131" w:author="Kush Khalasi" w:date="2025-07-29T15:02:00Z" w16du:dateUtc="2025-07-29T09:32:00Z">
            <w:rPr>
              <w:b/>
              <w:sz w:val="24"/>
            </w:rPr>
          </w:rPrChange>
        </w:rPr>
      </w:pPr>
      <w:r w:rsidRPr="001C2B75">
        <w:rPr>
          <w:rFonts w:asciiTheme="minorHAnsi" w:hAnsiTheme="minorHAnsi" w:cstheme="minorHAnsi"/>
          <w:b/>
          <w:sz w:val="24"/>
          <w:rPrChange w:id="1132" w:author="Kush Khalasi" w:date="2025-07-29T15:02:00Z" w16du:dateUtc="2025-07-29T09:32:00Z">
            <w:rPr>
              <w:b/>
              <w:sz w:val="24"/>
            </w:rPr>
          </w:rPrChange>
        </w:rPr>
        <w:t>Legal</w:t>
      </w:r>
      <w:r w:rsidRPr="001C2B75">
        <w:rPr>
          <w:rFonts w:asciiTheme="minorHAnsi" w:hAnsiTheme="minorHAnsi" w:cstheme="minorHAnsi"/>
          <w:b/>
          <w:spacing w:val="-13"/>
          <w:sz w:val="24"/>
          <w:rPrChange w:id="1133" w:author="Kush Khalasi" w:date="2025-07-29T15:02:00Z" w16du:dateUtc="2025-07-29T09:32:00Z">
            <w:rPr>
              <w:b/>
              <w:spacing w:val="-13"/>
              <w:sz w:val="24"/>
            </w:rPr>
          </w:rPrChange>
        </w:rPr>
        <w:t xml:space="preserve"> </w:t>
      </w:r>
      <w:r w:rsidRPr="001C2B75">
        <w:rPr>
          <w:rFonts w:asciiTheme="minorHAnsi" w:hAnsiTheme="minorHAnsi" w:cstheme="minorHAnsi"/>
          <w:b/>
          <w:sz w:val="24"/>
          <w:rPrChange w:id="1134" w:author="Kush Khalasi" w:date="2025-07-29T15:02:00Z" w16du:dateUtc="2025-07-29T09:32:00Z">
            <w:rPr>
              <w:b/>
              <w:sz w:val="24"/>
            </w:rPr>
          </w:rPrChange>
        </w:rPr>
        <w:t>Department:</w:t>
      </w:r>
      <w:r w:rsidRPr="001C2B75">
        <w:rPr>
          <w:rFonts w:asciiTheme="minorHAnsi" w:hAnsiTheme="minorHAnsi" w:cstheme="minorHAnsi"/>
          <w:b/>
          <w:spacing w:val="-9"/>
          <w:sz w:val="24"/>
          <w:rPrChange w:id="1135" w:author="Kush Khalasi" w:date="2025-07-29T15:02:00Z" w16du:dateUtc="2025-07-29T09:32:00Z">
            <w:rPr>
              <w:b/>
              <w:spacing w:val="-9"/>
              <w:sz w:val="24"/>
            </w:rPr>
          </w:rPrChange>
        </w:rPr>
        <w:t xml:space="preserve"> </w:t>
      </w:r>
      <w:r w:rsidRPr="001C2B75">
        <w:rPr>
          <w:rFonts w:asciiTheme="minorHAnsi" w:hAnsiTheme="minorHAnsi" w:cstheme="minorHAnsi"/>
          <w:sz w:val="24"/>
          <w:rPrChange w:id="1136" w:author="Kush Khalasi" w:date="2025-07-29T15:02:00Z" w16du:dateUtc="2025-07-29T09:32:00Z">
            <w:rPr>
              <w:sz w:val="24"/>
            </w:rPr>
          </w:rPrChange>
        </w:rPr>
        <w:t>The</w:t>
      </w:r>
      <w:r w:rsidRPr="001C2B75">
        <w:rPr>
          <w:rFonts w:asciiTheme="minorHAnsi" w:hAnsiTheme="minorHAnsi" w:cstheme="minorHAnsi"/>
          <w:spacing w:val="-12"/>
          <w:sz w:val="24"/>
          <w:rPrChange w:id="1137" w:author="Kush Khalasi" w:date="2025-07-29T15:02:00Z" w16du:dateUtc="2025-07-29T09:32:00Z">
            <w:rPr>
              <w:spacing w:val="-12"/>
              <w:sz w:val="24"/>
            </w:rPr>
          </w:rPrChange>
        </w:rPr>
        <w:t xml:space="preserve"> </w:t>
      </w:r>
      <w:r w:rsidRPr="001C2B75">
        <w:rPr>
          <w:rFonts w:asciiTheme="minorHAnsi" w:hAnsiTheme="minorHAnsi" w:cstheme="minorHAnsi"/>
          <w:sz w:val="24"/>
          <w:rPrChange w:id="1138" w:author="Kush Khalasi" w:date="2025-07-29T15:02:00Z" w16du:dateUtc="2025-07-29T09:32:00Z">
            <w:rPr>
              <w:sz w:val="24"/>
            </w:rPr>
          </w:rPrChange>
        </w:rPr>
        <w:t>legal</w:t>
      </w:r>
      <w:r w:rsidRPr="001C2B75">
        <w:rPr>
          <w:rFonts w:asciiTheme="minorHAnsi" w:hAnsiTheme="minorHAnsi" w:cstheme="minorHAnsi"/>
          <w:spacing w:val="-12"/>
          <w:sz w:val="24"/>
          <w:rPrChange w:id="1139" w:author="Kush Khalasi" w:date="2025-07-29T15:02:00Z" w16du:dateUtc="2025-07-29T09:32:00Z">
            <w:rPr>
              <w:spacing w:val="-12"/>
              <w:sz w:val="24"/>
            </w:rPr>
          </w:rPrChange>
        </w:rPr>
        <w:t xml:space="preserve"> </w:t>
      </w:r>
      <w:r w:rsidRPr="001C2B75">
        <w:rPr>
          <w:rFonts w:asciiTheme="minorHAnsi" w:hAnsiTheme="minorHAnsi" w:cstheme="minorHAnsi"/>
          <w:sz w:val="24"/>
          <w:rPrChange w:id="1140" w:author="Kush Khalasi" w:date="2025-07-29T15:02:00Z" w16du:dateUtc="2025-07-29T09:32:00Z">
            <w:rPr>
              <w:sz w:val="24"/>
            </w:rPr>
          </w:rPrChange>
        </w:rPr>
        <w:t>department</w:t>
      </w:r>
      <w:r w:rsidRPr="001C2B75">
        <w:rPr>
          <w:rFonts w:asciiTheme="minorHAnsi" w:hAnsiTheme="minorHAnsi" w:cstheme="minorHAnsi"/>
          <w:spacing w:val="-11"/>
          <w:sz w:val="24"/>
          <w:rPrChange w:id="1141" w:author="Kush Khalasi" w:date="2025-07-29T15:02:00Z" w16du:dateUtc="2025-07-29T09:32:00Z">
            <w:rPr>
              <w:spacing w:val="-11"/>
              <w:sz w:val="24"/>
            </w:rPr>
          </w:rPrChange>
        </w:rPr>
        <w:t xml:space="preserve"> </w:t>
      </w:r>
      <w:r w:rsidRPr="001C2B75">
        <w:rPr>
          <w:rFonts w:asciiTheme="minorHAnsi" w:hAnsiTheme="minorHAnsi" w:cstheme="minorHAnsi"/>
          <w:sz w:val="24"/>
          <w:rPrChange w:id="1142" w:author="Kush Khalasi" w:date="2025-07-29T15:02:00Z" w16du:dateUtc="2025-07-29T09:32:00Z">
            <w:rPr>
              <w:sz w:val="24"/>
            </w:rPr>
          </w:rPrChange>
        </w:rPr>
        <w:t>may</w:t>
      </w:r>
      <w:r w:rsidRPr="001C2B75">
        <w:rPr>
          <w:rFonts w:asciiTheme="minorHAnsi" w:hAnsiTheme="minorHAnsi" w:cstheme="minorHAnsi"/>
          <w:spacing w:val="-14"/>
          <w:sz w:val="24"/>
          <w:rPrChange w:id="1143" w:author="Kush Khalasi" w:date="2025-07-29T15:02:00Z" w16du:dateUtc="2025-07-29T09:32:00Z">
            <w:rPr>
              <w:spacing w:val="-14"/>
              <w:sz w:val="24"/>
            </w:rPr>
          </w:rPrChange>
        </w:rPr>
        <w:t xml:space="preserve"> </w:t>
      </w:r>
      <w:r w:rsidRPr="001C2B75">
        <w:rPr>
          <w:rFonts w:asciiTheme="minorHAnsi" w:hAnsiTheme="minorHAnsi" w:cstheme="minorHAnsi"/>
          <w:sz w:val="24"/>
          <w:rPrChange w:id="1144" w:author="Kush Khalasi" w:date="2025-07-29T15:02:00Z" w16du:dateUtc="2025-07-29T09:32:00Z">
            <w:rPr>
              <w:sz w:val="24"/>
            </w:rPr>
          </w:rPrChange>
        </w:rPr>
        <w:t>play</w:t>
      </w:r>
      <w:r w:rsidRPr="001C2B75">
        <w:rPr>
          <w:rFonts w:asciiTheme="minorHAnsi" w:hAnsiTheme="minorHAnsi" w:cstheme="minorHAnsi"/>
          <w:spacing w:val="-13"/>
          <w:sz w:val="24"/>
          <w:rPrChange w:id="1145" w:author="Kush Khalasi" w:date="2025-07-29T15:02:00Z" w16du:dateUtc="2025-07-29T09:32:00Z">
            <w:rPr>
              <w:spacing w:val="-13"/>
              <w:sz w:val="24"/>
            </w:rPr>
          </w:rPrChange>
        </w:rPr>
        <w:t xml:space="preserve"> </w:t>
      </w:r>
      <w:r w:rsidRPr="001C2B75">
        <w:rPr>
          <w:rFonts w:asciiTheme="minorHAnsi" w:hAnsiTheme="minorHAnsi" w:cstheme="minorHAnsi"/>
          <w:sz w:val="24"/>
          <w:rPrChange w:id="1146" w:author="Kush Khalasi" w:date="2025-07-29T15:02:00Z" w16du:dateUtc="2025-07-29T09:32:00Z">
            <w:rPr>
              <w:sz w:val="24"/>
            </w:rPr>
          </w:rPrChange>
        </w:rPr>
        <w:t>a</w:t>
      </w:r>
      <w:r w:rsidRPr="001C2B75">
        <w:rPr>
          <w:rFonts w:asciiTheme="minorHAnsi" w:hAnsiTheme="minorHAnsi" w:cstheme="minorHAnsi"/>
          <w:spacing w:val="-12"/>
          <w:sz w:val="24"/>
          <w:rPrChange w:id="1147" w:author="Kush Khalasi" w:date="2025-07-29T15:02:00Z" w16du:dateUtc="2025-07-29T09:32:00Z">
            <w:rPr>
              <w:spacing w:val="-12"/>
              <w:sz w:val="24"/>
            </w:rPr>
          </w:rPrChange>
        </w:rPr>
        <w:t xml:space="preserve"> </w:t>
      </w:r>
      <w:r w:rsidRPr="001C2B75">
        <w:rPr>
          <w:rFonts w:asciiTheme="minorHAnsi" w:hAnsiTheme="minorHAnsi" w:cstheme="minorHAnsi"/>
          <w:sz w:val="24"/>
          <w:rPrChange w:id="1148" w:author="Kush Khalasi" w:date="2025-07-29T15:02:00Z" w16du:dateUtc="2025-07-29T09:32:00Z">
            <w:rPr>
              <w:sz w:val="24"/>
            </w:rPr>
          </w:rPrChange>
        </w:rPr>
        <w:t>supportive</w:t>
      </w:r>
      <w:r w:rsidRPr="001C2B75">
        <w:rPr>
          <w:rFonts w:asciiTheme="minorHAnsi" w:hAnsiTheme="minorHAnsi" w:cstheme="minorHAnsi"/>
          <w:spacing w:val="-12"/>
          <w:sz w:val="24"/>
          <w:rPrChange w:id="1149" w:author="Kush Khalasi" w:date="2025-07-29T15:02:00Z" w16du:dateUtc="2025-07-29T09:32:00Z">
            <w:rPr>
              <w:spacing w:val="-12"/>
              <w:sz w:val="24"/>
            </w:rPr>
          </w:rPrChange>
        </w:rPr>
        <w:t xml:space="preserve"> </w:t>
      </w:r>
      <w:r w:rsidRPr="001C2B75">
        <w:rPr>
          <w:rFonts w:asciiTheme="minorHAnsi" w:hAnsiTheme="minorHAnsi" w:cstheme="minorHAnsi"/>
          <w:sz w:val="24"/>
          <w:rPrChange w:id="1150" w:author="Kush Khalasi" w:date="2025-07-29T15:02:00Z" w16du:dateUtc="2025-07-29T09:32:00Z">
            <w:rPr>
              <w:sz w:val="24"/>
            </w:rPr>
          </w:rPrChange>
        </w:rPr>
        <w:t>role</w:t>
      </w:r>
      <w:r w:rsidRPr="001C2B75">
        <w:rPr>
          <w:rFonts w:asciiTheme="minorHAnsi" w:hAnsiTheme="minorHAnsi" w:cstheme="minorHAnsi"/>
          <w:spacing w:val="-14"/>
          <w:sz w:val="24"/>
          <w:rPrChange w:id="1151" w:author="Kush Khalasi" w:date="2025-07-29T15:02:00Z" w16du:dateUtc="2025-07-29T09:32:00Z">
            <w:rPr>
              <w:spacing w:val="-14"/>
              <w:sz w:val="24"/>
            </w:rPr>
          </w:rPrChange>
        </w:rPr>
        <w:t xml:space="preserve"> </w:t>
      </w:r>
      <w:r w:rsidRPr="001C2B75">
        <w:rPr>
          <w:rFonts w:asciiTheme="minorHAnsi" w:hAnsiTheme="minorHAnsi" w:cstheme="minorHAnsi"/>
          <w:sz w:val="24"/>
          <w:rPrChange w:id="1152" w:author="Kush Khalasi" w:date="2025-07-29T15:02:00Z" w16du:dateUtc="2025-07-29T09:32:00Z">
            <w:rPr>
              <w:sz w:val="24"/>
            </w:rPr>
          </w:rPrChange>
        </w:rPr>
        <w:t>in</w:t>
      </w:r>
      <w:r w:rsidRPr="001C2B75">
        <w:rPr>
          <w:rFonts w:asciiTheme="minorHAnsi" w:hAnsiTheme="minorHAnsi" w:cstheme="minorHAnsi"/>
          <w:spacing w:val="-11"/>
          <w:sz w:val="24"/>
          <w:rPrChange w:id="1153" w:author="Kush Khalasi" w:date="2025-07-29T15:02:00Z" w16du:dateUtc="2025-07-29T09:32:00Z">
            <w:rPr>
              <w:spacing w:val="-11"/>
              <w:sz w:val="24"/>
            </w:rPr>
          </w:rPrChange>
        </w:rPr>
        <w:t xml:space="preserve"> </w:t>
      </w:r>
      <w:r w:rsidRPr="001C2B75">
        <w:rPr>
          <w:rFonts w:asciiTheme="minorHAnsi" w:hAnsiTheme="minorHAnsi" w:cstheme="minorHAnsi"/>
          <w:sz w:val="24"/>
          <w:rPrChange w:id="1154" w:author="Kush Khalasi" w:date="2025-07-29T15:02:00Z" w16du:dateUtc="2025-07-29T09:32:00Z">
            <w:rPr>
              <w:sz w:val="24"/>
            </w:rPr>
          </w:rPrChange>
        </w:rPr>
        <w:t>interpreting</w:t>
      </w:r>
      <w:r w:rsidRPr="001C2B75">
        <w:rPr>
          <w:rFonts w:asciiTheme="minorHAnsi" w:hAnsiTheme="minorHAnsi" w:cstheme="minorHAnsi"/>
          <w:spacing w:val="-12"/>
          <w:sz w:val="24"/>
          <w:rPrChange w:id="1155" w:author="Kush Khalasi" w:date="2025-07-29T15:02:00Z" w16du:dateUtc="2025-07-29T09:32:00Z">
            <w:rPr>
              <w:spacing w:val="-12"/>
              <w:sz w:val="24"/>
            </w:rPr>
          </w:rPrChange>
        </w:rPr>
        <w:t xml:space="preserve"> </w:t>
      </w:r>
      <w:r w:rsidRPr="001C2B75">
        <w:rPr>
          <w:rFonts w:asciiTheme="minorHAnsi" w:hAnsiTheme="minorHAnsi" w:cstheme="minorHAnsi"/>
          <w:sz w:val="24"/>
          <w:rPrChange w:id="1156" w:author="Kush Khalasi" w:date="2025-07-29T15:02:00Z" w16du:dateUtc="2025-07-29T09:32:00Z">
            <w:rPr>
              <w:sz w:val="24"/>
            </w:rPr>
          </w:rPrChange>
        </w:rPr>
        <w:t>legal</w:t>
      </w:r>
      <w:r w:rsidRPr="001C2B75">
        <w:rPr>
          <w:rFonts w:asciiTheme="minorHAnsi" w:hAnsiTheme="minorHAnsi" w:cstheme="minorHAnsi"/>
          <w:spacing w:val="-14"/>
          <w:sz w:val="24"/>
          <w:rPrChange w:id="1157" w:author="Kush Khalasi" w:date="2025-07-29T15:02:00Z" w16du:dateUtc="2025-07-29T09:32:00Z">
            <w:rPr>
              <w:spacing w:val="-14"/>
              <w:sz w:val="24"/>
            </w:rPr>
          </w:rPrChange>
        </w:rPr>
        <w:t xml:space="preserve"> </w:t>
      </w:r>
      <w:r w:rsidRPr="001C2B75">
        <w:rPr>
          <w:rFonts w:asciiTheme="minorHAnsi" w:hAnsiTheme="minorHAnsi" w:cstheme="minorHAnsi"/>
          <w:sz w:val="24"/>
          <w:rPrChange w:id="1158" w:author="Kush Khalasi" w:date="2025-07-29T15:02:00Z" w16du:dateUtc="2025-07-29T09:32:00Z">
            <w:rPr>
              <w:sz w:val="24"/>
            </w:rPr>
          </w:rPrChange>
        </w:rPr>
        <w:t>and regulatory requirements related to ethics, providing guidance on compliance matters, and assisting with investigations into alleged ethical violations.</w:t>
      </w:r>
    </w:p>
    <w:p w14:paraId="059EBFE2" w14:textId="23328DBF" w:rsidR="006E1F3C" w:rsidRPr="001C2B75" w:rsidRDefault="00000000">
      <w:pPr>
        <w:pStyle w:val="Heading1"/>
        <w:numPr>
          <w:ilvl w:val="0"/>
          <w:numId w:val="2"/>
        </w:numPr>
        <w:tabs>
          <w:tab w:val="left" w:pos="479"/>
        </w:tabs>
        <w:spacing w:before="292"/>
        <w:ind w:left="479" w:hanging="359"/>
        <w:rPr>
          <w:rFonts w:asciiTheme="minorHAnsi" w:hAnsiTheme="minorHAnsi" w:cstheme="minorHAnsi"/>
          <w:rPrChange w:id="1159" w:author="Kush Khalasi" w:date="2025-07-29T15:02:00Z" w16du:dateUtc="2025-07-29T09:32:00Z">
            <w:rPr/>
          </w:rPrChange>
        </w:rPr>
      </w:pPr>
      <w:bookmarkStart w:id="1160" w:name="_Toc204696583"/>
      <w:r w:rsidRPr="001C2B75">
        <w:rPr>
          <w:rFonts w:asciiTheme="minorHAnsi" w:hAnsiTheme="minorHAnsi" w:cstheme="minorHAnsi"/>
          <w:color w:val="365F91"/>
          <w:spacing w:val="-2"/>
          <w:rPrChange w:id="1161" w:author="Kush Khalasi" w:date="2025-07-29T15:02:00Z" w16du:dateUtc="2025-07-29T09:32:00Z">
            <w:rPr>
              <w:color w:val="365F91"/>
              <w:spacing w:val="-2"/>
            </w:rPr>
          </w:rPrChange>
        </w:rPr>
        <w:t>REPORTING</w:t>
      </w:r>
      <w:bookmarkEnd w:id="1160"/>
    </w:p>
    <w:p w14:paraId="059EBFE3" w14:textId="77777777" w:rsidR="006E1F3C" w:rsidRPr="001C2B75" w:rsidRDefault="00000000" w:rsidP="001C2B75">
      <w:pPr>
        <w:pStyle w:val="ListParagraph"/>
        <w:numPr>
          <w:ilvl w:val="1"/>
          <w:numId w:val="2"/>
        </w:numPr>
        <w:tabs>
          <w:tab w:val="left" w:pos="720"/>
        </w:tabs>
        <w:spacing w:before="177" w:line="276" w:lineRule="auto"/>
        <w:ind w:left="630" w:right="480" w:hanging="510"/>
        <w:jc w:val="both"/>
        <w:rPr>
          <w:rFonts w:asciiTheme="minorHAnsi" w:hAnsiTheme="minorHAnsi" w:cstheme="minorHAnsi"/>
          <w:b/>
          <w:sz w:val="24"/>
          <w:rPrChange w:id="1162" w:author="Kush Khalasi" w:date="2025-07-29T15:02:00Z" w16du:dateUtc="2025-07-29T09:32:00Z">
            <w:rPr>
              <w:b/>
              <w:sz w:val="24"/>
            </w:rPr>
          </w:rPrChange>
        </w:rPr>
        <w:pPrChange w:id="1163" w:author="Kush Khalasi" w:date="2025-07-29T15:01:00Z" w16du:dateUtc="2025-07-29T09:31:00Z">
          <w:pPr>
            <w:pStyle w:val="ListParagraph"/>
            <w:numPr>
              <w:ilvl w:val="1"/>
              <w:numId w:val="2"/>
            </w:numPr>
            <w:tabs>
              <w:tab w:val="left" w:pos="477"/>
              <w:tab w:val="left" w:pos="480"/>
            </w:tabs>
            <w:spacing w:before="177" w:line="276" w:lineRule="auto"/>
            <w:ind w:right="480"/>
            <w:jc w:val="both"/>
          </w:pPr>
        </w:pPrChange>
      </w:pPr>
      <w:r w:rsidRPr="001C2B75">
        <w:rPr>
          <w:rFonts w:asciiTheme="minorHAnsi" w:hAnsiTheme="minorHAnsi" w:cstheme="minorHAnsi"/>
          <w:b/>
          <w:sz w:val="24"/>
          <w:rPrChange w:id="1164" w:author="Kush Khalasi" w:date="2025-07-29T15:02:00Z" w16du:dateUtc="2025-07-29T09:32:00Z">
            <w:rPr>
              <w:b/>
              <w:sz w:val="24"/>
            </w:rPr>
          </w:rPrChange>
        </w:rPr>
        <w:t xml:space="preserve">Encouragement to Speak Up: </w:t>
      </w:r>
      <w:r w:rsidRPr="001C2B75">
        <w:rPr>
          <w:rFonts w:asciiTheme="minorHAnsi" w:hAnsiTheme="minorHAnsi" w:cstheme="minorHAnsi"/>
          <w:sz w:val="24"/>
          <w:rPrChange w:id="1165" w:author="Kush Khalasi" w:date="2025-07-29T15:02:00Z" w16du:dateUtc="2025-07-29T09:32:00Z">
            <w:rPr>
              <w:sz w:val="24"/>
            </w:rPr>
          </w:rPrChange>
        </w:rPr>
        <w:t>Trinity Logistics actively encourages all stakeholders to report suspected</w:t>
      </w:r>
      <w:r w:rsidRPr="001C2B75">
        <w:rPr>
          <w:rFonts w:asciiTheme="minorHAnsi" w:hAnsiTheme="minorHAnsi" w:cstheme="minorHAnsi"/>
          <w:spacing w:val="-1"/>
          <w:sz w:val="24"/>
          <w:rPrChange w:id="1166" w:author="Kush Khalasi" w:date="2025-07-29T15:02:00Z" w16du:dateUtc="2025-07-29T09:32:00Z">
            <w:rPr>
              <w:spacing w:val="-1"/>
              <w:sz w:val="24"/>
            </w:rPr>
          </w:rPrChange>
        </w:rPr>
        <w:t xml:space="preserve"> </w:t>
      </w:r>
      <w:r w:rsidRPr="001C2B75">
        <w:rPr>
          <w:rFonts w:asciiTheme="minorHAnsi" w:hAnsiTheme="minorHAnsi" w:cstheme="minorHAnsi"/>
          <w:sz w:val="24"/>
          <w:rPrChange w:id="1167" w:author="Kush Khalasi" w:date="2025-07-29T15:02:00Z" w16du:dateUtc="2025-07-29T09:32:00Z">
            <w:rPr>
              <w:sz w:val="24"/>
            </w:rPr>
          </w:rPrChange>
        </w:rPr>
        <w:t>instances</w:t>
      </w:r>
      <w:r w:rsidRPr="001C2B75">
        <w:rPr>
          <w:rFonts w:asciiTheme="minorHAnsi" w:hAnsiTheme="minorHAnsi" w:cstheme="minorHAnsi"/>
          <w:spacing w:val="-1"/>
          <w:sz w:val="24"/>
          <w:rPrChange w:id="1168" w:author="Kush Khalasi" w:date="2025-07-29T15:02:00Z" w16du:dateUtc="2025-07-29T09:32:00Z">
            <w:rPr>
              <w:spacing w:val="-1"/>
              <w:sz w:val="24"/>
            </w:rPr>
          </w:rPrChange>
        </w:rPr>
        <w:t xml:space="preserve"> </w:t>
      </w:r>
      <w:r w:rsidRPr="001C2B75">
        <w:rPr>
          <w:rFonts w:asciiTheme="minorHAnsi" w:hAnsiTheme="minorHAnsi" w:cstheme="minorHAnsi"/>
          <w:sz w:val="24"/>
          <w:rPrChange w:id="1169" w:author="Kush Khalasi" w:date="2025-07-29T15:02:00Z" w16du:dateUtc="2025-07-29T09:32:00Z">
            <w:rPr>
              <w:sz w:val="24"/>
            </w:rPr>
          </w:rPrChange>
        </w:rPr>
        <w:t>of</w:t>
      </w:r>
      <w:r w:rsidRPr="001C2B75">
        <w:rPr>
          <w:rFonts w:asciiTheme="minorHAnsi" w:hAnsiTheme="minorHAnsi" w:cstheme="minorHAnsi"/>
          <w:spacing w:val="-3"/>
          <w:sz w:val="24"/>
          <w:rPrChange w:id="1170" w:author="Kush Khalasi" w:date="2025-07-29T15:02:00Z" w16du:dateUtc="2025-07-29T09:32:00Z">
            <w:rPr>
              <w:spacing w:val="-3"/>
              <w:sz w:val="24"/>
            </w:rPr>
          </w:rPrChange>
        </w:rPr>
        <w:t xml:space="preserve"> </w:t>
      </w:r>
      <w:r w:rsidRPr="001C2B75">
        <w:rPr>
          <w:rFonts w:asciiTheme="minorHAnsi" w:hAnsiTheme="minorHAnsi" w:cstheme="minorHAnsi"/>
          <w:sz w:val="24"/>
          <w:rPrChange w:id="1171" w:author="Kush Khalasi" w:date="2025-07-29T15:02:00Z" w16du:dateUtc="2025-07-29T09:32:00Z">
            <w:rPr>
              <w:sz w:val="24"/>
            </w:rPr>
          </w:rPrChange>
        </w:rPr>
        <w:t>unethical</w:t>
      </w:r>
      <w:r w:rsidRPr="001C2B75">
        <w:rPr>
          <w:rFonts w:asciiTheme="minorHAnsi" w:hAnsiTheme="minorHAnsi" w:cstheme="minorHAnsi"/>
          <w:spacing w:val="-1"/>
          <w:sz w:val="24"/>
          <w:rPrChange w:id="1172" w:author="Kush Khalasi" w:date="2025-07-29T15:02:00Z" w16du:dateUtc="2025-07-29T09:32:00Z">
            <w:rPr>
              <w:spacing w:val="-1"/>
              <w:sz w:val="24"/>
            </w:rPr>
          </w:rPrChange>
        </w:rPr>
        <w:t xml:space="preserve"> </w:t>
      </w:r>
      <w:r w:rsidRPr="001C2B75">
        <w:rPr>
          <w:rFonts w:asciiTheme="minorHAnsi" w:hAnsiTheme="minorHAnsi" w:cstheme="minorHAnsi"/>
          <w:sz w:val="24"/>
          <w:rPrChange w:id="1173" w:author="Kush Khalasi" w:date="2025-07-29T15:02:00Z" w16du:dateUtc="2025-07-29T09:32:00Z">
            <w:rPr>
              <w:sz w:val="24"/>
            </w:rPr>
          </w:rPrChange>
        </w:rPr>
        <w:t>behavior</w:t>
      </w:r>
      <w:r w:rsidRPr="001C2B75">
        <w:rPr>
          <w:rFonts w:asciiTheme="minorHAnsi" w:hAnsiTheme="minorHAnsi" w:cstheme="minorHAnsi"/>
          <w:spacing w:val="-1"/>
          <w:sz w:val="24"/>
          <w:rPrChange w:id="1174" w:author="Kush Khalasi" w:date="2025-07-29T15:02:00Z" w16du:dateUtc="2025-07-29T09:32:00Z">
            <w:rPr>
              <w:spacing w:val="-1"/>
              <w:sz w:val="24"/>
            </w:rPr>
          </w:rPrChange>
        </w:rPr>
        <w:t xml:space="preserve"> </w:t>
      </w:r>
      <w:r w:rsidRPr="001C2B75">
        <w:rPr>
          <w:rFonts w:asciiTheme="minorHAnsi" w:hAnsiTheme="minorHAnsi" w:cstheme="minorHAnsi"/>
          <w:sz w:val="24"/>
          <w:rPrChange w:id="1175" w:author="Kush Khalasi" w:date="2025-07-29T15:02:00Z" w16du:dateUtc="2025-07-29T09:32:00Z">
            <w:rPr>
              <w:sz w:val="24"/>
            </w:rPr>
          </w:rPrChange>
        </w:rPr>
        <w:t>without</w:t>
      </w:r>
      <w:r w:rsidRPr="001C2B75">
        <w:rPr>
          <w:rFonts w:asciiTheme="minorHAnsi" w:hAnsiTheme="minorHAnsi" w:cstheme="minorHAnsi"/>
          <w:spacing w:val="-1"/>
          <w:sz w:val="24"/>
          <w:rPrChange w:id="1176" w:author="Kush Khalasi" w:date="2025-07-29T15:02:00Z" w16du:dateUtc="2025-07-29T09:32:00Z">
            <w:rPr>
              <w:spacing w:val="-1"/>
              <w:sz w:val="24"/>
            </w:rPr>
          </w:rPrChange>
        </w:rPr>
        <w:t xml:space="preserve"> </w:t>
      </w:r>
      <w:r w:rsidRPr="001C2B75">
        <w:rPr>
          <w:rFonts w:asciiTheme="minorHAnsi" w:hAnsiTheme="minorHAnsi" w:cstheme="minorHAnsi"/>
          <w:sz w:val="24"/>
          <w:rPrChange w:id="1177" w:author="Kush Khalasi" w:date="2025-07-29T15:02:00Z" w16du:dateUtc="2025-07-29T09:32:00Z">
            <w:rPr>
              <w:sz w:val="24"/>
            </w:rPr>
          </w:rPrChange>
        </w:rPr>
        <w:t>hesitation.</w:t>
      </w:r>
      <w:r w:rsidRPr="001C2B75">
        <w:rPr>
          <w:rFonts w:asciiTheme="minorHAnsi" w:hAnsiTheme="minorHAnsi" w:cstheme="minorHAnsi"/>
          <w:spacing w:val="-4"/>
          <w:sz w:val="24"/>
          <w:rPrChange w:id="1178" w:author="Kush Khalasi" w:date="2025-07-29T15:02:00Z" w16du:dateUtc="2025-07-29T09:32:00Z">
            <w:rPr>
              <w:spacing w:val="-4"/>
              <w:sz w:val="24"/>
            </w:rPr>
          </w:rPrChange>
        </w:rPr>
        <w:t xml:space="preserve"> </w:t>
      </w:r>
      <w:r w:rsidRPr="001C2B75">
        <w:rPr>
          <w:rFonts w:asciiTheme="minorHAnsi" w:hAnsiTheme="minorHAnsi" w:cstheme="minorHAnsi"/>
          <w:sz w:val="24"/>
          <w:rPrChange w:id="1179" w:author="Kush Khalasi" w:date="2025-07-29T15:02:00Z" w16du:dateUtc="2025-07-29T09:32:00Z">
            <w:rPr>
              <w:sz w:val="24"/>
            </w:rPr>
          </w:rPrChange>
        </w:rPr>
        <w:t>Employees</w:t>
      </w:r>
      <w:r w:rsidRPr="001C2B75">
        <w:rPr>
          <w:rFonts w:asciiTheme="minorHAnsi" w:hAnsiTheme="minorHAnsi" w:cstheme="minorHAnsi"/>
          <w:spacing w:val="-4"/>
          <w:sz w:val="24"/>
          <w:rPrChange w:id="1180" w:author="Kush Khalasi" w:date="2025-07-29T15:02:00Z" w16du:dateUtc="2025-07-29T09:32:00Z">
            <w:rPr>
              <w:spacing w:val="-4"/>
              <w:sz w:val="24"/>
            </w:rPr>
          </w:rPrChange>
        </w:rPr>
        <w:t xml:space="preserve"> </w:t>
      </w:r>
      <w:r w:rsidRPr="001C2B75">
        <w:rPr>
          <w:rFonts w:asciiTheme="minorHAnsi" w:hAnsiTheme="minorHAnsi" w:cstheme="minorHAnsi"/>
          <w:sz w:val="24"/>
          <w:rPrChange w:id="1181" w:author="Kush Khalasi" w:date="2025-07-29T15:02:00Z" w16du:dateUtc="2025-07-29T09:32:00Z">
            <w:rPr>
              <w:sz w:val="24"/>
            </w:rPr>
          </w:rPrChange>
        </w:rPr>
        <w:t>are</w:t>
      </w:r>
      <w:r w:rsidRPr="001C2B75">
        <w:rPr>
          <w:rFonts w:asciiTheme="minorHAnsi" w:hAnsiTheme="minorHAnsi" w:cstheme="minorHAnsi"/>
          <w:spacing w:val="-1"/>
          <w:sz w:val="24"/>
          <w:rPrChange w:id="1182" w:author="Kush Khalasi" w:date="2025-07-29T15:02:00Z" w16du:dateUtc="2025-07-29T09:32:00Z">
            <w:rPr>
              <w:spacing w:val="-1"/>
              <w:sz w:val="24"/>
            </w:rPr>
          </w:rPrChange>
        </w:rPr>
        <w:t xml:space="preserve"> </w:t>
      </w:r>
      <w:r w:rsidRPr="001C2B75">
        <w:rPr>
          <w:rFonts w:asciiTheme="minorHAnsi" w:hAnsiTheme="minorHAnsi" w:cstheme="minorHAnsi"/>
          <w:sz w:val="24"/>
          <w:rPrChange w:id="1183" w:author="Kush Khalasi" w:date="2025-07-29T15:02:00Z" w16du:dateUtc="2025-07-29T09:32:00Z">
            <w:rPr>
              <w:sz w:val="24"/>
            </w:rPr>
          </w:rPrChange>
        </w:rPr>
        <w:t>empowered</w:t>
      </w:r>
      <w:r w:rsidRPr="001C2B75">
        <w:rPr>
          <w:rFonts w:asciiTheme="minorHAnsi" w:hAnsiTheme="minorHAnsi" w:cstheme="minorHAnsi"/>
          <w:spacing w:val="-1"/>
          <w:sz w:val="24"/>
          <w:rPrChange w:id="1184" w:author="Kush Khalasi" w:date="2025-07-29T15:02:00Z" w16du:dateUtc="2025-07-29T09:32:00Z">
            <w:rPr>
              <w:spacing w:val="-1"/>
              <w:sz w:val="24"/>
            </w:rPr>
          </w:rPrChange>
        </w:rPr>
        <w:t xml:space="preserve"> </w:t>
      </w:r>
      <w:r w:rsidRPr="001C2B75">
        <w:rPr>
          <w:rFonts w:asciiTheme="minorHAnsi" w:hAnsiTheme="minorHAnsi" w:cstheme="minorHAnsi"/>
          <w:sz w:val="24"/>
          <w:rPrChange w:id="1185" w:author="Kush Khalasi" w:date="2025-07-29T15:02:00Z" w16du:dateUtc="2025-07-29T09:32:00Z">
            <w:rPr>
              <w:sz w:val="24"/>
            </w:rPr>
          </w:rPrChange>
        </w:rPr>
        <w:t>to raise concerns if they witness or suspect unethical conduct, irrespective of their position within the organization.</w:t>
      </w:r>
    </w:p>
    <w:p w14:paraId="059EBFE4" w14:textId="77777777" w:rsidR="006E1F3C" w:rsidRPr="001C2B75" w:rsidRDefault="00000000" w:rsidP="001C2B75">
      <w:pPr>
        <w:pStyle w:val="ListParagraph"/>
        <w:numPr>
          <w:ilvl w:val="1"/>
          <w:numId w:val="2"/>
        </w:numPr>
        <w:tabs>
          <w:tab w:val="left" w:pos="720"/>
        </w:tabs>
        <w:spacing w:before="177" w:line="276" w:lineRule="auto"/>
        <w:ind w:left="630" w:right="480" w:hanging="510"/>
        <w:jc w:val="both"/>
        <w:rPr>
          <w:rFonts w:asciiTheme="minorHAnsi" w:hAnsiTheme="minorHAnsi" w:cstheme="minorHAnsi"/>
          <w:b/>
          <w:sz w:val="24"/>
          <w:rPrChange w:id="1186" w:author="Kush Khalasi" w:date="2025-07-29T15:02:00Z" w16du:dateUtc="2025-07-29T09:32:00Z">
            <w:rPr>
              <w:b/>
              <w:sz w:val="24"/>
            </w:rPr>
          </w:rPrChange>
        </w:rPr>
        <w:pPrChange w:id="1187" w:author="Kush Khalasi" w:date="2025-07-29T15:01:00Z" w16du:dateUtc="2025-07-29T09:31:00Z">
          <w:pPr>
            <w:pStyle w:val="ListParagraph"/>
            <w:numPr>
              <w:ilvl w:val="1"/>
              <w:numId w:val="2"/>
            </w:numPr>
            <w:tabs>
              <w:tab w:val="left" w:pos="477"/>
              <w:tab w:val="left" w:pos="480"/>
            </w:tabs>
            <w:spacing w:before="141" w:line="276" w:lineRule="auto"/>
            <w:ind w:right="482"/>
            <w:jc w:val="both"/>
          </w:pPr>
        </w:pPrChange>
      </w:pPr>
      <w:r w:rsidRPr="001C2B75">
        <w:rPr>
          <w:rFonts w:asciiTheme="minorHAnsi" w:hAnsiTheme="minorHAnsi" w:cstheme="minorHAnsi"/>
          <w:b/>
          <w:sz w:val="24"/>
          <w:rPrChange w:id="1188" w:author="Kush Khalasi" w:date="2025-07-29T15:02:00Z" w16du:dateUtc="2025-07-29T09:32:00Z">
            <w:rPr>
              <w:b/>
              <w:sz w:val="24"/>
            </w:rPr>
          </w:rPrChange>
        </w:rPr>
        <w:t xml:space="preserve">Confidential Reporting Channels: </w:t>
      </w:r>
      <w:r w:rsidRPr="001C2B75">
        <w:rPr>
          <w:rFonts w:asciiTheme="minorHAnsi" w:hAnsiTheme="minorHAnsi" w:cstheme="minorHAnsi"/>
          <w:sz w:val="24"/>
          <w:rPrChange w:id="1189" w:author="Kush Khalasi" w:date="2025-07-29T15:02:00Z" w16du:dateUtc="2025-07-29T09:32:00Z">
            <w:rPr>
              <w:sz w:val="24"/>
            </w:rPr>
          </w:rPrChange>
        </w:rPr>
        <w:t>To facilitate reporting, Trinity Logistics provides multiple confidential</w:t>
      </w:r>
      <w:r w:rsidRPr="001C2B75">
        <w:rPr>
          <w:rFonts w:asciiTheme="minorHAnsi" w:hAnsiTheme="minorHAnsi" w:cstheme="minorHAnsi"/>
          <w:spacing w:val="-3"/>
          <w:sz w:val="24"/>
          <w:rPrChange w:id="1190" w:author="Kush Khalasi" w:date="2025-07-29T15:02:00Z" w16du:dateUtc="2025-07-29T09:32:00Z">
            <w:rPr>
              <w:spacing w:val="-3"/>
              <w:sz w:val="24"/>
            </w:rPr>
          </w:rPrChange>
        </w:rPr>
        <w:t xml:space="preserve"> </w:t>
      </w:r>
      <w:r w:rsidRPr="001C2B75">
        <w:rPr>
          <w:rFonts w:asciiTheme="minorHAnsi" w:hAnsiTheme="minorHAnsi" w:cstheme="minorHAnsi"/>
          <w:sz w:val="24"/>
          <w:rPrChange w:id="1191" w:author="Kush Khalasi" w:date="2025-07-29T15:02:00Z" w16du:dateUtc="2025-07-29T09:32:00Z">
            <w:rPr>
              <w:sz w:val="24"/>
            </w:rPr>
          </w:rPrChange>
        </w:rPr>
        <w:t>channels,</w:t>
      </w:r>
      <w:r w:rsidRPr="001C2B75">
        <w:rPr>
          <w:rFonts w:asciiTheme="minorHAnsi" w:hAnsiTheme="minorHAnsi" w:cstheme="minorHAnsi"/>
          <w:spacing w:val="-3"/>
          <w:sz w:val="24"/>
          <w:rPrChange w:id="1192" w:author="Kush Khalasi" w:date="2025-07-29T15:02:00Z" w16du:dateUtc="2025-07-29T09:32:00Z">
            <w:rPr>
              <w:spacing w:val="-3"/>
              <w:sz w:val="24"/>
            </w:rPr>
          </w:rPrChange>
        </w:rPr>
        <w:t xml:space="preserve"> </w:t>
      </w:r>
      <w:r w:rsidRPr="001C2B75">
        <w:rPr>
          <w:rFonts w:asciiTheme="minorHAnsi" w:hAnsiTheme="minorHAnsi" w:cstheme="minorHAnsi"/>
          <w:sz w:val="24"/>
          <w:rPrChange w:id="1193" w:author="Kush Khalasi" w:date="2025-07-29T15:02:00Z" w16du:dateUtc="2025-07-29T09:32:00Z">
            <w:rPr>
              <w:sz w:val="24"/>
            </w:rPr>
          </w:rPrChange>
        </w:rPr>
        <w:t>such</w:t>
      </w:r>
      <w:r w:rsidRPr="001C2B75">
        <w:rPr>
          <w:rFonts w:asciiTheme="minorHAnsi" w:hAnsiTheme="minorHAnsi" w:cstheme="minorHAnsi"/>
          <w:spacing w:val="-3"/>
          <w:sz w:val="24"/>
          <w:rPrChange w:id="1194" w:author="Kush Khalasi" w:date="2025-07-29T15:02:00Z" w16du:dateUtc="2025-07-29T09:32:00Z">
            <w:rPr>
              <w:spacing w:val="-3"/>
              <w:sz w:val="24"/>
            </w:rPr>
          </w:rPrChange>
        </w:rPr>
        <w:t xml:space="preserve"> </w:t>
      </w:r>
      <w:r w:rsidRPr="001C2B75">
        <w:rPr>
          <w:rFonts w:asciiTheme="minorHAnsi" w:hAnsiTheme="minorHAnsi" w:cstheme="minorHAnsi"/>
          <w:sz w:val="24"/>
          <w:rPrChange w:id="1195" w:author="Kush Khalasi" w:date="2025-07-29T15:02:00Z" w16du:dateUtc="2025-07-29T09:32:00Z">
            <w:rPr>
              <w:sz w:val="24"/>
            </w:rPr>
          </w:rPrChange>
        </w:rPr>
        <w:t>as</w:t>
      </w:r>
      <w:r w:rsidRPr="001C2B75">
        <w:rPr>
          <w:rFonts w:asciiTheme="minorHAnsi" w:hAnsiTheme="minorHAnsi" w:cstheme="minorHAnsi"/>
          <w:spacing w:val="-3"/>
          <w:sz w:val="24"/>
          <w:rPrChange w:id="1196" w:author="Kush Khalasi" w:date="2025-07-29T15:02:00Z" w16du:dateUtc="2025-07-29T09:32:00Z">
            <w:rPr>
              <w:spacing w:val="-3"/>
              <w:sz w:val="24"/>
            </w:rPr>
          </w:rPrChange>
        </w:rPr>
        <w:t xml:space="preserve"> </w:t>
      </w:r>
      <w:r w:rsidRPr="001C2B75">
        <w:rPr>
          <w:rFonts w:asciiTheme="minorHAnsi" w:hAnsiTheme="minorHAnsi" w:cstheme="minorHAnsi"/>
          <w:sz w:val="24"/>
          <w:rPrChange w:id="1197" w:author="Kush Khalasi" w:date="2025-07-29T15:02:00Z" w16du:dateUtc="2025-07-29T09:32:00Z">
            <w:rPr>
              <w:sz w:val="24"/>
            </w:rPr>
          </w:rPrChange>
        </w:rPr>
        <w:t>direct</w:t>
      </w:r>
      <w:r w:rsidRPr="001C2B75">
        <w:rPr>
          <w:rFonts w:asciiTheme="minorHAnsi" w:hAnsiTheme="minorHAnsi" w:cstheme="minorHAnsi"/>
          <w:spacing w:val="-3"/>
          <w:sz w:val="24"/>
          <w:rPrChange w:id="1198" w:author="Kush Khalasi" w:date="2025-07-29T15:02:00Z" w16du:dateUtc="2025-07-29T09:32:00Z">
            <w:rPr>
              <w:spacing w:val="-3"/>
              <w:sz w:val="24"/>
            </w:rPr>
          </w:rPrChange>
        </w:rPr>
        <w:t xml:space="preserve"> </w:t>
      </w:r>
      <w:r w:rsidRPr="001C2B75">
        <w:rPr>
          <w:rFonts w:asciiTheme="minorHAnsi" w:hAnsiTheme="minorHAnsi" w:cstheme="minorHAnsi"/>
          <w:sz w:val="24"/>
          <w:rPrChange w:id="1199" w:author="Kush Khalasi" w:date="2025-07-29T15:02:00Z" w16du:dateUtc="2025-07-29T09:32:00Z">
            <w:rPr>
              <w:sz w:val="24"/>
            </w:rPr>
          </w:rPrChange>
        </w:rPr>
        <w:t>supervisors,</w:t>
      </w:r>
      <w:r w:rsidRPr="001C2B75">
        <w:rPr>
          <w:rFonts w:asciiTheme="minorHAnsi" w:hAnsiTheme="minorHAnsi" w:cstheme="minorHAnsi"/>
          <w:spacing w:val="-5"/>
          <w:sz w:val="24"/>
          <w:rPrChange w:id="1200" w:author="Kush Khalasi" w:date="2025-07-29T15:02:00Z" w16du:dateUtc="2025-07-29T09:32:00Z">
            <w:rPr>
              <w:spacing w:val="-5"/>
              <w:sz w:val="24"/>
            </w:rPr>
          </w:rPrChange>
        </w:rPr>
        <w:t xml:space="preserve"> </w:t>
      </w:r>
      <w:r w:rsidRPr="001C2B75">
        <w:rPr>
          <w:rFonts w:asciiTheme="minorHAnsi" w:hAnsiTheme="minorHAnsi" w:cstheme="minorHAnsi"/>
          <w:sz w:val="24"/>
          <w:rPrChange w:id="1201" w:author="Kush Khalasi" w:date="2025-07-29T15:02:00Z" w16du:dateUtc="2025-07-29T09:32:00Z">
            <w:rPr>
              <w:sz w:val="24"/>
            </w:rPr>
          </w:rPrChange>
        </w:rPr>
        <w:t>human</w:t>
      </w:r>
      <w:r w:rsidRPr="001C2B75">
        <w:rPr>
          <w:rFonts w:asciiTheme="minorHAnsi" w:hAnsiTheme="minorHAnsi" w:cstheme="minorHAnsi"/>
          <w:spacing w:val="-3"/>
          <w:sz w:val="24"/>
          <w:rPrChange w:id="1202" w:author="Kush Khalasi" w:date="2025-07-29T15:02:00Z" w16du:dateUtc="2025-07-29T09:32:00Z">
            <w:rPr>
              <w:spacing w:val="-3"/>
              <w:sz w:val="24"/>
            </w:rPr>
          </w:rPrChange>
        </w:rPr>
        <w:t xml:space="preserve"> </w:t>
      </w:r>
      <w:r w:rsidRPr="001C2B75">
        <w:rPr>
          <w:rFonts w:asciiTheme="minorHAnsi" w:hAnsiTheme="minorHAnsi" w:cstheme="minorHAnsi"/>
          <w:sz w:val="24"/>
          <w:rPrChange w:id="1203" w:author="Kush Khalasi" w:date="2025-07-29T15:02:00Z" w16du:dateUtc="2025-07-29T09:32:00Z">
            <w:rPr>
              <w:sz w:val="24"/>
            </w:rPr>
          </w:rPrChange>
        </w:rPr>
        <w:t>resources,</w:t>
      </w:r>
      <w:r w:rsidRPr="001C2B75">
        <w:rPr>
          <w:rFonts w:asciiTheme="minorHAnsi" w:hAnsiTheme="minorHAnsi" w:cstheme="minorHAnsi"/>
          <w:spacing w:val="-3"/>
          <w:sz w:val="24"/>
          <w:rPrChange w:id="1204" w:author="Kush Khalasi" w:date="2025-07-29T15:02:00Z" w16du:dateUtc="2025-07-29T09:32:00Z">
            <w:rPr>
              <w:spacing w:val="-3"/>
              <w:sz w:val="24"/>
            </w:rPr>
          </w:rPrChange>
        </w:rPr>
        <w:t xml:space="preserve"> </w:t>
      </w:r>
      <w:r w:rsidRPr="001C2B75">
        <w:rPr>
          <w:rFonts w:asciiTheme="minorHAnsi" w:hAnsiTheme="minorHAnsi" w:cstheme="minorHAnsi"/>
          <w:sz w:val="24"/>
          <w:rPrChange w:id="1205" w:author="Kush Khalasi" w:date="2025-07-29T15:02:00Z" w16du:dateUtc="2025-07-29T09:32:00Z">
            <w:rPr>
              <w:sz w:val="24"/>
            </w:rPr>
          </w:rPrChange>
        </w:rPr>
        <w:t>the</w:t>
      </w:r>
      <w:r w:rsidRPr="001C2B75">
        <w:rPr>
          <w:rFonts w:asciiTheme="minorHAnsi" w:hAnsiTheme="minorHAnsi" w:cstheme="minorHAnsi"/>
          <w:spacing w:val="-3"/>
          <w:sz w:val="24"/>
          <w:rPrChange w:id="1206" w:author="Kush Khalasi" w:date="2025-07-29T15:02:00Z" w16du:dateUtc="2025-07-29T09:32:00Z">
            <w:rPr>
              <w:spacing w:val="-3"/>
              <w:sz w:val="24"/>
            </w:rPr>
          </w:rPrChange>
        </w:rPr>
        <w:t xml:space="preserve"> </w:t>
      </w:r>
      <w:r w:rsidRPr="001C2B75">
        <w:rPr>
          <w:rFonts w:asciiTheme="minorHAnsi" w:hAnsiTheme="minorHAnsi" w:cstheme="minorHAnsi"/>
          <w:sz w:val="24"/>
          <w:rPrChange w:id="1207" w:author="Kush Khalasi" w:date="2025-07-29T15:02:00Z" w16du:dateUtc="2025-07-29T09:32:00Z">
            <w:rPr>
              <w:sz w:val="24"/>
            </w:rPr>
          </w:rPrChange>
        </w:rPr>
        <w:t>legal</w:t>
      </w:r>
      <w:r w:rsidRPr="001C2B75">
        <w:rPr>
          <w:rFonts w:asciiTheme="minorHAnsi" w:hAnsiTheme="minorHAnsi" w:cstheme="minorHAnsi"/>
          <w:spacing w:val="-3"/>
          <w:sz w:val="24"/>
          <w:rPrChange w:id="1208" w:author="Kush Khalasi" w:date="2025-07-29T15:02:00Z" w16du:dateUtc="2025-07-29T09:32:00Z">
            <w:rPr>
              <w:spacing w:val="-3"/>
              <w:sz w:val="24"/>
            </w:rPr>
          </w:rPrChange>
        </w:rPr>
        <w:t xml:space="preserve"> </w:t>
      </w:r>
      <w:r w:rsidRPr="001C2B75">
        <w:rPr>
          <w:rFonts w:asciiTheme="minorHAnsi" w:hAnsiTheme="minorHAnsi" w:cstheme="minorHAnsi"/>
          <w:sz w:val="24"/>
          <w:rPrChange w:id="1209" w:author="Kush Khalasi" w:date="2025-07-29T15:02:00Z" w16du:dateUtc="2025-07-29T09:32:00Z">
            <w:rPr>
              <w:sz w:val="24"/>
            </w:rPr>
          </w:rPrChange>
        </w:rPr>
        <w:t>department,</w:t>
      </w:r>
      <w:r w:rsidRPr="001C2B75">
        <w:rPr>
          <w:rFonts w:asciiTheme="minorHAnsi" w:hAnsiTheme="minorHAnsi" w:cstheme="minorHAnsi"/>
          <w:spacing w:val="-3"/>
          <w:sz w:val="24"/>
          <w:rPrChange w:id="1210" w:author="Kush Khalasi" w:date="2025-07-29T15:02:00Z" w16du:dateUtc="2025-07-29T09:32:00Z">
            <w:rPr>
              <w:spacing w:val="-3"/>
              <w:sz w:val="24"/>
            </w:rPr>
          </w:rPrChange>
        </w:rPr>
        <w:t xml:space="preserve"> </w:t>
      </w:r>
      <w:r w:rsidRPr="001C2B75">
        <w:rPr>
          <w:rFonts w:asciiTheme="minorHAnsi" w:hAnsiTheme="minorHAnsi" w:cstheme="minorHAnsi"/>
          <w:sz w:val="24"/>
          <w:rPrChange w:id="1211" w:author="Kush Khalasi" w:date="2025-07-29T15:02:00Z" w16du:dateUtc="2025-07-29T09:32:00Z">
            <w:rPr>
              <w:sz w:val="24"/>
            </w:rPr>
          </w:rPrChange>
        </w:rPr>
        <w:t>or an</w:t>
      </w:r>
      <w:r w:rsidRPr="001C2B75">
        <w:rPr>
          <w:rFonts w:asciiTheme="minorHAnsi" w:hAnsiTheme="minorHAnsi" w:cstheme="minorHAnsi"/>
          <w:spacing w:val="-5"/>
          <w:sz w:val="24"/>
          <w:rPrChange w:id="1212" w:author="Kush Khalasi" w:date="2025-07-29T15:02:00Z" w16du:dateUtc="2025-07-29T09:32:00Z">
            <w:rPr>
              <w:spacing w:val="-5"/>
              <w:sz w:val="24"/>
            </w:rPr>
          </w:rPrChange>
        </w:rPr>
        <w:t xml:space="preserve"> </w:t>
      </w:r>
      <w:r w:rsidRPr="001C2B75">
        <w:rPr>
          <w:rFonts w:asciiTheme="minorHAnsi" w:hAnsiTheme="minorHAnsi" w:cstheme="minorHAnsi"/>
          <w:sz w:val="24"/>
          <w:rPrChange w:id="1213" w:author="Kush Khalasi" w:date="2025-07-29T15:02:00Z" w16du:dateUtc="2025-07-29T09:32:00Z">
            <w:rPr>
              <w:sz w:val="24"/>
            </w:rPr>
          </w:rPrChange>
        </w:rPr>
        <w:t>anonymous</w:t>
      </w:r>
      <w:r w:rsidRPr="001C2B75">
        <w:rPr>
          <w:rFonts w:asciiTheme="minorHAnsi" w:hAnsiTheme="minorHAnsi" w:cstheme="minorHAnsi"/>
          <w:spacing w:val="-9"/>
          <w:sz w:val="24"/>
          <w:rPrChange w:id="1214" w:author="Kush Khalasi" w:date="2025-07-29T15:02:00Z" w16du:dateUtc="2025-07-29T09:32:00Z">
            <w:rPr>
              <w:spacing w:val="-9"/>
              <w:sz w:val="24"/>
            </w:rPr>
          </w:rPrChange>
        </w:rPr>
        <w:t xml:space="preserve"> </w:t>
      </w:r>
      <w:r w:rsidRPr="001C2B75">
        <w:rPr>
          <w:rFonts w:asciiTheme="minorHAnsi" w:hAnsiTheme="minorHAnsi" w:cstheme="minorHAnsi"/>
          <w:sz w:val="24"/>
          <w:rPrChange w:id="1215" w:author="Kush Khalasi" w:date="2025-07-29T15:02:00Z" w16du:dateUtc="2025-07-29T09:32:00Z">
            <w:rPr>
              <w:sz w:val="24"/>
            </w:rPr>
          </w:rPrChange>
        </w:rPr>
        <w:t>reporting</w:t>
      </w:r>
      <w:r w:rsidRPr="001C2B75">
        <w:rPr>
          <w:rFonts w:asciiTheme="minorHAnsi" w:hAnsiTheme="minorHAnsi" w:cstheme="minorHAnsi"/>
          <w:spacing w:val="-9"/>
          <w:sz w:val="24"/>
          <w:rPrChange w:id="1216" w:author="Kush Khalasi" w:date="2025-07-29T15:02:00Z" w16du:dateUtc="2025-07-29T09:32:00Z">
            <w:rPr>
              <w:spacing w:val="-9"/>
              <w:sz w:val="24"/>
            </w:rPr>
          </w:rPrChange>
        </w:rPr>
        <w:t xml:space="preserve"> </w:t>
      </w:r>
      <w:r w:rsidRPr="001C2B75">
        <w:rPr>
          <w:rFonts w:asciiTheme="minorHAnsi" w:hAnsiTheme="minorHAnsi" w:cstheme="minorHAnsi"/>
          <w:sz w:val="24"/>
          <w:rPrChange w:id="1217" w:author="Kush Khalasi" w:date="2025-07-29T15:02:00Z" w16du:dateUtc="2025-07-29T09:32:00Z">
            <w:rPr>
              <w:sz w:val="24"/>
            </w:rPr>
          </w:rPrChange>
        </w:rPr>
        <w:t>hotline.</w:t>
      </w:r>
      <w:r w:rsidRPr="001C2B75">
        <w:rPr>
          <w:rFonts w:asciiTheme="minorHAnsi" w:hAnsiTheme="minorHAnsi" w:cstheme="minorHAnsi"/>
          <w:spacing w:val="-8"/>
          <w:sz w:val="24"/>
          <w:rPrChange w:id="1218" w:author="Kush Khalasi" w:date="2025-07-29T15:02:00Z" w16du:dateUtc="2025-07-29T09:32:00Z">
            <w:rPr>
              <w:spacing w:val="-8"/>
              <w:sz w:val="24"/>
            </w:rPr>
          </w:rPrChange>
        </w:rPr>
        <w:t xml:space="preserve"> </w:t>
      </w:r>
      <w:r w:rsidRPr="001C2B75">
        <w:rPr>
          <w:rFonts w:asciiTheme="minorHAnsi" w:hAnsiTheme="minorHAnsi" w:cstheme="minorHAnsi"/>
          <w:sz w:val="24"/>
          <w:rPrChange w:id="1219" w:author="Kush Khalasi" w:date="2025-07-29T15:02:00Z" w16du:dateUtc="2025-07-29T09:32:00Z">
            <w:rPr>
              <w:sz w:val="24"/>
            </w:rPr>
          </w:rPrChange>
        </w:rPr>
        <w:t>These</w:t>
      </w:r>
      <w:r w:rsidRPr="001C2B75">
        <w:rPr>
          <w:rFonts w:asciiTheme="minorHAnsi" w:hAnsiTheme="minorHAnsi" w:cstheme="minorHAnsi"/>
          <w:spacing w:val="-5"/>
          <w:sz w:val="24"/>
          <w:rPrChange w:id="1220" w:author="Kush Khalasi" w:date="2025-07-29T15:02:00Z" w16du:dateUtc="2025-07-29T09:32:00Z">
            <w:rPr>
              <w:spacing w:val="-5"/>
              <w:sz w:val="24"/>
            </w:rPr>
          </w:rPrChange>
        </w:rPr>
        <w:t xml:space="preserve"> </w:t>
      </w:r>
      <w:r w:rsidRPr="001C2B75">
        <w:rPr>
          <w:rFonts w:asciiTheme="minorHAnsi" w:hAnsiTheme="minorHAnsi" w:cstheme="minorHAnsi"/>
          <w:sz w:val="24"/>
          <w:rPrChange w:id="1221" w:author="Kush Khalasi" w:date="2025-07-29T15:02:00Z" w16du:dateUtc="2025-07-29T09:32:00Z">
            <w:rPr>
              <w:sz w:val="24"/>
            </w:rPr>
          </w:rPrChange>
        </w:rPr>
        <w:t>channels</w:t>
      </w:r>
      <w:r w:rsidRPr="001C2B75">
        <w:rPr>
          <w:rFonts w:asciiTheme="minorHAnsi" w:hAnsiTheme="minorHAnsi" w:cstheme="minorHAnsi"/>
          <w:spacing w:val="-8"/>
          <w:sz w:val="24"/>
          <w:rPrChange w:id="1222" w:author="Kush Khalasi" w:date="2025-07-29T15:02:00Z" w16du:dateUtc="2025-07-29T09:32:00Z">
            <w:rPr>
              <w:spacing w:val="-8"/>
              <w:sz w:val="24"/>
            </w:rPr>
          </w:rPrChange>
        </w:rPr>
        <w:t xml:space="preserve"> </w:t>
      </w:r>
      <w:r w:rsidRPr="001C2B75">
        <w:rPr>
          <w:rFonts w:asciiTheme="minorHAnsi" w:hAnsiTheme="minorHAnsi" w:cstheme="minorHAnsi"/>
          <w:sz w:val="24"/>
          <w:rPrChange w:id="1223" w:author="Kush Khalasi" w:date="2025-07-29T15:02:00Z" w16du:dateUtc="2025-07-29T09:32:00Z">
            <w:rPr>
              <w:sz w:val="24"/>
            </w:rPr>
          </w:rPrChange>
        </w:rPr>
        <w:t>ensure</w:t>
      </w:r>
      <w:r w:rsidRPr="001C2B75">
        <w:rPr>
          <w:rFonts w:asciiTheme="minorHAnsi" w:hAnsiTheme="minorHAnsi" w:cstheme="minorHAnsi"/>
          <w:spacing w:val="-10"/>
          <w:sz w:val="24"/>
          <w:rPrChange w:id="1224" w:author="Kush Khalasi" w:date="2025-07-29T15:02:00Z" w16du:dateUtc="2025-07-29T09:32:00Z">
            <w:rPr>
              <w:spacing w:val="-10"/>
              <w:sz w:val="24"/>
            </w:rPr>
          </w:rPrChange>
        </w:rPr>
        <w:t xml:space="preserve"> </w:t>
      </w:r>
      <w:r w:rsidRPr="001C2B75">
        <w:rPr>
          <w:rFonts w:asciiTheme="minorHAnsi" w:hAnsiTheme="minorHAnsi" w:cstheme="minorHAnsi"/>
          <w:sz w:val="24"/>
          <w:rPrChange w:id="1225" w:author="Kush Khalasi" w:date="2025-07-29T15:02:00Z" w16du:dateUtc="2025-07-29T09:32:00Z">
            <w:rPr>
              <w:sz w:val="24"/>
            </w:rPr>
          </w:rPrChange>
        </w:rPr>
        <w:t>that</w:t>
      </w:r>
      <w:r w:rsidRPr="001C2B75">
        <w:rPr>
          <w:rFonts w:asciiTheme="minorHAnsi" w:hAnsiTheme="minorHAnsi" w:cstheme="minorHAnsi"/>
          <w:spacing w:val="-5"/>
          <w:sz w:val="24"/>
          <w:rPrChange w:id="1226" w:author="Kush Khalasi" w:date="2025-07-29T15:02:00Z" w16du:dateUtc="2025-07-29T09:32:00Z">
            <w:rPr>
              <w:spacing w:val="-5"/>
              <w:sz w:val="24"/>
            </w:rPr>
          </w:rPrChange>
        </w:rPr>
        <w:t xml:space="preserve"> </w:t>
      </w:r>
      <w:r w:rsidRPr="001C2B75">
        <w:rPr>
          <w:rFonts w:asciiTheme="minorHAnsi" w:hAnsiTheme="minorHAnsi" w:cstheme="minorHAnsi"/>
          <w:sz w:val="24"/>
          <w:rPrChange w:id="1227" w:author="Kush Khalasi" w:date="2025-07-29T15:02:00Z" w16du:dateUtc="2025-07-29T09:32:00Z">
            <w:rPr>
              <w:sz w:val="24"/>
            </w:rPr>
          </w:rPrChange>
        </w:rPr>
        <w:t>individuals</w:t>
      </w:r>
      <w:r w:rsidRPr="001C2B75">
        <w:rPr>
          <w:rFonts w:asciiTheme="minorHAnsi" w:hAnsiTheme="minorHAnsi" w:cstheme="minorHAnsi"/>
          <w:spacing w:val="-8"/>
          <w:sz w:val="24"/>
          <w:rPrChange w:id="1228" w:author="Kush Khalasi" w:date="2025-07-29T15:02:00Z" w16du:dateUtc="2025-07-29T09:32:00Z">
            <w:rPr>
              <w:spacing w:val="-8"/>
              <w:sz w:val="24"/>
            </w:rPr>
          </w:rPrChange>
        </w:rPr>
        <w:t xml:space="preserve"> </w:t>
      </w:r>
      <w:r w:rsidRPr="001C2B75">
        <w:rPr>
          <w:rFonts w:asciiTheme="minorHAnsi" w:hAnsiTheme="minorHAnsi" w:cstheme="minorHAnsi"/>
          <w:sz w:val="24"/>
          <w:rPrChange w:id="1229" w:author="Kush Khalasi" w:date="2025-07-29T15:02:00Z" w16du:dateUtc="2025-07-29T09:32:00Z">
            <w:rPr>
              <w:sz w:val="24"/>
            </w:rPr>
          </w:rPrChange>
        </w:rPr>
        <w:t>can</w:t>
      </w:r>
      <w:r w:rsidRPr="001C2B75">
        <w:rPr>
          <w:rFonts w:asciiTheme="minorHAnsi" w:hAnsiTheme="minorHAnsi" w:cstheme="minorHAnsi"/>
          <w:spacing w:val="-5"/>
          <w:sz w:val="24"/>
          <w:rPrChange w:id="1230" w:author="Kush Khalasi" w:date="2025-07-29T15:02:00Z" w16du:dateUtc="2025-07-29T09:32:00Z">
            <w:rPr>
              <w:spacing w:val="-5"/>
              <w:sz w:val="24"/>
            </w:rPr>
          </w:rPrChange>
        </w:rPr>
        <w:t xml:space="preserve"> </w:t>
      </w:r>
      <w:r w:rsidRPr="001C2B75">
        <w:rPr>
          <w:rFonts w:asciiTheme="minorHAnsi" w:hAnsiTheme="minorHAnsi" w:cstheme="minorHAnsi"/>
          <w:sz w:val="24"/>
          <w:rPrChange w:id="1231" w:author="Kush Khalasi" w:date="2025-07-29T15:02:00Z" w16du:dateUtc="2025-07-29T09:32:00Z">
            <w:rPr>
              <w:sz w:val="24"/>
            </w:rPr>
          </w:rPrChange>
        </w:rPr>
        <w:t>report</w:t>
      </w:r>
      <w:r w:rsidRPr="001C2B75">
        <w:rPr>
          <w:rFonts w:asciiTheme="minorHAnsi" w:hAnsiTheme="minorHAnsi" w:cstheme="minorHAnsi"/>
          <w:spacing w:val="-7"/>
          <w:sz w:val="24"/>
          <w:rPrChange w:id="1232" w:author="Kush Khalasi" w:date="2025-07-29T15:02:00Z" w16du:dateUtc="2025-07-29T09:32:00Z">
            <w:rPr>
              <w:spacing w:val="-7"/>
              <w:sz w:val="24"/>
            </w:rPr>
          </w:rPrChange>
        </w:rPr>
        <w:t xml:space="preserve"> </w:t>
      </w:r>
      <w:r w:rsidRPr="001C2B75">
        <w:rPr>
          <w:rFonts w:asciiTheme="minorHAnsi" w:hAnsiTheme="minorHAnsi" w:cstheme="minorHAnsi"/>
          <w:sz w:val="24"/>
          <w:rPrChange w:id="1233" w:author="Kush Khalasi" w:date="2025-07-29T15:02:00Z" w16du:dateUtc="2025-07-29T09:32:00Z">
            <w:rPr>
              <w:sz w:val="24"/>
            </w:rPr>
          </w:rPrChange>
        </w:rPr>
        <w:t>concerns securely and without fear of retaliation.</w:t>
      </w:r>
    </w:p>
    <w:p w14:paraId="059EBFE5" w14:textId="77777777" w:rsidR="006E1F3C" w:rsidRPr="001C2B75" w:rsidRDefault="00000000" w:rsidP="001C2B75">
      <w:pPr>
        <w:pStyle w:val="ListParagraph"/>
        <w:numPr>
          <w:ilvl w:val="1"/>
          <w:numId w:val="2"/>
        </w:numPr>
        <w:tabs>
          <w:tab w:val="left" w:pos="720"/>
        </w:tabs>
        <w:spacing w:before="177" w:after="240" w:line="276" w:lineRule="auto"/>
        <w:ind w:left="630" w:right="480" w:hanging="510"/>
        <w:jc w:val="both"/>
        <w:rPr>
          <w:rFonts w:asciiTheme="minorHAnsi" w:hAnsiTheme="minorHAnsi" w:cstheme="minorHAnsi"/>
          <w:b/>
          <w:sz w:val="24"/>
          <w:rPrChange w:id="1234" w:author="Kush Khalasi" w:date="2025-07-29T15:02:00Z" w16du:dateUtc="2025-07-29T09:32:00Z">
            <w:rPr>
              <w:b/>
              <w:sz w:val="24"/>
            </w:rPr>
          </w:rPrChange>
        </w:rPr>
        <w:pPrChange w:id="1235" w:author="Kush Khalasi" w:date="2025-07-29T15:01:00Z" w16du:dateUtc="2025-07-29T09:31:00Z">
          <w:pPr>
            <w:pStyle w:val="ListParagraph"/>
            <w:numPr>
              <w:ilvl w:val="1"/>
              <w:numId w:val="2"/>
            </w:numPr>
            <w:tabs>
              <w:tab w:val="left" w:pos="477"/>
              <w:tab w:val="left" w:pos="480"/>
            </w:tabs>
            <w:spacing w:before="121" w:after="240" w:line="276" w:lineRule="auto"/>
            <w:ind w:right="480"/>
            <w:jc w:val="both"/>
          </w:pPr>
        </w:pPrChange>
      </w:pPr>
      <w:r w:rsidRPr="001C2B75">
        <w:rPr>
          <w:rFonts w:asciiTheme="minorHAnsi" w:hAnsiTheme="minorHAnsi" w:cstheme="minorHAnsi"/>
          <w:b/>
          <w:sz w:val="24"/>
          <w:rPrChange w:id="1236" w:author="Kush Khalasi" w:date="2025-07-29T15:02:00Z" w16du:dateUtc="2025-07-29T09:32:00Z">
            <w:rPr>
              <w:b/>
              <w:sz w:val="24"/>
            </w:rPr>
          </w:rPrChange>
        </w:rPr>
        <w:t>Investigation</w:t>
      </w:r>
      <w:r w:rsidRPr="001C2B75">
        <w:rPr>
          <w:rFonts w:asciiTheme="minorHAnsi" w:hAnsiTheme="minorHAnsi" w:cstheme="minorHAnsi"/>
          <w:b/>
          <w:spacing w:val="-2"/>
          <w:sz w:val="24"/>
          <w:rPrChange w:id="1237" w:author="Kush Khalasi" w:date="2025-07-29T15:02:00Z" w16du:dateUtc="2025-07-29T09:32:00Z">
            <w:rPr>
              <w:b/>
              <w:spacing w:val="-2"/>
              <w:sz w:val="24"/>
            </w:rPr>
          </w:rPrChange>
        </w:rPr>
        <w:t xml:space="preserve"> </w:t>
      </w:r>
      <w:r w:rsidRPr="001C2B75">
        <w:rPr>
          <w:rFonts w:asciiTheme="minorHAnsi" w:hAnsiTheme="minorHAnsi" w:cstheme="minorHAnsi"/>
          <w:b/>
          <w:sz w:val="24"/>
          <w:rPrChange w:id="1238" w:author="Kush Khalasi" w:date="2025-07-29T15:02:00Z" w16du:dateUtc="2025-07-29T09:32:00Z">
            <w:rPr>
              <w:b/>
              <w:sz w:val="24"/>
            </w:rPr>
          </w:rPrChange>
        </w:rPr>
        <w:t>and</w:t>
      </w:r>
      <w:r w:rsidRPr="001C2B75">
        <w:rPr>
          <w:rFonts w:asciiTheme="minorHAnsi" w:hAnsiTheme="minorHAnsi" w:cstheme="minorHAnsi"/>
          <w:b/>
          <w:spacing w:val="-1"/>
          <w:sz w:val="24"/>
          <w:rPrChange w:id="1239" w:author="Kush Khalasi" w:date="2025-07-29T15:02:00Z" w16du:dateUtc="2025-07-29T09:32:00Z">
            <w:rPr>
              <w:b/>
              <w:spacing w:val="-1"/>
              <w:sz w:val="24"/>
            </w:rPr>
          </w:rPrChange>
        </w:rPr>
        <w:t xml:space="preserve"> </w:t>
      </w:r>
      <w:r w:rsidRPr="001C2B75">
        <w:rPr>
          <w:rFonts w:asciiTheme="minorHAnsi" w:hAnsiTheme="minorHAnsi" w:cstheme="minorHAnsi"/>
          <w:b/>
          <w:sz w:val="24"/>
          <w:rPrChange w:id="1240" w:author="Kush Khalasi" w:date="2025-07-29T15:02:00Z" w16du:dateUtc="2025-07-29T09:32:00Z">
            <w:rPr>
              <w:b/>
              <w:sz w:val="24"/>
            </w:rPr>
          </w:rPrChange>
        </w:rPr>
        <w:t xml:space="preserve">Resolution: </w:t>
      </w:r>
      <w:r w:rsidRPr="001C2B75">
        <w:rPr>
          <w:rFonts w:asciiTheme="minorHAnsi" w:hAnsiTheme="minorHAnsi" w:cstheme="minorHAnsi"/>
          <w:sz w:val="24"/>
          <w:rPrChange w:id="1241" w:author="Kush Khalasi" w:date="2025-07-29T15:02:00Z" w16du:dateUtc="2025-07-29T09:32:00Z">
            <w:rPr>
              <w:sz w:val="24"/>
            </w:rPr>
          </w:rPrChange>
        </w:rPr>
        <w:t>Upon receiving</w:t>
      </w:r>
      <w:r w:rsidRPr="001C2B75">
        <w:rPr>
          <w:rFonts w:asciiTheme="minorHAnsi" w:hAnsiTheme="minorHAnsi" w:cstheme="minorHAnsi"/>
          <w:spacing w:val="-2"/>
          <w:sz w:val="24"/>
          <w:rPrChange w:id="1242" w:author="Kush Khalasi" w:date="2025-07-29T15:02:00Z" w16du:dateUtc="2025-07-29T09:32:00Z">
            <w:rPr>
              <w:spacing w:val="-2"/>
              <w:sz w:val="24"/>
            </w:rPr>
          </w:rPrChange>
        </w:rPr>
        <w:t xml:space="preserve"> </w:t>
      </w:r>
      <w:r w:rsidRPr="001C2B75">
        <w:rPr>
          <w:rFonts w:asciiTheme="minorHAnsi" w:hAnsiTheme="minorHAnsi" w:cstheme="minorHAnsi"/>
          <w:sz w:val="24"/>
          <w:rPrChange w:id="1243" w:author="Kush Khalasi" w:date="2025-07-29T15:02:00Z" w16du:dateUtc="2025-07-29T09:32:00Z">
            <w:rPr>
              <w:sz w:val="24"/>
            </w:rPr>
          </w:rPrChange>
        </w:rPr>
        <w:t>a</w:t>
      </w:r>
      <w:r w:rsidRPr="001C2B75">
        <w:rPr>
          <w:rFonts w:asciiTheme="minorHAnsi" w:hAnsiTheme="minorHAnsi" w:cstheme="minorHAnsi"/>
          <w:spacing w:val="-1"/>
          <w:sz w:val="24"/>
          <w:rPrChange w:id="1244" w:author="Kush Khalasi" w:date="2025-07-29T15:02:00Z" w16du:dateUtc="2025-07-29T09:32:00Z">
            <w:rPr>
              <w:spacing w:val="-1"/>
              <w:sz w:val="24"/>
            </w:rPr>
          </w:rPrChange>
        </w:rPr>
        <w:t xml:space="preserve"> </w:t>
      </w:r>
      <w:r w:rsidRPr="001C2B75">
        <w:rPr>
          <w:rFonts w:asciiTheme="minorHAnsi" w:hAnsiTheme="minorHAnsi" w:cstheme="minorHAnsi"/>
          <w:sz w:val="24"/>
          <w:rPrChange w:id="1245" w:author="Kush Khalasi" w:date="2025-07-29T15:02:00Z" w16du:dateUtc="2025-07-29T09:32:00Z">
            <w:rPr>
              <w:sz w:val="24"/>
            </w:rPr>
          </w:rPrChange>
        </w:rPr>
        <w:t>report,</w:t>
      </w:r>
      <w:r w:rsidRPr="001C2B75">
        <w:rPr>
          <w:rFonts w:asciiTheme="minorHAnsi" w:hAnsiTheme="minorHAnsi" w:cstheme="minorHAnsi"/>
          <w:spacing w:val="-1"/>
          <w:sz w:val="24"/>
          <w:rPrChange w:id="1246" w:author="Kush Khalasi" w:date="2025-07-29T15:02:00Z" w16du:dateUtc="2025-07-29T09:32:00Z">
            <w:rPr>
              <w:spacing w:val="-1"/>
              <w:sz w:val="24"/>
            </w:rPr>
          </w:rPrChange>
        </w:rPr>
        <w:t xml:space="preserve"> </w:t>
      </w:r>
      <w:r w:rsidRPr="001C2B75">
        <w:rPr>
          <w:rFonts w:asciiTheme="minorHAnsi" w:hAnsiTheme="minorHAnsi" w:cstheme="minorHAnsi"/>
          <w:sz w:val="24"/>
          <w:rPrChange w:id="1247" w:author="Kush Khalasi" w:date="2025-07-29T15:02:00Z" w16du:dateUtc="2025-07-29T09:32:00Z">
            <w:rPr>
              <w:sz w:val="24"/>
            </w:rPr>
          </w:rPrChange>
        </w:rPr>
        <w:t>Trinity</w:t>
      </w:r>
      <w:r w:rsidRPr="001C2B75">
        <w:rPr>
          <w:rFonts w:asciiTheme="minorHAnsi" w:hAnsiTheme="minorHAnsi" w:cstheme="minorHAnsi"/>
          <w:spacing w:val="-2"/>
          <w:sz w:val="24"/>
          <w:rPrChange w:id="1248" w:author="Kush Khalasi" w:date="2025-07-29T15:02:00Z" w16du:dateUtc="2025-07-29T09:32:00Z">
            <w:rPr>
              <w:spacing w:val="-2"/>
              <w:sz w:val="24"/>
            </w:rPr>
          </w:rPrChange>
        </w:rPr>
        <w:t xml:space="preserve"> </w:t>
      </w:r>
      <w:r w:rsidRPr="001C2B75">
        <w:rPr>
          <w:rFonts w:asciiTheme="minorHAnsi" w:hAnsiTheme="minorHAnsi" w:cstheme="minorHAnsi"/>
          <w:sz w:val="24"/>
          <w:rPrChange w:id="1249" w:author="Kush Khalasi" w:date="2025-07-29T15:02:00Z" w16du:dateUtc="2025-07-29T09:32:00Z">
            <w:rPr>
              <w:sz w:val="24"/>
            </w:rPr>
          </w:rPrChange>
        </w:rPr>
        <w:t>Logistics</w:t>
      </w:r>
      <w:r w:rsidRPr="001C2B75">
        <w:rPr>
          <w:rFonts w:asciiTheme="minorHAnsi" w:hAnsiTheme="minorHAnsi" w:cstheme="minorHAnsi"/>
          <w:spacing w:val="-2"/>
          <w:sz w:val="24"/>
          <w:rPrChange w:id="1250" w:author="Kush Khalasi" w:date="2025-07-29T15:02:00Z" w16du:dateUtc="2025-07-29T09:32:00Z">
            <w:rPr>
              <w:spacing w:val="-2"/>
              <w:sz w:val="24"/>
            </w:rPr>
          </w:rPrChange>
        </w:rPr>
        <w:t xml:space="preserve"> </w:t>
      </w:r>
      <w:r w:rsidRPr="001C2B75">
        <w:rPr>
          <w:rFonts w:asciiTheme="minorHAnsi" w:hAnsiTheme="minorHAnsi" w:cstheme="minorHAnsi"/>
          <w:sz w:val="24"/>
          <w:rPrChange w:id="1251" w:author="Kush Khalasi" w:date="2025-07-29T15:02:00Z" w16du:dateUtc="2025-07-29T09:32:00Z">
            <w:rPr>
              <w:sz w:val="24"/>
            </w:rPr>
          </w:rPrChange>
        </w:rPr>
        <w:t>conducts</w:t>
      </w:r>
      <w:r w:rsidRPr="001C2B75">
        <w:rPr>
          <w:rFonts w:asciiTheme="minorHAnsi" w:hAnsiTheme="minorHAnsi" w:cstheme="minorHAnsi"/>
          <w:spacing w:val="-2"/>
          <w:sz w:val="24"/>
          <w:rPrChange w:id="1252" w:author="Kush Khalasi" w:date="2025-07-29T15:02:00Z" w16du:dateUtc="2025-07-29T09:32:00Z">
            <w:rPr>
              <w:spacing w:val="-2"/>
              <w:sz w:val="24"/>
            </w:rPr>
          </w:rPrChange>
        </w:rPr>
        <w:t xml:space="preserve"> </w:t>
      </w:r>
      <w:r w:rsidRPr="001C2B75">
        <w:rPr>
          <w:rFonts w:asciiTheme="minorHAnsi" w:hAnsiTheme="minorHAnsi" w:cstheme="minorHAnsi"/>
          <w:sz w:val="24"/>
          <w:rPrChange w:id="1253" w:author="Kush Khalasi" w:date="2025-07-29T15:02:00Z" w16du:dateUtc="2025-07-29T09:32:00Z">
            <w:rPr>
              <w:sz w:val="24"/>
            </w:rPr>
          </w:rPrChange>
        </w:rPr>
        <w:t>a</w:t>
      </w:r>
      <w:r w:rsidRPr="001C2B75">
        <w:rPr>
          <w:rFonts w:asciiTheme="minorHAnsi" w:hAnsiTheme="minorHAnsi" w:cstheme="minorHAnsi"/>
          <w:spacing w:val="-1"/>
          <w:sz w:val="24"/>
          <w:rPrChange w:id="1254" w:author="Kush Khalasi" w:date="2025-07-29T15:02:00Z" w16du:dateUtc="2025-07-29T09:32:00Z">
            <w:rPr>
              <w:spacing w:val="-1"/>
              <w:sz w:val="24"/>
            </w:rPr>
          </w:rPrChange>
        </w:rPr>
        <w:t xml:space="preserve"> </w:t>
      </w:r>
      <w:r w:rsidRPr="001C2B75">
        <w:rPr>
          <w:rFonts w:asciiTheme="minorHAnsi" w:hAnsiTheme="minorHAnsi" w:cstheme="minorHAnsi"/>
          <w:sz w:val="24"/>
          <w:rPrChange w:id="1255" w:author="Kush Khalasi" w:date="2025-07-29T15:02:00Z" w16du:dateUtc="2025-07-29T09:32:00Z">
            <w:rPr>
              <w:sz w:val="24"/>
            </w:rPr>
          </w:rPrChange>
        </w:rPr>
        <w:t>thorough and impartial investigation to assess the validity of the allegations. Investigations are conducted</w:t>
      </w:r>
      <w:r w:rsidRPr="001C2B75">
        <w:rPr>
          <w:rFonts w:asciiTheme="minorHAnsi" w:hAnsiTheme="minorHAnsi" w:cstheme="minorHAnsi"/>
          <w:spacing w:val="-6"/>
          <w:sz w:val="24"/>
          <w:rPrChange w:id="1256" w:author="Kush Khalasi" w:date="2025-07-29T15:02:00Z" w16du:dateUtc="2025-07-29T09:32:00Z">
            <w:rPr>
              <w:spacing w:val="-6"/>
              <w:sz w:val="24"/>
            </w:rPr>
          </w:rPrChange>
        </w:rPr>
        <w:t xml:space="preserve"> </w:t>
      </w:r>
      <w:r w:rsidRPr="001C2B75">
        <w:rPr>
          <w:rFonts w:asciiTheme="minorHAnsi" w:hAnsiTheme="minorHAnsi" w:cstheme="minorHAnsi"/>
          <w:sz w:val="24"/>
          <w:rPrChange w:id="1257" w:author="Kush Khalasi" w:date="2025-07-29T15:02:00Z" w16du:dateUtc="2025-07-29T09:32:00Z">
            <w:rPr>
              <w:sz w:val="24"/>
            </w:rPr>
          </w:rPrChange>
        </w:rPr>
        <w:t>with</w:t>
      </w:r>
      <w:r w:rsidRPr="001C2B75">
        <w:rPr>
          <w:rFonts w:asciiTheme="minorHAnsi" w:hAnsiTheme="minorHAnsi" w:cstheme="minorHAnsi"/>
          <w:spacing w:val="-4"/>
          <w:sz w:val="24"/>
          <w:rPrChange w:id="1258" w:author="Kush Khalasi" w:date="2025-07-29T15:02:00Z" w16du:dateUtc="2025-07-29T09:32:00Z">
            <w:rPr>
              <w:spacing w:val="-4"/>
              <w:sz w:val="24"/>
            </w:rPr>
          </w:rPrChange>
        </w:rPr>
        <w:t xml:space="preserve"> </w:t>
      </w:r>
      <w:r w:rsidRPr="001C2B75">
        <w:rPr>
          <w:rFonts w:asciiTheme="minorHAnsi" w:hAnsiTheme="minorHAnsi" w:cstheme="minorHAnsi"/>
          <w:sz w:val="24"/>
          <w:rPrChange w:id="1259" w:author="Kush Khalasi" w:date="2025-07-29T15:02:00Z" w16du:dateUtc="2025-07-29T09:32:00Z">
            <w:rPr>
              <w:sz w:val="24"/>
            </w:rPr>
          </w:rPrChange>
        </w:rPr>
        <w:t>confidentiality</w:t>
      </w:r>
      <w:r w:rsidRPr="001C2B75">
        <w:rPr>
          <w:rFonts w:asciiTheme="minorHAnsi" w:hAnsiTheme="minorHAnsi" w:cstheme="minorHAnsi"/>
          <w:spacing w:val="-7"/>
          <w:sz w:val="24"/>
          <w:rPrChange w:id="1260" w:author="Kush Khalasi" w:date="2025-07-29T15:02:00Z" w16du:dateUtc="2025-07-29T09:32:00Z">
            <w:rPr>
              <w:spacing w:val="-7"/>
              <w:sz w:val="24"/>
            </w:rPr>
          </w:rPrChange>
        </w:rPr>
        <w:t xml:space="preserve"> </w:t>
      </w:r>
      <w:r w:rsidRPr="001C2B75">
        <w:rPr>
          <w:rFonts w:asciiTheme="minorHAnsi" w:hAnsiTheme="minorHAnsi" w:cstheme="minorHAnsi"/>
          <w:sz w:val="24"/>
          <w:rPrChange w:id="1261" w:author="Kush Khalasi" w:date="2025-07-29T15:02:00Z" w16du:dateUtc="2025-07-29T09:32:00Z">
            <w:rPr>
              <w:sz w:val="24"/>
            </w:rPr>
          </w:rPrChange>
        </w:rPr>
        <w:t>and</w:t>
      </w:r>
      <w:r w:rsidRPr="001C2B75">
        <w:rPr>
          <w:rFonts w:asciiTheme="minorHAnsi" w:hAnsiTheme="minorHAnsi" w:cstheme="minorHAnsi"/>
          <w:spacing w:val="-4"/>
          <w:sz w:val="24"/>
          <w:rPrChange w:id="1262" w:author="Kush Khalasi" w:date="2025-07-29T15:02:00Z" w16du:dateUtc="2025-07-29T09:32:00Z">
            <w:rPr>
              <w:spacing w:val="-4"/>
              <w:sz w:val="24"/>
            </w:rPr>
          </w:rPrChange>
        </w:rPr>
        <w:t xml:space="preserve"> </w:t>
      </w:r>
      <w:r w:rsidRPr="001C2B75">
        <w:rPr>
          <w:rFonts w:asciiTheme="minorHAnsi" w:hAnsiTheme="minorHAnsi" w:cstheme="minorHAnsi"/>
          <w:sz w:val="24"/>
          <w:rPrChange w:id="1263" w:author="Kush Khalasi" w:date="2025-07-29T15:02:00Z" w16du:dateUtc="2025-07-29T09:32:00Z">
            <w:rPr>
              <w:sz w:val="24"/>
            </w:rPr>
          </w:rPrChange>
        </w:rPr>
        <w:t>sensitivity,</w:t>
      </w:r>
      <w:r w:rsidRPr="001C2B75">
        <w:rPr>
          <w:rFonts w:asciiTheme="minorHAnsi" w:hAnsiTheme="minorHAnsi" w:cstheme="minorHAnsi"/>
          <w:spacing w:val="-7"/>
          <w:sz w:val="24"/>
          <w:rPrChange w:id="1264" w:author="Kush Khalasi" w:date="2025-07-29T15:02:00Z" w16du:dateUtc="2025-07-29T09:32:00Z">
            <w:rPr>
              <w:spacing w:val="-7"/>
              <w:sz w:val="24"/>
            </w:rPr>
          </w:rPrChange>
        </w:rPr>
        <w:t xml:space="preserve"> </w:t>
      </w:r>
      <w:r w:rsidRPr="001C2B75">
        <w:rPr>
          <w:rFonts w:asciiTheme="minorHAnsi" w:hAnsiTheme="minorHAnsi" w:cstheme="minorHAnsi"/>
          <w:sz w:val="24"/>
          <w:rPrChange w:id="1265" w:author="Kush Khalasi" w:date="2025-07-29T15:02:00Z" w16du:dateUtc="2025-07-29T09:32:00Z">
            <w:rPr>
              <w:sz w:val="24"/>
            </w:rPr>
          </w:rPrChange>
        </w:rPr>
        <w:t>and</w:t>
      </w:r>
      <w:r w:rsidRPr="001C2B75">
        <w:rPr>
          <w:rFonts w:asciiTheme="minorHAnsi" w:hAnsiTheme="minorHAnsi" w:cstheme="minorHAnsi"/>
          <w:spacing w:val="-4"/>
          <w:sz w:val="24"/>
          <w:rPrChange w:id="1266" w:author="Kush Khalasi" w:date="2025-07-29T15:02:00Z" w16du:dateUtc="2025-07-29T09:32:00Z">
            <w:rPr>
              <w:spacing w:val="-4"/>
              <w:sz w:val="24"/>
            </w:rPr>
          </w:rPrChange>
        </w:rPr>
        <w:t xml:space="preserve"> </w:t>
      </w:r>
      <w:r w:rsidRPr="001C2B75">
        <w:rPr>
          <w:rFonts w:asciiTheme="minorHAnsi" w:hAnsiTheme="minorHAnsi" w:cstheme="minorHAnsi"/>
          <w:sz w:val="24"/>
          <w:rPrChange w:id="1267" w:author="Kush Khalasi" w:date="2025-07-29T15:02:00Z" w16du:dateUtc="2025-07-29T09:32:00Z">
            <w:rPr>
              <w:sz w:val="24"/>
            </w:rPr>
          </w:rPrChange>
        </w:rPr>
        <w:t>appropriate</w:t>
      </w:r>
      <w:r w:rsidRPr="001C2B75">
        <w:rPr>
          <w:rFonts w:asciiTheme="minorHAnsi" w:hAnsiTheme="minorHAnsi" w:cstheme="minorHAnsi"/>
          <w:spacing w:val="-7"/>
          <w:sz w:val="24"/>
          <w:rPrChange w:id="1268" w:author="Kush Khalasi" w:date="2025-07-29T15:02:00Z" w16du:dateUtc="2025-07-29T09:32:00Z">
            <w:rPr>
              <w:spacing w:val="-7"/>
              <w:sz w:val="24"/>
            </w:rPr>
          </w:rPrChange>
        </w:rPr>
        <w:t xml:space="preserve"> </w:t>
      </w:r>
      <w:r w:rsidRPr="001C2B75">
        <w:rPr>
          <w:rFonts w:asciiTheme="minorHAnsi" w:hAnsiTheme="minorHAnsi" w:cstheme="minorHAnsi"/>
          <w:sz w:val="24"/>
          <w:rPrChange w:id="1269" w:author="Kush Khalasi" w:date="2025-07-29T15:02:00Z" w16du:dateUtc="2025-07-29T09:32:00Z">
            <w:rPr>
              <w:sz w:val="24"/>
            </w:rPr>
          </w:rPrChange>
        </w:rPr>
        <w:t>disciplinary</w:t>
      </w:r>
      <w:r w:rsidRPr="001C2B75">
        <w:rPr>
          <w:rFonts w:asciiTheme="minorHAnsi" w:hAnsiTheme="minorHAnsi" w:cstheme="minorHAnsi"/>
          <w:spacing w:val="-5"/>
          <w:sz w:val="24"/>
          <w:rPrChange w:id="1270" w:author="Kush Khalasi" w:date="2025-07-29T15:02:00Z" w16du:dateUtc="2025-07-29T09:32:00Z">
            <w:rPr>
              <w:spacing w:val="-5"/>
              <w:sz w:val="24"/>
            </w:rPr>
          </w:rPrChange>
        </w:rPr>
        <w:t xml:space="preserve"> </w:t>
      </w:r>
      <w:r w:rsidRPr="001C2B75">
        <w:rPr>
          <w:rFonts w:asciiTheme="minorHAnsi" w:hAnsiTheme="minorHAnsi" w:cstheme="minorHAnsi"/>
          <w:sz w:val="24"/>
          <w:rPrChange w:id="1271" w:author="Kush Khalasi" w:date="2025-07-29T15:02:00Z" w16du:dateUtc="2025-07-29T09:32:00Z">
            <w:rPr>
              <w:sz w:val="24"/>
            </w:rPr>
          </w:rPrChange>
        </w:rPr>
        <w:t>actions</w:t>
      </w:r>
      <w:r w:rsidRPr="001C2B75">
        <w:rPr>
          <w:rFonts w:asciiTheme="minorHAnsi" w:hAnsiTheme="minorHAnsi" w:cstheme="minorHAnsi"/>
          <w:spacing w:val="-5"/>
          <w:sz w:val="24"/>
          <w:rPrChange w:id="1272" w:author="Kush Khalasi" w:date="2025-07-29T15:02:00Z" w16du:dateUtc="2025-07-29T09:32:00Z">
            <w:rPr>
              <w:spacing w:val="-5"/>
              <w:sz w:val="24"/>
            </w:rPr>
          </w:rPrChange>
        </w:rPr>
        <w:t xml:space="preserve"> </w:t>
      </w:r>
      <w:r w:rsidRPr="001C2B75">
        <w:rPr>
          <w:rFonts w:asciiTheme="minorHAnsi" w:hAnsiTheme="minorHAnsi" w:cstheme="minorHAnsi"/>
          <w:sz w:val="24"/>
          <w:rPrChange w:id="1273" w:author="Kush Khalasi" w:date="2025-07-29T15:02:00Z" w16du:dateUtc="2025-07-29T09:32:00Z">
            <w:rPr>
              <w:sz w:val="24"/>
            </w:rPr>
          </w:rPrChange>
        </w:rPr>
        <w:t>are</w:t>
      </w:r>
      <w:r w:rsidRPr="001C2B75">
        <w:rPr>
          <w:rFonts w:asciiTheme="minorHAnsi" w:hAnsiTheme="minorHAnsi" w:cstheme="minorHAnsi"/>
          <w:spacing w:val="-6"/>
          <w:sz w:val="24"/>
          <w:rPrChange w:id="1274" w:author="Kush Khalasi" w:date="2025-07-29T15:02:00Z" w16du:dateUtc="2025-07-29T09:32:00Z">
            <w:rPr>
              <w:spacing w:val="-6"/>
              <w:sz w:val="24"/>
            </w:rPr>
          </w:rPrChange>
        </w:rPr>
        <w:t xml:space="preserve"> </w:t>
      </w:r>
      <w:r w:rsidRPr="001C2B75">
        <w:rPr>
          <w:rFonts w:asciiTheme="minorHAnsi" w:hAnsiTheme="minorHAnsi" w:cstheme="minorHAnsi"/>
          <w:sz w:val="24"/>
          <w:rPrChange w:id="1275" w:author="Kush Khalasi" w:date="2025-07-29T15:02:00Z" w16du:dateUtc="2025-07-29T09:32:00Z">
            <w:rPr>
              <w:sz w:val="24"/>
            </w:rPr>
          </w:rPrChange>
        </w:rPr>
        <w:t>taken to address any confirmed misconduct.</w:t>
      </w:r>
    </w:p>
    <w:p w14:paraId="059EBFE8" w14:textId="77777777" w:rsidR="006E1F3C" w:rsidRPr="001C2B75" w:rsidRDefault="00000000">
      <w:pPr>
        <w:pStyle w:val="Heading1"/>
        <w:numPr>
          <w:ilvl w:val="0"/>
          <w:numId w:val="2"/>
        </w:numPr>
        <w:tabs>
          <w:tab w:val="left" w:pos="479"/>
        </w:tabs>
        <w:spacing w:before="1"/>
        <w:ind w:left="479" w:hanging="359"/>
        <w:rPr>
          <w:rFonts w:asciiTheme="minorHAnsi" w:hAnsiTheme="minorHAnsi" w:cstheme="minorHAnsi"/>
          <w:rPrChange w:id="1276" w:author="Kush Khalasi" w:date="2025-07-29T15:02:00Z" w16du:dateUtc="2025-07-29T09:32:00Z">
            <w:rPr/>
          </w:rPrChange>
        </w:rPr>
      </w:pPr>
      <w:bookmarkStart w:id="1277" w:name="_Toc204696584"/>
      <w:r w:rsidRPr="001C2B75">
        <w:rPr>
          <w:rFonts w:asciiTheme="minorHAnsi" w:hAnsiTheme="minorHAnsi" w:cstheme="minorHAnsi"/>
          <w:color w:val="365F91"/>
          <w:rPrChange w:id="1278" w:author="Kush Khalasi" w:date="2025-07-29T15:02:00Z" w16du:dateUtc="2025-07-29T09:32:00Z">
            <w:rPr>
              <w:color w:val="365F91"/>
            </w:rPr>
          </w:rPrChange>
        </w:rPr>
        <w:t>REVIEW</w:t>
      </w:r>
      <w:r w:rsidRPr="001C2B75">
        <w:rPr>
          <w:rFonts w:asciiTheme="minorHAnsi" w:hAnsiTheme="minorHAnsi" w:cstheme="minorHAnsi"/>
          <w:color w:val="365F91"/>
          <w:spacing w:val="-14"/>
          <w:rPrChange w:id="1279" w:author="Kush Khalasi" w:date="2025-07-29T15:02:00Z" w16du:dateUtc="2025-07-29T09:32:00Z">
            <w:rPr>
              <w:color w:val="365F91"/>
              <w:spacing w:val="-14"/>
            </w:rPr>
          </w:rPrChange>
        </w:rPr>
        <w:t xml:space="preserve"> </w:t>
      </w:r>
      <w:r w:rsidRPr="001C2B75">
        <w:rPr>
          <w:rFonts w:asciiTheme="minorHAnsi" w:hAnsiTheme="minorHAnsi" w:cstheme="minorHAnsi"/>
          <w:color w:val="365F91"/>
          <w:spacing w:val="-2"/>
          <w:rPrChange w:id="1280" w:author="Kush Khalasi" w:date="2025-07-29T15:02:00Z" w16du:dateUtc="2025-07-29T09:32:00Z">
            <w:rPr>
              <w:color w:val="365F91"/>
              <w:spacing w:val="-2"/>
            </w:rPr>
          </w:rPrChange>
        </w:rPr>
        <w:t>MECHANISM</w:t>
      </w:r>
      <w:bookmarkEnd w:id="1277"/>
    </w:p>
    <w:p w14:paraId="059EBFE9" w14:textId="7395F8EE" w:rsidR="006E1F3C" w:rsidRPr="001C2B75" w:rsidRDefault="00000000" w:rsidP="00906362">
      <w:pPr>
        <w:pStyle w:val="ListParagraph"/>
        <w:numPr>
          <w:ilvl w:val="1"/>
          <w:numId w:val="2"/>
        </w:numPr>
        <w:tabs>
          <w:tab w:val="left" w:pos="360"/>
        </w:tabs>
        <w:spacing w:before="177" w:line="259" w:lineRule="auto"/>
        <w:ind w:left="720" w:right="477" w:hanging="600"/>
        <w:jc w:val="both"/>
        <w:rPr>
          <w:rFonts w:asciiTheme="minorHAnsi" w:hAnsiTheme="minorHAnsi" w:cstheme="minorHAnsi"/>
          <w:b/>
          <w:sz w:val="24"/>
          <w:rPrChange w:id="1281" w:author="Kush Khalasi" w:date="2025-07-29T15:02:00Z" w16du:dateUtc="2025-07-29T09:32:00Z">
            <w:rPr>
              <w:b/>
              <w:sz w:val="24"/>
            </w:rPr>
          </w:rPrChange>
        </w:rPr>
        <w:pPrChange w:id="1282" w:author="Kush Khalasi" w:date="2025-07-29T14:51:00Z" w16du:dateUtc="2025-07-29T09:21:00Z">
          <w:pPr>
            <w:pStyle w:val="ListParagraph"/>
            <w:numPr>
              <w:ilvl w:val="1"/>
              <w:numId w:val="2"/>
            </w:numPr>
            <w:tabs>
              <w:tab w:val="left" w:pos="477"/>
              <w:tab w:val="left" w:pos="480"/>
            </w:tabs>
            <w:spacing w:before="177" w:line="259" w:lineRule="auto"/>
            <w:ind w:right="477"/>
            <w:jc w:val="both"/>
          </w:pPr>
        </w:pPrChange>
      </w:pPr>
      <w:r w:rsidRPr="001C2B75">
        <w:rPr>
          <w:rFonts w:asciiTheme="minorHAnsi" w:hAnsiTheme="minorHAnsi" w:cstheme="minorHAnsi"/>
          <w:b/>
          <w:sz w:val="24"/>
          <w:rPrChange w:id="1283" w:author="Kush Khalasi" w:date="2025-07-29T15:02:00Z" w16du:dateUtc="2025-07-29T09:32:00Z">
            <w:rPr>
              <w:b/>
              <w:sz w:val="24"/>
            </w:rPr>
          </w:rPrChange>
        </w:rPr>
        <w:t>Ethics</w:t>
      </w:r>
      <w:r w:rsidRPr="001C2B75">
        <w:rPr>
          <w:rFonts w:asciiTheme="minorHAnsi" w:hAnsiTheme="minorHAnsi" w:cstheme="minorHAnsi"/>
          <w:b/>
          <w:spacing w:val="-1"/>
          <w:sz w:val="24"/>
          <w:rPrChange w:id="1284" w:author="Kush Khalasi" w:date="2025-07-29T15:02:00Z" w16du:dateUtc="2025-07-29T09:32:00Z">
            <w:rPr>
              <w:b/>
              <w:spacing w:val="-1"/>
              <w:sz w:val="24"/>
            </w:rPr>
          </w:rPrChange>
        </w:rPr>
        <w:t xml:space="preserve"> </w:t>
      </w:r>
      <w:r w:rsidRPr="001C2B75">
        <w:rPr>
          <w:rFonts w:asciiTheme="minorHAnsi" w:hAnsiTheme="minorHAnsi" w:cstheme="minorHAnsi"/>
          <w:b/>
          <w:sz w:val="24"/>
          <w:rPrChange w:id="1285" w:author="Kush Khalasi" w:date="2025-07-29T15:02:00Z" w16du:dateUtc="2025-07-29T09:32:00Z">
            <w:rPr>
              <w:b/>
              <w:sz w:val="24"/>
            </w:rPr>
          </w:rPrChange>
        </w:rPr>
        <w:t>and</w:t>
      </w:r>
      <w:r w:rsidRPr="001C2B75">
        <w:rPr>
          <w:rFonts w:asciiTheme="minorHAnsi" w:hAnsiTheme="minorHAnsi" w:cstheme="minorHAnsi"/>
          <w:b/>
          <w:spacing w:val="-1"/>
          <w:sz w:val="24"/>
          <w:rPrChange w:id="1286" w:author="Kush Khalasi" w:date="2025-07-29T15:02:00Z" w16du:dateUtc="2025-07-29T09:32:00Z">
            <w:rPr>
              <w:b/>
              <w:spacing w:val="-1"/>
              <w:sz w:val="24"/>
            </w:rPr>
          </w:rPrChange>
        </w:rPr>
        <w:t xml:space="preserve"> </w:t>
      </w:r>
      <w:r w:rsidRPr="001C2B75">
        <w:rPr>
          <w:rFonts w:asciiTheme="minorHAnsi" w:hAnsiTheme="minorHAnsi" w:cstheme="minorHAnsi"/>
          <w:b/>
          <w:sz w:val="24"/>
          <w:rPrChange w:id="1287" w:author="Kush Khalasi" w:date="2025-07-29T15:02:00Z" w16du:dateUtc="2025-07-29T09:32:00Z">
            <w:rPr>
              <w:b/>
              <w:sz w:val="24"/>
            </w:rPr>
          </w:rPrChange>
        </w:rPr>
        <w:t>Compliance</w:t>
      </w:r>
      <w:r w:rsidRPr="001C2B75">
        <w:rPr>
          <w:rFonts w:asciiTheme="minorHAnsi" w:hAnsiTheme="minorHAnsi" w:cstheme="minorHAnsi"/>
          <w:b/>
          <w:spacing w:val="-4"/>
          <w:sz w:val="24"/>
          <w:rPrChange w:id="1288" w:author="Kush Khalasi" w:date="2025-07-29T15:02:00Z" w16du:dateUtc="2025-07-29T09:32:00Z">
            <w:rPr>
              <w:b/>
              <w:spacing w:val="-4"/>
              <w:sz w:val="24"/>
            </w:rPr>
          </w:rPrChange>
        </w:rPr>
        <w:t xml:space="preserve"> </w:t>
      </w:r>
      <w:r w:rsidRPr="001C2B75">
        <w:rPr>
          <w:rFonts w:asciiTheme="minorHAnsi" w:hAnsiTheme="minorHAnsi" w:cstheme="minorHAnsi"/>
          <w:b/>
          <w:sz w:val="24"/>
          <w:rPrChange w:id="1289" w:author="Kush Khalasi" w:date="2025-07-29T15:02:00Z" w16du:dateUtc="2025-07-29T09:32:00Z">
            <w:rPr>
              <w:b/>
              <w:sz w:val="24"/>
            </w:rPr>
          </w:rPrChange>
        </w:rPr>
        <w:t xml:space="preserve">Oversight: </w:t>
      </w:r>
      <w:r w:rsidRPr="001C2B75">
        <w:rPr>
          <w:rFonts w:asciiTheme="minorHAnsi" w:hAnsiTheme="minorHAnsi" w:cstheme="minorHAnsi"/>
          <w:sz w:val="24"/>
          <w:rPrChange w:id="1290" w:author="Kush Khalasi" w:date="2025-07-29T15:02:00Z" w16du:dateUtc="2025-07-29T09:32:00Z">
            <w:rPr>
              <w:sz w:val="24"/>
            </w:rPr>
          </w:rPrChange>
        </w:rPr>
        <w:t>Trinity</w:t>
      </w:r>
      <w:r w:rsidRPr="001C2B75">
        <w:rPr>
          <w:rFonts w:asciiTheme="minorHAnsi" w:hAnsiTheme="minorHAnsi" w:cstheme="minorHAnsi"/>
          <w:spacing w:val="-2"/>
          <w:sz w:val="24"/>
          <w:rPrChange w:id="1291" w:author="Kush Khalasi" w:date="2025-07-29T15:02:00Z" w16du:dateUtc="2025-07-29T09:32:00Z">
            <w:rPr>
              <w:spacing w:val="-2"/>
              <w:sz w:val="24"/>
            </w:rPr>
          </w:rPrChange>
        </w:rPr>
        <w:t xml:space="preserve"> </w:t>
      </w:r>
      <w:r w:rsidRPr="001C2B75">
        <w:rPr>
          <w:rFonts w:asciiTheme="minorHAnsi" w:hAnsiTheme="minorHAnsi" w:cstheme="minorHAnsi"/>
          <w:sz w:val="24"/>
          <w:rPrChange w:id="1292" w:author="Kush Khalasi" w:date="2025-07-29T15:02:00Z" w16du:dateUtc="2025-07-29T09:32:00Z">
            <w:rPr>
              <w:sz w:val="24"/>
            </w:rPr>
          </w:rPrChange>
        </w:rPr>
        <w:t>Logistics</w:t>
      </w:r>
      <w:r w:rsidRPr="001C2B75">
        <w:rPr>
          <w:rFonts w:asciiTheme="minorHAnsi" w:hAnsiTheme="minorHAnsi" w:cstheme="minorHAnsi"/>
          <w:spacing w:val="-2"/>
          <w:sz w:val="24"/>
          <w:rPrChange w:id="1293" w:author="Kush Khalasi" w:date="2025-07-29T15:02:00Z" w16du:dateUtc="2025-07-29T09:32:00Z">
            <w:rPr>
              <w:spacing w:val="-2"/>
              <w:sz w:val="24"/>
            </w:rPr>
          </w:rPrChange>
        </w:rPr>
        <w:t xml:space="preserve"> </w:t>
      </w:r>
      <w:r w:rsidRPr="001C2B75">
        <w:rPr>
          <w:rFonts w:asciiTheme="minorHAnsi" w:hAnsiTheme="minorHAnsi" w:cstheme="minorHAnsi"/>
          <w:sz w:val="24"/>
          <w:rPrChange w:id="1294" w:author="Kush Khalasi" w:date="2025-07-29T15:02:00Z" w16du:dateUtc="2025-07-29T09:32:00Z">
            <w:rPr>
              <w:sz w:val="24"/>
            </w:rPr>
          </w:rPrChange>
        </w:rPr>
        <w:t>has</w:t>
      </w:r>
      <w:r w:rsidRPr="001C2B75">
        <w:rPr>
          <w:rFonts w:asciiTheme="minorHAnsi" w:hAnsiTheme="minorHAnsi" w:cstheme="minorHAnsi"/>
          <w:spacing w:val="-1"/>
          <w:sz w:val="24"/>
          <w:rPrChange w:id="1295" w:author="Kush Khalasi" w:date="2025-07-29T15:02:00Z" w16du:dateUtc="2025-07-29T09:32:00Z">
            <w:rPr>
              <w:spacing w:val="-1"/>
              <w:sz w:val="24"/>
            </w:rPr>
          </w:rPrChange>
        </w:rPr>
        <w:t xml:space="preserve"> </w:t>
      </w:r>
      <w:r w:rsidRPr="001C2B75">
        <w:rPr>
          <w:rFonts w:asciiTheme="minorHAnsi" w:hAnsiTheme="minorHAnsi" w:cstheme="minorHAnsi"/>
          <w:sz w:val="24"/>
          <w:rPrChange w:id="1296" w:author="Kush Khalasi" w:date="2025-07-29T15:02:00Z" w16du:dateUtc="2025-07-29T09:32:00Z">
            <w:rPr>
              <w:sz w:val="24"/>
            </w:rPr>
          </w:rPrChange>
        </w:rPr>
        <w:t>established</w:t>
      </w:r>
      <w:r w:rsidRPr="001C2B75">
        <w:rPr>
          <w:rFonts w:asciiTheme="minorHAnsi" w:hAnsiTheme="minorHAnsi" w:cstheme="minorHAnsi"/>
          <w:spacing w:val="-1"/>
          <w:sz w:val="24"/>
          <w:rPrChange w:id="1297" w:author="Kush Khalasi" w:date="2025-07-29T15:02:00Z" w16du:dateUtc="2025-07-29T09:32:00Z">
            <w:rPr>
              <w:spacing w:val="-1"/>
              <w:sz w:val="24"/>
            </w:rPr>
          </w:rPrChange>
        </w:rPr>
        <w:t xml:space="preserve"> </w:t>
      </w:r>
      <w:r w:rsidRPr="001C2B75">
        <w:rPr>
          <w:rFonts w:asciiTheme="minorHAnsi" w:hAnsiTheme="minorHAnsi" w:cstheme="minorHAnsi"/>
          <w:sz w:val="24"/>
          <w:rPrChange w:id="1298" w:author="Kush Khalasi" w:date="2025-07-29T15:02:00Z" w16du:dateUtc="2025-07-29T09:32:00Z">
            <w:rPr>
              <w:sz w:val="24"/>
            </w:rPr>
          </w:rPrChange>
        </w:rPr>
        <w:t xml:space="preserve">an </w:t>
      </w:r>
      <w:r w:rsidR="000F4877" w:rsidRPr="001C2B75">
        <w:rPr>
          <w:rFonts w:asciiTheme="minorHAnsi" w:hAnsiTheme="minorHAnsi" w:cstheme="minorHAnsi"/>
          <w:sz w:val="24"/>
          <w:rPrChange w:id="1299" w:author="Kush Khalasi" w:date="2025-07-29T15:02:00Z" w16du:dateUtc="2025-07-29T09:32:00Z">
            <w:rPr>
              <w:sz w:val="24"/>
            </w:rPr>
          </w:rPrChange>
        </w:rPr>
        <w:t>Executive Leadership Team</w:t>
      </w:r>
      <w:r w:rsidRPr="001C2B75">
        <w:rPr>
          <w:rFonts w:asciiTheme="minorHAnsi" w:hAnsiTheme="minorHAnsi" w:cstheme="minorHAnsi"/>
          <w:sz w:val="24"/>
          <w:rPrChange w:id="1300" w:author="Kush Khalasi" w:date="2025-07-29T15:02:00Z" w16du:dateUtc="2025-07-29T09:32:00Z">
            <w:rPr>
              <w:sz w:val="24"/>
            </w:rPr>
          </w:rPrChange>
        </w:rPr>
        <w:t xml:space="preserve"> comprising </w:t>
      </w:r>
      <w:r w:rsidR="000F4877" w:rsidRPr="001C2B75">
        <w:rPr>
          <w:rFonts w:asciiTheme="minorHAnsi" w:hAnsiTheme="minorHAnsi" w:cstheme="minorHAnsi"/>
          <w:sz w:val="24"/>
          <w:rPrChange w:id="1301" w:author="Kush Khalasi" w:date="2025-07-29T15:02:00Z" w16du:dateUtc="2025-07-29T09:32:00Z">
            <w:rPr>
              <w:sz w:val="24"/>
            </w:rPr>
          </w:rPrChange>
        </w:rPr>
        <w:t xml:space="preserve">of </w:t>
      </w:r>
      <w:r w:rsidRPr="001C2B75">
        <w:rPr>
          <w:rFonts w:asciiTheme="minorHAnsi" w:hAnsiTheme="minorHAnsi" w:cstheme="minorHAnsi"/>
          <w:sz w:val="24"/>
          <w:rPrChange w:id="1302" w:author="Kush Khalasi" w:date="2025-07-29T15:02:00Z" w16du:dateUtc="2025-07-29T09:32:00Z">
            <w:rPr>
              <w:sz w:val="24"/>
            </w:rPr>
          </w:rPrChange>
        </w:rPr>
        <w:t>senior executives from various departments, including legal, human resources, finance, and operations. This committee</w:t>
      </w:r>
      <w:r w:rsidR="00D30F89" w:rsidRPr="001C2B75">
        <w:rPr>
          <w:rFonts w:asciiTheme="minorHAnsi" w:hAnsiTheme="minorHAnsi" w:cstheme="minorHAnsi"/>
          <w:sz w:val="24"/>
          <w:rPrChange w:id="1303" w:author="Kush Khalasi" w:date="2025-07-29T15:02:00Z" w16du:dateUtc="2025-07-29T09:32:00Z">
            <w:rPr>
              <w:sz w:val="24"/>
            </w:rPr>
          </w:rPrChange>
        </w:rPr>
        <w:t xml:space="preserve"> is lead by the ethics compliance officer and </w:t>
      </w:r>
      <w:r w:rsidRPr="001C2B75">
        <w:rPr>
          <w:rFonts w:asciiTheme="minorHAnsi" w:hAnsiTheme="minorHAnsi" w:cstheme="minorHAnsi"/>
          <w:sz w:val="24"/>
          <w:rPrChange w:id="1304" w:author="Kush Khalasi" w:date="2025-07-29T15:02:00Z" w16du:dateUtc="2025-07-29T09:32:00Z">
            <w:rPr>
              <w:sz w:val="24"/>
            </w:rPr>
          </w:rPrChange>
        </w:rPr>
        <w:t xml:space="preserve"> is tasked with overseeing the </w:t>
      </w:r>
      <w:r w:rsidR="00D30F89" w:rsidRPr="001C2B75">
        <w:rPr>
          <w:rFonts w:asciiTheme="minorHAnsi" w:hAnsiTheme="minorHAnsi" w:cstheme="minorHAnsi"/>
          <w:sz w:val="24"/>
          <w:rPrChange w:id="1305" w:author="Kush Khalasi" w:date="2025-07-29T15:02:00Z" w16du:dateUtc="2025-07-29T09:32:00Z">
            <w:rPr>
              <w:sz w:val="24"/>
            </w:rPr>
          </w:rPrChange>
        </w:rPr>
        <w:t xml:space="preserve">annual </w:t>
      </w:r>
      <w:r w:rsidRPr="001C2B75">
        <w:rPr>
          <w:rFonts w:asciiTheme="minorHAnsi" w:hAnsiTheme="minorHAnsi" w:cstheme="minorHAnsi"/>
          <w:sz w:val="24"/>
          <w:rPrChange w:id="1306" w:author="Kush Khalasi" w:date="2025-07-29T15:02:00Z" w16du:dateUtc="2025-07-29T09:32:00Z">
            <w:rPr>
              <w:sz w:val="24"/>
            </w:rPr>
          </w:rPrChange>
        </w:rPr>
        <w:t>review and updating of the Ethics Policy.</w:t>
      </w:r>
    </w:p>
    <w:p w14:paraId="059EBFEA" w14:textId="62B8B8FC" w:rsidR="006E1F3C" w:rsidRPr="001C2B75" w:rsidRDefault="00000000" w:rsidP="00906362">
      <w:pPr>
        <w:pStyle w:val="ListParagraph"/>
        <w:numPr>
          <w:ilvl w:val="1"/>
          <w:numId w:val="2"/>
        </w:numPr>
        <w:tabs>
          <w:tab w:val="left" w:pos="360"/>
        </w:tabs>
        <w:spacing w:before="177" w:line="259" w:lineRule="auto"/>
        <w:ind w:left="720" w:right="477" w:hanging="600"/>
        <w:jc w:val="both"/>
        <w:rPr>
          <w:rFonts w:asciiTheme="minorHAnsi" w:hAnsiTheme="minorHAnsi" w:cstheme="minorHAnsi"/>
          <w:b/>
          <w:sz w:val="24"/>
          <w:rPrChange w:id="1307" w:author="Kush Khalasi" w:date="2025-07-29T15:02:00Z" w16du:dateUtc="2025-07-29T09:32:00Z">
            <w:rPr>
              <w:b/>
              <w:sz w:val="24"/>
            </w:rPr>
          </w:rPrChange>
        </w:rPr>
        <w:pPrChange w:id="1308" w:author="Kush Khalasi" w:date="2025-07-29T14:51:00Z" w16du:dateUtc="2025-07-29T09:21:00Z">
          <w:pPr>
            <w:pStyle w:val="ListParagraph"/>
            <w:numPr>
              <w:ilvl w:val="1"/>
              <w:numId w:val="2"/>
            </w:numPr>
            <w:tabs>
              <w:tab w:val="left" w:pos="477"/>
              <w:tab w:val="left" w:pos="480"/>
            </w:tabs>
            <w:spacing w:before="129" w:line="259" w:lineRule="auto"/>
            <w:ind w:right="482"/>
            <w:jc w:val="both"/>
          </w:pPr>
        </w:pPrChange>
      </w:pPr>
      <w:r w:rsidRPr="001C2B75">
        <w:rPr>
          <w:rFonts w:asciiTheme="minorHAnsi" w:hAnsiTheme="minorHAnsi" w:cstheme="minorHAnsi"/>
          <w:b/>
          <w:sz w:val="24"/>
          <w:rPrChange w:id="1309" w:author="Kush Khalasi" w:date="2025-07-29T15:02:00Z" w16du:dateUtc="2025-07-29T09:32:00Z">
            <w:rPr>
              <w:b/>
              <w:sz w:val="24"/>
            </w:rPr>
          </w:rPrChange>
        </w:rPr>
        <w:t>Periodic</w:t>
      </w:r>
      <w:r w:rsidRPr="001C2B75">
        <w:rPr>
          <w:rFonts w:asciiTheme="minorHAnsi" w:hAnsiTheme="minorHAnsi" w:cstheme="minorHAnsi"/>
          <w:b/>
          <w:spacing w:val="-8"/>
          <w:sz w:val="24"/>
          <w:rPrChange w:id="1310" w:author="Kush Khalasi" w:date="2025-07-29T15:02:00Z" w16du:dateUtc="2025-07-29T09:32:00Z">
            <w:rPr>
              <w:b/>
              <w:spacing w:val="-8"/>
              <w:sz w:val="24"/>
            </w:rPr>
          </w:rPrChange>
        </w:rPr>
        <w:t xml:space="preserve"> </w:t>
      </w:r>
      <w:r w:rsidRPr="001C2B75">
        <w:rPr>
          <w:rFonts w:asciiTheme="minorHAnsi" w:hAnsiTheme="minorHAnsi" w:cstheme="minorHAnsi"/>
          <w:b/>
          <w:sz w:val="24"/>
          <w:rPrChange w:id="1311" w:author="Kush Khalasi" w:date="2025-07-29T15:02:00Z" w16du:dateUtc="2025-07-29T09:32:00Z">
            <w:rPr>
              <w:b/>
              <w:sz w:val="24"/>
            </w:rPr>
          </w:rPrChange>
        </w:rPr>
        <w:t>Evaluation:</w:t>
      </w:r>
      <w:r w:rsidRPr="001C2B75">
        <w:rPr>
          <w:rFonts w:asciiTheme="minorHAnsi" w:hAnsiTheme="minorHAnsi" w:cstheme="minorHAnsi"/>
          <w:b/>
          <w:spacing w:val="-3"/>
          <w:sz w:val="24"/>
          <w:rPrChange w:id="1312" w:author="Kush Khalasi" w:date="2025-07-29T15:02:00Z" w16du:dateUtc="2025-07-29T09:32:00Z">
            <w:rPr>
              <w:b/>
              <w:spacing w:val="-3"/>
              <w:sz w:val="24"/>
            </w:rPr>
          </w:rPrChange>
        </w:rPr>
        <w:t xml:space="preserve"> </w:t>
      </w:r>
      <w:r w:rsidR="000F4877" w:rsidRPr="001C2B75">
        <w:rPr>
          <w:rFonts w:asciiTheme="minorHAnsi" w:hAnsiTheme="minorHAnsi" w:cstheme="minorHAnsi"/>
          <w:sz w:val="24"/>
          <w:rPrChange w:id="1313" w:author="Kush Khalasi" w:date="2025-07-29T15:02:00Z" w16du:dateUtc="2025-07-29T09:32:00Z">
            <w:rPr>
              <w:sz w:val="24"/>
            </w:rPr>
          </w:rPrChange>
        </w:rPr>
        <w:t>The Executive Leadership Team and Legal Counsel</w:t>
      </w:r>
      <w:r w:rsidRPr="001C2B75">
        <w:rPr>
          <w:rFonts w:asciiTheme="minorHAnsi" w:hAnsiTheme="minorHAnsi" w:cstheme="minorHAnsi"/>
          <w:spacing w:val="-5"/>
          <w:sz w:val="24"/>
          <w:rPrChange w:id="1314" w:author="Kush Khalasi" w:date="2025-07-29T15:02:00Z" w16du:dateUtc="2025-07-29T09:32:00Z">
            <w:rPr>
              <w:spacing w:val="-5"/>
              <w:sz w:val="24"/>
            </w:rPr>
          </w:rPrChange>
        </w:rPr>
        <w:t xml:space="preserve"> </w:t>
      </w:r>
      <w:r w:rsidRPr="001C2B75">
        <w:rPr>
          <w:rFonts w:asciiTheme="minorHAnsi" w:hAnsiTheme="minorHAnsi" w:cstheme="minorHAnsi"/>
          <w:sz w:val="24"/>
          <w:rPrChange w:id="1315" w:author="Kush Khalasi" w:date="2025-07-29T15:02:00Z" w16du:dateUtc="2025-07-29T09:32:00Z">
            <w:rPr>
              <w:sz w:val="24"/>
            </w:rPr>
          </w:rPrChange>
        </w:rPr>
        <w:t>conducts</w:t>
      </w:r>
      <w:r w:rsidRPr="001C2B75">
        <w:rPr>
          <w:rFonts w:asciiTheme="minorHAnsi" w:hAnsiTheme="minorHAnsi" w:cstheme="minorHAnsi"/>
          <w:spacing w:val="-9"/>
          <w:sz w:val="24"/>
          <w:rPrChange w:id="1316" w:author="Kush Khalasi" w:date="2025-07-29T15:02:00Z" w16du:dateUtc="2025-07-29T09:32:00Z">
            <w:rPr>
              <w:spacing w:val="-9"/>
              <w:sz w:val="24"/>
            </w:rPr>
          </w:rPrChange>
        </w:rPr>
        <w:t xml:space="preserve"> </w:t>
      </w:r>
      <w:r w:rsidRPr="001C2B75">
        <w:rPr>
          <w:rFonts w:asciiTheme="minorHAnsi" w:hAnsiTheme="minorHAnsi" w:cstheme="minorHAnsi"/>
          <w:sz w:val="24"/>
          <w:rPrChange w:id="1317" w:author="Kush Khalasi" w:date="2025-07-29T15:02:00Z" w16du:dateUtc="2025-07-29T09:32:00Z">
            <w:rPr>
              <w:sz w:val="24"/>
            </w:rPr>
          </w:rPrChange>
        </w:rPr>
        <w:t>periodic</w:t>
      </w:r>
      <w:r w:rsidRPr="001C2B75">
        <w:rPr>
          <w:rFonts w:asciiTheme="minorHAnsi" w:hAnsiTheme="minorHAnsi" w:cstheme="minorHAnsi"/>
          <w:spacing w:val="-7"/>
          <w:sz w:val="24"/>
          <w:rPrChange w:id="1318" w:author="Kush Khalasi" w:date="2025-07-29T15:02:00Z" w16du:dateUtc="2025-07-29T09:32:00Z">
            <w:rPr>
              <w:spacing w:val="-7"/>
              <w:sz w:val="24"/>
            </w:rPr>
          </w:rPrChange>
        </w:rPr>
        <w:t xml:space="preserve"> </w:t>
      </w:r>
      <w:r w:rsidRPr="001C2B75">
        <w:rPr>
          <w:rFonts w:asciiTheme="minorHAnsi" w:hAnsiTheme="minorHAnsi" w:cstheme="minorHAnsi"/>
          <w:sz w:val="24"/>
          <w:rPrChange w:id="1319" w:author="Kush Khalasi" w:date="2025-07-29T15:02:00Z" w16du:dateUtc="2025-07-29T09:32:00Z">
            <w:rPr>
              <w:sz w:val="24"/>
            </w:rPr>
          </w:rPrChange>
        </w:rPr>
        <w:t>evaluations</w:t>
      </w:r>
      <w:r w:rsidRPr="001C2B75">
        <w:rPr>
          <w:rFonts w:asciiTheme="minorHAnsi" w:hAnsiTheme="minorHAnsi" w:cstheme="minorHAnsi"/>
          <w:spacing w:val="-6"/>
          <w:sz w:val="24"/>
          <w:rPrChange w:id="1320" w:author="Kush Khalasi" w:date="2025-07-29T15:02:00Z" w16du:dateUtc="2025-07-29T09:32:00Z">
            <w:rPr>
              <w:spacing w:val="-6"/>
              <w:sz w:val="24"/>
            </w:rPr>
          </w:rPrChange>
        </w:rPr>
        <w:t xml:space="preserve"> </w:t>
      </w:r>
      <w:r w:rsidRPr="001C2B75">
        <w:rPr>
          <w:rFonts w:asciiTheme="minorHAnsi" w:hAnsiTheme="minorHAnsi" w:cstheme="minorHAnsi"/>
          <w:sz w:val="24"/>
          <w:rPrChange w:id="1321" w:author="Kush Khalasi" w:date="2025-07-29T15:02:00Z" w16du:dateUtc="2025-07-29T09:32:00Z">
            <w:rPr>
              <w:sz w:val="24"/>
            </w:rPr>
          </w:rPrChange>
        </w:rPr>
        <w:t>of the Ethics Policy to ensure its relevance and effectiveness. This involves gathering feedback from stakeholders, monitoring changes in laws and regulations, and identifying emerging ethical risks and opportunities.</w:t>
      </w:r>
    </w:p>
    <w:p w14:paraId="059EBFEB" w14:textId="3DF32DF6" w:rsidR="006E1F3C" w:rsidRPr="001C2B75" w:rsidRDefault="00000000" w:rsidP="00906362">
      <w:pPr>
        <w:pStyle w:val="ListParagraph"/>
        <w:numPr>
          <w:ilvl w:val="1"/>
          <w:numId w:val="2"/>
        </w:numPr>
        <w:tabs>
          <w:tab w:val="left" w:pos="360"/>
        </w:tabs>
        <w:spacing w:before="177" w:line="259" w:lineRule="auto"/>
        <w:ind w:left="720" w:right="477" w:hanging="600"/>
        <w:jc w:val="both"/>
        <w:rPr>
          <w:rFonts w:asciiTheme="minorHAnsi" w:hAnsiTheme="minorHAnsi" w:cstheme="minorHAnsi"/>
          <w:b/>
          <w:sz w:val="24"/>
          <w:rPrChange w:id="1322" w:author="Kush Khalasi" w:date="2025-07-29T15:02:00Z" w16du:dateUtc="2025-07-29T09:32:00Z">
            <w:rPr>
              <w:b/>
              <w:sz w:val="24"/>
            </w:rPr>
          </w:rPrChange>
        </w:rPr>
        <w:pPrChange w:id="1323" w:author="Kush Khalasi" w:date="2025-07-29T14:51:00Z" w16du:dateUtc="2025-07-29T09:21:00Z">
          <w:pPr>
            <w:pStyle w:val="ListParagraph"/>
            <w:numPr>
              <w:ilvl w:val="1"/>
              <w:numId w:val="2"/>
            </w:numPr>
            <w:tabs>
              <w:tab w:val="left" w:pos="477"/>
              <w:tab w:val="left" w:pos="480"/>
            </w:tabs>
            <w:spacing w:before="132" w:line="259" w:lineRule="auto"/>
            <w:ind w:right="482"/>
            <w:jc w:val="both"/>
          </w:pPr>
        </w:pPrChange>
      </w:pPr>
      <w:r w:rsidRPr="001C2B75">
        <w:rPr>
          <w:rFonts w:asciiTheme="minorHAnsi" w:hAnsiTheme="minorHAnsi" w:cstheme="minorHAnsi"/>
          <w:b/>
          <w:sz w:val="24"/>
          <w:rPrChange w:id="1324" w:author="Kush Khalasi" w:date="2025-07-29T15:02:00Z" w16du:dateUtc="2025-07-29T09:32:00Z">
            <w:rPr>
              <w:b/>
              <w:sz w:val="24"/>
            </w:rPr>
          </w:rPrChange>
        </w:rPr>
        <w:lastRenderedPageBreak/>
        <w:t>Revision and Approval Process</w:t>
      </w:r>
      <w:r w:rsidRPr="001C2B75">
        <w:rPr>
          <w:rFonts w:asciiTheme="minorHAnsi" w:hAnsiTheme="minorHAnsi" w:cstheme="minorHAnsi"/>
          <w:sz w:val="24"/>
          <w:rPrChange w:id="1325" w:author="Kush Khalasi" w:date="2025-07-29T15:02:00Z" w16du:dateUtc="2025-07-29T09:32:00Z">
            <w:rPr>
              <w:sz w:val="24"/>
            </w:rPr>
          </w:rPrChange>
        </w:rPr>
        <w:t xml:space="preserve">: Any proposed revisions to the Ethics Policy are thoroughly reviewed by the </w:t>
      </w:r>
      <w:r w:rsidR="007168A6" w:rsidRPr="001C2B75">
        <w:rPr>
          <w:rFonts w:asciiTheme="minorHAnsi" w:hAnsiTheme="minorHAnsi" w:cstheme="minorHAnsi"/>
          <w:sz w:val="24"/>
          <w:rPrChange w:id="1326" w:author="Kush Khalasi" w:date="2025-07-29T15:02:00Z" w16du:dateUtc="2025-07-29T09:32:00Z">
            <w:rPr>
              <w:sz w:val="24"/>
            </w:rPr>
          </w:rPrChange>
        </w:rPr>
        <w:t>People Operations Team</w:t>
      </w:r>
      <w:r w:rsidRPr="001C2B75">
        <w:rPr>
          <w:rFonts w:asciiTheme="minorHAnsi" w:hAnsiTheme="minorHAnsi" w:cstheme="minorHAnsi"/>
          <w:sz w:val="24"/>
          <w:rPrChange w:id="1327" w:author="Kush Khalasi" w:date="2025-07-29T15:02:00Z" w16du:dateUtc="2025-07-29T09:32:00Z">
            <w:rPr>
              <w:sz w:val="24"/>
            </w:rPr>
          </w:rPrChange>
        </w:rPr>
        <w:t xml:space="preserve">, approved by </w:t>
      </w:r>
      <w:r w:rsidR="007168A6" w:rsidRPr="001C2B75">
        <w:rPr>
          <w:rFonts w:asciiTheme="minorHAnsi" w:hAnsiTheme="minorHAnsi" w:cstheme="minorHAnsi"/>
          <w:sz w:val="24"/>
          <w:rPrChange w:id="1328" w:author="Kush Khalasi" w:date="2025-07-29T15:02:00Z" w16du:dateUtc="2025-07-29T09:32:00Z">
            <w:rPr>
              <w:sz w:val="24"/>
            </w:rPr>
          </w:rPrChange>
        </w:rPr>
        <w:t>Executive Leadership Team</w:t>
      </w:r>
      <w:r w:rsidRPr="001C2B75">
        <w:rPr>
          <w:rFonts w:asciiTheme="minorHAnsi" w:hAnsiTheme="minorHAnsi" w:cstheme="minorHAnsi"/>
          <w:sz w:val="24"/>
          <w:rPrChange w:id="1329" w:author="Kush Khalasi" w:date="2025-07-29T15:02:00Z" w16du:dateUtc="2025-07-29T09:32:00Z">
            <w:rPr>
              <w:sz w:val="24"/>
            </w:rPr>
          </w:rPrChange>
        </w:rPr>
        <w:t>, and communicated to all employees through appropriate channels. This ensures that the Ethics Policy remains aligned with Trinity Logistics' values, objectives, and legal requirements.</w:t>
      </w:r>
    </w:p>
    <w:p w14:paraId="059EBFEE" w14:textId="6574A244" w:rsidR="006E1F3C" w:rsidRPr="001C2B75" w:rsidRDefault="00000000" w:rsidP="00906362">
      <w:pPr>
        <w:pStyle w:val="ListParagraph"/>
        <w:numPr>
          <w:ilvl w:val="1"/>
          <w:numId w:val="2"/>
        </w:numPr>
        <w:tabs>
          <w:tab w:val="left" w:pos="360"/>
        </w:tabs>
        <w:spacing w:before="177" w:line="259" w:lineRule="auto"/>
        <w:ind w:left="720" w:right="477" w:hanging="600"/>
        <w:jc w:val="both"/>
        <w:rPr>
          <w:rFonts w:asciiTheme="minorHAnsi" w:hAnsiTheme="minorHAnsi" w:cstheme="minorHAnsi"/>
          <w:rPrChange w:id="1330" w:author="Kush Khalasi" w:date="2025-07-29T15:02:00Z" w16du:dateUtc="2025-07-29T09:32:00Z">
            <w:rPr/>
          </w:rPrChange>
        </w:rPr>
        <w:pPrChange w:id="1331" w:author="Kush Khalasi" w:date="2025-07-29T14:51:00Z" w16du:dateUtc="2025-07-29T09:21:00Z">
          <w:pPr>
            <w:pStyle w:val="ListParagraph"/>
            <w:numPr>
              <w:ilvl w:val="1"/>
              <w:numId w:val="2"/>
            </w:numPr>
            <w:tabs>
              <w:tab w:val="left" w:pos="477"/>
              <w:tab w:val="left" w:pos="480"/>
            </w:tabs>
            <w:spacing w:before="132" w:line="259" w:lineRule="auto"/>
            <w:ind w:right="482"/>
            <w:jc w:val="both"/>
          </w:pPr>
        </w:pPrChange>
      </w:pPr>
      <w:r w:rsidRPr="001C2B75">
        <w:rPr>
          <w:rFonts w:asciiTheme="minorHAnsi" w:hAnsiTheme="minorHAnsi" w:cstheme="minorHAnsi"/>
          <w:b/>
          <w:sz w:val="24"/>
          <w:rPrChange w:id="1332" w:author="Kush Khalasi" w:date="2025-07-29T15:02:00Z" w16du:dateUtc="2025-07-29T09:32:00Z">
            <w:rPr>
              <w:b/>
              <w:sz w:val="24"/>
            </w:rPr>
          </w:rPrChange>
        </w:rPr>
        <w:t>Employee Engagement:</w:t>
      </w:r>
      <w:r w:rsidRPr="001C2B75">
        <w:rPr>
          <w:rFonts w:asciiTheme="minorHAnsi" w:hAnsiTheme="minorHAnsi" w:cstheme="minorHAnsi"/>
          <w:b/>
          <w:spacing w:val="-3"/>
          <w:sz w:val="24"/>
          <w:rPrChange w:id="1333" w:author="Kush Khalasi" w:date="2025-07-29T15:02:00Z" w16du:dateUtc="2025-07-29T09:32:00Z">
            <w:rPr>
              <w:b/>
              <w:spacing w:val="-3"/>
              <w:sz w:val="24"/>
            </w:rPr>
          </w:rPrChange>
        </w:rPr>
        <w:t xml:space="preserve"> </w:t>
      </w:r>
      <w:r w:rsidRPr="001C2B75">
        <w:rPr>
          <w:rFonts w:asciiTheme="minorHAnsi" w:hAnsiTheme="minorHAnsi" w:cstheme="minorHAnsi"/>
          <w:sz w:val="24"/>
          <w:rPrChange w:id="1334" w:author="Kush Khalasi" w:date="2025-07-29T15:02:00Z" w16du:dateUtc="2025-07-29T09:32:00Z">
            <w:rPr>
              <w:sz w:val="24"/>
            </w:rPr>
          </w:rPrChange>
        </w:rPr>
        <w:t>Trinity</w:t>
      </w:r>
      <w:r w:rsidRPr="001C2B75">
        <w:rPr>
          <w:rFonts w:asciiTheme="minorHAnsi" w:hAnsiTheme="minorHAnsi" w:cstheme="minorHAnsi"/>
          <w:spacing w:val="-8"/>
          <w:sz w:val="24"/>
          <w:rPrChange w:id="1335" w:author="Kush Khalasi" w:date="2025-07-29T15:02:00Z" w16du:dateUtc="2025-07-29T09:32:00Z">
            <w:rPr>
              <w:spacing w:val="-8"/>
              <w:sz w:val="24"/>
            </w:rPr>
          </w:rPrChange>
        </w:rPr>
        <w:t xml:space="preserve"> </w:t>
      </w:r>
      <w:r w:rsidRPr="001C2B75">
        <w:rPr>
          <w:rFonts w:asciiTheme="minorHAnsi" w:hAnsiTheme="minorHAnsi" w:cstheme="minorHAnsi"/>
          <w:sz w:val="24"/>
          <w:rPrChange w:id="1336" w:author="Kush Khalasi" w:date="2025-07-29T15:02:00Z" w16du:dateUtc="2025-07-29T09:32:00Z">
            <w:rPr>
              <w:sz w:val="24"/>
            </w:rPr>
          </w:rPrChange>
        </w:rPr>
        <w:t>Logistics</w:t>
      </w:r>
      <w:r w:rsidRPr="001C2B75">
        <w:rPr>
          <w:rFonts w:asciiTheme="minorHAnsi" w:hAnsiTheme="minorHAnsi" w:cstheme="minorHAnsi"/>
          <w:spacing w:val="-5"/>
          <w:sz w:val="24"/>
          <w:rPrChange w:id="1337" w:author="Kush Khalasi" w:date="2025-07-29T15:02:00Z" w16du:dateUtc="2025-07-29T09:32:00Z">
            <w:rPr>
              <w:spacing w:val="-5"/>
              <w:sz w:val="24"/>
            </w:rPr>
          </w:rPrChange>
        </w:rPr>
        <w:t xml:space="preserve"> </w:t>
      </w:r>
      <w:r w:rsidRPr="001C2B75">
        <w:rPr>
          <w:rFonts w:asciiTheme="minorHAnsi" w:hAnsiTheme="minorHAnsi" w:cstheme="minorHAnsi"/>
          <w:sz w:val="24"/>
          <w:rPrChange w:id="1338" w:author="Kush Khalasi" w:date="2025-07-29T15:02:00Z" w16du:dateUtc="2025-07-29T09:32:00Z">
            <w:rPr>
              <w:sz w:val="24"/>
            </w:rPr>
          </w:rPrChange>
        </w:rPr>
        <w:t>actively</w:t>
      </w:r>
      <w:r w:rsidRPr="001C2B75">
        <w:rPr>
          <w:rFonts w:asciiTheme="minorHAnsi" w:hAnsiTheme="minorHAnsi" w:cstheme="minorHAnsi"/>
          <w:spacing w:val="-6"/>
          <w:sz w:val="24"/>
          <w:rPrChange w:id="1339" w:author="Kush Khalasi" w:date="2025-07-29T15:02:00Z" w16du:dateUtc="2025-07-29T09:32:00Z">
            <w:rPr>
              <w:spacing w:val="-6"/>
              <w:sz w:val="24"/>
            </w:rPr>
          </w:rPrChange>
        </w:rPr>
        <w:t xml:space="preserve"> </w:t>
      </w:r>
      <w:r w:rsidRPr="001C2B75">
        <w:rPr>
          <w:rFonts w:asciiTheme="minorHAnsi" w:hAnsiTheme="minorHAnsi" w:cstheme="minorHAnsi"/>
          <w:sz w:val="24"/>
          <w:rPrChange w:id="1340" w:author="Kush Khalasi" w:date="2025-07-29T15:02:00Z" w16du:dateUtc="2025-07-29T09:32:00Z">
            <w:rPr>
              <w:sz w:val="24"/>
            </w:rPr>
          </w:rPrChange>
        </w:rPr>
        <w:t>seeks</w:t>
      </w:r>
      <w:r w:rsidRPr="001C2B75">
        <w:rPr>
          <w:rFonts w:asciiTheme="minorHAnsi" w:hAnsiTheme="minorHAnsi" w:cstheme="minorHAnsi"/>
          <w:spacing w:val="-5"/>
          <w:sz w:val="24"/>
          <w:rPrChange w:id="1341" w:author="Kush Khalasi" w:date="2025-07-29T15:02:00Z" w16du:dateUtc="2025-07-29T09:32:00Z">
            <w:rPr>
              <w:spacing w:val="-5"/>
              <w:sz w:val="24"/>
            </w:rPr>
          </w:rPrChange>
        </w:rPr>
        <w:t xml:space="preserve"> </w:t>
      </w:r>
      <w:r w:rsidRPr="001C2B75">
        <w:rPr>
          <w:rFonts w:asciiTheme="minorHAnsi" w:hAnsiTheme="minorHAnsi" w:cstheme="minorHAnsi"/>
          <w:sz w:val="24"/>
          <w:rPrChange w:id="1342" w:author="Kush Khalasi" w:date="2025-07-29T15:02:00Z" w16du:dateUtc="2025-07-29T09:32:00Z">
            <w:rPr>
              <w:sz w:val="24"/>
            </w:rPr>
          </w:rPrChange>
        </w:rPr>
        <w:t>input</w:t>
      </w:r>
      <w:r w:rsidRPr="001C2B75">
        <w:rPr>
          <w:rFonts w:asciiTheme="minorHAnsi" w:hAnsiTheme="minorHAnsi" w:cstheme="minorHAnsi"/>
          <w:spacing w:val="-6"/>
          <w:sz w:val="24"/>
          <w:rPrChange w:id="1343" w:author="Kush Khalasi" w:date="2025-07-29T15:02:00Z" w16du:dateUtc="2025-07-29T09:32:00Z">
            <w:rPr>
              <w:spacing w:val="-6"/>
              <w:sz w:val="24"/>
            </w:rPr>
          </w:rPrChange>
        </w:rPr>
        <w:t xml:space="preserve"> </w:t>
      </w:r>
      <w:r w:rsidRPr="001C2B75">
        <w:rPr>
          <w:rFonts w:asciiTheme="minorHAnsi" w:hAnsiTheme="minorHAnsi" w:cstheme="minorHAnsi"/>
          <w:sz w:val="24"/>
          <w:rPrChange w:id="1344" w:author="Kush Khalasi" w:date="2025-07-29T15:02:00Z" w16du:dateUtc="2025-07-29T09:32:00Z">
            <w:rPr>
              <w:sz w:val="24"/>
            </w:rPr>
          </w:rPrChange>
        </w:rPr>
        <w:t>from</w:t>
      </w:r>
      <w:r w:rsidRPr="001C2B75">
        <w:rPr>
          <w:rFonts w:asciiTheme="minorHAnsi" w:hAnsiTheme="minorHAnsi" w:cstheme="minorHAnsi"/>
          <w:spacing w:val="-7"/>
          <w:sz w:val="24"/>
          <w:rPrChange w:id="1345" w:author="Kush Khalasi" w:date="2025-07-29T15:02:00Z" w16du:dateUtc="2025-07-29T09:32:00Z">
            <w:rPr>
              <w:spacing w:val="-7"/>
              <w:sz w:val="24"/>
            </w:rPr>
          </w:rPrChange>
        </w:rPr>
        <w:t xml:space="preserve"> </w:t>
      </w:r>
      <w:r w:rsidRPr="001C2B75">
        <w:rPr>
          <w:rFonts w:asciiTheme="minorHAnsi" w:hAnsiTheme="minorHAnsi" w:cstheme="minorHAnsi"/>
          <w:sz w:val="24"/>
          <w:rPrChange w:id="1346" w:author="Kush Khalasi" w:date="2025-07-29T15:02:00Z" w16du:dateUtc="2025-07-29T09:32:00Z">
            <w:rPr>
              <w:sz w:val="24"/>
            </w:rPr>
          </w:rPrChange>
        </w:rPr>
        <w:t>employees</w:t>
      </w:r>
      <w:r w:rsidRPr="001C2B75">
        <w:rPr>
          <w:rFonts w:asciiTheme="minorHAnsi" w:hAnsiTheme="minorHAnsi" w:cstheme="minorHAnsi"/>
          <w:spacing w:val="-5"/>
          <w:sz w:val="24"/>
          <w:rPrChange w:id="1347" w:author="Kush Khalasi" w:date="2025-07-29T15:02:00Z" w16du:dateUtc="2025-07-29T09:32:00Z">
            <w:rPr>
              <w:spacing w:val="-5"/>
              <w:sz w:val="24"/>
            </w:rPr>
          </w:rPrChange>
        </w:rPr>
        <w:t xml:space="preserve"> </w:t>
      </w:r>
      <w:r w:rsidRPr="001C2B75">
        <w:rPr>
          <w:rFonts w:asciiTheme="minorHAnsi" w:hAnsiTheme="minorHAnsi" w:cstheme="minorHAnsi"/>
          <w:sz w:val="24"/>
          <w:rPrChange w:id="1348" w:author="Kush Khalasi" w:date="2025-07-29T15:02:00Z" w16du:dateUtc="2025-07-29T09:32:00Z">
            <w:rPr>
              <w:sz w:val="24"/>
            </w:rPr>
          </w:rPrChange>
        </w:rPr>
        <w:t>to</w:t>
      </w:r>
      <w:r w:rsidRPr="001C2B75">
        <w:rPr>
          <w:rFonts w:asciiTheme="minorHAnsi" w:hAnsiTheme="minorHAnsi" w:cstheme="minorHAnsi"/>
          <w:spacing w:val="-7"/>
          <w:sz w:val="24"/>
          <w:rPrChange w:id="1349" w:author="Kush Khalasi" w:date="2025-07-29T15:02:00Z" w16du:dateUtc="2025-07-29T09:32:00Z">
            <w:rPr>
              <w:spacing w:val="-7"/>
              <w:sz w:val="24"/>
            </w:rPr>
          </w:rPrChange>
        </w:rPr>
        <w:t xml:space="preserve"> </w:t>
      </w:r>
      <w:r w:rsidRPr="001C2B75">
        <w:rPr>
          <w:rFonts w:asciiTheme="minorHAnsi" w:hAnsiTheme="minorHAnsi" w:cstheme="minorHAnsi"/>
          <w:sz w:val="24"/>
          <w:rPrChange w:id="1350" w:author="Kush Khalasi" w:date="2025-07-29T15:02:00Z" w16du:dateUtc="2025-07-29T09:32:00Z">
            <w:rPr>
              <w:sz w:val="24"/>
            </w:rPr>
          </w:rPrChange>
        </w:rPr>
        <w:t>enhance</w:t>
      </w:r>
      <w:r w:rsidRPr="001C2B75">
        <w:rPr>
          <w:rFonts w:asciiTheme="minorHAnsi" w:hAnsiTheme="minorHAnsi" w:cstheme="minorHAnsi"/>
          <w:spacing w:val="-7"/>
          <w:sz w:val="24"/>
          <w:rPrChange w:id="1351" w:author="Kush Khalasi" w:date="2025-07-29T15:02:00Z" w16du:dateUtc="2025-07-29T09:32:00Z">
            <w:rPr>
              <w:spacing w:val="-7"/>
              <w:sz w:val="24"/>
            </w:rPr>
          </w:rPrChange>
        </w:rPr>
        <w:t xml:space="preserve"> </w:t>
      </w:r>
      <w:r w:rsidRPr="001C2B75">
        <w:rPr>
          <w:rFonts w:asciiTheme="minorHAnsi" w:hAnsiTheme="minorHAnsi" w:cstheme="minorHAnsi"/>
          <w:sz w:val="24"/>
          <w:rPrChange w:id="1352" w:author="Kush Khalasi" w:date="2025-07-29T15:02:00Z" w16du:dateUtc="2025-07-29T09:32:00Z">
            <w:rPr>
              <w:sz w:val="24"/>
            </w:rPr>
          </w:rPrChange>
        </w:rPr>
        <w:t>the Ethics</w:t>
      </w:r>
      <w:r w:rsidRPr="001C2B75">
        <w:rPr>
          <w:rFonts w:asciiTheme="minorHAnsi" w:hAnsiTheme="minorHAnsi" w:cstheme="minorHAnsi"/>
          <w:spacing w:val="77"/>
          <w:w w:val="150"/>
          <w:sz w:val="24"/>
          <w:rPrChange w:id="1353" w:author="Kush Khalasi" w:date="2025-07-29T15:02:00Z" w16du:dateUtc="2025-07-29T09:32:00Z">
            <w:rPr>
              <w:spacing w:val="77"/>
              <w:w w:val="150"/>
              <w:sz w:val="24"/>
            </w:rPr>
          </w:rPrChange>
        </w:rPr>
        <w:t xml:space="preserve"> </w:t>
      </w:r>
      <w:r w:rsidRPr="001C2B75">
        <w:rPr>
          <w:rFonts w:asciiTheme="minorHAnsi" w:hAnsiTheme="minorHAnsi" w:cstheme="minorHAnsi"/>
          <w:sz w:val="24"/>
          <w:rPrChange w:id="1354" w:author="Kush Khalasi" w:date="2025-07-29T15:02:00Z" w16du:dateUtc="2025-07-29T09:32:00Z">
            <w:rPr>
              <w:sz w:val="24"/>
            </w:rPr>
          </w:rPrChange>
        </w:rPr>
        <w:t>Policy.</w:t>
      </w:r>
      <w:r w:rsidRPr="001C2B75">
        <w:rPr>
          <w:rFonts w:asciiTheme="minorHAnsi" w:hAnsiTheme="minorHAnsi" w:cstheme="minorHAnsi"/>
          <w:spacing w:val="77"/>
          <w:w w:val="150"/>
          <w:sz w:val="24"/>
          <w:rPrChange w:id="1355" w:author="Kush Khalasi" w:date="2025-07-29T15:02:00Z" w16du:dateUtc="2025-07-29T09:32:00Z">
            <w:rPr>
              <w:spacing w:val="77"/>
              <w:w w:val="150"/>
              <w:sz w:val="24"/>
            </w:rPr>
          </w:rPrChange>
        </w:rPr>
        <w:t xml:space="preserve"> </w:t>
      </w:r>
      <w:r w:rsidRPr="001C2B75">
        <w:rPr>
          <w:rFonts w:asciiTheme="minorHAnsi" w:hAnsiTheme="minorHAnsi" w:cstheme="minorHAnsi"/>
          <w:sz w:val="24"/>
          <w:rPrChange w:id="1356" w:author="Kush Khalasi" w:date="2025-07-29T15:02:00Z" w16du:dateUtc="2025-07-29T09:32:00Z">
            <w:rPr>
              <w:sz w:val="24"/>
            </w:rPr>
          </w:rPrChange>
        </w:rPr>
        <w:t>Employees</w:t>
      </w:r>
      <w:r w:rsidRPr="001C2B75">
        <w:rPr>
          <w:rFonts w:asciiTheme="minorHAnsi" w:hAnsiTheme="minorHAnsi" w:cstheme="minorHAnsi"/>
          <w:spacing w:val="78"/>
          <w:w w:val="150"/>
          <w:sz w:val="24"/>
          <w:rPrChange w:id="1357" w:author="Kush Khalasi" w:date="2025-07-29T15:02:00Z" w16du:dateUtc="2025-07-29T09:32:00Z">
            <w:rPr>
              <w:spacing w:val="78"/>
              <w:w w:val="150"/>
              <w:sz w:val="24"/>
            </w:rPr>
          </w:rPrChange>
        </w:rPr>
        <w:t xml:space="preserve"> </w:t>
      </w:r>
      <w:r w:rsidRPr="001C2B75">
        <w:rPr>
          <w:rFonts w:asciiTheme="minorHAnsi" w:hAnsiTheme="minorHAnsi" w:cstheme="minorHAnsi"/>
          <w:sz w:val="24"/>
          <w:rPrChange w:id="1358" w:author="Kush Khalasi" w:date="2025-07-29T15:02:00Z" w16du:dateUtc="2025-07-29T09:32:00Z">
            <w:rPr>
              <w:sz w:val="24"/>
            </w:rPr>
          </w:rPrChange>
        </w:rPr>
        <w:t>are</w:t>
      </w:r>
      <w:r w:rsidRPr="001C2B75">
        <w:rPr>
          <w:rFonts w:asciiTheme="minorHAnsi" w:hAnsiTheme="minorHAnsi" w:cstheme="minorHAnsi"/>
          <w:spacing w:val="79"/>
          <w:w w:val="150"/>
          <w:sz w:val="24"/>
          <w:rPrChange w:id="1359" w:author="Kush Khalasi" w:date="2025-07-29T15:02:00Z" w16du:dateUtc="2025-07-29T09:32:00Z">
            <w:rPr>
              <w:spacing w:val="79"/>
              <w:w w:val="150"/>
              <w:sz w:val="24"/>
            </w:rPr>
          </w:rPrChange>
        </w:rPr>
        <w:t xml:space="preserve"> </w:t>
      </w:r>
      <w:r w:rsidRPr="001C2B75">
        <w:rPr>
          <w:rFonts w:asciiTheme="minorHAnsi" w:hAnsiTheme="minorHAnsi" w:cstheme="minorHAnsi"/>
          <w:sz w:val="24"/>
          <w:rPrChange w:id="1360" w:author="Kush Khalasi" w:date="2025-07-29T15:02:00Z" w16du:dateUtc="2025-07-29T09:32:00Z">
            <w:rPr>
              <w:sz w:val="24"/>
            </w:rPr>
          </w:rPrChange>
        </w:rPr>
        <w:t>encouraged</w:t>
      </w:r>
      <w:r w:rsidRPr="001C2B75">
        <w:rPr>
          <w:rFonts w:asciiTheme="minorHAnsi" w:hAnsiTheme="minorHAnsi" w:cstheme="minorHAnsi"/>
          <w:spacing w:val="76"/>
          <w:w w:val="150"/>
          <w:sz w:val="24"/>
          <w:rPrChange w:id="1361" w:author="Kush Khalasi" w:date="2025-07-29T15:02:00Z" w16du:dateUtc="2025-07-29T09:32:00Z">
            <w:rPr>
              <w:spacing w:val="76"/>
              <w:w w:val="150"/>
              <w:sz w:val="24"/>
            </w:rPr>
          </w:rPrChange>
        </w:rPr>
        <w:t xml:space="preserve"> </w:t>
      </w:r>
      <w:r w:rsidRPr="001C2B75">
        <w:rPr>
          <w:rFonts w:asciiTheme="minorHAnsi" w:hAnsiTheme="minorHAnsi" w:cstheme="minorHAnsi"/>
          <w:sz w:val="24"/>
          <w:rPrChange w:id="1362" w:author="Kush Khalasi" w:date="2025-07-29T15:02:00Z" w16du:dateUtc="2025-07-29T09:32:00Z">
            <w:rPr>
              <w:sz w:val="24"/>
            </w:rPr>
          </w:rPrChange>
        </w:rPr>
        <w:t>to</w:t>
      </w:r>
      <w:r w:rsidRPr="001C2B75">
        <w:rPr>
          <w:rFonts w:asciiTheme="minorHAnsi" w:hAnsiTheme="minorHAnsi" w:cstheme="minorHAnsi"/>
          <w:spacing w:val="76"/>
          <w:w w:val="150"/>
          <w:sz w:val="24"/>
          <w:rPrChange w:id="1363" w:author="Kush Khalasi" w:date="2025-07-29T15:02:00Z" w16du:dateUtc="2025-07-29T09:32:00Z">
            <w:rPr>
              <w:spacing w:val="76"/>
              <w:w w:val="150"/>
              <w:sz w:val="24"/>
            </w:rPr>
          </w:rPrChange>
        </w:rPr>
        <w:t xml:space="preserve"> </w:t>
      </w:r>
      <w:r w:rsidRPr="001C2B75">
        <w:rPr>
          <w:rFonts w:asciiTheme="minorHAnsi" w:hAnsiTheme="minorHAnsi" w:cstheme="minorHAnsi"/>
          <w:sz w:val="24"/>
          <w:rPrChange w:id="1364" w:author="Kush Khalasi" w:date="2025-07-29T15:02:00Z" w16du:dateUtc="2025-07-29T09:32:00Z">
            <w:rPr>
              <w:sz w:val="24"/>
            </w:rPr>
          </w:rPrChange>
        </w:rPr>
        <w:t>provide</w:t>
      </w:r>
      <w:r w:rsidRPr="001C2B75">
        <w:rPr>
          <w:rFonts w:asciiTheme="minorHAnsi" w:hAnsiTheme="minorHAnsi" w:cstheme="minorHAnsi"/>
          <w:spacing w:val="78"/>
          <w:w w:val="150"/>
          <w:sz w:val="24"/>
          <w:rPrChange w:id="1365" w:author="Kush Khalasi" w:date="2025-07-29T15:02:00Z" w16du:dateUtc="2025-07-29T09:32:00Z">
            <w:rPr>
              <w:spacing w:val="78"/>
              <w:w w:val="150"/>
              <w:sz w:val="24"/>
            </w:rPr>
          </w:rPrChange>
        </w:rPr>
        <w:t xml:space="preserve"> </w:t>
      </w:r>
      <w:r w:rsidRPr="001C2B75">
        <w:rPr>
          <w:rFonts w:asciiTheme="minorHAnsi" w:hAnsiTheme="minorHAnsi" w:cstheme="minorHAnsi"/>
          <w:sz w:val="24"/>
          <w:rPrChange w:id="1366" w:author="Kush Khalasi" w:date="2025-07-29T15:02:00Z" w16du:dateUtc="2025-07-29T09:32:00Z">
            <w:rPr>
              <w:sz w:val="24"/>
            </w:rPr>
          </w:rPrChange>
        </w:rPr>
        <w:t>feedback</w:t>
      </w:r>
      <w:r w:rsidRPr="001C2B75">
        <w:rPr>
          <w:rFonts w:asciiTheme="minorHAnsi" w:hAnsiTheme="minorHAnsi" w:cstheme="minorHAnsi"/>
          <w:spacing w:val="76"/>
          <w:w w:val="150"/>
          <w:sz w:val="24"/>
          <w:rPrChange w:id="1367" w:author="Kush Khalasi" w:date="2025-07-29T15:02:00Z" w16du:dateUtc="2025-07-29T09:32:00Z">
            <w:rPr>
              <w:spacing w:val="76"/>
              <w:w w:val="150"/>
              <w:sz w:val="24"/>
            </w:rPr>
          </w:rPrChange>
        </w:rPr>
        <w:t xml:space="preserve"> </w:t>
      </w:r>
      <w:r w:rsidRPr="001C2B75">
        <w:rPr>
          <w:rFonts w:asciiTheme="minorHAnsi" w:hAnsiTheme="minorHAnsi" w:cstheme="minorHAnsi"/>
          <w:sz w:val="24"/>
          <w:rPrChange w:id="1368" w:author="Kush Khalasi" w:date="2025-07-29T15:02:00Z" w16du:dateUtc="2025-07-29T09:32:00Z">
            <w:rPr>
              <w:sz w:val="24"/>
            </w:rPr>
          </w:rPrChange>
        </w:rPr>
        <w:t>and</w:t>
      </w:r>
      <w:r w:rsidRPr="001C2B75">
        <w:rPr>
          <w:rFonts w:asciiTheme="minorHAnsi" w:hAnsiTheme="minorHAnsi" w:cstheme="minorHAnsi"/>
          <w:spacing w:val="79"/>
          <w:w w:val="150"/>
          <w:sz w:val="24"/>
          <w:rPrChange w:id="1369" w:author="Kush Khalasi" w:date="2025-07-29T15:02:00Z" w16du:dateUtc="2025-07-29T09:32:00Z">
            <w:rPr>
              <w:spacing w:val="79"/>
              <w:w w:val="150"/>
              <w:sz w:val="24"/>
            </w:rPr>
          </w:rPrChange>
        </w:rPr>
        <w:t xml:space="preserve"> </w:t>
      </w:r>
      <w:r w:rsidRPr="001C2B75">
        <w:rPr>
          <w:rFonts w:asciiTheme="minorHAnsi" w:hAnsiTheme="minorHAnsi" w:cstheme="minorHAnsi"/>
          <w:sz w:val="24"/>
          <w:rPrChange w:id="1370" w:author="Kush Khalasi" w:date="2025-07-29T15:02:00Z" w16du:dateUtc="2025-07-29T09:32:00Z">
            <w:rPr>
              <w:sz w:val="24"/>
            </w:rPr>
          </w:rPrChange>
        </w:rPr>
        <w:t>suggestions</w:t>
      </w:r>
      <w:r w:rsidRPr="001C2B75">
        <w:rPr>
          <w:rFonts w:asciiTheme="minorHAnsi" w:hAnsiTheme="minorHAnsi" w:cstheme="minorHAnsi"/>
          <w:spacing w:val="75"/>
          <w:w w:val="150"/>
          <w:sz w:val="24"/>
          <w:rPrChange w:id="1371" w:author="Kush Khalasi" w:date="2025-07-29T15:02:00Z" w16du:dateUtc="2025-07-29T09:32:00Z">
            <w:rPr>
              <w:spacing w:val="75"/>
              <w:w w:val="150"/>
              <w:sz w:val="24"/>
            </w:rPr>
          </w:rPrChange>
        </w:rPr>
        <w:t xml:space="preserve"> </w:t>
      </w:r>
      <w:r w:rsidRPr="001C2B75">
        <w:rPr>
          <w:rFonts w:asciiTheme="minorHAnsi" w:hAnsiTheme="minorHAnsi" w:cstheme="minorHAnsi"/>
          <w:sz w:val="24"/>
          <w:rPrChange w:id="1372" w:author="Kush Khalasi" w:date="2025-07-29T15:02:00Z" w16du:dateUtc="2025-07-29T09:32:00Z">
            <w:rPr>
              <w:sz w:val="24"/>
            </w:rPr>
          </w:rPrChange>
        </w:rPr>
        <w:t>for</w:t>
      </w:r>
      <w:r w:rsidR="00F74EBE" w:rsidRPr="001C2B75">
        <w:rPr>
          <w:rFonts w:asciiTheme="minorHAnsi" w:hAnsiTheme="minorHAnsi" w:cstheme="minorHAnsi"/>
          <w:sz w:val="24"/>
          <w:rPrChange w:id="1373" w:author="Kush Khalasi" w:date="2025-07-29T15:02:00Z" w16du:dateUtc="2025-07-29T09:32:00Z">
            <w:rPr>
              <w:sz w:val="24"/>
            </w:rPr>
          </w:rPrChange>
        </w:rPr>
        <w:t xml:space="preserve"> </w:t>
      </w:r>
      <w:r w:rsidRPr="001C2B75">
        <w:rPr>
          <w:rFonts w:asciiTheme="minorHAnsi" w:hAnsiTheme="minorHAnsi" w:cstheme="minorHAnsi"/>
          <w:rPrChange w:id="1374" w:author="Kush Khalasi" w:date="2025-07-29T15:02:00Z" w16du:dateUtc="2025-07-29T09:32:00Z">
            <w:rPr/>
          </w:rPrChange>
        </w:rPr>
        <w:t>improvement, ensuring that the Ethics Policy reflects the collective wisdom and insights of the organization.</w:t>
      </w:r>
    </w:p>
    <w:p w14:paraId="059EBFF2" w14:textId="6363784D" w:rsidR="006E1F3C" w:rsidRPr="001C2B75" w:rsidRDefault="006E1F3C">
      <w:pPr>
        <w:pStyle w:val="BodyText"/>
        <w:spacing w:before="64"/>
        <w:ind w:left="0" w:firstLine="0"/>
        <w:jc w:val="left"/>
        <w:rPr>
          <w:rFonts w:asciiTheme="minorHAnsi" w:hAnsiTheme="minorHAnsi" w:cstheme="minorHAnsi"/>
          <w:sz w:val="20"/>
          <w:rPrChange w:id="1375" w:author="Kush Khalasi" w:date="2025-07-29T15:02:00Z" w16du:dateUtc="2025-07-29T09:32:00Z">
            <w:rPr>
              <w:sz w:val="20"/>
            </w:rPr>
          </w:rPrChange>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0"/>
        <w:gridCol w:w="2692"/>
        <w:gridCol w:w="2014"/>
        <w:gridCol w:w="2667"/>
      </w:tblGrid>
      <w:tr w:rsidR="006E1F3C" w:rsidRPr="001C2B75" w14:paraId="059EBFFB" w14:textId="77777777">
        <w:trPr>
          <w:trHeight w:val="599"/>
        </w:trPr>
        <w:tc>
          <w:tcPr>
            <w:tcW w:w="2350" w:type="dxa"/>
          </w:tcPr>
          <w:p w14:paraId="059EBFF5" w14:textId="77777777" w:rsidR="006E1F3C" w:rsidRPr="001C2B75" w:rsidRDefault="00000000">
            <w:pPr>
              <w:pStyle w:val="TableParagraph"/>
              <w:spacing w:line="294" w:lineRule="exact"/>
              <w:ind w:left="465"/>
              <w:rPr>
                <w:rFonts w:asciiTheme="minorHAnsi" w:hAnsiTheme="minorHAnsi" w:cstheme="minorHAnsi"/>
                <w:b/>
                <w:sz w:val="28"/>
                <w:rPrChange w:id="1376" w:author="Kush Khalasi" w:date="2025-07-29T15:02:00Z" w16du:dateUtc="2025-07-29T09:32:00Z">
                  <w:rPr>
                    <w:b/>
                    <w:sz w:val="28"/>
                  </w:rPr>
                </w:rPrChange>
              </w:rPr>
            </w:pPr>
            <w:r w:rsidRPr="001C2B75">
              <w:rPr>
                <w:rFonts w:asciiTheme="minorHAnsi" w:hAnsiTheme="minorHAnsi" w:cstheme="minorHAnsi"/>
                <w:b/>
                <w:spacing w:val="-2"/>
                <w:sz w:val="28"/>
                <w:rPrChange w:id="1377" w:author="Kush Khalasi" w:date="2025-07-29T15:02:00Z" w16du:dateUtc="2025-07-29T09:32:00Z">
                  <w:rPr>
                    <w:b/>
                    <w:spacing w:val="-2"/>
                    <w:sz w:val="28"/>
                  </w:rPr>
                </w:rPrChange>
              </w:rPr>
              <w:t>Document</w:t>
            </w:r>
          </w:p>
          <w:p w14:paraId="059EBFF6" w14:textId="77777777" w:rsidR="006E1F3C" w:rsidRPr="001C2B75" w:rsidRDefault="00000000">
            <w:pPr>
              <w:pStyle w:val="TableParagraph"/>
              <w:spacing w:line="286" w:lineRule="exact"/>
              <w:ind w:left="556"/>
              <w:rPr>
                <w:rFonts w:asciiTheme="minorHAnsi" w:hAnsiTheme="minorHAnsi" w:cstheme="minorHAnsi"/>
                <w:b/>
                <w:sz w:val="28"/>
                <w:rPrChange w:id="1378" w:author="Kush Khalasi" w:date="2025-07-29T15:02:00Z" w16du:dateUtc="2025-07-29T09:32:00Z">
                  <w:rPr>
                    <w:b/>
                    <w:sz w:val="28"/>
                  </w:rPr>
                </w:rPrChange>
              </w:rPr>
            </w:pPr>
            <w:r w:rsidRPr="001C2B75">
              <w:rPr>
                <w:rFonts w:asciiTheme="minorHAnsi" w:hAnsiTheme="minorHAnsi" w:cstheme="minorHAnsi"/>
                <w:b/>
                <w:spacing w:val="-2"/>
                <w:sz w:val="28"/>
                <w:rPrChange w:id="1379" w:author="Kush Khalasi" w:date="2025-07-29T15:02:00Z" w16du:dateUtc="2025-07-29T09:32:00Z">
                  <w:rPr>
                    <w:b/>
                    <w:spacing w:val="-2"/>
                    <w:sz w:val="28"/>
                  </w:rPr>
                </w:rPrChange>
              </w:rPr>
              <w:t>Number:</w:t>
            </w:r>
          </w:p>
        </w:tc>
        <w:tc>
          <w:tcPr>
            <w:tcW w:w="2692" w:type="dxa"/>
          </w:tcPr>
          <w:p w14:paraId="059EBFF7" w14:textId="77777777" w:rsidR="006E1F3C" w:rsidRPr="001C2B75" w:rsidRDefault="00000000">
            <w:pPr>
              <w:pStyle w:val="TableParagraph"/>
              <w:spacing w:before="143"/>
              <w:ind w:left="199"/>
              <w:rPr>
                <w:rFonts w:asciiTheme="minorHAnsi" w:hAnsiTheme="minorHAnsi" w:cstheme="minorHAnsi"/>
                <w:sz w:val="26"/>
                <w:rPrChange w:id="1380" w:author="Kush Khalasi" w:date="2025-07-29T15:02:00Z" w16du:dateUtc="2025-07-29T09:32:00Z">
                  <w:rPr>
                    <w:sz w:val="26"/>
                  </w:rPr>
                </w:rPrChange>
              </w:rPr>
            </w:pPr>
            <w:r w:rsidRPr="001C2B75">
              <w:rPr>
                <w:rFonts w:asciiTheme="minorHAnsi" w:hAnsiTheme="minorHAnsi" w:cstheme="minorHAnsi"/>
                <w:sz w:val="26"/>
                <w:rPrChange w:id="1381" w:author="Kush Khalasi" w:date="2025-07-29T15:02:00Z" w16du:dateUtc="2025-07-29T09:32:00Z">
                  <w:rPr>
                    <w:sz w:val="26"/>
                  </w:rPr>
                </w:rPrChange>
              </w:rPr>
              <w:t>DOC</w:t>
            </w:r>
            <w:r w:rsidRPr="001C2B75">
              <w:rPr>
                <w:rFonts w:asciiTheme="minorHAnsi" w:hAnsiTheme="minorHAnsi" w:cstheme="minorHAnsi"/>
                <w:spacing w:val="-3"/>
                <w:sz w:val="26"/>
                <w:rPrChange w:id="1382" w:author="Kush Khalasi" w:date="2025-07-29T15:02:00Z" w16du:dateUtc="2025-07-29T09:32:00Z">
                  <w:rPr>
                    <w:spacing w:val="-3"/>
                    <w:sz w:val="26"/>
                  </w:rPr>
                </w:rPrChange>
              </w:rPr>
              <w:t xml:space="preserve"> </w:t>
            </w:r>
            <w:r w:rsidRPr="001C2B75">
              <w:rPr>
                <w:rFonts w:asciiTheme="minorHAnsi" w:hAnsiTheme="minorHAnsi" w:cstheme="minorHAnsi"/>
                <w:sz w:val="26"/>
                <w:rPrChange w:id="1383" w:author="Kush Khalasi" w:date="2025-07-29T15:02:00Z" w16du:dateUtc="2025-07-29T09:32:00Z">
                  <w:rPr>
                    <w:sz w:val="26"/>
                  </w:rPr>
                </w:rPrChange>
              </w:rPr>
              <w:t>–</w:t>
            </w:r>
            <w:r w:rsidRPr="001C2B75">
              <w:rPr>
                <w:rFonts w:asciiTheme="minorHAnsi" w:hAnsiTheme="minorHAnsi" w:cstheme="minorHAnsi"/>
                <w:spacing w:val="-3"/>
                <w:sz w:val="26"/>
                <w:rPrChange w:id="1384" w:author="Kush Khalasi" w:date="2025-07-29T15:02:00Z" w16du:dateUtc="2025-07-29T09:32:00Z">
                  <w:rPr>
                    <w:spacing w:val="-3"/>
                    <w:sz w:val="26"/>
                  </w:rPr>
                </w:rPrChange>
              </w:rPr>
              <w:t xml:space="preserve"> </w:t>
            </w:r>
            <w:r w:rsidRPr="001C2B75">
              <w:rPr>
                <w:rFonts w:asciiTheme="minorHAnsi" w:hAnsiTheme="minorHAnsi" w:cstheme="minorHAnsi"/>
                <w:sz w:val="26"/>
                <w:rPrChange w:id="1385" w:author="Kush Khalasi" w:date="2025-07-29T15:02:00Z" w16du:dateUtc="2025-07-29T09:32:00Z">
                  <w:rPr>
                    <w:sz w:val="26"/>
                  </w:rPr>
                </w:rPrChange>
              </w:rPr>
              <w:t>TL</w:t>
            </w:r>
            <w:r w:rsidRPr="001C2B75">
              <w:rPr>
                <w:rFonts w:asciiTheme="minorHAnsi" w:hAnsiTheme="minorHAnsi" w:cstheme="minorHAnsi"/>
                <w:spacing w:val="-2"/>
                <w:sz w:val="26"/>
                <w:rPrChange w:id="1386" w:author="Kush Khalasi" w:date="2025-07-29T15:02:00Z" w16du:dateUtc="2025-07-29T09:32:00Z">
                  <w:rPr>
                    <w:spacing w:val="-2"/>
                    <w:sz w:val="26"/>
                  </w:rPr>
                </w:rPrChange>
              </w:rPr>
              <w:t xml:space="preserve"> </w:t>
            </w:r>
            <w:r w:rsidRPr="001C2B75">
              <w:rPr>
                <w:rFonts w:asciiTheme="minorHAnsi" w:hAnsiTheme="minorHAnsi" w:cstheme="minorHAnsi"/>
                <w:sz w:val="26"/>
                <w:rPrChange w:id="1387" w:author="Kush Khalasi" w:date="2025-07-29T15:02:00Z" w16du:dateUtc="2025-07-29T09:32:00Z">
                  <w:rPr>
                    <w:sz w:val="26"/>
                  </w:rPr>
                </w:rPrChange>
              </w:rPr>
              <w:t>–</w:t>
            </w:r>
            <w:r w:rsidRPr="001C2B75">
              <w:rPr>
                <w:rFonts w:asciiTheme="minorHAnsi" w:hAnsiTheme="minorHAnsi" w:cstheme="minorHAnsi"/>
                <w:spacing w:val="-4"/>
                <w:sz w:val="26"/>
                <w:rPrChange w:id="1388" w:author="Kush Khalasi" w:date="2025-07-29T15:02:00Z" w16du:dateUtc="2025-07-29T09:32:00Z">
                  <w:rPr>
                    <w:spacing w:val="-4"/>
                    <w:sz w:val="26"/>
                  </w:rPr>
                </w:rPrChange>
              </w:rPr>
              <w:t xml:space="preserve"> </w:t>
            </w:r>
            <w:r w:rsidRPr="001C2B75">
              <w:rPr>
                <w:rFonts w:asciiTheme="minorHAnsi" w:hAnsiTheme="minorHAnsi" w:cstheme="minorHAnsi"/>
                <w:sz w:val="26"/>
                <w:rPrChange w:id="1389" w:author="Kush Khalasi" w:date="2025-07-29T15:02:00Z" w16du:dateUtc="2025-07-29T09:32:00Z">
                  <w:rPr>
                    <w:sz w:val="26"/>
                  </w:rPr>
                </w:rPrChange>
              </w:rPr>
              <w:t>POL</w:t>
            </w:r>
            <w:r w:rsidRPr="001C2B75">
              <w:rPr>
                <w:rFonts w:asciiTheme="minorHAnsi" w:hAnsiTheme="minorHAnsi" w:cstheme="minorHAnsi"/>
                <w:spacing w:val="-4"/>
                <w:sz w:val="26"/>
                <w:rPrChange w:id="1390" w:author="Kush Khalasi" w:date="2025-07-29T15:02:00Z" w16du:dateUtc="2025-07-29T09:32:00Z">
                  <w:rPr>
                    <w:spacing w:val="-4"/>
                    <w:sz w:val="26"/>
                  </w:rPr>
                </w:rPrChange>
              </w:rPr>
              <w:t xml:space="preserve"> </w:t>
            </w:r>
            <w:r w:rsidRPr="001C2B75">
              <w:rPr>
                <w:rFonts w:asciiTheme="minorHAnsi" w:hAnsiTheme="minorHAnsi" w:cstheme="minorHAnsi"/>
                <w:sz w:val="26"/>
                <w:rPrChange w:id="1391" w:author="Kush Khalasi" w:date="2025-07-29T15:02:00Z" w16du:dateUtc="2025-07-29T09:32:00Z">
                  <w:rPr>
                    <w:sz w:val="26"/>
                  </w:rPr>
                </w:rPrChange>
              </w:rPr>
              <w:t>-</w:t>
            </w:r>
            <w:r w:rsidRPr="001C2B75">
              <w:rPr>
                <w:rFonts w:asciiTheme="minorHAnsi" w:hAnsiTheme="minorHAnsi" w:cstheme="minorHAnsi"/>
                <w:spacing w:val="-1"/>
                <w:sz w:val="26"/>
                <w:rPrChange w:id="1392" w:author="Kush Khalasi" w:date="2025-07-29T15:02:00Z" w16du:dateUtc="2025-07-29T09:32:00Z">
                  <w:rPr>
                    <w:spacing w:val="-1"/>
                    <w:sz w:val="26"/>
                  </w:rPr>
                </w:rPrChange>
              </w:rPr>
              <w:t xml:space="preserve"> </w:t>
            </w:r>
            <w:r w:rsidRPr="001C2B75">
              <w:rPr>
                <w:rFonts w:asciiTheme="minorHAnsi" w:hAnsiTheme="minorHAnsi" w:cstheme="minorHAnsi"/>
                <w:spacing w:val="-5"/>
                <w:sz w:val="26"/>
                <w:rPrChange w:id="1393" w:author="Kush Khalasi" w:date="2025-07-29T15:02:00Z" w16du:dateUtc="2025-07-29T09:32:00Z">
                  <w:rPr>
                    <w:spacing w:val="-5"/>
                    <w:sz w:val="26"/>
                  </w:rPr>
                </w:rPrChange>
              </w:rPr>
              <w:t>02</w:t>
            </w:r>
          </w:p>
        </w:tc>
        <w:tc>
          <w:tcPr>
            <w:tcW w:w="2014" w:type="dxa"/>
          </w:tcPr>
          <w:p w14:paraId="059EBFF8" w14:textId="77777777" w:rsidR="006E1F3C" w:rsidRPr="001C2B75" w:rsidRDefault="00000000">
            <w:pPr>
              <w:pStyle w:val="TableParagraph"/>
              <w:spacing w:line="294" w:lineRule="exact"/>
              <w:ind w:right="202"/>
              <w:jc w:val="center"/>
              <w:rPr>
                <w:rFonts w:asciiTheme="minorHAnsi" w:hAnsiTheme="minorHAnsi" w:cstheme="minorHAnsi"/>
                <w:b/>
                <w:sz w:val="28"/>
                <w:rPrChange w:id="1394" w:author="Kush Khalasi" w:date="2025-07-29T15:02:00Z" w16du:dateUtc="2025-07-29T09:32:00Z">
                  <w:rPr>
                    <w:b/>
                    <w:sz w:val="28"/>
                  </w:rPr>
                </w:rPrChange>
              </w:rPr>
            </w:pPr>
            <w:r w:rsidRPr="001C2B75">
              <w:rPr>
                <w:rFonts w:asciiTheme="minorHAnsi" w:hAnsiTheme="minorHAnsi" w:cstheme="minorHAnsi"/>
                <w:b/>
                <w:sz w:val="28"/>
                <w:rPrChange w:id="1395" w:author="Kush Khalasi" w:date="2025-07-29T15:02:00Z" w16du:dateUtc="2025-07-29T09:32:00Z">
                  <w:rPr>
                    <w:b/>
                    <w:sz w:val="28"/>
                  </w:rPr>
                </w:rPrChange>
              </w:rPr>
              <w:t xml:space="preserve">Next </w:t>
            </w:r>
            <w:r w:rsidRPr="001C2B75">
              <w:rPr>
                <w:rFonts w:asciiTheme="minorHAnsi" w:hAnsiTheme="minorHAnsi" w:cstheme="minorHAnsi"/>
                <w:b/>
                <w:spacing w:val="-2"/>
                <w:sz w:val="28"/>
                <w:rPrChange w:id="1396" w:author="Kush Khalasi" w:date="2025-07-29T15:02:00Z" w16du:dateUtc="2025-07-29T09:32:00Z">
                  <w:rPr>
                    <w:b/>
                    <w:spacing w:val="-2"/>
                    <w:sz w:val="28"/>
                  </w:rPr>
                </w:rPrChange>
              </w:rPr>
              <w:t>Review</w:t>
            </w:r>
          </w:p>
          <w:p w14:paraId="059EBFF9" w14:textId="77777777" w:rsidR="006E1F3C" w:rsidRPr="001C2B75" w:rsidRDefault="00000000">
            <w:pPr>
              <w:pStyle w:val="TableParagraph"/>
              <w:spacing w:line="286" w:lineRule="exact"/>
              <w:ind w:right="202"/>
              <w:jc w:val="center"/>
              <w:rPr>
                <w:rFonts w:asciiTheme="minorHAnsi" w:hAnsiTheme="minorHAnsi" w:cstheme="minorHAnsi"/>
                <w:b/>
                <w:sz w:val="28"/>
                <w:rPrChange w:id="1397" w:author="Kush Khalasi" w:date="2025-07-29T15:02:00Z" w16du:dateUtc="2025-07-29T09:32:00Z">
                  <w:rPr>
                    <w:b/>
                    <w:sz w:val="28"/>
                  </w:rPr>
                </w:rPrChange>
              </w:rPr>
            </w:pPr>
            <w:r w:rsidRPr="001C2B75">
              <w:rPr>
                <w:rFonts w:asciiTheme="minorHAnsi" w:hAnsiTheme="minorHAnsi" w:cstheme="minorHAnsi"/>
                <w:b/>
                <w:spacing w:val="-4"/>
                <w:sz w:val="28"/>
                <w:rPrChange w:id="1398" w:author="Kush Khalasi" w:date="2025-07-29T15:02:00Z" w16du:dateUtc="2025-07-29T09:32:00Z">
                  <w:rPr>
                    <w:b/>
                    <w:spacing w:val="-4"/>
                    <w:sz w:val="28"/>
                  </w:rPr>
                </w:rPrChange>
              </w:rPr>
              <w:t>Date</w:t>
            </w:r>
          </w:p>
        </w:tc>
        <w:tc>
          <w:tcPr>
            <w:tcW w:w="2667" w:type="dxa"/>
          </w:tcPr>
          <w:p w14:paraId="059EBFFA" w14:textId="631E32EC" w:rsidR="006E1F3C" w:rsidRPr="001C2B75" w:rsidRDefault="00000000">
            <w:pPr>
              <w:pStyle w:val="TableParagraph"/>
              <w:spacing w:before="153"/>
              <w:ind w:right="95"/>
              <w:jc w:val="center"/>
              <w:rPr>
                <w:rFonts w:asciiTheme="minorHAnsi" w:hAnsiTheme="minorHAnsi" w:cstheme="minorHAnsi"/>
                <w:b/>
                <w:sz w:val="24"/>
                <w:rPrChange w:id="1399" w:author="Kush Khalasi" w:date="2025-07-29T15:02:00Z" w16du:dateUtc="2025-07-29T09:32:00Z">
                  <w:rPr>
                    <w:b/>
                    <w:sz w:val="24"/>
                  </w:rPr>
                </w:rPrChange>
              </w:rPr>
            </w:pPr>
            <w:r w:rsidRPr="001C2B75">
              <w:rPr>
                <w:rFonts w:asciiTheme="minorHAnsi" w:hAnsiTheme="minorHAnsi" w:cstheme="minorHAnsi"/>
                <w:b/>
                <w:sz w:val="24"/>
                <w:rPrChange w:id="1400" w:author="Kush Khalasi" w:date="2025-07-29T15:02:00Z" w16du:dateUtc="2025-07-29T09:32:00Z">
                  <w:rPr>
                    <w:b/>
                    <w:sz w:val="24"/>
                  </w:rPr>
                </w:rPrChange>
              </w:rPr>
              <w:t>01</w:t>
            </w:r>
            <w:r w:rsidRPr="001C2B75">
              <w:rPr>
                <w:rFonts w:asciiTheme="minorHAnsi" w:hAnsiTheme="minorHAnsi" w:cstheme="minorHAnsi"/>
                <w:b/>
                <w:spacing w:val="-3"/>
                <w:sz w:val="24"/>
                <w:rPrChange w:id="1401" w:author="Kush Khalasi" w:date="2025-07-29T15:02:00Z" w16du:dateUtc="2025-07-29T09:32:00Z">
                  <w:rPr>
                    <w:b/>
                    <w:spacing w:val="-3"/>
                    <w:sz w:val="24"/>
                  </w:rPr>
                </w:rPrChange>
              </w:rPr>
              <w:t xml:space="preserve"> </w:t>
            </w:r>
            <w:r w:rsidRPr="001C2B75">
              <w:rPr>
                <w:rFonts w:asciiTheme="minorHAnsi" w:hAnsiTheme="minorHAnsi" w:cstheme="minorHAnsi"/>
                <w:b/>
                <w:sz w:val="24"/>
                <w:rPrChange w:id="1402" w:author="Kush Khalasi" w:date="2025-07-29T15:02:00Z" w16du:dateUtc="2025-07-29T09:32:00Z">
                  <w:rPr>
                    <w:b/>
                    <w:sz w:val="24"/>
                  </w:rPr>
                </w:rPrChange>
              </w:rPr>
              <w:t>January</w:t>
            </w:r>
            <w:r w:rsidRPr="001C2B75">
              <w:rPr>
                <w:rFonts w:asciiTheme="minorHAnsi" w:hAnsiTheme="minorHAnsi" w:cstheme="minorHAnsi"/>
                <w:b/>
                <w:spacing w:val="-4"/>
                <w:sz w:val="24"/>
                <w:rPrChange w:id="1403" w:author="Kush Khalasi" w:date="2025-07-29T15:02:00Z" w16du:dateUtc="2025-07-29T09:32:00Z">
                  <w:rPr>
                    <w:b/>
                    <w:spacing w:val="-4"/>
                    <w:sz w:val="24"/>
                  </w:rPr>
                </w:rPrChange>
              </w:rPr>
              <w:t xml:space="preserve"> 202</w:t>
            </w:r>
            <w:ins w:id="1404" w:author="Kush Khalasi" w:date="2025-07-29T15:43:00Z" w16du:dateUtc="2025-07-29T10:13:00Z">
              <w:r w:rsidR="00B631C7">
                <w:rPr>
                  <w:rFonts w:asciiTheme="minorHAnsi" w:hAnsiTheme="minorHAnsi" w:cstheme="minorHAnsi"/>
                  <w:b/>
                  <w:spacing w:val="-4"/>
                  <w:sz w:val="24"/>
                </w:rPr>
                <w:t>6</w:t>
              </w:r>
            </w:ins>
            <w:del w:id="1405" w:author="Kush Khalasi" w:date="2025-07-29T15:43:00Z" w16du:dateUtc="2025-07-29T10:13:00Z">
              <w:r w:rsidRPr="001C2B75" w:rsidDel="00B631C7">
                <w:rPr>
                  <w:rFonts w:asciiTheme="minorHAnsi" w:hAnsiTheme="minorHAnsi" w:cstheme="minorHAnsi"/>
                  <w:b/>
                  <w:spacing w:val="-4"/>
                  <w:sz w:val="24"/>
                  <w:rPrChange w:id="1406" w:author="Kush Khalasi" w:date="2025-07-29T15:02:00Z" w16du:dateUtc="2025-07-29T09:32:00Z">
                    <w:rPr>
                      <w:b/>
                      <w:spacing w:val="-4"/>
                      <w:sz w:val="24"/>
                    </w:rPr>
                  </w:rPrChange>
                </w:rPr>
                <w:delText>5</w:delText>
              </w:r>
            </w:del>
          </w:p>
        </w:tc>
      </w:tr>
      <w:tr w:rsidR="006E1F3C" w:rsidRPr="001C2B75" w14:paraId="059EC000" w14:textId="77777777">
        <w:trPr>
          <w:trHeight w:val="599"/>
        </w:trPr>
        <w:tc>
          <w:tcPr>
            <w:tcW w:w="2350" w:type="dxa"/>
          </w:tcPr>
          <w:p w14:paraId="059EBFFC" w14:textId="77777777" w:rsidR="006E1F3C" w:rsidRPr="001C2B75" w:rsidRDefault="00000000">
            <w:pPr>
              <w:pStyle w:val="TableParagraph"/>
              <w:spacing w:before="124"/>
              <w:ind w:left="266"/>
              <w:rPr>
                <w:rFonts w:asciiTheme="minorHAnsi" w:hAnsiTheme="minorHAnsi" w:cstheme="minorHAnsi"/>
                <w:b/>
                <w:sz w:val="28"/>
                <w:rPrChange w:id="1407" w:author="Kush Khalasi" w:date="2025-07-29T15:02:00Z" w16du:dateUtc="2025-07-29T09:32:00Z">
                  <w:rPr>
                    <w:b/>
                    <w:sz w:val="28"/>
                  </w:rPr>
                </w:rPrChange>
              </w:rPr>
            </w:pPr>
            <w:r w:rsidRPr="001C2B75">
              <w:rPr>
                <w:rFonts w:asciiTheme="minorHAnsi" w:hAnsiTheme="minorHAnsi" w:cstheme="minorHAnsi"/>
                <w:b/>
                <w:sz w:val="28"/>
                <w:rPrChange w:id="1408" w:author="Kush Khalasi" w:date="2025-07-29T15:02:00Z" w16du:dateUtc="2025-07-29T09:32:00Z">
                  <w:rPr>
                    <w:b/>
                    <w:sz w:val="28"/>
                  </w:rPr>
                </w:rPrChange>
              </w:rPr>
              <w:t>Policy</w:t>
            </w:r>
            <w:r w:rsidRPr="001C2B75">
              <w:rPr>
                <w:rFonts w:asciiTheme="minorHAnsi" w:hAnsiTheme="minorHAnsi" w:cstheme="minorHAnsi"/>
                <w:b/>
                <w:spacing w:val="-4"/>
                <w:sz w:val="28"/>
                <w:rPrChange w:id="1409" w:author="Kush Khalasi" w:date="2025-07-29T15:02:00Z" w16du:dateUtc="2025-07-29T09:32:00Z">
                  <w:rPr>
                    <w:b/>
                    <w:spacing w:val="-4"/>
                    <w:sz w:val="28"/>
                  </w:rPr>
                </w:rPrChange>
              </w:rPr>
              <w:t xml:space="preserve"> </w:t>
            </w:r>
            <w:r w:rsidRPr="001C2B75">
              <w:rPr>
                <w:rFonts w:asciiTheme="minorHAnsi" w:hAnsiTheme="minorHAnsi" w:cstheme="minorHAnsi"/>
                <w:b/>
                <w:spacing w:val="-2"/>
                <w:sz w:val="28"/>
                <w:rPrChange w:id="1410" w:author="Kush Khalasi" w:date="2025-07-29T15:02:00Z" w16du:dateUtc="2025-07-29T09:32:00Z">
                  <w:rPr>
                    <w:b/>
                    <w:spacing w:val="-2"/>
                    <w:sz w:val="28"/>
                  </w:rPr>
                </w:rPrChange>
              </w:rPr>
              <w:t>Covers:</w:t>
            </w:r>
          </w:p>
        </w:tc>
        <w:tc>
          <w:tcPr>
            <w:tcW w:w="2692" w:type="dxa"/>
          </w:tcPr>
          <w:p w14:paraId="059EBFFD" w14:textId="77777777" w:rsidR="006E1F3C" w:rsidRPr="001C2B75" w:rsidRDefault="00000000">
            <w:pPr>
              <w:pStyle w:val="TableParagraph"/>
              <w:spacing w:before="143"/>
              <w:ind w:left="487"/>
              <w:rPr>
                <w:rFonts w:asciiTheme="minorHAnsi" w:hAnsiTheme="minorHAnsi" w:cstheme="minorHAnsi"/>
                <w:sz w:val="26"/>
                <w:rPrChange w:id="1411" w:author="Kush Khalasi" w:date="2025-07-29T15:02:00Z" w16du:dateUtc="2025-07-29T09:32:00Z">
                  <w:rPr>
                    <w:sz w:val="26"/>
                  </w:rPr>
                </w:rPrChange>
              </w:rPr>
            </w:pPr>
            <w:r w:rsidRPr="001C2B75">
              <w:rPr>
                <w:rFonts w:asciiTheme="minorHAnsi" w:hAnsiTheme="minorHAnsi" w:cstheme="minorHAnsi"/>
                <w:spacing w:val="-2"/>
                <w:sz w:val="26"/>
                <w:rPrChange w:id="1412" w:author="Kush Khalasi" w:date="2025-07-29T15:02:00Z" w16du:dateUtc="2025-07-29T09:32:00Z">
                  <w:rPr>
                    <w:spacing w:val="-2"/>
                    <w:sz w:val="26"/>
                  </w:rPr>
                </w:rPrChange>
              </w:rPr>
              <w:t>Trinity Logistics</w:t>
            </w:r>
          </w:p>
        </w:tc>
        <w:tc>
          <w:tcPr>
            <w:tcW w:w="2014" w:type="dxa"/>
          </w:tcPr>
          <w:p w14:paraId="059EBFFE" w14:textId="5B7BC50F" w:rsidR="006E1F3C" w:rsidRPr="001C2B75" w:rsidRDefault="00D30F89">
            <w:pPr>
              <w:pStyle w:val="TableParagraph"/>
              <w:spacing w:line="300" w:lineRule="exact"/>
              <w:ind w:left="385" w:right="582" w:firstLine="69"/>
              <w:rPr>
                <w:rFonts w:asciiTheme="minorHAnsi" w:hAnsiTheme="minorHAnsi" w:cstheme="minorHAnsi"/>
                <w:b/>
                <w:sz w:val="28"/>
                <w:rPrChange w:id="1413" w:author="Kush Khalasi" w:date="2025-07-29T15:02:00Z" w16du:dateUtc="2025-07-29T09:32:00Z">
                  <w:rPr>
                    <w:b/>
                    <w:sz w:val="28"/>
                  </w:rPr>
                </w:rPrChange>
              </w:rPr>
            </w:pPr>
            <w:r w:rsidRPr="001C2B75">
              <w:rPr>
                <w:rFonts w:asciiTheme="minorHAnsi" w:hAnsiTheme="minorHAnsi" w:cstheme="minorHAnsi"/>
                <w:b/>
                <w:spacing w:val="-2"/>
                <w:sz w:val="28"/>
                <w:rPrChange w:id="1414" w:author="Kush Khalasi" w:date="2025-07-29T15:02:00Z" w16du:dateUtc="2025-07-29T09:32:00Z">
                  <w:rPr>
                    <w:b/>
                    <w:spacing w:val="-2"/>
                    <w:sz w:val="28"/>
                  </w:rPr>
                </w:rPrChange>
              </w:rPr>
              <w:t xml:space="preserve">Revision </w:t>
            </w:r>
            <w:r w:rsidR="00000000" w:rsidRPr="001C2B75">
              <w:rPr>
                <w:rFonts w:asciiTheme="minorHAnsi" w:hAnsiTheme="minorHAnsi" w:cstheme="minorHAnsi"/>
                <w:b/>
                <w:spacing w:val="-2"/>
                <w:sz w:val="28"/>
                <w:rPrChange w:id="1415" w:author="Kush Khalasi" w:date="2025-07-29T15:02:00Z" w16du:dateUtc="2025-07-29T09:32:00Z">
                  <w:rPr>
                    <w:b/>
                    <w:spacing w:val="-2"/>
                    <w:sz w:val="28"/>
                  </w:rPr>
                </w:rPrChange>
              </w:rPr>
              <w:t>Number:</w:t>
            </w:r>
          </w:p>
        </w:tc>
        <w:tc>
          <w:tcPr>
            <w:tcW w:w="2667" w:type="dxa"/>
          </w:tcPr>
          <w:p w14:paraId="059EBFFF" w14:textId="25B87132" w:rsidR="006E1F3C" w:rsidRPr="001C2B75" w:rsidRDefault="00000000">
            <w:pPr>
              <w:pStyle w:val="TableParagraph"/>
              <w:spacing w:before="124"/>
              <w:ind w:left="2" w:right="95"/>
              <w:jc w:val="center"/>
              <w:rPr>
                <w:rFonts w:asciiTheme="minorHAnsi" w:hAnsiTheme="minorHAnsi" w:cstheme="minorHAnsi"/>
                <w:sz w:val="28"/>
                <w:rPrChange w:id="1416" w:author="Kush Khalasi" w:date="2025-07-29T15:02:00Z" w16du:dateUtc="2025-07-29T09:32:00Z">
                  <w:rPr>
                    <w:sz w:val="28"/>
                  </w:rPr>
                </w:rPrChange>
              </w:rPr>
            </w:pPr>
            <w:del w:id="1417" w:author="Kush Khalasi" w:date="2025-07-29T15:43:00Z" w16du:dateUtc="2025-07-29T10:13:00Z">
              <w:r w:rsidRPr="001C2B75" w:rsidDel="00B631C7">
                <w:rPr>
                  <w:rFonts w:asciiTheme="minorHAnsi" w:hAnsiTheme="minorHAnsi" w:cstheme="minorHAnsi"/>
                  <w:spacing w:val="-5"/>
                  <w:sz w:val="28"/>
                  <w:rPrChange w:id="1418" w:author="Kush Khalasi" w:date="2025-07-29T15:02:00Z" w16du:dateUtc="2025-07-29T09:32:00Z">
                    <w:rPr>
                      <w:spacing w:val="-5"/>
                      <w:sz w:val="28"/>
                    </w:rPr>
                  </w:rPrChange>
                </w:rPr>
                <w:delText>00</w:delText>
              </w:r>
            </w:del>
            <w:ins w:id="1419" w:author="Kush Khalasi" w:date="2025-07-29T15:43:00Z" w16du:dateUtc="2025-07-29T10:13:00Z">
              <w:r w:rsidR="00B631C7">
                <w:rPr>
                  <w:rFonts w:asciiTheme="minorHAnsi" w:hAnsiTheme="minorHAnsi" w:cstheme="minorHAnsi"/>
                  <w:spacing w:val="-5"/>
                  <w:sz w:val="28"/>
                </w:rPr>
                <w:t>1.0</w:t>
              </w:r>
            </w:ins>
          </w:p>
        </w:tc>
      </w:tr>
      <w:tr w:rsidR="006E1F3C" w:rsidRPr="001C2B75" w14:paraId="059EC003" w14:textId="77777777">
        <w:trPr>
          <w:trHeight w:val="433"/>
        </w:trPr>
        <w:tc>
          <w:tcPr>
            <w:tcW w:w="5042" w:type="dxa"/>
            <w:gridSpan w:val="2"/>
          </w:tcPr>
          <w:p w14:paraId="059EC001" w14:textId="297C6C13" w:rsidR="006E1F3C" w:rsidRPr="001C2B75" w:rsidRDefault="00000000" w:rsidP="00B631C7">
            <w:pPr>
              <w:pStyle w:val="TableParagraph"/>
              <w:spacing w:before="44"/>
              <w:ind w:left="-47"/>
              <w:jc w:val="center"/>
              <w:rPr>
                <w:rFonts w:asciiTheme="minorHAnsi" w:hAnsiTheme="minorHAnsi" w:cstheme="minorHAnsi"/>
                <w:b/>
                <w:sz w:val="28"/>
                <w:rPrChange w:id="1420" w:author="Kush Khalasi" w:date="2025-07-29T15:02:00Z" w16du:dateUtc="2025-07-29T09:32:00Z">
                  <w:rPr>
                    <w:b/>
                    <w:sz w:val="28"/>
                  </w:rPr>
                </w:rPrChange>
              </w:rPr>
              <w:pPrChange w:id="1421" w:author="Kush Khalasi" w:date="2025-07-29T15:41:00Z" w16du:dateUtc="2025-07-29T10:11:00Z">
                <w:pPr>
                  <w:pStyle w:val="TableParagraph"/>
                  <w:spacing w:before="44"/>
                  <w:ind w:left="935"/>
                </w:pPr>
              </w:pPrChange>
            </w:pPr>
            <w:del w:id="1422" w:author="Kush Khalasi" w:date="2025-07-29T15:41:00Z" w16du:dateUtc="2025-07-29T10:11:00Z">
              <w:r w:rsidRPr="001C2B75" w:rsidDel="00B631C7">
                <w:rPr>
                  <w:rFonts w:asciiTheme="minorHAnsi" w:hAnsiTheme="minorHAnsi" w:cstheme="minorHAnsi"/>
                  <w:b/>
                  <w:sz w:val="28"/>
                  <w:rPrChange w:id="1423" w:author="Kush Khalasi" w:date="2025-07-29T15:02:00Z" w16du:dateUtc="2025-07-29T09:32:00Z">
                    <w:rPr>
                      <w:b/>
                      <w:sz w:val="28"/>
                    </w:rPr>
                  </w:rPrChange>
                </w:rPr>
                <w:delText>Administrative</w:delText>
              </w:r>
              <w:r w:rsidRPr="001C2B75" w:rsidDel="00B631C7">
                <w:rPr>
                  <w:rFonts w:asciiTheme="minorHAnsi" w:hAnsiTheme="minorHAnsi" w:cstheme="minorHAnsi"/>
                  <w:b/>
                  <w:spacing w:val="-14"/>
                  <w:sz w:val="28"/>
                  <w:rPrChange w:id="1424" w:author="Kush Khalasi" w:date="2025-07-29T15:02:00Z" w16du:dateUtc="2025-07-29T09:32:00Z">
                    <w:rPr>
                      <w:b/>
                      <w:spacing w:val="-14"/>
                      <w:sz w:val="28"/>
                    </w:rPr>
                  </w:rPrChange>
                </w:rPr>
                <w:delText xml:space="preserve"> </w:delText>
              </w:r>
              <w:r w:rsidRPr="001C2B75" w:rsidDel="00B631C7">
                <w:rPr>
                  <w:rFonts w:asciiTheme="minorHAnsi" w:hAnsiTheme="minorHAnsi" w:cstheme="minorHAnsi"/>
                  <w:b/>
                  <w:spacing w:val="-2"/>
                  <w:sz w:val="28"/>
                  <w:rPrChange w:id="1425" w:author="Kush Khalasi" w:date="2025-07-29T15:02:00Z" w16du:dateUtc="2025-07-29T09:32:00Z">
                    <w:rPr>
                      <w:b/>
                      <w:spacing w:val="-2"/>
                      <w:sz w:val="28"/>
                    </w:rPr>
                  </w:rPrChange>
                </w:rPr>
                <w:delText>Officer:</w:delText>
              </w:r>
            </w:del>
            <w:ins w:id="1426" w:author="Kush Khalasi" w:date="2025-07-29T15:41:00Z" w16du:dateUtc="2025-07-29T10:11:00Z">
              <w:r w:rsidR="00B631C7">
                <w:rPr>
                  <w:rFonts w:asciiTheme="minorHAnsi" w:hAnsiTheme="minorHAnsi" w:cstheme="minorHAnsi"/>
                  <w:b/>
                  <w:sz w:val="28"/>
                </w:rPr>
                <w:t>Approved by:</w:t>
              </w:r>
            </w:ins>
          </w:p>
        </w:tc>
        <w:tc>
          <w:tcPr>
            <w:tcW w:w="4681" w:type="dxa"/>
            <w:gridSpan w:val="2"/>
          </w:tcPr>
          <w:p w14:paraId="059EC002" w14:textId="657AF310" w:rsidR="006E1F3C" w:rsidRPr="001C2B75" w:rsidRDefault="00B631C7" w:rsidP="00B631C7">
            <w:pPr>
              <w:pStyle w:val="TableParagraph"/>
              <w:spacing w:before="44"/>
              <w:ind w:left="404"/>
              <w:rPr>
                <w:rFonts w:asciiTheme="minorHAnsi" w:hAnsiTheme="minorHAnsi" w:cstheme="minorHAnsi"/>
                <w:b/>
                <w:sz w:val="28"/>
                <w:rPrChange w:id="1427" w:author="Kush Khalasi" w:date="2025-07-29T15:02:00Z" w16du:dateUtc="2025-07-29T09:32:00Z">
                  <w:rPr>
                    <w:b/>
                    <w:sz w:val="28"/>
                  </w:rPr>
                </w:rPrChange>
              </w:rPr>
              <w:pPrChange w:id="1428" w:author="Kush Khalasi" w:date="2025-07-29T15:42:00Z" w16du:dateUtc="2025-07-29T10:12:00Z">
                <w:pPr>
                  <w:pStyle w:val="TableParagraph"/>
                  <w:spacing w:before="44"/>
                  <w:ind w:left="1189"/>
                </w:pPr>
              </w:pPrChange>
            </w:pPr>
            <w:ins w:id="1429" w:author="Kush Khalasi" w:date="2025-07-29T15:42:00Z" w16du:dateUtc="2025-07-29T10:12:00Z">
              <w:r w:rsidRPr="00B631C7">
                <w:rPr>
                  <w:rFonts w:asciiTheme="minorHAnsi" w:hAnsiTheme="minorHAnsi" w:cstheme="minorHAnsi"/>
                  <w:b/>
                  <w:sz w:val="28"/>
                </w:rPr>
                <w:t>Team Member Acknowledgement</w:t>
              </w:r>
            </w:ins>
            <w:del w:id="1430" w:author="Kush Khalasi" w:date="2025-07-29T15:42:00Z" w16du:dateUtc="2025-07-29T10:12:00Z">
              <w:r w:rsidR="00000000" w:rsidRPr="001C2B75" w:rsidDel="00B631C7">
                <w:rPr>
                  <w:rFonts w:asciiTheme="minorHAnsi" w:hAnsiTheme="minorHAnsi" w:cstheme="minorHAnsi"/>
                  <w:b/>
                  <w:sz w:val="28"/>
                  <w:rPrChange w:id="1431" w:author="Kush Khalasi" w:date="2025-07-29T15:02:00Z" w16du:dateUtc="2025-07-29T09:32:00Z">
                    <w:rPr>
                      <w:b/>
                      <w:sz w:val="28"/>
                    </w:rPr>
                  </w:rPrChange>
                </w:rPr>
                <w:delText>Approving</w:delText>
              </w:r>
              <w:r w:rsidR="00000000" w:rsidRPr="001C2B75" w:rsidDel="00B631C7">
                <w:rPr>
                  <w:rFonts w:asciiTheme="minorHAnsi" w:hAnsiTheme="minorHAnsi" w:cstheme="minorHAnsi"/>
                  <w:b/>
                  <w:spacing w:val="-7"/>
                  <w:sz w:val="28"/>
                  <w:rPrChange w:id="1432" w:author="Kush Khalasi" w:date="2025-07-29T15:02:00Z" w16du:dateUtc="2025-07-29T09:32:00Z">
                    <w:rPr>
                      <w:b/>
                      <w:spacing w:val="-7"/>
                      <w:sz w:val="28"/>
                    </w:rPr>
                  </w:rPrChange>
                </w:rPr>
                <w:delText xml:space="preserve"> </w:delText>
              </w:r>
              <w:r w:rsidR="00000000" w:rsidRPr="001C2B75" w:rsidDel="00B631C7">
                <w:rPr>
                  <w:rFonts w:asciiTheme="minorHAnsi" w:hAnsiTheme="minorHAnsi" w:cstheme="minorHAnsi"/>
                  <w:b/>
                  <w:spacing w:val="-2"/>
                  <w:sz w:val="28"/>
                  <w:rPrChange w:id="1433" w:author="Kush Khalasi" w:date="2025-07-29T15:02:00Z" w16du:dateUtc="2025-07-29T09:32:00Z">
                    <w:rPr>
                      <w:b/>
                      <w:spacing w:val="-2"/>
                      <w:sz w:val="28"/>
                    </w:rPr>
                  </w:rPrChange>
                </w:rPr>
                <w:delText>Officer:</w:delText>
              </w:r>
            </w:del>
          </w:p>
        </w:tc>
      </w:tr>
      <w:tr w:rsidR="006E1F3C" w:rsidRPr="001C2B75" w14:paraId="059EC006" w14:textId="77777777">
        <w:trPr>
          <w:trHeight w:val="1694"/>
        </w:trPr>
        <w:tc>
          <w:tcPr>
            <w:tcW w:w="5042" w:type="dxa"/>
            <w:gridSpan w:val="2"/>
          </w:tcPr>
          <w:p w14:paraId="059EC004" w14:textId="77777777" w:rsidR="006E1F3C" w:rsidRPr="001C2B75" w:rsidRDefault="006E1F3C">
            <w:pPr>
              <w:pStyle w:val="TableParagraph"/>
              <w:rPr>
                <w:rFonts w:asciiTheme="minorHAnsi" w:hAnsiTheme="minorHAnsi" w:cstheme="minorHAnsi"/>
                <w:sz w:val="24"/>
                <w:rPrChange w:id="1434" w:author="Kush Khalasi" w:date="2025-07-29T15:02:00Z" w16du:dateUtc="2025-07-29T09:32:00Z">
                  <w:rPr>
                    <w:rFonts w:ascii="Times New Roman"/>
                    <w:sz w:val="24"/>
                  </w:rPr>
                </w:rPrChange>
              </w:rPr>
            </w:pPr>
          </w:p>
        </w:tc>
        <w:tc>
          <w:tcPr>
            <w:tcW w:w="4681" w:type="dxa"/>
            <w:gridSpan w:val="2"/>
          </w:tcPr>
          <w:p w14:paraId="059EC005" w14:textId="77777777" w:rsidR="006E1F3C" w:rsidRPr="001C2B75" w:rsidRDefault="006E1F3C">
            <w:pPr>
              <w:pStyle w:val="TableParagraph"/>
              <w:rPr>
                <w:rFonts w:asciiTheme="minorHAnsi" w:hAnsiTheme="minorHAnsi" w:cstheme="minorHAnsi"/>
                <w:sz w:val="24"/>
                <w:rPrChange w:id="1435" w:author="Kush Khalasi" w:date="2025-07-29T15:02:00Z" w16du:dateUtc="2025-07-29T09:32:00Z">
                  <w:rPr>
                    <w:rFonts w:ascii="Times New Roman"/>
                    <w:sz w:val="24"/>
                  </w:rPr>
                </w:rPrChange>
              </w:rPr>
            </w:pPr>
          </w:p>
        </w:tc>
      </w:tr>
      <w:tr w:rsidR="006E1F3C" w:rsidRPr="001C2B75" w14:paraId="059EC009" w14:textId="77777777">
        <w:trPr>
          <w:trHeight w:val="801"/>
        </w:trPr>
        <w:tc>
          <w:tcPr>
            <w:tcW w:w="5042" w:type="dxa"/>
            <w:gridSpan w:val="2"/>
          </w:tcPr>
          <w:p w14:paraId="7E0C40BC" w14:textId="77777777" w:rsidR="00B631C7" w:rsidRDefault="00000000" w:rsidP="00B631C7">
            <w:pPr>
              <w:pStyle w:val="TableParagraph"/>
              <w:spacing w:before="138" w:line="196" w:lineRule="auto"/>
              <w:ind w:left="493" w:right="1881" w:hanging="113"/>
              <w:rPr>
                <w:ins w:id="1436" w:author="Kush Khalasi" w:date="2025-07-29T15:42:00Z" w16du:dateUtc="2025-07-29T10:12:00Z"/>
                <w:rFonts w:asciiTheme="minorHAnsi" w:hAnsiTheme="minorHAnsi" w:cstheme="minorHAnsi"/>
                <w:b/>
                <w:spacing w:val="-2"/>
                <w:sz w:val="28"/>
              </w:rPr>
              <w:pPrChange w:id="1437" w:author="Kush Khalasi" w:date="2025-07-29T15:42:00Z" w16du:dateUtc="2025-07-29T10:12:00Z">
                <w:pPr>
                  <w:pStyle w:val="TableParagraph"/>
                  <w:spacing w:before="138" w:line="196" w:lineRule="auto"/>
                  <w:ind w:left="43" w:right="1881" w:hanging="113"/>
                  <w:jc w:val="center"/>
                </w:pPr>
              </w:pPrChange>
            </w:pPr>
            <w:r w:rsidRPr="001C2B75">
              <w:rPr>
                <w:rFonts w:asciiTheme="minorHAnsi" w:hAnsiTheme="minorHAnsi" w:cstheme="minorHAnsi"/>
                <w:b/>
                <w:spacing w:val="-2"/>
                <w:sz w:val="28"/>
                <w:rPrChange w:id="1438" w:author="Kush Khalasi" w:date="2025-07-29T15:02:00Z" w16du:dateUtc="2025-07-29T09:32:00Z">
                  <w:rPr>
                    <w:b/>
                    <w:spacing w:val="-2"/>
                    <w:sz w:val="28"/>
                  </w:rPr>
                </w:rPrChange>
              </w:rPr>
              <w:t xml:space="preserve">Name: </w:t>
            </w:r>
          </w:p>
          <w:p w14:paraId="75D4BE34" w14:textId="77777777" w:rsidR="00B631C7" w:rsidRDefault="00B631C7" w:rsidP="00B631C7">
            <w:pPr>
              <w:pStyle w:val="TableParagraph"/>
              <w:spacing w:before="138" w:line="196" w:lineRule="auto"/>
              <w:ind w:left="43" w:right="1881" w:hanging="113"/>
              <w:jc w:val="center"/>
              <w:rPr>
                <w:ins w:id="1439" w:author="Kush Khalasi" w:date="2025-07-29T15:42:00Z" w16du:dateUtc="2025-07-29T10:12:00Z"/>
                <w:rFonts w:asciiTheme="minorHAnsi" w:hAnsiTheme="minorHAnsi" w:cstheme="minorHAnsi"/>
                <w:b/>
                <w:spacing w:val="-2"/>
                <w:sz w:val="28"/>
              </w:rPr>
            </w:pPr>
          </w:p>
          <w:p w14:paraId="059EC007" w14:textId="67099638" w:rsidR="006E1F3C" w:rsidRPr="001C2B75" w:rsidRDefault="00000000" w:rsidP="00B631C7">
            <w:pPr>
              <w:pStyle w:val="TableParagraph"/>
              <w:spacing w:before="138" w:after="240" w:line="196" w:lineRule="auto"/>
              <w:ind w:left="493" w:right="1881" w:hanging="113"/>
              <w:rPr>
                <w:rFonts w:asciiTheme="minorHAnsi" w:hAnsiTheme="minorHAnsi" w:cstheme="minorHAnsi"/>
                <w:b/>
                <w:sz w:val="28"/>
                <w:rPrChange w:id="1440" w:author="Kush Khalasi" w:date="2025-07-29T15:02:00Z" w16du:dateUtc="2025-07-29T09:32:00Z">
                  <w:rPr>
                    <w:b/>
                    <w:sz w:val="28"/>
                  </w:rPr>
                </w:rPrChange>
              </w:rPr>
              <w:pPrChange w:id="1441" w:author="Kush Khalasi" w:date="2025-07-29T15:43:00Z" w16du:dateUtc="2025-07-29T10:13:00Z">
                <w:pPr>
                  <w:pStyle w:val="TableParagraph"/>
                  <w:spacing w:before="138" w:line="196" w:lineRule="auto"/>
                  <w:ind w:left="1684" w:right="1881" w:hanging="113"/>
                  <w:jc w:val="center"/>
                </w:pPr>
              </w:pPrChange>
            </w:pPr>
            <w:r w:rsidRPr="001C2B75">
              <w:rPr>
                <w:rFonts w:asciiTheme="minorHAnsi" w:hAnsiTheme="minorHAnsi" w:cstheme="minorHAnsi"/>
                <w:b/>
                <w:spacing w:val="-2"/>
                <w:sz w:val="28"/>
                <w:rPrChange w:id="1442" w:author="Kush Khalasi" w:date="2025-07-29T15:02:00Z" w16du:dateUtc="2025-07-29T09:32:00Z">
                  <w:rPr>
                    <w:b/>
                    <w:spacing w:val="-2"/>
                    <w:sz w:val="28"/>
                  </w:rPr>
                </w:rPrChange>
              </w:rPr>
              <w:t>Designation:</w:t>
            </w:r>
          </w:p>
        </w:tc>
        <w:tc>
          <w:tcPr>
            <w:tcW w:w="4681" w:type="dxa"/>
            <w:gridSpan w:val="2"/>
          </w:tcPr>
          <w:p w14:paraId="7E42C7B2" w14:textId="77777777" w:rsidR="00B631C7" w:rsidRDefault="00000000" w:rsidP="00B631C7">
            <w:pPr>
              <w:pStyle w:val="TableParagraph"/>
              <w:spacing w:before="138" w:line="196" w:lineRule="auto"/>
              <w:ind w:left="493" w:right="1881" w:hanging="113"/>
              <w:rPr>
                <w:ins w:id="1443" w:author="Kush Khalasi" w:date="2025-07-29T15:42:00Z" w16du:dateUtc="2025-07-29T10:12:00Z"/>
                <w:rFonts w:asciiTheme="minorHAnsi" w:hAnsiTheme="minorHAnsi" w:cstheme="minorHAnsi"/>
                <w:b/>
                <w:spacing w:val="-2"/>
                <w:sz w:val="28"/>
              </w:rPr>
            </w:pPr>
            <w:r w:rsidRPr="001C2B75">
              <w:rPr>
                <w:rFonts w:asciiTheme="minorHAnsi" w:hAnsiTheme="minorHAnsi" w:cstheme="minorHAnsi"/>
                <w:b/>
                <w:spacing w:val="-2"/>
                <w:sz w:val="28"/>
                <w:rPrChange w:id="1444" w:author="Kush Khalasi" w:date="2025-07-29T15:02:00Z" w16du:dateUtc="2025-07-29T09:32:00Z">
                  <w:rPr>
                    <w:b/>
                    <w:spacing w:val="-2"/>
                    <w:sz w:val="28"/>
                  </w:rPr>
                </w:rPrChange>
              </w:rPr>
              <w:t xml:space="preserve">Name: </w:t>
            </w:r>
          </w:p>
          <w:p w14:paraId="14BD94A2" w14:textId="77777777" w:rsidR="00B631C7" w:rsidRDefault="00B631C7" w:rsidP="00B631C7">
            <w:pPr>
              <w:pStyle w:val="TableParagraph"/>
              <w:spacing w:before="138" w:line="196" w:lineRule="auto"/>
              <w:ind w:left="493" w:right="1881" w:hanging="113"/>
              <w:rPr>
                <w:ins w:id="1445" w:author="Kush Khalasi" w:date="2025-07-29T15:42:00Z" w16du:dateUtc="2025-07-29T10:12:00Z"/>
                <w:rFonts w:asciiTheme="minorHAnsi" w:hAnsiTheme="minorHAnsi" w:cstheme="minorHAnsi"/>
                <w:b/>
                <w:spacing w:val="-2"/>
                <w:sz w:val="28"/>
              </w:rPr>
            </w:pPr>
          </w:p>
          <w:p w14:paraId="059EC008" w14:textId="0D65C830" w:rsidR="006E1F3C" w:rsidRPr="001C2B75" w:rsidRDefault="00000000" w:rsidP="00B631C7">
            <w:pPr>
              <w:pStyle w:val="TableParagraph"/>
              <w:spacing w:before="138" w:after="240" w:line="196" w:lineRule="auto"/>
              <w:ind w:left="493" w:right="1881" w:hanging="113"/>
              <w:rPr>
                <w:rFonts w:asciiTheme="minorHAnsi" w:hAnsiTheme="minorHAnsi" w:cstheme="minorHAnsi"/>
                <w:b/>
                <w:sz w:val="28"/>
                <w:rPrChange w:id="1446" w:author="Kush Khalasi" w:date="2025-07-29T15:02:00Z" w16du:dateUtc="2025-07-29T09:32:00Z">
                  <w:rPr>
                    <w:b/>
                    <w:sz w:val="28"/>
                  </w:rPr>
                </w:rPrChange>
              </w:rPr>
              <w:pPrChange w:id="1447" w:author="Kush Khalasi" w:date="2025-07-29T15:42:00Z" w16du:dateUtc="2025-07-29T10:12:00Z">
                <w:pPr>
                  <w:pStyle w:val="TableParagraph"/>
                  <w:spacing w:before="137" w:line="189" w:lineRule="auto"/>
                  <w:ind w:left="1501" w:right="644" w:firstLine="348"/>
                </w:pPr>
              </w:pPrChange>
            </w:pPr>
            <w:r w:rsidRPr="001C2B75">
              <w:rPr>
                <w:rFonts w:asciiTheme="minorHAnsi" w:hAnsiTheme="minorHAnsi" w:cstheme="minorHAnsi"/>
                <w:b/>
                <w:spacing w:val="-2"/>
                <w:sz w:val="28"/>
                <w:rPrChange w:id="1448" w:author="Kush Khalasi" w:date="2025-07-29T15:02:00Z" w16du:dateUtc="2025-07-29T09:32:00Z">
                  <w:rPr>
                    <w:b/>
                    <w:spacing w:val="-2"/>
                    <w:sz w:val="28"/>
                  </w:rPr>
                </w:rPrChange>
              </w:rPr>
              <w:t>Designation:</w:t>
            </w:r>
          </w:p>
        </w:tc>
      </w:tr>
    </w:tbl>
    <w:p w14:paraId="059EC00A" w14:textId="77777777" w:rsidR="007E43A3" w:rsidRPr="001C2B75" w:rsidRDefault="007E43A3">
      <w:pPr>
        <w:rPr>
          <w:rFonts w:asciiTheme="minorHAnsi" w:hAnsiTheme="minorHAnsi" w:cstheme="minorHAnsi"/>
          <w:rPrChange w:id="1449" w:author="Kush Khalasi" w:date="2025-07-29T15:02:00Z" w16du:dateUtc="2025-07-29T09:32:00Z">
            <w:rPr/>
          </w:rPrChange>
        </w:rPr>
      </w:pPr>
    </w:p>
    <w:sectPr w:rsidR="007E43A3" w:rsidRPr="001C2B75" w:rsidSect="005B090B">
      <w:pgSz w:w="12240" w:h="15840"/>
      <w:pgMar w:top="1980" w:right="1170" w:bottom="1440" w:left="1320" w:header="793" w:footer="763" w:gutter="0"/>
      <w:pgBorders w:offsetFrom="page">
        <w:top w:val="double" w:sz="4" w:space="24" w:color="000000"/>
        <w:left w:val="double" w:sz="4" w:space="24" w:color="000000"/>
        <w:bottom w:val="double" w:sz="4" w:space="24" w:color="000000"/>
        <w:right w:val="double" w:sz="4" w:space="24" w:color="000000"/>
      </w:pgBorders>
      <w:cols w:space="720"/>
      <w:sectPrChange w:id="1450" w:author="Kush Khalasi" w:date="2025-07-29T14:42:00Z" w16du:dateUtc="2025-07-29T09:12:00Z">
        <w:sectPr w:rsidR="007E43A3" w:rsidRPr="001C2B75" w:rsidSect="005B090B">
          <w:pgMar w:top="1980" w:right="960" w:bottom="1440" w:left="1320" w:header="793" w:footer="763"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771E7" w14:textId="77777777" w:rsidR="00821916" w:rsidRDefault="00821916">
      <w:r>
        <w:separator/>
      </w:r>
    </w:p>
  </w:endnote>
  <w:endnote w:type="continuationSeparator" w:id="0">
    <w:p w14:paraId="11B9A891" w14:textId="77777777" w:rsidR="00821916" w:rsidRDefault="00821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C02B" w14:textId="77777777" w:rsidR="006E1F3C" w:rsidRDefault="00000000">
    <w:pPr>
      <w:pStyle w:val="BodyText"/>
      <w:spacing w:line="14" w:lineRule="auto"/>
      <w:ind w:left="0" w:firstLine="0"/>
      <w:jc w:val="left"/>
      <w:rPr>
        <w:sz w:val="20"/>
      </w:rPr>
    </w:pPr>
    <w:r>
      <w:rPr>
        <w:noProof/>
      </w:rPr>
      <mc:AlternateContent>
        <mc:Choice Requires="wps">
          <w:drawing>
            <wp:anchor distT="0" distB="0" distL="0" distR="0" simplePos="0" relativeHeight="487448576" behindDoc="1" locked="0" layoutInCell="1" allowOverlap="1" wp14:anchorId="059EC02E" wp14:editId="3881464D">
              <wp:simplePos x="0" y="0"/>
              <wp:positionH relativeFrom="page">
                <wp:posOffset>903513</wp:posOffset>
              </wp:positionH>
              <wp:positionV relativeFrom="page">
                <wp:posOffset>9432471</wp:posOffset>
              </wp:positionV>
              <wp:extent cx="832757"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2757" cy="182245"/>
                      </a:xfrm>
                      <a:prstGeom prst="rect">
                        <a:avLst/>
                      </a:prstGeom>
                    </wps:spPr>
                    <wps:txbx>
                      <w:txbxContent>
                        <w:p w14:paraId="059EC035" w14:textId="46C92234" w:rsidR="006E1F3C" w:rsidRDefault="00000000">
                          <w:pPr>
                            <w:spacing w:before="13"/>
                            <w:ind w:left="20"/>
                            <w:rPr>
                              <w:rFonts w:ascii="Arial"/>
                            </w:rPr>
                          </w:pPr>
                          <w:r>
                            <w:rPr>
                              <w:rFonts w:ascii="Arial"/>
                            </w:rPr>
                            <w:t>Rev.</w:t>
                          </w:r>
                          <w:r>
                            <w:rPr>
                              <w:rFonts w:ascii="Arial"/>
                              <w:spacing w:val="-3"/>
                            </w:rPr>
                            <w:t xml:space="preserve"> </w:t>
                          </w:r>
                          <w:r>
                            <w:rPr>
                              <w:rFonts w:ascii="Arial"/>
                              <w:spacing w:val="-2"/>
                            </w:rPr>
                            <w:t>no.</w:t>
                          </w:r>
                          <w:ins w:id="102" w:author="Kush Khalasi" w:date="2025-07-29T15:43:00Z" w16du:dateUtc="2025-07-29T10:13:00Z">
                            <w:r w:rsidR="00B631C7">
                              <w:rPr>
                                <w:rFonts w:ascii="Arial"/>
                                <w:spacing w:val="-2"/>
                              </w:rPr>
                              <w:t>1.</w:t>
                            </w:r>
                          </w:ins>
                          <w:del w:id="103" w:author="Kush Khalasi" w:date="2025-07-29T15:43:00Z" w16du:dateUtc="2025-07-29T10:13:00Z">
                            <w:r w:rsidDel="00B631C7">
                              <w:rPr>
                                <w:rFonts w:ascii="Arial"/>
                                <w:spacing w:val="-2"/>
                              </w:rPr>
                              <w:delText>0</w:delText>
                            </w:r>
                          </w:del>
                          <w:r>
                            <w:rPr>
                              <w:rFonts w:ascii="Arial"/>
                              <w:spacing w:val="-2"/>
                            </w:rPr>
                            <w:t>0</w:t>
                          </w:r>
                        </w:p>
                      </w:txbxContent>
                    </wps:txbx>
                    <wps:bodyPr wrap="square" lIns="0" tIns="0" rIns="0" bIns="0" rtlCol="0">
                      <a:noAutofit/>
                    </wps:bodyPr>
                  </wps:wsp>
                </a:graphicData>
              </a:graphic>
              <wp14:sizeRelH relativeFrom="margin">
                <wp14:pctWidth>0</wp14:pctWidth>
              </wp14:sizeRelH>
            </wp:anchor>
          </w:drawing>
        </mc:Choice>
        <mc:Fallback>
          <w:pict>
            <v:shapetype w14:anchorId="059EC02E" id="_x0000_t202" coordsize="21600,21600" o:spt="202" path="m,l,21600r21600,l21600,xe">
              <v:stroke joinstyle="miter"/>
              <v:path gradientshapeok="t" o:connecttype="rect"/>
            </v:shapetype>
            <v:shape id="Textbox 7" o:spid="_x0000_s1027" type="#_x0000_t202" style="position:absolute;margin-left:71.15pt;margin-top:742.7pt;width:65.55pt;height:14.35pt;z-index:-158679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" filled="f" stroked="f">
              <v:textbox inset="0,0,0,0">
                <w:txbxContent>
                  <w:p w14:paraId="059EC035" w14:textId="46C92234" w:rsidR="006E1F3C" w:rsidRDefault="00000000">
                    <w:pPr>
                      <w:spacing w:before="13"/>
                      <w:ind w:left="20"/>
                      <w:rPr>
                        <w:rFonts w:ascii="Arial"/>
                      </w:rPr>
                    </w:pPr>
                    <w:r>
                      <w:rPr>
                        <w:rFonts w:ascii="Arial"/>
                      </w:rPr>
                      <w:t>Rev.</w:t>
                    </w:r>
                    <w:r>
                      <w:rPr>
                        <w:rFonts w:ascii="Arial"/>
                        <w:spacing w:val="-3"/>
                      </w:rPr>
                      <w:t xml:space="preserve"> </w:t>
                    </w:r>
                    <w:r>
                      <w:rPr>
                        <w:rFonts w:ascii="Arial"/>
                        <w:spacing w:val="-2"/>
                      </w:rPr>
                      <w:t>no.</w:t>
                    </w:r>
                    <w:ins w:id="104" w:author="Kush Khalasi" w:date="2025-07-29T15:43:00Z" w16du:dateUtc="2025-07-29T10:13:00Z">
                      <w:r w:rsidR="00B631C7">
                        <w:rPr>
                          <w:rFonts w:ascii="Arial"/>
                          <w:spacing w:val="-2"/>
                        </w:rPr>
                        <w:t>1.</w:t>
                      </w:r>
                    </w:ins>
                    <w:del w:id="105" w:author="Kush Khalasi" w:date="2025-07-29T15:43:00Z" w16du:dateUtc="2025-07-29T10:13:00Z">
                      <w:r w:rsidDel="00B631C7">
                        <w:rPr>
                          <w:rFonts w:ascii="Arial"/>
                          <w:spacing w:val="-2"/>
                        </w:rPr>
                        <w:delText>0</w:delText>
                      </w:r>
                    </w:del>
                    <w:r>
                      <w:rPr>
                        <w:rFonts w:ascii="Arial"/>
                        <w:spacing w:val="-2"/>
                      </w:rPr>
                      <w:t>0</w:t>
                    </w:r>
                  </w:p>
                </w:txbxContent>
              </v:textbox>
              <w10:wrap anchorx="page" anchory="page"/>
            </v:shape>
          </w:pict>
        </mc:Fallback>
      </mc:AlternateContent>
    </w:r>
    <w:r>
      <w:rPr>
        <w:noProof/>
      </w:rPr>
      <mc:AlternateContent>
        <mc:Choice Requires="wps">
          <w:drawing>
            <wp:anchor distT="0" distB="0" distL="0" distR="0" simplePos="0" relativeHeight="487449088" behindDoc="1" locked="0" layoutInCell="1" allowOverlap="1" wp14:anchorId="059EC030" wp14:editId="059EC031">
              <wp:simplePos x="0" y="0"/>
              <wp:positionH relativeFrom="page">
                <wp:posOffset>3203575</wp:posOffset>
              </wp:positionH>
              <wp:positionV relativeFrom="page">
                <wp:posOffset>9434141</wp:posOffset>
              </wp:positionV>
              <wp:extent cx="1370330" cy="182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0330" cy="182245"/>
                      </a:xfrm>
                      <a:prstGeom prst="rect">
                        <a:avLst/>
                      </a:prstGeom>
                    </wps:spPr>
                    <wps:txbx>
                      <w:txbxContent>
                        <w:p w14:paraId="059EC036" w14:textId="77777777" w:rsidR="006E1F3C" w:rsidRDefault="00000000">
                          <w:pPr>
                            <w:spacing w:before="13"/>
                            <w:ind w:left="20"/>
                            <w:rPr>
                              <w:rFonts w:ascii="Arial" w:hAnsi="Arial"/>
                            </w:rPr>
                          </w:pPr>
                          <w:r>
                            <w:rPr>
                              <w:rFonts w:ascii="Arial" w:hAnsi="Arial"/>
                            </w:rPr>
                            <w:t>DOC</w:t>
                          </w:r>
                          <w:r>
                            <w:rPr>
                              <w:rFonts w:ascii="Arial" w:hAnsi="Arial"/>
                              <w:spacing w:val="-4"/>
                            </w:rPr>
                            <w:t xml:space="preserve"> </w:t>
                          </w:r>
                          <w:r>
                            <w:rPr>
                              <w:rFonts w:ascii="Arial" w:hAnsi="Arial"/>
                            </w:rPr>
                            <w:t>–</w:t>
                          </w:r>
                          <w:r>
                            <w:rPr>
                              <w:rFonts w:ascii="Arial" w:hAnsi="Arial"/>
                              <w:spacing w:val="-1"/>
                            </w:rPr>
                            <w:t xml:space="preserve"> </w:t>
                          </w:r>
                          <w:r>
                            <w:rPr>
                              <w:rFonts w:ascii="Arial" w:hAnsi="Arial"/>
                            </w:rPr>
                            <w:t>TL</w:t>
                          </w:r>
                          <w:r>
                            <w:rPr>
                              <w:rFonts w:ascii="Arial" w:hAnsi="Arial"/>
                              <w:spacing w:val="-2"/>
                            </w:rPr>
                            <w:t xml:space="preserve"> </w:t>
                          </w:r>
                          <w:r>
                            <w:rPr>
                              <w:rFonts w:ascii="Arial" w:hAnsi="Arial"/>
                            </w:rPr>
                            <w:t>–</w:t>
                          </w:r>
                          <w:r>
                            <w:rPr>
                              <w:rFonts w:ascii="Arial" w:hAnsi="Arial"/>
                              <w:spacing w:val="-2"/>
                            </w:rPr>
                            <w:t xml:space="preserve"> </w:t>
                          </w:r>
                          <w:r>
                            <w:rPr>
                              <w:rFonts w:ascii="Arial" w:hAnsi="Arial"/>
                            </w:rPr>
                            <w:t>POL</w:t>
                          </w:r>
                          <w:r>
                            <w:rPr>
                              <w:rFonts w:ascii="Arial" w:hAnsi="Arial"/>
                              <w:spacing w:val="-1"/>
                            </w:rPr>
                            <w:t xml:space="preserve"> </w:t>
                          </w:r>
                          <w:r>
                            <w:rPr>
                              <w:rFonts w:ascii="Arial" w:hAnsi="Arial"/>
                            </w:rPr>
                            <w:t>-</w:t>
                          </w:r>
                          <w:r>
                            <w:rPr>
                              <w:rFonts w:ascii="Arial" w:hAnsi="Arial"/>
                              <w:spacing w:val="-2"/>
                            </w:rPr>
                            <w:t xml:space="preserve"> </w:t>
                          </w:r>
                          <w:r>
                            <w:rPr>
                              <w:rFonts w:ascii="Arial" w:hAnsi="Arial"/>
                              <w:spacing w:val="-5"/>
                            </w:rPr>
                            <w:t>02</w:t>
                          </w:r>
                        </w:p>
                      </w:txbxContent>
                    </wps:txbx>
                    <wps:bodyPr wrap="square" lIns="0" tIns="0" rIns="0" bIns="0" rtlCol="0">
                      <a:noAutofit/>
                    </wps:bodyPr>
                  </wps:wsp>
                </a:graphicData>
              </a:graphic>
            </wp:anchor>
          </w:drawing>
        </mc:Choice>
        <mc:Fallback>
          <w:pict>
            <v:shape w14:anchorId="059EC030" id="Textbox 8" o:spid="_x0000_s1028" type="#_x0000_t202" style="position:absolute;margin-left:252.25pt;margin-top:742.85pt;width:107.9pt;height:14.35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" filled="f" stroked="f">
              <v:textbox inset="0,0,0,0">
                <w:txbxContent>
                  <w:p w14:paraId="059EC036" w14:textId="77777777" w:rsidR="006E1F3C" w:rsidRDefault="00000000">
                    <w:pPr>
                      <w:spacing w:before="13"/>
                      <w:ind w:left="20"/>
                      <w:rPr>
                        <w:rFonts w:ascii="Arial" w:hAnsi="Arial"/>
                      </w:rPr>
                    </w:pPr>
                    <w:r>
                      <w:rPr>
                        <w:rFonts w:ascii="Arial" w:hAnsi="Arial"/>
                      </w:rPr>
                      <w:t>DOC</w:t>
                    </w:r>
                    <w:r>
                      <w:rPr>
                        <w:rFonts w:ascii="Arial" w:hAnsi="Arial"/>
                        <w:spacing w:val="-4"/>
                      </w:rPr>
                      <w:t xml:space="preserve"> </w:t>
                    </w:r>
                    <w:r>
                      <w:rPr>
                        <w:rFonts w:ascii="Arial" w:hAnsi="Arial"/>
                      </w:rPr>
                      <w:t>–</w:t>
                    </w:r>
                    <w:r>
                      <w:rPr>
                        <w:rFonts w:ascii="Arial" w:hAnsi="Arial"/>
                        <w:spacing w:val="-1"/>
                      </w:rPr>
                      <w:t xml:space="preserve"> </w:t>
                    </w:r>
                    <w:r>
                      <w:rPr>
                        <w:rFonts w:ascii="Arial" w:hAnsi="Arial"/>
                      </w:rPr>
                      <w:t>TL</w:t>
                    </w:r>
                    <w:r>
                      <w:rPr>
                        <w:rFonts w:ascii="Arial" w:hAnsi="Arial"/>
                        <w:spacing w:val="-2"/>
                      </w:rPr>
                      <w:t xml:space="preserve"> </w:t>
                    </w:r>
                    <w:r>
                      <w:rPr>
                        <w:rFonts w:ascii="Arial" w:hAnsi="Arial"/>
                      </w:rPr>
                      <w:t>–</w:t>
                    </w:r>
                    <w:r>
                      <w:rPr>
                        <w:rFonts w:ascii="Arial" w:hAnsi="Arial"/>
                        <w:spacing w:val="-2"/>
                      </w:rPr>
                      <w:t xml:space="preserve"> </w:t>
                    </w:r>
                    <w:r>
                      <w:rPr>
                        <w:rFonts w:ascii="Arial" w:hAnsi="Arial"/>
                      </w:rPr>
                      <w:t>POL</w:t>
                    </w:r>
                    <w:r>
                      <w:rPr>
                        <w:rFonts w:ascii="Arial" w:hAnsi="Arial"/>
                        <w:spacing w:val="-1"/>
                      </w:rPr>
                      <w:t xml:space="preserve"> </w:t>
                    </w:r>
                    <w:r>
                      <w:rPr>
                        <w:rFonts w:ascii="Arial" w:hAnsi="Arial"/>
                      </w:rPr>
                      <w:t>-</w:t>
                    </w:r>
                    <w:r>
                      <w:rPr>
                        <w:rFonts w:ascii="Arial" w:hAnsi="Arial"/>
                        <w:spacing w:val="-2"/>
                      </w:rPr>
                      <w:t xml:space="preserve"> </w:t>
                    </w:r>
                    <w:r>
                      <w:rPr>
                        <w:rFonts w:ascii="Arial" w:hAnsi="Arial"/>
                        <w:spacing w:val="-5"/>
                      </w:rPr>
                      <w:t>02</w:t>
                    </w:r>
                  </w:p>
                </w:txbxContent>
              </v:textbox>
              <w10:wrap anchorx="page" anchory="page"/>
            </v:shape>
          </w:pict>
        </mc:Fallback>
      </mc:AlternateContent>
    </w:r>
    <w:r>
      <w:rPr>
        <w:noProof/>
      </w:rPr>
      <mc:AlternateContent>
        <mc:Choice Requires="wps">
          <w:drawing>
            <wp:anchor distT="0" distB="0" distL="0" distR="0" simplePos="0" relativeHeight="487449600" behindDoc="1" locked="0" layoutInCell="1" allowOverlap="1" wp14:anchorId="059EC032" wp14:editId="059EC033">
              <wp:simplePos x="0" y="0"/>
              <wp:positionH relativeFrom="page">
                <wp:posOffset>6176009</wp:posOffset>
              </wp:positionH>
              <wp:positionV relativeFrom="page">
                <wp:posOffset>9434141</wp:posOffset>
              </wp:positionV>
              <wp:extent cx="73596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5965" cy="182245"/>
                      </a:xfrm>
                      <a:prstGeom prst="rect">
                        <a:avLst/>
                      </a:prstGeom>
                    </wps:spPr>
                    <wps:txbx>
                      <w:txbxContent>
                        <w:p w14:paraId="059EC037" w14:textId="77777777" w:rsidR="006E1F3C" w:rsidRDefault="00000000">
                          <w:pPr>
                            <w:spacing w:before="13"/>
                            <w:ind w:left="20"/>
                            <w:rPr>
                              <w:rFonts w:ascii="Arial"/>
                              <w:b/>
                            </w:rPr>
                          </w:pPr>
                          <w:r>
                            <w:rPr>
                              <w:rFonts w:ascii="Arial"/>
                              <w:color w:val="7E7E7E"/>
                            </w:rPr>
                            <w:t>P</w:t>
                          </w:r>
                          <w:r>
                            <w:rPr>
                              <w:rFonts w:ascii="Arial"/>
                              <w:color w:val="7E7E7E"/>
                              <w:spacing w:val="-3"/>
                            </w:rPr>
                            <w:t xml:space="preserve"> </w:t>
                          </w:r>
                          <w:r>
                            <w:rPr>
                              <w:rFonts w:ascii="Arial"/>
                              <w:color w:val="7E7E7E"/>
                            </w:rPr>
                            <w:t>a</w:t>
                          </w:r>
                          <w:r>
                            <w:rPr>
                              <w:rFonts w:ascii="Arial"/>
                              <w:color w:val="7E7E7E"/>
                              <w:spacing w:val="-2"/>
                            </w:rPr>
                            <w:t xml:space="preserve"> </w:t>
                          </w:r>
                          <w:r>
                            <w:rPr>
                              <w:rFonts w:ascii="Arial"/>
                              <w:color w:val="7E7E7E"/>
                            </w:rPr>
                            <w:t>g</w:t>
                          </w:r>
                          <w:r>
                            <w:rPr>
                              <w:rFonts w:ascii="Arial"/>
                              <w:color w:val="7E7E7E"/>
                              <w:spacing w:val="-2"/>
                            </w:rPr>
                            <w:t xml:space="preserve"> </w:t>
                          </w:r>
                          <w:r>
                            <w:rPr>
                              <w:rFonts w:ascii="Arial"/>
                              <w:color w:val="7E7E7E"/>
                            </w:rPr>
                            <w:t>e</w:t>
                          </w:r>
                          <w:r>
                            <w:rPr>
                              <w:rFonts w:ascii="Arial"/>
                              <w:color w:val="7E7E7E"/>
                              <w:spacing w:val="61"/>
                            </w:rPr>
                            <w:t xml:space="preserve"> </w:t>
                          </w:r>
                          <w:r>
                            <w:rPr>
                              <w:rFonts w:ascii="Arial"/>
                            </w:rPr>
                            <w:t>|</w:t>
                          </w:r>
                          <w:r>
                            <w:rPr>
                              <w:rFonts w:ascii="Arial"/>
                              <w:spacing w:val="1"/>
                            </w:rPr>
                            <w:t xml:space="preserve"> </w:t>
                          </w:r>
                          <w:r>
                            <w:rPr>
                              <w:rFonts w:ascii="Arial"/>
                              <w:b/>
                              <w:spacing w:val="-10"/>
                            </w:rPr>
                            <w:fldChar w:fldCharType="begin"/>
                          </w:r>
                          <w:r>
                            <w:rPr>
                              <w:rFonts w:ascii="Arial"/>
                              <w:b/>
                              <w:spacing w:val="-10"/>
                            </w:rPr>
                            <w:instrText xml:space="preserve"> PAGE </w:instrText>
                          </w:r>
                          <w:r>
                            <w:rPr>
                              <w:rFonts w:ascii="Arial"/>
                              <w:b/>
                              <w:spacing w:val="-10"/>
                            </w:rPr>
                            <w:fldChar w:fldCharType="separate"/>
                          </w:r>
                          <w:r>
                            <w:rPr>
                              <w:rFonts w:ascii="Arial"/>
                              <w:b/>
                              <w:spacing w:val="-10"/>
                            </w:rPr>
                            <w:t>1</w:t>
                          </w:r>
                          <w:r>
                            <w:rPr>
                              <w:rFonts w:ascii="Arial"/>
                              <w:b/>
                              <w:spacing w:val="-10"/>
                            </w:rPr>
                            <w:fldChar w:fldCharType="end"/>
                          </w:r>
                        </w:p>
                      </w:txbxContent>
                    </wps:txbx>
                    <wps:bodyPr wrap="square" lIns="0" tIns="0" rIns="0" bIns="0" rtlCol="0">
                      <a:noAutofit/>
                    </wps:bodyPr>
                  </wps:wsp>
                </a:graphicData>
              </a:graphic>
            </wp:anchor>
          </w:drawing>
        </mc:Choice>
        <mc:Fallback>
          <w:pict>
            <v:shape w14:anchorId="059EC032" id="Textbox 9" o:spid="_x0000_s1029" type="#_x0000_t202" style="position:absolute;margin-left:486.3pt;margin-top:742.85pt;width:57.95pt;height:14.35pt;z-index:-158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" filled="f" stroked="f">
              <v:textbox inset="0,0,0,0">
                <w:txbxContent>
                  <w:p w14:paraId="059EC037" w14:textId="77777777" w:rsidR="006E1F3C" w:rsidRDefault="00000000">
                    <w:pPr>
                      <w:spacing w:before="13"/>
                      <w:ind w:left="20"/>
                      <w:rPr>
                        <w:rFonts w:ascii="Arial"/>
                        <w:b/>
                      </w:rPr>
                    </w:pPr>
                    <w:r>
                      <w:rPr>
                        <w:rFonts w:ascii="Arial"/>
                        <w:color w:val="7E7E7E"/>
                      </w:rPr>
                      <w:t>P</w:t>
                    </w:r>
                    <w:r>
                      <w:rPr>
                        <w:rFonts w:ascii="Arial"/>
                        <w:color w:val="7E7E7E"/>
                        <w:spacing w:val="-3"/>
                      </w:rPr>
                      <w:t xml:space="preserve"> </w:t>
                    </w:r>
                    <w:r>
                      <w:rPr>
                        <w:rFonts w:ascii="Arial"/>
                        <w:color w:val="7E7E7E"/>
                      </w:rPr>
                      <w:t>a</w:t>
                    </w:r>
                    <w:r>
                      <w:rPr>
                        <w:rFonts w:ascii="Arial"/>
                        <w:color w:val="7E7E7E"/>
                        <w:spacing w:val="-2"/>
                      </w:rPr>
                      <w:t xml:space="preserve"> </w:t>
                    </w:r>
                    <w:r>
                      <w:rPr>
                        <w:rFonts w:ascii="Arial"/>
                        <w:color w:val="7E7E7E"/>
                      </w:rPr>
                      <w:t>g</w:t>
                    </w:r>
                    <w:r>
                      <w:rPr>
                        <w:rFonts w:ascii="Arial"/>
                        <w:color w:val="7E7E7E"/>
                        <w:spacing w:val="-2"/>
                      </w:rPr>
                      <w:t xml:space="preserve"> </w:t>
                    </w:r>
                    <w:r>
                      <w:rPr>
                        <w:rFonts w:ascii="Arial"/>
                        <w:color w:val="7E7E7E"/>
                      </w:rPr>
                      <w:t>e</w:t>
                    </w:r>
                    <w:r>
                      <w:rPr>
                        <w:rFonts w:ascii="Arial"/>
                        <w:color w:val="7E7E7E"/>
                        <w:spacing w:val="61"/>
                      </w:rPr>
                      <w:t xml:space="preserve"> </w:t>
                    </w:r>
                    <w:r>
                      <w:rPr>
                        <w:rFonts w:ascii="Arial"/>
                      </w:rPr>
                      <w:t>|</w:t>
                    </w:r>
                    <w:r>
                      <w:rPr>
                        <w:rFonts w:ascii="Arial"/>
                        <w:spacing w:val="1"/>
                      </w:rPr>
                      <w:t xml:space="preserve"> </w:t>
                    </w:r>
                    <w:r>
                      <w:rPr>
                        <w:rFonts w:ascii="Arial"/>
                        <w:b/>
                        <w:spacing w:val="-10"/>
                      </w:rPr>
                      <w:fldChar w:fldCharType="begin"/>
                    </w:r>
                    <w:r>
                      <w:rPr>
                        <w:rFonts w:ascii="Arial"/>
                        <w:b/>
                        <w:spacing w:val="-10"/>
                      </w:rPr>
                      <w:instrText xml:space="preserve"> PAGE </w:instrText>
                    </w:r>
                    <w:r>
                      <w:rPr>
                        <w:rFonts w:ascii="Arial"/>
                        <w:b/>
                        <w:spacing w:val="-10"/>
                      </w:rPr>
                      <w:fldChar w:fldCharType="separate"/>
                    </w:r>
                    <w:r>
                      <w:rPr>
                        <w:rFonts w:ascii="Arial"/>
                        <w:b/>
                        <w:spacing w:val="-10"/>
                      </w:rPr>
                      <w:t>1</w:t>
                    </w:r>
                    <w:r>
                      <w:rPr>
                        <w:rFonts w:ascii="Arial"/>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3A4C4" w14:textId="77777777" w:rsidR="00821916" w:rsidRDefault="00821916">
      <w:r>
        <w:separator/>
      </w:r>
    </w:p>
  </w:footnote>
  <w:footnote w:type="continuationSeparator" w:id="0">
    <w:p w14:paraId="35365B59" w14:textId="77777777" w:rsidR="00821916" w:rsidRDefault="008219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C02A" w14:textId="2FAC7C0C" w:rsidR="006E1F3C" w:rsidRDefault="00DE0000">
    <w:pPr>
      <w:pStyle w:val="BodyText"/>
      <w:spacing w:line="14" w:lineRule="auto"/>
      <w:ind w:left="0" w:firstLine="0"/>
      <w:jc w:val="left"/>
      <w:rPr>
        <w:sz w:val="20"/>
      </w:rPr>
    </w:pPr>
    <w:r>
      <w:rPr>
        <w:noProof/>
      </w:rPr>
      <mc:AlternateContent>
        <mc:Choice Requires="wps">
          <w:drawing>
            <wp:anchor distT="0" distB="0" distL="0" distR="0" simplePos="0" relativeHeight="487451648" behindDoc="0" locked="0" layoutInCell="1" allowOverlap="1" wp14:anchorId="66CAABFB" wp14:editId="445C69BC">
              <wp:simplePos x="0" y="0"/>
              <wp:positionH relativeFrom="page">
                <wp:posOffset>4890135</wp:posOffset>
              </wp:positionH>
              <wp:positionV relativeFrom="page">
                <wp:posOffset>510687</wp:posOffset>
              </wp:positionV>
              <wp:extent cx="18415" cy="477520"/>
              <wp:effectExtent l="0" t="0" r="19685"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477520"/>
                      </a:xfrm>
                      <a:custGeom>
                        <a:avLst/>
                        <a:gdLst/>
                        <a:ahLst/>
                        <a:cxnLst/>
                        <a:rect l="l" t="t" r="r" b="b"/>
                        <a:pathLst>
                          <a:path w="18415" h="477520">
                            <a:moveTo>
                              <a:pt x="6096" y="0"/>
                            </a:moveTo>
                            <a:lnTo>
                              <a:pt x="0" y="0"/>
                            </a:lnTo>
                            <a:lnTo>
                              <a:pt x="0" y="477012"/>
                            </a:lnTo>
                            <a:lnTo>
                              <a:pt x="6096" y="477012"/>
                            </a:lnTo>
                            <a:lnTo>
                              <a:pt x="6096" y="0"/>
                            </a:lnTo>
                            <a:close/>
                          </a:path>
                          <a:path w="18415" h="477520">
                            <a:moveTo>
                              <a:pt x="18275" y="0"/>
                            </a:moveTo>
                            <a:lnTo>
                              <a:pt x="12192" y="0"/>
                            </a:lnTo>
                            <a:lnTo>
                              <a:pt x="12192" y="477012"/>
                            </a:lnTo>
                            <a:lnTo>
                              <a:pt x="18275" y="477012"/>
                            </a:lnTo>
                            <a:lnTo>
                              <a:pt x="18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105363" id="Graphic 17" o:spid="_x0000_s1026" style="position:absolute;margin-left:385.05pt;margin-top:40.2pt;width:1.45pt;height:37.6pt;z-index:487451648;visibility:visible;mso-wrap-style:square;mso-wrap-distance-left:0;mso-wrap-distance-top:0;mso-wrap-distance-right:0;mso-wrap-distance-bottom:0;mso-position-horizontal:absolute;mso-position-horizontal-relative:page;mso-position-vertical:absolute;mso-position-vertical-relative:page;v-text-anchor:top" coordsize="18415,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" path="m6096,l,,,477012r6096,l6096,xem18275,l12192,r,477012l18275,477012,18275,xe" fillcolor="black" stroked="f">
              <v:path arrowok="t"/>
              <w10:wrap anchorx="page" anchory="page"/>
            </v:shape>
          </w:pict>
        </mc:Fallback>
      </mc:AlternateContent>
    </w:r>
    <w:r>
      <w:rPr>
        <w:noProof/>
      </w:rPr>
      <w:drawing>
        <wp:anchor distT="0" distB="0" distL="0" distR="0" simplePos="0" relativeHeight="487453696" behindDoc="0" locked="0" layoutInCell="1" allowOverlap="1" wp14:anchorId="34E14331" wp14:editId="071F93B5">
          <wp:simplePos x="0" y="0"/>
          <wp:positionH relativeFrom="page">
            <wp:posOffset>557530</wp:posOffset>
          </wp:positionH>
          <wp:positionV relativeFrom="page">
            <wp:posOffset>502920</wp:posOffset>
          </wp:positionV>
          <wp:extent cx="1938528" cy="521208"/>
          <wp:effectExtent l="0" t="0" r="508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938528" cy="521208"/>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mc:AlternateContent>
        <mc:Choice Requires="wps">
          <w:drawing>
            <wp:anchor distT="0" distB="0" distL="0" distR="0" simplePos="0" relativeHeight="487448064" behindDoc="1" locked="0" layoutInCell="1" allowOverlap="1" wp14:anchorId="059EC02C" wp14:editId="059EC02D">
              <wp:simplePos x="0" y="0"/>
              <wp:positionH relativeFrom="page">
                <wp:posOffset>5018913</wp:posOffset>
              </wp:positionH>
              <wp:positionV relativeFrom="page">
                <wp:posOffset>491170</wp:posOffset>
              </wp:positionV>
              <wp:extent cx="2119630" cy="5010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9630" cy="501015"/>
                      </a:xfrm>
                      <a:prstGeom prst="rect">
                        <a:avLst/>
                      </a:prstGeom>
                    </wps:spPr>
                    <wps:txbx>
                      <w:txbxContent>
                        <w:p w14:paraId="059EC034" w14:textId="77777777" w:rsidR="006E1F3C" w:rsidRDefault="00000000">
                          <w:pPr>
                            <w:spacing w:before="19"/>
                            <w:ind w:left="20" w:right="18"/>
                            <w:rPr>
                              <w:rFonts w:ascii="Cambria"/>
                              <w:sz w:val="32"/>
                            </w:rPr>
                          </w:pPr>
                          <w:r>
                            <w:rPr>
                              <w:rFonts w:ascii="Cambria"/>
                              <w:sz w:val="32"/>
                            </w:rPr>
                            <w:t>ETHICAL</w:t>
                          </w:r>
                          <w:r>
                            <w:rPr>
                              <w:rFonts w:ascii="Cambria"/>
                              <w:spacing w:val="-18"/>
                              <w:sz w:val="32"/>
                            </w:rPr>
                            <w:t xml:space="preserve"> </w:t>
                          </w:r>
                          <w:r>
                            <w:rPr>
                              <w:rFonts w:ascii="Cambria"/>
                              <w:sz w:val="32"/>
                            </w:rPr>
                            <w:t xml:space="preserve">GOVERNANCE </w:t>
                          </w:r>
                          <w:r>
                            <w:rPr>
                              <w:rFonts w:ascii="Cambria"/>
                              <w:spacing w:val="-2"/>
                              <w:sz w:val="32"/>
                            </w:rPr>
                            <w:t>POLICY</w:t>
                          </w:r>
                        </w:p>
                      </w:txbxContent>
                    </wps:txbx>
                    <wps:bodyPr wrap="square" lIns="0" tIns="0" rIns="0" bIns="0" rtlCol="0">
                      <a:noAutofit/>
                    </wps:bodyPr>
                  </wps:wsp>
                </a:graphicData>
              </a:graphic>
            </wp:anchor>
          </w:drawing>
        </mc:Choice>
        <mc:Fallback>
          <w:pict>
            <v:shapetype w14:anchorId="059EC02C" id="_x0000_t202" coordsize="21600,21600" o:spt="202" path="m,l,21600r21600,l21600,xe">
              <v:stroke joinstyle="miter"/>
              <v:path gradientshapeok="t" o:connecttype="rect"/>
            </v:shapetype>
            <v:shape id="Textbox 6" o:spid="_x0000_s1026" type="#_x0000_t202" style="position:absolute;margin-left:395.2pt;margin-top:38.65pt;width:166.9pt;height:39.45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" filled="f" stroked="f">
              <v:textbox inset="0,0,0,0">
                <w:txbxContent>
                  <w:p w14:paraId="059EC034" w14:textId="77777777" w:rsidR="006E1F3C" w:rsidRDefault="00000000">
                    <w:pPr>
                      <w:spacing w:before="19"/>
                      <w:ind w:left="20" w:right="18"/>
                      <w:rPr>
                        <w:rFonts w:ascii="Cambria"/>
                        <w:sz w:val="32"/>
                      </w:rPr>
                    </w:pPr>
                    <w:r>
                      <w:rPr>
                        <w:rFonts w:ascii="Cambria"/>
                        <w:sz w:val="32"/>
                      </w:rPr>
                      <w:t>ETHICAL</w:t>
                    </w:r>
                    <w:r>
                      <w:rPr>
                        <w:rFonts w:ascii="Cambria"/>
                        <w:spacing w:val="-18"/>
                        <w:sz w:val="32"/>
                      </w:rPr>
                      <w:t xml:space="preserve"> </w:t>
                    </w:r>
                    <w:r>
                      <w:rPr>
                        <w:rFonts w:ascii="Cambria"/>
                        <w:sz w:val="32"/>
                      </w:rPr>
                      <w:t xml:space="preserve">GOVERNANCE </w:t>
                    </w:r>
                    <w:r>
                      <w:rPr>
                        <w:rFonts w:ascii="Cambria"/>
                        <w:spacing w:val="-2"/>
                        <w:sz w:val="32"/>
                      </w:rPr>
                      <w:t>POLICY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510E"/>
    <w:multiLevelType w:val="multilevel"/>
    <w:tmpl w:val="BCCC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F60A3"/>
    <w:multiLevelType w:val="multilevel"/>
    <w:tmpl w:val="328C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C5CBA"/>
    <w:multiLevelType w:val="multilevel"/>
    <w:tmpl w:val="0E76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E144E"/>
    <w:multiLevelType w:val="multilevel"/>
    <w:tmpl w:val="643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930CB"/>
    <w:multiLevelType w:val="multilevel"/>
    <w:tmpl w:val="254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50C9"/>
    <w:multiLevelType w:val="multilevel"/>
    <w:tmpl w:val="8F0419FC"/>
    <w:lvl w:ilvl="0">
      <w:start w:val="1"/>
      <w:numFmt w:val="decimal"/>
      <w:lvlText w:val="%1."/>
      <w:lvlJc w:val="left"/>
      <w:pPr>
        <w:ind w:left="480" w:hanging="360"/>
      </w:pPr>
      <w:rPr>
        <w:rFonts w:ascii="Calibri" w:eastAsia="Calibri" w:hAnsi="Calibri" w:cs="Calibri" w:hint="default"/>
        <w:b w:val="0"/>
        <w:bCs w:val="0"/>
        <w:i w:val="0"/>
        <w:iCs w:val="0"/>
        <w:color w:val="365F91"/>
        <w:spacing w:val="-2"/>
        <w:w w:val="99"/>
        <w:sz w:val="32"/>
        <w:szCs w:val="32"/>
        <w:lang w:val="en-US" w:eastAsia="en-US" w:bidi="ar-SA"/>
      </w:rPr>
    </w:lvl>
    <w:lvl w:ilvl="1">
      <w:start w:val="1"/>
      <w:numFmt w:val="decimal"/>
      <w:lvlText w:val="%1.%2"/>
      <w:lvlJc w:val="left"/>
      <w:pPr>
        <w:ind w:left="480" w:hanging="360"/>
      </w:pPr>
      <w:rPr>
        <w:rFonts w:asciiTheme="minorHAnsi" w:hAnsiTheme="minorHAnsi" w:cstheme="minorHAnsi" w:hint="default"/>
        <w:b/>
        <w:bCs w:val="0"/>
        <w:spacing w:val="0"/>
        <w:w w:val="100"/>
        <w:sz w:val="24"/>
        <w:szCs w:val="24"/>
        <w:lang w:val="en-US" w:eastAsia="en-US" w:bidi="ar-SA"/>
      </w:rPr>
    </w:lvl>
    <w:lvl w:ilvl="2">
      <w:start w:val="1"/>
      <w:numFmt w:val="decimal"/>
      <w:lvlText w:val="%3"/>
      <w:lvlJc w:val="left"/>
      <w:pPr>
        <w:ind w:left="480" w:hanging="360"/>
      </w:pPr>
      <w:rPr>
        <w:rFonts w:hint="default"/>
      </w:rPr>
    </w:lvl>
    <w:lvl w:ilvl="3">
      <w:numFmt w:val="bullet"/>
      <w:lvlText w:val="•"/>
      <w:lvlJc w:val="left"/>
      <w:pPr>
        <w:ind w:left="2664"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748" w:hanging="360"/>
      </w:pPr>
      <w:rPr>
        <w:rFonts w:hint="default"/>
        <w:lang w:val="en-US" w:eastAsia="en-US" w:bidi="ar-SA"/>
      </w:rPr>
    </w:lvl>
    <w:lvl w:ilvl="6">
      <w:numFmt w:val="bullet"/>
      <w:lvlText w:val="•"/>
      <w:lvlJc w:val="left"/>
      <w:pPr>
        <w:ind w:left="5791" w:hanging="360"/>
      </w:pPr>
      <w:rPr>
        <w:rFonts w:hint="default"/>
        <w:lang w:val="en-US" w:eastAsia="en-US" w:bidi="ar-SA"/>
      </w:rPr>
    </w:lvl>
    <w:lvl w:ilvl="7">
      <w:numFmt w:val="bullet"/>
      <w:lvlText w:val="•"/>
      <w:lvlJc w:val="left"/>
      <w:pPr>
        <w:ind w:left="6833" w:hanging="360"/>
      </w:pPr>
      <w:rPr>
        <w:rFonts w:hint="default"/>
        <w:lang w:val="en-US" w:eastAsia="en-US" w:bidi="ar-SA"/>
      </w:rPr>
    </w:lvl>
    <w:lvl w:ilvl="8">
      <w:numFmt w:val="bullet"/>
      <w:lvlText w:val="•"/>
      <w:lvlJc w:val="left"/>
      <w:pPr>
        <w:ind w:left="7875" w:hanging="360"/>
      </w:pPr>
      <w:rPr>
        <w:rFonts w:hint="default"/>
        <w:lang w:val="en-US" w:eastAsia="en-US" w:bidi="ar-SA"/>
      </w:rPr>
    </w:lvl>
  </w:abstractNum>
  <w:abstractNum w:abstractNumId="6" w15:restartNumberingAfterBreak="0">
    <w:nsid w:val="2DCB7854"/>
    <w:multiLevelType w:val="hybridMultilevel"/>
    <w:tmpl w:val="247609B2"/>
    <w:lvl w:ilvl="0" w:tplc="4FCE1CCC">
      <w:start w:val="1"/>
      <w:numFmt w:val="decimal"/>
      <w:lvlText w:val="%1."/>
      <w:lvlJc w:val="left"/>
      <w:pPr>
        <w:ind w:left="559" w:hanging="440"/>
      </w:pPr>
      <w:rPr>
        <w:rFonts w:ascii="Calibri" w:eastAsia="Calibri" w:hAnsi="Calibri" w:cs="Calibri" w:hint="default"/>
        <w:b w:val="0"/>
        <w:bCs w:val="0"/>
        <w:i w:val="0"/>
        <w:iCs w:val="0"/>
        <w:spacing w:val="0"/>
        <w:w w:val="100"/>
        <w:sz w:val="22"/>
        <w:szCs w:val="22"/>
        <w:lang w:val="en-US" w:eastAsia="en-US" w:bidi="ar-SA"/>
      </w:rPr>
    </w:lvl>
    <w:lvl w:ilvl="1" w:tplc="0F48AC3C">
      <w:numFmt w:val="bullet"/>
      <w:lvlText w:val="•"/>
      <w:lvlJc w:val="left"/>
      <w:pPr>
        <w:ind w:left="1500" w:hanging="440"/>
      </w:pPr>
      <w:rPr>
        <w:rFonts w:hint="default"/>
        <w:lang w:val="en-US" w:eastAsia="en-US" w:bidi="ar-SA"/>
      </w:rPr>
    </w:lvl>
    <w:lvl w:ilvl="2" w:tplc="F39429F2">
      <w:numFmt w:val="bullet"/>
      <w:lvlText w:val="•"/>
      <w:lvlJc w:val="left"/>
      <w:pPr>
        <w:ind w:left="2440" w:hanging="440"/>
      </w:pPr>
      <w:rPr>
        <w:rFonts w:hint="default"/>
        <w:lang w:val="en-US" w:eastAsia="en-US" w:bidi="ar-SA"/>
      </w:rPr>
    </w:lvl>
    <w:lvl w:ilvl="3" w:tplc="7876C9C0">
      <w:numFmt w:val="bullet"/>
      <w:lvlText w:val="•"/>
      <w:lvlJc w:val="left"/>
      <w:pPr>
        <w:ind w:left="3380" w:hanging="440"/>
      </w:pPr>
      <w:rPr>
        <w:rFonts w:hint="default"/>
        <w:lang w:val="en-US" w:eastAsia="en-US" w:bidi="ar-SA"/>
      </w:rPr>
    </w:lvl>
    <w:lvl w:ilvl="4" w:tplc="3FAAF232">
      <w:numFmt w:val="bullet"/>
      <w:lvlText w:val="•"/>
      <w:lvlJc w:val="left"/>
      <w:pPr>
        <w:ind w:left="4320" w:hanging="440"/>
      </w:pPr>
      <w:rPr>
        <w:rFonts w:hint="default"/>
        <w:lang w:val="en-US" w:eastAsia="en-US" w:bidi="ar-SA"/>
      </w:rPr>
    </w:lvl>
    <w:lvl w:ilvl="5" w:tplc="21E6BA72">
      <w:numFmt w:val="bullet"/>
      <w:lvlText w:val="•"/>
      <w:lvlJc w:val="left"/>
      <w:pPr>
        <w:ind w:left="5260" w:hanging="440"/>
      </w:pPr>
      <w:rPr>
        <w:rFonts w:hint="default"/>
        <w:lang w:val="en-US" w:eastAsia="en-US" w:bidi="ar-SA"/>
      </w:rPr>
    </w:lvl>
    <w:lvl w:ilvl="6" w:tplc="2762212A">
      <w:numFmt w:val="bullet"/>
      <w:lvlText w:val="•"/>
      <w:lvlJc w:val="left"/>
      <w:pPr>
        <w:ind w:left="6200" w:hanging="440"/>
      </w:pPr>
      <w:rPr>
        <w:rFonts w:hint="default"/>
        <w:lang w:val="en-US" w:eastAsia="en-US" w:bidi="ar-SA"/>
      </w:rPr>
    </w:lvl>
    <w:lvl w:ilvl="7" w:tplc="D158B8A0">
      <w:numFmt w:val="bullet"/>
      <w:lvlText w:val="•"/>
      <w:lvlJc w:val="left"/>
      <w:pPr>
        <w:ind w:left="7140" w:hanging="440"/>
      </w:pPr>
      <w:rPr>
        <w:rFonts w:hint="default"/>
        <w:lang w:val="en-US" w:eastAsia="en-US" w:bidi="ar-SA"/>
      </w:rPr>
    </w:lvl>
    <w:lvl w:ilvl="8" w:tplc="892E52CC">
      <w:numFmt w:val="bullet"/>
      <w:lvlText w:val="•"/>
      <w:lvlJc w:val="left"/>
      <w:pPr>
        <w:ind w:left="8080" w:hanging="440"/>
      </w:pPr>
      <w:rPr>
        <w:rFonts w:hint="default"/>
        <w:lang w:val="en-US" w:eastAsia="en-US" w:bidi="ar-SA"/>
      </w:rPr>
    </w:lvl>
  </w:abstractNum>
  <w:abstractNum w:abstractNumId="7" w15:restartNumberingAfterBreak="0">
    <w:nsid w:val="34AF6343"/>
    <w:multiLevelType w:val="multilevel"/>
    <w:tmpl w:val="95F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E1351"/>
    <w:multiLevelType w:val="multilevel"/>
    <w:tmpl w:val="968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80CD8"/>
    <w:multiLevelType w:val="hybridMultilevel"/>
    <w:tmpl w:val="F31E4726"/>
    <w:lvl w:ilvl="0" w:tplc="C214F72C">
      <w:start w:val="1"/>
      <w:numFmt w:val="decimal"/>
      <w:lvlText w:val="%1."/>
      <w:lvlJc w:val="left"/>
      <w:pPr>
        <w:ind w:left="840" w:hanging="360"/>
      </w:pPr>
      <w:rPr>
        <w:rFonts w:hint="default"/>
        <w:b/>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36272857"/>
    <w:multiLevelType w:val="hybridMultilevel"/>
    <w:tmpl w:val="7C869292"/>
    <w:lvl w:ilvl="0" w:tplc="90E891D6">
      <w:start w:val="1"/>
      <w:numFmt w:val="decimal"/>
      <w:lvlText w:val="%1."/>
      <w:lvlJc w:val="left"/>
      <w:pPr>
        <w:ind w:left="480" w:hanging="360"/>
      </w:pPr>
      <w:rPr>
        <w:rFonts w:ascii="Calibri" w:eastAsia="Calibri" w:hAnsi="Calibri" w:cs="Calibri" w:hint="default"/>
        <w:b w:val="0"/>
        <w:bCs w:val="0"/>
        <w:i w:val="0"/>
        <w:iCs w:val="0"/>
        <w:spacing w:val="0"/>
        <w:w w:val="100"/>
        <w:sz w:val="24"/>
        <w:szCs w:val="24"/>
        <w:lang w:val="en-US" w:eastAsia="en-US" w:bidi="ar-SA"/>
      </w:rPr>
    </w:lvl>
    <w:lvl w:ilvl="1" w:tplc="3B268CD8">
      <w:numFmt w:val="bullet"/>
      <w:lvlText w:val="•"/>
      <w:lvlJc w:val="left"/>
      <w:pPr>
        <w:ind w:left="1428" w:hanging="360"/>
      </w:pPr>
      <w:rPr>
        <w:rFonts w:hint="default"/>
        <w:lang w:val="en-US" w:eastAsia="en-US" w:bidi="ar-SA"/>
      </w:rPr>
    </w:lvl>
    <w:lvl w:ilvl="2" w:tplc="B6F6885C">
      <w:numFmt w:val="bullet"/>
      <w:lvlText w:val="•"/>
      <w:lvlJc w:val="left"/>
      <w:pPr>
        <w:ind w:left="2376" w:hanging="360"/>
      </w:pPr>
      <w:rPr>
        <w:rFonts w:hint="default"/>
        <w:lang w:val="en-US" w:eastAsia="en-US" w:bidi="ar-SA"/>
      </w:rPr>
    </w:lvl>
    <w:lvl w:ilvl="3" w:tplc="AFA87082">
      <w:numFmt w:val="bullet"/>
      <w:lvlText w:val="•"/>
      <w:lvlJc w:val="left"/>
      <w:pPr>
        <w:ind w:left="3324" w:hanging="360"/>
      </w:pPr>
      <w:rPr>
        <w:rFonts w:hint="default"/>
        <w:lang w:val="en-US" w:eastAsia="en-US" w:bidi="ar-SA"/>
      </w:rPr>
    </w:lvl>
    <w:lvl w:ilvl="4" w:tplc="ADAC1168">
      <w:numFmt w:val="bullet"/>
      <w:lvlText w:val="•"/>
      <w:lvlJc w:val="left"/>
      <w:pPr>
        <w:ind w:left="4272" w:hanging="360"/>
      </w:pPr>
      <w:rPr>
        <w:rFonts w:hint="default"/>
        <w:lang w:val="en-US" w:eastAsia="en-US" w:bidi="ar-SA"/>
      </w:rPr>
    </w:lvl>
    <w:lvl w:ilvl="5" w:tplc="396427EA">
      <w:numFmt w:val="bullet"/>
      <w:lvlText w:val="•"/>
      <w:lvlJc w:val="left"/>
      <w:pPr>
        <w:ind w:left="5220" w:hanging="360"/>
      </w:pPr>
      <w:rPr>
        <w:rFonts w:hint="default"/>
        <w:lang w:val="en-US" w:eastAsia="en-US" w:bidi="ar-SA"/>
      </w:rPr>
    </w:lvl>
    <w:lvl w:ilvl="6" w:tplc="8E68AD84">
      <w:numFmt w:val="bullet"/>
      <w:lvlText w:val="•"/>
      <w:lvlJc w:val="left"/>
      <w:pPr>
        <w:ind w:left="6168" w:hanging="360"/>
      </w:pPr>
      <w:rPr>
        <w:rFonts w:hint="default"/>
        <w:lang w:val="en-US" w:eastAsia="en-US" w:bidi="ar-SA"/>
      </w:rPr>
    </w:lvl>
    <w:lvl w:ilvl="7" w:tplc="18C0F8D6">
      <w:numFmt w:val="bullet"/>
      <w:lvlText w:val="•"/>
      <w:lvlJc w:val="left"/>
      <w:pPr>
        <w:ind w:left="7116" w:hanging="360"/>
      </w:pPr>
      <w:rPr>
        <w:rFonts w:hint="default"/>
        <w:lang w:val="en-US" w:eastAsia="en-US" w:bidi="ar-SA"/>
      </w:rPr>
    </w:lvl>
    <w:lvl w:ilvl="8" w:tplc="CC7EA754">
      <w:numFmt w:val="bullet"/>
      <w:lvlText w:val="•"/>
      <w:lvlJc w:val="left"/>
      <w:pPr>
        <w:ind w:left="8064" w:hanging="360"/>
      </w:pPr>
      <w:rPr>
        <w:rFonts w:hint="default"/>
        <w:lang w:val="en-US" w:eastAsia="en-US" w:bidi="ar-SA"/>
      </w:rPr>
    </w:lvl>
  </w:abstractNum>
  <w:abstractNum w:abstractNumId="11" w15:restartNumberingAfterBreak="0">
    <w:nsid w:val="40CE4F38"/>
    <w:multiLevelType w:val="multilevel"/>
    <w:tmpl w:val="9DD8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B7903"/>
    <w:multiLevelType w:val="hybridMultilevel"/>
    <w:tmpl w:val="7C50AF4C"/>
    <w:lvl w:ilvl="0" w:tplc="CB6477D8">
      <w:start w:val="1"/>
      <w:numFmt w:val="decimal"/>
      <w:lvlText w:val="6.%1"/>
      <w:lvlJc w:val="left"/>
      <w:pPr>
        <w:ind w:left="720" w:hanging="360"/>
      </w:pPr>
      <w:rPr>
        <w:rFonts w:hint="default"/>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CD4FC0"/>
    <w:multiLevelType w:val="multilevel"/>
    <w:tmpl w:val="823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21403"/>
    <w:multiLevelType w:val="hybridMultilevel"/>
    <w:tmpl w:val="B2BED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CA40E30"/>
    <w:multiLevelType w:val="multilevel"/>
    <w:tmpl w:val="0C50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2252D"/>
    <w:multiLevelType w:val="multilevel"/>
    <w:tmpl w:val="BDC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D515AF"/>
    <w:multiLevelType w:val="multilevel"/>
    <w:tmpl w:val="7DB4BF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881549">
    <w:abstractNumId w:val="10"/>
  </w:num>
  <w:num w:numId="2" w16cid:durableId="1292712576">
    <w:abstractNumId w:val="5"/>
  </w:num>
  <w:num w:numId="3" w16cid:durableId="1021322287">
    <w:abstractNumId w:val="6"/>
  </w:num>
  <w:num w:numId="4" w16cid:durableId="211113541">
    <w:abstractNumId w:val="9"/>
  </w:num>
  <w:num w:numId="5" w16cid:durableId="1913348112">
    <w:abstractNumId w:val="15"/>
  </w:num>
  <w:num w:numId="6" w16cid:durableId="98838601">
    <w:abstractNumId w:val="3"/>
  </w:num>
  <w:num w:numId="7" w16cid:durableId="828835269">
    <w:abstractNumId w:val="8"/>
  </w:num>
  <w:num w:numId="8" w16cid:durableId="1545675129">
    <w:abstractNumId w:val="1"/>
  </w:num>
  <w:num w:numId="9" w16cid:durableId="1234118515">
    <w:abstractNumId w:val="13"/>
  </w:num>
  <w:num w:numId="10" w16cid:durableId="242615814">
    <w:abstractNumId w:val="2"/>
  </w:num>
  <w:num w:numId="11" w16cid:durableId="900990082">
    <w:abstractNumId w:val="7"/>
  </w:num>
  <w:num w:numId="12" w16cid:durableId="2099708900">
    <w:abstractNumId w:val="4"/>
  </w:num>
  <w:num w:numId="13" w16cid:durableId="316884185">
    <w:abstractNumId w:val="16"/>
  </w:num>
  <w:num w:numId="14" w16cid:durableId="594555418">
    <w:abstractNumId w:val="0"/>
  </w:num>
  <w:num w:numId="15" w16cid:durableId="166985883">
    <w:abstractNumId w:val="11"/>
  </w:num>
  <w:num w:numId="16" w16cid:durableId="1355035946">
    <w:abstractNumId w:val="17"/>
  </w:num>
  <w:num w:numId="17" w16cid:durableId="1414743963">
    <w:abstractNumId w:val="12"/>
  </w:num>
  <w:num w:numId="18" w16cid:durableId="46670901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1a7e504852bb7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3C"/>
    <w:rsid w:val="0002568F"/>
    <w:rsid w:val="000934DC"/>
    <w:rsid w:val="000D4699"/>
    <w:rsid w:val="000F18CD"/>
    <w:rsid w:val="000F4877"/>
    <w:rsid w:val="00173BB1"/>
    <w:rsid w:val="001C2B75"/>
    <w:rsid w:val="001F34D7"/>
    <w:rsid w:val="002612E3"/>
    <w:rsid w:val="00266E1E"/>
    <w:rsid w:val="002A3C20"/>
    <w:rsid w:val="00313E66"/>
    <w:rsid w:val="0034775A"/>
    <w:rsid w:val="003A15F6"/>
    <w:rsid w:val="003A416D"/>
    <w:rsid w:val="003D6525"/>
    <w:rsid w:val="00443043"/>
    <w:rsid w:val="00490F08"/>
    <w:rsid w:val="004C750C"/>
    <w:rsid w:val="005A351F"/>
    <w:rsid w:val="005B090B"/>
    <w:rsid w:val="006E1F3C"/>
    <w:rsid w:val="00707580"/>
    <w:rsid w:val="007114AE"/>
    <w:rsid w:val="007168A6"/>
    <w:rsid w:val="00773CE3"/>
    <w:rsid w:val="007E43A3"/>
    <w:rsid w:val="00821916"/>
    <w:rsid w:val="00850414"/>
    <w:rsid w:val="008623C3"/>
    <w:rsid w:val="00870C58"/>
    <w:rsid w:val="008857D9"/>
    <w:rsid w:val="008F1CCC"/>
    <w:rsid w:val="00906362"/>
    <w:rsid w:val="00933247"/>
    <w:rsid w:val="00963BE5"/>
    <w:rsid w:val="009744E5"/>
    <w:rsid w:val="00976EC3"/>
    <w:rsid w:val="009D62F4"/>
    <w:rsid w:val="009F38AF"/>
    <w:rsid w:val="00A171BC"/>
    <w:rsid w:val="00B46D20"/>
    <w:rsid w:val="00B5515F"/>
    <w:rsid w:val="00B631C7"/>
    <w:rsid w:val="00BD0F8B"/>
    <w:rsid w:val="00BD2991"/>
    <w:rsid w:val="00BE1546"/>
    <w:rsid w:val="00CA251F"/>
    <w:rsid w:val="00D1488C"/>
    <w:rsid w:val="00D30F89"/>
    <w:rsid w:val="00D77F6D"/>
    <w:rsid w:val="00DE0000"/>
    <w:rsid w:val="00E65739"/>
    <w:rsid w:val="00E866DC"/>
    <w:rsid w:val="00E90075"/>
    <w:rsid w:val="00F44EA0"/>
    <w:rsid w:val="00F74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EBF90"/>
  <w15:docId w15:val="{22FC11C1-084E-47A5-B22D-9B3FC28D6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479" w:hanging="359"/>
      <w:outlineLvl w:val="0"/>
    </w:pPr>
    <w:rPr>
      <w:sz w:val="32"/>
      <w:szCs w:val="32"/>
    </w:rPr>
  </w:style>
  <w:style w:type="paragraph" w:styleId="Heading2">
    <w:name w:val="heading 2"/>
    <w:basedOn w:val="Normal"/>
    <w:uiPriority w:val="9"/>
    <w:unhideWhenUsed/>
    <w:qFormat/>
    <w:pPr>
      <w:spacing w:before="1"/>
      <w:ind w:left="569" w:hanging="449"/>
      <w:outlineLvl w:val="1"/>
    </w:pPr>
    <w:rPr>
      <w:b/>
      <w:bCs/>
      <w:sz w:val="26"/>
      <w:szCs w:val="26"/>
      <w:u w:val="single" w:color="000000"/>
    </w:rPr>
  </w:style>
  <w:style w:type="paragraph" w:styleId="Heading3">
    <w:name w:val="heading 3"/>
    <w:basedOn w:val="Normal"/>
    <w:next w:val="Normal"/>
    <w:link w:val="Heading3Char"/>
    <w:uiPriority w:val="9"/>
    <w:semiHidden/>
    <w:unhideWhenUsed/>
    <w:qFormat/>
    <w:rsid w:val="0034775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13E6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559" w:hanging="439"/>
    </w:pPr>
  </w:style>
  <w:style w:type="paragraph" w:styleId="BodyText">
    <w:name w:val="Body Text"/>
    <w:basedOn w:val="Normal"/>
    <w:uiPriority w:val="1"/>
    <w:qFormat/>
    <w:pPr>
      <w:ind w:left="480" w:hanging="360"/>
      <w:jc w:val="both"/>
    </w:pPr>
    <w:rPr>
      <w:sz w:val="24"/>
      <w:szCs w:val="24"/>
    </w:rPr>
  </w:style>
  <w:style w:type="paragraph" w:styleId="Title">
    <w:name w:val="Title"/>
    <w:basedOn w:val="Normal"/>
    <w:uiPriority w:val="10"/>
    <w:qFormat/>
    <w:pPr>
      <w:ind w:right="358"/>
      <w:jc w:val="center"/>
    </w:pPr>
    <w:rPr>
      <w:b/>
      <w:bCs/>
      <w:sz w:val="72"/>
      <w:szCs w:val="72"/>
    </w:rPr>
  </w:style>
  <w:style w:type="paragraph" w:styleId="ListParagraph">
    <w:name w:val="List Paragraph"/>
    <w:basedOn w:val="Normal"/>
    <w:uiPriority w:val="1"/>
    <w:qFormat/>
    <w:pPr>
      <w:ind w:left="480" w:hanging="360"/>
    </w:pPr>
  </w:style>
  <w:style w:type="paragraph" w:customStyle="1" w:styleId="TableParagraph">
    <w:name w:val="Table Paragraph"/>
    <w:basedOn w:val="Normal"/>
    <w:uiPriority w:val="1"/>
    <w:qFormat/>
  </w:style>
  <w:style w:type="paragraph" w:styleId="Revision">
    <w:name w:val="Revision"/>
    <w:hidden/>
    <w:uiPriority w:val="99"/>
    <w:semiHidden/>
    <w:rsid w:val="004C750C"/>
    <w:pPr>
      <w:widowControl/>
      <w:autoSpaceDE/>
      <w:autoSpaceDN/>
    </w:pPr>
    <w:rPr>
      <w:rFonts w:ascii="Calibri" w:eastAsia="Calibri" w:hAnsi="Calibri" w:cs="Calibri"/>
    </w:rPr>
  </w:style>
  <w:style w:type="character" w:styleId="CommentReference">
    <w:name w:val="annotation reference"/>
    <w:basedOn w:val="DefaultParagraphFont"/>
    <w:uiPriority w:val="99"/>
    <w:semiHidden/>
    <w:unhideWhenUsed/>
    <w:rsid w:val="00707580"/>
    <w:rPr>
      <w:sz w:val="16"/>
      <w:szCs w:val="16"/>
    </w:rPr>
  </w:style>
  <w:style w:type="paragraph" w:styleId="CommentText">
    <w:name w:val="annotation text"/>
    <w:basedOn w:val="Normal"/>
    <w:link w:val="CommentTextChar"/>
    <w:uiPriority w:val="99"/>
    <w:unhideWhenUsed/>
    <w:rsid w:val="00707580"/>
    <w:rPr>
      <w:sz w:val="20"/>
      <w:szCs w:val="20"/>
    </w:rPr>
  </w:style>
  <w:style w:type="character" w:customStyle="1" w:styleId="CommentTextChar">
    <w:name w:val="Comment Text Char"/>
    <w:basedOn w:val="DefaultParagraphFont"/>
    <w:link w:val="CommentText"/>
    <w:uiPriority w:val="99"/>
    <w:rsid w:val="0070758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07580"/>
    <w:rPr>
      <w:b/>
      <w:bCs/>
    </w:rPr>
  </w:style>
  <w:style w:type="character" w:customStyle="1" w:styleId="CommentSubjectChar">
    <w:name w:val="Comment Subject Char"/>
    <w:basedOn w:val="CommentTextChar"/>
    <w:link w:val="CommentSubject"/>
    <w:uiPriority w:val="99"/>
    <w:semiHidden/>
    <w:rsid w:val="00707580"/>
    <w:rPr>
      <w:rFonts w:ascii="Calibri" w:eastAsia="Calibri" w:hAnsi="Calibri" w:cs="Calibri"/>
      <w:b/>
      <w:bCs/>
      <w:sz w:val="20"/>
      <w:szCs w:val="20"/>
    </w:rPr>
  </w:style>
  <w:style w:type="character" w:customStyle="1" w:styleId="Heading3Char">
    <w:name w:val="Heading 3 Char"/>
    <w:basedOn w:val="DefaultParagraphFont"/>
    <w:link w:val="Heading3"/>
    <w:uiPriority w:val="9"/>
    <w:semiHidden/>
    <w:rsid w:val="0034775A"/>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D30F89"/>
    <w:rPr>
      <w:color w:val="0000FF" w:themeColor="hyperlink"/>
      <w:u w:val="single"/>
    </w:rPr>
  </w:style>
  <w:style w:type="paragraph" w:styleId="Header">
    <w:name w:val="header"/>
    <w:basedOn w:val="Normal"/>
    <w:link w:val="HeaderChar"/>
    <w:uiPriority w:val="99"/>
    <w:unhideWhenUsed/>
    <w:rsid w:val="00DE0000"/>
    <w:pPr>
      <w:tabs>
        <w:tab w:val="center" w:pos="4513"/>
        <w:tab w:val="right" w:pos="9026"/>
      </w:tabs>
    </w:pPr>
  </w:style>
  <w:style w:type="character" w:customStyle="1" w:styleId="HeaderChar">
    <w:name w:val="Header Char"/>
    <w:basedOn w:val="DefaultParagraphFont"/>
    <w:link w:val="Header"/>
    <w:uiPriority w:val="99"/>
    <w:rsid w:val="00DE0000"/>
    <w:rPr>
      <w:rFonts w:ascii="Calibri" w:eastAsia="Calibri" w:hAnsi="Calibri" w:cs="Calibri"/>
    </w:rPr>
  </w:style>
  <w:style w:type="paragraph" w:styleId="Footer">
    <w:name w:val="footer"/>
    <w:basedOn w:val="Normal"/>
    <w:link w:val="FooterChar"/>
    <w:uiPriority w:val="99"/>
    <w:unhideWhenUsed/>
    <w:rsid w:val="00DE0000"/>
    <w:pPr>
      <w:tabs>
        <w:tab w:val="center" w:pos="4513"/>
        <w:tab w:val="right" w:pos="9026"/>
      </w:tabs>
    </w:pPr>
  </w:style>
  <w:style w:type="character" w:customStyle="1" w:styleId="FooterChar">
    <w:name w:val="Footer Char"/>
    <w:basedOn w:val="DefaultParagraphFont"/>
    <w:link w:val="Footer"/>
    <w:uiPriority w:val="99"/>
    <w:rsid w:val="00DE0000"/>
    <w:rPr>
      <w:rFonts w:ascii="Calibri" w:eastAsia="Calibri" w:hAnsi="Calibri" w:cs="Calibri"/>
    </w:rPr>
  </w:style>
  <w:style w:type="character" w:customStyle="1" w:styleId="Heading4Char">
    <w:name w:val="Heading 4 Char"/>
    <w:basedOn w:val="DefaultParagraphFont"/>
    <w:link w:val="Heading4"/>
    <w:uiPriority w:val="9"/>
    <w:semiHidden/>
    <w:rsid w:val="00313E66"/>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313E66"/>
    <w:rPr>
      <w:b/>
      <w:bCs/>
    </w:rPr>
  </w:style>
  <w:style w:type="paragraph" w:styleId="NormalWeb">
    <w:name w:val="Normal (Web)"/>
    <w:basedOn w:val="Normal"/>
    <w:uiPriority w:val="99"/>
    <w:semiHidden/>
    <w:unhideWhenUsed/>
    <w:rsid w:val="00313E6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A171BC"/>
    <w:rPr>
      <w:rFonts w:ascii="Calibri" w:eastAsia="Calibri" w:hAnsi="Calibri" w:cs="Calibri"/>
      <w:sz w:val="32"/>
      <w:szCs w:val="32"/>
    </w:rPr>
  </w:style>
  <w:style w:type="table" w:styleId="TableGrid">
    <w:name w:val="Table Grid"/>
    <w:basedOn w:val="TableNormal"/>
    <w:uiPriority w:val="39"/>
    <w:rsid w:val="00A171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6362">
      <w:bodyDiv w:val="1"/>
      <w:marLeft w:val="0"/>
      <w:marRight w:val="0"/>
      <w:marTop w:val="0"/>
      <w:marBottom w:val="0"/>
      <w:divBdr>
        <w:top w:val="none" w:sz="0" w:space="0" w:color="auto"/>
        <w:left w:val="none" w:sz="0" w:space="0" w:color="auto"/>
        <w:bottom w:val="none" w:sz="0" w:space="0" w:color="auto"/>
        <w:right w:val="none" w:sz="0" w:space="0" w:color="auto"/>
      </w:divBdr>
    </w:div>
    <w:div w:id="107359577">
      <w:bodyDiv w:val="1"/>
      <w:marLeft w:val="0"/>
      <w:marRight w:val="0"/>
      <w:marTop w:val="0"/>
      <w:marBottom w:val="0"/>
      <w:divBdr>
        <w:top w:val="none" w:sz="0" w:space="0" w:color="auto"/>
        <w:left w:val="none" w:sz="0" w:space="0" w:color="auto"/>
        <w:bottom w:val="none" w:sz="0" w:space="0" w:color="auto"/>
        <w:right w:val="none" w:sz="0" w:space="0" w:color="auto"/>
      </w:divBdr>
    </w:div>
    <w:div w:id="252322296">
      <w:bodyDiv w:val="1"/>
      <w:marLeft w:val="0"/>
      <w:marRight w:val="0"/>
      <w:marTop w:val="0"/>
      <w:marBottom w:val="0"/>
      <w:divBdr>
        <w:top w:val="none" w:sz="0" w:space="0" w:color="auto"/>
        <w:left w:val="none" w:sz="0" w:space="0" w:color="auto"/>
        <w:bottom w:val="none" w:sz="0" w:space="0" w:color="auto"/>
        <w:right w:val="none" w:sz="0" w:space="0" w:color="auto"/>
      </w:divBdr>
    </w:div>
    <w:div w:id="492533069">
      <w:bodyDiv w:val="1"/>
      <w:marLeft w:val="0"/>
      <w:marRight w:val="0"/>
      <w:marTop w:val="0"/>
      <w:marBottom w:val="0"/>
      <w:divBdr>
        <w:top w:val="none" w:sz="0" w:space="0" w:color="auto"/>
        <w:left w:val="none" w:sz="0" w:space="0" w:color="auto"/>
        <w:bottom w:val="none" w:sz="0" w:space="0" w:color="auto"/>
        <w:right w:val="none" w:sz="0" w:space="0" w:color="auto"/>
      </w:divBdr>
    </w:div>
    <w:div w:id="636112382">
      <w:bodyDiv w:val="1"/>
      <w:marLeft w:val="0"/>
      <w:marRight w:val="0"/>
      <w:marTop w:val="0"/>
      <w:marBottom w:val="0"/>
      <w:divBdr>
        <w:top w:val="none" w:sz="0" w:space="0" w:color="auto"/>
        <w:left w:val="none" w:sz="0" w:space="0" w:color="auto"/>
        <w:bottom w:val="none" w:sz="0" w:space="0" w:color="auto"/>
        <w:right w:val="none" w:sz="0" w:space="0" w:color="auto"/>
      </w:divBdr>
    </w:div>
    <w:div w:id="949705091">
      <w:bodyDiv w:val="1"/>
      <w:marLeft w:val="0"/>
      <w:marRight w:val="0"/>
      <w:marTop w:val="0"/>
      <w:marBottom w:val="0"/>
      <w:divBdr>
        <w:top w:val="none" w:sz="0" w:space="0" w:color="auto"/>
        <w:left w:val="none" w:sz="0" w:space="0" w:color="auto"/>
        <w:bottom w:val="none" w:sz="0" w:space="0" w:color="auto"/>
        <w:right w:val="none" w:sz="0" w:space="0" w:color="auto"/>
      </w:divBdr>
    </w:div>
    <w:div w:id="1256744828">
      <w:bodyDiv w:val="1"/>
      <w:marLeft w:val="0"/>
      <w:marRight w:val="0"/>
      <w:marTop w:val="0"/>
      <w:marBottom w:val="0"/>
      <w:divBdr>
        <w:top w:val="none" w:sz="0" w:space="0" w:color="auto"/>
        <w:left w:val="none" w:sz="0" w:space="0" w:color="auto"/>
        <w:bottom w:val="none" w:sz="0" w:space="0" w:color="auto"/>
        <w:right w:val="none" w:sz="0" w:space="0" w:color="auto"/>
      </w:divBdr>
    </w:div>
    <w:div w:id="1450588258">
      <w:bodyDiv w:val="1"/>
      <w:marLeft w:val="0"/>
      <w:marRight w:val="0"/>
      <w:marTop w:val="0"/>
      <w:marBottom w:val="0"/>
      <w:divBdr>
        <w:top w:val="none" w:sz="0" w:space="0" w:color="auto"/>
        <w:left w:val="none" w:sz="0" w:space="0" w:color="auto"/>
        <w:bottom w:val="none" w:sz="0" w:space="0" w:color="auto"/>
        <w:right w:val="none" w:sz="0" w:space="0" w:color="auto"/>
      </w:divBdr>
    </w:div>
    <w:div w:id="2087922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BE675DE2A984C96F47A904C5B70A2" ma:contentTypeVersion="15" ma:contentTypeDescription="Create a new document." ma:contentTypeScope="" ma:versionID="42e7583a196a21e2b754b715152b4f89">
  <xsd:schema xmlns:xsd="http://www.w3.org/2001/XMLSchema" xmlns:xs="http://www.w3.org/2001/XMLSchema" xmlns:p="http://schemas.microsoft.com/office/2006/metadata/properties" xmlns:ns2="efd04272-6914-4209-986e-13d5293be474" xmlns:ns3="0c576f6c-02b0-4fac-b807-7bb87a142551" targetNamespace="http://schemas.microsoft.com/office/2006/metadata/properties" ma:root="true" ma:fieldsID="15c149b8f3dfe62c7f289f57fa12408a" ns2:_="" ns3:_="">
    <xsd:import namespace="efd04272-6914-4209-986e-13d5293be474"/>
    <xsd:import namespace="0c576f6c-02b0-4fac-b807-7bb87a1425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d04272-6914-4209-986e-13d5293be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5c4de99-ab70-4e6b-918d-ffafce459f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576f6c-02b0-4fac-b807-7bb87a1425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772c1b5-e514-4d7d-ab8e-a9fbb2deff2c}" ma:internalName="TaxCatchAll" ma:showField="CatchAllData" ma:web="0c576f6c-02b0-4fac-b807-7bb87a1425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6FD2E4-4495-4F92-B9E7-A13D9E587B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d04272-6914-4209-986e-13d5293be474"/>
    <ds:schemaRef ds:uri="0c576f6c-02b0-4fac-b807-7bb87a142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A804C9-C96C-4BCA-BFAC-B3FACA374D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15</Pages>
  <Words>3610</Words>
  <Characters>20581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ETHICAL GOVERNANCE</vt:lpstr>
    </vt:vector>
  </TitlesOfParts>
  <Company/>
  <LinksUpToDate>false</LinksUpToDate>
  <CharactersWithSpaces>24143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GOVERNANCE</dc:title>
  <dc:subject>Effective Date: 01/01/2024</dc:subject>
  <dc:creator>Kush</dc:creator>
  <cp:lastModifiedBy>Kush Khalasi</cp:lastModifiedBy>
  <cp:revision>20</cp:revision>
  <dcterms:created xsi:type="dcterms:W3CDTF">2024-07-28T20:10:00Z</dcterms:created>
  <dcterms:modified xsi:type="dcterms:W3CDTF">2025-07-29T10:19:00Z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2021</vt:lpwstr>
  </property>
  <property fmtid="{D5CDD505-2E9C-101B-9397-08002B2CF9AE}" pid="4" name="LastSaved">
    <vt:filetime>2024-05-28T00:00:00Z</vt:filetime>
  </property>
  <property fmtid="{D5CDD505-2E9C-101B-9397-08002B2CF9AE}" pid="5" name="Producer">
    <vt:lpwstr>Microsoft® Word 2021</vt:lpwstr>
  </property>
  <property fmtid="{D5CDD505-2E9C-101B-9397-08002B2CF9AE}" pid="6" name="MSIP_Label_16f90007-fbbc-4011-a1fc-833209914487_Enabled">
    <vt:lpwstr>true</vt:lpwstr>
  </property>
  <property fmtid="{D5CDD505-2E9C-101B-9397-08002B2CF9AE}" pid="7" name="MSIP_Label_16f90007-fbbc-4011-a1fc-833209914487_SetDate">
    <vt:lpwstr>2024-07-28T20:10:59Z</vt:lpwstr>
  </property>
  <property fmtid="{D5CDD505-2E9C-101B-9397-08002B2CF9AE}" pid="8" name="MSIP_Label_16f90007-fbbc-4011-a1fc-833209914487_Method">
    <vt:lpwstr>Standard</vt:lpwstr>
  </property>
  <property fmtid="{D5CDD505-2E9C-101B-9397-08002B2CF9AE}" pid="9" name="MSIP_Label_16f90007-fbbc-4011-a1fc-833209914487_Name">
    <vt:lpwstr>One Burris - General</vt:lpwstr>
  </property>
  <property fmtid="{D5CDD505-2E9C-101B-9397-08002B2CF9AE}" pid="10" name="MSIP_Label_16f90007-fbbc-4011-a1fc-833209914487_SiteId">
    <vt:lpwstr>902264dd-9c05-4e86-a1f6-ac8ba054dc45</vt:lpwstr>
  </property>
  <property fmtid="{D5CDD505-2E9C-101B-9397-08002B2CF9AE}" pid="11" name="MSIP_Label_16f90007-fbbc-4011-a1fc-833209914487_ActionId">
    <vt:lpwstr>eaa11a23-3000-4dbe-8f4a-fab4cfc9ab3f</vt:lpwstr>
  </property>
  <property fmtid="{D5CDD505-2E9C-101B-9397-08002B2CF9AE}" pid="12" name="MSIP_Label_16f90007-fbbc-4011-a1fc-833209914487_ContentBits">
    <vt:lpwstr>0</vt:lpwstr>
  </property>
</Properties>
</file>