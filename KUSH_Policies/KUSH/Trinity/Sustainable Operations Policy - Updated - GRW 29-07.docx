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4907E" w14:textId="77777777" w:rsidR="00C67331" w:rsidRDefault="0067618B">
      <w:pPr>
        <w:pStyle w:val="BodyText"/>
        <w:ind w:left="0" w:firstLine="0"/>
        <w:jc w:val="left"/>
        <w:rPr>
          <w:rFonts w:ascii="Times New Roman"/>
          <w:sz w:val="72"/>
        </w:rPr>
      </w:pPr>
      <w:r>
        <w:rPr>
          <w:noProof/>
        </w:rPr>
        <mc:AlternateContent>
          <mc:Choice Requires="wpg">
            <w:drawing>
              <wp:anchor distT="0" distB="0" distL="0" distR="0" simplePos="0" relativeHeight="487451648" behindDoc="1" locked="0" layoutInCell="1" allowOverlap="1" wp14:anchorId="13C490EA" wp14:editId="54E4DAB5">
                <wp:simplePos x="0" y="0"/>
                <wp:positionH relativeFrom="page">
                  <wp:posOffset>859971</wp:posOffset>
                </wp:positionH>
                <wp:positionV relativeFrom="page">
                  <wp:posOffset>1143000</wp:posOffset>
                </wp:positionV>
                <wp:extent cx="6339840" cy="8453639"/>
                <wp:effectExtent l="0" t="0" r="381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9840" cy="8453639"/>
                          <a:chOff x="861060" y="1143000"/>
                          <a:chExt cx="6339840" cy="8453639"/>
                        </a:xfrm>
                      </wpg:grpSpPr>
                      <wps:wsp>
                        <wps:cNvPr id="3" name="Graphic 3"/>
                        <wps:cNvSpPr/>
                        <wps:spPr>
                          <a:xfrm>
                            <a:off x="896416" y="2433922"/>
                            <a:ext cx="6223930" cy="1332535"/>
                          </a:xfrm>
                          <a:custGeom>
                            <a:avLst/>
                            <a:gdLst/>
                            <a:ahLst/>
                            <a:cxnLst/>
                            <a:rect l="l" t="t" r="r" b="b"/>
                            <a:pathLst>
                              <a:path w="5981065" h="730885">
                                <a:moveTo>
                                  <a:pt x="5981065" y="721233"/>
                                </a:moveTo>
                                <a:lnTo>
                                  <a:pt x="0" y="721233"/>
                                </a:lnTo>
                                <a:lnTo>
                                  <a:pt x="0" y="730377"/>
                                </a:lnTo>
                                <a:lnTo>
                                  <a:pt x="5981065" y="730377"/>
                                </a:lnTo>
                                <a:lnTo>
                                  <a:pt x="5981065" y="721233"/>
                                </a:lnTo>
                                <a:close/>
                              </a:path>
                              <a:path w="5981065" h="730885">
                                <a:moveTo>
                                  <a:pt x="5981065" y="0"/>
                                </a:moveTo>
                                <a:lnTo>
                                  <a:pt x="0" y="0"/>
                                </a:lnTo>
                                <a:lnTo>
                                  <a:pt x="0" y="9144"/>
                                </a:lnTo>
                                <a:lnTo>
                                  <a:pt x="5981065" y="9144"/>
                                </a:lnTo>
                                <a:lnTo>
                                  <a:pt x="5981065"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861060" y="8560320"/>
                            <a:ext cx="6339840" cy="1036319"/>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1905000" y="1143000"/>
                            <a:ext cx="3962400" cy="10617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752E10A" id="Group 1" o:spid="_x0000_s1026" style="position:absolute;margin-left:67.7pt;margin-top:90pt;width:499.2pt;height:665.65pt;z-index:-15864832;mso-wrap-distance-left:0;mso-wrap-distance-right:0;mso-position-horizontal-relative:page;mso-position-vertical-relative:page;mso-width-relative:margin;mso-height-relative:margin" coordorigin="8610,11430" coordsize="63398,84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">
                <v:shape id="Graphic 3" o:spid="_x0000_s1027" style="position:absolute;left:8964;top:24339;width:62239;height:13325;visibility:visible;mso-wrap-style:square;v-text-anchor:top" coordsize="598106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" path="m5981065,721233l,721233r,9144l5981065,730377r,-9144xem5981065,l,,,9144r5981065,l5981065,xe" fillcolor="#4f81b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8610;top:85603;width:63399;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">
                  <v:imagedata r:id="rId11" o:title=""/>
                </v:shape>
                <v:shape id="Image 5" o:spid="_x0000_s1029" type="#_x0000_t75" style="position:absolute;left:19050;top:11430;width:39624;height:10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">
                  <v:imagedata r:id="rId12" o:title=""/>
                </v:shape>
                <w10:wrap anchorx="page" anchory="page"/>
              </v:group>
            </w:pict>
          </mc:Fallback>
        </mc:AlternateContent>
      </w:r>
    </w:p>
    <w:p w14:paraId="13C4907F" w14:textId="1D207FCC" w:rsidR="00C67331" w:rsidRDefault="00903D59" w:rsidP="00E44F78">
      <w:pPr>
        <w:pStyle w:val="BodyText"/>
        <w:tabs>
          <w:tab w:val="left" w:pos="8675"/>
        </w:tabs>
        <w:spacing w:before="492"/>
        <w:ind w:left="0" w:firstLine="0"/>
        <w:jc w:val="left"/>
        <w:rPr>
          <w:rFonts w:ascii="Times New Roman"/>
          <w:sz w:val="72"/>
        </w:rPr>
      </w:pPr>
      <w:r>
        <w:rPr>
          <w:rFonts w:ascii="Times New Roman"/>
          <w:sz w:val="72"/>
        </w:rPr>
        <w:tab/>
      </w:r>
    </w:p>
    <w:p w14:paraId="13C49080" w14:textId="0BEAF6F8" w:rsidR="00C67331" w:rsidRDefault="0067618B" w:rsidP="00177DB2">
      <w:pPr>
        <w:pStyle w:val="Title"/>
        <w:jc w:val="center"/>
        <w:rPr>
          <w:ins w:id="0" w:author="Kush Khalasi" w:date="2025-07-29T16:50:00Z" w16du:dateUtc="2025-07-29T11:20:00Z"/>
          <w:spacing w:val="-2"/>
        </w:rPr>
      </w:pPr>
      <w:r>
        <w:t>SUSTAINABLE</w:t>
      </w:r>
      <w:r>
        <w:rPr>
          <w:spacing w:val="-4"/>
        </w:rPr>
        <w:t xml:space="preserve"> </w:t>
      </w:r>
      <w:r w:rsidR="00903D59">
        <w:rPr>
          <w:spacing w:val="-2"/>
        </w:rPr>
        <w:t>OPERATIONS</w:t>
      </w:r>
    </w:p>
    <w:p w14:paraId="0630A1FD" w14:textId="25937E85" w:rsidR="00177DB2" w:rsidRDefault="00177DB2">
      <w:pPr>
        <w:pStyle w:val="Title"/>
        <w:jc w:val="center"/>
        <w:pPrChange w:id="1" w:author="Kush Khalasi" w:date="2025-07-29T16:49:00Z" w16du:dateUtc="2025-07-29T11:19:00Z">
          <w:pPr>
            <w:pStyle w:val="Title"/>
          </w:pPr>
        </w:pPrChange>
      </w:pPr>
      <w:ins w:id="2" w:author="Kush Khalasi" w:date="2025-07-29T16:50:00Z" w16du:dateUtc="2025-07-29T11:20:00Z">
        <w:r>
          <w:rPr>
            <w:spacing w:val="-2"/>
          </w:rPr>
          <w:t>POLICY</w:t>
        </w:r>
      </w:ins>
    </w:p>
    <w:p w14:paraId="13C49081" w14:textId="70044791" w:rsidR="00C67331" w:rsidRDefault="00177DB2" w:rsidP="00177DB2">
      <w:pPr>
        <w:spacing w:before="376"/>
        <w:ind w:right="358"/>
        <w:jc w:val="center"/>
        <w:rPr>
          <w:rFonts w:ascii="Arial"/>
          <w:b/>
          <w:sz w:val="32"/>
        </w:rPr>
      </w:pPr>
      <w:ins w:id="3" w:author="Kush Khalasi" w:date="2025-07-29T16:50:00Z" w16du:dateUtc="2025-07-29T11:20:00Z">
        <w:r>
          <w:rPr>
            <w:rFonts w:ascii="Arial"/>
            <w:b/>
            <w:sz w:val="32"/>
          </w:rPr>
          <w:t xml:space="preserve">       </w:t>
        </w:r>
      </w:ins>
      <w:r w:rsidR="0067618B">
        <w:rPr>
          <w:rFonts w:ascii="Arial"/>
          <w:b/>
          <w:sz w:val="32"/>
        </w:rPr>
        <w:t>Effective</w:t>
      </w:r>
      <w:r w:rsidR="0067618B">
        <w:rPr>
          <w:rFonts w:ascii="Arial"/>
          <w:b/>
          <w:spacing w:val="-13"/>
          <w:sz w:val="32"/>
        </w:rPr>
        <w:t xml:space="preserve"> </w:t>
      </w:r>
      <w:r w:rsidR="0067618B">
        <w:rPr>
          <w:rFonts w:ascii="Arial"/>
          <w:b/>
          <w:sz w:val="32"/>
        </w:rPr>
        <w:t>Date:</w:t>
      </w:r>
    </w:p>
    <w:p w14:paraId="13C49082" w14:textId="32BD43F3" w:rsidR="00C67331" w:rsidRDefault="00177DB2">
      <w:pPr>
        <w:rPr>
          <w:rFonts w:ascii="Arial"/>
          <w:sz w:val="32"/>
        </w:rPr>
        <w:sectPr w:rsidR="00C67331">
          <w:type w:val="continuous"/>
          <w:pgSz w:w="12240" w:h="15840"/>
          <w:pgMar w:top="1820" w:right="960" w:bottom="280" w:left="1320" w:header="720" w:footer="720" w:gutter="0"/>
          <w:cols w:space="720"/>
        </w:sectPr>
        <w:pPrChange w:id="4" w:author="Kush Khalasi" w:date="2025-07-29T16:50:00Z" w16du:dateUtc="2025-07-29T11:20:00Z">
          <w:pPr>
            <w:jc w:val="center"/>
          </w:pPr>
        </w:pPrChange>
      </w:pPr>
      <w:ins w:id="5" w:author="Kush Khalasi" w:date="2025-07-29T16:50:00Z" w16du:dateUtc="2025-07-29T11:20:00Z">
        <w:r>
          <w:rPr>
            <w:rFonts w:ascii="Arial"/>
            <w:sz w:val="32"/>
          </w:rPr>
          <w:t xml:space="preserve">                                               </w:t>
        </w:r>
      </w:ins>
      <w:ins w:id="6" w:author="Kush Khalasi" w:date="2025-07-29T16:49:00Z" w16du:dateUtc="2025-07-29T11:19:00Z">
        <w:r>
          <w:rPr>
            <w:rFonts w:ascii="Arial"/>
            <w:sz w:val="32"/>
          </w:rPr>
          <w:t>0</w:t>
        </w:r>
      </w:ins>
      <w:r w:rsidR="00903D59">
        <w:rPr>
          <w:rFonts w:ascii="Arial"/>
          <w:sz w:val="32"/>
        </w:rPr>
        <w:t>1/</w:t>
      </w:r>
      <w:ins w:id="7" w:author="Kush Khalasi" w:date="2025-07-29T16:49:00Z" w16du:dateUtc="2025-07-29T11:19:00Z">
        <w:r>
          <w:rPr>
            <w:rFonts w:ascii="Arial"/>
            <w:sz w:val="32"/>
          </w:rPr>
          <w:t>0</w:t>
        </w:r>
      </w:ins>
      <w:r w:rsidR="00903D59">
        <w:rPr>
          <w:rFonts w:ascii="Arial"/>
          <w:sz w:val="32"/>
        </w:rPr>
        <w:t>1/2024</w:t>
      </w:r>
    </w:p>
    <w:p w14:paraId="13C49083" w14:textId="76516287" w:rsidR="00C67331" w:rsidRDefault="00C67331">
      <w:pPr>
        <w:pStyle w:val="BodyText"/>
        <w:spacing w:before="363"/>
        <w:ind w:left="0" w:firstLine="0"/>
        <w:jc w:val="left"/>
        <w:rPr>
          <w:rFonts w:ascii="Arial"/>
          <w:b/>
          <w:sz w:val="40"/>
        </w:rPr>
      </w:pPr>
    </w:p>
    <w:p w14:paraId="13C49084" w14:textId="77777777" w:rsidR="00C67331" w:rsidRDefault="0067618B">
      <w:pPr>
        <w:ind w:left="3" w:right="358"/>
        <w:jc w:val="center"/>
        <w:rPr>
          <w:b/>
          <w:sz w:val="40"/>
        </w:rPr>
      </w:pPr>
      <w:r>
        <w:rPr>
          <w:b/>
          <w:color w:val="365F91"/>
          <w:sz w:val="40"/>
          <w:u w:val="thick" w:color="365F91"/>
        </w:rPr>
        <w:t>TABLE</w:t>
      </w:r>
      <w:r>
        <w:rPr>
          <w:b/>
          <w:color w:val="365F91"/>
          <w:spacing w:val="-1"/>
          <w:sz w:val="40"/>
          <w:u w:val="thick" w:color="365F91"/>
        </w:rPr>
        <w:t xml:space="preserve"> </w:t>
      </w:r>
      <w:r>
        <w:rPr>
          <w:b/>
          <w:color w:val="365F91"/>
          <w:sz w:val="40"/>
          <w:u w:val="thick" w:color="365F91"/>
        </w:rPr>
        <w:t>OF</w:t>
      </w:r>
      <w:r>
        <w:rPr>
          <w:b/>
          <w:color w:val="365F91"/>
          <w:spacing w:val="-1"/>
          <w:sz w:val="40"/>
          <w:u w:val="thick" w:color="365F91"/>
        </w:rPr>
        <w:t xml:space="preserve"> </w:t>
      </w:r>
      <w:r>
        <w:rPr>
          <w:b/>
          <w:color w:val="365F91"/>
          <w:spacing w:val="-2"/>
          <w:sz w:val="40"/>
          <w:u w:val="thick" w:color="365F91"/>
        </w:rPr>
        <w:t>CONTENTS</w:t>
      </w:r>
    </w:p>
    <w:sdt>
      <w:sdtPr>
        <w:id w:val="-2018458768"/>
        <w:docPartObj>
          <w:docPartGallery w:val="Table of Contents"/>
          <w:docPartUnique/>
        </w:docPartObj>
      </w:sdtPr>
      <w:sdtContent>
        <w:p w14:paraId="3A72E690" w14:textId="2CB4E448" w:rsidR="00A079F1" w:rsidRDefault="0067618B">
          <w:pPr>
            <w:pStyle w:val="TOC1"/>
            <w:tabs>
              <w:tab w:val="right" w:leader="dot" w:pos="9950"/>
            </w:tabs>
            <w:rPr>
              <w:ins w:id="8"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TOC \o "1-1" \h \z \u </w:instrText>
          </w:r>
          <w:r>
            <w:fldChar w:fldCharType="separate"/>
          </w:r>
          <w:ins w:id="9" w:author="Kush Khalasi" w:date="2025-07-29T16:49:00Z" w16du:dateUtc="2025-07-29T11:19:00Z">
            <w:r w:rsidR="00A079F1" w:rsidRPr="007150C8">
              <w:rPr>
                <w:rStyle w:val="Hyperlink"/>
                <w:noProof/>
              </w:rPr>
              <w:fldChar w:fldCharType="begin"/>
            </w:r>
            <w:r w:rsidR="00A079F1" w:rsidRPr="007150C8">
              <w:rPr>
                <w:rStyle w:val="Hyperlink"/>
                <w:noProof/>
              </w:rPr>
              <w:instrText xml:space="preserve"> </w:instrText>
            </w:r>
            <w:r w:rsidR="00A079F1">
              <w:rPr>
                <w:noProof/>
              </w:rPr>
              <w:instrText>HYPERLINK \l "_Toc204700197"</w:instrText>
            </w:r>
            <w:r w:rsidR="00A079F1" w:rsidRPr="007150C8">
              <w:rPr>
                <w:rStyle w:val="Hyperlink"/>
                <w:noProof/>
              </w:rPr>
              <w:instrText xml:space="preserve"> </w:instrText>
            </w:r>
            <w:r w:rsidR="00A079F1" w:rsidRPr="007150C8">
              <w:rPr>
                <w:rStyle w:val="Hyperlink"/>
                <w:noProof/>
              </w:rPr>
            </w:r>
            <w:r w:rsidR="00A079F1" w:rsidRPr="007150C8">
              <w:rPr>
                <w:rStyle w:val="Hyperlink"/>
                <w:noProof/>
              </w:rPr>
              <w:fldChar w:fldCharType="separate"/>
            </w:r>
            <w:r w:rsidR="00A079F1" w:rsidRPr="007150C8">
              <w:rPr>
                <w:rStyle w:val="Hyperlink"/>
                <w:noProof/>
              </w:rPr>
              <w:t>REVISOIN HISTORY TABLE</w:t>
            </w:r>
            <w:r w:rsidR="00A079F1">
              <w:rPr>
                <w:noProof/>
                <w:webHidden/>
              </w:rPr>
              <w:tab/>
            </w:r>
            <w:r w:rsidR="00A079F1">
              <w:rPr>
                <w:noProof/>
                <w:webHidden/>
              </w:rPr>
              <w:fldChar w:fldCharType="begin"/>
            </w:r>
            <w:r w:rsidR="00A079F1">
              <w:rPr>
                <w:noProof/>
                <w:webHidden/>
              </w:rPr>
              <w:instrText xml:space="preserve"> PAGEREF _Toc204700197 \h </w:instrText>
            </w:r>
          </w:ins>
          <w:r w:rsidR="00A079F1">
            <w:rPr>
              <w:noProof/>
              <w:webHidden/>
            </w:rPr>
          </w:r>
          <w:ins w:id="10" w:author="Kush Khalasi" w:date="2025-07-29T16:49:00Z" w16du:dateUtc="2025-07-29T11:19:00Z">
            <w:r w:rsidR="00A079F1">
              <w:rPr>
                <w:noProof/>
                <w:webHidden/>
              </w:rPr>
              <w:fldChar w:fldCharType="separate"/>
            </w:r>
            <w:r w:rsidR="00A079F1">
              <w:rPr>
                <w:noProof/>
                <w:webHidden/>
              </w:rPr>
              <w:t>2</w:t>
            </w:r>
            <w:r w:rsidR="00A079F1">
              <w:rPr>
                <w:noProof/>
                <w:webHidden/>
              </w:rPr>
              <w:fldChar w:fldCharType="end"/>
            </w:r>
            <w:r w:rsidR="00A079F1" w:rsidRPr="007150C8">
              <w:rPr>
                <w:rStyle w:val="Hyperlink"/>
                <w:noProof/>
              </w:rPr>
              <w:fldChar w:fldCharType="end"/>
            </w:r>
          </w:ins>
        </w:p>
        <w:p w14:paraId="6504078A" w14:textId="353F9B5D" w:rsidR="00A079F1" w:rsidRDefault="00A079F1">
          <w:pPr>
            <w:pStyle w:val="TOC1"/>
            <w:tabs>
              <w:tab w:val="right" w:leader="dot" w:pos="9950"/>
            </w:tabs>
            <w:rPr>
              <w:ins w:id="11"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12"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"_Toc204700198"</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1.</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spacing w:val="-2"/>
              </w:rPr>
              <w:t>INTRODUCTION</w:t>
            </w:r>
            <w:r>
              <w:rPr>
                <w:noProof/>
                <w:webHidden/>
              </w:rPr>
              <w:tab/>
            </w:r>
            <w:r>
              <w:rPr>
                <w:noProof/>
                <w:webHidden/>
              </w:rPr>
              <w:fldChar w:fldCharType="begin"/>
            </w:r>
            <w:r>
              <w:rPr>
                <w:noProof/>
                <w:webHidden/>
              </w:rPr>
              <w:instrText xml:space="preserve"> PAGEREF _Toc204700198 \h </w:instrText>
            </w:r>
          </w:ins>
          <w:r>
            <w:rPr>
              <w:noProof/>
              <w:webHidden/>
            </w:rPr>
          </w:r>
          <w:ins w:id="13" w:author="Kush Khalasi" w:date="2025-07-29T16:49:00Z" w16du:dateUtc="2025-07-29T11:19:00Z">
            <w:r>
              <w:rPr>
                <w:noProof/>
                <w:webHidden/>
              </w:rPr>
              <w:fldChar w:fldCharType="separate"/>
            </w:r>
            <w:r>
              <w:rPr>
                <w:noProof/>
                <w:webHidden/>
              </w:rPr>
              <w:t>3</w:t>
            </w:r>
            <w:r>
              <w:rPr>
                <w:noProof/>
                <w:webHidden/>
              </w:rPr>
              <w:fldChar w:fldCharType="end"/>
            </w:r>
            <w:r w:rsidRPr="007150C8">
              <w:rPr>
                <w:rStyle w:val="Hyperlink"/>
                <w:noProof/>
              </w:rPr>
              <w:fldChar w:fldCharType="end"/>
            </w:r>
          </w:ins>
        </w:p>
        <w:p w14:paraId="66A2222E" w14:textId="56E785DD" w:rsidR="00A079F1" w:rsidRDefault="00A079F1">
          <w:pPr>
            <w:pStyle w:val="TOC1"/>
            <w:tabs>
              <w:tab w:val="right" w:leader="dot" w:pos="9950"/>
            </w:tabs>
            <w:rPr>
              <w:ins w:id="14"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15"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"_Toc204700199"</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2.</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spacing w:val="-2"/>
              </w:rPr>
              <w:t>APPLICABILITY</w:t>
            </w:r>
            <w:r>
              <w:rPr>
                <w:noProof/>
                <w:webHidden/>
              </w:rPr>
              <w:tab/>
            </w:r>
            <w:r>
              <w:rPr>
                <w:noProof/>
                <w:webHidden/>
              </w:rPr>
              <w:fldChar w:fldCharType="begin"/>
            </w:r>
            <w:r>
              <w:rPr>
                <w:noProof/>
                <w:webHidden/>
              </w:rPr>
              <w:instrText xml:space="preserve"> PAGEREF _Toc204700199 \h </w:instrText>
            </w:r>
          </w:ins>
          <w:r>
            <w:rPr>
              <w:noProof/>
              <w:webHidden/>
            </w:rPr>
          </w:r>
          <w:ins w:id="16" w:author="Kush Khalasi" w:date="2025-07-29T16:49:00Z" w16du:dateUtc="2025-07-29T11:19:00Z">
            <w:r>
              <w:rPr>
                <w:noProof/>
                <w:webHidden/>
              </w:rPr>
              <w:fldChar w:fldCharType="separate"/>
            </w:r>
            <w:r>
              <w:rPr>
                <w:noProof/>
                <w:webHidden/>
              </w:rPr>
              <w:t>3</w:t>
            </w:r>
            <w:r>
              <w:rPr>
                <w:noProof/>
                <w:webHidden/>
              </w:rPr>
              <w:fldChar w:fldCharType="end"/>
            </w:r>
            <w:r w:rsidRPr="007150C8">
              <w:rPr>
                <w:rStyle w:val="Hyperlink"/>
                <w:noProof/>
              </w:rPr>
              <w:fldChar w:fldCharType="end"/>
            </w:r>
          </w:ins>
        </w:p>
        <w:p w14:paraId="750631DF" w14:textId="359DB37B" w:rsidR="00A079F1" w:rsidRDefault="00A079F1">
          <w:pPr>
            <w:pStyle w:val="TOC1"/>
            <w:tabs>
              <w:tab w:val="right" w:leader="dot" w:pos="9950"/>
            </w:tabs>
            <w:rPr>
              <w:ins w:id="17"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18"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"_Toc204700200"</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3.</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rPr>
              <w:t>POLICY</w:t>
            </w:r>
            <w:r w:rsidRPr="007150C8">
              <w:rPr>
                <w:rStyle w:val="Hyperlink"/>
                <w:noProof/>
                <w:spacing w:val="-10"/>
              </w:rPr>
              <w:t xml:space="preserve"> </w:t>
            </w:r>
            <w:r w:rsidRPr="007150C8">
              <w:rPr>
                <w:rStyle w:val="Hyperlink"/>
                <w:noProof/>
                <w:spacing w:val="-2"/>
              </w:rPr>
              <w:t>OBJECTIVE</w:t>
            </w:r>
            <w:r>
              <w:rPr>
                <w:noProof/>
                <w:webHidden/>
              </w:rPr>
              <w:tab/>
            </w:r>
            <w:r>
              <w:rPr>
                <w:noProof/>
                <w:webHidden/>
              </w:rPr>
              <w:fldChar w:fldCharType="begin"/>
            </w:r>
            <w:r>
              <w:rPr>
                <w:noProof/>
                <w:webHidden/>
              </w:rPr>
              <w:instrText xml:space="preserve"> PAGEREF _Toc204700200 \h </w:instrText>
            </w:r>
          </w:ins>
          <w:r>
            <w:rPr>
              <w:noProof/>
              <w:webHidden/>
            </w:rPr>
          </w:r>
          <w:ins w:id="19" w:author="Kush Khalasi" w:date="2025-07-29T16:49:00Z" w16du:dateUtc="2025-07-29T11:19:00Z">
            <w:r>
              <w:rPr>
                <w:noProof/>
                <w:webHidden/>
              </w:rPr>
              <w:fldChar w:fldCharType="separate"/>
            </w:r>
            <w:r>
              <w:rPr>
                <w:noProof/>
                <w:webHidden/>
              </w:rPr>
              <w:t>3</w:t>
            </w:r>
            <w:r>
              <w:rPr>
                <w:noProof/>
                <w:webHidden/>
              </w:rPr>
              <w:fldChar w:fldCharType="end"/>
            </w:r>
            <w:r w:rsidRPr="007150C8">
              <w:rPr>
                <w:rStyle w:val="Hyperlink"/>
                <w:noProof/>
              </w:rPr>
              <w:fldChar w:fldCharType="end"/>
            </w:r>
          </w:ins>
        </w:p>
        <w:p w14:paraId="09B43F30" w14:textId="2DBC12A1" w:rsidR="00A079F1" w:rsidRDefault="00A079F1">
          <w:pPr>
            <w:pStyle w:val="TOC1"/>
            <w:tabs>
              <w:tab w:val="right" w:leader="dot" w:pos="9950"/>
            </w:tabs>
            <w:rPr>
              <w:ins w:id="20"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21"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"_Toc204700201"</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4.</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rPr>
              <w:t>KEY</w:t>
            </w:r>
            <w:r w:rsidRPr="007150C8">
              <w:rPr>
                <w:rStyle w:val="Hyperlink"/>
                <w:noProof/>
                <w:spacing w:val="-10"/>
              </w:rPr>
              <w:t xml:space="preserve"> </w:t>
            </w:r>
            <w:r w:rsidRPr="007150C8">
              <w:rPr>
                <w:rStyle w:val="Hyperlink"/>
                <w:noProof/>
              </w:rPr>
              <w:t>FOCUS</w:t>
            </w:r>
            <w:r w:rsidRPr="007150C8">
              <w:rPr>
                <w:rStyle w:val="Hyperlink"/>
                <w:noProof/>
                <w:spacing w:val="-10"/>
              </w:rPr>
              <w:t xml:space="preserve"> </w:t>
            </w:r>
            <w:r w:rsidRPr="007150C8">
              <w:rPr>
                <w:rStyle w:val="Hyperlink"/>
                <w:noProof/>
                <w:spacing w:val="-4"/>
              </w:rPr>
              <w:t>AREA</w:t>
            </w:r>
            <w:r>
              <w:rPr>
                <w:noProof/>
                <w:webHidden/>
              </w:rPr>
              <w:tab/>
            </w:r>
            <w:r>
              <w:rPr>
                <w:noProof/>
                <w:webHidden/>
              </w:rPr>
              <w:fldChar w:fldCharType="begin"/>
            </w:r>
            <w:r>
              <w:rPr>
                <w:noProof/>
                <w:webHidden/>
              </w:rPr>
              <w:instrText xml:space="preserve"> PAGEREF _Toc204700201 \h </w:instrText>
            </w:r>
          </w:ins>
          <w:r>
            <w:rPr>
              <w:noProof/>
              <w:webHidden/>
            </w:rPr>
          </w:r>
          <w:ins w:id="22" w:author="Kush Khalasi" w:date="2025-07-29T16:49:00Z" w16du:dateUtc="2025-07-29T11:19:00Z">
            <w:r>
              <w:rPr>
                <w:noProof/>
                <w:webHidden/>
              </w:rPr>
              <w:fldChar w:fldCharType="separate"/>
            </w:r>
            <w:r>
              <w:rPr>
                <w:noProof/>
                <w:webHidden/>
              </w:rPr>
              <w:t>3</w:t>
            </w:r>
            <w:r>
              <w:rPr>
                <w:noProof/>
                <w:webHidden/>
              </w:rPr>
              <w:fldChar w:fldCharType="end"/>
            </w:r>
            <w:r w:rsidRPr="007150C8">
              <w:rPr>
                <w:rStyle w:val="Hyperlink"/>
                <w:noProof/>
              </w:rPr>
              <w:fldChar w:fldCharType="end"/>
            </w:r>
          </w:ins>
        </w:p>
        <w:p w14:paraId="62E8BBA0" w14:textId="212E8381" w:rsidR="00A079F1" w:rsidRDefault="00A079F1">
          <w:pPr>
            <w:pStyle w:val="TOC1"/>
            <w:tabs>
              <w:tab w:val="right" w:leader="dot" w:pos="9950"/>
            </w:tabs>
            <w:rPr>
              <w:ins w:id="23"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24"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"_Toc204700202"</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5.</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spacing w:val="-2"/>
              </w:rPr>
              <w:t>Qualitative targets</w:t>
            </w:r>
            <w:r>
              <w:rPr>
                <w:noProof/>
                <w:webHidden/>
              </w:rPr>
              <w:tab/>
            </w:r>
            <w:r>
              <w:rPr>
                <w:noProof/>
                <w:webHidden/>
              </w:rPr>
              <w:fldChar w:fldCharType="begin"/>
            </w:r>
            <w:r>
              <w:rPr>
                <w:noProof/>
                <w:webHidden/>
              </w:rPr>
              <w:instrText xml:space="preserve"> PAGEREF _Toc204700202 \h </w:instrText>
            </w:r>
          </w:ins>
          <w:r>
            <w:rPr>
              <w:noProof/>
              <w:webHidden/>
            </w:rPr>
          </w:r>
          <w:ins w:id="25" w:author="Kush Khalasi" w:date="2025-07-29T16:49:00Z" w16du:dateUtc="2025-07-29T11:19:00Z">
            <w:r>
              <w:rPr>
                <w:noProof/>
                <w:webHidden/>
              </w:rPr>
              <w:fldChar w:fldCharType="separate"/>
            </w:r>
            <w:r>
              <w:rPr>
                <w:noProof/>
                <w:webHidden/>
              </w:rPr>
              <w:t>4</w:t>
            </w:r>
            <w:r>
              <w:rPr>
                <w:noProof/>
                <w:webHidden/>
              </w:rPr>
              <w:fldChar w:fldCharType="end"/>
            </w:r>
            <w:r w:rsidRPr="007150C8">
              <w:rPr>
                <w:rStyle w:val="Hyperlink"/>
                <w:noProof/>
              </w:rPr>
              <w:fldChar w:fldCharType="end"/>
            </w:r>
          </w:ins>
        </w:p>
        <w:p w14:paraId="1572C2E4" w14:textId="5BDD3399" w:rsidR="00A079F1" w:rsidRDefault="00A079F1">
          <w:pPr>
            <w:pStyle w:val="TOC1"/>
            <w:tabs>
              <w:tab w:val="right" w:leader="dot" w:pos="9950"/>
            </w:tabs>
            <w:rPr>
              <w:ins w:id="26"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27"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"_Toc204700203"</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6.</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rPr>
              <w:t>TARGETS</w:t>
            </w:r>
            <w:r>
              <w:rPr>
                <w:noProof/>
                <w:webHidden/>
              </w:rPr>
              <w:tab/>
            </w:r>
            <w:r>
              <w:rPr>
                <w:noProof/>
                <w:webHidden/>
              </w:rPr>
              <w:fldChar w:fldCharType="begin"/>
            </w:r>
            <w:r>
              <w:rPr>
                <w:noProof/>
                <w:webHidden/>
              </w:rPr>
              <w:instrText xml:space="preserve"> PAGEREF _Toc204700203 \h </w:instrText>
            </w:r>
          </w:ins>
          <w:r>
            <w:rPr>
              <w:noProof/>
              <w:webHidden/>
            </w:rPr>
          </w:r>
          <w:ins w:id="28" w:author="Kush Khalasi" w:date="2025-07-29T16:49:00Z" w16du:dateUtc="2025-07-29T11:19:00Z">
            <w:r>
              <w:rPr>
                <w:noProof/>
                <w:webHidden/>
              </w:rPr>
              <w:fldChar w:fldCharType="separate"/>
            </w:r>
            <w:r>
              <w:rPr>
                <w:noProof/>
                <w:webHidden/>
              </w:rPr>
              <w:t>5</w:t>
            </w:r>
            <w:r>
              <w:rPr>
                <w:noProof/>
                <w:webHidden/>
              </w:rPr>
              <w:fldChar w:fldCharType="end"/>
            </w:r>
            <w:r w:rsidRPr="007150C8">
              <w:rPr>
                <w:rStyle w:val="Hyperlink"/>
                <w:noProof/>
              </w:rPr>
              <w:fldChar w:fldCharType="end"/>
            </w:r>
          </w:ins>
        </w:p>
        <w:p w14:paraId="6EAB6F87" w14:textId="4613B336" w:rsidR="00A079F1" w:rsidRDefault="00A079F1">
          <w:pPr>
            <w:pStyle w:val="TOC1"/>
            <w:tabs>
              <w:tab w:val="right" w:leader="dot" w:pos="9950"/>
            </w:tabs>
            <w:rPr>
              <w:ins w:id="29"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30"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"_Toc204700204"</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7.</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rPr>
              <w:t>RESPONSIBILITIES</w:t>
            </w:r>
            <w:r>
              <w:rPr>
                <w:noProof/>
                <w:webHidden/>
              </w:rPr>
              <w:tab/>
            </w:r>
            <w:r>
              <w:rPr>
                <w:noProof/>
                <w:webHidden/>
              </w:rPr>
              <w:fldChar w:fldCharType="begin"/>
            </w:r>
            <w:r>
              <w:rPr>
                <w:noProof/>
                <w:webHidden/>
              </w:rPr>
              <w:instrText xml:space="preserve"> PAGEREF _Toc204700204 \h </w:instrText>
            </w:r>
          </w:ins>
          <w:r>
            <w:rPr>
              <w:noProof/>
              <w:webHidden/>
            </w:rPr>
          </w:r>
          <w:ins w:id="31" w:author="Kush Khalasi" w:date="2025-07-29T16:49:00Z" w16du:dateUtc="2025-07-29T11:19:00Z">
            <w:r>
              <w:rPr>
                <w:noProof/>
                <w:webHidden/>
              </w:rPr>
              <w:fldChar w:fldCharType="separate"/>
            </w:r>
            <w:r>
              <w:rPr>
                <w:noProof/>
                <w:webHidden/>
              </w:rPr>
              <w:t>5</w:t>
            </w:r>
            <w:r>
              <w:rPr>
                <w:noProof/>
                <w:webHidden/>
              </w:rPr>
              <w:fldChar w:fldCharType="end"/>
            </w:r>
            <w:r w:rsidRPr="007150C8">
              <w:rPr>
                <w:rStyle w:val="Hyperlink"/>
                <w:noProof/>
              </w:rPr>
              <w:fldChar w:fldCharType="end"/>
            </w:r>
          </w:ins>
        </w:p>
        <w:p w14:paraId="41E291EB" w14:textId="2D129BAD" w:rsidR="00A079F1" w:rsidRDefault="00A079F1">
          <w:pPr>
            <w:pStyle w:val="TOC1"/>
            <w:tabs>
              <w:tab w:val="right" w:leader="dot" w:pos="9950"/>
            </w:tabs>
            <w:rPr>
              <w:ins w:id="32"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33"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"_Toc204700205"</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8.</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rPr>
              <w:t>REPORTING</w:t>
            </w:r>
            <w:r>
              <w:rPr>
                <w:noProof/>
                <w:webHidden/>
              </w:rPr>
              <w:tab/>
            </w:r>
            <w:r>
              <w:rPr>
                <w:noProof/>
                <w:webHidden/>
              </w:rPr>
              <w:fldChar w:fldCharType="begin"/>
            </w:r>
            <w:r>
              <w:rPr>
                <w:noProof/>
                <w:webHidden/>
              </w:rPr>
              <w:instrText xml:space="preserve"> PAGEREF _Toc204700205 \h </w:instrText>
            </w:r>
          </w:ins>
          <w:r>
            <w:rPr>
              <w:noProof/>
              <w:webHidden/>
            </w:rPr>
          </w:r>
          <w:ins w:id="34" w:author="Kush Khalasi" w:date="2025-07-29T16:49:00Z" w16du:dateUtc="2025-07-29T11:19:00Z">
            <w:r>
              <w:rPr>
                <w:noProof/>
                <w:webHidden/>
              </w:rPr>
              <w:fldChar w:fldCharType="separate"/>
            </w:r>
            <w:r>
              <w:rPr>
                <w:noProof/>
                <w:webHidden/>
              </w:rPr>
              <w:t>7</w:t>
            </w:r>
            <w:r>
              <w:rPr>
                <w:noProof/>
                <w:webHidden/>
              </w:rPr>
              <w:fldChar w:fldCharType="end"/>
            </w:r>
            <w:r w:rsidRPr="007150C8">
              <w:rPr>
                <w:rStyle w:val="Hyperlink"/>
                <w:noProof/>
              </w:rPr>
              <w:fldChar w:fldCharType="end"/>
            </w:r>
          </w:ins>
        </w:p>
        <w:p w14:paraId="2C04B239" w14:textId="7AA1012A" w:rsidR="00A079F1" w:rsidRDefault="00A079F1">
          <w:pPr>
            <w:pStyle w:val="TOC1"/>
            <w:tabs>
              <w:tab w:val="right" w:leader="dot" w:pos="9950"/>
            </w:tabs>
            <w:rPr>
              <w:ins w:id="35" w:author="Kush Khalasi" w:date="2025-07-29T16:49:00Z" w16du:dateUtc="2025-07-29T11:19:00Z"/>
              <w:rFonts w:asciiTheme="minorHAnsi" w:eastAsiaTheme="minorEastAsia" w:hAnsiTheme="minorHAnsi" w:cstheme="minorBidi"/>
              <w:noProof/>
              <w:kern w:val="2"/>
              <w:sz w:val="24"/>
              <w:szCs w:val="24"/>
              <w:lang w:val="en-IN" w:eastAsia="en-IN"/>
              <w14:ligatures w14:val="standardContextual"/>
            </w:rPr>
          </w:pPr>
          <w:ins w:id="36" w:author="Kush Khalasi" w:date="2025-07-29T16:49:00Z" w16du:dateUtc="2025-07-29T11:19:00Z">
            <w:r w:rsidRPr="007150C8">
              <w:rPr>
                <w:rStyle w:val="Hyperlink"/>
                <w:noProof/>
              </w:rPr>
              <w:fldChar w:fldCharType="begin"/>
            </w:r>
            <w:r w:rsidRPr="007150C8">
              <w:rPr>
                <w:rStyle w:val="Hyperlink"/>
                <w:noProof/>
              </w:rPr>
              <w:instrText xml:space="preserve"> </w:instrText>
            </w:r>
            <w:r>
              <w:rPr>
                <w:noProof/>
              </w:rPr>
              <w:instrText>HYPERLINK \l "_Toc204700206"</w:instrText>
            </w:r>
            <w:r w:rsidRPr="007150C8">
              <w:rPr>
                <w:rStyle w:val="Hyperlink"/>
                <w:noProof/>
              </w:rPr>
              <w:instrText xml:space="preserve"> </w:instrText>
            </w:r>
            <w:r w:rsidRPr="007150C8">
              <w:rPr>
                <w:rStyle w:val="Hyperlink"/>
                <w:noProof/>
              </w:rPr>
            </w:r>
            <w:r w:rsidRPr="007150C8">
              <w:rPr>
                <w:rStyle w:val="Hyperlink"/>
                <w:noProof/>
              </w:rPr>
              <w:fldChar w:fldCharType="separate"/>
            </w:r>
            <w:r w:rsidRPr="007150C8">
              <w:rPr>
                <w:rStyle w:val="Hyperlink"/>
                <w:noProof/>
                <w:spacing w:val="-2"/>
                <w:w w:val="99"/>
              </w:rPr>
              <w:t>9.</w:t>
            </w:r>
            <w:r>
              <w:rPr>
                <w:rFonts w:asciiTheme="minorHAnsi" w:eastAsiaTheme="minorEastAsia" w:hAnsiTheme="minorHAnsi" w:cstheme="minorBidi"/>
                <w:noProof/>
                <w:kern w:val="2"/>
                <w:sz w:val="24"/>
                <w:szCs w:val="24"/>
                <w:lang w:val="en-IN" w:eastAsia="en-IN"/>
                <w14:ligatures w14:val="standardContextual"/>
              </w:rPr>
              <w:tab/>
            </w:r>
            <w:r w:rsidRPr="007150C8">
              <w:rPr>
                <w:rStyle w:val="Hyperlink"/>
                <w:noProof/>
              </w:rPr>
              <w:t>REVIEW</w:t>
            </w:r>
            <w:r w:rsidRPr="007150C8">
              <w:rPr>
                <w:rStyle w:val="Hyperlink"/>
                <w:noProof/>
                <w:spacing w:val="-14"/>
              </w:rPr>
              <w:t xml:space="preserve"> </w:t>
            </w:r>
            <w:r w:rsidRPr="007150C8">
              <w:rPr>
                <w:rStyle w:val="Hyperlink"/>
                <w:noProof/>
              </w:rPr>
              <w:t>MECHANISM</w:t>
            </w:r>
            <w:r>
              <w:rPr>
                <w:noProof/>
                <w:webHidden/>
              </w:rPr>
              <w:tab/>
            </w:r>
            <w:r>
              <w:rPr>
                <w:noProof/>
                <w:webHidden/>
              </w:rPr>
              <w:fldChar w:fldCharType="begin"/>
            </w:r>
            <w:r>
              <w:rPr>
                <w:noProof/>
                <w:webHidden/>
              </w:rPr>
              <w:instrText xml:space="preserve"> PAGEREF _Toc204700206 \h </w:instrText>
            </w:r>
          </w:ins>
          <w:r>
            <w:rPr>
              <w:noProof/>
              <w:webHidden/>
            </w:rPr>
          </w:r>
          <w:ins w:id="37" w:author="Kush Khalasi" w:date="2025-07-29T16:49:00Z" w16du:dateUtc="2025-07-29T11:19:00Z">
            <w:r>
              <w:rPr>
                <w:noProof/>
                <w:webHidden/>
              </w:rPr>
              <w:fldChar w:fldCharType="separate"/>
            </w:r>
            <w:r>
              <w:rPr>
                <w:noProof/>
                <w:webHidden/>
              </w:rPr>
              <w:t>7</w:t>
            </w:r>
            <w:r>
              <w:rPr>
                <w:noProof/>
                <w:webHidden/>
              </w:rPr>
              <w:fldChar w:fldCharType="end"/>
            </w:r>
            <w:r w:rsidRPr="007150C8">
              <w:rPr>
                <w:rStyle w:val="Hyperlink"/>
                <w:noProof/>
              </w:rPr>
              <w:fldChar w:fldCharType="end"/>
            </w:r>
          </w:ins>
        </w:p>
        <w:p w14:paraId="1BECC561" w14:textId="4B3603FB" w:rsidR="00075517" w:rsidDel="00A079F1" w:rsidRDefault="00075517">
          <w:pPr>
            <w:pStyle w:val="TOC1"/>
            <w:tabs>
              <w:tab w:val="right" w:leader="dot" w:pos="9950"/>
            </w:tabs>
            <w:rPr>
              <w:del w:id="38" w:author="Kush Khalasi" w:date="2025-07-29T16:49:00Z" w16du:dateUtc="2025-07-29T11:19:00Z"/>
              <w:rFonts w:asciiTheme="minorHAnsi" w:eastAsiaTheme="minorEastAsia" w:hAnsiTheme="minorHAnsi" w:cstheme="minorBidi"/>
              <w:noProof/>
              <w:kern w:val="2"/>
              <w:lang w:val="en-IN" w:eastAsia="en-IN"/>
              <w14:ligatures w14:val="standardContextual"/>
            </w:rPr>
          </w:pPr>
          <w:del w:id="39" w:author="Kush Khalasi" w:date="2025-07-29T16:49:00Z" w16du:dateUtc="2025-07-29T11:19:00Z">
            <w:r w:rsidRPr="00A079F1" w:rsidDel="00A079F1">
              <w:rPr>
                <w:rStyle w:val="Hyperlink"/>
                <w:noProof/>
                <w:spacing w:val="-2"/>
                <w:w w:val="99"/>
              </w:rPr>
              <w:delText>1.</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spacing w:val="-2"/>
              </w:rPr>
              <w:delText>INTRODUCTION</w:delText>
            </w:r>
            <w:r w:rsidDel="00A079F1">
              <w:rPr>
                <w:noProof/>
                <w:webHidden/>
              </w:rPr>
              <w:tab/>
              <w:delText>2</w:delText>
            </w:r>
          </w:del>
        </w:p>
        <w:p w14:paraId="655CD44E" w14:textId="7376423D" w:rsidR="00075517" w:rsidDel="00A079F1" w:rsidRDefault="00075517">
          <w:pPr>
            <w:pStyle w:val="TOC1"/>
            <w:tabs>
              <w:tab w:val="right" w:leader="dot" w:pos="9950"/>
            </w:tabs>
            <w:rPr>
              <w:del w:id="40" w:author="Kush Khalasi" w:date="2025-07-29T16:49:00Z" w16du:dateUtc="2025-07-29T11:19:00Z"/>
              <w:rFonts w:asciiTheme="minorHAnsi" w:eastAsiaTheme="minorEastAsia" w:hAnsiTheme="minorHAnsi" w:cstheme="minorBidi"/>
              <w:noProof/>
              <w:kern w:val="2"/>
              <w:lang w:val="en-IN" w:eastAsia="en-IN"/>
              <w14:ligatures w14:val="standardContextual"/>
            </w:rPr>
          </w:pPr>
          <w:del w:id="41" w:author="Kush Khalasi" w:date="2025-07-29T16:49:00Z" w16du:dateUtc="2025-07-29T11:19:00Z">
            <w:r w:rsidRPr="00A079F1" w:rsidDel="00A079F1">
              <w:rPr>
                <w:rStyle w:val="Hyperlink"/>
                <w:noProof/>
                <w:spacing w:val="-2"/>
                <w:w w:val="99"/>
              </w:rPr>
              <w:delText>2.</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spacing w:val="-2"/>
              </w:rPr>
              <w:delText>APPLICABILITY</w:delText>
            </w:r>
            <w:r w:rsidDel="00A079F1">
              <w:rPr>
                <w:noProof/>
                <w:webHidden/>
              </w:rPr>
              <w:tab/>
              <w:delText>2</w:delText>
            </w:r>
          </w:del>
        </w:p>
        <w:p w14:paraId="3549ABC6" w14:textId="595C2A8F" w:rsidR="00075517" w:rsidDel="00A079F1" w:rsidRDefault="00075517">
          <w:pPr>
            <w:pStyle w:val="TOC1"/>
            <w:tabs>
              <w:tab w:val="right" w:leader="dot" w:pos="9950"/>
            </w:tabs>
            <w:rPr>
              <w:del w:id="42" w:author="Kush Khalasi" w:date="2025-07-29T16:49:00Z" w16du:dateUtc="2025-07-29T11:19:00Z"/>
              <w:rFonts w:asciiTheme="minorHAnsi" w:eastAsiaTheme="minorEastAsia" w:hAnsiTheme="minorHAnsi" w:cstheme="minorBidi"/>
              <w:noProof/>
              <w:kern w:val="2"/>
              <w:lang w:val="en-IN" w:eastAsia="en-IN"/>
              <w14:ligatures w14:val="standardContextual"/>
            </w:rPr>
          </w:pPr>
          <w:del w:id="43" w:author="Kush Khalasi" w:date="2025-07-29T16:49:00Z" w16du:dateUtc="2025-07-29T11:19:00Z">
            <w:r w:rsidRPr="00A079F1" w:rsidDel="00A079F1">
              <w:rPr>
                <w:rStyle w:val="Hyperlink"/>
                <w:noProof/>
                <w:spacing w:val="-2"/>
                <w:w w:val="99"/>
              </w:rPr>
              <w:delText>3.</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rPr>
              <w:delText>POLICY</w:delText>
            </w:r>
            <w:r w:rsidRPr="00A079F1" w:rsidDel="00A079F1">
              <w:rPr>
                <w:rStyle w:val="Hyperlink"/>
                <w:noProof/>
                <w:spacing w:val="-10"/>
              </w:rPr>
              <w:delText xml:space="preserve"> </w:delText>
            </w:r>
            <w:r w:rsidRPr="00A079F1" w:rsidDel="00A079F1">
              <w:rPr>
                <w:rStyle w:val="Hyperlink"/>
                <w:noProof/>
                <w:spacing w:val="-2"/>
              </w:rPr>
              <w:delText>OBJECTIVE</w:delText>
            </w:r>
            <w:r w:rsidDel="00A079F1">
              <w:rPr>
                <w:noProof/>
                <w:webHidden/>
              </w:rPr>
              <w:tab/>
              <w:delText>2</w:delText>
            </w:r>
          </w:del>
        </w:p>
        <w:p w14:paraId="664F92EF" w14:textId="1939956A" w:rsidR="00075517" w:rsidDel="00A079F1" w:rsidRDefault="00075517">
          <w:pPr>
            <w:pStyle w:val="TOC1"/>
            <w:tabs>
              <w:tab w:val="right" w:leader="dot" w:pos="9950"/>
            </w:tabs>
            <w:rPr>
              <w:del w:id="44" w:author="Kush Khalasi" w:date="2025-07-29T16:49:00Z" w16du:dateUtc="2025-07-29T11:19:00Z"/>
              <w:rFonts w:asciiTheme="minorHAnsi" w:eastAsiaTheme="minorEastAsia" w:hAnsiTheme="minorHAnsi" w:cstheme="minorBidi"/>
              <w:noProof/>
              <w:kern w:val="2"/>
              <w:lang w:val="en-IN" w:eastAsia="en-IN"/>
              <w14:ligatures w14:val="standardContextual"/>
            </w:rPr>
          </w:pPr>
          <w:del w:id="45" w:author="Kush Khalasi" w:date="2025-07-29T16:49:00Z" w16du:dateUtc="2025-07-29T11:19:00Z">
            <w:r w:rsidRPr="00A079F1" w:rsidDel="00A079F1">
              <w:rPr>
                <w:rStyle w:val="Hyperlink"/>
                <w:noProof/>
                <w:spacing w:val="-2"/>
                <w:w w:val="99"/>
              </w:rPr>
              <w:delText>4.</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rPr>
              <w:delText>KEY</w:delText>
            </w:r>
            <w:r w:rsidRPr="00A079F1" w:rsidDel="00A079F1">
              <w:rPr>
                <w:rStyle w:val="Hyperlink"/>
                <w:noProof/>
                <w:spacing w:val="-10"/>
              </w:rPr>
              <w:delText xml:space="preserve"> </w:delText>
            </w:r>
            <w:r w:rsidRPr="00A079F1" w:rsidDel="00A079F1">
              <w:rPr>
                <w:rStyle w:val="Hyperlink"/>
                <w:noProof/>
              </w:rPr>
              <w:delText>FOCUS</w:delText>
            </w:r>
            <w:r w:rsidRPr="00A079F1" w:rsidDel="00A079F1">
              <w:rPr>
                <w:rStyle w:val="Hyperlink"/>
                <w:noProof/>
                <w:spacing w:val="-10"/>
              </w:rPr>
              <w:delText xml:space="preserve"> </w:delText>
            </w:r>
            <w:r w:rsidRPr="00A079F1" w:rsidDel="00A079F1">
              <w:rPr>
                <w:rStyle w:val="Hyperlink"/>
                <w:noProof/>
                <w:spacing w:val="-4"/>
              </w:rPr>
              <w:delText>AREA</w:delText>
            </w:r>
            <w:r w:rsidDel="00A079F1">
              <w:rPr>
                <w:noProof/>
                <w:webHidden/>
              </w:rPr>
              <w:tab/>
              <w:delText>2</w:delText>
            </w:r>
          </w:del>
        </w:p>
        <w:p w14:paraId="15C4CA05" w14:textId="6F55CEB4" w:rsidR="00075517" w:rsidDel="00A079F1" w:rsidRDefault="00075517">
          <w:pPr>
            <w:pStyle w:val="TOC1"/>
            <w:tabs>
              <w:tab w:val="right" w:leader="dot" w:pos="9950"/>
            </w:tabs>
            <w:rPr>
              <w:del w:id="46" w:author="Kush Khalasi" w:date="2025-07-29T16:49:00Z" w16du:dateUtc="2025-07-29T11:19:00Z"/>
              <w:rFonts w:asciiTheme="minorHAnsi" w:eastAsiaTheme="minorEastAsia" w:hAnsiTheme="minorHAnsi" w:cstheme="minorBidi"/>
              <w:noProof/>
              <w:kern w:val="2"/>
              <w:lang w:val="en-IN" w:eastAsia="en-IN"/>
              <w14:ligatures w14:val="standardContextual"/>
            </w:rPr>
          </w:pPr>
          <w:del w:id="47" w:author="Kush Khalasi" w:date="2025-07-29T16:49:00Z" w16du:dateUtc="2025-07-29T11:19:00Z">
            <w:r w:rsidRPr="00A079F1" w:rsidDel="00A079F1">
              <w:rPr>
                <w:rStyle w:val="Hyperlink"/>
                <w:noProof/>
                <w:spacing w:val="-2"/>
                <w:w w:val="99"/>
              </w:rPr>
              <w:delText>5.</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spacing w:val="-2"/>
              </w:rPr>
              <w:delText>Qualitative targets</w:delText>
            </w:r>
            <w:r w:rsidDel="00A079F1">
              <w:rPr>
                <w:noProof/>
                <w:webHidden/>
              </w:rPr>
              <w:tab/>
              <w:delText>3</w:delText>
            </w:r>
          </w:del>
        </w:p>
        <w:p w14:paraId="3986EA93" w14:textId="5212D9B2" w:rsidR="00075517" w:rsidDel="00A079F1" w:rsidRDefault="00075517">
          <w:pPr>
            <w:pStyle w:val="TOC1"/>
            <w:tabs>
              <w:tab w:val="right" w:leader="dot" w:pos="9950"/>
            </w:tabs>
            <w:rPr>
              <w:del w:id="48" w:author="Kush Khalasi" w:date="2025-07-29T16:49:00Z" w16du:dateUtc="2025-07-29T11:19:00Z"/>
              <w:rFonts w:asciiTheme="minorHAnsi" w:eastAsiaTheme="minorEastAsia" w:hAnsiTheme="minorHAnsi" w:cstheme="minorBidi"/>
              <w:noProof/>
              <w:kern w:val="2"/>
              <w:lang w:val="en-IN" w:eastAsia="en-IN"/>
              <w14:ligatures w14:val="standardContextual"/>
            </w:rPr>
          </w:pPr>
          <w:del w:id="49" w:author="Kush Khalasi" w:date="2025-07-29T16:49:00Z" w16du:dateUtc="2025-07-29T11:19:00Z">
            <w:r w:rsidRPr="00A079F1" w:rsidDel="00A079F1">
              <w:rPr>
                <w:rStyle w:val="Hyperlink"/>
                <w:noProof/>
                <w:spacing w:val="-2"/>
                <w:w w:val="99"/>
              </w:rPr>
              <w:delText>6.</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spacing w:val="-2"/>
              </w:rPr>
              <w:delText>TARGETS</w:delText>
            </w:r>
            <w:r w:rsidDel="00A079F1">
              <w:rPr>
                <w:noProof/>
                <w:webHidden/>
              </w:rPr>
              <w:tab/>
              <w:delText>3</w:delText>
            </w:r>
          </w:del>
        </w:p>
        <w:p w14:paraId="07E1CB31" w14:textId="5A936150" w:rsidR="00075517" w:rsidDel="00A079F1" w:rsidRDefault="00075517">
          <w:pPr>
            <w:pStyle w:val="TOC1"/>
            <w:tabs>
              <w:tab w:val="right" w:leader="dot" w:pos="9950"/>
            </w:tabs>
            <w:rPr>
              <w:del w:id="50" w:author="Kush Khalasi" w:date="2025-07-29T16:49:00Z" w16du:dateUtc="2025-07-29T11:19:00Z"/>
              <w:rFonts w:asciiTheme="minorHAnsi" w:eastAsiaTheme="minorEastAsia" w:hAnsiTheme="minorHAnsi" w:cstheme="minorBidi"/>
              <w:noProof/>
              <w:kern w:val="2"/>
              <w:lang w:val="en-IN" w:eastAsia="en-IN"/>
              <w14:ligatures w14:val="standardContextual"/>
            </w:rPr>
          </w:pPr>
          <w:del w:id="51" w:author="Kush Khalasi" w:date="2025-07-29T16:49:00Z" w16du:dateUtc="2025-07-29T11:19:00Z">
            <w:r w:rsidRPr="00A079F1" w:rsidDel="00A079F1">
              <w:rPr>
                <w:rStyle w:val="Hyperlink"/>
                <w:noProof/>
                <w:spacing w:val="-2"/>
                <w:w w:val="99"/>
              </w:rPr>
              <w:delText>7.</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spacing w:val="-2"/>
              </w:rPr>
              <w:delText>RESPONSIBILITIES</w:delText>
            </w:r>
            <w:r w:rsidDel="00A079F1">
              <w:rPr>
                <w:noProof/>
                <w:webHidden/>
              </w:rPr>
              <w:tab/>
              <w:delText>4</w:delText>
            </w:r>
          </w:del>
        </w:p>
        <w:p w14:paraId="7C3CDCB5" w14:textId="5D510FE6" w:rsidR="00075517" w:rsidDel="00A079F1" w:rsidRDefault="00075517">
          <w:pPr>
            <w:pStyle w:val="TOC1"/>
            <w:tabs>
              <w:tab w:val="right" w:leader="dot" w:pos="9950"/>
            </w:tabs>
            <w:rPr>
              <w:del w:id="52" w:author="Kush Khalasi" w:date="2025-07-29T16:49:00Z" w16du:dateUtc="2025-07-29T11:19:00Z"/>
              <w:rFonts w:asciiTheme="minorHAnsi" w:eastAsiaTheme="minorEastAsia" w:hAnsiTheme="minorHAnsi" w:cstheme="minorBidi"/>
              <w:noProof/>
              <w:kern w:val="2"/>
              <w:lang w:val="en-IN" w:eastAsia="en-IN"/>
              <w14:ligatures w14:val="standardContextual"/>
            </w:rPr>
          </w:pPr>
          <w:del w:id="53" w:author="Kush Khalasi" w:date="2025-07-29T16:49:00Z" w16du:dateUtc="2025-07-29T11:19:00Z">
            <w:r w:rsidRPr="00A079F1" w:rsidDel="00A079F1">
              <w:rPr>
                <w:rStyle w:val="Hyperlink"/>
                <w:noProof/>
                <w:spacing w:val="-2"/>
                <w:w w:val="99"/>
              </w:rPr>
              <w:delText>8.</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spacing w:val="-2"/>
              </w:rPr>
              <w:delText>REPORTING</w:delText>
            </w:r>
            <w:r w:rsidDel="00A079F1">
              <w:rPr>
                <w:noProof/>
                <w:webHidden/>
              </w:rPr>
              <w:tab/>
              <w:delText>5</w:delText>
            </w:r>
          </w:del>
        </w:p>
        <w:p w14:paraId="45EBF7A7" w14:textId="175C15AE" w:rsidR="00075517" w:rsidDel="00A079F1" w:rsidRDefault="00075517">
          <w:pPr>
            <w:pStyle w:val="TOC1"/>
            <w:tabs>
              <w:tab w:val="right" w:leader="dot" w:pos="9950"/>
            </w:tabs>
            <w:rPr>
              <w:del w:id="54" w:author="Kush Khalasi" w:date="2025-07-29T16:49:00Z" w16du:dateUtc="2025-07-29T11:19:00Z"/>
              <w:rFonts w:asciiTheme="minorHAnsi" w:eastAsiaTheme="minorEastAsia" w:hAnsiTheme="minorHAnsi" w:cstheme="minorBidi"/>
              <w:noProof/>
              <w:kern w:val="2"/>
              <w:lang w:val="en-IN" w:eastAsia="en-IN"/>
              <w14:ligatures w14:val="standardContextual"/>
            </w:rPr>
          </w:pPr>
          <w:del w:id="55" w:author="Kush Khalasi" w:date="2025-07-29T16:49:00Z" w16du:dateUtc="2025-07-29T11:19:00Z">
            <w:r w:rsidRPr="00A079F1" w:rsidDel="00A079F1">
              <w:rPr>
                <w:rStyle w:val="Hyperlink"/>
                <w:noProof/>
                <w:spacing w:val="-2"/>
                <w:w w:val="99"/>
              </w:rPr>
              <w:delText>9.</w:delText>
            </w:r>
            <w:r w:rsidDel="00A079F1">
              <w:rPr>
                <w:rFonts w:asciiTheme="minorHAnsi" w:eastAsiaTheme="minorEastAsia" w:hAnsiTheme="minorHAnsi" w:cstheme="minorBidi"/>
                <w:noProof/>
                <w:kern w:val="2"/>
                <w:lang w:val="en-IN" w:eastAsia="en-IN"/>
                <w14:ligatures w14:val="standardContextual"/>
              </w:rPr>
              <w:tab/>
            </w:r>
            <w:r w:rsidRPr="00A079F1" w:rsidDel="00A079F1">
              <w:rPr>
                <w:rStyle w:val="Hyperlink"/>
                <w:noProof/>
              </w:rPr>
              <w:delText>REVIEW</w:delText>
            </w:r>
            <w:r w:rsidRPr="00A079F1" w:rsidDel="00A079F1">
              <w:rPr>
                <w:rStyle w:val="Hyperlink"/>
                <w:noProof/>
                <w:spacing w:val="-14"/>
              </w:rPr>
              <w:delText xml:space="preserve"> </w:delText>
            </w:r>
            <w:r w:rsidRPr="00A079F1" w:rsidDel="00A079F1">
              <w:rPr>
                <w:rStyle w:val="Hyperlink"/>
                <w:noProof/>
                <w:spacing w:val="-2"/>
              </w:rPr>
              <w:delText>MECHANISM</w:delText>
            </w:r>
            <w:r w:rsidDel="00A079F1">
              <w:rPr>
                <w:noProof/>
                <w:webHidden/>
              </w:rPr>
              <w:tab/>
              <w:delText>5</w:delText>
            </w:r>
          </w:del>
        </w:p>
        <w:p w14:paraId="13C4908D" w14:textId="77777777" w:rsidR="00C67331" w:rsidRDefault="0067618B">
          <w:r>
            <w:fldChar w:fldCharType="end"/>
          </w:r>
        </w:p>
      </w:sdtContent>
    </w:sdt>
    <w:p w14:paraId="13C4908E" w14:textId="77777777" w:rsidR="00C67331" w:rsidRDefault="00C67331">
      <w:pPr>
        <w:sectPr w:rsidR="00C67331">
          <w:headerReference w:type="default" r:id="rId13"/>
          <w:footerReference w:type="default" r:id="rId14"/>
          <w:pgSz w:w="12240" w:h="15840"/>
          <w:pgMar w:top="1540" w:right="960" w:bottom="960" w:left="1320" w:header="793" w:footer="76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1A265EB3" w14:textId="77777777" w:rsidR="004A3DA4" w:rsidRPr="00055EF8" w:rsidRDefault="004A3DA4" w:rsidP="004A3DA4">
      <w:pPr>
        <w:tabs>
          <w:tab w:val="left" w:pos="270"/>
        </w:tabs>
        <w:ind w:left="90"/>
        <w:jc w:val="center"/>
        <w:outlineLvl w:val="0"/>
        <w:rPr>
          <w:ins w:id="59" w:author="Kush Khalasi" w:date="2025-07-29T16:41:00Z" w16du:dateUtc="2025-07-29T11:11:00Z"/>
          <w:sz w:val="32"/>
          <w:szCs w:val="32"/>
        </w:rPr>
      </w:pPr>
      <w:bookmarkStart w:id="60" w:name="_Toc204682759"/>
      <w:bookmarkStart w:id="61" w:name="_Toc204686984"/>
      <w:bookmarkStart w:id="62" w:name="_Toc204700197"/>
      <w:ins w:id="63" w:author="Kush Khalasi" w:date="2025-07-29T16:41:00Z" w16du:dateUtc="2025-07-29T11:11:00Z">
        <w:r w:rsidRPr="00055EF8">
          <w:rPr>
            <w:sz w:val="32"/>
            <w:szCs w:val="32"/>
          </w:rPr>
          <w:lastRenderedPageBreak/>
          <w:t>REVISOIN HISTORY TABLE</w:t>
        </w:r>
        <w:bookmarkEnd w:id="60"/>
        <w:bookmarkEnd w:id="61"/>
        <w:bookmarkEnd w:id="62"/>
      </w:ins>
    </w:p>
    <w:p w14:paraId="4D0BBF3C" w14:textId="77777777" w:rsidR="004A3DA4" w:rsidRPr="00055EF8" w:rsidRDefault="004A3DA4">
      <w:pPr>
        <w:tabs>
          <w:tab w:val="left" w:pos="270"/>
        </w:tabs>
        <w:jc w:val="center"/>
        <w:outlineLvl w:val="0"/>
        <w:rPr>
          <w:ins w:id="64" w:author="Kush Khalasi" w:date="2025-07-29T16:41:00Z" w16du:dateUtc="2025-07-29T11:11:00Z"/>
        </w:rPr>
        <w:pPrChange w:id="65" w:author="Kush Khalasi" w:date="2025-07-29T11:52:00Z" w16du:dateUtc="2025-07-29T06:22:00Z">
          <w:pPr>
            <w:pStyle w:val="Heading1"/>
            <w:tabs>
              <w:tab w:val="left" w:pos="270"/>
            </w:tabs>
            <w:ind w:left="90"/>
            <w:jc w:val="center"/>
          </w:pPr>
        </w:pPrChange>
      </w:pPr>
    </w:p>
    <w:tbl>
      <w:tblPr>
        <w:tblStyle w:val="TableGrid1"/>
        <w:tblW w:w="0" w:type="auto"/>
        <w:tblInd w:w="90" w:type="dxa"/>
        <w:tblLook w:val="04A0" w:firstRow="1" w:lastRow="0" w:firstColumn="1" w:lastColumn="0" w:noHBand="0" w:noVBand="1"/>
        <w:tblPrChange w:id="66" w:author="Kush Khalasi" w:date="2025-07-29T11:53:00Z" w16du:dateUtc="2025-07-29T06:23:00Z">
          <w:tblPr>
            <w:tblStyle w:val="TableGrid1"/>
            <w:tblW w:w="0" w:type="auto"/>
            <w:tblInd w:w="90" w:type="dxa"/>
            <w:tblLook w:val="04A0" w:firstRow="1" w:lastRow="0" w:firstColumn="1" w:lastColumn="0" w:noHBand="0" w:noVBand="1"/>
          </w:tblPr>
        </w:tblPrChange>
      </w:tblPr>
      <w:tblGrid>
        <w:gridCol w:w="1255"/>
        <w:gridCol w:w="2340"/>
        <w:gridCol w:w="3870"/>
        <w:gridCol w:w="2395"/>
        <w:tblGridChange w:id="67">
          <w:tblGrid>
            <w:gridCol w:w="1255"/>
            <w:gridCol w:w="2160"/>
            <w:gridCol w:w="180"/>
            <w:gridCol w:w="3870"/>
            <w:gridCol w:w="2395"/>
          </w:tblGrid>
        </w:tblGridChange>
      </w:tblGrid>
      <w:tr w:rsidR="004A3DA4" w:rsidRPr="00055EF8" w14:paraId="7864BB0A" w14:textId="77777777" w:rsidTr="00E7407E">
        <w:trPr>
          <w:ins w:id="68" w:author="Kush Khalasi" w:date="2025-07-29T16:41:00Z"/>
        </w:trPr>
        <w:tc>
          <w:tcPr>
            <w:tcW w:w="1255" w:type="dxa"/>
            <w:tcPrChange w:id="69" w:author="Kush Khalasi" w:date="2025-07-29T11:53:00Z" w16du:dateUtc="2025-07-29T06:23:00Z">
              <w:tcPr>
                <w:tcW w:w="1255" w:type="dxa"/>
              </w:tcPr>
            </w:tcPrChange>
          </w:tcPr>
          <w:p w14:paraId="56B44234" w14:textId="77777777" w:rsidR="004A3DA4" w:rsidRPr="00055EF8" w:rsidRDefault="004A3DA4">
            <w:pPr>
              <w:jc w:val="center"/>
              <w:rPr>
                <w:ins w:id="70" w:author="Kush Khalasi" w:date="2025-07-29T16:41:00Z" w16du:dateUtc="2025-07-29T11:11:00Z"/>
                <w:sz w:val="24"/>
                <w:szCs w:val="24"/>
                <w:rPrChange w:id="71" w:author="Kush Khalasi" w:date="2025-07-29T11:49:00Z" w16du:dateUtc="2025-07-29T06:19:00Z">
                  <w:rPr>
                    <w:ins w:id="72" w:author="Kush Khalasi" w:date="2025-07-29T16:41:00Z" w16du:dateUtc="2025-07-29T11:11:00Z"/>
                  </w:rPr>
                </w:rPrChange>
              </w:rPr>
              <w:pPrChange w:id="73" w:author="Kush Khalasi" w:date="2025-07-29T11:49:00Z" w16du:dateUtc="2025-07-29T06:19:00Z">
                <w:pPr>
                  <w:pStyle w:val="Heading1"/>
                  <w:tabs>
                    <w:tab w:val="left" w:pos="270"/>
                  </w:tabs>
                  <w:jc w:val="center"/>
                </w:pPr>
              </w:pPrChange>
            </w:pPr>
            <w:ins w:id="74" w:author="Kush Khalasi" w:date="2025-07-29T16:41:00Z" w16du:dateUtc="2025-07-29T11:11:00Z">
              <w:r w:rsidRPr="00055EF8">
                <w:rPr>
                  <w:sz w:val="24"/>
                  <w:szCs w:val="24"/>
                  <w:rPrChange w:id="75" w:author="Kush Khalasi" w:date="2025-07-29T11:49:00Z" w16du:dateUtc="2025-07-29T06:19:00Z">
                    <w:rPr>
                      <w:rFonts w:asciiTheme="majorHAnsi" w:eastAsiaTheme="majorEastAsia" w:hAnsiTheme="majorHAnsi" w:cstheme="majorBidi"/>
                      <w:color w:val="365F91" w:themeColor="accent1" w:themeShade="BF"/>
                    </w:rPr>
                  </w:rPrChange>
                </w:rPr>
                <w:t>Rev. No.</w:t>
              </w:r>
            </w:ins>
          </w:p>
        </w:tc>
        <w:tc>
          <w:tcPr>
            <w:tcW w:w="2340" w:type="dxa"/>
            <w:tcPrChange w:id="76" w:author="Kush Khalasi" w:date="2025-07-29T11:53:00Z" w16du:dateUtc="2025-07-29T06:23:00Z">
              <w:tcPr>
                <w:tcW w:w="2160" w:type="dxa"/>
              </w:tcPr>
            </w:tcPrChange>
          </w:tcPr>
          <w:p w14:paraId="5C5CA3D3" w14:textId="77777777" w:rsidR="004A3DA4" w:rsidRPr="00055EF8" w:rsidRDefault="004A3DA4">
            <w:pPr>
              <w:jc w:val="center"/>
              <w:rPr>
                <w:ins w:id="77" w:author="Kush Khalasi" w:date="2025-07-29T16:41:00Z" w16du:dateUtc="2025-07-29T11:11:00Z"/>
                <w:sz w:val="24"/>
                <w:szCs w:val="24"/>
                <w:rPrChange w:id="78" w:author="Kush Khalasi" w:date="2025-07-29T11:49:00Z" w16du:dateUtc="2025-07-29T06:19:00Z">
                  <w:rPr>
                    <w:ins w:id="79" w:author="Kush Khalasi" w:date="2025-07-29T16:41:00Z" w16du:dateUtc="2025-07-29T11:11:00Z"/>
                  </w:rPr>
                </w:rPrChange>
              </w:rPr>
              <w:pPrChange w:id="80" w:author="Kush Khalasi" w:date="2025-07-29T11:49:00Z" w16du:dateUtc="2025-07-29T06:19:00Z">
                <w:pPr>
                  <w:pStyle w:val="Heading1"/>
                  <w:tabs>
                    <w:tab w:val="left" w:pos="270"/>
                  </w:tabs>
                  <w:jc w:val="center"/>
                </w:pPr>
              </w:pPrChange>
            </w:pPr>
            <w:ins w:id="81" w:author="Kush Khalasi" w:date="2025-07-29T16:41:00Z" w16du:dateUtc="2025-07-29T11:11:00Z">
              <w:r w:rsidRPr="00055EF8">
                <w:rPr>
                  <w:sz w:val="24"/>
                  <w:szCs w:val="24"/>
                  <w:rPrChange w:id="82" w:author="Kush Khalasi" w:date="2025-07-29T11:49:00Z" w16du:dateUtc="2025-07-29T06:19:00Z">
                    <w:rPr>
                      <w:rFonts w:asciiTheme="majorHAnsi" w:eastAsiaTheme="majorEastAsia" w:hAnsiTheme="majorHAnsi" w:cstheme="majorBidi"/>
                      <w:color w:val="365F91" w:themeColor="accent1" w:themeShade="BF"/>
                    </w:rPr>
                  </w:rPrChange>
                </w:rPr>
                <w:t>Revision Date</w:t>
              </w:r>
            </w:ins>
          </w:p>
        </w:tc>
        <w:tc>
          <w:tcPr>
            <w:tcW w:w="3870" w:type="dxa"/>
            <w:tcPrChange w:id="83" w:author="Kush Khalasi" w:date="2025-07-29T11:53:00Z" w16du:dateUtc="2025-07-29T06:23:00Z">
              <w:tcPr>
                <w:tcW w:w="4050" w:type="dxa"/>
                <w:gridSpan w:val="2"/>
              </w:tcPr>
            </w:tcPrChange>
          </w:tcPr>
          <w:p w14:paraId="6905B4CF" w14:textId="77777777" w:rsidR="004A3DA4" w:rsidRPr="00055EF8" w:rsidRDefault="004A3DA4">
            <w:pPr>
              <w:jc w:val="center"/>
              <w:rPr>
                <w:ins w:id="84" w:author="Kush Khalasi" w:date="2025-07-29T16:41:00Z" w16du:dateUtc="2025-07-29T11:11:00Z"/>
                <w:sz w:val="24"/>
                <w:szCs w:val="24"/>
                <w:rPrChange w:id="85" w:author="Kush Khalasi" w:date="2025-07-29T11:49:00Z" w16du:dateUtc="2025-07-29T06:19:00Z">
                  <w:rPr>
                    <w:ins w:id="86" w:author="Kush Khalasi" w:date="2025-07-29T16:41:00Z" w16du:dateUtc="2025-07-29T11:11:00Z"/>
                  </w:rPr>
                </w:rPrChange>
              </w:rPr>
              <w:pPrChange w:id="87" w:author="Kush Khalasi" w:date="2025-07-29T11:49:00Z" w16du:dateUtc="2025-07-29T06:19:00Z">
                <w:pPr>
                  <w:pStyle w:val="Heading1"/>
                  <w:tabs>
                    <w:tab w:val="left" w:pos="270"/>
                  </w:tabs>
                  <w:jc w:val="center"/>
                </w:pPr>
              </w:pPrChange>
            </w:pPr>
            <w:ins w:id="88" w:author="Kush Khalasi" w:date="2025-07-29T16:41:00Z" w16du:dateUtc="2025-07-29T11:11:00Z">
              <w:r w:rsidRPr="00055EF8">
                <w:rPr>
                  <w:sz w:val="24"/>
                  <w:szCs w:val="24"/>
                  <w:rPrChange w:id="89" w:author="Kush Khalasi" w:date="2025-07-29T11:49:00Z" w16du:dateUtc="2025-07-29T06:19:00Z">
                    <w:rPr>
                      <w:rFonts w:asciiTheme="majorHAnsi" w:eastAsiaTheme="majorEastAsia" w:hAnsiTheme="majorHAnsi" w:cstheme="majorBidi"/>
                      <w:color w:val="365F91" w:themeColor="accent1" w:themeShade="BF"/>
                    </w:rPr>
                  </w:rPrChange>
                </w:rPr>
                <w:t>Changes made</w:t>
              </w:r>
            </w:ins>
          </w:p>
        </w:tc>
        <w:tc>
          <w:tcPr>
            <w:tcW w:w="2395" w:type="dxa"/>
            <w:tcPrChange w:id="90" w:author="Kush Khalasi" w:date="2025-07-29T11:53:00Z" w16du:dateUtc="2025-07-29T06:23:00Z">
              <w:tcPr>
                <w:tcW w:w="2395" w:type="dxa"/>
              </w:tcPr>
            </w:tcPrChange>
          </w:tcPr>
          <w:p w14:paraId="1AF65D44" w14:textId="77777777" w:rsidR="004A3DA4" w:rsidRPr="00055EF8" w:rsidRDefault="004A3DA4">
            <w:pPr>
              <w:jc w:val="center"/>
              <w:rPr>
                <w:ins w:id="91" w:author="Kush Khalasi" w:date="2025-07-29T16:41:00Z" w16du:dateUtc="2025-07-29T11:11:00Z"/>
                <w:sz w:val="24"/>
                <w:szCs w:val="24"/>
                <w:rPrChange w:id="92" w:author="Kush Khalasi" w:date="2025-07-29T11:49:00Z" w16du:dateUtc="2025-07-29T06:19:00Z">
                  <w:rPr>
                    <w:ins w:id="93" w:author="Kush Khalasi" w:date="2025-07-29T16:41:00Z" w16du:dateUtc="2025-07-29T11:11:00Z"/>
                  </w:rPr>
                </w:rPrChange>
              </w:rPr>
              <w:pPrChange w:id="94" w:author="Kush Khalasi" w:date="2025-07-29T11:49:00Z" w16du:dateUtc="2025-07-29T06:19:00Z">
                <w:pPr>
                  <w:pStyle w:val="Heading1"/>
                  <w:tabs>
                    <w:tab w:val="left" w:pos="270"/>
                  </w:tabs>
                  <w:jc w:val="center"/>
                </w:pPr>
              </w:pPrChange>
            </w:pPr>
            <w:ins w:id="95" w:author="Kush Khalasi" w:date="2025-07-29T16:41:00Z" w16du:dateUtc="2025-07-29T11:11:00Z">
              <w:r w:rsidRPr="00055EF8">
                <w:rPr>
                  <w:sz w:val="24"/>
                  <w:szCs w:val="24"/>
                  <w:rPrChange w:id="96" w:author="Kush Khalasi" w:date="2025-07-29T11:49:00Z" w16du:dateUtc="2025-07-29T06:19:00Z">
                    <w:rPr>
                      <w:rFonts w:asciiTheme="majorHAnsi" w:eastAsiaTheme="majorEastAsia" w:hAnsiTheme="majorHAnsi" w:cstheme="majorBidi"/>
                      <w:color w:val="365F91" w:themeColor="accent1" w:themeShade="BF"/>
                    </w:rPr>
                  </w:rPrChange>
                </w:rPr>
                <w:t>Approved by</w:t>
              </w:r>
            </w:ins>
          </w:p>
        </w:tc>
      </w:tr>
      <w:tr w:rsidR="004A3DA4" w:rsidRPr="00055EF8" w14:paraId="7A3A7A39" w14:textId="77777777" w:rsidTr="00E7407E">
        <w:trPr>
          <w:trHeight w:val="431"/>
          <w:ins w:id="97" w:author="Kush Khalasi" w:date="2025-07-29T16:41:00Z"/>
        </w:trPr>
        <w:tc>
          <w:tcPr>
            <w:tcW w:w="1255" w:type="dxa"/>
            <w:vAlign w:val="center"/>
            <w:tcPrChange w:id="98" w:author="Kush Khalasi" w:date="2025-07-29T11:54:00Z" w16du:dateUtc="2025-07-29T06:24:00Z">
              <w:tcPr>
                <w:tcW w:w="1255" w:type="dxa"/>
              </w:tcPr>
            </w:tcPrChange>
          </w:tcPr>
          <w:p w14:paraId="4B685775" w14:textId="77777777" w:rsidR="004A3DA4" w:rsidRPr="00055EF8" w:rsidRDefault="004A3DA4">
            <w:pPr>
              <w:jc w:val="center"/>
              <w:rPr>
                <w:ins w:id="99" w:author="Kush Khalasi" w:date="2025-07-29T16:41:00Z" w16du:dateUtc="2025-07-29T11:11:00Z"/>
                <w:sz w:val="24"/>
                <w:szCs w:val="24"/>
                <w:rPrChange w:id="100" w:author="Kush Khalasi" w:date="2025-07-29T11:49:00Z" w16du:dateUtc="2025-07-29T06:19:00Z">
                  <w:rPr>
                    <w:ins w:id="101" w:author="Kush Khalasi" w:date="2025-07-29T16:41:00Z" w16du:dateUtc="2025-07-29T11:11:00Z"/>
                  </w:rPr>
                </w:rPrChange>
              </w:rPr>
              <w:pPrChange w:id="102" w:author="Kush Khalasi" w:date="2025-07-29T11:54:00Z" w16du:dateUtc="2025-07-29T06:24:00Z">
                <w:pPr>
                  <w:pStyle w:val="Heading1"/>
                  <w:tabs>
                    <w:tab w:val="left" w:pos="270"/>
                  </w:tabs>
                  <w:jc w:val="center"/>
                </w:pPr>
              </w:pPrChange>
            </w:pPr>
            <w:ins w:id="103" w:author="Kush Khalasi" w:date="2025-07-29T16:41:00Z" w16du:dateUtc="2025-07-29T11:11:00Z">
              <w:r w:rsidRPr="00055EF8">
                <w:rPr>
                  <w:sz w:val="24"/>
                  <w:szCs w:val="24"/>
                  <w:rPrChange w:id="104" w:author="Kush Khalasi" w:date="2025-07-29T11:49:00Z" w16du:dateUtc="2025-07-29T06:19:00Z">
                    <w:rPr>
                      <w:rFonts w:asciiTheme="majorHAnsi" w:eastAsiaTheme="majorEastAsia" w:hAnsiTheme="majorHAnsi" w:cstheme="majorBidi"/>
                      <w:color w:val="365F91" w:themeColor="accent1" w:themeShade="BF"/>
                    </w:rPr>
                  </w:rPrChange>
                </w:rPr>
                <w:t>00</w:t>
              </w:r>
            </w:ins>
          </w:p>
        </w:tc>
        <w:tc>
          <w:tcPr>
            <w:tcW w:w="2340" w:type="dxa"/>
            <w:vAlign w:val="center"/>
            <w:tcPrChange w:id="105" w:author="Kush Khalasi" w:date="2025-07-29T11:54:00Z" w16du:dateUtc="2025-07-29T06:24:00Z">
              <w:tcPr>
                <w:tcW w:w="2160" w:type="dxa"/>
              </w:tcPr>
            </w:tcPrChange>
          </w:tcPr>
          <w:p w14:paraId="7CF001D6" w14:textId="77777777" w:rsidR="004A3DA4" w:rsidRPr="00055EF8" w:rsidRDefault="004A3DA4">
            <w:pPr>
              <w:jc w:val="center"/>
              <w:rPr>
                <w:ins w:id="106" w:author="Kush Khalasi" w:date="2025-07-29T16:41:00Z" w16du:dateUtc="2025-07-29T11:11:00Z"/>
                <w:sz w:val="24"/>
                <w:szCs w:val="24"/>
                <w:rPrChange w:id="107" w:author="Kush Khalasi" w:date="2025-07-29T11:49:00Z" w16du:dateUtc="2025-07-29T06:19:00Z">
                  <w:rPr>
                    <w:ins w:id="108" w:author="Kush Khalasi" w:date="2025-07-29T16:41:00Z" w16du:dateUtc="2025-07-29T11:11:00Z"/>
                  </w:rPr>
                </w:rPrChange>
              </w:rPr>
              <w:pPrChange w:id="109" w:author="Kush Khalasi" w:date="2025-07-29T11:54:00Z" w16du:dateUtc="2025-07-29T06:24:00Z">
                <w:pPr>
                  <w:pStyle w:val="Heading1"/>
                  <w:tabs>
                    <w:tab w:val="left" w:pos="270"/>
                  </w:tabs>
                  <w:jc w:val="center"/>
                </w:pPr>
              </w:pPrChange>
            </w:pPr>
            <w:ins w:id="110" w:author="Kush Khalasi" w:date="2025-07-29T16:41:00Z" w16du:dateUtc="2025-07-29T11:11:00Z">
              <w:r w:rsidRPr="00055EF8">
                <w:rPr>
                  <w:b/>
                  <w:bCs/>
                  <w:sz w:val="24"/>
                  <w:szCs w:val="24"/>
                  <w:rPrChange w:id="111" w:author="Kush Khalasi" w:date="2025-07-29T11:49:00Z" w16du:dateUtc="2025-07-29T06:19:00Z">
                    <w:rPr>
                      <w:rFonts w:asciiTheme="majorHAnsi" w:eastAsiaTheme="majorEastAsia" w:hAnsiTheme="majorHAnsi" w:cstheme="majorBidi"/>
                      <w:color w:val="365F91" w:themeColor="accent1" w:themeShade="BF"/>
                      <w:sz w:val="24"/>
                      <w:szCs w:val="24"/>
                    </w:rPr>
                  </w:rPrChange>
                </w:rPr>
                <w:t>Eff Date:</w:t>
              </w:r>
              <w:r w:rsidRPr="00055EF8">
                <w:rPr>
                  <w:sz w:val="24"/>
                  <w:szCs w:val="24"/>
                  <w:rPrChange w:id="112" w:author="Kush Khalasi" w:date="2025-07-29T11:49:00Z" w16du:dateUtc="2025-07-29T06:19:00Z">
                    <w:rPr>
                      <w:rFonts w:asciiTheme="majorHAnsi" w:eastAsiaTheme="majorEastAsia" w:hAnsiTheme="majorHAnsi" w:cstheme="majorBidi"/>
                      <w:color w:val="365F91" w:themeColor="accent1" w:themeShade="BF"/>
                    </w:rPr>
                  </w:rPrChange>
                </w:rPr>
                <w:t xml:space="preserve"> 01/01/</w:t>
              </w:r>
              <w:r>
                <w:rPr>
                  <w:sz w:val="24"/>
                  <w:szCs w:val="24"/>
                </w:rPr>
                <w:t>2</w:t>
              </w:r>
              <w:r w:rsidRPr="00055EF8">
                <w:rPr>
                  <w:sz w:val="24"/>
                  <w:szCs w:val="24"/>
                </w:rPr>
                <w:t>0</w:t>
              </w:r>
              <w:r w:rsidRPr="00055EF8">
                <w:rPr>
                  <w:sz w:val="24"/>
                  <w:szCs w:val="24"/>
                  <w:rPrChange w:id="113" w:author="Kush Khalasi" w:date="2025-07-29T11:49:00Z" w16du:dateUtc="2025-07-29T06:19:00Z">
                    <w:rPr>
                      <w:rFonts w:asciiTheme="majorHAnsi" w:eastAsiaTheme="majorEastAsia" w:hAnsiTheme="majorHAnsi" w:cstheme="majorBidi"/>
                      <w:color w:val="365F91" w:themeColor="accent1" w:themeShade="BF"/>
                    </w:rPr>
                  </w:rPrChange>
                </w:rPr>
                <w:t>24</w:t>
              </w:r>
            </w:ins>
          </w:p>
        </w:tc>
        <w:tc>
          <w:tcPr>
            <w:tcW w:w="3870" w:type="dxa"/>
            <w:vAlign w:val="center"/>
            <w:tcPrChange w:id="114" w:author="Kush Khalasi" w:date="2025-07-29T11:54:00Z" w16du:dateUtc="2025-07-29T06:24:00Z">
              <w:tcPr>
                <w:tcW w:w="4050" w:type="dxa"/>
                <w:gridSpan w:val="2"/>
              </w:tcPr>
            </w:tcPrChange>
          </w:tcPr>
          <w:p w14:paraId="1E8362E2" w14:textId="77777777" w:rsidR="004A3DA4" w:rsidRPr="00055EF8" w:rsidRDefault="004A3DA4">
            <w:pPr>
              <w:jc w:val="center"/>
              <w:rPr>
                <w:ins w:id="115" w:author="Kush Khalasi" w:date="2025-07-29T16:41:00Z" w16du:dateUtc="2025-07-29T11:11:00Z"/>
                <w:sz w:val="24"/>
                <w:szCs w:val="24"/>
                <w:rPrChange w:id="116" w:author="Kush Khalasi" w:date="2025-07-29T11:49:00Z" w16du:dateUtc="2025-07-29T06:19:00Z">
                  <w:rPr>
                    <w:ins w:id="117" w:author="Kush Khalasi" w:date="2025-07-29T16:41:00Z" w16du:dateUtc="2025-07-29T11:11:00Z"/>
                  </w:rPr>
                </w:rPrChange>
              </w:rPr>
              <w:pPrChange w:id="118" w:author="Kush Khalasi" w:date="2025-07-29T11:54:00Z" w16du:dateUtc="2025-07-29T06:24:00Z">
                <w:pPr>
                  <w:pStyle w:val="Heading1"/>
                  <w:tabs>
                    <w:tab w:val="left" w:pos="270"/>
                  </w:tabs>
                  <w:jc w:val="center"/>
                </w:pPr>
              </w:pPrChange>
            </w:pPr>
            <w:ins w:id="119" w:author="Kush Khalasi" w:date="2025-07-29T16:41:00Z" w16du:dateUtc="2025-07-29T11:11:00Z">
              <w:r w:rsidRPr="00055EF8">
                <w:rPr>
                  <w:sz w:val="24"/>
                  <w:szCs w:val="24"/>
                  <w:rPrChange w:id="120" w:author="Kush Khalasi" w:date="2025-07-29T11:49:00Z" w16du:dateUtc="2025-07-29T06:19:00Z">
                    <w:rPr>
                      <w:rFonts w:asciiTheme="majorHAnsi" w:eastAsiaTheme="majorEastAsia" w:hAnsiTheme="majorHAnsi" w:cstheme="majorBidi"/>
                      <w:color w:val="365F91" w:themeColor="accent1" w:themeShade="BF"/>
                    </w:rPr>
                  </w:rPrChange>
                </w:rPr>
                <w:t>Initial release</w:t>
              </w:r>
            </w:ins>
          </w:p>
        </w:tc>
        <w:tc>
          <w:tcPr>
            <w:tcW w:w="2395" w:type="dxa"/>
            <w:vAlign w:val="center"/>
            <w:tcPrChange w:id="121" w:author="Kush Khalasi" w:date="2025-07-29T11:54:00Z" w16du:dateUtc="2025-07-29T06:24:00Z">
              <w:tcPr>
                <w:tcW w:w="2395" w:type="dxa"/>
              </w:tcPr>
            </w:tcPrChange>
          </w:tcPr>
          <w:p w14:paraId="3175408F" w14:textId="77777777" w:rsidR="004A3DA4" w:rsidRPr="00055EF8" w:rsidRDefault="004A3DA4">
            <w:pPr>
              <w:jc w:val="center"/>
              <w:rPr>
                <w:ins w:id="122" w:author="Kush Khalasi" w:date="2025-07-29T16:41:00Z" w16du:dateUtc="2025-07-29T11:11:00Z"/>
                <w:sz w:val="24"/>
                <w:szCs w:val="24"/>
                <w:rPrChange w:id="123" w:author="Kush Khalasi" w:date="2025-07-29T11:49:00Z" w16du:dateUtc="2025-07-29T06:19:00Z">
                  <w:rPr>
                    <w:ins w:id="124" w:author="Kush Khalasi" w:date="2025-07-29T16:41:00Z" w16du:dateUtc="2025-07-29T11:11:00Z"/>
                  </w:rPr>
                </w:rPrChange>
              </w:rPr>
              <w:pPrChange w:id="125" w:author="Kush Khalasi" w:date="2025-07-29T11:54:00Z" w16du:dateUtc="2025-07-29T06:24:00Z">
                <w:pPr>
                  <w:pStyle w:val="Heading1"/>
                  <w:tabs>
                    <w:tab w:val="left" w:pos="270"/>
                  </w:tabs>
                  <w:jc w:val="center"/>
                </w:pPr>
              </w:pPrChange>
            </w:pPr>
            <w:ins w:id="126" w:author="Kush Khalasi" w:date="2025-07-29T16:41:00Z" w16du:dateUtc="2025-07-29T11:11:00Z">
              <w:r w:rsidRPr="00055EF8">
                <w:rPr>
                  <w:sz w:val="24"/>
                  <w:szCs w:val="24"/>
                  <w:rPrChange w:id="127" w:author="Kush Khalasi" w:date="2025-07-29T11:49:00Z" w16du:dateUtc="2025-07-29T06:19:00Z">
                    <w:rPr>
                      <w:rFonts w:asciiTheme="majorHAnsi" w:eastAsiaTheme="majorEastAsia" w:hAnsiTheme="majorHAnsi" w:cstheme="majorBidi"/>
                      <w:b/>
                      <w:bCs/>
                      <w:color w:val="365F91" w:themeColor="accent1" w:themeShade="BF"/>
                      <w:sz w:val="24"/>
                      <w:szCs w:val="24"/>
                    </w:rPr>
                  </w:rPrChange>
                </w:rPr>
                <w:t>Douglas Potvin</w:t>
              </w:r>
            </w:ins>
          </w:p>
        </w:tc>
      </w:tr>
      <w:tr w:rsidR="004A3DA4" w:rsidRPr="00055EF8" w14:paraId="698F0526" w14:textId="77777777" w:rsidTr="00E7407E">
        <w:trPr>
          <w:trHeight w:val="710"/>
          <w:ins w:id="128" w:author="Kush Khalasi" w:date="2025-07-29T16:41:00Z"/>
        </w:trPr>
        <w:tc>
          <w:tcPr>
            <w:tcW w:w="1255" w:type="dxa"/>
            <w:vAlign w:val="center"/>
            <w:tcPrChange w:id="129" w:author="Kush Khalasi" w:date="2025-07-29T11:54:00Z" w16du:dateUtc="2025-07-29T06:24:00Z">
              <w:tcPr>
                <w:tcW w:w="1255" w:type="dxa"/>
              </w:tcPr>
            </w:tcPrChange>
          </w:tcPr>
          <w:p w14:paraId="306FD977" w14:textId="77777777" w:rsidR="004A3DA4" w:rsidRPr="00055EF8" w:rsidRDefault="004A3DA4">
            <w:pPr>
              <w:jc w:val="center"/>
              <w:rPr>
                <w:ins w:id="130" w:author="Kush Khalasi" w:date="2025-07-29T16:41:00Z" w16du:dateUtc="2025-07-29T11:11:00Z"/>
                <w:sz w:val="24"/>
                <w:szCs w:val="24"/>
                <w:rPrChange w:id="131" w:author="Kush Khalasi" w:date="2025-07-29T11:49:00Z" w16du:dateUtc="2025-07-29T06:19:00Z">
                  <w:rPr>
                    <w:ins w:id="132" w:author="Kush Khalasi" w:date="2025-07-29T16:41:00Z" w16du:dateUtc="2025-07-29T11:11:00Z"/>
                  </w:rPr>
                </w:rPrChange>
              </w:rPr>
              <w:pPrChange w:id="133" w:author="Kush Khalasi" w:date="2025-07-29T11:54:00Z" w16du:dateUtc="2025-07-29T06:24:00Z">
                <w:pPr>
                  <w:pStyle w:val="Heading1"/>
                  <w:tabs>
                    <w:tab w:val="left" w:pos="270"/>
                  </w:tabs>
                  <w:jc w:val="center"/>
                </w:pPr>
              </w:pPrChange>
            </w:pPr>
            <w:ins w:id="134" w:author="Kush Khalasi" w:date="2025-07-29T16:41:00Z" w16du:dateUtc="2025-07-29T11:11:00Z">
              <w:r w:rsidRPr="00055EF8">
                <w:rPr>
                  <w:sz w:val="24"/>
                  <w:szCs w:val="24"/>
                  <w:rPrChange w:id="135" w:author="Kush Khalasi" w:date="2025-07-29T11:49:00Z" w16du:dateUtc="2025-07-29T06:19:00Z">
                    <w:rPr>
                      <w:rFonts w:asciiTheme="majorHAnsi" w:eastAsiaTheme="majorEastAsia" w:hAnsiTheme="majorHAnsi" w:cstheme="majorBidi"/>
                      <w:color w:val="365F91" w:themeColor="accent1" w:themeShade="BF"/>
                    </w:rPr>
                  </w:rPrChange>
                </w:rPr>
                <w:t>1.0</w:t>
              </w:r>
            </w:ins>
          </w:p>
        </w:tc>
        <w:tc>
          <w:tcPr>
            <w:tcW w:w="2340" w:type="dxa"/>
            <w:vAlign w:val="center"/>
            <w:tcPrChange w:id="136" w:author="Kush Khalasi" w:date="2025-07-29T11:54:00Z" w16du:dateUtc="2025-07-29T06:24:00Z">
              <w:tcPr>
                <w:tcW w:w="2160" w:type="dxa"/>
              </w:tcPr>
            </w:tcPrChange>
          </w:tcPr>
          <w:p w14:paraId="4DF66E57" w14:textId="77777777" w:rsidR="004A3DA4" w:rsidRPr="00055EF8" w:rsidRDefault="004A3DA4">
            <w:pPr>
              <w:jc w:val="center"/>
              <w:rPr>
                <w:ins w:id="137" w:author="Kush Khalasi" w:date="2025-07-29T16:41:00Z" w16du:dateUtc="2025-07-29T11:11:00Z"/>
                <w:sz w:val="24"/>
                <w:szCs w:val="24"/>
                <w:rPrChange w:id="138" w:author="Kush Khalasi" w:date="2025-07-29T11:49:00Z" w16du:dateUtc="2025-07-29T06:19:00Z">
                  <w:rPr>
                    <w:ins w:id="139" w:author="Kush Khalasi" w:date="2025-07-29T16:41:00Z" w16du:dateUtc="2025-07-29T11:11:00Z"/>
                  </w:rPr>
                </w:rPrChange>
              </w:rPr>
              <w:pPrChange w:id="140" w:author="Kush Khalasi" w:date="2025-07-29T11:54:00Z" w16du:dateUtc="2025-07-29T06:24:00Z">
                <w:pPr>
                  <w:pStyle w:val="Heading1"/>
                  <w:tabs>
                    <w:tab w:val="left" w:pos="270"/>
                  </w:tabs>
                  <w:jc w:val="center"/>
                </w:pPr>
              </w:pPrChange>
            </w:pPr>
            <w:ins w:id="141" w:author="Kush Khalasi" w:date="2025-07-29T16:41:00Z" w16du:dateUtc="2025-07-29T11:11:00Z">
              <w:r w:rsidRPr="00055EF8">
                <w:rPr>
                  <w:sz w:val="24"/>
                  <w:szCs w:val="24"/>
                  <w:rPrChange w:id="142" w:author="Kush Khalasi" w:date="2025-07-29T11:49:00Z" w16du:dateUtc="2025-07-29T06:19:00Z">
                    <w:rPr>
                      <w:rFonts w:asciiTheme="majorHAnsi" w:eastAsiaTheme="majorEastAsia" w:hAnsiTheme="majorHAnsi" w:cstheme="majorBidi"/>
                      <w:color w:val="365F91" w:themeColor="accent1" w:themeShade="BF"/>
                    </w:rPr>
                  </w:rPrChange>
                </w:rPr>
                <w:t>01/01/2025</w:t>
              </w:r>
            </w:ins>
          </w:p>
        </w:tc>
        <w:tc>
          <w:tcPr>
            <w:tcW w:w="3870" w:type="dxa"/>
            <w:vAlign w:val="center"/>
            <w:tcPrChange w:id="143" w:author="Kush Khalasi" w:date="2025-07-29T11:54:00Z" w16du:dateUtc="2025-07-29T06:24:00Z">
              <w:tcPr>
                <w:tcW w:w="4050" w:type="dxa"/>
                <w:gridSpan w:val="2"/>
              </w:tcPr>
            </w:tcPrChange>
          </w:tcPr>
          <w:p w14:paraId="01F3DDB8" w14:textId="4FF0293B" w:rsidR="004A3DA4" w:rsidRPr="00055EF8" w:rsidRDefault="008958D6">
            <w:pPr>
              <w:jc w:val="center"/>
              <w:rPr>
                <w:ins w:id="144" w:author="Kush Khalasi" w:date="2025-07-29T16:41:00Z" w16du:dateUtc="2025-07-29T11:11:00Z"/>
                <w:sz w:val="24"/>
                <w:szCs w:val="24"/>
                <w:rPrChange w:id="145" w:author="Kush Khalasi" w:date="2025-07-29T11:49:00Z" w16du:dateUtc="2025-07-29T06:19:00Z">
                  <w:rPr>
                    <w:ins w:id="146" w:author="Kush Khalasi" w:date="2025-07-29T16:41:00Z" w16du:dateUtc="2025-07-29T11:11:00Z"/>
                  </w:rPr>
                </w:rPrChange>
              </w:rPr>
              <w:pPrChange w:id="147" w:author="Kush Khalasi" w:date="2025-07-29T11:54:00Z" w16du:dateUtc="2025-07-29T06:24:00Z">
                <w:pPr>
                  <w:pStyle w:val="Heading1"/>
                  <w:tabs>
                    <w:tab w:val="left" w:pos="270"/>
                  </w:tabs>
                  <w:jc w:val="center"/>
                </w:pPr>
              </w:pPrChange>
            </w:pPr>
            <w:ins w:id="148" w:author="Kush Khalasi" w:date="2025-07-29T16:43:00Z">
              <w:r w:rsidRPr="008958D6">
                <w:rPr>
                  <w:sz w:val="24"/>
                  <w:szCs w:val="24"/>
                </w:rPr>
                <w:t>Added new qualitative and quantitative targets, and updated the 'Responsibility' section.</w:t>
              </w:r>
            </w:ins>
          </w:p>
        </w:tc>
        <w:tc>
          <w:tcPr>
            <w:tcW w:w="2395" w:type="dxa"/>
            <w:vAlign w:val="center"/>
            <w:tcPrChange w:id="149" w:author="Kush Khalasi" w:date="2025-07-29T11:54:00Z" w16du:dateUtc="2025-07-29T06:24:00Z">
              <w:tcPr>
                <w:tcW w:w="2395" w:type="dxa"/>
              </w:tcPr>
            </w:tcPrChange>
          </w:tcPr>
          <w:p w14:paraId="038D94B8" w14:textId="77777777" w:rsidR="004A3DA4" w:rsidRPr="00055EF8" w:rsidRDefault="004A3DA4">
            <w:pPr>
              <w:jc w:val="center"/>
              <w:rPr>
                <w:ins w:id="150" w:author="Kush Khalasi" w:date="2025-07-29T16:41:00Z" w16du:dateUtc="2025-07-29T11:11:00Z"/>
                <w:sz w:val="24"/>
                <w:szCs w:val="24"/>
                <w:rPrChange w:id="151" w:author="Kush Khalasi" w:date="2025-07-29T11:49:00Z" w16du:dateUtc="2025-07-29T06:19:00Z">
                  <w:rPr>
                    <w:ins w:id="152" w:author="Kush Khalasi" w:date="2025-07-29T16:41:00Z" w16du:dateUtc="2025-07-29T11:11:00Z"/>
                  </w:rPr>
                </w:rPrChange>
              </w:rPr>
              <w:pPrChange w:id="153" w:author="Kush Khalasi" w:date="2025-07-29T11:54:00Z" w16du:dateUtc="2025-07-29T06:24:00Z">
                <w:pPr>
                  <w:pStyle w:val="Heading1"/>
                  <w:tabs>
                    <w:tab w:val="left" w:pos="270"/>
                  </w:tabs>
                  <w:jc w:val="center"/>
                </w:pPr>
              </w:pPrChange>
            </w:pPr>
          </w:p>
        </w:tc>
      </w:tr>
      <w:tr w:rsidR="004A3DA4" w:rsidRPr="00055EF8" w14:paraId="155A3FA9" w14:textId="77777777" w:rsidTr="00E7407E">
        <w:trPr>
          <w:ins w:id="154" w:author="Kush Khalasi" w:date="2025-07-29T16:41:00Z"/>
        </w:trPr>
        <w:tc>
          <w:tcPr>
            <w:tcW w:w="1255" w:type="dxa"/>
            <w:tcPrChange w:id="155" w:author="Kush Khalasi" w:date="2025-07-29T11:53:00Z" w16du:dateUtc="2025-07-29T06:23:00Z">
              <w:tcPr>
                <w:tcW w:w="1255" w:type="dxa"/>
              </w:tcPr>
            </w:tcPrChange>
          </w:tcPr>
          <w:p w14:paraId="2EC57D61" w14:textId="77777777" w:rsidR="004A3DA4" w:rsidRPr="00055EF8" w:rsidRDefault="004A3DA4">
            <w:pPr>
              <w:rPr>
                <w:ins w:id="156" w:author="Kush Khalasi" w:date="2025-07-29T16:41:00Z" w16du:dateUtc="2025-07-29T11:11:00Z"/>
                <w:sz w:val="24"/>
                <w:szCs w:val="24"/>
                <w:rPrChange w:id="157" w:author="Kush Khalasi" w:date="2025-07-29T11:49:00Z" w16du:dateUtc="2025-07-29T06:19:00Z">
                  <w:rPr>
                    <w:ins w:id="158" w:author="Kush Khalasi" w:date="2025-07-29T16:41:00Z" w16du:dateUtc="2025-07-29T11:11:00Z"/>
                  </w:rPr>
                </w:rPrChange>
              </w:rPr>
              <w:pPrChange w:id="159" w:author="Kush Khalasi" w:date="2025-07-29T11:49:00Z" w16du:dateUtc="2025-07-29T06:19:00Z">
                <w:pPr>
                  <w:pStyle w:val="Heading1"/>
                  <w:tabs>
                    <w:tab w:val="left" w:pos="270"/>
                  </w:tabs>
                  <w:jc w:val="center"/>
                </w:pPr>
              </w:pPrChange>
            </w:pPr>
          </w:p>
        </w:tc>
        <w:tc>
          <w:tcPr>
            <w:tcW w:w="2340" w:type="dxa"/>
            <w:tcPrChange w:id="160" w:author="Kush Khalasi" w:date="2025-07-29T11:53:00Z" w16du:dateUtc="2025-07-29T06:23:00Z">
              <w:tcPr>
                <w:tcW w:w="2160" w:type="dxa"/>
              </w:tcPr>
            </w:tcPrChange>
          </w:tcPr>
          <w:p w14:paraId="6967C315" w14:textId="77777777" w:rsidR="004A3DA4" w:rsidRPr="00055EF8" w:rsidRDefault="004A3DA4">
            <w:pPr>
              <w:rPr>
                <w:ins w:id="161" w:author="Kush Khalasi" w:date="2025-07-29T16:41:00Z" w16du:dateUtc="2025-07-29T11:11:00Z"/>
                <w:sz w:val="24"/>
                <w:szCs w:val="24"/>
                <w:rPrChange w:id="162" w:author="Kush Khalasi" w:date="2025-07-29T11:49:00Z" w16du:dateUtc="2025-07-29T06:19:00Z">
                  <w:rPr>
                    <w:ins w:id="163" w:author="Kush Khalasi" w:date="2025-07-29T16:41:00Z" w16du:dateUtc="2025-07-29T11:11:00Z"/>
                  </w:rPr>
                </w:rPrChange>
              </w:rPr>
              <w:pPrChange w:id="164" w:author="Kush Khalasi" w:date="2025-07-29T11:49:00Z" w16du:dateUtc="2025-07-29T06:19:00Z">
                <w:pPr>
                  <w:pStyle w:val="Heading1"/>
                  <w:tabs>
                    <w:tab w:val="left" w:pos="270"/>
                  </w:tabs>
                  <w:jc w:val="center"/>
                </w:pPr>
              </w:pPrChange>
            </w:pPr>
          </w:p>
        </w:tc>
        <w:tc>
          <w:tcPr>
            <w:tcW w:w="3870" w:type="dxa"/>
            <w:tcPrChange w:id="165" w:author="Kush Khalasi" w:date="2025-07-29T11:53:00Z" w16du:dateUtc="2025-07-29T06:23:00Z">
              <w:tcPr>
                <w:tcW w:w="4050" w:type="dxa"/>
                <w:gridSpan w:val="2"/>
              </w:tcPr>
            </w:tcPrChange>
          </w:tcPr>
          <w:p w14:paraId="4CB3FC75" w14:textId="77777777" w:rsidR="004A3DA4" w:rsidRPr="00055EF8" w:rsidRDefault="004A3DA4">
            <w:pPr>
              <w:rPr>
                <w:ins w:id="166" w:author="Kush Khalasi" w:date="2025-07-29T16:41:00Z" w16du:dateUtc="2025-07-29T11:11:00Z"/>
                <w:sz w:val="24"/>
                <w:szCs w:val="24"/>
                <w:rPrChange w:id="167" w:author="Kush Khalasi" w:date="2025-07-29T11:49:00Z" w16du:dateUtc="2025-07-29T06:19:00Z">
                  <w:rPr>
                    <w:ins w:id="168" w:author="Kush Khalasi" w:date="2025-07-29T16:41:00Z" w16du:dateUtc="2025-07-29T11:11:00Z"/>
                  </w:rPr>
                </w:rPrChange>
              </w:rPr>
              <w:pPrChange w:id="169" w:author="Kush Khalasi" w:date="2025-07-29T11:49:00Z" w16du:dateUtc="2025-07-29T06:19:00Z">
                <w:pPr>
                  <w:pStyle w:val="Heading1"/>
                  <w:tabs>
                    <w:tab w:val="left" w:pos="270"/>
                  </w:tabs>
                  <w:jc w:val="center"/>
                </w:pPr>
              </w:pPrChange>
            </w:pPr>
          </w:p>
        </w:tc>
        <w:tc>
          <w:tcPr>
            <w:tcW w:w="2395" w:type="dxa"/>
            <w:tcPrChange w:id="170" w:author="Kush Khalasi" w:date="2025-07-29T11:53:00Z" w16du:dateUtc="2025-07-29T06:23:00Z">
              <w:tcPr>
                <w:tcW w:w="2395" w:type="dxa"/>
              </w:tcPr>
            </w:tcPrChange>
          </w:tcPr>
          <w:p w14:paraId="2FE8E9B3" w14:textId="77777777" w:rsidR="004A3DA4" w:rsidRPr="00055EF8" w:rsidRDefault="004A3DA4">
            <w:pPr>
              <w:rPr>
                <w:ins w:id="171" w:author="Kush Khalasi" w:date="2025-07-29T16:41:00Z" w16du:dateUtc="2025-07-29T11:11:00Z"/>
                <w:sz w:val="24"/>
                <w:szCs w:val="24"/>
                <w:rPrChange w:id="172" w:author="Kush Khalasi" w:date="2025-07-29T11:49:00Z" w16du:dateUtc="2025-07-29T06:19:00Z">
                  <w:rPr>
                    <w:ins w:id="173" w:author="Kush Khalasi" w:date="2025-07-29T16:41:00Z" w16du:dateUtc="2025-07-29T11:11:00Z"/>
                  </w:rPr>
                </w:rPrChange>
              </w:rPr>
              <w:pPrChange w:id="174" w:author="Kush Khalasi" w:date="2025-07-29T11:49:00Z" w16du:dateUtc="2025-07-29T06:19:00Z">
                <w:pPr>
                  <w:pStyle w:val="Heading1"/>
                  <w:tabs>
                    <w:tab w:val="left" w:pos="270"/>
                  </w:tabs>
                  <w:jc w:val="center"/>
                </w:pPr>
              </w:pPrChange>
            </w:pPr>
          </w:p>
        </w:tc>
      </w:tr>
      <w:tr w:rsidR="004A3DA4" w:rsidRPr="00055EF8" w14:paraId="3FEB4543" w14:textId="77777777" w:rsidTr="00E7407E">
        <w:trPr>
          <w:ins w:id="175" w:author="Kush Khalasi" w:date="2025-07-29T16:41:00Z"/>
        </w:trPr>
        <w:tc>
          <w:tcPr>
            <w:tcW w:w="1255" w:type="dxa"/>
            <w:tcPrChange w:id="176" w:author="Kush Khalasi" w:date="2025-07-29T11:53:00Z" w16du:dateUtc="2025-07-29T06:23:00Z">
              <w:tcPr>
                <w:tcW w:w="1255" w:type="dxa"/>
              </w:tcPr>
            </w:tcPrChange>
          </w:tcPr>
          <w:p w14:paraId="424902BF" w14:textId="77777777" w:rsidR="004A3DA4" w:rsidRPr="00055EF8" w:rsidRDefault="004A3DA4">
            <w:pPr>
              <w:rPr>
                <w:ins w:id="177" w:author="Kush Khalasi" w:date="2025-07-29T16:41:00Z" w16du:dateUtc="2025-07-29T11:11:00Z"/>
                <w:sz w:val="24"/>
                <w:szCs w:val="24"/>
                <w:rPrChange w:id="178" w:author="Kush Khalasi" w:date="2025-07-29T11:49:00Z" w16du:dateUtc="2025-07-29T06:19:00Z">
                  <w:rPr>
                    <w:ins w:id="179" w:author="Kush Khalasi" w:date="2025-07-29T16:41:00Z" w16du:dateUtc="2025-07-29T11:11:00Z"/>
                  </w:rPr>
                </w:rPrChange>
              </w:rPr>
              <w:pPrChange w:id="180" w:author="Kush Khalasi" w:date="2025-07-29T11:49:00Z" w16du:dateUtc="2025-07-29T06:19:00Z">
                <w:pPr>
                  <w:pStyle w:val="Heading1"/>
                  <w:tabs>
                    <w:tab w:val="left" w:pos="270"/>
                  </w:tabs>
                  <w:jc w:val="center"/>
                </w:pPr>
              </w:pPrChange>
            </w:pPr>
          </w:p>
        </w:tc>
        <w:tc>
          <w:tcPr>
            <w:tcW w:w="2340" w:type="dxa"/>
            <w:tcPrChange w:id="181" w:author="Kush Khalasi" w:date="2025-07-29T11:53:00Z" w16du:dateUtc="2025-07-29T06:23:00Z">
              <w:tcPr>
                <w:tcW w:w="2160" w:type="dxa"/>
              </w:tcPr>
            </w:tcPrChange>
          </w:tcPr>
          <w:p w14:paraId="05FB36C0" w14:textId="77777777" w:rsidR="004A3DA4" w:rsidRPr="00055EF8" w:rsidRDefault="004A3DA4">
            <w:pPr>
              <w:rPr>
                <w:ins w:id="182" w:author="Kush Khalasi" w:date="2025-07-29T16:41:00Z" w16du:dateUtc="2025-07-29T11:11:00Z"/>
                <w:sz w:val="24"/>
                <w:szCs w:val="24"/>
                <w:rPrChange w:id="183" w:author="Kush Khalasi" w:date="2025-07-29T11:49:00Z" w16du:dateUtc="2025-07-29T06:19:00Z">
                  <w:rPr>
                    <w:ins w:id="184" w:author="Kush Khalasi" w:date="2025-07-29T16:41:00Z" w16du:dateUtc="2025-07-29T11:11:00Z"/>
                  </w:rPr>
                </w:rPrChange>
              </w:rPr>
              <w:pPrChange w:id="185" w:author="Kush Khalasi" w:date="2025-07-29T11:49:00Z" w16du:dateUtc="2025-07-29T06:19:00Z">
                <w:pPr>
                  <w:pStyle w:val="Heading1"/>
                  <w:tabs>
                    <w:tab w:val="left" w:pos="270"/>
                  </w:tabs>
                  <w:jc w:val="center"/>
                </w:pPr>
              </w:pPrChange>
            </w:pPr>
          </w:p>
        </w:tc>
        <w:tc>
          <w:tcPr>
            <w:tcW w:w="3870" w:type="dxa"/>
            <w:tcPrChange w:id="186" w:author="Kush Khalasi" w:date="2025-07-29T11:53:00Z" w16du:dateUtc="2025-07-29T06:23:00Z">
              <w:tcPr>
                <w:tcW w:w="4050" w:type="dxa"/>
                <w:gridSpan w:val="2"/>
              </w:tcPr>
            </w:tcPrChange>
          </w:tcPr>
          <w:p w14:paraId="117023AB" w14:textId="77777777" w:rsidR="004A3DA4" w:rsidRPr="00055EF8" w:rsidRDefault="004A3DA4">
            <w:pPr>
              <w:rPr>
                <w:ins w:id="187" w:author="Kush Khalasi" w:date="2025-07-29T16:41:00Z" w16du:dateUtc="2025-07-29T11:11:00Z"/>
                <w:sz w:val="24"/>
                <w:szCs w:val="24"/>
                <w:rPrChange w:id="188" w:author="Kush Khalasi" w:date="2025-07-29T11:49:00Z" w16du:dateUtc="2025-07-29T06:19:00Z">
                  <w:rPr>
                    <w:ins w:id="189" w:author="Kush Khalasi" w:date="2025-07-29T16:41:00Z" w16du:dateUtc="2025-07-29T11:11:00Z"/>
                  </w:rPr>
                </w:rPrChange>
              </w:rPr>
              <w:pPrChange w:id="190" w:author="Kush Khalasi" w:date="2025-07-29T11:49:00Z" w16du:dateUtc="2025-07-29T06:19:00Z">
                <w:pPr>
                  <w:pStyle w:val="Heading1"/>
                  <w:tabs>
                    <w:tab w:val="left" w:pos="270"/>
                  </w:tabs>
                  <w:jc w:val="center"/>
                </w:pPr>
              </w:pPrChange>
            </w:pPr>
          </w:p>
        </w:tc>
        <w:tc>
          <w:tcPr>
            <w:tcW w:w="2395" w:type="dxa"/>
            <w:tcPrChange w:id="191" w:author="Kush Khalasi" w:date="2025-07-29T11:53:00Z" w16du:dateUtc="2025-07-29T06:23:00Z">
              <w:tcPr>
                <w:tcW w:w="2395" w:type="dxa"/>
              </w:tcPr>
            </w:tcPrChange>
          </w:tcPr>
          <w:p w14:paraId="16150847" w14:textId="77777777" w:rsidR="004A3DA4" w:rsidRPr="00055EF8" w:rsidRDefault="004A3DA4">
            <w:pPr>
              <w:rPr>
                <w:ins w:id="192" w:author="Kush Khalasi" w:date="2025-07-29T16:41:00Z" w16du:dateUtc="2025-07-29T11:11:00Z"/>
                <w:sz w:val="24"/>
                <w:szCs w:val="24"/>
                <w:rPrChange w:id="193" w:author="Kush Khalasi" w:date="2025-07-29T11:49:00Z" w16du:dateUtc="2025-07-29T06:19:00Z">
                  <w:rPr>
                    <w:ins w:id="194" w:author="Kush Khalasi" w:date="2025-07-29T16:41:00Z" w16du:dateUtc="2025-07-29T11:11:00Z"/>
                  </w:rPr>
                </w:rPrChange>
              </w:rPr>
              <w:pPrChange w:id="195" w:author="Kush Khalasi" w:date="2025-07-29T11:49:00Z" w16du:dateUtc="2025-07-29T06:19:00Z">
                <w:pPr>
                  <w:pStyle w:val="Heading1"/>
                  <w:tabs>
                    <w:tab w:val="left" w:pos="270"/>
                  </w:tabs>
                  <w:jc w:val="center"/>
                </w:pPr>
              </w:pPrChange>
            </w:pPr>
          </w:p>
        </w:tc>
      </w:tr>
      <w:tr w:rsidR="004A3DA4" w:rsidRPr="00055EF8" w14:paraId="72771C65" w14:textId="77777777" w:rsidTr="00E7407E">
        <w:trPr>
          <w:ins w:id="196" w:author="Kush Khalasi" w:date="2025-07-29T16:41:00Z"/>
        </w:trPr>
        <w:tc>
          <w:tcPr>
            <w:tcW w:w="1255" w:type="dxa"/>
            <w:tcPrChange w:id="197" w:author="Kush Khalasi" w:date="2025-07-29T11:53:00Z" w16du:dateUtc="2025-07-29T06:23:00Z">
              <w:tcPr>
                <w:tcW w:w="1255" w:type="dxa"/>
              </w:tcPr>
            </w:tcPrChange>
          </w:tcPr>
          <w:p w14:paraId="3FCD0164" w14:textId="77777777" w:rsidR="004A3DA4" w:rsidRPr="00055EF8" w:rsidRDefault="004A3DA4">
            <w:pPr>
              <w:rPr>
                <w:ins w:id="198" w:author="Kush Khalasi" w:date="2025-07-29T16:41:00Z" w16du:dateUtc="2025-07-29T11:11:00Z"/>
                <w:sz w:val="24"/>
                <w:szCs w:val="24"/>
                <w:rPrChange w:id="199" w:author="Kush Khalasi" w:date="2025-07-29T11:49:00Z" w16du:dateUtc="2025-07-29T06:19:00Z">
                  <w:rPr>
                    <w:ins w:id="200" w:author="Kush Khalasi" w:date="2025-07-29T16:41:00Z" w16du:dateUtc="2025-07-29T11:11:00Z"/>
                  </w:rPr>
                </w:rPrChange>
              </w:rPr>
              <w:pPrChange w:id="201" w:author="Kush Khalasi" w:date="2025-07-29T11:49:00Z" w16du:dateUtc="2025-07-29T06:19:00Z">
                <w:pPr>
                  <w:pStyle w:val="Heading1"/>
                  <w:tabs>
                    <w:tab w:val="left" w:pos="270"/>
                  </w:tabs>
                  <w:jc w:val="center"/>
                </w:pPr>
              </w:pPrChange>
            </w:pPr>
          </w:p>
        </w:tc>
        <w:tc>
          <w:tcPr>
            <w:tcW w:w="2340" w:type="dxa"/>
            <w:tcPrChange w:id="202" w:author="Kush Khalasi" w:date="2025-07-29T11:53:00Z" w16du:dateUtc="2025-07-29T06:23:00Z">
              <w:tcPr>
                <w:tcW w:w="2160" w:type="dxa"/>
              </w:tcPr>
            </w:tcPrChange>
          </w:tcPr>
          <w:p w14:paraId="36BB424E" w14:textId="77777777" w:rsidR="004A3DA4" w:rsidRPr="00055EF8" w:rsidRDefault="004A3DA4">
            <w:pPr>
              <w:rPr>
                <w:ins w:id="203" w:author="Kush Khalasi" w:date="2025-07-29T16:41:00Z" w16du:dateUtc="2025-07-29T11:11:00Z"/>
                <w:sz w:val="24"/>
                <w:szCs w:val="24"/>
                <w:rPrChange w:id="204" w:author="Kush Khalasi" w:date="2025-07-29T11:49:00Z" w16du:dateUtc="2025-07-29T06:19:00Z">
                  <w:rPr>
                    <w:ins w:id="205" w:author="Kush Khalasi" w:date="2025-07-29T16:41:00Z" w16du:dateUtc="2025-07-29T11:11:00Z"/>
                  </w:rPr>
                </w:rPrChange>
              </w:rPr>
              <w:pPrChange w:id="206" w:author="Kush Khalasi" w:date="2025-07-29T11:49:00Z" w16du:dateUtc="2025-07-29T06:19:00Z">
                <w:pPr>
                  <w:pStyle w:val="Heading1"/>
                  <w:tabs>
                    <w:tab w:val="left" w:pos="270"/>
                  </w:tabs>
                  <w:jc w:val="center"/>
                </w:pPr>
              </w:pPrChange>
            </w:pPr>
          </w:p>
        </w:tc>
        <w:tc>
          <w:tcPr>
            <w:tcW w:w="3870" w:type="dxa"/>
            <w:tcPrChange w:id="207" w:author="Kush Khalasi" w:date="2025-07-29T11:53:00Z" w16du:dateUtc="2025-07-29T06:23:00Z">
              <w:tcPr>
                <w:tcW w:w="4050" w:type="dxa"/>
                <w:gridSpan w:val="2"/>
              </w:tcPr>
            </w:tcPrChange>
          </w:tcPr>
          <w:p w14:paraId="48EB702B" w14:textId="77777777" w:rsidR="004A3DA4" w:rsidRPr="00055EF8" w:rsidRDefault="004A3DA4">
            <w:pPr>
              <w:rPr>
                <w:ins w:id="208" w:author="Kush Khalasi" w:date="2025-07-29T16:41:00Z" w16du:dateUtc="2025-07-29T11:11:00Z"/>
                <w:sz w:val="24"/>
                <w:szCs w:val="24"/>
                <w:rPrChange w:id="209" w:author="Kush Khalasi" w:date="2025-07-29T11:49:00Z" w16du:dateUtc="2025-07-29T06:19:00Z">
                  <w:rPr>
                    <w:ins w:id="210" w:author="Kush Khalasi" w:date="2025-07-29T16:41:00Z" w16du:dateUtc="2025-07-29T11:11:00Z"/>
                  </w:rPr>
                </w:rPrChange>
              </w:rPr>
              <w:pPrChange w:id="211" w:author="Kush Khalasi" w:date="2025-07-29T11:49:00Z" w16du:dateUtc="2025-07-29T06:19:00Z">
                <w:pPr>
                  <w:pStyle w:val="Heading1"/>
                  <w:tabs>
                    <w:tab w:val="left" w:pos="270"/>
                  </w:tabs>
                  <w:jc w:val="center"/>
                </w:pPr>
              </w:pPrChange>
            </w:pPr>
          </w:p>
        </w:tc>
        <w:tc>
          <w:tcPr>
            <w:tcW w:w="2395" w:type="dxa"/>
            <w:tcPrChange w:id="212" w:author="Kush Khalasi" w:date="2025-07-29T11:53:00Z" w16du:dateUtc="2025-07-29T06:23:00Z">
              <w:tcPr>
                <w:tcW w:w="2395" w:type="dxa"/>
              </w:tcPr>
            </w:tcPrChange>
          </w:tcPr>
          <w:p w14:paraId="0B3B068E" w14:textId="77777777" w:rsidR="004A3DA4" w:rsidRPr="00055EF8" w:rsidRDefault="004A3DA4">
            <w:pPr>
              <w:rPr>
                <w:ins w:id="213" w:author="Kush Khalasi" w:date="2025-07-29T16:41:00Z" w16du:dateUtc="2025-07-29T11:11:00Z"/>
                <w:sz w:val="24"/>
                <w:szCs w:val="24"/>
                <w:rPrChange w:id="214" w:author="Kush Khalasi" w:date="2025-07-29T11:49:00Z" w16du:dateUtc="2025-07-29T06:19:00Z">
                  <w:rPr>
                    <w:ins w:id="215" w:author="Kush Khalasi" w:date="2025-07-29T16:41:00Z" w16du:dateUtc="2025-07-29T11:11:00Z"/>
                  </w:rPr>
                </w:rPrChange>
              </w:rPr>
              <w:pPrChange w:id="216" w:author="Kush Khalasi" w:date="2025-07-29T11:49:00Z" w16du:dateUtc="2025-07-29T06:19:00Z">
                <w:pPr>
                  <w:pStyle w:val="Heading1"/>
                  <w:tabs>
                    <w:tab w:val="left" w:pos="270"/>
                  </w:tabs>
                  <w:jc w:val="center"/>
                </w:pPr>
              </w:pPrChange>
            </w:pPr>
          </w:p>
        </w:tc>
      </w:tr>
    </w:tbl>
    <w:p w14:paraId="13C4908F" w14:textId="6E10452D" w:rsidR="00C67331" w:rsidRDefault="004A3DA4">
      <w:pPr>
        <w:pStyle w:val="Heading1"/>
        <w:numPr>
          <w:ilvl w:val="0"/>
          <w:numId w:val="5"/>
        </w:numPr>
        <w:tabs>
          <w:tab w:val="left" w:pos="479"/>
        </w:tabs>
        <w:spacing w:before="292"/>
        <w:ind w:left="479" w:hanging="359"/>
      </w:pPr>
      <w:ins w:id="217" w:author="Kush Khalasi" w:date="2025-07-29T16:41:00Z" w16du:dateUtc="2025-07-29T11:11:00Z">
        <w:r>
          <w:rPr>
            <w:color w:val="365F91"/>
            <w:spacing w:val="-2"/>
          </w:rPr>
          <w:br w:type="column"/>
        </w:r>
      </w:ins>
      <w:bookmarkStart w:id="218" w:name="_Toc204700198"/>
      <w:r w:rsidR="0067618B">
        <w:rPr>
          <w:color w:val="365F91"/>
          <w:spacing w:val="-2"/>
        </w:rPr>
        <w:lastRenderedPageBreak/>
        <w:t>INTRODUCTION</w:t>
      </w:r>
      <w:bookmarkEnd w:id="218"/>
    </w:p>
    <w:p w14:paraId="13C49090" w14:textId="18935A68" w:rsidR="00C67331" w:rsidRDefault="0067618B">
      <w:pPr>
        <w:pStyle w:val="BodyText"/>
        <w:spacing w:before="177" w:line="276" w:lineRule="auto"/>
        <w:ind w:left="120" w:right="477" w:firstLine="0"/>
      </w:pPr>
      <w:r>
        <w:t>At Trinity,</w:t>
      </w:r>
      <w:r>
        <w:rPr>
          <w:spacing w:val="-1"/>
        </w:rPr>
        <w:t xml:space="preserve"> </w:t>
      </w:r>
      <w:r>
        <w:t xml:space="preserve">we're committed to a triple bottom line approach, valuing people, planet, and profit. Our </w:t>
      </w:r>
      <w:r w:rsidR="00903D59">
        <w:t xml:space="preserve">sustainability </w:t>
      </w:r>
      <w:r>
        <w:t>policy ensures ethical sourcing</w:t>
      </w:r>
      <w:r w:rsidR="00903D59">
        <w:t xml:space="preserve"> and</w:t>
      </w:r>
      <w:r>
        <w:t xml:space="preserve"> environmental responsibility, in all our freight solutions. Together, we're building a sustainable future for generations to come.</w:t>
      </w:r>
    </w:p>
    <w:p w14:paraId="13C49091" w14:textId="77777777" w:rsidR="00C67331" w:rsidRDefault="00C67331">
      <w:pPr>
        <w:pStyle w:val="BodyText"/>
        <w:spacing w:before="110"/>
        <w:ind w:left="0" w:firstLine="0"/>
        <w:jc w:val="left"/>
      </w:pPr>
    </w:p>
    <w:p w14:paraId="13C49092" w14:textId="77777777" w:rsidR="00C67331" w:rsidRDefault="0067618B">
      <w:pPr>
        <w:pStyle w:val="Heading1"/>
        <w:numPr>
          <w:ilvl w:val="0"/>
          <w:numId w:val="5"/>
        </w:numPr>
        <w:tabs>
          <w:tab w:val="left" w:pos="479"/>
        </w:tabs>
        <w:ind w:left="479" w:hanging="359"/>
      </w:pPr>
      <w:bookmarkStart w:id="219" w:name="_Toc204700199"/>
      <w:r>
        <w:rPr>
          <w:color w:val="365F91"/>
          <w:spacing w:val="-2"/>
        </w:rPr>
        <w:t>APPLICABILITY</w:t>
      </w:r>
      <w:bookmarkEnd w:id="219"/>
    </w:p>
    <w:p w14:paraId="13C49093" w14:textId="258066B4" w:rsidR="00C67331" w:rsidRDefault="0067618B">
      <w:pPr>
        <w:pStyle w:val="BodyText"/>
        <w:spacing w:before="176" w:line="278" w:lineRule="auto"/>
        <w:ind w:left="120" w:right="483" w:firstLine="0"/>
      </w:pPr>
      <w:r>
        <w:t xml:space="preserve">This Sustainable policy applies to all </w:t>
      </w:r>
      <w:r w:rsidR="000912FA">
        <w:t>team members</w:t>
      </w:r>
      <w:r>
        <w:t xml:space="preserve"> of Trinity Logistics, Inc. across operational </w:t>
      </w:r>
      <w:r w:rsidR="00847F9A">
        <w:t>locations</w:t>
      </w:r>
      <w:r>
        <w:t>.</w:t>
      </w:r>
      <w:r w:rsidR="00847F9A">
        <w:t xml:space="preserve"> </w:t>
      </w:r>
      <w:ins w:id="220" w:author="Kush Khalasi" w:date="2025-07-29T16:43:00Z" w16du:dateUtc="2025-07-29T11:13:00Z">
        <w:r w:rsidR="008958D6" w:rsidRPr="009A6E13">
          <w:t>The following is the address of our corporate office</w:t>
        </w:r>
      </w:ins>
      <w:del w:id="221" w:author="Kush Khalasi" w:date="2025-07-29T16:43:00Z" w16du:dateUtc="2025-07-29T11:13:00Z">
        <w:r w:rsidR="00847F9A" w:rsidRPr="009A6E13" w:rsidDel="008958D6">
          <w:delText>The following is the address of our corporate office</w:delText>
        </w:r>
        <w:r w:rsidR="00847F9A" w:rsidDel="008958D6">
          <w:delText>:</w:delText>
        </w:r>
      </w:del>
    </w:p>
    <w:p w14:paraId="13C49094" w14:textId="77777777" w:rsidR="00C67331" w:rsidRDefault="00C67331">
      <w:pPr>
        <w:pStyle w:val="BodyText"/>
        <w:spacing w:before="89"/>
        <w:ind w:left="0" w:firstLine="0"/>
        <w:jc w:val="left"/>
        <w:rPr>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3485"/>
        <w:gridCol w:w="4834"/>
        <w:tblGridChange w:id="222">
          <w:tblGrid>
            <w:gridCol w:w="1032"/>
            <w:gridCol w:w="3485"/>
            <w:gridCol w:w="4834"/>
          </w:tblGrid>
        </w:tblGridChange>
      </w:tblGrid>
      <w:tr w:rsidR="00C67331" w14:paraId="13C49098" w14:textId="77777777">
        <w:trPr>
          <w:trHeight w:val="350"/>
        </w:trPr>
        <w:tc>
          <w:tcPr>
            <w:tcW w:w="1032" w:type="dxa"/>
          </w:tcPr>
          <w:p w14:paraId="13C49095" w14:textId="77777777" w:rsidR="00C67331" w:rsidRDefault="0067618B">
            <w:pPr>
              <w:pStyle w:val="TableParagraph"/>
              <w:spacing w:line="292" w:lineRule="exact"/>
              <w:ind w:left="8"/>
              <w:jc w:val="center"/>
              <w:rPr>
                <w:sz w:val="24"/>
              </w:rPr>
            </w:pPr>
            <w:r>
              <w:rPr>
                <w:sz w:val="24"/>
              </w:rPr>
              <w:t>Sr.</w:t>
            </w:r>
            <w:r>
              <w:rPr>
                <w:spacing w:val="-2"/>
                <w:sz w:val="24"/>
              </w:rPr>
              <w:t xml:space="preserve"> </w:t>
            </w:r>
            <w:r>
              <w:rPr>
                <w:spacing w:val="-5"/>
                <w:sz w:val="24"/>
              </w:rPr>
              <w:t>No.</w:t>
            </w:r>
          </w:p>
        </w:tc>
        <w:tc>
          <w:tcPr>
            <w:tcW w:w="3485" w:type="dxa"/>
          </w:tcPr>
          <w:p w14:paraId="13C49096" w14:textId="489CB5ED" w:rsidR="00C67331" w:rsidRDefault="000F1CAC">
            <w:pPr>
              <w:pStyle w:val="TableParagraph"/>
              <w:spacing w:line="292" w:lineRule="exact"/>
              <w:ind w:left="1113"/>
              <w:rPr>
                <w:sz w:val="24"/>
              </w:rPr>
            </w:pPr>
            <w:r>
              <w:rPr>
                <w:sz w:val="24"/>
              </w:rPr>
              <w:t>Headquarters</w:t>
            </w:r>
          </w:p>
        </w:tc>
        <w:tc>
          <w:tcPr>
            <w:tcW w:w="4834" w:type="dxa"/>
          </w:tcPr>
          <w:p w14:paraId="13C49097" w14:textId="77777777" w:rsidR="00C67331" w:rsidRDefault="0067618B">
            <w:pPr>
              <w:pStyle w:val="TableParagraph"/>
              <w:spacing w:line="292" w:lineRule="exact"/>
              <w:ind w:left="12"/>
              <w:jc w:val="center"/>
              <w:rPr>
                <w:sz w:val="24"/>
              </w:rPr>
            </w:pPr>
            <w:r>
              <w:rPr>
                <w:spacing w:val="-2"/>
                <w:sz w:val="24"/>
              </w:rPr>
              <w:t>Address</w:t>
            </w:r>
          </w:p>
        </w:tc>
      </w:tr>
      <w:tr w:rsidR="00C67331" w14:paraId="13C4909D" w14:textId="77777777" w:rsidTr="008958D6">
        <w:tblPrEx>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223" w:author="Kush Khalasi" w:date="2025-07-29T16:43:00Z" w16du:dateUtc="2025-07-29T11:13:00Z">
            <w:tblPrEx>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674"/>
          <w:trPrChange w:id="224" w:author="Kush Khalasi" w:date="2025-07-29T16:43:00Z" w16du:dateUtc="2025-07-29T11:13:00Z">
            <w:trPr>
              <w:trHeight w:val="674"/>
            </w:trPr>
          </w:trPrChange>
        </w:trPr>
        <w:tc>
          <w:tcPr>
            <w:tcW w:w="1032" w:type="dxa"/>
            <w:vAlign w:val="center"/>
            <w:tcPrChange w:id="225" w:author="Kush Khalasi" w:date="2025-07-29T16:43:00Z" w16du:dateUtc="2025-07-29T11:13:00Z">
              <w:tcPr>
                <w:tcW w:w="1032" w:type="dxa"/>
                <w:vAlign w:val="center"/>
              </w:tcPr>
            </w:tcPrChange>
          </w:tcPr>
          <w:p w14:paraId="13C49099" w14:textId="77777777" w:rsidR="00C67331" w:rsidRDefault="0067618B">
            <w:pPr>
              <w:pStyle w:val="TableParagraph"/>
              <w:spacing w:line="292" w:lineRule="exact"/>
              <w:ind w:left="8" w:right="2"/>
              <w:jc w:val="center"/>
              <w:rPr>
                <w:sz w:val="24"/>
              </w:rPr>
              <w:pPrChange w:id="226" w:author="Kush Khalasi" w:date="2025-07-29T16:43:00Z" w16du:dateUtc="2025-07-29T11:13:00Z">
                <w:pPr>
                  <w:pStyle w:val="TableParagraph"/>
                  <w:spacing w:line="292" w:lineRule="exact"/>
                  <w:ind w:left="8" w:right="2"/>
                </w:pPr>
              </w:pPrChange>
            </w:pPr>
            <w:r>
              <w:rPr>
                <w:spacing w:val="-10"/>
                <w:sz w:val="24"/>
              </w:rPr>
              <w:t>1</w:t>
            </w:r>
          </w:p>
        </w:tc>
        <w:tc>
          <w:tcPr>
            <w:tcW w:w="3485" w:type="dxa"/>
            <w:vAlign w:val="center"/>
            <w:tcPrChange w:id="227" w:author="Kush Khalasi" w:date="2025-07-29T16:43:00Z" w16du:dateUtc="2025-07-29T11:13:00Z">
              <w:tcPr>
                <w:tcW w:w="3485" w:type="dxa"/>
                <w:vAlign w:val="center"/>
              </w:tcPr>
            </w:tcPrChange>
          </w:tcPr>
          <w:p w14:paraId="13C4909A" w14:textId="77777777" w:rsidR="00C67331" w:rsidRDefault="00000000">
            <w:pPr>
              <w:pStyle w:val="TableParagraph"/>
              <w:spacing w:line="292" w:lineRule="exact"/>
              <w:ind w:left="9" w:right="3"/>
              <w:jc w:val="center"/>
              <w:rPr>
                <w:sz w:val="24"/>
              </w:rPr>
              <w:pPrChange w:id="228" w:author="Kush Khalasi" w:date="2025-07-29T16:43:00Z" w16du:dateUtc="2025-07-29T11:13:00Z">
                <w:pPr>
                  <w:pStyle w:val="TableParagraph"/>
                  <w:spacing w:line="292" w:lineRule="exact"/>
                  <w:ind w:left="9" w:right="3"/>
                </w:pPr>
              </w:pPrChange>
            </w:pPr>
            <w:r>
              <w:fldChar w:fldCharType="begin"/>
            </w:r>
            <w:r>
              <w:instrText>HYPERLINK "https://trinitylogistics.com/locations/trinity-logistics-corporate-headquarters-seaford-delaware/" \h</w:instrText>
            </w:r>
            <w:r>
              <w:fldChar w:fldCharType="separate"/>
            </w:r>
            <w:r w:rsidR="0067618B">
              <w:rPr>
                <w:sz w:val="24"/>
              </w:rPr>
              <w:t>Trinity</w:t>
            </w:r>
            <w:r w:rsidR="0067618B">
              <w:rPr>
                <w:spacing w:val="-6"/>
                <w:sz w:val="24"/>
              </w:rPr>
              <w:t xml:space="preserve"> </w:t>
            </w:r>
            <w:r w:rsidR="0067618B">
              <w:rPr>
                <w:sz w:val="24"/>
              </w:rPr>
              <w:t>Logistics</w:t>
            </w:r>
            <w:r w:rsidR="0067618B">
              <w:rPr>
                <w:spacing w:val="-3"/>
                <w:sz w:val="24"/>
              </w:rPr>
              <w:t xml:space="preserve"> </w:t>
            </w:r>
            <w:r w:rsidR="0067618B">
              <w:rPr>
                <w:sz w:val="24"/>
              </w:rPr>
              <w:t>Corporate</w:t>
            </w:r>
            <w:r w:rsidR="0067618B">
              <w:rPr>
                <w:spacing w:val="-2"/>
                <w:sz w:val="24"/>
              </w:rPr>
              <w:t xml:space="preserve"> Office</w:t>
            </w:r>
            <w:r>
              <w:rPr>
                <w:spacing w:val="-2"/>
                <w:sz w:val="24"/>
              </w:rPr>
              <w:fldChar w:fldCharType="end"/>
            </w:r>
          </w:p>
          <w:p w14:paraId="13C4909B" w14:textId="77777777" w:rsidR="00C67331" w:rsidRDefault="00000000">
            <w:pPr>
              <w:pStyle w:val="TableParagraph"/>
              <w:spacing w:before="43"/>
              <w:ind w:left="9"/>
              <w:jc w:val="center"/>
              <w:rPr>
                <w:sz w:val="24"/>
              </w:rPr>
              <w:pPrChange w:id="229" w:author="Kush Khalasi" w:date="2025-07-29T16:43:00Z" w16du:dateUtc="2025-07-29T11:13:00Z">
                <w:pPr>
                  <w:pStyle w:val="TableParagraph"/>
                  <w:spacing w:before="43"/>
                  <w:ind w:left="9"/>
                </w:pPr>
              </w:pPrChange>
            </w:pPr>
            <w:r>
              <w:fldChar w:fldCharType="begin"/>
            </w:r>
            <w:r>
              <w:instrText>HYPERLINK "https://trinitylogistics.com/locations/trinity-logistics-corporate-headquarters-seaford-delaware/" \h</w:instrText>
            </w:r>
            <w:r>
              <w:fldChar w:fldCharType="separate"/>
            </w:r>
            <w:r w:rsidR="0067618B">
              <w:rPr>
                <w:sz w:val="24"/>
              </w:rPr>
              <w:t>Seaford,</w:t>
            </w:r>
            <w:r w:rsidR="0067618B">
              <w:rPr>
                <w:spacing w:val="-4"/>
                <w:sz w:val="24"/>
              </w:rPr>
              <w:t xml:space="preserve"> </w:t>
            </w:r>
            <w:r w:rsidR="0067618B">
              <w:rPr>
                <w:spacing w:val="-2"/>
                <w:sz w:val="24"/>
              </w:rPr>
              <w:t>Delaware</w:t>
            </w:r>
            <w:r>
              <w:rPr>
                <w:spacing w:val="-2"/>
                <w:sz w:val="24"/>
              </w:rPr>
              <w:fldChar w:fldCharType="end"/>
            </w:r>
          </w:p>
        </w:tc>
        <w:tc>
          <w:tcPr>
            <w:tcW w:w="4834" w:type="dxa"/>
            <w:vAlign w:val="center"/>
            <w:tcPrChange w:id="230" w:author="Kush Khalasi" w:date="2025-07-29T16:43:00Z" w16du:dateUtc="2025-07-29T11:13:00Z">
              <w:tcPr>
                <w:tcW w:w="4834" w:type="dxa"/>
                <w:vAlign w:val="center"/>
              </w:tcPr>
            </w:tcPrChange>
          </w:tcPr>
          <w:p w14:paraId="13C4909C" w14:textId="77777777" w:rsidR="00C67331" w:rsidRDefault="0067618B">
            <w:pPr>
              <w:pStyle w:val="TableParagraph"/>
              <w:ind w:left="108"/>
              <w:jc w:val="center"/>
              <w:rPr>
                <w:sz w:val="24"/>
              </w:rPr>
              <w:pPrChange w:id="231" w:author="Kush Khalasi" w:date="2025-07-29T16:43:00Z" w16du:dateUtc="2025-07-29T11:13:00Z">
                <w:pPr>
                  <w:pStyle w:val="TableParagraph"/>
                  <w:ind w:left="108"/>
                </w:pPr>
              </w:pPrChange>
            </w:pPr>
            <w:r>
              <w:rPr>
                <w:sz w:val="24"/>
              </w:rPr>
              <w:t>50</w:t>
            </w:r>
            <w:r>
              <w:rPr>
                <w:spacing w:val="-2"/>
                <w:sz w:val="24"/>
              </w:rPr>
              <w:t xml:space="preserve"> </w:t>
            </w:r>
            <w:r>
              <w:rPr>
                <w:sz w:val="24"/>
              </w:rPr>
              <w:t>Fallon</w:t>
            </w:r>
            <w:r>
              <w:rPr>
                <w:spacing w:val="-3"/>
                <w:sz w:val="24"/>
              </w:rPr>
              <w:t xml:space="preserve"> </w:t>
            </w:r>
            <w:r>
              <w:rPr>
                <w:sz w:val="24"/>
              </w:rPr>
              <w:t>Avenue,</w:t>
            </w:r>
            <w:r>
              <w:rPr>
                <w:spacing w:val="-1"/>
                <w:sz w:val="24"/>
              </w:rPr>
              <w:t xml:space="preserve"> </w:t>
            </w:r>
            <w:r>
              <w:rPr>
                <w:sz w:val="24"/>
              </w:rPr>
              <w:t>Seaford,</w:t>
            </w:r>
            <w:r>
              <w:rPr>
                <w:spacing w:val="-3"/>
                <w:sz w:val="24"/>
              </w:rPr>
              <w:t xml:space="preserve"> </w:t>
            </w:r>
            <w:r>
              <w:rPr>
                <w:sz w:val="24"/>
              </w:rPr>
              <w:t>DE</w:t>
            </w:r>
            <w:r>
              <w:rPr>
                <w:spacing w:val="-1"/>
                <w:sz w:val="24"/>
              </w:rPr>
              <w:t xml:space="preserve"> </w:t>
            </w:r>
            <w:r>
              <w:rPr>
                <w:spacing w:val="-4"/>
                <w:sz w:val="24"/>
              </w:rPr>
              <w:t>19973</w:t>
            </w:r>
          </w:p>
        </w:tc>
      </w:tr>
    </w:tbl>
    <w:p w14:paraId="13C4909E" w14:textId="77777777" w:rsidR="00C67331" w:rsidRDefault="00C67331">
      <w:pPr>
        <w:pStyle w:val="BodyText"/>
        <w:spacing w:before="107"/>
        <w:ind w:left="0" w:firstLine="0"/>
        <w:jc w:val="left"/>
      </w:pPr>
    </w:p>
    <w:p w14:paraId="13C4909F" w14:textId="77777777" w:rsidR="00C67331" w:rsidRDefault="0067618B">
      <w:pPr>
        <w:pStyle w:val="Heading1"/>
        <w:numPr>
          <w:ilvl w:val="0"/>
          <w:numId w:val="5"/>
        </w:numPr>
        <w:tabs>
          <w:tab w:val="left" w:pos="479"/>
        </w:tabs>
        <w:ind w:left="479" w:hanging="359"/>
      </w:pPr>
      <w:bookmarkStart w:id="232" w:name="_Toc204700200"/>
      <w:r>
        <w:rPr>
          <w:color w:val="365F91"/>
        </w:rPr>
        <w:t>POLICY</w:t>
      </w:r>
      <w:r>
        <w:rPr>
          <w:color w:val="365F91"/>
          <w:spacing w:val="-10"/>
        </w:rPr>
        <w:t xml:space="preserve"> </w:t>
      </w:r>
      <w:r>
        <w:rPr>
          <w:color w:val="365F91"/>
          <w:spacing w:val="-2"/>
        </w:rPr>
        <w:t>OBJECTIVE</w:t>
      </w:r>
      <w:bookmarkEnd w:id="232"/>
    </w:p>
    <w:p w14:paraId="13C490A0" w14:textId="6C91DB55" w:rsidR="00C67331" w:rsidRDefault="0067618B">
      <w:pPr>
        <w:pStyle w:val="ListParagraph"/>
        <w:numPr>
          <w:ilvl w:val="0"/>
          <w:numId w:val="4"/>
        </w:numPr>
        <w:tabs>
          <w:tab w:val="left" w:pos="480"/>
        </w:tabs>
        <w:spacing w:before="175" w:line="259" w:lineRule="auto"/>
        <w:ind w:right="481"/>
        <w:rPr>
          <w:sz w:val="24"/>
        </w:rPr>
      </w:pPr>
      <w:r>
        <w:rPr>
          <w:b/>
          <w:sz w:val="24"/>
        </w:rPr>
        <w:t xml:space="preserve">Ethical Sourcing: </w:t>
      </w:r>
      <w:r>
        <w:rPr>
          <w:sz w:val="24"/>
        </w:rPr>
        <w:t xml:space="preserve">Ensure that </w:t>
      </w:r>
      <w:r w:rsidR="000F1CAC">
        <w:rPr>
          <w:sz w:val="24"/>
        </w:rPr>
        <w:t>purchasing</w:t>
      </w:r>
      <w:r>
        <w:rPr>
          <w:sz w:val="24"/>
        </w:rPr>
        <w:t xml:space="preserve"> activities align with ethical standards, </w:t>
      </w:r>
      <w:r w:rsidR="00903D59">
        <w:rPr>
          <w:sz w:val="24"/>
        </w:rPr>
        <w:t>contracting suppliers to</w:t>
      </w:r>
      <w:r w:rsidR="009C6A44">
        <w:rPr>
          <w:sz w:val="24"/>
        </w:rPr>
        <w:t xml:space="preserve"> </w:t>
      </w:r>
      <w:r w:rsidR="00903D59">
        <w:rPr>
          <w:sz w:val="24"/>
        </w:rPr>
        <w:t xml:space="preserve">adhere to all National, State and Local laws and regulations concerning </w:t>
      </w:r>
      <w:r>
        <w:rPr>
          <w:sz w:val="24"/>
        </w:rPr>
        <w:t>fair labor practices and human rights.</w:t>
      </w:r>
    </w:p>
    <w:p w14:paraId="13C490A1" w14:textId="7E4C8667" w:rsidR="00C67331" w:rsidRDefault="0067618B">
      <w:pPr>
        <w:pStyle w:val="ListParagraph"/>
        <w:numPr>
          <w:ilvl w:val="0"/>
          <w:numId w:val="4"/>
        </w:numPr>
        <w:tabs>
          <w:tab w:val="left" w:pos="480"/>
        </w:tabs>
        <w:spacing w:before="2" w:line="259" w:lineRule="auto"/>
        <w:ind w:right="479"/>
        <w:rPr>
          <w:sz w:val="24"/>
        </w:rPr>
      </w:pPr>
      <w:r>
        <w:rPr>
          <w:b/>
          <w:sz w:val="24"/>
        </w:rPr>
        <w:t xml:space="preserve">Environmental Responsibility: </w:t>
      </w:r>
      <w:r>
        <w:rPr>
          <w:sz w:val="24"/>
        </w:rPr>
        <w:t xml:space="preserve">Minimize the environmental impact of our </w:t>
      </w:r>
      <w:r w:rsidR="004179E3">
        <w:rPr>
          <w:sz w:val="24"/>
        </w:rPr>
        <w:t xml:space="preserve">direct office </w:t>
      </w:r>
      <w:r w:rsidR="00903D59">
        <w:rPr>
          <w:sz w:val="24"/>
        </w:rPr>
        <w:t>operations by purchasing carbon offset for various environmentally projects according to third parties</w:t>
      </w:r>
      <w:r>
        <w:rPr>
          <w:sz w:val="24"/>
        </w:rPr>
        <w:t>.</w:t>
      </w:r>
    </w:p>
    <w:p w14:paraId="13C490A3" w14:textId="4D011369" w:rsidR="00C67331" w:rsidRDefault="0067618B">
      <w:pPr>
        <w:pStyle w:val="ListParagraph"/>
        <w:numPr>
          <w:ilvl w:val="0"/>
          <w:numId w:val="4"/>
        </w:numPr>
        <w:tabs>
          <w:tab w:val="left" w:pos="480"/>
        </w:tabs>
        <w:spacing w:line="259" w:lineRule="auto"/>
        <w:ind w:right="479"/>
        <w:rPr>
          <w:sz w:val="24"/>
        </w:rPr>
      </w:pPr>
      <w:r>
        <w:rPr>
          <w:b/>
          <w:sz w:val="24"/>
        </w:rPr>
        <w:t xml:space="preserve">Continuous Improvement: </w:t>
      </w:r>
      <w:r>
        <w:rPr>
          <w:sz w:val="24"/>
        </w:rPr>
        <w:t xml:space="preserve">Implement processes to assess </w:t>
      </w:r>
      <w:r w:rsidR="000A1376">
        <w:rPr>
          <w:sz w:val="24"/>
        </w:rPr>
        <w:t>a baseline</w:t>
      </w:r>
      <w:r>
        <w:rPr>
          <w:sz w:val="24"/>
        </w:rPr>
        <w:t xml:space="preserve"> </w:t>
      </w:r>
      <w:r w:rsidR="000A1376">
        <w:rPr>
          <w:sz w:val="24"/>
        </w:rPr>
        <w:t xml:space="preserve">of </w:t>
      </w:r>
      <w:r>
        <w:rPr>
          <w:sz w:val="24"/>
        </w:rPr>
        <w:t xml:space="preserve">sustainability efforts within procurement operations, aiming for ongoing progress and </w:t>
      </w:r>
      <w:r>
        <w:rPr>
          <w:spacing w:val="-2"/>
          <w:sz w:val="24"/>
        </w:rPr>
        <w:t>innovation.</w:t>
      </w:r>
    </w:p>
    <w:p w14:paraId="13C490A4" w14:textId="22C3E529" w:rsidR="00C67331" w:rsidRDefault="0067618B">
      <w:pPr>
        <w:pStyle w:val="ListParagraph"/>
        <w:numPr>
          <w:ilvl w:val="0"/>
          <w:numId w:val="4"/>
        </w:numPr>
        <w:tabs>
          <w:tab w:val="left" w:pos="480"/>
        </w:tabs>
        <w:spacing w:line="259" w:lineRule="auto"/>
        <w:ind w:right="479"/>
        <w:rPr>
          <w:sz w:val="24"/>
        </w:rPr>
      </w:pPr>
      <w:r>
        <w:rPr>
          <w:b/>
          <w:sz w:val="24"/>
        </w:rPr>
        <w:t xml:space="preserve">Stakeholder Collaboration: </w:t>
      </w:r>
      <w:r w:rsidR="002B5FE9">
        <w:rPr>
          <w:sz w:val="24"/>
        </w:rPr>
        <w:t>Inform</w:t>
      </w:r>
      <w:r>
        <w:rPr>
          <w:sz w:val="24"/>
        </w:rPr>
        <w:t xml:space="preserve"> stakeholders including </w:t>
      </w:r>
      <w:r w:rsidR="000A1376">
        <w:rPr>
          <w:sz w:val="24"/>
        </w:rPr>
        <w:t>team members</w:t>
      </w:r>
      <w:r>
        <w:rPr>
          <w:sz w:val="24"/>
        </w:rPr>
        <w:t xml:space="preserve">, customers, and suppliers to drive awareness </w:t>
      </w:r>
      <w:r w:rsidR="00903D59">
        <w:rPr>
          <w:sz w:val="24"/>
        </w:rPr>
        <w:t>of</w:t>
      </w:r>
      <w:r>
        <w:rPr>
          <w:sz w:val="24"/>
        </w:rPr>
        <w:t xml:space="preserve"> sustainable </w:t>
      </w:r>
      <w:r w:rsidR="00903D59">
        <w:rPr>
          <w:sz w:val="24"/>
        </w:rPr>
        <w:t>initiatives that we can offer to the stakeholders</w:t>
      </w:r>
      <w:r>
        <w:rPr>
          <w:sz w:val="24"/>
        </w:rPr>
        <w:t>.</w:t>
      </w:r>
      <w:r w:rsidR="00D875EA">
        <w:rPr>
          <w:sz w:val="24"/>
        </w:rPr>
        <w:t xml:space="preserve"> </w:t>
      </w:r>
    </w:p>
    <w:p w14:paraId="13C490A5" w14:textId="77777777" w:rsidR="00C67331" w:rsidRDefault="00C67331">
      <w:pPr>
        <w:pStyle w:val="BodyText"/>
        <w:spacing w:before="105"/>
        <w:ind w:left="0" w:firstLine="0"/>
        <w:jc w:val="left"/>
      </w:pPr>
    </w:p>
    <w:p w14:paraId="13C490A6" w14:textId="77777777" w:rsidR="00C67331" w:rsidRDefault="0067618B">
      <w:pPr>
        <w:pStyle w:val="Heading1"/>
        <w:numPr>
          <w:ilvl w:val="0"/>
          <w:numId w:val="5"/>
        </w:numPr>
        <w:tabs>
          <w:tab w:val="left" w:pos="479"/>
        </w:tabs>
        <w:ind w:left="479" w:hanging="359"/>
      </w:pPr>
      <w:bookmarkStart w:id="233" w:name="_Toc204700201"/>
      <w:r>
        <w:rPr>
          <w:color w:val="365F91"/>
        </w:rPr>
        <w:t>KEY</w:t>
      </w:r>
      <w:r>
        <w:rPr>
          <w:color w:val="365F91"/>
          <w:spacing w:val="-10"/>
        </w:rPr>
        <w:t xml:space="preserve"> </w:t>
      </w:r>
      <w:r>
        <w:rPr>
          <w:color w:val="365F91"/>
        </w:rPr>
        <w:t>FOCUS</w:t>
      </w:r>
      <w:r>
        <w:rPr>
          <w:color w:val="365F91"/>
          <w:spacing w:val="-10"/>
        </w:rPr>
        <w:t xml:space="preserve"> </w:t>
      </w:r>
      <w:r>
        <w:rPr>
          <w:color w:val="365F91"/>
          <w:spacing w:val="-4"/>
        </w:rPr>
        <w:t>AREA</w:t>
      </w:r>
      <w:bookmarkEnd w:id="233"/>
    </w:p>
    <w:p w14:paraId="13C490A7" w14:textId="03ED0EAB" w:rsidR="00C67331" w:rsidRDefault="0067618B">
      <w:pPr>
        <w:pStyle w:val="Heading2"/>
        <w:numPr>
          <w:ilvl w:val="1"/>
          <w:numId w:val="5"/>
        </w:numPr>
        <w:tabs>
          <w:tab w:val="left" w:pos="569"/>
        </w:tabs>
        <w:spacing w:before="300"/>
        <w:ind w:left="569" w:hanging="449"/>
        <w:rPr>
          <w:u w:val="none"/>
        </w:rPr>
      </w:pPr>
      <w:r>
        <w:t>Environmental</w:t>
      </w:r>
      <w:r>
        <w:rPr>
          <w:spacing w:val="-13"/>
        </w:rPr>
        <w:t xml:space="preserve"> </w:t>
      </w:r>
      <w:r>
        <w:rPr>
          <w:spacing w:val="-2"/>
        </w:rPr>
        <w:t>Practices:</w:t>
      </w:r>
    </w:p>
    <w:p w14:paraId="13C490AA" w14:textId="4B2BE580" w:rsidR="00C67331" w:rsidRDefault="0067618B">
      <w:pPr>
        <w:pStyle w:val="ListParagraph"/>
        <w:numPr>
          <w:ilvl w:val="2"/>
          <w:numId w:val="5"/>
        </w:numPr>
        <w:tabs>
          <w:tab w:val="left" w:pos="480"/>
        </w:tabs>
        <w:spacing w:before="291" w:line="259" w:lineRule="auto"/>
        <w:ind w:right="479"/>
        <w:rPr>
          <w:sz w:val="24"/>
        </w:rPr>
      </w:pPr>
      <w:proofErr w:type="spellStart"/>
      <w:r>
        <w:rPr>
          <w:b/>
          <w:sz w:val="24"/>
        </w:rPr>
        <w:t>mpliance</w:t>
      </w:r>
      <w:proofErr w:type="spellEnd"/>
      <w:r>
        <w:rPr>
          <w:b/>
          <w:sz w:val="24"/>
        </w:rPr>
        <w:t xml:space="preserve"> Rate with Environmental Standards: </w:t>
      </w:r>
      <w:r w:rsidR="00903D59">
        <w:rPr>
          <w:sz w:val="24"/>
        </w:rPr>
        <w:t>Trinity Logistics over the last several years and into the future plans on continually neutralizing our carbon footprint by offsetting of usage through purchase of carbon credits for various projects offered by Third Parties.</w:t>
      </w:r>
    </w:p>
    <w:p w14:paraId="0C044DCC" w14:textId="499173CE" w:rsidR="00903D59" w:rsidRPr="00847F9A" w:rsidRDefault="00903D59">
      <w:pPr>
        <w:pStyle w:val="ListParagraph"/>
        <w:numPr>
          <w:ilvl w:val="2"/>
          <w:numId w:val="5"/>
        </w:numPr>
        <w:tabs>
          <w:tab w:val="left" w:pos="480"/>
        </w:tabs>
        <w:spacing w:before="291" w:line="259" w:lineRule="auto"/>
        <w:ind w:right="479"/>
        <w:rPr>
          <w:sz w:val="24"/>
        </w:rPr>
      </w:pPr>
      <w:r>
        <w:rPr>
          <w:b/>
          <w:sz w:val="24"/>
        </w:rPr>
        <w:t xml:space="preserve">Carbon Offset Credits Offered to Customer:  </w:t>
      </w:r>
      <w:r>
        <w:rPr>
          <w:bCs/>
          <w:sz w:val="24"/>
        </w:rPr>
        <w:t>In 2025, Trinity Logistics through our 3</w:t>
      </w:r>
      <w:r w:rsidRPr="00E44F78">
        <w:rPr>
          <w:bCs/>
          <w:sz w:val="24"/>
          <w:vertAlign w:val="superscript"/>
        </w:rPr>
        <w:t>rd</w:t>
      </w:r>
      <w:r>
        <w:rPr>
          <w:bCs/>
          <w:sz w:val="24"/>
        </w:rPr>
        <w:t xml:space="preserve"> Party Vendor will offer our customers the opportunity to purchase carbon credits to offset</w:t>
      </w:r>
      <w:r w:rsidR="006233A2">
        <w:rPr>
          <w:bCs/>
          <w:sz w:val="24"/>
        </w:rPr>
        <w:t xml:space="preserve"> </w:t>
      </w:r>
      <w:r>
        <w:rPr>
          <w:bCs/>
          <w:sz w:val="24"/>
        </w:rPr>
        <w:t xml:space="preserve">carbon </w:t>
      </w:r>
      <w:r w:rsidR="006233A2">
        <w:rPr>
          <w:bCs/>
          <w:sz w:val="24"/>
        </w:rPr>
        <w:lastRenderedPageBreak/>
        <w:t>emissions that are the results of moving</w:t>
      </w:r>
      <w:r>
        <w:rPr>
          <w:bCs/>
          <w:sz w:val="24"/>
        </w:rPr>
        <w:t xml:space="preserve"> freight </w:t>
      </w:r>
      <w:r w:rsidR="006233A2">
        <w:rPr>
          <w:bCs/>
          <w:sz w:val="24"/>
        </w:rPr>
        <w:t>by</w:t>
      </w:r>
      <w:r>
        <w:rPr>
          <w:bCs/>
          <w:sz w:val="24"/>
        </w:rPr>
        <w:t xml:space="preserve"> LTL Carriers.  In the next 3 years, Trinity Logistics plans on offering the same ability to </w:t>
      </w:r>
      <w:r w:rsidR="006233A2">
        <w:rPr>
          <w:bCs/>
          <w:sz w:val="24"/>
        </w:rPr>
        <w:t xml:space="preserve">purchase carbon credits to </w:t>
      </w:r>
      <w:r>
        <w:rPr>
          <w:bCs/>
          <w:sz w:val="24"/>
        </w:rPr>
        <w:t>offset carbon emission</w:t>
      </w:r>
      <w:r w:rsidR="006233A2">
        <w:rPr>
          <w:bCs/>
          <w:sz w:val="24"/>
        </w:rPr>
        <w:t>s that are the results of moving freight by TL Carriers</w:t>
      </w:r>
      <w:r>
        <w:rPr>
          <w:bCs/>
          <w:sz w:val="24"/>
        </w:rPr>
        <w:t>.</w:t>
      </w:r>
    </w:p>
    <w:p w14:paraId="13C490AB" w14:textId="77777777" w:rsidR="00C67331" w:rsidRDefault="00C67331">
      <w:pPr>
        <w:pStyle w:val="BodyText"/>
        <w:spacing w:before="45"/>
        <w:ind w:left="0" w:firstLine="0"/>
        <w:jc w:val="left"/>
      </w:pPr>
    </w:p>
    <w:p w14:paraId="13C490AC" w14:textId="1E1F486B" w:rsidR="00C67331" w:rsidRDefault="0067618B">
      <w:pPr>
        <w:pStyle w:val="Heading2"/>
        <w:numPr>
          <w:ilvl w:val="1"/>
          <w:numId w:val="5"/>
        </w:numPr>
        <w:tabs>
          <w:tab w:val="left" w:pos="569"/>
        </w:tabs>
        <w:ind w:left="569" w:hanging="449"/>
        <w:rPr>
          <w:u w:val="none"/>
        </w:rPr>
      </w:pPr>
      <w:r>
        <w:t>Social</w:t>
      </w:r>
      <w:r>
        <w:rPr>
          <w:spacing w:val="-11"/>
        </w:rPr>
        <w:t xml:space="preserve"> </w:t>
      </w:r>
      <w:r>
        <w:rPr>
          <w:spacing w:val="-2"/>
        </w:rPr>
        <w:t>Practices:</w:t>
      </w:r>
    </w:p>
    <w:p w14:paraId="32639170" w14:textId="0ECB5FEA" w:rsidR="00D75121" w:rsidRDefault="0067618B" w:rsidP="009A4998">
      <w:pPr>
        <w:pStyle w:val="ListParagraph"/>
        <w:numPr>
          <w:ilvl w:val="2"/>
          <w:numId w:val="5"/>
        </w:numPr>
        <w:tabs>
          <w:tab w:val="left" w:pos="480"/>
        </w:tabs>
        <w:spacing w:before="155" w:line="276" w:lineRule="auto"/>
        <w:ind w:right="479"/>
        <w:rPr>
          <w:sz w:val="24"/>
        </w:rPr>
      </w:pPr>
      <w:r w:rsidRPr="00D75121">
        <w:rPr>
          <w:b/>
          <w:sz w:val="24"/>
        </w:rPr>
        <w:t xml:space="preserve">Labor Standards Compliance: </w:t>
      </w:r>
      <w:r w:rsidRPr="00D75121">
        <w:rPr>
          <w:sz w:val="24"/>
        </w:rPr>
        <w:t xml:space="preserve">We have </w:t>
      </w:r>
      <w:r w:rsidR="003B4253" w:rsidRPr="00D75121">
        <w:rPr>
          <w:sz w:val="24"/>
        </w:rPr>
        <w:t>contractually require</w:t>
      </w:r>
      <w:r w:rsidR="0042337A" w:rsidRPr="00D75121">
        <w:rPr>
          <w:sz w:val="24"/>
        </w:rPr>
        <w:t xml:space="preserve"> </w:t>
      </w:r>
      <w:r w:rsidRPr="00D75121">
        <w:rPr>
          <w:sz w:val="24"/>
        </w:rPr>
        <w:t xml:space="preserve">that our </w:t>
      </w:r>
      <w:r w:rsidR="003B4253" w:rsidRPr="00D75121">
        <w:rPr>
          <w:sz w:val="24"/>
        </w:rPr>
        <w:t>network of carriers</w:t>
      </w:r>
      <w:r w:rsidRPr="00D75121">
        <w:rPr>
          <w:sz w:val="24"/>
        </w:rPr>
        <w:t xml:space="preserve"> adhere to labor </w:t>
      </w:r>
      <w:r w:rsidR="00903D59" w:rsidRPr="00D75121">
        <w:rPr>
          <w:sz w:val="24"/>
        </w:rPr>
        <w:t xml:space="preserve">and human rights </w:t>
      </w:r>
      <w:r w:rsidR="00594F37" w:rsidRPr="00D75121">
        <w:rPr>
          <w:sz w:val="24"/>
        </w:rPr>
        <w:t>laws</w:t>
      </w:r>
      <w:r w:rsidRPr="00D75121">
        <w:rPr>
          <w:sz w:val="24"/>
        </w:rPr>
        <w:t xml:space="preserve">. </w:t>
      </w:r>
    </w:p>
    <w:p w14:paraId="7794DBD8" w14:textId="5AD9F51F" w:rsidR="00D75121" w:rsidRDefault="00D75121" w:rsidP="00D75121">
      <w:pPr>
        <w:pStyle w:val="Heading1"/>
        <w:numPr>
          <w:ilvl w:val="0"/>
          <w:numId w:val="5"/>
        </w:numPr>
        <w:tabs>
          <w:tab w:val="left" w:pos="479"/>
        </w:tabs>
        <w:ind w:left="479" w:hanging="359"/>
        <w:jc w:val="both"/>
        <w:rPr>
          <w:color w:val="365F91"/>
          <w:spacing w:val="-2"/>
        </w:rPr>
      </w:pPr>
      <w:bookmarkStart w:id="234" w:name="_Toc204700202"/>
      <w:r w:rsidRPr="00847F9A">
        <w:rPr>
          <w:color w:val="365F91"/>
          <w:spacing w:val="-2"/>
        </w:rPr>
        <w:t>Qualitative targets</w:t>
      </w:r>
      <w:bookmarkEnd w:id="234"/>
      <w:r w:rsidRPr="00847F9A">
        <w:rPr>
          <w:color w:val="365F91"/>
          <w:spacing w:val="-2"/>
        </w:rPr>
        <w:t xml:space="preserve"> </w:t>
      </w:r>
    </w:p>
    <w:p w14:paraId="1883638D" w14:textId="77777777" w:rsidR="00B20378" w:rsidRPr="00B20378" w:rsidRDefault="00B20378">
      <w:pPr>
        <w:pStyle w:val="ListParagraph"/>
        <w:widowControl/>
        <w:numPr>
          <w:ilvl w:val="0"/>
          <w:numId w:val="12"/>
        </w:numPr>
        <w:autoSpaceDE/>
        <w:autoSpaceDN/>
        <w:spacing w:before="100" w:beforeAutospacing="1" w:after="100" w:afterAutospacing="1"/>
        <w:ind w:right="420"/>
        <w:outlineLvl w:val="2"/>
        <w:rPr>
          <w:ins w:id="235" w:author="Kush Khalasi" w:date="2025-07-29T16:22:00Z" w16du:dateUtc="2025-07-29T10:52:00Z"/>
          <w:rFonts w:asciiTheme="minorHAnsi" w:eastAsia="Times New Roman" w:hAnsiTheme="minorHAnsi" w:cstheme="minorHAnsi"/>
          <w:sz w:val="27"/>
          <w:szCs w:val="27"/>
          <w:lang w:val="en-IN" w:eastAsia="en-IN"/>
          <w:rPrChange w:id="236" w:author="Kush Khalasi" w:date="2025-07-29T16:22:00Z" w16du:dateUtc="2025-07-29T10:52:00Z">
            <w:rPr>
              <w:ins w:id="237" w:author="Kush Khalasi" w:date="2025-07-29T16:22:00Z" w16du:dateUtc="2025-07-29T10:52:00Z"/>
              <w:u w:val="none"/>
            </w:rPr>
          </w:rPrChange>
        </w:rPr>
        <w:pPrChange w:id="238" w:author="Kush Khalasi" w:date="2025-07-29T16:22:00Z" w16du:dateUtc="2025-07-29T10:52:00Z">
          <w:pPr>
            <w:pStyle w:val="Heading2"/>
            <w:numPr>
              <w:ilvl w:val="1"/>
              <w:numId w:val="18"/>
            </w:numPr>
            <w:tabs>
              <w:tab w:val="left" w:pos="569"/>
            </w:tabs>
            <w:spacing w:before="300"/>
            <w:ind w:left="571" w:hanging="452"/>
          </w:pPr>
        </w:pPrChange>
      </w:pPr>
      <w:ins w:id="239" w:author="Kush Khalasi" w:date="2025-07-29T16:22:00Z" w16du:dateUtc="2025-07-29T10:52:00Z">
        <w:r w:rsidRPr="00B20378">
          <w:rPr>
            <w:rFonts w:asciiTheme="minorHAnsi" w:eastAsia="Times New Roman" w:hAnsiTheme="minorHAnsi" w:cstheme="minorHAnsi"/>
            <w:b/>
            <w:bCs/>
            <w:sz w:val="27"/>
            <w:szCs w:val="27"/>
            <w:lang w:val="en-IN" w:eastAsia="en-IN"/>
            <w:rPrChange w:id="240" w:author="Kush Khalasi" w:date="2025-07-29T16:22:00Z" w16du:dateUtc="2025-07-29T10:52:00Z">
              <w:rPr>
                <w:b w:val="0"/>
                <w:bCs w:val="0"/>
              </w:rPr>
            </w:rPrChange>
          </w:rPr>
          <w:t>Core procurement targets</w:t>
        </w:r>
      </w:ins>
    </w:p>
    <w:p w14:paraId="038EE10F" w14:textId="77777777" w:rsidR="00B20378" w:rsidRPr="00B20378" w:rsidRDefault="00B20378">
      <w:pPr>
        <w:widowControl/>
        <w:numPr>
          <w:ilvl w:val="0"/>
          <w:numId w:val="10"/>
        </w:numPr>
        <w:autoSpaceDE/>
        <w:autoSpaceDN/>
        <w:spacing w:before="100" w:beforeAutospacing="1" w:after="100" w:afterAutospacing="1"/>
        <w:ind w:right="420"/>
        <w:jc w:val="both"/>
        <w:rPr>
          <w:ins w:id="241" w:author="Kush Khalasi" w:date="2025-07-29T16:22:00Z" w16du:dateUtc="2025-07-29T10:52:00Z"/>
          <w:sz w:val="24"/>
        </w:rPr>
        <w:pPrChange w:id="242" w:author="Kush Khalasi" w:date="2025-07-29T16:22:00Z" w16du:dateUtc="2025-07-29T10:52:00Z">
          <w:pPr>
            <w:pStyle w:val="ListParagraph"/>
            <w:numPr>
              <w:ilvl w:val="2"/>
              <w:numId w:val="18"/>
            </w:numPr>
            <w:tabs>
              <w:tab w:val="left" w:pos="480"/>
            </w:tabs>
            <w:spacing w:before="291" w:line="259" w:lineRule="auto"/>
            <w:ind w:right="479"/>
          </w:pPr>
        </w:pPrChange>
      </w:pPr>
      <w:ins w:id="243" w:author="Kush Khalasi" w:date="2025-07-29T16:22:00Z" w16du:dateUtc="2025-07-29T10:52:00Z">
        <w:r w:rsidRPr="00B20378">
          <w:rPr>
            <w:sz w:val="24"/>
          </w:rPr>
          <w:t xml:space="preserve">We aim to ensure that all </w:t>
        </w:r>
        <w:r w:rsidRPr="00B20378">
          <w:rPr>
            <w:rFonts w:asciiTheme="minorHAnsi" w:eastAsia="Times New Roman" w:hAnsiTheme="minorHAnsi" w:cstheme="minorHAnsi"/>
            <w:sz w:val="24"/>
            <w:szCs w:val="24"/>
            <w:lang w:val="en-IN" w:eastAsia="en-IN"/>
            <w:rPrChange w:id="244" w:author="Kush Khalasi" w:date="2025-07-29T16:22:00Z" w16du:dateUtc="2025-07-29T10:52:00Z">
              <w:rPr>
                <w:sz w:val="24"/>
              </w:rPr>
            </w:rPrChange>
          </w:rPr>
          <w:t>suppliers</w:t>
        </w:r>
        <w:r w:rsidRPr="00B20378">
          <w:rPr>
            <w:sz w:val="24"/>
          </w:rPr>
          <w:t xml:space="preserve"> clearly understand and align with Trinity’s Supplier Code of Conduct through effective communication and onboarding.</w:t>
        </w:r>
      </w:ins>
    </w:p>
    <w:p w14:paraId="1B5C9ED8" w14:textId="77777777" w:rsidR="00B20378" w:rsidRDefault="00B20378">
      <w:pPr>
        <w:widowControl/>
        <w:numPr>
          <w:ilvl w:val="0"/>
          <w:numId w:val="10"/>
        </w:numPr>
        <w:autoSpaceDE/>
        <w:autoSpaceDN/>
        <w:spacing w:before="100" w:beforeAutospacing="1" w:after="100" w:afterAutospacing="1"/>
        <w:ind w:right="420"/>
        <w:jc w:val="both"/>
        <w:rPr>
          <w:ins w:id="245" w:author="Kush Khalasi" w:date="2025-07-29T16:22:00Z" w16du:dateUtc="2025-07-29T10:52:00Z"/>
          <w:sz w:val="24"/>
        </w:rPr>
        <w:pPrChange w:id="246" w:author="Kush Khalasi" w:date="2025-07-29T16:22:00Z" w16du:dateUtc="2025-07-29T10:52:00Z">
          <w:pPr>
            <w:pStyle w:val="ListParagraph"/>
            <w:numPr>
              <w:ilvl w:val="2"/>
              <w:numId w:val="18"/>
            </w:numPr>
            <w:tabs>
              <w:tab w:val="left" w:pos="480"/>
            </w:tabs>
            <w:spacing w:before="291" w:line="259" w:lineRule="auto"/>
            <w:ind w:right="479"/>
          </w:pPr>
        </w:pPrChange>
      </w:pPr>
      <w:ins w:id="247" w:author="Kush Khalasi" w:date="2025-07-29T16:22:00Z" w16du:dateUtc="2025-07-29T10:52:00Z">
        <w:r w:rsidRPr="00B20378">
          <w:rPr>
            <w:sz w:val="24"/>
          </w:rPr>
          <w:t>We strive to embed ESG principles—including fair labor, environmental responsibility, and anti-corruption measures—into all supplier contracts and procurement decisions.</w:t>
        </w:r>
      </w:ins>
    </w:p>
    <w:p w14:paraId="4B468641" w14:textId="77777777" w:rsidR="00B20378" w:rsidRDefault="00B20378">
      <w:pPr>
        <w:widowControl/>
        <w:numPr>
          <w:ilvl w:val="0"/>
          <w:numId w:val="10"/>
        </w:numPr>
        <w:autoSpaceDE/>
        <w:autoSpaceDN/>
        <w:spacing w:before="100" w:beforeAutospacing="1" w:after="100" w:afterAutospacing="1"/>
        <w:ind w:right="420"/>
        <w:jc w:val="both"/>
        <w:rPr>
          <w:ins w:id="248" w:author="Kush Khalasi" w:date="2025-07-29T16:22:00Z" w16du:dateUtc="2025-07-29T10:52:00Z"/>
          <w:sz w:val="24"/>
        </w:rPr>
        <w:pPrChange w:id="249" w:author="Kush Khalasi" w:date="2025-07-29T16:22:00Z" w16du:dateUtc="2025-07-29T10:52:00Z">
          <w:pPr>
            <w:pStyle w:val="ListParagraph"/>
            <w:numPr>
              <w:ilvl w:val="2"/>
              <w:numId w:val="18"/>
            </w:numPr>
            <w:tabs>
              <w:tab w:val="left" w:pos="480"/>
            </w:tabs>
            <w:spacing w:before="291" w:line="259" w:lineRule="auto"/>
            <w:ind w:right="479"/>
          </w:pPr>
        </w:pPrChange>
      </w:pPr>
      <w:ins w:id="250" w:author="Kush Khalasi" w:date="2025-07-29T16:22:00Z" w16du:dateUtc="2025-07-29T10:52:00Z">
        <w:r w:rsidRPr="003A13D6">
          <w:rPr>
            <w:sz w:val="24"/>
          </w:rPr>
          <w:t xml:space="preserve">We aim to support suppliers in enhancing their sustainability capabilities through regular guidance, capacity-building resources, and shared learning </w:t>
        </w:r>
        <w:r w:rsidRPr="00B20378">
          <w:rPr>
            <w:rFonts w:asciiTheme="minorHAnsi" w:eastAsia="Times New Roman" w:hAnsiTheme="minorHAnsi" w:cstheme="minorHAnsi"/>
            <w:sz w:val="24"/>
            <w:szCs w:val="24"/>
            <w:lang w:val="en-IN" w:eastAsia="en-IN"/>
            <w:rPrChange w:id="251" w:author="Kush Khalasi" w:date="2025-07-29T16:22:00Z" w16du:dateUtc="2025-07-29T10:52:00Z">
              <w:rPr>
                <w:sz w:val="24"/>
              </w:rPr>
            </w:rPrChange>
          </w:rPr>
          <w:t>sessions</w:t>
        </w:r>
        <w:r w:rsidRPr="003A13D6">
          <w:rPr>
            <w:sz w:val="24"/>
          </w:rPr>
          <w:t>.</w:t>
        </w:r>
      </w:ins>
    </w:p>
    <w:p w14:paraId="6D3AB82F" w14:textId="6B9957E2" w:rsidR="00B20378" w:rsidRDefault="00B20378">
      <w:pPr>
        <w:widowControl/>
        <w:numPr>
          <w:ilvl w:val="0"/>
          <w:numId w:val="10"/>
        </w:numPr>
        <w:autoSpaceDE/>
        <w:autoSpaceDN/>
        <w:spacing w:before="100" w:beforeAutospacing="1" w:after="100" w:afterAutospacing="1"/>
        <w:ind w:right="420"/>
        <w:jc w:val="both"/>
        <w:rPr>
          <w:ins w:id="252" w:author="Kush Khalasi" w:date="2025-07-29T16:22:00Z" w16du:dateUtc="2025-07-29T10:52:00Z"/>
          <w:rFonts w:asciiTheme="minorHAnsi" w:eastAsia="Times New Roman" w:hAnsiTheme="minorHAnsi" w:cstheme="minorHAnsi"/>
          <w:b/>
          <w:bCs/>
          <w:sz w:val="27"/>
          <w:szCs w:val="27"/>
          <w:lang w:val="en-IN" w:eastAsia="en-IN"/>
        </w:rPr>
        <w:pPrChange w:id="253" w:author="Kush Khalasi" w:date="2025-07-29T16:22:00Z" w16du:dateUtc="2025-07-29T10:52:00Z">
          <w:pPr>
            <w:pStyle w:val="ListParagraph"/>
            <w:widowControl/>
            <w:numPr>
              <w:numId w:val="12"/>
            </w:numPr>
            <w:autoSpaceDE/>
            <w:autoSpaceDN/>
            <w:spacing w:before="100" w:beforeAutospacing="1" w:after="100" w:afterAutospacing="1"/>
            <w:ind w:left="720" w:right="420"/>
            <w:outlineLvl w:val="2"/>
          </w:pPr>
        </w:pPrChange>
      </w:pPr>
      <w:ins w:id="254" w:author="Kush Khalasi" w:date="2025-07-29T16:22:00Z" w16du:dateUtc="2025-07-29T10:52:00Z">
        <w:r w:rsidRPr="003A13D6">
          <w:rPr>
            <w:sz w:val="24"/>
          </w:rPr>
          <w:t>We aim to evaluate our suppliers’ ESG performance through a combination of self-assessment questionnaires and periodic on-</w:t>
        </w:r>
        <w:r w:rsidRPr="00B20378">
          <w:rPr>
            <w:rFonts w:asciiTheme="minorHAnsi" w:eastAsia="Times New Roman" w:hAnsiTheme="minorHAnsi" w:cstheme="minorHAnsi"/>
            <w:sz w:val="24"/>
            <w:szCs w:val="24"/>
            <w:lang w:val="en-IN" w:eastAsia="en-IN"/>
            <w:rPrChange w:id="255" w:author="Kush Khalasi" w:date="2025-07-29T16:22:00Z" w16du:dateUtc="2025-07-29T10:52:00Z">
              <w:rPr>
                <w:sz w:val="24"/>
              </w:rPr>
            </w:rPrChange>
          </w:rPr>
          <w:t>site</w:t>
        </w:r>
        <w:r w:rsidRPr="003A13D6">
          <w:rPr>
            <w:sz w:val="24"/>
          </w:rPr>
          <w:t xml:space="preserve"> audits to ensure alignment with Trinity Logistics’ sustainability standards.</w:t>
        </w:r>
      </w:ins>
    </w:p>
    <w:p w14:paraId="004649E4" w14:textId="4AF32762" w:rsidR="00D75121" w:rsidRPr="00847F9A" w:rsidRDefault="00D75121" w:rsidP="00847F9A">
      <w:pPr>
        <w:pStyle w:val="ListParagraph"/>
        <w:widowControl/>
        <w:numPr>
          <w:ilvl w:val="0"/>
          <w:numId w:val="12"/>
        </w:numPr>
        <w:autoSpaceDE/>
        <w:autoSpaceDN/>
        <w:spacing w:before="100" w:beforeAutospacing="1" w:after="100" w:afterAutospacing="1"/>
        <w:ind w:right="420"/>
        <w:outlineLvl w:val="2"/>
        <w:rPr>
          <w:rFonts w:asciiTheme="minorHAnsi" w:eastAsia="Times New Roman" w:hAnsiTheme="minorHAnsi" w:cstheme="minorHAnsi"/>
          <w:b/>
          <w:bCs/>
          <w:sz w:val="27"/>
          <w:szCs w:val="27"/>
          <w:lang w:val="en-IN" w:eastAsia="en-IN"/>
        </w:rPr>
      </w:pPr>
      <w:r w:rsidRPr="00847F9A">
        <w:rPr>
          <w:rFonts w:asciiTheme="minorHAnsi" w:eastAsia="Times New Roman" w:hAnsiTheme="minorHAnsi" w:cstheme="minorHAnsi"/>
          <w:b/>
          <w:bCs/>
          <w:sz w:val="27"/>
          <w:szCs w:val="27"/>
          <w:lang w:val="en-IN" w:eastAsia="en-IN"/>
        </w:rPr>
        <w:t>Environmental Issues</w:t>
      </w:r>
    </w:p>
    <w:p w14:paraId="238D53F2" w14:textId="6093B62C" w:rsidR="00D75121" w:rsidRPr="00847F9A" w:rsidRDefault="00D75121" w:rsidP="00847F9A">
      <w:pPr>
        <w:widowControl/>
        <w:numPr>
          <w:ilvl w:val="0"/>
          <w:numId w:val="10"/>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Carbon Neutral Operations</w:t>
      </w:r>
      <w:r w:rsidRPr="00847F9A">
        <w:rPr>
          <w:rFonts w:asciiTheme="minorHAnsi" w:eastAsia="Times New Roman" w:hAnsiTheme="minorHAnsi" w:cstheme="minorHAnsi"/>
          <w:sz w:val="24"/>
          <w:szCs w:val="24"/>
          <w:lang w:val="en-IN" w:eastAsia="en-IN"/>
        </w:rPr>
        <w:t>: We aim to continuously neutralize our carbon footprint by purchasing carbon offsets and implementing sustainable practices in our operations.</w:t>
      </w:r>
    </w:p>
    <w:p w14:paraId="10B8DA81" w14:textId="77777777" w:rsidR="00B20378" w:rsidRPr="00B20378" w:rsidRDefault="00D75121" w:rsidP="00B20378">
      <w:pPr>
        <w:widowControl/>
        <w:numPr>
          <w:ilvl w:val="0"/>
          <w:numId w:val="10"/>
        </w:numPr>
        <w:autoSpaceDE/>
        <w:autoSpaceDN/>
        <w:spacing w:before="100" w:beforeAutospacing="1" w:after="100" w:afterAutospacing="1"/>
        <w:ind w:right="420"/>
        <w:jc w:val="both"/>
        <w:rPr>
          <w:ins w:id="256" w:author="Kush Khalasi" w:date="2025-07-29T16:25:00Z"/>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Promote Sustainable Procurement</w:t>
      </w:r>
      <w:r w:rsidRPr="00847F9A">
        <w:rPr>
          <w:rFonts w:asciiTheme="minorHAnsi" w:eastAsia="Times New Roman" w:hAnsiTheme="minorHAnsi" w:cstheme="minorHAnsi"/>
          <w:sz w:val="24"/>
          <w:szCs w:val="24"/>
          <w:lang w:val="en-IN" w:eastAsia="en-IN"/>
        </w:rPr>
        <w:t xml:space="preserve">: We are committed to integrating eco-friendly and sustainable alternatives in procurement, </w:t>
      </w:r>
      <w:ins w:id="257" w:author="Kush Khalasi" w:date="2025-07-29T16:25:00Z">
        <w:r w:rsidR="00B20378" w:rsidRPr="00B20378">
          <w:rPr>
            <w:rFonts w:asciiTheme="minorHAnsi" w:eastAsia="Times New Roman" w:hAnsiTheme="minorHAnsi" w:cstheme="minorHAnsi"/>
            <w:sz w:val="24"/>
            <w:szCs w:val="24"/>
            <w:lang w:val="en-IN" w:eastAsia="en-IN"/>
          </w:rPr>
          <w:t>prioritizing environmentally responsible suppliers and materials.</w:t>
        </w:r>
      </w:ins>
    </w:p>
    <w:p w14:paraId="7FDA3384" w14:textId="6A827367" w:rsidR="00D75121" w:rsidRPr="00847F9A" w:rsidDel="00B20378" w:rsidRDefault="00D75121" w:rsidP="00847F9A">
      <w:pPr>
        <w:widowControl/>
        <w:numPr>
          <w:ilvl w:val="0"/>
          <w:numId w:val="10"/>
        </w:numPr>
        <w:autoSpaceDE/>
        <w:autoSpaceDN/>
        <w:spacing w:before="100" w:beforeAutospacing="1" w:after="100" w:afterAutospacing="1"/>
        <w:ind w:right="420"/>
        <w:jc w:val="both"/>
        <w:rPr>
          <w:del w:id="258" w:author="Kush Khalasi" w:date="2025-07-29T16:25:00Z" w16du:dateUtc="2025-07-29T10:55:00Z"/>
          <w:rFonts w:asciiTheme="minorHAnsi" w:eastAsia="Times New Roman" w:hAnsiTheme="minorHAnsi" w:cstheme="minorHAnsi"/>
          <w:sz w:val="24"/>
          <w:szCs w:val="24"/>
          <w:lang w:val="en-IN" w:eastAsia="en-IN"/>
        </w:rPr>
      </w:pPr>
    </w:p>
    <w:p w14:paraId="70F75DEA" w14:textId="77777777" w:rsidR="00D75121" w:rsidRPr="00847F9A" w:rsidRDefault="00D75121" w:rsidP="00847F9A">
      <w:pPr>
        <w:widowControl/>
        <w:numPr>
          <w:ilvl w:val="0"/>
          <w:numId w:val="10"/>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Employee Environmental Awareness</w:t>
      </w:r>
      <w:r w:rsidRPr="00847F9A">
        <w:rPr>
          <w:rFonts w:asciiTheme="minorHAnsi" w:eastAsia="Times New Roman" w:hAnsiTheme="minorHAnsi" w:cstheme="minorHAnsi"/>
          <w:sz w:val="24"/>
          <w:szCs w:val="24"/>
          <w:lang w:val="en-IN" w:eastAsia="en-IN"/>
        </w:rPr>
        <w:t>: We will provide ongoing training to our procurement and operational teams to ensure they understand and apply best environmental practices in their daily activities.</w:t>
      </w:r>
    </w:p>
    <w:p w14:paraId="5CDAC9B9" w14:textId="149A387E" w:rsidR="00D75121" w:rsidRPr="00847F9A" w:rsidRDefault="00D75121" w:rsidP="00847F9A">
      <w:pPr>
        <w:pStyle w:val="ListParagraph"/>
        <w:widowControl/>
        <w:numPr>
          <w:ilvl w:val="0"/>
          <w:numId w:val="12"/>
        </w:numPr>
        <w:autoSpaceDE/>
        <w:autoSpaceDN/>
        <w:spacing w:before="100" w:beforeAutospacing="1" w:after="100" w:afterAutospacing="1"/>
        <w:ind w:right="420"/>
        <w:outlineLvl w:val="2"/>
        <w:rPr>
          <w:rFonts w:asciiTheme="minorHAnsi" w:eastAsia="Times New Roman" w:hAnsiTheme="minorHAnsi" w:cstheme="minorHAnsi"/>
          <w:b/>
          <w:bCs/>
          <w:sz w:val="27"/>
          <w:szCs w:val="27"/>
          <w:lang w:val="en-IN" w:eastAsia="en-IN"/>
        </w:rPr>
      </w:pPr>
      <w:r w:rsidRPr="00847F9A">
        <w:rPr>
          <w:rFonts w:asciiTheme="minorHAnsi" w:eastAsia="Times New Roman" w:hAnsiTheme="minorHAnsi" w:cstheme="minorHAnsi"/>
          <w:b/>
          <w:bCs/>
          <w:sz w:val="27"/>
          <w:szCs w:val="27"/>
          <w:lang w:val="en-IN" w:eastAsia="en-IN"/>
        </w:rPr>
        <w:t xml:space="preserve">Social Issues </w:t>
      </w:r>
    </w:p>
    <w:p w14:paraId="5079B7D1" w14:textId="77777777" w:rsidR="00D75121" w:rsidRPr="00847F9A" w:rsidRDefault="00D75121" w:rsidP="00847F9A">
      <w:pPr>
        <w:widowControl/>
        <w:numPr>
          <w:ilvl w:val="0"/>
          <w:numId w:val="11"/>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Ethical Labor Standards Compliance</w:t>
      </w:r>
      <w:r w:rsidRPr="00847F9A">
        <w:rPr>
          <w:rFonts w:asciiTheme="minorHAnsi" w:eastAsia="Times New Roman" w:hAnsiTheme="minorHAnsi" w:cstheme="minorHAnsi"/>
          <w:sz w:val="24"/>
          <w:szCs w:val="24"/>
          <w:lang w:val="en-IN" w:eastAsia="en-IN"/>
        </w:rPr>
        <w:t>: We ensure all suppliers and partners comply with national, state, and local labor laws, promoting fair working conditions and human rights.</w:t>
      </w:r>
    </w:p>
    <w:p w14:paraId="1C212BF0" w14:textId="47588613" w:rsidR="00D75121" w:rsidRPr="00847F9A" w:rsidRDefault="00D75121" w:rsidP="00847F9A">
      <w:pPr>
        <w:widowControl/>
        <w:numPr>
          <w:ilvl w:val="0"/>
          <w:numId w:val="11"/>
        </w:numPr>
        <w:autoSpaceDE/>
        <w:autoSpaceDN/>
        <w:spacing w:before="100" w:beforeAutospacing="1" w:after="100" w:afterAutospacing="1"/>
        <w:ind w:right="420"/>
        <w:jc w:val="both"/>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Team Training on Human Rights</w:t>
      </w:r>
      <w:r w:rsidRPr="00847F9A">
        <w:rPr>
          <w:rFonts w:asciiTheme="minorHAnsi" w:eastAsia="Times New Roman" w:hAnsiTheme="minorHAnsi" w:cstheme="minorHAnsi"/>
          <w:sz w:val="24"/>
          <w:szCs w:val="24"/>
          <w:lang w:val="en-IN" w:eastAsia="en-IN"/>
        </w:rPr>
        <w:t xml:space="preserve">: We aim to enhance </w:t>
      </w:r>
      <w:del w:id="259" w:author="Kush Khalasi" w:date="2025-07-29T16:23:00Z" w16du:dateUtc="2025-07-29T10:53:00Z">
        <w:r w:rsidRPr="00847F9A" w:rsidDel="00B20378">
          <w:rPr>
            <w:rFonts w:asciiTheme="minorHAnsi" w:eastAsia="Times New Roman" w:hAnsiTheme="minorHAnsi" w:cstheme="minorHAnsi"/>
            <w:sz w:val="24"/>
            <w:szCs w:val="24"/>
            <w:lang w:val="en-IN" w:eastAsia="en-IN"/>
          </w:rPr>
          <w:delText xml:space="preserve">employee </w:delText>
        </w:r>
      </w:del>
      <w:ins w:id="260" w:author="Kush Khalasi" w:date="2025-07-29T16:23:00Z" w16du:dateUtc="2025-07-29T10:53:00Z">
        <w:r w:rsidR="00B20378">
          <w:rPr>
            <w:rFonts w:asciiTheme="minorHAnsi" w:eastAsia="Times New Roman" w:hAnsiTheme="minorHAnsi" w:cstheme="minorHAnsi"/>
            <w:sz w:val="24"/>
            <w:szCs w:val="24"/>
            <w:lang w:val="en-IN" w:eastAsia="en-IN"/>
          </w:rPr>
          <w:t>procurement staff</w:t>
        </w:r>
        <w:r w:rsidR="00B20378" w:rsidRPr="00847F9A">
          <w:rPr>
            <w:rFonts w:asciiTheme="minorHAnsi" w:eastAsia="Times New Roman" w:hAnsiTheme="minorHAnsi" w:cstheme="minorHAnsi"/>
            <w:sz w:val="24"/>
            <w:szCs w:val="24"/>
            <w:lang w:val="en-IN" w:eastAsia="en-IN"/>
          </w:rPr>
          <w:t xml:space="preserve"> </w:t>
        </w:r>
      </w:ins>
      <w:r w:rsidRPr="00847F9A">
        <w:rPr>
          <w:rFonts w:asciiTheme="minorHAnsi" w:eastAsia="Times New Roman" w:hAnsiTheme="minorHAnsi" w:cstheme="minorHAnsi"/>
          <w:sz w:val="24"/>
          <w:szCs w:val="24"/>
          <w:lang w:val="en-IN" w:eastAsia="en-IN"/>
        </w:rPr>
        <w:t>understanding of labor and human rights issues through regular training, fostering a socially responsible culture within the company.</w:t>
      </w:r>
    </w:p>
    <w:p w14:paraId="1F8BA9B5" w14:textId="72D3CAB8" w:rsidR="00D75121" w:rsidRPr="00847F9A" w:rsidRDefault="00D75121">
      <w:pPr>
        <w:pStyle w:val="Heading1"/>
        <w:numPr>
          <w:ilvl w:val="0"/>
          <w:numId w:val="5"/>
        </w:numPr>
        <w:tabs>
          <w:tab w:val="left" w:pos="479"/>
        </w:tabs>
        <w:ind w:left="479" w:hanging="359"/>
        <w:rPr>
          <w:color w:val="365F91"/>
          <w:spacing w:val="-2"/>
        </w:rPr>
        <w:pPrChange w:id="261" w:author="Kush Khalasi" w:date="2025-07-29T16:25:00Z" w16du:dateUtc="2025-07-29T10:55:00Z">
          <w:pPr>
            <w:pStyle w:val="Heading1"/>
            <w:numPr>
              <w:numId w:val="18"/>
            </w:numPr>
            <w:tabs>
              <w:tab w:val="left" w:pos="479"/>
            </w:tabs>
            <w:ind w:left="480" w:hanging="360"/>
            <w:jc w:val="both"/>
          </w:pPr>
        </w:pPrChange>
      </w:pPr>
      <w:bookmarkStart w:id="262" w:name="_Toc204700203"/>
      <w:r w:rsidRPr="00B20378">
        <w:rPr>
          <w:color w:val="365F91"/>
          <w:rPrChange w:id="263" w:author="Kush Khalasi" w:date="2025-07-29T16:25:00Z" w16du:dateUtc="2025-07-29T10:55:00Z">
            <w:rPr>
              <w:color w:val="365F91"/>
              <w:spacing w:val="-2"/>
            </w:rPr>
          </w:rPrChange>
        </w:rPr>
        <w:lastRenderedPageBreak/>
        <w:t>TARGETS</w:t>
      </w:r>
      <w:bookmarkEnd w:id="262"/>
      <w:r w:rsidRPr="00847F9A">
        <w:rPr>
          <w:color w:val="365F91"/>
          <w:spacing w:val="-2"/>
        </w:rPr>
        <w:t xml:space="preserve"> </w:t>
      </w:r>
    </w:p>
    <w:p w14:paraId="14B87D44" w14:textId="77777777" w:rsidR="00B20378" w:rsidRPr="00B20378" w:rsidRDefault="00B20378" w:rsidP="00B20378">
      <w:pPr>
        <w:pStyle w:val="ListParagraph"/>
        <w:numPr>
          <w:ilvl w:val="0"/>
          <w:numId w:val="9"/>
        </w:numPr>
        <w:rPr>
          <w:ins w:id="264" w:author="Kush Khalasi" w:date="2025-07-29T16:30:00Z"/>
          <w:rFonts w:asciiTheme="minorHAnsi" w:eastAsia="Times New Roman" w:hAnsiTheme="minorHAnsi" w:cstheme="minorHAnsi"/>
          <w:b/>
          <w:bCs/>
          <w:sz w:val="24"/>
          <w:szCs w:val="24"/>
          <w:lang w:val="en-IN" w:eastAsia="en-IN"/>
        </w:rPr>
      </w:pPr>
      <w:ins w:id="265" w:author="Kush Khalasi" w:date="2025-07-29T16:30:00Z">
        <w:r w:rsidRPr="00B20378">
          <w:rPr>
            <w:rFonts w:asciiTheme="minorHAnsi" w:eastAsia="Times New Roman" w:hAnsiTheme="minorHAnsi" w:cstheme="minorHAnsi"/>
            <w:b/>
            <w:bCs/>
            <w:sz w:val="24"/>
            <w:szCs w:val="24"/>
            <w:lang w:val="en-IN" w:eastAsia="en-IN"/>
          </w:rPr>
          <w:t>Core procurement targets</w:t>
        </w:r>
      </w:ins>
    </w:p>
    <w:p w14:paraId="7DC22B0D" w14:textId="64E2843A" w:rsidR="00A43DA2" w:rsidRPr="00A43DA2" w:rsidRDefault="00A43DA2" w:rsidP="00A43DA2">
      <w:pPr>
        <w:widowControl/>
        <w:numPr>
          <w:ilvl w:val="0"/>
          <w:numId w:val="7"/>
        </w:numPr>
        <w:autoSpaceDE/>
        <w:autoSpaceDN/>
        <w:spacing w:before="100" w:beforeAutospacing="1" w:after="100" w:afterAutospacing="1"/>
        <w:rPr>
          <w:ins w:id="266" w:author="Kush Khalasi" w:date="2025-07-29T16:32:00Z" w16du:dateUtc="2025-07-29T11:02:00Z"/>
          <w:rFonts w:asciiTheme="minorHAnsi" w:eastAsia="Times New Roman" w:hAnsiTheme="minorHAnsi" w:cstheme="minorHAnsi"/>
          <w:sz w:val="24"/>
          <w:szCs w:val="24"/>
          <w:lang w:val="en-IN" w:eastAsia="en-IN"/>
        </w:rPr>
      </w:pPr>
      <w:ins w:id="267" w:author="Kush Khalasi" w:date="2025-07-29T16:32:00Z" w16du:dateUtc="2025-07-29T11:02:00Z">
        <w:r w:rsidRPr="00A43DA2">
          <w:rPr>
            <w:rFonts w:asciiTheme="minorHAnsi" w:eastAsia="Times New Roman" w:hAnsiTheme="minorHAnsi" w:cstheme="minorHAnsi"/>
            <w:sz w:val="24"/>
            <w:szCs w:val="24"/>
            <w:lang w:val="en-IN" w:eastAsia="en-IN"/>
          </w:rPr>
          <w:t>We aim to ensure that 100% of suppliers acknowledge and commit to Trinity’s Supplier Code of Conduct by 2030, using 2022 as the baseline year.</w:t>
        </w:r>
      </w:ins>
    </w:p>
    <w:p w14:paraId="50394B66" w14:textId="3369C126" w:rsidR="00A43DA2" w:rsidRPr="00A43DA2" w:rsidRDefault="00A43DA2" w:rsidP="00A43DA2">
      <w:pPr>
        <w:widowControl/>
        <w:numPr>
          <w:ilvl w:val="0"/>
          <w:numId w:val="7"/>
        </w:numPr>
        <w:autoSpaceDE/>
        <w:autoSpaceDN/>
        <w:spacing w:before="100" w:beforeAutospacing="1" w:after="100" w:afterAutospacing="1"/>
        <w:rPr>
          <w:ins w:id="268" w:author="Kush Khalasi" w:date="2025-07-29T16:32:00Z" w16du:dateUtc="2025-07-29T11:02:00Z"/>
          <w:rFonts w:asciiTheme="minorHAnsi" w:eastAsia="Times New Roman" w:hAnsiTheme="minorHAnsi" w:cstheme="minorHAnsi"/>
          <w:sz w:val="24"/>
          <w:szCs w:val="24"/>
          <w:lang w:val="en-IN" w:eastAsia="en-IN"/>
        </w:rPr>
      </w:pPr>
      <w:ins w:id="269" w:author="Kush Khalasi" w:date="2025-07-29T16:32:00Z" w16du:dateUtc="2025-07-29T11:02:00Z">
        <w:r w:rsidRPr="00A43DA2">
          <w:rPr>
            <w:rFonts w:asciiTheme="minorHAnsi" w:eastAsia="Times New Roman" w:hAnsiTheme="minorHAnsi" w:cstheme="minorHAnsi"/>
            <w:sz w:val="24"/>
            <w:szCs w:val="24"/>
            <w:lang w:val="en-IN" w:eastAsia="en-IN"/>
          </w:rPr>
          <w:t>Our goal is to incorporate ESG criteria—including fair labor, environmental responsibility, and anti-corruption measures—into 100% of supplier contracts by 2030, benchmarked from 2022.</w:t>
        </w:r>
      </w:ins>
    </w:p>
    <w:p w14:paraId="5FA9018B" w14:textId="44C47507" w:rsidR="00A43DA2" w:rsidRPr="00A43DA2" w:rsidRDefault="00A43DA2" w:rsidP="00A43DA2">
      <w:pPr>
        <w:widowControl/>
        <w:numPr>
          <w:ilvl w:val="0"/>
          <w:numId w:val="7"/>
        </w:numPr>
        <w:autoSpaceDE/>
        <w:autoSpaceDN/>
        <w:spacing w:before="100" w:beforeAutospacing="1" w:after="100" w:afterAutospacing="1"/>
        <w:rPr>
          <w:ins w:id="270" w:author="Kush Khalasi" w:date="2025-07-29T16:32:00Z" w16du:dateUtc="2025-07-29T11:02:00Z"/>
          <w:rFonts w:asciiTheme="minorHAnsi" w:eastAsia="Times New Roman" w:hAnsiTheme="minorHAnsi" w:cstheme="minorHAnsi"/>
          <w:sz w:val="24"/>
          <w:szCs w:val="24"/>
          <w:lang w:val="en-IN" w:eastAsia="en-IN"/>
        </w:rPr>
      </w:pPr>
      <w:ins w:id="271" w:author="Kush Khalasi" w:date="2025-07-29T16:32:00Z" w16du:dateUtc="2025-07-29T11:02:00Z">
        <w:r w:rsidRPr="00A43DA2">
          <w:rPr>
            <w:rFonts w:asciiTheme="minorHAnsi" w:eastAsia="Times New Roman" w:hAnsiTheme="minorHAnsi" w:cstheme="minorHAnsi"/>
            <w:sz w:val="24"/>
            <w:szCs w:val="24"/>
            <w:lang w:val="en-IN" w:eastAsia="en-IN"/>
          </w:rPr>
          <w:t xml:space="preserve">We strive to support at least </w:t>
        </w:r>
      </w:ins>
      <w:ins w:id="272" w:author="Kush Khalasi" w:date="2025-07-29T16:33:00Z" w16du:dateUtc="2025-07-29T11:03:00Z">
        <w:r>
          <w:rPr>
            <w:rFonts w:asciiTheme="minorHAnsi" w:eastAsia="Times New Roman" w:hAnsiTheme="minorHAnsi" w:cstheme="minorHAnsi"/>
            <w:sz w:val="24"/>
            <w:szCs w:val="24"/>
            <w:lang w:val="en-IN" w:eastAsia="en-IN"/>
          </w:rPr>
          <w:t>10</w:t>
        </w:r>
      </w:ins>
      <w:ins w:id="273" w:author="Kush Khalasi" w:date="2025-07-29T16:32:00Z" w16du:dateUtc="2025-07-29T11:02:00Z">
        <w:r w:rsidRPr="00A43DA2">
          <w:rPr>
            <w:rFonts w:asciiTheme="minorHAnsi" w:eastAsia="Times New Roman" w:hAnsiTheme="minorHAnsi" w:cstheme="minorHAnsi"/>
            <w:sz w:val="24"/>
            <w:szCs w:val="24"/>
            <w:lang w:val="en-IN" w:eastAsia="en-IN"/>
          </w:rPr>
          <w:t>% of our strategic suppliers through ESG-focused training, capacity-building programs, and resource-sharing by 2030, based on 2022 participation levels.</w:t>
        </w:r>
      </w:ins>
    </w:p>
    <w:p w14:paraId="2D6E1E1F" w14:textId="088A5C64" w:rsidR="00B20378" w:rsidRPr="00B20378" w:rsidRDefault="00A43DA2">
      <w:pPr>
        <w:widowControl/>
        <w:numPr>
          <w:ilvl w:val="0"/>
          <w:numId w:val="7"/>
        </w:numPr>
        <w:autoSpaceDE/>
        <w:autoSpaceDN/>
        <w:spacing w:before="100" w:beforeAutospacing="1" w:after="100" w:afterAutospacing="1"/>
        <w:rPr>
          <w:ins w:id="274" w:author="Kush Khalasi" w:date="2025-07-29T16:30:00Z" w16du:dateUtc="2025-07-29T11:00:00Z"/>
          <w:rFonts w:asciiTheme="minorHAnsi" w:eastAsia="Times New Roman" w:hAnsiTheme="minorHAnsi" w:cstheme="minorHAnsi"/>
          <w:sz w:val="24"/>
          <w:szCs w:val="24"/>
          <w:lang w:val="en-IN" w:eastAsia="en-IN"/>
          <w:rPrChange w:id="275" w:author="Kush Khalasi" w:date="2025-07-29T16:30:00Z" w16du:dateUtc="2025-07-29T11:00:00Z">
            <w:rPr>
              <w:ins w:id="276" w:author="Kush Khalasi" w:date="2025-07-29T16:30:00Z" w16du:dateUtc="2025-07-29T11:00:00Z"/>
              <w:rFonts w:asciiTheme="minorHAnsi" w:eastAsia="Times New Roman" w:hAnsiTheme="minorHAnsi" w:cstheme="minorHAnsi"/>
              <w:b/>
              <w:bCs/>
              <w:sz w:val="24"/>
              <w:szCs w:val="24"/>
              <w:lang w:val="en-IN" w:eastAsia="en-IN"/>
            </w:rPr>
          </w:rPrChange>
        </w:rPr>
        <w:pPrChange w:id="277" w:author="Kush Khalasi" w:date="2025-07-29T16:30:00Z" w16du:dateUtc="2025-07-29T11:00:00Z">
          <w:pPr>
            <w:pStyle w:val="ListParagraph"/>
            <w:widowControl/>
            <w:numPr>
              <w:numId w:val="9"/>
            </w:numPr>
            <w:autoSpaceDE/>
            <w:autoSpaceDN/>
            <w:spacing w:before="100" w:beforeAutospacing="1" w:after="100" w:afterAutospacing="1"/>
            <w:ind w:left="720"/>
          </w:pPr>
        </w:pPrChange>
      </w:pPr>
      <w:ins w:id="278" w:author="Kush Khalasi" w:date="2025-07-29T16:32:00Z" w16du:dateUtc="2025-07-29T11:02:00Z">
        <w:r w:rsidRPr="00A43DA2">
          <w:rPr>
            <w:rFonts w:asciiTheme="minorHAnsi" w:eastAsia="Times New Roman" w:hAnsiTheme="minorHAnsi" w:cstheme="minorHAnsi"/>
            <w:sz w:val="24"/>
            <w:szCs w:val="24"/>
            <w:lang w:val="en-IN" w:eastAsia="en-IN"/>
          </w:rPr>
          <w:t xml:space="preserve">We plan to evaluate ESG performance of </w:t>
        </w:r>
      </w:ins>
      <w:ins w:id="279" w:author="Kush Khalasi" w:date="2025-07-29T16:33:00Z" w16du:dateUtc="2025-07-29T11:03:00Z">
        <w:r>
          <w:rPr>
            <w:rFonts w:asciiTheme="minorHAnsi" w:eastAsia="Times New Roman" w:hAnsiTheme="minorHAnsi" w:cstheme="minorHAnsi"/>
            <w:sz w:val="24"/>
            <w:szCs w:val="24"/>
            <w:lang w:val="en-IN" w:eastAsia="en-IN"/>
          </w:rPr>
          <w:t>10</w:t>
        </w:r>
      </w:ins>
      <w:ins w:id="280" w:author="Kush Khalasi" w:date="2025-07-29T16:32:00Z" w16du:dateUtc="2025-07-29T11:02:00Z">
        <w:r w:rsidRPr="00A43DA2">
          <w:rPr>
            <w:rFonts w:asciiTheme="minorHAnsi" w:eastAsia="Times New Roman" w:hAnsiTheme="minorHAnsi" w:cstheme="minorHAnsi"/>
            <w:sz w:val="24"/>
            <w:szCs w:val="24"/>
            <w:lang w:val="en-IN" w:eastAsia="en-IN"/>
          </w:rPr>
          <w:t xml:space="preserve">% of Tier-1 suppliers through annual self-assessments and conduct on-site audits for </w:t>
        </w:r>
      </w:ins>
      <w:ins w:id="281" w:author="Kush Khalasi" w:date="2025-07-29T16:33:00Z" w16du:dateUtc="2025-07-29T11:03:00Z">
        <w:r>
          <w:rPr>
            <w:rFonts w:asciiTheme="minorHAnsi" w:eastAsia="Times New Roman" w:hAnsiTheme="minorHAnsi" w:cstheme="minorHAnsi"/>
            <w:sz w:val="24"/>
            <w:szCs w:val="24"/>
            <w:lang w:val="en-IN" w:eastAsia="en-IN"/>
          </w:rPr>
          <w:t>1</w:t>
        </w:r>
      </w:ins>
      <w:ins w:id="282" w:author="Kush Khalasi" w:date="2025-07-29T16:32:00Z" w16du:dateUtc="2025-07-29T11:02:00Z">
        <w:r w:rsidRPr="00A43DA2">
          <w:rPr>
            <w:rFonts w:asciiTheme="minorHAnsi" w:eastAsia="Times New Roman" w:hAnsiTheme="minorHAnsi" w:cstheme="minorHAnsi"/>
            <w:sz w:val="24"/>
            <w:szCs w:val="24"/>
            <w:lang w:val="en-IN" w:eastAsia="en-IN"/>
          </w:rPr>
          <w:t>0% of high-risk suppliers by 2030, using 2022 as the baseline year.</w:t>
        </w:r>
      </w:ins>
    </w:p>
    <w:p w14:paraId="3C36D45F" w14:textId="1BDAA163" w:rsidR="00D75121" w:rsidRPr="00847F9A" w:rsidRDefault="00D75121" w:rsidP="00847F9A">
      <w:pPr>
        <w:pStyle w:val="ListParagraph"/>
        <w:widowControl/>
        <w:numPr>
          <w:ilvl w:val="0"/>
          <w:numId w:val="9"/>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Supplier Environmental Practices</w:t>
      </w:r>
    </w:p>
    <w:p w14:paraId="1E7E0586" w14:textId="1CDF1EFE" w:rsidR="00D75121" w:rsidRPr="00847F9A" w:rsidRDefault="00D75121" w:rsidP="00D75121">
      <w:pPr>
        <w:widowControl/>
        <w:numPr>
          <w:ilvl w:val="0"/>
          <w:numId w:val="7"/>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sz w:val="24"/>
          <w:szCs w:val="24"/>
          <w:lang w:val="en-IN" w:eastAsia="en-IN"/>
        </w:rPr>
        <w:t>Increase the use of 10% eco-friendly and sustainable alternatives for marketing materials by 2030 as compared to the baseline year 2022.</w:t>
      </w:r>
    </w:p>
    <w:p w14:paraId="63A6A451" w14:textId="30A52F7F" w:rsidR="00D75121" w:rsidRDefault="00D75121" w:rsidP="00D75121">
      <w:pPr>
        <w:widowControl/>
        <w:numPr>
          <w:ilvl w:val="0"/>
          <w:numId w:val="7"/>
        </w:numPr>
        <w:autoSpaceDE/>
        <w:autoSpaceDN/>
        <w:spacing w:before="100" w:beforeAutospacing="1" w:after="100" w:afterAutospacing="1"/>
        <w:rPr>
          <w:ins w:id="283" w:author="Kush Khalasi" w:date="2025-07-29T16:35:00Z" w16du:dateUtc="2025-07-29T11:05:00Z"/>
          <w:rFonts w:asciiTheme="minorHAnsi" w:eastAsia="Times New Roman" w:hAnsiTheme="minorHAnsi" w:cstheme="minorHAnsi"/>
          <w:sz w:val="24"/>
          <w:szCs w:val="24"/>
          <w:lang w:val="en-IN" w:eastAsia="en-IN"/>
        </w:rPr>
      </w:pPr>
      <w:del w:id="284" w:author="Kush Khalasi" w:date="2025-07-29T16:27:00Z" w16du:dateUtc="2025-07-29T10:57:00Z">
        <w:r w:rsidRPr="00847F9A" w:rsidDel="00B20378">
          <w:rPr>
            <w:rFonts w:asciiTheme="minorHAnsi" w:eastAsia="Times New Roman" w:hAnsiTheme="minorHAnsi" w:cstheme="minorHAnsi"/>
            <w:sz w:val="24"/>
            <w:szCs w:val="24"/>
            <w:lang w:val="en-IN" w:eastAsia="en-IN"/>
          </w:rPr>
          <w:delText>Aim to train 80% of employees from the procurement team on environmental issues in the supply chain by 2030 as compared to the baseline year 2022, with 0% formal training in 2024</w:delText>
        </w:r>
      </w:del>
      <w:ins w:id="285" w:author="Kush Khalasi" w:date="2025-07-29T16:27:00Z">
        <w:r w:rsidR="00B20378" w:rsidRPr="00B20378">
          <w:rPr>
            <w:rFonts w:asciiTheme="minorHAnsi" w:eastAsia="Times New Roman" w:hAnsiTheme="minorHAnsi" w:cstheme="minorHAnsi"/>
            <w:sz w:val="24"/>
            <w:szCs w:val="24"/>
            <w:lang w:val="en-IN" w:eastAsia="en-IN"/>
          </w:rPr>
          <w:t xml:space="preserve">Aim to train </w:t>
        </w:r>
      </w:ins>
      <w:ins w:id="286" w:author="Kush Khalasi" w:date="2025-07-29T16:35:00Z" w16du:dateUtc="2025-07-29T11:05:00Z">
        <w:r w:rsidR="00A43DA2">
          <w:rPr>
            <w:rFonts w:asciiTheme="minorHAnsi" w:eastAsia="Times New Roman" w:hAnsiTheme="minorHAnsi" w:cstheme="minorHAnsi"/>
            <w:sz w:val="24"/>
            <w:szCs w:val="24"/>
            <w:lang w:val="en-IN" w:eastAsia="en-IN"/>
          </w:rPr>
          <w:t>50</w:t>
        </w:r>
      </w:ins>
      <w:ins w:id="287" w:author="Kush Khalasi" w:date="2025-07-29T16:27:00Z">
        <w:r w:rsidR="00B20378" w:rsidRPr="00B20378">
          <w:rPr>
            <w:rFonts w:asciiTheme="minorHAnsi" w:eastAsia="Times New Roman" w:hAnsiTheme="minorHAnsi" w:cstheme="minorHAnsi"/>
            <w:sz w:val="24"/>
            <w:szCs w:val="24"/>
            <w:lang w:val="en-IN" w:eastAsia="en-IN"/>
          </w:rPr>
          <w:t>% of procurement team on environmental issues in the supply chain by 2030 as compared to the baseline year 2022, with 0% formal training in 202</w:t>
        </w:r>
      </w:ins>
      <w:ins w:id="288" w:author="Kush Khalasi" w:date="2025-07-29T16:36:00Z" w16du:dateUtc="2025-07-29T11:06:00Z">
        <w:r w:rsidR="00A43DA2">
          <w:rPr>
            <w:rFonts w:asciiTheme="minorHAnsi" w:eastAsia="Times New Roman" w:hAnsiTheme="minorHAnsi" w:cstheme="minorHAnsi"/>
            <w:sz w:val="24"/>
            <w:szCs w:val="24"/>
            <w:lang w:val="en-IN" w:eastAsia="en-IN"/>
          </w:rPr>
          <w:t>2</w:t>
        </w:r>
      </w:ins>
      <w:del w:id="289" w:author="Kush Khalasi" w:date="2025-07-29T16:27:00Z" w16du:dateUtc="2025-07-29T10:57:00Z">
        <w:r w:rsidRPr="00847F9A" w:rsidDel="00B20378">
          <w:rPr>
            <w:rFonts w:asciiTheme="minorHAnsi" w:eastAsia="Times New Roman" w:hAnsiTheme="minorHAnsi" w:cstheme="minorHAnsi"/>
            <w:sz w:val="24"/>
            <w:szCs w:val="24"/>
            <w:lang w:val="en-IN" w:eastAsia="en-IN"/>
          </w:rPr>
          <w:delText>.</w:delText>
        </w:r>
      </w:del>
      <w:ins w:id="290" w:author="Kush Khalasi" w:date="2025-07-29T16:27:00Z" w16du:dateUtc="2025-07-29T10:57:00Z">
        <w:r w:rsidR="00B20378">
          <w:rPr>
            <w:rFonts w:asciiTheme="minorHAnsi" w:eastAsia="Times New Roman" w:hAnsiTheme="minorHAnsi" w:cstheme="minorHAnsi"/>
            <w:sz w:val="24"/>
            <w:szCs w:val="24"/>
            <w:lang w:val="en-IN" w:eastAsia="en-IN"/>
          </w:rPr>
          <w:t>.</w:t>
        </w:r>
      </w:ins>
    </w:p>
    <w:p w14:paraId="4688E248" w14:textId="698D3E0F" w:rsidR="00A43DA2" w:rsidRDefault="00A43DA2" w:rsidP="00A43DA2">
      <w:pPr>
        <w:widowControl/>
        <w:numPr>
          <w:ilvl w:val="0"/>
          <w:numId w:val="7"/>
        </w:numPr>
        <w:autoSpaceDE/>
        <w:autoSpaceDN/>
        <w:spacing w:before="100" w:beforeAutospacing="1" w:after="100" w:afterAutospacing="1"/>
        <w:jc w:val="both"/>
        <w:rPr>
          <w:ins w:id="291" w:author="Kush Khalasi" w:date="2025-07-29T16:36:00Z" w16du:dateUtc="2025-07-29T11:06:00Z"/>
          <w:rFonts w:asciiTheme="minorHAnsi" w:eastAsia="Times New Roman" w:hAnsiTheme="minorHAnsi" w:cstheme="minorHAnsi"/>
          <w:sz w:val="24"/>
          <w:szCs w:val="24"/>
          <w:lang w:val="en-IN" w:eastAsia="en-IN"/>
        </w:rPr>
      </w:pPr>
      <w:ins w:id="292" w:author="Kush Khalasi" w:date="2025-07-29T16:36:00Z">
        <w:r w:rsidRPr="00A43DA2">
          <w:rPr>
            <w:rFonts w:asciiTheme="minorHAnsi" w:eastAsia="Times New Roman" w:hAnsiTheme="minorHAnsi" w:cstheme="minorHAnsi"/>
            <w:sz w:val="24"/>
            <w:szCs w:val="24"/>
            <w:lang w:eastAsia="en-IN"/>
          </w:rPr>
          <w:t>We aim to increase the procurement of office supplies and other materials by 10% from suppliers holding ISO 14001 certification by 2030, using 2022 as the baseline year.</w:t>
        </w:r>
      </w:ins>
    </w:p>
    <w:p w14:paraId="1C0E011D" w14:textId="1881541F" w:rsidR="00A43DA2" w:rsidRPr="00A43DA2" w:rsidDel="00A43DA2" w:rsidRDefault="00A43DA2">
      <w:pPr>
        <w:widowControl/>
        <w:autoSpaceDE/>
        <w:autoSpaceDN/>
        <w:spacing w:before="100" w:beforeAutospacing="1" w:after="100" w:afterAutospacing="1"/>
        <w:ind w:left="720"/>
        <w:jc w:val="both"/>
        <w:rPr>
          <w:del w:id="293" w:author="Kush Khalasi" w:date="2025-07-29T16:36:00Z" w16du:dateUtc="2025-07-29T11:06:00Z"/>
          <w:rFonts w:asciiTheme="minorHAnsi" w:eastAsia="Times New Roman" w:hAnsiTheme="minorHAnsi" w:cstheme="minorHAnsi"/>
          <w:sz w:val="24"/>
          <w:szCs w:val="24"/>
          <w:lang w:val="en-IN" w:eastAsia="en-IN"/>
        </w:rPr>
        <w:pPrChange w:id="294" w:author="Kush Khalasi" w:date="2025-07-29T16:36:00Z" w16du:dateUtc="2025-07-29T11:06:00Z">
          <w:pPr>
            <w:widowControl/>
            <w:numPr>
              <w:numId w:val="7"/>
            </w:numPr>
            <w:tabs>
              <w:tab w:val="num" w:pos="720"/>
            </w:tabs>
            <w:autoSpaceDE/>
            <w:autoSpaceDN/>
            <w:spacing w:before="100" w:beforeAutospacing="1" w:after="100" w:afterAutospacing="1"/>
            <w:ind w:left="720" w:hanging="360"/>
          </w:pPr>
        </w:pPrChange>
      </w:pPr>
    </w:p>
    <w:p w14:paraId="0AFAB1F0" w14:textId="312CB084" w:rsidR="00D75121" w:rsidRPr="00847F9A" w:rsidRDefault="00D75121" w:rsidP="00847F9A">
      <w:pPr>
        <w:pStyle w:val="ListParagraph"/>
        <w:widowControl/>
        <w:numPr>
          <w:ilvl w:val="0"/>
          <w:numId w:val="9"/>
        </w:numPr>
        <w:autoSpaceDE/>
        <w:autoSpaceDN/>
        <w:spacing w:before="100" w:beforeAutospacing="1" w:after="100" w:afterAutospacing="1"/>
        <w:rPr>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b/>
          <w:bCs/>
          <w:sz w:val="24"/>
          <w:szCs w:val="24"/>
          <w:lang w:val="en-IN" w:eastAsia="en-IN"/>
        </w:rPr>
        <w:t>Supplier Social Practices</w:t>
      </w:r>
    </w:p>
    <w:p w14:paraId="4E88F6FD" w14:textId="055711AF" w:rsidR="00D75121" w:rsidRDefault="00D75121" w:rsidP="00D75121">
      <w:pPr>
        <w:widowControl/>
        <w:numPr>
          <w:ilvl w:val="0"/>
          <w:numId w:val="8"/>
        </w:numPr>
        <w:autoSpaceDE/>
        <w:autoSpaceDN/>
        <w:spacing w:before="100" w:beforeAutospacing="1" w:after="100" w:afterAutospacing="1"/>
        <w:rPr>
          <w:ins w:id="295" w:author="Kush Khalasi" w:date="2025-07-29T16:27:00Z" w16du:dateUtc="2025-07-29T10:57:00Z"/>
          <w:rFonts w:asciiTheme="minorHAnsi" w:eastAsia="Times New Roman" w:hAnsiTheme="minorHAnsi" w:cstheme="minorHAnsi"/>
          <w:sz w:val="24"/>
          <w:szCs w:val="24"/>
          <w:lang w:val="en-IN" w:eastAsia="en-IN"/>
        </w:rPr>
      </w:pPr>
      <w:r w:rsidRPr="00847F9A">
        <w:rPr>
          <w:rFonts w:asciiTheme="minorHAnsi" w:eastAsia="Times New Roman" w:hAnsiTheme="minorHAnsi" w:cstheme="minorHAnsi"/>
          <w:sz w:val="24"/>
          <w:szCs w:val="24"/>
          <w:lang w:val="en-IN" w:eastAsia="en-IN"/>
        </w:rPr>
        <w:t>Conduct supplier diversity evaluation for transportation providers by 2030 as compared to the baseline year 2022.</w:t>
      </w:r>
    </w:p>
    <w:p w14:paraId="5772FF37" w14:textId="1E1A6572" w:rsidR="00B20378" w:rsidRDefault="00B20378" w:rsidP="00B20378">
      <w:pPr>
        <w:widowControl/>
        <w:numPr>
          <w:ilvl w:val="0"/>
          <w:numId w:val="8"/>
        </w:numPr>
        <w:autoSpaceDE/>
        <w:autoSpaceDN/>
        <w:spacing w:before="100" w:beforeAutospacing="1" w:after="100" w:afterAutospacing="1"/>
        <w:jc w:val="both"/>
        <w:rPr>
          <w:ins w:id="296" w:author="Kush Khalasi" w:date="2025-07-29T16:34:00Z" w16du:dateUtc="2025-07-29T11:04:00Z"/>
          <w:rFonts w:asciiTheme="minorHAnsi" w:eastAsia="Times New Roman" w:hAnsiTheme="minorHAnsi" w:cstheme="minorHAnsi"/>
          <w:sz w:val="24"/>
          <w:szCs w:val="24"/>
          <w:lang w:val="en-IN" w:eastAsia="en-IN"/>
        </w:rPr>
      </w:pPr>
      <w:ins w:id="297" w:author="Kush Khalasi" w:date="2025-07-29T16:29:00Z">
        <w:r w:rsidRPr="00B20378">
          <w:rPr>
            <w:rFonts w:asciiTheme="minorHAnsi" w:eastAsia="Times New Roman" w:hAnsiTheme="minorHAnsi" w:cstheme="minorHAnsi"/>
            <w:sz w:val="24"/>
            <w:szCs w:val="24"/>
            <w:lang w:val="en-IN" w:eastAsia="en-IN"/>
          </w:rPr>
          <w:t xml:space="preserve">Aim to train </w:t>
        </w:r>
      </w:ins>
      <w:ins w:id="298" w:author="Kush Khalasi" w:date="2025-07-29T16:35:00Z" w16du:dateUtc="2025-07-29T11:05:00Z">
        <w:r w:rsidR="00A43DA2">
          <w:rPr>
            <w:rFonts w:asciiTheme="minorHAnsi" w:eastAsia="Times New Roman" w:hAnsiTheme="minorHAnsi" w:cstheme="minorHAnsi"/>
            <w:sz w:val="24"/>
            <w:szCs w:val="24"/>
            <w:lang w:val="en-IN" w:eastAsia="en-IN"/>
          </w:rPr>
          <w:t>50</w:t>
        </w:r>
      </w:ins>
      <w:ins w:id="299" w:author="Kush Khalasi" w:date="2025-07-29T16:29:00Z">
        <w:r w:rsidRPr="00B20378">
          <w:rPr>
            <w:rFonts w:asciiTheme="minorHAnsi" w:eastAsia="Times New Roman" w:hAnsiTheme="minorHAnsi" w:cstheme="minorHAnsi"/>
            <w:sz w:val="24"/>
            <w:szCs w:val="24"/>
            <w:lang w:val="en-IN" w:eastAsia="en-IN"/>
          </w:rPr>
          <w:t xml:space="preserve">% of procurement team on </w:t>
        </w:r>
      </w:ins>
      <w:ins w:id="300" w:author="Kush Khalasi" w:date="2025-07-29T16:29:00Z" w16du:dateUtc="2025-07-29T10:59:00Z">
        <w:r>
          <w:rPr>
            <w:rFonts w:asciiTheme="minorHAnsi" w:eastAsia="Times New Roman" w:hAnsiTheme="minorHAnsi" w:cstheme="minorHAnsi"/>
            <w:sz w:val="24"/>
            <w:szCs w:val="24"/>
            <w:lang w:val="en-IN" w:eastAsia="en-IN"/>
          </w:rPr>
          <w:t>social</w:t>
        </w:r>
      </w:ins>
      <w:ins w:id="301" w:author="Kush Khalasi" w:date="2025-07-29T16:29:00Z">
        <w:r w:rsidRPr="00B20378">
          <w:rPr>
            <w:rFonts w:asciiTheme="minorHAnsi" w:eastAsia="Times New Roman" w:hAnsiTheme="minorHAnsi" w:cstheme="minorHAnsi"/>
            <w:sz w:val="24"/>
            <w:szCs w:val="24"/>
            <w:lang w:val="en-IN" w:eastAsia="en-IN"/>
          </w:rPr>
          <w:t xml:space="preserve"> issues in the supply chain by 2030 as compared to the baseline year 2022, with 0% formal training in 2024.</w:t>
        </w:r>
      </w:ins>
    </w:p>
    <w:p w14:paraId="1466E9A5" w14:textId="4B252574" w:rsidR="00A43DA2" w:rsidRPr="00847F9A" w:rsidRDefault="00A43DA2">
      <w:pPr>
        <w:widowControl/>
        <w:numPr>
          <w:ilvl w:val="0"/>
          <w:numId w:val="8"/>
        </w:numPr>
        <w:autoSpaceDE/>
        <w:autoSpaceDN/>
        <w:spacing w:before="100" w:beforeAutospacing="1" w:after="100" w:afterAutospacing="1"/>
        <w:jc w:val="both"/>
        <w:rPr>
          <w:rFonts w:asciiTheme="minorHAnsi" w:eastAsia="Times New Roman" w:hAnsiTheme="minorHAnsi" w:cstheme="minorHAnsi"/>
          <w:sz w:val="24"/>
          <w:szCs w:val="24"/>
          <w:lang w:val="en-IN" w:eastAsia="en-IN"/>
        </w:rPr>
        <w:pPrChange w:id="302" w:author="Kush Khalasi" w:date="2025-07-29T16:29:00Z" w16du:dateUtc="2025-07-29T10:59:00Z">
          <w:pPr>
            <w:widowControl/>
            <w:numPr>
              <w:numId w:val="8"/>
            </w:numPr>
            <w:tabs>
              <w:tab w:val="num" w:pos="720"/>
            </w:tabs>
            <w:autoSpaceDE/>
            <w:autoSpaceDN/>
            <w:spacing w:before="100" w:beforeAutospacing="1" w:after="100" w:afterAutospacing="1"/>
            <w:ind w:left="720" w:hanging="360"/>
          </w:pPr>
        </w:pPrChange>
      </w:pPr>
      <w:ins w:id="303" w:author="Kush Khalasi" w:date="2025-07-29T16:34:00Z" w16du:dateUtc="2025-07-29T11:04:00Z">
        <w:r>
          <w:rPr>
            <w:rFonts w:asciiTheme="minorHAnsi" w:eastAsia="Times New Roman" w:hAnsiTheme="minorHAnsi" w:cstheme="minorHAnsi"/>
            <w:sz w:val="24"/>
            <w:szCs w:val="24"/>
            <w:lang w:val="en-IN" w:eastAsia="en-IN"/>
          </w:rPr>
          <w:t>We aim increase</w:t>
        </w:r>
      </w:ins>
      <w:ins w:id="304" w:author="Kush Khalasi" w:date="2025-07-29T16:35:00Z" w16du:dateUtc="2025-07-29T11:05:00Z">
        <w:r>
          <w:rPr>
            <w:rFonts w:asciiTheme="minorHAnsi" w:eastAsia="Times New Roman" w:hAnsiTheme="minorHAnsi" w:cstheme="minorHAnsi"/>
            <w:sz w:val="24"/>
            <w:szCs w:val="24"/>
            <w:lang w:val="en-IN" w:eastAsia="en-IN"/>
          </w:rPr>
          <w:t xml:space="preserve"> procurement of </w:t>
        </w:r>
      </w:ins>
      <w:ins w:id="305" w:author="Kush Khalasi" w:date="2025-07-29T16:34:00Z" w16du:dateUtc="2025-07-29T11:04:00Z">
        <w:r>
          <w:rPr>
            <w:rFonts w:asciiTheme="minorHAnsi" w:eastAsia="Times New Roman" w:hAnsiTheme="minorHAnsi" w:cstheme="minorHAnsi"/>
            <w:sz w:val="24"/>
            <w:szCs w:val="24"/>
            <w:lang w:val="en-IN" w:eastAsia="en-IN"/>
          </w:rPr>
          <w:t xml:space="preserve"> office supply and other material</w:t>
        </w:r>
      </w:ins>
      <w:ins w:id="306" w:author="Kush Khalasi" w:date="2025-07-29T16:35:00Z" w16du:dateUtc="2025-07-29T11:05:00Z">
        <w:r>
          <w:rPr>
            <w:rFonts w:asciiTheme="minorHAnsi" w:eastAsia="Times New Roman" w:hAnsiTheme="minorHAnsi" w:cstheme="minorHAnsi"/>
            <w:sz w:val="24"/>
            <w:szCs w:val="24"/>
            <w:lang w:val="en-IN" w:eastAsia="en-IN"/>
          </w:rPr>
          <w:t xml:space="preserve"> by 10%</w:t>
        </w:r>
      </w:ins>
      <w:ins w:id="307" w:author="Kush Khalasi" w:date="2025-07-29T16:34:00Z" w16du:dateUtc="2025-07-29T11:04:00Z">
        <w:r>
          <w:rPr>
            <w:rFonts w:asciiTheme="minorHAnsi" w:eastAsia="Times New Roman" w:hAnsiTheme="minorHAnsi" w:cstheme="minorHAnsi"/>
            <w:sz w:val="24"/>
            <w:szCs w:val="24"/>
            <w:lang w:val="en-IN" w:eastAsia="en-IN"/>
          </w:rPr>
          <w:t xml:space="preserve"> from the supplier who hold the ISO 45001 and SA 8000 certificate</w:t>
        </w:r>
      </w:ins>
      <w:ins w:id="308" w:author="Kush Khalasi" w:date="2025-07-29T16:35:00Z" w16du:dateUtc="2025-07-29T11:05:00Z">
        <w:r>
          <w:rPr>
            <w:rFonts w:asciiTheme="minorHAnsi" w:eastAsia="Times New Roman" w:hAnsiTheme="minorHAnsi" w:cstheme="minorHAnsi"/>
            <w:sz w:val="24"/>
            <w:szCs w:val="24"/>
            <w:lang w:val="en-IN" w:eastAsia="en-IN"/>
          </w:rPr>
          <w:t xml:space="preserve"> by 2030 from the baseline of 2022.</w:t>
        </w:r>
      </w:ins>
    </w:p>
    <w:p w14:paraId="13C490B0" w14:textId="77777777" w:rsidR="00C67331" w:rsidRDefault="0067618B">
      <w:pPr>
        <w:pStyle w:val="Heading1"/>
        <w:numPr>
          <w:ilvl w:val="0"/>
          <w:numId w:val="5"/>
        </w:numPr>
        <w:tabs>
          <w:tab w:val="left" w:pos="479"/>
        </w:tabs>
        <w:ind w:left="479" w:hanging="359"/>
        <w:pPrChange w:id="309" w:author="Kush Khalasi" w:date="2025-07-29T16:25:00Z" w16du:dateUtc="2025-07-29T10:55:00Z">
          <w:pPr>
            <w:pStyle w:val="Heading1"/>
            <w:numPr>
              <w:numId w:val="18"/>
            </w:numPr>
            <w:tabs>
              <w:tab w:val="left" w:pos="479"/>
            </w:tabs>
            <w:ind w:left="480" w:hanging="360"/>
            <w:jc w:val="both"/>
          </w:pPr>
        </w:pPrChange>
      </w:pPr>
      <w:bookmarkStart w:id="310" w:name="_Toc204700204"/>
      <w:r w:rsidRPr="00B20378">
        <w:rPr>
          <w:color w:val="365F91"/>
          <w:rPrChange w:id="311" w:author="Kush Khalasi" w:date="2025-07-29T16:25:00Z" w16du:dateUtc="2025-07-29T10:55:00Z">
            <w:rPr>
              <w:color w:val="365F91"/>
              <w:spacing w:val="-2"/>
            </w:rPr>
          </w:rPrChange>
        </w:rPr>
        <w:t>RESPONSIBILITIES</w:t>
      </w:r>
      <w:bookmarkEnd w:id="310"/>
    </w:p>
    <w:p w14:paraId="13C490B1" w14:textId="5016E7A3" w:rsidR="00C67331" w:rsidRDefault="0067618B">
      <w:pPr>
        <w:pStyle w:val="BodyText"/>
        <w:spacing w:before="178" w:line="276" w:lineRule="auto"/>
        <w:ind w:left="120" w:right="472" w:firstLine="0"/>
      </w:pPr>
      <w:r>
        <w:t>The</w:t>
      </w:r>
      <w:ins w:id="312" w:author="Kush Khalasi" w:date="2025-07-29T16:37:00Z" w16du:dateUtc="2025-07-29T11:07:00Z">
        <w:r w:rsidR="00A43DA2">
          <w:t xml:space="preserve"> CFO</w:t>
        </w:r>
      </w:ins>
      <w:r>
        <w:t xml:space="preserve"> at Trinity Logistics holds a pivotal role in ensuring the successful implementation</w:t>
      </w:r>
      <w:r>
        <w:rPr>
          <w:spacing w:val="-5"/>
        </w:rPr>
        <w:t xml:space="preserve"> </w:t>
      </w:r>
      <w:r>
        <w:t>of</w:t>
      </w:r>
      <w:r>
        <w:rPr>
          <w:spacing w:val="-7"/>
        </w:rPr>
        <w:t xml:space="preserve"> </w:t>
      </w:r>
      <w:r>
        <w:t>our</w:t>
      </w:r>
      <w:r>
        <w:rPr>
          <w:spacing w:val="-8"/>
        </w:rPr>
        <w:t xml:space="preserve"> </w:t>
      </w:r>
      <w:r>
        <w:t>Sustainable</w:t>
      </w:r>
      <w:r>
        <w:rPr>
          <w:spacing w:val="-8"/>
        </w:rPr>
        <w:t xml:space="preserve"> </w:t>
      </w:r>
      <w:ins w:id="313" w:author="Kush Khalasi" w:date="2025-07-29T16:37:00Z" w16du:dateUtc="2025-07-29T11:07:00Z">
        <w:r w:rsidR="00A43DA2">
          <w:rPr>
            <w:spacing w:val="-8"/>
          </w:rPr>
          <w:t xml:space="preserve">Operation </w:t>
        </w:r>
      </w:ins>
      <w:r>
        <w:t>policy.</w:t>
      </w:r>
      <w:r>
        <w:rPr>
          <w:spacing w:val="-7"/>
        </w:rPr>
        <w:t xml:space="preserve"> </w:t>
      </w:r>
      <w:r>
        <w:t>Their</w:t>
      </w:r>
      <w:r>
        <w:rPr>
          <w:spacing w:val="-6"/>
        </w:rPr>
        <w:t xml:space="preserve"> </w:t>
      </w:r>
      <w:r>
        <w:t>responsibilities</w:t>
      </w:r>
      <w:r>
        <w:rPr>
          <w:spacing w:val="-6"/>
        </w:rPr>
        <w:t xml:space="preserve"> </w:t>
      </w:r>
      <w:r>
        <w:t>encompass</w:t>
      </w:r>
      <w:r>
        <w:rPr>
          <w:spacing w:val="-6"/>
        </w:rPr>
        <w:t xml:space="preserve"> </w:t>
      </w:r>
      <w:r>
        <w:t>several key areas:</w:t>
      </w:r>
    </w:p>
    <w:p w14:paraId="13C490B2" w14:textId="62ED94CE" w:rsidR="00C67331" w:rsidRDefault="0067618B">
      <w:pPr>
        <w:pStyle w:val="ListParagraph"/>
        <w:numPr>
          <w:ilvl w:val="0"/>
          <w:numId w:val="3"/>
        </w:numPr>
        <w:tabs>
          <w:tab w:val="left" w:pos="480"/>
        </w:tabs>
        <w:spacing w:before="242" w:line="276" w:lineRule="auto"/>
        <w:ind w:right="480"/>
        <w:rPr>
          <w:sz w:val="24"/>
        </w:rPr>
      </w:pPr>
      <w:r>
        <w:rPr>
          <w:b/>
          <w:sz w:val="24"/>
        </w:rPr>
        <w:t xml:space="preserve">Alignment with Policy Objectives: </w:t>
      </w:r>
      <w:r>
        <w:rPr>
          <w:sz w:val="24"/>
        </w:rPr>
        <w:t xml:space="preserve">The </w:t>
      </w:r>
      <w:r w:rsidR="006233A2">
        <w:rPr>
          <w:sz w:val="24"/>
        </w:rPr>
        <w:t>Executive Leadership Team</w:t>
      </w:r>
      <w:r>
        <w:rPr>
          <w:sz w:val="24"/>
        </w:rPr>
        <w:t xml:space="preserve"> </w:t>
      </w:r>
      <w:ins w:id="314" w:author="Kush Khalasi" w:date="2025-07-29T16:40:00Z" w16du:dateUtc="2025-07-29T11:10:00Z">
        <w:r w:rsidR="00A43DA2">
          <w:rPr>
            <w:sz w:val="24"/>
          </w:rPr>
          <w:t xml:space="preserve">in </w:t>
        </w:r>
      </w:ins>
      <w:ins w:id="315" w:author="Kush Khalasi" w:date="2025-07-29T16:39:00Z" w16du:dateUtc="2025-07-29T11:09:00Z">
        <w:r w:rsidR="00A43DA2">
          <w:rPr>
            <w:sz w:val="24"/>
          </w:rPr>
          <w:t>associat</w:t>
        </w:r>
      </w:ins>
      <w:ins w:id="316" w:author="Kush Khalasi" w:date="2025-07-29T16:40:00Z" w16du:dateUtc="2025-07-29T11:10:00Z">
        <w:r w:rsidR="00A43DA2">
          <w:rPr>
            <w:sz w:val="24"/>
          </w:rPr>
          <w:t>ion</w:t>
        </w:r>
      </w:ins>
      <w:ins w:id="317" w:author="Kush Khalasi" w:date="2025-07-29T16:39:00Z" w16du:dateUtc="2025-07-29T11:09:00Z">
        <w:r w:rsidR="00A43DA2">
          <w:rPr>
            <w:sz w:val="24"/>
          </w:rPr>
          <w:t xml:space="preserve"> with Chief financial officer </w:t>
        </w:r>
      </w:ins>
      <w:r w:rsidR="003A3F5E">
        <w:rPr>
          <w:sz w:val="24"/>
        </w:rPr>
        <w:t>shall</w:t>
      </w:r>
      <w:ins w:id="318" w:author="Kush Khalasi" w:date="2025-07-29T16:40:00Z" w16du:dateUtc="2025-07-29T11:10:00Z">
        <w:r w:rsidR="00A43DA2">
          <w:rPr>
            <w:sz w:val="24"/>
          </w:rPr>
          <w:t>,</w:t>
        </w:r>
      </w:ins>
      <w:r w:rsidR="003A3F5E">
        <w:rPr>
          <w:sz w:val="24"/>
        </w:rPr>
        <w:t xml:space="preserve"> review </w:t>
      </w:r>
      <w:ins w:id="319" w:author="Kush Khalasi" w:date="2025-07-29T16:36:00Z" w16du:dateUtc="2025-07-29T11:06:00Z">
        <w:r w:rsidR="00A43DA2">
          <w:rPr>
            <w:sz w:val="24"/>
          </w:rPr>
          <w:t>this Sustainable Operation p</w:t>
        </w:r>
      </w:ins>
      <w:ins w:id="320" w:author="Kush Khalasi" w:date="2025-07-29T16:37:00Z" w16du:dateUtc="2025-07-29T11:07:00Z">
        <w:r w:rsidR="00A43DA2">
          <w:rPr>
            <w:sz w:val="24"/>
          </w:rPr>
          <w:t xml:space="preserve">olicy and all </w:t>
        </w:r>
      </w:ins>
      <w:del w:id="321" w:author="Kush Khalasi" w:date="2025-07-29T16:37:00Z" w16du:dateUtc="2025-07-29T11:07:00Z">
        <w:r w:rsidDel="00A43DA2">
          <w:rPr>
            <w:sz w:val="24"/>
          </w:rPr>
          <w:delText xml:space="preserve">that all </w:delText>
        </w:r>
      </w:del>
      <w:r>
        <w:rPr>
          <w:sz w:val="24"/>
        </w:rPr>
        <w:t>activities are in line with the objectives outlined in th</w:t>
      </w:r>
      <w:ins w:id="322" w:author="Kush Khalasi" w:date="2025-07-29T16:37:00Z" w16du:dateUtc="2025-07-29T11:07:00Z">
        <w:r w:rsidR="00A43DA2">
          <w:rPr>
            <w:sz w:val="24"/>
          </w:rPr>
          <w:t xml:space="preserve">is </w:t>
        </w:r>
      </w:ins>
      <w:del w:id="323" w:author="Kush Khalasi" w:date="2025-07-29T16:37:00Z" w16du:dateUtc="2025-07-29T11:07:00Z">
        <w:r w:rsidDel="00A43DA2">
          <w:rPr>
            <w:sz w:val="24"/>
          </w:rPr>
          <w:delText xml:space="preserve">e Sustainable </w:delText>
        </w:r>
      </w:del>
      <w:r>
        <w:rPr>
          <w:sz w:val="24"/>
        </w:rPr>
        <w:t xml:space="preserve">policy. This </w:t>
      </w:r>
      <w:r w:rsidR="003A3F5E">
        <w:rPr>
          <w:sz w:val="24"/>
        </w:rPr>
        <w:t xml:space="preserve">may </w:t>
      </w:r>
      <w:r>
        <w:rPr>
          <w:sz w:val="24"/>
        </w:rPr>
        <w:t xml:space="preserve">involve prioritizing </w:t>
      </w:r>
      <w:r w:rsidR="006233A2">
        <w:rPr>
          <w:sz w:val="24"/>
        </w:rPr>
        <w:t>looking at additional way to improve Sustainability</w:t>
      </w:r>
      <w:r>
        <w:rPr>
          <w:sz w:val="24"/>
        </w:rPr>
        <w:t>.</w:t>
      </w:r>
    </w:p>
    <w:p w14:paraId="467FF9F8" w14:textId="78B2566E" w:rsidR="00A43DA2" w:rsidRPr="00A43DA2" w:rsidRDefault="0067618B">
      <w:pPr>
        <w:pStyle w:val="ListParagraph"/>
        <w:widowControl/>
        <w:numPr>
          <w:ilvl w:val="0"/>
          <w:numId w:val="17"/>
        </w:numPr>
        <w:tabs>
          <w:tab w:val="left" w:pos="180"/>
        </w:tabs>
        <w:autoSpaceDE/>
        <w:autoSpaceDN/>
        <w:spacing w:before="100" w:beforeAutospacing="1" w:after="240"/>
        <w:rPr>
          <w:ins w:id="324" w:author="Kush Khalasi" w:date="2025-07-29T16:38:00Z" w16du:dateUtc="2025-07-29T11:08:00Z"/>
          <w:rFonts w:asciiTheme="minorHAnsi" w:eastAsia="Times New Roman" w:hAnsiTheme="minorHAnsi" w:cstheme="minorHAnsi"/>
          <w:sz w:val="24"/>
          <w:szCs w:val="24"/>
          <w:lang w:val="en-IN" w:eastAsia="en-IN"/>
          <w:rPrChange w:id="325" w:author="Kush Khalasi" w:date="2025-07-29T16:38:00Z" w16du:dateUtc="2025-07-29T11:08:00Z">
            <w:rPr>
              <w:ins w:id="326" w:author="Kush Khalasi" w:date="2025-07-29T16:38:00Z" w16du:dateUtc="2025-07-29T11:08:00Z"/>
              <w:rFonts w:asciiTheme="minorHAnsi" w:eastAsia="Times New Roman" w:hAnsiTheme="minorHAnsi" w:cstheme="minorHAnsi"/>
              <w:b/>
              <w:bCs/>
              <w:sz w:val="24"/>
              <w:szCs w:val="24"/>
              <w:lang w:val="en-IN" w:eastAsia="en-IN"/>
            </w:rPr>
          </w:rPrChange>
        </w:rPr>
        <w:pPrChange w:id="327" w:author="Kush Khalasi" w:date="2025-07-29T16:38:00Z" w16du:dateUtc="2025-07-29T11:08:00Z">
          <w:pPr>
            <w:pStyle w:val="ListParagraph"/>
            <w:widowControl/>
            <w:numPr>
              <w:numId w:val="17"/>
            </w:numPr>
            <w:tabs>
              <w:tab w:val="left" w:pos="180"/>
            </w:tabs>
            <w:autoSpaceDE/>
            <w:autoSpaceDN/>
            <w:spacing w:before="100" w:beforeAutospacing="1" w:after="100" w:afterAutospacing="1"/>
            <w:ind w:left="540"/>
          </w:pPr>
        </w:pPrChange>
      </w:pPr>
      <w:r>
        <w:rPr>
          <w:b/>
          <w:sz w:val="24"/>
        </w:rPr>
        <w:lastRenderedPageBreak/>
        <w:t>Supplier</w:t>
      </w:r>
      <w:r>
        <w:rPr>
          <w:b/>
          <w:spacing w:val="-2"/>
          <w:sz w:val="24"/>
        </w:rPr>
        <w:t xml:space="preserve"> </w:t>
      </w:r>
      <w:r>
        <w:rPr>
          <w:b/>
          <w:sz w:val="24"/>
        </w:rPr>
        <w:t>Evaluation</w:t>
      </w:r>
      <w:r>
        <w:rPr>
          <w:b/>
          <w:spacing w:val="-2"/>
          <w:sz w:val="24"/>
        </w:rPr>
        <w:t xml:space="preserve"> </w:t>
      </w:r>
      <w:r>
        <w:rPr>
          <w:b/>
          <w:sz w:val="24"/>
        </w:rPr>
        <w:t>and</w:t>
      </w:r>
      <w:r>
        <w:rPr>
          <w:b/>
          <w:spacing w:val="-4"/>
          <w:sz w:val="24"/>
        </w:rPr>
        <w:t xml:space="preserve"> </w:t>
      </w:r>
      <w:r>
        <w:rPr>
          <w:b/>
          <w:sz w:val="24"/>
        </w:rPr>
        <w:t xml:space="preserve">Selection: </w:t>
      </w:r>
      <w:r>
        <w:rPr>
          <w:sz w:val="24"/>
        </w:rPr>
        <w:t>It</w:t>
      </w:r>
      <w:r>
        <w:rPr>
          <w:spacing w:val="-2"/>
          <w:sz w:val="24"/>
        </w:rPr>
        <w:t xml:space="preserve"> </w:t>
      </w:r>
      <w:r>
        <w:rPr>
          <w:sz w:val="24"/>
        </w:rPr>
        <w:t>is</w:t>
      </w:r>
      <w:r>
        <w:rPr>
          <w:spacing w:val="-5"/>
          <w:sz w:val="24"/>
        </w:rPr>
        <w:t xml:space="preserve"> </w:t>
      </w:r>
      <w:r>
        <w:rPr>
          <w:sz w:val="24"/>
        </w:rPr>
        <w:t>the</w:t>
      </w:r>
      <w:r>
        <w:rPr>
          <w:spacing w:val="-4"/>
          <w:sz w:val="24"/>
        </w:rPr>
        <w:t xml:space="preserve"> </w:t>
      </w:r>
      <w:r>
        <w:rPr>
          <w:sz w:val="24"/>
        </w:rPr>
        <w:t>responsibility</w:t>
      </w:r>
      <w:r>
        <w:rPr>
          <w:spacing w:val="-6"/>
          <w:sz w:val="24"/>
        </w:rPr>
        <w:t xml:space="preserve"> </w:t>
      </w:r>
      <w:r>
        <w:rPr>
          <w:sz w:val="24"/>
        </w:rPr>
        <w:t>of</w:t>
      </w:r>
      <w:r>
        <w:rPr>
          <w:spacing w:val="-3"/>
          <w:sz w:val="24"/>
        </w:rPr>
        <w:t xml:space="preserve"> </w:t>
      </w:r>
      <w:r>
        <w:rPr>
          <w:sz w:val="24"/>
        </w:rPr>
        <w:t>the</w:t>
      </w:r>
      <w:r>
        <w:rPr>
          <w:spacing w:val="-5"/>
          <w:sz w:val="24"/>
        </w:rPr>
        <w:t xml:space="preserve"> </w:t>
      </w:r>
      <w:r>
        <w:rPr>
          <w:sz w:val="24"/>
        </w:rPr>
        <w:t xml:space="preserve">to </w:t>
      </w:r>
      <w:r w:rsidR="00B448B7">
        <w:rPr>
          <w:sz w:val="24"/>
        </w:rPr>
        <w:t>inquire if</w:t>
      </w:r>
      <w:r>
        <w:rPr>
          <w:sz w:val="24"/>
        </w:rPr>
        <w:t xml:space="preserve"> suppliers align with our sustainability criteria. This includes </w:t>
      </w:r>
      <w:r w:rsidR="006233A2">
        <w:rPr>
          <w:sz w:val="24"/>
        </w:rPr>
        <w:t xml:space="preserve">contractually requiring </w:t>
      </w:r>
      <w:r>
        <w:rPr>
          <w:sz w:val="24"/>
        </w:rPr>
        <w:t xml:space="preserve">suppliers' </w:t>
      </w:r>
      <w:r w:rsidR="006233A2">
        <w:rPr>
          <w:sz w:val="24"/>
        </w:rPr>
        <w:t>to adhere to Federal, State, and Local laws when it comes to fair labor practice and human rights</w:t>
      </w:r>
      <w:r>
        <w:rPr>
          <w:sz w:val="24"/>
        </w:rPr>
        <w:t>.</w:t>
      </w:r>
    </w:p>
    <w:p w14:paraId="79B38C13" w14:textId="4E00042A" w:rsidR="00A43DA2" w:rsidRPr="00847F9A" w:rsidRDefault="00A43DA2" w:rsidP="00A43DA2">
      <w:pPr>
        <w:pStyle w:val="ListParagraph"/>
        <w:widowControl/>
        <w:numPr>
          <w:ilvl w:val="0"/>
          <w:numId w:val="17"/>
        </w:numPr>
        <w:tabs>
          <w:tab w:val="left" w:pos="180"/>
        </w:tabs>
        <w:autoSpaceDE/>
        <w:autoSpaceDN/>
        <w:spacing w:before="100" w:beforeAutospacing="1" w:after="100" w:afterAutospacing="1"/>
        <w:rPr>
          <w:ins w:id="328" w:author="Kush Khalasi" w:date="2025-07-29T16:38:00Z" w16du:dateUtc="2025-07-29T11:08:00Z"/>
          <w:rFonts w:asciiTheme="minorHAnsi" w:eastAsia="Times New Roman" w:hAnsiTheme="minorHAnsi" w:cstheme="minorHAnsi"/>
          <w:sz w:val="24"/>
          <w:szCs w:val="24"/>
          <w:lang w:val="en-IN" w:eastAsia="en-IN"/>
        </w:rPr>
      </w:pPr>
      <w:ins w:id="329" w:author="Kush Khalasi" w:date="2025-07-29T16:38:00Z" w16du:dateUtc="2025-07-29T11:08:00Z">
        <w:r w:rsidRPr="00847F9A">
          <w:rPr>
            <w:rFonts w:asciiTheme="minorHAnsi" w:eastAsia="Times New Roman" w:hAnsiTheme="minorHAnsi" w:cstheme="minorHAnsi"/>
            <w:b/>
            <w:bCs/>
            <w:sz w:val="24"/>
            <w:szCs w:val="24"/>
            <w:lang w:val="en-IN" w:eastAsia="en-IN"/>
          </w:rPr>
          <w:t xml:space="preserve">Chief </w:t>
        </w:r>
      </w:ins>
      <w:ins w:id="330" w:author="Kush Khalasi" w:date="2025-07-29T16:39:00Z" w16du:dateUtc="2025-07-29T11:09:00Z">
        <w:r>
          <w:rPr>
            <w:rFonts w:asciiTheme="minorHAnsi" w:eastAsia="Times New Roman" w:hAnsiTheme="minorHAnsi" w:cstheme="minorHAnsi"/>
            <w:b/>
            <w:bCs/>
            <w:sz w:val="24"/>
            <w:szCs w:val="24"/>
            <w:lang w:val="en-IN" w:eastAsia="en-IN"/>
          </w:rPr>
          <w:t>Financial</w:t>
        </w:r>
      </w:ins>
      <w:ins w:id="331" w:author="Kush Khalasi" w:date="2025-07-29T16:38:00Z" w16du:dateUtc="2025-07-29T11:08:00Z">
        <w:r w:rsidRPr="00847F9A">
          <w:rPr>
            <w:rFonts w:asciiTheme="minorHAnsi" w:eastAsia="Times New Roman" w:hAnsiTheme="minorHAnsi" w:cstheme="minorHAnsi"/>
            <w:b/>
            <w:bCs/>
            <w:sz w:val="24"/>
            <w:szCs w:val="24"/>
            <w:lang w:val="en-IN" w:eastAsia="en-IN"/>
          </w:rPr>
          <w:t xml:space="preserve"> Officer (C</w:t>
        </w:r>
      </w:ins>
      <w:ins w:id="332" w:author="Kush Khalasi" w:date="2025-07-29T16:39:00Z" w16du:dateUtc="2025-07-29T11:09:00Z">
        <w:r>
          <w:rPr>
            <w:rFonts w:asciiTheme="minorHAnsi" w:eastAsia="Times New Roman" w:hAnsiTheme="minorHAnsi" w:cstheme="minorHAnsi"/>
            <w:b/>
            <w:bCs/>
            <w:sz w:val="24"/>
            <w:szCs w:val="24"/>
            <w:lang w:val="en-IN" w:eastAsia="en-IN"/>
          </w:rPr>
          <w:t>F</w:t>
        </w:r>
      </w:ins>
      <w:ins w:id="333" w:author="Kush Khalasi" w:date="2025-07-29T16:38:00Z" w16du:dateUtc="2025-07-29T11:08:00Z">
        <w:r w:rsidRPr="00847F9A">
          <w:rPr>
            <w:rFonts w:asciiTheme="minorHAnsi" w:eastAsia="Times New Roman" w:hAnsiTheme="minorHAnsi" w:cstheme="minorHAnsi"/>
            <w:b/>
            <w:bCs/>
            <w:sz w:val="24"/>
            <w:szCs w:val="24"/>
            <w:lang w:val="en-IN" w:eastAsia="en-IN"/>
          </w:rPr>
          <w:t>O)</w:t>
        </w:r>
      </w:ins>
    </w:p>
    <w:p w14:paraId="239F6699" w14:textId="512BC3E3" w:rsidR="00A43DA2" w:rsidRDefault="00A43DA2" w:rsidP="00A43DA2">
      <w:pPr>
        <w:widowControl/>
        <w:numPr>
          <w:ilvl w:val="1"/>
          <w:numId w:val="13"/>
        </w:numPr>
        <w:autoSpaceDE/>
        <w:autoSpaceDN/>
        <w:spacing w:before="100" w:beforeAutospacing="1" w:after="100" w:afterAutospacing="1"/>
        <w:ind w:left="990" w:right="510"/>
        <w:jc w:val="both"/>
        <w:rPr>
          <w:ins w:id="334" w:author="Kush Khalasi" w:date="2025-07-29T16:40:00Z" w16du:dateUtc="2025-07-29T11:10:00Z"/>
          <w:rFonts w:asciiTheme="minorHAnsi" w:eastAsia="Times New Roman" w:hAnsiTheme="minorHAnsi" w:cstheme="minorHAnsi"/>
          <w:sz w:val="24"/>
          <w:szCs w:val="24"/>
          <w:lang w:val="en-IN" w:eastAsia="en-IN"/>
        </w:rPr>
      </w:pPr>
      <w:ins w:id="335" w:author="Kush Khalasi" w:date="2025-07-29T16:40:00Z" w16du:dateUtc="2025-07-29T11:10:00Z">
        <w:r>
          <w:rPr>
            <w:rFonts w:asciiTheme="minorHAnsi" w:eastAsia="Times New Roman" w:hAnsiTheme="minorHAnsi" w:cstheme="minorHAnsi"/>
            <w:sz w:val="24"/>
            <w:szCs w:val="24"/>
            <w:lang w:val="en-IN" w:eastAsia="en-IN"/>
          </w:rPr>
          <w:t>Annually review this Policy.</w:t>
        </w:r>
      </w:ins>
    </w:p>
    <w:p w14:paraId="7811BD6B" w14:textId="2A6C9BBD" w:rsidR="00A43DA2" w:rsidRPr="00847F9A" w:rsidRDefault="00A43DA2" w:rsidP="00A43DA2">
      <w:pPr>
        <w:widowControl/>
        <w:numPr>
          <w:ilvl w:val="1"/>
          <w:numId w:val="13"/>
        </w:numPr>
        <w:autoSpaceDE/>
        <w:autoSpaceDN/>
        <w:spacing w:before="100" w:beforeAutospacing="1" w:after="100" w:afterAutospacing="1"/>
        <w:ind w:left="990" w:right="510"/>
        <w:jc w:val="both"/>
        <w:rPr>
          <w:ins w:id="336" w:author="Kush Khalasi" w:date="2025-07-29T16:38:00Z" w16du:dateUtc="2025-07-29T11:08:00Z"/>
          <w:rFonts w:asciiTheme="minorHAnsi" w:eastAsia="Times New Roman" w:hAnsiTheme="minorHAnsi" w:cstheme="minorHAnsi"/>
          <w:sz w:val="24"/>
          <w:szCs w:val="24"/>
          <w:lang w:val="en-IN" w:eastAsia="en-IN"/>
        </w:rPr>
      </w:pPr>
      <w:ins w:id="337" w:author="Kush Khalasi" w:date="2025-07-29T16:38:00Z" w16du:dateUtc="2025-07-29T11:08:00Z">
        <w:r w:rsidRPr="00847F9A">
          <w:rPr>
            <w:rFonts w:asciiTheme="minorHAnsi" w:eastAsia="Times New Roman" w:hAnsiTheme="minorHAnsi" w:cstheme="minorHAnsi"/>
            <w:sz w:val="24"/>
            <w:szCs w:val="24"/>
            <w:lang w:val="en-IN" w:eastAsia="en-IN"/>
          </w:rPr>
          <w:t>Ensure alignment of all company operations with the sustainability objectives outlined in this policy.</w:t>
        </w:r>
      </w:ins>
    </w:p>
    <w:p w14:paraId="5B9CB046"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38" w:author="Kush Khalasi" w:date="2025-07-29T16:38:00Z" w16du:dateUtc="2025-07-29T11:08:00Z"/>
          <w:rFonts w:asciiTheme="minorHAnsi" w:eastAsia="Times New Roman" w:hAnsiTheme="minorHAnsi" w:cstheme="minorHAnsi"/>
          <w:sz w:val="24"/>
          <w:szCs w:val="24"/>
          <w:lang w:val="en-IN" w:eastAsia="en-IN"/>
        </w:rPr>
      </w:pPr>
      <w:ins w:id="339" w:author="Kush Khalasi" w:date="2025-07-29T16:38:00Z" w16du:dateUtc="2025-07-29T11:08:00Z">
        <w:r w:rsidRPr="00847F9A">
          <w:rPr>
            <w:rFonts w:asciiTheme="minorHAnsi" w:eastAsia="Times New Roman" w:hAnsiTheme="minorHAnsi" w:cstheme="minorHAnsi"/>
            <w:sz w:val="24"/>
            <w:szCs w:val="24"/>
            <w:lang w:val="en-IN" w:eastAsia="en-IN"/>
          </w:rPr>
          <w:t>Lead strategic initiatives related to environmental sustainability and social responsibility, setting long-term goals.</w:t>
        </w:r>
      </w:ins>
    </w:p>
    <w:p w14:paraId="252357C1"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40" w:author="Kush Khalasi" w:date="2025-07-29T16:38:00Z" w16du:dateUtc="2025-07-29T11:08:00Z"/>
          <w:rFonts w:asciiTheme="minorHAnsi" w:eastAsia="Times New Roman" w:hAnsiTheme="minorHAnsi" w:cstheme="minorHAnsi"/>
          <w:sz w:val="24"/>
          <w:szCs w:val="24"/>
          <w:lang w:val="en-IN" w:eastAsia="en-IN"/>
        </w:rPr>
      </w:pPr>
      <w:ins w:id="341" w:author="Kush Khalasi" w:date="2025-07-29T16:38:00Z" w16du:dateUtc="2025-07-29T11:08:00Z">
        <w:r w:rsidRPr="00847F9A">
          <w:rPr>
            <w:rFonts w:asciiTheme="minorHAnsi" w:eastAsia="Times New Roman" w:hAnsiTheme="minorHAnsi" w:cstheme="minorHAnsi"/>
            <w:sz w:val="24"/>
            <w:szCs w:val="24"/>
            <w:lang w:val="en-IN" w:eastAsia="en-IN"/>
          </w:rPr>
          <w:t>Provide leadership and direction for sustainability improvements across all departments.</w:t>
        </w:r>
      </w:ins>
    </w:p>
    <w:p w14:paraId="57EA5749" w14:textId="77777777" w:rsidR="00A43DA2" w:rsidRPr="00847F9A" w:rsidRDefault="00A43DA2" w:rsidP="00A43DA2">
      <w:pPr>
        <w:pStyle w:val="ListParagraph"/>
        <w:widowControl/>
        <w:numPr>
          <w:ilvl w:val="0"/>
          <w:numId w:val="17"/>
        </w:numPr>
        <w:tabs>
          <w:tab w:val="left" w:pos="180"/>
        </w:tabs>
        <w:autoSpaceDE/>
        <w:autoSpaceDN/>
        <w:spacing w:before="100" w:beforeAutospacing="1" w:after="100" w:afterAutospacing="1"/>
        <w:rPr>
          <w:ins w:id="342" w:author="Kush Khalasi" w:date="2025-07-29T16:38:00Z" w16du:dateUtc="2025-07-29T11:08:00Z"/>
          <w:rFonts w:asciiTheme="minorHAnsi" w:eastAsia="Times New Roman" w:hAnsiTheme="minorHAnsi" w:cstheme="minorHAnsi"/>
          <w:sz w:val="24"/>
          <w:szCs w:val="24"/>
          <w:lang w:val="en-IN" w:eastAsia="en-IN"/>
        </w:rPr>
      </w:pPr>
      <w:ins w:id="343" w:author="Kush Khalasi" w:date="2025-07-29T16:38:00Z" w16du:dateUtc="2025-07-29T11:08:00Z">
        <w:r w:rsidRPr="00847F9A">
          <w:rPr>
            <w:rFonts w:asciiTheme="minorHAnsi" w:eastAsia="Times New Roman" w:hAnsiTheme="minorHAnsi" w:cstheme="minorHAnsi"/>
            <w:b/>
            <w:bCs/>
            <w:sz w:val="24"/>
            <w:szCs w:val="24"/>
            <w:lang w:val="en-IN" w:eastAsia="en-IN"/>
          </w:rPr>
          <w:t>Chief Compliance Officer (CCO)</w:t>
        </w:r>
      </w:ins>
    </w:p>
    <w:p w14:paraId="542372FF"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44" w:author="Kush Khalasi" w:date="2025-07-29T16:38:00Z" w16du:dateUtc="2025-07-29T11:08:00Z"/>
          <w:rFonts w:asciiTheme="minorHAnsi" w:eastAsia="Times New Roman" w:hAnsiTheme="minorHAnsi" w:cstheme="minorHAnsi"/>
          <w:sz w:val="24"/>
          <w:szCs w:val="24"/>
          <w:lang w:val="en-IN" w:eastAsia="en-IN"/>
        </w:rPr>
      </w:pPr>
      <w:ins w:id="345" w:author="Kush Khalasi" w:date="2025-07-29T16:38:00Z" w16du:dateUtc="2025-07-29T11:08:00Z">
        <w:r w:rsidRPr="00847F9A">
          <w:rPr>
            <w:rFonts w:asciiTheme="minorHAnsi" w:eastAsia="Times New Roman" w:hAnsiTheme="minorHAnsi" w:cstheme="minorHAnsi"/>
            <w:sz w:val="24"/>
            <w:szCs w:val="24"/>
            <w:lang w:val="en-IN" w:eastAsia="en-IN"/>
          </w:rPr>
          <w:t>Oversee compliance with all relevant federal, state, and local environmental and labor laws.</w:t>
        </w:r>
      </w:ins>
    </w:p>
    <w:p w14:paraId="6EFF748E"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46" w:author="Kush Khalasi" w:date="2025-07-29T16:38:00Z" w16du:dateUtc="2025-07-29T11:08:00Z"/>
          <w:rFonts w:asciiTheme="minorHAnsi" w:eastAsia="Times New Roman" w:hAnsiTheme="minorHAnsi" w:cstheme="minorHAnsi"/>
          <w:sz w:val="24"/>
          <w:szCs w:val="24"/>
          <w:lang w:val="en-IN" w:eastAsia="en-IN"/>
        </w:rPr>
      </w:pPr>
      <w:ins w:id="347" w:author="Kush Khalasi" w:date="2025-07-29T16:38:00Z" w16du:dateUtc="2025-07-29T11:08:00Z">
        <w:r w:rsidRPr="00847F9A">
          <w:rPr>
            <w:rFonts w:asciiTheme="minorHAnsi" w:eastAsia="Times New Roman" w:hAnsiTheme="minorHAnsi" w:cstheme="minorHAnsi"/>
            <w:sz w:val="24"/>
            <w:szCs w:val="24"/>
            <w:lang w:val="en-IN" w:eastAsia="en-IN"/>
          </w:rPr>
          <w:t>Conduct annual reviews of the sustainability policy, ensuring it remains up-to-date and effective.</w:t>
        </w:r>
      </w:ins>
    </w:p>
    <w:p w14:paraId="59275635"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48" w:author="Kush Khalasi" w:date="2025-07-29T16:38:00Z" w16du:dateUtc="2025-07-29T11:08:00Z"/>
          <w:rFonts w:asciiTheme="minorHAnsi" w:eastAsia="Times New Roman" w:hAnsiTheme="minorHAnsi" w:cstheme="minorHAnsi"/>
          <w:sz w:val="24"/>
          <w:szCs w:val="24"/>
          <w:lang w:val="en-IN" w:eastAsia="en-IN"/>
        </w:rPr>
      </w:pPr>
      <w:ins w:id="349" w:author="Kush Khalasi" w:date="2025-07-29T16:38:00Z" w16du:dateUtc="2025-07-29T11:08:00Z">
        <w:r w:rsidRPr="00847F9A">
          <w:rPr>
            <w:rFonts w:asciiTheme="minorHAnsi" w:eastAsia="Times New Roman" w:hAnsiTheme="minorHAnsi" w:cstheme="minorHAnsi"/>
            <w:sz w:val="24"/>
            <w:szCs w:val="24"/>
            <w:lang w:val="en-IN" w:eastAsia="en-IN"/>
          </w:rPr>
          <w:t>Manage third-party vendor relationships to ensure they meet Trinity’s sustainability and ethical sourcing criteria.</w:t>
        </w:r>
      </w:ins>
    </w:p>
    <w:p w14:paraId="55231B60" w14:textId="77777777" w:rsidR="00A43DA2" w:rsidRPr="00847F9A" w:rsidRDefault="00A43DA2" w:rsidP="00A43DA2">
      <w:pPr>
        <w:pStyle w:val="ListParagraph"/>
        <w:widowControl/>
        <w:numPr>
          <w:ilvl w:val="0"/>
          <w:numId w:val="17"/>
        </w:numPr>
        <w:tabs>
          <w:tab w:val="left" w:pos="180"/>
        </w:tabs>
        <w:autoSpaceDE/>
        <w:autoSpaceDN/>
        <w:spacing w:before="100" w:beforeAutospacing="1" w:after="100" w:afterAutospacing="1"/>
        <w:rPr>
          <w:ins w:id="350" w:author="Kush Khalasi" w:date="2025-07-29T16:38:00Z" w16du:dateUtc="2025-07-29T11:08:00Z"/>
          <w:rFonts w:asciiTheme="minorHAnsi" w:eastAsia="Times New Roman" w:hAnsiTheme="minorHAnsi" w:cstheme="minorHAnsi"/>
          <w:sz w:val="24"/>
          <w:szCs w:val="24"/>
          <w:lang w:val="en-IN" w:eastAsia="en-IN"/>
        </w:rPr>
      </w:pPr>
      <w:ins w:id="351" w:author="Kush Khalasi" w:date="2025-07-29T16:38:00Z" w16du:dateUtc="2025-07-29T11:08:00Z">
        <w:r w:rsidRPr="00847F9A">
          <w:rPr>
            <w:rFonts w:asciiTheme="minorHAnsi" w:eastAsia="Times New Roman" w:hAnsiTheme="minorHAnsi" w:cstheme="minorHAnsi"/>
            <w:b/>
            <w:bCs/>
            <w:sz w:val="24"/>
            <w:szCs w:val="24"/>
            <w:lang w:val="en-IN" w:eastAsia="en-IN"/>
          </w:rPr>
          <w:t>Head of Procurement</w:t>
        </w:r>
      </w:ins>
    </w:p>
    <w:p w14:paraId="3EDE0FD6"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52" w:author="Kush Khalasi" w:date="2025-07-29T16:38:00Z" w16du:dateUtc="2025-07-29T11:08:00Z"/>
          <w:rFonts w:asciiTheme="minorHAnsi" w:eastAsia="Times New Roman" w:hAnsiTheme="minorHAnsi" w:cstheme="minorHAnsi"/>
          <w:sz w:val="24"/>
          <w:szCs w:val="24"/>
          <w:lang w:val="en-IN" w:eastAsia="en-IN"/>
        </w:rPr>
      </w:pPr>
      <w:ins w:id="353" w:author="Kush Khalasi" w:date="2025-07-29T16:38:00Z" w16du:dateUtc="2025-07-29T11:08:00Z">
        <w:r w:rsidRPr="00847F9A">
          <w:rPr>
            <w:rFonts w:asciiTheme="minorHAnsi" w:eastAsia="Times New Roman" w:hAnsiTheme="minorHAnsi" w:cstheme="minorHAnsi"/>
            <w:sz w:val="24"/>
            <w:szCs w:val="24"/>
            <w:lang w:val="en-IN" w:eastAsia="en-IN"/>
          </w:rPr>
          <w:t>Evaluate and select suppliers based on their adherence to environmental and ethical labor standards.</w:t>
        </w:r>
      </w:ins>
    </w:p>
    <w:p w14:paraId="6812560A"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54" w:author="Kush Khalasi" w:date="2025-07-29T16:38:00Z" w16du:dateUtc="2025-07-29T11:08:00Z"/>
          <w:rFonts w:asciiTheme="minorHAnsi" w:eastAsia="Times New Roman" w:hAnsiTheme="minorHAnsi" w:cstheme="minorHAnsi"/>
          <w:sz w:val="24"/>
          <w:szCs w:val="24"/>
          <w:lang w:val="en-IN" w:eastAsia="en-IN"/>
        </w:rPr>
      </w:pPr>
      <w:ins w:id="355" w:author="Kush Khalasi" w:date="2025-07-29T16:38:00Z" w16du:dateUtc="2025-07-29T11:08:00Z">
        <w:r w:rsidRPr="00847F9A">
          <w:rPr>
            <w:rFonts w:asciiTheme="minorHAnsi" w:eastAsia="Times New Roman" w:hAnsiTheme="minorHAnsi" w:cstheme="minorHAnsi"/>
            <w:sz w:val="24"/>
            <w:szCs w:val="24"/>
            <w:lang w:val="en-IN" w:eastAsia="en-IN"/>
          </w:rPr>
          <w:t>Implement and monitor sustainable procurement practices, including the use of eco-friendly materials.</w:t>
        </w:r>
      </w:ins>
    </w:p>
    <w:p w14:paraId="227B9A8C"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56" w:author="Kush Khalasi" w:date="2025-07-29T16:38:00Z" w16du:dateUtc="2025-07-29T11:08:00Z"/>
          <w:rFonts w:asciiTheme="minorHAnsi" w:eastAsia="Times New Roman" w:hAnsiTheme="minorHAnsi" w:cstheme="minorHAnsi"/>
          <w:sz w:val="24"/>
          <w:szCs w:val="24"/>
          <w:lang w:val="en-IN" w:eastAsia="en-IN"/>
        </w:rPr>
      </w:pPr>
      <w:ins w:id="357" w:author="Kush Khalasi" w:date="2025-07-29T16:38:00Z" w16du:dateUtc="2025-07-29T11:08:00Z">
        <w:r w:rsidRPr="00847F9A">
          <w:rPr>
            <w:rFonts w:asciiTheme="minorHAnsi" w:eastAsia="Times New Roman" w:hAnsiTheme="minorHAnsi" w:cstheme="minorHAnsi"/>
            <w:sz w:val="24"/>
            <w:szCs w:val="24"/>
            <w:lang w:val="en-IN" w:eastAsia="en-IN"/>
          </w:rPr>
          <w:t>Ensure suppliers comply with federal, state, and local labor laws through contractual agreements.</w:t>
        </w:r>
      </w:ins>
    </w:p>
    <w:p w14:paraId="7AE4A953" w14:textId="77777777" w:rsidR="00A43DA2" w:rsidRPr="00847F9A" w:rsidRDefault="00A43DA2" w:rsidP="00A43DA2">
      <w:pPr>
        <w:pStyle w:val="ListParagraph"/>
        <w:widowControl/>
        <w:numPr>
          <w:ilvl w:val="0"/>
          <w:numId w:val="17"/>
        </w:numPr>
        <w:tabs>
          <w:tab w:val="left" w:pos="180"/>
        </w:tabs>
        <w:autoSpaceDE/>
        <w:autoSpaceDN/>
        <w:spacing w:before="100" w:beforeAutospacing="1" w:after="100" w:afterAutospacing="1"/>
        <w:rPr>
          <w:ins w:id="358" w:author="Kush Khalasi" w:date="2025-07-29T16:38:00Z" w16du:dateUtc="2025-07-29T11:08:00Z"/>
          <w:rFonts w:asciiTheme="minorHAnsi" w:eastAsia="Times New Roman" w:hAnsiTheme="minorHAnsi" w:cstheme="minorHAnsi"/>
          <w:sz w:val="24"/>
          <w:szCs w:val="24"/>
          <w:lang w:val="en-IN" w:eastAsia="en-IN"/>
        </w:rPr>
      </w:pPr>
      <w:ins w:id="359" w:author="Kush Khalasi" w:date="2025-07-29T16:38:00Z" w16du:dateUtc="2025-07-29T11:08:00Z">
        <w:r w:rsidRPr="00847F9A">
          <w:rPr>
            <w:rFonts w:asciiTheme="minorHAnsi" w:eastAsia="Times New Roman" w:hAnsiTheme="minorHAnsi" w:cstheme="minorHAnsi"/>
            <w:b/>
            <w:bCs/>
            <w:sz w:val="24"/>
            <w:szCs w:val="24"/>
            <w:lang w:val="en-IN" w:eastAsia="en-IN"/>
          </w:rPr>
          <w:t>Procurement Staff</w:t>
        </w:r>
      </w:ins>
    </w:p>
    <w:p w14:paraId="3140C565"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60" w:author="Kush Khalasi" w:date="2025-07-29T16:38:00Z" w16du:dateUtc="2025-07-29T11:08:00Z"/>
          <w:rFonts w:asciiTheme="minorHAnsi" w:eastAsia="Times New Roman" w:hAnsiTheme="minorHAnsi" w:cstheme="minorHAnsi"/>
          <w:sz w:val="24"/>
          <w:szCs w:val="24"/>
          <w:lang w:val="en-IN" w:eastAsia="en-IN"/>
        </w:rPr>
      </w:pPr>
      <w:ins w:id="361" w:author="Kush Khalasi" w:date="2025-07-29T16:38:00Z" w16du:dateUtc="2025-07-29T11:08:00Z">
        <w:r w:rsidRPr="00847F9A">
          <w:rPr>
            <w:rFonts w:asciiTheme="minorHAnsi" w:eastAsia="Times New Roman" w:hAnsiTheme="minorHAnsi" w:cstheme="minorHAnsi"/>
            <w:sz w:val="24"/>
            <w:szCs w:val="24"/>
            <w:lang w:val="en-IN" w:eastAsia="en-IN"/>
          </w:rPr>
          <w:t>Assist in the evaluation of suppliers to ensure alignment with sustainability criteria and ethical labor practices.</w:t>
        </w:r>
      </w:ins>
    </w:p>
    <w:p w14:paraId="1CE1916E" w14:textId="77777777" w:rsidR="00A43DA2" w:rsidRPr="00847F9A" w:rsidRDefault="00A43DA2" w:rsidP="00A43DA2">
      <w:pPr>
        <w:widowControl/>
        <w:numPr>
          <w:ilvl w:val="1"/>
          <w:numId w:val="13"/>
        </w:numPr>
        <w:autoSpaceDE/>
        <w:autoSpaceDN/>
        <w:spacing w:before="100" w:beforeAutospacing="1" w:after="100" w:afterAutospacing="1"/>
        <w:ind w:left="990" w:right="510"/>
        <w:jc w:val="both"/>
        <w:rPr>
          <w:ins w:id="362" w:author="Kush Khalasi" w:date="2025-07-29T16:38:00Z" w16du:dateUtc="2025-07-29T11:08:00Z"/>
          <w:rFonts w:asciiTheme="minorHAnsi" w:eastAsia="Times New Roman" w:hAnsiTheme="minorHAnsi" w:cstheme="minorHAnsi"/>
          <w:sz w:val="24"/>
          <w:szCs w:val="24"/>
          <w:lang w:val="en-IN" w:eastAsia="en-IN"/>
        </w:rPr>
      </w:pPr>
      <w:ins w:id="363" w:author="Kush Khalasi" w:date="2025-07-29T16:38:00Z" w16du:dateUtc="2025-07-29T11:08:00Z">
        <w:r w:rsidRPr="00847F9A">
          <w:rPr>
            <w:rFonts w:asciiTheme="minorHAnsi" w:eastAsia="Times New Roman" w:hAnsiTheme="minorHAnsi" w:cstheme="minorHAnsi"/>
            <w:sz w:val="24"/>
            <w:szCs w:val="24"/>
            <w:lang w:val="en-IN" w:eastAsia="en-IN"/>
          </w:rPr>
          <w:t>Support the implementation of sustainable procurement initiatives by identifying eco-friendly materials and products.</w:t>
        </w:r>
      </w:ins>
    </w:p>
    <w:p w14:paraId="13C490B9" w14:textId="1494E55B" w:rsidR="00C67331" w:rsidRPr="00075517" w:rsidRDefault="00A43DA2" w:rsidP="00A43DA2">
      <w:pPr>
        <w:widowControl/>
        <w:numPr>
          <w:ilvl w:val="1"/>
          <w:numId w:val="13"/>
        </w:numPr>
        <w:autoSpaceDE/>
        <w:autoSpaceDN/>
        <w:spacing w:before="100" w:beforeAutospacing="1" w:after="100" w:afterAutospacing="1"/>
        <w:ind w:left="990" w:right="510"/>
        <w:jc w:val="both"/>
        <w:rPr>
          <w:rFonts w:asciiTheme="minorHAnsi" w:eastAsia="Times New Roman" w:hAnsiTheme="minorHAnsi" w:cstheme="minorHAnsi"/>
          <w:lang w:val="en-IN" w:eastAsia="en-IN"/>
        </w:rPr>
      </w:pPr>
      <w:ins w:id="364" w:author="Kush Khalasi" w:date="2025-07-29T16:38:00Z" w16du:dateUtc="2025-07-29T11:08:00Z">
        <w:r w:rsidRPr="00847F9A">
          <w:rPr>
            <w:rFonts w:asciiTheme="minorHAnsi" w:eastAsia="Times New Roman" w:hAnsiTheme="minorHAnsi" w:cstheme="minorHAnsi"/>
            <w:sz w:val="24"/>
            <w:szCs w:val="24"/>
            <w:lang w:val="en-IN" w:eastAsia="en-IN"/>
          </w:rPr>
          <w:t>Participate in training programs related to environmental awareness and best practices within the supply chain.</w:t>
        </w:r>
      </w:ins>
      <w:del w:id="365" w:author="Kush Khalasi" w:date="2025-07-29T16:26:00Z" w16du:dateUtc="2025-07-29T10:56:00Z">
        <w:r w:rsidR="0067618B" w:rsidDel="00B20378">
          <w:rPr>
            <w:noProof/>
          </w:rPr>
          <w:drawing>
            <wp:anchor distT="0" distB="0" distL="0" distR="0" simplePos="0" relativeHeight="15732224" behindDoc="0" locked="0" layoutInCell="1" allowOverlap="1" wp14:anchorId="13C490F8" wp14:editId="2C961C15">
              <wp:simplePos x="0" y="0"/>
              <wp:positionH relativeFrom="page">
                <wp:posOffset>561975</wp:posOffset>
              </wp:positionH>
              <wp:positionV relativeFrom="page">
                <wp:posOffset>511175</wp:posOffset>
              </wp:positionV>
              <wp:extent cx="1936623" cy="51689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1936623" cy="516890"/>
                      </a:xfrm>
                      <a:prstGeom prst="rect">
                        <a:avLst/>
                      </a:prstGeom>
                    </pic:spPr>
                  </pic:pic>
                </a:graphicData>
              </a:graphic>
            </wp:anchor>
          </w:drawing>
        </w:r>
        <w:r w:rsidR="0067618B" w:rsidDel="00B20378">
          <w:rPr>
            <w:noProof/>
          </w:rPr>
          <mc:AlternateContent>
            <mc:Choice Requires="wps">
              <w:drawing>
                <wp:anchor distT="0" distB="0" distL="0" distR="0" simplePos="0" relativeHeight="15732736" behindDoc="0" locked="0" layoutInCell="1" allowOverlap="1" wp14:anchorId="13C490FA" wp14:editId="2034B5B2">
                  <wp:simplePos x="0" y="0"/>
                  <wp:positionH relativeFrom="page">
                    <wp:posOffset>4732909</wp:posOffset>
                  </wp:positionH>
                  <wp:positionV relativeFrom="page">
                    <wp:posOffset>502919</wp:posOffset>
                  </wp:positionV>
                  <wp:extent cx="18415" cy="4775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88" y="0"/>
                                </a:moveTo>
                                <a:lnTo>
                                  <a:pt x="12192" y="0"/>
                                </a:lnTo>
                                <a:lnTo>
                                  <a:pt x="12192" y="477012"/>
                                </a:lnTo>
                                <a:lnTo>
                                  <a:pt x="18288" y="477012"/>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C25260" id="Graphic 17" o:spid="_x0000_s1026" style="position:absolute;margin-left:372.65pt;margin-top:39.6pt;width:1.45pt;height:37.6pt;z-index:15732736;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" path="m6096,l,,,477012r6096,l6096,xem18288,l12192,r,477012l18288,477012,18288,xe" fillcolor="black" stroked="f">
                  <v:path arrowok="t"/>
                  <w10:wrap anchorx="page" anchory="page"/>
                </v:shape>
              </w:pict>
            </mc:Fallback>
          </mc:AlternateContent>
        </w:r>
      </w:del>
    </w:p>
    <w:p w14:paraId="0CF83353" w14:textId="77777777" w:rsidR="008958D6" w:rsidRPr="008958D6" w:rsidRDefault="008958D6">
      <w:pPr>
        <w:pStyle w:val="Heading1"/>
        <w:tabs>
          <w:tab w:val="left" w:pos="479"/>
        </w:tabs>
        <w:ind w:firstLine="0"/>
        <w:rPr>
          <w:ins w:id="366" w:author="Kush Khalasi" w:date="2025-07-29T16:44:00Z" w16du:dateUtc="2025-07-29T11:14:00Z"/>
          <w:rPrChange w:id="367" w:author="Kush Khalasi" w:date="2025-07-29T16:44:00Z" w16du:dateUtc="2025-07-29T11:14:00Z">
            <w:rPr>
              <w:ins w:id="368" w:author="Kush Khalasi" w:date="2025-07-29T16:44:00Z" w16du:dateUtc="2025-07-29T11:14:00Z"/>
              <w:color w:val="365F91"/>
            </w:rPr>
          </w:rPrChange>
        </w:rPr>
        <w:pPrChange w:id="369" w:author="Kush Khalasi" w:date="2025-07-29T16:44:00Z" w16du:dateUtc="2025-07-29T11:14:00Z">
          <w:pPr>
            <w:pStyle w:val="Heading1"/>
            <w:numPr>
              <w:numId w:val="5"/>
            </w:numPr>
            <w:tabs>
              <w:tab w:val="left" w:pos="479"/>
            </w:tabs>
            <w:ind w:left="480" w:hanging="360"/>
          </w:pPr>
        </w:pPrChange>
      </w:pPr>
    </w:p>
    <w:p w14:paraId="13C490BA" w14:textId="0F8C1B18" w:rsidR="00C67331" w:rsidRDefault="0067618B">
      <w:pPr>
        <w:pStyle w:val="Heading1"/>
        <w:numPr>
          <w:ilvl w:val="0"/>
          <w:numId w:val="5"/>
        </w:numPr>
        <w:tabs>
          <w:tab w:val="left" w:pos="479"/>
        </w:tabs>
        <w:ind w:left="479" w:hanging="359"/>
        <w:pPrChange w:id="370" w:author="Kush Khalasi" w:date="2025-07-29T16:25:00Z" w16du:dateUtc="2025-07-29T10:55:00Z">
          <w:pPr>
            <w:pStyle w:val="Heading1"/>
            <w:numPr>
              <w:numId w:val="18"/>
            </w:numPr>
            <w:tabs>
              <w:tab w:val="left" w:pos="479"/>
            </w:tabs>
            <w:ind w:left="480" w:hanging="360"/>
          </w:pPr>
        </w:pPrChange>
      </w:pPr>
      <w:bookmarkStart w:id="371" w:name="_Toc204700205"/>
      <w:r w:rsidRPr="00B20378">
        <w:rPr>
          <w:color w:val="365F91"/>
          <w:rPrChange w:id="372" w:author="Kush Khalasi" w:date="2025-07-29T16:25:00Z" w16du:dateUtc="2025-07-29T10:55:00Z">
            <w:rPr>
              <w:color w:val="365F91"/>
              <w:spacing w:val="-2"/>
            </w:rPr>
          </w:rPrChange>
        </w:rPr>
        <w:lastRenderedPageBreak/>
        <w:t>REPORTING</w:t>
      </w:r>
      <w:bookmarkEnd w:id="371"/>
    </w:p>
    <w:p w14:paraId="13C490BD" w14:textId="13DD99B5" w:rsidR="00C67331" w:rsidDel="008958D6" w:rsidRDefault="0067618B">
      <w:pPr>
        <w:pStyle w:val="BodyText"/>
        <w:spacing w:before="178" w:after="240" w:line="276" w:lineRule="auto"/>
        <w:ind w:left="120" w:right="476" w:firstLine="0"/>
        <w:rPr>
          <w:del w:id="373" w:author="Kush Khalasi" w:date="2025-07-29T16:44:00Z" w16du:dateUtc="2025-07-29T11:14:00Z"/>
        </w:rPr>
        <w:pPrChange w:id="374" w:author="Kush Khalasi" w:date="2025-07-29T16:44:00Z" w16du:dateUtc="2025-07-29T11:14:00Z">
          <w:pPr>
            <w:pStyle w:val="BodyText"/>
            <w:spacing w:before="178" w:line="276" w:lineRule="auto"/>
            <w:ind w:left="120" w:right="476" w:firstLine="0"/>
          </w:pPr>
        </w:pPrChange>
      </w:pPr>
      <w:r>
        <w:t>Effective</w:t>
      </w:r>
      <w:r>
        <w:rPr>
          <w:spacing w:val="-14"/>
        </w:rPr>
        <w:t xml:space="preserve"> </w:t>
      </w:r>
      <w:r>
        <w:t>reporting</w:t>
      </w:r>
      <w:r>
        <w:rPr>
          <w:spacing w:val="-14"/>
        </w:rPr>
        <w:t xml:space="preserve"> </w:t>
      </w:r>
      <w:r>
        <w:t>mechanisms</w:t>
      </w:r>
      <w:r>
        <w:rPr>
          <w:spacing w:val="-13"/>
        </w:rPr>
        <w:t xml:space="preserve"> </w:t>
      </w:r>
      <w:r>
        <w:t>are</w:t>
      </w:r>
      <w:r>
        <w:rPr>
          <w:spacing w:val="-14"/>
        </w:rPr>
        <w:t xml:space="preserve"> </w:t>
      </w:r>
      <w:r>
        <w:t>essential</w:t>
      </w:r>
      <w:r>
        <w:rPr>
          <w:spacing w:val="-13"/>
        </w:rPr>
        <w:t xml:space="preserve"> </w:t>
      </w:r>
      <w:r>
        <w:t>for</w:t>
      </w:r>
      <w:r>
        <w:rPr>
          <w:spacing w:val="-14"/>
        </w:rPr>
        <w:t xml:space="preserve"> </w:t>
      </w:r>
      <w:r>
        <w:t>monitoring</w:t>
      </w:r>
      <w:r>
        <w:rPr>
          <w:spacing w:val="-13"/>
        </w:rPr>
        <w:t xml:space="preserve"> </w:t>
      </w:r>
      <w:r>
        <w:t>progress</w:t>
      </w:r>
      <w:r>
        <w:rPr>
          <w:spacing w:val="-14"/>
        </w:rPr>
        <w:t xml:space="preserve"> </w:t>
      </w:r>
      <w:r>
        <w:t>and</w:t>
      </w:r>
      <w:r>
        <w:rPr>
          <w:spacing w:val="-14"/>
        </w:rPr>
        <w:t xml:space="preserve"> </w:t>
      </w:r>
      <w:r>
        <w:t>ensuring</w:t>
      </w:r>
      <w:r>
        <w:rPr>
          <w:spacing w:val="-13"/>
        </w:rPr>
        <w:t xml:space="preserve"> </w:t>
      </w:r>
      <w:r>
        <w:t xml:space="preserve">accountability in our sustainable efforts. </w:t>
      </w:r>
    </w:p>
    <w:p w14:paraId="13C490C1" w14:textId="77777777" w:rsidR="00C67331" w:rsidRDefault="00C67331">
      <w:pPr>
        <w:pStyle w:val="BodyText"/>
        <w:spacing w:before="178" w:line="276" w:lineRule="auto"/>
        <w:ind w:left="120" w:right="476" w:firstLine="0"/>
        <w:pPrChange w:id="375" w:author="Kush Khalasi" w:date="2025-07-29T16:44:00Z" w16du:dateUtc="2025-07-29T11:14:00Z">
          <w:pPr>
            <w:pStyle w:val="BodyText"/>
            <w:spacing w:before="106"/>
            <w:ind w:left="0" w:firstLine="0"/>
            <w:jc w:val="left"/>
          </w:pPr>
        </w:pPrChange>
      </w:pPr>
    </w:p>
    <w:p w14:paraId="13C490C2" w14:textId="77777777" w:rsidR="00C67331" w:rsidRDefault="0067618B">
      <w:pPr>
        <w:pStyle w:val="Heading1"/>
        <w:numPr>
          <w:ilvl w:val="0"/>
          <w:numId w:val="5"/>
        </w:numPr>
        <w:tabs>
          <w:tab w:val="left" w:pos="479"/>
        </w:tabs>
        <w:ind w:left="479" w:hanging="359"/>
        <w:pPrChange w:id="376" w:author="Kush Khalasi" w:date="2025-07-29T16:25:00Z" w16du:dateUtc="2025-07-29T10:55:00Z">
          <w:pPr>
            <w:pStyle w:val="Heading1"/>
            <w:numPr>
              <w:numId w:val="18"/>
            </w:numPr>
            <w:tabs>
              <w:tab w:val="left" w:pos="479"/>
            </w:tabs>
            <w:ind w:left="480" w:hanging="360"/>
          </w:pPr>
        </w:pPrChange>
      </w:pPr>
      <w:bookmarkStart w:id="377" w:name="_Toc204700206"/>
      <w:r>
        <w:rPr>
          <w:color w:val="365F91"/>
        </w:rPr>
        <w:t>REVIEW</w:t>
      </w:r>
      <w:r>
        <w:rPr>
          <w:color w:val="365F91"/>
          <w:spacing w:val="-14"/>
        </w:rPr>
        <w:t xml:space="preserve"> </w:t>
      </w:r>
      <w:r w:rsidRPr="00B20378">
        <w:rPr>
          <w:color w:val="365F91"/>
          <w:rPrChange w:id="378" w:author="Kush Khalasi" w:date="2025-07-29T16:25:00Z" w16du:dateUtc="2025-07-29T10:55:00Z">
            <w:rPr>
              <w:color w:val="365F91"/>
              <w:spacing w:val="-2"/>
            </w:rPr>
          </w:rPrChange>
        </w:rPr>
        <w:t>MECHANISM</w:t>
      </w:r>
      <w:bookmarkEnd w:id="377"/>
    </w:p>
    <w:p w14:paraId="13C490C3" w14:textId="5D616B3D" w:rsidR="00C67331" w:rsidRDefault="0067618B">
      <w:pPr>
        <w:pStyle w:val="BodyText"/>
        <w:spacing w:before="177" w:line="276" w:lineRule="auto"/>
        <w:ind w:left="120" w:right="482" w:firstLine="0"/>
      </w:pPr>
      <w:r>
        <w:t>A robust review mechanism is essential for evaluating the effectiveness of our Sustainable policy and identifying opportunities for improvement. The following components comprise our review mechanism:</w:t>
      </w:r>
    </w:p>
    <w:p w14:paraId="61036600" w14:textId="460582A6" w:rsidR="00C67331" w:rsidDel="00A43DA2" w:rsidRDefault="00C67331">
      <w:pPr>
        <w:spacing w:line="276" w:lineRule="auto"/>
        <w:rPr>
          <w:del w:id="379" w:author="Kush Khalasi" w:date="2025-07-29T16:38:00Z" w16du:dateUtc="2025-07-29T11:08:00Z"/>
        </w:rPr>
      </w:pPr>
    </w:p>
    <w:p w14:paraId="13C490C5" w14:textId="0E9A794B" w:rsidR="00C67331" w:rsidRDefault="0067618B">
      <w:pPr>
        <w:pStyle w:val="ListParagraph"/>
        <w:numPr>
          <w:ilvl w:val="0"/>
          <w:numId w:val="1"/>
        </w:numPr>
        <w:tabs>
          <w:tab w:val="left" w:pos="480"/>
        </w:tabs>
        <w:spacing w:before="291" w:line="259" w:lineRule="auto"/>
        <w:ind w:right="482"/>
        <w:rPr>
          <w:sz w:val="24"/>
        </w:rPr>
      </w:pPr>
      <w:del w:id="380" w:author="Kush Khalasi" w:date="2025-07-29T16:26:00Z" w16du:dateUtc="2025-07-29T10:56:00Z">
        <w:r w:rsidDel="00B20378">
          <w:rPr>
            <w:noProof/>
          </w:rPr>
          <w:drawing>
            <wp:anchor distT="0" distB="0" distL="0" distR="0" simplePos="0" relativeHeight="15733248" behindDoc="0" locked="0" layoutInCell="1" allowOverlap="1" wp14:anchorId="13C490FC" wp14:editId="2EAB547D">
              <wp:simplePos x="0" y="0"/>
              <wp:positionH relativeFrom="page">
                <wp:posOffset>561975</wp:posOffset>
              </wp:positionH>
              <wp:positionV relativeFrom="page">
                <wp:posOffset>511175</wp:posOffset>
              </wp:positionV>
              <wp:extent cx="1936623" cy="51689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936623" cy="516890"/>
                      </a:xfrm>
                      <a:prstGeom prst="rect">
                        <a:avLst/>
                      </a:prstGeom>
                    </pic:spPr>
                  </pic:pic>
                </a:graphicData>
              </a:graphic>
            </wp:anchor>
          </w:drawing>
        </w:r>
        <w:r w:rsidDel="00B20378">
          <w:rPr>
            <w:noProof/>
          </w:rPr>
          <mc:AlternateContent>
            <mc:Choice Requires="wps">
              <w:drawing>
                <wp:anchor distT="0" distB="0" distL="0" distR="0" simplePos="0" relativeHeight="15733760" behindDoc="0" locked="0" layoutInCell="1" allowOverlap="1" wp14:anchorId="13C490FE" wp14:editId="003F5A60">
                  <wp:simplePos x="0" y="0"/>
                  <wp:positionH relativeFrom="page">
                    <wp:posOffset>4732909</wp:posOffset>
                  </wp:positionH>
                  <wp:positionV relativeFrom="page">
                    <wp:posOffset>502919</wp:posOffset>
                  </wp:positionV>
                  <wp:extent cx="18415" cy="47752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88" y="0"/>
                                </a:moveTo>
                                <a:lnTo>
                                  <a:pt x="12192" y="0"/>
                                </a:lnTo>
                                <a:lnTo>
                                  <a:pt x="12192" y="477012"/>
                                </a:lnTo>
                                <a:lnTo>
                                  <a:pt x="18288" y="477012"/>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2456F3" id="Graphic 19" o:spid="_x0000_s1026" style="position:absolute;margin-left:372.65pt;margin-top:39.6pt;width:1.45pt;height:37.6pt;z-index:15733760;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" path="m6096,l,,,477012r6096,l6096,xem18288,l12192,r,477012l18288,477012,18288,xe" fillcolor="black" stroked="f">
                  <v:path arrowok="t"/>
                  <w10:wrap anchorx="page" anchory="page"/>
                </v:shape>
              </w:pict>
            </mc:Fallback>
          </mc:AlternateContent>
        </w:r>
      </w:del>
      <w:r>
        <w:rPr>
          <w:b/>
          <w:sz w:val="24"/>
        </w:rPr>
        <w:t xml:space="preserve">Periodic Reviews: </w:t>
      </w:r>
      <w:r w:rsidR="00C07F46">
        <w:rPr>
          <w:sz w:val="24"/>
        </w:rPr>
        <w:t xml:space="preserve">Annual </w:t>
      </w:r>
      <w:r>
        <w:rPr>
          <w:sz w:val="24"/>
        </w:rPr>
        <w:t xml:space="preserve">reviews are conducted to </w:t>
      </w:r>
      <w:r w:rsidR="00C07F46">
        <w:rPr>
          <w:sz w:val="24"/>
        </w:rPr>
        <w:t>review</w:t>
      </w:r>
      <w:r>
        <w:rPr>
          <w:spacing w:val="-5"/>
          <w:sz w:val="24"/>
        </w:rPr>
        <w:t xml:space="preserve"> </w:t>
      </w:r>
      <w:r>
        <w:rPr>
          <w:sz w:val="24"/>
        </w:rPr>
        <w:t>the</w:t>
      </w:r>
      <w:r>
        <w:rPr>
          <w:spacing w:val="-6"/>
          <w:sz w:val="24"/>
        </w:rPr>
        <w:t xml:space="preserve"> </w:t>
      </w:r>
      <w:r>
        <w:rPr>
          <w:sz w:val="24"/>
        </w:rPr>
        <w:t>Sustainable</w:t>
      </w:r>
      <w:r>
        <w:rPr>
          <w:spacing w:val="-8"/>
          <w:sz w:val="24"/>
        </w:rPr>
        <w:t xml:space="preserve"> </w:t>
      </w:r>
      <w:ins w:id="381" w:author="Kush Khalasi" w:date="2025-07-29T16:39:00Z" w16du:dateUtc="2025-07-29T11:09:00Z">
        <w:r w:rsidR="00A43DA2">
          <w:rPr>
            <w:spacing w:val="-8"/>
            <w:sz w:val="24"/>
          </w:rPr>
          <w:t xml:space="preserve">Operation </w:t>
        </w:r>
      </w:ins>
      <w:r>
        <w:rPr>
          <w:sz w:val="24"/>
        </w:rPr>
        <w:t>policy</w:t>
      </w:r>
      <w:r w:rsidR="00465C21">
        <w:rPr>
          <w:sz w:val="24"/>
        </w:rPr>
        <w:t xml:space="preserve"> by the chief </w:t>
      </w:r>
      <w:del w:id="382" w:author="Kush Khalasi" w:date="2025-07-29T16:39:00Z" w16du:dateUtc="2025-07-29T11:09:00Z">
        <w:r w:rsidR="00465C21" w:rsidDel="00A43DA2">
          <w:rPr>
            <w:sz w:val="24"/>
          </w:rPr>
          <w:delText xml:space="preserve">compliance </w:delText>
        </w:r>
      </w:del>
      <w:ins w:id="383" w:author="Kush Khalasi" w:date="2025-07-29T16:39:00Z" w16du:dateUtc="2025-07-29T11:09:00Z">
        <w:r w:rsidR="00A43DA2">
          <w:rPr>
            <w:sz w:val="24"/>
          </w:rPr>
          <w:t xml:space="preserve">financial </w:t>
        </w:r>
      </w:ins>
      <w:r w:rsidR="00465C21">
        <w:rPr>
          <w:sz w:val="24"/>
        </w:rPr>
        <w:t>officer</w:t>
      </w:r>
      <w:r>
        <w:rPr>
          <w:sz w:val="24"/>
        </w:rPr>
        <w:t>.</w:t>
      </w:r>
      <w:r>
        <w:rPr>
          <w:spacing w:val="-5"/>
          <w:sz w:val="24"/>
        </w:rPr>
        <w:t xml:space="preserve"> </w:t>
      </w:r>
      <w:r>
        <w:rPr>
          <w:sz w:val="24"/>
        </w:rPr>
        <w:t>These</w:t>
      </w:r>
      <w:r>
        <w:rPr>
          <w:spacing w:val="-5"/>
          <w:sz w:val="24"/>
        </w:rPr>
        <w:t xml:space="preserve"> </w:t>
      </w:r>
      <w:r>
        <w:rPr>
          <w:sz w:val="24"/>
        </w:rPr>
        <w:t>reviews</w:t>
      </w:r>
      <w:r>
        <w:rPr>
          <w:spacing w:val="-6"/>
          <w:sz w:val="24"/>
        </w:rPr>
        <w:t xml:space="preserve"> </w:t>
      </w:r>
      <w:r>
        <w:rPr>
          <w:sz w:val="24"/>
        </w:rPr>
        <w:t>may</w:t>
      </w:r>
      <w:r>
        <w:rPr>
          <w:spacing w:val="-6"/>
          <w:sz w:val="24"/>
        </w:rPr>
        <w:t xml:space="preserve"> </w:t>
      </w:r>
      <w:r>
        <w:rPr>
          <w:sz w:val="24"/>
        </w:rPr>
        <w:t>occur</w:t>
      </w:r>
      <w:r>
        <w:rPr>
          <w:spacing w:val="-3"/>
          <w:sz w:val="24"/>
        </w:rPr>
        <w:t xml:space="preserve"> </w:t>
      </w:r>
      <w:r>
        <w:rPr>
          <w:sz w:val="24"/>
        </w:rPr>
        <w:t>annually</w:t>
      </w:r>
      <w:r>
        <w:rPr>
          <w:spacing w:val="-4"/>
          <w:sz w:val="24"/>
        </w:rPr>
        <w:t xml:space="preserve"> </w:t>
      </w:r>
      <w:r>
        <w:rPr>
          <w:sz w:val="24"/>
        </w:rPr>
        <w:t>or</w:t>
      </w:r>
      <w:r>
        <w:rPr>
          <w:spacing w:val="-5"/>
          <w:sz w:val="24"/>
        </w:rPr>
        <w:t xml:space="preserve"> </w:t>
      </w:r>
      <w:r>
        <w:rPr>
          <w:sz w:val="24"/>
        </w:rPr>
        <w:t>at other predetermined intervals to ensure ongoing monitoring and evaluation.</w:t>
      </w:r>
    </w:p>
    <w:p w14:paraId="13C490C6" w14:textId="23B95197" w:rsidR="00C67331" w:rsidRDefault="0067618B">
      <w:pPr>
        <w:pStyle w:val="ListParagraph"/>
        <w:numPr>
          <w:ilvl w:val="0"/>
          <w:numId w:val="1"/>
        </w:numPr>
        <w:tabs>
          <w:tab w:val="left" w:pos="480"/>
        </w:tabs>
        <w:spacing w:line="259" w:lineRule="auto"/>
        <w:ind w:right="472"/>
        <w:rPr>
          <w:sz w:val="24"/>
        </w:rPr>
      </w:pPr>
      <w:r>
        <w:rPr>
          <w:b/>
          <w:sz w:val="24"/>
        </w:rPr>
        <w:t xml:space="preserve">Cross-Functional Collaboration: </w:t>
      </w:r>
      <w:r>
        <w:rPr>
          <w:sz w:val="24"/>
        </w:rPr>
        <w:t xml:space="preserve">Reviews involve collaboration across various departments within Trinity Logistics, including </w:t>
      </w:r>
      <w:r w:rsidR="00E96DBF">
        <w:rPr>
          <w:sz w:val="24"/>
        </w:rPr>
        <w:t>Executive Leadership, Team Services, Facilities, Risk</w:t>
      </w:r>
      <w:r>
        <w:rPr>
          <w:sz w:val="24"/>
        </w:rPr>
        <w:t xml:space="preserve">, </w:t>
      </w:r>
      <w:r w:rsidR="0017418B">
        <w:rPr>
          <w:sz w:val="24"/>
        </w:rPr>
        <w:t>O</w:t>
      </w:r>
      <w:r>
        <w:rPr>
          <w:sz w:val="24"/>
        </w:rPr>
        <w:t xml:space="preserve">perations, and </w:t>
      </w:r>
      <w:r w:rsidR="0017418B">
        <w:rPr>
          <w:sz w:val="24"/>
        </w:rPr>
        <w:t>F</w:t>
      </w:r>
      <w:r>
        <w:rPr>
          <w:sz w:val="24"/>
        </w:rPr>
        <w:t>inance. This ensures a holistic assessment of sustainability performance and facilitates cross-functional alignment on improvement initiatives.</w:t>
      </w:r>
    </w:p>
    <w:p w14:paraId="13C490C9" w14:textId="1563A50A" w:rsidR="00C67331" w:rsidRDefault="0067618B">
      <w:pPr>
        <w:pStyle w:val="ListParagraph"/>
        <w:numPr>
          <w:ilvl w:val="0"/>
          <w:numId w:val="1"/>
        </w:numPr>
        <w:tabs>
          <w:tab w:val="left" w:pos="480"/>
        </w:tabs>
        <w:spacing w:line="259" w:lineRule="auto"/>
        <w:ind w:right="477"/>
        <w:rPr>
          <w:sz w:val="24"/>
        </w:rPr>
      </w:pPr>
      <w:r>
        <w:rPr>
          <w:b/>
          <w:sz w:val="24"/>
        </w:rPr>
        <w:t xml:space="preserve">Feedback and Stakeholder Input: </w:t>
      </w:r>
      <w:r>
        <w:rPr>
          <w:sz w:val="24"/>
        </w:rPr>
        <w:t xml:space="preserve">Feedback from stakeholders, including </w:t>
      </w:r>
      <w:r w:rsidR="0017418B">
        <w:rPr>
          <w:sz w:val="24"/>
        </w:rPr>
        <w:t>team members</w:t>
      </w:r>
      <w:r>
        <w:rPr>
          <w:sz w:val="24"/>
        </w:rPr>
        <w:t>, customers,</w:t>
      </w:r>
      <w:r>
        <w:rPr>
          <w:spacing w:val="-3"/>
          <w:sz w:val="24"/>
        </w:rPr>
        <w:t xml:space="preserve"> </w:t>
      </w:r>
      <w:r>
        <w:rPr>
          <w:sz w:val="24"/>
        </w:rPr>
        <w:t>and</w:t>
      </w:r>
      <w:r>
        <w:rPr>
          <w:spacing w:val="-2"/>
          <w:sz w:val="24"/>
        </w:rPr>
        <w:t xml:space="preserve"> </w:t>
      </w:r>
      <w:r>
        <w:rPr>
          <w:sz w:val="24"/>
        </w:rPr>
        <w:t>suppliers, is</w:t>
      </w:r>
      <w:r>
        <w:rPr>
          <w:spacing w:val="-1"/>
          <w:sz w:val="24"/>
        </w:rPr>
        <w:t xml:space="preserve"> </w:t>
      </w:r>
      <w:r>
        <w:rPr>
          <w:sz w:val="24"/>
        </w:rPr>
        <w:t>solicited.</w:t>
      </w:r>
      <w:r>
        <w:rPr>
          <w:spacing w:val="-1"/>
          <w:sz w:val="24"/>
        </w:rPr>
        <w:t xml:space="preserve"> </w:t>
      </w:r>
      <w:r>
        <w:rPr>
          <w:sz w:val="24"/>
        </w:rPr>
        <w:t>This</w:t>
      </w:r>
      <w:r>
        <w:rPr>
          <w:spacing w:val="-1"/>
          <w:sz w:val="24"/>
        </w:rPr>
        <w:t xml:space="preserve"> </w:t>
      </w:r>
      <w:r>
        <w:rPr>
          <w:sz w:val="24"/>
        </w:rPr>
        <w:t>ensures that diverse perspectives are considered and helps identify opportunities for enhancing sustainability performance.</w:t>
      </w:r>
    </w:p>
    <w:p w14:paraId="13C490CA" w14:textId="2ABF248F" w:rsidR="00C67331" w:rsidRDefault="0067618B">
      <w:pPr>
        <w:pStyle w:val="ListParagraph"/>
        <w:numPr>
          <w:ilvl w:val="0"/>
          <w:numId w:val="1"/>
        </w:numPr>
        <w:tabs>
          <w:tab w:val="left" w:pos="480"/>
        </w:tabs>
        <w:spacing w:line="259" w:lineRule="auto"/>
        <w:ind w:right="482"/>
        <w:rPr>
          <w:ins w:id="384" w:author="Kush Khalasi" w:date="2025-07-29T16:44:00Z" w16du:dateUtc="2025-07-29T11:14:00Z"/>
          <w:sz w:val="24"/>
        </w:rPr>
      </w:pPr>
      <w:r>
        <w:rPr>
          <w:b/>
          <w:sz w:val="24"/>
        </w:rPr>
        <w:t xml:space="preserve">Action Planning: </w:t>
      </w:r>
      <w:r>
        <w:rPr>
          <w:sz w:val="24"/>
        </w:rPr>
        <w:t>Based on the findings</w:t>
      </w:r>
      <w:r>
        <w:rPr>
          <w:spacing w:val="-1"/>
          <w:sz w:val="24"/>
        </w:rPr>
        <w:t xml:space="preserve"> </w:t>
      </w:r>
      <w:r>
        <w:rPr>
          <w:sz w:val="24"/>
        </w:rPr>
        <w:t>of the review, action plans</w:t>
      </w:r>
      <w:r>
        <w:rPr>
          <w:spacing w:val="-1"/>
          <w:sz w:val="24"/>
        </w:rPr>
        <w:t xml:space="preserve"> </w:t>
      </w:r>
      <w:r>
        <w:rPr>
          <w:sz w:val="24"/>
        </w:rPr>
        <w:t>are developed to address any identified gaps or areas for improvement. These action plans outline specific initiatives, responsibilities, and timelines for implementation to drive continuous improvement in sustainable practices.</w:t>
      </w:r>
    </w:p>
    <w:p w14:paraId="3B535A47" w14:textId="6A3607DF" w:rsidR="008958D6" w:rsidRPr="008958D6" w:rsidDel="008958D6" w:rsidRDefault="008958D6">
      <w:pPr>
        <w:tabs>
          <w:tab w:val="left" w:pos="480"/>
        </w:tabs>
        <w:spacing w:line="259" w:lineRule="auto"/>
        <w:ind w:left="120" w:right="482"/>
        <w:rPr>
          <w:del w:id="385" w:author="Kush Khalasi" w:date="2025-07-29T16:44:00Z" w16du:dateUtc="2025-07-29T11:14:00Z"/>
          <w:sz w:val="24"/>
        </w:rPr>
        <w:pPrChange w:id="386" w:author="Kush Khalasi" w:date="2025-07-29T16:44:00Z" w16du:dateUtc="2025-07-29T11:14:00Z">
          <w:pPr>
            <w:pStyle w:val="ListParagraph"/>
            <w:numPr>
              <w:numId w:val="1"/>
            </w:numPr>
            <w:tabs>
              <w:tab w:val="left" w:pos="480"/>
            </w:tabs>
            <w:spacing w:line="259" w:lineRule="auto"/>
            <w:ind w:right="482"/>
          </w:pPr>
        </w:pPrChange>
      </w:pPr>
    </w:p>
    <w:p w14:paraId="13C490CB" w14:textId="2CFB19A5" w:rsidR="00C67331" w:rsidDel="008958D6" w:rsidRDefault="00C67331">
      <w:pPr>
        <w:pStyle w:val="BodyText"/>
        <w:spacing w:before="102"/>
        <w:ind w:left="0" w:firstLine="0"/>
        <w:jc w:val="left"/>
        <w:rPr>
          <w:del w:id="387" w:author="Kush Khalasi" w:date="2025-07-29T16:44:00Z" w16du:dateUtc="2025-07-29T11:14:00Z"/>
        </w:rPr>
      </w:pPr>
    </w:p>
    <w:p w14:paraId="13C490D2" w14:textId="77777777" w:rsidR="00C67331" w:rsidRDefault="00C67331">
      <w:pPr>
        <w:rPr>
          <w:sz w:val="20"/>
        </w:rPr>
        <w:sectPr w:rsidR="00C67331" w:rsidSect="00B20378">
          <w:pgSz w:w="12240" w:h="15840"/>
          <w:pgMar w:top="1890" w:right="960" w:bottom="1350" w:left="1320" w:header="793" w:footer="763" w:gutter="0"/>
          <w:pgBorders w:offsetFrom="page">
            <w:top w:val="double" w:sz="4" w:space="24" w:color="000000"/>
            <w:left w:val="double" w:sz="4" w:space="24" w:color="000000"/>
            <w:bottom w:val="double" w:sz="4" w:space="24" w:color="000000"/>
            <w:right w:val="double" w:sz="4" w:space="24" w:color="000000"/>
          </w:pgBorders>
          <w:cols w:space="720"/>
        </w:sectPr>
      </w:pPr>
    </w:p>
    <w:p w14:paraId="13C490D3" w14:textId="013ABBD9" w:rsidR="00C67331" w:rsidRDefault="0067618B">
      <w:pPr>
        <w:pStyle w:val="BodyText"/>
        <w:ind w:left="0" w:firstLine="0"/>
        <w:jc w:val="left"/>
        <w:rPr>
          <w:sz w:val="20"/>
        </w:rPr>
      </w:pPr>
      <w:del w:id="388" w:author="Kush Khalasi" w:date="2025-07-29T16:48:00Z" w16du:dateUtc="2025-07-29T11:18:00Z">
        <w:r w:rsidDel="008958D6">
          <w:rPr>
            <w:noProof/>
          </w:rPr>
          <w:lastRenderedPageBreak/>
          <mc:AlternateContent>
            <mc:Choice Requires="wps">
              <w:drawing>
                <wp:anchor distT="0" distB="0" distL="0" distR="0" simplePos="0" relativeHeight="15734784" behindDoc="0" locked="0" layoutInCell="1" allowOverlap="1" wp14:anchorId="13C49106" wp14:editId="454527E8">
                  <wp:simplePos x="0" y="0"/>
                  <wp:positionH relativeFrom="page">
                    <wp:posOffset>4732909</wp:posOffset>
                  </wp:positionH>
                  <wp:positionV relativeFrom="page">
                    <wp:posOffset>502919</wp:posOffset>
                  </wp:positionV>
                  <wp:extent cx="18415" cy="4775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88" y="0"/>
                                </a:moveTo>
                                <a:lnTo>
                                  <a:pt x="12192" y="0"/>
                                </a:lnTo>
                                <a:lnTo>
                                  <a:pt x="12192" y="477012"/>
                                </a:lnTo>
                                <a:lnTo>
                                  <a:pt x="18288" y="477012"/>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F9CA59" id="Graphic 23" o:spid="_x0000_s1026" style="position:absolute;margin-left:372.65pt;margin-top:39.6pt;width:1.45pt;height:37.6pt;z-index:15734784;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" path="m6096,l,,,477012r6096,l6096,xem18288,l12192,r,477012l18288,477012,18288,xe" fillcolor="black" stroked="f">
                  <v:path arrowok="t"/>
                  <w10:wrap anchorx="page" anchory="page"/>
                </v:shape>
              </w:pict>
            </mc:Fallback>
          </mc:AlternateContent>
        </w:r>
      </w:del>
    </w:p>
    <w:p w14:paraId="13C490D4" w14:textId="77777777" w:rsidR="00C67331" w:rsidRDefault="00C67331">
      <w:pPr>
        <w:pStyle w:val="BodyText"/>
        <w:spacing w:before="139"/>
        <w:ind w:left="0" w:firstLine="0"/>
        <w:jc w:val="left"/>
        <w:rPr>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0"/>
        <w:gridCol w:w="2692"/>
        <w:gridCol w:w="2014"/>
        <w:gridCol w:w="2667"/>
        <w:tblGridChange w:id="389">
          <w:tblGrid>
            <w:gridCol w:w="2350"/>
            <w:gridCol w:w="2692"/>
            <w:gridCol w:w="2014"/>
            <w:gridCol w:w="2667"/>
          </w:tblGrid>
        </w:tblGridChange>
      </w:tblGrid>
      <w:tr w:rsidR="00C67331" w14:paraId="13C490DB" w14:textId="77777777">
        <w:trPr>
          <w:trHeight w:val="599"/>
        </w:trPr>
        <w:tc>
          <w:tcPr>
            <w:tcW w:w="2350" w:type="dxa"/>
          </w:tcPr>
          <w:p w14:paraId="13C490D5" w14:textId="77777777" w:rsidR="00C67331" w:rsidRDefault="0067618B">
            <w:pPr>
              <w:pStyle w:val="TableParagraph"/>
              <w:spacing w:line="294" w:lineRule="exact"/>
              <w:ind w:left="465"/>
              <w:rPr>
                <w:b/>
                <w:sz w:val="28"/>
              </w:rPr>
            </w:pPr>
            <w:r>
              <w:rPr>
                <w:b/>
                <w:spacing w:val="-2"/>
                <w:sz w:val="28"/>
              </w:rPr>
              <w:t>Document</w:t>
            </w:r>
          </w:p>
          <w:p w14:paraId="13C490D6" w14:textId="77777777" w:rsidR="00C67331" w:rsidRDefault="0067618B">
            <w:pPr>
              <w:pStyle w:val="TableParagraph"/>
              <w:spacing w:line="286" w:lineRule="exact"/>
              <w:ind w:left="556"/>
              <w:rPr>
                <w:b/>
                <w:sz w:val="28"/>
              </w:rPr>
            </w:pPr>
            <w:r>
              <w:rPr>
                <w:b/>
                <w:spacing w:val="-2"/>
                <w:sz w:val="28"/>
              </w:rPr>
              <w:t>Number:</w:t>
            </w:r>
          </w:p>
        </w:tc>
        <w:tc>
          <w:tcPr>
            <w:tcW w:w="2692" w:type="dxa"/>
          </w:tcPr>
          <w:p w14:paraId="13C490D7" w14:textId="77777777" w:rsidR="00C67331" w:rsidRDefault="0067618B">
            <w:pPr>
              <w:pStyle w:val="TableParagraph"/>
              <w:spacing w:before="143"/>
              <w:ind w:left="199"/>
              <w:rPr>
                <w:sz w:val="26"/>
              </w:rPr>
            </w:pPr>
            <w:r>
              <w:rPr>
                <w:sz w:val="26"/>
              </w:rPr>
              <w:t>DOC</w:t>
            </w:r>
            <w:r>
              <w:rPr>
                <w:spacing w:val="-3"/>
                <w:sz w:val="26"/>
              </w:rPr>
              <w:t xml:space="preserve"> </w:t>
            </w:r>
            <w:r>
              <w:rPr>
                <w:sz w:val="26"/>
              </w:rPr>
              <w:t>–</w:t>
            </w:r>
            <w:r>
              <w:rPr>
                <w:spacing w:val="-3"/>
                <w:sz w:val="26"/>
              </w:rPr>
              <w:t xml:space="preserve"> </w:t>
            </w:r>
            <w:r>
              <w:rPr>
                <w:sz w:val="26"/>
              </w:rPr>
              <w:t>TL</w:t>
            </w:r>
            <w:r>
              <w:rPr>
                <w:spacing w:val="-2"/>
                <w:sz w:val="26"/>
              </w:rPr>
              <w:t xml:space="preserve"> </w:t>
            </w:r>
            <w:r>
              <w:rPr>
                <w:sz w:val="26"/>
              </w:rPr>
              <w:t>–</w:t>
            </w:r>
            <w:r>
              <w:rPr>
                <w:spacing w:val="-4"/>
                <w:sz w:val="26"/>
              </w:rPr>
              <w:t xml:space="preserve"> </w:t>
            </w:r>
            <w:r>
              <w:rPr>
                <w:sz w:val="26"/>
              </w:rPr>
              <w:t>POL</w:t>
            </w:r>
            <w:r>
              <w:rPr>
                <w:spacing w:val="-4"/>
                <w:sz w:val="26"/>
              </w:rPr>
              <w:t xml:space="preserve"> </w:t>
            </w:r>
            <w:r>
              <w:rPr>
                <w:sz w:val="26"/>
              </w:rPr>
              <w:t>-</w:t>
            </w:r>
            <w:r>
              <w:rPr>
                <w:spacing w:val="-1"/>
                <w:sz w:val="26"/>
              </w:rPr>
              <w:t xml:space="preserve"> </w:t>
            </w:r>
            <w:r>
              <w:rPr>
                <w:spacing w:val="-5"/>
                <w:sz w:val="26"/>
              </w:rPr>
              <w:t>04</w:t>
            </w:r>
          </w:p>
        </w:tc>
        <w:tc>
          <w:tcPr>
            <w:tcW w:w="2014" w:type="dxa"/>
          </w:tcPr>
          <w:p w14:paraId="13C490D8" w14:textId="77777777" w:rsidR="00C67331" w:rsidRDefault="0067618B">
            <w:pPr>
              <w:pStyle w:val="TableParagraph"/>
              <w:spacing w:line="294" w:lineRule="exact"/>
              <w:ind w:right="202"/>
              <w:jc w:val="center"/>
              <w:rPr>
                <w:b/>
                <w:sz w:val="28"/>
              </w:rPr>
            </w:pPr>
            <w:r>
              <w:rPr>
                <w:b/>
                <w:sz w:val="28"/>
              </w:rPr>
              <w:t xml:space="preserve">Next </w:t>
            </w:r>
            <w:r>
              <w:rPr>
                <w:b/>
                <w:spacing w:val="-2"/>
                <w:sz w:val="28"/>
              </w:rPr>
              <w:t>Review</w:t>
            </w:r>
          </w:p>
          <w:p w14:paraId="13C490D9" w14:textId="77777777" w:rsidR="00C67331" w:rsidRDefault="0067618B">
            <w:pPr>
              <w:pStyle w:val="TableParagraph"/>
              <w:spacing w:line="286" w:lineRule="exact"/>
              <w:ind w:left="1" w:right="202"/>
              <w:jc w:val="center"/>
              <w:rPr>
                <w:b/>
                <w:sz w:val="28"/>
              </w:rPr>
            </w:pPr>
            <w:r>
              <w:rPr>
                <w:b/>
                <w:spacing w:val="-4"/>
                <w:sz w:val="28"/>
              </w:rPr>
              <w:t>Date:</w:t>
            </w:r>
          </w:p>
        </w:tc>
        <w:tc>
          <w:tcPr>
            <w:tcW w:w="2667" w:type="dxa"/>
          </w:tcPr>
          <w:p w14:paraId="13C490DA" w14:textId="0205220D" w:rsidR="00C67331" w:rsidRDefault="0067618B">
            <w:pPr>
              <w:pStyle w:val="TableParagraph"/>
              <w:spacing w:before="153"/>
              <w:ind w:right="95"/>
              <w:jc w:val="center"/>
              <w:rPr>
                <w:b/>
                <w:sz w:val="24"/>
              </w:rPr>
            </w:pPr>
            <w:r>
              <w:rPr>
                <w:b/>
                <w:sz w:val="24"/>
              </w:rPr>
              <w:t>01</w:t>
            </w:r>
            <w:r>
              <w:rPr>
                <w:b/>
                <w:spacing w:val="-3"/>
                <w:sz w:val="24"/>
              </w:rPr>
              <w:t xml:space="preserve"> </w:t>
            </w:r>
            <w:r>
              <w:rPr>
                <w:b/>
                <w:sz w:val="24"/>
              </w:rPr>
              <w:t>January</w:t>
            </w:r>
            <w:r>
              <w:rPr>
                <w:b/>
                <w:spacing w:val="-4"/>
                <w:sz w:val="24"/>
              </w:rPr>
              <w:t xml:space="preserve"> 202</w:t>
            </w:r>
            <w:ins w:id="390" w:author="Kush Khalasi" w:date="2025-07-29T16:44:00Z" w16du:dateUtc="2025-07-29T11:14:00Z">
              <w:r w:rsidR="008958D6">
                <w:rPr>
                  <w:b/>
                  <w:spacing w:val="-4"/>
                  <w:sz w:val="24"/>
                </w:rPr>
                <w:t>6</w:t>
              </w:r>
            </w:ins>
            <w:del w:id="391" w:author="Kush Khalasi" w:date="2025-07-29T16:44:00Z" w16du:dateUtc="2025-07-29T11:14:00Z">
              <w:r w:rsidDel="008958D6">
                <w:rPr>
                  <w:b/>
                  <w:spacing w:val="-4"/>
                  <w:sz w:val="24"/>
                </w:rPr>
                <w:delText>5</w:delText>
              </w:r>
            </w:del>
          </w:p>
        </w:tc>
      </w:tr>
      <w:tr w:rsidR="00C67331" w14:paraId="13C490E0" w14:textId="77777777">
        <w:trPr>
          <w:trHeight w:val="601"/>
        </w:trPr>
        <w:tc>
          <w:tcPr>
            <w:tcW w:w="2350" w:type="dxa"/>
          </w:tcPr>
          <w:p w14:paraId="13C490DC" w14:textId="77777777" w:rsidR="00C67331" w:rsidRDefault="0067618B">
            <w:pPr>
              <w:pStyle w:val="TableParagraph"/>
              <w:spacing w:before="124"/>
              <w:ind w:left="266"/>
              <w:rPr>
                <w:b/>
                <w:sz w:val="28"/>
              </w:rPr>
            </w:pPr>
            <w:r>
              <w:rPr>
                <w:b/>
                <w:sz w:val="28"/>
              </w:rPr>
              <w:t>Policy</w:t>
            </w:r>
            <w:r>
              <w:rPr>
                <w:b/>
                <w:spacing w:val="-4"/>
                <w:sz w:val="28"/>
              </w:rPr>
              <w:t xml:space="preserve"> </w:t>
            </w:r>
            <w:r>
              <w:rPr>
                <w:b/>
                <w:spacing w:val="-2"/>
                <w:sz w:val="28"/>
              </w:rPr>
              <w:t>Covers:</w:t>
            </w:r>
          </w:p>
        </w:tc>
        <w:tc>
          <w:tcPr>
            <w:tcW w:w="2692" w:type="dxa"/>
          </w:tcPr>
          <w:p w14:paraId="13C490DD" w14:textId="77777777" w:rsidR="00C67331" w:rsidRDefault="0067618B">
            <w:pPr>
              <w:pStyle w:val="TableParagraph"/>
              <w:spacing w:before="143"/>
              <w:ind w:left="487"/>
              <w:rPr>
                <w:sz w:val="26"/>
              </w:rPr>
            </w:pPr>
            <w:r>
              <w:rPr>
                <w:spacing w:val="-2"/>
                <w:sz w:val="26"/>
              </w:rPr>
              <w:t>Trinity Logistics</w:t>
            </w:r>
          </w:p>
        </w:tc>
        <w:tc>
          <w:tcPr>
            <w:tcW w:w="2014" w:type="dxa"/>
          </w:tcPr>
          <w:p w14:paraId="13C490DE" w14:textId="77777777" w:rsidR="00C67331" w:rsidRDefault="0067618B">
            <w:pPr>
              <w:pStyle w:val="TableParagraph"/>
              <w:spacing w:line="300" w:lineRule="exact"/>
              <w:ind w:left="385" w:right="582" w:firstLine="69"/>
              <w:rPr>
                <w:b/>
                <w:sz w:val="28"/>
              </w:rPr>
            </w:pPr>
            <w:r>
              <w:rPr>
                <w:b/>
                <w:spacing w:val="-2"/>
                <w:sz w:val="28"/>
              </w:rPr>
              <w:t>Version Number:</w:t>
            </w:r>
          </w:p>
        </w:tc>
        <w:tc>
          <w:tcPr>
            <w:tcW w:w="2667" w:type="dxa"/>
          </w:tcPr>
          <w:p w14:paraId="13C490DF" w14:textId="53401471" w:rsidR="00C67331" w:rsidRDefault="0067618B">
            <w:pPr>
              <w:pStyle w:val="TableParagraph"/>
              <w:spacing w:before="124"/>
              <w:ind w:left="2" w:right="95"/>
              <w:jc w:val="center"/>
              <w:rPr>
                <w:sz w:val="28"/>
              </w:rPr>
            </w:pPr>
            <w:del w:id="392" w:author="Kush Khalasi" w:date="2025-07-29T16:44:00Z" w16du:dateUtc="2025-07-29T11:14:00Z">
              <w:r w:rsidDel="008958D6">
                <w:rPr>
                  <w:spacing w:val="-5"/>
                  <w:sz w:val="28"/>
                </w:rPr>
                <w:delText>00</w:delText>
              </w:r>
            </w:del>
            <w:ins w:id="393" w:author="Kush Khalasi" w:date="2025-07-29T16:44:00Z" w16du:dateUtc="2025-07-29T11:14:00Z">
              <w:r w:rsidR="008958D6">
                <w:rPr>
                  <w:spacing w:val="-5"/>
                  <w:sz w:val="28"/>
                </w:rPr>
                <w:t>1.0</w:t>
              </w:r>
            </w:ins>
          </w:p>
        </w:tc>
      </w:tr>
      <w:tr w:rsidR="00C67331" w14:paraId="13C490E3" w14:textId="77777777">
        <w:trPr>
          <w:trHeight w:val="433"/>
        </w:trPr>
        <w:tc>
          <w:tcPr>
            <w:tcW w:w="5042" w:type="dxa"/>
            <w:gridSpan w:val="2"/>
          </w:tcPr>
          <w:p w14:paraId="13C490E1" w14:textId="77171081" w:rsidR="00C67331" w:rsidRDefault="0067618B">
            <w:pPr>
              <w:pStyle w:val="TableParagraph"/>
              <w:spacing w:before="42"/>
              <w:ind w:left="135"/>
              <w:jc w:val="center"/>
              <w:rPr>
                <w:b/>
                <w:sz w:val="28"/>
              </w:rPr>
              <w:pPrChange w:id="394" w:author="Kush Khalasi" w:date="2025-07-29T16:51:00Z" w16du:dateUtc="2025-07-29T11:21:00Z">
                <w:pPr>
                  <w:pStyle w:val="TableParagraph"/>
                  <w:spacing w:before="42"/>
                  <w:ind w:left="935"/>
                </w:pPr>
              </w:pPrChange>
            </w:pPr>
            <w:del w:id="395" w:author="Kush Khalasi" w:date="2025-07-29T16:50:00Z" w16du:dateUtc="2025-07-29T11:20:00Z">
              <w:r w:rsidDel="0059561D">
                <w:rPr>
                  <w:b/>
                  <w:sz w:val="28"/>
                </w:rPr>
                <w:delText>Administrative</w:delText>
              </w:r>
              <w:r w:rsidDel="0059561D">
                <w:rPr>
                  <w:b/>
                  <w:spacing w:val="-14"/>
                  <w:sz w:val="28"/>
                </w:rPr>
                <w:delText xml:space="preserve"> </w:delText>
              </w:r>
              <w:r w:rsidDel="0059561D">
                <w:rPr>
                  <w:b/>
                  <w:spacing w:val="-2"/>
                  <w:sz w:val="28"/>
                </w:rPr>
                <w:delText>Officer:</w:delText>
              </w:r>
            </w:del>
            <w:ins w:id="396" w:author="Kush Khalasi" w:date="2025-07-29T16:50:00Z" w16du:dateUtc="2025-07-29T11:20:00Z">
              <w:r w:rsidR="0059561D">
                <w:rPr>
                  <w:b/>
                  <w:sz w:val="28"/>
                </w:rPr>
                <w:t>Approve</w:t>
              </w:r>
            </w:ins>
            <w:ins w:id="397" w:author="Kush Khalasi" w:date="2025-07-29T16:51:00Z" w16du:dateUtc="2025-07-29T11:21:00Z">
              <w:r w:rsidR="0059561D">
                <w:rPr>
                  <w:b/>
                  <w:sz w:val="28"/>
                </w:rPr>
                <w:t>d By:</w:t>
              </w:r>
            </w:ins>
          </w:p>
        </w:tc>
        <w:tc>
          <w:tcPr>
            <w:tcW w:w="4681" w:type="dxa"/>
            <w:gridSpan w:val="2"/>
          </w:tcPr>
          <w:p w14:paraId="13C490E2" w14:textId="7DC16ABC" w:rsidR="00C67331" w:rsidRDefault="0059561D">
            <w:pPr>
              <w:pStyle w:val="TableParagraph"/>
              <w:spacing w:before="42"/>
              <w:ind w:left="226"/>
              <w:rPr>
                <w:b/>
                <w:sz w:val="28"/>
              </w:rPr>
              <w:pPrChange w:id="398" w:author="Kush Khalasi" w:date="2025-07-29T16:51:00Z" w16du:dateUtc="2025-07-29T11:21:00Z">
                <w:pPr>
                  <w:pStyle w:val="TableParagraph"/>
                  <w:spacing w:before="42"/>
                  <w:ind w:left="1189"/>
                </w:pPr>
              </w:pPrChange>
            </w:pPr>
            <w:ins w:id="399" w:author="Kush Khalasi" w:date="2025-07-29T16:51:00Z" w16du:dateUtc="2025-07-29T11:21:00Z">
              <w:r w:rsidRPr="0059561D">
                <w:rPr>
                  <w:b/>
                  <w:sz w:val="28"/>
                  <w:szCs w:val="28"/>
                  <w:rPrChange w:id="400" w:author="Kush Khalasi" w:date="2025-07-29T16:51:00Z" w16du:dateUtc="2025-07-29T11:21:00Z">
                    <w:rPr>
                      <w:rFonts w:ascii="Aptos" w:hAnsi="Aptos" w:cs="Aptos"/>
                      <w:b/>
                      <w:sz w:val="24"/>
                      <w:szCs w:val="24"/>
                    </w:rPr>
                  </w:rPrChange>
                </w:rPr>
                <w:t>Team Member Acknowledgement</w:t>
              </w:r>
              <w:del w:id="401" w:author="Kush Khalasi" w:date="2025-07-29T12:56:00Z" w16du:dateUtc="2025-07-29T07:26:00Z">
                <w:r w:rsidRPr="0059561D" w:rsidDel="00865CC5">
                  <w:rPr>
                    <w:b/>
                    <w:sz w:val="28"/>
                    <w:szCs w:val="28"/>
                    <w:rPrChange w:id="402" w:author="Kush Khalasi" w:date="2025-07-29T16:51:00Z" w16du:dateUtc="2025-07-29T11:21:00Z">
                      <w:rPr>
                        <w:b/>
                        <w:sz w:val="24"/>
                        <w:szCs w:val="24"/>
                      </w:rPr>
                    </w:rPrChange>
                  </w:rPr>
                  <w:delText>Approving</w:delText>
                </w:r>
                <w:r w:rsidRPr="0059561D" w:rsidDel="00865CC5">
                  <w:rPr>
                    <w:b/>
                    <w:sz w:val="28"/>
                    <w:szCs w:val="28"/>
                    <w:rPrChange w:id="403" w:author="Kush Khalasi" w:date="2025-07-29T16:51:00Z" w16du:dateUtc="2025-07-29T11:21:00Z">
                      <w:rPr>
                        <w:b/>
                        <w:spacing w:val="-7"/>
                        <w:sz w:val="24"/>
                        <w:szCs w:val="24"/>
                      </w:rPr>
                    </w:rPrChange>
                  </w:rPr>
                  <w:delText xml:space="preserve"> </w:delText>
                </w:r>
                <w:r w:rsidRPr="0059561D" w:rsidDel="00865CC5">
                  <w:rPr>
                    <w:b/>
                    <w:sz w:val="28"/>
                    <w:szCs w:val="28"/>
                    <w:rPrChange w:id="404" w:author="Kush Khalasi" w:date="2025-07-29T16:51:00Z" w16du:dateUtc="2025-07-29T11:21:00Z">
                      <w:rPr>
                        <w:b/>
                        <w:spacing w:val="-2"/>
                        <w:sz w:val="24"/>
                        <w:szCs w:val="24"/>
                      </w:rPr>
                    </w:rPrChange>
                  </w:rPr>
                  <w:delText>Officer</w:delText>
                </w:r>
              </w:del>
              <w:r w:rsidRPr="0059561D">
                <w:rPr>
                  <w:b/>
                  <w:sz w:val="28"/>
                  <w:szCs w:val="28"/>
                  <w:rPrChange w:id="405" w:author="Kush Khalasi" w:date="2025-07-29T16:51:00Z" w16du:dateUtc="2025-07-29T11:21:00Z">
                    <w:rPr>
                      <w:b/>
                      <w:spacing w:val="-2"/>
                      <w:sz w:val="24"/>
                      <w:szCs w:val="24"/>
                    </w:rPr>
                  </w:rPrChange>
                </w:rPr>
                <w:t>:</w:t>
              </w:r>
            </w:ins>
            <w:del w:id="406" w:author="Kush Khalasi" w:date="2025-07-29T16:51:00Z" w16du:dateUtc="2025-07-29T11:21:00Z">
              <w:r w:rsidR="0067618B" w:rsidDel="0059561D">
                <w:rPr>
                  <w:b/>
                  <w:sz w:val="28"/>
                </w:rPr>
                <w:delText>Approving</w:delText>
              </w:r>
              <w:r w:rsidR="0067618B" w:rsidDel="0059561D">
                <w:rPr>
                  <w:b/>
                  <w:spacing w:val="-7"/>
                  <w:sz w:val="28"/>
                </w:rPr>
                <w:delText xml:space="preserve"> </w:delText>
              </w:r>
              <w:r w:rsidR="0067618B" w:rsidDel="0059561D">
                <w:rPr>
                  <w:b/>
                  <w:spacing w:val="-2"/>
                  <w:sz w:val="28"/>
                </w:rPr>
                <w:delText>Officer:</w:delText>
              </w:r>
            </w:del>
          </w:p>
        </w:tc>
      </w:tr>
      <w:tr w:rsidR="00C67331" w14:paraId="13C490E6" w14:textId="77777777">
        <w:trPr>
          <w:trHeight w:val="1692"/>
        </w:trPr>
        <w:tc>
          <w:tcPr>
            <w:tcW w:w="5042" w:type="dxa"/>
            <w:gridSpan w:val="2"/>
          </w:tcPr>
          <w:p w14:paraId="13C490E4" w14:textId="77777777" w:rsidR="00C67331" w:rsidRDefault="00C67331">
            <w:pPr>
              <w:pStyle w:val="TableParagraph"/>
              <w:rPr>
                <w:rFonts w:ascii="Times New Roman"/>
                <w:sz w:val="26"/>
              </w:rPr>
            </w:pPr>
          </w:p>
        </w:tc>
        <w:tc>
          <w:tcPr>
            <w:tcW w:w="4681" w:type="dxa"/>
            <w:gridSpan w:val="2"/>
          </w:tcPr>
          <w:p w14:paraId="13C490E5" w14:textId="77777777" w:rsidR="00C67331" w:rsidRDefault="00C67331">
            <w:pPr>
              <w:pStyle w:val="TableParagraph"/>
              <w:rPr>
                <w:rFonts w:ascii="Times New Roman"/>
                <w:sz w:val="26"/>
              </w:rPr>
            </w:pPr>
          </w:p>
        </w:tc>
      </w:tr>
      <w:tr w:rsidR="008958D6" w14:paraId="5D350219" w14:textId="77777777" w:rsidTr="0059561D">
        <w:tblPrEx>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407" w:author="Kush Khalasi" w:date="2025-07-29T16:51:00Z" w16du:dateUtc="2025-07-29T11:21:00Z">
            <w:tblPrEx>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1321"/>
          <w:trPrChange w:id="408" w:author="Kush Khalasi" w:date="2025-07-29T16:51:00Z" w16du:dateUtc="2025-07-29T11:21:00Z">
            <w:trPr>
              <w:trHeight w:val="1692"/>
            </w:trPr>
          </w:trPrChange>
        </w:trPr>
        <w:tc>
          <w:tcPr>
            <w:tcW w:w="5042" w:type="dxa"/>
            <w:gridSpan w:val="2"/>
            <w:tcPrChange w:id="409" w:author="Kush Khalasi" w:date="2025-07-29T16:51:00Z" w16du:dateUtc="2025-07-29T11:21:00Z">
              <w:tcPr>
                <w:tcW w:w="5042" w:type="dxa"/>
                <w:gridSpan w:val="2"/>
              </w:tcPr>
            </w:tcPrChange>
          </w:tcPr>
          <w:p w14:paraId="682482CA" w14:textId="77777777" w:rsidR="008958D6" w:rsidRDefault="008958D6" w:rsidP="008958D6">
            <w:pPr>
              <w:pStyle w:val="TableParagraph"/>
              <w:spacing w:before="141" w:line="194" w:lineRule="auto"/>
              <w:ind w:left="135" w:right="1881"/>
              <w:rPr>
                <w:b/>
                <w:spacing w:val="-2"/>
                <w:sz w:val="28"/>
              </w:rPr>
            </w:pPr>
            <w:r>
              <w:rPr>
                <w:b/>
                <w:spacing w:val="-2"/>
                <w:sz w:val="28"/>
              </w:rPr>
              <w:t xml:space="preserve">Name: </w:t>
            </w:r>
          </w:p>
          <w:p w14:paraId="5BBA69EE" w14:textId="77777777" w:rsidR="008958D6" w:rsidRDefault="008958D6" w:rsidP="008958D6">
            <w:pPr>
              <w:pStyle w:val="TableParagraph"/>
              <w:spacing w:line="194" w:lineRule="auto"/>
              <w:ind w:right="1881" w:firstLine="90"/>
              <w:rPr>
                <w:b/>
                <w:spacing w:val="-2"/>
                <w:sz w:val="28"/>
              </w:rPr>
            </w:pPr>
          </w:p>
          <w:p w14:paraId="101B83C2" w14:textId="197EB48B" w:rsidR="008958D6" w:rsidRDefault="008958D6" w:rsidP="008958D6">
            <w:pPr>
              <w:pStyle w:val="TableParagraph"/>
              <w:spacing w:before="141" w:line="194" w:lineRule="auto"/>
              <w:ind w:left="135" w:right="1881"/>
              <w:rPr>
                <w:rFonts w:ascii="Times New Roman"/>
                <w:sz w:val="26"/>
              </w:rPr>
            </w:pPr>
            <w:r>
              <w:rPr>
                <w:b/>
                <w:spacing w:val="-2"/>
                <w:sz w:val="28"/>
              </w:rPr>
              <w:t>Designation:</w:t>
            </w:r>
          </w:p>
        </w:tc>
        <w:tc>
          <w:tcPr>
            <w:tcW w:w="4681" w:type="dxa"/>
            <w:gridSpan w:val="2"/>
            <w:tcPrChange w:id="410" w:author="Kush Khalasi" w:date="2025-07-29T16:51:00Z" w16du:dateUtc="2025-07-29T11:21:00Z">
              <w:tcPr>
                <w:tcW w:w="4681" w:type="dxa"/>
                <w:gridSpan w:val="2"/>
              </w:tcPr>
            </w:tcPrChange>
          </w:tcPr>
          <w:p w14:paraId="2CE0ED3F" w14:textId="77777777" w:rsidR="008958D6" w:rsidRDefault="008958D6" w:rsidP="008958D6">
            <w:pPr>
              <w:pStyle w:val="TableParagraph"/>
              <w:spacing w:before="141" w:line="194" w:lineRule="auto"/>
              <w:ind w:left="135" w:right="1881"/>
              <w:rPr>
                <w:b/>
                <w:spacing w:val="-2"/>
                <w:sz w:val="28"/>
              </w:rPr>
            </w:pPr>
            <w:r>
              <w:rPr>
                <w:b/>
                <w:spacing w:val="-2"/>
                <w:sz w:val="28"/>
              </w:rPr>
              <w:t xml:space="preserve">Name: </w:t>
            </w:r>
          </w:p>
          <w:p w14:paraId="4BFA5EEE" w14:textId="77777777" w:rsidR="008958D6" w:rsidRDefault="008958D6" w:rsidP="008958D6">
            <w:pPr>
              <w:pStyle w:val="TableParagraph"/>
              <w:spacing w:line="194" w:lineRule="auto"/>
              <w:ind w:right="1881" w:firstLine="90"/>
              <w:rPr>
                <w:b/>
                <w:spacing w:val="-2"/>
                <w:sz w:val="28"/>
              </w:rPr>
            </w:pPr>
          </w:p>
          <w:p w14:paraId="0A9A517E" w14:textId="5F18B084" w:rsidR="008958D6" w:rsidRDefault="008958D6" w:rsidP="008958D6">
            <w:pPr>
              <w:pStyle w:val="TableParagraph"/>
              <w:spacing w:before="141" w:line="194" w:lineRule="auto"/>
              <w:ind w:left="135" w:right="1881"/>
              <w:rPr>
                <w:rFonts w:ascii="Times New Roman"/>
                <w:sz w:val="26"/>
              </w:rPr>
            </w:pPr>
            <w:r>
              <w:rPr>
                <w:b/>
                <w:spacing w:val="-2"/>
                <w:sz w:val="28"/>
              </w:rPr>
              <w:t>Designation:</w:t>
            </w:r>
          </w:p>
        </w:tc>
      </w:tr>
    </w:tbl>
    <w:p w14:paraId="13C490EA" w14:textId="77777777" w:rsidR="0067618B" w:rsidRDefault="0067618B"/>
    <w:sectPr w:rsidR="0067618B">
      <w:pgSz w:w="12240" w:h="15840"/>
      <w:pgMar w:top="1540" w:right="960" w:bottom="960" w:left="1320" w:header="793" w:footer="76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1F35A" w14:textId="77777777" w:rsidR="000C00DB" w:rsidRDefault="000C00DB">
      <w:r>
        <w:separator/>
      </w:r>
    </w:p>
  </w:endnote>
  <w:endnote w:type="continuationSeparator" w:id="0">
    <w:p w14:paraId="23CAA18E" w14:textId="77777777" w:rsidR="000C00DB" w:rsidRDefault="000C0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9109" w14:textId="77777777" w:rsidR="00C67331" w:rsidRDefault="0067618B">
    <w:pPr>
      <w:pStyle w:val="BodyText"/>
      <w:spacing w:line="14" w:lineRule="auto"/>
      <w:ind w:left="0" w:firstLine="0"/>
      <w:jc w:val="left"/>
      <w:rPr>
        <w:sz w:val="20"/>
      </w:rPr>
    </w:pPr>
    <w:r>
      <w:rPr>
        <w:noProof/>
      </w:rPr>
      <mc:AlternateContent>
        <mc:Choice Requires="wps">
          <w:drawing>
            <wp:anchor distT="0" distB="0" distL="0" distR="0" simplePos="0" relativeHeight="487452160" behindDoc="1" locked="0" layoutInCell="1" allowOverlap="1" wp14:anchorId="13C4910C" wp14:editId="6F2DA396">
              <wp:simplePos x="0" y="0"/>
              <wp:positionH relativeFrom="page">
                <wp:posOffset>901700</wp:posOffset>
              </wp:positionH>
              <wp:positionV relativeFrom="page">
                <wp:posOffset>9431867</wp:posOffset>
              </wp:positionV>
              <wp:extent cx="817033"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033" cy="182245"/>
                      </a:xfrm>
                      <a:prstGeom prst="rect">
                        <a:avLst/>
                      </a:prstGeom>
                    </wps:spPr>
                    <wps:txbx>
                      <w:txbxContent>
                        <w:p w14:paraId="13C49113" w14:textId="5FE01078" w:rsidR="00C67331" w:rsidRDefault="0067618B">
                          <w:pPr>
                            <w:spacing w:before="13"/>
                            <w:ind w:left="20"/>
                            <w:rPr>
                              <w:rFonts w:ascii="Arial"/>
                            </w:rPr>
                          </w:pPr>
                          <w:r>
                            <w:rPr>
                              <w:rFonts w:ascii="Arial"/>
                            </w:rPr>
                            <w:t>Rev.</w:t>
                          </w:r>
                          <w:r>
                            <w:rPr>
                              <w:rFonts w:ascii="Arial"/>
                              <w:spacing w:val="-1"/>
                            </w:rPr>
                            <w:t xml:space="preserve"> </w:t>
                          </w:r>
                          <w:r>
                            <w:rPr>
                              <w:rFonts w:ascii="Arial"/>
                              <w:spacing w:val="-2"/>
                            </w:rPr>
                            <w:t>No.</w:t>
                          </w:r>
                          <w:ins w:id="57" w:author="Kush Khalasi" w:date="2025-07-29T16:45:00Z" w16du:dateUtc="2025-07-29T11:15:00Z">
                            <w:r w:rsidR="008958D6">
                              <w:rPr>
                                <w:rFonts w:ascii="Arial"/>
                                <w:spacing w:val="-2"/>
                              </w:rPr>
                              <w:t>1.</w:t>
                            </w:r>
                          </w:ins>
                          <w:del w:id="58" w:author="Kush Khalasi" w:date="2025-07-29T16:45:00Z" w16du:dateUtc="2025-07-29T11:15:00Z">
                            <w:r w:rsidDel="008958D6">
                              <w:rPr>
                                <w:rFonts w:ascii="Arial"/>
                                <w:spacing w:val="-2"/>
                              </w:rPr>
                              <w:delText>0</w:delText>
                            </w:r>
                          </w:del>
                          <w:r>
                            <w:rPr>
                              <w:rFonts w:ascii="Arial"/>
                              <w:spacing w:val="-2"/>
                            </w:rPr>
                            <w:t>0</w:t>
                          </w:r>
                        </w:p>
                      </w:txbxContent>
                    </wps:txbx>
                    <wps:bodyPr wrap="square" lIns="0" tIns="0" rIns="0" bIns="0" rtlCol="0">
                      <a:noAutofit/>
                    </wps:bodyPr>
                  </wps:wsp>
                </a:graphicData>
              </a:graphic>
              <wp14:sizeRelH relativeFrom="margin">
                <wp14:pctWidth>0</wp14:pctWidth>
              </wp14:sizeRelH>
            </wp:anchor>
          </w:drawing>
        </mc:Choice>
        <mc:Fallback>
          <w:pict>
            <v:shapetype w14:anchorId="13C4910C" id="_x0000_t202" coordsize="21600,21600" o:spt="202" path="m,l,21600r21600,l21600,xe">
              <v:stroke joinstyle="miter"/>
              <v:path gradientshapeok="t" o:connecttype="rect"/>
            </v:shapetype>
            <v:shape id="Textbox 7" o:spid="_x0000_s1027" type="#_x0000_t202" style="position:absolute;margin-left:71pt;margin-top:742.65pt;width:64.35pt;height:14.35pt;z-index:-158643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" filled="f" stroked="f">
              <v:textbox inset="0,0,0,0">
                <w:txbxContent>
                  <w:p w14:paraId="13C49113" w14:textId="5FE01078" w:rsidR="00C67331" w:rsidRDefault="0067618B">
                    <w:pPr>
                      <w:spacing w:before="13"/>
                      <w:ind w:left="20"/>
                      <w:rPr>
                        <w:rFonts w:ascii="Arial"/>
                      </w:rPr>
                    </w:pPr>
                    <w:r>
                      <w:rPr>
                        <w:rFonts w:ascii="Arial"/>
                      </w:rPr>
                      <w:t>Rev.</w:t>
                    </w:r>
                    <w:r>
                      <w:rPr>
                        <w:rFonts w:ascii="Arial"/>
                        <w:spacing w:val="-1"/>
                      </w:rPr>
                      <w:t xml:space="preserve"> </w:t>
                    </w:r>
                    <w:r>
                      <w:rPr>
                        <w:rFonts w:ascii="Arial"/>
                        <w:spacing w:val="-2"/>
                      </w:rPr>
                      <w:t>No.</w:t>
                    </w:r>
                    <w:ins w:id="49" w:author="Kush Khalasi" w:date="2025-07-29T16:45:00Z" w16du:dateUtc="2025-07-29T11:15:00Z">
                      <w:r w:rsidR="008958D6">
                        <w:rPr>
                          <w:rFonts w:ascii="Arial"/>
                          <w:spacing w:val="-2"/>
                        </w:rPr>
                        <w:t>1.</w:t>
                      </w:r>
                    </w:ins>
                    <w:del w:id="50" w:author="Kush Khalasi" w:date="2025-07-29T16:45:00Z" w16du:dateUtc="2025-07-29T11:15:00Z">
                      <w:r w:rsidDel="008958D6">
                        <w:rPr>
                          <w:rFonts w:ascii="Arial"/>
                          <w:spacing w:val="-2"/>
                        </w:rPr>
                        <w:delText>0</w:delText>
                      </w:r>
                    </w:del>
                    <w:r>
                      <w:rPr>
                        <w:rFonts w:ascii="Arial"/>
                        <w:spacing w:val="-2"/>
                      </w:rPr>
                      <w:t>0</w:t>
                    </w:r>
                  </w:p>
                </w:txbxContent>
              </v:textbox>
              <w10:wrap anchorx="page" anchory="page"/>
            </v:shape>
          </w:pict>
        </mc:Fallback>
      </mc:AlternateContent>
    </w:r>
    <w:r>
      <w:rPr>
        <w:noProof/>
      </w:rPr>
      <mc:AlternateContent>
        <mc:Choice Requires="wps">
          <w:drawing>
            <wp:anchor distT="0" distB="0" distL="0" distR="0" simplePos="0" relativeHeight="487452672" behindDoc="1" locked="0" layoutInCell="1" allowOverlap="1" wp14:anchorId="13C4910E" wp14:editId="13C4910F">
              <wp:simplePos x="0" y="0"/>
              <wp:positionH relativeFrom="page">
                <wp:posOffset>3203575</wp:posOffset>
              </wp:positionH>
              <wp:positionV relativeFrom="page">
                <wp:posOffset>9434141</wp:posOffset>
              </wp:positionV>
              <wp:extent cx="1370330"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0330" cy="182245"/>
                      </a:xfrm>
                      <a:prstGeom prst="rect">
                        <a:avLst/>
                      </a:prstGeom>
                    </wps:spPr>
                    <wps:txbx>
                      <w:txbxContent>
                        <w:p w14:paraId="13C49114" w14:textId="77777777" w:rsidR="00C67331" w:rsidRDefault="0067618B">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04</w:t>
                          </w:r>
                        </w:p>
                      </w:txbxContent>
                    </wps:txbx>
                    <wps:bodyPr wrap="square" lIns="0" tIns="0" rIns="0" bIns="0" rtlCol="0">
                      <a:noAutofit/>
                    </wps:bodyPr>
                  </wps:wsp>
                </a:graphicData>
              </a:graphic>
            </wp:anchor>
          </w:drawing>
        </mc:Choice>
        <mc:Fallback>
          <w:pict>
            <v:shape w14:anchorId="13C4910E" id="Textbox 8" o:spid="_x0000_s1028" type="#_x0000_t202" style="position:absolute;margin-left:252.25pt;margin-top:742.85pt;width:107.9pt;height:14.35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" filled="f" stroked="f">
              <v:textbox inset="0,0,0,0">
                <w:txbxContent>
                  <w:p w14:paraId="13C49114" w14:textId="77777777" w:rsidR="00C67331" w:rsidRDefault="0067618B">
                    <w:pPr>
                      <w:spacing w:before="13"/>
                      <w:ind w:left="20"/>
                      <w:rPr>
                        <w:rFonts w:ascii="Arial" w:hAnsi="Arial"/>
                      </w:rPr>
                    </w:pPr>
                    <w:r>
                      <w:rPr>
                        <w:rFonts w:ascii="Arial" w:hAnsi="Arial"/>
                      </w:rPr>
                      <w:t>DOC</w:t>
                    </w:r>
                    <w:r>
                      <w:rPr>
                        <w:rFonts w:ascii="Arial" w:hAnsi="Arial"/>
                        <w:spacing w:val="-4"/>
                      </w:rPr>
                      <w:t xml:space="preserve"> </w:t>
                    </w:r>
                    <w:r>
                      <w:rPr>
                        <w:rFonts w:ascii="Arial" w:hAnsi="Arial"/>
                      </w:rPr>
                      <w:t>–</w:t>
                    </w:r>
                    <w:r>
                      <w:rPr>
                        <w:rFonts w:ascii="Arial" w:hAnsi="Arial"/>
                        <w:spacing w:val="-1"/>
                      </w:rPr>
                      <w:t xml:space="preserve"> </w:t>
                    </w:r>
                    <w:r>
                      <w:rPr>
                        <w:rFonts w:ascii="Arial" w:hAnsi="Arial"/>
                      </w:rPr>
                      <w:t>TL</w:t>
                    </w:r>
                    <w:r>
                      <w:rPr>
                        <w:rFonts w:ascii="Arial" w:hAnsi="Arial"/>
                        <w:spacing w:val="-2"/>
                      </w:rPr>
                      <w:t xml:space="preserve"> </w:t>
                    </w:r>
                    <w:r>
                      <w:rPr>
                        <w:rFonts w:ascii="Arial" w:hAnsi="Arial"/>
                      </w:rPr>
                      <w:t>–</w:t>
                    </w:r>
                    <w:r>
                      <w:rPr>
                        <w:rFonts w:ascii="Arial" w:hAnsi="Arial"/>
                        <w:spacing w:val="-2"/>
                      </w:rPr>
                      <w:t xml:space="preserve"> </w:t>
                    </w:r>
                    <w:r>
                      <w:rPr>
                        <w:rFonts w:ascii="Arial" w:hAnsi="Arial"/>
                      </w:rPr>
                      <w:t>POL</w:t>
                    </w:r>
                    <w:r>
                      <w:rPr>
                        <w:rFonts w:ascii="Arial" w:hAnsi="Arial"/>
                        <w:spacing w:val="-1"/>
                      </w:rPr>
                      <w:t xml:space="preserve"> </w:t>
                    </w:r>
                    <w:r>
                      <w:rPr>
                        <w:rFonts w:ascii="Arial" w:hAnsi="Arial"/>
                      </w:rPr>
                      <w:t>-</w:t>
                    </w:r>
                    <w:r>
                      <w:rPr>
                        <w:rFonts w:ascii="Arial" w:hAnsi="Arial"/>
                        <w:spacing w:val="-2"/>
                      </w:rPr>
                      <w:t xml:space="preserve"> </w:t>
                    </w:r>
                    <w:r>
                      <w:rPr>
                        <w:rFonts w:ascii="Arial" w:hAnsi="Arial"/>
                        <w:spacing w:val="-5"/>
                      </w:rPr>
                      <w:t>04</w:t>
                    </w:r>
                  </w:p>
                </w:txbxContent>
              </v:textbox>
              <w10:wrap anchorx="page" anchory="page"/>
            </v:shape>
          </w:pict>
        </mc:Fallback>
      </mc:AlternateContent>
    </w:r>
    <w:r>
      <w:rPr>
        <w:noProof/>
      </w:rPr>
      <mc:AlternateContent>
        <mc:Choice Requires="wps">
          <w:drawing>
            <wp:anchor distT="0" distB="0" distL="0" distR="0" simplePos="0" relativeHeight="487453184" behindDoc="1" locked="0" layoutInCell="1" allowOverlap="1" wp14:anchorId="13C49110" wp14:editId="13C49111">
              <wp:simplePos x="0" y="0"/>
              <wp:positionH relativeFrom="page">
                <wp:posOffset>6176009</wp:posOffset>
              </wp:positionH>
              <wp:positionV relativeFrom="page">
                <wp:posOffset>9434141</wp:posOffset>
              </wp:positionV>
              <wp:extent cx="73596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5965" cy="182245"/>
                      </a:xfrm>
                      <a:prstGeom prst="rect">
                        <a:avLst/>
                      </a:prstGeom>
                    </wps:spPr>
                    <wps:txbx>
                      <w:txbxContent>
                        <w:p w14:paraId="13C49115" w14:textId="77777777" w:rsidR="00C67331" w:rsidRDefault="0067618B">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wps:txbx>
                    <wps:bodyPr wrap="square" lIns="0" tIns="0" rIns="0" bIns="0" rtlCol="0">
                      <a:noAutofit/>
                    </wps:bodyPr>
                  </wps:wsp>
                </a:graphicData>
              </a:graphic>
            </wp:anchor>
          </w:drawing>
        </mc:Choice>
        <mc:Fallback>
          <w:pict>
            <v:shape w14:anchorId="13C49110" id="Textbox 9" o:spid="_x0000_s1029" type="#_x0000_t202" style="position:absolute;margin-left:486.3pt;margin-top:742.85pt;width:57.95pt;height:14.35pt;z-index:-158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" filled="f" stroked="f">
              <v:textbox inset="0,0,0,0">
                <w:txbxContent>
                  <w:p w14:paraId="13C49115" w14:textId="77777777" w:rsidR="00C67331" w:rsidRDefault="0067618B">
                    <w:pPr>
                      <w:spacing w:before="13"/>
                      <w:ind w:left="20"/>
                      <w:rPr>
                        <w:rFonts w:ascii="Arial"/>
                        <w:b/>
                      </w:rPr>
                    </w:pPr>
                    <w:r>
                      <w:rPr>
                        <w:rFonts w:ascii="Arial"/>
                        <w:color w:val="7E7E7E"/>
                      </w:rPr>
                      <w:t>P</w:t>
                    </w:r>
                    <w:r>
                      <w:rPr>
                        <w:rFonts w:ascii="Arial"/>
                        <w:color w:val="7E7E7E"/>
                        <w:spacing w:val="-3"/>
                      </w:rPr>
                      <w:t xml:space="preserve"> </w:t>
                    </w:r>
                    <w:r>
                      <w:rPr>
                        <w:rFonts w:ascii="Arial"/>
                        <w:color w:val="7E7E7E"/>
                      </w:rPr>
                      <w:t>a</w:t>
                    </w:r>
                    <w:r>
                      <w:rPr>
                        <w:rFonts w:ascii="Arial"/>
                        <w:color w:val="7E7E7E"/>
                        <w:spacing w:val="-2"/>
                      </w:rPr>
                      <w:t xml:space="preserve"> </w:t>
                    </w:r>
                    <w:r>
                      <w:rPr>
                        <w:rFonts w:ascii="Arial"/>
                        <w:color w:val="7E7E7E"/>
                      </w:rPr>
                      <w:t>g</w:t>
                    </w:r>
                    <w:r>
                      <w:rPr>
                        <w:rFonts w:ascii="Arial"/>
                        <w:color w:val="7E7E7E"/>
                        <w:spacing w:val="-2"/>
                      </w:rPr>
                      <w:t xml:space="preserve"> </w:t>
                    </w:r>
                    <w:r>
                      <w:rPr>
                        <w:rFonts w:ascii="Arial"/>
                        <w:color w:val="7E7E7E"/>
                      </w:rPr>
                      <w:t>e</w:t>
                    </w:r>
                    <w:r>
                      <w:rPr>
                        <w:rFonts w:ascii="Arial"/>
                        <w:color w:val="7E7E7E"/>
                        <w:spacing w:val="61"/>
                      </w:rPr>
                      <w:t xml:space="preserve"> </w:t>
                    </w:r>
                    <w:r>
                      <w:rPr>
                        <w:rFonts w:ascii="Arial"/>
                      </w:rPr>
                      <w:t>|</w:t>
                    </w:r>
                    <w:r>
                      <w:rPr>
                        <w:rFonts w:ascii="Arial"/>
                        <w:spacing w:val="1"/>
                      </w:rPr>
                      <w:t xml:space="preserve"> </w:t>
                    </w:r>
                    <w:r>
                      <w:rPr>
                        <w:rFonts w:ascii="Arial"/>
                        <w:b/>
                        <w:spacing w:val="-10"/>
                      </w:rPr>
                      <w:fldChar w:fldCharType="begin"/>
                    </w:r>
                    <w:r>
                      <w:rPr>
                        <w:rFonts w:ascii="Arial"/>
                        <w:b/>
                        <w:spacing w:val="-10"/>
                      </w:rPr>
                      <w:instrText xml:space="preserve"> PAGE </w:instrText>
                    </w:r>
                    <w:r>
                      <w:rPr>
                        <w:rFonts w:ascii="Arial"/>
                        <w:b/>
                        <w:spacing w:val="-10"/>
                      </w:rPr>
                      <w:fldChar w:fldCharType="separate"/>
                    </w:r>
                    <w:r>
                      <w:rPr>
                        <w:rFonts w:ascii="Arial"/>
                        <w:b/>
                        <w:spacing w:val="-10"/>
                      </w:rPr>
                      <w:t>1</w:t>
                    </w:r>
                    <w:r>
                      <w:rPr>
                        <w:rFonts w:ascii="Arial"/>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FD91" w14:textId="77777777" w:rsidR="000C00DB" w:rsidRDefault="000C00DB">
      <w:r>
        <w:separator/>
      </w:r>
    </w:p>
  </w:footnote>
  <w:footnote w:type="continuationSeparator" w:id="0">
    <w:p w14:paraId="6847DD54" w14:textId="77777777" w:rsidR="000C00DB" w:rsidRDefault="000C0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9108" w14:textId="169E3D89" w:rsidR="00C67331" w:rsidRDefault="00B20378">
    <w:pPr>
      <w:pStyle w:val="BodyText"/>
      <w:spacing w:line="14" w:lineRule="auto"/>
      <w:ind w:left="0" w:firstLine="0"/>
      <w:jc w:val="left"/>
      <w:rPr>
        <w:sz w:val="20"/>
      </w:rPr>
    </w:pPr>
    <w:ins w:id="56" w:author="Kush Khalasi" w:date="2025-07-29T16:26:00Z" w16du:dateUtc="2025-07-29T10:56:00Z">
      <w:r>
        <w:rPr>
          <w:noProof/>
        </w:rPr>
        <mc:AlternateContent>
          <mc:Choice Requires="wps">
            <w:drawing>
              <wp:anchor distT="0" distB="0" distL="0" distR="0" simplePos="0" relativeHeight="487457280" behindDoc="0" locked="0" layoutInCell="1" allowOverlap="1" wp14:anchorId="4FAB7F85" wp14:editId="0678EB35">
                <wp:simplePos x="0" y="0"/>
                <wp:positionH relativeFrom="page">
                  <wp:posOffset>4617720</wp:posOffset>
                </wp:positionH>
                <wp:positionV relativeFrom="page">
                  <wp:posOffset>516255</wp:posOffset>
                </wp:positionV>
                <wp:extent cx="18415" cy="477520"/>
                <wp:effectExtent l="0" t="0" r="0" b="0"/>
                <wp:wrapNone/>
                <wp:docPr id="203118409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77520"/>
                        </a:xfrm>
                        <a:custGeom>
                          <a:avLst/>
                          <a:gdLst/>
                          <a:ahLst/>
                          <a:cxnLst/>
                          <a:rect l="l" t="t" r="r" b="b"/>
                          <a:pathLst>
                            <a:path w="18415" h="477520">
                              <a:moveTo>
                                <a:pt x="6096" y="0"/>
                              </a:moveTo>
                              <a:lnTo>
                                <a:pt x="0" y="0"/>
                              </a:lnTo>
                              <a:lnTo>
                                <a:pt x="0" y="477012"/>
                              </a:lnTo>
                              <a:lnTo>
                                <a:pt x="6096" y="477012"/>
                              </a:lnTo>
                              <a:lnTo>
                                <a:pt x="6096" y="0"/>
                              </a:lnTo>
                              <a:close/>
                            </a:path>
                            <a:path w="18415" h="477520">
                              <a:moveTo>
                                <a:pt x="18288" y="0"/>
                              </a:moveTo>
                              <a:lnTo>
                                <a:pt x="12192" y="0"/>
                              </a:lnTo>
                              <a:lnTo>
                                <a:pt x="12192" y="477012"/>
                              </a:lnTo>
                              <a:lnTo>
                                <a:pt x="18288" y="477012"/>
                              </a:lnTo>
                              <a:lnTo>
                                <a:pt x="18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03AA1" id="Graphic 17" o:spid="_x0000_s1026" style="position:absolute;margin-left:363.6pt;margin-top:40.65pt;width:1.45pt;height:37.6pt;z-index:487457280;visibility:visible;mso-wrap-style:square;mso-wrap-distance-left:0;mso-wrap-distance-top:0;mso-wrap-distance-right:0;mso-wrap-distance-bottom:0;mso-position-horizontal:absolute;mso-position-horizontal-relative:page;mso-position-vertical:absolute;mso-position-vertical-relative:page;v-text-anchor:top" coordsize="18415,47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" path="m6096,l,,,477012r6096,l6096,xem18288,l12192,r,477012l18288,477012,18288,xe" fillcolor="black" stroked="f">
                <v:path arrowok="t"/>
                <w10:wrap anchorx="page" anchory="page"/>
              </v:shape>
            </w:pict>
          </mc:Fallback>
        </mc:AlternateContent>
      </w:r>
      <w:r>
        <w:rPr>
          <w:noProof/>
        </w:rPr>
        <w:drawing>
          <wp:anchor distT="0" distB="0" distL="0" distR="0" simplePos="0" relativeHeight="487455232" behindDoc="0" locked="0" layoutInCell="1" allowOverlap="1" wp14:anchorId="14388BAC" wp14:editId="58531150">
            <wp:simplePos x="0" y="0"/>
            <wp:positionH relativeFrom="page">
              <wp:posOffset>838200</wp:posOffset>
            </wp:positionH>
            <wp:positionV relativeFrom="page">
              <wp:posOffset>502920</wp:posOffset>
            </wp:positionV>
            <wp:extent cx="1936623" cy="516890"/>
            <wp:effectExtent l="0" t="0" r="0" b="0"/>
            <wp:wrapNone/>
            <wp:docPr id="96761670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936623" cy="516890"/>
                    </a:xfrm>
                    <a:prstGeom prst="rect">
                      <a:avLst/>
                    </a:prstGeom>
                  </pic:spPr>
                </pic:pic>
              </a:graphicData>
            </a:graphic>
          </wp:anchor>
        </w:drawing>
      </w:r>
    </w:ins>
    <w:r w:rsidR="0067618B">
      <w:rPr>
        <w:noProof/>
      </w:rPr>
      <mc:AlternateContent>
        <mc:Choice Requires="wps">
          <w:drawing>
            <wp:anchor distT="0" distB="0" distL="0" distR="0" simplePos="0" relativeHeight="487451648" behindDoc="1" locked="0" layoutInCell="1" allowOverlap="1" wp14:anchorId="13C4910A" wp14:editId="13C4910B">
              <wp:simplePos x="0" y="0"/>
              <wp:positionH relativeFrom="page">
                <wp:posOffset>4797933</wp:posOffset>
              </wp:positionH>
              <wp:positionV relativeFrom="page">
                <wp:posOffset>491170</wp:posOffset>
              </wp:positionV>
              <wp:extent cx="2127250" cy="5010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0" cy="501015"/>
                      </a:xfrm>
                      <a:prstGeom prst="rect">
                        <a:avLst/>
                      </a:prstGeom>
                    </wps:spPr>
                    <wps:txbx>
                      <w:txbxContent>
                        <w:p w14:paraId="13C49112" w14:textId="65357C71" w:rsidR="00C67331" w:rsidRDefault="0067618B">
                          <w:pPr>
                            <w:spacing w:before="19"/>
                            <w:ind w:left="20" w:right="18"/>
                            <w:rPr>
                              <w:rFonts w:ascii="Cambria"/>
                              <w:sz w:val="32"/>
                            </w:rPr>
                          </w:pPr>
                          <w:r>
                            <w:rPr>
                              <w:rFonts w:ascii="Cambria"/>
                              <w:spacing w:val="-2"/>
                              <w:sz w:val="32"/>
                            </w:rPr>
                            <w:t xml:space="preserve">SUSTAINABLE </w:t>
                          </w:r>
                          <w:r w:rsidR="00D75121">
                            <w:rPr>
                              <w:rFonts w:ascii="Cambria"/>
                              <w:spacing w:val="-2"/>
                              <w:sz w:val="32"/>
                            </w:rPr>
                            <w:t xml:space="preserve">OPERATIONS </w:t>
                          </w:r>
                          <w:r>
                            <w:rPr>
                              <w:rFonts w:ascii="Cambria"/>
                              <w:sz w:val="32"/>
                            </w:rPr>
                            <w:t>POLICY</w:t>
                          </w:r>
                        </w:p>
                      </w:txbxContent>
                    </wps:txbx>
                    <wps:bodyPr wrap="square" lIns="0" tIns="0" rIns="0" bIns="0" rtlCol="0">
                      <a:noAutofit/>
                    </wps:bodyPr>
                  </wps:wsp>
                </a:graphicData>
              </a:graphic>
            </wp:anchor>
          </w:drawing>
        </mc:Choice>
        <mc:Fallback>
          <w:pict>
            <v:shapetype w14:anchorId="13C4910A" id="_x0000_t202" coordsize="21600,21600" o:spt="202" path="m,l,21600r21600,l21600,xe">
              <v:stroke joinstyle="miter"/>
              <v:path gradientshapeok="t" o:connecttype="rect"/>
            </v:shapetype>
            <v:shape id="Textbox 6" o:spid="_x0000_s1026" type="#_x0000_t202" style="position:absolute;margin-left:377.8pt;margin-top:38.65pt;width:167.5pt;height:39.45pt;z-index:-158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" filled="f" stroked="f">
              <v:textbox inset="0,0,0,0">
                <w:txbxContent>
                  <w:p w14:paraId="13C49112" w14:textId="65357C71" w:rsidR="00C67331" w:rsidRDefault="0067618B">
                    <w:pPr>
                      <w:spacing w:before="19"/>
                      <w:ind w:left="20" w:right="18"/>
                      <w:rPr>
                        <w:rFonts w:ascii="Cambria"/>
                        <w:sz w:val="32"/>
                      </w:rPr>
                    </w:pPr>
                    <w:r>
                      <w:rPr>
                        <w:rFonts w:ascii="Cambria"/>
                        <w:spacing w:val="-2"/>
                        <w:sz w:val="32"/>
                      </w:rPr>
                      <w:t xml:space="preserve">SUSTAINABLE </w:t>
                    </w:r>
                    <w:r w:rsidR="00D75121">
                      <w:rPr>
                        <w:rFonts w:ascii="Cambria"/>
                        <w:spacing w:val="-2"/>
                        <w:sz w:val="32"/>
                      </w:rPr>
                      <w:t xml:space="preserve">OPERATIONS </w:t>
                    </w:r>
                    <w:r>
                      <w:rPr>
                        <w:rFonts w:ascii="Cambria"/>
                        <w:sz w:val="32"/>
                      </w:rPr>
                      <w:t>POLICY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34A"/>
    <w:multiLevelType w:val="hybridMultilevel"/>
    <w:tmpl w:val="07140C94"/>
    <w:lvl w:ilvl="0" w:tplc="C6F6574E">
      <w:start w:val="1"/>
      <w:numFmt w:val="decimal"/>
      <w:lvlText w:val="%1."/>
      <w:lvlJc w:val="left"/>
      <w:pPr>
        <w:ind w:left="480" w:hanging="360"/>
      </w:pPr>
      <w:rPr>
        <w:rFonts w:ascii="Calibri" w:eastAsia="Calibri" w:hAnsi="Calibri" w:cs="Calibri" w:hint="default"/>
        <w:b w:val="0"/>
        <w:bCs w:val="0"/>
        <w:i w:val="0"/>
        <w:iCs w:val="0"/>
        <w:spacing w:val="0"/>
        <w:w w:val="100"/>
        <w:sz w:val="24"/>
        <w:szCs w:val="24"/>
        <w:lang w:val="en-US" w:eastAsia="en-US" w:bidi="ar-SA"/>
      </w:rPr>
    </w:lvl>
    <w:lvl w:ilvl="1" w:tplc="C2E2E4E4">
      <w:numFmt w:val="bullet"/>
      <w:lvlText w:val="•"/>
      <w:lvlJc w:val="left"/>
      <w:pPr>
        <w:ind w:left="1428" w:hanging="360"/>
      </w:pPr>
      <w:rPr>
        <w:rFonts w:hint="default"/>
        <w:lang w:val="en-US" w:eastAsia="en-US" w:bidi="ar-SA"/>
      </w:rPr>
    </w:lvl>
    <w:lvl w:ilvl="2" w:tplc="8B3AC82C">
      <w:numFmt w:val="bullet"/>
      <w:lvlText w:val="•"/>
      <w:lvlJc w:val="left"/>
      <w:pPr>
        <w:ind w:left="2376" w:hanging="360"/>
      </w:pPr>
      <w:rPr>
        <w:rFonts w:hint="default"/>
        <w:lang w:val="en-US" w:eastAsia="en-US" w:bidi="ar-SA"/>
      </w:rPr>
    </w:lvl>
    <w:lvl w:ilvl="3" w:tplc="BE1E0FF0">
      <w:numFmt w:val="bullet"/>
      <w:lvlText w:val="•"/>
      <w:lvlJc w:val="left"/>
      <w:pPr>
        <w:ind w:left="3324" w:hanging="360"/>
      </w:pPr>
      <w:rPr>
        <w:rFonts w:hint="default"/>
        <w:lang w:val="en-US" w:eastAsia="en-US" w:bidi="ar-SA"/>
      </w:rPr>
    </w:lvl>
    <w:lvl w:ilvl="4" w:tplc="D22C75A4">
      <w:numFmt w:val="bullet"/>
      <w:lvlText w:val="•"/>
      <w:lvlJc w:val="left"/>
      <w:pPr>
        <w:ind w:left="4272" w:hanging="360"/>
      </w:pPr>
      <w:rPr>
        <w:rFonts w:hint="default"/>
        <w:lang w:val="en-US" w:eastAsia="en-US" w:bidi="ar-SA"/>
      </w:rPr>
    </w:lvl>
    <w:lvl w:ilvl="5" w:tplc="B652E2BC">
      <w:numFmt w:val="bullet"/>
      <w:lvlText w:val="•"/>
      <w:lvlJc w:val="left"/>
      <w:pPr>
        <w:ind w:left="5220" w:hanging="360"/>
      </w:pPr>
      <w:rPr>
        <w:rFonts w:hint="default"/>
        <w:lang w:val="en-US" w:eastAsia="en-US" w:bidi="ar-SA"/>
      </w:rPr>
    </w:lvl>
    <w:lvl w:ilvl="6" w:tplc="E9C481CA">
      <w:numFmt w:val="bullet"/>
      <w:lvlText w:val="•"/>
      <w:lvlJc w:val="left"/>
      <w:pPr>
        <w:ind w:left="6168" w:hanging="360"/>
      </w:pPr>
      <w:rPr>
        <w:rFonts w:hint="default"/>
        <w:lang w:val="en-US" w:eastAsia="en-US" w:bidi="ar-SA"/>
      </w:rPr>
    </w:lvl>
    <w:lvl w:ilvl="7" w:tplc="8BFCA67A">
      <w:numFmt w:val="bullet"/>
      <w:lvlText w:val="•"/>
      <w:lvlJc w:val="left"/>
      <w:pPr>
        <w:ind w:left="7116" w:hanging="360"/>
      </w:pPr>
      <w:rPr>
        <w:rFonts w:hint="default"/>
        <w:lang w:val="en-US" w:eastAsia="en-US" w:bidi="ar-SA"/>
      </w:rPr>
    </w:lvl>
    <w:lvl w:ilvl="8" w:tplc="31BEB732">
      <w:numFmt w:val="bullet"/>
      <w:lvlText w:val="•"/>
      <w:lvlJc w:val="left"/>
      <w:pPr>
        <w:ind w:left="8064" w:hanging="360"/>
      </w:pPr>
      <w:rPr>
        <w:rFonts w:hint="default"/>
        <w:lang w:val="en-US" w:eastAsia="en-US" w:bidi="ar-SA"/>
      </w:rPr>
    </w:lvl>
  </w:abstractNum>
  <w:abstractNum w:abstractNumId="1" w15:restartNumberingAfterBreak="0">
    <w:nsid w:val="23A53CE1"/>
    <w:multiLevelType w:val="multilevel"/>
    <w:tmpl w:val="AC04CBD2"/>
    <w:lvl w:ilvl="0">
      <w:start w:val="1"/>
      <w:numFmt w:val="decimal"/>
      <w:lvlText w:val="%1."/>
      <w:lvlJc w:val="left"/>
      <w:pPr>
        <w:ind w:left="480" w:hanging="360"/>
      </w:pPr>
      <w:rPr>
        <w:rFonts w:ascii="Calibri" w:eastAsia="Calibri" w:hAnsi="Calibri" w:cs="Calibri" w:hint="default"/>
        <w:b w:val="0"/>
        <w:bCs w:val="0"/>
        <w:i w:val="0"/>
        <w:iCs w:val="0"/>
        <w:color w:val="365F91"/>
        <w:spacing w:val="-2"/>
        <w:w w:val="99"/>
        <w:sz w:val="32"/>
        <w:szCs w:val="32"/>
        <w:lang w:val="en-US" w:eastAsia="en-US" w:bidi="ar-SA"/>
      </w:rPr>
    </w:lvl>
    <w:lvl w:ilvl="1">
      <w:start w:val="1"/>
      <w:numFmt w:val="decimal"/>
      <w:lvlText w:val="%1.%2"/>
      <w:lvlJc w:val="left"/>
      <w:pPr>
        <w:ind w:left="571" w:hanging="452"/>
      </w:pPr>
      <w:rPr>
        <w:rFonts w:ascii="Calibri" w:eastAsia="Calibri" w:hAnsi="Calibri" w:cs="Calibri" w:hint="default"/>
        <w:b/>
        <w:bCs/>
        <w:i w:val="0"/>
        <w:iCs w:val="0"/>
        <w:spacing w:val="0"/>
        <w:w w:val="99"/>
        <w:sz w:val="26"/>
        <w:szCs w:val="26"/>
        <w:lang w:val="en-US" w:eastAsia="en-US" w:bidi="ar-SA"/>
      </w:rPr>
    </w:lvl>
    <w:lvl w:ilvl="2">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6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748" w:hanging="360"/>
      </w:pPr>
      <w:rPr>
        <w:rFonts w:hint="default"/>
        <w:lang w:val="en-US" w:eastAsia="en-US" w:bidi="ar-SA"/>
      </w:rPr>
    </w:lvl>
    <w:lvl w:ilvl="6">
      <w:numFmt w:val="bullet"/>
      <w:lvlText w:val="•"/>
      <w:lvlJc w:val="left"/>
      <w:pPr>
        <w:ind w:left="5791" w:hanging="360"/>
      </w:pPr>
      <w:rPr>
        <w:rFonts w:hint="default"/>
        <w:lang w:val="en-US" w:eastAsia="en-US" w:bidi="ar-SA"/>
      </w:rPr>
    </w:lvl>
    <w:lvl w:ilvl="7">
      <w:numFmt w:val="bullet"/>
      <w:lvlText w:val="•"/>
      <w:lvlJc w:val="left"/>
      <w:pPr>
        <w:ind w:left="683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2" w15:restartNumberingAfterBreak="0">
    <w:nsid w:val="2AB21AF9"/>
    <w:multiLevelType w:val="multilevel"/>
    <w:tmpl w:val="0BB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D0D29"/>
    <w:multiLevelType w:val="multilevel"/>
    <w:tmpl w:val="AC04CBD2"/>
    <w:lvl w:ilvl="0">
      <w:start w:val="1"/>
      <w:numFmt w:val="decimal"/>
      <w:lvlText w:val="%1."/>
      <w:lvlJc w:val="left"/>
      <w:pPr>
        <w:ind w:left="480" w:hanging="360"/>
      </w:pPr>
      <w:rPr>
        <w:rFonts w:ascii="Calibri" w:eastAsia="Calibri" w:hAnsi="Calibri" w:cs="Calibri" w:hint="default"/>
        <w:b w:val="0"/>
        <w:bCs w:val="0"/>
        <w:i w:val="0"/>
        <w:iCs w:val="0"/>
        <w:color w:val="365F91"/>
        <w:spacing w:val="-2"/>
        <w:w w:val="99"/>
        <w:sz w:val="32"/>
        <w:szCs w:val="32"/>
        <w:lang w:val="en-US" w:eastAsia="en-US" w:bidi="ar-SA"/>
      </w:rPr>
    </w:lvl>
    <w:lvl w:ilvl="1">
      <w:start w:val="1"/>
      <w:numFmt w:val="decimal"/>
      <w:lvlText w:val="%1.%2"/>
      <w:lvlJc w:val="left"/>
      <w:pPr>
        <w:ind w:left="571" w:hanging="452"/>
      </w:pPr>
      <w:rPr>
        <w:rFonts w:ascii="Calibri" w:eastAsia="Calibri" w:hAnsi="Calibri" w:cs="Calibri" w:hint="default"/>
        <w:b/>
        <w:bCs/>
        <w:i w:val="0"/>
        <w:iCs w:val="0"/>
        <w:spacing w:val="0"/>
        <w:w w:val="99"/>
        <w:sz w:val="26"/>
        <w:szCs w:val="26"/>
        <w:lang w:val="en-US" w:eastAsia="en-US" w:bidi="ar-SA"/>
      </w:rPr>
    </w:lvl>
    <w:lvl w:ilvl="2">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664"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748" w:hanging="360"/>
      </w:pPr>
      <w:rPr>
        <w:rFonts w:hint="default"/>
        <w:lang w:val="en-US" w:eastAsia="en-US" w:bidi="ar-SA"/>
      </w:rPr>
    </w:lvl>
    <w:lvl w:ilvl="6">
      <w:numFmt w:val="bullet"/>
      <w:lvlText w:val="•"/>
      <w:lvlJc w:val="left"/>
      <w:pPr>
        <w:ind w:left="5791" w:hanging="360"/>
      </w:pPr>
      <w:rPr>
        <w:rFonts w:hint="default"/>
        <w:lang w:val="en-US" w:eastAsia="en-US" w:bidi="ar-SA"/>
      </w:rPr>
    </w:lvl>
    <w:lvl w:ilvl="7">
      <w:numFmt w:val="bullet"/>
      <w:lvlText w:val="•"/>
      <w:lvlJc w:val="left"/>
      <w:pPr>
        <w:ind w:left="6833" w:hanging="360"/>
      </w:pPr>
      <w:rPr>
        <w:rFonts w:hint="default"/>
        <w:lang w:val="en-US" w:eastAsia="en-US" w:bidi="ar-SA"/>
      </w:rPr>
    </w:lvl>
    <w:lvl w:ilvl="8">
      <w:numFmt w:val="bullet"/>
      <w:lvlText w:val="•"/>
      <w:lvlJc w:val="left"/>
      <w:pPr>
        <w:ind w:left="7875" w:hanging="360"/>
      </w:pPr>
      <w:rPr>
        <w:rFonts w:hint="default"/>
        <w:lang w:val="en-US" w:eastAsia="en-US" w:bidi="ar-SA"/>
      </w:rPr>
    </w:lvl>
  </w:abstractNum>
  <w:abstractNum w:abstractNumId="4" w15:restartNumberingAfterBreak="0">
    <w:nsid w:val="40D31574"/>
    <w:multiLevelType w:val="multilevel"/>
    <w:tmpl w:val="76E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036D4"/>
    <w:multiLevelType w:val="hybridMultilevel"/>
    <w:tmpl w:val="287C791A"/>
    <w:lvl w:ilvl="0" w:tplc="CB6477D8">
      <w:start w:val="1"/>
      <w:numFmt w:val="decimal"/>
      <w:lvlText w:val="6.%1"/>
      <w:lvlJc w:val="left"/>
      <w:pPr>
        <w:ind w:left="720" w:hanging="360"/>
      </w:pPr>
      <w:rPr>
        <w:rFonts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C9396B"/>
    <w:multiLevelType w:val="multilevel"/>
    <w:tmpl w:val="E53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570FF"/>
    <w:multiLevelType w:val="multilevel"/>
    <w:tmpl w:val="8DC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41884"/>
    <w:multiLevelType w:val="multilevel"/>
    <w:tmpl w:val="6A02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731A1"/>
    <w:multiLevelType w:val="hybridMultilevel"/>
    <w:tmpl w:val="3FC60F4C"/>
    <w:lvl w:ilvl="0" w:tplc="5CBC1B34">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1" w:tplc="0118520C">
      <w:numFmt w:val="bullet"/>
      <w:lvlText w:val="•"/>
      <w:lvlJc w:val="left"/>
      <w:pPr>
        <w:ind w:left="1428" w:hanging="360"/>
      </w:pPr>
      <w:rPr>
        <w:rFonts w:hint="default"/>
        <w:lang w:val="en-US" w:eastAsia="en-US" w:bidi="ar-SA"/>
      </w:rPr>
    </w:lvl>
    <w:lvl w:ilvl="2" w:tplc="05CC9B5A">
      <w:numFmt w:val="bullet"/>
      <w:lvlText w:val="•"/>
      <w:lvlJc w:val="left"/>
      <w:pPr>
        <w:ind w:left="2376" w:hanging="360"/>
      </w:pPr>
      <w:rPr>
        <w:rFonts w:hint="default"/>
        <w:lang w:val="en-US" w:eastAsia="en-US" w:bidi="ar-SA"/>
      </w:rPr>
    </w:lvl>
    <w:lvl w:ilvl="3" w:tplc="5A666B6A">
      <w:numFmt w:val="bullet"/>
      <w:lvlText w:val="•"/>
      <w:lvlJc w:val="left"/>
      <w:pPr>
        <w:ind w:left="3324" w:hanging="360"/>
      </w:pPr>
      <w:rPr>
        <w:rFonts w:hint="default"/>
        <w:lang w:val="en-US" w:eastAsia="en-US" w:bidi="ar-SA"/>
      </w:rPr>
    </w:lvl>
    <w:lvl w:ilvl="4" w:tplc="5C9C56AC">
      <w:numFmt w:val="bullet"/>
      <w:lvlText w:val="•"/>
      <w:lvlJc w:val="left"/>
      <w:pPr>
        <w:ind w:left="4272" w:hanging="360"/>
      </w:pPr>
      <w:rPr>
        <w:rFonts w:hint="default"/>
        <w:lang w:val="en-US" w:eastAsia="en-US" w:bidi="ar-SA"/>
      </w:rPr>
    </w:lvl>
    <w:lvl w:ilvl="5" w:tplc="9556A27E">
      <w:numFmt w:val="bullet"/>
      <w:lvlText w:val="•"/>
      <w:lvlJc w:val="left"/>
      <w:pPr>
        <w:ind w:left="5220" w:hanging="360"/>
      </w:pPr>
      <w:rPr>
        <w:rFonts w:hint="default"/>
        <w:lang w:val="en-US" w:eastAsia="en-US" w:bidi="ar-SA"/>
      </w:rPr>
    </w:lvl>
    <w:lvl w:ilvl="6" w:tplc="3D508FBC">
      <w:numFmt w:val="bullet"/>
      <w:lvlText w:val="•"/>
      <w:lvlJc w:val="left"/>
      <w:pPr>
        <w:ind w:left="6168" w:hanging="360"/>
      </w:pPr>
      <w:rPr>
        <w:rFonts w:hint="default"/>
        <w:lang w:val="en-US" w:eastAsia="en-US" w:bidi="ar-SA"/>
      </w:rPr>
    </w:lvl>
    <w:lvl w:ilvl="7" w:tplc="97E6013C">
      <w:numFmt w:val="bullet"/>
      <w:lvlText w:val="•"/>
      <w:lvlJc w:val="left"/>
      <w:pPr>
        <w:ind w:left="7116" w:hanging="360"/>
      </w:pPr>
      <w:rPr>
        <w:rFonts w:hint="default"/>
        <w:lang w:val="en-US" w:eastAsia="en-US" w:bidi="ar-SA"/>
      </w:rPr>
    </w:lvl>
    <w:lvl w:ilvl="8" w:tplc="BF2C826A">
      <w:numFmt w:val="bullet"/>
      <w:lvlText w:val="•"/>
      <w:lvlJc w:val="left"/>
      <w:pPr>
        <w:ind w:left="8064" w:hanging="360"/>
      </w:pPr>
      <w:rPr>
        <w:rFonts w:hint="default"/>
        <w:lang w:val="en-US" w:eastAsia="en-US" w:bidi="ar-SA"/>
      </w:rPr>
    </w:lvl>
  </w:abstractNum>
  <w:abstractNum w:abstractNumId="10" w15:restartNumberingAfterBreak="0">
    <w:nsid w:val="523501A4"/>
    <w:multiLevelType w:val="multilevel"/>
    <w:tmpl w:val="3640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25202"/>
    <w:multiLevelType w:val="hybridMultilevel"/>
    <w:tmpl w:val="96D00FA6"/>
    <w:lvl w:ilvl="0" w:tplc="95266B84">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1" w:tplc="1E283834">
      <w:numFmt w:val="bullet"/>
      <w:lvlText w:val="•"/>
      <w:lvlJc w:val="left"/>
      <w:pPr>
        <w:ind w:left="1428" w:hanging="360"/>
      </w:pPr>
      <w:rPr>
        <w:rFonts w:hint="default"/>
        <w:lang w:val="en-US" w:eastAsia="en-US" w:bidi="ar-SA"/>
      </w:rPr>
    </w:lvl>
    <w:lvl w:ilvl="2" w:tplc="874CFF24">
      <w:numFmt w:val="bullet"/>
      <w:lvlText w:val="•"/>
      <w:lvlJc w:val="left"/>
      <w:pPr>
        <w:ind w:left="2376" w:hanging="360"/>
      </w:pPr>
      <w:rPr>
        <w:rFonts w:hint="default"/>
        <w:lang w:val="en-US" w:eastAsia="en-US" w:bidi="ar-SA"/>
      </w:rPr>
    </w:lvl>
    <w:lvl w:ilvl="3" w:tplc="C2D6339A">
      <w:numFmt w:val="bullet"/>
      <w:lvlText w:val="•"/>
      <w:lvlJc w:val="left"/>
      <w:pPr>
        <w:ind w:left="3324" w:hanging="360"/>
      </w:pPr>
      <w:rPr>
        <w:rFonts w:hint="default"/>
        <w:lang w:val="en-US" w:eastAsia="en-US" w:bidi="ar-SA"/>
      </w:rPr>
    </w:lvl>
    <w:lvl w:ilvl="4" w:tplc="F992FDEE">
      <w:numFmt w:val="bullet"/>
      <w:lvlText w:val="•"/>
      <w:lvlJc w:val="left"/>
      <w:pPr>
        <w:ind w:left="4272" w:hanging="360"/>
      </w:pPr>
      <w:rPr>
        <w:rFonts w:hint="default"/>
        <w:lang w:val="en-US" w:eastAsia="en-US" w:bidi="ar-SA"/>
      </w:rPr>
    </w:lvl>
    <w:lvl w:ilvl="5" w:tplc="5E6A831A">
      <w:numFmt w:val="bullet"/>
      <w:lvlText w:val="•"/>
      <w:lvlJc w:val="left"/>
      <w:pPr>
        <w:ind w:left="5220" w:hanging="360"/>
      </w:pPr>
      <w:rPr>
        <w:rFonts w:hint="default"/>
        <w:lang w:val="en-US" w:eastAsia="en-US" w:bidi="ar-SA"/>
      </w:rPr>
    </w:lvl>
    <w:lvl w:ilvl="6" w:tplc="FA289C4C">
      <w:numFmt w:val="bullet"/>
      <w:lvlText w:val="•"/>
      <w:lvlJc w:val="left"/>
      <w:pPr>
        <w:ind w:left="6168" w:hanging="360"/>
      </w:pPr>
      <w:rPr>
        <w:rFonts w:hint="default"/>
        <w:lang w:val="en-US" w:eastAsia="en-US" w:bidi="ar-SA"/>
      </w:rPr>
    </w:lvl>
    <w:lvl w:ilvl="7" w:tplc="9DC64A24">
      <w:numFmt w:val="bullet"/>
      <w:lvlText w:val="•"/>
      <w:lvlJc w:val="left"/>
      <w:pPr>
        <w:ind w:left="7116" w:hanging="360"/>
      </w:pPr>
      <w:rPr>
        <w:rFonts w:hint="default"/>
        <w:lang w:val="en-US" w:eastAsia="en-US" w:bidi="ar-SA"/>
      </w:rPr>
    </w:lvl>
    <w:lvl w:ilvl="8" w:tplc="CE0AE418">
      <w:numFmt w:val="bullet"/>
      <w:lvlText w:val="•"/>
      <w:lvlJc w:val="left"/>
      <w:pPr>
        <w:ind w:left="8064" w:hanging="360"/>
      </w:pPr>
      <w:rPr>
        <w:rFonts w:hint="default"/>
        <w:lang w:val="en-US" w:eastAsia="en-US" w:bidi="ar-SA"/>
      </w:rPr>
    </w:lvl>
  </w:abstractNum>
  <w:abstractNum w:abstractNumId="12" w15:restartNumberingAfterBreak="0">
    <w:nsid w:val="67087608"/>
    <w:multiLevelType w:val="hybridMultilevel"/>
    <w:tmpl w:val="C4EAEC2E"/>
    <w:lvl w:ilvl="0" w:tplc="5066E6C6">
      <w:numFmt w:val="bullet"/>
      <w:lvlText w:val="•"/>
      <w:lvlJc w:val="left"/>
      <w:pPr>
        <w:ind w:left="540" w:hanging="360"/>
      </w:pPr>
      <w:rPr>
        <w:rFonts w:hint="default"/>
        <w:lang w:val="en-US" w:eastAsia="en-US" w:bidi="ar-SA"/>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3" w15:restartNumberingAfterBreak="0">
    <w:nsid w:val="672F34E9"/>
    <w:multiLevelType w:val="hybridMultilevel"/>
    <w:tmpl w:val="2D2A1D80"/>
    <w:lvl w:ilvl="0" w:tplc="8C54E1D4">
      <w:start w:val="1"/>
      <w:numFmt w:val="decimal"/>
      <w:lvlText w:val="5.%1"/>
      <w:lvlJc w:val="left"/>
      <w:pPr>
        <w:ind w:left="720" w:hanging="360"/>
      </w:pPr>
      <w:rPr>
        <w:rFonts w:hint="default"/>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66F4C0B"/>
    <w:multiLevelType w:val="multilevel"/>
    <w:tmpl w:val="F70E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B2BC6"/>
    <w:multiLevelType w:val="multilevel"/>
    <w:tmpl w:val="091E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73BC1"/>
    <w:multiLevelType w:val="hybridMultilevel"/>
    <w:tmpl w:val="552E2682"/>
    <w:lvl w:ilvl="0" w:tplc="AAFE63C0">
      <w:numFmt w:val="bullet"/>
      <w:lvlText w:val=""/>
      <w:lvlJc w:val="left"/>
      <w:pPr>
        <w:ind w:left="480" w:hanging="360"/>
      </w:pPr>
      <w:rPr>
        <w:rFonts w:ascii="Wingdings" w:eastAsia="Wingdings" w:hAnsi="Wingdings" w:cs="Wingdings" w:hint="default"/>
        <w:b w:val="0"/>
        <w:bCs w:val="0"/>
        <w:i w:val="0"/>
        <w:iCs w:val="0"/>
        <w:spacing w:val="0"/>
        <w:w w:val="100"/>
        <w:sz w:val="24"/>
        <w:szCs w:val="24"/>
        <w:lang w:val="en-US" w:eastAsia="en-US" w:bidi="ar-SA"/>
      </w:rPr>
    </w:lvl>
    <w:lvl w:ilvl="1" w:tplc="5066E6C6">
      <w:numFmt w:val="bullet"/>
      <w:lvlText w:val="•"/>
      <w:lvlJc w:val="left"/>
      <w:pPr>
        <w:ind w:left="1428" w:hanging="360"/>
      </w:pPr>
      <w:rPr>
        <w:rFonts w:hint="default"/>
        <w:lang w:val="en-US" w:eastAsia="en-US" w:bidi="ar-SA"/>
      </w:rPr>
    </w:lvl>
    <w:lvl w:ilvl="2" w:tplc="E8C44F2C">
      <w:numFmt w:val="bullet"/>
      <w:lvlText w:val="•"/>
      <w:lvlJc w:val="left"/>
      <w:pPr>
        <w:ind w:left="2376" w:hanging="360"/>
      </w:pPr>
      <w:rPr>
        <w:rFonts w:hint="default"/>
        <w:lang w:val="en-US" w:eastAsia="en-US" w:bidi="ar-SA"/>
      </w:rPr>
    </w:lvl>
    <w:lvl w:ilvl="3" w:tplc="E2822E46">
      <w:numFmt w:val="bullet"/>
      <w:lvlText w:val="•"/>
      <w:lvlJc w:val="left"/>
      <w:pPr>
        <w:ind w:left="3324" w:hanging="360"/>
      </w:pPr>
      <w:rPr>
        <w:rFonts w:hint="default"/>
        <w:lang w:val="en-US" w:eastAsia="en-US" w:bidi="ar-SA"/>
      </w:rPr>
    </w:lvl>
    <w:lvl w:ilvl="4" w:tplc="B45A8F8A">
      <w:numFmt w:val="bullet"/>
      <w:lvlText w:val="•"/>
      <w:lvlJc w:val="left"/>
      <w:pPr>
        <w:ind w:left="4272" w:hanging="360"/>
      </w:pPr>
      <w:rPr>
        <w:rFonts w:hint="default"/>
        <w:lang w:val="en-US" w:eastAsia="en-US" w:bidi="ar-SA"/>
      </w:rPr>
    </w:lvl>
    <w:lvl w:ilvl="5" w:tplc="4D565184">
      <w:numFmt w:val="bullet"/>
      <w:lvlText w:val="•"/>
      <w:lvlJc w:val="left"/>
      <w:pPr>
        <w:ind w:left="5220" w:hanging="360"/>
      </w:pPr>
      <w:rPr>
        <w:rFonts w:hint="default"/>
        <w:lang w:val="en-US" w:eastAsia="en-US" w:bidi="ar-SA"/>
      </w:rPr>
    </w:lvl>
    <w:lvl w:ilvl="6" w:tplc="96D2812C">
      <w:numFmt w:val="bullet"/>
      <w:lvlText w:val="•"/>
      <w:lvlJc w:val="left"/>
      <w:pPr>
        <w:ind w:left="6168" w:hanging="360"/>
      </w:pPr>
      <w:rPr>
        <w:rFonts w:hint="default"/>
        <w:lang w:val="en-US" w:eastAsia="en-US" w:bidi="ar-SA"/>
      </w:rPr>
    </w:lvl>
    <w:lvl w:ilvl="7" w:tplc="DF3CAED6">
      <w:numFmt w:val="bullet"/>
      <w:lvlText w:val="•"/>
      <w:lvlJc w:val="left"/>
      <w:pPr>
        <w:ind w:left="7116" w:hanging="360"/>
      </w:pPr>
      <w:rPr>
        <w:rFonts w:hint="default"/>
        <w:lang w:val="en-US" w:eastAsia="en-US" w:bidi="ar-SA"/>
      </w:rPr>
    </w:lvl>
    <w:lvl w:ilvl="8" w:tplc="FC1C742E">
      <w:numFmt w:val="bullet"/>
      <w:lvlText w:val="•"/>
      <w:lvlJc w:val="left"/>
      <w:pPr>
        <w:ind w:left="8064" w:hanging="360"/>
      </w:pPr>
      <w:rPr>
        <w:rFonts w:hint="default"/>
        <w:lang w:val="en-US" w:eastAsia="en-US" w:bidi="ar-SA"/>
      </w:rPr>
    </w:lvl>
  </w:abstractNum>
  <w:abstractNum w:abstractNumId="17" w15:restartNumberingAfterBreak="0">
    <w:nsid w:val="7B287E85"/>
    <w:multiLevelType w:val="hybridMultilevel"/>
    <w:tmpl w:val="0E5E79EC"/>
    <w:lvl w:ilvl="0" w:tplc="B598384E">
      <w:start w:val="1"/>
      <w:numFmt w:val="decimal"/>
      <w:lvlText w:val="%1."/>
      <w:lvlJc w:val="left"/>
      <w:pPr>
        <w:ind w:left="559" w:hanging="440"/>
      </w:pPr>
      <w:rPr>
        <w:rFonts w:ascii="Calibri" w:eastAsia="Calibri" w:hAnsi="Calibri" w:cs="Calibri" w:hint="default"/>
        <w:b w:val="0"/>
        <w:bCs w:val="0"/>
        <w:i w:val="0"/>
        <w:iCs w:val="0"/>
        <w:spacing w:val="0"/>
        <w:w w:val="100"/>
        <w:sz w:val="22"/>
        <w:szCs w:val="22"/>
        <w:lang w:val="en-US" w:eastAsia="en-US" w:bidi="ar-SA"/>
      </w:rPr>
    </w:lvl>
    <w:lvl w:ilvl="1" w:tplc="8C6C748E">
      <w:numFmt w:val="bullet"/>
      <w:lvlText w:val="•"/>
      <w:lvlJc w:val="left"/>
      <w:pPr>
        <w:ind w:left="1500" w:hanging="440"/>
      </w:pPr>
      <w:rPr>
        <w:rFonts w:hint="default"/>
        <w:lang w:val="en-US" w:eastAsia="en-US" w:bidi="ar-SA"/>
      </w:rPr>
    </w:lvl>
    <w:lvl w:ilvl="2" w:tplc="D76A828A">
      <w:numFmt w:val="bullet"/>
      <w:lvlText w:val="•"/>
      <w:lvlJc w:val="left"/>
      <w:pPr>
        <w:ind w:left="2440" w:hanging="440"/>
      </w:pPr>
      <w:rPr>
        <w:rFonts w:hint="default"/>
        <w:lang w:val="en-US" w:eastAsia="en-US" w:bidi="ar-SA"/>
      </w:rPr>
    </w:lvl>
    <w:lvl w:ilvl="3" w:tplc="6E344A1C">
      <w:numFmt w:val="bullet"/>
      <w:lvlText w:val="•"/>
      <w:lvlJc w:val="left"/>
      <w:pPr>
        <w:ind w:left="3380" w:hanging="440"/>
      </w:pPr>
      <w:rPr>
        <w:rFonts w:hint="default"/>
        <w:lang w:val="en-US" w:eastAsia="en-US" w:bidi="ar-SA"/>
      </w:rPr>
    </w:lvl>
    <w:lvl w:ilvl="4" w:tplc="93885C88">
      <w:numFmt w:val="bullet"/>
      <w:lvlText w:val="•"/>
      <w:lvlJc w:val="left"/>
      <w:pPr>
        <w:ind w:left="4320" w:hanging="440"/>
      </w:pPr>
      <w:rPr>
        <w:rFonts w:hint="default"/>
        <w:lang w:val="en-US" w:eastAsia="en-US" w:bidi="ar-SA"/>
      </w:rPr>
    </w:lvl>
    <w:lvl w:ilvl="5" w:tplc="5718CA02">
      <w:numFmt w:val="bullet"/>
      <w:lvlText w:val="•"/>
      <w:lvlJc w:val="left"/>
      <w:pPr>
        <w:ind w:left="5260" w:hanging="440"/>
      </w:pPr>
      <w:rPr>
        <w:rFonts w:hint="default"/>
        <w:lang w:val="en-US" w:eastAsia="en-US" w:bidi="ar-SA"/>
      </w:rPr>
    </w:lvl>
    <w:lvl w:ilvl="6" w:tplc="33780684">
      <w:numFmt w:val="bullet"/>
      <w:lvlText w:val="•"/>
      <w:lvlJc w:val="left"/>
      <w:pPr>
        <w:ind w:left="6200" w:hanging="440"/>
      </w:pPr>
      <w:rPr>
        <w:rFonts w:hint="default"/>
        <w:lang w:val="en-US" w:eastAsia="en-US" w:bidi="ar-SA"/>
      </w:rPr>
    </w:lvl>
    <w:lvl w:ilvl="7" w:tplc="65143820">
      <w:numFmt w:val="bullet"/>
      <w:lvlText w:val="•"/>
      <w:lvlJc w:val="left"/>
      <w:pPr>
        <w:ind w:left="7140" w:hanging="440"/>
      </w:pPr>
      <w:rPr>
        <w:rFonts w:hint="default"/>
        <w:lang w:val="en-US" w:eastAsia="en-US" w:bidi="ar-SA"/>
      </w:rPr>
    </w:lvl>
    <w:lvl w:ilvl="8" w:tplc="6BAAD29C">
      <w:numFmt w:val="bullet"/>
      <w:lvlText w:val="•"/>
      <w:lvlJc w:val="left"/>
      <w:pPr>
        <w:ind w:left="8080" w:hanging="440"/>
      </w:pPr>
      <w:rPr>
        <w:rFonts w:hint="default"/>
        <w:lang w:val="en-US" w:eastAsia="en-US" w:bidi="ar-SA"/>
      </w:rPr>
    </w:lvl>
  </w:abstractNum>
  <w:num w:numId="1" w16cid:durableId="1628388074">
    <w:abstractNumId w:val="16"/>
  </w:num>
  <w:num w:numId="2" w16cid:durableId="1038118621">
    <w:abstractNumId w:val="11"/>
  </w:num>
  <w:num w:numId="3" w16cid:durableId="207229466">
    <w:abstractNumId w:val="9"/>
  </w:num>
  <w:num w:numId="4" w16cid:durableId="1405563181">
    <w:abstractNumId w:val="0"/>
  </w:num>
  <w:num w:numId="5" w16cid:durableId="1110396706">
    <w:abstractNumId w:val="1"/>
  </w:num>
  <w:num w:numId="6" w16cid:durableId="1572228702">
    <w:abstractNumId w:val="17"/>
  </w:num>
  <w:num w:numId="7" w16cid:durableId="1717730133">
    <w:abstractNumId w:val="6"/>
  </w:num>
  <w:num w:numId="8" w16cid:durableId="378820609">
    <w:abstractNumId w:val="7"/>
  </w:num>
  <w:num w:numId="9" w16cid:durableId="290597795">
    <w:abstractNumId w:val="5"/>
  </w:num>
  <w:num w:numId="10" w16cid:durableId="1732313271">
    <w:abstractNumId w:val="4"/>
  </w:num>
  <w:num w:numId="11" w16cid:durableId="1835029082">
    <w:abstractNumId w:val="2"/>
  </w:num>
  <w:num w:numId="12" w16cid:durableId="861943693">
    <w:abstractNumId w:val="13"/>
  </w:num>
  <w:num w:numId="13" w16cid:durableId="1789666705">
    <w:abstractNumId w:val="14"/>
  </w:num>
  <w:num w:numId="14" w16cid:durableId="29113586">
    <w:abstractNumId w:val="15"/>
  </w:num>
  <w:num w:numId="15" w16cid:durableId="133377688">
    <w:abstractNumId w:val="10"/>
  </w:num>
  <w:num w:numId="16" w16cid:durableId="1284728068">
    <w:abstractNumId w:val="8"/>
  </w:num>
  <w:num w:numId="17" w16cid:durableId="639846774">
    <w:abstractNumId w:val="12"/>
  </w:num>
  <w:num w:numId="18" w16cid:durableId="29880416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31"/>
    <w:rsid w:val="00075517"/>
    <w:rsid w:val="00083BF3"/>
    <w:rsid w:val="0009021A"/>
    <w:rsid w:val="000912FA"/>
    <w:rsid w:val="000A1376"/>
    <w:rsid w:val="000C00DB"/>
    <w:rsid w:val="000F1CAC"/>
    <w:rsid w:val="001133B3"/>
    <w:rsid w:val="0017418B"/>
    <w:rsid w:val="00177DB2"/>
    <w:rsid w:val="00211BDD"/>
    <w:rsid w:val="0026170E"/>
    <w:rsid w:val="00280B17"/>
    <w:rsid w:val="002B5FE9"/>
    <w:rsid w:val="003A13D6"/>
    <w:rsid w:val="003A3F5E"/>
    <w:rsid w:val="003B4253"/>
    <w:rsid w:val="003C1A93"/>
    <w:rsid w:val="003D1783"/>
    <w:rsid w:val="004179E3"/>
    <w:rsid w:val="0042337A"/>
    <w:rsid w:val="00465C21"/>
    <w:rsid w:val="00466EA8"/>
    <w:rsid w:val="004A3DA4"/>
    <w:rsid w:val="004F0B8D"/>
    <w:rsid w:val="00594F37"/>
    <w:rsid w:val="0059561D"/>
    <w:rsid w:val="005F33B2"/>
    <w:rsid w:val="006233A2"/>
    <w:rsid w:val="006553ED"/>
    <w:rsid w:val="0066224E"/>
    <w:rsid w:val="0067618B"/>
    <w:rsid w:val="006F0A19"/>
    <w:rsid w:val="006F1601"/>
    <w:rsid w:val="006F2F5A"/>
    <w:rsid w:val="007A2966"/>
    <w:rsid w:val="007C3ECC"/>
    <w:rsid w:val="00847F9A"/>
    <w:rsid w:val="0086136A"/>
    <w:rsid w:val="00870C58"/>
    <w:rsid w:val="008958D6"/>
    <w:rsid w:val="00903D59"/>
    <w:rsid w:val="009728A1"/>
    <w:rsid w:val="00996453"/>
    <w:rsid w:val="009C6A44"/>
    <w:rsid w:val="009E6F1C"/>
    <w:rsid w:val="00A01169"/>
    <w:rsid w:val="00A079F1"/>
    <w:rsid w:val="00A26EDB"/>
    <w:rsid w:val="00A43DA2"/>
    <w:rsid w:val="00A9779C"/>
    <w:rsid w:val="00AC3E13"/>
    <w:rsid w:val="00AF5F18"/>
    <w:rsid w:val="00B114B2"/>
    <w:rsid w:val="00B20378"/>
    <w:rsid w:val="00B448B7"/>
    <w:rsid w:val="00C07F46"/>
    <w:rsid w:val="00C149FA"/>
    <w:rsid w:val="00C171F1"/>
    <w:rsid w:val="00C67331"/>
    <w:rsid w:val="00C70BEE"/>
    <w:rsid w:val="00CA2F6F"/>
    <w:rsid w:val="00D1488C"/>
    <w:rsid w:val="00D75121"/>
    <w:rsid w:val="00D875EA"/>
    <w:rsid w:val="00DB0CDA"/>
    <w:rsid w:val="00DC1993"/>
    <w:rsid w:val="00DE5274"/>
    <w:rsid w:val="00E242D3"/>
    <w:rsid w:val="00E40C75"/>
    <w:rsid w:val="00E44F78"/>
    <w:rsid w:val="00E52A48"/>
    <w:rsid w:val="00E96DBF"/>
    <w:rsid w:val="00F23342"/>
    <w:rsid w:val="00FB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4907E"/>
  <w15:docId w15:val="{321BFCEB-A3AB-4DE9-9364-1F7934EC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DA2"/>
    <w:rPr>
      <w:rFonts w:ascii="Calibri" w:eastAsia="Calibri" w:hAnsi="Calibri" w:cs="Calibri"/>
    </w:rPr>
  </w:style>
  <w:style w:type="paragraph" w:styleId="Heading1">
    <w:name w:val="heading 1"/>
    <w:basedOn w:val="Normal"/>
    <w:uiPriority w:val="9"/>
    <w:qFormat/>
    <w:pPr>
      <w:ind w:left="479" w:hanging="359"/>
      <w:outlineLvl w:val="0"/>
    </w:pPr>
    <w:rPr>
      <w:sz w:val="32"/>
      <w:szCs w:val="32"/>
    </w:rPr>
  </w:style>
  <w:style w:type="paragraph" w:styleId="Heading2">
    <w:name w:val="heading 2"/>
    <w:basedOn w:val="Normal"/>
    <w:link w:val="Heading2Char"/>
    <w:uiPriority w:val="9"/>
    <w:unhideWhenUsed/>
    <w:qFormat/>
    <w:pPr>
      <w:ind w:left="569" w:hanging="449"/>
      <w:jc w:val="both"/>
      <w:outlineLvl w:val="1"/>
    </w:pPr>
    <w:rPr>
      <w:b/>
      <w:bCs/>
      <w:sz w:val="26"/>
      <w:szCs w:val="26"/>
      <w:u w:val="single" w:color="000000"/>
    </w:rPr>
  </w:style>
  <w:style w:type="paragraph" w:styleId="Heading3">
    <w:name w:val="heading 3"/>
    <w:basedOn w:val="Normal"/>
    <w:next w:val="Normal"/>
    <w:link w:val="Heading3Char"/>
    <w:uiPriority w:val="9"/>
    <w:semiHidden/>
    <w:unhideWhenUsed/>
    <w:qFormat/>
    <w:rsid w:val="00D7512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559" w:hanging="439"/>
    </w:pPr>
  </w:style>
  <w:style w:type="paragraph" w:styleId="BodyText">
    <w:name w:val="Body Text"/>
    <w:basedOn w:val="Normal"/>
    <w:uiPriority w:val="1"/>
    <w:qFormat/>
    <w:pPr>
      <w:ind w:left="480" w:hanging="360"/>
      <w:jc w:val="both"/>
    </w:pPr>
    <w:rPr>
      <w:sz w:val="24"/>
      <w:szCs w:val="24"/>
    </w:rPr>
  </w:style>
  <w:style w:type="paragraph" w:styleId="Title">
    <w:name w:val="Title"/>
    <w:basedOn w:val="Normal"/>
    <w:uiPriority w:val="10"/>
    <w:qFormat/>
    <w:pPr>
      <w:ind w:left="317"/>
    </w:pPr>
    <w:rPr>
      <w:b/>
      <w:bCs/>
      <w:sz w:val="72"/>
      <w:szCs w:val="72"/>
    </w:rPr>
  </w:style>
  <w:style w:type="paragraph" w:styleId="ListParagraph">
    <w:name w:val="List Paragraph"/>
    <w:basedOn w:val="Normal"/>
    <w:uiPriority w:val="1"/>
    <w:qFormat/>
    <w:pPr>
      <w:ind w:left="480" w:hanging="360"/>
      <w:jc w:val="both"/>
    </w:pPr>
  </w:style>
  <w:style w:type="paragraph" w:customStyle="1" w:styleId="TableParagraph">
    <w:name w:val="Table Paragraph"/>
    <w:basedOn w:val="Normal"/>
    <w:uiPriority w:val="1"/>
    <w:qFormat/>
  </w:style>
  <w:style w:type="paragraph" w:styleId="Revision">
    <w:name w:val="Revision"/>
    <w:hidden/>
    <w:uiPriority w:val="99"/>
    <w:semiHidden/>
    <w:rsid w:val="001133B3"/>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D875EA"/>
    <w:rPr>
      <w:sz w:val="16"/>
      <w:szCs w:val="16"/>
    </w:rPr>
  </w:style>
  <w:style w:type="paragraph" w:styleId="CommentText">
    <w:name w:val="annotation text"/>
    <w:basedOn w:val="Normal"/>
    <w:link w:val="CommentTextChar"/>
    <w:uiPriority w:val="99"/>
    <w:unhideWhenUsed/>
    <w:rsid w:val="00D875EA"/>
    <w:rPr>
      <w:sz w:val="20"/>
      <w:szCs w:val="20"/>
    </w:rPr>
  </w:style>
  <w:style w:type="character" w:customStyle="1" w:styleId="CommentTextChar">
    <w:name w:val="Comment Text Char"/>
    <w:basedOn w:val="DefaultParagraphFont"/>
    <w:link w:val="CommentText"/>
    <w:uiPriority w:val="99"/>
    <w:rsid w:val="00D875EA"/>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875EA"/>
    <w:rPr>
      <w:b/>
      <w:bCs/>
    </w:rPr>
  </w:style>
  <w:style w:type="character" w:customStyle="1" w:styleId="CommentSubjectChar">
    <w:name w:val="Comment Subject Char"/>
    <w:basedOn w:val="CommentTextChar"/>
    <w:link w:val="CommentSubject"/>
    <w:uiPriority w:val="99"/>
    <w:semiHidden/>
    <w:rsid w:val="00D875EA"/>
    <w:rPr>
      <w:rFonts w:ascii="Calibri" w:eastAsia="Calibri" w:hAnsi="Calibri" w:cs="Calibri"/>
      <w:b/>
      <w:bCs/>
      <w:sz w:val="20"/>
      <w:szCs w:val="20"/>
    </w:rPr>
  </w:style>
  <w:style w:type="paragraph" w:styleId="Header">
    <w:name w:val="header"/>
    <w:basedOn w:val="Normal"/>
    <w:link w:val="HeaderChar"/>
    <w:uiPriority w:val="99"/>
    <w:unhideWhenUsed/>
    <w:rsid w:val="006233A2"/>
    <w:pPr>
      <w:tabs>
        <w:tab w:val="center" w:pos="4680"/>
        <w:tab w:val="right" w:pos="9360"/>
      </w:tabs>
    </w:pPr>
  </w:style>
  <w:style w:type="character" w:customStyle="1" w:styleId="HeaderChar">
    <w:name w:val="Header Char"/>
    <w:basedOn w:val="DefaultParagraphFont"/>
    <w:link w:val="Header"/>
    <w:uiPriority w:val="99"/>
    <w:rsid w:val="006233A2"/>
    <w:rPr>
      <w:rFonts w:ascii="Calibri" w:eastAsia="Calibri" w:hAnsi="Calibri" w:cs="Calibri"/>
    </w:rPr>
  </w:style>
  <w:style w:type="paragraph" w:styleId="Footer">
    <w:name w:val="footer"/>
    <w:basedOn w:val="Normal"/>
    <w:link w:val="FooterChar"/>
    <w:uiPriority w:val="99"/>
    <w:unhideWhenUsed/>
    <w:rsid w:val="006233A2"/>
    <w:pPr>
      <w:tabs>
        <w:tab w:val="center" w:pos="4680"/>
        <w:tab w:val="right" w:pos="9360"/>
      </w:tabs>
    </w:pPr>
  </w:style>
  <w:style w:type="character" w:customStyle="1" w:styleId="FooterChar">
    <w:name w:val="Footer Char"/>
    <w:basedOn w:val="DefaultParagraphFont"/>
    <w:link w:val="Footer"/>
    <w:uiPriority w:val="99"/>
    <w:rsid w:val="006233A2"/>
    <w:rPr>
      <w:rFonts w:ascii="Calibri" w:eastAsia="Calibri" w:hAnsi="Calibri" w:cs="Calibri"/>
    </w:rPr>
  </w:style>
  <w:style w:type="character" w:customStyle="1" w:styleId="Heading3Char">
    <w:name w:val="Heading 3 Char"/>
    <w:basedOn w:val="DefaultParagraphFont"/>
    <w:link w:val="Heading3"/>
    <w:uiPriority w:val="9"/>
    <w:semiHidden/>
    <w:rsid w:val="00D751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75517"/>
    <w:rPr>
      <w:color w:val="0000FF" w:themeColor="hyperlink"/>
      <w:u w:val="single"/>
    </w:rPr>
  </w:style>
  <w:style w:type="character" w:customStyle="1" w:styleId="Heading2Char">
    <w:name w:val="Heading 2 Char"/>
    <w:basedOn w:val="DefaultParagraphFont"/>
    <w:link w:val="Heading2"/>
    <w:uiPriority w:val="9"/>
    <w:rsid w:val="00B20378"/>
    <w:rPr>
      <w:rFonts w:ascii="Calibri" w:eastAsia="Calibri" w:hAnsi="Calibri" w:cs="Calibri"/>
      <w:b/>
      <w:bCs/>
      <w:sz w:val="26"/>
      <w:szCs w:val="26"/>
      <w:u w:val="single" w:color="000000"/>
    </w:rPr>
  </w:style>
  <w:style w:type="table" w:customStyle="1" w:styleId="TableGrid1">
    <w:name w:val="Table Grid1"/>
    <w:basedOn w:val="TableNormal"/>
    <w:next w:val="TableGrid"/>
    <w:uiPriority w:val="39"/>
    <w:rsid w:val="004A3D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A3D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8700">
      <w:bodyDiv w:val="1"/>
      <w:marLeft w:val="0"/>
      <w:marRight w:val="0"/>
      <w:marTop w:val="0"/>
      <w:marBottom w:val="0"/>
      <w:divBdr>
        <w:top w:val="none" w:sz="0" w:space="0" w:color="auto"/>
        <w:left w:val="none" w:sz="0" w:space="0" w:color="auto"/>
        <w:bottom w:val="none" w:sz="0" w:space="0" w:color="auto"/>
        <w:right w:val="none" w:sz="0" w:space="0" w:color="auto"/>
      </w:divBdr>
    </w:div>
    <w:div w:id="62534617">
      <w:bodyDiv w:val="1"/>
      <w:marLeft w:val="0"/>
      <w:marRight w:val="0"/>
      <w:marTop w:val="0"/>
      <w:marBottom w:val="0"/>
      <w:divBdr>
        <w:top w:val="none" w:sz="0" w:space="0" w:color="auto"/>
        <w:left w:val="none" w:sz="0" w:space="0" w:color="auto"/>
        <w:bottom w:val="none" w:sz="0" w:space="0" w:color="auto"/>
        <w:right w:val="none" w:sz="0" w:space="0" w:color="auto"/>
      </w:divBdr>
    </w:div>
    <w:div w:id="96486053">
      <w:bodyDiv w:val="1"/>
      <w:marLeft w:val="0"/>
      <w:marRight w:val="0"/>
      <w:marTop w:val="0"/>
      <w:marBottom w:val="0"/>
      <w:divBdr>
        <w:top w:val="none" w:sz="0" w:space="0" w:color="auto"/>
        <w:left w:val="none" w:sz="0" w:space="0" w:color="auto"/>
        <w:bottom w:val="none" w:sz="0" w:space="0" w:color="auto"/>
        <w:right w:val="none" w:sz="0" w:space="0" w:color="auto"/>
      </w:divBdr>
    </w:div>
    <w:div w:id="249048693">
      <w:bodyDiv w:val="1"/>
      <w:marLeft w:val="0"/>
      <w:marRight w:val="0"/>
      <w:marTop w:val="0"/>
      <w:marBottom w:val="0"/>
      <w:divBdr>
        <w:top w:val="none" w:sz="0" w:space="0" w:color="auto"/>
        <w:left w:val="none" w:sz="0" w:space="0" w:color="auto"/>
        <w:bottom w:val="none" w:sz="0" w:space="0" w:color="auto"/>
        <w:right w:val="none" w:sz="0" w:space="0" w:color="auto"/>
      </w:divBdr>
    </w:div>
    <w:div w:id="296684148">
      <w:bodyDiv w:val="1"/>
      <w:marLeft w:val="0"/>
      <w:marRight w:val="0"/>
      <w:marTop w:val="0"/>
      <w:marBottom w:val="0"/>
      <w:divBdr>
        <w:top w:val="none" w:sz="0" w:space="0" w:color="auto"/>
        <w:left w:val="none" w:sz="0" w:space="0" w:color="auto"/>
        <w:bottom w:val="none" w:sz="0" w:space="0" w:color="auto"/>
        <w:right w:val="none" w:sz="0" w:space="0" w:color="auto"/>
      </w:divBdr>
    </w:div>
    <w:div w:id="407457771">
      <w:bodyDiv w:val="1"/>
      <w:marLeft w:val="0"/>
      <w:marRight w:val="0"/>
      <w:marTop w:val="0"/>
      <w:marBottom w:val="0"/>
      <w:divBdr>
        <w:top w:val="none" w:sz="0" w:space="0" w:color="auto"/>
        <w:left w:val="none" w:sz="0" w:space="0" w:color="auto"/>
        <w:bottom w:val="none" w:sz="0" w:space="0" w:color="auto"/>
        <w:right w:val="none" w:sz="0" w:space="0" w:color="auto"/>
      </w:divBdr>
    </w:div>
    <w:div w:id="486630872">
      <w:bodyDiv w:val="1"/>
      <w:marLeft w:val="0"/>
      <w:marRight w:val="0"/>
      <w:marTop w:val="0"/>
      <w:marBottom w:val="0"/>
      <w:divBdr>
        <w:top w:val="none" w:sz="0" w:space="0" w:color="auto"/>
        <w:left w:val="none" w:sz="0" w:space="0" w:color="auto"/>
        <w:bottom w:val="none" w:sz="0" w:space="0" w:color="auto"/>
        <w:right w:val="none" w:sz="0" w:space="0" w:color="auto"/>
      </w:divBdr>
    </w:div>
    <w:div w:id="696004342">
      <w:bodyDiv w:val="1"/>
      <w:marLeft w:val="0"/>
      <w:marRight w:val="0"/>
      <w:marTop w:val="0"/>
      <w:marBottom w:val="0"/>
      <w:divBdr>
        <w:top w:val="none" w:sz="0" w:space="0" w:color="auto"/>
        <w:left w:val="none" w:sz="0" w:space="0" w:color="auto"/>
        <w:bottom w:val="none" w:sz="0" w:space="0" w:color="auto"/>
        <w:right w:val="none" w:sz="0" w:space="0" w:color="auto"/>
      </w:divBdr>
    </w:div>
    <w:div w:id="711613197">
      <w:bodyDiv w:val="1"/>
      <w:marLeft w:val="0"/>
      <w:marRight w:val="0"/>
      <w:marTop w:val="0"/>
      <w:marBottom w:val="0"/>
      <w:divBdr>
        <w:top w:val="none" w:sz="0" w:space="0" w:color="auto"/>
        <w:left w:val="none" w:sz="0" w:space="0" w:color="auto"/>
        <w:bottom w:val="none" w:sz="0" w:space="0" w:color="auto"/>
        <w:right w:val="none" w:sz="0" w:space="0" w:color="auto"/>
      </w:divBdr>
    </w:div>
    <w:div w:id="777456630">
      <w:bodyDiv w:val="1"/>
      <w:marLeft w:val="0"/>
      <w:marRight w:val="0"/>
      <w:marTop w:val="0"/>
      <w:marBottom w:val="0"/>
      <w:divBdr>
        <w:top w:val="none" w:sz="0" w:space="0" w:color="auto"/>
        <w:left w:val="none" w:sz="0" w:space="0" w:color="auto"/>
        <w:bottom w:val="none" w:sz="0" w:space="0" w:color="auto"/>
        <w:right w:val="none" w:sz="0" w:space="0" w:color="auto"/>
      </w:divBdr>
    </w:div>
    <w:div w:id="894118625">
      <w:bodyDiv w:val="1"/>
      <w:marLeft w:val="0"/>
      <w:marRight w:val="0"/>
      <w:marTop w:val="0"/>
      <w:marBottom w:val="0"/>
      <w:divBdr>
        <w:top w:val="none" w:sz="0" w:space="0" w:color="auto"/>
        <w:left w:val="none" w:sz="0" w:space="0" w:color="auto"/>
        <w:bottom w:val="none" w:sz="0" w:space="0" w:color="auto"/>
        <w:right w:val="none" w:sz="0" w:space="0" w:color="auto"/>
      </w:divBdr>
    </w:div>
    <w:div w:id="1479568211">
      <w:bodyDiv w:val="1"/>
      <w:marLeft w:val="0"/>
      <w:marRight w:val="0"/>
      <w:marTop w:val="0"/>
      <w:marBottom w:val="0"/>
      <w:divBdr>
        <w:top w:val="none" w:sz="0" w:space="0" w:color="auto"/>
        <w:left w:val="none" w:sz="0" w:space="0" w:color="auto"/>
        <w:bottom w:val="none" w:sz="0" w:space="0" w:color="auto"/>
        <w:right w:val="none" w:sz="0" w:space="0" w:color="auto"/>
      </w:divBdr>
    </w:div>
    <w:div w:id="1867283018">
      <w:bodyDiv w:val="1"/>
      <w:marLeft w:val="0"/>
      <w:marRight w:val="0"/>
      <w:marTop w:val="0"/>
      <w:marBottom w:val="0"/>
      <w:divBdr>
        <w:top w:val="none" w:sz="0" w:space="0" w:color="auto"/>
        <w:left w:val="none" w:sz="0" w:space="0" w:color="auto"/>
        <w:bottom w:val="none" w:sz="0" w:space="0" w:color="auto"/>
        <w:right w:val="none" w:sz="0" w:space="0" w:color="auto"/>
      </w:divBdr>
    </w:div>
    <w:div w:id="2022583028">
      <w:bodyDiv w:val="1"/>
      <w:marLeft w:val="0"/>
      <w:marRight w:val="0"/>
      <w:marTop w:val="0"/>
      <w:marBottom w:val="0"/>
      <w:divBdr>
        <w:top w:val="none" w:sz="0" w:space="0" w:color="auto"/>
        <w:left w:val="none" w:sz="0" w:space="0" w:color="auto"/>
        <w:bottom w:val="none" w:sz="0" w:space="0" w:color="auto"/>
        <w:right w:val="none" w:sz="0" w:space="0" w:color="auto"/>
      </w:divBdr>
    </w:div>
    <w:div w:id="20303730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4BE675DE2A984C96F47A904C5B70A2" ma:contentTypeVersion="15" ma:contentTypeDescription="Create a new document." ma:contentTypeScope="" ma:versionID="42e7583a196a21e2b754b715152b4f89">
  <xsd:schema xmlns:xsd="http://www.w3.org/2001/XMLSchema" xmlns:xs="http://www.w3.org/2001/XMLSchema" xmlns:p="http://schemas.microsoft.com/office/2006/metadata/properties" xmlns:ns2="efd04272-6914-4209-986e-13d5293be474" xmlns:ns3="0c576f6c-02b0-4fac-b807-7bb87a142551" targetNamespace="http://schemas.microsoft.com/office/2006/metadata/properties" ma:root="true" ma:fieldsID="15c149b8f3dfe62c7f289f57fa12408a" ns2:_="" ns3:_="">
    <xsd:import namespace="efd04272-6914-4209-986e-13d5293be474"/>
    <xsd:import namespace="0c576f6c-02b0-4fac-b807-7bb87a1425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04272-6914-4209-986e-13d5293be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5c4de99-ab70-4e6b-918d-ffafce459f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576f6c-02b0-4fac-b807-7bb87a1425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72c1b5-e514-4d7d-ab8e-a9fbb2deff2c}" ma:internalName="TaxCatchAll" ma:showField="CatchAllData" ma:web="0c576f6c-02b0-4fac-b807-7bb87a1425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DF48D-B2D1-45CB-9B16-31F52ADDDC24}">
  <ds:schemaRefs>
    <ds:schemaRef ds:uri="http://schemas.microsoft.com/sharepoint/v3/contenttype/forms"/>
  </ds:schemaRefs>
</ds:datastoreItem>
</file>

<file path=customXml/itemProps2.xml><?xml version="1.0" encoding="utf-8"?>
<ds:datastoreItem xmlns:ds="http://schemas.openxmlformats.org/officeDocument/2006/customXml" ds:itemID="{5F1B1FB9-56DB-4D48-83CE-8A53BDD0C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04272-6914-4209-986e-13d5293be474"/>
    <ds:schemaRef ds:uri="0c576f6c-02b0-4fac-b807-7bb87a142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9</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SUSTAINABLE PROCUREMENT</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dc:title>
  <dc:subject>Effective Date: 01/01/2024</dc:subject>
  <dc:creator>Kush</dc:creator>
  <cp:lastModifiedBy>Kush Khalasi</cp:lastModifiedBy>
  <cp:revision>25</cp:revision>
  <dcterms:created xsi:type="dcterms:W3CDTF">2024-07-28T20:52:00Z</dcterms:created>
  <dcterms:modified xsi:type="dcterms:W3CDTF">2025-07-29T11:23:00Z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2021</vt:lpwstr>
  </property>
  <property fmtid="{D5CDD505-2E9C-101B-9397-08002B2CF9AE}" pid="4" name="LastSaved">
    <vt:filetime>2024-05-28T00:00:00Z</vt:filetime>
  </property>
  <property fmtid="{D5CDD505-2E9C-101B-9397-08002B2CF9AE}" pid="5" name="Producer">
    <vt:lpwstr>Microsoft® Word 2021</vt:lpwstr>
  </property>
  <property fmtid="{D5CDD505-2E9C-101B-9397-08002B2CF9AE}" pid="6" name="MSIP_Label_16f90007-fbbc-4011-a1fc-833209914487_Enabled">
    <vt:lpwstr>true</vt:lpwstr>
  </property>
  <property fmtid="{D5CDD505-2E9C-101B-9397-08002B2CF9AE}" pid="7" name="MSIP_Label_16f90007-fbbc-4011-a1fc-833209914487_SetDate">
    <vt:lpwstr>2024-07-28T20:52:23Z</vt:lpwstr>
  </property>
  <property fmtid="{D5CDD505-2E9C-101B-9397-08002B2CF9AE}" pid="8" name="MSIP_Label_16f90007-fbbc-4011-a1fc-833209914487_Method">
    <vt:lpwstr>Standard</vt:lpwstr>
  </property>
  <property fmtid="{D5CDD505-2E9C-101B-9397-08002B2CF9AE}" pid="9" name="MSIP_Label_16f90007-fbbc-4011-a1fc-833209914487_Name">
    <vt:lpwstr>One Burris - General</vt:lpwstr>
  </property>
  <property fmtid="{D5CDD505-2E9C-101B-9397-08002B2CF9AE}" pid="10" name="MSIP_Label_16f90007-fbbc-4011-a1fc-833209914487_SiteId">
    <vt:lpwstr>902264dd-9c05-4e86-a1f6-ac8ba054dc45</vt:lpwstr>
  </property>
  <property fmtid="{D5CDD505-2E9C-101B-9397-08002B2CF9AE}" pid="11" name="MSIP_Label_16f90007-fbbc-4011-a1fc-833209914487_ActionId">
    <vt:lpwstr>a1531cb3-4827-41b2-98f6-c118e4e1d2af</vt:lpwstr>
  </property>
  <property fmtid="{D5CDD505-2E9C-101B-9397-08002B2CF9AE}" pid="12" name="MSIP_Label_16f90007-fbbc-4011-a1fc-833209914487_ContentBits">
    <vt:lpwstr>0</vt:lpwstr>
  </property>
</Properties>
</file>