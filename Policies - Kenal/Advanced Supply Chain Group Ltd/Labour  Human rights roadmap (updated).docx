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CBDB" w14:textId="3AEBEB6F" w:rsidR="009C2DDA" w:rsidRPr="00F94565" w:rsidRDefault="00AA4E69" w:rsidP="00805E6D">
      <w:pPr>
        <w:pStyle w:val="Heading1"/>
        <w:rPr>
          <w:ins w:id="1" w:author="Eloise Mann" w:date="2025-05-22T09:08:00Z" w16du:dateUtc="2025-05-22T08:08:00Z"/>
          <w:rFonts w:ascii="Montserrat" w:hAnsi="Montserrat"/>
          <w:rPrChange w:id="2" w:author="Eloise Mann" w:date="2025-05-23T15:43:00Z" w16du:dateUtc="2025-05-23T14:43:00Z">
            <w:rPr>
              <w:ins w:id="3" w:author="Eloise Mann" w:date="2025-05-22T09:08:00Z" w16du:dateUtc="2025-05-22T08:08:00Z"/>
              <w:rFonts w:ascii="Montserrat Black" w:hAnsi="Montserrat Black"/>
            </w:rPr>
          </w:rPrChange>
        </w:rPr>
      </w:pPr>
      <w:bookmarkStart w:id="4" w:name="_Toc198797211"/>
      <w:ins w:id="5" w:author="Eloise Mann" w:date="2025-05-22T09:08:00Z" w16du:dateUtc="2025-05-22T08:08:00Z">
        <w:r w:rsidRPr="00F94565">
          <w:rPr>
            <w:rFonts w:ascii="Montserrat" w:hAnsi="Montserrat"/>
            <w:noProof/>
            <w:rPrChange w:id="6" w:author="Eloise Mann" w:date="2025-05-23T15:43:00Z" w16du:dateUtc="2025-05-23T14:43:00Z">
              <w:rPr>
                <w:noProof/>
              </w:rPr>
            </w:rPrChange>
          </w:rPr>
          <w:drawing>
            <wp:inline distT="0" distB="0" distL="0" distR="0" wp14:anchorId="07B3D612" wp14:editId="7932ED3F">
              <wp:extent cx="5731510" cy="1577975"/>
              <wp:effectExtent l="0" t="0" r="2540" b="3175"/>
              <wp:docPr id="1647347124" name="Picture 2" descr="A close up of a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47347124" name="Picture 2" descr="A close up of a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157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9B051EB" w14:textId="77777777" w:rsidR="00AA4E69" w:rsidRPr="00F94565" w:rsidRDefault="00AA4E69">
      <w:pPr>
        <w:rPr>
          <w:ins w:id="7" w:author="Eloise Mann" w:date="2025-05-22T09:08:00Z" w16du:dateUtc="2025-05-22T08:08:00Z"/>
          <w:rFonts w:ascii="Montserrat" w:hAnsi="Montserrat"/>
          <w:rPrChange w:id="8" w:author="Eloise Mann" w:date="2025-05-23T15:43:00Z" w16du:dateUtc="2025-05-23T14:43:00Z">
            <w:rPr>
              <w:ins w:id="9" w:author="Eloise Mann" w:date="2025-05-22T09:08:00Z" w16du:dateUtc="2025-05-22T08:08:00Z"/>
              <w:rFonts w:ascii="Montserrat Black" w:hAnsi="Montserrat Black"/>
            </w:rPr>
          </w:rPrChange>
        </w:rPr>
        <w:pPrChange w:id="10" w:author="Eloise Mann" w:date="2025-05-22T09:08:00Z" w16du:dateUtc="2025-05-22T08:08:00Z">
          <w:pPr>
            <w:pStyle w:val="Heading1"/>
          </w:pPr>
        </w:pPrChange>
      </w:pPr>
    </w:p>
    <w:p w14:paraId="501B4A2F" w14:textId="370CB169" w:rsidR="00CA0F21" w:rsidRPr="00F94565" w:rsidRDefault="00485082">
      <w:pPr>
        <w:pStyle w:val="Heading1"/>
        <w:rPr>
          <w:ins w:id="11" w:author="Eloise Mann" w:date="2025-05-22T09:00:00Z" w16du:dateUtc="2025-05-22T08:00:00Z"/>
          <w:rFonts w:ascii="Montserrat Black" w:hAnsi="Montserrat Black"/>
          <w:sz w:val="56"/>
          <w:szCs w:val="56"/>
          <w:rPrChange w:id="12" w:author="Eloise Mann" w:date="2025-05-23T15:44:00Z" w16du:dateUtc="2025-05-23T14:44:00Z">
            <w:rPr>
              <w:ins w:id="13" w:author="Eloise Mann" w:date="2025-05-22T09:00:00Z" w16du:dateUtc="2025-05-22T08:00:00Z"/>
            </w:rPr>
          </w:rPrChange>
        </w:rPr>
        <w:pPrChange w:id="14" w:author="Eloise Mann" w:date="2025-05-22T09:01:00Z" w16du:dateUtc="2025-05-22T08:01:00Z">
          <w:pPr/>
        </w:pPrChange>
      </w:pPr>
      <w:ins w:id="15" w:author="Eloise Mann" w:date="2025-05-22T09:00:00Z" w16du:dateUtc="2025-05-22T08:00:00Z">
        <w:r w:rsidRPr="00F94565">
          <w:rPr>
            <w:rFonts w:ascii="Montserrat Black" w:hAnsi="Montserrat Black"/>
            <w:sz w:val="56"/>
            <w:szCs w:val="56"/>
            <w:rPrChange w:id="16" w:author="Eloise Mann" w:date="2025-05-23T15:44:00Z" w16du:dateUtc="2025-05-23T14:44:00Z">
              <w:rPr/>
            </w:rPrChange>
          </w:rPr>
          <w:t xml:space="preserve">Labour and Human Rights </w:t>
        </w:r>
        <w:r w:rsidR="00CA0F21" w:rsidRPr="00F94565">
          <w:rPr>
            <w:rFonts w:ascii="Montserrat Black" w:hAnsi="Montserrat Black"/>
            <w:sz w:val="56"/>
            <w:szCs w:val="56"/>
            <w:rPrChange w:id="17" w:author="Eloise Mann" w:date="2025-05-23T15:44:00Z" w16du:dateUtc="2025-05-23T14:44:00Z">
              <w:rPr/>
            </w:rPrChange>
          </w:rPr>
          <w:t>Roadmap</w:t>
        </w:r>
        <w:bookmarkEnd w:id="4"/>
      </w:ins>
    </w:p>
    <w:p w14:paraId="11CB7119" w14:textId="2BCA883D" w:rsidR="00805E6D" w:rsidRPr="00F94565" w:rsidRDefault="00CA0F21">
      <w:pPr>
        <w:pStyle w:val="Heading2"/>
        <w:numPr>
          <w:ilvl w:val="0"/>
          <w:numId w:val="15"/>
        </w:numPr>
        <w:rPr>
          <w:ins w:id="18" w:author="Eloise Mann" w:date="2025-05-22T09:01:00Z" w16du:dateUtc="2025-05-22T08:01:00Z"/>
          <w:rFonts w:ascii="Montserrat" w:hAnsi="Montserrat"/>
          <w:i/>
          <w:iCs/>
          <w:rPrChange w:id="19" w:author="Eloise Mann" w:date="2025-05-23T15:43:00Z" w16du:dateUtc="2025-05-23T14:43:00Z">
            <w:rPr>
              <w:ins w:id="20" w:author="Eloise Mann" w:date="2025-05-22T09:01:00Z" w16du:dateUtc="2025-05-22T08:01:00Z"/>
            </w:rPr>
          </w:rPrChange>
        </w:rPr>
        <w:pPrChange w:id="21" w:author="Eloise Mann" w:date="2025-05-22T09:39:00Z" w16du:dateUtc="2025-05-22T08:39:00Z">
          <w:pPr>
            <w:pStyle w:val="Heading2"/>
          </w:pPr>
        </w:pPrChange>
      </w:pPr>
      <w:bookmarkStart w:id="22" w:name="_Toc198797212"/>
      <w:ins w:id="23" w:author="Eloise Mann" w:date="2025-05-22T09:00:00Z" w16du:dateUtc="2025-05-22T08:00:00Z">
        <w:r w:rsidRPr="00F94565">
          <w:rPr>
            <w:rFonts w:ascii="Montserrat" w:hAnsi="Montserrat"/>
            <w:i/>
            <w:iCs/>
            <w:rPrChange w:id="24" w:author="Eloise Mann" w:date="2025-05-23T15:43:00Z" w16du:dateUtc="2025-05-23T14:43:00Z">
              <w:rPr/>
            </w:rPrChange>
          </w:rPr>
          <w:t xml:space="preserve">Aligned with </w:t>
        </w:r>
        <w:proofErr w:type="spellStart"/>
        <w:r w:rsidRPr="00F94565">
          <w:rPr>
            <w:rFonts w:ascii="Montserrat" w:hAnsi="Montserrat"/>
            <w:i/>
            <w:iCs/>
            <w:rPrChange w:id="25" w:author="Eloise Mann" w:date="2025-05-23T15:43:00Z" w16du:dateUtc="2025-05-23T14:43:00Z">
              <w:rPr/>
            </w:rPrChange>
          </w:rPr>
          <w:t>Reconomy</w:t>
        </w:r>
        <w:proofErr w:type="spellEnd"/>
        <w:r w:rsidRPr="00F94565">
          <w:rPr>
            <w:rFonts w:ascii="Montserrat" w:hAnsi="Montserrat"/>
            <w:i/>
            <w:iCs/>
            <w:rPrChange w:id="26" w:author="Eloise Mann" w:date="2025-05-23T15:43:00Z" w16du:dateUtc="2025-05-23T14:43:00Z">
              <w:rPr/>
            </w:rPrChange>
          </w:rPr>
          <w:t xml:space="preserve"> </w:t>
        </w:r>
      </w:ins>
      <w:ins w:id="27" w:author="Eloise Mann" w:date="2025-05-22T09:01:00Z" w16du:dateUtc="2025-05-22T08:01:00Z">
        <w:r w:rsidR="00805E6D" w:rsidRPr="00F94565">
          <w:rPr>
            <w:rFonts w:ascii="Montserrat" w:hAnsi="Montserrat"/>
            <w:i/>
            <w:iCs/>
            <w:rPrChange w:id="28" w:author="Eloise Mann" w:date="2025-05-23T15:43:00Z" w16du:dateUtc="2025-05-23T14:43:00Z">
              <w:rPr/>
            </w:rPrChange>
          </w:rPr>
          <w:t>G</w:t>
        </w:r>
      </w:ins>
      <w:ins w:id="29" w:author="Eloise Mann" w:date="2025-05-22T09:00:00Z" w16du:dateUtc="2025-05-22T08:00:00Z">
        <w:r w:rsidRPr="00F94565">
          <w:rPr>
            <w:rFonts w:ascii="Montserrat" w:hAnsi="Montserrat"/>
            <w:i/>
            <w:iCs/>
            <w:rPrChange w:id="30" w:author="Eloise Mann" w:date="2025-05-23T15:43:00Z" w16du:dateUtc="2025-05-23T14:43:00Z">
              <w:rPr/>
            </w:rPrChange>
          </w:rPr>
          <w:t>roup Anti-</w:t>
        </w:r>
        <w:r w:rsidR="00805E6D" w:rsidRPr="00F94565">
          <w:rPr>
            <w:rFonts w:ascii="Montserrat" w:hAnsi="Montserrat"/>
            <w:i/>
            <w:iCs/>
            <w:rPrChange w:id="31" w:author="Eloise Mann" w:date="2025-05-23T15:43:00Z" w16du:dateUtc="2025-05-23T14:43:00Z">
              <w:rPr/>
            </w:rPrChange>
          </w:rPr>
          <w:t>S</w:t>
        </w:r>
        <w:r w:rsidRPr="00F94565">
          <w:rPr>
            <w:rFonts w:ascii="Montserrat" w:hAnsi="Montserrat"/>
            <w:i/>
            <w:iCs/>
            <w:rPrChange w:id="32" w:author="Eloise Mann" w:date="2025-05-23T15:43:00Z" w16du:dateUtc="2025-05-23T14:43:00Z">
              <w:rPr/>
            </w:rPrChange>
          </w:rPr>
          <w:t xml:space="preserve">lavery, Human Trafficking </w:t>
        </w:r>
        <w:r w:rsidR="00805E6D" w:rsidRPr="00F94565">
          <w:rPr>
            <w:rFonts w:ascii="Montserrat" w:hAnsi="Montserrat"/>
            <w:i/>
            <w:iCs/>
            <w:rPrChange w:id="33" w:author="Eloise Mann" w:date="2025-05-23T15:43:00Z" w16du:dateUtc="2025-05-23T14:43:00Z">
              <w:rPr/>
            </w:rPrChange>
          </w:rPr>
          <w:t>and Human</w:t>
        </w:r>
      </w:ins>
      <w:ins w:id="34" w:author="Eloise Mann" w:date="2025-05-22T09:01:00Z" w16du:dateUtc="2025-05-22T08:01:00Z">
        <w:r w:rsidR="00805E6D" w:rsidRPr="00F94565">
          <w:rPr>
            <w:rFonts w:ascii="Montserrat" w:hAnsi="Montserrat"/>
            <w:i/>
            <w:iCs/>
            <w:rPrChange w:id="35" w:author="Eloise Mann" w:date="2025-05-23T15:43:00Z" w16du:dateUtc="2025-05-23T14:43:00Z">
              <w:rPr/>
            </w:rPrChange>
          </w:rPr>
          <w:t xml:space="preserve"> Rights Policy</w:t>
        </w:r>
        <w:bookmarkEnd w:id="22"/>
      </w:ins>
    </w:p>
    <w:p w14:paraId="1EFC98E0" w14:textId="77777777" w:rsidR="00805E6D" w:rsidRPr="00F94565" w:rsidRDefault="00805E6D" w:rsidP="00805E6D">
      <w:pPr>
        <w:pStyle w:val="Heading2"/>
        <w:rPr>
          <w:ins w:id="36" w:author="Eloise Mann" w:date="2025-05-22T09:01:00Z" w16du:dateUtc="2025-05-22T08:01:00Z"/>
          <w:rFonts w:ascii="Montserrat" w:hAnsi="Montserrat"/>
          <w:rPrChange w:id="37" w:author="Eloise Mann" w:date="2025-05-23T15:43:00Z" w16du:dateUtc="2025-05-23T14:43:00Z">
            <w:rPr>
              <w:ins w:id="38" w:author="Eloise Mann" w:date="2025-05-22T09:01:00Z" w16du:dateUtc="2025-05-22T08:01:00Z"/>
            </w:rPr>
          </w:rPrChange>
        </w:rPr>
      </w:pPr>
    </w:p>
    <w:p w14:paraId="63D126D0" w14:textId="33EED00B" w:rsidR="009C2DDA" w:rsidRPr="00F94565" w:rsidRDefault="00120F43">
      <w:pPr>
        <w:rPr>
          <w:ins w:id="39" w:author="Eloise Mann" w:date="2025-05-22T09:06:00Z" w16du:dateUtc="2025-05-22T08:06:00Z"/>
          <w:rFonts w:ascii="Montserrat" w:hAnsi="Montserrat"/>
          <w:b/>
          <w:bCs/>
          <w:rPrChange w:id="40" w:author="Eloise Mann" w:date="2025-05-23T15:43:00Z" w16du:dateUtc="2025-05-23T14:43:00Z">
            <w:rPr>
              <w:ins w:id="41" w:author="Eloise Mann" w:date="2025-05-22T09:06:00Z" w16du:dateUtc="2025-05-22T08:06:00Z"/>
            </w:rPr>
          </w:rPrChange>
        </w:rPr>
        <w:pPrChange w:id="42" w:author="Eloise Mann" w:date="2025-05-22T12:53:00Z" w16du:dateUtc="2025-05-22T11:53:00Z">
          <w:pPr>
            <w:pStyle w:val="Heading2"/>
          </w:pPr>
        </w:pPrChange>
      </w:pPr>
      <w:ins w:id="43" w:author="Eloise Mann" w:date="2025-05-22T12:53:00Z" w16du:dateUtc="2025-05-22T11:53:00Z">
        <w:r w:rsidRPr="00F94565">
          <w:rPr>
            <w:rFonts w:ascii="Montserrat" w:hAnsi="Montserrat"/>
            <w:b/>
            <w:bCs/>
            <w:color w:val="004664"/>
            <w:rPrChange w:id="44" w:author="Eloise Mann" w:date="2025-05-23T15:43:00Z" w16du:dateUtc="2025-05-23T14:43:00Z">
              <w:rPr/>
            </w:rPrChange>
          </w:rPr>
          <w:t>Next review date: 24/03/25</w:t>
        </w:r>
      </w:ins>
      <w:ins w:id="45" w:author="Eloise Mann" w:date="2025-05-22T09:06:00Z" w16du:dateUtc="2025-05-22T08:06:00Z">
        <w:r w:rsidR="009C2DDA" w:rsidRPr="00F94565">
          <w:rPr>
            <w:rFonts w:ascii="Montserrat" w:hAnsi="Montserrat"/>
            <w:b/>
            <w:bCs/>
            <w:rPrChange w:id="46" w:author="Eloise Mann" w:date="2025-05-23T15:43:00Z" w16du:dateUtc="2025-05-23T14:43:00Z">
              <w:rPr/>
            </w:rPrChange>
          </w:rPr>
          <w:br w:type="page"/>
        </w:r>
      </w:ins>
    </w:p>
    <w:customXmlInsRangeStart w:id="47" w:author="Eloise Mann" w:date="2025-05-22T09:06:00Z"/>
    <w:sdt>
      <w:sdtPr>
        <w:rPr>
          <w:rFonts w:ascii="Montserrat" w:eastAsiaTheme="minorHAnsi" w:hAnsi="Montserrat" w:cstheme="minorBidi"/>
          <w:color w:val="auto"/>
          <w:kern w:val="2"/>
          <w:sz w:val="24"/>
          <w:szCs w:val="24"/>
          <w:lang w:val="en-GB"/>
          <w14:ligatures w14:val="standardContextual"/>
        </w:rPr>
        <w:id w:val="2557990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customXmlInsRangeEnd w:id="47"/>
        <w:p w14:paraId="0FFC0322" w14:textId="1A88A7F3" w:rsidR="009C2DDA" w:rsidRPr="00F94565" w:rsidRDefault="009C2DDA">
          <w:pPr>
            <w:pStyle w:val="TOCHeading"/>
            <w:rPr>
              <w:ins w:id="48" w:author="Eloise Mann" w:date="2025-05-22T09:06:00Z" w16du:dateUtc="2025-05-22T08:06:00Z"/>
              <w:rFonts w:ascii="Montserrat" w:hAnsi="Montserrat"/>
              <w:rPrChange w:id="49" w:author="Eloise Mann" w:date="2025-05-23T15:43:00Z" w16du:dateUtc="2025-05-23T14:43:00Z">
                <w:rPr>
                  <w:ins w:id="50" w:author="Eloise Mann" w:date="2025-05-22T09:06:00Z" w16du:dateUtc="2025-05-22T08:06:00Z"/>
                </w:rPr>
              </w:rPrChange>
            </w:rPr>
          </w:pPr>
          <w:ins w:id="51" w:author="Eloise Mann" w:date="2025-05-22T09:06:00Z" w16du:dateUtc="2025-05-22T08:06:00Z">
            <w:r w:rsidRPr="00F94565">
              <w:rPr>
                <w:rFonts w:ascii="Montserrat" w:hAnsi="Montserrat"/>
                <w:rPrChange w:id="52" w:author="Eloise Mann" w:date="2025-05-23T15:43:00Z" w16du:dateUtc="2025-05-23T14:43:00Z">
                  <w:rPr/>
                </w:rPrChange>
              </w:rPr>
              <w:t>Contents</w:t>
            </w:r>
          </w:ins>
        </w:p>
        <w:p w14:paraId="63A41EA5" w14:textId="2839111D" w:rsidR="009C2DDA" w:rsidRPr="00F94565" w:rsidDel="009C2DDA" w:rsidRDefault="009C2DDA" w:rsidP="009C2DDA">
          <w:pPr>
            <w:pStyle w:val="TOC1"/>
            <w:tabs>
              <w:tab w:val="right" w:leader="dot" w:pos="9016"/>
            </w:tabs>
            <w:rPr>
              <w:del w:id="53" w:author="Eloise Mann" w:date="2025-05-22T09:06:00Z" w16du:dateUtc="2025-05-22T08:06:00Z"/>
              <w:rFonts w:ascii="Montserrat" w:eastAsiaTheme="minorEastAsia" w:hAnsi="Montserrat"/>
              <w:noProof/>
              <w:lang w:eastAsia="en-GB"/>
              <w:rPrChange w:id="54" w:author="Eloise Mann" w:date="2025-05-23T15:43:00Z" w16du:dateUtc="2025-05-23T14:43:00Z">
                <w:rPr>
                  <w:del w:id="55" w:author="Eloise Mann" w:date="2025-05-22T09:06:00Z" w16du:dateUtc="2025-05-22T08:06:00Z"/>
                  <w:rFonts w:eastAsiaTheme="minorEastAsia"/>
                  <w:noProof/>
                  <w:lang w:eastAsia="en-GB"/>
                </w:rPr>
              </w:rPrChange>
            </w:rPr>
          </w:pPr>
          <w:ins w:id="56" w:author="Eloise Mann" w:date="2025-05-22T09:06:00Z" w16du:dateUtc="2025-05-22T08:06:00Z">
            <w:r w:rsidRPr="00F94565">
              <w:rPr>
                <w:rFonts w:ascii="Montserrat" w:hAnsi="Montserrat"/>
                <w:rPrChange w:id="57" w:author="Eloise Mann" w:date="2025-05-23T15:43:00Z" w16du:dateUtc="2025-05-23T14:43:00Z">
                  <w:rPr/>
                </w:rPrChange>
              </w:rPr>
              <w:fldChar w:fldCharType="begin"/>
            </w:r>
            <w:r w:rsidRPr="00F94565">
              <w:rPr>
                <w:rFonts w:ascii="Montserrat" w:hAnsi="Montserrat"/>
                <w:rPrChange w:id="58" w:author="Eloise Mann" w:date="2025-05-23T15:43:00Z" w16du:dateUtc="2025-05-23T14:43:00Z">
                  <w:rPr/>
                </w:rPrChange>
              </w:rPr>
              <w:instrText xml:space="preserve"> TOC \o "1-3" \h \z \u </w:instrText>
            </w:r>
            <w:r w:rsidRPr="00F94565">
              <w:rPr>
                <w:rFonts w:ascii="Montserrat" w:hAnsi="Montserrat"/>
                <w:rPrChange w:id="59" w:author="Eloise Mann" w:date="2025-05-23T15:43:00Z" w16du:dateUtc="2025-05-23T14:43:00Z">
                  <w:rPr>
                    <w:b/>
                    <w:bCs/>
                    <w:noProof/>
                  </w:rPr>
                </w:rPrChange>
              </w:rPr>
              <w:fldChar w:fldCharType="separate"/>
            </w:r>
          </w:ins>
          <w:del w:id="60" w:author="Eloise Mann" w:date="2025-05-22T09:06:00Z" w16du:dateUtc="2025-05-22T08:06:00Z">
            <w:r w:rsidRPr="00F94565" w:rsidDel="009C2DDA">
              <w:rPr>
                <w:rStyle w:val="Hyperlink"/>
                <w:rFonts w:ascii="Montserrat" w:hAnsi="Montserrat"/>
                <w:noProof/>
                <w:rPrChange w:id="61" w:author="Eloise Mann" w:date="2025-05-23T15:43:00Z" w16du:dateUtc="2025-05-23T14:43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F94565" w:rsidDel="009C2DDA">
              <w:rPr>
                <w:rStyle w:val="Hyperlink"/>
                <w:rFonts w:ascii="Montserrat" w:hAnsi="Montserrat"/>
                <w:noProof/>
                <w:rPrChange w:id="62" w:author="Eloise Mann" w:date="2025-05-23T15:43:00Z" w16du:dateUtc="2025-05-23T14:43:00Z">
                  <w:rPr>
                    <w:rStyle w:val="Hyperlink"/>
                    <w:noProof/>
                  </w:rPr>
                </w:rPrChange>
              </w:rPr>
              <w:delInstrText xml:space="preserve"> </w:delInstrText>
            </w:r>
            <w:r w:rsidRPr="00F94565" w:rsidDel="009C2DDA">
              <w:rPr>
                <w:rFonts w:ascii="Montserrat" w:hAnsi="Montserrat"/>
                <w:noProof/>
                <w:rPrChange w:id="63" w:author="Eloise Mann" w:date="2025-05-23T15:43:00Z" w16du:dateUtc="2025-05-23T14:43:00Z">
                  <w:rPr>
                    <w:noProof/>
                  </w:rPr>
                </w:rPrChange>
              </w:rPr>
              <w:delInstrText>HYPERLINK \l "_Toc198797211"</w:delInstrText>
            </w:r>
            <w:r w:rsidRPr="00F94565" w:rsidDel="009C2DDA">
              <w:rPr>
                <w:rStyle w:val="Hyperlink"/>
                <w:rFonts w:ascii="Montserrat" w:hAnsi="Montserrat"/>
                <w:noProof/>
                <w:rPrChange w:id="64" w:author="Eloise Mann" w:date="2025-05-23T15:43:00Z" w16du:dateUtc="2025-05-23T14:43:00Z">
                  <w:rPr>
                    <w:rStyle w:val="Hyperlink"/>
                    <w:noProof/>
                  </w:rPr>
                </w:rPrChange>
              </w:rPr>
              <w:delInstrText xml:space="preserve"> </w:delInstrText>
            </w:r>
            <w:r w:rsidRPr="00A81A1B" w:rsidDel="009C2DDA">
              <w:rPr>
                <w:rStyle w:val="Hyperlink"/>
                <w:rFonts w:ascii="Montserrat" w:hAnsi="Montserrat"/>
                <w:noProof/>
              </w:rPr>
            </w:r>
            <w:r w:rsidRPr="00F94565" w:rsidDel="009C2DDA">
              <w:rPr>
                <w:rStyle w:val="Hyperlink"/>
                <w:rFonts w:ascii="Montserrat" w:hAnsi="Montserrat"/>
                <w:noProof/>
                <w:rPrChange w:id="65" w:author="Eloise Mann" w:date="2025-05-23T15:43:00Z" w16du:dateUtc="2025-05-23T14:43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F94565" w:rsidDel="009C2DDA">
              <w:rPr>
                <w:rStyle w:val="Hyperlink"/>
                <w:rFonts w:ascii="Montserrat" w:hAnsi="Montserrat"/>
                <w:noProof/>
              </w:rPr>
              <w:delText>Advanced Supply Chain Group Labour and Human Rights Roadmap</w:delText>
            </w:r>
            <w:r w:rsidRPr="00F94565" w:rsidDel="009C2DDA">
              <w:rPr>
                <w:rFonts w:ascii="Montserrat" w:hAnsi="Montserrat"/>
                <w:noProof/>
                <w:webHidden/>
                <w:rPrChange w:id="66" w:author="Eloise Mann" w:date="2025-05-23T15:43:00Z" w16du:dateUtc="2025-05-23T14:43:00Z">
                  <w:rPr>
                    <w:noProof/>
                    <w:webHidden/>
                  </w:rPr>
                </w:rPrChange>
              </w:rPr>
              <w:tab/>
            </w:r>
            <w:r w:rsidRPr="00F94565" w:rsidDel="009C2DDA">
              <w:rPr>
                <w:rFonts w:ascii="Montserrat" w:hAnsi="Montserrat"/>
                <w:noProof/>
                <w:webHidden/>
                <w:rPrChange w:id="67" w:author="Eloise Mann" w:date="2025-05-23T15:43:00Z" w16du:dateUtc="2025-05-23T14:43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94565" w:rsidDel="009C2DDA">
              <w:rPr>
                <w:rFonts w:ascii="Montserrat" w:hAnsi="Montserrat"/>
                <w:noProof/>
                <w:webHidden/>
                <w:rPrChange w:id="68" w:author="Eloise Mann" w:date="2025-05-23T15:43:00Z" w16du:dateUtc="2025-05-23T14:43:00Z">
                  <w:rPr>
                    <w:noProof/>
                    <w:webHidden/>
                  </w:rPr>
                </w:rPrChange>
              </w:rPr>
              <w:delInstrText xml:space="preserve"> PAGEREF _Toc198797211 \h </w:delInstrText>
            </w:r>
            <w:r w:rsidRPr="00A81A1B" w:rsidDel="009C2DDA">
              <w:rPr>
                <w:rFonts w:ascii="Montserrat" w:hAnsi="Montserrat"/>
                <w:noProof/>
                <w:webHidden/>
              </w:rPr>
            </w:r>
            <w:r w:rsidRPr="00F94565" w:rsidDel="009C2DDA">
              <w:rPr>
                <w:rFonts w:ascii="Montserrat" w:hAnsi="Montserrat"/>
                <w:noProof/>
                <w:webHidden/>
                <w:rPrChange w:id="69" w:author="Eloise Mann" w:date="2025-05-23T15:43:00Z" w16du:dateUtc="2025-05-23T14:43:00Z">
                  <w:rPr>
                    <w:noProof/>
                    <w:webHidden/>
                  </w:rPr>
                </w:rPrChange>
              </w:rPr>
              <w:fldChar w:fldCharType="separate"/>
            </w:r>
            <w:r w:rsidRPr="00F94565" w:rsidDel="009C2DDA">
              <w:rPr>
                <w:rFonts w:ascii="Montserrat" w:hAnsi="Montserrat"/>
                <w:noProof/>
                <w:webHidden/>
                <w:rPrChange w:id="70" w:author="Eloise Mann" w:date="2025-05-23T15:43:00Z" w16du:dateUtc="2025-05-23T14:43:00Z">
                  <w:rPr>
                    <w:noProof/>
                    <w:webHidden/>
                  </w:rPr>
                </w:rPrChange>
              </w:rPr>
              <w:delText>1</w:delText>
            </w:r>
            <w:r w:rsidRPr="00F94565" w:rsidDel="009C2DDA">
              <w:rPr>
                <w:rFonts w:ascii="Montserrat" w:hAnsi="Montserrat"/>
                <w:noProof/>
                <w:webHidden/>
                <w:rPrChange w:id="71" w:author="Eloise Mann" w:date="2025-05-23T15:43:00Z" w16du:dateUtc="2025-05-23T14:43:00Z">
                  <w:rPr>
                    <w:noProof/>
                    <w:webHidden/>
                  </w:rPr>
                </w:rPrChange>
              </w:rPr>
              <w:fldChar w:fldCharType="end"/>
            </w:r>
            <w:r w:rsidRPr="00F94565" w:rsidDel="009C2DDA">
              <w:rPr>
                <w:rStyle w:val="Hyperlink"/>
                <w:rFonts w:ascii="Montserrat" w:hAnsi="Montserrat"/>
                <w:noProof/>
                <w:rPrChange w:id="72" w:author="Eloise Mann" w:date="2025-05-23T15:43:00Z" w16du:dateUtc="2025-05-23T14:43:00Z">
                  <w:rPr>
                    <w:rStyle w:val="Hyperlink"/>
                    <w:noProof/>
                  </w:rPr>
                </w:rPrChange>
              </w:rPr>
              <w:fldChar w:fldCharType="end"/>
            </w:r>
          </w:del>
        </w:p>
        <w:p w14:paraId="2A389116" w14:textId="2CD8FD36" w:rsidR="009C2DDA" w:rsidRPr="00A3128D" w:rsidRDefault="009C2DDA">
          <w:pPr>
            <w:pStyle w:val="TOC1"/>
            <w:tabs>
              <w:tab w:val="right" w:leader="dot" w:pos="9016"/>
            </w:tabs>
            <w:rPr>
              <w:rFonts w:eastAsiaTheme="minorEastAsia"/>
              <w:lang w:eastAsia="en-GB"/>
            </w:rPr>
            <w:pPrChange w:id="73" w:author="Eloise Mann" w:date="2025-05-22T09:06:00Z" w16du:dateUtc="2025-05-22T08:06:00Z">
              <w:pPr>
                <w:pStyle w:val="TOC2"/>
              </w:pPr>
            </w:pPrChange>
          </w:pPr>
          <w:del w:id="74" w:author="Eloise Mann" w:date="2025-05-22T09:06:00Z" w16du:dateUtc="2025-05-22T08:06:00Z">
            <w:r w:rsidRPr="00A3128D" w:rsidDel="009C2DDA">
              <w:rPr>
                <w:rStyle w:val="Hyperlink"/>
                <w:rFonts w:ascii="Montserrat" w:hAnsi="Montserrat"/>
                <w:noProof/>
              </w:rPr>
              <w:fldChar w:fldCharType="begin"/>
            </w:r>
            <w:r w:rsidRPr="00F94565" w:rsidDel="009C2DDA">
              <w:rPr>
                <w:rStyle w:val="Hyperlink"/>
                <w:rFonts w:ascii="Montserrat" w:hAnsi="Montserrat"/>
                <w:noProof/>
              </w:rPr>
              <w:delInstrText xml:space="preserve"> </w:delInstrText>
            </w:r>
            <w:r w:rsidRPr="00F94565" w:rsidDel="009C2DDA">
              <w:rPr>
                <w:rFonts w:ascii="Montserrat" w:hAnsi="Montserrat"/>
                <w:noProof/>
                <w:rPrChange w:id="75" w:author="Eloise Mann" w:date="2025-05-23T15:43:00Z" w16du:dateUtc="2025-05-23T14:43:00Z">
                  <w:rPr>
                    <w:rFonts w:ascii="Montserrat" w:hAnsi="Montserrat"/>
                    <w:noProof/>
                    <w:color w:val="004664"/>
                  </w:rPr>
                </w:rPrChange>
              </w:rPr>
              <w:delInstrText>HYPERLINK \l "_Toc198797212"</w:delInstrText>
            </w:r>
            <w:r w:rsidRPr="00F94565" w:rsidDel="009C2DDA">
              <w:rPr>
                <w:rStyle w:val="Hyperlink"/>
                <w:rFonts w:ascii="Montserrat" w:hAnsi="Montserrat"/>
                <w:noProof/>
              </w:rPr>
              <w:delInstrText xml:space="preserve"> </w:delInstrText>
            </w:r>
            <w:r w:rsidRPr="00A3128D" w:rsidDel="009C2DDA">
              <w:rPr>
                <w:rStyle w:val="Hyperlink"/>
                <w:rFonts w:ascii="Montserrat" w:hAnsi="Montserrat"/>
                <w:noProof/>
              </w:rPr>
            </w:r>
            <w:r w:rsidRPr="00A3128D" w:rsidDel="009C2DDA">
              <w:rPr>
                <w:rStyle w:val="Hyperlink"/>
                <w:rFonts w:ascii="Montserrat" w:hAnsi="Montserrat"/>
                <w:noProof/>
              </w:rPr>
              <w:fldChar w:fldCharType="separate"/>
            </w:r>
            <w:r w:rsidRPr="00F94565" w:rsidDel="009C2DDA">
              <w:rPr>
                <w:rStyle w:val="Hyperlink"/>
                <w:rFonts w:ascii="Montserrat" w:hAnsi="Montserrat"/>
                <w:noProof/>
              </w:rPr>
              <w:delText>Aligned with Reconomy Group Anti-Slavery, Human Trafficking and Human Rights Policy</w:delText>
            </w:r>
            <w:r w:rsidRPr="00F94565" w:rsidDel="009C2DDA">
              <w:rPr>
                <w:rFonts w:ascii="Montserrat" w:hAnsi="Montserrat"/>
                <w:noProof/>
                <w:webHidden/>
                <w:rPrChange w:id="76" w:author="Eloise Mann" w:date="2025-05-23T15:43:00Z" w16du:dateUtc="2025-05-23T14:43:00Z">
                  <w:rPr>
                    <w:rFonts w:ascii="Montserrat" w:hAnsi="Montserrat"/>
                    <w:noProof/>
                    <w:webHidden/>
                    <w:color w:val="004664"/>
                  </w:rPr>
                </w:rPrChange>
              </w:rPr>
              <w:tab/>
            </w:r>
            <w:r w:rsidRPr="00F94565" w:rsidDel="009C2DDA">
              <w:rPr>
                <w:rFonts w:ascii="Montserrat" w:hAnsi="Montserrat"/>
                <w:noProof/>
                <w:webHidden/>
                <w:rPrChange w:id="77" w:author="Eloise Mann" w:date="2025-05-23T15:43:00Z" w16du:dateUtc="2025-05-23T14:43:00Z">
                  <w:rPr>
                    <w:rFonts w:ascii="Montserrat" w:hAnsi="Montserrat"/>
                    <w:noProof/>
                    <w:webHidden/>
                    <w:color w:val="004664"/>
                  </w:rPr>
                </w:rPrChange>
              </w:rPr>
              <w:fldChar w:fldCharType="begin"/>
            </w:r>
            <w:r w:rsidRPr="00F94565" w:rsidDel="009C2DDA">
              <w:rPr>
                <w:rFonts w:ascii="Montserrat" w:hAnsi="Montserrat"/>
                <w:noProof/>
                <w:webHidden/>
                <w:rPrChange w:id="78" w:author="Eloise Mann" w:date="2025-05-23T15:43:00Z" w16du:dateUtc="2025-05-23T14:43:00Z">
                  <w:rPr>
                    <w:rFonts w:ascii="Montserrat" w:hAnsi="Montserrat"/>
                    <w:noProof/>
                    <w:webHidden/>
                    <w:color w:val="004664"/>
                  </w:rPr>
                </w:rPrChange>
              </w:rPr>
              <w:delInstrText xml:space="preserve"> PAGEREF _Toc198797212 \h </w:delInstrText>
            </w:r>
            <w:r w:rsidRPr="00A81A1B" w:rsidDel="009C2DDA">
              <w:rPr>
                <w:rFonts w:ascii="Montserrat" w:hAnsi="Montserrat"/>
                <w:noProof/>
                <w:webHidden/>
              </w:rPr>
            </w:r>
            <w:r w:rsidRPr="00F94565" w:rsidDel="009C2DDA">
              <w:rPr>
                <w:rFonts w:ascii="Montserrat" w:hAnsi="Montserrat"/>
                <w:noProof/>
                <w:webHidden/>
                <w:rPrChange w:id="79" w:author="Eloise Mann" w:date="2025-05-23T15:43:00Z" w16du:dateUtc="2025-05-23T14:43:00Z">
                  <w:rPr>
                    <w:rFonts w:ascii="Montserrat" w:hAnsi="Montserrat"/>
                    <w:noProof/>
                    <w:webHidden/>
                    <w:color w:val="004664"/>
                  </w:rPr>
                </w:rPrChange>
              </w:rPr>
              <w:fldChar w:fldCharType="separate"/>
            </w:r>
            <w:r w:rsidRPr="00F94565" w:rsidDel="009C2DDA">
              <w:rPr>
                <w:rFonts w:ascii="Montserrat" w:hAnsi="Montserrat"/>
                <w:noProof/>
                <w:webHidden/>
                <w:rPrChange w:id="80" w:author="Eloise Mann" w:date="2025-05-23T15:43:00Z" w16du:dateUtc="2025-05-23T14:43:00Z">
                  <w:rPr>
                    <w:rFonts w:ascii="Montserrat" w:hAnsi="Montserrat"/>
                    <w:noProof/>
                    <w:webHidden/>
                    <w:color w:val="004664"/>
                  </w:rPr>
                </w:rPrChange>
              </w:rPr>
              <w:delText>1</w:delText>
            </w:r>
            <w:r w:rsidRPr="00F94565" w:rsidDel="009C2DDA">
              <w:rPr>
                <w:rFonts w:ascii="Montserrat" w:hAnsi="Montserrat"/>
                <w:noProof/>
                <w:webHidden/>
                <w:rPrChange w:id="81" w:author="Eloise Mann" w:date="2025-05-23T15:43:00Z" w16du:dateUtc="2025-05-23T14:43:00Z">
                  <w:rPr>
                    <w:rFonts w:ascii="Montserrat" w:hAnsi="Montserrat"/>
                    <w:noProof/>
                    <w:webHidden/>
                    <w:color w:val="004664"/>
                  </w:rPr>
                </w:rPrChange>
              </w:rPr>
              <w:fldChar w:fldCharType="end"/>
            </w:r>
            <w:r w:rsidRPr="00A3128D" w:rsidDel="009C2DDA">
              <w:rPr>
                <w:rStyle w:val="Hyperlink"/>
                <w:rFonts w:ascii="Montserrat" w:hAnsi="Montserrat"/>
                <w:noProof/>
              </w:rPr>
              <w:fldChar w:fldCharType="end"/>
            </w:r>
          </w:del>
        </w:p>
        <w:p w14:paraId="5722CE1C" w14:textId="7A057485" w:rsidR="009C2DDA" w:rsidRPr="00F94565" w:rsidRDefault="009C2DDA">
          <w:pPr>
            <w:pStyle w:val="TOC2"/>
            <w:rPr>
              <w:rFonts w:eastAsiaTheme="minorEastAsia"/>
              <w:lang w:eastAsia="en-GB"/>
            </w:rPr>
          </w:pPr>
          <w:hyperlink w:anchor="_Toc198797213" w:history="1">
            <w:r w:rsidRPr="00F94565">
              <w:rPr>
                <w:rStyle w:val="Hyperlink"/>
                <w:color w:val="004664"/>
              </w:rPr>
              <w:t>Introduction</w:t>
            </w:r>
            <w:r w:rsidRPr="00F94565">
              <w:rPr>
                <w:webHidden/>
              </w:rPr>
              <w:tab/>
            </w:r>
            <w:r w:rsidRPr="00F94565">
              <w:rPr>
                <w:webHidden/>
              </w:rPr>
              <w:fldChar w:fldCharType="begin"/>
            </w:r>
            <w:r w:rsidRPr="00F94565">
              <w:rPr>
                <w:webHidden/>
              </w:rPr>
              <w:instrText xml:space="preserve"> PAGEREF _Toc198797213 \h </w:instrText>
            </w:r>
            <w:r w:rsidRPr="00F94565">
              <w:rPr>
                <w:webHidden/>
              </w:rPr>
            </w:r>
            <w:r w:rsidRPr="00F94565">
              <w:rPr>
                <w:webHidden/>
              </w:rPr>
              <w:fldChar w:fldCharType="separate"/>
            </w:r>
            <w:r w:rsidRPr="00F94565">
              <w:rPr>
                <w:webHidden/>
              </w:rPr>
              <w:t>3</w:t>
            </w:r>
            <w:r w:rsidRPr="00F94565">
              <w:rPr>
                <w:webHidden/>
              </w:rPr>
              <w:fldChar w:fldCharType="end"/>
            </w:r>
          </w:hyperlink>
        </w:p>
        <w:p w14:paraId="6D49EF32" w14:textId="499AF2A4" w:rsidR="009C2DDA" w:rsidRPr="00F94565" w:rsidRDefault="009C2DDA">
          <w:pPr>
            <w:pStyle w:val="TOC2"/>
            <w:rPr>
              <w:rFonts w:eastAsiaTheme="minorEastAsia"/>
              <w:lang w:eastAsia="en-GB"/>
            </w:rPr>
          </w:pPr>
          <w:hyperlink w:anchor="_Toc198797214" w:history="1">
            <w:r w:rsidRPr="00F94565">
              <w:rPr>
                <w:rStyle w:val="Hyperlink"/>
                <w:color w:val="004664"/>
              </w:rPr>
              <w:t>Scope</w:t>
            </w:r>
            <w:r w:rsidRPr="00F94565">
              <w:rPr>
                <w:webHidden/>
              </w:rPr>
              <w:tab/>
            </w:r>
            <w:r w:rsidRPr="00F94565">
              <w:rPr>
                <w:webHidden/>
              </w:rPr>
              <w:fldChar w:fldCharType="begin"/>
            </w:r>
            <w:r w:rsidRPr="00F94565">
              <w:rPr>
                <w:webHidden/>
              </w:rPr>
              <w:instrText xml:space="preserve"> PAGEREF _Toc198797214 \h </w:instrText>
            </w:r>
            <w:r w:rsidRPr="00F94565">
              <w:rPr>
                <w:webHidden/>
              </w:rPr>
            </w:r>
            <w:r w:rsidRPr="00F94565">
              <w:rPr>
                <w:webHidden/>
              </w:rPr>
              <w:fldChar w:fldCharType="separate"/>
            </w:r>
            <w:r w:rsidRPr="00F94565">
              <w:rPr>
                <w:webHidden/>
              </w:rPr>
              <w:t>3</w:t>
            </w:r>
            <w:r w:rsidRPr="00F94565">
              <w:rPr>
                <w:webHidden/>
              </w:rPr>
              <w:fldChar w:fldCharType="end"/>
            </w:r>
          </w:hyperlink>
        </w:p>
        <w:p w14:paraId="486A4800" w14:textId="26694632" w:rsidR="009C2DDA" w:rsidRPr="00F94565" w:rsidRDefault="009C2DDA">
          <w:pPr>
            <w:pStyle w:val="TOC2"/>
            <w:rPr>
              <w:rFonts w:eastAsiaTheme="minorEastAsia"/>
              <w:lang w:eastAsia="en-GB"/>
            </w:rPr>
          </w:pPr>
          <w:hyperlink w:anchor="_Toc198797215" w:history="1">
            <w:r w:rsidRPr="00F94565">
              <w:rPr>
                <w:rStyle w:val="Hyperlink"/>
                <w:color w:val="004664"/>
              </w:rPr>
              <w:t>Roadmap objectives</w:t>
            </w:r>
            <w:r w:rsidRPr="00F94565">
              <w:rPr>
                <w:webHidden/>
              </w:rPr>
              <w:tab/>
            </w:r>
            <w:r w:rsidRPr="00F94565">
              <w:rPr>
                <w:webHidden/>
              </w:rPr>
              <w:fldChar w:fldCharType="begin"/>
            </w:r>
            <w:r w:rsidRPr="00F94565">
              <w:rPr>
                <w:webHidden/>
              </w:rPr>
              <w:instrText xml:space="preserve"> PAGEREF _Toc198797215 \h </w:instrText>
            </w:r>
            <w:r w:rsidRPr="00F94565">
              <w:rPr>
                <w:webHidden/>
              </w:rPr>
            </w:r>
            <w:r w:rsidRPr="00F94565">
              <w:rPr>
                <w:webHidden/>
              </w:rPr>
              <w:fldChar w:fldCharType="separate"/>
            </w:r>
            <w:r w:rsidRPr="00F94565">
              <w:rPr>
                <w:webHidden/>
              </w:rPr>
              <w:t>3</w:t>
            </w:r>
            <w:r w:rsidRPr="00F94565">
              <w:rPr>
                <w:webHidden/>
              </w:rPr>
              <w:fldChar w:fldCharType="end"/>
            </w:r>
          </w:hyperlink>
        </w:p>
        <w:p w14:paraId="30590523" w14:textId="3BEBE029" w:rsidR="009C2DDA" w:rsidRPr="00F94565" w:rsidRDefault="009C2DDA">
          <w:pPr>
            <w:pStyle w:val="TOC2"/>
            <w:rPr>
              <w:rFonts w:eastAsiaTheme="minorEastAsia"/>
              <w:lang w:eastAsia="en-GB"/>
            </w:rPr>
          </w:pPr>
          <w:hyperlink w:anchor="_Toc198797216" w:history="1">
            <w:r w:rsidRPr="00F94565">
              <w:rPr>
                <w:rStyle w:val="Hyperlink"/>
                <w:color w:val="004664"/>
              </w:rPr>
              <w:t>Integrated Labour &amp; Human Rights Performance Targets</w:t>
            </w:r>
            <w:r w:rsidRPr="00F94565">
              <w:rPr>
                <w:webHidden/>
              </w:rPr>
              <w:tab/>
            </w:r>
            <w:r w:rsidRPr="00F94565">
              <w:rPr>
                <w:webHidden/>
              </w:rPr>
              <w:fldChar w:fldCharType="begin"/>
            </w:r>
            <w:r w:rsidRPr="00F94565">
              <w:rPr>
                <w:webHidden/>
              </w:rPr>
              <w:instrText xml:space="preserve"> PAGEREF _Toc198797216 \h </w:instrText>
            </w:r>
            <w:r w:rsidRPr="00F94565">
              <w:rPr>
                <w:webHidden/>
              </w:rPr>
            </w:r>
            <w:r w:rsidRPr="00F94565">
              <w:rPr>
                <w:webHidden/>
              </w:rPr>
              <w:fldChar w:fldCharType="separate"/>
            </w:r>
            <w:r w:rsidRPr="00F94565">
              <w:rPr>
                <w:webHidden/>
              </w:rPr>
              <w:t>4</w:t>
            </w:r>
            <w:r w:rsidRPr="00F94565">
              <w:rPr>
                <w:webHidden/>
              </w:rPr>
              <w:fldChar w:fldCharType="end"/>
            </w:r>
          </w:hyperlink>
        </w:p>
        <w:p w14:paraId="6226E116" w14:textId="17A45B06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82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83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84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85" w:author="Eloise Mann" w:date="2025-05-23T15:43:00Z" w16du:dateUtc="2025-05-23T14:43:00Z">
                <w:rPr>
                  <w:noProof/>
                </w:rPr>
              </w:rPrChange>
            </w:rPr>
            <w:instrText>HYPERLINK \l "_Toc198797217"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86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87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88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Health and Safety of Employees</w:t>
          </w:r>
          <w:r w:rsidRPr="00F94565">
            <w:rPr>
              <w:rFonts w:ascii="Montserrat" w:hAnsi="Montserrat"/>
              <w:noProof/>
              <w:webHidden/>
              <w:color w:val="004664"/>
              <w:rPrChange w:id="89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90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91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_Toc198797217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92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93" w:author="Eloise Mann" w:date="2025-05-23T15:43:00Z" w16du:dateUtc="2025-05-23T14:43:00Z">
                <w:rPr>
                  <w:noProof/>
                  <w:webHidden/>
                </w:rPr>
              </w:rPrChange>
            </w:rPr>
            <w:t>4</w:t>
          </w:r>
          <w:r w:rsidRPr="00F94565">
            <w:rPr>
              <w:rFonts w:ascii="Montserrat" w:hAnsi="Montserrat"/>
              <w:noProof/>
              <w:webHidden/>
              <w:color w:val="004664"/>
              <w:rPrChange w:id="94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95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0895ECE0" w14:textId="77EF3E65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96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97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98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99" w:author="Eloise Mann" w:date="2025-05-23T15:43:00Z" w16du:dateUtc="2025-05-23T14:43:00Z">
                <w:rPr>
                  <w:noProof/>
                </w:rPr>
              </w:rPrChange>
            </w:rPr>
            <w:instrText>HYPERLINK \l "_Toc198797218"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00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01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02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Working Conditions and Fair Pay</w:t>
          </w:r>
          <w:r w:rsidRPr="00F94565">
            <w:rPr>
              <w:rFonts w:ascii="Montserrat" w:hAnsi="Montserrat"/>
              <w:noProof/>
              <w:webHidden/>
              <w:color w:val="004664"/>
              <w:rPrChange w:id="103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104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105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_Toc198797218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106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107" w:author="Eloise Mann" w:date="2025-05-23T15:43:00Z" w16du:dateUtc="2025-05-23T14:43:00Z">
                <w:rPr>
                  <w:noProof/>
                  <w:webHidden/>
                </w:rPr>
              </w:rPrChange>
            </w:rPr>
            <w:t>4</w:t>
          </w:r>
          <w:r w:rsidRPr="00F94565">
            <w:rPr>
              <w:rFonts w:ascii="Montserrat" w:hAnsi="Montserrat"/>
              <w:noProof/>
              <w:webHidden/>
              <w:color w:val="004664"/>
              <w:rPrChange w:id="108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09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7AAD05B8" w14:textId="2F0EA08B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110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111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12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113" w:author="Eloise Mann" w:date="2025-05-23T15:43:00Z" w16du:dateUtc="2025-05-23T14:43:00Z">
                <w:rPr>
                  <w:noProof/>
                </w:rPr>
              </w:rPrChange>
            </w:rPr>
            <w:instrText>HYPERLINK \l "_Toc198797219"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14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15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16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Diversity, Equity and Inclusion (DEI)</w:t>
          </w:r>
          <w:r w:rsidRPr="00F94565">
            <w:rPr>
              <w:rFonts w:ascii="Montserrat" w:hAnsi="Montserrat"/>
              <w:noProof/>
              <w:webHidden/>
              <w:color w:val="004664"/>
              <w:rPrChange w:id="117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118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119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_Toc198797219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120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121" w:author="Eloise Mann" w:date="2025-05-23T15:43:00Z" w16du:dateUtc="2025-05-23T14:43:00Z">
                <w:rPr>
                  <w:noProof/>
                  <w:webHidden/>
                </w:rPr>
              </w:rPrChange>
            </w:rPr>
            <w:t>4</w:t>
          </w:r>
          <w:r w:rsidRPr="00F94565">
            <w:rPr>
              <w:rFonts w:ascii="Montserrat" w:hAnsi="Montserrat"/>
              <w:noProof/>
              <w:webHidden/>
              <w:color w:val="004664"/>
              <w:rPrChange w:id="122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23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5AC15476" w14:textId="387B9A5E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124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125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26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127" w:author="Eloise Mann" w:date="2025-05-23T15:43:00Z" w16du:dateUtc="2025-05-23T14:43:00Z">
                <w:rPr>
                  <w:noProof/>
                </w:rPr>
              </w:rPrChange>
            </w:rPr>
            <w:instrText>HYPERLINK \l "_Toc198797220"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28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29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30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Social Dialogue and Employee Engagement</w:t>
          </w:r>
          <w:r w:rsidRPr="00F94565">
            <w:rPr>
              <w:rFonts w:ascii="Montserrat" w:hAnsi="Montserrat"/>
              <w:noProof/>
              <w:webHidden/>
              <w:color w:val="004664"/>
              <w:rPrChange w:id="131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132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133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_Toc198797220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134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135" w:author="Eloise Mann" w:date="2025-05-23T15:43:00Z" w16du:dateUtc="2025-05-23T14:43:00Z">
                <w:rPr>
                  <w:noProof/>
                  <w:webHidden/>
                </w:rPr>
              </w:rPrChange>
            </w:rPr>
            <w:t>4</w:t>
          </w:r>
          <w:r w:rsidRPr="00F94565">
            <w:rPr>
              <w:rFonts w:ascii="Montserrat" w:hAnsi="Montserrat"/>
              <w:noProof/>
              <w:webHidden/>
              <w:color w:val="004664"/>
              <w:rPrChange w:id="136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37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45D20D02" w14:textId="0F426E62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138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139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40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141" w:author="Eloise Mann" w:date="2025-05-23T15:43:00Z" w16du:dateUtc="2025-05-23T14:43:00Z">
                <w:rPr>
                  <w:noProof/>
                </w:rPr>
              </w:rPrChange>
            </w:rPr>
            <w:instrText>HYPERLINK \l "_Toc198797221"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42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43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44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Training and Career Development</w:t>
          </w:r>
          <w:r w:rsidRPr="00F94565">
            <w:rPr>
              <w:rFonts w:ascii="Montserrat" w:hAnsi="Montserrat"/>
              <w:noProof/>
              <w:webHidden/>
              <w:color w:val="004664"/>
              <w:rPrChange w:id="145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146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147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_Toc198797221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148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149" w:author="Eloise Mann" w:date="2025-05-23T15:43:00Z" w16du:dateUtc="2025-05-23T14:43:00Z">
                <w:rPr>
                  <w:noProof/>
                  <w:webHidden/>
                </w:rPr>
              </w:rPrChange>
            </w:rPr>
            <w:t>4</w:t>
          </w:r>
          <w:r w:rsidRPr="00F94565">
            <w:rPr>
              <w:rFonts w:ascii="Montserrat" w:hAnsi="Montserrat"/>
              <w:noProof/>
              <w:webHidden/>
              <w:color w:val="004664"/>
              <w:rPrChange w:id="150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51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2649CCE9" w14:textId="3366AA3F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152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153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54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155" w:author="Eloise Mann" w:date="2025-05-23T15:43:00Z" w16du:dateUtc="2025-05-23T14:43:00Z">
                <w:rPr>
                  <w:noProof/>
                </w:rPr>
              </w:rPrChange>
            </w:rPr>
            <w:instrText>HYPERLINK \l "_Toc198797222"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56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57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58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Child Labour, Forced Labour, and Trafficking Prevention</w:t>
          </w:r>
          <w:r w:rsidRPr="00F94565">
            <w:rPr>
              <w:rFonts w:ascii="Montserrat" w:hAnsi="Montserrat"/>
              <w:noProof/>
              <w:webHidden/>
              <w:color w:val="004664"/>
              <w:rPrChange w:id="159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160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161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_Toc198797222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162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163" w:author="Eloise Mann" w:date="2025-05-23T15:43:00Z" w16du:dateUtc="2025-05-23T14:43:00Z">
                <w:rPr>
                  <w:noProof/>
                  <w:webHidden/>
                </w:rPr>
              </w:rPrChange>
            </w:rPr>
            <w:t>5</w:t>
          </w:r>
          <w:r w:rsidRPr="00F94565">
            <w:rPr>
              <w:rFonts w:ascii="Montserrat" w:hAnsi="Montserrat"/>
              <w:noProof/>
              <w:webHidden/>
              <w:color w:val="004664"/>
              <w:rPrChange w:id="164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65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7846CF8C" w14:textId="0D3C6F91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166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167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68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169" w:author="Eloise Mann" w:date="2025-05-23T15:43:00Z" w16du:dateUtc="2025-05-23T14:43:00Z">
                <w:rPr>
                  <w:noProof/>
                </w:rPr>
              </w:rPrChange>
            </w:rPr>
            <w:instrText>HYPERLINK \l "_Toc198797223"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70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71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72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Discrimination and Harassment</w:t>
          </w:r>
          <w:r w:rsidRPr="00F94565">
            <w:rPr>
              <w:rFonts w:ascii="Montserrat" w:hAnsi="Montserrat"/>
              <w:noProof/>
              <w:webHidden/>
              <w:color w:val="004664"/>
              <w:rPrChange w:id="173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174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175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_Toc198797223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176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177" w:author="Eloise Mann" w:date="2025-05-23T15:43:00Z" w16du:dateUtc="2025-05-23T14:43:00Z">
                <w:rPr>
                  <w:noProof/>
                  <w:webHidden/>
                </w:rPr>
              </w:rPrChange>
            </w:rPr>
            <w:t>5</w:t>
          </w:r>
          <w:r w:rsidRPr="00F94565">
            <w:rPr>
              <w:rFonts w:ascii="Montserrat" w:hAnsi="Montserrat"/>
              <w:noProof/>
              <w:webHidden/>
              <w:color w:val="004664"/>
              <w:rPrChange w:id="178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79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4F9523F2" w14:textId="2FEB4FBD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180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181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82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183" w:author="Eloise Mann" w:date="2025-05-23T15:43:00Z" w16du:dateUtc="2025-05-23T14:43:00Z">
                <w:rPr>
                  <w:noProof/>
                </w:rPr>
              </w:rPrChange>
            </w:rPr>
            <w:instrText>HYPERLINK \l "_Toc198797224"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84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85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86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External Stakeholder Human Rights</w:t>
          </w:r>
          <w:r w:rsidRPr="00F94565">
            <w:rPr>
              <w:rFonts w:ascii="Montserrat" w:hAnsi="Montserrat"/>
              <w:noProof/>
              <w:webHidden/>
              <w:color w:val="004664"/>
              <w:rPrChange w:id="187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188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189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_Toc198797224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190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191" w:author="Eloise Mann" w:date="2025-05-23T15:43:00Z" w16du:dateUtc="2025-05-23T14:43:00Z">
                <w:rPr>
                  <w:noProof/>
                  <w:webHidden/>
                </w:rPr>
              </w:rPrChange>
            </w:rPr>
            <w:t>5</w:t>
          </w:r>
          <w:r w:rsidRPr="00F94565">
            <w:rPr>
              <w:rFonts w:ascii="Montserrat" w:hAnsi="Montserrat"/>
              <w:noProof/>
              <w:webHidden/>
              <w:color w:val="004664"/>
              <w:rPrChange w:id="192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93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2790DEF2" w14:textId="62376CA4" w:rsidR="009C2DDA" w:rsidRPr="00F94565" w:rsidRDefault="009C2DDA">
          <w:pPr>
            <w:pStyle w:val="TOC2"/>
            <w:rPr>
              <w:rFonts w:eastAsiaTheme="minorEastAsia"/>
              <w:lang w:eastAsia="en-GB"/>
            </w:rPr>
          </w:pPr>
          <w:hyperlink w:anchor="_Toc198797225" w:history="1">
            <w:r w:rsidRPr="00F94565">
              <w:rPr>
                <w:rStyle w:val="Hyperlink"/>
                <w:color w:val="004664"/>
              </w:rPr>
              <w:t>Governance and Allocation of Responsibilities</w:t>
            </w:r>
            <w:r w:rsidRPr="00F94565">
              <w:rPr>
                <w:webHidden/>
              </w:rPr>
              <w:tab/>
            </w:r>
            <w:r w:rsidRPr="00F94565">
              <w:rPr>
                <w:webHidden/>
              </w:rPr>
              <w:fldChar w:fldCharType="begin"/>
            </w:r>
            <w:r w:rsidRPr="00F94565">
              <w:rPr>
                <w:webHidden/>
              </w:rPr>
              <w:instrText xml:space="preserve"> PAGEREF _Toc198797225 \h </w:instrText>
            </w:r>
            <w:r w:rsidRPr="00F94565">
              <w:rPr>
                <w:webHidden/>
              </w:rPr>
            </w:r>
            <w:r w:rsidRPr="00F94565">
              <w:rPr>
                <w:webHidden/>
              </w:rPr>
              <w:fldChar w:fldCharType="separate"/>
            </w:r>
            <w:r w:rsidRPr="00F94565">
              <w:rPr>
                <w:webHidden/>
              </w:rPr>
              <w:t>5</w:t>
            </w:r>
            <w:r w:rsidRPr="00F94565">
              <w:rPr>
                <w:webHidden/>
              </w:rPr>
              <w:fldChar w:fldCharType="end"/>
            </w:r>
          </w:hyperlink>
        </w:p>
        <w:p w14:paraId="7BC5B032" w14:textId="646B6820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194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195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96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197" w:author="Eloise Mann" w:date="2025-05-23T15:43:00Z" w16du:dateUtc="2025-05-23T14:43:00Z">
                <w:rPr>
                  <w:noProof/>
                </w:rPr>
              </w:rPrChange>
            </w:rPr>
            <w:instrText>HYPERLINK \l "_Toc198797226"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98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199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00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Remediation</w:t>
          </w:r>
          <w:r w:rsidRPr="00F94565">
            <w:rPr>
              <w:rFonts w:ascii="Montserrat" w:hAnsi="Montserrat"/>
              <w:noProof/>
              <w:webHidden/>
              <w:color w:val="004664"/>
              <w:rPrChange w:id="201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202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203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_Toc198797226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204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205" w:author="Eloise Mann" w:date="2025-05-23T15:43:00Z" w16du:dateUtc="2025-05-23T14:43:00Z">
                <w:rPr>
                  <w:noProof/>
                  <w:webHidden/>
                </w:rPr>
              </w:rPrChange>
            </w:rPr>
            <w:t>6</w:t>
          </w:r>
          <w:r w:rsidRPr="00F94565">
            <w:rPr>
              <w:rFonts w:ascii="Montserrat" w:hAnsi="Montserrat"/>
              <w:noProof/>
              <w:webHidden/>
              <w:color w:val="004664"/>
              <w:rPrChange w:id="206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07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6A055689" w14:textId="2C9EA5DE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208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209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10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211" w:author="Eloise Mann" w:date="2025-05-23T15:43:00Z" w16du:dateUtc="2025-05-23T14:43:00Z">
                <w:rPr>
                  <w:noProof/>
                </w:rPr>
              </w:rPrChange>
            </w:rPr>
            <w:instrText>HYPERLINK \l "_Toc198797227"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12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13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14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Company communication</w:t>
          </w:r>
          <w:r w:rsidRPr="00F94565">
            <w:rPr>
              <w:rFonts w:ascii="Montserrat" w:hAnsi="Montserrat"/>
              <w:noProof/>
              <w:webHidden/>
              <w:color w:val="004664"/>
              <w:rPrChange w:id="215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216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217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_Toc198797227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218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219" w:author="Eloise Mann" w:date="2025-05-23T15:43:00Z" w16du:dateUtc="2025-05-23T14:43:00Z">
                <w:rPr>
                  <w:noProof/>
                  <w:webHidden/>
                </w:rPr>
              </w:rPrChange>
            </w:rPr>
            <w:t>6</w:t>
          </w:r>
          <w:r w:rsidRPr="00F94565">
            <w:rPr>
              <w:rFonts w:ascii="Montserrat" w:hAnsi="Montserrat"/>
              <w:noProof/>
              <w:webHidden/>
              <w:color w:val="004664"/>
              <w:rPrChange w:id="220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21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69D5C705" w14:textId="40E903B4" w:rsidR="009C2DDA" w:rsidRPr="00F94565" w:rsidRDefault="009C2DDA">
          <w:pPr>
            <w:pStyle w:val="TOC3"/>
            <w:tabs>
              <w:tab w:val="right" w:leader="dot" w:pos="9016"/>
            </w:tabs>
            <w:rPr>
              <w:rFonts w:ascii="Montserrat" w:eastAsiaTheme="minorEastAsia" w:hAnsi="Montserrat"/>
              <w:noProof/>
              <w:color w:val="004664"/>
              <w:lang w:eastAsia="en-GB"/>
              <w:rPrChange w:id="222" w:author="Eloise Mann" w:date="2025-05-23T15:43:00Z" w16du:dateUtc="2025-05-23T14:43:00Z">
                <w:rPr>
                  <w:rFonts w:eastAsiaTheme="minorEastAsia"/>
                  <w:noProof/>
                  <w:lang w:eastAsia="en-GB"/>
                </w:rPr>
              </w:rPrChange>
            </w:rPr>
          </w:pPr>
          <w:r w:rsidRPr="00F94565">
            <w:rPr>
              <w:rStyle w:val="Hyperlink"/>
              <w:rFonts w:ascii="Montserrat" w:hAnsi="Montserrat"/>
              <w:noProof/>
              <w:color w:val="004664"/>
              <w:rPrChange w:id="223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begin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24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F94565">
            <w:rPr>
              <w:rFonts w:ascii="Montserrat" w:hAnsi="Montserrat"/>
              <w:noProof/>
              <w:color w:val="004664"/>
              <w:rPrChange w:id="225" w:author="Eloise Mann" w:date="2025-05-23T15:43:00Z" w16du:dateUtc="2025-05-23T14:43:00Z">
                <w:rPr>
                  <w:noProof/>
                </w:rPr>
              </w:rPrChange>
            </w:rPr>
            <w:instrText>HYPERLINK \l "_Toc198797228"</w:instrText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26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instrText xml:space="preserve"> </w:instrText>
          </w:r>
          <w:r w:rsidRPr="00A81A1B">
            <w:rPr>
              <w:rStyle w:val="Hyperlink"/>
              <w:rFonts w:ascii="Montserrat" w:hAnsi="Montserrat"/>
              <w:noProof/>
              <w:color w:val="004664"/>
            </w:rPr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27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separate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28" w:author="Eloise Mann" w:date="2025-05-23T15:43:00Z" w16du:dateUtc="2025-05-23T14:43:00Z">
                <w:rPr>
                  <w:rStyle w:val="Hyperlink"/>
                  <w:rFonts w:ascii="Montserrat" w:hAnsi="Montserrat"/>
                  <w:noProof/>
                </w:rPr>
              </w:rPrChange>
            </w:rPr>
            <w:t>Endorsement</w:t>
          </w:r>
          <w:r w:rsidRPr="00F94565">
            <w:rPr>
              <w:rFonts w:ascii="Montserrat" w:hAnsi="Montserrat"/>
              <w:noProof/>
              <w:webHidden/>
              <w:color w:val="004664"/>
              <w:rPrChange w:id="229" w:author="Eloise Mann" w:date="2025-05-23T15:43:00Z" w16du:dateUtc="2025-05-23T14:43:00Z">
                <w:rPr>
                  <w:noProof/>
                  <w:webHidden/>
                </w:rPr>
              </w:rPrChange>
            </w:rPr>
            <w:tab/>
          </w:r>
          <w:r w:rsidRPr="00F94565">
            <w:rPr>
              <w:rFonts w:ascii="Montserrat" w:hAnsi="Montserrat"/>
              <w:noProof/>
              <w:webHidden/>
              <w:color w:val="004664"/>
              <w:rPrChange w:id="230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begin"/>
          </w:r>
          <w:r w:rsidRPr="00F94565">
            <w:rPr>
              <w:rFonts w:ascii="Montserrat" w:hAnsi="Montserrat"/>
              <w:noProof/>
              <w:webHidden/>
              <w:color w:val="004664"/>
              <w:rPrChange w:id="231" w:author="Eloise Mann" w:date="2025-05-23T15:43:00Z" w16du:dateUtc="2025-05-23T14:43:00Z">
                <w:rPr>
                  <w:noProof/>
                  <w:webHidden/>
                </w:rPr>
              </w:rPrChange>
            </w:rPr>
            <w:instrText xml:space="preserve"> PAGEREF _Toc198797228 \h </w:instrText>
          </w:r>
          <w:r w:rsidRPr="00A81A1B">
            <w:rPr>
              <w:rFonts w:ascii="Montserrat" w:hAnsi="Montserrat"/>
              <w:noProof/>
              <w:webHidden/>
              <w:color w:val="004664"/>
            </w:rPr>
          </w:r>
          <w:r w:rsidRPr="00F94565">
            <w:rPr>
              <w:rFonts w:ascii="Montserrat" w:hAnsi="Montserrat"/>
              <w:noProof/>
              <w:webHidden/>
              <w:color w:val="004664"/>
              <w:rPrChange w:id="232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separate"/>
          </w:r>
          <w:r w:rsidRPr="00F94565">
            <w:rPr>
              <w:rFonts w:ascii="Montserrat" w:hAnsi="Montserrat"/>
              <w:noProof/>
              <w:webHidden/>
              <w:color w:val="004664"/>
              <w:rPrChange w:id="233" w:author="Eloise Mann" w:date="2025-05-23T15:43:00Z" w16du:dateUtc="2025-05-23T14:43:00Z">
                <w:rPr>
                  <w:noProof/>
                  <w:webHidden/>
                </w:rPr>
              </w:rPrChange>
            </w:rPr>
            <w:t>6</w:t>
          </w:r>
          <w:r w:rsidRPr="00F94565">
            <w:rPr>
              <w:rFonts w:ascii="Montserrat" w:hAnsi="Montserrat"/>
              <w:noProof/>
              <w:webHidden/>
              <w:color w:val="004664"/>
              <w:rPrChange w:id="234" w:author="Eloise Mann" w:date="2025-05-23T15:43:00Z" w16du:dateUtc="2025-05-23T14:43:00Z">
                <w:rPr>
                  <w:noProof/>
                  <w:webHidden/>
                </w:rPr>
              </w:rPrChange>
            </w:rPr>
            <w:fldChar w:fldCharType="end"/>
          </w:r>
          <w:r w:rsidRPr="00F94565">
            <w:rPr>
              <w:rStyle w:val="Hyperlink"/>
              <w:rFonts w:ascii="Montserrat" w:hAnsi="Montserrat"/>
              <w:noProof/>
              <w:color w:val="004664"/>
              <w:rPrChange w:id="235" w:author="Eloise Mann" w:date="2025-05-23T15:43:00Z" w16du:dateUtc="2025-05-23T14:43:00Z">
                <w:rPr>
                  <w:rStyle w:val="Hyperlink"/>
                  <w:noProof/>
                </w:rPr>
              </w:rPrChange>
            </w:rPr>
            <w:fldChar w:fldCharType="end"/>
          </w:r>
        </w:p>
        <w:p w14:paraId="5210DDF5" w14:textId="463FD985" w:rsidR="009C2DDA" w:rsidRPr="00F94565" w:rsidRDefault="009C2DDA">
          <w:pPr>
            <w:rPr>
              <w:ins w:id="236" w:author="Eloise Mann" w:date="2025-05-22T09:06:00Z" w16du:dateUtc="2025-05-22T08:06:00Z"/>
              <w:rFonts w:ascii="Montserrat" w:hAnsi="Montserrat"/>
              <w:rPrChange w:id="237" w:author="Eloise Mann" w:date="2025-05-23T15:43:00Z" w16du:dateUtc="2025-05-23T14:43:00Z">
                <w:rPr>
                  <w:ins w:id="238" w:author="Eloise Mann" w:date="2025-05-22T09:06:00Z" w16du:dateUtc="2025-05-22T08:06:00Z"/>
                </w:rPr>
              </w:rPrChange>
            </w:rPr>
          </w:pPr>
          <w:ins w:id="239" w:author="Eloise Mann" w:date="2025-05-22T09:06:00Z" w16du:dateUtc="2025-05-22T08:06:00Z">
            <w:r w:rsidRPr="00F94565">
              <w:rPr>
                <w:rFonts w:ascii="Montserrat" w:hAnsi="Montserrat"/>
                <w:b/>
                <w:bCs/>
                <w:noProof/>
                <w:rPrChange w:id="240" w:author="Eloise Mann" w:date="2025-05-23T15:43:00Z" w16du:dateUtc="2025-05-23T14:43:00Z">
                  <w:rPr>
                    <w:b/>
                    <w:bCs/>
                    <w:noProof/>
                  </w:rPr>
                </w:rPrChange>
              </w:rPr>
              <w:fldChar w:fldCharType="end"/>
            </w:r>
          </w:ins>
        </w:p>
        <w:customXmlInsRangeStart w:id="241" w:author="Eloise Mann" w:date="2025-05-22T09:06:00Z"/>
      </w:sdtContent>
    </w:sdt>
    <w:customXmlInsRangeEnd w:id="241"/>
    <w:p w14:paraId="23FA0302" w14:textId="49447F36" w:rsidR="00402E7B" w:rsidRPr="00F94565" w:rsidRDefault="00402E7B">
      <w:pPr>
        <w:pStyle w:val="Heading2"/>
        <w:rPr>
          <w:ins w:id="242" w:author="Eloise Mann" w:date="2025-05-22T08:59:00Z" w16du:dateUtc="2025-05-22T07:59:00Z"/>
          <w:rFonts w:ascii="Montserrat" w:hAnsi="Montserrat"/>
          <w:rPrChange w:id="243" w:author="Eloise Mann" w:date="2025-05-23T15:43:00Z" w16du:dateUtc="2025-05-23T14:43:00Z">
            <w:rPr>
              <w:ins w:id="244" w:author="Eloise Mann" w:date="2025-05-22T08:59:00Z" w16du:dateUtc="2025-05-22T07:59:00Z"/>
            </w:rPr>
          </w:rPrChange>
        </w:rPr>
        <w:pPrChange w:id="245" w:author="Eloise Mann" w:date="2025-05-22T09:06:00Z" w16du:dateUtc="2025-05-22T08:06:00Z">
          <w:pPr/>
        </w:pPrChange>
      </w:pPr>
      <w:ins w:id="246" w:author="Eloise Mann" w:date="2025-05-22T08:59:00Z" w16du:dateUtc="2025-05-22T07:59:00Z">
        <w:r w:rsidRPr="00F94565">
          <w:rPr>
            <w:rFonts w:ascii="Montserrat" w:hAnsi="Montserrat"/>
            <w:rPrChange w:id="247" w:author="Eloise Mann" w:date="2025-05-23T15:43:00Z" w16du:dateUtc="2025-05-23T14:43:00Z">
              <w:rPr/>
            </w:rPrChange>
          </w:rPr>
          <w:br w:type="page"/>
        </w:r>
      </w:ins>
    </w:p>
    <w:p w14:paraId="5D25BA7E" w14:textId="023E1D63" w:rsidR="00C36F22" w:rsidRPr="00F94565" w:rsidRDefault="00C36F22">
      <w:pPr>
        <w:pStyle w:val="Heading2"/>
        <w:rPr>
          <w:rFonts w:ascii="Montserrat" w:hAnsi="Montserrat"/>
          <w:rPrChange w:id="248" w:author="Eloise Mann" w:date="2025-05-23T15:43:00Z" w16du:dateUtc="2025-05-23T14:43:00Z">
            <w:rPr>
              <w:u w:val="single"/>
            </w:rPr>
          </w:rPrChange>
        </w:rPr>
        <w:pPrChange w:id="249" w:author="Eloise Mann" w:date="2025-05-22T09:05:00Z" w16du:dateUtc="2025-05-22T08:05:00Z">
          <w:pPr/>
        </w:pPrChange>
      </w:pPr>
      <w:bookmarkStart w:id="250" w:name="_Toc198797213"/>
      <w:r w:rsidRPr="00F94565">
        <w:rPr>
          <w:rFonts w:ascii="Montserrat" w:hAnsi="Montserrat"/>
          <w:rPrChange w:id="251" w:author="Eloise Mann" w:date="2025-05-23T15:43:00Z" w16du:dateUtc="2025-05-23T14:43:00Z">
            <w:rPr>
              <w:u w:val="single"/>
            </w:rPr>
          </w:rPrChange>
        </w:rPr>
        <w:lastRenderedPageBreak/>
        <w:t>Introduction</w:t>
      </w:r>
      <w:bookmarkEnd w:id="250"/>
      <w:r w:rsidRPr="00F94565">
        <w:rPr>
          <w:rFonts w:ascii="Montserrat" w:hAnsi="Montserrat"/>
          <w:rPrChange w:id="252" w:author="Eloise Mann" w:date="2025-05-23T15:43:00Z" w16du:dateUtc="2025-05-23T14:43:00Z">
            <w:rPr>
              <w:u w:val="single"/>
            </w:rPr>
          </w:rPrChange>
        </w:rPr>
        <w:t xml:space="preserve"> </w:t>
      </w:r>
    </w:p>
    <w:p w14:paraId="05E1C450" w14:textId="609F4F3D" w:rsidR="00C36F22" w:rsidRPr="00F94565" w:rsidRDefault="00C36F22" w:rsidP="00C36F22">
      <w:pPr>
        <w:rPr>
          <w:rFonts w:ascii="Montserrat" w:hAnsi="Montserrat"/>
          <w:color w:val="004664"/>
          <w:sz w:val="22"/>
          <w:szCs w:val="22"/>
          <w:rPrChange w:id="253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254" w:author="Eloise Mann" w:date="2025-05-23T15:43:00Z" w16du:dateUtc="2025-05-23T14:43:00Z">
            <w:rPr/>
          </w:rPrChange>
        </w:rPr>
        <w:t xml:space="preserve">Advanced Supply Chain Group Limited (ASCG), a </w:t>
      </w:r>
      <w:proofErr w:type="spellStart"/>
      <w:r w:rsidRPr="00F94565">
        <w:rPr>
          <w:rFonts w:ascii="Montserrat" w:hAnsi="Montserrat"/>
          <w:color w:val="004664"/>
          <w:sz w:val="22"/>
          <w:szCs w:val="22"/>
          <w:rPrChange w:id="255" w:author="Eloise Mann" w:date="2025-05-23T15:43:00Z" w16du:dateUtc="2025-05-23T14:43:00Z">
            <w:rPr/>
          </w:rPrChange>
        </w:rPr>
        <w:t>Reconomy</w:t>
      </w:r>
      <w:proofErr w:type="spellEnd"/>
      <w:r w:rsidRPr="00F94565">
        <w:rPr>
          <w:rFonts w:ascii="Montserrat" w:hAnsi="Montserrat"/>
          <w:color w:val="004664"/>
          <w:sz w:val="22"/>
          <w:szCs w:val="22"/>
          <w:rPrChange w:id="256" w:author="Eloise Mann" w:date="2025-05-23T15:43:00Z" w16du:dateUtc="2025-05-23T14:43:00Z">
            <w:rPr/>
          </w:rPrChange>
        </w:rPr>
        <w:t xml:space="preserve"> Group company, is committed to protecting and promoting the fundamental rights of all employees, workers, and partners. </w:t>
      </w:r>
      <w:del w:id="257" w:author="Eloise Mann" w:date="2025-05-22T08:12:00Z" w16du:dateUtc="2025-05-22T07:12:00Z">
        <w:r w:rsidRPr="00F94565" w:rsidDel="005F3BBF">
          <w:rPr>
            <w:rFonts w:ascii="Montserrat" w:hAnsi="Montserrat"/>
            <w:color w:val="004664"/>
            <w:sz w:val="22"/>
            <w:szCs w:val="22"/>
            <w:rPrChange w:id="258" w:author="Eloise Mann" w:date="2025-05-23T15:43:00Z" w16du:dateUtc="2025-05-23T14:43:00Z">
              <w:rPr/>
            </w:rPrChange>
          </w:rPr>
          <w:delText xml:space="preserve">In alignment with Reconomy’s ESG and sustainability vision, </w:delText>
        </w:r>
      </w:del>
      <w:r w:rsidRPr="00F94565">
        <w:rPr>
          <w:rFonts w:ascii="Montserrat" w:hAnsi="Montserrat"/>
          <w:color w:val="004664"/>
          <w:sz w:val="22"/>
          <w:szCs w:val="22"/>
          <w:rPrChange w:id="259" w:author="Eloise Mann" w:date="2025-05-23T15:43:00Z" w16du:dateUtc="2025-05-23T14:43:00Z">
            <w:rPr/>
          </w:rPrChange>
        </w:rPr>
        <w:t xml:space="preserve">ASCG has developed this Labour &amp; Human Rights Roadmap to outline structured actions, measurable goals, and governance mechanisms that ensure the organisation fosters </w:t>
      </w:r>
      <w:del w:id="260" w:author="Eloise Mann" w:date="2025-05-22T08:13:00Z" w16du:dateUtc="2025-05-22T07:13:00Z">
        <w:r w:rsidRPr="00F94565" w:rsidDel="005F3BBF">
          <w:rPr>
            <w:rFonts w:ascii="Montserrat" w:hAnsi="Montserrat"/>
            <w:color w:val="004664"/>
            <w:sz w:val="22"/>
            <w:szCs w:val="22"/>
            <w:rPrChange w:id="261" w:author="Eloise Mann" w:date="2025-05-23T15:43:00Z" w16du:dateUtc="2025-05-23T14:43:00Z">
              <w:rPr/>
            </w:rPrChange>
          </w:rPr>
          <w:delText xml:space="preserve">fair, inclusive, and </w:delText>
        </w:r>
      </w:del>
      <w:r w:rsidRPr="00F94565">
        <w:rPr>
          <w:rFonts w:ascii="Montserrat" w:hAnsi="Montserrat"/>
          <w:color w:val="004664"/>
          <w:sz w:val="22"/>
          <w:szCs w:val="22"/>
          <w:rPrChange w:id="262" w:author="Eloise Mann" w:date="2025-05-23T15:43:00Z" w16du:dateUtc="2025-05-23T14:43:00Z">
            <w:rPr/>
          </w:rPrChange>
        </w:rPr>
        <w:t>ethical labour practices across all global operations.</w:t>
      </w:r>
      <w:ins w:id="263" w:author="Eloise Mann" w:date="2025-05-22T08:17:00Z" w16du:dateUtc="2025-05-22T07:17:00Z">
        <w:r w:rsidR="00D64263" w:rsidRPr="00F94565">
          <w:rPr>
            <w:rFonts w:ascii="Montserrat" w:hAnsi="Montserrat"/>
            <w:color w:val="004664"/>
            <w:sz w:val="22"/>
            <w:szCs w:val="22"/>
            <w:rPrChange w:id="264" w:author="Eloise Mann" w:date="2025-05-23T15:43:00Z" w16du:dateUtc="2025-05-23T14:43:00Z">
              <w:rPr/>
            </w:rPrChange>
          </w:rPr>
          <w:t xml:space="preserve"> This document should be read in conjunction with </w:t>
        </w:r>
        <w:proofErr w:type="spellStart"/>
        <w:r w:rsidR="00D64263" w:rsidRPr="00F94565">
          <w:rPr>
            <w:rFonts w:ascii="Montserrat" w:hAnsi="Montserrat"/>
            <w:color w:val="004664"/>
            <w:sz w:val="22"/>
            <w:szCs w:val="22"/>
            <w:rPrChange w:id="265" w:author="Eloise Mann" w:date="2025-05-23T15:43:00Z" w16du:dateUtc="2025-05-23T14:43:00Z">
              <w:rPr/>
            </w:rPrChange>
          </w:rPr>
          <w:t>Reconomy</w:t>
        </w:r>
        <w:proofErr w:type="spellEnd"/>
        <w:r w:rsidR="00D64263" w:rsidRPr="00F94565">
          <w:rPr>
            <w:rFonts w:ascii="Montserrat" w:hAnsi="Montserrat"/>
            <w:color w:val="004664"/>
            <w:sz w:val="22"/>
            <w:szCs w:val="22"/>
            <w:rPrChange w:id="266" w:author="Eloise Mann" w:date="2025-05-23T15:43:00Z" w16du:dateUtc="2025-05-23T14:43:00Z">
              <w:rPr/>
            </w:rPrChange>
          </w:rPr>
          <w:t xml:space="preserve"> Group RGPOL</w:t>
        </w:r>
        <w:r w:rsidR="005257DE" w:rsidRPr="00F94565">
          <w:rPr>
            <w:rFonts w:ascii="Montserrat" w:hAnsi="Montserrat"/>
            <w:color w:val="004664"/>
            <w:sz w:val="22"/>
            <w:szCs w:val="22"/>
            <w:rPrChange w:id="267" w:author="Eloise Mann" w:date="2025-05-23T15:43:00Z" w16du:dateUtc="2025-05-23T14:43:00Z">
              <w:rPr/>
            </w:rPrChange>
          </w:rPr>
          <w:t>_005_moder</w:t>
        </w:r>
      </w:ins>
      <w:ins w:id="268" w:author="Eloise Mann" w:date="2025-05-22T08:18:00Z" w16du:dateUtc="2025-05-22T07:18:00Z">
        <w:r w:rsidR="005257DE" w:rsidRPr="00F94565">
          <w:rPr>
            <w:rFonts w:ascii="Montserrat" w:hAnsi="Montserrat"/>
            <w:color w:val="004664"/>
            <w:sz w:val="22"/>
            <w:szCs w:val="22"/>
            <w:rPrChange w:id="269" w:author="Eloise Mann" w:date="2025-05-23T15:43:00Z" w16du:dateUtc="2025-05-23T14:43:00Z">
              <w:rPr/>
            </w:rPrChange>
          </w:rPr>
          <w:t>n_slavery.</w:t>
        </w:r>
      </w:ins>
    </w:p>
    <w:p w14:paraId="0A70EF09" w14:textId="6C224010" w:rsidR="00C36F22" w:rsidRPr="00F94565" w:rsidRDefault="00C36F22">
      <w:pPr>
        <w:pStyle w:val="Heading2"/>
        <w:rPr>
          <w:rFonts w:ascii="Montserrat" w:hAnsi="Montserrat"/>
          <w:rPrChange w:id="270" w:author="Eloise Mann" w:date="2025-05-23T15:43:00Z" w16du:dateUtc="2025-05-23T14:43:00Z">
            <w:rPr>
              <w:u w:val="single"/>
            </w:rPr>
          </w:rPrChange>
        </w:rPr>
        <w:pPrChange w:id="271" w:author="Eloise Mann" w:date="2025-05-22T09:05:00Z" w16du:dateUtc="2025-05-22T08:05:00Z">
          <w:pPr/>
        </w:pPrChange>
      </w:pPr>
      <w:bookmarkStart w:id="272" w:name="_Toc198797214"/>
      <w:r w:rsidRPr="00F94565">
        <w:rPr>
          <w:rFonts w:ascii="Montserrat" w:hAnsi="Montserrat"/>
          <w:rPrChange w:id="273" w:author="Eloise Mann" w:date="2025-05-23T15:43:00Z" w16du:dateUtc="2025-05-23T14:43:00Z">
            <w:rPr>
              <w:u w:val="single"/>
            </w:rPr>
          </w:rPrChange>
        </w:rPr>
        <w:t>Scope</w:t>
      </w:r>
      <w:bookmarkEnd w:id="272"/>
    </w:p>
    <w:p w14:paraId="36973615" w14:textId="761663EC" w:rsidR="00C36F22" w:rsidRPr="00F94565" w:rsidRDefault="00AF1F0C" w:rsidP="00C36F22">
      <w:pPr>
        <w:rPr>
          <w:rFonts w:ascii="Montserrat" w:hAnsi="Montserrat"/>
          <w:color w:val="004664"/>
          <w:sz w:val="22"/>
          <w:szCs w:val="22"/>
          <w:rPrChange w:id="274" w:author="Eloise Mann" w:date="2025-05-23T15:43:00Z" w16du:dateUtc="2025-05-23T14:43:00Z">
            <w:rPr/>
          </w:rPrChange>
        </w:rPr>
      </w:pPr>
      <w:ins w:id="275" w:author="Eloise Mann" w:date="2025-05-22T08:15:00Z" w16du:dateUtc="2025-05-22T07:15:00Z">
        <w:r w:rsidRPr="00F94565">
          <w:rPr>
            <w:rFonts w:ascii="Montserrat" w:hAnsi="Montserrat"/>
            <w:color w:val="004664"/>
            <w:sz w:val="22"/>
            <w:szCs w:val="22"/>
            <w:rPrChange w:id="276" w:author="Eloise Mann" w:date="2025-05-23T15:43:00Z" w16du:dateUtc="2025-05-23T14:43:00Z">
              <w:rPr/>
            </w:rPrChange>
          </w:rPr>
          <w:t>This roadmap applies to all activities undertaken by ASCG</w:t>
        </w:r>
        <w:r w:rsidR="004D629B" w:rsidRPr="00F94565">
          <w:rPr>
            <w:rFonts w:ascii="Montserrat" w:hAnsi="Montserrat"/>
            <w:color w:val="004664"/>
            <w:sz w:val="22"/>
            <w:szCs w:val="22"/>
            <w:rPrChange w:id="277" w:author="Eloise Mann" w:date="2025-05-23T15:43:00Z" w16du:dateUtc="2025-05-23T14:43:00Z">
              <w:rPr/>
            </w:rPrChange>
          </w:rPr>
          <w:t>, suppliers and partners and aligns with the overar</w:t>
        </w:r>
      </w:ins>
      <w:ins w:id="278" w:author="Eloise Mann" w:date="2025-05-22T08:16:00Z" w16du:dateUtc="2025-05-22T07:16:00Z">
        <w:r w:rsidR="004D629B" w:rsidRPr="00F94565">
          <w:rPr>
            <w:rFonts w:ascii="Montserrat" w:hAnsi="Montserrat"/>
            <w:color w:val="004664"/>
            <w:sz w:val="22"/>
            <w:szCs w:val="22"/>
            <w:rPrChange w:id="279" w:author="Eloise Mann" w:date="2025-05-23T15:43:00Z" w16du:dateUtc="2025-05-23T14:43:00Z">
              <w:rPr/>
            </w:rPrChange>
          </w:rPr>
          <w:t xml:space="preserve">ching policies and standards of </w:t>
        </w:r>
        <w:proofErr w:type="spellStart"/>
        <w:r w:rsidR="004D629B" w:rsidRPr="00F94565">
          <w:rPr>
            <w:rFonts w:ascii="Montserrat" w:hAnsi="Montserrat"/>
            <w:color w:val="004664"/>
            <w:sz w:val="22"/>
            <w:szCs w:val="22"/>
            <w:rPrChange w:id="280" w:author="Eloise Mann" w:date="2025-05-23T15:43:00Z" w16du:dateUtc="2025-05-23T14:43:00Z">
              <w:rPr/>
            </w:rPrChange>
          </w:rPr>
          <w:t>Reconomy</w:t>
        </w:r>
        <w:proofErr w:type="spellEnd"/>
        <w:r w:rsidR="004D629B" w:rsidRPr="00F94565">
          <w:rPr>
            <w:rFonts w:ascii="Montserrat" w:hAnsi="Montserrat"/>
            <w:color w:val="004664"/>
            <w:sz w:val="22"/>
            <w:szCs w:val="22"/>
            <w:rPrChange w:id="281" w:author="Eloise Mann" w:date="2025-05-23T15:43:00Z" w16du:dateUtc="2025-05-23T14:43:00Z">
              <w:rPr/>
            </w:rPrChange>
          </w:rPr>
          <w:t xml:space="preserve"> Group. </w:t>
        </w:r>
      </w:ins>
      <w:del w:id="282" w:author="Eloise Mann" w:date="2025-05-22T08:16:00Z" w16du:dateUtc="2025-05-22T07:16:00Z">
        <w:r w:rsidR="00C36F22" w:rsidRPr="00F94565" w:rsidDel="00BF496E">
          <w:rPr>
            <w:rFonts w:ascii="Montserrat" w:hAnsi="Montserrat"/>
            <w:color w:val="004664"/>
            <w:sz w:val="22"/>
            <w:szCs w:val="22"/>
            <w:rPrChange w:id="283" w:author="Eloise Mann" w:date="2025-05-23T15:43:00Z" w16du:dateUtc="2025-05-23T14:43:00Z">
              <w:rPr/>
            </w:rPrChange>
          </w:rPr>
          <w:delText>This roadmap applies to all employees, stakeholders, contractors, partners, customers, contractual workers, and any individuals acting on behalf of Advanced Supply Chain Group Limited (ASCG).</w:delText>
        </w:r>
      </w:del>
    </w:p>
    <w:p w14:paraId="6202A243" w14:textId="648F566D" w:rsidR="00C36F22" w:rsidRPr="00F94565" w:rsidRDefault="00BF496E" w:rsidP="00C36F22">
      <w:pPr>
        <w:rPr>
          <w:rFonts w:ascii="Montserrat" w:hAnsi="Montserrat"/>
          <w:color w:val="004664"/>
          <w:sz w:val="22"/>
          <w:szCs w:val="22"/>
          <w:rPrChange w:id="284" w:author="Eloise Mann" w:date="2025-05-23T15:43:00Z" w16du:dateUtc="2025-05-23T14:43:00Z">
            <w:rPr/>
          </w:rPrChange>
        </w:rPr>
      </w:pPr>
      <w:ins w:id="285" w:author="Eloise Mann" w:date="2025-05-22T08:16:00Z" w16du:dateUtc="2025-05-22T07:16:00Z">
        <w:r w:rsidRPr="00F94565">
          <w:rPr>
            <w:rFonts w:ascii="Montserrat" w:hAnsi="Montserrat"/>
            <w:color w:val="004664"/>
            <w:sz w:val="22"/>
            <w:szCs w:val="22"/>
            <w:rPrChange w:id="286" w:author="Eloise Mann" w:date="2025-05-23T15:43:00Z" w16du:dateUtc="2025-05-23T14:43:00Z">
              <w:rPr/>
            </w:rPrChange>
          </w:rPr>
          <w:t>The roadmap</w:t>
        </w:r>
      </w:ins>
      <w:del w:id="287" w:author="Eloise Mann" w:date="2025-05-22T08:16:00Z" w16du:dateUtc="2025-05-22T07:16:00Z">
        <w:r w:rsidR="00C36F22" w:rsidRPr="00F94565" w:rsidDel="00BF496E">
          <w:rPr>
            <w:rFonts w:ascii="Montserrat" w:hAnsi="Montserrat"/>
            <w:color w:val="004664"/>
            <w:sz w:val="22"/>
            <w:szCs w:val="22"/>
            <w:rPrChange w:id="288" w:author="Eloise Mann" w:date="2025-05-23T15:43:00Z" w16du:dateUtc="2025-05-23T14:43:00Z">
              <w:rPr/>
            </w:rPrChange>
          </w:rPr>
          <w:delText>It</w:delText>
        </w:r>
      </w:del>
      <w:r w:rsidR="00C36F22" w:rsidRPr="00F94565">
        <w:rPr>
          <w:rFonts w:ascii="Montserrat" w:hAnsi="Montserrat"/>
          <w:color w:val="004664"/>
          <w:sz w:val="22"/>
          <w:szCs w:val="22"/>
          <w:rPrChange w:id="289" w:author="Eloise Mann" w:date="2025-05-23T15:43:00Z" w16du:dateUtc="2025-05-23T14:43:00Z">
            <w:rPr/>
          </w:rPrChange>
        </w:rPr>
        <w:t xml:space="preserve"> covers all ASCG operational, administrative, and strategic activities across the following sites and regions:</w:t>
      </w:r>
    </w:p>
    <w:p w14:paraId="1A17CDFE" w14:textId="77777777" w:rsidR="00C36F22" w:rsidRPr="00F94565" w:rsidRDefault="00C36F22" w:rsidP="00C36F22">
      <w:pPr>
        <w:rPr>
          <w:rFonts w:ascii="Montserrat" w:hAnsi="Montserrat"/>
          <w:color w:val="004664"/>
          <w:sz w:val="22"/>
          <w:szCs w:val="22"/>
          <w:rPrChange w:id="290" w:author="Eloise Mann" w:date="2025-05-23T15:43:00Z" w16du:dateUtc="2025-05-23T14:43:00Z">
            <w:rPr/>
          </w:rPrChange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2411"/>
        <w:gridCol w:w="4908"/>
      </w:tblGrid>
      <w:tr w:rsidR="005257DE" w:rsidRPr="00F94565" w14:paraId="1E8C971D" w14:textId="77777777" w:rsidTr="00C25232">
        <w:tc>
          <w:tcPr>
            <w:tcW w:w="941" w:type="pct"/>
            <w:vAlign w:val="center"/>
          </w:tcPr>
          <w:p w14:paraId="1E464119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291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292" w:author="Eloise Mann" w:date="2025-05-23T15:43:00Z" w16du:dateUtc="2025-05-23T14:43:00Z">
                  <w:rPr/>
                </w:rPrChange>
              </w:rPr>
              <w:t>Country</w:t>
            </w:r>
          </w:p>
        </w:tc>
        <w:tc>
          <w:tcPr>
            <w:tcW w:w="1337" w:type="pct"/>
            <w:vAlign w:val="center"/>
          </w:tcPr>
          <w:p w14:paraId="083C1BED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293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294" w:author="Eloise Mann" w:date="2025-05-23T15:43:00Z" w16du:dateUtc="2025-05-23T14:43:00Z">
                  <w:rPr/>
                </w:rPrChange>
              </w:rPr>
              <w:t>Sites Name</w:t>
            </w:r>
          </w:p>
        </w:tc>
        <w:tc>
          <w:tcPr>
            <w:tcW w:w="2722" w:type="pct"/>
            <w:vAlign w:val="center"/>
          </w:tcPr>
          <w:p w14:paraId="0507FD49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295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296" w:author="Eloise Mann" w:date="2025-05-23T15:43:00Z" w16du:dateUtc="2025-05-23T14:43:00Z">
                  <w:rPr/>
                </w:rPrChange>
              </w:rPr>
              <w:t>Address</w:t>
            </w:r>
          </w:p>
        </w:tc>
      </w:tr>
      <w:tr w:rsidR="005257DE" w:rsidRPr="00F94565" w14:paraId="23FF96B3" w14:textId="77777777" w:rsidTr="00C25232">
        <w:tc>
          <w:tcPr>
            <w:tcW w:w="941" w:type="pct"/>
            <w:vMerge w:val="restart"/>
            <w:vAlign w:val="center"/>
          </w:tcPr>
          <w:p w14:paraId="128DF2DA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297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298" w:author="Eloise Mann" w:date="2025-05-23T15:43:00Z" w16du:dateUtc="2025-05-23T14:43:00Z">
                  <w:rPr/>
                </w:rPrChange>
              </w:rPr>
              <w:t>United Kingdom</w:t>
            </w:r>
          </w:p>
        </w:tc>
        <w:tc>
          <w:tcPr>
            <w:tcW w:w="1337" w:type="pct"/>
            <w:vAlign w:val="center"/>
          </w:tcPr>
          <w:p w14:paraId="6AAA5B53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299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00" w:author="Eloise Mann" w:date="2025-05-23T15:43:00Z" w16du:dateUtc="2025-05-23T14:43:00Z">
                  <w:rPr/>
                </w:rPrChange>
              </w:rPr>
              <w:t>Head Office – Bradford (J26)</w:t>
            </w:r>
          </w:p>
        </w:tc>
        <w:tc>
          <w:tcPr>
            <w:tcW w:w="2722" w:type="pct"/>
            <w:vAlign w:val="center"/>
          </w:tcPr>
          <w:p w14:paraId="247E7FF5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01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02" w:author="Eloise Mann" w:date="2025-05-23T15:43:00Z" w16du:dateUtc="2025-05-23T14:43:00Z">
                  <w:rPr/>
                </w:rPrChange>
              </w:rPr>
              <w:t>Unit 4, Interchange Way, Oakenshaw, Bradford, BD12 7AZ</w:t>
            </w:r>
          </w:p>
        </w:tc>
      </w:tr>
      <w:tr w:rsidR="005257DE" w:rsidRPr="00F94565" w14:paraId="7A0AC780" w14:textId="77777777" w:rsidTr="00C25232">
        <w:tc>
          <w:tcPr>
            <w:tcW w:w="941" w:type="pct"/>
            <w:vMerge/>
            <w:vAlign w:val="center"/>
          </w:tcPr>
          <w:p w14:paraId="1F450973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03" w:author="Eloise Mann" w:date="2025-05-23T15:43:00Z" w16du:dateUtc="2025-05-23T14:43:00Z">
                  <w:rPr/>
                </w:rPrChange>
              </w:rPr>
            </w:pPr>
          </w:p>
        </w:tc>
        <w:tc>
          <w:tcPr>
            <w:tcW w:w="1337" w:type="pct"/>
            <w:vAlign w:val="center"/>
          </w:tcPr>
          <w:p w14:paraId="36885200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04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05" w:author="Eloise Mann" w:date="2025-05-23T15:43:00Z" w16du:dateUtc="2025-05-23T14:43:00Z">
                  <w:rPr/>
                </w:rPrChange>
              </w:rPr>
              <w:t>ASCG Corby (Site 1)</w:t>
            </w:r>
          </w:p>
        </w:tc>
        <w:tc>
          <w:tcPr>
            <w:tcW w:w="2722" w:type="pct"/>
            <w:vAlign w:val="center"/>
          </w:tcPr>
          <w:p w14:paraId="26BE9FF2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06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07" w:author="Eloise Mann" w:date="2025-05-23T15:43:00Z" w16du:dateUtc="2025-05-23T14:43:00Z">
                  <w:rPr/>
                </w:rPrChange>
              </w:rPr>
              <w:t>Units 1–3, Eismann Way, Corby, Northamptonshire, NN17 5ZB</w:t>
            </w:r>
          </w:p>
        </w:tc>
      </w:tr>
      <w:tr w:rsidR="005257DE" w:rsidRPr="00F94565" w14:paraId="68CE59CD" w14:textId="77777777" w:rsidTr="00C25232">
        <w:tc>
          <w:tcPr>
            <w:tcW w:w="941" w:type="pct"/>
            <w:vMerge/>
            <w:vAlign w:val="center"/>
          </w:tcPr>
          <w:p w14:paraId="0A94695F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08" w:author="Eloise Mann" w:date="2025-05-23T15:43:00Z" w16du:dateUtc="2025-05-23T14:43:00Z">
                  <w:rPr/>
                </w:rPrChange>
              </w:rPr>
            </w:pPr>
          </w:p>
        </w:tc>
        <w:tc>
          <w:tcPr>
            <w:tcW w:w="1337" w:type="pct"/>
            <w:vAlign w:val="center"/>
          </w:tcPr>
          <w:p w14:paraId="7A9B1C54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09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10" w:author="Eloise Mann" w:date="2025-05-23T15:43:00Z" w16du:dateUtc="2025-05-23T14:43:00Z">
                  <w:rPr/>
                </w:rPrChange>
              </w:rPr>
              <w:t>ASCG Corby (Site 2)</w:t>
            </w:r>
          </w:p>
        </w:tc>
        <w:tc>
          <w:tcPr>
            <w:tcW w:w="2722" w:type="pct"/>
            <w:vAlign w:val="center"/>
          </w:tcPr>
          <w:p w14:paraId="2B9AB2E9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11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12" w:author="Eloise Mann" w:date="2025-05-23T15:43:00Z" w16du:dateUtc="2025-05-23T14:43:00Z">
                  <w:rPr/>
                </w:rPrChange>
              </w:rPr>
              <w:t>Hunters Point, Brakey Road, Corby, Northamptonshire, NN17 5JE</w:t>
            </w:r>
          </w:p>
        </w:tc>
      </w:tr>
      <w:tr w:rsidR="005257DE" w:rsidRPr="00F94565" w14:paraId="47683417" w14:textId="77777777" w:rsidTr="00C25232">
        <w:tc>
          <w:tcPr>
            <w:tcW w:w="941" w:type="pct"/>
            <w:vMerge/>
            <w:vAlign w:val="center"/>
          </w:tcPr>
          <w:p w14:paraId="4F580069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13" w:author="Eloise Mann" w:date="2025-05-23T15:43:00Z" w16du:dateUtc="2025-05-23T14:43:00Z">
                  <w:rPr/>
                </w:rPrChange>
              </w:rPr>
            </w:pPr>
          </w:p>
        </w:tc>
        <w:tc>
          <w:tcPr>
            <w:tcW w:w="1337" w:type="pct"/>
            <w:vAlign w:val="center"/>
          </w:tcPr>
          <w:p w14:paraId="7E14AE68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14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15" w:author="Eloise Mann" w:date="2025-05-23T15:43:00Z" w16du:dateUtc="2025-05-23T14:43:00Z">
                  <w:rPr/>
                </w:rPrChange>
              </w:rPr>
              <w:t>ASCG Sheffield</w:t>
            </w:r>
          </w:p>
        </w:tc>
        <w:tc>
          <w:tcPr>
            <w:tcW w:w="2722" w:type="pct"/>
            <w:vAlign w:val="center"/>
          </w:tcPr>
          <w:p w14:paraId="7A73CC0E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16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17" w:author="Eloise Mann" w:date="2025-05-23T15:43:00Z" w16du:dateUtc="2025-05-23T14:43:00Z">
                  <w:rPr/>
                </w:rPrChange>
              </w:rPr>
              <w:t xml:space="preserve">PLP </w:t>
            </w:r>
            <w:proofErr w:type="spellStart"/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18" w:author="Eloise Mann" w:date="2025-05-23T15:43:00Z" w16du:dateUtc="2025-05-23T14:43:00Z">
                  <w:rPr/>
                </w:rPrChange>
              </w:rPr>
              <w:t>Smithywood</w:t>
            </w:r>
            <w:proofErr w:type="spellEnd"/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19" w:author="Eloise Mann" w:date="2025-05-23T15:43:00Z" w16du:dateUtc="2025-05-23T14:43:00Z">
                  <w:rPr/>
                </w:rPrChange>
              </w:rPr>
              <w:t>, 6 Cowley Way, Sheffield, S35 1QP</w:t>
            </w:r>
          </w:p>
        </w:tc>
      </w:tr>
      <w:tr w:rsidR="005257DE" w:rsidRPr="00F94565" w14:paraId="05861F21" w14:textId="77777777" w:rsidTr="00C25232">
        <w:tc>
          <w:tcPr>
            <w:tcW w:w="941" w:type="pct"/>
            <w:vAlign w:val="center"/>
          </w:tcPr>
          <w:p w14:paraId="02804B62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20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21" w:author="Eloise Mann" w:date="2025-05-23T15:43:00Z" w16du:dateUtc="2025-05-23T14:43:00Z">
                  <w:rPr/>
                </w:rPrChange>
              </w:rPr>
              <w:t>UAE</w:t>
            </w:r>
          </w:p>
        </w:tc>
        <w:tc>
          <w:tcPr>
            <w:tcW w:w="1337" w:type="pct"/>
            <w:vAlign w:val="center"/>
          </w:tcPr>
          <w:p w14:paraId="0ED89CE9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22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23" w:author="Eloise Mann" w:date="2025-05-23T15:43:00Z" w16du:dateUtc="2025-05-23T14:43:00Z">
                  <w:rPr/>
                </w:rPrChange>
              </w:rPr>
              <w:t>ASCG International</w:t>
            </w:r>
          </w:p>
        </w:tc>
        <w:tc>
          <w:tcPr>
            <w:tcW w:w="2722" w:type="pct"/>
            <w:vAlign w:val="center"/>
          </w:tcPr>
          <w:p w14:paraId="270853DD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24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25" w:author="Eloise Mann" w:date="2025-05-23T15:43:00Z" w16du:dateUtc="2025-05-23T14:43:00Z">
                  <w:rPr/>
                </w:rPrChange>
              </w:rPr>
              <w:t xml:space="preserve">Al Fattan Plaza, Airport Road, Office 712, Al </w:t>
            </w:r>
            <w:proofErr w:type="spellStart"/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26" w:author="Eloise Mann" w:date="2025-05-23T15:43:00Z" w16du:dateUtc="2025-05-23T14:43:00Z">
                  <w:rPr/>
                </w:rPrChange>
              </w:rPr>
              <w:t>Garhoud</w:t>
            </w:r>
            <w:proofErr w:type="spellEnd"/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27" w:author="Eloise Mann" w:date="2025-05-23T15:43:00Z" w16du:dateUtc="2025-05-23T14:43:00Z">
                  <w:rPr/>
                </w:rPrChange>
              </w:rPr>
              <w:t>, Dubai, UAE</w:t>
            </w:r>
          </w:p>
        </w:tc>
      </w:tr>
      <w:tr w:rsidR="005257DE" w:rsidRPr="00F94565" w14:paraId="0D5997D4" w14:textId="77777777" w:rsidTr="00C25232">
        <w:tc>
          <w:tcPr>
            <w:tcW w:w="941" w:type="pct"/>
            <w:vAlign w:val="center"/>
          </w:tcPr>
          <w:p w14:paraId="0564E04D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28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29" w:author="Eloise Mann" w:date="2025-05-23T15:43:00Z" w16du:dateUtc="2025-05-23T14:43:00Z">
                  <w:rPr/>
                </w:rPrChange>
              </w:rPr>
              <w:t>Germany</w:t>
            </w:r>
          </w:p>
        </w:tc>
        <w:tc>
          <w:tcPr>
            <w:tcW w:w="1337" w:type="pct"/>
            <w:vAlign w:val="center"/>
          </w:tcPr>
          <w:p w14:paraId="09FD9D01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30" w:author="Eloise Mann" w:date="2025-05-23T15:43:00Z" w16du:dateUtc="2025-05-23T14:43:00Z">
                  <w:rPr/>
                </w:rPrChange>
              </w:rPr>
            </w:pPr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31" w:author="Eloise Mann" w:date="2025-05-23T15:43:00Z" w16du:dateUtc="2025-05-23T14:43:00Z">
                  <w:rPr/>
                </w:rPrChange>
              </w:rPr>
              <w:t xml:space="preserve">ASCG Germany – </w:t>
            </w:r>
            <w:proofErr w:type="spellStart"/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32" w:author="Eloise Mann" w:date="2025-05-23T15:43:00Z" w16du:dateUtc="2025-05-23T14:43:00Z">
                  <w:rPr/>
                </w:rPrChange>
              </w:rPr>
              <w:t>Nettetal</w:t>
            </w:r>
            <w:proofErr w:type="spellEnd"/>
          </w:p>
        </w:tc>
        <w:tc>
          <w:tcPr>
            <w:tcW w:w="2722" w:type="pct"/>
            <w:vAlign w:val="center"/>
          </w:tcPr>
          <w:p w14:paraId="617CD739" w14:textId="77777777" w:rsidR="00C36F22" w:rsidRPr="00F94565" w:rsidRDefault="00C36F22" w:rsidP="00D8170A">
            <w:pPr>
              <w:jc w:val="center"/>
              <w:rPr>
                <w:rFonts w:ascii="Montserrat" w:hAnsi="Montserrat"/>
                <w:color w:val="004664"/>
                <w:sz w:val="22"/>
                <w:szCs w:val="22"/>
                <w:rPrChange w:id="333" w:author="Eloise Mann" w:date="2025-05-23T15:43:00Z" w16du:dateUtc="2025-05-23T14:43:00Z">
                  <w:rPr/>
                </w:rPrChange>
              </w:rPr>
            </w:pPr>
            <w:proofErr w:type="spellStart"/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34" w:author="Eloise Mann" w:date="2025-05-23T15:43:00Z" w16du:dateUtc="2025-05-23T14:43:00Z">
                  <w:rPr/>
                </w:rPrChange>
              </w:rPr>
              <w:t>Herrenpfad</w:t>
            </w:r>
            <w:proofErr w:type="spellEnd"/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35" w:author="Eloise Mann" w:date="2025-05-23T15:43:00Z" w16du:dateUtc="2025-05-23T14:43:00Z">
                  <w:rPr/>
                </w:rPrChange>
              </w:rPr>
              <w:t xml:space="preserve">-Süd 40, 41334 </w:t>
            </w:r>
            <w:proofErr w:type="spellStart"/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36" w:author="Eloise Mann" w:date="2025-05-23T15:43:00Z" w16du:dateUtc="2025-05-23T14:43:00Z">
                  <w:rPr/>
                </w:rPrChange>
              </w:rPr>
              <w:t>Nettetal</w:t>
            </w:r>
            <w:proofErr w:type="spellEnd"/>
            <w:r w:rsidRPr="00F94565">
              <w:rPr>
                <w:rFonts w:ascii="Montserrat" w:hAnsi="Montserrat"/>
                <w:color w:val="004664"/>
                <w:sz w:val="22"/>
                <w:szCs w:val="22"/>
                <w:rPrChange w:id="337" w:author="Eloise Mann" w:date="2025-05-23T15:43:00Z" w16du:dateUtc="2025-05-23T14:43:00Z">
                  <w:rPr/>
                </w:rPrChange>
              </w:rPr>
              <w:t>, Deutschland</w:t>
            </w:r>
          </w:p>
        </w:tc>
      </w:tr>
    </w:tbl>
    <w:p w14:paraId="412245A1" w14:textId="77777777" w:rsidR="00C36F22" w:rsidRPr="00F94565" w:rsidRDefault="00C36F22" w:rsidP="00C36F22">
      <w:pPr>
        <w:rPr>
          <w:rFonts w:ascii="Montserrat" w:hAnsi="Montserrat"/>
          <w:color w:val="004664"/>
          <w:sz w:val="22"/>
          <w:szCs w:val="22"/>
          <w:rPrChange w:id="338" w:author="Eloise Mann" w:date="2025-05-23T15:43:00Z" w16du:dateUtc="2025-05-23T14:43:00Z">
            <w:rPr/>
          </w:rPrChange>
        </w:rPr>
      </w:pPr>
    </w:p>
    <w:p w14:paraId="7229E5FE" w14:textId="0FFFC23F" w:rsidR="00C36F22" w:rsidRPr="00F94565" w:rsidRDefault="000C4B0E">
      <w:pPr>
        <w:pStyle w:val="Heading2"/>
        <w:rPr>
          <w:rFonts w:ascii="Montserrat" w:hAnsi="Montserrat"/>
          <w:rPrChange w:id="339" w:author="Eloise Mann" w:date="2025-05-23T15:43:00Z" w16du:dateUtc="2025-05-23T14:43:00Z">
            <w:rPr/>
          </w:rPrChange>
        </w:rPr>
        <w:pPrChange w:id="340" w:author="Eloise Mann" w:date="2025-05-22T09:05:00Z" w16du:dateUtc="2025-05-22T08:05:00Z">
          <w:pPr/>
        </w:pPrChange>
      </w:pPr>
      <w:bookmarkStart w:id="341" w:name="_Toc198797215"/>
      <w:ins w:id="342" w:author="Eloise Mann" w:date="2025-05-23T14:11:00Z" w16du:dateUtc="2025-05-23T13:11:00Z">
        <w:r w:rsidRPr="00F94565">
          <w:rPr>
            <w:rFonts w:ascii="Montserrat" w:hAnsi="Montserrat"/>
          </w:rPr>
          <w:t>O</w:t>
        </w:r>
      </w:ins>
      <w:del w:id="343" w:author="Eloise Mann" w:date="2025-05-22T08:22:00Z" w16du:dateUtc="2025-05-22T07:22:00Z">
        <w:r w:rsidR="00C36F22" w:rsidRPr="00F94565" w:rsidDel="00201407">
          <w:rPr>
            <w:rFonts w:ascii="Montserrat" w:hAnsi="Montserrat"/>
            <w:rPrChange w:id="344" w:author="Eloise Mann" w:date="2025-05-23T15:43:00Z" w16du:dateUtc="2025-05-23T14:43:00Z">
              <w:rPr/>
            </w:rPrChange>
          </w:rPr>
          <w:delText>O</w:delText>
        </w:r>
      </w:del>
      <w:r w:rsidR="00C36F22" w:rsidRPr="00F94565">
        <w:rPr>
          <w:rFonts w:ascii="Montserrat" w:hAnsi="Montserrat"/>
          <w:rPrChange w:id="345" w:author="Eloise Mann" w:date="2025-05-23T15:43:00Z" w16du:dateUtc="2025-05-23T14:43:00Z">
            <w:rPr/>
          </w:rPrChange>
        </w:rPr>
        <w:t>bjectives</w:t>
      </w:r>
      <w:bookmarkEnd w:id="341"/>
      <w:r w:rsidR="00C36F22" w:rsidRPr="00F94565">
        <w:rPr>
          <w:rFonts w:ascii="Montserrat" w:hAnsi="Montserrat"/>
          <w:rPrChange w:id="346" w:author="Eloise Mann" w:date="2025-05-23T15:43:00Z" w16du:dateUtc="2025-05-23T14:43:00Z">
            <w:rPr/>
          </w:rPrChange>
        </w:rPr>
        <w:t xml:space="preserve"> </w:t>
      </w:r>
    </w:p>
    <w:p w14:paraId="732453AC" w14:textId="77777777" w:rsidR="00C36F22" w:rsidRPr="00F94565" w:rsidRDefault="00C36F22" w:rsidP="00C36F22">
      <w:pPr>
        <w:spacing w:after="240"/>
        <w:rPr>
          <w:rFonts w:ascii="Montserrat" w:hAnsi="Montserrat"/>
          <w:color w:val="004664"/>
          <w:sz w:val="22"/>
          <w:szCs w:val="22"/>
          <w:rPrChange w:id="347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48" w:author="Eloise Mann" w:date="2025-05-23T15:43:00Z" w16du:dateUtc="2025-05-23T14:43:00Z">
            <w:rPr/>
          </w:rPrChange>
        </w:rPr>
        <w:t>ASCG is committed to achieving the following general human rights objectives:</w:t>
      </w:r>
    </w:p>
    <w:p w14:paraId="53AAE54B" w14:textId="77777777" w:rsidR="00C36F22" w:rsidRPr="00F94565" w:rsidRDefault="00C36F22" w:rsidP="00C36F22">
      <w:pPr>
        <w:numPr>
          <w:ilvl w:val="0"/>
          <w:numId w:val="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49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50" w:author="Eloise Mann" w:date="2025-05-23T15:43:00Z" w16du:dateUtc="2025-05-23T14:43:00Z">
            <w:rPr/>
          </w:rPrChange>
        </w:rPr>
        <w:t>Promote a safe, healthy, and inclusive workplace.</w:t>
      </w:r>
    </w:p>
    <w:p w14:paraId="5E2B592B" w14:textId="77777777" w:rsidR="00C36F22" w:rsidRPr="00F94565" w:rsidRDefault="00C36F22" w:rsidP="00C36F22">
      <w:pPr>
        <w:numPr>
          <w:ilvl w:val="0"/>
          <w:numId w:val="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51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52" w:author="Eloise Mann" w:date="2025-05-23T15:43:00Z" w16du:dateUtc="2025-05-23T14:43:00Z">
            <w:rPr/>
          </w:rPrChange>
        </w:rPr>
        <w:t>Ensure fair wages, working hours, and conditions.</w:t>
      </w:r>
    </w:p>
    <w:p w14:paraId="4008A82E" w14:textId="77777777" w:rsidR="00C36F22" w:rsidRPr="00F94565" w:rsidRDefault="00C36F22" w:rsidP="00C36F22">
      <w:pPr>
        <w:numPr>
          <w:ilvl w:val="0"/>
          <w:numId w:val="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53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54" w:author="Eloise Mann" w:date="2025-05-23T15:43:00Z" w16du:dateUtc="2025-05-23T14:43:00Z">
            <w:rPr/>
          </w:rPrChange>
        </w:rPr>
        <w:t>Prohibit child labour, forced labour, and modern slavery.</w:t>
      </w:r>
    </w:p>
    <w:p w14:paraId="2728B338" w14:textId="77777777" w:rsidR="00C36F22" w:rsidRPr="00F94565" w:rsidRDefault="00C36F22" w:rsidP="00C36F22">
      <w:pPr>
        <w:numPr>
          <w:ilvl w:val="0"/>
          <w:numId w:val="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55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56" w:author="Eloise Mann" w:date="2025-05-23T15:43:00Z" w16du:dateUtc="2025-05-23T14:43:00Z">
            <w:rPr/>
          </w:rPrChange>
        </w:rPr>
        <w:t>Prevent all forms of discrimination and harassment.</w:t>
      </w:r>
    </w:p>
    <w:p w14:paraId="7B02A259" w14:textId="77777777" w:rsidR="00C36F22" w:rsidRPr="00F94565" w:rsidRDefault="00C36F22" w:rsidP="00C36F22">
      <w:pPr>
        <w:numPr>
          <w:ilvl w:val="0"/>
          <w:numId w:val="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57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58" w:author="Eloise Mann" w:date="2025-05-23T15:43:00Z" w16du:dateUtc="2025-05-23T14:43:00Z">
            <w:rPr/>
          </w:rPrChange>
        </w:rPr>
        <w:t>Support freedom of association and collective dialogue.</w:t>
      </w:r>
    </w:p>
    <w:p w14:paraId="2F1B3196" w14:textId="77777777" w:rsidR="00C36F22" w:rsidRPr="00F94565" w:rsidRDefault="00C36F22" w:rsidP="00C36F22">
      <w:pPr>
        <w:numPr>
          <w:ilvl w:val="0"/>
          <w:numId w:val="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59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60" w:author="Eloise Mann" w:date="2025-05-23T15:43:00Z" w16du:dateUtc="2025-05-23T14:43:00Z">
            <w:rPr/>
          </w:rPrChange>
        </w:rPr>
        <w:t>Provide opportunities for employee development.</w:t>
      </w:r>
    </w:p>
    <w:p w14:paraId="414A07B5" w14:textId="77777777" w:rsidR="00C36F22" w:rsidRPr="00F94565" w:rsidRDefault="00C36F22" w:rsidP="00C36F22">
      <w:pPr>
        <w:numPr>
          <w:ilvl w:val="0"/>
          <w:numId w:val="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61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62" w:author="Eloise Mann" w:date="2025-05-23T15:43:00Z" w16du:dateUtc="2025-05-23T14:43:00Z">
            <w:rPr/>
          </w:rPrChange>
        </w:rPr>
        <w:t>Respect the rights of external stakeholders affected by our operations.</w:t>
      </w:r>
    </w:p>
    <w:p w14:paraId="4D316F78" w14:textId="77777777" w:rsidR="00C36F22" w:rsidRPr="00F94565" w:rsidRDefault="00C36F22" w:rsidP="00C36F22">
      <w:pPr>
        <w:spacing w:after="0" w:line="240" w:lineRule="auto"/>
        <w:rPr>
          <w:rFonts w:ascii="Montserrat" w:hAnsi="Montserrat"/>
          <w:color w:val="004664"/>
          <w:sz w:val="22"/>
          <w:szCs w:val="22"/>
          <w:rPrChange w:id="363" w:author="Eloise Mann" w:date="2025-05-23T15:43:00Z" w16du:dateUtc="2025-05-23T14:43:00Z">
            <w:rPr/>
          </w:rPrChange>
        </w:rPr>
      </w:pPr>
    </w:p>
    <w:p w14:paraId="476FDD33" w14:textId="77777777" w:rsidR="00C36F22" w:rsidRPr="00F94565" w:rsidRDefault="00C36F22">
      <w:pPr>
        <w:jc w:val="center"/>
        <w:rPr>
          <w:rFonts w:ascii="Montserrat" w:hAnsi="Montserrat"/>
          <w:color w:val="004664"/>
          <w:sz w:val="22"/>
          <w:szCs w:val="22"/>
          <w:rPrChange w:id="364" w:author="Eloise Mann" w:date="2025-05-23T15:43:00Z" w16du:dateUtc="2025-05-23T14:43:00Z">
            <w:rPr/>
          </w:rPrChange>
        </w:rPr>
        <w:pPrChange w:id="365" w:author="Eloise Mann" w:date="2025-05-23T14:11:00Z" w16du:dateUtc="2025-05-23T13:11:00Z">
          <w:pPr/>
        </w:pPrChange>
      </w:pPr>
    </w:p>
    <w:p w14:paraId="09FC6CD2" w14:textId="77777777" w:rsidR="00C36F22" w:rsidRPr="00F94565" w:rsidRDefault="00C36F22" w:rsidP="00C36F22">
      <w:pPr>
        <w:rPr>
          <w:rFonts w:ascii="Montserrat" w:hAnsi="Montserrat"/>
          <w:color w:val="004664"/>
          <w:sz w:val="22"/>
          <w:szCs w:val="22"/>
          <w:rPrChange w:id="366" w:author="Eloise Mann" w:date="2025-05-23T15:43:00Z" w16du:dateUtc="2025-05-23T14:43:00Z">
            <w:rPr/>
          </w:rPrChange>
        </w:rPr>
      </w:pPr>
    </w:p>
    <w:p w14:paraId="4D1A97AE" w14:textId="33BBCF3F" w:rsidR="00C36F22" w:rsidRPr="00F94565" w:rsidRDefault="00C36F22">
      <w:pPr>
        <w:pStyle w:val="Heading2"/>
        <w:rPr>
          <w:rFonts w:ascii="Montserrat" w:hAnsi="Montserrat"/>
          <w:rPrChange w:id="367" w:author="Eloise Mann" w:date="2025-05-23T15:43:00Z" w16du:dateUtc="2025-05-23T14:43:00Z">
            <w:rPr/>
          </w:rPrChange>
        </w:rPr>
        <w:pPrChange w:id="368" w:author="Eloise Mann" w:date="2025-05-22T08:52:00Z" w16du:dateUtc="2025-05-22T07:52:00Z">
          <w:pPr/>
        </w:pPrChange>
      </w:pPr>
      <w:bookmarkStart w:id="369" w:name="_Toc198797216"/>
      <w:r w:rsidRPr="00F94565">
        <w:rPr>
          <w:rFonts w:ascii="Montserrat" w:hAnsi="Montserrat"/>
          <w:rPrChange w:id="370" w:author="Eloise Mann" w:date="2025-05-23T15:43:00Z" w16du:dateUtc="2025-05-23T14:43:00Z">
            <w:rPr/>
          </w:rPrChange>
        </w:rPr>
        <w:t xml:space="preserve">Integrated Labour &amp; </w:t>
      </w:r>
      <w:r w:rsidR="0023135A" w:rsidRPr="00F94565">
        <w:rPr>
          <w:rFonts w:ascii="Montserrat" w:hAnsi="Montserrat"/>
          <w:rPrChange w:id="371" w:author="Eloise Mann" w:date="2025-05-23T15:43:00Z" w16du:dateUtc="2025-05-23T14:43:00Z">
            <w:rPr/>
          </w:rPrChange>
        </w:rPr>
        <w:t>Human Rights Performance Targets</w:t>
      </w:r>
      <w:bookmarkEnd w:id="369"/>
    </w:p>
    <w:p w14:paraId="5B6A65CE" w14:textId="616E9FB8" w:rsidR="00C36F22" w:rsidRPr="00F94565" w:rsidDel="00201407" w:rsidRDefault="00C36F22" w:rsidP="00C36F22">
      <w:pPr>
        <w:rPr>
          <w:del w:id="372" w:author="Eloise Mann" w:date="2025-05-22T08:24:00Z" w16du:dateUtc="2025-05-22T07:24:00Z"/>
          <w:rFonts w:ascii="Montserrat" w:hAnsi="Montserrat"/>
          <w:color w:val="004664"/>
          <w:sz w:val="22"/>
          <w:szCs w:val="22"/>
          <w:rPrChange w:id="373" w:author="Eloise Mann" w:date="2025-05-23T15:43:00Z" w16du:dateUtc="2025-05-23T14:43:00Z">
            <w:rPr>
              <w:del w:id="374" w:author="Eloise Mann" w:date="2025-05-22T08:24:00Z" w16du:dateUtc="2025-05-22T07:24:00Z"/>
            </w:rPr>
          </w:rPrChange>
        </w:rPr>
      </w:pPr>
      <w:del w:id="375" w:author="Eloise Mann" w:date="2025-05-22T08:24:00Z" w16du:dateUtc="2025-05-22T07:24:00Z">
        <w:r w:rsidRPr="00F94565" w:rsidDel="00201407">
          <w:rPr>
            <w:rFonts w:ascii="Montserrat" w:hAnsi="Montserrat"/>
            <w:color w:val="004664"/>
            <w:sz w:val="22"/>
            <w:szCs w:val="22"/>
            <w:rPrChange w:id="376" w:author="Eloise Mann" w:date="2025-05-23T15:43:00Z" w16du:dateUtc="2025-05-23T14:43:00Z">
              <w:rPr/>
            </w:rPrChange>
          </w:rPr>
          <w:delText xml:space="preserve">To translate our objectives into measurable outcomes, </w:delText>
        </w:r>
      </w:del>
      <w:r w:rsidRPr="00F94565">
        <w:rPr>
          <w:rFonts w:ascii="Montserrat" w:hAnsi="Montserrat"/>
          <w:color w:val="004664"/>
          <w:sz w:val="22"/>
          <w:szCs w:val="22"/>
          <w:rPrChange w:id="377" w:author="Eloise Mann" w:date="2025-05-23T15:43:00Z" w16du:dateUtc="2025-05-23T14:43:00Z">
            <w:rPr/>
          </w:rPrChange>
        </w:rPr>
        <w:t>ASCG is committed to the following targets, with the respective baseline year being 2021:</w:t>
      </w:r>
    </w:p>
    <w:p w14:paraId="6DA91468" w14:textId="77777777" w:rsidR="0023135A" w:rsidRPr="00F94565" w:rsidRDefault="0023135A">
      <w:pPr>
        <w:pStyle w:val="Heading3"/>
        <w:rPr>
          <w:rFonts w:ascii="Montserrat" w:hAnsi="Montserrat"/>
          <w:rPrChange w:id="378" w:author="Eloise Mann" w:date="2025-05-23T15:43:00Z" w16du:dateUtc="2025-05-23T14:43:00Z">
            <w:rPr>
              <w:b/>
              <w:bCs/>
            </w:rPr>
          </w:rPrChange>
        </w:rPr>
        <w:pPrChange w:id="379" w:author="Eloise Mann" w:date="2025-05-22T08:25:00Z" w16du:dateUtc="2025-05-22T07:25:00Z">
          <w:pPr>
            <w:pStyle w:val="ListParagraph"/>
            <w:numPr>
              <w:numId w:val="5"/>
            </w:numPr>
            <w:spacing w:after="0" w:line="240" w:lineRule="auto"/>
            <w:ind w:left="426" w:hanging="360"/>
          </w:pPr>
        </w:pPrChange>
      </w:pPr>
      <w:bookmarkStart w:id="380" w:name="_Toc198797217"/>
      <w:r w:rsidRPr="00F94565">
        <w:rPr>
          <w:rFonts w:ascii="Montserrat" w:hAnsi="Montserrat"/>
          <w:rPrChange w:id="381" w:author="Eloise Mann" w:date="2025-05-23T15:43:00Z" w16du:dateUtc="2025-05-23T14:43:00Z">
            <w:rPr>
              <w:b/>
              <w:bCs/>
            </w:rPr>
          </w:rPrChange>
        </w:rPr>
        <w:t>Health and Safety of Employees</w:t>
      </w:r>
      <w:bookmarkEnd w:id="380"/>
    </w:p>
    <w:p w14:paraId="0A80DEA2" w14:textId="77777777" w:rsidR="0023135A" w:rsidRPr="00F94565" w:rsidRDefault="0023135A" w:rsidP="0023135A">
      <w:pPr>
        <w:numPr>
          <w:ilvl w:val="0"/>
          <w:numId w:val="4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82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83" w:author="Eloise Mann" w:date="2025-05-23T15:43:00Z" w16du:dateUtc="2025-05-23T14:43:00Z">
            <w:rPr/>
          </w:rPrChange>
        </w:rPr>
        <w:t>Maintain a 0% recordable workplace injury rate by Year 2028 through the implementation of proactive safety training and risk mitigation strategies.</w:t>
      </w:r>
    </w:p>
    <w:p w14:paraId="0CE9A247" w14:textId="77777777" w:rsidR="0023135A" w:rsidRPr="00F94565" w:rsidRDefault="0023135A" w:rsidP="0023135A">
      <w:pPr>
        <w:numPr>
          <w:ilvl w:val="0"/>
          <w:numId w:val="4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84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85" w:author="Eloise Mann" w:date="2025-05-23T15:43:00Z" w16du:dateUtc="2025-05-23T14:43:00Z">
            <w:rPr/>
          </w:rPrChange>
        </w:rPr>
        <w:t>Conduct 100% risk assessment of all operational sites annually.</w:t>
      </w:r>
    </w:p>
    <w:p w14:paraId="7A0344D2" w14:textId="77777777" w:rsidR="0023135A" w:rsidRPr="00F94565" w:rsidRDefault="0023135A" w:rsidP="0023135A">
      <w:pPr>
        <w:rPr>
          <w:rFonts w:ascii="Montserrat" w:hAnsi="Montserrat"/>
          <w:color w:val="004664"/>
          <w:sz w:val="22"/>
          <w:szCs w:val="22"/>
          <w:rPrChange w:id="386" w:author="Eloise Mann" w:date="2025-05-23T15:43:00Z" w16du:dateUtc="2025-05-23T14:43:00Z">
            <w:rPr/>
          </w:rPrChange>
        </w:rPr>
      </w:pPr>
    </w:p>
    <w:p w14:paraId="6A7433FB" w14:textId="77777777" w:rsidR="0023135A" w:rsidRPr="00F94565" w:rsidRDefault="0023135A">
      <w:pPr>
        <w:pStyle w:val="Heading3"/>
        <w:rPr>
          <w:rFonts w:ascii="Montserrat" w:hAnsi="Montserrat"/>
          <w:rPrChange w:id="387" w:author="Eloise Mann" w:date="2025-05-23T15:43:00Z" w16du:dateUtc="2025-05-23T14:43:00Z">
            <w:rPr>
              <w:b/>
              <w:bCs/>
            </w:rPr>
          </w:rPrChange>
        </w:rPr>
        <w:pPrChange w:id="388" w:author="Eloise Mann" w:date="2025-05-22T08:25:00Z" w16du:dateUtc="2025-05-22T07:25:00Z">
          <w:pPr>
            <w:pStyle w:val="ListParagraph"/>
            <w:numPr>
              <w:numId w:val="5"/>
            </w:numPr>
            <w:spacing w:after="0" w:line="240" w:lineRule="auto"/>
            <w:ind w:left="426" w:hanging="360"/>
          </w:pPr>
        </w:pPrChange>
      </w:pPr>
      <w:bookmarkStart w:id="389" w:name="_Toc198797218"/>
      <w:r w:rsidRPr="00F94565">
        <w:rPr>
          <w:rFonts w:ascii="Montserrat" w:hAnsi="Montserrat"/>
          <w:rPrChange w:id="390" w:author="Eloise Mann" w:date="2025-05-23T15:43:00Z" w16du:dateUtc="2025-05-23T14:43:00Z">
            <w:rPr>
              <w:b/>
              <w:bCs/>
            </w:rPr>
          </w:rPrChange>
        </w:rPr>
        <w:t>Working Conditions and Fair Pay</w:t>
      </w:r>
      <w:bookmarkEnd w:id="389"/>
    </w:p>
    <w:p w14:paraId="06FB2297" w14:textId="77777777" w:rsidR="0023135A" w:rsidRPr="00F94565" w:rsidRDefault="0023135A" w:rsidP="0023135A">
      <w:pPr>
        <w:numPr>
          <w:ilvl w:val="0"/>
          <w:numId w:val="6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391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392" w:author="Eloise Mann" w:date="2025-05-23T15:43:00Z" w16du:dateUtc="2025-05-23T14:43:00Z">
            <w:rPr/>
          </w:rPrChange>
        </w:rPr>
        <w:t>Maintain 100% of employees are paid at or above the Living Wage by 2028.</w:t>
      </w:r>
    </w:p>
    <w:p w14:paraId="6B6ABEBD" w14:textId="499589A1" w:rsidR="0023135A" w:rsidRDefault="0023135A" w:rsidP="0023135A">
      <w:pPr>
        <w:numPr>
          <w:ilvl w:val="0"/>
          <w:numId w:val="6"/>
        </w:numPr>
        <w:spacing w:after="0" w:line="240" w:lineRule="auto"/>
        <w:rPr>
          <w:ins w:id="393" w:author="Kenal Patel" w:date="2025-05-30T13:04:00Z" w16du:dateUtc="2025-05-30T07:34:00Z"/>
          <w:rFonts w:ascii="Montserrat" w:hAnsi="Montserrat"/>
          <w:color w:val="004664"/>
          <w:sz w:val="22"/>
          <w:szCs w:val="22"/>
        </w:rPr>
      </w:pPr>
      <w:commentRangeStart w:id="394"/>
      <w:commentRangeStart w:id="395"/>
      <w:r w:rsidRPr="00F94565">
        <w:rPr>
          <w:rFonts w:ascii="Montserrat" w:hAnsi="Montserrat"/>
          <w:color w:val="004664"/>
          <w:sz w:val="22"/>
          <w:szCs w:val="22"/>
          <w:rPrChange w:id="396" w:author="Eloise Mann" w:date="2025-05-23T15:43:00Z" w16du:dateUtc="2025-05-23T14:43:00Z">
            <w:rPr/>
          </w:rPrChange>
        </w:rPr>
        <w:t xml:space="preserve">Conduct annual pay equity reviews </w:t>
      </w:r>
      <w:del w:id="397" w:author="Eloise Mann" w:date="2025-05-23T14:16:00Z" w16du:dateUtc="2025-05-23T13:16:00Z">
        <w:r w:rsidRPr="00F94565" w:rsidDel="00FB5A26">
          <w:rPr>
            <w:rFonts w:ascii="Montserrat" w:hAnsi="Montserrat"/>
            <w:color w:val="004664"/>
            <w:sz w:val="22"/>
            <w:szCs w:val="22"/>
            <w:rPrChange w:id="398" w:author="Eloise Mann" w:date="2025-05-23T15:43:00Z" w16du:dateUtc="2025-05-23T14:43:00Z">
              <w:rPr/>
            </w:rPrChange>
          </w:rPr>
          <w:delText>across all departments and regions</w:delText>
        </w:r>
      </w:del>
      <w:ins w:id="399" w:author="Eloise Mann" w:date="2025-05-23T14:16:00Z" w16du:dateUtc="2025-05-23T13:16:00Z">
        <w:r w:rsidR="00FB5A26" w:rsidRPr="00F94565">
          <w:rPr>
            <w:rFonts w:ascii="Montserrat" w:hAnsi="Montserrat"/>
            <w:color w:val="004664"/>
            <w:sz w:val="22"/>
            <w:szCs w:val="22"/>
          </w:rPr>
          <w:t>within banded areas of the business</w:t>
        </w:r>
      </w:ins>
      <w:r w:rsidRPr="00F94565">
        <w:rPr>
          <w:rFonts w:ascii="Montserrat" w:hAnsi="Montserrat"/>
          <w:color w:val="004664"/>
          <w:sz w:val="22"/>
          <w:szCs w:val="22"/>
          <w:rPrChange w:id="400" w:author="Eloise Mann" w:date="2025-05-23T15:43:00Z" w16du:dateUtc="2025-05-23T14:43:00Z">
            <w:rPr/>
          </w:rPrChange>
        </w:rPr>
        <w:t>.</w:t>
      </w:r>
      <w:commentRangeEnd w:id="394"/>
      <w:r w:rsidR="00FB5A26" w:rsidRPr="00F94565">
        <w:rPr>
          <w:rStyle w:val="CommentReference"/>
          <w:rFonts w:ascii="Montserrat" w:hAnsi="Montserrat"/>
          <w:rPrChange w:id="401" w:author="Eloise Mann" w:date="2025-05-23T15:43:00Z" w16du:dateUtc="2025-05-23T14:43:00Z">
            <w:rPr>
              <w:rStyle w:val="CommentReference"/>
            </w:rPr>
          </w:rPrChange>
        </w:rPr>
        <w:commentReference w:id="394"/>
      </w:r>
      <w:commentRangeEnd w:id="395"/>
      <w:r w:rsidR="00A3128D">
        <w:rPr>
          <w:rStyle w:val="CommentReference"/>
        </w:rPr>
        <w:commentReference w:id="395"/>
      </w:r>
    </w:p>
    <w:p w14:paraId="3690A136" w14:textId="3F5ABE4C" w:rsidR="00A3128D" w:rsidRPr="00F94565" w:rsidRDefault="00A3128D" w:rsidP="0023135A">
      <w:pPr>
        <w:numPr>
          <w:ilvl w:val="0"/>
          <w:numId w:val="6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02" w:author="Eloise Mann" w:date="2025-05-23T15:43:00Z" w16du:dateUtc="2025-05-23T14:43:00Z">
            <w:rPr/>
          </w:rPrChange>
        </w:rPr>
      </w:pPr>
      <w:ins w:id="403" w:author="Kenal Patel" w:date="2025-05-30T13:10:00Z">
        <w:r w:rsidRPr="00A3128D">
          <w:rPr>
            <w:rFonts w:ascii="Montserrat" w:hAnsi="Montserrat"/>
            <w:color w:val="004664"/>
            <w:sz w:val="22"/>
            <w:szCs w:val="22"/>
          </w:rPr>
          <w:t xml:space="preserve">Maintain 100% of employees are paid at or above the </w:t>
        </w:r>
      </w:ins>
      <w:ins w:id="404" w:author="Kenal Patel" w:date="2025-05-30T13:10:00Z" w16du:dateUtc="2025-05-30T07:40:00Z">
        <w:r>
          <w:rPr>
            <w:rFonts w:ascii="Montserrat" w:hAnsi="Montserrat"/>
            <w:color w:val="004664"/>
            <w:sz w:val="22"/>
            <w:szCs w:val="22"/>
          </w:rPr>
          <w:t>Minimum</w:t>
        </w:r>
      </w:ins>
      <w:ins w:id="405" w:author="Kenal Patel" w:date="2025-05-30T13:10:00Z">
        <w:r w:rsidRPr="00A3128D">
          <w:rPr>
            <w:rFonts w:ascii="Montserrat" w:hAnsi="Montserrat"/>
            <w:color w:val="004664"/>
            <w:sz w:val="22"/>
            <w:szCs w:val="22"/>
          </w:rPr>
          <w:t xml:space="preserve"> Wage by 2028</w:t>
        </w:r>
      </w:ins>
    </w:p>
    <w:p w14:paraId="7924483A" w14:textId="77777777" w:rsidR="0023135A" w:rsidRPr="00F94565" w:rsidDel="00F22F65" w:rsidRDefault="0023135A" w:rsidP="0023135A">
      <w:pPr>
        <w:numPr>
          <w:ilvl w:val="0"/>
          <w:numId w:val="6"/>
        </w:numPr>
        <w:spacing w:after="0" w:line="240" w:lineRule="auto"/>
        <w:rPr>
          <w:del w:id="406" w:author="Eloise Mann" w:date="2025-05-23T14:15:00Z" w16du:dateUtc="2025-05-23T13:15:00Z"/>
          <w:rFonts w:ascii="Montserrat" w:hAnsi="Montserrat"/>
          <w:color w:val="004664"/>
          <w:sz w:val="22"/>
          <w:szCs w:val="22"/>
          <w:rPrChange w:id="407" w:author="Eloise Mann" w:date="2025-05-23T15:43:00Z" w16du:dateUtc="2025-05-23T14:43:00Z">
            <w:rPr>
              <w:del w:id="408" w:author="Eloise Mann" w:date="2025-05-23T14:15:00Z" w16du:dateUtc="2025-05-23T13:15:00Z"/>
            </w:rPr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09" w:author="Eloise Mann" w:date="2025-05-23T15:43:00Z" w16du:dateUtc="2025-05-23T14:43:00Z">
            <w:rPr/>
          </w:rPrChange>
        </w:rPr>
        <w:t>Conduct employee satisfaction surveys on working conditions every year.</w:t>
      </w:r>
    </w:p>
    <w:p w14:paraId="7FF3C4BD" w14:textId="70622B6D" w:rsidR="0023135A" w:rsidRPr="00F94565" w:rsidDel="00F22F65" w:rsidRDefault="0023135A">
      <w:pPr>
        <w:pStyle w:val="ListParagraph"/>
        <w:numPr>
          <w:ilvl w:val="0"/>
          <w:numId w:val="6"/>
        </w:numPr>
        <w:spacing w:after="0" w:line="240" w:lineRule="auto"/>
        <w:rPr>
          <w:del w:id="410" w:author="Eloise Mann" w:date="2025-05-23T14:15:00Z" w16du:dateUtc="2025-05-23T13:15:00Z"/>
          <w:rFonts w:ascii="Montserrat" w:eastAsia="Calibri" w:hAnsi="Montserrat"/>
          <w:color w:val="004664"/>
          <w:sz w:val="22"/>
          <w:szCs w:val="22"/>
          <w:highlight w:val="yellow"/>
          <w:rPrChange w:id="411" w:author="Eloise Mann" w:date="2025-05-23T15:43:00Z" w16du:dateUtc="2025-05-23T14:43:00Z">
            <w:rPr>
              <w:del w:id="412" w:author="Eloise Mann" w:date="2025-05-23T14:15:00Z" w16du:dateUtc="2025-05-23T13:15:00Z"/>
              <w:rFonts w:eastAsia="Calibri"/>
            </w:rPr>
          </w:rPrChange>
        </w:rPr>
      </w:pPr>
      <w:commentRangeStart w:id="413"/>
      <w:del w:id="414" w:author="Eloise Mann" w:date="2025-05-23T14:15:00Z" w16du:dateUtc="2025-05-23T13:15:00Z">
        <w:r w:rsidRPr="00F94565" w:rsidDel="00F22F65">
          <w:rPr>
            <w:rFonts w:ascii="Montserrat" w:eastAsia="Calibri" w:hAnsi="Montserrat"/>
            <w:color w:val="004664"/>
            <w:sz w:val="22"/>
            <w:szCs w:val="22"/>
            <w:highlight w:val="yellow"/>
            <w:rPrChange w:id="415" w:author="Eloise Mann" w:date="2025-05-23T15:43:00Z" w16du:dateUtc="2025-05-23T14:43:00Z">
              <w:rPr>
                <w:rFonts w:eastAsia="Calibri"/>
              </w:rPr>
            </w:rPrChange>
          </w:rPr>
          <w:delText>Maintain 100% of employees receive Health care Coverage by 2028.</w:delText>
        </w:r>
        <w:commentRangeEnd w:id="413"/>
        <w:r w:rsidR="0050742C" w:rsidRPr="00F94565" w:rsidDel="00F22F65">
          <w:rPr>
            <w:rStyle w:val="CommentReference"/>
            <w:rFonts w:ascii="Montserrat" w:hAnsi="Montserrat"/>
            <w:rPrChange w:id="416" w:author="Eloise Mann" w:date="2025-05-23T15:43:00Z" w16du:dateUtc="2025-05-23T14:43:00Z">
              <w:rPr>
                <w:rStyle w:val="CommentReference"/>
              </w:rPr>
            </w:rPrChange>
          </w:rPr>
          <w:commentReference w:id="413"/>
        </w:r>
      </w:del>
    </w:p>
    <w:p w14:paraId="45CF879D" w14:textId="77777777" w:rsidR="0023135A" w:rsidRPr="00F94565" w:rsidRDefault="0023135A">
      <w:pPr>
        <w:numPr>
          <w:ilvl w:val="0"/>
          <w:numId w:val="6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17" w:author="Eloise Mann" w:date="2025-05-23T15:43:00Z" w16du:dateUtc="2025-05-23T14:43:00Z">
            <w:rPr/>
          </w:rPrChange>
        </w:rPr>
        <w:pPrChange w:id="418" w:author="Eloise Mann" w:date="2025-05-23T14:15:00Z" w16du:dateUtc="2025-05-23T13:15:00Z">
          <w:pPr/>
        </w:pPrChange>
      </w:pPr>
    </w:p>
    <w:p w14:paraId="45925CBD" w14:textId="77777777" w:rsidR="0023135A" w:rsidRPr="00F94565" w:rsidRDefault="0023135A">
      <w:pPr>
        <w:pStyle w:val="Heading3"/>
        <w:rPr>
          <w:rFonts w:ascii="Montserrat" w:hAnsi="Montserrat"/>
          <w:rPrChange w:id="419" w:author="Eloise Mann" w:date="2025-05-23T15:43:00Z" w16du:dateUtc="2025-05-23T14:43:00Z">
            <w:rPr>
              <w:b/>
              <w:bCs/>
            </w:rPr>
          </w:rPrChange>
        </w:rPr>
        <w:pPrChange w:id="420" w:author="Eloise Mann" w:date="2025-05-22T08:25:00Z" w16du:dateUtc="2025-05-22T07:25:00Z">
          <w:pPr>
            <w:pStyle w:val="ListParagraph"/>
            <w:numPr>
              <w:numId w:val="5"/>
            </w:numPr>
            <w:spacing w:after="0" w:line="240" w:lineRule="auto"/>
            <w:ind w:left="426" w:hanging="360"/>
          </w:pPr>
        </w:pPrChange>
      </w:pPr>
      <w:bookmarkStart w:id="421" w:name="_Toc198797219"/>
      <w:r w:rsidRPr="00F94565">
        <w:rPr>
          <w:rFonts w:ascii="Montserrat" w:hAnsi="Montserrat"/>
          <w:rPrChange w:id="422" w:author="Eloise Mann" w:date="2025-05-23T15:43:00Z" w16du:dateUtc="2025-05-23T14:43:00Z">
            <w:rPr>
              <w:b/>
              <w:bCs/>
            </w:rPr>
          </w:rPrChange>
        </w:rPr>
        <w:t>Diversity, Equity and Inclusion (DEI)</w:t>
      </w:r>
      <w:bookmarkEnd w:id="421"/>
    </w:p>
    <w:p w14:paraId="1AFC9C2C" w14:textId="77777777" w:rsidR="0023135A" w:rsidRPr="00F94565" w:rsidRDefault="0023135A" w:rsidP="0023135A">
      <w:pPr>
        <w:numPr>
          <w:ilvl w:val="0"/>
          <w:numId w:val="6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23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24" w:author="Eloise Mann" w:date="2025-05-23T15:43:00Z" w16du:dateUtc="2025-05-23T14:43:00Z">
            <w:rPr/>
          </w:rPrChange>
        </w:rPr>
        <w:t>Achieve 50% gender representation in management and leadership roles by 2028.</w:t>
      </w:r>
    </w:p>
    <w:p w14:paraId="680011D5" w14:textId="77777777" w:rsidR="0023135A" w:rsidRPr="00F94565" w:rsidRDefault="0023135A" w:rsidP="0023135A">
      <w:pPr>
        <w:numPr>
          <w:ilvl w:val="0"/>
          <w:numId w:val="6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25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26" w:author="Eloise Mann" w:date="2025-05-23T15:43:00Z" w16du:dateUtc="2025-05-23T14:43:00Z">
            <w:rPr/>
          </w:rPrChange>
        </w:rPr>
        <w:t>Publish an annual Gender Pay Gap Report starting 2024, with transparent reporting and improvement actions.</w:t>
      </w:r>
    </w:p>
    <w:p w14:paraId="65B90E04" w14:textId="77777777" w:rsidR="0023135A" w:rsidRPr="00F94565" w:rsidRDefault="0023135A" w:rsidP="0023135A">
      <w:pPr>
        <w:numPr>
          <w:ilvl w:val="0"/>
          <w:numId w:val="6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27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28" w:author="Eloise Mann" w:date="2025-05-23T15:43:00Z" w16du:dateUtc="2025-05-23T14:43:00Z">
            <w:rPr/>
          </w:rPrChange>
        </w:rPr>
        <w:t>Provide mandatory DEI awareness training to 100% of employees by 2028.</w:t>
      </w:r>
    </w:p>
    <w:p w14:paraId="075B900A" w14:textId="77777777" w:rsidR="0023135A" w:rsidRPr="00F94565" w:rsidRDefault="0023135A" w:rsidP="0023135A">
      <w:pPr>
        <w:ind w:left="720"/>
        <w:rPr>
          <w:rFonts w:ascii="Montserrat" w:hAnsi="Montserrat"/>
          <w:color w:val="004664"/>
          <w:sz w:val="22"/>
          <w:szCs w:val="22"/>
          <w:rPrChange w:id="429" w:author="Eloise Mann" w:date="2025-05-23T15:43:00Z" w16du:dateUtc="2025-05-23T14:43:00Z">
            <w:rPr/>
          </w:rPrChange>
        </w:rPr>
      </w:pPr>
    </w:p>
    <w:p w14:paraId="5EB18847" w14:textId="77777777" w:rsidR="0023135A" w:rsidRPr="00F94565" w:rsidRDefault="0023135A">
      <w:pPr>
        <w:pStyle w:val="Heading3"/>
        <w:rPr>
          <w:rFonts w:ascii="Montserrat" w:hAnsi="Montserrat"/>
          <w:rPrChange w:id="430" w:author="Eloise Mann" w:date="2025-05-23T15:43:00Z" w16du:dateUtc="2025-05-23T14:43:00Z">
            <w:rPr>
              <w:b/>
              <w:bCs/>
            </w:rPr>
          </w:rPrChange>
        </w:rPr>
        <w:pPrChange w:id="431" w:author="Eloise Mann" w:date="2025-05-22T08:25:00Z" w16du:dateUtc="2025-05-22T07:25:00Z">
          <w:pPr>
            <w:pStyle w:val="ListParagraph"/>
            <w:numPr>
              <w:numId w:val="5"/>
            </w:numPr>
            <w:spacing w:after="0" w:line="240" w:lineRule="auto"/>
            <w:ind w:left="426" w:hanging="360"/>
          </w:pPr>
        </w:pPrChange>
      </w:pPr>
      <w:bookmarkStart w:id="432" w:name="_Toc198797220"/>
      <w:r w:rsidRPr="00F94565">
        <w:rPr>
          <w:rFonts w:ascii="Montserrat" w:hAnsi="Montserrat"/>
          <w:rPrChange w:id="433" w:author="Eloise Mann" w:date="2025-05-23T15:43:00Z" w16du:dateUtc="2025-05-23T14:43:00Z">
            <w:rPr>
              <w:b/>
              <w:bCs/>
            </w:rPr>
          </w:rPrChange>
        </w:rPr>
        <w:t>Social Dialogue and Employee Engagement</w:t>
      </w:r>
      <w:bookmarkEnd w:id="432"/>
    </w:p>
    <w:p w14:paraId="5BC5F1EB" w14:textId="77777777" w:rsidR="0023135A" w:rsidRPr="00F94565" w:rsidRDefault="0023135A" w:rsidP="0023135A">
      <w:pPr>
        <w:numPr>
          <w:ilvl w:val="0"/>
          <w:numId w:val="7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34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35" w:author="Eloise Mann" w:date="2025-05-23T15:43:00Z" w16du:dateUtc="2025-05-23T14:43:00Z">
            <w:rPr/>
          </w:rPrChange>
        </w:rPr>
        <w:t>Establish active employee feedback and consultation forums at 100% of operational sites by 2028.</w:t>
      </w:r>
    </w:p>
    <w:p w14:paraId="53DEB450" w14:textId="169CA187" w:rsidR="0023135A" w:rsidRPr="00F94565" w:rsidRDefault="0023135A" w:rsidP="0023135A">
      <w:pPr>
        <w:numPr>
          <w:ilvl w:val="0"/>
          <w:numId w:val="7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36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37" w:author="Eloise Mann" w:date="2025-05-23T15:43:00Z" w16du:dateUtc="2025-05-23T14:43:00Z">
            <w:rPr/>
          </w:rPrChange>
        </w:rPr>
        <w:t xml:space="preserve">Guarantee that 100% of employees are free to join or form trade unions or </w:t>
      </w:r>
      <w:commentRangeStart w:id="438"/>
      <w:commentRangeStart w:id="439"/>
      <w:commentRangeStart w:id="440"/>
      <w:r w:rsidRPr="00F94565">
        <w:rPr>
          <w:rFonts w:ascii="Montserrat" w:hAnsi="Montserrat"/>
          <w:color w:val="004664"/>
          <w:sz w:val="22"/>
          <w:szCs w:val="22"/>
          <w:rPrChange w:id="441" w:author="Eloise Mann" w:date="2025-05-23T15:43:00Z" w16du:dateUtc="2025-05-23T14:43:00Z">
            <w:rPr/>
          </w:rPrChange>
        </w:rPr>
        <w:t>employee representation groups without fear of retaliation by 2028.</w:t>
      </w:r>
      <w:commentRangeEnd w:id="438"/>
      <w:r w:rsidR="0050742C" w:rsidRPr="00F94565">
        <w:rPr>
          <w:rStyle w:val="CommentReference"/>
          <w:rFonts w:ascii="Montserrat" w:hAnsi="Montserrat"/>
          <w:rPrChange w:id="442" w:author="Eloise Mann" w:date="2025-05-23T15:43:00Z" w16du:dateUtc="2025-05-23T14:43:00Z">
            <w:rPr>
              <w:rStyle w:val="CommentReference"/>
            </w:rPr>
          </w:rPrChange>
        </w:rPr>
        <w:commentReference w:id="438"/>
      </w:r>
      <w:commentRangeEnd w:id="439"/>
      <w:r w:rsidR="00A3128D">
        <w:rPr>
          <w:rStyle w:val="CommentReference"/>
        </w:rPr>
        <w:commentReference w:id="439"/>
      </w:r>
      <w:commentRangeEnd w:id="440"/>
      <w:r w:rsidR="00A81A1B">
        <w:rPr>
          <w:rStyle w:val="CommentReference"/>
        </w:rPr>
        <w:commentReference w:id="440"/>
      </w:r>
    </w:p>
    <w:p w14:paraId="21B84924" w14:textId="70A76650" w:rsidR="0023135A" w:rsidRPr="00F94565" w:rsidRDefault="0023135A" w:rsidP="0023135A">
      <w:pPr>
        <w:numPr>
          <w:ilvl w:val="0"/>
          <w:numId w:val="7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43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44" w:author="Eloise Mann" w:date="2025-05-23T15:43:00Z" w16du:dateUtc="2025-05-23T14:43:00Z">
            <w:rPr/>
          </w:rPrChange>
        </w:rPr>
        <w:t>Maintain the “</w:t>
      </w:r>
      <w:ins w:id="445" w:author="Eloise Mann" w:date="2025-05-22T08:43:00Z" w16du:dateUtc="2025-05-22T07:43:00Z">
        <w:r w:rsidR="0050742C" w:rsidRPr="00F94565">
          <w:rPr>
            <w:rFonts w:ascii="Montserrat" w:hAnsi="Montserrat"/>
            <w:color w:val="004664"/>
            <w:sz w:val="22"/>
            <w:szCs w:val="22"/>
          </w:rPr>
          <w:t>Employee</w:t>
        </w:r>
      </w:ins>
      <w:del w:id="446" w:author="Eloise Mann" w:date="2025-05-22T08:43:00Z" w16du:dateUtc="2025-05-22T07:43:00Z">
        <w:r w:rsidRPr="00F94565" w:rsidDel="0050742C">
          <w:rPr>
            <w:rFonts w:ascii="Montserrat" w:hAnsi="Montserrat"/>
            <w:color w:val="004664"/>
            <w:sz w:val="22"/>
            <w:szCs w:val="22"/>
            <w:rPrChange w:id="447" w:author="Eloise Mann" w:date="2025-05-23T15:43:00Z" w16du:dateUtc="2025-05-23T14:43:00Z">
              <w:rPr/>
            </w:rPrChange>
          </w:rPr>
          <w:delText>Colleague</w:delText>
        </w:r>
      </w:del>
      <w:r w:rsidRPr="00F94565">
        <w:rPr>
          <w:rFonts w:ascii="Montserrat" w:hAnsi="Montserrat"/>
          <w:color w:val="004664"/>
          <w:sz w:val="22"/>
          <w:szCs w:val="22"/>
          <w:rPrChange w:id="448" w:author="Eloise Mann" w:date="2025-05-23T15:43:00Z" w16du:dateUtc="2025-05-23T14:43:00Z">
            <w:rPr/>
          </w:rPrChange>
        </w:rPr>
        <w:t xml:space="preserve"> Voice Forum” across all sites by 2028, providing a safe and inclusive platform for employees to raise concerns and contribute to workplace improvements.</w:t>
      </w:r>
    </w:p>
    <w:p w14:paraId="35DAA905" w14:textId="77777777" w:rsidR="0023135A" w:rsidRPr="00F94565" w:rsidRDefault="0023135A" w:rsidP="0023135A">
      <w:pPr>
        <w:ind w:left="720"/>
        <w:rPr>
          <w:rFonts w:ascii="Montserrat" w:hAnsi="Montserrat"/>
          <w:color w:val="004664"/>
          <w:sz w:val="22"/>
          <w:szCs w:val="22"/>
          <w:rPrChange w:id="449" w:author="Eloise Mann" w:date="2025-05-23T15:43:00Z" w16du:dateUtc="2025-05-23T14:43:00Z">
            <w:rPr/>
          </w:rPrChange>
        </w:rPr>
      </w:pPr>
    </w:p>
    <w:p w14:paraId="2092EE79" w14:textId="77777777" w:rsidR="0023135A" w:rsidRPr="00F94565" w:rsidRDefault="0023135A">
      <w:pPr>
        <w:pStyle w:val="Heading3"/>
        <w:rPr>
          <w:rFonts w:ascii="Montserrat" w:hAnsi="Montserrat"/>
          <w:rPrChange w:id="450" w:author="Eloise Mann" w:date="2025-05-23T15:43:00Z" w16du:dateUtc="2025-05-23T14:43:00Z">
            <w:rPr>
              <w:b/>
              <w:bCs/>
            </w:rPr>
          </w:rPrChange>
        </w:rPr>
        <w:pPrChange w:id="451" w:author="Eloise Mann" w:date="2025-05-22T08:25:00Z" w16du:dateUtc="2025-05-22T07:25:00Z">
          <w:pPr>
            <w:pStyle w:val="ListParagraph"/>
            <w:numPr>
              <w:numId w:val="5"/>
            </w:numPr>
            <w:spacing w:after="0" w:line="240" w:lineRule="auto"/>
            <w:ind w:left="426" w:hanging="360"/>
          </w:pPr>
        </w:pPrChange>
      </w:pPr>
      <w:bookmarkStart w:id="452" w:name="_Toc198797221"/>
      <w:r w:rsidRPr="00F94565">
        <w:rPr>
          <w:rFonts w:ascii="Montserrat" w:hAnsi="Montserrat"/>
          <w:rPrChange w:id="453" w:author="Eloise Mann" w:date="2025-05-23T15:43:00Z" w16du:dateUtc="2025-05-23T14:43:00Z">
            <w:rPr>
              <w:b/>
              <w:bCs/>
            </w:rPr>
          </w:rPrChange>
        </w:rPr>
        <w:t>Training and Career Development</w:t>
      </w:r>
      <w:bookmarkEnd w:id="452"/>
    </w:p>
    <w:p w14:paraId="3FD360A3" w14:textId="56B36F28" w:rsidR="0023135A" w:rsidRPr="00F94565" w:rsidRDefault="0023135A" w:rsidP="0023135A">
      <w:pPr>
        <w:numPr>
          <w:ilvl w:val="0"/>
          <w:numId w:val="8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54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55" w:author="Eloise Mann" w:date="2025-05-23T15:43:00Z" w16du:dateUtc="2025-05-23T14:43:00Z">
            <w:rPr/>
          </w:rPrChange>
        </w:rPr>
        <w:t xml:space="preserve">Provide a minimum of </w:t>
      </w:r>
      <w:del w:id="456" w:author="Eloise Mann" w:date="2025-05-23T14:21:00Z" w16du:dateUtc="2025-05-23T13:21:00Z">
        <w:r w:rsidRPr="00F94565" w:rsidDel="00192712">
          <w:rPr>
            <w:rFonts w:ascii="Montserrat" w:hAnsi="Montserrat"/>
            <w:color w:val="004664"/>
            <w:sz w:val="22"/>
            <w:szCs w:val="22"/>
            <w:highlight w:val="yellow"/>
            <w:rPrChange w:id="457" w:author="Eloise Mann" w:date="2025-05-23T15:43:00Z" w16du:dateUtc="2025-05-23T14:43:00Z">
              <w:rPr/>
            </w:rPrChange>
          </w:rPr>
          <w:delText>9 hours</w:delText>
        </w:r>
      </w:del>
      <w:ins w:id="458" w:author="Eloise Mann" w:date="2025-05-23T14:21:00Z" w16du:dateUtc="2025-05-23T13:21:00Z">
        <w:r w:rsidR="00192712" w:rsidRPr="00F94565">
          <w:rPr>
            <w:rFonts w:ascii="Montserrat" w:hAnsi="Montserrat"/>
            <w:color w:val="004664"/>
            <w:sz w:val="22"/>
            <w:szCs w:val="22"/>
          </w:rPr>
          <w:t>5</w:t>
        </w:r>
      </w:ins>
      <w:r w:rsidRPr="00F94565">
        <w:rPr>
          <w:rFonts w:ascii="Montserrat" w:hAnsi="Montserrat"/>
          <w:color w:val="004664"/>
          <w:sz w:val="22"/>
          <w:szCs w:val="22"/>
          <w:rPrChange w:id="459" w:author="Eloise Mann" w:date="2025-05-23T15:43:00Z" w16du:dateUtc="2025-05-23T14:43:00Z">
            <w:rPr/>
          </w:rPrChange>
        </w:rPr>
        <w:t xml:space="preserve"> of training per employee per year by 2028.</w:t>
      </w:r>
    </w:p>
    <w:p w14:paraId="2B2F2E66" w14:textId="77777777" w:rsidR="0023135A" w:rsidRPr="00F94565" w:rsidRDefault="0023135A" w:rsidP="0023135A">
      <w:pPr>
        <w:numPr>
          <w:ilvl w:val="0"/>
          <w:numId w:val="8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60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61" w:author="Eloise Mann" w:date="2025-05-23T15:43:00Z" w16du:dateUtc="2025-05-23T14:43:00Z">
            <w:rPr/>
          </w:rPrChange>
        </w:rPr>
        <w:t>Ensure 100% of new hires complete induction training within their first 30 days.</w:t>
      </w:r>
    </w:p>
    <w:p w14:paraId="4C13C915" w14:textId="77777777" w:rsidR="0023135A" w:rsidRPr="00F94565" w:rsidRDefault="0023135A" w:rsidP="0023135A">
      <w:pPr>
        <w:numPr>
          <w:ilvl w:val="0"/>
          <w:numId w:val="8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62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63" w:author="Eloise Mann" w:date="2025-05-23T15:43:00Z" w16du:dateUtc="2025-05-23T14:43:00Z">
            <w:rPr/>
          </w:rPrChange>
        </w:rPr>
        <w:t>Achieve a 20% increase in the average training hours per employee by 2028.</w:t>
      </w:r>
    </w:p>
    <w:p w14:paraId="2E161627" w14:textId="095F473E" w:rsidR="0023135A" w:rsidRPr="00F94565" w:rsidDel="00192712" w:rsidRDefault="0023135A">
      <w:pPr>
        <w:numPr>
          <w:ilvl w:val="0"/>
          <w:numId w:val="8"/>
        </w:numPr>
        <w:spacing w:after="0" w:line="240" w:lineRule="auto"/>
        <w:ind w:left="360"/>
        <w:rPr>
          <w:del w:id="464" w:author="Eloise Mann" w:date="2025-05-23T14:21:00Z" w16du:dateUtc="2025-05-23T13:21:00Z"/>
          <w:rFonts w:ascii="Montserrat" w:hAnsi="Montserrat"/>
          <w:color w:val="004664"/>
          <w:sz w:val="22"/>
          <w:szCs w:val="22"/>
          <w:rPrChange w:id="465" w:author="Eloise Mann" w:date="2025-05-23T15:43:00Z" w16du:dateUtc="2025-05-23T14:43:00Z">
            <w:rPr>
              <w:del w:id="466" w:author="Eloise Mann" w:date="2025-05-23T14:21:00Z" w16du:dateUtc="2025-05-23T13:21:00Z"/>
            </w:rPr>
          </w:rPrChange>
        </w:rPr>
        <w:pPrChange w:id="467" w:author="Eloise Mann" w:date="2025-05-23T14:21:00Z" w16du:dateUtc="2025-05-23T13:21:00Z">
          <w:pPr>
            <w:numPr>
              <w:numId w:val="8"/>
            </w:numPr>
            <w:tabs>
              <w:tab w:val="num" w:pos="720"/>
            </w:tabs>
            <w:spacing w:after="0" w:line="240" w:lineRule="auto"/>
            <w:ind w:left="720" w:hanging="360"/>
          </w:pPr>
        </w:pPrChange>
      </w:pPr>
      <w:del w:id="468" w:author="Eloise Mann" w:date="2025-05-23T14:21:00Z" w16du:dateUtc="2025-05-23T13:21:00Z">
        <w:r w:rsidRPr="00F94565" w:rsidDel="00192712">
          <w:rPr>
            <w:rFonts w:ascii="Montserrat" w:hAnsi="Montserrat"/>
            <w:color w:val="004664"/>
            <w:sz w:val="22"/>
            <w:szCs w:val="22"/>
            <w:highlight w:val="yellow"/>
            <w:rPrChange w:id="469" w:author="Eloise Mann" w:date="2025-05-23T15:43:00Z" w16du:dateUtc="2025-05-23T14:43:00Z">
              <w:rPr/>
            </w:rPrChange>
          </w:rPr>
          <w:delText>Ensure 80% participation in voluntary upskilling or cross-training programs by 2028</w:delText>
        </w:r>
        <w:r w:rsidRPr="00F94565" w:rsidDel="00192712">
          <w:rPr>
            <w:rFonts w:ascii="Montserrat" w:hAnsi="Montserrat"/>
            <w:color w:val="004664"/>
            <w:sz w:val="22"/>
            <w:szCs w:val="22"/>
            <w:rPrChange w:id="470" w:author="Eloise Mann" w:date="2025-05-23T15:43:00Z" w16du:dateUtc="2025-05-23T14:43:00Z">
              <w:rPr/>
            </w:rPrChange>
          </w:rPr>
          <w:delText>.</w:delText>
        </w:r>
      </w:del>
    </w:p>
    <w:p w14:paraId="205CA2BF" w14:textId="77777777" w:rsidR="0023135A" w:rsidRPr="00F94565" w:rsidRDefault="0023135A">
      <w:pPr>
        <w:ind w:left="360"/>
        <w:rPr>
          <w:rFonts w:ascii="Montserrat" w:hAnsi="Montserrat"/>
          <w:color w:val="004664"/>
          <w:sz w:val="22"/>
          <w:szCs w:val="22"/>
          <w:rPrChange w:id="471" w:author="Eloise Mann" w:date="2025-05-23T15:43:00Z" w16du:dateUtc="2025-05-23T14:43:00Z">
            <w:rPr/>
          </w:rPrChange>
        </w:rPr>
        <w:pPrChange w:id="472" w:author="Eloise Mann" w:date="2025-05-23T14:21:00Z" w16du:dateUtc="2025-05-23T13:21:00Z">
          <w:pPr>
            <w:ind w:left="720"/>
          </w:pPr>
        </w:pPrChange>
      </w:pPr>
    </w:p>
    <w:p w14:paraId="1CDC454B" w14:textId="77777777" w:rsidR="0023135A" w:rsidRPr="00F94565" w:rsidRDefault="0023135A">
      <w:pPr>
        <w:pStyle w:val="Heading3"/>
        <w:rPr>
          <w:rFonts w:ascii="Montserrat" w:hAnsi="Montserrat"/>
          <w:rPrChange w:id="473" w:author="Eloise Mann" w:date="2025-05-23T15:43:00Z" w16du:dateUtc="2025-05-23T14:43:00Z">
            <w:rPr>
              <w:b/>
              <w:bCs/>
            </w:rPr>
          </w:rPrChange>
        </w:rPr>
        <w:pPrChange w:id="474" w:author="Eloise Mann" w:date="2025-05-22T08:44:00Z" w16du:dateUtc="2025-05-22T07:44:00Z">
          <w:pPr>
            <w:pStyle w:val="ListParagraph"/>
            <w:numPr>
              <w:numId w:val="5"/>
            </w:numPr>
            <w:spacing w:after="0" w:line="240" w:lineRule="auto"/>
            <w:ind w:left="426" w:hanging="360"/>
          </w:pPr>
        </w:pPrChange>
      </w:pPr>
      <w:bookmarkStart w:id="475" w:name="_Toc198797222"/>
      <w:r w:rsidRPr="00F94565">
        <w:rPr>
          <w:rFonts w:ascii="Montserrat" w:hAnsi="Montserrat"/>
          <w:rPrChange w:id="476" w:author="Eloise Mann" w:date="2025-05-23T15:43:00Z" w16du:dateUtc="2025-05-23T14:43:00Z">
            <w:rPr>
              <w:b/>
              <w:bCs/>
            </w:rPr>
          </w:rPrChange>
        </w:rPr>
        <w:lastRenderedPageBreak/>
        <w:t>Child Labour, Forced Labour, and Trafficking Prevention</w:t>
      </w:r>
      <w:bookmarkEnd w:id="475"/>
    </w:p>
    <w:p w14:paraId="495B01CC" w14:textId="77777777" w:rsidR="0023135A" w:rsidRPr="00F94565" w:rsidRDefault="0023135A" w:rsidP="0023135A">
      <w:pPr>
        <w:pStyle w:val="ListParagraph"/>
        <w:numPr>
          <w:ilvl w:val="0"/>
          <w:numId w:val="9"/>
        </w:numPr>
        <w:spacing w:after="0" w:line="240" w:lineRule="auto"/>
        <w:rPr>
          <w:rFonts w:ascii="Montserrat" w:eastAsia="Calibri" w:hAnsi="Montserrat"/>
          <w:color w:val="004664"/>
          <w:sz w:val="22"/>
          <w:szCs w:val="22"/>
          <w:rPrChange w:id="477" w:author="Eloise Mann" w:date="2025-05-23T15:43:00Z" w16du:dateUtc="2025-05-23T14:43:00Z">
            <w:rPr>
              <w:rFonts w:eastAsia="Calibri"/>
            </w:rPr>
          </w:rPrChange>
        </w:rPr>
      </w:pPr>
      <w:commentRangeStart w:id="478"/>
      <w:r w:rsidRPr="00F94565">
        <w:rPr>
          <w:rFonts w:ascii="Montserrat" w:hAnsi="Montserrat"/>
          <w:color w:val="004664"/>
          <w:sz w:val="22"/>
          <w:szCs w:val="22"/>
          <w:rPrChange w:id="479" w:author="Eloise Mann" w:date="2025-05-23T15:43:00Z" w16du:dateUtc="2025-05-23T14:43:00Z">
            <w:rPr/>
          </w:rPrChange>
        </w:rPr>
        <w:t xml:space="preserve">Ensure </w:t>
      </w:r>
      <w:r w:rsidRPr="00F94565">
        <w:rPr>
          <w:rFonts w:ascii="Montserrat" w:hAnsi="Montserrat"/>
          <w:color w:val="004664"/>
          <w:sz w:val="22"/>
          <w:szCs w:val="22"/>
          <w:highlight w:val="yellow"/>
          <w:rPrChange w:id="480" w:author="Eloise Mann" w:date="2025-05-23T15:43:00Z" w16du:dateUtc="2025-05-23T14:43:00Z">
            <w:rPr/>
          </w:rPrChange>
        </w:rPr>
        <w:t>100%</w:t>
      </w:r>
      <w:r w:rsidRPr="00F94565">
        <w:rPr>
          <w:rFonts w:ascii="Montserrat" w:hAnsi="Montserrat"/>
          <w:color w:val="004664"/>
          <w:sz w:val="22"/>
          <w:szCs w:val="22"/>
          <w:rPrChange w:id="481" w:author="Eloise Mann" w:date="2025-05-23T15:43:00Z" w16du:dateUtc="2025-05-23T14:43:00Z">
            <w:rPr/>
          </w:rPrChange>
        </w:rPr>
        <w:t xml:space="preserve"> of employees receive training on child labour, forced labour, trafficking prevention, and modern slavery by 2028.</w:t>
      </w:r>
      <w:commentRangeEnd w:id="478"/>
      <w:r w:rsidR="00605788" w:rsidRPr="00F94565">
        <w:rPr>
          <w:rStyle w:val="CommentReference"/>
          <w:rFonts w:ascii="Montserrat" w:hAnsi="Montserrat"/>
          <w:rPrChange w:id="482" w:author="Eloise Mann" w:date="2025-05-23T15:43:00Z" w16du:dateUtc="2025-05-23T14:43:00Z">
            <w:rPr>
              <w:rStyle w:val="CommentReference"/>
            </w:rPr>
          </w:rPrChange>
        </w:rPr>
        <w:commentReference w:id="478"/>
      </w:r>
    </w:p>
    <w:p w14:paraId="57F0A8B0" w14:textId="1CCC0802" w:rsidR="0023135A" w:rsidRPr="00F94565" w:rsidRDefault="0023135A" w:rsidP="0023135A">
      <w:pPr>
        <w:numPr>
          <w:ilvl w:val="0"/>
          <w:numId w:val="9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83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84" w:author="Eloise Mann" w:date="2025-05-23T15:43:00Z" w16du:dateUtc="2025-05-23T14:43:00Z">
            <w:rPr/>
          </w:rPrChange>
        </w:rPr>
        <w:t xml:space="preserve">Conduct </w:t>
      </w:r>
      <w:del w:id="485" w:author="Eloise Mann" w:date="2025-05-23T14:22:00Z" w16du:dateUtc="2025-05-23T13:22:00Z">
        <w:r w:rsidRPr="00F94565" w:rsidDel="00464307">
          <w:rPr>
            <w:rFonts w:ascii="Montserrat" w:hAnsi="Montserrat"/>
            <w:color w:val="004664"/>
            <w:sz w:val="22"/>
            <w:szCs w:val="22"/>
            <w:rPrChange w:id="486" w:author="Eloise Mann" w:date="2025-05-23T15:43:00Z" w16du:dateUtc="2025-05-23T14:43:00Z">
              <w:rPr/>
            </w:rPrChange>
          </w:rPr>
          <w:delText xml:space="preserve">100% </w:delText>
        </w:r>
      </w:del>
      <w:r w:rsidRPr="00F94565">
        <w:rPr>
          <w:rFonts w:ascii="Montserrat" w:hAnsi="Montserrat"/>
          <w:color w:val="004664"/>
          <w:sz w:val="22"/>
          <w:szCs w:val="22"/>
          <w:rPrChange w:id="487" w:author="Eloise Mann" w:date="2025-05-23T15:43:00Z" w16du:dateUtc="2025-05-23T14:43:00Z">
            <w:rPr/>
          </w:rPrChange>
        </w:rPr>
        <w:t>risk assessment of all operational sites annually.</w:t>
      </w:r>
    </w:p>
    <w:p w14:paraId="4684460C" w14:textId="77777777" w:rsidR="0023135A" w:rsidRPr="00F94565" w:rsidRDefault="0023135A" w:rsidP="0023135A">
      <w:pPr>
        <w:numPr>
          <w:ilvl w:val="0"/>
          <w:numId w:val="9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88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489" w:author="Eloise Mann" w:date="2025-05-23T15:43:00Z" w16du:dateUtc="2025-05-23T14:43:00Z">
            <w:rPr/>
          </w:rPrChange>
        </w:rPr>
        <w:t xml:space="preserve">Maintain Zero incidents regarding child labour, forced labour, trafficking prevention, and modern slavery by </w:t>
      </w:r>
      <w:commentRangeStart w:id="490"/>
      <w:r w:rsidRPr="00F94565">
        <w:rPr>
          <w:rFonts w:ascii="Montserrat" w:hAnsi="Montserrat"/>
          <w:color w:val="004664"/>
          <w:sz w:val="22"/>
          <w:szCs w:val="22"/>
          <w:rPrChange w:id="491" w:author="Eloise Mann" w:date="2025-05-23T15:43:00Z" w16du:dateUtc="2025-05-23T14:43:00Z">
            <w:rPr/>
          </w:rPrChange>
        </w:rPr>
        <w:t>2028</w:t>
      </w:r>
      <w:commentRangeEnd w:id="490"/>
      <w:r w:rsidR="00600C01" w:rsidRPr="00F94565">
        <w:rPr>
          <w:rStyle w:val="CommentReference"/>
          <w:rFonts w:ascii="Montserrat" w:hAnsi="Montserrat"/>
          <w:rPrChange w:id="492" w:author="Eloise Mann" w:date="2025-05-23T15:43:00Z" w16du:dateUtc="2025-05-23T14:43:00Z">
            <w:rPr>
              <w:rStyle w:val="CommentReference"/>
            </w:rPr>
          </w:rPrChange>
        </w:rPr>
        <w:commentReference w:id="490"/>
      </w:r>
      <w:r w:rsidRPr="00F94565">
        <w:rPr>
          <w:rFonts w:ascii="Montserrat" w:hAnsi="Montserrat"/>
          <w:color w:val="004664"/>
          <w:sz w:val="22"/>
          <w:szCs w:val="22"/>
          <w:rPrChange w:id="493" w:author="Eloise Mann" w:date="2025-05-23T15:43:00Z" w16du:dateUtc="2025-05-23T14:43:00Z">
            <w:rPr/>
          </w:rPrChange>
        </w:rPr>
        <w:t>.</w:t>
      </w:r>
    </w:p>
    <w:p w14:paraId="5B801998" w14:textId="77777777" w:rsidR="0023135A" w:rsidRPr="00F94565" w:rsidRDefault="0023135A" w:rsidP="0023135A">
      <w:pPr>
        <w:ind w:left="720"/>
        <w:rPr>
          <w:rFonts w:ascii="Montserrat" w:hAnsi="Montserrat"/>
          <w:color w:val="004664"/>
          <w:sz w:val="22"/>
          <w:szCs w:val="22"/>
          <w:rPrChange w:id="494" w:author="Eloise Mann" w:date="2025-05-23T15:43:00Z" w16du:dateUtc="2025-05-23T14:43:00Z">
            <w:rPr/>
          </w:rPrChange>
        </w:rPr>
      </w:pPr>
    </w:p>
    <w:p w14:paraId="5C62B0E3" w14:textId="77777777" w:rsidR="0023135A" w:rsidRPr="00F94565" w:rsidRDefault="0023135A">
      <w:pPr>
        <w:pStyle w:val="Heading3"/>
        <w:rPr>
          <w:rFonts w:ascii="Montserrat" w:hAnsi="Montserrat"/>
          <w:rPrChange w:id="495" w:author="Eloise Mann" w:date="2025-05-23T15:43:00Z" w16du:dateUtc="2025-05-23T14:43:00Z">
            <w:rPr>
              <w:b/>
              <w:bCs/>
            </w:rPr>
          </w:rPrChange>
        </w:rPr>
        <w:pPrChange w:id="496" w:author="Eloise Mann" w:date="2025-05-22T08:44:00Z" w16du:dateUtc="2025-05-22T07:44:00Z">
          <w:pPr>
            <w:pStyle w:val="ListParagraph"/>
            <w:numPr>
              <w:numId w:val="5"/>
            </w:numPr>
            <w:spacing w:after="0" w:line="240" w:lineRule="auto"/>
            <w:ind w:left="426" w:hanging="360"/>
          </w:pPr>
        </w:pPrChange>
      </w:pPr>
      <w:bookmarkStart w:id="497" w:name="_Toc198797223"/>
      <w:r w:rsidRPr="00F94565">
        <w:rPr>
          <w:rFonts w:ascii="Montserrat" w:hAnsi="Montserrat"/>
          <w:rPrChange w:id="498" w:author="Eloise Mann" w:date="2025-05-23T15:43:00Z" w16du:dateUtc="2025-05-23T14:43:00Z">
            <w:rPr>
              <w:b/>
              <w:bCs/>
            </w:rPr>
          </w:rPrChange>
        </w:rPr>
        <w:t>Discrimination and Harassment</w:t>
      </w:r>
      <w:bookmarkEnd w:id="497"/>
    </w:p>
    <w:p w14:paraId="5128D80B" w14:textId="77777777" w:rsidR="0023135A" w:rsidRPr="00F94565" w:rsidRDefault="0023135A" w:rsidP="0023135A">
      <w:pPr>
        <w:numPr>
          <w:ilvl w:val="0"/>
          <w:numId w:val="10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499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500" w:author="Eloise Mann" w:date="2025-05-23T15:43:00Z" w16du:dateUtc="2025-05-23T14:43:00Z">
            <w:rPr/>
          </w:rPrChange>
        </w:rPr>
        <w:t>Provide anti-discrimination and harassment training to 100% of employees annually.</w:t>
      </w:r>
    </w:p>
    <w:p w14:paraId="26F50733" w14:textId="77777777" w:rsidR="0023135A" w:rsidRPr="00F94565" w:rsidRDefault="0023135A" w:rsidP="0023135A">
      <w:pPr>
        <w:numPr>
          <w:ilvl w:val="0"/>
          <w:numId w:val="10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501" w:author="Eloise Mann" w:date="2025-05-23T15:43:00Z" w16du:dateUtc="2025-05-23T14:43:00Z">
            <w:rPr/>
          </w:rPrChange>
        </w:rPr>
      </w:pPr>
      <w:commentRangeStart w:id="502"/>
      <w:commentRangeStart w:id="503"/>
      <w:r w:rsidRPr="00F94565">
        <w:rPr>
          <w:rFonts w:ascii="Montserrat" w:hAnsi="Montserrat"/>
          <w:color w:val="004664"/>
          <w:sz w:val="22"/>
          <w:szCs w:val="22"/>
          <w:rPrChange w:id="504" w:author="Eloise Mann" w:date="2025-05-23T15:43:00Z" w16du:dateUtc="2025-05-23T14:43:00Z">
            <w:rPr/>
          </w:rPrChange>
        </w:rPr>
        <w:t xml:space="preserve">Maintain a zero-tolerance policy with all reported cases investigated within </w:t>
      </w:r>
      <w:r w:rsidRPr="00F94565">
        <w:rPr>
          <w:rFonts w:ascii="Montserrat" w:hAnsi="Montserrat"/>
          <w:color w:val="004664"/>
          <w:sz w:val="22"/>
          <w:szCs w:val="22"/>
          <w:highlight w:val="yellow"/>
          <w:rPrChange w:id="505" w:author="Eloise Mann" w:date="2025-05-23T15:43:00Z" w16du:dateUtc="2025-05-23T14:43:00Z">
            <w:rPr/>
          </w:rPrChange>
        </w:rPr>
        <w:t>5</w:t>
      </w:r>
      <w:r w:rsidRPr="00F94565">
        <w:rPr>
          <w:rFonts w:ascii="Montserrat" w:hAnsi="Montserrat"/>
          <w:color w:val="004664"/>
          <w:sz w:val="22"/>
          <w:szCs w:val="22"/>
          <w:rPrChange w:id="506" w:author="Eloise Mann" w:date="2025-05-23T15:43:00Z" w16du:dateUtc="2025-05-23T14:43:00Z">
            <w:rPr/>
          </w:rPrChange>
        </w:rPr>
        <w:t xml:space="preserve"> working days.</w:t>
      </w:r>
      <w:commentRangeEnd w:id="502"/>
      <w:r w:rsidR="007B46A8" w:rsidRPr="00F94565">
        <w:rPr>
          <w:rStyle w:val="CommentReference"/>
          <w:rFonts w:ascii="Montserrat" w:hAnsi="Montserrat"/>
          <w:rPrChange w:id="507" w:author="Eloise Mann" w:date="2025-05-23T15:43:00Z" w16du:dateUtc="2025-05-23T14:43:00Z">
            <w:rPr>
              <w:rStyle w:val="CommentReference"/>
            </w:rPr>
          </w:rPrChange>
        </w:rPr>
        <w:commentReference w:id="502"/>
      </w:r>
      <w:commentRangeEnd w:id="503"/>
      <w:r w:rsidR="009F27C2">
        <w:rPr>
          <w:rStyle w:val="CommentReference"/>
        </w:rPr>
        <w:commentReference w:id="503"/>
      </w:r>
    </w:p>
    <w:p w14:paraId="2121E3E8" w14:textId="42135169" w:rsidR="0023135A" w:rsidRPr="00F94565" w:rsidRDefault="0023135A">
      <w:pPr>
        <w:spacing w:after="0" w:line="240" w:lineRule="auto"/>
        <w:ind w:left="360"/>
        <w:rPr>
          <w:rFonts w:ascii="Montserrat" w:hAnsi="Montserrat"/>
          <w:color w:val="004664"/>
          <w:sz w:val="22"/>
          <w:szCs w:val="22"/>
          <w:highlight w:val="yellow"/>
          <w:rPrChange w:id="508" w:author="Eloise Mann" w:date="2025-05-23T15:43:00Z" w16du:dateUtc="2025-05-23T14:43:00Z">
            <w:rPr/>
          </w:rPrChange>
        </w:rPr>
        <w:pPrChange w:id="509" w:author="Eloise Mann" w:date="2025-05-23T14:23:00Z" w16du:dateUtc="2025-05-23T13:23:00Z">
          <w:pPr>
            <w:numPr>
              <w:numId w:val="10"/>
            </w:numPr>
            <w:tabs>
              <w:tab w:val="num" w:pos="720"/>
            </w:tabs>
            <w:spacing w:after="0" w:line="240" w:lineRule="auto"/>
            <w:ind w:left="720" w:hanging="360"/>
          </w:pPr>
        </w:pPrChange>
      </w:pPr>
      <w:del w:id="510" w:author="Eloise Mann" w:date="2025-05-23T14:23:00Z" w16du:dateUtc="2025-05-23T13:23:00Z">
        <w:r w:rsidRPr="00F94565" w:rsidDel="007B46A8">
          <w:rPr>
            <w:rFonts w:ascii="Montserrat" w:hAnsi="Montserrat"/>
            <w:color w:val="004664"/>
            <w:sz w:val="22"/>
            <w:szCs w:val="22"/>
            <w:highlight w:val="yellow"/>
            <w:rPrChange w:id="511" w:author="Eloise Mann" w:date="2025-05-23T15:43:00Z" w16du:dateUtc="2025-05-23T14:43:00Z">
              <w:rPr/>
            </w:rPrChange>
          </w:rPr>
          <w:delText>Conduct 100% risk assessment of all operational sites annually.</w:delText>
        </w:r>
      </w:del>
    </w:p>
    <w:p w14:paraId="2C30ED7C" w14:textId="77777777" w:rsidR="0023135A" w:rsidRPr="00F94565" w:rsidRDefault="0023135A" w:rsidP="0023135A">
      <w:pPr>
        <w:ind w:left="720"/>
        <w:rPr>
          <w:rFonts w:ascii="Montserrat" w:hAnsi="Montserrat"/>
          <w:color w:val="004664"/>
          <w:sz w:val="22"/>
          <w:szCs w:val="22"/>
          <w:rPrChange w:id="512" w:author="Eloise Mann" w:date="2025-05-23T15:43:00Z" w16du:dateUtc="2025-05-23T14:43:00Z">
            <w:rPr/>
          </w:rPrChange>
        </w:rPr>
      </w:pPr>
    </w:p>
    <w:p w14:paraId="6C137C58" w14:textId="77777777" w:rsidR="0023135A" w:rsidRPr="00F94565" w:rsidRDefault="0023135A">
      <w:pPr>
        <w:pStyle w:val="Heading3"/>
        <w:rPr>
          <w:rFonts w:ascii="Montserrat" w:hAnsi="Montserrat"/>
          <w:rPrChange w:id="513" w:author="Eloise Mann" w:date="2025-05-23T15:43:00Z" w16du:dateUtc="2025-05-23T14:43:00Z">
            <w:rPr>
              <w:b/>
              <w:bCs/>
            </w:rPr>
          </w:rPrChange>
        </w:rPr>
        <w:pPrChange w:id="514" w:author="Eloise Mann" w:date="2025-05-22T08:44:00Z" w16du:dateUtc="2025-05-22T07:44:00Z">
          <w:pPr>
            <w:pStyle w:val="ListParagraph"/>
            <w:numPr>
              <w:numId w:val="5"/>
            </w:numPr>
            <w:spacing w:after="0" w:line="240" w:lineRule="auto"/>
            <w:ind w:left="426" w:hanging="360"/>
          </w:pPr>
        </w:pPrChange>
      </w:pPr>
      <w:bookmarkStart w:id="515" w:name="_Toc198797224"/>
      <w:r w:rsidRPr="00F94565">
        <w:rPr>
          <w:rFonts w:ascii="Montserrat" w:hAnsi="Montserrat"/>
          <w:rPrChange w:id="516" w:author="Eloise Mann" w:date="2025-05-23T15:43:00Z" w16du:dateUtc="2025-05-23T14:43:00Z">
            <w:rPr>
              <w:b/>
              <w:bCs/>
            </w:rPr>
          </w:rPrChange>
        </w:rPr>
        <w:t>External Stakeholder Human Rights</w:t>
      </w:r>
      <w:bookmarkEnd w:id="515"/>
    </w:p>
    <w:p w14:paraId="4296350E" w14:textId="77777777" w:rsidR="0023135A" w:rsidRPr="00F94565" w:rsidRDefault="0023135A" w:rsidP="0023135A">
      <w:pPr>
        <w:numPr>
          <w:ilvl w:val="0"/>
          <w:numId w:val="11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517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518" w:author="Eloise Mann" w:date="2025-05-23T15:43:00Z" w16du:dateUtc="2025-05-23T14:43:00Z">
            <w:rPr/>
          </w:rPrChange>
        </w:rPr>
        <w:t>Conduct human rights impact assessments on 100% of new international expansions by 2028.</w:t>
      </w:r>
    </w:p>
    <w:p w14:paraId="177E21F2" w14:textId="77777777" w:rsidR="0023135A" w:rsidRPr="00F94565" w:rsidRDefault="0023135A" w:rsidP="0023135A">
      <w:pPr>
        <w:numPr>
          <w:ilvl w:val="0"/>
          <w:numId w:val="11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519" w:author="Eloise Mann" w:date="2025-05-23T15:43:00Z" w16du:dateUtc="2025-05-23T14:43:00Z">
            <w:rPr/>
          </w:rPrChange>
        </w:rPr>
      </w:pPr>
      <w:commentRangeStart w:id="520"/>
      <w:r w:rsidRPr="00F94565">
        <w:rPr>
          <w:rFonts w:ascii="Montserrat" w:hAnsi="Montserrat"/>
          <w:color w:val="004664"/>
          <w:sz w:val="22"/>
          <w:szCs w:val="22"/>
          <w:rPrChange w:id="521" w:author="Eloise Mann" w:date="2025-05-23T15:43:00Z" w16du:dateUtc="2025-05-23T14:43:00Z">
            <w:rPr/>
          </w:rPrChange>
        </w:rPr>
        <w:t>Collaborate with at least 1 local community organisation per region on human rights initiatives by 2028.</w:t>
      </w:r>
      <w:commentRangeEnd w:id="520"/>
      <w:r w:rsidR="00670342" w:rsidRPr="00F94565">
        <w:rPr>
          <w:rStyle w:val="CommentReference"/>
          <w:rFonts w:ascii="Montserrat" w:hAnsi="Montserrat"/>
          <w:rPrChange w:id="522" w:author="Eloise Mann" w:date="2025-05-23T15:43:00Z" w16du:dateUtc="2025-05-23T14:43:00Z">
            <w:rPr>
              <w:rStyle w:val="CommentReference"/>
            </w:rPr>
          </w:rPrChange>
        </w:rPr>
        <w:commentReference w:id="520"/>
      </w:r>
    </w:p>
    <w:p w14:paraId="648185A3" w14:textId="77777777" w:rsidR="0023135A" w:rsidRPr="00F94565" w:rsidRDefault="0023135A" w:rsidP="0023135A">
      <w:pPr>
        <w:spacing w:after="0" w:line="240" w:lineRule="auto"/>
        <w:rPr>
          <w:rFonts w:ascii="Montserrat" w:eastAsia="Calibri" w:hAnsi="Montserrat"/>
          <w:color w:val="004664"/>
          <w:sz w:val="22"/>
          <w:szCs w:val="22"/>
          <w:rPrChange w:id="523" w:author="Eloise Mann" w:date="2025-05-23T15:43:00Z" w16du:dateUtc="2025-05-23T14:43:00Z">
            <w:rPr>
              <w:rFonts w:eastAsia="Calibri"/>
            </w:rPr>
          </w:rPrChange>
        </w:rPr>
      </w:pPr>
    </w:p>
    <w:p w14:paraId="6178C32C" w14:textId="6E2E7BC8" w:rsidR="0023135A" w:rsidRPr="00F94565" w:rsidDel="00B3420A" w:rsidRDefault="0023135A">
      <w:pPr>
        <w:pStyle w:val="Heading2"/>
        <w:rPr>
          <w:del w:id="524" w:author="Eloise Mann" w:date="2025-05-22T08:48:00Z" w16du:dateUtc="2025-05-22T07:48:00Z"/>
          <w:rFonts w:ascii="Montserrat" w:hAnsi="Montserrat"/>
          <w:color w:val="004664"/>
          <w:sz w:val="22"/>
          <w:szCs w:val="22"/>
        </w:rPr>
      </w:pPr>
      <w:del w:id="525" w:author="Eloise Mann" w:date="2025-05-22T08:48:00Z" w16du:dateUtc="2025-05-22T07:48:00Z">
        <w:r w:rsidRPr="00F94565" w:rsidDel="00670342">
          <w:rPr>
            <w:rFonts w:ascii="Montserrat" w:hAnsi="Montserrat"/>
            <w:color w:val="004664"/>
            <w:sz w:val="22"/>
            <w:szCs w:val="22"/>
            <w:rPrChange w:id="526" w:author="Eloise Mann" w:date="2025-05-23T15:43:00Z" w16du:dateUtc="2025-05-23T14:43:00Z">
              <w:rPr/>
            </w:rPrChange>
          </w:rPr>
          <w:delText>Labour &amp; Human Rights governance at ASCG is embedded into our organisational structure to ensure accountability and effective execution:</w:delText>
        </w:r>
      </w:del>
    </w:p>
    <w:p w14:paraId="7C8F513B" w14:textId="77777777" w:rsidR="00B3420A" w:rsidRPr="00F94565" w:rsidRDefault="00B3420A" w:rsidP="00B3420A">
      <w:pPr>
        <w:rPr>
          <w:ins w:id="527" w:author="Eloise Mann" w:date="2025-05-23T15:39:00Z" w16du:dateUtc="2025-05-23T14:39:00Z"/>
          <w:rFonts w:ascii="Montserrat" w:hAnsi="Montserrat"/>
          <w:rPrChange w:id="528" w:author="Eloise Mann" w:date="2025-05-23T15:43:00Z" w16du:dateUtc="2025-05-23T14:43:00Z">
            <w:rPr>
              <w:ins w:id="529" w:author="Eloise Mann" w:date="2025-05-23T15:39:00Z" w16du:dateUtc="2025-05-23T14:39:00Z"/>
            </w:rPr>
          </w:rPrChange>
        </w:rPr>
      </w:pPr>
    </w:p>
    <w:p w14:paraId="1EFC1CDF" w14:textId="77777777" w:rsidR="00B3420A" w:rsidRPr="00F94565" w:rsidRDefault="00B3420A" w:rsidP="00B3420A">
      <w:pPr>
        <w:rPr>
          <w:ins w:id="530" w:author="Eloise Mann" w:date="2025-05-23T15:39:00Z" w16du:dateUtc="2025-05-23T14:39:00Z"/>
          <w:rFonts w:ascii="Montserrat" w:hAnsi="Montserrat"/>
          <w:rPrChange w:id="531" w:author="Eloise Mann" w:date="2025-05-23T15:43:00Z" w16du:dateUtc="2025-05-23T14:43:00Z">
            <w:rPr>
              <w:ins w:id="532" w:author="Eloise Mann" w:date="2025-05-23T15:39:00Z" w16du:dateUtc="2025-05-23T14:39:00Z"/>
            </w:rPr>
          </w:rPrChange>
        </w:rPr>
      </w:pPr>
    </w:p>
    <w:p w14:paraId="476FAE2C" w14:textId="77777777" w:rsidR="00B3420A" w:rsidRPr="00F94565" w:rsidRDefault="00B3420A" w:rsidP="00B3420A">
      <w:pPr>
        <w:rPr>
          <w:ins w:id="533" w:author="Eloise Mann" w:date="2025-05-23T15:39:00Z" w16du:dateUtc="2025-05-23T14:39:00Z"/>
          <w:rFonts w:ascii="Montserrat" w:hAnsi="Montserrat"/>
          <w:rPrChange w:id="534" w:author="Eloise Mann" w:date="2025-05-23T15:43:00Z" w16du:dateUtc="2025-05-23T14:43:00Z">
            <w:rPr>
              <w:ins w:id="535" w:author="Eloise Mann" w:date="2025-05-23T15:39:00Z" w16du:dateUtc="2025-05-23T14:39:00Z"/>
            </w:rPr>
          </w:rPrChange>
        </w:rPr>
      </w:pPr>
    </w:p>
    <w:p w14:paraId="332B6732" w14:textId="77777777" w:rsidR="00B3420A" w:rsidRPr="00F94565" w:rsidRDefault="00B3420A" w:rsidP="00B3420A">
      <w:pPr>
        <w:rPr>
          <w:ins w:id="536" w:author="Eloise Mann" w:date="2025-05-23T15:39:00Z" w16du:dateUtc="2025-05-23T14:39:00Z"/>
          <w:rFonts w:ascii="Montserrat" w:hAnsi="Montserrat"/>
          <w:rPrChange w:id="537" w:author="Eloise Mann" w:date="2025-05-23T15:43:00Z" w16du:dateUtc="2025-05-23T14:43:00Z">
            <w:rPr>
              <w:ins w:id="538" w:author="Eloise Mann" w:date="2025-05-23T15:39:00Z" w16du:dateUtc="2025-05-23T14:39:00Z"/>
            </w:rPr>
          </w:rPrChange>
        </w:rPr>
      </w:pPr>
    </w:p>
    <w:p w14:paraId="43BEB405" w14:textId="77777777" w:rsidR="00B3420A" w:rsidRPr="00F94565" w:rsidRDefault="00B3420A" w:rsidP="00B3420A">
      <w:pPr>
        <w:rPr>
          <w:ins w:id="539" w:author="Eloise Mann" w:date="2025-05-23T15:39:00Z" w16du:dateUtc="2025-05-23T14:39:00Z"/>
          <w:rFonts w:ascii="Montserrat" w:hAnsi="Montserrat"/>
          <w:rPrChange w:id="540" w:author="Eloise Mann" w:date="2025-05-23T15:43:00Z" w16du:dateUtc="2025-05-23T14:43:00Z">
            <w:rPr>
              <w:ins w:id="541" w:author="Eloise Mann" w:date="2025-05-23T15:39:00Z" w16du:dateUtc="2025-05-23T14:39:00Z"/>
            </w:rPr>
          </w:rPrChange>
        </w:rPr>
      </w:pPr>
    </w:p>
    <w:p w14:paraId="48F9145E" w14:textId="77777777" w:rsidR="00B3420A" w:rsidRPr="00F94565" w:rsidRDefault="00B3420A" w:rsidP="00B3420A">
      <w:pPr>
        <w:rPr>
          <w:ins w:id="542" w:author="Eloise Mann" w:date="2025-05-23T15:39:00Z" w16du:dateUtc="2025-05-23T14:39:00Z"/>
          <w:rFonts w:ascii="Montserrat" w:hAnsi="Montserrat"/>
          <w:rPrChange w:id="543" w:author="Eloise Mann" w:date="2025-05-23T15:43:00Z" w16du:dateUtc="2025-05-23T14:43:00Z">
            <w:rPr>
              <w:ins w:id="544" w:author="Eloise Mann" w:date="2025-05-23T15:39:00Z" w16du:dateUtc="2025-05-23T14:39:00Z"/>
            </w:rPr>
          </w:rPrChange>
        </w:rPr>
      </w:pPr>
    </w:p>
    <w:p w14:paraId="0FBEC841" w14:textId="77777777" w:rsidR="00B3420A" w:rsidRPr="00F94565" w:rsidRDefault="00B3420A" w:rsidP="00B3420A">
      <w:pPr>
        <w:rPr>
          <w:ins w:id="545" w:author="Eloise Mann" w:date="2025-05-23T15:39:00Z" w16du:dateUtc="2025-05-23T14:39:00Z"/>
          <w:rFonts w:ascii="Montserrat" w:hAnsi="Montserrat"/>
          <w:rPrChange w:id="546" w:author="Eloise Mann" w:date="2025-05-23T15:43:00Z" w16du:dateUtc="2025-05-23T14:43:00Z">
            <w:rPr>
              <w:ins w:id="547" w:author="Eloise Mann" w:date="2025-05-23T15:39:00Z" w16du:dateUtc="2025-05-23T14:39:00Z"/>
            </w:rPr>
          </w:rPrChange>
        </w:rPr>
      </w:pPr>
    </w:p>
    <w:p w14:paraId="237C686E" w14:textId="77777777" w:rsidR="00B3420A" w:rsidRPr="00F94565" w:rsidRDefault="00B3420A" w:rsidP="00B3420A">
      <w:pPr>
        <w:rPr>
          <w:ins w:id="548" w:author="Eloise Mann" w:date="2025-05-23T15:39:00Z" w16du:dateUtc="2025-05-23T14:39:00Z"/>
          <w:rFonts w:ascii="Montserrat" w:hAnsi="Montserrat"/>
          <w:rPrChange w:id="549" w:author="Eloise Mann" w:date="2025-05-23T15:43:00Z" w16du:dateUtc="2025-05-23T14:43:00Z">
            <w:rPr>
              <w:ins w:id="550" w:author="Eloise Mann" w:date="2025-05-23T15:39:00Z" w16du:dateUtc="2025-05-23T14:39:00Z"/>
            </w:rPr>
          </w:rPrChange>
        </w:rPr>
      </w:pPr>
    </w:p>
    <w:p w14:paraId="1C6FC743" w14:textId="77777777" w:rsidR="00B3420A" w:rsidRPr="00F94565" w:rsidRDefault="00B3420A" w:rsidP="00B3420A">
      <w:pPr>
        <w:rPr>
          <w:ins w:id="551" w:author="Eloise Mann" w:date="2025-05-23T15:39:00Z" w16du:dateUtc="2025-05-23T14:39:00Z"/>
          <w:rFonts w:ascii="Montserrat" w:hAnsi="Montserrat"/>
          <w:rPrChange w:id="552" w:author="Eloise Mann" w:date="2025-05-23T15:43:00Z" w16du:dateUtc="2025-05-23T14:43:00Z">
            <w:rPr>
              <w:ins w:id="553" w:author="Eloise Mann" w:date="2025-05-23T15:39:00Z" w16du:dateUtc="2025-05-23T14:39:00Z"/>
            </w:rPr>
          </w:rPrChange>
        </w:rPr>
      </w:pPr>
    </w:p>
    <w:p w14:paraId="3506DC4E" w14:textId="77777777" w:rsidR="00B3420A" w:rsidRPr="00F94565" w:rsidRDefault="00B3420A" w:rsidP="00B3420A">
      <w:pPr>
        <w:rPr>
          <w:ins w:id="554" w:author="Eloise Mann" w:date="2025-05-23T15:39:00Z" w16du:dateUtc="2025-05-23T14:39:00Z"/>
          <w:rFonts w:ascii="Montserrat" w:hAnsi="Montserrat"/>
          <w:rPrChange w:id="555" w:author="Eloise Mann" w:date="2025-05-23T15:43:00Z" w16du:dateUtc="2025-05-23T14:43:00Z">
            <w:rPr>
              <w:ins w:id="556" w:author="Eloise Mann" w:date="2025-05-23T15:39:00Z" w16du:dateUtc="2025-05-23T14:39:00Z"/>
            </w:rPr>
          </w:rPrChange>
        </w:rPr>
      </w:pPr>
    </w:p>
    <w:p w14:paraId="6791BD14" w14:textId="77777777" w:rsidR="00B3420A" w:rsidRPr="00F94565" w:rsidRDefault="00B3420A" w:rsidP="00B3420A">
      <w:pPr>
        <w:rPr>
          <w:ins w:id="557" w:author="Eloise Mann" w:date="2025-05-23T15:39:00Z" w16du:dateUtc="2025-05-23T14:39:00Z"/>
          <w:rFonts w:ascii="Montserrat" w:hAnsi="Montserrat"/>
          <w:rPrChange w:id="558" w:author="Eloise Mann" w:date="2025-05-23T15:43:00Z" w16du:dateUtc="2025-05-23T14:43:00Z">
            <w:rPr>
              <w:ins w:id="559" w:author="Eloise Mann" w:date="2025-05-23T15:39:00Z" w16du:dateUtc="2025-05-23T14:39:00Z"/>
            </w:rPr>
          </w:rPrChange>
        </w:rPr>
      </w:pPr>
    </w:p>
    <w:p w14:paraId="48873BE4" w14:textId="77777777" w:rsidR="00B3420A" w:rsidRPr="00F94565" w:rsidRDefault="00B3420A" w:rsidP="00B3420A">
      <w:pPr>
        <w:rPr>
          <w:ins w:id="560" w:author="Eloise Mann" w:date="2025-05-23T15:39:00Z" w16du:dateUtc="2025-05-23T14:39:00Z"/>
          <w:rFonts w:ascii="Montserrat" w:hAnsi="Montserrat"/>
          <w:rPrChange w:id="561" w:author="Eloise Mann" w:date="2025-05-23T15:43:00Z" w16du:dateUtc="2025-05-23T14:43:00Z">
            <w:rPr>
              <w:ins w:id="562" w:author="Eloise Mann" w:date="2025-05-23T15:39:00Z" w16du:dateUtc="2025-05-23T14:39:00Z"/>
            </w:rPr>
          </w:rPrChange>
        </w:rPr>
      </w:pPr>
    </w:p>
    <w:p w14:paraId="2C258748" w14:textId="77777777" w:rsidR="00B3420A" w:rsidRPr="00F94565" w:rsidRDefault="00B3420A" w:rsidP="00B3420A">
      <w:pPr>
        <w:rPr>
          <w:ins w:id="563" w:author="Eloise Mann" w:date="2025-05-23T15:39:00Z" w16du:dateUtc="2025-05-23T14:39:00Z"/>
          <w:rFonts w:ascii="Montserrat" w:hAnsi="Montserrat"/>
          <w:rPrChange w:id="564" w:author="Eloise Mann" w:date="2025-05-23T15:43:00Z" w16du:dateUtc="2025-05-23T14:43:00Z">
            <w:rPr>
              <w:ins w:id="565" w:author="Eloise Mann" w:date="2025-05-23T15:39:00Z" w16du:dateUtc="2025-05-23T14:39:00Z"/>
            </w:rPr>
          </w:rPrChange>
        </w:rPr>
      </w:pPr>
    </w:p>
    <w:p w14:paraId="70E45EC6" w14:textId="6C143D67" w:rsidR="0023135A" w:rsidRPr="00F94565" w:rsidRDefault="0023135A">
      <w:pPr>
        <w:pStyle w:val="Heading2"/>
        <w:rPr>
          <w:rFonts w:ascii="Montserrat" w:hAnsi="Montserrat"/>
          <w:rPrChange w:id="566" w:author="Eloise Mann" w:date="2025-05-23T15:43:00Z" w16du:dateUtc="2025-05-23T14:43:00Z">
            <w:rPr/>
          </w:rPrChange>
        </w:rPr>
        <w:pPrChange w:id="567" w:author="Eloise Mann" w:date="2025-05-22T08:53:00Z" w16du:dateUtc="2025-05-22T07:53:00Z">
          <w:pPr/>
        </w:pPrChange>
      </w:pPr>
      <w:bookmarkStart w:id="568" w:name="_Toc198797225"/>
      <w:r w:rsidRPr="00F94565">
        <w:rPr>
          <w:rFonts w:ascii="Montserrat" w:hAnsi="Montserrat"/>
          <w:rPrChange w:id="569" w:author="Eloise Mann" w:date="2025-05-23T15:43:00Z" w16du:dateUtc="2025-05-23T14:43:00Z">
            <w:rPr/>
          </w:rPrChange>
        </w:rPr>
        <w:lastRenderedPageBreak/>
        <w:t>Governance and Allocation of Responsibilities</w:t>
      </w:r>
      <w:bookmarkEnd w:id="568"/>
    </w:p>
    <w:p w14:paraId="04B2B74A" w14:textId="77777777" w:rsidR="0023135A" w:rsidRPr="00F94565" w:rsidRDefault="0023135A" w:rsidP="0023135A">
      <w:pPr>
        <w:spacing w:after="0" w:line="240" w:lineRule="auto"/>
        <w:rPr>
          <w:ins w:id="570" w:author="Eloise Mann" w:date="2025-05-23T14:24:00Z" w16du:dateUtc="2025-05-23T13:24:00Z"/>
          <w:rFonts w:ascii="Montserrat" w:eastAsia="Calibri" w:hAnsi="Montserrat"/>
          <w:color w:val="004664"/>
          <w:sz w:val="22"/>
          <w:szCs w:val="22"/>
        </w:rPr>
      </w:pPr>
    </w:p>
    <w:p w14:paraId="188661A4" w14:textId="77777777" w:rsidR="00D8531F" w:rsidRPr="00F94565" w:rsidRDefault="00DB6BE4">
      <w:pPr>
        <w:keepNext/>
        <w:spacing w:after="0" w:line="240" w:lineRule="auto"/>
        <w:rPr>
          <w:ins w:id="571" w:author="Eloise Mann" w:date="2025-05-23T15:41:00Z" w16du:dateUtc="2025-05-23T14:41:00Z"/>
          <w:rFonts w:ascii="Montserrat" w:hAnsi="Montserrat"/>
          <w:rPrChange w:id="572" w:author="Eloise Mann" w:date="2025-05-23T15:43:00Z" w16du:dateUtc="2025-05-23T14:43:00Z">
            <w:rPr>
              <w:ins w:id="573" w:author="Eloise Mann" w:date="2025-05-23T15:41:00Z" w16du:dateUtc="2025-05-23T14:41:00Z"/>
            </w:rPr>
          </w:rPrChange>
        </w:rPr>
        <w:pPrChange w:id="574" w:author="Eloise Mann" w:date="2025-05-23T15:41:00Z" w16du:dateUtc="2025-05-23T14:41:00Z">
          <w:pPr>
            <w:spacing w:after="0" w:line="240" w:lineRule="auto"/>
          </w:pPr>
        </w:pPrChange>
      </w:pPr>
      <w:ins w:id="575" w:author="Eloise Mann" w:date="2025-05-23T14:28:00Z" w16du:dateUtc="2025-05-23T13:28:00Z">
        <w:r w:rsidRPr="00F94565">
          <w:rPr>
            <w:rFonts w:ascii="Montserrat" w:hAnsi="Montserrat"/>
            <w:noProof/>
            <w:rPrChange w:id="576" w:author="Eloise Mann" w:date="2025-05-23T15:43:00Z" w16du:dateUtc="2025-05-23T14:43:00Z">
              <w:rPr>
                <w:noProof/>
              </w:rPr>
            </w:rPrChange>
          </w:rPr>
          <w:drawing>
            <wp:inline distT="0" distB="0" distL="0" distR="0" wp14:anchorId="2FF19E60" wp14:editId="6697733D">
              <wp:extent cx="5651500" cy="4660900"/>
              <wp:effectExtent l="0" t="0" r="0" b="0"/>
              <wp:docPr id="1148650582" name="Diagram 2"/>
              <wp:cNvGraphicFramePr/>
              <a:graphic xmlns:a="http://schemas.openxmlformats.org/drawingml/2006/main">
                <a:graphicData uri="http://schemas.openxmlformats.org/drawingml/2006/diagram">
                  <dgm:relIds xmlns:dgm="http://schemas.openxmlformats.org/drawingml/2006/diagram" xmlns:r="http://schemas.openxmlformats.org/officeDocument/2006/relationships" r:dm="rId16" r:lo="rId17" r:qs="rId18" r:cs="rId19"/>
                </a:graphicData>
              </a:graphic>
            </wp:inline>
          </w:drawing>
        </w:r>
      </w:ins>
    </w:p>
    <w:p w14:paraId="2D04BD6F" w14:textId="07434900" w:rsidR="00935D10" w:rsidRPr="00F94565" w:rsidRDefault="00D8531F">
      <w:pPr>
        <w:pStyle w:val="Caption"/>
        <w:rPr>
          <w:ins w:id="577" w:author="Eloise Mann" w:date="2025-05-23T14:24:00Z" w16du:dateUtc="2025-05-23T13:24:00Z"/>
          <w:rFonts w:ascii="Montserrat" w:eastAsia="Calibri" w:hAnsi="Montserrat"/>
          <w:color w:val="004664"/>
          <w:sz w:val="22"/>
          <w:szCs w:val="22"/>
        </w:rPr>
        <w:pPrChange w:id="578" w:author="Eloise Mann" w:date="2025-05-23T15:41:00Z" w16du:dateUtc="2025-05-23T14:41:00Z">
          <w:pPr>
            <w:spacing w:after="0" w:line="240" w:lineRule="auto"/>
          </w:pPr>
        </w:pPrChange>
      </w:pPr>
      <w:ins w:id="579" w:author="Eloise Mann" w:date="2025-05-23T15:41:00Z" w16du:dateUtc="2025-05-23T14:41:00Z">
        <w:r w:rsidRPr="00F94565">
          <w:rPr>
            <w:rFonts w:ascii="Montserrat" w:hAnsi="Montserrat"/>
            <w:color w:val="004664"/>
            <w:rPrChange w:id="580" w:author="Eloise Mann" w:date="2025-05-23T15:43:00Z" w16du:dateUtc="2025-05-23T14:43:00Z">
              <w:rPr>
                <w:i/>
                <w:iCs/>
              </w:rPr>
            </w:rPrChange>
          </w:rPr>
          <w:t xml:space="preserve">Figure </w:t>
        </w:r>
        <w:r w:rsidRPr="00F94565">
          <w:rPr>
            <w:rFonts w:ascii="Montserrat" w:hAnsi="Montserrat"/>
            <w:color w:val="004664"/>
            <w:rPrChange w:id="581" w:author="Eloise Mann" w:date="2025-05-23T15:43:00Z" w16du:dateUtc="2025-05-23T14:43:00Z">
              <w:rPr>
                <w:i/>
                <w:iCs/>
              </w:rPr>
            </w:rPrChange>
          </w:rPr>
          <w:fldChar w:fldCharType="begin"/>
        </w:r>
        <w:r w:rsidRPr="00F94565">
          <w:rPr>
            <w:rFonts w:ascii="Montserrat" w:hAnsi="Montserrat"/>
            <w:color w:val="004664"/>
            <w:rPrChange w:id="582" w:author="Eloise Mann" w:date="2025-05-23T15:43:00Z" w16du:dateUtc="2025-05-23T14:43:00Z">
              <w:rPr>
                <w:i/>
                <w:iCs/>
              </w:rPr>
            </w:rPrChange>
          </w:rPr>
          <w:instrText xml:space="preserve"> SEQ Figure \* ARABIC </w:instrText>
        </w:r>
      </w:ins>
      <w:r w:rsidRPr="00F94565">
        <w:rPr>
          <w:rFonts w:ascii="Montserrat" w:hAnsi="Montserrat"/>
          <w:color w:val="004664"/>
          <w:rPrChange w:id="583" w:author="Eloise Mann" w:date="2025-05-23T15:43:00Z" w16du:dateUtc="2025-05-23T14:43:00Z">
            <w:rPr>
              <w:i/>
              <w:iCs/>
            </w:rPr>
          </w:rPrChange>
        </w:rPr>
        <w:fldChar w:fldCharType="separate"/>
      </w:r>
      <w:ins w:id="584" w:author="Eloise Mann" w:date="2025-05-23T15:41:00Z" w16du:dateUtc="2025-05-23T14:41:00Z">
        <w:r w:rsidRPr="00F94565">
          <w:rPr>
            <w:rFonts w:ascii="Montserrat" w:hAnsi="Montserrat"/>
            <w:noProof/>
            <w:color w:val="004664"/>
            <w:rPrChange w:id="585" w:author="Eloise Mann" w:date="2025-05-23T15:43:00Z" w16du:dateUtc="2025-05-23T14:43:00Z">
              <w:rPr>
                <w:i/>
                <w:iCs/>
                <w:noProof/>
              </w:rPr>
            </w:rPrChange>
          </w:rPr>
          <w:t>1</w:t>
        </w:r>
        <w:r w:rsidRPr="00F94565">
          <w:rPr>
            <w:rFonts w:ascii="Montserrat" w:hAnsi="Montserrat"/>
            <w:color w:val="004664"/>
            <w:rPrChange w:id="586" w:author="Eloise Mann" w:date="2025-05-23T15:43:00Z" w16du:dateUtc="2025-05-23T14:43:00Z">
              <w:rPr>
                <w:i/>
                <w:iCs/>
              </w:rPr>
            </w:rPrChange>
          </w:rPr>
          <w:fldChar w:fldCharType="end"/>
        </w:r>
        <w:r w:rsidRPr="00F94565">
          <w:rPr>
            <w:rFonts w:ascii="Montserrat" w:hAnsi="Montserrat"/>
            <w:color w:val="004664"/>
            <w:rPrChange w:id="587" w:author="Eloise Mann" w:date="2025-05-23T15:43:00Z" w16du:dateUtc="2025-05-23T14:43:00Z">
              <w:rPr>
                <w:i/>
                <w:iCs/>
              </w:rPr>
            </w:rPrChange>
          </w:rPr>
          <w:t xml:space="preserve"> Labour and Human Rights Roadmap Governance structure and responsibilities</w:t>
        </w:r>
      </w:ins>
    </w:p>
    <w:p w14:paraId="6C66E7D3" w14:textId="77777777" w:rsidR="00935D10" w:rsidRPr="00F94565" w:rsidRDefault="00935D10" w:rsidP="0023135A">
      <w:pPr>
        <w:spacing w:after="0" w:line="240" w:lineRule="auto"/>
        <w:rPr>
          <w:rFonts w:ascii="Montserrat" w:eastAsia="Calibri" w:hAnsi="Montserrat"/>
          <w:color w:val="004664"/>
          <w:sz w:val="22"/>
          <w:szCs w:val="22"/>
          <w:rPrChange w:id="588" w:author="Eloise Mann" w:date="2025-05-23T15:43:00Z" w16du:dateUtc="2025-05-23T14:43:00Z">
            <w:rPr>
              <w:rFonts w:eastAsia="Calibri"/>
            </w:rPr>
          </w:rPrChange>
        </w:rPr>
      </w:pPr>
    </w:p>
    <w:p w14:paraId="7441E109" w14:textId="1CCCFC5E" w:rsidR="00C36F22" w:rsidRPr="00F94565" w:rsidRDefault="0023135A" w:rsidP="00C36F22">
      <w:pPr>
        <w:spacing w:after="0" w:line="240" w:lineRule="auto"/>
        <w:rPr>
          <w:rStyle w:val="Heading3Char"/>
          <w:rFonts w:ascii="Montserrat" w:hAnsi="Montserrat"/>
          <w:rPrChange w:id="589" w:author="Eloise Mann" w:date="2025-05-23T15:43:00Z" w16du:dateUtc="2025-05-23T14:43:00Z">
            <w:rPr/>
          </w:rPrChange>
        </w:rPr>
      </w:pPr>
      <w:del w:id="590" w:author="Eloise Mann" w:date="2025-05-22T08:53:00Z" w16du:dateUtc="2025-05-22T07:53:00Z">
        <w:r w:rsidRPr="00F94565" w:rsidDel="00FB2F9D">
          <w:rPr>
            <w:rFonts w:ascii="Montserrat" w:hAnsi="Montserrat"/>
            <w:color w:val="004664"/>
            <w:sz w:val="22"/>
            <w:szCs w:val="22"/>
            <w:rPrChange w:id="591" w:author="Eloise Mann" w:date="2025-05-23T15:43:00Z" w16du:dateUtc="2025-05-23T14:43:00Z">
              <w:rPr/>
            </w:rPrChange>
          </w:rPr>
          <w:delText xml:space="preserve">Review and Continual </w:delText>
        </w:r>
        <w:r w:rsidRPr="00F94565" w:rsidDel="00FB2F9D">
          <w:rPr>
            <w:rStyle w:val="Heading3Char"/>
            <w:rFonts w:ascii="Montserrat" w:hAnsi="Montserrat"/>
            <w:rPrChange w:id="592" w:author="Eloise Mann" w:date="2025-05-23T15:43:00Z" w16du:dateUtc="2025-05-23T14:43:00Z">
              <w:rPr/>
            </w:rPrChange>
          </w:rPr>
          <w:delText>Improvement</w:delText>
        </w:r>
      </w:del>
      <w:ins w:id="593" w:author="Eloise Mann" w:date="2025-05-22T08:53:00Z" w16du:dateUtc="2025-05-22T07:53:00Z">
        <w:r w:rsidR="00FB2F9D" w:rsidRPr="00F94565">
          <w:rPr>
            <w:rStyle w:val="Heading3Char"/>
            <w:rPrChange w:id="594" w:author="Eloise Mann" w:date="2025-05-23T15:43:00Z" w16du:dateUtc="2025-05-23T14:43:00Z">
              <w:rPr>
                <w:rFonts w:ascii="Montserrat" w:hAnsi="Montserrat"/>
                <w:color w:val="004664"/>
                <w:sz w:val="22"/>
                <w:szCs w:val="22"/>
              </w:rPr>
            </w:rPrChange>
          </w:rPr>
          <w:t xml:space="preserve">Review process </w:t>
        </w:r>
      </w:ins>
    </w:p>
    <w:p w14:paraId="7A1CBD52" w14:textId="77777777" w:rsidR="0023135A" w:rsidRPr="00F94565" w:rsidRDefault="0023135A" w:rsidP="00C36F22">
      <w:pPr>
        <w:spacing w:after="0" w:line="240" w:lineRule="auto"/>
        <w:rPr>
          <w:rFonts w:ascii="Montserrat" w:hAnsi="Montserrat"/>
          <w:color w:val="004664"/>
          <w:sz w:val="22"/>
          <w:szCs w:val="22"/>
          <w:rPrChange w:id="595" w:author="Eloise Mann" w:date="2025-05-23T15:43:00Z" w16du:dateUtc="2025-05-23T14:43:00Z">
            <w:rPr/>
          </w:rPrChange>
        </w:rPr>
      </w:pPr>
    </w:p>
    <w:p w14:paraId="604CFE71" w14:textId="77777777" w:rsidR="0023135A" w:rsidRPr="00F94565" w:rsidRDefault="0023135A" w:rsidP="0023135A">
      <w:pPr>
        <w:rPr>
          <w:rFonts w:ascii="Montserrat" w:hAnsi="Montserrat"/>
          <w:color w:val="004664"/>
          <w:sz w:val="22"/>
          <w:szCs w:val="22"/>
          <w:rPrChange w:id="596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597" w:author="Eloise Mann" w:date="2025-05-23T15:43:00Z" w16du:dateUtc="2025-05-23T14:43:00Z">
            <w:rPr/>
          </w:rPrChange>
        </w:rPr>
        <w:t>The roadmap will be reviewed annually by the Managing Director or sooner if triggered by:</w:t>
      </w:r>
    </w:p>
    <w:p w14:paraId="04CA1B2F" w14:textId="77777777" w:rsidR="0023135A" w:rsidRPr="00F94565" w:rsidRDefault="0023135A" w:rsidP="0023135A">
      <w:pPr>
        <w:numPr>
          <w:ilvl w:val="0"/>
          <w:numId w:val="1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598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599" w:author="Eloise Mann" w:date="2025-05-23T15:43:00Z" w16du:dateUtc="2025-05-23T14:43:00Z">
            <w:rPr/>
          </w:rPrChange>
        </w:rPr>
        <w:t>Legislative or regulatory changes</w:t>
      </w:r>
    </w:p>
    <w:p w14:paraId="58817D4A" w14:textId="77777777" w:rsidR="0023135A" w:rsidRPr="00F94565" w:rsidRDefault="0023135A" w:rsidP="0023135A">
      <w:pPr>
        <w:numPr>
          <w:ilvl w:val="0"/>
          <w:numId w:val="1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600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601" w:author="Eloise Mann" w:date="2025-05-23T15:43:00Z" w16du:dateUtc="2025-05-23T14:43:00Z">
            <w:rPr/>
          </w:rPrChange>
        </w:rPr>
        <w:t>Grievances, incidents, or internal audits</w:t>
      </w:r>
    </w:p>
    <w:p w14:paraId="7AB067F4" w14:textId="77777777" w:rsidR="0023135A" w:rsidRPr="00F94565" w:rsidRDefault="0023135A" w:rsidP="0023135A">
      <w:pPr>
        <w:numPr>
          <w:ilvl w:val="0"/>
          <w:numId w:val="12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602" w:author="Eloise Mann" w:date="2025-05-23T15:43:00Z" w16du:dateUtc="2025-05-23T14:43:00Z">
            <w:rPr/>
          </w:rPrChange>
        </w:rPr>
      </w:pPr>
      <w:proofErr w:type="spellStart"/>
      <w:r w:rsidRPr="00F94565">
        <w:rPr>
          <w:rFonts w:ascii="Montserrat" w:hAnsi="Montserrat"/>
          <w:color w:val="004664"/>
          <w:sz w:val="22"/>
          <w:szCs w:val="22"/>
          <w:rPrChange w:id="603" w:author="Eloise Mann" w:date="2025-05-23T15:43:00Z" w16du:dateUtc="2025-05-23T14:43:00Z">
            <w:rPr/>
          </w:rPrChange>
        </w:rPr>
        <w:t>Reconomy</w:t>
      </w:r>
      <w:proofErr w:type="spellEnd"/>
      <w:r w:rsidRPr="00F94565">
        <w:rPr>
          <w:rFonts w:ascii="Montserrat" w:hAnsi="Montserrat"/>
          <w:color w:val="004664"/>
          <w:sz w:val="22"/>
          <w:szCs w:val="22"/>
          <w:rPrChange w:id="604" w:author="Eloise Mann" w:date="2025-05-23T15:43:00Z" w16du:dateUtc="2025-05-23T14:43:00Z">
            <w:rPr/>
          </w:rPrChange>
        </w:rPr>
        <w:t xml:space="preserve"> Group strategy updates</w:t>
      </w:r>
    </w:p>
    <w:p w14:paraId="5C91074E" w14:textId="31DF259E" w:rsidR="0023135A" w:rsidRPr="00F94565" w:rsidDel="00487AC7" w:rsidRDefault="0023135A" w:rsidP="0023135A">
      <w:pPr>
        <w:numPr>
          <w:ilvl w:val="0"/>
          <w:numId w:val="12"/>
        </w:numPr>
        <w:spacing w:after="0" w:line="240" w:lineRule="auto"/>
        <w:rPr>
          <w:del w:id="605" w:author="Eloise Mann" w:date="2025-05-22T08:52:00Z" w16du:dateUtc="2025-05-22T07:52:00Z"/>
          <w:rFonts w:ascii="Montserrat" w:hAnsi="Montserrat"/>
          <w:color w:val="004664"/>
          <w:sz w:val="22"/>
          <w:szCs w:val="22"/>
          <w:rPrChange w:id="606" w:author="Eloise Mann" w:date="2025-05-23T15:43:00Z" w16du:dateUtc="2025-05-23T14:43:00Z">
            <w:rPr>
              <w:del w:id="607" w:author="Eloise Mann" w:date="2025-05-22T08:52:00Z" w16du:dateUtc="2025-05-22T07:52:00Z"/>
            </w:rPr>
          </w:rPrChange>
        </w:rPr>
      </w:pPr>
      <w:del w:id="608" w:author="Eloise Mann" w:date="2025-05-22T08:52:00Z" w16du:dateUtc="2025-05-22T07:52:00Z">
        <w:r w:rsidRPr="00F94565" w:rsidDel="00487AC7">
          <w:rPr>
            <w:rFonts w:ascii="Montserrat" w:hAnsi="Montserrat"/>
            <w:color w:val="004664"/>
            <w:sz w:val="22"/>
            <w:szCs w:val="22"/>
            <w:rPrChange w:id="609" w:author="Eloise Mann" w:date="2025-05-23T15:43:00Z" w16du:dateUtc="2025-05-23T14:43:00Z">
              <w:rPr/>
            </w:rPrChange>
          </w:rPr>
          <w:delText>Feedback from stakeholders or workers</w:delText>
        </w:r>
      </w:del>
    </w:p>
    <w:p w14:paraId="60731760" w14:textId="77777777" w:rsidR="0023135A" w:rsidRPr="00F94565" w:rsidRDefault="0023135A" w:rsidP="0023135A">
      <w:pPr>
        <w:spacing w:after="0" w:line="240" w:lineRule="auto"/>
        <w:ind w:left="360"/>
        <w:rPr>
          <w:rFonts w:ascii="Montserrat" w:hAnsi="Montserrat"/>
          <w:color w:val="004664"/>
          <w:sz w:val="22"/>
          <w:szCs w:val="22"/>
          <w:rPrChange w:id="610" w:author="Eloise Mann" w:date="2025-05-23T15:43:00Z" w16du:dateUtc="2025-05-23T14:43:00Z">
            <w:rPr/>
          </w:rPrChange>
        </w:rPr>
      </w:pPr>
    </w:p>
    <w:p w14:paraId="12CB1EEF" w14:textId="156E7458" w:rsidR="0023135A" w:rsidRPr="00F94565" w:rsidRDefault="0023135A" w:rsidP="0023135A">
      <w:pPr>
        <w:rPr>
          <w:ins w:id="611" w:author="Eloise Mann" w:date="2025-05-22T08:56:00Z" w16du:dateUtc="2025-05-22T07:56:00Z"/>
          <w:rFonts w:ascii="Montserrat" w:hAnsi="Montserrat"/>
          <w:color w:val="004664"/>
          <w:sz w:val="22"/>
          <w:szCs w:val="22"/>
        </w:rPr>
      </w:pPr>
      <w:r w:rsidRPr="00F94565">
        <w:rPr>
          <w:rFonts w:ascii="Montserrat" w:hAnsi="Montserrat"/>
          <w:color w:val="004664"/>
          <w:sz w:val="22"/>
          <w:szCs w:val="22"/>
          <w:rPrChange w:id="612" w:author="Eloise Mann" w:date="2025-05-23T15:43:00Z" w16du:dateUtc="2025-05-23T14:43:00Z">
            <w:rPr/>
          </w:rPrChange>
        </w:rPr>
        <w:t>The review process ensures that ASCG continues to uphold high standards in labour and human rights.</w:t>
      </w:r>
    </w:p>
    <w:p w14:paraId="6298544E" w14:textId="36A20E08" w:rsidR="00264A62" w:rsidRPr="00F94565" w:rsidRDefault="00264A62">
      <w:pPr>
        <w:pStyle w:val="Heading3"/>
        <w:rPr>
          <w:ins w:id="613" w:author="Eloise Mann" w:date="2025-05-22T08:53:00Z" w16du:dateUtc="2025-05-22T07:53:00Z"/>
          <w:rFonts w:ascii="Montserrat" w:hAnsi="Montserrat"/>
          <w:rPrChange w:id="614" w:author="Eloise Mann" w:date="2025-05-23T15:43:00Z" w16du:dateUtc="2025-05-23T14:43:00Z">
            <w:rPr>
              <w:ins w:id="615" w:author="Eloise Mann" w:date="2025-05-22T08:53:00Z" w16du:dateUtc="2025-05-22T07:53:00Z"/>
            </w:rPr>
          </w:rPrChange>
        </w:rPr>
        <w:pPrChange w:id="616" w:author="Eloise Mann" w:date="2025-05-22T08:56:00Z" w16du:dateUtc="2025-05-22T07:56:00Z">
          <w:pPr/>
        </w:pPrChange>
      </w:pPr>
      <w:bookmarkStart w:id="617" w:name="_Toc198797226"/>
      <w:ins w:id="618" w:author="Eloise Mann" w:date="2025-05-22T08:56:00Z" w16du:dateUtc="2025-05-22T07:56:00Z">
        <w:r w:rsidRPr="00F94565">
          <w:rPr>
            <w:rFonts w:ascii="Montserrat" w:hAnsi="Montserrat"/>
            <w:rPrChange w:id="619" w:author="Eloise Mann" w:date="2025-05-23T15:43:00Z" w16du:dateUtc="2025-05-23T14:43:00Z">
              <w:rPr/>
            </w:rPrChange>
          </w:rPr>
          <w:lastRenderedPageBreak/>
          <w:t>Remediation</w:t>
        </w:r>
      </w:ins>
      <w:bookmarkEnd w:id="617"/>
    </w:p>
    <w:p w14:paraId="42E70BE5" w14:textId="1460E9C2" w:rsidR="00FB2F9D" w:rsidRPr="00F94565" w:rsidRDefault="00FB2F9D" w:rsidP="0023135A">
      <w:pPr>
        <w:rPr>
          <w:rFonts w:ascii="Montserrat" w:hAnsi="Montserrat"/>
          <w:color w:val="004664"/>
          <w:sz w:val="22"/>
          <w:szCs w:val="22"/>
          <w:rPrChange w:id="620" w:author="Eloise Mann" w:date="2025-05-23T15:43:00Z" w16du:dateUtc="2025-05-23T14:43:00Z">
            <w:rPr/>
          </w:rPrChange>
        </w:rPr>
      </w:pPr>
      <w:ins w:id="621" w:author="Eloise Mann" w:date="2025-05-22T08:53:00Z" w16du:dateUtc="2025-05-22T07:53:00Z">
        <w:r w:rsidRPr="00F94565">
          <w:rPr>
            <w:rFonts w:ascii="Montserrat" w:hAnsi="Montserrat"/>
            <w:color w:val="004664"/>
            <w:sz w:val="22"/>
            <w:szCs w:val="22"/>
          </w:rPr>
          <w:t xml:space="preserve">Should modern </w:t>
        </w:r>
      </w:ins>
      <w:ins w:id="622" w:author="Eloise Mann" w:date="2025-05-22T08:54:00Z" w16du:dateUtc="2025-05-22T07:54:00Z">
        <w:r w:rsidRPr="00F94565">
          <w:rPr>
            <w:rFonts w:ascii="Montserrat" w:hAnsi="Montserrat"/>
            <w:color w:val="004664"/>
            <w:sz w:val="22"/>
            <w:szCs w:val="22"/>
          </w:rPr>
          <w:t>slavery, forced labour or human rights breaches be detected within the business and supply chain, there should be an appropriate escala</w:t>
        </w:r>
      </w:ins>
      <w:ins w:id="623" w:author="Eloise Mann" w:date="2025-05-22T08:55:00Z" w16du:dateUtc="2025-05-22T07:55:00Z">
        <w:r w:rsidRPr="00F94565">
          <w:rPr>
            <w:rFonts w:ascii="Montserrat" w:hAnsi="Montserrat"/>
            <w:color w:val="004664"/>
            <w:sz w:val="22"/>
            <w:szCs w:val="22"/>
          </w:rPr>
          <w:t xml:space="preserve">tion process. We would refer to the police and seek advice (in the UK) from the NCO Unseen helpline 0800 </w:t>
        </w:r>
        <w:r w:rsidR="00167A3D" w:rsidRPr="00F94565">
          <w:rPr>
            <w:rFonts w:ascii="Montserrat" w:hAnsi="Montserrat"/>
            <w:color w:val="004664"/>
            <w:sz w:val="22"/>
            <w:szCs w:val="22"/>
          </w:rPr>
          <w:t>0121 700 and report via the Unseen modern slavery website.</w:t>
        </w:r>
      </w:ins>
    </w:p>
    <w:p w14:paraId="151F1BF2" w14:textId="1CAC7680" w:rsidR="0023135A" w:rsidRPr="00F94565" w:rsidRDefault="0023135A" w:rsidP="0023135A">
      <w:pPr>
        <w:rPr>
          <w:rFonts w:ascii="Montserrat" w:hAnsi="Montserrat"/>
          <w:color w:val="004664"/>
          <w:sz w:val="22"/>
          <w:szCs w:val="22"/>
          <w:rPrChange w:id="624" w:author="Eloise Mann" w:date="2025-05-23T15:43:00Z" w16du:dateUtc="2025-05-23T14:43:00Z">
            <w:rPr/>
          </w:rPrChange>
        </w:rPr>
      </w:pPr>
      <w:bookmarkStart w:id="625" w:name="_Toc198797227"/>
      <w:r w:rsidRPr="00F94565">
        <w:rPr>
          <w:rStyle w:val="Heading3Char"/>
          <w:rFonts w:ascii="Montserrat" w:hAnsi="Montserrat"/>
          <w:rPrChange w:id="626" w:author="Eloise Mann" w:date="2025-05-23T15:43:00Z" w16du:dateUtc="2025-05-23T14:43:00Z">
            <w:rPr/>
          </w:rPrChange>
        </w:rPr>
        <w:t>C</w:t>
      </w:r>
      <w:ins w:id="627" w:author="Eloise Mann" w:date="2025-05-22T08:57:00Z" w16du:dateUtc="2025-05-22T07:57:00Z">
        <w:r w:rsidR="00264A62" w:rsidRPr="00F94565">
          <w:rPr>
            <w:rStyle w:val="Heading3Char"/>
            <w:rPrChange w:id="628" w:author="Eloise Mann" w:date="2025-05-23T15:43:00Z" w16du:dateUtc="2025-05-23T14:43:00Z">
              <w:rPr>
                <w:rFonts w:ascii="Montserrat" w:hAnsi="Montserrat"/>
                <w:color w:val="004664"/>
                <w:sz w:val="22"/>
                <w:szCs w:val="22"/>
              </w:rPr>
            </w:rPrChange>
          </w:rPr>
          <w:t>ompany c</w:t>
        </w:r>
      </w:ins>
      <w:r w:rsidRPr="00F94565">
        <w:rPr>
          <w:rStyle w:val="Heading3Char"/>
          <w:rFonts w:ascii="Montserrat" w:hAnsi="Montserrat"/>
          <w:rPrChange w:id="629" w:author="Eloise Mann" w:date="2025-05-23T15:43:00Z" w16du:dateUtc="2025-05-23T14:43:00Z">
            <w:rPr/>
          </w:rPrChange>
        </w:rPr>
        <w:t>ommunication</w:t>
      </w:r>
      <w:bookmarkEnd w:id="625"/>
      <w:ins w:id="630" w:author="Eloise Mann" w:date="2025-05-22T12:48:00Z" w16du:dateUtc="2025-05-22T11:48:00Z">
        <w:r w:rsidR="00664458" w:rsidRPr="00F94565">
          <w:rPr>
            <w:rStyle w:val="Heading3Char"/>
            <w:rFonts w:ascii="Montserrat" w:hAnsi="Montserrat"/>
          </w:rPr>
          <w:t>s</w:t>
        </w:r>
      </w:ins>
      <w:r w:rsidRPr="00F94565">
        <w:rPr>
          <w:rFonts w:ascii="Montserrat" w:hAnsi="Montserrat"/>
          <w:color w:val="004664"/>
          <w:sz w:val="22"/>
          <w:szCs w:val="22"/>
          <w:rPrChange w:id="631" w:author="Eloise Mann" w:date="2025-05-23T15:43:00Z" w16du:dateUtc="2025-05-23T14:43:00Z">
            <w:rPr/>
          </w:rPrChange>
        </w:rPr>
        <w:t xml:space="preserve"> </w:t>
      </w:r>
      <w:del w:id="632" w:author="Eloise Mann" w:date="2025-05-22T08:57:00Z" w16du:dateUtc="2025-05-22T07:57:00Z">
        <w:r w:rsidRPr="00F94565" w:rsidDel="00264A62">
          <w:rPr>
            <w:rFonts w:ascii="Montserrat" w:hAnsi="Montserrat"/>
            <w:color w:val="004664"/>
            <w:sz w:val="22"/>
            <w:szCs w:val="22"/>
            <w:rPrChange w:id="633" w:author="Eloise Mann" w:date="2025-05-23T15:43:00Z" w16du:dateUtc="2025-05-23T14:43:00Z">
              <w:rPr/>
            </w:rPrChange>
          </w:rPr>
          <w:delText xml:space="preserve">and </w:delText>
        </w:r>
      </w:del>
      <w:del w:id="634" w:author="Eloise Mann" w:date="2025-05-22T08:56:00Z" w16du:dateUtc="2025-05-22T07:56:00Z">
        <w:r w:rsidRPr="00F94565" w:rsidDel="00167A3D">
          <w:rPr>
            <w:rFonts w:ascii="Montserrat" w:hAnsi="Montserrat"/>
            <w:color w:val="004664"/>
            <w:sz w:val="22"/>
            <w:szCs w:val="22"/>
            <w:rPrChange w:id="635" w:author="Eloise Mann" w:date="2025-05-23T15:43:00Z" w16du:dateUtc="2025-05-23T14:43:00Z">
              <w:rPr/>
            </w:rPrChange>
          </w:rPr>
          <w:delText>Availabillity</w:delText>
        </w:r>
      </w:del>
    </w:p>
    <w:p w14:paraId="74DBDA1D" w14:textId="77777777" w:rsidR="0023135A" w:rsidRPr="00F94565" w:rsidRDefault="0023135A" w:rsidP="0023135A">
      <w:pPr>
        <w:numPr>
          <w:ilvl w:val="0"/>
          <w:numId w:val="13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636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637" w:author="Eloise Mann" w:date="2025-05-23T15:43:00Z" w16du:dateUtc="2025-05-23T14:43:00Z">
            <w:rPr/>
          </w:rPrChange>
        </w:rPr>
        <w:t xml:space="preserve">The roadmap is available on ASCG’s intranet and </w:t>
      </w:r>
      <w:commentRangeStart w:id="638"/>
      <w:commentRangeStart w:id="639"/>
      <w:r w:rsidRPr="00F94565">
        <w:rPr>
          <w:rFonts w:ascii="Montserrat" w:hAnsi="Montserrat"/>
          <w:color w:val="004664"/>
          <w:sz w:val="22"/>
          <w:szCs w:val="22"/>
          <w:rPrChange w:id="640" w:author="Eloise Mann" w:date="2025-05-23T15:43:00Z" w16du:dateUtc="2025-05-23T14:43:00Z">
            <w:rPr/>
          </w:rPrChange>
        </w:rPr>
        <w:t xml:space="preserve">external communications </w:t>
      </w:r>
      <w:commentRangeEnd w:id="638"/>
      <w:r w:rsidR="009B5030" w:rsidRPr="00F94565">
        <w:rPr>
          <w:rStyle w:val="CommentReference"/>
          <w:rFonts w:ascii="Montserrat" w:hAnsi="Montserrat"/>
          <w:rPrChange w:id="641" w:author="Eloise Mann" w:date="2025-05-23T15:43:00Z" w16du:dateUtc="2025-05-23T14:43:00Z">
            <w:rPr>
              <w:rStyle w:val="CommentReference"/>
            </w:rPr>
          </w:rPrChange>
        </w:rPr>
        <w:commentReference w:id="638"/>
      </w:r>
      <w:commentRangeEnd w:id="639"/>
      <w:r w:rsidR="009F27C2">
        <w:rPr>
          <w:rStyle w:val="CommentReference"/>
        </w:rPr>
        <w:commentReference w:id="639"/>
      </w:r>
      <w:r w:rsidRPr="00F94565">
        <w:rPr>
          <w:rFonts w:ascii="Montserrat" w:hAnsi="Montserrat"/>
          <w:color w:val="004664"/>
          <w:sz w:val="22"/>
          <w:szCs w:val="22"/>
          <w:rPrChange w:id="642" w:author="Eloise Mann" w:date="2025-05-23T15:43:00Z" w16du:dateUtc="2025-05-23T14:43:00Z">
            <w:rPr/>
          </w:rPrChange>
        </w:rPr>
        <w:t>portal.</w:t>
      </w:r>
    </w:p>
    <w:p w14:paraId="314B84BF" w14:textId="77777777" w:rsidR="0023135A" w:rsidRPr="00F94565" w:rsidRDefault="0023135A" w:rsidP="0023135A">
      <w:pPr>
        <w:numPr>
          <w:ilvl w:val="0"/>
          <w:numId w:val="13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643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644" w:author="Eloise Mann" w:date="2025-05-23T15:43:00Z" w16du:dateUtc="2025-05-23T14:43:00Z">
            <w:rPr/>
          </w:rPrChange>
        </w:rPr>
        <w:t>All employees and contractors will receive onboarding and refresher briefings.</w:t>
      </w:r>
    </w:p>
    <w:p w14:paraId="393050C1" w14:textId="77777777" w:rsidR="0023135A" w:rsidRPr="00F94565" w:rsidRDefault="0023135A" w:rsidP="0023135A">
      <w:pPr>
        <w:numPr>
          <w:ilvl w:val="0"/>
          <w:numId w:val="13"/>
        </w:numPr>
        <w:spacing w:after="0" w:line="240" w:lineRule="auto"/>
        <w:rPr>
          <w:rFonts w:ascii="Montserrat" w:hAnsi="Montserrat"/>
          <w:color w:val="004664"/>
          <w:sz w:val="22"/>
          <w:szCs w:val="22"/>
          <w:rPrChange w:id="645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646" w:author="Eloise Mann" w:date="2025-05-23T15:43:00Z" w16du:dateUtc="2025-05-23T14:43:00Z">
            <w:rPr/>
          </w:rPrChange>
        </w:rPr>
        <w:t>Awareness campaigns and training modules will be promoted quarterly.</w:t>
      </w:r>
    </w:p>
    <w:p w14:paraId="6D92F7E4" w14:textId="000E6D4F" w:rsidR="0023135A" w:rsidRPr="00F94565" w:rsidRDefault="0023135A" w:rsidP="0023135A">
      <w:pPr>
        <w:rPr>
          <w:rFonts w:ascii="Montserrat" w:eastAsia="Times New Roman" w:hAnsi="Montserrat"/>
          <w:b/>
          <w:bCs/>
          <w:color w:val="004664"/>
          <w:sz w:val="22"/>
          <w:szCs w:val="22"/>
          <w:rPrChange w:id="647" w:author="Eloise Mann" w:date="2025-05-23T15:43:00Z" w16du:dateUtc="2025-05-23T14:43:00Z">
            <w:rPr>
              <w:rFonts w:ascii="Cambria" w:eastAsia="Times New Roman" w:hAnsi="Cambria"/>
              <w:b/>
              <w:bCs/>
              <w:color w:val="365F91"/>
              <w:sz w:val="28"/>
              <w:szCs w:val="28"/>
            </w:rPr>
          </w:rPrChange>
        </w:rPr>
      </w:pPr>
    </w:p>
    <w:p w14:paraId="1DAD96DC" w14:textId="13D92469" w:rsidR="0023135A" w:rsidRPr="00F94565" w:rsidRDefault="0023135A">
      <w:pPr>
        <w:pStyle w:val="Heading3"/>
        <w:rPr>
          <w:rFonts w:ascii="Montserrat" w:hAnsi="Montserrat"/>
          <w:rPrChange w:id="648" w:author="Eloise Mann" w:date="2025-05-23T15:43:00Z" w16du:dateUtc="2025-05-23T14:43:00Z">
            <w:rPr/>
          </w:rPrChange>
        </w:rPr>
        <w:pPrChange w:id="649" w:author="Eloise Mann" w:date="2025-05-22T08:57:00Z" w16du:dateUtc="2025-05-22T07:57:00Z">
          <w:pPr/>
        </w:pPrChange>
      </w:pPr>
      <w:bookmarkStart w:id="650" w:name="_Toc198797228"/>
      <w:r w:rsidRPr="00F94565">
        <w:rPr>
          <w:rFonts w:ascii="Montserrat" w:hAnsi="Montserrat"/>
          <w:rPrChange w:id="651" w:author="Eloise Mann" w:date="2025-05-23T15:43:00Z" w16du:dateUtc="2025-05-23T14:43:00Z">
            <w:rPr/>
          </w:rPrChange>
        </w:rPr>
        <w:t>Endorsement</w:t>
      </w:r>
      <w:bookmarkEnd w:id="650"/>
    </w:p>
    <w:p w14:paraId="22FBA0AF" w14:textId="13A3C860" w:rsidR="0023135A" w:rsidRPr="00F94565" w:rsidRDefault="0023135A" w:rsidP="0023135A">
      <w:pPr>
        <w:rPr>
          <w:rFonts w:ascii="Montserrat" w:hAnsi="Montserrat"/>
          <w:color w:val="004664"/>
          <w:sz w:val="22"/>
          <w:szCs w:val="22"/>
          <w:rPrChange w:id="652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653" w:author="Eloise Mann" w:date="2025-05-23T15:43:00Z" w16du:dateUtc="2025-05-23T14:43:00Z">
            <w:rPr/>
          </w:rPrChange>
        </w:rPr>
        <w:t xml:space="preserve">This roadmap is endorsed by ASCG’s senior leadership and reflects our commitment to building an inclusive, safe, and ethical workplace. </w:t>
      </w:r>
      <w:ins w:id="654" w:author="Eloise Mann" w:date="2025-05-22T08:57:00Z" w16du:dateUtc="2025-05-22T07:57:00Z">
        <w:r w:rsidR="006C2CF4" w:rsidRPr="00F94565">
          <w:rPr>
            <w:rFonts w:ascii="Montserrat" w:hAnsi="Montserrat"/>
            <w:color w:val="004664"/>
            <w:sz w:val="22"/>
            <w:szCs w:val="22"/>
          </w:rPr>
          <w:t xml:space="preserve">The roadmap aligns with </w:t>
        </w:r>
        <w:proofErr w:type="spellStart"/>
        <w:r w:rsidR="006C2CF4" w:rsidRPr="00F94565">
          <w:rPr>
            <w:rFonts w:ascii="Montserrat" w:hAnsi="Montserrat"/>
            <w:color w:val="004664"/>
            <w:sz w:val="22"/>
            <w:szCs w:val="22"/>
          </w:rPr>
          <w:t>Reconom</w:t>
        </w:r>
      </w:ins>
      <w:ins w:id="655" w:author="Eloise Mann" w:date="2025-05-22T08:58:00Z" w16du:dateUtc="2025-05-22T07:58:00Z">
        <w:r w:rsidR="006C2CF4" w:rsidRPr="00F94565">
          <w:rPr>
            <w:rFonts w:ascii="Montserrat" w:hAnsi="Montserrat"/>
            <w:color w:val="004664"/>
            <w:sz w:val="22"/>
            <w:szCs w:val="22"/>
          </w:rPr>
          <w:t>y’s</w:t>
        </w:r>
        <w:proofErr w:type="spellEnd"/>
        <w:r w:rsidR="006C2CF4" w:rsidRPr="00F94565">
          <w:rPr>
            <w:rFonts w:ascii="Montserrat" w:hAnsi="Montserrat"/>
            <w:color w:val="004664"/>
            <w:sz w:val="22"/>
            <w:szCs w:val="22"/>
          </w:rPr>
          <w:t xml:space="preserve"> </w:t>
        </w:r>
        <w:r w:rsidR="000925EB" w:rsidRPr="00F94565">
          <w:rPr>
            <w:rFonts w:ascii="Montserrat" w:hAnsi="Montserrat"/>
            <w:color w:val="004664"/>
            <w:sz w:val="22"/>
            <w:szCs w:val="22"/>
          </w:rPr>
          <w:t>overarching standards set in the RGPOL</w:t>
        </w:r>
        <w:r w:rsidR="000D5F57" w:rsidRPr="00F94565">
          <w:rPr>
            <w:rFonts w:ascii="Montserrat" w:hAnsi="Montserrat"/>
            <w:color w:val="004664"/>
            <w:sz w:val="22"/>
            <w:szCs w:val="22"/>
          </w:rPr>
          <w:t>_005_modern_slavery statement and aligns with glo</w:t>
        </w:r>
      </w:ins>
      <w:ins w:id="656" w:author="Eloise Mann" w:date="2025-05-22T08:59:00Z" w16du:dateUtc="2025-05-22T07:59:00Z">
        <w:r w:rsidR="000D5F57" w:rsidRPr="00F94565">
          <w:rPr>
            <w:rFonts w:ascii="Montserrat" w:hAnsi="Montserrat"/>
            <w:color w:val="004664"/>
            <w:sz w:val="22"/>
            <w:szCs w:val="22"/>
          </w:rPr>
          <w:t xml:space="preserve">bal best practices. </w:t>
        </w:r>
      </w:ins>
      <w:del w:id="657" w:author="Eloise Mann" w:date="2025-05-22T08:59:00Z" w16du:dateUtc="2025-05-22T07:59:00Z">
        <w:r w:rsidRPr="00F94565" w:rsidDel="000D5F57">
          <w:rPr>
            <w:rFonts w:ascii="Montserrat" w:hAnsi="Montserrat"/>
            <w:color w:val="004664"/>
            <w:sz w:val="22"/>
            <w:szCs w:val="22"/>
            <w:rPrChange w:id="658" w:author="Eloise Mann" w:date="2025-05-23T15:43:00Z" w16du:dateUtc="2025-05-23T14:43:00Z">
              <w:rPr/>
            </w:rPrChange>
          </w:rPr>
          <w:delText>It supports Reconomy’s broader ESG performance goals and global best practices.</w:delText>
        </w:r>
      </w:del>
    </w:p>
    <w:p w14:paraId="7123587A" w14:textId="48D73DBC" w:rsidR="0023135A" w:rsidRPr="00F94565" w:rsidRDefault="00231529" w:rsidP="0023135A">
      <w:pPr>
        <w:rPr>
          <w:rFonts w:ascii="Montserrat" w:hAnsi="Montserrat"/>
          <w:color w:val="004664"/>
          <w:sz w:val="22"/>
          <w:szCs w:val="22"/>
          <w:rPrChange w:id="659" w:author="Eloise Mann" w:date="2025-05-23T15:43:00Z" w16du:dateUtc="2025-05-23T14:43:00Z">
            <w:rPr/>
          </w:rPrChange>
        </w:rPr>
      </w:pPr>
      <w:ins w:id="660" w:author="Eloise Mann" w:date="2025-05-22T09:39:00Z" w16du:dateUtc="2025-05-22T08:39:00Z">
        <w:r w:rsidRPr="00F94565">
          <w:rPr>
            <w:rFonts w:ascii="Montserrat" w:hAnsi="Montserrat"/>
            <w:color w:val="004664"/>
            <w:sz w:val="22"/>
            <w:szCs w:val="22"/>
          </w:rPr>
          <w:t>Approved by</w:t>
        </w:r>
      </w:ins>
      <w:ins w:id="661" w:author="Eloise Mann" w:date="2025-05-22T09:40:00Z" w16du:dateUtc="2025-05-22T08:40:00Z">
        <w:r w:rsidRPr="00F94565">
          <w:rPr>
            <w:rFonts w:ascii="Montserrat" w:hAnsi="Montserrat"/>
            <w:color w:val="004664"/>
            <w:sz w:val="22"/>
            <w:szCs w:val="22"/>
          </w:rPr>
          <w:t>:</w:t>
        </w:r>
      </w:ins>
    </w:p>
    <w:p w14:paraId="2F9E1E27" w14:textId="6AA0CF84" w:rsidR="0023135A" w:rsidRPr="00F94565" w:rsidRDefault="0023135A" w:rsidP="0023135A">
      <w:pPr>
        <w:rPr>
          <w:rFonts w:ascii="Montserrat" w:hAnsi="Montserrat"/>
          <w:color w:val="004664"/>
          <w:sz w:val="22"/>
          <w:szCs w:val="22"/>
          <w:rPrChange w:id="662" w:author="Eloise Mann" w:date="2025-05-23T15:43:00Z" w16du:dateUtc="2025-05-23T14:43:00Z">
            <w:rPr/>
          </w:rPrChange>
        </w:rPr>
      </w:pPr>
      <w:del w:id="663" w:author="Eloise Mann" w:date="2025-05-22T09:39:00Z" w16du:dateUtc="2025-05-22T08:39:00Z">
        <w:r w:rsidRPr="00F94565" w:rsidDel="00231529">
          <w:rPr>
            <w:rFonts w:ascii="Montserrat" w:hAnsi="Montserrat"/>
            <w:color w:val="004664"/>
            <w:sz w:val="22"/>
            <w:szCs w:val="22"/>
            <w:rPrChange w:id="664" w:author="Eloise Mann" w:date="2025-05-23T15:43:00Z" w16du:dateUtc="2025-05-23T14:43:00Z">
              <w:rPr/>
            </w:rPrChange>
          </w:rPr>
          <w:delText xml:space="preserve">Approved by: </w:delText>
        </w:r>
      </w:del>
      <w:ins w:id="665" w:author="Eloise Mann" w:date="2025-05-22T09:39:00Z" w16du:dateUtc="2025-05-22T08:39:00Z">
        <w:r w:rsidR="00A81A1B">
          <w:rPr>
            <w:rFonts w:ascii="Montserrat" w:hAnsi="Montserrat"/>
            <w:color w:val="004664"/>
            <w:sz w:val="22"/>
            <w:szCs w:val="22"/>
          </w:rPr>
          <w:pict w14:anchorId="1864EC8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Microsoft Office Signature Line..." style="width:191.35pt;height:96pt">
              <v:imagedata r:id="rId21" o:title=""/>
              <o:lock v:ext="edit" ungrouping="t" rotation="t" cropping="t" verticies="t" text="t" grouping="t"/>
              <o:signatureline v:ext="edit" id="{77127B8D-2E1E-4551-A44E-E338D4B583EE}" provid="{00000000-0000-0000-0000-000000000000}" o:suggestedsigner2="Managing Director" issignatureline="t"/>
            </v:shape>
          </w:pict>
        </w:r>
      </w:ins>
    </w:p>
    <w:p w14:paraId="2D9131BD" w14:textId="0FE270FD" w:rsidR="0023135A" w:rsidRPr="00F94565" w:rsidDel="00231529" w:rsidRDefault="0023135A" w:rsidP="0023135A">
      <w:pPr>
        <w:rPr>
          <w:del w:id="666" w:author="Eloise Mann" w:date="2025-05-22T09:40:00Z" w16du:dateUtc="2025-05-22T08:40:00Z"/>
          <w:rFonts w:ascii="Montserrat" w:hAnsi="Montserrat"/>
          <w:color w:val="004664"/>
          <w:sz w:val="22"/>
          <w:szCs w:val="22"/>
          <w:rPrChange w:id="667" w:author="Eloise Mann" w:date="2025-05-23T15:43:00Z" w16du:dateUtc="2025-05-23T14:43:00Z">
            <w:rPr>
              <w:del w:id="668" w:author="Eloise Mann" w:date="2025-05-22T09:40:00Z" w16du:dateUtc="2025-05-22T08:40:00Z"/>
            </w:rPr>
          </w:rPrChange>
        </w:rPr>
      </w:pPr>
      <w:del w:id="669" w:author="Eloise Mann" w:date="2025-05-22T09:40:00Z" w16du:dateUtc="2025-05-22T08:40:00Z">
        <w:r w:rsidRPr="00F94565" w:rsidDel="00231529">
          <w:rPr>
            <w:rFonts w:ascii="Montserrat" w:hAnsi="Montserrat"/>
            <w:color w:val="004664"/>
            <w:sz w:val="22"/>
            <w:szCs w:val="22"/>
            <w:rPrChange w:id="670" w:author="Eloise Mann" w:date="2025-05-23T15:43:00Z" w16du:dateUtc="2025-05-23T14:43:00Z">
              <w:rPr/>
            </w:rPrChange>
          </w:rPr>
          <w:delText>Position:</w:delText>
        </w:r>
      </w:del>
    </w:p>
    <w:p w14:paraId="10D5EF4E" w14:textId="65FE7665" w:rsidR="0023135A" w:rsidRPr="00F94565" w:rsidRDefault="0023135A" w:rsidP="0023135A">
      <w:pPr>
        <w:rPr>
          <w:rFonts w:ascii="Montserrat" w:hAnsi="Montserrat"/>
          <w:color w:val="004664"/>
          <w:sz w:val="22"/>
          <w:szCs w:val="22"/>
          <w:rPrChange w:id="671" w:author="Eloise Mann" w:date="2025-05-23T15:43:00Z" w16du:dateUtc="2025-05-23T14:43:00Z">
            <w:rPr/>
          </w:rPrChange>
        </w:rPr>
      </w:pPr>
      <w:r w:rsidRPr="00F94565">
        <w:rPr>
          <w:rFonts w:ascii="Montserrat" w:hAnsi="Montserrat"/>
          <w:color w:val="004664"/>
          <w:sz w:val="22"/>
          <w:szCs w:val="22"/>
          <w:rPrChange w:id="672" w:author="Eloise Mann" w:date="2025-05-23T15:43:00Z" w16du:dateUtc="2025-05-23T14:43:00Z">
            <w:rPr/>
          </w:rPrChange>
        </w:rPr>
        <w:t xml:space="preserve">Last review date: </w:t>
      </w:r>
      <w:ins w:id="673" w:author="Eloise Mann" w:date="2025-05-22T09:43:00Z" w16du:dateUtc="2025-05-22T08:43:00Z">
        <w:r w:rsidR="00F45691" w:rsidRPr="00F94565">
          <w:rPr>
            <w:rFonts w:ascii="Montserrat" w:hAnsi="Montserrat"/>
            <w:color w:val="004664"/>
            <w:sz w:val="22"/>
            <w:szCs w:val="22"/>
          </w:rPr>
          <w:fldChar w:fldCharType="begin"/>
        </w:r>
        <w:r w:rsidR="00F45691" w:rsidRPr="00F94565">
          <w:rPr>
            <w:rFonts w:ascii="Montserrat" w:hAnsi="Montserrat"/>
            <w:color w:val="004664"/>
            <w:sz w:val="22"/>
            <w:szCs w:val="22"/>
          </w:rPr>
          <w:instrText xml:space="preserve"> DATE  \@ "24/03/25"  \* MERGEFORMAT </w:instrText>
        </w:r>
        <w:r w:rsidR="00F45691" w:rsidRPr="00F94565">
          <w:rPr>
            <w:rFonts w:ascii="Montserrat" w:hAnsi="Montserrat"/>
            <w:color w:val="004664"/>
            <w:sz w:val="22"/>
            <w:szCs w:val="22"/>
          </w:rPr>
          <w:fldChar w:fldCharType="separate"/>
        </w:r>
      </w:ins>
      <w:ins w:id="674" w:author="Kenal Patel" w:date="2025-05-30T14:05:00Z" w16du:dateUtc="2025-05-30T08:35:00Z">
        <w:r w:rsidR="00A81A1B">
          <w:rPr>
            <w:rFonts w:ascii="Montserrat" w:hAnsi="Montserrat"/>
            <w:noProof/>
            <w:color w:val="004664"/>
            <w:sz w:val="22"/>
            <w:szCs w:val="22"/>
          </w:rPr>
          <w:t>24/03/25</w:t>
        </w:r>
      </w:ins>
      <w:ins w:id="675" w:author="Eloise Mann" w:date="2025-05-22T09:43:00Z" w16du:dateUtc="2025-05-22T08:43:00Z">
        <w:r w:rsidR="00F45691" w:rsidRPr="00F94565">
          <w:rPr>
            <w:rFonts w:ascii="Montserrat" w:hAnsi="Montserrat"/>
            <w:color w:val="004664"/>
            <w:sz w:val="22"/>
            <w:szCs w:val="22"/>
          </w:rPr>
          <w:fldChar w:fldCharType="end"/>
        </w:r>
      </w:ins>
    </w:p>
    <w:p w14:paraId="587DACCA" w14:textId="77777777" w:rsidR="00C36F22" w:rsidRDefault="00C36F22" w:rsidP="00C36F22">
      <w:pPr>
        <w:rPr>
          <w:ins w:id="676" w:author="Kenal Patel" w:date="2025-05-30T13:16:00Z" w16du:dateUtc="2025-05-30T07:46:00Z"/>
          <w:rFonts w:ascii="Montserrat" w:hAnsi="Montserrat"/>
          <w:color w:val="004664"/>
          <w:sz w:val="22"/>
          <w:szCs w:val="22"/>
        </w:rPr>
      </w:pPr>
    </w:p>
    <w:p w14:paraId="75131926" w14:textId="77777777" w:rsidR="008458DC" w:rsidRPr="00F94565" w:rsidRDefault="008458DC" w:rsidP="008458DC">
      <w:pPr>
        <w:rPr>
          <w:rFonts w:ascii="Montserrat" w:hAnsi="Montserrat"/>
          <w:color w:val="004664"/>
          <w:sz w:val="22"/>
          <w:szCs w:val="22"/>
          <w:rPrChange w:id="677" w:author="Eloise Mann" w:date="2025-05-23T15:43:00Z" w16du:dateUtc="2025-05-23T14:43:00Z">
            <w:rPr/>
          </w:rPrChange>
        </w:rPr>
      </w:pPr>
    </w:p>
    <w:sectPr w:rsidR="008458DC" w:rsidRPr="00F94565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94" w:author="Eloise Mann" w:date="2025-05-23T14:17:00Z" w:initials="EM">
    <w:p w14:paraId="76BA22D1" w14:textId="77777777" w:rsidR="00FB5A26" w:rsidRDefault="00FB5A26" w:rsidP="00FB5A26">
      <w:pPr>
        <w:pStyle w:val="CommentText"/>
      </w:pPr>
      <w:r>
        <w:rPr>
          <w:rStyle w:val="CommentReference"/>
        </w:rPr>
        <w:annotationRef/>
      </w:r>
      <w:r>
        <w:t>Spoke to Liv Hartley - we do not do this across office roles, only for roles within operations, clear progression from shopfloor operative to team leader etc.</w:t>
      </w:r>
    </w:p>
  </w:comment>
  <w:comment w:id="395" w:author="Kenal Patel" w:date="2025-05-30T13:04:00Z" w:initials="KP">
    <w:p w14:paraId="20FDF7CC" w14:textId="77777777" w:rsidR="009F27C2" w:rsidRDefault="00A3128D" w:rsidP="009F27C2">
      <w:pPr>
        <w:pStyle w:val="CommentText"/>
      </w:pPr>
      <w:r>
        <w:rPr>
          <w:rStyle w:val="CommentReference"/>
        </w:rPr>
        <w:annotationRef/>
      </w:r>
      <w:r w:rsidR="009F27C2">
        <w:t xml:space="preserve">We can remove this and add a new target </w:t>
      </w:r>
    </w:p>
  </w:comment>
  <w:comment w:id="413" w:author="Eloise Mann" w:date="2025-05-22T08:42:00Z" w:initials="EM">
    <w:p w14:paraId="3EDCB061" w14:textId="58E7399A" w:rsidR="0050742C" w:rsidRDefault="0050742C" w:rsidP="0050742C">
      <w:pPr>
        <w:pStyle w:val="CommentText"/>
      </w:pPr>
      <w:r>
        <w:rPr>
          <w:rStyle w:val="CommentReference"/>
        </w:rPr>
        <w:annotationRef/>
      </w:r>
      <w:r>
        <w:t>Not really a thing in the UK</w:t>
      </w:r>
    </w:p>
  </w:comment>
  <w:comment w:id="438" w:author="Eloise Mann" w:date="2025-05-22T08:43:00Z" w:initials="EM">
    <w:p w14:paraId="1CC64B1C" w14:textId="77777777" w:rsidR="00C66015" w:rsidRDefault="0050742C" w:rsidP="00C66015">
      <w:pPr>
        <w:pStyle w:val="CommentText"/>
      </w:pPr>
      <w:r>
        <w:rPr>
          <w:rStyle w:val="CommentReference"/>
        </w:rPr>
        <w:annotationRef/>
      </w:r>
      <w:r w:rsidR="00C66015">
        <w:t xml:space="preserve">Spoke to Liv Hartley - There is a clause in a contract within the transport department for employee representation without fear of retribution </w:t>
      </w:r>
    </w:p>
  </w:comment>
  <w:comment w:id="439" w:author="Kenal Patel" w:date="2025-05-30T13:02:00Z" w:initials="KP">
    <w:p w14:paraId="342F0DBE" w14:textId="77777777" w:rsidR="009F27C2" w:rsidRDefault="00A3128D" w:rsidP="009F27C2">
      <w:pPr>
        <w:pStyle w:val="CommentText"/>
      </w:pPr>
      <w:r>
        <w:rPr>
          <w:rStyle w:val="CommentReference"/>
        </w:rPr>
        <w:annotationRef/>
      </w:r>
      <w:r w:rsidR="009F27C2">
        <w:t xml:space="preserve">We need to discuss this point. </w:t>
      </w:r>
    </w:p>
  </w:comment>
  <w:comment w:id="440" w:author="Kenal Patel" w:date="2025-05-30T14:09:00Z" w:initials="KP">
    <w:p w14:paraId="4B05858A" w14:textId="77777777" w:rsidR="00A81A1B" w:rsidRDefault="00A81A1B" w:rsidP="00A81A1B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478" w:author="Eloise Mann" w:date="2025-05-22T08:45:00Z" w:initials="EM">
    <w:p w14:paraId="6A2E4E11" w14:textId="04FE7367" w:rsidR="00605788" w:rsidRDefault="00605788" w:rsidP="00605788">
      <w:pPr>
        <w:pStyle w:val="CommentText"/>
      </w:pPr>
      <w:r>
        <w:rPr>
          <w:rStyle w:val="CommentReference"/>
        </w:rPr>
        <w:annotationRef/>
      </w:r>
      <w:r>
        <w:t>Could this be more strategic - i.e. Ensure 100% of buyers and procurement team receive training in modern slavery, child labour and forced labour</w:t>
      </w:r>
    </w:p>
  </w:comment>
  <w:comment w:id="490" w:author="Eloise Mann" w:date="2025-05-22T08:46:00Z" w:initials="EM">
    <w:p w14:paraId="2D9E9A3D" w14:textId="77777777" w:rsidR="00600C01" w:rsidRDefault="00600C01" w:rsidP="00600C01">
      <w:pPr>
        <w:pStyle w:val="CommentText"/>
      </w:pPr>
      <w:r>
        <w:rPr>
          <w:rStyle w:val="CommentReference"/>
        </w:rPr>
        <w:annotationRef/>
      </w:r>
      <w:r>
        <w:t xml:space="preserve">Could we add a section on Engaging with key suppliers, conducting stakeholder analysis by 2028 to identify salient risks </w:t>
      </w:r>
    </w:p>
  </w:comment>
  <w:comment w:id="502" w:author="Eloise Mann" w:date="2025-05-23T14:23:00Z" w:initials="EM">
    <w:p w14:paraId="676656CA" w14:textId="77777777" w:rsidR="007B46A8" w:rsidRDefault="007B46A8" w:rsidP="007B46A8">
      <w:pPr>
        <w:pStyle w:val="CommentText"/>
      </w:pPr>
      <w:r>
        <w:rPr>
          <w:rStyle w:val="CommentReference"/>
        </w:rPr>
        <w:annotationRef/>
      </w:r>
      <w:r>
        <w:t>What is the SLA for all investigated cases/response times?</w:t>
      </w:r>
    </w:p>
  </w:comment>
  <w:comment w:id="503" w:author="Kenal Patel" w:date="2025-05-30T13:13:00Z" w:initials="KP">
    <w:p w14:paraId="0D904F89" w14:textId="77777777" w:rsidR="009F27C2" w:rsidRDefault="009F27C2" w:rsidP="009F27C2">
      <w:pPr>
        <w:pStyle w:val="CommentText"/>
      </w:pPr>
      <w:r>
        <w:rPr>
          <w:rStyle w:val="CommentReference"/>
        </w:rPr>
        <w:annotationRef/>
      </w:r>
      <w:r>
        <w:t xml:space="preserve">We need to discuss this point. </w:t>
      </w:r>
    </w:p>
  </w:comment>
  <w:comment w:id="520" w:author="Eloise Mann" w:date="2025-05-22T08:48:00Z" w:initials="EM">
    <w:p w14:paraId="1CB6AD89" w14:textId="1FBA7BD2" w:rsidR="00670342" w:rsidRDefault="00670342" w:rsidP="00670342">
      <w:pPr>
        <w:pStyle w:val="CommentText"/>
      </w:pPr>
      <w:r>
        <w:rPr>
          <w:rStyle w:val="CommentReference"/>
        </w:rPr>
        <w:annotationRef/>
      </w:r>
      <w:r>
        <w:t xml:space="preserve">Doable - We are aiming to collaborate with 1. Corby / Sheffield: Air Ambulance </w:t>
      </w:r>
    </w:p>
    <w:p w14:paraId="338382EC" w14:textId="77777777" w:rsidR="00670342" w:rsidRDefault="00670342" w:rsidP="00670342">
      <w:pPr>
        <w:pStyle w:val="CommentText"/>
      </w:pPr>
      <w:r>
        <w:t>2. Bradford: Forget-me-not childrens hospice</w:t>
      </w:r>
    </w:p>
  </w:comment>
  <w:comment w:id="638" w:author="Eloise Mann" w:date="2025-05-22T12:47:00Z" w:initials="EM">
    <w:p w14:paraId="4CB15E9A" w14:textId="77777777" w:rsidR="009B5030" w:rsidRDefault="009B5030" w:rsidP="009B5030">
      <w:pPr>
        <w:pStyle w:val="CommentText"/>
      </w:pPr>
      <w:r>
        <w:rPr>
          <w:rStyle w:val="CommentReference"/>
        </w:rPr>
        <w:annotationRef/>
      </w:r>
      <w:r>
        <w:t>Will we be able to have this published externally?</w:t>
      </w:r>
    </w:p>
  </w:comment>
  <w:comment w:id="639" w:author="Kenal Patel" w:date="2025-05-30T13:14:00Z" w:initials="KP">
    <w:p w14:paraId="16535184" w14:textId="77777777" w:rsidR="009F27C2" w:rsidRDefault="009F27C2" w:rsidP="009F27C2">
      <w:pPr>
        <w:pStyle w:val="CommentText"/>
      </w:pPr>
      <w:r>
        <w:rPr>
          <w:rStyle w:val="CommentReference"/>
        </w:rPr>
        <w:annotationRef/>
      </w:r>
      <w:r>
        <w:t xml:space="preserve">We need to discuss this point.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BA22D1" w15:done="0"/>
  <w15:commentEx w15:paraId="20FDF7CC" w15:paraIdParent="76BA22D1" w15:done="0"/>
  <w15:commentEx w15:paraId="3EDCB061" w15:done="0"/>
  <w15:commentEx w15:paraId="1CC64B1C" w15:done="0"/>
  <w15:commentEx w15:paraId="342F0DBE" w15:paraIdParent="1CC64B1C" w15:done="0"/>
  <w15:commentEx w15:paraId="4B05858A" w15:paraIdParent="1CC64B1C" w15:done="0"/>
  <w15:commentEx w15:paraId="6A2E4E11" w15:done="1"/>
  <w15:commentEx w15:paraId="2D9E9A3D" w15:done="1"/>
  <w15:commentEx w15:paraId="676656CA" w15:done="0"/>
  <w15:commentEx w15:paraId="0D904F89" w15:paraIdParent="676656CA" w15:done="0"/>
  <w15:commentEx w15:paraId="338382EC" w15:done="1"/>
  <w15:commentEx w15:paraId="4CB15E9A" w15:done="0"/>
  <w15:commentEx w15:paraId="16535184" w15:paraIdParent="4CB15E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F8CAEF" w16cex:dateUtc="2025-05-23T13:17:00Z"/>
  <w16cex:commentExtensible w16cex:durableId="5E33BC95" w16cex:dateUtc="2025-05-30T07:34:00Z"/>
  <w16cex:commentExtensible w16cex:durableId="5CD453CB" w16cex:dateUtc="2025-05-22T07:42:00Z"/>
  <w16cex:commentExtensible w16cex:durableId="623E6766" w16cex:dateUtc="2025-05-22T07:43:00Z"/>
  <w16cex:commentExtensible w16cex:durableId="27D0AF9B" w16cex:dateUtc="2025-05-30T07:32:00Z"/>
  <w16cex:commentExtensible w16cex:durableId="2D310433" w16cex:dateUtc="2025-05-30T08:39:00Z"/>
  <w16cex:commentExtensible w16cex:durableId="4F9697CC" w16cex:dateUtc="2025-05-22T07:45:00Z"/>
  <w16cex:commentExtensible w16cex:durableId="7949249B" w16cex:dateUtc="2025-05-22T07:46:00Z"/>
  <w16cex:commentExtensible w16cex:durableId="5DE11645" w16cex:dateUtc="2025-05-23T13:23:00Z"/>
  <w16cex:commentExtensible w16cex:durableId="2C4616C7" w16cex:dateUtc="2025-05-30T07:43:00Z"/>
  <w16cex:commentExtensible w16cex:durableId="0BFB88E6" w16cex:dateUtc="2025-05-22T07:48:00Z"/>
  <w16cex:commentExtensible w16cex:durableId="78F15828" w16cex:dateUtc="2025-05-22T11:47:00Z"/>
  <w16cex:commentExtensible w16cex:durableId="554B83A0" w16cex:dateUtc="2025-05-30T0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BA22D1" w16cid:durableId="04F8CAEF"/>
  <w16cid:commentId w16cid:paraId="20FDF7CC" w16cid:durableId="5E33BC95"/>
  <w16cid:commentId w16cid:paraId="3EDCB061" w16cid:durableId="5CD453CB"/>
  <w16cid:commentId w16cid:paraId="1CC64B1C" w16cid:durableId="623E6766"/>
  <w16cid:commentId w16cid:paraId="342F0DBE" w16cid:durableId="27D0AF9B"/>
  <w16cid:commentId w16cid:paraId="4B05858A" w16cid:durableId="2D310433"/>
  <w16cid:commentId w16cid:paraId="6A2E4E11" w16cid:durableId="4F9697CC"/>
  <w16cid:commentId w16cid:paraId="2D9E9A3D" w16cid:durableId="7949249B"/>
  <w16cid:commentId w16cid:paraId="676656CA" w16cid:durableId="5DE11645"/>
  <w16cid:commentId w16cid:paraId="0D904F89" w16cid:durableId="2C4616C7"/>
  <w16cid:commentId w16cid:paraId="338382EC" w16cid:durableId="0BFB88E6"/>
  <w16cid:commentId w16cid:paraId="4CB15E9A" w16cid:durableId="78F15828"/>
  <w16cid:commentId w16cid:paraId="16535184" w16cid:durableId="554B83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ACC3D" w14:textId="77777777" w:rsidR="004B2E0D" w:rsidRDefault="004B2E0D" w:rsidP="00E64CDD">
      <w:pPr>
        <w:spacing w:after="0" w:line="240" w:lineRule="auto"/>
      </w:pPr>
      <w:r>
        <w:separator/>
      </w:r>
    </w:p>
  </w:endnote>
  <w:endnote w:type="continuationSeparator" w:id="0">
    <w:p w14:paraId="23E908E8" w14:textId="77777777" w:rsidR="004B2E0D" w:rsidRDefault="004B2E0D" w:rsidP="00E64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C745" w14:textId="1646E273" w:rsidR="009743E6" w:rsidRPr="009743E6" w:rsidRDefault="009743E6" w:rsidP="009743E6">
    <w:pPr>
      <w:pStyle w:val="Footer"/>
      <w:rPr>
        <w:ins w:id="681" w:author="Eloise Mann" w:date="2025-05-22T09:32:00Z"/>
      </w:rPr>
    </w:pPr>
  </w:p>
  <w:p w14:paraId="03384A55" w14:textId="52AA7F8A" w:rsidR="00231529" w:rsidRDefault="00000000">
    <w:pPr>
      <w:pStyle w:val="Footer"/>
      <w:rPr>
        <w:ins w:id="682" w:author="Eloise Mann" w:date="2025-05-22T09:38:00Z" w16du:dateUtc="2025-05-22T08:38:00Z"/>
        <w:rFonts w:ascii="Montserrat" w:hAnsi="Montserrat"/>
        <w:color w:val="004664"/>
        <w:sz w:val="22"/>
        <w:szCs w:val="22"/>
      </w:rPr>
    </w:pPr>
    <w:customXmlInsRangeStart w:id="683" w:author="Eloise Mann" w:date="2025-05-22T09:33:00Z"/>
    <w:sdt>
      <w:sdtPr>
        <w:rPr>
          <w:rFonts w:ascii="Montserrat" w:hAnsi="Montserrat"/>
          <w:color w:val="004664"/>
          <w:sz w:val="22"/>
          <w:szCs w:val="22"/>
        </w:rPr>
        <w:alias w:val="Title"/>
        <w:tag w:val=""/>
        <w:id w:val="-326981700"/>
        <w:placeholder>
          <w:docPart w:val="E512B3670A4341569CD3298395874DD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customXmlInsRangeEnd w:id="683"/>
        <w:ins w:id="684" w:author="Eloise Mann" w:date="2025-05-22T09:33:00Z" w16du:dateUtc="2025-05-22T08:33:00Z">
          <w:r w:rsidR="00957564" w:rsidRPr="00231529">
            <w:rPr>
              <w:rFonts w:ascii="Montserrat" w:hAnsi="Montserrat"/>
              <w:color w:val="004664"/>
              <w:sz w:val="22"/>
              <w:szCs w:val="22"/>
              <w:rPrChange w:id="685" w:author="Eloise Mann" w:date="2025-05-22T09:38:00Z" w16du:dateUtc="2025-05-22T08:38:00Z">
                <w:rPr/>
              </w:rPrChange>
            </w:rPr>
            <w:t>Document reference</w:t>
          </w:r>
        </w:ins>
        <w:ins w:id="686" w:author="Eloise Mann" w:date="2025-05-23T14:11:00Z" w16du:dateUtc="2025-05-23T13:11:00Z">
          <w:r w:rsidR="000C4B0E">
            <w:rPr>
              <w:rFonts w:ascii="Montserrat" w:hAnsi="Montserrat"/>
              <w:color w:val="004664"/>
              <w:sz w:val="22"/>
              <w:szCs w:val="22"/>
            </w:rPr>
            <w:t>: PPOL???</w:t>
          </w:r>
        </w:ins>
        <w:customXmlInsRangeStart w:id="687" w:author="Eloise Mann" w:date="2025-05-22T09:33:00Z"/>
      </w:sdtContent>
    </w:sdt>
    <w:customXmlInsRangeEnd w:id="687"/>
    <w:ins w:id="688" w:author="Eloise Mann" w:date="2025-05-22T09:35:00Z" w16du:dateUtc="2025-05-22T08:35:00Z">
      <w:r w:rsidR="00240C8B" w:rsidRPr="00231529">
        <w:rPr>
          <w:rFonts w:ascii="Montserrat" w:hAnsi="Montserrat"/>
          <w:color w:val="004664"/>
          <w:sz w:val="22"/>
          <w:szCs w:val="22"/>
          <w:rPrChange w:id="689" w:author="Eloise Mann" w:date="2025-05-22T09:38:00Z" w16du:dateUtc="2025-05-22T08:38:00Z">
            <w:rPr/>
          </w:rPrChange>
        </w:rPr>
        <w:t xml:space="preserve"> </w:t>
      </w:r>
      <w:r w:rsidR="00F55E72" w:rsidRPr="00231529">
        <w:rPr>
          <w:rFonts w:ascii="Montserrat" w:hAnsi="Montserrat"/>
          <w:color w:val="004664"/>
          <w:sz w:val="22"/>
          <w:szCs w:val="22"/>
          <w:rPrChange w:id="690" w:author="Eloise Mann" w:date="2025-05-22T09:38:00Z" w16du:dateUtc="2025-05-22T08:38:00Z">
            <w:rPr/>
          </w:rPrChange>
        </w:rPr>
        <w:t xml:space="preserve">I </w:t>
      </w:r>
    </w:ins>
    <w:customXmlInsRangeStart w:id="691" w:author="Eloise Mann" w:date="2025-05-22T09:35:00Z"/>
    <w:sdt>
      <w:sdtPr>
        <w:rPr>
          <w:rFonts w:ascii="Montserrat" w:hAnsi="Montserrat"/>
          <w:color w:val="004664"/>
          <w:sz w:val="22"/>
          <w:szCs w:val="22"/>
        </w:rPr>
        <w:alias w:val="Status"/>
        <w:tag w:val=""/>
        <w:id w:val="-1840534674"/>
        <w:placeholder>
          <w:docPart w:val="87CBA0A4A54A4264B5F12722FDCBEE00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customXmlInsRangeEnd w:id="691"/>
        <w:ins w:id="692" w:author="Eloise Mann" w:date="2025-05-22T09:35:00Z" w16du:dateUtc="2025-05-22T08:35:00Z">
          <w:r w:rsidR="00240C8B" w:rsidRPr="00231529">
            <w:rPr>
              <w:rFonts w:ascii="Montserrat" w:hAnsi="Montserrat"/>
              <w:color w:val="004664"/>
              <w:sz w:val="22"/>
              <w:szCs w:val="22"/>
              <w:rPrChange w:id="693" w:author="Eloise Mann" w:date="2025-05-22T09:38:00Z" w16du:dateUtc="2025-05-22T08:38:00Z">
                <w:rPr/>
              </w:rPrChange>
            </w:rPr>
            <w:t>Version No. 1</w:t>
          </w:r>
        </w:ins>
        <w:customXmlInsRangeStart w:id="694" w:author="Eloise Mann" w:date="2025-05-22T09:35:00Z"/>
      </w:sdtContent>
    </w:sdt>
    <w:customXmlInsRangeEnd w:id="694"/>
    <w:ins w:id="695" w:author="Eloise Mann" w:date="2025-05-22T09:35:00Z" w16du:dateUtc="2025-05-22T08:35:00Z">
      <w:r w:rsidR="00F55E72" w:rsidRPr="00231529">
        <w:rPr>
          <w:rFonts w:ascii="Montserrat" w:hAnsi="Montserrat"/>
          <w:color w:val="004664"/>
          <w:sz w:val="22"/>
          <w:szCs w:val="22"/>
          <w:rPrChange w:id="696" w:author="Eloise Mann" w:date="2025-05-22T09:38:00Z" w16du:dateUtc="2025-05-22T08:38:00Z">
            <w:rPr/>
          </w:rPrChange>
        </w:rPr>
        <w:t xml:space="preserve"> I </w:t>
      </w:r>
    </w:ins>
    <w:customXmlInsRangeStart w:id="697" w:author="Eloise Mann" w:date="2025-05-22T09:37:00Z"/>
    <w:sdt>
      <w:sdtPr>
        <w:rPr>
          <w:rFonts w:ascii="Montserrat" w:hAnsi="Montserrat"/>
          <w:color w:val="004664"/>
          <w:sz w:val="22"/>
          <w:szCs w:val="22"/>
        </w:rPr>
        <w:alias w:val="Publish Date"/>
        <w:tag w:val=""/>
        <w:id w:val="-825204994"/>
        <w:placeholder>
          <w:docPart w:val="7757993079154932B93F9525D5B9F620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5-05-25T00:00:00Z">
          <w:dateFormat w:val="dd/MM/yyyy"/>
          <w:lid w:val="en-GB"/>
          <w:storeMappedDataAs w:val="dateTime"/>
          <w:calendar w:val="gregorian"/>
        </w:date>
      </w:sdtPr>
      <w:sdtContent>
        <w:customXmlInsRangeEnd w:id="697"/>
        <w:ins w:id="698" w:author="Eloise Mann" w:date="2025-05-22T09:37:00Z" w16du:dateUtc="2025-05-22T08:37:00Z">
          <w:r w:rsidR="00231529" w:rsidRPr="00231529">
            <w:rPr>
              <w:rFonts w:ascii="Montserrat" w:hAnsi="Montserrat"/>
              <w:color w:val="004664"/>
              <w:sz w:val="22"/>
              <w:szCs w:val="22"/>
              <w:rPrChange w:id="699" w:author="Eloise Mann" w:date="2025-05-22T09:38:00Z" w16du:dateUtc="2025-05-22T08:38:00Z">
                <w:rPr/>
              </w:rPrChange>
            </w:rPr>
            <w:t>25/05/2025</w:t>
          </w:r>
        </w:ins>
        <w:customXmlInsRangeStart w:id="700" w:author="Eloise Mann" w:date="2025-05-22T09:37:00Z"/>
      </w:sdtContent>
    </w:sdt>
    <w:customXmlInsRangeEnd w:id="700"/>
    <w:ins w:id="701" w:author="Eloise Mann" w:date="2025-05-22T09:37:00Z" w16du:dateUtc="2025-05-22T08:37:00Z">
      <w:r w:rsidR="00231529" w:rsidRPr="00231529">
        <w:rPr>
          <w:rFonts w:ascii="Montserrat" w:hAnsi="Montserrat"/>
          <w:color w:val="004664"/>
          <w:sz w:val="22"/>
          <w:szCs w:val="22"/>
          <w:rPrChange w:id="702" w:author="Eloise Mann" w:date="2025-05-22T09:38:00Z" w16du:dateUtc="2025-05-22T08:38:00Z">
            <w:rPr/>
          </w:rPrChange>
        </w:rPr>
        <w:t xml:space="preserve"> I </w:t>
      </w:r>
    </w:ins>
    <w:ins w:id="703" w:author="Eloise Mann" w:date="2025-05-22T09:38:00Z" w16du:dateUtc="2025-05-22T08:38:00Z">
      <w:r w:rsidR="00231529" w:rsidRPr="00231529">
        <w:rPr>
          <w:rFonts w:ascii="Montserrat" w:hAnsi="Montserrat"/>
          <w:color w:val="004664"/>
          <w:sz w:val="22"/>
          <w:szCs w:val="22"/>
          <w:rPrChange w:id="704" w:author="Eloise Mann" w:date="2025-05-22T09:38:00Z" w16du:dateUtc="2025-05-22T08:38:00Z">
            <w:rPr/>
          </w:rPrChange>
        </w:rPr>
        <w:fldChar w:fldCharType="begin"/>
      </w:r>
      <w:r w:rsidR="00231529" w:rsidRPr="00231529">
        <w:rPr>
          <w:rFonts w:ascii="Montserrat" w:hAnsi="Montserrat"/>
          <w:color w:val="004664"/>
          <w:sz w:val="22"/>
          <w:szCs w:val="22"/>
          <w:rPrChange w:id="705" w:author="Eloise Mann" w:date="2025-05-22T09:38:00Z" w16du:dateUtc="2025-05-22T08:38:00Z">
            <w:rPr/>
          </w:rPrChange>
        </w:rPr>
        <w:instrText xml:space="preserve"> PAGE   \* MERGEFORMAT </w:instrText>
      </w:r>
      <w:r w:rsidR="00231529" w:rsidRPr="00231529">
        <w:rPr>
          <w:rFonts w:ascii="Montserrat" w:hAnsi="Montserrat"/>
          <w:color w:val="004664"/>
          <w:sz w:val="22"/>
          <w:szCs w:val="22"/>
          <w:rPrChange w:id="706" w:author="Eloise Mann" w:date="2025-05-22T09:38:00Z" w16du:dateUtc="2025-05-22T08:38:00Z">
            <w:rPr/>
          </w:rPrChange>
        </w:rPr>
        <w:fldChar w:fldCharType="separate"/>
      </w:r>
    </w:ins>
    <w:r w:rsidR="00231529" w:rsidRPr="00231529">
      <w:rPr>
        <w:rFonts w:ascii="Montserrat" w:hAnsi="Montserrat"/>
        <w:noProof/>
        <w:color w:val="004664"/>
        <w:sz w:val="22"/>
        <w:szCs w:val="22"/>
        <w:rPrChange w:id="707" w:author="Eloise Mann" w:date="2025-05-22T09:38:00Z" w16du:dateUtc="2025-05-22T08:38:00Z">
          <w:rPr>
            <w:noProof/>
          </w:rPr>
        </w:rPrChange>
      </w:rPr>
      <w:t>1</w:t>
    </w:r>
    <w:ins w:id="708" w:author="Eloise Mann" w:date="2025-05-22T09:38:00Z" w16du:dateUtc="2025-05-22T08:38:00Z">
      <w:r w:rsidR="00231529" w:rsidRPr="00231529">
        <w:rPr>
          <w:rFonts w:ascii="Montserrat" w:hAnsi="Montserrat"/>
          <w:color w:val="004664"/>
          <w:sz w:val="22"/>
          <w:szCs w:val="22"/>
          <w:rPrChange w:id="709" w:author="Eloise Mann" w:date="2025-05-22T09:38:00Z" w16du:dateUtc="2025-05-22T08:38:00Z">
            <w:rPr/>
          </w:rPrChange>
        </w:rPr>
        <w:fldChar w:fldCharType="end"/>
      </w:r>
    </w:ins>
    <w:ins w:id="710" w:author="Eloise Mann" w:date="2025-05-22T09:32:00Z" w16du:dateUtc="2025-05-22T08:32:00Z">
      <w:r w:rsidR="009743E6" w:rsidRPr="00231529">
        <w:rPr>
          <w:rFonts w:ascii="Montserrat" w:hAnsi="Montserrat"/>
          <w:color w:val="004664"/>
          <w:sz w:val="22"/>
          <w:szCs w:val="22"/>
          <w:rPrChange w:id="711" w:author="Eloise Mann" w:date="2025-05-22T09:38:00Z" w16du:dateUtc="2025-05-22T08:38:00Z">
            <w:rPr/>
          </w:rPrChange>
        </w:rPr>
        <w:tab/>
      </w:r>
    </w:ins>
  </w:p>
  <w:p w14:paraId="69FFF200" w14:textId="77777777" w:rsidR="00231529" w:rsidRDefault="00231529">
    <w:pPr>
      <w:pStyle w:val="Footer"/>
      <w:rPr>
        <w:ins w:id="712" w:author="Eloise Mann" w:date="2025-05-22T09:38:00Z" w16du:dateUtc="2025-05-22T08:38:00Z"/>
        <w:rFonts w:ascii="Montserrat" w:hAnsi="Montserrat"/>
        <w:color w:val="004664"/>
        <w:sz w:val="22"/>
        <w:szCs w:val="22"/>
      </w:rPr>
    </w:pPr>
  </w:p>
  <w:p w14:paraId="439103FE" w14:textId="3630A931" w:rsidR="00C65BC3" w:rsidRDefault="009743E6">
    <w:pPr>
      <w:pStyle w:val="Footer"/>
    </w:pPr>
    <w:ins w:id="713" w:author="Eloise Mann" w:date="2025-05-22T09:32:00Z" w16du:dateUtc="2025-05-22T08:32:00Z">
      <w:r>
        <w:tab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814B" w14:textId="77777777" w:rsidR="004B2E0D" w:rsidRDefault="004B2E0D" w:rsidP="00E64CDD">
      <w:pPr>
        <w:spacing w:after="0" w:line="240" w:lineRule="auto"/>
      </w:pPr>
      <w:r>
        <w:separator/>
      </w:r>
    </w:p>
  </w:footnote>
  <w:footnote w:type="continuationSeparator" w:id="0">
    <w:p w14:paraId="0857CD3D" w14:textId="77777777" w:rsidR="004B2E0D" w:rsidRDefault="004B2E0D" w:rsidP="00E64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BADB9" w14:textId="4230049F" w:rsidR="00A85879" w:rsidRDefault="00A85879">
    <w:pPr>
      <w:pStyle w:val="Header"/>
    </w:pPr>
    <w:ins w:id="678" w:author="Eloise Mann" w:date="2025-05-22T12:58:00Z" w16du:dateUtc="2025-05-22T11:58:00Z">
      <w:r>
        <w:tab/>
      </w:r>
      <w:r>
        <w:tab/>
      </w:r>
    </w:ins>
    <w:ins w:id="679" w:author="Eloise Mann" w:date="2025-05-22T12:59:00Z" w16du:dateUtc="2025-05-22T11:59:00Z">
      <w:r>
        <w:t xml:space="preserve">    </w:t>
      </w:r>
    </w:ins>
    <w:ins w:id="680" w:author="Eloise Mann" w:date="2025-05-22T12:58:00Z" w16du:dateUtc="2025-05-22T11:58:00Z">
      <w:r>
        <w:t xml:space="preserve"> </w:t>
      </w:r>
      <w:r w:rsidRPr="009743E6">
        <w:rPr>
          <w:noProof/>
        </w:rPr>
        <w:drawing>
          <wp:inline distT="0" distB="0" distL="0" distR="0" wp14:anchorId="1F390A56" wp14:editId="764A3679">
            <wp:extent cx="700644" cy="693503"/>
            <wp:effectExtent l="0" t="0" r="4445" b="0"/>
            <wp:docPr id="757203089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1090" name="Picture 2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81" cy="69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0C97"/>
    <w:multiLevelType w:val="multilevel"/>
    <w:tmpl w:val="588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61DCF"/>
    <w:multiLevelType w:val="hybridMultilevel"/>
    <w:tmpl w:val="152EEF38"/>
    <w:lvl w:ilvl="0" w:tplc="FF7A9582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F3B7F"/>
    <w:multiLevelType w:val="multilevel"/>
    <w:tmpl w:val="74F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0510B"/>
    <w:multiLevelType w:val="multilevel"/>
    <w:tmpl w:val="D36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70C1F"/>
    <w:multiLevelType w:val="hybridMultilevel"/>
    <w:tmpl w:val="5B52D1B0"/>
    <w:lvl w:ilvl="0" w:tplc="554CD970">
      <w:numFmt w:val="bullet"/>
      <w:lvlText w:val="-"/>
      <w:lvlJc w:val="left"/>
      <w:pPr>
        <w:ind w:left="720" w:hanging="360"/>
      </w:pPr>
      <w:rPr>
        <w:rFonts w:ascii="Montserrat" w:eastAsiaTheme="majorEastAsia" w:hAnsi="Montserrat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81B5A"/>
    <w:multiLevelType w:val="multilevel"/>
    <w:tmpl w:val="0C0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F71FE"/>
    <w:multiLevelType w:val="multilevel"/>
    <w:tmpl w:val="FFD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A0179"/>
    <w:multiLevelType w:val="multilevel"/>
    <w:tmpl w:val="5DB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B23A9"/>
    <w:multiLevelType w:val="multilevel"/>
    <w:tmpl w:val="8B8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A7830"/>
    <w:multiLevelType w:val="hybridMultilevel"/>
    <w:tmpl w:val="117E6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CA41E9"/>
    <w:multiLevelType w:val="hybridMultilevel"/>
    <w:tmpl w:val="A87E6E0C"/>
    <w:lvl w:ilvl="0" w:tplc="6748B54E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107EA"/>
    <w:multiLevelType w:val="multilevel"/>
    <w:tmpl w:val="961A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B0FAB"/>
    <w:multiLevelType w:val="hybridMultilevel"/>
    <w:tmpl w:val="6D6C3E6E"/>
    <w:lvl w:ilvl="0" w:tplc="20F81F5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071320" w:themeColor="text2" w:themeShade="8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886DB7"/>
    <w:multiLevelType w:val="multilevel"/>
    <w:tmpl w:val="A9A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57864"/>
    <w:multiLevelType w:val="multilevel"/>
    <w:tmpl w:val="E7C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641456">
    <w:abstractNumId w:val="9"/>
  </w:num>
  <w:num w:numId="2" w16cid:durableId="416173677">
    <w:abstractNumId w:val="6"/>
  </w:num>
  <w:num w:numId="3" w16cid:durableId="918828457">
    <w:abstractNumId w:val="10"/>
  </w:num>
  <w:num w:numId="4" w16cid:durableId="1731344052">
    <w:abstractNumId w:val="11"/>
  </w:num>
  <w:num w:numId="5" w16cid:durableId="1333603667">
    <w:abstractNumId w:val="12"/>
  </w:num>
  <w:num w:numId="6" w16cid:durableId="424768590">
    <w:abstractNumId w:val="8"/>
  </w:num>
  <w:num w:numId="7" w16cid:durableId="227695682">
    <w:abstractNumId w:val="5"/>
  </w:num>
  <w:num w:numId="8" w16cid:durableId="36127888">
    <w:abstractNumId w:val="0"/>
  </w:num>
  <w:num w:numId="9" w16cid:durableId="2101556257">
    <w:abstractNumId w:val="13"/>
  </w:num>
  <w:num w:numId="10" w16cid:durableId="1552690019">
    <w:abstractNumId w:val="2"/>
  </w:num>
  <w:num w:numId="11" w16cid:durableId="1661081067">
    <w:abstractNumId w:val="7"/>
  </w:num>
  <w:num w:numId="12" w16cid:durableId="1371756987">
    <w:abstractNumId w:val="14"/>
  </w:num>
  <w:num w:numId="13" w16cid:durableId="137764164">
    <w:abstractNumId w:val="3"/>
  </w:num>
  <w:num w:numId="14" w16cid:durableId="2014718140">
    <w:abstractNumId w:val="1"/>
  </w:num>
  <w:num w:numId="15" w16cid:durableId="159096238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oise Mann">
    <w15:presenceInfo w15:providerId="AD" w15:userId="S::Eloise.Mann@advancedsupplychain.com::dee41f56-0e67-47a5-a118-89578149248a"/>
  </w15:person>
  <w15:person w15:author="Kenal Patel">
    <w15:presenceInfo w15:providerId="Windows Live" w15:userId="04e096e573bccf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22"/>
    <w:rsid w:val="00032E1D"/>
    <w:rsid w:val="000925EB"/>
    <w:rsid w:val="000B3978"/>
    <w:rsid w:val="000C4B0E"/>
    <w:rsid w:val="000D5F57"/>
    <w:rsid w:val="00120F43"/>
    <w:rsid w:val="00167A3D"/>
    <w:rsid w:val="00192712"/>
    <w:rsid w:val="001D54E3"/>
    <w:rsid w:val="00201407"/>
    <w:rsid w:val="00206558"/>
    <w:rsid w:val="002266FD"/>
    <w:rsid w:val="0023135A"/>
    <w:rsid w:val="00231529"/>
    <w:rsid w:val="00240C8B"/>
    <w:rsid w:val="00264A62"/>
    <w:rsid w:val="0027180B"/>
    <w:rsid w:val="002A5CF6"/>
    <w:rsid w:val="00360EFB"/>
    <w:rsid w:val="003A5F0D"/>
    <w:rsid w:val="00402E7B"/>
    <w:rsid w:val="004631D0"/>
    <w:rsid w:val="00464307"/>
    <w:rsid w:val="004818E7"/>
    <w:rsid w:val="00485082"/>
    <w:rsid w:val="00487AC7"/>
    <w:rsid w:val="004B2E0D"/>
    <w:rsid w:val="004D629B"/>
    <w:rsid w:val="004D775D"/>
    <w:rsid w:val="004E1BEC"/>
    <w:rsid w:val="0050742C"/>
    <w:rsid w:val="005257DE"/>
    <w:rsid w:val="00575E22"/>
    <w:rsid w:val="005F3BBF"/>
    <w:rsid w:val="00600C01"/>
    <w:rsid w:val="00605788"/>
    <w:rsid w:val="00616A91"/>
    <w:rsid w:val="00632A32"/>
    <w:rsid w:val="00664458"/>
    <w:rsid w:val="00670342"/>
    <w:rsid w:val="00696863"/>
    <w:rsid w:val="006C2CF4"/>
    <w:rsid w:val="006D6317"/>
    <w:rsid w:val="0073511A"/>
    <w:rsid w:val="007B46A8"/>
    <w:rsid w:val="00805E6D"/>
    <w:rsid w:val="008458DC"/>
    <w:rsid w:val="00853E5B"/>
    <w:rsid w:val="008714E4"/>
    <w:rsid w:val="008878B2"/>
    <w:rsid w:val="008B7B4C"/>
    <w:rsid w:val="008D42A0"/>
    <w:rsid w:val="00915B93"/>
    <w:rsid w:val="00935D10"/>
    <w:rsid w:val="00957564"/>
    <w:rsid w:val="009743E6"/>
    <w:rsid w:val="009A373B"/>
    <w:rsid w:val="009B5030"/>
    <w:rsid w:val="009C2DDA"/>
    <w:rsid w:val="009C653B"/>
    <w:rsid w:val="009D7FED"/>
    <w:rsid w:val="009F27C2"/>
    <w:rsid w:val="00A00923"/>
    <w:rsid w:val="00A3128D"/>
    <w:rsid w:val="00A50879"/>
    <w:rsid w:val="00A73CBE"/>
    <w:rsid w:val="00A81A1B"/>
    <w:rsid w:val="00A85879"/>
    <w:rsid w:val="00AA4E69"/>
    <w:rsid w:val="00AB2883"/>
    <w:rsid w:val="00AC719B"/>
    <w:rsid w:val="00AE4EDD"/>
    <w:rsid w:val="00AF1F0C"/>
    <w:rsid w:val="00B071AE"/>
    <w:rsid w:val="00B2221A"/>
    <w:rsid w:val="00B24221"/>
    <w:rsid w:val="00B3420A"/>
    <w:rsid w:val="00B62577"/>
    <w:rsid w:val="00BC6B01"/>
    <w:rsid w:val="00BD1FEF"/>
    <w:rsid w:val="00BF496E"/>
    <w:rsid w:val="00C02311"/>
    <w:rsid w:val="00C0783A"/>
    <w:rsid w:val="00C25232"/>
    <w:rsid w:val="00C36F22"/>
    <w:rsid w:val="00C65BC3"/>
    <w:rsid w:val="00C66015"/>
    <w:rsid w:val="00C70FE3"/>
    <w:rsid w:val="00CA0F21"/>
    <w:rsid w:val="00CC3A13"/>
    <w:rsid w:val="00CC5749"/>
    <w:rsid w:val="00D352B6"/>
    <w:rsid w:val="00D64263"/>
    <w:rsid w:val="00D75679"/>
    <w:rsid w:val="00D83223"/>
    <w:rsid w:val="00D8531F"/>
    <w:rsid w:val="00D9773E"/>
    <w:rsid w:val="00DB6BE4"/>
    <w:rsid w:val="00DD05A9"/>
    <w:rsid w:val="00DD4AAA"/>
    <w:rsid w:val="00DE2F31"/>
    <w:rsid w:val="00E335A8"/>
    <w:rsid w:val="00E64CDD"/>
    <w:rsid w:val="00F078A2"/>
    <w:rsid w:val="00F22F65"/>
    <w:rsid w:val="00F45691"/>
    <w:rsid w:val="00F55E72"/>
    <w:rsid w:val="00F802DB"/>
    <w:rsid w:val="00F94565"/>
    <w:rsid w:val="00FB2E72"/>
    <w:rsid w:val="00FB2F9D"/>
    <w:rsid w:val="00FB5A26"/>
    <w:rsid w:val="00FD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9AE8E"/>
  <w15:chartTrackingRefBased/>
  <w15:docId w15:val="{9EF33446-A870-4B79-80AE-75FFF49B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6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6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F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F2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23135A"/>
    <w:rPr>
      <w:b/>
      <w:bCs/>
    </w:rPr>
  </w:style>
  <w:style w:type="paragraph" w:styleId="Revision">
    <w:name w:val="Revision"/>
    <w:hidden/>
    <w:uiPriority w:val="99"/>
    <w:semiHidden/>
    <w:rsid w:val="0073511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074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74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74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74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742C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05E6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05E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2DDA"/>
    <w:pPr>
      <w:tabs>
        <w:tab w:val="right" w:leader="dot" w:pos="9016"/>
      </w:tabs>
      <w:spacing w:after="100"/>
      <w:ind w:left="240"/>
      <w:pPrChange w:id="0" w:author="Eloise Mann" w:date="2025-05-22T09:07:00Z">
        <w:pPr>
          <w:spacing w:after="100" w:line="278" w:lineRule="auto"/>
          <w:ind w:left="240"/>
        </w:pPr>
      </w:pPrChange>
    </w:pPr>
    <w:rPr>
      <w:rFonts w:ascii="Montserrat" w:hAnsi="Montserrat"/>
      <w:noProof/>
      <w:color w:val="004664"/>
      <w:rPrChange w:id="0" w:author="Eloise Mann" w:date="2025-05-22T09:07:00Z">
        <w:rPr>
          <w:rFonts w:asciiTheme="minorHAnsi" w:eastAsiaTheme="minorHAnsi" w:hAnsiTheme="minorHAnsi" w:cstheme="minorBidi"/>
          <w:kern w:val="2"/>
          <w:sz w:val="24"/>
          <w:szCs w:val="24"/>
          <w:lang w:val="en-GB" w:eastAsia="en-US" w:bidi="ar-SA"/>
          <w14:ligatures w14:val="standardContextual"/>
        </w:rPr>
      </w:rPrChange>
    </w:rPr>
  </w:style>
  <w:style w:type="paragraph" w:styleId="TOC3">
    <w:name w:val="toc 3"/>
    <w:basedOn w:val="Normal"/>
    <w:next w:val="Normal"/>
    <w:autoRedefine/>
    <w:uiPriority w:val="39"/>
    <w:unhideWhenUsed/>
    <w:rsid w:val="00805E6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05E6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4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CDD"/>
  </w:style>
  <w:style w:type="paragraph" w:styleId="Footer">
    <w:name w:val="footer"/>
    <w:basedOn w:val="Normal"/>
    <w:link w:val="FooterChar"/>
    <w:uiPriority w:val="99"/>
    <w:unhideWhenUsed/>
    <w:rsid w:val="00E64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CDD"/>
  </w:style>
  <w:style w:type="character" w:styleId="PlaceholderText">
    <w:name w:val="Placeholder Text"/>
    <w:basedOn w:val="DefaultParagraphFont"/>
    <w:uiPriority w:val="99"/>
    <w:semiHidden/>
    <w:rsid w:val="00957564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D8531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diagramQuickStyle" Target="diagrams/quickStyle1.xm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14.emf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diagramLayout" Target="diagrams/layout1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diagramColors" Target="diagrams/color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image" Target="../media/image9.svg"/><Relationship Id="rId3" Type="http://schemas.openxmlformats.org/officeDocument/2006/relationships/image" Target="../media/image4.png"/><Relationship Id="rId7" Type="http://schemas.openxmlformats.org/officeDocument/2006/relationships/image" Target="../media/image8.png"/><Relationship Id="rId12" Type="http://schemas.openxmlformats.org/officeDocument/2006/relationships/image" Target="../media/image13.svg"/><Relationship Id="rId2" Type="http://schemas.openxmlformats.org/officeDocument/2006/relationships/image" Target="../media/image3.svg"/><Relationship Id="rId1" Type="http://schemas.openxmlformats.org/officeDocument/2006/relationships/image" Target="../media/image2.png"/><Relationship Id="rId6" Type="http://schemas.openxmlformats.org/officeDocument/2006/relationships/image" Target="../media/image7.svg"/><Relationship Id="rId11" Type="http://schemas.openxmlformats.org/officeDocument/2006/relationships/image" Target="../media/image12.png"/><Relationship Id="rId5" Type="http://schemas.openxmlformats.org/officeDocument/2006/relationships/image" Target="../media/image6.png"/><Relationship Id="rId10" Type="http://schemas.openxmlformats.org/officeDocument/2006/relationships/image" Target="../media/image11.svg"/><Relationship Id="rId4" Type="http://schemas.openxmlformats.org/officeDocument/2006/relationships/image" Target="../media/image5.svg"/><Relationship Id="rId9" Type="http://schemas.openxmlformats.org/officeDocument/2006/relationships/image" Target="../media/image10.png"/></Relationships>
</file>

<file path=word/diagrams/_rels/drawing1.xml.rels><?xml version="1.0" encoding="UTF-8" standalone="yes"?>
<Relationships xmlns="http://schemas.openxmlformats.org/package/2006/relationships"><Relationship Id="rId8" Type="http://schemas.openxmlformats.org/officeDocument/2006/relationships/image" Target="../media/image9.svg"/><Relationship Id="rId3" Type="http://schemas.openxmlformats.org/officeDocument/2006/relationships/image" Target="../media/image4.png"/><Relationship Id="rId7" Type="http://schemas.openxmlformats.org/officeDocument/2006/relationships/image" Target="../media/image8.png"/><Relationship Id="rId12" Type="http://schemas.openxmlformats.org/officeDocument/2006/relationships/image" Target="../media/image13.svg"/><Relationship Id="rId2" Type="http://schemas.openxmlformats.org/officeDocument/2006/relationships/image" Target="../media/image3.svg"/><Relationship Id="rId1" Type="http://schemas.openxmlformats.org/officeDocument/2006/relationships/image" Target="../media/image2.png"/><Relationship Id="rId6" Type="http://schemas.openxmlformats.org/officeDocument/2006/relationships/image" Target="../media/image7.svg"/><Relationship Id="rId11" Type="http://schemas.openxmlformats.org/officeDocument/2006/relationships/image" Target="../media/image12.png"/><Relationship Id="rId5" Type="http://schemas.openxmlformats.org/officeDocument/2006/relationships/image" Target="../media/image6.png"/><Relationship Id="rId10" Type="http://schemas.openxmlformats.org/officeDocument/2006/relationships/image" Target="../media/image11.svg"/><Relationship Id="rId4" Type="http://schemas.openxmlformats.org/officeDocument/2006/relationships/image" Target="../media/image5.svg"/><Relationship Id="rId9" Type="http://schemas.openxmlformats.org/officeDocument/2006/relationships/image" Target="../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D0DE2C3-6938-42A0-8F91-831155F4247F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1BDA5E42-89DD-423D-AC15-7273E16AA331}">
      <dgm:prSet phldrT="[Text]" custT="1"/>
      <dgm:spPr/>
      <dgm:t>
        <a:bodyPr/>
        <a:lstStyle/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Reconomy Group Board </a:t>
          </a:r>
        </a:p>
        <a:p>
          <a:r>
            <a:rPr lang="en-GB" sz="800" i="1">
              <a:solidFill>
                <a:srgbClr val="004664"/>
              </a:solidFill>
              <a:latin typeface="Montserrat" pitchFamily="2" charset="0"/>
            </a:rPr>
            <a:t>Group CEO</a:t>
          </a:r>
        </a:p>
        <a:p>
          <a:r>
            <a:rPr lang="en-GB" sz="800" i="1">
              <a:solidFill>
                <a:srgbClr val="004664"/>
              </a:solidFill>
              <a:latin typeface="Montserrat" pitchFamily="2" charset="0"/>
            </a:rPr>
            <a:t>- </a:t>
          </a:r>
          <a:r>
            <a:rPr lang="en-GB" sz="800" i="0">
              <a:solidFill>
                <a:srgbClr val="004664"/>
              </a:solidFill>
              <a:latin typeface="Montserrat" pitchFamily="2" charset="0"/>
            </a:rPr>
            <a:t>Outlines strategy and leads ethical corporate culture</a:t>
          </a:r>
        </a:p>
      </dgm:t>
    </dgm:pt>
    <dgm:pt modelId="{F2687812-C889-4960-9BD1-0D24273F11BE}" type="parTrans" cxnId="{FCE5331C-FC3F-4868-A5B0-FBC8F5B56DCC}">
      <dgm:prSet/>
      <dgm:spPr/>
      <dgm:t>
        <a:bodyPr/>
        <a:lstStyle/>
        <a:p>
          <a:endParaRPr lang="en-GB" sz="2400"/>
        </a:p>
      </dgm:t>
    </dgm:pt>
    <dgm:pt modelId="{0AAA2556-01B0-4593-904A-DAEB8483707A}" type="sibTrans" cxnId="{FCE5331C-FC3F-4868-A5B0-FBC8F5B56DCC}">
      <dgm:prSet/>
      <dgm:spPr/>
      <dgm:t>
        <a:bodyPr/>
        <a:lstStyle/>
        <a:p>
          <a:endParaRPr lang="en-GB" sz="2400"/>
        </a:p>
      </dgm:t>
    </dgm:pt>
    <dgm:pt modelId="{EF83CBAF-8541-4E58-B121-7F08540336A7}">
      <dgm:prSet phldrT="[Text]" custT="1"/>
      <dgm:spPr/>
      <dgm:t>
        <a:bodyPr/>
        <a:lstStyle/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Group Head of People</a:t>
          </a:r>
          <a:endParaRPr lang="en-GB" sz="800" i="1">
            <a:solidFill>
              <a:srgbClr val="004664"/>
            </a:solidFill>
            <a:latin typeface="Montserrat" pitchFamily="2" charset="0"/>
          </a:endParaRPr>
        </a:p>
        <a:p>
          <a:r>
            <a:rPr lang="en-GB" sz="800" i="0">
              <a:solidFill>
                <a:srgbClr val="004664"/>
              </a:solidFill>
              <a:latin typeface="Montserrat" pitchFamily="2" charset="0"/>
            </a:rPr>
            <a:t>- Drives implementation and review of strategies </a:t>
          </a:r>
        </a:p>
        <a:p>
          <a:endParaRPr lang="en-GB" sz="800" i="1">
            <a:solidFill>
              <a:srgbClr val="004664"/>
            </a:solidFill>
            <a:latin typeface="Montserrat" pitchFamily="2" charset="0"/>
          </a:endParaRPr>
        </a:p>
      </dgm:t>
    </dgm:pt>
    <dgm:pt modelId="{3473C5AC-80CB-442C-BAFD-F21A476B3D3E}" type="parTrans" cxnId="{754DF43C-4130-4F9F-9057-CCCFEF2EBA74}">
      <dgm:prSet/>
      <dgm:spPr/>
      <dgm:t>
        <a:bodyPr/>
        <a:lstStyle/>
        <a:p>
          <a:endParaRPr lang="en-GB" sz="800">
            <a:solidFill>
              <a:srgbClr val="004664"/>
            </a:solidFill>
            <a:latin typeface="Montserrat" pitchFamily="2" charset="0"/>
          </a:endParaRPr>
        </a:p>
      </dgm:t>
    </dgm:pt>
    <dgm:pt modelId="{86C25330-5521-425B-A28E-642DEBEB70D2}" type="sibTrans" cxnId="{754DF43C-4130-4F9F-9057-CCCFEF2EBA74}">
      <dgm:prSet/>
      <dgm:spPr/>
      <dgm:t>
        <a:bodyPr/>
        <a:lstStyle/>
        <a:p>
          <a:endParaRPr lang="en-GB" sz="2400"/>
        </a:p>
      </dgm:t>
    </dgm:pt>
    <dgm:pt modelId="{7E0FB9CE-8F6D-4132-A186-720BDD1EF072}">
      <dgm:prSet phldrT="[Text]" custT="1"/>
      <dgm:spPr/>
      <dgm:t>
        <a:bodyPr/>
        <a:lstStyle/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People team </a:t>
          </a:r>
        </a:p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- Delivers training, </a:t>
          </a:r>
        </a:p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monitors workplace conditions and investigates grievances </a:t>
          </a:r>
        </a:p>
      </dgm:t>
    </dgm:pt>
    <dgm:pt modelId="{72F02A28-8360-4CE4-AD23-31F937D05613}" type="parTrans" cxnId="{5A348270-AAB6-4CF8-B5BD-8FBE3C334C55}">
      <dgm:prSet/>
      <dgm:spPr/>
      <dgm:t>
        <a:bodyPr/>
        <a:lstStyle/>
        <a:p>
          <a:endParaRPr lang="en-GB" sz="800">
            <a:solidFill>
              <a:srgbClr val="004664"/>
            </a:solidFill>
            <a:latin typeface="Montserrat" pitchFamily="2" charset="0"/>
          </a:endParaRPr>
        </a:p>
      </dgm:t>
    </dgm:pt>
    <dgm:pt modelId="{259A3ED2-3473-4B3A-93FC-D9F45234D6EF}" type="sibTrans" cxnId="{5A348270-AAB6-4CF8-B5BD-8FBE3C334C55}">
      <dgm:prSet/>
      <dgm:spPr/>
      <dgm:t>
        <a:bodyPr/>
        <a:lstStyle/>
        <a:p>
          <a:endParaRPr lang="en-GB" sz="2400"/>
        </a:p>
      </dgm:t>
    </dgm:pt>
    <dgm:pt modelId="{38F6C525-C744-4785-91B2-1E2145ED52FA}">
      <dgm:prSet phldrT="[Text]" custT="1"/>
      <dgm:spPr/>
      <dgm:t>
        <a:bodyPr/>
        <a:lstStyle/>
        <a:p>
          <a:r>
            <a:rPr lang="en-GB" sz="800" i="1">
              <a:solidFill>
                <a:srgbClr val="004664"/>
              </a:solidFill>
              <a:latin typeface="Montserrat" pitchFamily="2" charset="0"/>
            </a:rPr>
            <a:t>ASCG Head of People</a:t>
          </a:r>
        </a:p>
        <a:p>
          <a:r>
            <a:rPr lang="en-GB" sz="800" i="1">
              <a:solidFill>
                <a:srgbClr val="004664"/>
              </a:solidFill>
              <a:latin typeface="Montserrat" pitchFamily="2" charset="0"/>
            </a:rPr>
            <a:t>- </a:t>
          </a:r>
          <a:r>
            <a:rPr lang="en-GB" sz="800" i="0">
              <a:solidFill>
                <a:srgbClr val="004664"/>
              </a:solidFill>
              <a:latin typeface="Montserrat" pitchFamily="2" charset="0"/>
            </a:rPr>
            <a:t>Delivers implementation and acountability of roadmap targets </a:t>
          </a:r>
        </a:p>
      </dgm:t>
    </dgm:pt>
    <dgm:pt modelId="{6310F8D1-AA3B-44C5-8EFE-4DB3CC9F65C4}" type="parTrans" cxnId="{59F7AD84-7E99-4261-8C3B-51E494145773}">
      <dgm:prSet/>
      <dgm:spPr/>
      <dgm:t>
        <a:bodyPr/>
        <a:lstStyle/>
        <a:p>
          <a:endParaRPr lang="en-GB" sz="800">
            <a:solidFill>
              <a:srgbClr val="004664"/>
            </a:solidFill>
            <a:latin typeface="Montserrat" pitchFamily="2" charset="0"/>
          </a:endParaRPr>
        </a:p>
      </dgm:t>
    </dgm:pt>
    <dgm:pt modelId="{37C46F65-1FD7-4662-8006-F6E2C2959A9D}" type="sibTrans" cxnId="{59F7AD84-7E99-4261-8C3B-51E494145773}">
      <dgm:prSet/>
      <dgm:spPr/>
      <dgm:t>
        <a:bodyPr/>
        <a:lstStyle/>
        <a:p>
          <a:endParaRPr lang="en-GB" sz="2400"/>
        </a:p>
      </dgm:t>
    </dgm:pt>
    <dgm:pt modelId="{B6A51FF1-2FFB-44F6-B6DE-6631CF147BE2}">
      <dgm:prSet phldrT="[Text]" custT="1"/>
      <dgm:spPr/>
      <dgm:t>
        <a:bodyPr/>
        <a:lstStyle/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Procurement Team</a:t>
          </a:r>
        </a:p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- Delivers training, engages with suppliers, monitors compliance with human rights policy and supplier charter</a:t>
          </a:r>
        </a:p>
      </dgm:t>
    </dgm:pt>
    <dgm:pt modelId="{E182DE31-AE79-4DD5-8BE3-1E44D01E81D1}" type="parTrans" cxnId="{9F83D3A1-5604-473E-A602-5D010DC483BC}">
      <dgm:prSet/>
      <dgm:spPr/>
      <dgm:t>
        <a:bodyPr/>
        <a:lstStyle/>
        <a:p>
          <a:endParaRPr lang="en-GB" sz="800">
            <a:latin typeface="Montserrat" pitchFamily="2" charset="0"/>
          </a:endParaRPr>
        </a:p>
      </dgm:t>
    </dgm:pt>
    <dgm:pt modelId="{02877661-4D4C-4A72-B07B-973C7F21A7F8}" type="sibTrans" cxnId="{9F83D3A1-5604-473E-A602-5D010DC483BC}">
      <dgm:prSet/>
      <dgm:spPr/>
      <dgm:t>
        <a:bodyPr/>
        <a:lstStyle/>
        <a:p>
          <a:endParaRPr lang="en-GB"/>
        </a:p>
      </dgm:t>
    </dgm:pt>
    <dgm:pt modelId="{9E2BFBE2-AE28-4C7B-A679-4CF2BEF50A47}">
      <dgm:prSet phldrT="[Text]" custT="1"/>
      <dgm:spPr/>
      <dgm:t>
        <a:bodyPr/>
        <a:lstStyle/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Site Management</a:t>
          </a:r>
        </a:p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- Engages staff and ensures alignment with safety, inclusion and DEI practices</a:t>
          </a:r>
        </a:p>
      </dgm:t>
    </dgm:pt>
    <dgm:pt modelId="{A4EF5173-E3CB-4BD5-86F9-918F0832A5AD}" type="parTrans" cxnId="{19CAB0FC-889D-4ADF-B70A-E157ED797EFC}">
      <dgm:prSet/>
      <dgm:spPr/>
      <dgm:t>
        <a:bodyPr/>
        <a:lstStyle/>
        <a:p>
          <a:endParaRPr lang="en-GB" sz="800">
            <a:latin typeface="Montserrat" pitchFamily="2" charset="0"/>
          </a:endParaRPr>
        </a:p>
      </dgm:t>
    </dgm:pt>
    <dgm:pt modelId="{DD41D33F-771D-4F22-B72A-59153F94AADD}" type="sibTrans" cxnId="{19CAB0FC-889D-4ADF-B70A-E157ED797EFC}">
      <dgm:prSet/>
      <dgm:spPr/>
      <dgm:t>
        <a:bodyPr/>
        <a:lstStyle/>
        <a:p>
          <a:endParaRPr lang="en-GB"/>
        </a:p>
      </dgm:t>
    </dgm:pt>
    <dgm:pt modelId="{04E8EF73-54FB-4203-988C-48F08B83B6CA}">
      <dgm:prSet phldrT="[Text]" custT="1"/>
      <dgm:spPr/>
      <dgm:t>
        <a:bodyPr/>
        <a:lstStyle/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 Employees</a:t>
          </a:r>
        </a:p>
        <a:p>
          <a:r>
            <a:rPr lang="en-GB" sz="800">
              <a:solidFill>
                <a:srgbClr val="004664"/>
              </a:solidFill>
              <a:latin typeface="Montserrat" pitchFamily="2" charset="0"/>
            </a:rPr>
            <a:t>- Follow roadmap commitments and report any concerns of breaches</a:t>
          </a:r>
        </a:p>
      </dgm:t>
    </dgm:pt>
    <dgm:pt modelId="{65A88509-75A0-4C7B-BA0B-047148D573B9}" type="parTrans" cxnId="{76ACF99C-A84F-4521-A391-F193FFF5430D}">
      <dgm:prSet/>
      <dgm:spPr/>
      <dgm:t>
        <a:bodyPr/>
        <a:lstStyle/>
        <a:p>
          <a:endParaRPr lang="en-GB" sz="800">
            <a:latin typeface="Montserrat" pitchFamily="2" charset="0"/>
          </a:endParaRPr>
        </a:p>
      </dgm:t>
    </dgm:pt>
    <dgm:pt modelId="{886C5E78-D1A9-471A-9E75-9EFB9AA18297}" type="sibTrans" cxnId="{76ACF99C-A84F-4521-A391-F193FFF5430D}">
      <dgm:prSet/>
      <dgm:spPr/>
      <dgm:t>
        <a:bodyPr/>
        <a:lstStyle/>
        <a:p>
          <a:endParaRPr lang="en-GB"/>
        </a:p>
      </dgm:t>
    </dgm:pt>
    <dgm:pt modelId="{70A79197-640D-41A5-8507-9445284F444F}" type="pres">
      <dgm:prSet presAssocID="{3D0DE2C3-6938-42A0-8F91-831155F4247F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7F96792-6FFB-419E-BF56-43F43EC974C4}" type="pres">
      <dgm:prSet presAssocID="{1BDA5E42-89DD-423D-AC15-7273E16AA331}" presName="hierRoot1" presStyleCnt="0"/>
      <dgm:spPr/>
    </dgm:pt>
    <dgm:pt modelId="{764BA004-9FA9-4FC9-A3D2-4C202149EDAB}" type="pres">
      <dgm:prSet presAssocID="{1BDA5E42-89DD-423D-AC15-7273E16AA331}" presName="composite" presStyleCnt="0"/>
      <dgm:spPr/>
    </dgm:pt>
    <dgm:pt modelId="{ED536DAD-6CF4-4133-B6E4-EB4ADB93C0A4}" type="pres">
      <dgm:prSet presAssocID="{1BDA5E42-89DD-423D-AC15-7273E16AA331}" presName="image" presStyleLbl="node0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Male profile with solid fill"/>
        </a:ext>
      </dgm:extLst>
    </dgm:pt>
    <dgm:pt modelId="{75CD3A94-0734-4E18-83FC-E6DCD046E645}" type="pres">
      <dgm:prSet presAssocID="{1BDA5E42-89DD-423D-AC15-7273E16AA331}" presName="text" presStyleLbl="revTx" presStyleIdx="0" presStyleCnt="7" custScaleX="136014" custScaleY="134771" custLinFactNeighborX="24893">
        <dgm:presLayoutVars>
          <dgm:chPref val="3"/>
        </dgm:presLayoutVars>
      </dgm:prSet>
      <dgm:spPr/>
    </dgm:pt>
    <dgm:pt modelId="{5A0B6181-269A-43FA-998E-35F4E660E020}" type="pres">
      <dgm:prSet presAssocID="{1BDA5E42-89DD-423D-AC15-7273E16AA331}" presName="hierChild2" presStyleCnt="0"/>
      <dgm:spPr/>
    </dgm:pt>
    <dgm:pt modelId="{CFBD231E-7AE5-43FA-BD55-30DFDF1AE4A7}" type="pres">
      <dgm:prSet presAssocID="{3473C5AC-80CB-442C-BAFD-F21A476B3D3E}" presName="Name10" presStyleLbl="parChTrans1D2" presStyleIdx="0" presStyleCnt="2"/>
      <dgm:spPr/>
    </dgm:pt>
    <dgm:pt modelId="{A4014FCF-38F6-48B2-AEB7-7BD9EFC8ED12}" type="pres">
      <dgm:prSet presAssocID="{EF83CBAF-8541-4E58-B121-7F08540336A7}" presName="hierRoot2" presStyleCnt="0"/>
      <dgm:spPr/>
    </dgm:pt>
    <dgm:pt modelId="{994C8DE5-6818-4A5B-898B-EC6227A80457}" type="pres">
      <dgm:prSet presAssocID="{EF83CBAF-8541-4E58-B121-7F08540336A7}" presName="composite2" presStyleCnt="0"/>
      <dgm:spPr/>
    </dgm:pt>
    <dgm:pt modelId="{48B31C99-06B3-49E6-96A1-5BA12B4D3942}" type="pres">
      <dgm:prSet presAssocID="{EF83CBAF-8541-4E58-B121-7F08540336A7}" presName="image2" presStyleLbl="node2" presStyleIdx="0" presStyleCnt="2" custLinFactNeighborX="-5327" custLinFactNeighborY="95883"/>
      <dgm:spPr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Female Profile with solid fill"/>
        </a:ext>
      </dgm:extLst>
    </dgm:pt>
    <dgm:pt modelId="{FB145E48-55DA-4239-BA1C-9200944B5541}" type="pres">
      <dgm:prSet presAssocID="{EF83CBAF-8541-4E58-B121-7F08540336A7}" presName="text2" presStyleLbl="revTx" presStyleIdx="1" presStyleCnt="7" custScaleX="152464" custLinFactY="45672" custLinFactNeighborX="14749" custLinFactNeighborY="100000">
        <dgm:presLayoutVars>
          <dgm:chPref val="3"/>
        </dgm:presLayoutVars>
      </dgm:prSet>
      <dgm:spPr/>
    </dgm:pt>
    <dgm:pt modelId="{B874766F-EE9F-449B-8B4B-32A62D3FF862}" type="pres">
      <dgm:prSet presAssocID="{EF83CBAF-8541-4E58-B121-7F08540336A7}" presName="hierChild3" presStyleCnt="0"/>
      <dgm:spPr/>
    </dgm:pt>
    <dgm:pt modelId="{076C19A7-4BED-4815-96CA-0D391DE915D1}" type="pres">
      <dgm:prSet presAssocID="{6310F8D1-AA3B-44C5-8EFE-4DB3CC9F65C4}" presName="Name10" presStyleLbl="parChTrans1D2" presStyleIdx="1" presStyleCnt="2"/>
      <dgm:spPr/>
    </dgm:pt>
    <dgm:pt modelId="{F85895ED-ECD5-43BD-8B57-5038DDDFAB62}" type="pres">
      <dgm:prSet presAssocID="{38F6C525-C744-4785-91B2-1E2145ED52FA}" presName="hierRoot2" presStyleCnt="0"/>
      <dgm:spPr/>
    </dgm:pt>
    <dgm:pt modelId="{D8C04EB8-AEC6-41CE-BEC8-3976DA659513}" type="pres">
      <dgm:prSet presAssocID="{38F6C525-C744-4785-91B2-1E2145ED52FA}" presName="composite2" presStyleCnt="0"/>
      <dgm:spPr/>
    </dgm:pt>
    <dgm:pt modelId="{30A8A26C-1F4A-4F8D-AA5C-B47F8EA4AF26}" type="pres">
      <dgm:prSet presAssocID="{38F6C525-C744-4785-91B2-1E2145ED52FA}" presName="image2" presStyleLbl="node2" presStyleIdx="1" presStyleCnt="2" custLinFactNeighborX="2663" custLinFactNeighborY="95883"/>
      <dgm:spPr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Female Profile with solid fill"/>
        </a:ext>
      </dgm:extLst>
    </dgm:pt>
    <dgm:pt modelId="{70E22AFA-CFA5-49DC-BBAC-4EBF07D5B9C2}" type="pres">
      <dgm:prSet presAssocID="{38F6C525-C744-4785-91B2-1E2145ED52FA}" presName="text2" presStyleLbl="revTx" presStyleIdx="2" presStyleCnt="7" custScaleX="222648" custLinFactNeighborX="59313" custLinFactNeighborY="94887">
        <dgm:presLayoutVars>
          <dgm:chPref val="3"/>
        </dgm:presLayoutVars>
      </dgm:prSet>
      <dgm:spPr/>
    </dgm:pt>
    <dgm:pt modelId="{105CE521-65B3-4EF4-9E5F-274AF54E9F0F}" type="pres">
      <dgm:prSet presAssocID="{38F6C525-C744-4785-91B2-1E2145ED52FA}" presName="hierChild3" presStyleCnt="0"/>
      <dgm:spPr/>
    </dgm:pt>
    <dgm:pt modelId="{38EF956E-7891-4F41-B95F-A565B0B29A7E}" type="pres">
      <dgm:prSet presAssocID="{72F02A28-8360-4CE4-AD23-31F937D05613}" presName="Name17" presStyleLbl="parChTrans1D3" presStyleIdx="0" presStyleCnt="4"/>
      <dgm:spPr/>
    </dgm:pt>
    <dgm:pt modelId="{44E8E975-8B8B-43B0-AFF8-606643D82035}" type="pres">
      <dgm:prSet presAssocID="{7E0FB9CE-8F6D-4132-A186-720BDD1EF072}" presName="hierRoot3" presStyleCnt="0"/>
      <dgm:spPr/>
    </dgm:pt>
    <dgm:pt modelId="{6F4AD4B4-10B8-48AA-84E8-D370956C4146}" type="pres">
      <dgm:prSet presAssocID="{7E0FB9CE-8F6D-4132-A186-720BDD1EF072}" presName="composite3" presStyleCnt="0"/>
      <dgm:spPr/>
    </dgm:pt>
    <dgm:pt modelId="{302E75A9-9705-4B40-B5DD-28B13ED61121}" type="pres">
      <dgm:prSet presAssocID="{7E0FB9CE-8F6D-4132-A186-720BDD1EF072}" presName="image3" presStyleLbl="node3" presStyleIdx="0" presStyleCnt="4" custLinFactY="18752" custLinFactNeighborX="2758" custLinFactNeighborY="100000"/>
      <dgm:spPr>
        <a:blipFill>
          <a:blip xmlns:r="http://schemas.openxmlformats.org/officeDocument/2006/relationships" r:embed="rId5">
            <a:extLs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Group of men with solid fill"/>
        </a:ext>
      </dgm:extLst>
    </dgm:pt>
    <dgm:pt modelId="{58BFFB4F-42AD-411A-A164-1E9B86B2155B}" type="pres">
      <dgm:prSet presAssocID="{7E0FB9CE-8F6D-4132-A186-720BDD1EF072}" presName="text3" presStyleLbl="revTx" presStyleIdx="3" presStyleCnt="7" custScaleX="140491" custScaleY="260039" custLinFactY="97276" custLinFactNeighborX="29145" custLinFactNeighborY="100000">
        <dgm:presLayoutVars>
          <dgm:chPref val="3"/>
        </dgm:presLayoutVars>
      </dgm:prSet>
      <dgm:spPr/>
    </dgm:pt>
    <dgm:pt modelId="{53D35CAA-D566-456F-B716-6C1A415AD386}" type="pres">
      <dgm:prSet presAssocID="{7E0FB9CE-8F6D-4132-A186-720BDD1EF072}" presName="hierChild4" presStyleCnt="0"/>
      <dgm:spPr/>
    </dgm:pt>
    <dgm:pt modelId="{B74F6A6A-F9EE-4113-AEAE-56F1AE380B6A}" type="pres">
      <dgm:prSet presAssocID="{E182DE31-AE79-4DD5-8BE3-1E44D01E81D1}" presName="Name17" presStyleLbl="parChTrans1D3" presStyleIdx="1" presStyleCnt="4"/>
      <dgm:spPr/>
    </dgm:pt>
    <dgm:pt modelId="{3C1C30B6-CF33-4461-990A-D601826EDD95}" type="pres">
      <dgm:prSet presAssocID="{B6A51FF1-2FFB-44F6-B6DE-6631CF147BE2}" presName="hierRoot3" presStyleCnt="0"/>
      <dgm:spPr/>
    </dgm:pt>
    <dgm:pt modelId="{118D5F84-72B6-4276-8D49-9AD4C6817441}" type="pres">
      <dgm:prSet presAssocID="{B6A51FF1-2FFB-44F6-B6DE-6631CF147BE2}" presName="composite3" presStyleCnt="0"/>
      <dgm:spPr/>
    </dgm:pt>
    <dgm:pt modelId="{7777B126-0BF7-43CC-9720-B3E996A6E416}" type="pres">
      <dgm:prSet presAssocID="{B6A51FF1-2FFB-44F6-B6DE-6631CF147BE2}" presName="image3" presStyleLbl="node3" presStyleIdx="1" presStyleCnt="4" custLinFactY="98533" custLinFactNeighborX="-8398" custLinFactNeighborY="100000"/>
      <dgm:spPr>
        <a:blipFill>
          <a:blip xmlns:r="http://schemas.openxmlformats.org/officeDocument/2006/relationships" r:embed="rId7">
            <a:extLs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Group with solid fill"/>
        </a:ext>
      </dgm:extLst>
    </dgm:pt>
    <dgm:pt modelId="{A2610763-F335-4F5B-8BDB-419F42583B8C}" type="pres">
      <dgm:prSet presAssocID="{B6A51FF1-2FFB-44F6-B6DE-6631CF147BE2}" presName="text3" presStyleLbl="revTx" presStyleIdx="4" presStyleCnt="7" custScaleX="156556" custLinFactY="100000" custLinFactNeighborX="30867" custLinFactNeighborY="158284">
        <dgm:presLayoutVars>
          <dgm:chPref val="3"/>
        </dgm:presLayoutVars>
      </dgm:prSet>
      <dgm:spPr/>
    </dgm:pt>
    <dgm:pt modelId="{85A1C2C5-EE58-47FB-9577-5A8341023EC5}" type="pres">
      <dgm:prSet presAssocID="{B6A51FF1-2FFB-44F6-B6DE-6631CF147BE2}" presName="hierChild4" presStyleCnt="0"/>
      <dgm:spPr/>
    </dgm:pt>
    <dgm:pt modelId="{54238C66-BE68-4CE6-82C3-925B942486A4}" type="pres">
      <dgm:prSet presAssocID="{A4EF5173-E3CB-4BD5-86F9-918F0832A5AD}" presName="Name17" presStyleLbl="parChTrans1D3" presStyleIdx="2" presStyleCnt="4"/>
      <dgm:spPr/>
    </dgm:pt>
    <dgm:pt modelId="{FD672FB5-83AB-4DAC-ABAE-A9AC1FE5C94F}" type="pres">
      <dgm:prSet presAssocID="{9E2BFBE2-AE28-4C7B-A679-4CF2BEF50A47}" presName="hierRoot3" presStyleCnt="0"/>
      <dgm:spPr/>
    </dgm:pt>
    <dgm:pt modelId="{E467AB44-9620-40AF-B7A1-339B0A7A7806}" type="pres">
      <dgm:prSet presAssocID="{9E2BFBE2-AE28-4C7B-A679-4CF2BEF50A47}" presName="composite3" presStyleCnt="0"/>
      <dgm:spPr/>
    </dgm:pt>
    <dgm:pt modelId="{381224D3-8810-4889-8F92-F08171C1CF4C}" type="pres">
      <dgm:prSet presAssocID="{9E2BFBE2-AE28-4C7B-A679-4CF2BEF50A47}" presName="image3" presStyleLbl="node3" presStyleIdx="2" presStyleCnt="4" custLinFactY="96018" custLinFactNeighborX="30618" custLinFactNeighborY="100000"/>
      <dgm:spPr>
        <a:blipFill>
          <a:blip xmlns:r="http://schemas.openxmlformats.org/officeDocument/2006/relationships" r:embed="rId9">
            <a:extLs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Office worker male with solid fill"/>
        </a:ext>
      </dgm:extLst>
    </dgm:pt>
    <dgm:pt modelId="{4FBD7031-9394-4826-92C5-D3DEEAEB0239}" type="pres">
      <dgm:prSet presAssocID="{9E2BFBE2-AE28-4C7B-A679-4CF2BEF50A47}" presName="text3" presStyleLbl="revTx" presStyleIdx="5" presStyleCnt="7" custScaleX="127338" custLinFactY="100000" custLinFactNeighborX="42815" custLinFactNeighborY="150189">
        <dgm:presLayoutVars>
          <dgm:chPref val="3"/>
        </dgm:presLayoutVars>
      </dgm:prSet>
      <dgm:spPr/>
    </dgm:pt>
    <dgm:pt modelId="{1DD1D234-58EA-4339-89CD-994C21195854}" type="pres">
      <dgm:prSet presAssocID="{9E2BFBE2-AE28-4C7B-A679-4CF2BEF50A47}" presName="hierChild4" presStyleCnt="0"/>
      <dgm:spPr/>
    </dgm:pt>
    <dgm:pt modelId="{ACEDAFCA-9361-4A4E-BB4A-AB6C810F5A7E}" type="pres">
      <dgm:prSet presAssocID="{65A88509-75A0-4C7B-BA0B-047148D573B9}" presName="Name17" presStyleLbl="parChTrans1D3" presStyleIdx="3" presStyleCnt="4"/>
      <dgm:spPr/>
    </dgm:pt>
    <dgm:pt modelId="{16CEC14B-86A9-470B-A61E-C1DC22C5349F}" type="pres">
      <dgm:prSet presAssocID="{04E8EF73-54FB-4203-988C-48F08B83B6CA}" presName="hierRoot3" presStyleCnt="0"/>
      <dgm:spPr/>
    </dgm:pt>
    <dgm:pt modelId="{E3973168-5331-4975-B87A-F014A0F47384}" type="pres">
      <dgm:prSet presAssocID="{04E8EF73-54FB-4203-988C-48F08B83B6CA}" presName="composite3" presStyleCnt="0"/>
      <dgm:spPr/>
    </dgm:pt>
    <dgm:pt modelId="{35E86F0F-138D-4875-9921-D04FF855CF4D}" type="pres">
      <dgm:prSet presAssocID="{04E8EF73-54FB-4203-988C-48F08B83B6CA}" presName="image3" presStyleLbl="node3" presStyleIdx="3" presStyleCnt="4" custLinFactY="96056" custLinFactNeighborX="34378" custLinFactNeighborY="100000"/>
      <dgm:spPr>
        <a:blipFill>
          <a:blip xmlns:r="http://schemas.openxmlformats.org/officeDocument/2006/relationships" r:embed="rId11">
            <a:extLs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Group of people with solid fill"/>
        </a:ext>
      </dgm:extLst>
    </dgm:pt>
    <dgm:pt modelId="{AE09AA93-24CB-484A-B6DD-548F42A80638}" type="pres">
      <dgm:prSet presAssocID="{04E8EF73-54FB-4203-988C-48F08B83B6CA}" presName="text3" presStyleLbl="revTx" presStyleIdx="6" presStyleCnt="7" custScaleX="206573" custLinFactNeighborX="-11693" custLinFactNeighborY="49520">
        <dgm:presLayoutVars>
          <dgm:chPref val="3"/>
        </dgm:presLayoutVars>
      </dgm:prSet>
      <dgm:spPr/>
    </dgm:pt>
    <dgm:pt modelId="{B4456292-8B5A-482F-83E8-C6399625134B}" type="pres">
      <dgm:prSet presAssocID="{04E8EF73-54FB-4203-988C-48F08B83B6CA}" presName="hierChild4" presStyleCnt="0"/>
      <dgm:spPr/>
    </dgm:pt>
  </dgm:ptLst>
  <dgm:cxnLst>
    <dgm:cxn modelId="{62D8730D-A21D-41DB-AF02-72FBA3446931}" type="presOf" srcId="{3473C5AC-80CB-442C-BAFD-F21A476B3D3E}" destId="{CFBD231E-7AE5-43FA-BD55-30DFDF1AE4A7}" srcOrd="0" destOrd="0" presId="urn:microsoft.com/office/officeart/2009/layout/CirclePictureHierarchy"/>
    <dgm:cxn modelId="{FCE5331C-FC3F-4868-A5B0-FBC8F5B56DCC}" srcId="{3D0DE2C3-6938-42A0-8F91-831155F4247F}" destId="{1BDA5E42-89DD-423D-AC15-7273E16AA331}" srcOrd="0" destOrd="0" parTransId="{F2687812-C889-4960-9BD1-0D24273F11BE}" sibTransId="{0AAA2556-01B0-4593-904A-DAEB8483707A}"/>
    <dgm:cxn modelId="{F070D826-E03C-47F5-888A-D1786C3AD4BE}" type="presOf" srcId="{B6A51FF1-2FFB-44F6-B6DE-6631CF147BE2}" destId="{A2610763-F335-4F5B-8BDB-419F42583B8C}" srcOrd="0" destOrd="0" presId="urn:microsoft.com/office/officeart/2009/layout/CirclePictureHierarchy"/>
    <dgm:cxn modelId="{754DF43C-4130-4F9F-9057-CCCFEF2EBA74}" srcId="{1BDA5E42-89DD-423D-AC15-7273E16AA331}" destId="{EF83CBAF-8541-4E58-B121-7F08540336A7}" srcOrd="0" destOrd="0" parTransId="{3473C5AC-80CB-442C-BAFD-F21A476B3D3E}" sibTransId="{86C25330-5521-425B-A28E-642DEBEB70D2}"/>
    <dgm:cxn modelId="{5E475648-B559-4FC0-A9C0-BF7B81A6CBD7}" type="presOf" srcId="{65A88509-75A0-4C7B-BA0B-047148D573B9}" destId="{ACEDAFCA-9361-4A4E-BB4A-AB6C810F5A7E}" srcOrd="0" destOrd="0" presId="urn:microsoft.com/office/officeart/2009/layout/CirclePictureHierarchy"/>
    <dgm:cxn modelId="{C12DCB4A-153F-434F-9039-E03748EDBF03}" type="presOf" srcId="{6310F8D1-AA3B-44C5-8EFE-4DB3CC9F65C4}" destId="{076C19A7-4BED-4815-96CA-0D391DE915D1}" srcOrd="0" destOrd="0" presId="urn:microsoft.com/office/officeart/2009/layout/CirclePictureHierarchy"/>
    <dgm:cxn modelId="{5A348270-AAB6-4CF8-B5BD-8FBE3C334C55}" srcId="{38F6C525-C744-4785-91B2-1E2145ED52FA}" destId="{7E0FB9CE-8F6D-4132-A186-720BDD1EF072}" srcOrd="0" destOrd="0" parTransId="{72F02A28-8360-4CE4-AD23-31F937D05613}" sibTransId="{259A3ED2-3473-4B3A-93FC-D9F45234D6EF}"/>
    <dgm:cxn modelId="{CDD19372-CD9D-4805-B753-2623AA12CEE8}" type="presOf" srcId="{04E8EF73-54FB-4203-988C-48F08B83B6CA}" destId="{AE09AA93-24CB-484A-B6DD-548F42A80638}" srcOrd="0" destOrd="0" presId="urn:microsoft.com/office/officeart/2009/layout/CirclePictureHierarchy"/>
    <dgm:cxn modelId="{37C89D57-D834-4E22-BC1B-43B918C5500C}" type="presOf" srcId="{A4EF5173-E3CB-4BD5-86F9-918F0832A5AD}" destId="{54238C66-BE68-4CE6-82C3-925B942486A4}" srcOrd="0" destOrd="0" presId="urn:microsoft.com/office/officeart/2009/layout/CirclePictureHierarchy"/>
    <dgm:cxn modelId="{59F7AD84-7E99-4261-8C3B-51E494145773}" srcId="{1BDA5E42-89DD-423D-AC15-7273E16AA331}" destId="{38F6C525-C744-4785-91B2-1E2145ED52FA}" srcOrd="1" destOrd="0" parTransId="{6310F8D1-AA3B-44C5-8EFE-4DB3CC9F65C4}" sibTransId="{37C46F65-1FD7-4662-8006-F6E2C2959A9D}"/>
    <dgm:cxn modelId="{4D1AA18D-2CE3-4D3D-BED3-BAF3A7486BBD}" type="presOf" srcId="{EF83CBAF-8541-4E58-B121-7F08540336A7}" destId="{FB145E48-55DA-4239-BA1C-9200944B5541}" srcOrd="0" destOrd="0" presId="urn:microsoft.com/office/officeart/2009/layout/CirclePictureHierarchy"/>
    <dgm:cxn modelId="{C0FE0A99-D254-4B32-B054-A3DF47EAC7FD}" type="presOf" srcId="{9E2BFBE2-AE28-4C7B-A679-4CF2BEF50A47}" destId="{4FBD7031-9394-4826-92C5-D3DEEAEB0239}" srcOrd="0" destOrd="0" presId="urn:microsoft.com/office/officeart/2009/layout/CirclePictureHierarchy"/>
    <dgm:cxn modelId="{24FF6199-03CE-448B-9E37-5652180DA255}" type="presOf" srcId="{E182DE31-AE79-4DD5-8BE3-1E44D01E81D1}" destId="{B74F6A6A-F9EE-4113-AEAE-56F1AE380B6A}" srcOrd="0" destOrd="0" presId="urn:microsoft.com/office/officeart/2009/layout/CirclePictureHierarchy"/>
    <dgm:cxn modelId="{76ACF99C-A84F-4521-A391-F193FFF5430D}" srcId="{38F6C525-C744-4785-91B2-1E2145ED52FA}" destId="{04E8EF73-54FB-4203-988C-48F08B83B6CA}" srcOrd="3" destOrd="0" parTransId="{65A88509-75A0-4C7B-BA0B-047148D573B9}" sibTransId="{886C5E78-D1A9-471A-9E75-9EFB9AA18297}"/>
    <dgm:cxn modelId="{9F83D3A1-5604-473E-A602-5D010DC483BC}" srcId="{38F6C525-C744-4785-91B2-1E2145ED52FA}" destId="{B6A51FF1-2FFB-44F6-B6DE-6631CF147BE2}" srcOrd="1" destOrd="0" parTransId="{E182DE31-AE79-4DD5-8BE3-1E44D01E81D1}" sibTransId="{02877661-4D4C-4A72-B07B-973C7F21A7F8}"/>
    <dgm:cxn modelId="{2E766BAF-34A9-46F2-8824-1A740BA933E1}" type="presOf" srcId="{38F6C525-C744-4785-91B2-1E2145ED52FA}" destId="{70E22AFA-CFA5-49DC-BBAC-4EBF07D5B9C2}" srcOrd="0" destOrd="0" presId="urn:microsoft.com/office/officeart/2009/layout/CirclePictureHierarchy"/>
    <dgm:cxn modelId="{C6BF98D4-5F88-4F0D-9E6C-C60EB44E28BB}" type="presOf" srcId="{1BDA5E42-89DD-423D-AC15-7273E16AA331}" destId="{75CD3A94-0734-4E18-83FC-E6DCD046E645}" srcOrd="0" destOrd="0" presId="urn:microsoft.com/office/officeart/2009/layout/CirclePictureHierarchy"/>
    <dgm:cxn modelId="{34BCDAE7-1F1B-4D4E-BD5C-05CDC0DA1F6E}" type="presOf" srcId="{7E0FB9CE-8F6D-4132-A186-720BDD1EF072}" destId="{58BFFB4F-42AD-411A-A164-1E9B86B2155B}" srcOrd="0" destOrd="0" presId="urn:microsoft.com/office/officeart/2009/layout/CirclePictureHierarchy"/>
    <dgm:cxn modelId="{371142EE-A648-42EC-A961-D92F48C571B4}" type="presOf" srcId="{3D0DE2C3-6938-42A0-8F91-831155F4247F}" destId="{70A79197-640D-41A5-8507-9445284F444F}" srcOrd="0" destOrd="0" presId="urn:microsoft.com/office/officeart/2009/layout/CirclePictureHierarchy"/>
    <dgm:cxn modelId="{C8C3B3F4-762B-4E93-BE1C-5B8ECA411B11}" type="presOf" srcId="{72F02A28-8360-4CE4-AD23-31F937D05613}" destId="{38EF956E-7891-4F41-B95F-A565B0B29A7E}" srcOrd="0" destOrd="0" presId="urn:microsoft.com/office/officeart/2009/layout/CirclePictureHierarchy"/>
    <dgm:cxn modelId="{19CAB0FC-889D-4ADF-B70A-E157ED797EFC}" srcId="{38F6C525-C744-4785-91B2-1E2145ED52FA}" destId="{9E2BFBE2-AE28-4C7B-A679-4CF2BEF50A47}" srcOrd="2" destOrd="0" parTransId="{A4EF5173-E3CB-4BD5-86F9-918F0832A5AD}" sibTransId="{DD41D33F-771D-4F22-B72A-59153F94AADD}"/>
    <dgm:cxn modelId="{C080A581-56FA-48A3-8849-59D4EBA3B45E}" type="presParOf" srcId="{70A79197-640D-41A5-8507-9445284F444F}" destId="{D7F96792-6FFB-419E-BF56-43F43EC974C4}" srcOrd="0" destOrd="0" presId="urn:microsoft.com/office/officeart/2009/layout/CirclePictureHierarchy"/>
    <dgm:cxn modelId="{F0831ABE-29C6-4B6B-A661-D4C76C99EDEC}" type="presParOf" srcId="{D7F96792-6FFB-419E-BF56-43F43EC974C4}" destId="{764BA004-9FA9-4FC9-A3D2-4C202149EDAB}" srcOrd="0" destOrd="0" presId="urn:microsoft.com/office/officeart/2009/layout/CirclePictureHierarchy"/>
    <dgm:cxn modelId="{40AB98BD-DD73-4099-9EA2-176DF9BB50D2}" type="presParOf" srcId="{764BA004-9FA9-4FC9-A3D2-4C202149EDAB}" destId="{ED536DAD-6CF4-4133-B6E4-EB4ADB93C0A4}" srcOrd="0" destOrd="0" presId="urn:microsoft.com/office/officeart/2009/layout/CirclePictureHierarchy"/>
    <dgm:cxn modelId="{04572409-83C6-46ED-819C-B383CBB8F31C}" type="presParOf" srcId="{764BA004-9FA9-4FC9-A3D2-4C202149EDAB}" destId="{75CD3A94-0734-4E18-83FC-E6DCD046E645}" srcOrd="1" destOrd="0" presId="urn:microsoft.com/office/officeart/2009/layout/CirclePictureHierarchy"/>
    <dgm:cxn modelId="{64A548F0-D1F3-4E57-81CC-5334ED505C84}" type="presParOf" srcId="{D7F96792-6FFB-419E-BF56-43F43EC974C4}" destId="{5A0B6181-269A-43FA-998E-35F4E660E020}" srcOrd="1" destOrd="0" presId="urn:microsoft.com/office/officeart/2009/layout/CirclePictureHierarchy"/>
    <dgm:cxn modelId="{ABE02809-BD46-49A6-9380-77E76F48497E}" type="presParOf" srcId="{5A0B6181-269A-43FA-998E-35F4E660E020}" destId="{CFBD231E-7AE5-43FA-BD55-30DFDF1AE4A7}" srcOrd="0" destOrd="0" presId="urn:microsoft.com/office/officeart/2009/layout/CirclePictureHierarchy"/>
    <dgm:cxn modelId="{862DFD3F-ABAB-4931-96C9-647A2D1FF263}" type="presParOf" srcId="{5A0B6181-269A-43FA-998E-35F4E660E020}" destId="{A4014FCF-38F6-48B2-AEB7-7BD9EFC8ED12}" srcOrd="1" destOrd="0" presId="urn:microsoft.com/office/officeart/2009/layout/CirclePictureHierarchy"/>
    <dgm:cxn modelId="{49CE9026-414A-4305-9A30-D415278DD322}" type="presParOf" srcId="{A4014FCF-38F6-48B2-AEB7-7BD9EFC8ED12}" destId="{994C8DE5-6818-4A5B-898B-EC6227A80457}" srcOrd="0" destOrd="0" presId="urn:microsoft.com/office/officeart/2009/layout/CirclePictureHierarchy"/>
    <dgm:cxn modelId="{BD668CA4-C1AB-415C-84E4-534931BEF598}" type="presParOf" srcId="{994C8DE5-6818-4A5B-898B-EC6227A80457}" destId="{48B31C99-06B3-49E6-96A1-5BA12B4D3942}" srcOrd="0" destOrd="0" presId="urn:microsoft.com/office/officeart/2009/layout/CirclePictureHierarchy"/>
    <dgm:cxn modelId="{17BC281F-A4BA-49D7-BAB8-487F4B250C43}" type="presParOf" srcId="{994C8DE5-6818-4A5B-898B-EC6227A80457}" destId="{FB145E48-55DA-4239-BA1C-9200944B5541}" srcOrd="1" destOrd="0" presId="urn:microsoft.com/office/officeart/2009/layout/CirclePictureHierarchy"/>
    <dgm:cxn modelId="{3AF62D6B-7D74-4C90-9F71-C3351D20779A}" type="presParOf" srcId="{A4014FCF-38F6-48B2-AEB7-7BD9EFC8ED12}" destId="{B874766F-EE9F-449B-8B4B-32A62D3FF862}" srcOrd="1" destOrd="0" presId="urn:microsoft.com/office/officeart/2009/layout/CirclePictureHierarchy"/>
    <dgm:cxn modelId="{9AADD418-6594-45C4-93E5-A28E64C65445}" type="presParOf" srcId="{5A0B6181-269A-43FA-998E-35F4E660E020}" destId="{076C19A7-4BED-4815-96CA-0D391DE915D1}" srcOrd="2" destOrd="0" presId="urn:microsoft.com/office/officeart/2009/layout/CirclePictureHierarchy"/>
    <dgm:cxn modelId="{9085F011-8DF2-436F-B90C-5D0A5A04AD87}" type="presParOf" srcId="{5A0B6181-269A-43FA-998E-35F4E660E020}" destId="{F85895ED-ECD5-43BD-8B57-5038DDDFAB62}" srcOrd="3" destOrd="0" presId="urn:microsoft.com/office/officeart/2009/layout/CirclePictureHierarchy"/>
    <dgm:cxn modelId="{6ED8AC53-9E56-4D9A-AC5A-1216C520CACD}" type="presParOf" srcId="{F85895ED-ECD5-43BD-8B57-5038DDDFAB62}" destId="{D8C04EB8-AEC6-41CE-BEC8-3976DA659513}" srcOrd="0" destOrd="0" presId="urn:microsoft.com/office/officeart/2009/layout/CirclePictureHierarchy"/>
    <dgm:cxn modelId="{E5389AEB-8202-4ADF-AE78-2536B5A6D790}" type="presParOf" srcId="{D8C04EB8-AEC6-41CE-BEC8-3976DA659513}" destId="{30A8A26C-1F4A-4F8D-AA5C-B47F8EA4AF26}" srcOrd="0" destOrd="0" presId="urn:microsoft.com/office/officeart/2009/layout/CirclePictureHierarchy"/>
    <dgm:cxn modelId="{0DE2DCD8-8019-42B6-843F-1127792FD3DA}" type="presParOf" srcId="{D8C04EB8-AEC6-41CE-BEC8-3976DA659513}" destId="{70E22AFA-CFA5-49DC-BBAC-4EBF07D5B9C2}" srcOrd="1" destOrd="0" presId="urn:microsoft.com/office/officeart/2009/layout/CirclePictureHierarchy"/>
    <dgm:cxn modelId="{6E980165-85A2-4DE5-85C8-C68B6D9D2E0F}" type="presParOf" srcId="{F85895ED-ECD5-43BD-8B57-5038DDDFAB62}" destId="{105CE521-65B3-4EF4-9E5F-274AF54E9F0F}" srcOrd="1" destOrd="0" presId="urn:microsoft.com/office/officeart/2009/layout/CirclePictureHierarchy"/>
    <dgm:cxn modelId="{5C6995C8-A5D6-4A50-87F6-DA7FAC1BC77B}" type="presParOf" srcId="{105CE521-65B3-4EF4-9E5F-274AF54E9F0F}" destId="{38EF956E-7891-4F41-B95F-A565B0B29A7E}" srcOrd="0" destOrd="0" presId="urn:microsoft.com/office/officeart/2009/layout/CirclePictureHierarchy"/>
    <dgm:cxn modelId="{5F8659A3-1A94-4B88-AF7C-9189673C5A76}" type="presParOf" srcId="{105CE521-65B3-4EF4-9E5F-274AF54E9F0F}" destId="{44E8E975-8B8B-43B0-AFF8-606643D82035}" srcOrd="1" destOrd="0" presId="urn:microsoft.com/office/officeart/2009/layout/CirclePictureHierarchy"/>
    <dgm:cxn modelId="{C8CDB93D-2928-462A-94BA-C531EA119AA3}" type="presParOf" srcId="{44E8E975-8B8B-43B0-AFF8-606643D82035}" destId="{6F4AD4B4-10B8-48AA-84E8-D370956C4146}" srcOrd="0" destOrd="0" presId="urn:microsoft.com/office/officeart/2009/layout/CirclePictureHierarchy"/>
    <dgm:cxn modelId="{B4019925-289A-437A-A183-80D8C0A874BF}" type="presParOf" srcId="{6F4AD4B4-10B8-48AA-84E8-D370956C4146}" destId="{302E75A9-9705-4B40-B5DD-28B13ED61121}" srcOrd="0" destOrd="0" presId="urn:microsoft.com/office/officeart/2009/layout/CirclePictureHierarchy"/>
    <dgm:cxn modelId="{0A75D9CB-5CCB-45B7-83FB-432EBA95F8DA}" type="presParOf" srcId="{6F4AD4B4-10B8-48AA-84E8-D370956C4146}" destId="{58BFFB4F-42AD-411A-A164-1E9B86B2155B}" srcOrd="1" destOrd="0" presId="urn:microsoft.com/office/officeart/2009/layout/CirclePictureHierarchy"/>
    <dgm:cxn modelId="{64FC7F04-6FF3-43F7-84F5-37BECC5FAE5C}" type="presParOf" srcId="{44E8E975-8B8B-43B0-AFF8-606643D82035}" destId="{53D35CAA-D566-456F-B716-6C1A415AD386}" srcOrd="1" destOrd="0" presId="urn:microsoft.com/office/officeart/2009/layout/CirclePictureHierarchy"/>
    <dgm:cxn modelId="{03A3695F-6475-4EDA-A172-BCFACDE749AC}" type="presParOf" srcId="{105CE521-65B3-4EF4-9E5F-274AF54E9F0F}" destId="{B74F6A6A-F9EE-4113-AEAE-56F1AE380B6A}" srcOrd="2" destOrd="0" presId="urn:microsoft.com/office/officeart/2009/layout/CirclePictureHierarchy"/>
    <dgm:cxn modelId="{AF13BEC2-9554-41F1-AAAF-BD76379D4363}" type="presParOf" srcId="{105CE521-65B3-4EF4-9E5F-274AF54E9F0F}" destId="{3C1C30B6-CF33-4461-990A-D601826EDD95}" srcOrd="3" destOrd="0" presId="urn:microsoft.com/office/officeart/2009/layout/CirclePictureHierarchy"/>
    <dgm:cxn modelId="{5F0FE068-13A0-4E39-9F9E-532B447C5D71}" type="presParOf" srcId="{3C1C30B6-CF33-4461-990A-D601826EDD95}" destId="{118D5F84-72B6-4276-8D49-9AD4C6817441}" srcOrd="0" destOrd="0" presId="urn:microsoft.com/office/officeart/2009/layout/CirclePictureHierarchy"/>
    <dgm:cxn modelId="{3897D1CB-72B9-41E9-BB02-5F69C1B41E8D}" type="presParOf" srcId="{118D5F84-72B6-4276-8D49-9AD4C6817441}" destId="{7777B126-0BF7-43CC-9720-B3E996A6E416}" srcOrd="0" destOrd="0" presId="urn:microsoft.com/office/officeart/2009/layout/CirclePictureHierarchy"/>
    <dgm:cxn modelId="{86849160-7C35-4C13-94CA-AE0EDB137834}" type="presParOf" srcId="{118D5F84-72B6-4276-8D49-9AD4C6817441}" destId="{A2610763-F335-4F5B-8BDB-419F42583B8C}" srcOrd="1" destOrd="0" presId="urn:microsoft.com/office/officeart/2009/layout/CirclePictureHierarchy"/>
    <dgm:cxn modelId="{DFD562C4-D8A5-417C-8F9E-080B8A0FF0E2}" type="presParOf" srcId="{3C1C30B6-CF33-4461-990A-D601826EDD95}" destId="{85A1C2C5-EE58-47FB-9577-5A8341023EC5}" srcOrd="1" destOrd="0" presId="urn:microsoft.com/office/officeart/2009/layout/CirclePictureHierarchy"/>
    <dgm:cxn modelId="{E1C7ED62-997C-4B2E-A86B-7315939D58CE}" type="presParOf" srcId="{105CE521-65B3-4EF4-9E5F-274AF54E9F0F}" destId="{54238C66-BE68-4CE6-82C3-925B942486A4}" srcOrd="4" destOrd="0" presId="urn:microsoft.com/office/officeart/2009/layout/CirclePictureHierarchy"/>
    <dgm:cxn modelId="{E0EF80E8-4476-4B59-9904-72B0B347C2F5}" type="presParOf" srcId="{105CE521-65B3-4EF4-9E5F-274AF54E9F0F}" destId="{FD672FB5-83AB-4DAC-ABAE-A9AC1FE5C94F}" srcOrd="5" destOrd="0" presId="urn:microsoft.com/office/officeart/2009/layout/CirclePictureHierarchy"/>
    <dgm:cxn modelId="{AC4D9E4D-909A-4B68-9CBB-C03B1BFDE04F}" type="presParOf" srcId="{FD672FB5-83AB-4DAC-ABAE-A9AC1FE5C94F}" destId="{E467AB44-9620-40AF-B7A1-339B0A7A7806}" srcOrd="0" destOrd="0" presId="urn:microsoft.com/office/officeart/2009/layout/CirclePictureHierarchy"/>
    <dgm:cxn modelId="{82A04563-F274-454C-9DA1-05915071BD5A}" type="presParOf" srcId="{E467AB44-9620-40AF-B7A1-339B0A7A7806}" destId="{381224D3-8810-4889-8F92-F08171C1CF4C}" srcOrd="0" destOrd="0" presId="urn:microsoft.com/office/officeart/2009/layout/CirclePictureHierarchy"/>
    <dgm:cxn modelId="{56267A08-0B6E-4D44-9582-45691D2B46F7}" type="presParOf" srcId="{E467AB44-9620-40AF-B7A1-339B0A7A7806}" destId="{4FBD7031-9394-4826-92C5-D3DEEAEB0239}" srcOrd="1" destOrd="0" presId="urn:microsoft.com/office/officeart/2009/layout/CirclePictureHierarchy"/>
    <dgm:cxn modelId="{62F25DAA-4453-4B5A-91A8-6BAD053AA564}" type="presParOf" srcId="{FD672FB5-83AB-4DAC-ABAE-A9AC1FE5C94F}" destId="{1DD1D234-58EA-4339-89CD-994C21195854}" srcOrd="1" destOrd="0" presId="urn:microsoft.com/office/officeart/2009/layout/CirclePictureHierarchy"/>
    <dgm:cxn modelId="{45F621B4-79CA-4A6D-9798-8B2F6B2FDC74}" type="presParOf" srcId="{105CE521-65B3-4EF4-9E5F-274AF54E9F0F}" destId="{ACEDAFCA-9361-4A4E-BB4A-AB6C810F5A7E}" srcOrd="6" destOrd="0" presId="urn:microsoft.com/office/officeart/2009/layout/CirclePictureHierarchy"/>
    <dgm:cxn modelId="{1CA736E6-B728-410B-96D5-6EB589FBBF57}" type="presParOf" srcId="{105CE521-65B3-4EF4-9E5F-274AF54E9F0F}" destId="{16CEC14B-86A9-470B-A61E-C1DC22C5349F}" srcOrd="7" destOrd="0" presId="urn:microsoft.com/office/officeart/2009/layout/CirclePictureHierarchy"/>
    <dgm:cxn modelId="{2ABF27B3-EE2E-4612-84CA-1090782D81A0}" type="presParOf" srcId="{16CEC14B-86A9-470B-A61E-C1DC22C5349F}" destId="{E3973168-5331-4975-B87A-F014A0F47384}" srcOrd="0" destOrd="0" presId="urn:microsoft.com/office/officeart/2009/layout/CirclePictureHierarchy"/>
    <dgm:cxn modelId="{9566D333-8264-4AC5-ABBC-D939019C1AC7}" type="presParOf" srcId="{E3973168-5331-4975-B87A-F014A0F47384}" destId="{35E86F0F-138D-4875-9921-D04FF855CF4D}" srcOrd="0" destOrd="0" presId="urn:microsoft.com/office/officeart/2009/layout/CirclePictureHierarchy"/>
    <dgm:cxn modelId="{BA1A6C37-5188-475E-9203-2581F0934CBE}" type="presParOf" srcId="{E3973168-5331-4975-B87A-F014A0F47384}" destId="{AE09AA93-24CB-484A-B6DD-548F42A80638}" srcOrd="1" destOrd="0" presId="urn:microsoft.com/office/officeart/2009/layout/CirclePictureHierarchy"/>
    <dgm:cxn modelId="{5AC245F2-9A87-4DD7-99AA-AEEEE509E009}" type="presParOf" srcId="{16CEC14B-86A9-470B-A61E-C1DC22C5349F}" destId="{B4456292-8B5A-482F-83E8-C6399625134B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EDAFCA-9361-4A4E-BB4A-AB6C810F5A7E}">
      <dsp:nvSpPr>
        <dsp:cNvPr id="0" name=""/>
        <dsp:cNvSpPr/>
      </dsp:nvSpPr>
      <dsp:spPr>
        <a:xfrm>
          <a:off x="2290233" y="2707768"/>
          <a:ext cx="2248721" cy="5959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5188"/>
              </a:lnTo>
              <a:lnTo>
                <a:pt x="2248721" y="525188"/>
              </a:lnTo>
              <a:lnTo>
                <a:pt x="2248721" y="5959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238C66-BE68-4CE6-82C3-925B942486A4}">
      <dsp:nvSpPr>
        <dsp:cNvPr id="0" name=""/>
        <dsp:cNvSpPr/>
      </dsp:nvSpPr>
      <dsp:spPr>
        <a:xfrm>
          <a:off x="2290233" y="2707768"/>
          <a:ext cx="894370" cy="5957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5016"/>
              </a:lnTo>
              <a:lnTo>
                <a:pt x="894370" y="525016"/>
              </a:lnTo>
              <a:lnTo>
                <a:pt x="894370" y="5957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F6A6A-F9EE-4113-AEAE-56F1AE380B6A}">
      <dsp:nvSpPr>
        <dsp:cNvPr id="0" name=""/>
        <dsp:cNvSpPr/>
      </dsp:nvSpPr>
      <dsp:spPr>
        <a:xfrm>
          <a:off x="1571525" y="2707768"/>
          <a:ext cx="718708" cy="607111"/>
        </a:xfrm>
        <a:custGeom>
          <a:avLst/>
          <a:gdLst/>
          <a:ahLst/>
          <a:cxnLst/>
          <a:rect l="0" t="0" r="0" b="0"/>
          <a:pathLst>
            <a:path>
              <a:moveTo>
                <a:pt x="718708" y="0"/>
              </a:moveTo>
              <a:lnTo>
                <a:pt x="718708" y="536398"/>
              </a:lnTo>
              <a:lnTo>
                <a:pt x="0" y="536398"/>
              </a:lnTo>
              <a:lnTo>
                <a:pt x="0" y="60711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EF956E-7891-4F41-B95F-A565B0B29A7E}">
      <dsp:nvSpPr>
        <dsp:cNvPr id="0" name=""/>
        <dsp:cNvSpPr/>
      </dsp:nvSpPr>
      <dsp:spPr>
        <a:xfrm>
          <a:off x="240034" y="2707768"/>
          <a:ext cx="2050199" cy="608190"/>
        </a:xfrm>
        <a:custGeom>
          <a:avLst/>
          <a:gdLst/>
          <a:ahLst/>
          <a:cxnLst/>
          <a:rect l="0" t="0" r="0" b="0"/>
          <a:pathLst>
            <a:path>
              <a:moveTo>
                <a:pt x="2050199" y="0"/>
              </a:moveTo>
              <a:lnTo>
                <a:pt x="2050199" y="537477"/>
              </a:lnTo>
              <a:lnTo>
                <a:pt x="0" y="537477"/>
              </a:lnTo>
              <a:lnTo>
                <a:pt x="0" y="6081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6C19A7-4BED-4815-96CA-0D391DE915D1}">
      <dsp:nvSpPr>
        <dsp:cNvPr id="0" name=""/>
        <dsp:cNvSpPr/>
      </dsp:nvSpPr>
      <dsp:spPr>
        <a:xfrm>
          <a:off x="1713900" y="1601171"/>
          <a:ext cx="576333" cy="6540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3322"/>
              </a:lnTo>
              <a:lnTo>
                <a:pt x="576333" y="583322"/>
              </a:lnTo>
              <a:lnTo>
                <a:pt x="576333" y="65403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D231E-7AE5-43FA-BD55-30DFDF1AE4A7}">
      <dsp:nvSpPr>
        <dsp:cNvPr id="0" name=""/>
        <dsp:cNvSpPr/>
      </dsp:nvSpPr>
      <dsp:spPr>
        <a:xfrm>
          <a:off x="831456" y="1601171"/>
          <a:ext cx="882444" cy="654035"/>
        </a:xfrm>
        <a:custGeom>
          <a:avLst/>
          <a:gdLst/>
          <a:ahLst/>
          <a:cxnLst/>
          <a:rect l="0" t="0" r="0" b="0"/>
          <a:pathLst>
            <a:path>
              <a:moveTo>
                <a:pt x="882444" y="0"/>
              </a:moveTo>
              <a:lnTo>
                <a:pt x="882444" y="583322"/>
              </a:lnTo>
              <a:lnTo>
                <a:pt x="0" y="583322"/>
              </a:lnTo>
              <a:lnTo>
                <a:pt x="0" y="65403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536DAD-6CF4-4133-B6E4-EB4ADB93C0A4}">
      <dsp:nvSpPr>
        <dsp:cNvPr id="0" name=""/>
        <dsp:cNvSpPr/>
      </dsp:nvSpPr>
      <dsp:spPr>
        <a:xfrm>
          <a:off x="1487619" y="1148610"/>
          <a:ext cx="452561" cy="452561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5CD3A94-0734-4E18-83FC-E6DCD046E645}">
      <dsp:nvSpPr>
        <dsp:cNvPr id="0" name=""/>
        <dsp:cNvSpPr/>
      </dsp:nvSpPr>
      <dsp:spPr>
        <a:xfrm>
          <a:off x="1986926" y="1068798"/>
          <a:ext cx="923320" cy="60992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Reconomy Group Board 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i="1" kern="1200">
              <a:solidFill>
                <a:srgbClr val="004664"/>
              </a:solidFill>
              <a:latin typeface="Montserrat" pitchFamily="2" charset="0"/>
            </a:rPr>
            <a:t>Group CEO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i="1" kern="1200">
              <a:solidFill>
                <a:srgbClr val="004664"/>
              </a:solidFill>
              <a:latin typeface="Montserrat" pitchFamily="2" charset="0"/>
            </a:rPr>
            <a:t>- </a:t>
          </a:r>
          <a:r>
            <a:rPr lang="en-GB" sz="800" i="0" kern="1200">
              <a:solidFill>
                <a:srgbClr val="004664"/>
              </a:solidFill>
              <a:latin typeface="Montserrat" pitchFamily="2" charset="0"/>
            </a:rPr>
            <a:t>Outlines strategy and leads ethical corporate culture</a:t>
          </a:r>
        </a:p>
      </dsp:txBody>
      <dsp:txXfrm>
        <a:off x="1986926" y="1068798"/>
        <a:ext cx="923320" cy="609921"/>
      </dsp:txXfrm>
    </dsp:sp>
    <dsp:sp modelId="{48B31C99-06B3-49E6-96A1-5BA12B4D3942}">
      <dsp:nvSpPr>
        <dsp:cNvPr id="0" name=""/>
        <dsp:cNvSpPr/>
      </dsp:nvSpPr>
      <dsp:spPr>
        <a:xfrm>
          <a:off x="605175" y="2255207"/>
          <a:ext cx="452561" cy="452561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B145E48-55DA-4239-BA1C-9200944B5541}">
      <dsp:nvSpPr>
        <dsp:cNvPr id="0" name=""/>
        <dsp:cNvSpPr/>
      </dsp:nvSpPr>
      <dsp:spPr>
        <a:xfrm>
          <a:off x="1003893" y="2479401"/>
          <a:ext cx="1034990" cy="4525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Group Head of People</a:t>
          </a:r>
          <a:endParaRPr lang="en-GB" sz="800" i="1" kern="1200">
            <a:solidFill>
              <a:srgbClr val="004664"/>
            </a:solidFill>
            <a:latin typeface="Montserrat" pitchFamily="2" charset="0"/>
          </a:endParaRP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i="0" kern="1200">
              <a:solidFill>
                <a:srgbClr val="004664"/>
              </a:solidFill>
              <a:latin typeface="Montserrat" pitchFamily="2" charset="0"/>
            </a:rPr>
            <a:t>- Drives implementation and review of strategies 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800" i="1" kern="1200">
            <a:solidFill>
              <a:srgbClr val="004664"/>
            </a:solidFill>
            <a:latin typeface="Montserrat" pitchFamily="2" charset="0"/>
          </a:endParaRPr>
        </a:p>
      </dsp:txBody>
      <dsp:txXfrm>
        <a:off x="1003893" y="2479401"/>
        <a:ext cx="1034990" cy="452561"/>
      </dsp:txXfrm>
    </dsp:sp>
    <dsp:sp modelId="{30A8A26C-1F4A-4F8D-AA5C-B47F8EA4AF26}">
      <dsp:nvSpPr>
        <dsp:cNvPr id="0" name=""/>
        <dsp:cNvSpPr/>
      </dsp:nvSpPr>
      <dsp:spPr>
        <a:xfrm>
          <a:off x="2063953" y="2255207"/>
          <a:ext cx="452561" cy="452561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E22AFA-CFA5-49DC-BBAC-4EBF07D5B9C2}">
      <dsp:nvSpPr>
        <dsp:cNvPr id="0" name=""/>
        <dsp:cNvSpPr/>
      </dsp:nvSpPr>
      <dsp:spPr>
        <a:xfrm>
          <a:off x="2490811" y="2249568"/>
          <a:ext cx="1511428" cy="4525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i="1" kern="1200">
              <a:solidFill>
                <a:srgbClr val="004664"/>
              </a:solidFill>
              <a:latin typeface="Montserrat" pitchFamily="2" charset="0"/>
            </a:rPr>
            <a:t>ASCG Head of People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i="1" kern="1200">
              <a:solidFill>
                <a:srgbClr val="004664"/>
              </a:solidFill>
              <a:latin typeface="Montserrat" pitchFamily="2" charset="0"/>
            </a:rPr>
            <a:t>- </a:t>
          </a:r>
          <a:r>
            <a:rPr lang="en-GB" sz="800" i="0" kern="1200">
              <a:solidFill>
                <a:srgbClr val="004664"/>
              </a:solidFill>
              <a:latin typeface="Montserrat" pitchFamily="2" charset="0"/>
            </a:rPr>
            <a:t>Delivers implementation and acountability of roadmap targets </a:t>
          </a:r>
        </a:p>
      </dsp:txBody>
      <dsp:txXfrm>
        <a:off x="2490811" y="2249568"/>
        <a:ext cx="1511428" cy="452561"/>
      </dsp:txXfrm>
    </dsp:sp>
    <dsp:sp modelId="{302E75A9-9705-4B40-B5DD-28B13ED61121}">
      <dsp:nvSpPr>
        <dsp:cNvPr id="0" name=""/>
        <dsp:cNvSpPr/>
      </dsp:nvSpPr>
      <dsp:spPr>
        <a:xfrm>
          <a:off x="13753" y="3315959"/>
          <a:ext cx="452561" cy="452561"/>
        </a:xfrm>
        <a:prstGeom prst="ellipse">
          <a:avLst/>
        </a:prstGeom>
        <a:blipFill>
          <a:blip xmlns:r="http://schemas.openxmlformats.org/officeDocument/2006/relationships" r:embed="rId5">
            <a:extLs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8BFFB4F-42AD-411A-A164-1E9B86B2155B}">
      <dsp:nvSpPr>
        <dsp:cNvPr id="0" name=""/>
        <dsp:cNvSpPr/>
      </dsp:nvSpPr>
      <dsp:spPr>
        <a:xfrm>
          <a:off x="514246" y="3308059"/>
          <a:ext cx="953712" cy="11768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People team 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- Delivers training, 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monitors workplace conditions and investigates grievances </a:t>
          </a:r>
        </a:p>
      </dsp:txBody>
      <dsp:txXfrm>
        <a:off x="514246" y="3308059"/>
        <a:ext cx="953712" cy="1176836"/>
      </dsp:txXfrm>
    </dsp:sp>
    <dsp:sp modelId="{7777B126-0BF7-43CC-9720-B3E996A6E416}">
      <dsp:nvSpPr>
        <dsp:cNvPr id="0" name=""/>
        <dsp:cNvSpPr/>
      </dsp:nvSpPr>
      <dsp:spPr>
        <a:xfrm>
          <a:off x="1345244" y="3314879"/>
          <a:ext cx="452561" cy="452561"/>
        </a:xfrm>
        <a:prstGeom prst="ellipse">
          <a:avLst/>
        </a:prstGeom>
        <a:blipFill>
          <a:blip xmlns:r="http://schemas.openxmlformats.org/officeDocument/2006/relationships" r:embed="rId7">
            <a:extLs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2610763-F335-4F5B-8BDB-419F42583B8C}">
      <dsp:nvSpPr>
        <dsp:cNvPr id="0" name=""/>
        <dsp:cNvSpPr/>
      </dsp:nvSpPr>
      <dsp:spPr>
        <a:xfrm>
          <a:off x="1853387" y="3584158"/>
          <a:ext cx="1062768" cy="4525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Procurement Team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- Delivers training, engages with suppliers, monitors compliance with human rights policy and supplier charter</a:t>
          </a:r>
        </a:p>
      </dsp:txBody>
      <dsp:txXfrm>
        <a:off x="1853387" y="3584158"/>
        <a:ext cx="1062768" cy="452561"/>
      </dsp:txXfrm>
    </dsp:sp>
    <dsp:sp modelId="{381224D3-8810-4889-8F92-F08171C1CF4C}">
      <dsp:nvSpPr>
        <dsp:cNvPr id="0" name=""/>
        <dsp:cNvSpPr/>
      </dsp:nvSpPr>
      <dsp:spPr>
        <a:xfrm>
          <a:off x="2958323" y="3303498"/>
          <a:ext cx="452561" cy="452561"/>
        </a:xfrm>
        <a:prstGeom prst="ellipse">
          <a:avLst/>
        </a:prstGeom>
        <a:blipFill>
          <a:blip xmlns:r="http://schemas.openxmlformats.org/officeDocument/2006/relationships" r:embed="rId9">
            <a:extLs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FBD7031-9394-4826-92C5-D3DEEAEB0239}">
      <dsp:nvSpPr>
        <dsp:cNvPr id="0" name=""/>
        <dsp:cNvSpPr/>
      </dsp:nvSpPr>
      <dsp:spPr>
        <a:xfrm>
          <a:off x="3470174" y="3547523"/>
          <a:ext cx="864424" cy="4525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Site Management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- Engages staff and ensures alignment with safety, inclusion and DEI practices</a:t>
          </a:r>
        </a:p>
      </dsp:txBody>
      <dsp:txXfrm>
        <a:off x="3470174" y="3547523"/>
        <a:ext cx="864424" cy="452561"/>
      </dsp:txXfrm>
    </dsp:sp>
    <dsp:sp modelId="{35E86F0F-138D-4875-9921-D04FF855CF4D}">
      <dsp:nvSpPr>
        <dsp:cNvPr id="0" name=""/>
        <dsp:cNvSpPr/>
      </dsp:nvSpPr>
      <dsp:spPr>
        <a:xfrm>
          <a:off x="4312674" y="3303669"/>
          <a:ext cx="452561" cy="452561"/>
        </a:xfrm>
        <a:prstGeom prst="ellipse">
          <a:avLst/>
        </a:prstGeom>
        <a:blipFill>
          <a:blip xmlns:r="http://schemas.openxmlformats.org/officeDocument/2006/relationships" r:embed="rId11">
            <a:extLs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09AA93-24CB-484A-B6DD-548F42A80638}">
      <dsp:nvSpPr>
        <dsp:cNvPr id="0" name=""/>
        <dsp:cNvSpPr/>
      </dsp:nvSpPr>
      <dsp:spPr>
        <a:xfrm>
          <a:off x="4168546" y="2639373"/>
          <a:ext cx="1402304" cy="4525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 Employees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>
              <a:solidFill>
                <a:srgbClr val="004664"/>
              </a:solidFill>
              <a:latin typeface="Montserrat" pitchFamily="2" charset="0"/>
            </a:rPr>
            <a:t>- Follow roadmap commitments and report any concerns of breaches</a:t>
          </a:r>
        </a:p>
      </dsp:txBody>
      <dsp:txXfrm>
        <a:off x="4168546" y="2639373"/>
        <a:ext cx="1402304" cy="4525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12B3670A4341569CD3298395874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C1A88-6AED-4470-BEBE-46CC35464E00}"/>
      </w:docPartPr>
      <w:docPartBody>
        <w:p w:rsidR="003E4A5F" w:rsidRDefault="004D11D9">
          <w:r w:rsidRPr="00BB3A0E">
            <w:rPr>
              <w:rStyle w:val="PlaceholderText"/>
            </w:rPr>
            <w:t>[Title]</w:t>
          </w:r>
        </w:p>
      </w:docPartBody>
    </w:docPart>
    <w:docPart>
      <w:docPartPr>
        <w:name w:val="87CBA0A4A54A4264B5F12722FDCBE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4689E-9E42-49D5-8838-2B61143931C6}"/>
      </w:docPartPr>
      <w:docPartBody>
        <w:p w:rsidR="003E4A5F" w:rsidRDefault="004D11D9">
          <w:r w:rsidRPr="00BB3A0E">
            <w:rPr>
              <w:rStyle w:val="PlaceholderText"/>
            </w:rPr>
            <w:t>[Status]</w:t>
          </w:r>
        </w:p>
      </w:docPartBody>
    </w:docPart>
    <w:docPart>
      <w:docPartPr>
        <w:name w:val="7757993079154932B93F9525D5B9F6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6C666-BB95-471C-BF9E-A5B003D2070A}"/>
      </w:docPartPr>
      <w:docPartBody>
        <w:p w:rsidR="003E4A5F" w:rsidRDefault="004D11D9">
          <w:r w:rsidRPr="00BB3A0E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D9"/>
    <w:rsid w:val="00046B7F"/>
    <w:rsid w:val="001D54E3"/>
    <w:rsid w:val="00206558"/>
    <w:rsid w:val="003E4A5F"/>
    <w:rsid w:val="004D11D9"/>
    <w:rsid w:val="007C009A"/>
    <w:rsid w:val="00862E46"/>
    <w:rsid w:val="00AB2883"/>
    <w:rsid w:val="00AC719B"/>
    <w:rsid w:val="00BC2681"/>
    <w:rsid w:val="00C0783A"/>
    <w:rsid w:val="00E752C5"/>
    <w:rsid w:val="00F4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11D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2025-05-25T00:00:00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fa0199-0ac0-489b-862f-af2491cff8af">
      <Terms xmlns="http://schemas.microsoft.com/office/infopath/2007/PartnerControls"/>
    </lcf76f155ced4ddcb4097134ff3c332f>
    <TaxCatchAll xmlns="e3d530df-8f93-4fe0-8ddb-66586744fc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015C70E3BA1B47B841290272DFEDE7" ma:contentTypeVersion="11" ma:contentTypeDescription="Create a new document." ma:contentTypeScope="" ma:versionID="17c22564362bb8abbfe914ae6de026e5">
  <xsd:schema xmlns:xsd="http://www.w3.org/2001/XMLSchema" xmlns:xs="http://www.w3.org/2001/XMLSchema" xmlns:p="http://schemas.microsoft.com/office/2006/metadata/properties" xmlns:ns2="05fa0199-0ac0-489b-862f-af2491cff8af" xmlns:ns3="e3d530df-8f93-4fe0-8ddb-66586744fc76" targetNamespace="http://schemas.microsoft.com/office/2006/metadata/properties" ma:root="true" ma:fieldsID="110dc4f675a56523661be3ad6b33e58e" ns2:_="" ns3:_="">
    <xsd:import namespace="05fa0199-0ac0-489b-862f-af2491cff8af"/>
    <xsd:import namespace="e3d530df-8f93-4fe0-8ddb-66586744fc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a0199-0ac0-489b-862f-af2491cff8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2d0f7-bc42-4e5e-a9c8-11a581092e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530df-8f93-4fe0-8ddb-66586744fc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c646ca-a230-4725-85bf-61750e24dba9}" ma:internalName="TaxCatchAll" ma:showField="CatchAllData" ma:web="e3d530df-8f93-4fe0-8ddb-66586744fc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1C4C3C-37D8-4E3E-8D16-18F24BA7A095}">
  <ds:schemaRefs>
    <ds:schemaRef ds:uri="http://schemas.microsoft.com/office/2006/metadata/properties"/>
    <ds:schemaRef ds:uri="http://schemas.microsoft.com/office/infopath/2007/PartnerControls"/>
    <ds:schemaRef ds:uri="05fa0199-0ac0-489b-862f-af2491cff8af"/>
    <ds:schemaRef ds:uri="e3d530df-8f93-4fe0-8ddb-66586744fc76"/>
  </ds:schemaRefs>
</ds:datastoreItem>
</file>

<file path=customXml/itemProps3.xml><?xml version="1.0" encoding="utf-8"?>
<ds:datastoreItem xmlns:ds="http://schemas.openxmlformats.org/officeDocument/2006/customXml" ds:itemID="{737F0969-8DAF-439B-8FDD-AD0E389FCD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BF5147-262F-4902-B573-219F30B36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a0199-0ac0-489b-862f-af2491cff8af"/>
    <ds:schemaRef ds:uri="e3d530df-8f93-4fe0-8ddb-66586744fc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7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reference: PPOL???</vt:lpstr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reference: PPOL???</dc:title>
  <dc:subject/>
  <dc:creator>Eloise Mann</dc:creator>
  <cp:keywords/>
  <dc:description/>
  <cp:lastModifiedBy>Kenal Patel</cp:lastModifiedBy>
  <cp:revision>92</cp:revision>
  <dcterms:created xsi:type="dcterms:W3CDTF">2025-05-22T06:56:00Z</dcterms:created>
  <dcterms:modified xsi:type="dcterms:W3CDTF">2025-05-30T10:10:00Z</dcterms:modified>
  <cp:contentStatus>Version No. 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bd7ff8-3b7a-4023-9262-bfa2cce7efd8_Enabled">
    <vt:lpwstr>true</vt:lpwstr>
  </property>
  <property fmtid="{D5CDD505-2E9C-101B-9397-08002B2CF9AE}" pid="3" name="MSIP_Label_c3bd7ff8-3b7a-4023-9262-bfa2cce7efd8_SetDate">
    <vt:lpwstr>2025-05-22T07:10:36Z</vt:lpwstr>
  </property>
  <property fmtid="{D5CDD505-2E9C-101B-9397-08002B2CF9AE}" pid="4" name="MSIP_Label_c3bd7ff8-3b7a-4023-9262-bfa2cce7efd8_Method">
    <vt:lpwstr>Standard</vt:lpwstr>
  </property>
  <property fmtid="{D5CDD505-2E9C-101B-9397-08002B2CF9AE}" pid="5" name="MSIP_Label_c3bd7ff8-3b7a-4023-9262-bfa2cce7efd8_Name">
    <vt:lpwstr>Confidential</vt:lpwstr>
  </property>
  <property fmtid="{D5CDD505-2E9C-101B-9397-08002B2CF9AE}" pid="6" name="MSIP_Label_c3bd7ff8-3b7a-4023-9262-bfa2cce7efd8_SiteId">
    <vt:lpwstr>981b638a-0626-416d-a1b6-ce0e128c00bb</vt:lpwstr>
  </property>
  <property fmtid="{D5CDD505-2E9C-101B-9397-08002B2CF9AE}" pid="7" name="MSIP_Label_c3bd7ff8-3b7a-4023-9262-bfa2cce7efd8_ActionId">
    <vt:lpwstr>18b06b1a-06ca-4ee9-8d26-662939ec1dfb</vt:lpwstr>
  </property>
  <property fmtid="{D5CDD505-2E9C-101B-9397-08002B2CF9AE}" pid="8" name="MSIP_Label_c3bd7ff8-3b7a-4023-9262-bfa2cce7efd8_ContentBits">
    <vt:lpwstr>0</vt:lpwstr>
  </property>
  <property fmtid="{D5CDD505-2E9C-101B-9397-08002B2CF9AE}" pid="9" name="MSIP_Label_c3bd7ff8-3b7a-4023-9262-bfa2cce7efd8_Tag">
    <vt:lpwstr>10, 3, 0, 1</vt:lpwstr>
  </property>
  <property fmtid="{D5CDD505-2E9C-101B-9397-08002B2CF9AE}" pid="10" name="ContentTypeId">
    <vt:lpwstr>0x0101009C015C70E3BA1B47B841290272DFEDE7</vt:lpwstr>
  </property>
  <property fmtid="{D5CDD505-2E9C-101B-9397-08002B2CF9AE}" pid="11" name="MediaServiceImageTags">
    <vt:lpwstr/>
  </property>
</Properties>
</file>