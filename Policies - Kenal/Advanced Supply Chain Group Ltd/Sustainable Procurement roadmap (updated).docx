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B30A" w14:textId="3635E5A5" w:rsidR="00F078A2" w:rsidRPr="006970EA" w:rsidRDefault="002D0B70">
      <w:pPr>
        <w:rPr>
          <w:rFonts w:ascii="Montserrat" w:hAnsi="Montserrat"/>
          <w:color w:val="004664"/>
        </w:rPr>
      </w:pPr>
      <w:ins w:id="0" w:author="Eloise Mann" w:date="2025-05-22T09:08:00Z" w16du:dateUtc="2025-05-22T08:08:00Z">
        <w:r w:rsidRPr="00C548E0">
          <w:rPr>
            <w:rFonts w:ascii="Montserrat" w:hAnsi="Montserrat"/>
            <w:noProof/>
            <w:color w:val="004664"/>
          </w:rPr>
          <w:drawing>
            <wp:inline distT="0" distB="0" distL="0" distR="0" wp14:anchorId="4CB7B57F" wp14:editId="0106A046">
              <wp:extent cx="5731510" cy="1577975"/>
              <wp:effectExtent l="0" t="0" r="2540" b="3175"/>
              <wp:docPr id="1647347124"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47124" name="Picture 2" descr="A close up of a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77975"/>
                      </a:xfrm>
                      <a:prstGeom prst="rect">
                        <a:avLst/>
                      </a:prstGeom>
                      <a:noFill/>
                      <a:ln>
                        <a:noFill/>
                      </a:ln>
                    </pic:spPr>
                  </pic:pic>
                </a:graphicData>
              </a:graphic>
            </wp:inline>
          </w:drawing>
        </w:r>
      </w:ins>
    </w:p>
    <w:p w14:paraId="6AD69017" w14:textId="77777777" w:rsidR="00D019BB" w:rsidRPr="006970EA" w:rsidRDefault="00D019BB">
      <w:pPr>
        <w:rPr>
          <w:rFonts w:ascii="Montserrat" w:hAnsi="Montserrat"/>
          <w:color w:val="004664"/>
          <w:sz w:val="56"/>
          <w:szCs w:val="56"/>
          <w:rPrChange w:id="1" w:author="Eloise Mann" w:date="2025-05-22T14:32:00Z" w16du:dateUtc="2025-05-22T13:32:00Z">
            <w:rPr>
              <w:rFonts w:ascii="Montserrat Black" w:hAnsi="Montserrat Black"/>
              <w:color w:val="004664"/>
              <w:sz w:val="56"/>
              <w:szCs w:val="56"/>
            </w:rPr>
          </w:rPrChange>
        </w:rPr>
      </w:pPr>
    </w:p>
    <w:p w14:paraId="73272772" w14:textId="1D413D3A" w:rsidR="002D0B70" w:rsidRPr="006970EA" w:rsidRDefault="002D0B70">
      <w:pPr>
        <w:rPr>
          <w:rFonts w:ascii="Montserrat Black" w:hAnsi="Montserrat Black"/>
          <w:color w:val="004664"/>
          <w:sz w:val="56"/>
          <w:szCs w:val="56"/>
        </w:rPr>
      </w:pPr>
      <w:r w:rsidRPr="006970EA">
        <w:rPr>
          <w:rFonts w:ascii="Montserrat Black" w:hAnsi="Montserrat Black"/>
          <w:color w:val="004664"/>
          <w:sz w:val="56"/>
          <w:szCs w:val="56"/>
        </w:rPr>
        <w:t>Sustainable Procurement Roadmap</w:t>
      </w:r>
    </w:p>
    <w:p w14:paraId="0311C7F4" w14:textId="36D2AA86" w:rsidR="002D0B70" w:rsidRPr="006970EA" w:rsidRDefault="002D0B70" w:rsidP="002D0B70">
      <w:pPr>
        <w:pStyle w:val="ListParagraph"/>
        <w:numPr>
          <w:ilvl w:val="0"/>
          <w:numId w:val="7"/>
        </w:numPr>
        <w:rPr>
          <w:rFonts w:ascii="Montserrat" w:hAnsi="Montserrat"/>
          <w:i/>
          <w:iCs/>
          <w:color w:val="004664"/>
          <w:sz w:val="32"/>
          <w:szCs w:val="32"/>
        </w:rPr>
      </w:pPr>
      <w:r w:rsidRPr="006970EA">
        <w:rPr>
          <w:rFonts w:ascii="Montserrat" w:hAnsi="Montserrat"/>
          <w:i/>
          <w:iCs/>
          <w:color w:val="004664"/>
          <w:sz w:val="32"/>
          <w:szCs w:val="32"/>
        </w:rPr>
        <w:t xml:space="preserve">Aligned with </w:t>
      </w:r>
      <w:proofErr w:type="spellStart"/>
      <w:r w:rsidRPr="006970EA">
        <w:rPr>
          <w:rFonts w:ascii="Montserrat" w:hAnsi="Montserrat"/>
          <w:i/>
          <w:iCs/>
          <w:color w:val="004664"/>
          <w:sz w:val="32"/>
          <w:szCs w:val="32"/>
        </w:rPr>
        <w:t>Reconomy</w:t>
      </w:r>
      <w:proofErr w:type="spellEnd"/>
      <w:r w:rsidRPr="006970EA">
        <w:rPr>
          <w:rFonts w:ascii="Montserrat" w:hAnsi="Montserrat"/>
          <w:i/>
          <w:iCs/>
          <w:color w:val="004664"/>
          <w:sz w:val="32"/>
          <w:szCs w:val="32"/>
        </w:rPr>
        <w:t xml:space="preserve"> Group Sustainable Procurement policy</w:t>
      </w:r>
    </w:p>
    <w:p w14:paraId="2D4695DC" w14:textId="77777777" w:rsidR="00761C76" w:rsidRPr="006970EA" w:rsidRDefault="00761C76" w:rsidP="002D0B70">
      <w:pPr>
        <w:rPr>
          <w:ins w:id="2" w:author="Eloise Mann" w:date="2025-05-22T12:52:00Z" w16du:dateUtc="2025-05-22T11:52:00Z"/>
          <w:rFonts w:ascii="Montserrat" w:hAnsi="Montserrat"/>
          <w:color w:val="004664"/>
        </w:rPr>
      </w:pPr>
    </w:p>
    <w:p w14:paraId="1883EF98" w14:textId="77777777" w:rsidR="006970EA" w:rsidRPr="009D4AA8" w:rsidRDefault="00761C76" w:rsidP="002D0B70">
      <w:pPr>
        <w:rPr>
          <w:ins w:id="3" w:author="Eloise Mann" w:date="2025-05-22T14:32:00Z" w16du:dateUtc="2025-05-22T13:32:00Z"/>
          <w:rFonts w:ascii="Montserrat" w:hAnsi="Montserrat"/>
          <w:b/>
          <w:bCs/>
          <w:color w:val="004664"/>
          <w:rPrChange w:id="4" w:author="Eloise Mann" w:date="2025-05-22T14:34:00Z" w16du:dateUtc="2025-05-22T13:34:00Z">
            <w:rPr>
              <w:ins w:id="5" w:author="Eloise Mann" w:date="2025-05-22T14:32:00Z" w16du:dateUtc="2025-05-22T13:32:00Z"/>
              <w:rFonts w:ascii="Montserrat" w:hAnsi="Montserrat"/>
              <w:color w:val="004664"/>
            </w:rPr>
          </w:rPrChange>
        </w:rPr>
      </w:pPr>
      <w:ins w:id="6" w:author="Eloise Mann" w:date="2025-05-22T12:52:00Z" w16du:dateUtc="2025-05-22T11:52:00Z">
        <w:r w:rsidRPr="009D4AA8">
          <w:rPr>
            <w:rFonts w:ascii="Montserrat" w:hAnsi="Montserrat"/>
            <w:b/>
            <w:bCs/>
            <w:color w:val="004664"/>
            <w:rPrChange w:id="7" w:author="Eloise Mann" w:date="2025-05-22T14:34:00Z" w16du:dateUtc="2025-05-22T13:34:00Z">
              <w:rPr>
                <w:rFonts w:ascii="Montserrat" w:hAnsi="Montserrat"/>
                <w:color w:val="004664"/>
              </w:rPr>
            </w:rPrChange>
          </w:rPr>
          <w:t>Next review date: 22/03/26</w:t>
        </w:r>
      </w:ins>
      <w:ins w:id="8" w:author="Eloise Mann" w:date="2025-05-22T14:32:00Z" w16du:dateUtc="2025-05-22T13:32:00Z">
        <w:r w:rsidR="006970EA" w:rsidRPr="009D4AA8">
          <w:rPr>
            <w:rFonts w:ascii="Montserrat" w:hAnsi="Montserrat"/>
            <w:b/>
            <w:bCs/>
            <w:color w:val="004664"/>
            <w:rPrChange w:id="9" w:author="Eloise Mann" w:date="2025-05-22T14:34:00Z" w16du:dateUtc="2025-05-22T13:34:00Z">
              <w:rPr>
                <w:rFonts w:ascii="Montserrat" w:hAnsi="Montserrat"/>
                <w:color w:val="004664"/>
              </w:rPr>
            </w:rPrChange>
          </w:rPr>
          <w:br w:type="page"/>
        </w:r>
      </w:ins>
    </w:p>
    <w:customXmlInsRangeStart w:id="10" w:author="Eloise Mann" w:date="2025-05-22T14:33:00Z"/>
    <w:sdt>
      <w:sdtPr>
        <w:rPr>
          <w:rFonts w:asciiTheme="minorHAnsi" w:eastAsiaTheme="minorHAnsi" w:hAnsiTheme="minorHAnsi" w:cstheme="minorBidi"/>
          <w:color w:val="auto"/>
          <w:kern w:val="2"/>
          <w:sz w:val="24"/>
          <w:szCs w:val="24"/>
          <w:lang w:val="en-GB"/>
          <w14:ligatures w14:val="standardContextual"/>
        </w:rPr>
        <w:id w:val="1401953294"/>
        <w:docPartObj>
          <w:docPartGallery w:val="Table of Contents"/>
          <w:docPartUnique/>
        </w:docPartObj>
      </w:sdtPr>
      <w:sdtEndPr>
        <w:rPr>
          <w:b/>
          <w:bCs/>
          <w:noProof/>
        </w:rPr>
      </w:sdtEndPr>
      <w:sdtContent>
        <w:customXmlInsRangeEnd w:id="10"/>
        <w:p w14:paraId="0273CED4" w14:textId="27F2D455" w:rsidR="006970EA" w:rsidRPr="000C4645" w:rsidRDefault="006970EA">
          <w:pPr>
            <w:pStyle w:val="TOCHeading"/>
            <w:rPr>
              <w:ins w:id="11" w:author="Eloise Mann" w:date="2025-05-22T14:33:00Z" w16du:dateUtc="2025-05-22T13:33:00Z"/>
              <w:rFonts w:ascii="Montserrat" w:hAnsi="Montserrat"/>
              <w:color w:val="004664"/>
              <w:rPrChange w:id="12" w:author="Eloise Mann" w:date="2025-05-23T10:59:00Z" w16du:dateUtc="2025-05-23T09:59:00Z">
                <w:rPr>
                  <w:ins w:id="13" w:author="Eloise Mann" w:date="2025-05-22T14:33:00Z" w16du:dateUtc="2025-05-22T13:33:00Z"/>
                </w:rPr>
              </w:rPrChange>
            </w:rPr>
          </w:pPr>
          <w:ins w:id="14" w:author="Eloise Mann" w:date="2025-05-22T14:33:00Z" w16du:dateUtc="2025-05-22T13:33:00Z">
            <w:r w:rsidRPr="000C4645">
              <w:rPr>
                <w:rFonts w:ascii="Montserrat" w:hAnsi="Montserrat"/>
                <w:rPrChange w:id="15" w:author="Eloise Mann" w:date="2025-05-23T10:59:00Z" w16du:dateUtc="2025-05-23T09:59:00Z">
                  <w:rPr/>
                </w:rPrChange>
              </w:rPr>
              <w:t>C</w:t>
            </w:r>
            <w:r w:rsidRPr="000C4645">
              <w:rPr>
                <w:rFonts w:ascii="Montserrat" w:hAnsi="Montserrat"/>
                <w:color w:val="004664"/>
                <w:rPrChange w:id="16" w:author="Eloise Mann" w:date="2025-05-23T10:59:00Z" w16du:dateUtc="2025-05-23T09:59:00Z">
                  <w:rPr/>
                </w:rPrChange>
              </w:rPr>
              <w:t>ontents</w:t>
            </w:r>
          </w:ins>
        </w:p>
        <w:p w14:paraId="75AD2773" w14:textId="4817373F" w:rsidR="006970EA" w:rsidRPr="006970EA" w:rsidRDefault="006970EA">
          <w:pPr>
            <w:pStyle w:val="TOC2"/>
            <w:tabs>
              <w:tab w:val="right" w:leader="dot" w:pos="9016"/>
            </w:tabs>
            <w:rPr>
              <w:noProof/>
              <w:color w:val="004664"/>
              <w:rPrChange w:id="17" w:author="Eloise Mann" w:date="2025-05-22T14:33:00Z" w16du:dateUtc="2025-05-22T13:33:00Z">
                <w:rPr>
                  <w:noProof/>
                </w:rPr>
              </w:rPrChange>
            </w:rPr>
          </w:pPr>
          <w:ins w:id="18" w:author="Eloise Mann" w:date="2025-05-22T14:33:00Z" w16du:dateUtc="2025-05-22T13:33:00Z">
            <w:r w:rsidRPr="006970EA">
              <w:rPr>
                <w:color w:val="004664"/>
                <w:rPrChange w:id="19" w:author="Eloise Mann" w:date="2025-05-22T14:33:00Z" w16du:dateUtc="2025-05-22T13:33:00Z">
                  <w:rPr/>
                </w:rPrChange>
              </w:rPr>
              <w:fldChar w:fldCharType="begin"/>
            </w:r>
            <w:r w:rsidRPr="006970EA">
              <w:rPr>
                <w:color w:val="004664"/>
                <w:rPrChange w:id="20" w:author="Eloise Mann" w:date="2025-05-22T14:33:00Z" w16du:dateUtc="2025-05-22T13:33:00Z">
                  <w:rPr/>
                </w:rPrChange>
              </w:rPr>
              <w:instrText xml:space="preserve"> TOC \o "1-3" \h \z \u </w:instrText>
            </w:r>
            <w:r w:rsidRPr="006970EA">
              <w:rPr>
                <w:color w:val="004664"/>
                <w:rPrChange w:id="21" w:author="Eloise Mann" w:date="2025-05-22T14:33:00Z" w16du:dateUtc="2025-05-22T13:33:00Z">
                  <w:rPr>
                    <w:b/>
                    <w:bCs/>
                    <w:noProof/>
                  </w:rPr>
                </w:rPrChange>
              </w:rPr>
              <w:fldChar w:fldCharType="separate"/>
            </w:r>
          </w:ins>
          <w:r w:rsidRPr="006970EA">
            <w:rPr>
              <w:rStyle w:val="Hyperlink"/>
              <w:noProof/>
              <w:color w:val="004664"/>
              <w:rPrChange w:id="22" w:author="Eloise Mann" w:date="2025-05-22T14:33:00Z" w16du:dateUtc="2025-05-22T13:33:00Z">
                <w:rPr>
                  <w:rStyle w:val="Hyperlink"/>
                  <w:noProof/>
                </w:rPr>
              </w:rPrChange>
            </w:rPr>
            <w:fldChar w:fldCharType="begin"/>
          </w:r>
          <w:r w:rsidRPr="006970EA">
            <w:rPr>
              <w:rStyle w:val="Hyperlink"/>
              <w:noProof/>
              <w:color w:val="004664"/>
              <w:rPrChange w:id="23" w:author="Eloise Mann" w:date="2025-05-22T14:33:00Z" w16du:dateUtc="2025-05-22T13:33:00Z">
                <w:rPr>
                  <w:rStyle w:val="Hyperlink"/>
                  <w:noProof/>
                </w:rPr>
              </w:rPrChange>
            </w:rPr>
            <w:instrText xml:space="preserve"> </w:instrText>
          </w:r>
          <w:r w:rsidRPr="006970EA">
            <w:rPr>
              <w:noProof/>
              <w:color w:val="004664"/>
              <w:rPrChange w:id="24" w:author="Eloise Mann" w:date="2025-05-22T14:33:00Z" w16du:dateUtc="2025-05-22T13:33:00Z">
                <w:rPr>
                  <w:noProof/>
                </w:rPr>
              </w:rPrChange>
            </w:rPr>
            <w:instrText>HYPERLINK \l "_Toc198816804"</w:instrText>
          </w:r>
          <w:r w:rsidRPr="006970EA">
            <w:rPr>
              <w:rStyle w:val="Hyperlink"/>
              <w:noProof/>
              <w:color w:val="004664"/>
              <w:rPrChange w:id="25"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26"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27" w:author="Eloise Mann" w:date="2025-05-22T14:33:00Z" w16du:dateUtc="2025-05-22T13:33:00Z">
                <w:rPr>
                  <w:rStyle w:val="Hyperlink"/>
                  <w:rFonts w:ascii="Montserrat" w:hAnsi="Montserrat"/>
                  <w:noProof/>
                </w:rPr>
              </w:rPrChange>
            </w:rPr>
            <w:t>Introduction</w:t>
          </w:r>
          <w:r w:rsidRPr="006970EA">
            <w:rPr>
              <w:noProof/>
              <w:webHidden/>
              <w:color w:val="004664"/>
              <w:rPrChange w:id="28" w:author="Eloise Mann" w:date="2025-05-22T14:33:00Z" w16du:dateUtc="2025-05-22T13:33:00Z">
                <w:rPr>
                  <w:noProof/>
                  <w:webHidden/>
                </w:rPr>
              </w:rPrChange>
            </w:rPr>
            <w:tab/>
          </w:r>
          <w:r w:rsidRPr="006970EA">
            <w:rPr>
              <w:noProof/>
              <w:webHidden/>
              <w:color w:val="004664"/>
              <w:rPrChange w:id="29" w:author="Eloise Mann" w:date="2025-05-22T14:33:00Z" w16du:dateUtc="2025-05-22T13:33:00Z">
                <w:rPr>
                  <w:noProof/>
                  <w:webHidden/>
                </w:rPr>
              </w:rPrChange>
            </w:rPr>
            <w:fldChar w:fldCharType="begin"/>
          </w:r>
          <w:r w:rsidRPr="006970EA">
            <w:rPr>
              <w:noProof/>
              <w:webHidden/>
              <w:color w:val="004664"/>
              <w:rPrChange w:id="30" w:author="Eloise Mann" w:date="2025-05-22T14:33:00Z" w16du:dateUtc="2025-05-22T13:33:00Z">
                <w:rPr>
                  <w:noProof/>
                  <w:webHidden/>
                </w:rPr>
              </w:rPrChange>
            </w:rPr>
            <w:instrText xml:space="preserve"> PAGEREF _Toc198816804 \h </w:instrText>
          </w:r>
          <w:r w:rsidRPr="00973623">
            <w:rPr>
              <w:noProof/>
              <w:webHidden/>
              <w:color w:val="004664"/>
            </w:rPr>
          </w:r>
          <w:r w:rsidRPr="006970EA">
            <w:rPr>
              <w:noProof/>
              <w:webHidden/>
              <w:color w:val="004664"/>
              <w:rPrChange w:id="31" w:author="Eloise Mann" w:date="2025-05-22T14:33:00Z" w16du:dateUtc="2025-05-22T13:33:00Z">
                <w:rPr>
                  <w:noProof/>
                  <w:webHidden/>
                </w:rPr>
              </w:rPrChange>
            </w:rPr>
            <w:fldChar w:fldCharType="separate"/>
          </w:r>
          <w:ins w:id="32" w:author="Eloise Mann" w:date="2025-05-23T10:59:00Z" w16du:dateUtc="2025-05-23T09:59:00Z">
            <w:r w:rsidR="000C4645">
              <w:rPr>
                <w:noProof/>
                <w:webHidden/>
                <w:color w:val="004664"/>
              </w:rPr>
              <w:t>3</w:t>
            </w:r>
          </w:ins>
          <w:del w:id="33" w:author="Eloise Mann" w:date="2025-05-23T10:59:00Z" w16du:dateUtc="2025-05-23T09:59:00Z">
            <w:r w:rsidRPr="006970EA" w:rsidDel="000C4645">
              <w:rPr>
                <w:noProof/>
                <w:webHidden/>
                <w:color w:val="004664"/>
                <w:rPrChange w:id="34" w:author="Eloise Mann" w:date="2025-05-22T14:33:00Z" w16du:dateUtc="2025-05-22T13:33:00Z">
                  <w:rPr>
                    <w:noProof/>
                    <w:webHidden/>
                  </w:rPr>
                </w:rPrChange>
              </w:rPr>
              <w:delText>3</w:delText>
            </w:r>
          </w:del>
          <w:r w:rsidRPr="006970EA">
            <w:rPr>
              <w:noProof/>
              <w:webHidden/>
              <w:color w:val="004664"/>
              <w:rPrChange w:id="35" w:author="Eloise Mann" w:date="2025-05-22T14:33:00Z" w16du:dateUtc="2025-05-22T13:33:00Z">
                <w:rPr>
                  <w:noProof/>
                  <w:webHidden/>
                </w:rPr>
              </w:rPrChange>
            </w:rPr>
            <w:fldChar w:fldCharType="end"/>
          </w:r>
          <w:r w:rsidRPr="006970EA">
            <w:rPr>
              <w:rStyle w:val="Hyperlink"/>
              <w:noProof/>
              <w:color w:val="004664"/>
              <w:rPrChange w:id="36" w:author="Eloise Mann" w:date="2025-05-22T14:33:00Z" w16du:dateUtc="2025-05-22T13:33:00Z">
                <w:rPr>
                  <w:rStyle w:val="Hyperlink"/>
                  <w:noProof/>
                </w:rPr>
              </w:rPrChange>
            </w:rPr>
            <w:fldChar w:fldCharType="end"/>
          </w:r>
        </w:p>
        <w:p w14:paraId="0ECF6A0E" w14:textId="62E2A747" w:rsidR="006970EA" w:rsidRPr="006970EA" w:rsidRDefault="006970EA">
          <w:pPr>
            <w:pStyle w:val="TOC2"/>
            <w:tabs>
              <w:tab w:val="right" w:leader="dot" w:pos="9016"/>
            </w:tabs>
            <w:rPr>
              <w:noProof/>
              <w:color w:val="004664"/>
              <w:rPrChange w:id="37" w:author="Eloise Mann" w:date="2025-05-22T14:33:00Z" w16du:dateUtc="2025-05-22T13:33:00Z">
                <w:rPr>
                  <w:noProof/>
                </w:rPr>
              </w:rPrChange>
            </w:rPr>
          </w:pPr>
          <w:r w:rsidRPr="006970EA">
            <w:rPr>
              <w:rStyle w:val="Hyperlink"/>
              <w:noProof/>
              <w:color w:val="004664"/>
              <w:rPrChange w:id="38" w:author="Eloise Mann" w:date="2025-05-22T14:33:00Z" w16du:dateUtc="2025-05-22T13:33:00Z">
                <w:rPr>
                  <w:rStyle w:val="Hyperlink"/>
                  <w:noProof/>
                </w:rPr>
              </w:rPrChange>
            </w:rPr>
            <w:fldChar w:fldCharType="begin"/>
          </w:r>
          <w:r w:rsidRPr="006970EA">
            <w:rPr>
              <w:rStyle w:val="Hyperlink"/>
              <w:noProof/>
              <w:color w:val="004664"/>
              <w:rPrChange w:id="39" w:author="Eloise Mann" w:date="2025-05-22T14:33:00Z" w16du:dateUtc="2025-05-22T13:33:00Z">
                <w:rPr>
                  <w:rStyle w:val="Hyperlink"/>
                  <w:noProof/>
                </w:rPr>
              </w:rPrChange>
            </w:rPr>
            <w:instrText xml:space="preserve"> </w:instrText>
          </w:r>
          <w:r w:rsidRPr="006970EA">
            <w:rPr>
              <w:noProof/>
              <w:color w:val="004664"/>
              <w:rPrChange w:id="40" w:author="Eloise Mann" w:date="2025-05-22T14:33:00Z" w16du:dateUtc="2025-05-22T13:33:00Z">
                <w:rPr>
                  <w:noProof/>
                </w:rPr>
              </w:rPrChange>
            </w:rPr>
            <w:instrText>HYPERLINK \l "_Toc198816805"</w:instrText>
          </w:r>
          <w:r w:rsidRPr="006970EA">
            <w:rPr>
              <w:rStyle w:val="Hyperlink"/>
              <w:noProof/>
              <w:color w:val="004664"/>
              <w:rPrChange w:id="41"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42"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43" w:author="Eloise Mann" w:date="2025-05-22T14:33:00Z" w16du:dateUtc="2025-05-22T13:33:00Z">
                <w:rPr>
                  <w:rStyle w:val="Hyperlink"/>
                  <w:rFonts w:ascii="Montserrat" w:hAnsi="Montserrat"/>
                  <w:noProof/>
                </w:rPr>
              </w:rPrChange>
            </w:rPr>
            <w:t>Purpose</w:t>
          </w:r>
          <w:r w:rsidRPr="006970EA">
            <w:rPr>
              <w:noProof/>
              <w:webHidden/>
              <w:color w:val="004664"/>
              <w:rPrChange w:id="44" w:author="Eloise Mann" w:date="2025-05-22T14:33:00Z" w16du:dateUtc="2025-05-22T13:33:00Z">
                <w:rPr>
                  <w:noProof/>
                  <w:webHidden/>
                </w:rPr>
              </w:rPrChange>
            </w:rPr>
            <w:tab/>
          </w:r>
          <w:r w:rsidRPr="006970EA">
            <w:rPr>
              <w:noProof/>
              <w:webHidden/>
              <w:color w:val="004664"/>
              <w:rPrChange w:id="45" w:author="Eloise Mann" w:date="2025-05-22T14:33:00Z" w16du:dateUtc="2025-05-22T13:33:00Z">
                <w:rPr>
                  <w:noProof/>
                  <w:webHidden/>
                </w:rPr>
              </w:rPrChange>
            </w:rPr>
            <w:fldChar w:fldCharType="begin"/>
          </w:r>
          <w:r w:rsidRPr="006970EA">
            <w:rPr>
              <w:noProof/>
              <w:webHidden/>
              <w:color w:val="004664"/>
              <w:rPrChange w:id="46" w:author="Eloise Mann" w:date="2025-05-22T14:33:00Z" w16du:dateUtc="2025-05-22T13:33:00Z">
                <w:rPr>
                  <w:noProof/>
                  <w:webHidden/>
                </w:rPr>
              </w:rPrChange>
            </w:rPr>
            <w:instrText xml:space="preserve"> PAGEREF _Toc198816805 \h </w:instrText>
          </w:r>
          <w:r w:rsidRPr="00973623">
            <w:rPr>
              <w:noProof/>
              <w:webHidden/>
              <w:color w:val="004664"/>
            </w:rPr>
          </w:r>
          <w:r w:rsidRPr="006970EA">
            <w:rPr>
              <w:noProof/>
              <w:webHidden/>
              <w:color w:val="004664"/>
              <w:rPrChange w:id="47" w:author="Eloise Mann" w:date="2025-05-22T14:33:00Z" w16du:dateUtc="2025-05-22T13:33:00Z">
                <w:rPr>
                  <w:noProof/>
                  <w:webHidden/>
                </w:rPr>
              </w:rPrChange>
            </w:rPr>
            <w:fldChar w:fldCharType="separate"/>
          </w:r>
          <w:ins w:id="48" w:author="Eloise Mann" w:date="2025-05-23T10:59:00Z" w16du:dateUtc="2025-05-23T09:59:00Z">
            <w:r w:rsidR="000C4645">
              <w:rPr>
                <w:noProof/>
                <w:webHidden/>
                <w:color w:val="004664"/>
              </w:rPr>
              <w:t>3</w:t>
            </w:r>
          </w:ins>
          <w:del w:id="49" w:author="Eloise Mann" w:date="2025-05-23T10:59:00Z" w16du:dateUtc="2025-05-23T09:59:00Z">
            <w:r w:rsidRPr="006970EA" w:rsidDel="000C4645">
              <w:rPr>
                <w:noProof/>
                <w:webHidden/>
                <w:color w:val="004664"/>
                <w:rPrChange w:id="50" w:author="Eloise Mann" w:date="2025-05-22T14:33:00Z" w16du:dateUtc="2025-05-22T13:33:00Z">
                  <w:rPr>
                    <w:noProof/>
                    <w:webHidden/>
                  </w:rPr>
                </w:rPrChange>
              </w:rPr>
              <w:delText>3</w:delText>
            </w:r>
          </w:del>
          <w:r w:rsidRPr="006970EA">
            <w:rPr>
              <w:noProof/>
              <w:webHidden/>
              <w:color w:val="004664"/>
              <w:rPrChange w:id="51" w:author="Eloise Mann" w:date="2025-05-22T14:33:00Z" w16du:dateUtc="2025-05-22T13:33:00Z">
                <w:rPr>
                  <w:noProof/>
                  <w:webHidden/>
                </w:rPr>
              </w:rPrChange>
            </w:rPr>
            <w:fldChar w:fldCharType="end"/>
          </w:r>
          <w:r w:rsidRPr="006970EA">
            <w:rPr>
              <w:rStyle w:val="Hyperlink"/>
              <w:noProof/>
              <w:color w:val="004664"/>
              <w:rPrChange w:id="52" w:author="Eloise Mann" w:date="2025-05-22T14:33:00Z" w16du:dateUtc="2025-05-22T13:33:00Z">
                <w:rPr>
                  <w:rStyle w:val="Hyperlink"/>
                  <w:noProof/>
                </w:rPr>
              </w:rPrChange>
            </w:rPr>
            <w:fldChar w:fldCharType="end"/>
          </w:r>
        </w:p>
        <w:p w14:paraId="4624578E" w14:textId="319377E8" w:rsidR="006970EA" w:rsidRPr="006970EA" w:rsidRDefault="006970EA">
          <w:pPr>
            <w:pStyle w:val="TOC2"/>
            <w:tabs>
              <w:tab w:val="right" w:leader="dot" w:pos="9016"/>
            </w:tabs>
            <w:rPr>
              <w:noProof/>
              <w:color w:val="004664"/>
              <w:rPrChange w:id="53" w:author="Eloise Mann" w:date="2025-05-22T14:33:00Z" w16du:dateUtc="2025-05-22T13:33:00Z">
                <w:rPr>
                  <w:noProof/>
                </w:rPr>
              </w:rPrChange>
            </w:rPr>
          </w:pPr>
          <w:r w:rsidRPr="006970EA">
            <w:rPr>
              <w:rStyle w:val="Hyperlink"/>
              <w:noProof/>
              <w:color w:val="004664"/>
              <w:rPrChange w:id="54" w:author="Eloise Mann" w:date="2025-05-22T14:33:00Z" w16du:dateUtc="2025-05-22T13:33:00Z">
                <w:rPr>
                  <w:rStyle w:val="Hyperlink"/>
                  <w:noProof/>
                </w:rPr>
              </w:rPrChange>
            </w:rPr>
            <w:fldChar w:fldCharType="begin"/>
          </w:r>
          <w:r w:rsidRPr="006970EA">
            <w:rPr>
              <w:rStyle w:val="Hyperlink"/>
              <w:noProof/>
              <w:color w:val="004664"/>
              <w:rPrChange w:id="55" w:author="Eloise Mann" w:date="2025-05-22T14:33:00Z" w16du:dateUtc="2025-05-22T13:33:00Z">
                <w:rPr>
                  <w:rStyle w:val="Hyperlink"/>
                  <w:noProof/>
                </w:rPr>
              </w:rPrChange>
            </w:rPr>
            <w:instrText xml:space="preserve"> </w:instrText>
          </w:r>
          <w:r w:rsidRPr="006970EA">
            <w:rPr>
              <w:noProof/>
              <w:color w:val="004664"/>
              <w:rPrChange w:id="56" w:author="Eloise Mann" w:date="2025-05-22T14:33:00Z" w16du:dateUtc="2025-05-22T13:33:00Z">
                <w:rPr>
                  <w:noProof/>
                </w:rPr>
              </w:rPrChange>
            </w:rPr>
            <w:instrText>HYPERLINK \l "_Toc198816806"</w:instrText>
          </w:r>
          <w:r w:rsidRPr="006970EA">
            <w:rPr>
              <w:rStyle w:val="Hyperlink"/>
              <w:noProof/>
              <w:color w:val="004664"/>
              <w:rPrChange w:id="57"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58"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59" w:author="Eloise Mann" w:date="2025-05-22T14:33:00Z" w16du:dateUtc="2025-05-22T13:33:00Z">
                <w:rPr>
                  <w:rStyle w:val="Hyperlink"/>
                  <w:rFonts w:ascii="Montserrat" w:hAnsi="Montserrat"/>
                  <w:noProof/>
                </w:rPr>
              </w:rPrChange>
            </w:rPr>
            <w:t>Scope</w:t>
          </w:r>
          <w:r w:rsidRPr="006970EA">
            <w:rPr>
              <w:noProof/>
              <w:webHidden/>
              <w:color w:val="004664"/>
              <w:rPrChange w:id="60" w:author="Eloise Mann" w:date="2025-05-22T14:33:00Z" w16du:dateUtc="2025-05-22T13:33:00Z">
                <w:rPr>
                  <w:noProof/>
                  <w:webHidden/>
                </w:rPr>
              </w:rPrChange>
            </w:rPr>
            <w:tab/>
          </w:r>
          <w:r w:rsidRPr="006970EA">
            <w:rPr>
              <w:noProof/>
              <w:webHidden/>
              <w:color w:val="004664"/>
              <w:rPrChange w:id="61" w:author="Eloise Mann" w:date="2025-05-22T14:33:00Z" w16du:dateUtc="2025-05-22T13:33:00Z">
                <w:rPr>
                  <w:noProof/>
                  <w:webHidden/>
                </w:rPr>
              </w:rPrChange>
            </w:rPr>
            <w:fldChar w:fldCharType="begin"/>
          </w:r>
          <w:r w:rsidRPr="006970EA">
            <w:rPr>
              <w:noProof/>
              <w:webHidden/>
              <w:color w:val="004664"/>
              <w:rPrChange w:id="62" w:author="Eloise Mann" w:date="2025-05-22T14:33:00Z" w16du:dateUtc="2025-05-22T13:33:00Z">
                <w:rPr>
                  <w:noProof/>
                  <w:webHidden/>
                </w:rPr>
              </w:rPrChange>
            </w:rPr>
            <w:instrText xml:space="preserve"> PAGEREF _Toc198816806 \h </w:instrText>
          </w:r>
          <w:r w:rsidRPr="00973623">
            <w:rPr>
              <w:noProof/>
              <w:webHidden/>
              <w:color w:val="004664"/>
            </w:rPr>
          </w:r>
          <w:r w:rsidRPr="006970EA">
            <w:rPr>
              <w:noProof/>
              <w:webHidden/>
              <w:color w:val="004664"/>
              <w:rPrChange w:id="63" w:author="Eloise Mann" w:date="2025-05-22T14:33:00Z" w16du:dateUtc="2025-05-22T13:33:00Z">
                <w:rPr>
                  <w:noProof/>
                  <w:webHidden/>
                </w:rPr>
              </w:rPrChange>
            </w:rPr>
            <w:fldChar w:fldCharType="separate"/>
          </w:r>
          <w:ins w:id="64" w:author="Eloise Mann" w:date="2025-05-23T10:59:00Z" w16du:dateUtc="2025-05-23T09:59:00Z">
            <w:r w:rsidR="000C4645">
              <w:rPr>
                <w:noProof/>
                <w:webHidden/>
                <w:color w:val="004664"/>
              </w:rPr>
              <w:t>3</w:t>
            </w:r>
          </w:ins>
          <w:del w:id="65" w:author="Eloise Mann" w:date="2025-05-23T10:59:00Z" w16du:dateUtc="2025-05-23T09:59:00Z">
            <w:r w:rsidRPr="006970EA" w:rsidDel="000C4645">
              <w:rPr>
                <w:noProof/>
                <w:webHidden/>
                <w:color w:val="004664"/>
                <w:rPrChange w:id="66" w:author="Eloise Mann" w:date="2025-05-22T14:33:00Z" w16du:dateUtc="2025-05-22T13:33:00Z">
                  <w:rPr>
                    <w:noProof/>
                    <w:webHidden/>
                  </w:rPr>
                </w:rPrChange>
              </w:rPr>
              <w:delText>3</w:delText>
            </w:r>
          </w:del>
          <w:r w:rsidRPr="006970EA">
            <w:rPr>
              <w:noProof/>
              <w:webHidden/>
              <w:color w:val="004664"/>
              <w:rPrChange w:id="67" w:author="Eloise Mann" w:date="2025-05-22T14:33:00Z" w16du:dateUtc="2025-05-22T13:33:00Z">
                <w:rPr>
                  <w:noProof/>
                  <w:webHidden/>
                </w:rPr>
              </w:rPrChange>
            </w:rPr>
            <w:fldChar w:fldCharType="end"/>
          </w:r>
          <w:r w:rsidRPr="006970EA">
            <w:rPr>
              <w:rStyle w:val="Hyperlink"/>
              <w:noProof/>
              <w:color w:val="004664"/>
              <w:rPrChange w:id="68" w:author="Eloise Mann" w:date="2025-05-22T14:33:00Z" w16du:dateUtc="2025-05-22T13:33:00Z">
                <w:rPr>
                  <w:rStyle w:val="Hyperlink"/>
                  <w:noProof/>
                </w:rPr>
              </w:rPrChange>
            </w:rPr>
            <w:fldChar w:fldCharType="end"/>
          </w:r>
        </w:p>
        <w:p w14:paraId="7B3FAC76" w14:textId="4B944D4E" w:rsidR="006970EA" w:rsidRPr="006970EA" w:rsidRDefault="006970EA">
          <w:pPr>
            <w:pStyle w:val="TOC2"/>
            <w:tabs>
              <w:tab w:val="right" w:leader="dot" w:pos="9016"/>
            </w:tabs>
            <w:rPr>
              <w:noProof/>
              <w:color w:val="004664"/>
              <w:rPrChange w:id="69" w:author="Eloise Mann" w:date="2025-05-22T14:33:00Z" w16du:dateUtc="2025-05-22T13:33:00Z">
                <w:rPr>
                  <w:noProof/>
                </w:rPr>
              </w:rPrChange>
            </w:rPr>
          </w:pPr>
          <w:r w:rsidRPr="006970EA">
            <w:rPr>
              <w:rStyle w:val="Hyperlink"/>
              <w:noProof/>
              <w:color w:val="004664"/>
              <w:rPrChange w:id="70" w:author="Eloise Mann" w:date="2025-05-22T14:33:00Z" w16du:dateUtc="2025-05-22T13:33:00Z">
                <w:rPr>
                  <w:rStyle w:val="Hyperlink"/>
                  <w:noProof/>
                </w:rPr>
              </w:rPrChange>
            </w:rPr>
            <w:fldChar w:fldCharType="begin"/>
          </w:r>
          <w:r w:rsidRPr="006970EA">
            <w:rPr>
              <w:rStyle w:val="Hyperlink"/>
              <w:noProof/>
              <w:color w:val="004664"/>
              <w:rPrChange w:id="71" w:author="Eloise Mann" w:date="2025-05-22T14:33:00Z" w16du:dateUtc="2025-05-22T13:33:00Z">
                <w:rPr>
                  <w:rStyle w:val="Hyperlink"/>
                  <w:noProof/>
                </w:rPr>
              </w:rPrChange>
            </w:rPr>
            <w:instrText xml:space="preserve"> </w:instrText>
          </w:r>
          <w:r w:rsidRPr="006970EA">
            <w:rPr>
              <w:noProof/>
              <w:color w:val="004664"/>
              <w:rPrChange w:id="72" w:author="Eloise Mann" w:date="2025-05-22T14:33:00Z" w16du:dateUtc="2025-05-22T13:33:00Z">
                <w:rPr>
                  <w:noProof/>
                </w:rPr>
              </w:rPrChange>
            </w:rPr>
            <w:instrText>HYPERLINK \l "_Toc198816807"</w:instrText>
          </w:r>
          <w:r w:rsidRPr="006970EA">
            <w:rPr>
              <w:rStyle w:val="Hyperlink"/>
              <w:noProof/>
              <w:color w:val="004664"/>
              <w:rPrChange w:id="73"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74"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75" w:author="Eloise Mann" w:date="2025-05-22T14:33:00Z" w16du:dateUtc="2025-05-22T13:33:00Z">
                <w:rPr>
                  <w:rStyle w:val="Hyperlink"/>
                  <w:rFonts w:ascii="Montserrat" w:hAnsi="Montserrat"/>
                  <w:noProof/>
                </w:rPr>
              </w:rPrChange>
            </w:rPr>
            <w:t>Objectives</w:t>
          </w:r>
          <w:r w:rsidRPr="006970EA">
            <w:rPr>
              <w:noProof/>
              <w:webHidden/>
              <w:color w:val="004664"/>
              <w:rPrChange w:id="76" w:author="Eloise Mann" w:date="2025-05-22T14:33:00Z" w16du:dateUtc="2025-05-22T13:33:00Z">
                <w:rPr>
                  <w:noProof/>
                  <w:webHidden/>
                </w:rPr>
              </w:rPrChange>
            </w:rPr>
            <w:tab/>
          </w:r>
          <w:r w:rsidRPr="006970EA">
            <w:rPr>
              <w:noProof/>
              <w:webHidden/>
              <w:color w:val="004664"/>
              <w:rPrChange w:id="77" w:author="Eloise Mann" w:date="2025-05-22T14:33:00Z" w16du:dateUtc="2025-05-22T13:33:00Z">
                <w:rPr>
                  <w:noProof/>
                  <w:webHidden/>
                </w:rPr>
              </w:rPrChange>
            </w:rPr>
            <w:fldChar w:fldCharType="begin"/>
          </w:r>
          <w:r w:rsidRPr="006970EA">
            <w:rPr>
              <w:noProof/>
              <w:webHidden/>
              <w:color w:val="004664"/>
              <w:rPrChange w:id="78" w:author="Eloise Mann" w:date="2025-05-22T14:33:00Z" w16du:dateUtc="2025-05-22T13:33:00Z">
                <w:rPr>
                  <w:noProof/>
                  <w:webHidden/>
                </w:rPr>
              </w:rPrChange>
            </w:rPr>
            <w:instrText xml:space="preserve"> PAGEREF _Toc198816807 \h </w:instrText>
          </w:r>
          <w:r w:rsidRPr="00973623">
            <w:rPr>
              <w:noProof/>
              <w:webHidden/>
              <w:color w:val="004664"/>
            </w:rPr>
          </w:r>
          <w:r w:rsidRPr="006970EA">
            <w:rPr>
              <w:noProof/>
              <w:webHidden/>
              <w:color w:val="004664"/>
              <w:rPrChange w:id="79" w:author="Eloise Mann" w:date="2025-05-22T14:33:00Z" w16du:dateUtc="2025-05-22T13:33:00Z">
                <w:rPr>
                  <w:noProof/>
                  <w:webHidden/>
                </w:rPr>
              </w:rPrChange>
            </w:rPr>
            <w:fldChar w:fldCharType="separate"/>
          </w:r>
          <w:ins w:id="80" w:author="Eloise Mann" w:date="2025-05-23T10:59:00Z" w16du:dateUtc="2025-05-23T09:59:00Z">
            <w:r w:rsidR="000C4645">
              <w:rPr>
                <w:noProof/>
                <w:webHidden/>
                <w:color w:val="004664"/>
              </w:rPr>
              <w:t>4</w:t>
            </w:r>
          </w:ins>
          <w:del w:id="81" w:author="Eloise Mann" w:date="2025-05-23T10:59:00Z" w16du:dateUtc="2025-05-23T09:59:00Z">
            <w:r w:rsidRPr="006970EA" w:rsidDel="000C4645">
              <w:rPr>
                <w:noProof/>
                <w:webHidden/>
                <w:color w:val="004664"/>
                <w:rPrChange w:id="82" w:author="Eloise Mann" w:date="2025-05-22T14:33:00Z" w16du:dateUtc="2025-05-22T13:33:00Z">
                  <w:rPr>
                    <w:noProof/>
                    <w:webHidden/>
                  </w:rPr>
                </w:rPrChange>
              </w:rPr>
              <w:delText>4</w:delText>
            </w:r>
          </w:del>
          <w:r w:rsidRPr="006970EA">
            <w:rPr>
              <w:noProof/>
              <w:webHidden/>
              <w:color w:val="004664"/>
              <w:rPrChange w:id="83" w:author="Eloise Mann" w:date="2025-05-22T14:33:00Z" w16du:dateUtc="2025-05-22T13:33:00Z">
                <w:rPr>
                  <w:noProof/>
                  <w:webHidden/>
                </w:rPr>
              </w:rPrChange>
            </w:rPr>
            <w:fldChar w:fldCharType="end"/>
          </w:r>
          <w:r w:rsidRPr="006970EA">
            <w:rPr>
              <w:rStyle w:val="Hyperlink"/>
              <w:noProof/>
              <w:color w:val="004664"/>
              <w:rPrChange w:id="84" w:author="Eloise Mann" w:date="2025-05-22T14:33:00Z" w16du:dateUtc="2025-05-22T13:33:00Z">
                <w:rPr>
                  <w:rStyle w:val="Hyperlink"/>
                  <w:noProof/>
                </w:rPr>
              </w:rPrChange>
            </w:rPr>
            <w:fldChar w:fldCharType="end"/>
          </w:r>
        </w:p>
        <w:p w14:paraId="54C82ED1" w14:textId="056071EA" w:rsidR="006970EA" w:rsidRPr="006970EA" w:rsidRDefault="006970EA">
          <w:pPr>
            <w:pStyle w:val="TOC3"/>
            <w:tabs>
              <w:tab w:val="right" w:leader="dot" w:pos="9016"/>
            </w:tabs>
            <w:rPr>
              <w:noProof/>
              <w:color w:val="004664"/>
              <w:rPrChange w:id="85" w:author="Eloise Mann" w:date="2025-05-22T14:33:00Z" w16du:dateUtc="2025-05-22T13:33:00Z">
                <w:rPr>
                  <w:noProof/>
                </w:rPr>
              </w:rPrChange>
            </w:rPr>
          </w:pPr>
          <w:r w:rsidRPr="006970EA">
            <w:rPr>
              <w:rStyle w:val="Hyperlink"/>
              <w:noProof/>
              <w:color w:val="004664"/>
              <w:rPrChange w:id="86" w:author="Eloise Mann" w:date="2025-05-22T14:33:00Z" w16du:dateUtc="2025-05-22T13:33:00Z">
                <w:rPr>
                  <w:rStyle w:val="Hyperlink"/>
                  <w:noProof/>
                </w:rPr>
              </w:rPrChange>
            </w:rPr>
            <w:fldChar w:fldCharType="begin"/>
          </w:r>
          <w:r w:rsidRPr="006970EA">
            <w:rPr>
              <w:rStyle w:val="Hyperlink"/>
              <w:noProof/>
              <w:color w:val="004664"/>
              <w:rPrChange w:id="87" w:author="Eloise Mann" w:date="2025-05-22T14:33:00Z" w16du:dateUtc="2025-05-22T13:33:00Z">
                <w:rPr>
                  <w:rStyle w:val="Hyperlink"/>
                  <w:noProof/>
                </w:rPr>
              </w:rPrChange>
            </w:rPr>
            <w:instrText xml:space="preserve"> </w:instrText>
          </w:r>
          <w:r w:rsidRPr="006970EA">
            <w:rPr>
              <w:noProof/>
              <w:color w:val="004664"/>
              <w:rPrChange w:id="88" w:author="Eloise Mann" w:date="2025-05-22T14:33:00Z" w16du:dateUtc="2025-05-22T13:33:00Z">
                <w:rPr>
                  <w:noProof/>
                </w:rPr>
              </w:rPrChange>
            </w:rPr>
            <w:instrText>HYPERLINK \l "_Toc198816808"</w:instrText>
          </w:r>
          <w:r w:rsidRPr="006970EA">
            <w:rPr>
              <w:rStyle w:val="Hyperlink"/>
              <w:noProof/>
              <w:color w:val="004664"/>
              <w:rPrChange w:id="89"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90"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91" w:author="Eloise Mann" w:date="2025-05-22T14:33:00Z" w16du:dateUtc="2025-05-22T13:33:00Z">
                <w:rPr>
                  <w:rStyle w:val="Hyperlink"/>
                  <w:rFonts w:ascii="Montserrat" w:hAnsi="Montserrat"/>
                  <w:noProof/>
                </w:rPr>
              </w:rPrChange>
            </w:rPr>
            <w:t>ASCG aims to:</w:t>
          </w:r>
          <w:r w:rsidRPr="006970EA">
            <w:rPr>
              <w:noProof/>
              <w:webHidden/>
              <w:color w:val="004664"/>
              <w:rPrChange w:id="92" w:author="Eloise Mann" w:date="2025-05-22T14:33:00Z" w16du:dateUtc="2025-05-22T13:33:00Z">
                <w:rPr>
                  <w:noProof/>
                  <w:webHidden/>
                </w:rPr>
              </w:rPrChange>
            </w:rPr>
            <w:tab/>
          </w:r>
          <w:r w:rsidRPr="006970EA">
            <w:rPr>
              <w:noProof/>
              <w:webHidden/>
              <w:color w:val="004664"/>
              <w:rPrChange w:id="93" w:author="Eloise Mann" w:date="2025-05-22T14:33:00Z" w16du:dateUtc="2025-05-22T13:33:00Z">
                <w:rPr>
                  <w:noProof/>
                  <w:webHidden/>
                </w:rPr>
              </w:rPrChange>
            </w:rPr>
            <w:fldChar w:fldCharType="begin"/>
          </w:r>
          <w:r w:rsidRPr="006970EA">
            <w:rPr>
              <w:noProof/>
              <w:webHidden/>
              <w:color w:val="004664"/>
              <w:rPrChange w:id="94" w:author="Eloise Mann" w:date="2025-05-22T14:33:00Z" w16du:dateUtc="2025-05-22T13:33:00Z">
                <w:rPr>
                  <w:noProof/>
                  <w:webHidden/>
                </w:rPr>
              </w:rPrChange>
            </w:rPr>
            <w:instrText xml:space="preserve"> PAGEREF _Toc198816808 \h </w:instrText>
          </w:r>
          <w:r w:rsidRPr="00973623">
            <w:rPr>
              <w:noProof/>
              <w:webHidden/>
              <w:color w:val="004664"/>
            </w:rPr>
          </w:r>
          <w:r w:rsidRPr="006970EA">
            <w:rPr>
              <w:noProof/>
              <w:webHidden/>
              <w:color w:val="004664"/>
              <w:rPrChange w:id="95" w:author="Eloise Mann" w:date="2025-05-22T14:33:00Z" w16du:dateUtc="2025-05-22T13:33:00Z">
                <w:rPr>
                  <w:noProof/>
                  <w:webHidden/>
                </w:rPr>
              </w:rPrChange>
            </w:rPr>
            <w:fldChar w:fldCharType="separate"/>
          </w:r>
          <w:ins w:id="96" w:author="Eloise Mann" w:date="2025-05-23T10:59:00Z" w16du:dateUtc="2025-05-23T09:59:00Z">
            <w:r w:rsidR="000C4645">
              <w:rPr>
                <w:noProof/>
                <w:webHidden/>
                <w:color w:val="004664"/>
              </w:rPr>
              <w:t>4</w:t>
            </w:r>
          </w:ins>
          <w:del w:id="97" w:author="Eloise Mann" w:date="2025-05-23T10:59:00Z" w16du:dateUtc="2025-05-23T09:59:00Z">
            <w:r w:rsidRPr="006970EA" w:rsidDel="000C4645">
              <w:rPr>
                <w:noProof/>
                <w:webHidden/>
                <w:color w:val="004664"/>
                <w:rPrChange w:id="98" w:author="Eloise Mann" w:date="2025-05-22T14:33:00Z" w16du:dateUtc="2025-05-22T13:33:00Z">
                  <w:rPr>
                    <w:noProof/>
                    <w:webHidden/>
                  </w:rPr>
                </w:rPrChange>
              </w:rPr>
              <w:delText>4</w:delText>
            </w:r>
          </w:del>
          <w:r w:rsidRPr="006970EA">
            <w:rPr>
              <w:noProof/>
              <w:webHidden/>
              <w:color w:val="004664"/>
              <w:rPrChange w:id="99" w:author="Eloise Mann" w:date="2025-05-22T14:33:00Z" w16du:dateUtc="2025-05-22T13:33:00Z">
                <w:rPr>
                  <w:noProof/>
                  <w:webHidden/>
                </w:rPr>
              </w:rPrChange>
            </w:rPr>
            <w:fldChar w:fldCharType="end"/>
          </w:r>
          <w:r w:rsidRPr="006970EA">
            <w:rPr>
              <w:rStyle w:val="Hyperlink"/>
              <w:noProof/>
              <w:color w:val="004664"/>
              <w:rPrChange w:id="100" w:author="Eloise Mann" w:date="2025-05-22T14:33:00Z" w16du:dateUtc="2025-05-22T13:33:00Z">
                <w:rPr>
                  <w:rStyle w:val="Hyperlink"/>
                  <w:noProof/>
                </w:rPr>
              </w:rPrChange>
            </w:rPr>
            <w:fldChar w:fldCharType="end"/>
          </w:r>
        </w:p>
        <w:p w14:paraId="1EB8DCD2" w14:textId="69FDBE55" w:rsidR="006970EA" w:rsidRPr="006970EA" w:rsidRDefault="006970EA">
          <w:pPr>
            <w:pStyle w:val="TOC3"/>
            <w:tabs>
              <w:tab w:val="right" w:leader="dot" w:pos="9016"/>
            </w:tabs>
            <w:rPr>
              <w:noProof/>
              <w:color w:val="004664"/>
              <w:rPrChange w:id="101" w:author="Eloise Mann" w:date="2025-05-22T14:33:00Z" w16du:dateUtc="2025-05-22T13:33:00Z">
                <w:rPr>
                  <w:noProof/>
                </w:rPr>
              </w:rPrChange>
            </w:rPr>
          </w:pPr>
          <w:r w:rsidRPr="006970EA">
            <w:rPr>
              <w:rStyle w:val="Hyperlink"/>
              <w:noProof/>
              <w:color w:val="004664"/>
              <w:rPrChange w:id="102" w:author="Eloise Mann" w:date="2025-05-22T14:33:00Z" w16du:dateUtc="2025-05-22T13:33:00Z">
                <w:rPr>
                  <w:rStyle w:val="Hyperlink"/>
                  <w:noProof/>
                </w:rPr>
              </w:rPrChange>
            </w:rPr>
            <w:fldChar w:fldCharType="begin"/>
          </w:r>
          <w:r w:rsidRPr="006970EA">
            <w:rPr>
              <w:rStyle w:val="Hyperlink"/>
              <w:noProof/>
              <w:color w:val="004664"/>
              <w:rPrChange w:id="103" w:author="Eloise Mann" w:date="2025-05-22T14:33:00Z" w16du:dateUtc="2025-05-22T13:33:00Z">
                <w:rPr>
                  <w:rStyle w:val="Hyperlink"/>
                  <w:noProof/>
                </w:rPr>
              </w:rPrChange>
            </w:rPr>
            <w:instrText xml:space="preserve"> </w:instrText>
          </w:r>
          <w:r w:rsidRPr="006970EA">
            <w:rPr>
              <w:noProof/>
              <w:color w:val="004664"/>
              <w:rPrChange w:id="104" w:author="Eloise Mann" w:date="2025-05-22T14:33:00Z" w16du:dateUtc="2025-05-22T13:33:00Z">
                <w:rPr>
                  <w:noProof/>
                </w:rPr>
              </w:rPrChange>
            </w:rPr>
            <w:instrText>HYPERLINK \l "_Toc198816809"</w:instrText>
          </w:r>
          <w:r w:rsidRPr="006970EA">
            <w:rPr>
              <w:rStyle w:val="Hyperlink"/>
              <w:noProof/>
              <w:color w:val="004664"/>
              <w:rPrChange w:id="105"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106"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107" w:author="Eloise Mann" w:date="2025-05-22T14:33:00Z" w16du:dateUtc="2025-05-22T13:33:00Z">
                <w:rPr>
                  <w:rStyle w:val="Hyperlink"/>
                  <w:rFonts w:ascii="Montserrat" w:hAnsi="Montserrat"/>
                  <w:noProof/>
                </w:rPr>
              </w:rPrChange>
            </w:rPr>
            <w:t>Environmental Responsibility in Procurement</w:t>
          </w:r>
          <w:r w:rsidRPr="006970EA">
            <w:rPr>
              <w:noProof/>
              <w:webHidden/>
              <w:color w:val="004664"/>
              <w:rPrChange w:id="108" w:author="Eloise Mann" w:date="2025-05-22T14:33:00Z" w16du:dateUtc="2025-05-22T13:33:00Z">
                <w:rPr>
                  <w:noProof/>
                  <w:webHidden/>
                </w:rPr>
              </w:rPrChange>
            </w:rPr>
            <w:tab/>
          </w:r>
          <w:r w:rsidRPr="006970EA">
            <w:rPr>
              <w:noProof/>
              <w:webHidden/>
              <w:color w:val="004664"/>
              <w:rPrChange w:id="109" w:author="Eloise Mann" w:date="2025-05-22T14:33:00Z" w16du:dateUtc="2025-05-22T13:33:00Z">
                <w:rPr>
                  <w:noProof/>
                  <w:webHidden/>
                </w:rPr>
              </w:rPrChange>
            </w:rPr>
            <w:fldChar w:fldCharType="begin"/>
          </w:r>
          <w:r w:rsidRPr="006970EA">
            <w:rPr>
              <w:noProof/>
              <w:webHidden/>
              <w:color w:val="004664"/>
              <w:rPrChange w:id="110" w:author="Eloise Mann" w:date="2025-05-22T14:33:00Z" w16du:dateUtc="2025-05-22T13:33:00Z">
                <w:rPr>
                  <w:noProof/>
                  <w:webHidden/>
                </w:rPr>
              </w:rPrChange>
            </w:rPr>
            <w:instrText xml:space="preserve"> PAGEREF _Toc198816809 \h </w:instrText>
          </w:r>
          <w:r w:rsidRPr="00973623">
            <w:rPr>
              <w:noProof/>
              <w:webHidden/>
              <w:color w:val="004664"/>
            </w:rPr>
          </w:r>
          <w:r w:rsidRPr="006970EA">
            <w:rPr>
              <w:noProof/>
              <w:webHidden/>
              <w:color w:val="004664"/>
              <w:rPrChange w:id="111" w:author="Eloise Mann" w:date="2025-05-22T14:33:00Z" w16du:dateUtc="2025-05-22T13:33:00Z">
                <w:rPr>
                  <w:noProof/>
                  <w:webHidden/>
                </w:rPr>
              </w:rPrChange>
            </w:rPr>
            <w:fldChar w:fldCharType="separate"/>
          </w:r>
          <w:ins w:id="112" w:author="Eloise Mann" w:date="2025-05-23T10:59:00Z" w16du:dateUtc="2025-05-23T09:59:00Z">
            <w:r w:rsidR="000C4645">
              <w:rPr>
                <w:noProof/>
                <w:webHidden/>
                <w:color w:val="004664"/>
              </w:rPr>
              <w:t>4</w:t>
            </w:r>
          </w:ins>
          <w:del w:id="113" w:author="Eloise Mann" w:date="2025-05-23T10:59:00Z" w16du:dateUtc="2025-05-23T09:59:00Z">
            <w:r w:rsidRPr="006970EA" w:rsidDel="000C4645">
              <w:rPr>
                <w:noProof/>
                <w:webHidden/>
                <w:color w:val="004664"/>
                <w:rPrChange w:id="114" w:author="Eloise Mann" w:date="2025-05-22T14:33:00Z" w16du:dateUtc="2025-05-22T13:33:00Z">
                  <w:rPr>
                    <w:noProof/>
                    <w:webHidden/>
                  </w:rPr>
                </w:rPrChange>
              </w:rPr>
              <w:delText>4</w:delText>
            </w:r>
          </w:del>
          <w:r w:rsidRPr="006970EA">
            <w:rPr>
              <w:noProof/>
              <w:webHidden/>
              <w:color w:val="004664"/>
              <w:rPrChange w:id="115" w:author="Eloise Mann" w:date="2025-05-22T14:33:00Z" w16du:dateUtc="2025-05-22T13:33:00Z">
                <w:rPr>
                  <w:noProof/>
                  <w:webHidden/>
                </w:rPr>
              </w:rPrChange>
            </w:rPr>
            <w:fldChar w:fldCharType="end"/>
          </w:r>
          <w:r w:rsidRPr="006970EA">
            <w:rPr>
              <w:rStyle w:val="Hyperlink"/>
              <w:noProof/>
              <w:color w:val="004664"/>
              <w:rPrChange w:id="116" w:author="Eloise Mann" w:date="2025-05-22T14:33:00Z" w16du:dateUtc="2025-05-22T13:33:00Z">
                <w:rPr>
                  <w:rStyle w:val="Hyperlink"/>
                  <w:noProof/>
                </w:rPr>
              </w:rPrChange>
            </w:rPr>
            <w:fldChar w:fldCharType="end"/>
          </w:r>
        </w:p>
        <w:p w14:paraId="34FC3669" w14:textId="274A83DC" w:rsidR="006970EA" w:rsidRPr="006970EA" w:rsidRDefault="006970EA">
          <w:pPr>
            <w:pStyle w:val="TOC3"/>
            <w:tabs>
              <w:tab w:val="right" w:leader="dot" w:pos="9016"/>
            </w:tabs>
            <w:rPr>
              <w:noProof/>
              <w:color w:val="004664"/>
              <w:rPrChange w:id="117" w:author="Eloise Mann" w:date="2025-05-22T14:33:00Z" w16du:dateUtc="2025-05-22T13:33:00Z">
                <w:rPr>
                  <w:noProof/>
                </w:rPr>
              </w:rPrChange>
            </w:rPr>
          </w:pPr>
          <w:r w:rsidRPr="006970EA">
            <w:rPr>
              <w:rStyle w:val="Hyperlink"/>
              <w:noProof/>
              <w:color w:val="004664"/>
              <w:rPrChange w:id="118" w:author="Eloise Mann" w:date="2025-05-22T14:33:00Z" w16du:dateUtc="2025-05-22T13:33:00Z">
                <w:rPr>
                  <w:rStyle w:val="Hyperlink"/>
                  <w:noProof/>
                </w:rPr>
              </w:rPrChange>
            </w:rPr>
            <w:fldChar w:fldCharType="begin"/>
          </w:r>
          <w:r w:rsidRPr="006970EA">
            <w:rPr>
              <w:rStyle w:val="Hyperlink"/>
              <w:noProof/>
              <w:color w:val="004664"/>
              <w:rPrChange w:id="119" w:author="Eloise Mann" w:date="2025-05-22T14:33:00Z" w16du:dateUtc="2025-05-22T13:33:00Z">
                <w:rPr>
                  <w:rStyle w:val="Hyperlink"/>
                  <w:noProof/>
                </w:rPr>
              </w:rPrChange>
            </w:rPr>
            <w:instrText xml:space="preserve"> </w:instrText>
          </w:r>
          <w:r w:rsidRPr="006970EA">
            <w:rPr>
              <w:noProof/>
              <w:color w:val="004664"/>
              <w:rPrChange w:id="120" w:author="Eloise Mann" w:date="2025-05-22T14:33:00Z" w16du:dateUtc="2025-05-22T13:33:00Z">
                <w:rPr>
                  <w:noProof/>
                </w:rPr>
              </w:rPrChange>
            </w:rPr>
            <w:instrText>HYPERLINK \l "_Toc198816810"</w:instrText>
          </w:r>
          <w:r w:rsidRPr="006970EA">
            <w:rPr>
              <w:rStyle w:val="Hyperlink"/>
              <w:noProof/>
              <w:color w:val="004664"/>
              <w:rPrChange w:id="121"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122"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123" w:author="Eloise Mann" w:date="2025-05-22T14:33:00Z" w16du:dateUtc="2025-05-22T13:33:00Z">
                <w:rPr>
                  <w:rStyle w:val="Hyperlink"/>
                  <w:rFonts w:ascii="Montserrat" w:hAnsi="Montserrat"/>
                  <w:noProof/>
                </w:rPr>
              </w:rPrChange>
            </w:rPr>
            <w:t>Supplier Social Practices</w:t>
          </w:r>
          <w:r w:rsidRPr="006970EA">
            <w:rPr>
              <w:noProof/>
              <w:webHidden/>
              <w:color w:val="004664"/>
              <w:rPrChange w:id="124" w:author="Eloise Mann" w:date="2025-05-22T14:33:00Z" w16du:dateUtc="2025-05-22T13:33:00Z">
                <w:rPr>
                  <w:noProof/>
                  <w:webHidden/>
                </w:rPr>
              </w:rPrChange>
            </w:rPr>
            <w:tab/>
          </w:r>
          <w:r w:rsidRPr="006970EA">
            <w:rPr>
              <w:noProof/>
              <w:webHidden/>
              <w:color w:val="004664"/>
              <w:rPrChange w:id="125" w:author="Eloise Mann" w:date="2025-05-22T14:33:00Z" w16du:dateUtc="2025-05-22T13:33:00Z">
                <w:rPr>
                  <w:noProof/>
                  <w:webHidden/>
                </w:rPr>
              </w:rPrChange>
            </w:rPr>
            <w:fldChar w:fldCharType="begin"/>
          </w:r>
          <w:r w:rsidRPr="006970EA">
            <w:rPr>
              <w:noProof/>
              <w:webHidden/>
              <w:color w:val="004664"/>
              <w:rPrChange w:id="126" w:author="Eloise Mann" w:date="2025-05-22T14:33:00Z" w16du:dateUtc="2025-05-22T13:33:00Z">
                <w:rPr>
                  <w:noProof/>
                  <w:webHidden/>
                </w:rPr>
              </w:rPrChange>
            </w:rPr>
            <w:instrText xml:space="preserve"> PAGEREF _Toc198816810 \h </w:instrText>
          </w:r>
          <w:r w:rsidRPr="00973623">
            <w:rPr>
              <w:noProof/>
              <w:webHidden/>
              <w:color w:val="004664"/>
            </w:rPr>
          </w:r>
          <w:r w:rsidRPr="006970EA">
            <w:rPr>
              <w:noProof/>
              <w:webHidden/>
              <w:color w:val="004664"/>
              <w:rPrChange w:id="127" w:author="Eloise Mann" w:date="2025-05-22T14:33:00Z" w16du:dateUtc="2025-05-22T13:33:00Z">
                <w:rPr>
                  <w:noProof/>
                  <w:webHidden/>
                </w:rPr>
              </w:rPrChange>
            </w:rPr>
            <w:fldChar w:fldCharType="separate"/>
          </w:r>
          <w:ins w:id="128" w:author="Eloise Mann" w:date="2025-05-23T10:59:00Z" w16du:dateUtc="2025-05-23T09:59:00Z">
            <w:r w:rsidR="000C4645">
              <w:rPr>
                <w:noProof/>
                <w:webHidden/>
                <w:color w:val="004664"/>
              </w:rPr>
              <w:t>4</w:t>
            </w:r>
          </w:ins>
          <w:del w:id="129" w:author="Eloise Mann" w:date="2025-05-23T10:59:00Z" w16du:dateUtc="2025-05-23T09:59:00Z">
            <w:r w:rsidRPr="006970EA" w:rsidDel="000C4645">
              <w:rPr>
                <w:noProof/>
                <w:webHidden/>
                <w:color w:val="004664"/>
                <w:rPrChange w:id="130" w:author="Eloise Mann" w:date="2025-05-22T14:33:00Z" w16du:dateUtc="2025-05-22T13:33:00Z">
                  <w:rPr>
                    <w:noProof/>
                    <w:webHidden/>
                  </w:rPr>
                </w:rPrChange>
              </w:rPr>
              <w:delText>4</w:delText>
            </w:r>
          </w:del>
          <w:r w:rsidRPr="006970EA">
            <w:rPr>
              <w:noProof/>
              <w:webHidden/>
              <w:color w:val="004664"/>
              <w:rPrChange w:id="131" w:author="Eloise Mann" w:date="2025-05-22T14:33:00Z" w16du:dateUtc="2025-05-22T13:33:00Z">
                <w:rPr>
                  <w:noProof/>
                  <w:webHidden/>
                </w:rPr>
              </w:rPrChange>
            </w:rPr>
            <w:fldChar w:fldCharType="end"/>
          </w:r>
          <w:r w:rsidRPr="006970EA">
            <w:rPr>
              <w:rStyle w:val="Hyperlink"/>
              <w:noProof/>
              <w:color w:val="004664"/>
              <w:rPrChange w:id="132" w:author="Eloise Mann" w:date="2025-05-22T14:33:00Z" w16du:dateUtc="2025-05-22T13:33:00Z">
                <w:rPr>
                  <w:rStyle w:val="Hyperlink"/>
                  <w:noProof/>
                </w:rPr>
              </w:rPrChange>
            </w:rPr>
            <w:fldChar w:fldCharType="end"/>
          </w:r>
        </w:p>
        <w:p w14:paraId="4AC036FB" w14:textId="481FE481" w:rsidR="006970EA" w:rsidRPr="006970EA" w:rsidRDefault="006970EA">
          <w:pPr>
            <w:pStyle w:val="TOC3"/>
            <w:tabs>
              <w:tab w:val="right" w:leader="dot" w:pos="9016"/>
            </w:tabs>
            <w:rPr>
              <w:noProof/>
              <w:color w:val="004664"/>
              <w:rPrChange w:id="133" w:author="Eloise Mann" w:date="2025-05-22T14:33:00Z" w16du:dateUtc="2025-05-22T13:33:00Z">
                <w:rPr>
                  <w:noProof/>
                </w:rPr>
              </w:rPrChange>
            </w:rPr>
          </w:pPr>
          <w:r w:rsidRPr="006970EA">
            <w:rPr>
              <w:rStyle w:val="Hyperlink"/>
              <w:noProof/>
              <w:color w:val="004664"/>
              <w:rPrChange w:id="134" w:author="Eloise Mann" w:date="2025-05-22T14:33:00Z" w16du:dateUtc="2025-05-22T13:33:00Z">
                <w:rPr>
                  <w:rStyle w:val="Hyperlink"/>
                  <w:noProof/>
                </w:rPr>
              </w:rPrChange>
            </w:rPr>
            <w:fldChar w:fldCharType="begin"/>
          </w:r>
          <w:r w:rsidRPr="006970EA">
            <w:rPr>
              <w:rStyle w:val="Hyperlink"/>
              <w:noProof/>
              <w:color w:val="004664"/>
              <w:rPrChange w:id="135" w:author="Eloise Mann" w:date="2025-05-22T14:33:00Z" w16du:dateUtc="2025-05-22T13:33:00Z">
                <w:rPr>
                  <w:rStyle w:val="Hyperlink"/>
                  <w:noProof/>
                </w:rPr>
              </w:rPrChange>
            </w:rPr>
            <w:instrText xml:space="preserve"> </w:instrText>
          </w:r>
          <w:r w:rsidRPr="006970EA">
            <w:rPr>
              <w:noProof/>
              <w:color w:val="004664"/>
              <w:rPrChange w:id="136" w:author="Eloise Mann" w:date="2025-05-22T14:33:00Z" w16du:dateUtc="2025-05-22T13:33:00Z">
                <w:rPr>
                  <w:noProof/>
                </w:rPr>
              </w:rPrChange>
            </w:rPr>
            <w:instrText>HYPERLINK \l "_Toc198816811"</w:instrText>
          </w:r>
          <w:r w:rsidRPr="006970EA">
            <w:rPr>
              <w:rStyle w:val="Hyperlink"/>
              <w:noProof/>
              <w:color w:val="004664"/>
              <w:rPrChange w:id="137"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138"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139" w:author="Eloise Mann" w:date="2025-05-22T14:33:00Z" w16du:dateUtc="2025-05-22T13:33:00Z">
                <w:rPr>
                  <w:rStyle w:val="Hyperlink"/>
                  <w:rFonts w:ascii="Montserrat" w:hAnsi="Montserrat"/>
                  <w:noProof/>
                </w:rPr>
              </w:rPrChange>
            </w:rPr>
            <w:t>Local &amp; Inclusive Sourcing</w:t>
          </w:r>
          <w:r w:rsidRPr="006970EA">
            <w:rPr>
              <w:noProof/>
              <w:webHidden/>
              <w:color w:val="004664"/>
              <w:rPrChange w:id="140" w:author="Eloise Mann" w:date="2025-05-22T14:33:00Z" w16du:dateUtc="2025-05-22T13:33:00Z">
                <w:rPr>
                  <w:noProof/>
                  <w:webHidden/>
                </w:rPr>
              </w:rPrChange>
            </w:rPr>
            <w:tab/>
          </w:r>
          <w:r w:rsidRPr="006970EA">
            <w:rPr>
              <w:noProof/>
              <w:webHidden/>
              <w:color w:val="004664"/>
              <w:rPrChange w:id="141" w:author="Eloise Mann" w:date="2025-05-22T14:33:00Z" w16du:dateUtc="2025-05-22T13:33:00Z">
                <w:rPr>
                  <w:noProof/>
                  <w:webHidden/>
                </w:rPr>
              </w:rPrChange>
            </w:rPr>
            <w:fldChar w:fldCharType="begin"/>
          </w:r>
          <w:r w:rsidRPr="006970EA">
            <w:rPr>
              <w:noProof/>
              <w:webHidden/>
              <w:color w:val="004664"/>
              <w:rPrChange w:id="142" w:author="Eloise Mann" w:date="2025-05-22T14:33:00Z" w16du:dateUtc="2025-05-22T13:33:00Z">
                <w:rPr>
                  <w:noProof/>
                  <w:webHidden/>
                </w:rPr>
              </w:rPrChange>
            </w:rPr>
            <w:instrText xml:space="preserve"> PAGEREF _Toc198816811 \h </w:instrText>
          </w:r>
          <w:r w:rsidRPr="00973623">
            <w:rPr>
              <w:noProof/>
              <w:webHidden/>
              <w:color w:val="004664"/>
            </w:rPr>
          </w:r>
          <w:r w:rsidRPr="006970EA">
            <w:rPr>
              <w:noProof/>
              <w:webHidden/>
              <w:color w:val="004664"/>
              <w:rPrChange w:id="143" w:author="Eloise Mann" w:date="2025-05-22T14:33:00Z" w16du:dateUtc="2025-05-22T13:33:00Z">
                <w:rPr>
                  <w:noProof/>
                  <w:webHidden/>
                </w:rPr>
              </w:rPrChange>
            </w:rPr>
            <w:fldChar w:fldCharType="separate"/>
          </w:r>
          <w:ins w:id="144" w:author="Eloise Mann" w:date="2025-05-23T10:59:00Z" w16du:dateUtc="2025-05-23T09:59:00Z">
            <w:r w:rsidR="000C4645">
              <w:rPr>
                <w:noProof/>
                <w:webHidden/>
                <w:color w:val="004664"/>
              </w:rPr>
              <w:t>5</w:t>
            </w:r>
          </w:ins>
          <w:del w:id="145" w:author="Eloise Mann" w:date="2025-05-23T10:59:00Z" w16du:dateUtc="2025-05-23T09:59:00Z">
            <w:r w:rsidRPr="006970EA" w:rsidDel="000C4645">
              <w:rPr>
                <w:noProof/>
                <w:webHidden/>
                <w:color w:val="004664"/>
                <w:rPrChange w:id="146" w:author="Eloise Mann" w:date="2025-05-22T14:33:00Z" w16du:dateUtc="2025-05-22T13:33:00Z">
                  <w:rPr>
                    <w:noProof/>
                    <w:webHidden/>
                  </w:rPr>
                </w:rPrChange>
              </w:rPr>
              <w:delText>5</w:delText>
            </w:r>
          </w:del>
          <w:r w:rsidRPr="006970EA">
            <w:rPr>
              <w:noProof/>
              <w:webHidden/>
              <w:color w:val="004664"/>
              <w:rPrChange w:id="147" w:author="Eloise Mann" w:date="2025-05-22T14:33:00Z" w16du:dateUtc="2025-05-22T13:33:00Z">
                <w:rPr>
                  <w:noProof/>
                  <w:webHidden/>
                </w:rPr>
              </w:rPrChange>
            </w:rPr>
            <w:fldChar w:fldCharType="end"/>
          </w:r>
          <w:r w:rsidRPr="006970EA">
            <w:rPr>
              <w:rStyle w:val="Hyperlink"/>
              <w:noProof/>
              <w:color w:val="004664"/>
              <w:rPrChange w:id="148" w:author="Eloise Mann" w:date="2025-05-22T14:33:00Z" w16du:dateUtc="2025-05-22T13:33:00Z">
                <w:rPr>
                  <w:rStyle w:val="Hyperlink"/>
                  <w:noProof/>
                </w:rPr>
              </w:rPrChange>
            </w:rPr>
            <w:fldChar w:fldCharType="end"/>
          </w:r>
        </w:p>
        <w:p w14:paraId="4B0A170C" w14:textId="6C3D503D" w:rsidR="006970EA" w:rsidRPr="006970EA" w:rsidRDefault="006970EA">
          <w:pPr>
            <w:pStyle w:val="TOC2"/>
            <w:tabs>
              <w:tab w:val="right" w:leader="dot" w:pos="9016"/>
            </w:tabs>
            <w:rPr>
              <w:noProof/>
              <w:color w:val="004664"/>
              <w:rPrChange w:id="149" w:author="Eloise Mann" w:date="2025-05-22T14:33:00Z" w16du:dateUtc="2025-05-22T13:33:00Z">
                <w:rPr>
                  <w:noProof/>
                </w:rPr>
              </w:rPrChange>
            </w:rPr>
          </w:pPr>
          <w:r w:rsidRPr="006970EA">
            <w:rPr>
              <w:rStyle w:val="Hyperlink"/>
              <w:noProof/>
              <w:color w:val="004664"/>
              <w:rPrChange w:id="150" w:author="Eloise Mann" w:date="2025-05-22T14:33:00Z" w16du:dateUtc="2025-05-22T13:33:00Z">
                <w:rPr>
                  <w:rStyle w:val="Hyperlink"/>
                  <w:noProof/>
                </w:rPr>
              </w:rPrChange>
            </w:rPr>
            <w:fldChar w:fldCharType="begin"/>
          </w:r>
          <w:r w:rsidRPr="006970EA">
            <w:rPr>
              <w:rStyle w:val="Hyperlink"/>
              <w:noProof/>
              <w:color w:val="004664"/>
              <w:rPrChange w:id="151" w:author="Eloise Mann" w:date="2025-05-22T14:33:00Z" w16du:dateUtc="2025-05-22T13:33:00Z">
                <w:rPr>
                  <w:rStyle w:val="Hyperlink"/>
                  <w:noProof/>
                </w:rPr>
              </w:rPrChange>
            </w:rPr>
            <w:instrText xml:space="preserve"> </w:instrText>
          </w:r>
          <w:r w:rsidRPr="006970EA">
            <w:rPr>
              <w:noProof/>
              <w:color w:val="004664"/>
              <w:rPrChange w:id="152" w:author="Eloise Mann" w:date="2025-05-22T14:33:00Z" w16du:dateUtc="2025-05-22T13:33:00Z">
                <w:rPr>
                  <w:noProof/>
                </w:rPr>
              </w:rPrChange>
            </w:rPr>
            <w:instrText>HYPERLINK \l "_Toc198816812"</w:instrText>
          </w:r>
          <w:r w:rsidRPr="006970EA">
            <w:rPr>
              <w:rStyle w:val="Hyperlink"/>
              <w:noProof/>
              <w:color w:val="004664"/>
              <w:rPrChange w:id="153"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154"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155" w:author="Eloise Mann" w:date="2025-05-22T14:33:00Z" w16du:dateUtc="2025-05-22T13:33:00Z">
                <w:rPr>
                  <w:rStyle w:val="Hyperlink"/>
                  <w:rFonts w:ascii="Montserrat" w:hAnsi="Montserrat"/>
                  <w:noProof/>
                </w:rPr>
              </w:rPrChange>
            </w:rPr>
            <w:t>Procurement team targets</w:t>
          </w:r>
          <w:r w:rsidRPr="006970EA">
            <w:rPr>
              <w:noProof/>
              <w:webHidden/>
              <w:color w:val="004664"/>
              <w:rPrChange w:id="156" w:author="Eloise Mann" w:date="2025-05-22T14:33:00Z" w16du:dateUtc="2025-05-22T13:33:00Z">
                <w:rPr>
                  <w:noProof/>
                  <w:webHidden/>
                </w:rPr>
              </w:rPrChange>
            </w:rPr>
            <w:tab/>
          </w:r>
          <w:r w:rsidRPr="006970EA">
            <w:rPr>
              <w:noProof/>
              <w:webHidden/>
              <w:color w:val="004664"/>
              <w:rPrChange w:id="157" w:author="Eloise Mann" w:date="2025-05-22T14:33:00Z" w16du:dateUtc="2025-05-22T13:33:00Z">
                <w:rPr>
                  <w:noProof/>
                  <w:webHidden/>
                </w:rPr>
              </w:rPrChange>
            </w:rPr>
            <w:fldChar w:fldCharType="begin"/>
          </w:r>
          <w:r w:rsidRPr="006970EA">
            <w:rPr>
              <w:noProof/>
              <w:webHidden/>
              <w:color w:val="004664"/>
              <w:rPrChange w:id="158" w:author="Eloise Mann" w:date="2025-05-22T14:33:00Z" w16du:dateUtc="2025-05-22T13:33:00Z">
                <w:rPr>
                  <w:noProof/>
                  <w:webHidden/>
                </w:rPr>
              </w:rPrChange>
            </w:rPr>
            <w:instrText xml:space="preserve"> PAGEREF _Toc198816812 \h </w:instrText>
          </w:r>
          <w:r w:rsidRPr="00973623">
            <w:rPr>
              <w:noProof/>
              <w:webHidden/>
              <w:color w:val="004664"/>
            </w:rPr>
          </w:r>
          <w:r w:rsidRPr="006970EA">
            <w:rPr>
              <w:noProof/>
              <w:webHidden/>
              <w:color w:val="004664"/>
              <w:rPrChange w:id="159" w:author="Eloise Mann" w:date="2025-05-22T14:33:00Z" w16du:dateUtc="2025-05-22T13:33:00Z">
                <w:rPr>
                  <w:noProof/>
                  <w:webHidden/>
                </w:rPr>
              </w:rPrChange>
            </w:rPr>
            <w:fldChar w:fldCharType="separate"/>
          </w:r>
          <w:ins w:id="160" w:author="Eloise Mann" w:date="2025-05-23T10:59:00Z" w16du:dateUtc="2025-05-23T09:59:00Z">
            <w:r w:rsidR="000C4645">
              <w:rPr>
                <w:noProof/>
                <w:webHidden/>
                <w:color w:val="004664"/>
              </w:rPr>
              <w:t>5</w:t>
            </w:r>
          </w:ins>
          <w:del w:id="161" w:author="Eloise Mann" w:date="2025-05-23T10:59:00Z" w16du:dateUtc="2025-05-23T09:59:00Z">
            <w:r w:rsidRPr="006970EA" w:rsidDel="000C4645">
              <w:rPr>
                <w:noProof/>
                <w:webHidden/>
                <w:color w:val="004664"/>
                <w:rPrChange w:id="162" w:author="Eloise Mann" w:date="2025-05-22T14:33:00Z" w16du:dateUtc="2025-05-22T13:33:00Z">
                  <w:rPr>
                    <w:noProof/>
                    <w:webHidden/>
                  </w:rPr>
                </w:rPrChange>
              </w:rPr>
              <w:delText>5</w:delText>
            </w:r>
          </w:del>
          <w:r w:rsidRPr="006970EA">
            <w:rPr>
              <w:noProof/>
              <w:webHidden/>
              <w:color w:val="004664"/>
              <w:rPrChange w:id="163" w:author="Eloise Mann" w:date="2025-05-22T14:33:00Z" w16du:dateUtc="2025-05-22T13:33:00Z">
                <w:rPr>
                  <w:noProof/>
                  <w:webHidden/>
                </w:rPr>
              </w:rPrChange>
            </w:rPr>
            <w:fldChar w:fldCharType="end"/>
          </w:r>
          <w:r w:rsidRPr="006970EA">
            <w:rPr>
              <w:rStyle w:val="Hyperlink"/>
              <w:noProof/>
              <w:color w:val="004664"/>
              <w:rPrChange w:id="164" w:author="Eloise Mann" w:date="2025-05-22T14:33:00Z" w16du:dateUtc="2025-05-22T13:33:00Z">
                <w:rPr>
                  <w:rStyle w:val="Hyperlink"/>
                  <w:noProof/>
                </w:rPr>
              </w:rPrChange>
            </w:rPr>
            <w:fldChar w:fldCharType="end"/>
          </w:r>
        </w:p>
        <w:p w14:paraId="5D22F55C" w14:textId="50B1FE61" w:rsidR="006970EA" w:rsidRPr="006970EA" w:rsidRDefault="006970EA">
          <w:pPr>
            <w:pStyle w:val="TOC3"/>
            <w:tabs>
              <w:tab w:val="right" w:leader="dot" w:pos="9016"/>
            </w:tabs>
            <w:rPr>
              <w:noProof/>
              <w:color w:val="004664"/>
              <w:rPrChange w:id="165" w:author="Eloise Mann" w:date="2025-05-22T14:33:00Z" w16du:dateUtc="2025-05-22T13:33:00Z">
                <w:rPr>
                  <w:noProof/>
                </w:rPr>
              </w:rPrChange>
            </w:rPr>
          </w:pPr>
          <w:r w:rsidRPr="006970EA">
            <w:rPr>
              <w:rStyle w:val="Hyperlink"/>
              <w:noProof/>
              <w:color w:val="004664"/>
              <w:rPrChange w:id="166" w:author="Eloise Mann" w:date="2025-05-22T14:33:00Z" w16du:dateUtc="2025-05-22T13:33:00Z">
                <w:rPr>
                  <w:rStyle w:val="Hyperlink"/>
                  <w:noProof/>
                </w:rPr>
              </w:rPrChange>
            </w:rPr>
            <w:fldChar w:fldCharType="begin"/>
          </w:r>
          <w:r w:rsidRPr="006970EA">
            <w:rPr>
              <w:rStyle w:val="Hyperlink"/>
              <w:noProof/>
              <w:color w:val="004664"/>
              <w:rPrChange w:id="167" w:author="Eloise Mann" w:date="2025-05-22T14:33:00Z" w16du:dateUtc="2025-05-22T13:33:00Z">
                <w:rPr>
                  <w:rStyle w:val="Hyperlink"/>
                  <w:noProof/>
                </w:rPr>
              </w:rPrChange>
            </w:rPr>
            <w:instrText xml:space="preserve"> </w:instrText>
          </w:r>
          <w:r w:rsidRPr="006970EA">
            <w:rPr>
              <w:noProof/>
              <w:color w:val="004664"/>
              <w:rPrChange w:id="168" w:author="Eloise Mann" w:date="2025-05-22T14:33:00Z" w16du:dateUtc="2025-05-22T13:33:00Z">
                <w:rPr>
                  <w:noProof/>
                </w:rPr>
              </w:rPrChange>
            </w:rPr>
            <w:instrText>HYPERLINK \l "_Toc198816813"</w:instrText>
          </w:r>
          <w:r w:rsidRPr="006970EA">
            <w:rPr>
              <w:rStyle w:val="Hyperlink"/>
              <w:noProof/>
              <w:color w:val="004664"/>
              <w:rPrChange w:id="169"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170"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171" w:author="Eloise Mann" w:date="2025-05-22T14:33:00Z" w16du:dateUtc="2025-05-22T13:33:00Z">
                <w:rPr>
                  <w:rStyle w:val="Hyperlink"/>
                  <w:rFonts w:ascii="Montserrat" w:hAnsi="Montserrat"/>
                  <w:noProof/>
                </w:rPr>
              </w:rPrChange>
            </w:rPr>
            <w:t>ASCG will:</w:t>
          </w:r>
          <w:r w:rsidRPr="006970EA">
            <w:rPr>
              <w:noProof/>
              <w:webHidden/>
              <w:color w:val="004664"/>
              <w:rPrChange w:id="172" w:author="Eloise Mann" w:date="2025-05-22T14:33:00Z" w16du:dateUtc="2025-05-22T13:33:00Z">
                <w:rPr>
                  <w:noProof/>
                  <w:webHidden/>
                </w:rPr>
              </w:rPrChange>
            </w:rPr>
            <w:tab/>
          </w:r>
          <w:r w:rsidRPr="006970EA">
            <w:rPr>
              <w:noProof/>
              <w:webHidden/>
              <w:color w:val="004664"/>
              <w:rPrChange w:id="173" w:author="Eloise Mann" w:date="2025-05-22T14:33:00Z" w16du:dateUtc="2025-05-22T13:33:00Z">
                <w:rPr>
                  <w:noProof/>
                  <w:webHidden/>
                </w:rPr>
              </w:rPrChange>
            </w:rPr>
            <w:fldChar w:fldCharType="begin"/>
          </w:r>
          <w:r w:rsidRPr="006970EA">
            <w:rPr>
              <w:noProof/>
              <w:webHidden/>
              <w:color w:val="004664"/>
              <w:rPrChange w:id="174" w:author="Eloise Mann" w:date="2025-05-22T14:33:00Z" w16du:dateUtc="2025-05-22T13:33:00Z">
                <w:rPr>
                  <w:noProof/>
                  <w:webHidden/>
                </w:rPr>
              </w:rPrChange>
            </w:rPr>
            <w:instrText xml:space="preserve"> PAGEREF _Toc198816813 \h </w:instrText>
          </w:r>
          <w:r w:rsidRPr="00973623">
            <w:rPr>
              <w:noProof/>
              <w:webHidden/>
              <w:color w:val="004664"/>
            </w:rPr>
          </w:r>
          <w:r w:rsidRPr="006970EA">
            <w:rPr>
              <w:noProof/>
              <w:webHidden/>
              <w:color w:val="004664"/>
              <w:rPrChange w:id="175" w:author="Eloise Mann" w:date="2025-05-22T14:33:00Z" w16du:dateUtc="2025-05-22T13:33:00Z">
                <w:rPr>
                  <w:noProof/>
                  <w:webHidden/>
                </w:rPr>
              </w:rPrChange>
            </w:rPr>
            <w:fldChar w:fldCharType="separate"/>
          </w:r>
          <w:ins w:id="176" w:author="Eloise Mann" w:date="2025-05-23T10:59:00Z" w16du:dateUtc="2025-05-23T09:59:00Z">
            <w:r w:rsidR="000C4645">
              <w:rPr>
                <w:noProof/>
                <w:webHidden/>
                <w:color w:val="004664"/>
              </w:rPr>
              <w:t>5</w:t>
            </w:r>
          </w:ins>
          <w:del w:id="177" w:author="Eloise Mann" w:date="2025-05-23T10:59:00Z" w16du:dateUtc="2025-05-23T09:59:00Z">
            <w:r w:rsidRPr="006970EA" w:rsidDel="000C4645">
              <w:rPr>
                <w:noProof/>
                <w:webHidden/>
                <w:color w:val="004664"/>
                <w:rPrChange w:id="178" w:author="Eloise Mann" w:date="2025-05-22T14:33:00Z" w16du:dateUtc="2025-05-22T13:33:00Z">
                  <w:rPr>
                    <w:noProof/>
                    <w:webHidden/>
                  </w:rPr>
                </w:rPrChange>
              </w:rPr>
              <w:delText>5</w:delText>
            </w:r>
          </w:del>
          <w:r w:rsidRPr="006970EA">
            <w:rPr>
              <w:noProof/>
              <w:webHidden/>
              <w:color w:val="004664"/>
              <w:rPrChange w:id="179" w:author="Eloise Mann" w:date="2025-05-22T14:33:00Z" w16du:dateUtc="2025-05-22T13:33:00Z">
                <w:rPr>
                  <w:noProof/>
                  <w:webHidden/>
                </w:rPr>
              </w:rPrChange>
            </w:rPr>
            <w:fldChar w:fldCharType="end"/>
          </w:r>
          <w:r w:rsidRPr="006970EA">
            <w:rPr>
              <w:rStyle w:val="Hyperlink"/>
              <w:noProof/>
              <w:color w:val="004664"/>
              <w:rPrChange w:id="180" w:author="Eloise Mann" w:date="2025-05-22T14:33:00Z" w16du:dateUtc="2025-05-22T13:33:00Z">
                <w:rPr>
                  <w:rStyle w:val="Hyperlink"/>
                  <w:noProof/>
                </w:rPr>
              </w:rPrChange>
            </w:rPr>
            <w:fldChar w:fldCharType="end"/>
          </w:r>
        </w:p>
        <w:p w14:paraId="212BA7A3" w14:textId="5F388144" w:rsidR="006970EA" w:rsidRPr="006970EA" w:rsidRDefault="006970EA">
          <w:pPr>
            <w:pStyle w:val="TOC2"/>
            <w:tabs>
              <w:tab w:val="right" w:leader="dot" w:pos="9016"/>
            </w:tabs>
            <w:rPr>
              <w:noProof/>
              <w:color w:val="004664"/>
              <w:rPrChange w:id="181" w:author="Eloise Mann" w:date="2025-05-22T14:33:00Z" w16du:dateUtc="2025-05-22T13:33:00Z">
                <w:rPr>
                  <w:noProof/>
                </w:rPr>
              </w:rPrChange>
            </w:rPr>
          </w:pPr>
          <w:r w:rsidRPr="006970EA">
            <w:rPr>
              <w:rStyle w:val="Hyperlink"/>
              <w:noProof/>
              <w:color w:val="004664"/>
              <w:rPrChange w:id="182" w:author="Eloise Mann" w:date="2025-05-22T14:33:00Z" w16du:dateUtc="2025-05-22T13:33:00Z">
                <w:rPr>
                  <w:rStyle w:val="Hyperlink"/>
                  <w:noProof/>
                </w:rPr>
              </w:rPrChange>
            </w:rPr>
            <w:fldChar w:fldCharType="begin"/>
          </w:r>
          <w:r w:rsidRPr="006970EA">
            <w:rPr>
              <w:rStyle w:val="Hyperlink"/>
              <w:noProof/>
              <w:color w:val="004664"/>
              <w:rPrChange w:id="183" w:author="Eloise Mann" w:date="2025-05-22T14:33:00Z" w16du:dateUtc="2025-05-22T13:33:00Z">
                <w:rPr>
                  <w:rStyle w:val="Hyperlink"/>
                  <w:noProof/>
                </w:rPr>
              </w:rPrChange>
            </w:rPr>
            <w:instrText xml:space="preserve"> </w:instrText>
          </w:r>
          <w:r w:rsidRPr="006970EA">
            <w:rPr>
              <w:noProof/>
              <w:color w:val="004664"/>
              <w:rPrChange w:id="184" w:author="Eloise Mann" w:date="2025-05-22T14:33:00Z" w16du:dateUtc="2025-05-22T13:33:00Z">
                <w:rPr>
                  <w:noProof/>
                </w:rPr>
              </w:rPrChange>
            </w:rPr>
            <w:instrText>HYPERLINK \l "_Toc198816814"</w:instrText>
          </w:r>
          <w:r w:rsidRPr="006970EA">
            <w:rPr>
              <w:rStyle w:val="Hyperlink"/>
              <w:noProof/>
              <w:color w:val="004664"/>
              <w:rPrChange w:id="185"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186"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187" w:author="Eloise Mann" w:date="2025-05-22T14:33:00Z" w16du:dateUtc="2025-05-22T13:33:00Z">
                <w:rPr>
                  <w:rStyle w:val="Hyperlink"/>
                  <w:rFonts w:ascii="Montserrat" w:hAnsi="Montserrat"/>
                  <w:noProof/>
                </w:rPr>
              </w:rPrChange>
            </w:rPr>
            <w:t>Governance and Allocation of Responsibilities</w:t>
          </w:r>
          <w:r w:rsidRPr="006970EA">
            <w:rPr>
              <w:noProof/>
              <w:webHidden/>
              <w:color w:val="004664"/>
              <w:rPrChange w:id="188" w:author="Eloise Mann" w:date="2025-05-22T14:33:00Z" w16du:dateUtc="2025-05-22T13:33:00Z">
                <w:rPr>
                  <w:noProof/>
                  <w:webHidden/>
                </w:rPr>
              </w:rPrChange>
            </w:rPr>
            <w:tab/>
          </w:r>
          <w:r w:rsidRPr="006970EA">
            <w:rPr>
              <w:noProof/>
              <w:webHidden/>
              <w:color w:val="004664"/>
              <w:rPrChange w:id="189" w:author="Eloise Mann" w:date="2025-05-22T14:33:00Z" w16du:dateUtc="2025-05-22T13:33:00Z">
                <w:rPr>
                  <w:noProof/>
                  <w:webHidden/>
                </w:rPr>
              </w:rPrChange>
            </w:rPr>
            <w:fldChar w:fldCharType="begin"/>
          </w:r>
          <w:r w:rsidRPr="006970EA">
            <w:rPr>
              <w:noProof/>
              <w:webHidden/>
              <w:color w:val="004664"/>
              <w:rPrChange w:id="190" w:author="Eloise Mann" w:date="2025-05-22T14:33:00Z" w16du:dateUtc="2025-05-22T13:33:00Z">
                <w:rPr>
                  <w:noProof/>
                  <w:webHidden/>
                </w:rPr>
              </w:rPrChange>
            </w:rPr>
            <w:instrText xml:space="preserve"> PAGEREF _Toc198816814 \h </w:instrText>
          </w:r>
          <w:r w:rsidRPr="00973623">
            <w:rPr>
              <w:noProof/>
              <w:webHidden/>
              <w:color w:val="004664"/>
            </w:rPr>
          </w:r>
          <w:r w:rsidRPr="006970EA">
            <w:rPr>
              <w:noProof/>
              <w:webHidden/>
              <w:color w:val="004664"/>
              <w:rPrChange w:id="191" w:author="Eloise Mann" w:date="2025-05-22T14:33:00Z" w16du:dateUtc="2025-05-22T13:33:00Z">
                <w:rPr>
                  <w:noProof/>
                  <w:webHidden/>
                </w:rPr>
              </w:rPrChange>
            </w:rPr>
            <w:fldChar w:fldCharType="separate"/>
          </w:r>
          <w:ins w:id="192" w:author="Eloise Mann" w:date="2025-05-23T10:59:00Z" w16du:dateUtc="2025-05-23T09:59:00Z">
            <w:r w:rsidR="000C4645">
              <w:rPr>
                <w:noProof/>
                <w:webHidden/>
                <w:color w:val="004664"/>
              </w:rPr>
              <w:t>5</w:t>
            </w:r>
          </w:ins>
          <w:del w:id="193" w:author="Eloise Mann" w:date="2025-05-23T10:59:00Z" w16du:dateUtc="2025-05-23T09:59:00Z">
            <w:r w:rsidRPr="006970EA" w:rsidDel="000C4645">
              <w:rPr>
                <w:noProof/>
                <w:webHidden/>
                <w:color w:val="004664"/>
                <w:rPrChange w:id="194" w:author="Eloise Mann" w:date="2025-05-22T14:33:00Z" w16du:dateUtc="2025-05-22T13:33:00Z">
                  <w:rPr>
                    <w:noProof/>
                    <w:webHidden/>
                  </w:rPr>
                </w:rPrChange>
              </w:rPr>
              <w:delText>5</w:delText>
            </w:r>
          </w:del>
          <w:r w:rsidRPr="006970EA">
            <w:rPr>
              <w:noProof/>
              <w:webHidden/>
              <w:color w:val="004664"/>
              <w:rPrChange w:id="195" w:author="Eloise Mann" w:date="2025-05-22T14:33:00Z" w16du:dateUtc="2025-05-22T13:33:00Z">
                <w:rPr>
                  <w:noProof/>
                  <w:webHidden/>
                </w:rPr>
              </w:rPrChange>
            </w:rPr>
            <w:fldChar w:fldCharType="end"/>
          </w:r>
          <w:r w:rsidRPr="006970EA">
            <w:rPr>
              <w:rStyle w:val="Hyperlink"/>
              <w:noProof/>
              <w:color w:val="004664"/>
              <w:rPrChange w:id="196" w:author="Eloise Mann" w:date="2025-05-22T14:33:00Z" w16du:dateUtc="2025-05-22T13:33:00Z">
                <w:rPr>
                  <w:rStyle w:val="Hyperlink"/>
                  <w:noProof/>
                </w:rPr>
              </w:rPrChange>
            </w:rPr>
            <w:fldChar w:fldCharType="end"/>
          </w:r>
        </w:p>
        <w:p w14:paraId="22CACA32" w14:textId="722F0968" w:rsidR="006970EA" w:rsidRPr="006970EA" w:rsidRDefault="006970EA">
          <w:pPr>
            <w:pStyle w:val="TOC3"/>
            <w:tabs>
              <w:tab w:val="right" w:leader="dot" w:pos="9016"/>
            </w:tabs>
            <w:rPr>
              <w:noProof/>
              <w:color w:val="004664"/>
              <w:rPrChange w:id="197" w:author="Eloise Mann" w:date="2025-05-22T14:33:00Z" w16du:dateUtc="2025-05-22T13:33:00Z">
                <w:rPr>
                  <w:noProof/>
                </w:rPr>
              </w:rPrChange>
            </w:rPr>
          </w:pPr>
          <w:r w:rsidRPr="006970EA">
            <w:rPr>
              <w:rStyle w:val="Hyperlink"/>
              <w:noProof/>
              <w:color w:val="004664"/>
              <w:rPrChange w:id="198" w:author="Eloise Mann" w:date="2025-05-22T14:33:00Z" w16du:dateUtc="2025-05-22T13:33:00Z">
                <w:rPr>
                  <w:rStyle w:val="Hyperlink"/>
                  <w:noProof/>
                </w:rPr>
              </w:rPrChange>
            </w:rPr>
            <w:fldChar w:fldCharType="begin"/>
          </w:r>
          <w:r w:rsidRPr="006970EA">
            <w:rPr>
              <w:rStyle w:val="Hyperlink"/>
              <w:noProof/>
              <w:color w:val="004664"/>
              <w:rPrChange w:id="199" w:author="Eloise Mann" w:date="2025-05-22T14:33:00Z" w16du:dateUtc="2025-05-22T13:33:00Z">
                <w:rPr>
                  <w:rStyle w:val="Hyperlink"/>
                  <w:noProof/>
                </w:rPr>
              </w:rPrChange>
            </w:rPr>
            <w:instrText xml:space="preserve"> </w:instrText>
          </w:r>
          <w:r w:rsidRPr="006970EA">
            <w:rPr>
              <w:noProof/>
              <w:color w:val="004664"/>
              <w:rPrChange w:id="200" w:author="Eloise Mann" w:date="2025-05-22T14:33:00Z" w16du:dateUtc="2025-05-22T13:33:00Z">
                <w:rPr>
                  <w:noProof/>
                </w:rPr>
              </w:rPrChange>
            </w:rPr>
            <w:instrText>HYPERLINK \l "_Toc198816815"</w:instrText>
          </w:r>
          <w:r w:rsidRPr="006970EA">
            <w:rPr>
              <w:rStyle w:val="Hyperlink"/>
              <w:noProof/>
              <w:color w:val="004664"/>
              <w:rPrChange w:id="201" w:author="Eloise Mann" w:date="2025-05-22T14:33:00Z" w16du:dateUtc="2025-05-22T13:33:00Z">
                <w:rPr>
                  <w:rStyle w:val="Hyperlink"/>
                  <w:noProof/>
                </w:rPr>
              </w:rPrChange>
            </w:rPr>
            <w:instrText xml:space="preserve"> </w:instrText>
          </w:r>
          <w:r w:rsidRPr="00973623">
            <w:rPr>
              <w:rStyle w:val="Hyperlink"/>
              <w:noProof/>
              <w:color w:val="004664"/>
            </w:rPr>
          </w:r>
          <w:r w:rsidRPr="006970EA">
            <w:rPr>
              <w:rStyle w:val="Hyperlink"/>
              <w:noProof/>
              <w:color w:val="004664"/>
              <w:rPrChange w:id="202" w:author="Eloise Mann" w:date="2025-05-22T14:33:00Z" w16du:dateUtc="2025-05-22T13:33:00Z">
                <w:rPr>
                  <w:rStyle w:val="Hyperlink"/>
                  <w:noProof/>
                </w:rPr>
              </w:rPrChange>
            </w:rPr>
            <w:fldChar w:fldCharType="separate"/>
          </w:r>
          <w:r w:rsidRPr="006970EA">
            <w:rPr>
              <w:rStyle w:val="Hyperlink"/>
              <w:rFonts w:ascii="Montserrat" w:hAnsi="Montserrat"/>
              <w:noProof/>
              <w:color w:val="004664"/>
              <w:rPrChange w:id="203" w:author="Eloise Mann" w:date="2025-05-22T14:33:00Z" w16du:dateUtc="2025-05-22T13:33:00Z">
                <w:rPr>
                  <w:rStyle w:val="Hyperlink"/>
                  <w:rFonts w:ascii="Montserrat" w:hAnsi="Montserrat"/>
                  <w:noProof/>
                </w:rPr>
              </w:rPrChange>
            </w:rPr>
            <w:t>Review process</w:t>
          </w:r>
          <w:r w:rsidRPr="006970EA">
            <w:rPr>
              <w:noProof/>
              <w:webHidden/>
              <w:color w:val="004664"/>
              <w:rPrChange w:id="204" w:author="Eloise Mann" w:date="2025-05-22T14:33:00Z" w16du:dateUtc="2025-05-22T13:33:00Z">
                <w:rPr>
                  <w:noProof/>
                  <w:webHidden/>
                </w:rPr>
              </w:rPrChange>
            </w:rPr>
            <w:tab/>
          </w:r>
          <w:r w:rsidRPr="006970EA">
            <w:rPr>
              <w:noProof/>
              <w:webHidden/>
              <w:color w:val="004664"/>
              <w:rPrChange w:id="205" w:author="Eloise Mann" w:date="2025-05-22T14:33:00Z" w16du:dateUtc="2025-05-22T13:33:00Z">
                <w:rPr>
                  <w:noProof/>
                  <w:webHidden/>
                </w:rPr>
              </w:rPrChange>
            </w:rPr>
            <w:fldChar w:fldCharType="begin"/>
          </w:r>
          <w:r w:rsidRPr="006970EA">
            <w:rPr>
              <w:noProof/>
              <w:webHidden/>
              <w:color w:val="004664"/>
              <w:rPrChange w:id="206" w:author="Eloise Mann" w:date="2025-05-22T14:33:00Z" w16du:dateUtc="2025-05-22T13:33:00Z">
                <w:rPr>
                  <w:noProof/>
                  <w:webHidden/>
                </w:rPr>
              </w:rPrChange>
            </w:rPr>
            <w:instrText xml:space="preserve"> PAGEREF _Toc198816815 \h </w:instrText>
          </w:r>
          <w:r w:rsidRPr="00973623">
            <w:rPr>
              <w:noProof/>
              <w:webHidden/>
              <w:color w:val="004664"/>
            </w:rPr>
          </w:r>
          <w:r w:rsidRPr="006970EA">
            <w:rPr>
              <w:noProof/>
              <w:webHidden/>
              <w:color w:val="004664"/>
              <w:rPrChange w:id="207" w:author="Eloise Mann" w:date="2025-05-22T14:33:00Z" w16du:dateUtc="2025-05-22T13:33:00Z">
                <w:rPr>
                  <w:noProof/>
                  <w:webHidden/>
                </w:rPr>
              </w:rPrChange>
            </w:rPr>
            <w:fldChar w:fldCharType="separate"/>
          </w:r>
          <w:ins w:id="208" w:author="Eloise Mann" w:date="2025-05-23T10:59:00Z" w16du:dateUtc="2025-05-23T09:59:00Z">
            <w:r w:rsidR="000C4645">
              <w:rPr>
                <w:noProof/>
                <w:webHidden/>
                <w:color w:val="004664"/>
              </w:rPr>
              <w:t>6</w:t>
            </w:r>
          </w:ins>
          <w:del w:id="209" w:author="Eloise Mann" w:date="2025-05-23T10:59:00Z" w16du:dateUtc="2025-05-23T09:59:00Z">
            <w:r w:rsidRPr="006970EA" w:rsidDel="000C4645">
              <w:rPr>
                <w:noProof/>
                <w:webHidden/>
                <w:color w:val="004664"/>
                <w:rPrChange w:id="210" w:author="Eloise Mann" w:date="2025-05-22T14:33:00Z" w16du:dateUtc="2025-05-22T13:33:00Z">
                  <w:rPr>
                    <w:noProof/>
                    <w:webHidden/>
                  </w:rPr>
                </w:rPrChange>
              </w:rPr>
              <w:delText>6</w:delText>
            </w:r>
          </w:del>
          <w:r w:rsidRPr="006970EA">
            <w:rPr>
              <w:noProof/>
              <w:webHidden/>
              <w:color w:val="004664"/>
              <w:rPrChange w:id="211" w:author="Eloise Mann" w:date="2025-05-22T14:33:00Z" w16du:dateUtc="2025-05-22T13:33:00Z">
                <w:rPr>
                  <w:noProof/>
                  <w:webHidden/>
                </w:rPr>
              </w:rPrChange>
            </w:rPr>
            <w:fldChar w:fldCharType="end"/>
          </w:r>
          <w:r w:rsidRPr="006970EA">
            <w:rPr>
              <w:rStyle w:val="Hyperlink"/>
              <w:noProof/>
              <w:color w:val="004664"/>
              <w:rPrChange w:id="212" w:author="Eloise Mann" w:date="2025-05-22T14:33:00Z" w16du:dateUtc="2025-05-22T13:33:00Z">
                <w:rPr>
                  <w:rStyle w:val="Hyperlink"/>
                  <w:noProof/>
                </w:rPr>
              </w:rPrChange>
            </w:rPr>
            <w:fldChar w:fldCharType="end"/>
          </w:r>
        </w:p>
        <w:p w14:paraId="2FD24055" w14:textId="0FBEDB61" w:rsidR="006970EA" w:rsidRDefault="006970EA">
          <w:pPr>
            <w:rPr>
              <w:ins w:id="213" w:author="Eloise Mann" w:date="2025-05-22T14:33:00Z" w16du:dateUtc="2025-05-22T13:33:00Z"/>
            </w:rPr>
          </w:pPr>
          <w:ins w:id="214" w:author="Eloise Mann" w:date="2025-05-22T14:33:00Z" w16du:dateUtc="2025-05-22T13:33:00Z">
            <w:r w:rsidRPr="006970EA">
              <w:rPr>
                <w:b/>
                <w:bCs/>
                <w:noProof/>
                <w:color w:val="004664"/>
                <w:rPrChange w:id="215" w:author="Eloise Mann" w:date="2025-05-22T14:33:00Z" w16du:dateUtc="2025-05-22T13:33:00Z">
                  <w:rPr>
                    <w:b/>
                    <w:bCs/>
                    <w:noProof/>
                  </w:rPr>
                </w:rPrChange>
              </w:rPr>
              <w:fldChar w:fldCharType="end"/>
            </w:r>
          </w:ins>
        </w:p>
        <w:customXmlInsRangeStart w:id="216" w:author="Eloise Mann" w:date="2025-05-22T14:33:00Z"/>
      </w:sdtContent>
    </w:sdt>
    <w:customXmlInsRangeEnd w:id="216"/>
    <w:p w14:paraId="3F133719" w14:textId="50639CD1" w:rsidR="002D0B70" w:rsidRPr="006970EA" w:rsidRDefault="002D0B70" w:rsidP="002D0B70">
      <w:pPr>
        <w:rPr>
          <w:rFonts w:ascii="Montserrat" w:hAnsi="Montserrat"/>
          <w:color w:val="004664"/>
        </w:rPr>
      </w:pPr>
      <w:r w:rsidRPr="006970EA">
        <w:rPr>
          <w:rFonts w:ascii="Montserrat" w:hAnsi="Montserrat"/>
          <w:color w:val="004664"/>
        </w:rPr>
        <w:br w:type="page"/>
      </w:r>
    </w:p>
    <w:p w14:paraId="24A6BFD9" w14:textId="03DE942E" w:rsidR="002D0B70" w:rsidRPr="006970EA" w:rsidRDefault="002D0B70">
      <w:pPr>
        <w:pStyle w:val="Heading2"/>
        <w:rPr>
          <w:rFonts w:ascii="Montserrat" w:hAnsi="Montserrat"/>
          <w:rPrChange w:id="217" w:author="Eloise Mann" w:date="2025-05-22T14:32:00Z" w16du:dateUtc="2025-05-22T13:32:00Z">
            <w:rPr/>
          </w:rPrChange>
        </w:rPr>
        <w:pPrChange w:id="218" w:author="Eloise Mann" w:date="2025-05-22T14:32:00Z" w16du:dateUtc="2025-05-22T13:32:00Z">
          <w:pPr/>
        </w:pPrChange>
      </w:pPr>
      <w:bookmarkStart w:id="219" w:name="_Toc198816804"/>
      <w:r w:rsidRPr="006970EA">
        <w:rPr>
          <w:rFonts w:ascii="Montserrat" w:hAnsi="Montserrat"/>
          <w:rPrChange w:id="220" w:author="Eloise Mann" w:date="2025-05-22T14:32:00Z" w16du:dateUtc="2025-05-22T13:32:00Z">
            <w:rPr/>
          </w:rPrChange>
        </w:rPr>
        <w:lastRenderedPageBreak/>
        <w:t>Introduction</w:t>
      </w:r>
      <w:bookmarkEnd w:id="219"/>
    </w:p>
    <w:p w14:paraId="617D7B48" w14:textId="57FD19F5" w:rsidR="002D0B70" w:rsidRPr="006970EA" w:rsidRDefault="002D0B70" w:rsidP="002D0B70">
      <w:pPr>
        <w:rPr>
          <w:rFonts w:ascii="Montserrat" w:hAnsi="Montserrat"/>
          <w:color w:val="004664"/>
        </w:rPr>
      </w:pPr>
      <w:r w:rsidRPr="006970EA">
        <w:rPr>
          <w:rFonts w:ascii="Montserrat" w:hAnsi="Montserrat"/>
          <w:color w:val="004664"/>
        </w:rPr>
        <w:t xml:space="preserve">Advanced Supply Chain Group Limited (ASCG), a </w:t>
      </w:r>
      <w:proofErr w:type="spellStart"/>
      <w:r w:rsidRPr="006970EA">
        <w:rPr>
          <w:rFonts w:ascii="Montserrat" w:hAnsi="Montserrat"/>
          <w:color w:val="004664"/>
        </w:rPr>
        <w:t>Reconomy</w:t>
      </w:r>
      <w:proofErr w:type="spellEnd"/>
      <w:r w:rsidRPr="006970EA">
        <w:rPr>
          <w:rFonts w:ascii="Montserrat" w:hAnsi="Montserrat"/>
          <w:color w:val="004664"/>
        </w:rPr>
        <w:t xml:space="preserve"> Group company, recognises its procurement practices as a key lever for achieving circular, ethical, and sustainable impact. As part of our group-wide commitment to responsible business, this roadmap has been developed in alignment with </w:t>
      </w:r>
      <w:proofErr w:type="spellStart"/>
      <w:r w:rsidRPr="006970EA">
        <w:rPr>
          <w:rFonts w:ascii="Montserrat" w:hAnsi="Montserrat"/>
          <w:color w:val="004664"/>
        </w:rPr>
        <w:t>Reconomy’s</w:t>
      </w:r>
      <w:proofErr w:type="spellEnd"/>
      <w:r w:rsidRPr="006970EA">
        <w:rPr>
          <w:rFonts w:ascii="Montserrat" w:hAnsi="Montserrat"/>
          <w:color w:val="004664"/>
        </w:rPr>
        <w:t xml:space="preserve"> </w:t>
      </w:r>
      <w:ins w:id="221" w:author="Eloise Mann" w:date="2025-05-22T14:31:00Z" w16du:dateUtc="2025-05-22T13:31:00Z">
        <w:r w:rsidR="006970EA" w:rsidRPr="006970EA">
          <w:rPr>
            <w:rFonts w:ascii="Montserrat" w:hAnsi="Montserrat"/>
            <w:color w:val="004664"/>
          </w:rPr>
          <w:t>S</w:t>
        </w:r>
      </w:ins>
      <w:del w:id="222" w:author="Eloise Mann" w:date="2025-05-22T14:31:00Z" w16du:dateUtc="2025-05-22T13:31:00Z">
        <w:r w:rsidRPr="006970EA" w:rsidDel="006970EA">
          <w:rPr>
            <w:rFonts w:ascii="Montserrat" w:hAnsi="Montserrat"/>
            <w:color w:val="004664"/>
          </w:rPr>
          <w:delText>s</w:delText>
        </w:r>
      </w:del>
      <w:r w:rsidRPr="006970EA">
        <w:rPr>
          <w:rFonts w:ascii="Montserrat" w:hAnsi="Montserrat"/>
          <w:color w:val="004664"/>
        </w:rPr>
        <w:t>ustainability strategy</w:t>
      </w:r>
      <w:ins w:id="223" w:author="Eloise Mann" w:date="2025-05-22T15:41:00Z" w16du:dateUtc="2025-05-22T14:41:00Z">
        <w:r w:rsidR="008439E9">
          <w:rPr>
            <w:rFonts w:ascii="Montserrat" w:hAnsi="Montserrat"/>
            <w:color w:val="004664"/>
          </w:rPr>
          <w:t>,</w:t>
        </w:r>
      </w:ins>
      <w:ins w:id="224" w:author="Eloise Mann" w:date="2025-05-22T12:12:00Z" w16du:dateUtc="2025-05-22T11:12:00Z">
        <w:r w:rsidR="0043362D" w:rsidRPr="006970EA">
          <w:rPr>
            <w:rFonts w:ascii="Montserrat" w:hAnsi="Montserrat"/>
            <w:color w:val="004664"/>
          </w:rPr>
          <w:t xml:space="preserve"> </w:t>
        </w:r>
      </w:ins>
      <w:ins w:id="225" w:author="Eloise Mann" w:date="2025-05-22T14:31:00Z" w16du:dateUtc="2025-05-22T13:31:00Z">
        <w:r w:rsidR="006970EA" w:rsidRPr="006970EA">
          <w:rPr>
            <w:rFonts w:ascii="Montserrat" w:hAnsi="Montserrat"/>
            <w:color w:val="004664"/>
          </w:rPr>
          <w:t>S</w:t>
        </w:r>
      </w:ins>
      <w:ins w:id="226" w:author="Eloise Mann" w:date="2025-05-22T12:12:00Z" w16du:dateUtc="2025-05-22T11:12:00Z">
        <w:r w:rsidR="0043362D" w:rsidRPr="006970EA">
          <w:rPr>
            <w:rFonts w:ascii="Montserrat" w:hAnsi="Montserrat"/>
            <w:color w:val="004664"/>
          </w:rPr>
          <w:t xml:space="preserve">ustainable </w:t>
        </w:r>
      </w:ins>
      <w:ins w:id="227" w:author="Eloise Mann" w:date="2025-05-22T14:31:00Z" w16du:dateUtc="2025-05-22T13:31:00Z">
        <w:r w:rsidR="006970EA" w:rsidRPr="006970EA">
          <w:rPr>
            <w:rFonts w:ascii="Montserrat" w:hAnsi="Montserrat"/>
            <w:color w:val="004664"/>
          </w:rPr>
          <w:t>P</w:t>
        </w:r>
      </w:ins>
      <w:ins w:id="228" w:author="Eloise Mann" w:date="2025-05-22T12:12:00Z" w16du:dateUtc="2025-05-22T11:12:00Z">
        <w:r w:rsidR="0043362D" w:rsidRPr="006970EA">
          <w:rPr>
            <w:rFonts w:ascii="Montserrat" w:hAnsi="Montserrat"/>
            <w:color w:val="004664"/>
          </w:rPr>
          <w:t xml:space="preserve">rocurement </w:t>
        </w:r>
      </w:ins>
      <w:ins w:id="229" w:author="Eloise Mann" w:date="2025-05-22T14:31:00Z" w16du:dateUtc="2025-05-22T13:31:00Z">
        <w:r w:rsidR="006970EA" w:rsidRPr="006970EA">
          <w:rPr>
            <w:rFonts w:ascii="Montserrat" w:hAnsi="Montserrat"/>
            <w:color w:val="004664"/>
          </w:rPr>
          <w:t>P</w:t>
        </w:r>
      </w:ins>
      <w:ins w:id="230" w:author="Eloise Mann" w:date="2025-05-22T12:12:00Z" w16du:dateUtc="2025-05-22T11:12:00Z">
        <w:r w:rsidR="0043362D" w:rsidRPr="006970EA">
          <w:rPr>
            <w:rFonts w:ascii="Montserrat" w:hAnsi="Montserrat"/>
            <w:color w:val="004664"/>
          </w:rPr>
          <w:t xml:space="preserve">olicy, </w:t>
        </w:r>
      </w:ins>
      <w:ins w:id="231" w:author="Eloise Mann" w:date="2025-05-22T14:31:00Z" w16du:dateUtc="2025-05-22T13:31:00Z">
        <w:r w:rsidR="006970EA" w:rsidRPr="006970EA">
          <w:rPr>
            <w:rFonts w:ascii="Montserrat" w:hAnsi="Montserrat"/>
            <w:color w:val="004664"/>
          </w:rPr>
          <w:t>S</w:t>
        </w:r>
      </w:ins>
      <w:ins w:id="232" w:author="Eloise Mann" w:date="2025-05-22T12:12:00Z" w16du:dateUtc="2025-05-22T11:12:00Z">
        <w:r w:rsidR="0043362D" w:rsidRPr="006970EA">
          <w:rPr>
            <w:rFonts w:ascii="Montserrat" w:hAnsi="Montserrat"/>
            <w:color w:val="004664"/>
          </w:rPr>
          <w:t xml:space="preserve">upplier </w:t>
        </w:r>
      </w:ins>
      <w:ins w:id="233" w:author="Eloise Mann" w:date="2025-05-22T14:31:00Z" w16du:dateUtc="2025-05-22T13:31:00Z">
        <w:r w:rsidR="006970EA" w:rsidRPr="006970EA">
          <w:rPr>
            <w:rFonts w:ascii="Montserrat" w:hAnsi="Montserrat"/>
            <w:color w:val="004664"/>
          </w:rPr>
          <w:t>C</w:t>
        </w:r>
      </w:ins>
      <w:ins w:id="234" w:author="Eloise Mann" w:date="2025-05-22T12:12:00Z" w16du:dateUtc="2025-05-22T11:12:00Z">
        <w:r w:rsidR="0043362D" w:rsidRPr="006970EA">
          <w:rPr>
            <w:rFonts w:ascii="Montserrat" w:hAnsi="Montserrat"/>
            <w:color w:val="004664"/>
          </w:rPr>
          <w:t>harter and</w:t>
        </w:r>
      </w:ins>
      <w:del w:id="235" w:author="Eloise Mann" w:date="2025-05-22T12:12:00Z" w16du:dateUtc="2025-05-22T11:12:00Z">
        <w:r w:rsidRPr="006970EA" w:rsidDel="0043362D">
          <w:rPr>
            <w:rFonts w:ascii="Montserrat" w:hAnsi="Montserrat"/>
            <w:color w:val="004664"/>
          </w:rPr>
          <w:delText>,</w:delText>
        </w:r>
      </w:del>
      <w:r w:rsidRPr="006970EA">
        <w:rPr>
          <w:rFonts w:ascii="Montserrat" w:hAnsi="Montserrat"/>
          <w:color w:val="004664"/>
        </w:rPr>
        <w:t xml:space="preserve"> ISO 20400 guidelines</w:t>
      </w:r>
      <w:ins w:id="236" w:author="Eloise Mann" w:date="2025-05-22T12:13:00Z" w16du:dateUtc="2025-05-22T11:13:00Z">
        <w:r w:rsidR="0043362D" w:rsidRPr="006970EA">
          <w:rPr>
            <w:rFonts w:ascii="Montserrat" w:hAnsi="Montserrat"/>
            <w:color w:val="004664"/>
          </w:rPr>
          <w:t>.</w:t>
        </w:r>
      </w:ins>
      <w:del w:id="237" w:author="Eloise Mann" w:date="2025-05-22T12:13:00Z" w16du:dateUtc="2025-05-22T11:13:00Z">
        <w:r w:rsidRPr="006970EA" w:rsidDel="0043362D">
          <w:rPr>
            <w:rFonts w:ascii="Montserrat" w:hAnsi="Montserrat"/>
            <w:color w:val="004664"/>
          </w:rPr>
          <w:delText xml:space="preserve">, and </w:delText>
        </w:r>
      </w:del>
      <w:del w:id="238" w:author="Eloise Mann" w:date="2025-05-22T12:05:00Z" w16du:dateUtc="2025-05-22T11:05:00Z">
        <w:r w:rsidRPr="006970EA" w:rsidDel="009B16F6">
          <w:rPr>
            <w:rFonts w:ascii="Montserrat" w:hAnsi="Montserrat"/>
            <w:color w:val="004664"/>
          </w:rPr>
          <w:delText>ASCG’s internal Supplier Sustainability Charter</w:delText>
        </w:r>
      </w:del>
      <w:del w:id="239" w:author="Eloise Mann" w:date="2025-05-22T12:13:00Z" w16du:dateUtc="2025-05-22T11:13:00Z">
        <w:r w:rsidRPr="006970EA" w:rsidDel="0043362D">
          <w:rPr>
            <w:rFonts w:ascii="Montserrat" w:hAnsi="Montserrat"/>
            <w:color w:val="004664"/>
          </w:rPr>
          <w:delText>.</w:delText>
        </w:r>
      </w:del>
    </w:p>
    <w:p w14:paraId="25EF6667" w14:textId="40477316" w:rsidR="002D0B70" w:rsidRPr="006970EA" w:rsidRDefault="006970EA">
      <w:pPr>
        <w:pStyle w:val="Heading2"/>
        <w:rPr>
          <w:rFonts w:ascii="Montserrat" w:hAnsi="Montserrat"/>
          <w:rPrChange w:id="240" w:author="Eloise Mann" w:date="2025-05-22T14:32:00Z" w16du:dateUtc="2025-05-22T13:32:00Z">
            <w:rPr/>
          </w:rPrChange>
        </w:rPr>
        <w:pPrChange w:id="241" w:author="Eloise Mann" w:date="2025-05-22T14:32:00Z" w16du:dateUtc="2025-05-22T13:32:00Z">
          <w:pPr/>
        </w:pPrChange>
      </w:pPr>
      <w:bookmarkStart w:id="242" w:name="_Toc198816805"/>
      <w:ins w:id="243" w:author="Eloise Mann" w:date="2025-05-22T14:31:00Z" w16du:dateUtc="2025-05-22T13:31:00Z">
        <w:r w:rsidRPr="006970EA">
          <w:rPr>
            <w:rFonts w:ascii="Montserrat" w:hAnsi="Montserrat"/>
            <w:rPrChange w:id="244" w:author="Eloise Mann" w:date="2025-05-22T14:32:00Z" w16du:dateUtc="2025-05-22T13:32:00Z">
              <w:rPr/>
            </w:rPrChange>
          </w:rPr>
          <w:t>Purpose</w:t>
        </w:r>
      </w:ins>
      <w:bookmarkEnd w:id="242"/>
    </w:p>
    <w:p w14:paraId="6C3850D0" w14:textId="77777777" w:rsidR="002D0B70" w:rsidRPr="006970EA" w:rsidRDefault="002D0B70" w:rsidP="002D0B70">
      <w:pPr>
        <w:rPr>
          <w:rFonts w:ascii="Montserrat" w:hAnsi="Montserrat"/>
          <w:color w:val="004664"/>
        </w:rPr>
      </w:pPr>
      <w:r w:rsidRPr="006970EA">
        <w:rPr>
          <w:rFonts w:ascii="Montserrat" w:hAnsi="Montserrat"/>
          <w:color w:val="004664"/>
        </w:rPr>
        <w:t>This roadmap outlines our sustainable procurement focus areas, measurable targets, and stakeholder responsibilities to ensure that our supply chain contributes positively to environmental protection, social progress, and ethical governance.</w:t>
      </w:r>
    </w:p>
    <w:p w14:paraId="596F7C9F" w14:textId="67493224" w:rsidR="002D0B70" w:rsidRPr="006970EA" w:rsidRDefault="002D0B70">
      <w:pPr>
        <w:pStyle w:val="Heading2"/>
        <w:rPr>
          <w:rFonts w:ascii="Montserrat" w:hAnsi="Montserrat"/>
          <w:rPrChange w:id="245" w:author="Eloise Mann" w:date="2025-05-22T14:32:00Z" w16du:dateUtc="2025-05-22T13:32:00Z">
            <w:rPr/>
          </w:rPrChange>
        </w:rPr>
        <w:pPrChange w:id="246" w:author="Eloise Mann" w:date="2025-05-22T14:32:00Z" w16du:dateUtc="2025-05-22T13:32:00Z">
          <w:pPr/>
        </w:pPrChange>
      </w:pPr>
      <w:bookmarkStart w:id="247" w:name="_Toc198816806"/>
      <w:r w:rsidRPr="006970EA">
        <w:rPr>
          <w:rFonts w:ascii="Montserrat" w:hAnsi="Montserrat"/>
          <w:rPrChange w:id="248" w:author="Eloise Mann" w:date="2025-05-22T14:32:00Z" w16du:dateUtc="2025-05-22T13:32:00Z">
            <w:rPr/>
          </w:rPrChange>
        </w:rPr>
        <w:t>Scope</w:t>
      </w:r>
      <w:bookmarkEnd w:id="247"/>
    </w:p>
    <w:p w14:paraId="5221181A" w14:textId="77777777" w:rsidR="002D0B70" w:rsidRPr="006970EA" w:rsidDel="00A54BC4" w:rsidRDefault="002D0B70" w:rsidP="002D0B70">
      <w:pPr>
        <w:rPr>
          <w:del w:id="249" w:author="Eloise Mann" w:date="2025-05-23T09:05:00Z" w16du:dateUtc="2025-05-23T08:05:00Z"/>
          <w:rFonts w:ascii="Montserrat" w:hAnsi="Montserrat"/>
          <w:color w:val="004664"/>
        </w:rPr>
      </w:pPr>
      <w:r w:rsidRPr="006970EA">
        <w:rPr>
          <w:rFonts w:ascii="Montserrat" w:hAnsi="Montserrat"/>
          <w:color w:val="004664"/>
        </w:rPr>
        <w:t>This roadmap applies to all ASCG employees, suppliers, contractors, and subcontractors involved in sourcing, purchasing, and supply chain management.</w:t>
      </w:r>
    </w:p>
    <w:p w14:paraId="5AA68645" w14:textId="77777777" w:rsidR="002D0B70" w:rsidRPr="006970EA" w:rsidRDefault="002D0B70" w:rsidP="002D0B70">
      <w:pPr>
        <w:rPr>
          <w:rFonts w:ascii="Montserrat" w:hAnsi="Montserrat"/>
          <w:color w:val="004664"/>
        </w:rPr>
      </w:pPr>
    </w:p>
    <w:p w14:paraId="4179E354" w14:textId="620B079C" w:rsidR="002D0B70" w:rsidRPr="006970EA" w:rsidRDefault="0043362D" w:rsidP="002D0B70">
      <w:pPr>
        <w:rPr>
          <w:rFonts w:ascii="Montserrat" w:hAnsi="Montserrat"/>
          <w:color w:val="004664"/>
        </w:rPr>
      </w:pPr>
      <w:ins w:id="250" w:author="Eloise Mann" w:date="2025-05-22T12:13:00Z" w16du:dateUtc="2025-05-22T11:13:00Z">
        <w:r w:rsidRPr="006970EA">
          <w:rPr>
            <w:rFonts w:ascii="Montserrat" w:hAnsi="Montserrat"/>
            <w:color w:val="004664"/>
          </w:rPr>
          <w:t>The Sustainable P</w:t>
        </w:r>
      </w:ins>
      <w:ins w:id="251" w:author="Eloise Mann" w:date="2025-05-22T12:14:00Z" w16du:dateUtc="2025-05-22T11:14:00Z">
        <w:r w:rsidRPr="006970EA">
          <w:rPr>
            <w:rFonts w:ascii="Montserrat" w:hAnsi="Montserrat"/>
            <w:color w:val="004664"/>
          </w:rPr>
          <w:t>rocurement Roadmap</w:t>
        </w:r>
      </w:ins>
      <w:del w:id="252" w:author="Eloise Mann" w:date="2025-05-22T12:13:00Z" w16du:dateUtc="2025-05-22T11:13:00Z">
        <w:r w:rsidR="002D0B70" w:rsidRPr="006970EA" w:rsidDel="0043362D">
          <w:rPr>
            <w:rFonts w:ascii="Montserrat" w:hAnsi="Montserrat"/>
            <w:color w:val="004664"/>
          </w:rPr>
          <w:delText>It</w:delText>
        </w:r>
      </w:del>
      <w:r w:rsidR="002D0B70" w:rsidRPr="006970EA">
        <w:rPr>
          <w:rFonts w:ascii="Montserrat" w:hAnsi="Montserrat"/>
          <w:color w:val="004664"/>
        </w:rPr>
        <w:t xml:space="preserve"> covers all ASCG operational, administrative, and strategic activities across the following sites and regions:</w:t>
      </w:r>
    </w:p>
    <w:p w14:paraId="7C12D452" w14:textId="77777777" w:rsidR="002D0B70" w:rsidRPr="006970EA" w:rsidRDefault="002D0B70" w:rsidP="002D0B70">
      <w:pPr>
        <w:rPr>
          <w:rFonts w:ascii="Montserrat" w:hAnsi="Montserrat"/>
          <w:color w:val="004664"/>
        </w:rPr>
      </w:pPr>
    </w:p>
    <w:tbl>
      <w:tblPr>
        <w:tblStyle w:val="TableGrid"/>
        <w:tblW w:w="5000" w:type="pct"/>
        <w:tblLook w:val="04A0" w:firstRow="1" w:lastRow="0" w:firstColumn="1" w:lastColumn="0" w:noHBand="0" w:noVBand="1"/>
      </w:tblPr>
      <w:tblGrid>
        <w:gridCol w:w="1697"/>
        <w:gridCol w:w="2411"/>
        <w:gridCol w:w="4908"/>
      </w:tblGrid>
      <w:tr w:rsidR="00D019BB" w:rsidRPr="006970EA" w14:paraId="1425FD24" w14:textId="77777777" w:rsidTr="006970EA">
        <w:tc>
          <w:tcPr>
            <w:tcW w:w="941" w:type="pct"/>
            <w:vAlign w:val="center"/>
          </w:tcPr>
          <w:p w14:paraId="79684093" w14:textId="77777777" w:rsidR="002D0B70" w:rsidRPr="006970EA" w:rsidRDefault="002D0B70" w:rsidP="00C005C9">
            <w:pPr>
              <w:jc w:val="center"/>
              <w:rPr>
                <w:rFonts w:ascii="Montserrat" w:hAnsi="Montserrat"/>
                <w:color w:val="004664"/>
              </w:rPr>
            </w:pPr>
            <w:r w:rsidRPr="006970EA">
              <w:rPr>
                <w:rFonts w:ascii="Montserrat" w:hAnsi="Montserrat"/>
                <w:color w:val="004664"/>
              </w:rPr>
              <w:t>Country</w:t>
            </w:r>
          </w:p>
        </w:tc>
        <w:tc>
          <w:tcPr>
            <w:tcW w:w="1337" w:type="pct"/>
            <w:vAlign w:val="center"/>
          </w:tcPr>
          <w:p w14:paraId="2F825219" w14:textId="77777777" w:rsidR="002D0B70" w:rsidRPr="006970EA" w:rsidRDefault="002D0B70" w:rsidP="00C005C9">
            <w:pPr>
              <w:jc w:val="center"/>
              <w:rPr>
                <w:rFonts w:ascii="Montserrat" w:hAnsi="Montserrat"/>
                <w:color w:val="004664"/>
              </w:rPr>
            </w:pPr>
            <w:r w:rsidRPr="006970EA">
              <w:rPr>
                <w:rFonts w:ascii="Montserrat" w:hAnsi="Montserrat"/>
                <w:color w:val="004664"/>
              </w:rPr>
              <w:t>Sites Name</w:t>
            </w:r>
          </w:p>
        </w:tc>
        <w:tc>
          <w:tcPr>
            <w:tcW w:w="2722" w:type="pct"/>
            <w:vAlign w:val="center"/>
          </w:tcPr>
          <w:p w14:paraId="359444F3" w14:textId="77777777" w:rsidR="002D0B70" w:rsidRPr="006970EA" w:rsidRDefault="002D0B70" w:rsidP="00C005C9">
            <w:pPr>
              <w:jc w:val="center"/>
              <w:rPr>
                <w:rFonts w:ascii="Montserrat" w:hAnsi="Montserrat"/>
                <w:color w:val="004664"/>
              </w:rPr>
            </w:pPr>
            <w:r w:rsidRPr="006970EA">
              <w:rPr>
                <w:rFonts w:ascii="Montserrat" w:hAnsi="Montserrat"/>
                <w:color w:val="004664"/>
              </w:rPr>
              <w:t>Address</w:t>
            </w:r>
          </w:p>
        </w:tc>
      </w:tr>
      <w:tr w:rsidR="00D019BB" w:rsidRPr="006970EA" w14:paraId="79004EE9" w14:textId="77777777" w:rsidTr="006970EA">
        <w:tc>
          <w:tcPr>
            <w:tcW w:w="941" w:type="pct"/>
            <w:vMerge w:val="restart"/>
            <w:vAlign w:val="center"/>
          </w:tcPr>
          <w:p w14:paraId="106CFFE9" w14:textId="77777777" w:rsidR="002D0B70" w:rsidRPr="006970EA" w:rsidRDefault="002D0B70" w:rsidP="00C005C9">
            <w:pPr>
              <w:jc w:val="center"/>
              <w:rPr>
                <w:rFonts w:ascii="Montserrat" w:hAnsi="Montserrat"/>
                <w:color w:val="004664"/>
              </w:rPr>
            </w:pPr>
            <w:r w:rsidRPr="006970EA">
              <w:rPr>
                <w:rFonts w:ascii="Montserrat" w:hAnsi="Montserrat"/>
                <w:color w:val="004664"/>
              </w:rPr>
              <w:t>United Kingdom</w:t>
            </w:r>
          </w:p>
        </w:tc>
        <w:tc>
          <w:tcPr>
            <w:tcW w:w="1337" w:type="pct"/>
            <w:vAlign w:val="center"/>
          </w:tcPr>
          <w:p w14:paraId="40A2391A" w14:textId="77777777" w:rsidR="002D0B70" w:rsidRPr="006970EA" w:rsidRDefault="002D0B70" w:rsidP="00C005C9">
            <w:pPr>
              <w:jc w:val="center"/>
              <w:rPr>
                <w:rFonts w:ascii="Montserrat" w:hAnsi="Montserrat"/>
                <w:color w:val="004664"/>
              </w:rPr>
            </w:pPr>
            <w:r w:rsidRPr="006970EA">
              <w:rPr>
                <w:rFonts w:ascii="Montserrat" w:hAnsi="Montserrat"/>
                <w:color w:val="004664"/>
              </w:rPr>
              <w:t>Head Office – Bradford (J26)</w:t>
            </w:r>
          </w:p>
        </w:tc>
        <w:tc>
          <w:tcPr>
            <w:tcW w:w="2722" w:type="pct"/>
            <w:vAlign w:val="center"/>
          </w:tcPr>
          <w:p w14:paraId="2A7581C6" w14:textId="77777777" w:rsidR="002D0B70" w:rsidRPr="006970EA" w:rsidRDefault="002D0B70" w:rsidP="00C005C9">
            <w:pPr>
              <w:jc w:val="center"/>
              <w:rPr>
                <w:rFonts w:ascii="Montserrat" w:hAnsi="Montserrat"/>
                <w:color w:val="004664"/>
              </w:rPr>
            </w:pPr>
            <w:r w:rsidRPr="006970EA">
              <w:rPr>
                <w:rFonts w:ascii="Montserrat" w:hAnsi="Montserrat"/>
                <w:color w:val="004664"/>
              </w:rPr>
              <w:t>Unit 4, Interchange Way, Oakenshaw, Bradford, BD12 7AZ</w:t>
            </w:r>
          </w:p>
        </w:tc>
      </w:tr>
      <w:tr w:rsidR="00D019BB" w:rsidRPr="006970EA" w14:paraId="5649ADA3" w14:textId="77777777" w:rsidTr="006970EA">
        <w:tc>
          <w:tcPr>
            <w:tcW w:w="941" w:type="pct"/>
            <w:vMerge/>
            <w:vAlign w:val="center"/>
          </w:tcPr>
          <w:p w14:paraId="1BE03383" w14:textId="77777777" w:rsidR="002D0B70" w:rsidRPr="006970EA" w:rsidRDefault="002D0B70" w:rsidP="00C005C9">
            <w:pPr>
              <w:jc w:val="center"/>
              <w:rPr>
                <w:rFonts w:ascii="Montserrat" w:hAnsi="Montserrat"/>
                <w:color w:val="004664"/>
              </w:rPr>
            </w:pPr>
          </w:p>
        </w:tc>
        <w:tc>
          <w:tcPr>
            <w:tcW w:w="1337" w:type="pct"/>
            <w:vAlign w:val="center"/>
          </w:tcPr>
          <w:p w14:paraId="0324ED9A" w14:textId="77777777" w:rsidR="002D0B70" w:rsidRPr="006970EA" w:rsidRDefault="002D0B70" w:rsidP="00C005C9">
            <w:pPr>
              <w:jc w:val="center"/>
              <w:rPr>
                <w:rFonts w:ascii="Montserrat" w:hAnsi="Montserrat"/>
                <w:color w:val="004664"/>
              </w:rPr>
            </w:pPr>
            <w:r w:rsidRPr="006970EA">
              <w:rPr>
                <w:rFonts w:ascii="Montserrat" w:hAnsi="Montserrat"/>
                <w:color w:val="004664"/>
              </w:rPr>
              <w:t>ASCG Corby (Site 1)</w:t>
            </w:r>
          </w:p>
        </w:tc>
        <w:tc>
          <w:tcPr>
            <w:tcW w:w="2722" w:type="pct"/>
            <w:vAlign w:val="center"/>
          </w:tcPr>
          <w:p w14:paraId="3ABBEB96" w14:textId="77777777" w:rsidR="002D0B70" w:rsidRPr="006970EA" w:rsidRDefault="002D0B70" w:rsidP="00C005C9">
            <w:pPr>
              <w:jc w:val="center"/>
              <w:rPr>
                <w:rFonts w:ascii="Montserrat" w:hAnsi="Montserrat"/>
                <w:color w:val="004664"/>
              </w:rPr>
            </w:pPr>
            <w:r w:rsidRPr="006970EA">
              <w:rPr>
                <w:rFonts w:ascii="Montserrat" w:hAnsi="Montserrat"/>
                <w:color w:val="004664"/>
              </w:rPr>
              <w:t>Units 1–3, Eismann Way, Corby, Northamptonshire, NN17 5ZB</w:t>
            </w:r>
          </w:p>
        </w:tc>
      </w:tr>
      <w:tr w:rsidR="00D019BB" w:rsidRPr="006970EA" w14:paraId="438B284C" w14:textId="77777777" w:rsidTr="006970EA">
        <w:tc>
          <w:tcPr>
            <w:tcW w:w="941" w:type="pct"/>
            <w:vMerge/>
            <w:vAlign w:val="center"/>
          </w:tcPr>
          <w:p w14:paraId="63973661" w14:textId="77777777" w:rsidR="002D0B70" w:rsidRPr="006970EA" w:rsidRDefault="002D0B70" w:rsidP="00C005C9">
            <w:pPr>
              <w:jc w:val="center"/>
              <w:rPr>
                <w:rFonts w:ascii="Montserrat" w:hAnsi="Montserrat"/>
                <w:color w:val="004664"/>
              </w:rPr>
            </w:pPr>
          </w:p>
        </w:tc>
        <w:tc>
          <w:tcPr>
            <w:tcW w:w="1337" w:type="pct"/>
            <w:vAlign w:val="center"/>
          </w:tcPr>
          <w:p w14:paraId="3B0E2438" w14:textId="77777777" w:rsidR="002D0B70" w:rsidRPr="006970EA" w:rsidRDefault="002D0B70" w:rsidP="00C005C9">
            <w:pPr>
              <w:jc w:val="center"/>
              <w:rPr>
                <w:rFonts w:ascii="Montserrat" w:hAnsi="Montserrat"/>
                <w:color w:val="004664"/>
              </w:rPr>
            </w:pPr>
            <w:r w:rsidRPr="006970EA">
              <w:rPr>
                <w:rFonts w:ascii="Montserrat" w:hAnsi="Montserrat"/>
                <w:color w:val="004664"/>
              </w:rPr>
              <w:t>ASCG Corby (Site 2)</w:t>
            </w:r>
          </w:p>
        </w:tc>
        <w:tc>
          <w:tcPr>
            <w:tcW w:w="2722" w:type="pct"/>
            <w:vAlign w:val="center"/>
          </w:tcPr>
          <w:p w14:paraId="28905149" w14:textId="77777777" w:rsidR="002D0B70" w:rsidRPr="006970EA" w:rsidRDefault="002D0B70" w:rsidP="00C005C9">
            <w:pPr>
              <w:jc w:val="center"/>
              <w:rPr>
                <w:rFonts w:ascii="Montserrat" w:hAnsi="Montserrat"/>
                <w:color w:val="004664"/>
              </w:rPr>
            </w:pPr>
            <w:r w:rsidRPr="006970EA">
              <w:rPr>
                <w:rFonts w:ascii="Montserrat" w:hAnsi="Montserrat"/>
                <w:color w:val="004664"/>
              </w:rPr>
              <w:t>Hunters Point, Brakey Road, Corby, Northamptonshire, NN17 5JE</w:t>
            </w:r>
          </w:p>
        </w:tc>
      </w:tr>
      <w:tr w:rsidR="00D019BB" w:rsidRPr="006970EA" w14:paraId="4D796BA3" w14:textId="77777777" w:rsidTr="006970EA">
        <w:tc>
          <w:tcPr>
            <w:tcW w:w="941" w:type="pct"/>
            <w:vMerge/>
            <w:vAlign w:val="center"/>
          </w:tcPr>
          <w:p w14:paraId="4C95D016" w14:textId="77777777" w:rsidR="002D0B70" w:rsidRPr="006970EA" w:rsidRDefault="002D0B70" w:rsidP="00C005C9">
            <w:pPr>
              <w:jc w:val="center"/>
              <w:rPr>
                <w:rFonts w:ascii="Montserrat" w:hAnsi="Montserrat"/>
                <w:color w:val="004664"/>
              </w:rPr>
            </w:pPr>
          </w:p>
        </w:tc>
        <w:tc>
          <w:tcPr>
            <w:tcW w:w="1337" w:type="pct"/>
            <w:vAlign w:val="center"/>
          </w:tcPr>
          <w:p w14:paraId="2A5CCC16" w14:textId="77777777" w:rsidR="002D0B70" w:rsidRPr="006970EA" w:rsidRDefault="002D0B70" w:rsidP="00C005C9">
            <w:pPr>
              <w:jc w:val="center"/>
              <w:rPr>
                <w:rFonts w:ascii="Montserrat" w:hAnsi="Montserrat"/>
                <w:color w:val="004664"/>
              </w:rPr>
            </w:pPr>
            <w:r w:rsidRPr="006970EA">
              <w:rPr>
                <w:rFonts w:ascii="Montserrat" w:hAnsi="Montserrat"/>
                <w:color w:val="004664"/>
              </w:rPr>
              <w:t>ASCG Sheffield</w:t>
            </w:r>
          </w:p>
        </w:tc>
        <w:tc>
          <w:tcPr>
            <w:tcW w:w="2722" w:type="pct"/>
            <w:vAlign w:val="center"/>
          </w:tcPr>
          <w:p w14:paraId="450E37A4" w14:textId="77777777" w:rsidR="002D0B70" w:rsidRPr="006970EA" w:rsidRDefault="002D0B70" w:rsidP="00C005C9">
            <w:pPr>
              <w:jc w:val="center"/>
              <w:rPr>
                <w:rFonts w:ascii="Montserrat" w:hAnsi="Montserrat"/>
                <w:color w:val="004664"/>
              </w:rPr>
            </w:pPr>
            <w:r w:rsidRPr="006970EA">
              <w:rPr>
                <w:rFonts w:ascii="Montserrat" w:hAnsi="Montserrat"/>
                <w:color w:val="004664"/>
              </w:rPr>
              <w:t xml:space="preserve">PLP </w:t>
            </w:r>
            <w:proofErr w:type="spellStart"/>
            <w:r w:rsidRPr="006970EA">
              <w:rPr>
                <w:rFonts w:ascii="Montserrat" w:hAnsi="Montserrat"/>
                <w:color w:val="004664"/>
              </w:rPr>
              <w:t>Smithywood</w:t>
            </w:r>
            <w:proofErr w:type="spellEnd"/>
            <w:r w:rsidRPr="006970EA">
              <w:rPr>
                <w:rFonts w:ascii="Montserrat" w:hAnsi="Montserrat"/>
                <w:color w:val="004664"/>
              </w:rPr>
              <w:t>, 6 Cowley Way, Sheffield, S35 1QP</w:t>
            </w:r>
          </w:p>
        </w:tc>
      </w:tr>
      <w:tr w:rsidR="00D019BB" w:rsidRPr="006970EA" w14:paraId="714D5105" w14:textId="77777777" w:rsidTr="006970EA">
        <w:tc>
          <w:tcPr>
            <w:tcW w:w="941" w:type="pct"/>
            <w:vAlign w:val="center"/>
          </w:tcPr>
          <w:p w14:paraId="0C57710B" w14:textId="77777777" w:rsidR="002D0B70" w:rsidRPr="006970EA" w:rsidRDefault="002D0B70" w:rsidP="00C005C9">
            <w:pPr>
              <w:jc w:val="center"/>
              <w:rPr>
                <w:rFonts w:ascii="Montserrat" w:hAnsi="Montserrat"/>
                <w:color w:val="004664"/>
              </w:rPr>
            </w:pPr>
            <w:r w:rsidRPr="006970EA">
              <w:rPr>
                <w:rFonts w:ascii="Montserrat" w:hAnsi="Montserrat"/>
                <w:color w:val="004664"/>
              </w:rPr>
              <w:t>UAE</w:t>
            </w:r>
          </w:p>
        </w:tc>
        <w:tc>
          <w:tcPr>
            <w:tcW w:w="1337" w:type="pct"/>
            <w:vAlign w:val="center"/>
          </w:tcPr>
          <w:p w14:paraId="11987157" w14:textId="77777777" w:rsidR="002D0B70" w:rsidRPr="006970EA" w:rsidRDefault="002D0B70" w:rsidP="00C005C9">
            <w:pPr>
              <w:jc w:val="center"/>
              <w:rPr>
                <w:rFonts w:ascii="Montserrat" w:hAnsi="Montserrat"/>
                <w:color w:val="004664"/>
              </w:rPr>
            </w:pPr>
            <w:r w:rsidRPr="006970EA">
              <w:rPr>
                <w:rFonts w:ascii="Montserrat" w:hAnsi="Montserrat"/>
                <w:color w:val="004664"/>
              </w:rPr>
              <w:t>ASCG International</w:t>
            </w:r>
          </w:p>
        </w:tc>
        <w:tc>
          <w:tcPr>
            <w:tcW w:w="2722" w:type="pct"/>
            <w:vAlign w:val="center"/>
          </w:tcPr>
          <w:p w14:paraId="2040CEE1" w14:textId="77777777" w:rsidR="002D0B70" w:rsidRPr="006970EA" w:rsidRDefault="002D0B70" w:rsidP="00C005C9">
            <w:pPr>
              <w:jc w:val="center"/>
              <w:rPr>
                <w:rFonts w:ascii="Montserrat" w:hAnsi="Montserrat"/>
                <w:color w:val="004664"/>
              </w:rPr>
            </w:pPr>
            <w:r w:rsidRPr="006970EA">
              <w:rPr>
                <w:rFonts w:ascii="Montserrat" w:hAnsi="Montserrat"/>
                <w:color w:val="004664"/>
              </w:rPr>
              <w:t xml:space="preserve">Al Fattan Plaza, Airport Road, Office 712, Al </w:t>
            </w:r>
            <w:proofErr w:type="spellStart"/>
            <w:r w:rsidRPr="006970EA">
              <w:rPr>
                <w:rFonts w:ascii="Montserrat" w:hAnsi="Montserrat"/>
                <w:color w:val="004664"/>
              </w:rPr>
              <w:t>Garhoud</w:t>
            </w:r>
            <w:proofErr w:type="spellEnd"/>
            <w:r w:rsidRPr="006970EA">
              <w:rPr>
                <w:rFonts w:ascii="Montserrat" w:hAnsi="Montserrat"/>
                <w:color w:val="004664"/>
              </w:rPr>
              <w:t>, Dubai, UAE</w:t>
            </w:r>
          </w:p>
        </w:tc>
      </w:tr>
      <w:tr w:rsidR="00D019BB" w:rsidRPr="006970EA" w14:paraId="04DB9A5A" w14:textId="77777777" w:rsidTr="006970EA">
        <w:tc>
          <w:tcPr>
            <w:tcW w:w="941" w:type="pct"/>
            <w:vAlign w:val="center"/>
          </w:tcPr>
          <w:p w14:paraId="3E2A315D" w14:textId="77777777" w:rsidR="002D0B70" w:rsidRPr="006970EA" w:rsidRDefault="002D0B70" w:rsidP="00C005C9">
            <w:pPr>
              <w:jc w:val="center"/>
              <w:rPr>
                <w:rFonts w:ascii="Montserrat" w:hAnsi="Montserrat"/>
                <w:color w:val="004664"/>
              </w:rPr>
            </w:pPr>
            <w:r w:rsidRPr="006970EA">
              <w:rPr>
                <w:rFonts w:ascii="Montserrat" w:hAnsi="Montserrat"/>
                <w:color w:val="004664"/>
              </w:rPr>
              <w:t>Germany</w:t>
            </w:r>
          </w:p>
        </w:tc>
        <w:tc>
          <w:tcPr>
            <w:tcW w:w="1337" w:type="pct"/>
            <w:vAlign w:val="center"/>
          </w:tcPr>
          <w:p w14:paraId="73B4A30F" w14:textId="77777777" w:rsidR="002D0B70" w:rsidRPr="006970EA" w:rsidRDefault="002D0B70" w:rsidP="00C005C9">
            <w:pPr>
              <w:jc w:val="center"/>
              <w:rPr>
                <w:rFonts w:ascii="Montserrat" w:hAnsi="Montserrat"/>
                <w:color w:val="004664"/>
              </w:rPr>
            </w:pPr>
            <w:r w:rsidRPr="006970EA">
              <w:rPr>
                <w:rFonts w:ascii="Montserrat" w:hAnsi="Montserrat"/>
                <w:color w:val="004664"/>
              </w:rPr>
              <w:t xml:space="preserve">ASCG Germany – </w:t>
            </w:r>
            <w:proofErr w:type="spellStart"/>
            <w:r w:rsidRPr="006970EA">
              <w:rPr>
                <w:rFonts w:ascii="Montserrat" w:hAnsi="Montserrat"/>
                <w:color w:val="004664"/>
              </w:rPr>
              <w:t>Nettetal</w:t>
            </w:r>
            <w:proofErr w:type="spellEnd"/>
          </w:p>
        </w:tc>
        <w:tc>
          <w:tcPr>
            <w:tcW w:w="2722" w:type="pct"/>
            <w:vAlign w:val="center"/>
          </w:tcPr>
          <w:p w14:paraId="73E07453" w14:textId="77777777" w:rsidR="002D0B70" w:rsidRPr="006970EA" w:rsidRDefault="002D0B70" w:rsidP="00C005C9">
            <w:pPr>
              <w:jc w:val="center"/>
              <w:rPr>
                <w:rFonts w:ascii="Montserrat" w:hAnsi="Montserrat"/>
                <w:color w:val="004664"/>
              </w:rPr>
            </w:pPr>
            <w:proofErr w:type="spellStart"/>
            <w:r w:rsidRPr="006970EA">
              <w:rPr>
                <w:rFonts w:ascii="Montserrat" w:hAnsi="Montserrat"/>
                <w:color w:val="004664"/>
              </w:rPr>
              <w:t>Herrenpfad</w:t>
            </w:r>
            <w:proofErr w:type="spellEnd"/>
            <w:r w:rsidRPr="006970EA">
              <w:rPr>
                <w:rFonts w:ascii="Montserrat" w:hAnsi="Montserrat"/>
                <w:color w:val="004664"/>
              </w:rPr>
              <w:t xml:space="preserve">-Süd 40, 41334 </w:t>
            </w:r>
            <w:proofErr w:type="spellStart"/>
            <w:r w:rsidRPr="006970EA">
              <w:rPr>
                <w:rFonts w:ascii="Montserrat" w:hAnsi="Montserrat"/>
                <w:color w:val="004664"/>
              </w:rPr>
              <w:t>Nettetal</w:t>
            </w:r>
            <w:proofErr w:type="spellEnd"/>
            <w:r w:rsidRPr="006970EA">
              <w:rPr>
                <w:rFonts w:ascii="Montserrat" w:hAnsi="Montserrat"/>
                <w:color w:val="004664"/>
              </w:rPr>
              <w:t>, Deutschland</w:t>
            </w:r>
          </w:p>
        </w:tc>
      </w:tr>
    </w:tbl>
    <w:p w14:paraId="77BD2E75" w14:textId="77777777" w:rsidR="002D0B70" w:rsidRPr="006970EA" w:rsidRDefault="002D0B70" w:rsidP="002D0B70">
      <w:pPr>
        <w:rPr>
          <w:ins w:id="253" w:author="Eloise Mann" w:date="2025-05-22T12:14:00Z" w16du:dateUtc="2025-05-22T11:14:00Z"/>
          <w:rFonts w:ascii="Montserrat" w:hAnsi="Montserrat"/>
          <w:color w:val="004664"/>
        </w:rPr>
      </w:pPr>
    </w:p>
    <w:p w14:paraId="59228F69" w14:textId="77777777" w:rsidR="0043362D" w:rsidRPr="006970EA" w:rsidRDefault="0043362D" w:rsidP="002D0B70">
      <w:pPr>
        <w:rPr>
          <w:rFonts w:ascii="Montserrat" w:hAnsi="Montserrat"/>
          <w:color w:val="004664"/>
        </w:rPr>
      </w:pPr>
    </w:p>
    <w:p w14:paraId="1C2F2E71" w14:textId="319FEEB8" w:rsidR="002D0B70" w:rsidRPr="006970EA" w:rsidRDefault="002D0B70">
      <w:pPr>
        <w:pStyle w:val="Heading2"/>
        <w:rPr>
          <w:rFonts w:ascii="Montserrat" w:hAnsi="Montserrat"/>
          <w:rPrChange w:id="254" w:author="Eloise Mann" w:date="2025-05-22T14:32:00Z" w16du:dateUtc="2025-05-22T13:32:00Z">
            <w:rPr/>
          </w:rPrChange>
        </w:rPr>
        <w:pPrChange w:id="255" w:author="Eloise Mann" w:date="2025-05-22T12:41:00Z" w16du:dateUtc="2025-05-22T11:41:00Z">
          <w:pPr/>
        </w:pPrChange>
      </w:pPr>
      <w:bookmarkStart w:id="256" w:name="_Toc198816807"/>
      <w:r w:rsidRPr="006970EA">
        <w:rPr>
          <w:rFonts w:ascii="Montserrat" w:hAnsi="Montserrat"/>
          <w:rPrChange w:id="257" w:author="Eloise Mann" w:date="2025-05-22T14:32:00Z" w16du:dateUtc="2025-05-22T13:32:00Z">
            <w:rPr/>
          </w:rPrChange>
        </w:rPr>
        <w:lastRenderedPageBreak/>
        <w:t>Objectives</w:t>
      </w:r>
      <w:bookmarkEnd w:id="256"/>
      <w:r w:rsidRPr="006970EA">
        <w:rPr>
          <w:rFonts w:ascii="Montserrat" w:hAnsi="Montserrat"/>
          <w:rPrChange w:id="258" w:author="Eloise Mann" w:date="2025-05-22T14:32:00Z" w16du:dateUtc="2025-05-22T13:32:00Z">
            <w:rPr/>
          </w:rPrChange>
        </w:rPr>
        <w:t xml:space="preserve"> </w:t>
      </w:r>
    </w:p>
    <w:p w14:paraId="3F81CE1A" w14:textId="77777777" w:rsidR="002D0B70" w:rsidRPr="006970EA" w:rsidRDefault="002D0B70">
      <w:pPr>
        <w:pStyle w:val="Heading3"/>
        <w:rPr>
          <w:rFonts w:ascii="Montserrat" w:hAnsi="Montserrat"/>
          <w:rPrChange w:id="259" w:author="Eloise Mann" w:date="2025-05-22T14:32:00Z" w16du:dateUtc="2025-05-22T13:32:00Z">
            <w:rPr/>
          </w:rPrChange>
        </w:rPr>
        <w:pPrChange w:id="260" w:author="Eloise Mann" w:date="2025-05-22T12:41:00Z" w16du:dateUtc="2025-05-22T11:41:00Z">
          <w:pPr>
            <w:spacing w:after="240"/>
          </w:pPr>
        </w:pPrChange>
      </w:pPr>
      <w:bookmarkStart w:id="261" w:name="_Toc198816808"/>
      <w:r w:rsidRPr="006970EA">
        <w:rPr>
          <w:rFonts w:ascii="Montserrat" w:hAnsi="Montserrat"/>
          <w:rPrChange w:id="262" w:author="Eloise Mann" w:date="2025-05-22T14:32:00Z" w16du:dateUtc="2025-05-22T13:32:00Z">
            <w:rPr/>
          </w:rPrChange>
        </w:rPr>
        <w:t>ASCG aims to:</w:t>
      </w:r>
      <w:bookmarkEnd w:id="261"/>
    </w:p>
    <w:p w14:paraId="71CC8865" w14:textId="77777777" w:rsidR="002D0B70" w:rsidRPr="006970EA" w:rsidRDefault="002D0B70" w:rsidP="002D0B70">
      <w:pPr>
        <w:numPr>
          <w:ilvl w:val="0"/>
          <w:numId w:val="1"/>
        </w:numPr>
        <w:spacing w:after="0" w:line="240" w:lineRule="auto"/>
        <w:rPr>
          <w:rFonts w:ascii="Montserrat" w:hAnsi="Montserrat"/>
          <w:color w:val="004664"/>
        </w:rPr>
      </w:pPr>
      <w:r w:rsidRPr="006970EA">
        <w:rPr>
          <w:rFonts w:ascii="Montserrat" w:hAnsi="Montserrat"/>
          <w:color w:val="004664"/>
        </w:rPr>
        <w:t>Integrate environmental and social sustainability considerations into procurement decisions.</w:t>
      </w:r>
    </w:p>
    <w:p w14:paraId="4E99796F" w14:textId="77777777" w:rsidR="002D0B70" w:rsidRPr="006970EA" w:rsidRDefault="002D0B70" w:rsidP="002D0B70">
      <w:pPr>
        <w:numPr>
          <w:ilvl w:val="0"/>
          <w:numId w:val="1"/>
        </w:numPr>
        <w:spacing w:after="0" w:line="240" w:lineRule="auto"/>
        <w:rPr>
          <w:rFonts w:ascii="Montserrat" w:hAnsi="Montserrat"/>
          <w:color w:val="004664"/>
        </w:rPr>
      </w:pPr>
      <w:r w:rsidRPr="006970EA">
        <w:rPr>
          <w:rFonts w:ascii="Montserrat" w:hAnsi="Montserrat"/>
          <w:color w:val="004664"/>
        </w:rPr>
        <w:t>Work with suppliers who demonstrate high standards of ethics, labour rights, health &amp; safety, and environmental stewardship.</w:t>
      </w:r>
    </w:p>
    <w:p w14:paraId="70D48325" w14:textId="3B6E0F07" w:rsidR="002D0B70" w:rsidRPr="006970EA" w:rsidRDefault="002D0B70" w:rsidP="002D0B70">
      <w:pPr>
        <w:numPr>
          <w:ilvl w:val="0"/>
          <w:numId w:val="1"/>
        </w:numPr>
        <w:spacing w:after="0" w:line="240" w:lineRule="auto"/>
        <w:rPr>
          <w:rFonts w:ascii="Montserrat" w:hAnsi="Montserrat"/>
          <w:color w:val="004664"/>
        </w:rPr>
      </w:pPr>
      <w:r w:rsidRPr="006970EA">
        <w:rPr>
          <w:rFonts w:ascii="Montserrat" w:hAnsi="Montserrat"/>
          <w:color w:val="004664"/>
        </w:rPr>
        <w:t xml:space="preserve">Support SMEs, VCSEs, and local suppliers within a 50-mile radius </w:t>
      </w:r>
      <w:del w:id="263" w:author="Eloise Mann" w:date="2025-05-22T12:20:00Z" w16du:dateUtc="2025-05-22T11:20:00Z">
        <w:r w:rsidRPr="006970EA" w:rsidDel="0043362D">
          <w:rPr>
            <w:rFonts w:ascii="Montserrat" w:hAnsi="Montserrat"/>
            <w:color w:val="004664"/>
          </w:rPr>
          <w:delText xml:space="preserve">wherever </w:delText>
        </w:r>
      </w:del>
      <w:ins w:id="264" w:author="Eloise Mann" w:date="2025-05-22T12:20:00Z" w16du:dateUtc="2025-05-22T11:20:00Z">
        <w:r w:rsidR="0043362D" w:rsidRPr="006970EA">
          <w:rPr>
            <w:rFonts w:ascii="Montserrat" w:hAnsi="Montserrat"/>
            <w:color w:val="004664"/>
          </w:rPr>
          <w:t xml:space="preserve">when </w:t>
        </w:r>
      </w:ins>
      <w:r w:rsidRPr="006970EA">
        <w:rPr>
          <w:rFonts w:ascii="Montserrat" w:hAnsi="Montserrat"/>
          <w:color w:val="004664"/>
        </w:rPr>
        <w:t>feasible.</w:t>
      </w:r>
    </w:p>
    <w:p w14:paraId="23B80AE5" w14:textId="77777777" w:rsidR="002D0B70" w:rsidRPr="006970EA" w:rsidRDefault="002D0B70" w:rsidP="002D0B70">
      <w:pPr>
        <w:numPr>
          <w:ilvl w:val="0"/>
          <w:numId w:val="1"/>
        </w:numPr>
        <w:spacing w:after="0" w:line="240" w:lineRule="auto"/>
        <w:rPr>
          <w:rFonts w:ascii="Montserrat" w:hAnsi="Montserrat"/>
          <w:color w:val="004664"/>
        </w:rPr>
      </w:pPr>
      <w:r w:rsidRPr="006970EA">
        <w:rPr>
          <w:rFonts w:ascii="Montserrat" w:hAnsi="Montserrat"/>
          <w:color w:val="004664"/>
        </w:rPr>
        <w:t>Encourage innovation and continuous improvement through sustainable supply chain partnerships.</w:t>
      </w:r>
    </w:p>
    <w:p w14:paraId="6686AEC2" w14:textId="77777777" w:rsidR="002D0B70" w:rsidRPr="006970EA" w:rsidRDefault="002D0B70" w:rsidP="002D0B70">
      <w:pPr>
        <w:numPr>
          <w:ilvl w:val="0"/>
          <w:numId w:val="1"/>
        </w:numPr>
        <w:spacing w:after="0" w:line="240" w:lineRule="auto"/>
        <w:rPr>
          <w:rFonts w:ascii="Montserrat" w:hAnsi="Montserrat"/>
          <w:color w:val="004664"/>
        </w:rPr>
      </w:pPr>
      <w:r w:rsidRPr="006970EA">
        <w:rPr>
          <w:rFonts w:ascii="Montserrat" w:hAnsi="Montserrat"/>
          <w:color w:val="004664"/>
        </w:rPr>
        <w:t>Ensure our supply chain aligns with our Business Ethics Policy and Modern Slavery commitments.</w:t>
      </w:r>
    </w:p>
    <w:p w14:paraId="7400B5BB" w14:textId="77777777" w:rsidR="002D0B70" w:rsidRPr="006970EA" w:rsidRDefault="002D0B70" w:rsidP="002D0B70">
      <w:pPr>
        <w:spacing w:after="0" w:line="240" w:lineRule="auto"/>
        <w:rPr>
          <w:rFonts w:ascii="Montserrat" w:hAnsi="Montserrat"/>
          <w:color w:val="004664"/>
        </w:rPr>
      </w:pPr>
    </w:p>
    <w:p w14:paraId="140F2649" w14:textId="18EBC88A" w:rsidR="002D0B70" w:rsidRPr="004158A9" w:rsidRDefault="002D0B70">
      <w:pPr>
        <w:pStyle w:val="Heading3"/>
        <w:rPr>
          <w:rFonts w:ascii="Montserrat" w:hAnsi="Montserrat"/>
          <w:rPrChange w:id="265" w:author="Eloise Mann" w:date="2025-05-23T09:06:00Z" w16du:dateUtc="2025-05-23T08:06:00Z">
            <w:rPr/>
          </w:rPrChange>
        </w:rPr>
        <w:pPrChange w:id="266" w:author="Eloise Mann" w:date="2025-05-23T09:06:00Z" w16du:dateUtc="2025-05-23T08:06:00Z">
          <w:pPr/>
        </w:pPrChange>
      </w:pPr>
      <w:r w:rsidRPr="004158A9">
        <w:rPr>
          <w:rFonts w:ascii="Montserrat" w:hAnsi="Montserrat"/>
          <w:rPrChange w:id="267" w:author="Eloise Mann" w:date="2025-05-23T09:06:00Z" w16du:dateUtc="2025-05-23T08:06:00Z">
            <w:rPr/>
          </w:rPrChange>
        </w:rPr>
        <w:t xml:space="preserve">Sustainable procurement </w:t>
      </w:r>
      <w:proofErr w:type="gramStart"/>
      <w:r w:rsidRPr="004158A9">
        <w:rPr>
          <w:rFonts w:ascii="Montserrat" w:hAnsi="Montserrat"/>
          <w:rPrChange w:id="268" w:author="Eloise Mann" w:date="2025-05-23T09:06:00Z" w16du:dateUtc="2025-05-23T08:06:00Z">
            <w:rPr/>
          </w:rPrChange>
        </w:rPr>
        <w:t>focus</w:t>
      </w:r>
      <w:proofErr w:type="gramEnd"/>
      <w:r w:rsidRPr="004158A9">
        <w:rPr>
          <w:rFonts w:ascii="Montserrat" w:hAnsi="Montserrat"/>
          <w:rPrChange w:id="269" w:author="Eloise Mann" w:date="2025-05-23T09:06:00Z" w16du:dateUtc="2025-05-23T08:06:00Z">
            <w:rPr/>
          </w:rPrChange>
        </w:rPr>
        <w:t xml:space="preserve"> areas and performance targets </w:t>
      </w:r>
    </w:p>
    <w:p w14:paraId="71BFEF15" w14:textId="4399B2B9" w:rsidR="002D0B70" w:rsidRPr="006970EA" w:rsidRDefault="002D0B70" w:rsidP="002D0B70">
      <w:pPr>
        <w:rPr>
          <w:rFonts w:ascii="Montserrat" w:hAnsi="Montserrat"/>
          <w:color w:val="004664"/>
        </w:rPr>
      </w:pPr>
      <w:r w:rsidRPr="006970EA">
        <w:rPr>
          <w:rFonts w:ascii="Montserrat" w:hAnsi="Montserrat"/>
          <w:color w:val="004664"/>
        </w:rPr>
        <w:t xml:space="preserve">To ensure procurement decisions are ethical, responsible, and aligned with ASCG’s sustainability values, we commit to the following targets, with a baseline year of </w:t>
      </w:r>
      <w:commentRangeStart w:id="270"/>
      <w:commentRangeStart w:id="271"/>
      <w:r w:rsidRPr="006970EA">
        <w:rPr>
          <w:rFonts w:ascii="Montserrat" w:hAnsi="Montserrat"/>
          <w:color w:val="004664"/>
        </w:rPr>
        <w:t>202</w:t>
      </w:r>
      <w:ins w:id="272" w:author="Eloise Mann" w:date="2025-05-23T09:07:00Z" w16du:dateUtc="2025-05-23T08:07:00Z">
        <w:r w:rsidR="004158A9">
          <w:rPr>
            <w:rFonts w:ascii="Montserrat" w:hAnsi="Montserrat"/>
            <w:color w:val="004664"/>
          </w:rPr>
          <w:t>2</w:t>
        </w:r>
      </w:ins>
      <w:del w:id="273" w:author="Eloise Mann" w:date="2025-05-23T09:07:00Z" w16du:dateUtc="2025-05-23T08:07:00Z">
        <w:r w:rsidRPr="006970EA" w:rsidDel="004158A9">
          <w:rPr>
            <w:rFonts w:ascii="Montserrat" w:hAnsi="Montserrat"/>
            <w:color w:val="004664"/>
          </w:rPr>
          <w:delText>1</w:delText>
        </w:r>
      </w:del>
      <w:commentRangeEnd w:id="270"/>
      <w:r w:rsidR="00480B32">
        <w:rPr>
          <w:rStyle w:val="CommentReference"/>
        </w:rPr>
        <w:commentReference w:id="270"/>
      </w:r>
      <w:commentRangeEnd w:id="271"/>
      <w:r w:rsidR="005E3FB2">
        <w:rPr>
          <w:rStyle w:val="CommentReference"/>
        </w:rPr>
        <w:commentReference w:id="271"/>
      </w:r>
      <w:r w:rsidRPr="006970EA">
        <w:rPr>
          <w:rFonts w:ascii="Montserrat" w:hAnsi="Montserrat"/>
          <w:color w:val="004664"/>
        </w:rPr>
        <w:t>:</w:t>
      </w:r>
    </w:p>
    <w:p w14:paraId="6B43F0F6" w14:textId="77777777" w:rsidR="002D0B70" w:rsidRPr="006970EA" w:rsidRDefault="002D0B70">
      <w:pPr>
        <w:pStyle w:val="Heading3"/>
        <w:rPr>
          <w:rFonts w:ascii="Montserrat" w:hAnsi="Montserrat"/>
          <w:rPrChange w:id="274" w:author="Eloise Mann" w:date="2025-05-22T14:32:00Z" w16du:dateUtc="2025-05-22T13:32:00Z">
            <w:rPr/>
          </w:rPrChange>
        </w:rPr>
        <w:pPrChange w:id="275" w:author="Eloise Mann" w:date="2025-05-22T12:41:00Z" w16du:dateUtc="2025-05-22T11:41:00Z">
          <w:pPr>
            <w:pStyle w:val="ListParagraph"/>
            <w:numPr>
              <w:numId w:val="3"/>
            </w:numPr>
            <w:spacing w:after="0" w:line="240" w:lineRule="auto"/>
            <w:ind w:left="426" w:hanging="360"/>
          </w:pPr>
        </w:pPrChange>
      </w:pPr>
      <w:bookmarkStart w:id="276" w:name="_Toc198816809"/>
      <w:r w:rsidRPr="006970EA">
        <w:rPr>
          <w:rFonts w:ascii="Montserrat" w:hAnsi="Montserrat"/>
          <w:rPrChange w:id="277" w:author="Eloise Mann" w:date="2025-05-22T14:32:00Z" w16du:dateUtc="2025-05-22T13:32:00Z">
            <w:rPr/>
          </w:rPrChange>
        </w:rPr>
        <w:t>Environmental Responsibility in Procurement</w:t>
      </w:r>
      <w:bookmarkEnd w:id="276"/>
    </w:p>
    <w:p w14:paraId="288002C8" w14:textId="77777777" w:rsidR="002D0B70" w:rsidRDefault="002D0B70" w:rsidP="002D0B70">
      <w:pPr>
        <w:numPr>
          <w:ilvl w:val="0"/>
          <w:numId w:val="2"/>
        </w:numPr>
        <w:spacing w:after="0" w:line="240" w:lineRule="auto"/>
        <w:rPr>
          <w:ins w:id="278" w:author="Kenal Patel" w:date="2025-05-30T13:22:00Z" w16du:dateUtc="2025-05-30T07:52:00Z"/>
          <w:rFonts w:ascii="Montserrat" w:hAnsi="Montserrat"/>
          <w:color w:val="004664"/>
        </w:rPr>
      </w:pPr>
      <w:commentRangeStart w:id="279"/>
      <w:r w:rsidRPr="006970EA">
        <w:rPr>
          <w:rFonts w:ascii="Montserrat" w:hAnsi="Montserrat"/>
          <w:color w:val="004664"/>
        </w:rPr>
        <w:t xml:space="preserve">Achieve </w:t>
      </w:r>
      <w:commentRangeStart w:id="280"/>
      <w:commentRangeStart w:id="281"/>
      <w:r w:rsidRPr="006970EA">
        <w:rPr>
          <w:rFonts w:ascii="Montserrat" w:hAnsi="Montserrat"/>
          <w:color w:val="004664"/>
        </w:rPr>
        <w:t xml:space="preserve">100% integration of environmental criteria </w:t>
      </w:r>
      <w:commentRangeEnd w:id="280"/>
      <w:r w:rsidRPr="006970EA">
        <w:rPr>
          <w:rStyle w:val="CommentReference"/>
          <w:rFonts w:ascii="Montserrat" w:hAnsi="Montserrat"/>
          <w:color w:val="004664"/>
        </w:rPr>
        <w:commentReference w:id="280"/>
      </w:r>
      <w:commentRangeEnd w:id="281"/>
      <w:r w:rsidR="005E3FB2">
        <w:rPr>
          <w:rStyle w:val="CommentReference"/>
        </w:rPr>
        <w:commentReference w:id="281"/>
      </w:r>
      <w:r w:rsidRPr="006970EA">
        <w:rPr>
          <w:rFonts w:ascii="Montserrat" w:hAnsi="Montserrat"/>
          <w:color w:val="004664"/>
        </w:rPr>
        <w:t>in all high-impact tenders by 2028.</w:t>
      </w:r>
      <w:commentRangeEnd w:id="279"/>
      <w:r w:rsidR="005E3FB2">
        <w:rPr>
          <w:rStyle w:val="CommentReference"/>
        </w:rPr>
        <w:commentReference w:id="279"/>
      </w:r>
    </w:p>
    <w:p w14:paraId="1DA0F8BF" w14:textId="439B2F9E" w:rsidR="005E3FB2" w:rsidRPr="006970EA" w:rsidRDefault="005E3FB2" w:rsidP="002D0B70">
      <w:pPr>
        <w:numPr>
          <w:ilvl w:val="0"/>
          <w:numId w:val="2"/>
        </w:numPr>
        <w:spacing w:after="0" w:line="240" w:lineRule="auto"/>
        <w:rPr>
          <w:rFonts w:ascii="Montserrat" w:hAnsi="Montserrat"/>
          <w:color w:val="004664"/>
        </w:rPr>
      </w:pPr>
      <w:ins w:id="282" w:author="Kenal Patel" w:date="2025-05-30T13:22:00Z" w16du:dateUtc="2025-05-30T07:52:00Z">
        <w:r w:rsidRPr="005E3FB2">
          <w:rPr>
            <w:rFonts w:ascii="Montserrat" w:hAnsi="Montserrat"/>
            <w:color w:val="004664"/>
          </w:rPr>
          <w:t>Achieve 100% integration of defined environmental criteria in all high-impact tenders by 2028, including requirements on carbon footprint reporting, carbon reduction targets, use of renewable energy, sustainable packaging, waste management practices, and adherence to relevant environmental certifications (e.g., ISO 14001, FSC, BREEAM).</w:t>
        </w:r>
      </w:ins>
    </w:p>
    <w:p w14:paraId="51F77E68" w14:textId="4D7B1CC7" w:rsidR="002D0B70" w:rsidRPr="006970EA" w:rsidRDefault="002D0B70" w:rsidP="002D0B70">
      <w:pPr>
        <w:numPr>
          <w:ilvl w:val="0"/>
          <w:numId w:val="2"/>
        </w:numPr>
        <w:spacing w:after="0" w:line="240" w:lineRule="auto"/>
        <w:rPr>
          <w:rFonts w:ascii="Montserrat" w:hAnsi="Montserrat"/>
          <w:color w:val="004664"/>
        </w:rPr>
      </w:pPr>
      <w:commentRangeStart w:id="283"/>
      <w:r w:rsidRPr="006970EA">
        <w:rPr>
          <w:rFonts w:ascii="Montserrat" w:hAnsi="Montserrat"/>
          <w:color w:val="004664"/>
        </w:rPr>
        <w:t xml:space="preserve">Ensure 50% of </w:t>
      </w:r>
      <w:ins w:id="284" w:author="Eloise Mann" w:date="2025-05-23T09:07:00Z" w16du:dateUtc="2025-05-23T08:07:00Z">
        <w:r w:rsidR="005B75C2">
          <w:rPr>
            <w:rFonts w:ascii="Montserrat" w:hAnsi="Montserrat"/>
            <w:color w:val="004664"/>
          </w:rPr>
          <w:t>tier 1 suppliers</w:t>
        </w:r>
      </w:ins>
      <w:del w:id="285" w:author="Eloise Mann" w:date="2025-05-23T09:07:00Z" w16du:dateUtc="2025-05-23T08:07:00Z">
        <w:r w:rsidRPr="006970EA" w:rsidDel="005B75C2">
          <w:rPr>
            <w:rFonts w:ascii="Montserrat" w:hAnsi="Montserrat"/>
            <w:color w:val="004664"/>
          </w:rPr>
          <w:delText>suppliers</w:delText>
        </w:r>
      </w:del>
      <w:r w:rsidRPr="006970EA">
        <w:rPr>
          <w:rFonts w:ascii="Montserrat" w:hAnsi="Montserrat"/>
          <w:color w:val="004664"/>
        </w:rPr>
        <w:t xml:space="preserve"> have a certified </w:t>
      </w:r>
      <w:commentRangeEnd w:id="283"/>
      <w:r w:rsidRPr="006970EA">
        <w:rPr>
          <w:rStyle w:val="CommentReference"/>
          <w:rFonts w:ascii="Montserrat" w:hAnsi="Montserrat"/>
          <w:color w:val="004664"/>
        </w:rPr>
        <w:commentReference w:id="283"/>
      </w:r>
      <w:r w:rsidRPr="006970EA">
        <w:rPr>
          <w:rFonts w:ascii="Montserrat" w:hAnsi="Montserrat"/>
          <w:color w:val="004664"/>
        </w:rPr>
        <w:t>environmental management system (e.g., ISO 14001) by 2028.</w:t>
      </w:r>
    </w:p>
    <w:p w14:paraId="1EB94E20" w14:textId="261D92D1" w:rsidR="002D0B70" w:rsidRPr="006970EA" w:rsidDel="005B75C2" w:rsidRDefault="002D0B70" w:rsidP="002D0B70">
      <w:pPr>
        <w:pStyle w:val="ListParagraph"/>
        <w:numPr>
          <w:ilvl w:val="0"/>
          <w:numId w:val="2"/>
        </w:numPr>
        <w:spacing w:after="0" w:line="240" w:lineRule="auto"/>
        <w:rPr>
          <w:del w:id="286" w:author="Eloise Mann" w:date="2025-05-23T09:07:00Z" w16du:dateUtc="2025-05-23T08:07:00Z"/>
          <w:rFonts w:ascii="Montserrat" w:eastAsia="Calibri" w:hAnsi="Montserrat"/>
          <w:color w:val="004664"/>
        </w:rPr>
      </w:pPr>
      <w:commentRangeStart w:id="287"/>
      <w:commentRangeStart w:id="288"/>
      <w:r w:rsidRPr="006970EA">
        <w:rPr>
          <w:rFonts w:ascii="Montserrat" w:eastAsia="Calibri" w:hAnsi="Montserrat"/>
          <w:color w:val="004664"/>
        </w:rPr>
        <w:t>Conduct Environmental, Social and Governance audits on 100% of high-risk suppliers annually by 2028.</w:t>
      </w:r>
      <w:commentRangeEnd w:id="287"/>
      <w:r w:rsidR="00ED0770" w:rsidRPr="006970EA">
        <w:rPr>
          <w:rStyle w:val="CommentReference"/>
          <w:rFonts w:ascii="Montserrat" w:hAnsi="Montserrat"/>
          <w:rPrChange w:id="289" w:author="Eloise Mann" w:date="2025-05-22T14:32:00Z" w16du:dateUtc="2025-05-22T13:32:00Z">
            <w:rPr>
              <w:rStyle w:val="CommentReference"/>
            </w:rPr>
          </w:rPrChange>
        </w:rPr>
        <w:commentReference w:id="287"/>
      </w:r>
      <w:commentRangeEnd w:id="288"/>
      <w:r w:rsidR="005E3FB2">
        <w:rPr>
          <w:rStyle w:val="CommentReference"/>
        </w:rPr>
        <w:commentReference w:id="288"/>
      </w:r>
    </w:p>
    <w:p w14:paraId="45F6DC25" w14:textId="0E993B0A" w:rsidR="002D0B70" w:rsidRPr="005B75C2" w:rsidRDefault="002D0B70">
      <w:pPr>
        <w:pStyle w:val="ListParagraph"/>
        <w:numPr>
          <w:ilvl w:val="0"/>
          <w:numId w:val="2"/>
        </w:numPr>
        <w:spacing w:after="0" w:line="240" w:lineRule="auto"/>
        <w:rPr>
          <w:ins w:id="290" w:author="Eloise Mann" w:date="2025-05-22T15:58:00Z" w16du:dateUtc="2025-05-22T14:58:00Z"/>
          <w:rFonts w:ascii="Montserrat" w:hAnsi="Montserrat"/>
          <w:color w:val="004664"/>
          <w:rPrChange w:id="291" w:author="Eloise Mann" w:date="2025-05-23T09:07:00Z" w16du:dateUtc="2025-05-23T08:07:00Z">
            <w:rPr>
              <w:ins w:id="292" w:author="Eloise Mann" w:date="2025-05-22T15:58:00Z" w16du:dateUtc="2025-05-22T14:58:00Z"/>
            </w:rPr>
          </w:rPrChange>
        </w:rPr>
        <w:pPrChange w:id="293" w:author="Eloise Mann" w:date="2025-05-23T09:07:00Z" w16du:dateUtc="2025-05-23T08:07:00Z">
          <w:pPr>
            <w:numPr>
              <w:numId w:val="2"/>
            </w:numPr>
            <w:tabs>
              <w:tab w:val="num" w:pos="720"/>
            </w:tabs>
            <w:spacing w:after="0" w:line="240" w:lineRule="auto"/>
            <w:ind w:left="720" w:hanging="360"/>
          </w:pPr>
        </w:pPrChange>
      </w:pPr>
      <w:commentRangeStart w:id="294"/>
      <w:del w:id="295" w:author="Eloise Mann" w:date="2025-05-22T15:55:00Z" w16du:dateUtc="2025-05-22T14:55:00Z">
        <w:r w:rsidRPr="005B75C2" w:rsidDel="00541A6E">
          <w:rPr>
            <w:rFonts w:ascii="Montserrat" w:hAnsi="Montserrat"/>
            <w:color w:val="004664"/>
            <w:rPrChange w:id="296" w:author="Eloise Mann" w:date="2025-05-23T09:07:00Z" w16du:dateUtc="2025-05-23T08:07:00Z">
              <w:rPr/>
            </w:rPrChange>
          </w:rPr>
          <w:delText>Reduce procurement-related packaging waste by 15% across all facilities by 2028.</w:delText>
        </w:r>
        <w:commentRangeEnd w:id="294"/>
        <w:r w:rsidR="00ED0770" w:rsidRPr="006970EA" w:rsidDel="00541A6E">
          <w:rPr>
            <w:rStyle w:val="CommentReference"/>
            <w:rFonts w:ascii="Montserrat" w:hAnsi="Montserrat"/>
            <w:rPrChange w:id="297" w:author="Eloise Mann" w:date="2025-05-22T14:32:00Z" w16du:dateUtc="2025-05-22T13:32:00Z">
              <w:rPr>
                <w:rStyle w:val="CommentReference"/>
              </w:rPr>
            </w:rPrChange>
          </w:rPr>
          <w:commentReference w:id="294"/>
        </w:r>
      </w:del>
    </w:p>
    <w:p w14:paraId="066E7403" w14:textId="28D069B4" w:rsidR="00884828" w:rsidRPr="006970EA" w:rsidRDefault="00884828" w:rsidP="002D0B70">
      <w:pPr>
        <w:numPr>
          <w:ilvl w:val="0"/>
          <w:numId w:val="2"/>
        </w:numPr>
        <w:spacing w:after="0" w:line="240" w:lineRule="auto"/>
        <w:rPr>
          <w:rFonts w:ascii="Montserrat" w:hAnsi="Montserrat"/>
          <w:color w:val="004664"/>
        </w:rPr>
      </w:pPr>
      <w:ins w:id="298" w:author="Eloise Mann" w:date="2025-05-22T15:58:00Z" w16du:dateUtc="2025-05-22T14:58:00Z">
        <w:r>
          <w:rPr>
            <w:rFonts w:ascii="Montserrat" w:hAnsi="Montserrat"/>
            <w:color w:val="004664"/>
          </w:rPr>
          <w:t xml:space="preserve">Reduce the volume of virgin materials used </w:t>
        </w:r>
      </w:ins>
      <w:ins w:id="299" w:author="Eloise Mann" w:date="2025-05-22T15:59:00Z" w16du:dateUtc="2025-05-22T14:59:00Z">
        <w:r w:rsidR="00E304B1">
          <w:rPr>
            <w:rFonts w:ascii="Montserrat" w:hAnsi="Montserrat"/>
            <w:color w:val="004664"/>
          </w:rPr>
          <w:t xml:space="preserve">by 10% </w:t>
        </w:r>
      </w:ins>
      <w:ins w:id="300" w:author="Eloise Mann" w:date="2025-05-22T15:58:00Z" w16du:dateUtc="2025-05-22T14:58:00Z">
        <w:r>
          <w:rPr>
            <w:rFonts w:ascii="Montserrat" w:hAnsi="Montserrat"/>
            <w:color w:val="004664"/>
          </w:rPr>
          <w:t xml:space="preserve">within </w:t>
        </w:r>
      </w:ins>
      <w:ins w:id="301" w:author="Eloise Mann" w:date="2025-05-22T16:13:00Z" w16du:dateUtc="2025-05-22T15:13:00Z">
        <w:r w:rsidR="00F26FCA">
          <w:rPr>
            <w:rFonts w:ascii="Montserrat" w:hAnsi="Montserrat"/>
            <w:color w:val="004664"/>
          </w:rPr>
          <w:t>all operations related</w:t>
        </w:r>
      </w:ins>
      <w:ins w:id="302" w:author="Eloise Mann" w:date="2025-05-22T15:59:00Z" w16du:dateUtc="2025-05-22T14:59:00Z">
        <w:r w:rsidR="00E304B1">
          <w:rPr>
            <w:rFonts w:ascii="Montserrat" w:hAnsi="Montserrat"/>
            <w:color w:val="004664"/>
          </w:rPr>
          <w:t xml:space="preserve"> purchases by 2028</w:t>
        </w:r>
      </w:ins>
    </w:p>
    <w:p w14:paraId="2A684BF6" w14:textId="77777777" w:rsidR="002D0B70" w:rsidRPr="006970EA" w:rsidRDefault="002D0B70" w:rsidP="002D0B70">
      <w:pPr>
        <w:rPr>
          <w:rFonts w:ascii="Montserrat" w:hAnsi="Montserrat"/>
          <w:color w:val="004664"/>
        </w:rPr>
      </w:pPr>
    </w:p>
    <w:p w14:paraId="7E36F202" w14:textId="77777777" w:rsidR="002D0B70" w:rsidRPr="006970EA" w:rsidRDefault="002D0B70">
      <w:pPr>
        <w:pStyle w:val="Heading3"/>
        <w:rPr>
          <w:rFonts w:ascii="Montserrat" w:hAnsi="Montserrat"/>
          <w:rPrChange w:id="303" w:author="Eloise Mann" w:date="2025-05-22T14:32:00Z" w16du:dateUtc="2025-05-22T13:32:00Z">
            <w:rPr/>
          </w:rPrChange>
        </w:rPr>
        <w:pPrChange w:id="304" w:author="Eloise Mann" w:date="2025-05-22T12:40:00Z" w16du:dateUtc="2025-05-22T11:40:00Z">
          <w:pPr>
            <w:pStyle w:val="ListParagraph"/>
            <w:numPr>
              <w:numId w:val="3"/>
            </w:numPr>
            <w:spacing w:after="0" w:line="240" w:lineRule="auto"/>
            <w:ind w:left="426" w:hanging="360"/>
          </w:pPr>
        </w:pPrChange>
      </w:pPr>
      <w:bookmarkStart w:id="305" w:name="_Toc198816810"/>
      <w:r w:rsidRPr="006970EA">
        <w:rPr>
          <w:rFonts w:ascii="Montserrat" w:hAnsi="Montserrat"/>
          <w:rPrChange w:id="306" w:author="Eloise Mann" w:date="2025-05-22T14:32:00Z" w16du:dateUtc="2025-05-22T13:32:00Z">
            <w:rPr/>
          </w:rPrChange>
        </w:rPr>
        <w:t>Supplier Social Practices</w:t>
      </w:r>
      <w:bookmarkEnd w:id="305"/>
    </w:p>
    <w:p w14:paraId="1CEF282C" w14:textId="77777777" w:rsidR="002D0B70" w:rsidRPr="006970EA" w:rsidRDefault="002D0B70" w:rsidP="002D0B70">
      <w:pPr>
        <w:numPr>
          <w:ilvl w:val="0"/>
          <w:numId w:val="4"/>
        </w:numPr>
        <w:spacing w:after="0" w:line="240" w:lineRule="auto"/>
        <w:rPr>
          <w:rFonts w:ascii="Montserrat" w:hAnsi="Montserrat"/>
          <w:color w:val="004664"/>
        </w:rPr>
      </w:pPr>
      <w:commentRangeStart w:id="307"/>
      <w:commentRangeStart w:id="308"/>
      <w:r w:rsidRPr="006970EA">
        <w:rPr>
          <w:rFonts w:ascii="Montserrat" w:hAnsi="Montserrat"/>
          <w:color w:val="004664"/>
        </w:rPr>
        <w:t>Ensure 100% of tier-one supplier’s sign ASCG’s Supplier Sustainability Charter by 2028.</w:t>
      </w:r>
      <w:commentRangeEnd w:id="307"/>
      <w:r w:rsidR="00113F31">
        <w:rPr>
          <w:rStyle w:val="CommentReference"/>
        </w:rPr>
        <w:commentReference w:id="307"/>
      </w:r>
      <w:commentRangeEnd w:id="308"/>
      <w:r w:rsidR="00124C11">
        <w:rPr>
          <w:rStyle w:val="CommentReference"/>
        </w:rPr>
        <w:commentReference w:id="308"/>
      </w:r>
    </w:p>
    <w:p w14:paraId="2EFB13B3" w14:textId="77777777" w:rsidR="002F276D" w:rsidRDefault="002D0B70" w:rsidP="002D0B70">
      <w:pPr>
        <w:numPr>
          <w:ilvl w:val="0"/>
          <w:numId w:val="4"/>
        </w:numPr>
        <w:spacing w:after="0" w:line="240" w:lineRule="auto"/>
        <w:rPr>
          <w:ins w:id="309" w:author="Eloise Mann" w:date="2025-05-23T09:08:00Z" w16du:dateUtc="2025-05-23T08:08:00Z"/>
          <w:rFonts w:ascii="Montserrat" w:hAnsi="Montserrat"/>
          <w:color w:val="004664"/>
        </w:rPr>
      </w:pPr>
      <w:commentRangeStart w:id="310"/>
      <w:commentRangeStart w:id="311"/>
      <w:r w:rsidRPr="006970EA">
        <w:rPr>
          <w:rFonts w:ascii="Montserrat" w:hAnsi="Montserrat"/>
          <w:color w:val="004664"/>
        </w:rPr>
        <w:t>Conduct Environmental, Social and Governance audits on 100% of high-risk suppliers annually by 2028.</w:t>
      </w:r>
      <w:commentRangeEnd w:id="310"/>
      <w:r w:rsidR="00ED0770" w:rsidRPr="006970EA">
        <w:rPr>
          <w:rStyle w:val="CommentReference"/>
          <w:rFonts w:ascii="Montserrat" w:hAnsi="Montserrat"/>
          <w:rPrChange w:id="312" w:author="Eloise Mann" w:date="2025-05-22T14:32:00Z" w16du:dateUtc="2025-05-22T13:32:00Z">
            <w:rPr>
              <w:rStyle w:val="CommentReference"/>
            </w:rPr>
          </w:rPrChange>
        </w:rPr>
        <w:commentReference w:id="310"/>
      </w:r>
      <w:commentRangeEnd w:id="311"/>
      <w:r w:rsidR="00124C11">
        <w:rPr>
          <w:rStyle w:val="CommentReference"/>
        </w:rPr>
        <w:commentReference w:id="311"/>
      </w:r>
    </w:p>
    <w:p w14:paraId="1DE4D3C3" w14:textId="46225A9D" w:rsidR="002D0B70" w:rsidRPr="006970EA" w:rsidRDefault="001353B2" w:rsidP="002D0B70">
      <w:pPr>
        <w:numPr>
          <w:ilvl w:val="0"/>
          <w:numId w:val="4"/>
        </w:numPr>
        <w:spacing w:after="0" w:line="240" w:lineRule="auto"/>
        <w:rPr>
          <w:rFonts w:ascii="Montserrat" w:hAnsi="Montserrat"/>
          <w:color w:val="004664"/>
        </w:rPr>
      </w:pPr>
      <w:ins w:id="313" w:author="Eloise Mann" w:date="2025-05-22T16:07:00Z" w16du:dateUtc="2025-05-22T15:07:00Z">
        <w:r>
          <w:rPr>
            <w:rFonts w:ascii="Montserrat" w:hAnsi="Montserrat"/>
            <w:color w:val="004664"/>
          </w:rPr>
          <w:t>Assess supp</w:t>
        </w:r>
        <w:r w:rsidR="00D047E1">
          <w:rPr>
            <w:rFonts w:ascii="Montserrat" w:hAnsi="Montserrat"/>
            <w:color w:val="004664"/>
          </w:rPr>
          <w:t>ly chain credentials and certifications of all high-risk suppliers by 2028</w:t>
        </w:r>
      </w:ins>
    </w:p>
    <w:p w14:paraId="6E9CA705" w14:textId="77777777" w:rsidR="002D0B70" w:rsidRPr="006970EA" w:rsidRDefault="002D0B70" w:rsidP="002D0B70">
      <w:pPr>
        <w:numPr>
          <w:ilvl w:val="0"/>
          <w:numId w:val="4"/>
        </w:numPr>
        <w:spacing w:after="0" w:line="240" w:lineRule="auto"/>
        <w:rPr>
          <w:rFonts w:ascii="Montserrat" w:hAnsi="Montserrat"/>
          <w:color w:val="004664"/>
        </w:rPr>
      </w:pPr>
      <w:r w:rsidRPr="006970EA">
        <w:rPr>
          <w:rFonts w:ascii="Montserrat" w:hAnsi="Montserrat"/>
          <w:color w:val="004664"/>
        </w:rPr>
        <w:lastRenderedPageBreak/>
        <w:t>Achieve 100% compliance with the UK Modern Slavery Act 2015 by 2028.</w:t>
      </w:r>
    </w:p>
    <w:p w14:paraId="0AC05A17" w14:textId="77777777" w:rsidR="002D0B70" w:rsidRPr="006970EA" w:rsidRDefault="002D0B70" w:rsidP="002D0B70">
      <w:pPr>
        <w:numPr>
          <w:ilvl w:val="0"/>
          <w:numId w:val="4"/>
        </w:numPr>
        <w:spacing w:after="0" w:line="240" w:lineRule="auto"/>
        <w:rPr>
          <w:rFonts w:ascii="Montserrat" w:hAnsi="Montserrat"/>
          <w:color w:val="004664"/>
        </w:rPr>
      </w:pPr>
      <w:r w:rsidRPr="006970EA">
        <w:rPr>
          <w:rFonts w:ascii="Montserrat" w:hAnsi="Montserrat"/>
          <w:color w:val="004664"/>
        </w:rPr>
        <w:t xml:space="preserve">Ensure 100% </w:t>
      </w:r>
      <w:commentRangeStart w:id="314"/>
      <w:commentRangeStart w:id="315"/>
      <w:r w:rsidRPr="006970EA">
        <w:rPr>
          <w:rFonts w:ascii="Montserrat" w:hAnsi="Montserrat"/>
          <w:color w:val="004664"/>
        </w:rPr>
        <w:t xml:space="preserve">of key suppliers </w:t>
      </w:r>
      <w:commentRangeEnd w:id="314"/>
      <w:r w:rsidR="009768EF">
        <w:rPr>
          <w:rStyle w:val="CommentReference"/>
        </w:rPr>
        <w:commentReference w:id="314"/>
      </w:r>
      <w:commentRangeEnd w:id="315"/>
      <w:r w:rsidR="00124C11">
        <w:rPr>
          <w:rStyle w:val="CommentReference"/>
        </w:rPr>
        <w:commentReference w:id="315"/>
      </w:r>
      <w:r w:rsidRPr="006970EA">
        <w:rPr>
          <w:rFonts w:ascii="Montserrat" w:hAnsi="Montserrat"/>
          <w:color w:val="004664"/>
        </w:rPr>
        <w:t>commit to adhering to international standards such as the UN Guiding Principles on Business and Human Rights, ILO Core Conventions by 2028.</w:t>
      </w:r>
    </w:p>
    <w:p w14:paraId="104CCDCB" w14:textId="77777777" w:rsidR="002D0B70" w:rsidRPr="006970EA" w:rsidRDefault="002D0B70" w:rsidP="002D0B70">
      <w:pPr>
        <w:ind w:left="720"/>
        <w:rPr>
          <w:rFonts w:ascii="Montserrat" w:hAnsi="Montserrat"/>
          <w:color w:val="004664"/>
        </w:rPr>
      </w:pPr>
    </w:p>
    <w:p w14:paraId="6D7FA961" w14:textId="77777777" w:rsidR="002D0B70" w:rsidRPr="006970EA" w:rsidRDefault="002D0B70">
      <w:pPr>
        <w:pStyle w:val="Heading3"/>
        <w:rPr>
          <w:rFonts w:ascii="Montserrat" w:hAnsi="Montserrat"/>
          <w:rPrChange w:id="316" w:author="Eloise Mann" w:date="2025-05-22T14:32:00Z" w16du:dateUtc="2025-05-22T13:32:00Z">
            <w:rPr/>
          </w:rPrChange>
        </w:rPr>
        <w:pPrChange w:id="317" w:author="Eloise Mann" w:date="2025-05-22T12:41:00Z" w16du:dateUtc="2025-05-22T11:41:00Z">
          <w:pPr>
            <w:pStyle w:val="ListParagraph"/>
            <w:numPr>
              <w:numId w:val="3"/>
            </w:numPr>
            <w:spacing w:after="0" w:line="240" w:lineRule="auto"/>
            <w:ind w:left="426" w:hanging="360"/>
          </w:pPr>
        </w:pPrChange>
      </w:pPr>
      <w:bookmarkStart w:id="318" w:name="_Toc198816811"/>
      <w:r w:rsidRPr="006970EA">
        <w:rPr>
          <w:rFonts w:ascii="Montserrat" w:hAnsi="Montserrat"/>
          <w:rPrChange w:id="319" w:author="Eloise Mann" w:date="2025-05-22T14:32:00Z" w16du:dateUtc="2025-05-22T13:32:00Z">
            <w:rPr/>
          </w:rPrChange>
        </w:rPr>
        <w:t>Local &amp; Inclusive Sourcing</w:t>
      </w:r>
      <w:bookmarkEnd w:id="318"/>
    </w:p>
    <w:p w14:paraId="5591D6C3" w14:textId="5A8E543D" w:rsidR="002D0B70" w:rsidRPr="006970EA" w:rsidRDefault="002D0B70" w:rsidP="002D0B70">
      <w:pPr>
        <w:numPr>
          <w:ilvl w:val="0"/>
          <w:numId w:val="5"/>
        </w:numPr>
        <w:spacing w:after="0" w:line="240" w:lineRule="auto"/>
        <w:rPr>
          <w:rFonts w:ascii="Montserrat" w:hAnsi="Montserrat"/>
          <w:color w:val="004664"/>
        </w:rPr>
      </w:pPr>
      <w:commentRangeStart w:id="320"/>
      <w:commentRangeStart w:id="321"/>
      <w:r w:rsidRPr="006970EA">
        <w:rPr>
          <w:rFonts w:ascii="Montserrat" w:hAnsi="Montserrat"/>
          <w:color w:val="004664"/>
        </w:rPr>
        <w:t xml:space="preserve">Increase SME and VCSE supplier </w:t>
      </w:r>
      <w:ins w:id="322" w:author="Eloise Mann" w:date="2025-05-23T09:42:00Z" w16du:dateUtc="2025-05-23T08:42:00Z">
        <w:r w:rsidR="00FE6BEF">
          <w:rPr>
            <w:rFonts w:ascii="Montserrat" w:hAnsi="Montserrat"/>
            <w:color w:val="004664"/>
          </w:rPr>
          <w:t>spend</w:t>
        </w:r>
      </w:ins>
      <w:del w:id="323" w:author="Eloise Mann" w:date="2025-05-23T09:42:00Z" w16du:dateUtc="2025-05-23T08:42:00Z">
        <w:r w:rsidRPr="006970EA" w:rsidDel="00FE6BEF">
          <w:rPr>
            <w:rFonts w:ascii="Montserrat" w:hAnsi="Montserrat"/>
            <w:color w:val="004664"/>
          </w:rPr>
          <w:delText>engagement</w:delText>
        </w:r>
      </w:del>
      <w:r w:rsidRPr="006970EA">
        <w:rPr>
          <w:rFonts w:ascii="Montserrat" w:hAnsi="Montserrat"/>
          <w:color w:val="004664"/>
        </w:rPr>
        <w:t xml:space="preserve"> by </w:t>
      </w:r>
      <w:ins w:id="324" w:author="Eloise Mann" w:date="2025-05-23T09:42:00Z" w16du:dateUtc="2025-05-23T08:42:00Z">
        <w:r w:rsidR="00FE6BEF">
          <w:rPr>
            <w:rFonts w:ascii="Montserrat" w:hAnsi="Montserrat"/>
            <w:color w:val="004664"/>
          </w:rPr>
          <w:t>2</w:t>
        </w:r>
      </w:ins>
      <w:del w:id="325" w:author="Eloise Mann" w:date="2025-05-22T16:10:00Z" w16du:dateUtc="2025-05-22T15:10:00Z">
        <w:r w:rsidRPr="006970EA" w:rsidDel="00D77AFE">
          <w:rPr>
            <w:rFonts w:ascii="Montserrat" w:hAnsi="Montserrat"/>
            <w:color w:val="004664"/>
          </w:rPr>
          <w:delText>20</w:delText>
        </w:r>
      </w:del>
      <w:r w:rsidRPr="006970EA">
        <w:rPr>
          <w:rFonts w:ascii="Montserrat" w:hAnsi="Montserrat"/>
          <w:color w:val="004664"/>
        </w:rPr>
        <w:t>% by 2028.</w:t>
      </w:r>
      <w:commentRangeEnd w:id="320"/>
      <w:r w:rsidR="00ED0770" w:rsidRPr="006970EA">
        <w:rPr>
          <w:rStyle w:val="CommentReference"/>
          <w:rFonts w:ascii="Montserrat" w:hAnsi="Montserrat"/>
          <w:rPrChange w:id="326" w:author="Eloise Mann" w:date="2025-05-22T14:32:00Z" w16du:dateUtc="2025-05-22T13:32:00Z">
            <w:rPr>
              <w:rStyle w:val="CommentReference"/>
            </w:rPr>
          </w:rPrChange>
        </w:rPr>
        <w:commentReference w:id="320"/>
      </w:r>
      <w:commentRangeEnd w:id="321"/>
      <w:r w:rsidR="00CE3D5E">
        <w:rPr>
          <w:rStyle w:val="CommentReference"/>
        </w:rPr>
        <w:commentReference w:id="321"/>
      </w:r>
    </w:p>
    <w:p w14:paraId="56E8DFAA" w14:textId="77777777" w:rsidR="002D0B70" w:rsidRDefault="002D0B70" w:rsidP="002D0B70">
      <w:pPr>
        <w:numPr>
          <w:ilvl w:val="0"/>
          <w:numId w:val="5"/>
        </w:numPr>
        <w:spacing w:after="0" w:line="240" w:lineRule="auto"/>
        <w:rPr>
          <w:ins w:id="327" w:author="Kenal Patel" w:date="2025-05-30T13:56:00Z" w16du:dateUtc="2025-05-30T08:26:00Z"/>
          <w:rFonts w:ascii="Montserrat" w:hAnsi="Montserrat"/>
          <w:color w:val="004664"/>
        </w:rPr>
      </w:pPr>
      <w:commentRangeStart w:id="328"/>
      <w:commentRangeStart w:id="329"/>
      <w:r w:rsidRPr="006970EA">
        <w:rPr>
          <w:rFonts w:ascii="Montserrat" w:hAnsi="Montserrat"/>
          <w:color w:val="004664"/>
        </w:rPr>
        <w:t>Source 30% of site-based goods and services from within a 50-mile radius by 2028.</w:t>
      </w:r>
      <w:commentRangeEnd w:id="328"/>
      <w:r w:rsidR="00ED0770" w:rsidRPr="006970EA">
        <w:rPr>
          <w:rStyle w:val="CommentReference"/>
          <w:rFonts w:ascii="Montserrat" w:hAnsi="Montserrat"/>
          <w:rPrChange w:id="330" w:author="Eloise Mann" w:date="2025-05-22T14:32:00Z" w16du:dateUtc="2025-05-22T13:32:00Z">
            <w:rPr>
              <w:rStyle w:val="CommentReference"/>
            </w:rPr>
          </w:rPrChange>
        </w:rPr>
        <w:commentReference w:id="328"/>
      </w:r>
      <w:commentRangeEnd w:id="329"/>
      <w:r w:rsidR="00124C11">
        <w:rPr>
          <w:rStyle w:val="CommentReference"/>
        </w:rPr>
        <w:commentReference w:id="329"/>
      </w:r>
    </w:p>
    <w:p w14:paraId="13918BA7" w14:textId="5275BC04" w:rsidR="00124C11" w:rsidRPr="006970EA" w:rsidRDefault="00124C11" w:rsidP="002D0B70">
      <w:pPr>
        <w:numPr>
          <w:ilvl w:val="0"/>
          <w:numId w:val="5"/>
        </w:numPr>
        <w:spacing w:after="0" w:line="240" w:lineRule="auto"/>
        <w:rPr>
          <w:rFonts w:ascii="Montserrat" w:hAnsi="Montserrat"/>
          <w:color w:val="004664"/>
        </w:rPr>
      </w:pPr>
      <w:ins w:id="331" w:author="Kenal Patel" w:date="2025-05-30T13:56:00Z" w16du:dateUtc="2025-05-30T08:26:00Z">
        <w:r w:rsidRPr="00124C11">
          <w:rPr>
            <w:rFonts w:ascii="Montserrat" w:hAnsi="Montserrat"/>
            <w:color w:val="004664"/>
          </w:rPr>
          <w:t>Source 30% of site-based goods and services, such as packaging materials, pallets, warehouse consumables, cleaning services, and maintenance contractors, from within a 50-mile radius by 2028.</w:t>
        </w:r>
      </w:ins>
    </w:p>
    <w:p w14:paraId="3ED95B05" w14:textId="77777777" w:rsidR="002D0B70" w:rsidRPr="006970EA" w:rsidRDefault="002D0B70" w:rsidP="002D0B70">
      <w:pPr>
        <w:numPr>
          <w:ilvl w:val="0"/>
          <w:numId w:val="5"/>
        </w:numPr>
        <w:spacing w:after="0" w:line="240" w:lineRule="auto"/>
        <w:rPr>
          <w:rFonts w:ascii="Montserrat" w:hAnsi="Montserrat"/>
          <w:color w:val="004664"/>
        </w:rPr>
      </w:pPr>
      <w:commentRangeStart w:id="332"/>
      <w:commentRangeStart w:id="333"/>
      <w:r w:rsidRPr="006970EA">
        <w:rPr>
          <w:rFonts w:ascii="Montserrat" w:hAnsi="Montserrat"/>
          <w:color w:val="004664"/>
        </w:rPr>
        <w:t>Prioritise suppliers that demonstrate support for inclusive hiring or apprenticeship programs.</w:t>
      </w:r>
      <w:commentRangeEnd w:id="332"/>
      <w:r w:rsidR="00E15461">
        <w:rPr>
          <w:rStyle w:val="CommentReference"/>
        </w:rPr>
        <w:commentReference w:id="332"/>
      </w:r>
      <w:commentRangeEnd w:id="333"/>
      <w:r w:rsidR="00091D21">
        <w:rPr>
          <w:rStyle w:val="CommentReference"/>
        </w:rPr>
        <w:commentReference w:id="333"/>
      </w:r>
    </w:p>
    <w:p w14:paraId="5C1D001E" w14:textId="77777777" w:rsidR="002D0B70" w:rsidRPr="006970EA" w:rsidRDefault="002D0B70" w:rsidP="002D0B70">
      <w:pPr>
        <w:spacing w:after="0" w:line="240" w:lineRule="auto"/>
        <w:rPr>
          <w:rFonts w:ascii="Montserrat" w:hAnsi="Montserrat"/>
          <w:color w:val="004664"/>
        </w:rPr>
      </w:pPr>
    </w:p>
    <w:p w14:paraId="42AC5568" w14:textId="20FA9DA2" w:rsidR="002D0B70" w:rsidRPr="006970EA" w:rsidRDefault="00973623">
      <w:pPr>
        <w:pStyle w:val="Heading2"/>
        <w:rPr>
          <w:rFonts w:ascii="Montserrat" w:hAnsi="Montserrat"/>
          <w:rPrChange w:id="334" w:author="Eloise Mann" w:date="2025-05-22T14:32:00Z" w16du:dateUtc="2025-05-22T13:32:00Z">
            <w:rPr/>
          </w:rPrChange>
        </w:rPr>
        <w:pPrChange w:id="335" w:author="Eloise Mann" w:date="2025-05-22T12:41:00Z" w16du:dateUtc="2025-05-22T11:41:00Z">
          <w:pPr>
            <w:spacing w:after="0" w:line="240" w:lineRule="auto"/>
          </w:pPr>
        </w:pPrChange>
      </w:pPr>
      <w:bookmarkStart w:id="336" w:name="_Toc198816812"/>
      <w:ins w:id="337" w:author="Kenal Patel" w:date="2025-05-30T14:00:00Z" w16du:dateUtc="2025-05-30T08:30:00Z">
        <w:r>
          <w:rPr>
            <w:rFonts w:ascii="Montserrat" w:hAnsi="Montserrat"/>
          </w:rPr>
          <w:t xml:space="preserve">General </w:t>
        </w:r>
      </w:ins>
      <w:r w:rsidR="002D0B70" w:rsidRPr="006970EA">
        <w:rPr>
          <w:rFonts w:ascii="Montserrat" w:hAnsi="Montserrat"/>
          <w:rPrChange w:id="338" w:author="Eloise Mann" w:date="2025-05-22T14:32:00Z" w16du:dateUtc="2025-05-22T13:32:00Z">
            <w:rPr/>
          </w:rPrChange>
        </w:rPr>
        <w:t>Procurement team targets</w:t>
      </w:r>
      <w:bookmarkEnd w:id="336"/>
      <w:r w:rsidR="002D0B70" w:rsidRPr="006970EA">
        <w:rPr>
          <w:rFonts w:ascii="Montserrat" w:hAnsi="Montserrat"/>
          <w:rPrChange w:id="339" w:author="Eloise Mann" w:date="2025-05-22T14:32:00Z" w16du:dateUtc="2025-05-22T13:32:00Z">
            <w:rPr/>
          </w:rPrChange>
        </w:rPr>
        <w:t xml:space="preserve"> </w:t>
      </w:r>
    </w:p>
    <w:p w14:paraId="2AB9AC09" w14:textId="77777777" w:rsidR="002D0B70" w:rsidRPr="006970EA" w:rsidRDefault="002D0B70" w:rsidP="002D0B70">
      <w:pPr>
        <w:spacing w:after="0" w:line="240" w:lineRule="auto"/>
        <w:rPr>
          <w:rFonts w:ascii="Montserrat" w:hAnsi="Montserrat"/>
          <w:color w:val="004664"/>
        </w:rPr>
      </w:pPr>
    </w:p>
    <w:p w14:paraId="2C6DF0F7" w14:textId="77777777" w:rsidR="002D0B70" w:rsidRPr="006970EA" w:rsidRDefault="002D0B70">
      <w:pPr>
        <w:pStyle w:val="Heading3"/>
        <w:rPr>
          <w:rFonts w:ascii="Montserrat" w:hAnsi="Montserrat"/>
          <w:rPrChange w:id="340" w:author="Eloise Mann" w:date="2025-05-22T14:32:00Z" w16du:dateUtc="2025-05-22T13:32:00Z">
            <w:rPr/>
          </w:rPrChange>
        </w:rPr>
        <w:pPrChange w:id="341" w:author="Eloise Mann" w:date="2025-05-22T12:41:00Z" w16du:dateUtc="2025-05-22T11:41:00Z">
          <w:pPr/>
        </w:pPrChange>
      </w:pPr>
      <w:bookmarkStart w:id="342" w:name="_Toc198816813"/>
      <w:r w:rsidRPr="006970EA">
        <w:rPr>
          <w:rFonts w:ascii="Montserrat" w:hAnsi="Montserrat"/>
          <w:rPrChange w:id="343" w:author="Eloise Mann" w:date="2025-05-22T14:32:00Z" w16du:dateUtc="2025-05-22T13:32:00Z">
            <w:rPr/>
          </w:rPrChange>
        </w:rPr>
        <w:t>ASCG will:</w:t>
      </w:r>
      <w:bookmarkEnd w:id="342"/>
    </w:p>
    <w:p w14:paraId="10C1F49F" w14:textId="6E1C5C39" w:rsidR="002D0B70" w:rsidRPr="006970EA" w:rsidRDefault="002D0B70" w:rsidP="002D0B70">
      <w:pPr>
        <w:numPr>
          <w:ilvl w:val="0"/>
          <w:numId w:val="6"/>
        </w:numPr>
        <w:spacing w:after="0" w:line="240" w:lineRule="auto"/>
        <w:rPr>
          <w:rFonts w:ascii="Montserrat" w:hAnsi="Montserrat"/>
          <w:color w:val="004664"/>
        </w:rPr>
      </w:pPr>
      <w:r w:rsidRPr="006970EA">
        <w:rPr>
          <w:rFonts w:ascii="Montserrat" w:hAnsi="Montserrat"/>
          <w:color w:val="004664"/>
        </w:rPr>
        <w:t xml:space="preserve">Ensure </w:t>
      </w:r>
      <w:commentRangeStart w:id="344"/>
      <w:r w:rsidRPr="006970EA">
        <w:rPr>
          <w:rFonts w:ascii="Montserrat" w:hAnsi="Montserrat"/>
          <w:color w:val="004664"/>
        </w:rPr>
        <w:t xml:space="preserve">100% of </w:t>
      </w:r>
      <w:ins w:id="345" w:author="Eloise Mann" w:date="2025-05-22T16:18:00Z" w16du:dateUtc="2025-05-22T15:18:00Z">
        <w:r w:rsidR="00491FCF">
          <w:rPr>
            <w:rFonts w:ascii="Montserrat" w:hAnsi="Montserrat"/>
            <w:color w:val="004664"/>
          </w:rPr>
          <w:t xml:space="preserve">tier 1 </w:t>
        </w:r>
      </w:ins>
      <w:r w:rsidRPr="006970EA">
        <w:rPr>
          <w:rFonts w:ascii="Montserrat" w:hAnsi="Montserrat"/>
          <w:color w:val="004664"/>
        </w:rPr>
        <w:t xml:space="preserve">ASCG suppliers </w:t>
      </w:r>
      <w:commentRangeEnd w:id="344"/>
      <w:r w:rsidR="00ED0770" w:rsidRPr="006970EA">
        <w:rPr>
          <w:rStyle w:val="CommentReference"/>
          <w:rFonts w:ascii="Montserrat" w:hAnsi="Montserrat"/>
          <w:rPrChange w:id="346" w:author="Eloise Mann" w:date="2025-05-22T14:32:00Z" w16du:dateUtc="2025-05-22T13:32:00Z">
            <w:rPr>
              <w:rStyle w:val="CommentReference"/>
            </w:rPr>
          </w:rPrChange>
        </w:rPr>
        <w:commentReference w:id="344"/>
      </w:r>
      <w:r w:rsidRPr="006970EA">
        <w:rPr>
          <w:rFonts w:ascii="Montserrat" w:hAnsi="Montserrat"/>
          <w:color w:val="004664"/>
        </w:rPr>
        <w:t xml:space="preserve">complete </w:t>
      </w:r>
      <w:ins w:id="347" w:author="Eloise Mann" w:date="2025-05-22T16:19:00Z" w16du:dateUtc="2025-05-22T15:19:00Z">
        <w:r w:rsidR="007214A8">
          <w:rPr>
            <w:rFonts w:ascii="Montserrat" w:hAnsi="Montserrat"/>
            <w:color w:val="004664"/>
          </w:rPr>
          <w:t>ESG supplier</w:t>
        </w:r>
      </w:ins>
      <w:del w:id="348" w:author="Eloise Mann" w:date="2025-05-22T16:19:00Z" w16du:dateUtc="2025-05-22T15:19:00Z">
        <w:r w:rsidRPr="006970EA" w:rsidDel="007214A8">
          <w:rPr>
            <w:rFonts w:ascii="Montserrat" w:hAnsi="Montserrat"/>
            <w:color w:val="004664"/>
          </w:rPr>
          <w:delText>ESG</w:delText>
        </w:r>
      </w:del>
      <w:r w:rsidRPr="006970EA">
        <w:rPr>
          <w:rFonts w:ascii="Montserrat" w:hAnsi="Montserrat"/>
          <w:color w:val="004664"/>
        </w:rPr>
        <w:t xml:space="preserve"> self-assessments and undergo </w:t>
      </w:r>
      <w:del w:id="349" w:author="Eloise Mann" w:date="2025-05-22T16:20:00Z" w16du:dateUtc="2025-05-22T15:20:00Z">
        <w:r w:rsidRPr="006970EA" w:rsidDel="00C14C19">
          <w:rPr>
            <w:rFonts w:ascii="Montserrat" w:hAnsi="Montserrat"/>
            <w:color w:val="004664"/>
          </w:rPr>
          <w:delText>on-site</w:delText>
        </w:r>
      </w:del>
      <w:ins w:id="350" w:author="Eloise Mann" w:date="2025-05-22T16:20:00Z" w16du:dateUtc="2025-05-22T15:20:00Z">
        <w:r w:rsidR="00C14C19">
          <w:rPr>
            <w:rFonts w:ascii="Montserrat" w:hAnsi="Montserrat"/>
            <w:color w:val="004664"/>
          </w:rPr>
          <w:t>desk-based</w:t>
        </w:r>
      </w:ins>
      <w:r w:rsidRPr="006970EA">
        <w:rPr>
          <w:rFonts w:ascii="Montserrat" w:hAnsi="Montserrat"/>
          <w:color w:val="004664"/>
        </w:rPr>
        <w:t xml:space="preserve"> audits by 2028 to promote ethical and sustainable supply chain practices.</w:t>
      </w:r>
    </w:p>
    <w:p w14:paraId="7BD236C6" w14:textId="77777777" w:rsidR="002D0B70" w:rsidRPr="006970EA" w:rsidRDefault="002D0B70" w:rsidP="002D0B70">
      <w:pPr>
        <w:numPr>
          <w:ilvl w:val="0"/>
          <w:numId w:val="6"/>
        </w:numPr>
        <w:spacing w:after="0" w:line="240" w:lineRule="auto"/>
        <w:rPr>
          <w:rFonts w:ascii="Montserrat" w:hAnsi="Montserrat"/>
          <w:color w:val="004664"/>
        </w:rPr>
      </w:pPr>
      <w:r w:rsidRPr="006970EA">
        <w:rPr>
          <w:rFonts w:ascii="Montserrat" w:hAnsi="Montserrat"/>
          <w:color w:val="004664"/>
        </w:rPr>
        <w:t>Require 100% of suppliers to sign the ASCG Supplier Code of Conduct by 2028 as a condition of continued engagement.</w:t>
      </w:r>
    </w:p>
    <w:p w14:paraId="4A8C40EA" w14:textId="77777777" w:rsidR="002D0B70" w:rsidRPr="006970EA" w:rsidRDefault="002D0B70" w:rsidP="002D0B70">
      <w:pPr>
        <w:numPr>
          <w:ilvl w:val="0"/>
          <w:numId w:val="6"/>
        </w:numPr>
        <w:spacing w:after="0" w:line="240" w:lineRule="auto"/>
        <w:rPr>
          <w:rFonts w:ascii="Montserrat" w:hAnsi="Montserrat"/>
          <w:color w:val="004664"/>
        </w:rPr>
      </w:pPr>
      <w:r w:rsidRPr="006970EA">
        <w:rPr>
          <w:rFonts w:ascii="Montserrat" w:hAnsi="Montserrat"/>
          <w:color w:val="004664"/>
        </w:rPr>
        <w:t>Ensure 100% of tier-one suppliers agree the Supplier Sustainability Charter by 2028.</w:t>
      </w:r>
    </w:p>
    <w:p w14:paraId="6F801450" w14:textId="77777777" w:rsidR="00ED0770" w:rsidRDefault="00ED0770" w:rsidP="002D0B70">
      <w:pPr>
        <w:numPr>
          <w:ilvl w:val="0"/>
          <w:numId w:val="6"/>
        </w:numPr>
        <w:spacing w:after="0" w:line="240" w:lineRule="auto"/>
        <w:rPr>
          <w:ins w:id="351" w:author="Eloise Mann" w:date="2025-05-23T09:42:00Z" w16du:dateUtc="2025-05-23T08:42:00Z"/>
          <w:rFonts w:ascii="Montserrat" w:hAnsi="Montserrat"/>
          <w:color w:val="004664"/>
        </w:rPr>
      </w:pPr>
      <w:ins w:id="352" w:author="Eloise Mann" w:date="2025-05-22T12:28:00Z" w16du:dateUtc="2025-05-22T11:28:00Z">
        <w:r w:rsidRPr="006970EA">
          <w:rPr>
            <w:rFonts w:ascii="Montserrat" w:hAnsi="Montserrat"/>
            <w:color w:val="004664"/>
          </w:rPr>
          <w:t xml:space="preserve">Ensure all supplier contracts remain updated with new legislative and regulatory </w:t>
        </w:r>
      </w:ins>
      <w:ins w:id="353" w:author="Eloise Mann" w:date="2025-05-22T12:29:00Z" w16du:dateUtc="2025-05-22T11:29:00Z">
        <w:r w:rsidRPr="006970EA">
          <w:rPr>
            <w:rFonts w:ascii="Montserrat" w:hAnsi="Montserrat"/>
            <w:color w:val="004664"/>
          </w:rPr>
          <w:t>requirements</w:t>
        </w:r>
      </w:ins>
    </w:p>
    <w:p w14:paraId="6C135692" w14:textId="2A99E4A1" w:rsidR="00186CE8" w:rsidRPr="006970EA" w:rsidRDefault="00186CE8" w:rsidP="002D0B70">
      <w:pPr>
        <w:numPr>
          <w:ilvl w:val="0"/>
          <w:numId w:val="6"/>
        </w:numPr>
        <w:spacing w:after="0" w:line="240" w:lineRule="auto"/>
        <w:rPr>
          <w:ins w:id="354" w:author="Eloise Mann" w:date="2025-05-22T12:30:00Z" w16du:dateUtc="2025-05-22T11:30:00Z"/>
          <w:rFonts w:ascii="Montserrat" w:hAnsi="Montserrat"/>
          <w:color w:val="004664"/>
        </w:rPr>
      </w:pPr>
      <w:ins w:id="355" w:author="Eloise Mann" w:date="2025-05-23T09:42:00Z" w16du:dateUtc="2025-05-23T08:42:00Z">
        <w:r>
          <w:rPr>
            <w:rFonts w:ascii="Montserrat" w:hAnsi="Montserrat"/>
            <w:color w:val="004664"/>
          </w:rPr>
          <w:t>Ensure 100% of</w:t>
        </w:r>
      </w:ins>
      <w:ins w:id="356" w:author="Eloise Mann" w:date="2025-05-23T09:43:00Z" w16du:dateUtc="2025-05-23T08:43:00Z">
        <w:r w:rsidR="0064570F">
          <w:rPr>
            <w:rFonts w:ascii="Montserrat" w:hAnsi="Montserrat"/>
            <w:color w:val="004664"/>
          </w:rPr>
          <w:t xml:space="preserve"> procurement</w:t>
        </w:r>
      </w:ins>
      <w:ins w:id="357" w:author="Eloise Mann" w:date="2025-05-23T09:42:00Z" w16du:dateUtc="2025-05-23T08:42:00Z">
        <w:r>
          <w:rPr>
            <w:rFonts w:ascii="Montserrat" w:hAnsi="Montserrat"/>
            <w:color w:val="004664"/>
          </w:rPr>
          <w:t xml:space="preserve"> team a</w:t>
        </w:r>
      </w:ins>
      <w:ins w:id="358" w:author="Eloise Mann" w:date="2025-05-23T09:43:00Z" w16du:dateUtc="2025-05-23T08:43:00Z">
        <w:r>
          <w:rPr>
            <w:rFonts w:ascii="Montserrat" w:hAnsi="Montserrat"/>
            <w:color w:val="004664"/>
          </w:rPr>
          <w:t>re trained (</w:t>
        </w:r>
        <w:commentRangeStart w:id="359"/>
        <w:commentRangeStart w:id="360"/>
        <w:r>
          <w:rPr>
            <w:rFonts w:ascii="Montserrat" w:hAnsi="Montserrat"/>
            <w:color w:val="004664"/>
          </w:rPr>
          <w:t xml:space="preserve">minimum </w:t>
        </w:r>
      </w:ins>
      <w:ins w:id="361" w:author="Kenal Patel" w:date="2025-05-30T13:52:00Z" w16du:dateUtc="2025-05-30T08:22:00Z">
        <w:r w:rsidR="00124C11">
          <w:rPr>
            <w:rFonts w:ascii="Montserrat" w:hAnsi="Montserrat"/>
            <w:color w:val="004664"/>
          </w:rPr>
          <w:t>9</w:t>
        </w:r>
      </w:ins>
      <w:ins w:id="362" w:author="Eloise Mann" w:date="2025-05-23T09:43:00Z" w16du:dateUtc="2025-05-23T08:43:00Z">
        <w:del w:id="363" w:author="Kenal Patel" w:date="2025-05-30T13:52:00Z" w16du:dateUtc="2025-05-30T08:22:00Z">
          <w:r w:rsidDel="00124C11">
            <w:rPr>
              <w:rFonts w:ascii="Montserrat" w:hAnsi="Montserrat"/>
              <w:color w:val="004664"/>
            </w:rPr>
            <w:delText>2</w:delText>
          </w:r>
        </w:del>
        <w:r>
          <w:rPr>
            <w:rFonts w:ascii="Montserrat" w:hAnsi="Montserrat"/>
            <w:color w:val="004664"/>
          </w:rPr>
          <w:t xml:space="preserve"> hours per annum</w:t>
        </w:r>
      </w:ins>
      <w:commentRangeEnd w:id="359"/>
      <w:ins w:id="364" w:author="Eloise Mann" w:date="2025-05-23T09:44:00Z" w16du:dateUtc="2025-05-23T08:44:00Z">
        <w:r w:rsidR="00982D0E">
          <w:rPr>
            <w:rStyle w:val="CommentReference"/>
          </w:rPr>
          <w:commentReference w:id="359"/>
        </w:r>
      </w:ins>
      <w:commentRangeEnd w:id="360"/>
      <w:r w:rsidR="00124C11">
        <w:rPr>
          <w:rStyle w:val="CommentReference"/>
        </w:rPr>
        <w:commentReference w:id="360"/>
      </w:r>
      <w:ins w:id="365" w:author="Eloise Mann" w:date="2025-05-23T09:43:00Z" w16du:dateUtc="2025-05-23T08:43:00Z">
        <w:r>
          <w:rPr>
            <w:rFonts w:ascii="Montserrat" w:hAnsi="Montserrat"/>
            <w:color w:val="004664"/>
          </w:rPr>
          <w:t>) in Sustainable Procurement by 2028</w:t>
        </w:r>
      </w:ins>
    </w:p>
    <w:p w14:paraId="01A33BEF" w14:textId="4496FD4C" w:rsidR="002D0B70" w:rsidRPr="006970EA" w:rsidDel="00ED0770" w:rsidRDefault="002D0B70">
      <w:pPr>
        <w:spacing w:after="0" w:line="240" w:lineRule="auto"/>
        <w:ind w:left="360"/>
        <w:rPr>
          <w:del w:id="366" w:author="Eloise Mann" w:date="2025-05-22T12:28:00Z" w16du:dateUtc="2025-05-22T11:28:00Z"/>
          <w:rFonts w:ascii="Montserrat" w:hAnsi="Montserrat"/>
          <w:color w:val="004664"/>
        </w:rPr>
        <w:pPrChange w:id="367" w:author="Eloise Mann" w:date="2025-05-22T12:29:00Z" w16du:dateUtc="2025-05-22T11:29:00Z">
          <w:pPr>
            <w:numPr>
              <w:numId w:val="6"/>
            </w:numPr>
            <w:tabs>
              <w:tab w:val="num" w:pos="720"/>
            </w:tabs>
            <w:spacing w:after="0" w:line="240" w:lineRule="auto"/>
            <w:ind w:left="720" w:hanging="360"/>
          </w:pPr>
        </w:pPrChange>
      </w:pPr>
      <w:del w:id="368" w:author="Eloise Mann" w:date="2025-05-22T12:28:00Z" w16du:dateUtc="2025-05-22T11:28:00Z">
        <w:r w:rsidRPr="006970EA" w:rsidDel="00ED0770">
          <w:rPr>
            <w:rFonts w:ascii="Montserrat" w:hAnsi="Montserrat"/>
            <w:color w:val="004664"/>
          </w:rPr>
          <w:delText xml:space="preserve">Update ESG criteria in all </w:delText>
        </w:r>
        <w:r w:rsidR="00D019BB" w:rsidRPr="006970EA" w:rsidDel="00ED0770">
          <w:rPr>
            <w:rFonts w:ascii="Montserrat" w:hAnsi="Montserrat"/>
            <w:color w:val="004664"/>
          </w:rPr>
          <w:delText>suppliers</w:delText>
        </w:r>
        <w:r w:rsidRPr="006970EA" w:rsidDel="00ED0770">
          <w:rPr>
            <w:rFonts w:ascii="Montserrat" w:hAnsi="Montserrat"/>
            <w:color w:val="004664"/>
          </w:rPr>
          <w:delText xml:space="preserve"> contracts every 2–3 years or in accordance with updated government regulations and international standards by 2028.</w:delText>
        </w:r>
      </w:del>
    </w:p>
    <w:p w14:paraId="54C3AE6E" w14:textId="77777777" w:rsidR="00D019BB" w:rsidRPr="006970EA" w:rsidRDefault="00D019BB" w:rsidP="00D019BB">
      <w:pPr>
        <w:spacing w:after="0" w:line="240" w:lineRule="auto"/>
        <w:rPr>
          <w:rFonts w:ascii="Montserrat" w:hAnsi="Montserrat"/>
          <w:color w:val="004664"/>
        </w:rPr>
      </w:pPr>
    </w:p>
    <w:p w14:paraId="22144578" w14:textId="20FCB357" w:rsidR="00D019BB" w:rsidRDefault="00D019BB" w:rsidP="008654A2">
      <w:pPr>
        <w:pStyle w:val="Heading2"/>
        <w:rPr>
          <w:ins w:id="369" w:author="Eloise Mann" w:date="2025-05-23T12:49:00Z" w16du:dateUtc="2025-05-23T11:49:00Z"/>
          <w:rFonts w:ascii="Montserrat" w:hAnsi="Montserrat"/>
        </w:rPr>
      </w:pPr>
      <w:bookmarkStart w:id="370" w:name="_Toc198816814"/>
      <w:r w:rsidRPr="006970EA">
        <w:rPr>
          <w:rFonts w:ascii="Montserrat" w:hAnsi="Montserrat"/>
          <w:rPrChange w:id="371" w:author="Eloise Mann" w:date="2025-05-22T14:32:00Z" w16du:dateUtc="2025-05-22T13:32:00Z">
            <w:rPr/>
          </w:rPrChange>
        </w:rPr>
        <w:t>Governance and Allocation of Responsibilities</w:t>
      </w:r>
      <w:bookmarkEnd w:id="370"/>
      <w:r w:rsidRPr="006970EA">
        <w:rPr>
          <w:rFonts w:ascii="Montserrat" w:hAnsi="Montserrat"/>
          <w:rPrChange w:id="372" w:author="Eloise Mann" w:date="2025-05-22T14:32:00Z" w16du:dateUtc="2025-05-22T13:32:00Z">
            <w:rPr/>
          </w:rPrChange>
        </w:rPr>
        <w:t xml:space="preserve"> </w:t>
      </w:r>
    </w:p>
    <w:p w14:paraId="1D700B13" w14:textId="3D431F00" w:rsidR="00990CF8" w:rsidRPr="00990CF8" w:rsidRDefault="00990CF8">
      <w:pPr>
        <w:rPr>
          <w:ins w:id="373" w:author="Eloise Mann" w:date="2025-05-22T12:55:00Z" w16du:dateUtc="2025-05-22T11:55:00Z"/>
          <w:rFonts w:ascii="Montserrat" w:hAnsi="Montserrat"/>
          <w:color w:val="004664"/>
          <w:rPrChange w:id="374" w:author="Eloise Mann" w:date="2025-05-23T12:50:00Z" w16du:dateUtc="2025-05-23T11:50:00Z">
            <w:rPr>
              <w:ins w:id="375" w:author="Eloise Mann" w:date="2025-05-22T12:55:00Z" w16du:dateUtc="2025-05-22T11:55:00Z"/>
            </w:rPr>
          </w:rPrChange>
        </w:rPr>
        <w:pPrChange w:id="376" w:author="Eloise Mann" w:date="2025-05-23T12:49:00Z" w16du:dateUtc="2025-05-23T11:49:00Z">
          <w:pPr>
            <w:pStyle w:val="Heading2"/>
          </w:pPr>
        </w:pPrChange>
      </w:pPr>
      <w:ins w:id="377" w:author="Eloise Mann" w:date="2025-05-23T12:49:00Z" w16du:dateUtc="2025-05-23T11:49:00Z">
        <w:r w:rsidRPr="00990CF8">
          <w:rPr>
            <w:rFonts w:ascii="Montserrat" w:hAnsi="Montserrat"/>
            <w:color w:val="004664"/>
            <w:rPrChange w:id="378" w:author="Eloise Mann" w:date="2025-05-23T12:50:00Z" w16du:dateUtc="2025-05-23T11:50:00Z">
              <w:rPr/>
            </w:rPrChange>
          </w:rPr>
          <w:t>Procurement practices at ASCG are embedded into our organisational s</w:t>
        </w:r>
      </w:ins>
      <w:ins w:id="379" w:author="Eloise Mann" w:date="2025-05-23T12:50:00Z" w16du:dateUtc="2025-05-23T11:50:00Z">
        <w:r w:rsidRPr="00990CF8">
          <w:rPr>
            <w:rFonts w:ascii="Montserrat" w:hAnsi="Montserrat"/>
            <w:color w:val="004664"/>
            <w:rPrChange w:id="380" w:author="Eloise Mann" w:date="2025-05-23T12:50:00Z" w16du:dateUtc="2025-05-23T11:50:00Z">
              <w:rPr/>
            </w:rPrChange>
          </w:rPr>
          <w:t>tructure to ensure accountability and effective execution:</w:t>
        </w:r>
      </w:ins>
    </w:p>
    <w:p w14:paraId="438816F2" w14:textId="00E56279" w:rsidR="00AE369D" w:rsidRPr="006970EA" w:rsidDel="00E27FA3" w:rsidRDefault="00AE369D">
      <w:pPr>
        <w:rPr>
          <w:del w:id="381" w:author="Eloise Mann" w:date="2025-05-23T10:52:00Z" w16du:dateUtc="2025-05-23T09:52:00Z"/>
          <w:rFonts w:ascii="Montserrat" w:hAnsi="Montserrat"/>
          <w:rPrChange w:id="382" w:author="Eloise Mann" w:date="2025-05-22T14:32:00Z" w16du:dateUtc="2025-05-22T13:32:00Z">
            <w:rPr>
              <w:del w:id="383" w:author="Eloise Mann" w:date="2025-05-23T10:52:00Z" w16du:dateUtc="2025-05-23T09:52:00Z"/>
            </w:rPr>
          </w:rPrChange>
        </w:rPr>
        <w:pPrChange w:id="384" w:author="Eloise Mann" w:date="2025-05-22T12:55:00Z" w16du:dateUtc="2025-05-22T11:55:00Z">
          <w:pPr>
            <w:spacing w:after="0" w:line="240" w:lineRule="auto"/>
          </w:pPr>
        </w:pPrChange>
      </w:pPr>
    </w:p>
    <w:p w14:paraId="4A2F3DFB" w14:textId="7AFF7918" w:rsidR="00D019BB" w:rsidRPr="006970EA" w:rsidDel="00E27FA3" w:rsidRDefault="00D019BB" w:rsidP="00D019BB">
      <w:pPr>
        <w:spacing w:after="0" w:line="240" w:lineRule="auto"/>
        <w:rPr>
          <w:del w:id="385" w:author="Eloise Mann" w:date="2025-05-23T10:52:00Z" w16du:dateUtc="2025-05-23T09:52:00Z"/>
          <w:rFonts w:ascii="Montserrat" w:hAnsi="Montserrat"/>
          <w:color w:val="004664"/>
        </w:rPr>
      </w:pPr>
    </w:p>
    <w:tbl>
      <w:tblPr>
        <w:tblStyle w:val="TableGrid"/>
        <w:tblW w:w="5000" w:type="pct"/>
        <w:tblLook w:val="04A0" w:firstRow="1" w:lastRow="0" w:firstColumn="1" w:lastColumn="0" w:noHBand="0" w:noVBand="1"/>
      </w:tblPr>
      <w:tblGrid>
        <w:gridCol w:w="2831"/>
        <w:gridCol w:w="6185"/>
      </w:tblGrid>
      <w:tr w:rsidR="00D019BB" w:rsidRPr="006970EA" w:rsidDel="00E27FA3" w14:paraId="7D7C5978" w14:textId="38D9E920" w:rsidTr="00C005C9">
        <w:trPr>
          <w:del w:id="386" w:author="Eloise Mann" w:date="2025-05-23T10:52:00Z"/>
        </w:trPr>
        <w:tc>
          <w:tcPr>
            <w:tcW w:w="1570" w:type="pct"/>
            <w:hideMark/>
          </w:tcPr>
          <w:p w14:paraId="6B68B236" w14:textId="5DF46589" w:rsidR="00D019BB" w:rsidRPr="006970EA" w:rsidDel="00E27FA3" w:rsidRDefault="00D019BB" w:rsidP="00C005C9">
            <w:pPr>
              <w:rPr>
                <w:del w:id="387" w:author="Eloise Mann" w:date="2025-05-23T10:52:00Z" w16du:dateUtc="2025-05-23T09:52:00Z"/>
                <w:rFonts w:ascii="Montserrat" w:hAnsi="Montserrat"/>
                <w:b/>
                <w:bCs/>
                <w:color w:val="004664"/>
              </w:rPr>
            </w:pPr>
            <w:del w:id="388" w:author="Eloise Mann" w:date="2025-05-23T10:52:00Z" w16du:dateUtc="2025-05-23T09:52:00Z">
              <w:r w:rsidRPr="006970EA" w:rsidDel="00E27FA3">
                <w:rPr>
                  <w:rFonts w:ascii="Montserrat" w:hAnsi="Montserrat"/>
                  <w:b/>
                  <w:bCs/>
                  <w:color w:val="004664"/>
                </w:rPr>
                <w:delText>Function</w:delText>
              </w:r>
            </w:del>
          </w:p>
        </w:tc>
        <w:tc>
          <w:tcPr>
            <w:tcW w:w="3430" w:type="pct"/>
            <w:hideMark/>
          </w:tcPr>
          <w:p w14:paraId="2A89A499" w14:textId="79C294F8" w:rsidR="00D019BB" w:rsidRPr="006970EA" w:rsidDel="00E27FA3" w:rsidRDefault="00D019BB" w:rsidP="00C005C9">
            <w:pPr>
              <w:rPr>
                <w:del w:id="389" w:author="Eloise Mann" w:date="2025-05-23T10:52:00Z" w16du:dateUtc="2025-05-23T09:52:00Z"/>
                <w:rFonts w:ascii="Montserrat" w:hAnsi="Montserrat"/>
                <w:b/>
                <w:bCs/>
                <w:color w:val="004664"/>
              </w:rPr>
            </w:pPr>
            <w:del w:id="390" w:author="Eloise Mann" w:date="2025-05-23T10:52:00Z" w16du:dateUtc="2025-05-23T09:52:00Z">
              <w:r w:rsidRPr="006970EA" w:rsidDel="00E27FA3">
                <w:rPr>
                  <w:rFonts w:ascii="Montserrat" w:hAnsi="Montserrat"/>
                  <w:b/>
                  <w:bCs/>
                  <w:color w:val="004664"/>
                </w:rPr>
                <w:delText>Responsibilities</w:delText>
              </w:r>
            </w:del>
          </w:p>
        </w:tc>
      </w:tr>
      <w:tr w:rsidR="00D019BB" w:rsidRPr="006970EA" w:rsidDel="00E27FA3" w14:paraId="054B3F71" w14:textId="5779E76D" w:rsidTr="00C005C9">
        <w:trPr>
          <w:del w:id="391" w:author="Eloise Mann" w:date="2025-05-23T10:52:00Z"/>
        </w:trPr>
        <w:tc>
          <w:tcPr>
            <w:tcW w:w="1570" w:type="pct"/>
            <w:vAlign w:val="center"/>
            <w:hideMark/>
          </w:tcPr>
          <w:p w14:paraId="26815345" w14:textId="6B9DF7D4" w:rsidR="00D019BB" w:rsidRPr="006970EA" w:rsidDel="00E27FA3" w:rsidRDefault="00D019BB" w:rsidP="00C005C9">
            <w:pPr>
              <w:jc w:val="both"/>
              <w:rPr>
                <w:del w:id="392" w:author="Eloise Mann" w:date="2025-05-23T10:52:00Z" w16du:dateUtc="2025-05-23T09:52:00Z"/>
                <w:rFonts w:ascii="Montserrat" w:hAnsi="Montserrat"/>
                <w:b/>
                <w:bCs/>
                <w:color w:val="004664"/>
              </w:rPr>
            </w:pPr>
            <w:del w:id="393" w:author="Eloise Mann" w:date="2025-05-23T10:52:00Z" w16du:dateUtc="2025-05-23T09:52:00Z">
              <w:r w:rsidRPr="006970EA" w:rsidDel="00E27FA3">
                <w:rPr>
                  <w:rFonts w:ascii="Montserrat" w:hAnsi="Montserrat"/>
                  <w:b/>
                  <w:bCs/>
                  <w:color w:val="004664"/>
                </w:rPr>
                <w:delText>Board of Directors</w:delText>
              </w:r>
            </w:del>
          </w:p>
        </w:tc>
        <w:tc>
          <w:tcPr>
            <w:tcW w:w="3430" w:type="pct"/>
            <w:vAlign w:val="center"/>
            <w:hideMark/>
          </w:tcPr>
          <w:p w14:paraId="4A644F83" w14:textId="05DF02C5" w:rsidR="00D019BB" w:rsidRPr="006970EA" w:rsidDel="00E27FA3" w:rsidRDefault="00D019BB" w:rsidP="00C005C9">
            <w:pPr>
              <w:jc w:val="both"/>
              <w:rPr>
                <w:del w:id="394" w:author="Eloise Mann" w:date="2025-05-23T10:52:00Z" w16du:dateUtc="2025-05-23T09:52:00Z"/>
                <w:rFonts w:ascii="Montserrat" w:hAnsi="Montserrat"/>
                <w:color w:val="004664"/>
              </w:rPr>
            </w:pPr>
            <w:del w:id="395" w:author="Eloise Mann" w:date="2025-05-23T10:52:00Z" w16du:dateUtc="2025-05-23T09:52:00Z">
              <w:r w:rsidRPr="006970EA" w:rsidDel="00E27FA3">
                <w:rPr>
                  <w:rFonts w:ascii="Montserrat" w:hAnsi="Montserrat"/>
                  <w:color w:val="004664"/>
                </w:rPr>
                <w:delText>Oversight of procurement ethics and sustainability integration</w:delText>
              </w:r>
            </w:del>
          </w:p>
        </w:tc>
      </w:tr>
      <w:tr w:rsidR="00D019BB" w:rsidRPr="006970EA" w:rsidDel="00E27FA3" w14:paraId="064031C8" w14:textId="6ADA5B78" w:rsidTr="00C005C9">
        <w:trPr>
          <w:del w:id="396" w:author="Eloise Mann" w:date="2025-05-23T10:52:00Z"/>
        </w:trPr>
        <w:tc>
          <w:tcPr>
            <w:tcW w:w="1570" w:type="pct"/>
            <w:vAlign w:val="center"/>
            <w:hideMark/>
          </w:tcPr>
          <w:p w14:paraId="32CD8647" w14:textId="54966275" w:rsidR="00D019BB" w:rsidRPr="006970EA" w:rsidDel="00E27FA3" w:rsidRDefault="00D019BB" w:rsidP="00C005C9">
            <w:pPr>
              <w:jc w:val="both"/>
              <w:rPr>
                <w:del w:id="397" w:author="Eloise Mann" w:date="2025-05-23T10:52:00Z" w16du:dateUtc="2025-05-23T09:52:00Z"/>
                <w:rFonts w:ascii="Montserrat" w:hAnsi="Montserrat"/>
                <w:b/>
                <w:bCs/>
                <w:color w:val="004664"/>
              </w:rPr>
            </w:pPr>
            <w:del w:id="398" w:author="Eloise Mann" w:date="2025-05-23T10:52:00Z" w16du:dateUtc="2025-05-23T09:52:00Z">
              <w:r w:rsidRPr="006970EA" w:rsidDel="00E27FA3">
                <w:rPr>
                  <w:rFonts w:ascii="Montserrat" w:hAnsi="Montserrat"/>
                  <w:b/>
                  <w:bCs/>
                  <w:color w:val="004664"/>
                </w:rPr>
                <w:delText>Procurement Director</w:delText>
              </w:r>
            </w:del>
          </w:p>
        </w:tc>
        <w:tc>
          <w:tcPr>
            <w:tcW w:w="3430" w:type="pct"/>
            <w:vAlign w:val="center"/>
            <w:hideMark/>
          </w:tcPr>
          <w:p w14:paraId="11A51C6D" w14:textId="0730813B" w:rsidR="00D019BB" w:rsidRPr="006970EA" w:rsidDel="00E27FA3" w:rsidRDefault="00D019BB" w:rsidP="00C005C9">
            <w:pPr>
              <w:jc w:val="both"/>
              <w:rPr>
                <w:del w:id="399" w:author="Eloise Mann" w:date="2025-05-23T10:52:00Z" w16du:dateUtc="2025-05-23T09:52:00Z"/>
                <w:rFonts w:ascii="Montserrat" w:hAnsi="Montserrat"/>
                <w:color w:val="004664"/>
              </w:rPr>
            </w:pPr>
            <w:del w:id="400" w:author="Eloise Mann" w:date="2025-05-23T10:52:00Z" w16du:dateUtc="2025-05-23T09:52:00Z">
              <w:r w:rsidRPr="006970EA" w:rsidDel="00E27FA3">
                <w:rPr>
                  <w:rFonts w:ascii="Montserrat" w:hAnsi="Montserrat"/>
                  <w:color w:val="004664"/>
                </w:rPr>
                <w:delText>Roadmap implementation, training, supplier engagement, target tracking</w:delText>
              </w:r>
            </w:del>
          </w:p>
        </w:tc>
      </w:tr>
      <w:tr w:rsidR="00D019BB" w:rsidRPr="006970EA" w:rsidDel="00E27FA3" w14:paraId="3070540D" w14:textId="04EBE152" w:rsidTr="00C005C9">
        <w:trPr>
          <w:del w:id="401" w:author="Eloise Mann" w:date="2025-05-23T10:52:00Z"/>
        </w:trPr>
        <w:tc>
          <w:tcPr>
            <w:tcW w:w="1570" w:type="pct"/>
            <w:vAlign w:val="center"/>
            <w:hideMark/>
          </w:tcPr>
          <w:p w14:paraId="67C27143" w14:textId="0C357DF8" w:rsidR="00D019BB" w:rsidRPr="006970EA" w:rsidDel="00E27FA3" w:rsidRDefault="00D019BB" w:rsidP="00C005C9">
            <w:pPr>
              <w:jc w:val="both"/>
              <w:rPr>
                <w:del w:id="402" w:author="Eloise Mann" w:date="2025-05-23T10:52:00Z" w16du:dateUtc="2025-05-23T09:52:00Z"/>
                <w:rFonts w:ascii="Montserrat" w:hAnsi="Montserrat"/>
                <w:b/>
                <w:bCs/>
                <w:color w:val="004664"/>
              </w:rPr>
            </w:pPr>
            <w:del w:id="403" w:author="Eloise Mann" w:date="2025-05-22T12:31:00Z" w16du:dateUtc="2025-05-22T11:31:00Z">
              <w:r w:rsidRPr="006970EA" w:rsidDel="00ED0770">
                <w:rPr>
                  <w:rFonts w:ascii="Montserrat" w:hAnsi="Montserrat"/>
                  <w:b/>
                  <w:bCs/>
                  <w:color w:val="004664"/>
                </w:rPr>
                <w:delText>ESG &amp; Compliance Team</w:delText>
              </w:r>
            </w:del>
          </w:p>
        </w:tc>
        <w:tc>
          <w:tcPr>
            <w:tcW w:w="3430" w:type="pct"/>
            <w:vAlign w:val="center"/>
            <w:hideMark/>
          </w:tcPr>
          <w:p w14:paraId="29800C9B" w14:textId="39C63BAB" w:rsidR="00D019BB" w:rsidRPr="006970EA" w:rsidDel="00E27FA3" w:rsidRDefault="00D019BB" w:rsidP="00C005C9">
            <w:pPr>
              <w:jc w:val="both"/>
              <w:rPr>
                <w:del w:id="404" w:author="Eloise Mann" w:date="2025-05-23T10:52:00Z" w16du:dateUtc="2025-05-23T09:52:00Z"/>
                <w:rFonts w:ascii="Montserrat" w:hAnsi="Montserrat"/>
                <w:color w:val="004664"/>
              </w:rPr>
            </w:pPr>
            <w:del w:id="405" w:author="Eloise Mann" w:date="2025-05-23T10:52:00Z" w16du:dateUtc="2025-05-23T09:52:00Z">
              <w:r w:rsidRPr="006970EA" w:rsidDel="00E27FA3">
                <w:rPr>
                  <w:rFonts w:ascii="Montserrat" w:hAnsi="Montserrat"/>
                  <w:color w:val="004664"/>
                </w:rPr>
                <w:delText>Supplier audits, risk mapping, and ESG performance monitoring</w:delText>
              </w:r>
            </w:del>
          </w:p>
        </w:tc>
      </w:tr>
      <w:tr w:rsidR="00D019BB" w:rsidRPr="006970EA" w:rsidDel="00E27FA3" w14:paraId="0285A04F" w14:textId="59B0F862" w:rsidTr="00C005C9">
        <w:trPr>
          <w:del w:id="406" w:author="Eloise Mann" w:date="2025-05-23T10:52:00Z"/>
        </w:trPr>
        <w:tc>
          <w:tcPr>
            <w:tcW w:w="1570" w:type="pct"/>
            <w:vAlign w:val="center"/>
          </w:tcPr>
          <w:p w14:paraId="605543F9" w14:textId="772303B8" w:rsidR="00D019BB" w:rsidRPr="006970EA" w:rsidDel="00E27FA3" w:rsidRDefault="00D019BB" w:rsidP="00C005C9">
            <w:pPr>
              <w:jc w:val="both"/>
              <w:rPr>
                <w:del w:id="407" w:author="Eloise Mann" w:date="2025-05-23T10:52:00Z" w16du:dateUtc="2025-05-23T09:52:00Z"/>
                <w:rStyle w:val="Strong"/>
                <w:rFonts w:ascii="Montserrat" w:hAnsi="Montserrat"/>
                <w:b w:val="0"/>
                <w:bCs w:val="0"/>
                <w:color w:val="004664"/>
              </w:rPr>
            </w:pPr>
            <w:del w:id="408" w:author="Eloise Mann" w:date="2025-05-22T12:31:00Z" w16du:dateUtc="2025-05-22T11:31:00Z">
              <w:r w:rsidRPr="006970EA" w:rsidDel="00ED0770">
                <w:rPr>
                  <w:rFonts w:ascii="Montserrat" w:hAnsi="Montserrat"/>
                  <w:b/>
                  <w:bCs/>
                  <w:color w:val="004664"/>
                </w:rPr>
                <w:delText>Site Managers &amp; Buyers</w:delText>
              </w:r>
            </w:del>
          </w:p>
        </w:tc>
        <w:tc>
          <w:tcPr>
            <w:tcW w:w="3430" w:type="pct"/>
            <w:vAlign w:val="center"/>
          </w:tcPr>
          <w:p w14:paraId="421D8BB6" w14:textId="1F4CA05E" w:rsidR="00D019BB" w:rsidRPr="006970EA" w:rsidDel="00E27FA3" w:rsidRDefault="00D019BB" w:rsidP="00C005C9">
            <w:pPr>
              <w:jc w:val="both"/>
              <w:rPr>
                <w:del w:id="409" w:author="Eloise Mann" w:date="2025-05-23T10:52:00Z" w16du:dateUtc="2025-05-23T09:52:00Z"/>
                <w:rFonts w:ascii="Montserrat" w:hAnsi="Montserrat"/>
                <w:color w:val="004664"/>
              </w:rPr>
            </w:pPr>
            <w:del w:id="410" w:author="Eloise Mann" w:date="2025-05-23T10:52:00Z" w16du:dateUtc="2025-05-23T09:52:00Z">
              <w:r w:rsidRPr="006970EA" w:rsidDel="00E27FA3">
                <w:rPr>
                  <w:rFonts w:ascii="Montserrat" w:hAnsi="Montserrat"/>
                  <w:color w:val="004664"/>
                </w:rPr>
                <w:delText>Day-to-day sustainable procurement practices and reporting of risks</w:delText>
              </w:r>
            </w:del>
          </w:p>
        </w:tc>
      </w:tr>
      <w:tr w:rsidR="00D019BB" w:rsidRPr="006970EA" w:rsidDel="00E27FA3" w14:paraId="0245790B" w14:textId="499C57B4" w:rsidTr="00C005C9">
        <w:trPr>
          <w:del w:id="411" w:author="Eloise Mann" w:date="2025-05-23T10:52:00Z"/>
        </w:trPr>
        <w:tc>
          <w:tcPr>
            <w:tcW w:w="1570" w:type="pct"/>
            <w:vAlign w:val="center"/>
          </w:tcPr>
          <w:p w14:paraId="5B63AC59" w14:textId="28C697F6" w:rsidR="00D019BB" w:rsidRPr="006970EA" w:rsidDel="00E27FA3" w:rsidRDefault="00D019BB" w:rsidP="00C005C9">
            <w:pPr>
              <w:jc w:val="both"/>
              <w:rPr>
                <w:del w:id="412" w:author="Eloise Mann" w:date="2025-05-23T10:52:00Z" w16du:dateUtc="2025-05-23T09:52:00Z"/>
                <w:rFonts w:ascii="Montserrat" w:hAnsi="Montserrat"/>
                <w:b/>
                <w:bCs/>
                <w:color w:val="004664"/>
              </w:rPr>
            </w:pPr>
            <w:del w:id="413" w:author="Eloise Mann" w:date="2025-05-23T10:52:00Z" w16du:dateUtc="2025-05-23T09:52:00Z">
              <w:r w:rsidRPr="006970EA" w:rsidDel="00E27FA3">
                <w:rPr>
                  <w:rFonts w:ascii="Montserrat" w:hAnsi="Montserrat"/>
                  <w:b/>
                  <w:bCs/>
                  <w:color w:val="004664"/>
                </w:rPr>
                <w:delText>Suppliers &amp; Contractors</w:delText>
              </w:r>
            </w:del>
          </w:p>
        </w:tc>
        <w:tc>
          <w:tcPr>
            <w:tcW w:w="3430" w:type="pct"/>
            <w:vAlign w:val="center"/>
          </w:tcPr>
          <w:p w14:paraId="19D7AE46" w14:textId="4FB40E7B" w:rsidR="00D019BB" w:rsidRPr="006970EA" w:rsidDel="00E27FA3" w:rsidRDefault="00D019BB" w:rsidP="00C005C9">
            <w:pPr>
              <w:jc w:val="both"/>
              <w:rPr>
                <w:del w:id="414" w:author="Eloise Mann" w:date="2025-05-23T10:52:00Z" w16du:dateUtc="2025-05-23T09:52:00Z"/>
                <w:rFonts w:ascii="Montserrat" w:hAnsi="Montserrat"/>
                <w:color w:val="004664"/>
              </w:rPr>
            </w:pPr>
            <w:del w:id="415" w:author="Eloise Mann" w:date="2025-05-23T10:52:00Z" w16du:dateUtc="2025-05-23T09:52:00Z">
              <w:r w:rsidRPr="006970EA" w:rsidDel="00E27FA3">
                <w:rPr>
                  <w:rFonts w:ascii="Montserrat" w:hAnsi="Montserrat"/>
                  <w:color w:val="004664"/>
                </w:rPr>
                <w:delText>Adherence to ASCG’s Supplier Charter and continuous ESG performance improvement</w:delText>
              </w:r>
            </w:del>
          </w:p>
        </w:tc>
      </w:tr>
      <w:tr w:rsidR="00D019BB" w:rsidRPr="006970EA" w:rsidDel="00E27FA3" w14:paraId="69496634" w14:textId="61441692" w:rsidTr="00C005C9">
        <w:trPr>
          <w:del w:id="416" w:author="Eloise Mann" w:date="2025-05-23T10:52:00Z"/>
        </w:trPr>
        <w:tc>
          <w:tcPr>
            <w:tcW w:w="1570" w:type="pct"/>
            <w:vAlign w:val="center"/>
          </w:tcPr>
          <w:p w14:paraId="3E4144A8" w14:textId="04560E0A" w:rsidR="00D019BB" w:rsidRPr="006970EA" w:rsidDel="00E27FA3" w:rsidRDefault="00D019BB" w:rsidP="00C005C9">
            <w:pPr>
              <w:jc w:val="both"/>
              <w:rPr>
                <w:del w:id="417" w:author="Eloise Mann" w:date="2025-05-23T10:52:00Z" w16du:dateUtc="2025-05-23T09:52:00Z"/>
                <w:rFonts w:ascii="Montserrat" w:hAnsi="Montserrat"/>
                <w:b/>
                <w:bCs/>
                <w:color w:val="004664"/>
              </w:rPr>
            </w:pPr>
            <w:del w:id="418" w:author="Eloise Mann" w:date="2025-05-23T10:52:00Z" w16du:dateUtc="2025-05-23T09:52:00Z">
              <w:r w:rsidRPr="006970EA" w:rsidDel="00E27FA3">
                <w:rPr>
                  <w:rFonts w:ascii="Montserrat" w:hAnsi="Montserrat"/>
                  <w:b/>
                  <w:bCs/>
                  <w:color w:val="004664"/>
                </w:rPr>
                <w:delText>All Employees</w:delText>
              </w:r>
            </w:del>
          </w:p>
        </w:tc>
        <w:tc>
          <w:tcPr>
            <w:tcW w:w="3430" w:type="pct"/>
            <w:vAlign w:val="center"/>
          </w:tcPr>
          <w:p w14:paraId="68F3BA92" w14:textId="6B98D584" w:rsidR="00D019BB" w:rsidRPr="006970EA" w:rsidDel="00E27FA3" w:rsidRDefault="00D019BB" w:rsidP="00C005C9">
            <w:pPr>
              <w:jc w:val="both"/>
              <w:rPr>
                <w:del w:id="419" w:author="Eloise Mann" w:date="2025-05-23T10:52:00Z" w16du:dateUtc="2025-05-23T09:52:00Z"/>
                <w:rFonts w:ascii="Montserrat" w:hAnsi="Montserrat"/>
                <w:color w:val="004664"/>
              </w:rPr>
            </w:pPr>
            <w:del w:id="420" w:author="Eloise Mann" w:date="2025-05-23T10:52:00Z" w16du:dateUtc="2025-05-23T09:52:00Z">
              <w:r w:rsidRPr="006970EA" w:rsidDel="00E27FA3">
                <w:rPr>
                  <w:rFonts w:ascii="Montserrat" w:hAnsi="Montserrat"/>
                  <w:color w:val="004664"/>
                </w:rPr>
                <w:delText>Promote responsible sourcing, raise concerns, and follow procurement protocols</w:delText>
              </w:r>
            </w:del>
          </w:p>
        </w:tc>
      </w:tr>
    </w:tbl>
    <w:p w14:paraId="1BBCBCE6" w14:textId="0C22D55B" w:rsidR="00D019BB" w:rsidRPr="006970EA" w:rsidDel="00E27FA3" w:rsidRDefault="00D019BB" w:rsidP="00D019BB">
      <w:pPr>
        <w:spacing w:after="0" w:line="240" w:lineRule="auto"/>
        <w:rPr>
          <w:del w:id="421" w:author="Eloise Mann" w:date="2025-05-23T10:52:00Z" w16du:dateUtc="2025-05-23T09:52:00Z"/>
          <w:rFonts w:ascii="Montserrat" w:hAnsi="Montserrat"/>
          <w:color w:val="004664"/>
        </w:rPr>
      </w:pPr>
    </w:p>
    <w:p w14:paraId="6401342B" w14:textId="2F5FB045" w:rsidR="00D019BB" w:rsidRPr="006970EA" w:rsidDel="00E27FA3" w:rsidRDefault="00D019BB" w:rsidP="00D019BB">
      <w:pPr>
        <w:spacing w:after="0" w:line="240" w:lineRule="auto"/>
        <w:rPr>
          <w:del w:id="422" w:author="Eloise Mann" w:date="2025-05-23T10:52:00Z" w16du:dateUtc="2025-05-23T09:52:00Z"/>
          <w:rFonts w:ascii="Montserrat" w:hAnsi="Montserrat"/>
          <w:color w:val="004664"/>
        </w:rPr>
      </w:pPr>
    </w:p>
    <w:p w14:paraId="39339DB4" w14:textId="77777777" w:rsidR="006970EA" w:rsidRPr="006970EA" w:rsidRDefault="00115912">
      <w:pPr>
        <w:keepNext/>
        <w:spacing w:after="0" w:line="240" w:lineRule="auto"/>
        <w:rPr>
          <w:ins w:id="423" w:author="Eloise Mann" w:date="2025-05-22T14:26:00Z" w16du:dateUtc="2025-05-22T13:26:00Z"/>
          <w:rFonts w:ascii="Montserrat" w:hAnsi="Montserrat"/>
          <w:rPrChange w:id="424" w:author="Eloise Mann" w:date="2025-05-22T14:32:00Z" w16du:dateUtc="2025-05-22T13:32:00Z">
            <w:rPr>
              <w:ins w:id="425" w:author="Eloise Mann" w:date="2025-05-22T14:26:00Z" w16du:dateUtc="2025-05-22T13:26:00Z"/>
            </w:rPr>
          </w:rPrChange>
        </w:rPr>
        <w:pPrChange w:id="426" w:author="Eloise Mann" w:date="2025-05-22T14:26:00Z" w16du:dateUtc="2025-05-22T13:26:00Z">
          <w:pPr>
            <w:spacing w:after="0" w:line="240" w:lineRule="auto"/>
          </w:pPr>
        </w:pPrChange>
      </w:pPr>
      <w:ins w:id="427" w:author="Eloise Mann" w:date="2025-05-22T14:04:00Z" w16du:dateUtc="2025-05-22T13:04:00Z">
        <w:r w:rsidRPr="006970EA">
          <w:rPr>
            <w:rFonts w:ascii="Montserrat" w:hAnsi="Montserrat"/>
            <w:noProof/>
            <w:rPrChange w:id="428" w:author="Eloise Mann" w:date="2025-05-22T14:32:00Z" w16du:dateUtc="2025-05-22T13:32:00Z">
              <w:rPr>
                <w:noProof/>
              </w:rPr>
            </w:rPrChange>
          </w:rPr>
          <w:drawing>
            <wp:inline distT="0" distB="0" distL="0" distR="0" wp14:anchorId="65FE97D6" wp14:editId="5E8588F5">
              <wp:extent cx="5593278" cy="3265714"/>
              <wp:effectExtent l="0" t="0" r="0" b="0"/>
              <wp:docPr id="114865058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ins>
    </w:p>
    <w:p w14:paraId="0C35CBAD" w14:textId="78B7BF1C" w:rsidR="006970EA" w:rsidRPr="006970EA" w:rsidRDefault="006970EA" w:rsidP="006970EA">
      <w:pPr>
        <w:pStyle w:val="Caption"/>
        <w:rPr>
          <w:ins w:id="429" w:author="Eloise Mann" w:date="2025-05-22T14:26:00Z" w16du:dateUtc="2025-05-22T13:26:00Z"/>
          <w:rFonts w:ascii="Montserrat" w:hAnsi="Montserrat"/>
          <w:color w:val="004664"/>
          <w:rPrChange w:id="430" w:author="Eloise Mann" w:date="2025-05-22T14:32:00Z" w16du:dateUtc="2025-05-22T13:32:00Z">
            <w:rPr>
              <w:ins w:id="431" w:author="Eloise Mann" w:date="2025-05-22T14:26:00Z" w16du:dateUtc="2025-05-22T13:26:00Z"/>
            </w:rPr>
          </w:rPrChange>
        </w:rPr>
      </w:pPr>
      <w:ins w:id="432" w:author="Eloise Mann" w:date="2025-05-22T14:26:00Z" w16du:dateUtc="2025-05-22T13:26:00Z">
        <w:r w:rsidRPr="006970EA">
          <w:rPr>
            <w:rFonts w:ascii="Montserrat" w:hAnsi="Montserrat"/>
            <w:color w:val="004664"/>
            <w:rPrChange w:id="433" w:author="Eloise Mann" w:date="2025-05-22T14:32:00Z" w16du:dateUtc="2025-05-22T13:32:00Z">
              <w:rPr/>
            </w:rPrChange>
          </w:rPr>
          <w:t xml:space="preserve">Figure </w:t>
        </w:r>
        <w:r w:rsidRPr="006970EA">
          <w:rPr>
            <w:rFonts w:ascii="Montserrat" w:hAnsi="Montserrat"/>
            <w:color w:val="004664"/>
            <w:rPrChange w:id="434" w:author="Eloise Mann" w:date="2025-05-22T14:32:00Z" w16du:dateUtc="2025-05-22T13:32:00Z">
              <w:rPr/>
            </w:rPrChange>
          </w:rPr>
          <w:fldChar w:fldCharType="begin"/>
        </w:r>
        <w:r w:rsidRPr="006970EA">
          <w:rPr>
            <w:rFonts w:ascii="Montserrat" w:hAnsi="Montserrat"/>
            <w:color w:val="004664"/>
            <w:rPrChange w:id="435" w:author="Eloise Mann" w:date="2025-05-22T14:32:00Z" w16du:dateUtc="2025-05-22T13:32:00Z">
              <w:rPr/>
            </w:rPrChange>
          </w:rPr>
          <w:instrText xml:space="preserve"> SEQ Figure \* ARABIC </w:instrText>
        </w:r>
      </w:ins>
      <w:r w:rsidRPr="006970EA">
        <w:rPr>
          <w:rFonts w:ascii="Montserrat" w:hAnsi="Montserrat"/>
          <w:color w:val="004664"/>
          <w:rPrChange w:id="436" w:author="Eloise Mann" w:date="2025-05-22T14:32:00Z" w16du:dateUtc="2025-05-22T13:32:00Z">
            <w:rPr/>
          </w:rPrChange>
        </w:rPr>
        <w:fldChar w:fldCharType="separate"/>
      </w:r>
      <w:ins w:id="437" w:author="Eloise Mann" w:date="2025-05-22T14:26:00Z" w16du:dateUtc="2025-05-22T13:26:00Z">
        <w:r w:rsidRPr="006970EA">
          <w:rPr>
            <w:rFonts w:ascii="Montserrat" w:hAnsi="Montserrat"/>
            <w:noProof/>
            <w:color w:val="004664"/>
            <w:rPrChange w:id="438" w:author="Eloise Mann" w:date="2025-05-22T14:32:00Z" w16du:dateUtc="2025-05-22T13:32:00Z">
              <w:rPr>
                <w:noProof/>
              </w:rPr>
            </w:rPrChange>
          </w:rPr>
          <w:t>1</w:t>
        </w:r>
        <w:r w:rsidRPr="006970EA">
          <w:rPr>
            <w:rFonts w:ascii="Montserrat" w:hAnsi="Montserrat"/>
            <w:color w:val="004664"/>
            <w:rPrChange w:id="439" w:author="Eloise Mann" w:date="2025-05-22T14:32:00Z" w16du:dateUtc="2025-05-22T13:32:00Z">
              <w:rPr/>
            </w:rPrChange>
          </w:rPr>
          <w:fldChar w:fldCharType="end"/>
        </w:r>
        <w:r w:rsidRPr="006970EA">
          <w:rPr>
            <w:rFonts w:ascii="Montserrat" w:hAnsi="Montserrat"/>
            <w:color w:val="004664"/>
            <w:rPrChange w:id="440" w:author="Eloise Mann" w:date="2025-05-22T14:32:00Z" w16du:dateUtc="2025-05-22T13:32:00Z">
              <w:rPr/>
            </w:rPrChange>
          </w:rPr>
          <w:t xml:space="preserve"> Sustainable Procurement Roadmap Governance structure and responsibilities</w:t>
        </w:r>
      </w:ins>
    </w:p>
    <w:p w14:paraId="0392A84B" w14:textId="3C12D2F4" w:rsidR="00D019BB" w:rsidRPr="006970EA" w:rsidDel="00761C76" w:rsidRDefault="00D019BB">
      <w:pPr>
        <w:pStyle w:val="Heading2"/>
        <w:rPr>
          <w:del w:id="441" w:author="Eloise Mann" w:date="2025-05-22T12:46:00Z" w16du:dateUtc="2025-05-22T11:46:00Z"/>
          <w:rFonts w:ascii="Montserrat" w:hAnsi="Montserrat"/>
          <w:highlight w:val="yellow"/>
          <w:rPrChange w:id="442" w:author="Eloise Mann" w:date="2025-05-22T14:32:00Z" w16du:dateUtc="2025-05-22T13:32:00Z">
            <w:rPr>
              <w:del w:id="443" w:author="Eloise Mann" w:date="2025-05-22T12:46:00Z" w16du:dateUtc="2025-05-22T11:46:00Z"/>
            </w:rPr>
          </w:rPrChange>
        </w:rPr>
        <w:pPrChange w:id="444" w:author="Eloise Mann" w:date="2025-05-22T12:41:00Z" w16du:dateUtc="2025-05-22T11:41:00Z">
          <w:pPr>
            <w:spacing w:after="0" w:line="240" w:lineRule="auto"/>
          </w:pPr>
        </w:pPrChange>
      </w:pPr>
      <w:del w:id="445" w:author="Eloise Mann" w:date="2025-05-22T12:46:00Z" w16du:dateUtc="2025-05-22T11:46:00Z">
        <w:r w:rsidRPr="006970EA" w:rsidDel="00761C76">
          <w:rPr>
            <w:rFonts w:ascii="Montserrat" w:hAnsi="Montserrat"/>
            <w:highlight w:val="yellow"/>
            <w:rPrChange w:id="446" w:author="Eloise Mann" w:date="2025-05-22T14:32:00Z" w16du:dateUtc="2025-05-22T13:32:00Z">
              <w:rPr/>
            </w:rPrChange>
          </w:rPr>
          <w:delText xml:space="preserve">Review </w:delText>
        </w:r>
      </w:del>
      <w:del w:id="447" w:author="Eloise Mann" w:date="2025-05-22T12:41:00Z" w16du:dateUtc="2025-05-22T11:41:00Z">
        <w:r w:rsidRPr="006970EA" w:rsidDel="008654A2">
          <w:rPr>
            <w:rFonts w:ascii="Montserrat" w:hAnsi="Montserrat"/>
            <w:highlight w:val="yellow"/>
            <w:rPrChange w:id="448" w:author="Eloise Mann" w:date="2025-05-22T14:32:00Z" w16du:dateUtc="2025-05-22T13:32:00Z">
              <w:rPr/>
            </w:rPrChange>
          </w:rPr>
          <w:delText>and Continual Improvement</w:delText>
        </w:r>
      </w:del>
    </w:p>
    <w:p w14:paraId="681C1F34" w14:textId="7E7E7EF7" w:rsidR="00D019BB" w:rsidRPr="006970EA" w:rsidDel="006970EA" w:rsidRDefault="00D019BB" w:rsidP="00D019BB">
      <w:pPr>
        <w:spacing w:after="0" w:line="240" w:lineRule="auto"/>
        <w:rPr>
          <w:del w:id="449" w:author="Eloise Mann" w:date="2025-05-22T14:26:00Z" w16du:dateUtc="2025-05-22T13:26:00Z"/>
          <w:rFonts w:ascii="Montserrat" w:hAnsi="Montserrat"/>
          <w:color w:val="004664"/>
        </w:rPr>
      </w:pPr>
    </w:p>
    <w:p w14:paraId="3BF186F2" w14:textId="77777777" w:rsidR="008654A2" w:rsidRPr="006970EA" w:rsidRDefault="008654A2" w:rsidP="008654A2">
      <w:pPr>
        <w:rPr>
          <w:ins w:id="450" w:author="Eloise Mann" w:date="2025-05-22T12:42:00Z" w16du:dateUtc="2025-05-22T11:42:00Z"/>
          <w:rFonts w:ascii="Montserrat" w:hAnsi="Montserrat"/>
          <w:color w:val="004664"/>
        </w:rPr>
      </w:pPr>
    </w:p>
    <w:p w14:paraId="5E9D2BAD" w14:textId="14F7D264" w:rsidR="008654A2" w:rsidRPr="006970EA" w:rsidRDefault="008654A2">
      <w:pPr>
        <w:pStyle w:val="Heading3"/>
        <w:rPr>
          <w:ins w:id="451" w:author="Eloise Mann" w:date="2025-05-22T12:42:00Z" w16du:dateUtc="2025-05-22T11:42:00Z"/>
          <w:rFonts w:ascii="Montserrat" w:hAnsi="Montserrat"/>
          <w:rPrChange w:id="452" w:author="Eloise Mann" w:date="2025-05-22T14:32:00Z" w16du:dateUtc="2025-05-22T13:32:00Z">
            <w:rPr>
              <w:ins w:id="453" w:author="Eloise Mann" w:date="2025-05-22T12:42:00Z" w16du:dateUtc="2025-05-22T11:42:00Z"/>
            </w:rPr>
          </w:rPrChange>
        </w:rPr>
        <w:pPrChange w:id="454" w:author="Eloise Mann" w:date="2025-05-22T12:42:00Z" w16du:dateUtc="2025-05-22T11:42:00Z">
          <w:pPr/>
        </w:pPrChange>
      </w:pPr>
      <w:bookmarkStart w:id="455" w:name="_Toc198816815"/>
      <w:ins w:id="456" w:author="Eloise Mann" w:date="2025-05-22T12:42:00Z" w16du:dateUtc="2025-05-22T11:42:00Z">
        <w:r w:rsidRPr="006970EA">
          <w:rPr>
            <w:rFonts w:ascii="Montserrat" w:hAnsi="Montserrat"/>
            <w:rPrChange w:id="457" w:author="Eloise Mann" w:date="2025-05-22T14:32:00Z" w16du:dateUtc="2025-05-22T13:32:00Z">
              <w:rPr/>
            </w:rPrChange>
          </w:rPr>
          <w:t>Review</w:t>
        </w:r>
      </w:ins>
      <w:ins w:id="458" w:author="Eloise Mann" w:date="2025-05-22T12:47:00Z" w16du:dateUtc="2025-05-22T11:47:00Z">
        <w:r w:rsidR="00761C76" w:rsidRPr="006970EA">
          <w:rPr>
            <w:rFonts w:ascii="Montserrat" w:hAnsi="Montserrat"/>
            <w:rPrChange w:id="459" w:author="Eloise Mann" w:date="2025-05-22T14:32:00Z" w16du:dateUtc="2025-05-22T13:32:00Z">
              <w:rPr/>
            </w:rPrChange>
          </w:rPr>
          <w:t xml:space="preserve"> process</w:t>
        </w:r>
      </w:ins>
      <w:bookmarkEnd w:id="455"/>
    </w:p>
    <w:p w14:paraId="3411831D" w14:textId="61082D11" w:rsidR="00D019BB" w:rsidRPr="006970EA" w:rsidDel="008654A2" w:rsidRDefault="008654A2" w:rsidP="008654A2">
      <w:pPr>
        <w:spacing w:after="0" w:line="240" w:lineRule="auto"/>
        <w:rPr>
          <w:del w:id="460" w:author="Eloise Mann" w:date="2025-05-22T12:35:00Z" w16du:dateUtc="2025-05-22T11:35:00Z"/>
          <w:rFonts w:ascii="Montserrat" w:hAnsi="Montserrat"/>
          <w:color w:val="004664"/>
        </w:rPr>
      </w:pPr>
      <w:ins w:id="461" w:author="Eloise Mann" w:date="2025-05-22T12:35:00Z" w16du:dateUtc="2025-05-22T11:35:00Z">
        <w:r w:rsidRPr="006970EA">
          <w:rPr>
            <w:rFonts w:ascii="Montserrat" w:hAnsi="Montserrat"/>
            <w:color w:val="004664"/>
            <w:rPrChange w:id="462" w:author="Eloise Mann" w:date="2025-05-22T14:32:00Z" w16du:dateUtc="2025-05-22T13:32:00Z">
              <w:rPr>
                <w:rFonts w:ascii="Montserrat Thin" w:hAnsi="Montserrat Thin"/>
                <w:color w:val="004664"/>
                <w:sz w:val="22"/>
                <w:szCs w:val="22"/>
              </w:rPr>
            </w:rPrChange>
          </w:rPr>
          <w:t xml:space="preserve">This </w:t>
        </w:r>
      </w:ins>
      <w:ins w:id="463" w:author="Eloise Mann" w:date="2025-05-22T16:23:00Z" w16du:dateUtc="2025-05-22T15:23:00Z">
        <w:r w:rsidR="000D7455">
          <w:rPr>
            <w:rFonts w:ascii="Montserrat" w:hAnsi="Montserrat"/>
            <w:color w:val="004664"/>
          </w:rPr>
          <w:t>roadmap</w:t>
        </w:r>
      </w:ins>
      <w:ins w:id="464" w:author="Eloise Mann" w:date="2025-05-22T12:35:00Z" w16du:dateUtc="2025-05-22T11:35:00Z">
        <w:r w:rsidRPr="006970EA">
          <w:rPr>
            <w:rFonts w:ascii="Montserrat" w:hAnsi="Montserrat"/>
            <w:color w:val="004664"/>
            <w:rPrChange w:id="465" w:author="Eloise Mann" w:date="2025-05-22T14:32:00Z" w16du:dateUtc="2025-05-22T13:32:00Z">
              <w:rPr>
                <w:rFonts w:ascii="Montserrat Thin" w:hAnsi="Montserrat Thin"/>
                <w:color w:val="004664"/>
                <w:sz w:val="22"/>
                <w:szCs w:val="22"/>
              </w:rPr>
            </w:rPrChange>
          </w:rPr>
          <w:t xml:space="preserve"> will be reviewed on an annual basis to reflect the dynamic nature of sustainability, acknowledging its evolution in both regulatory requirements and academic understanding</w:t>
        </w:r>
      </w:ins>
      <w:ins w:id="466" w:author="Eloise Mann" w:date="2025-05-22T12:39:00Z" w16du:dateUtc="2025-05-22T11:39:00Z">
        <w:r w:rsidRPr="006970EA">
          <w:rPr>
            <w:rFonts w:ascii="Montserrat" w:hAnsi="Montserrat"/>
            <w:color w:val="004664"/>
          </w:rPr>
          <w:t xml:space="preserve">. </w:t>
        </w:r>
      </w:ins>
      <w:ins w:id="467" w:author="Eloise Mann" w:date="2025-05-23T12:51:00Z" w16du:dateUtc="2025-05-23T11:51:00Z">
        <w:r w:rsidR="007D6F49">
          <w:rPr>
            <w:rFonts w:ascii="Montserrat" w:hAnsi="Montserrat"/>
            <w:color w:val="004664"/>
          </w:rPr>
          <w:t>The roadmap will be reviewed sooner if:</w:t>
        </w:r>
      </w:ins>
      <w:del w:id="468" w:author="Eloise Mann" w:date="2025-05-22T12:35:00Z" w16du:dateUtc="2025-05-22T11:35:00Z">
        <w:r w:rsidR="00D019BB" w:rsidRPr="006970EA" w:rsidDel="008654A2">
          <w:rPr>
            <w:rFonts w:ascii="Montserrat" w:hAnsi="Montserrat"/>
            <w:color w:val="004664"/>
          </w:rPr>
          <w:delText>This Roadmap shall be reviewed annually by the Procurement Director, or sooner if:</w:delText>
        </w:r>
      </w:del>
    </w:p>
    <w:p w14:paraId="7B7B8B94" w14:textId="77777777" w:rsidR="008654A2" w:rsidRPr="006970EA" w:rsidRDefault="008654A2" w:rsidP="008654A2">
      <w:pPr>
        <w:rPr>
          <w:ins w:id="469" w:author="Eloise Mann" w:date="2025-05-22T12:35:00Z" w16du:dateUtc="2025-05-22T11:35:00Z"/>
          <w:rFonts w:ascii="Montserrat" w:hAnsi="Montserrat"/>
          <w:color w:val="004664"/>
        </w:rPr>
      </w:pPr>
    </w:p>
    <w:p w14:paraId="1EDFBE96" w14:textId="11A335BD" w:rsidR="00D019BB" w:rsidRPr="006970EA" w:rsidRDefault="00D019BB">
      <w:pPr>
        <w:pStyle w:val="ListParagraph"/>
        <w:numPr>
          <w:ilvl w:val="0"/>
          <w:numId w:val="8"/>
        </w:numPr>
        <w:spacing w:after="0" w:line="240" w:lineRule="auto"/>
        <w:rPr>
          <w:rFonts w:ascii="Montserrat" w:hAnsi="Montserrat"/>
          <w:color w:val="004664"/>
          <w:rPrChange w:id="470" w:author="Eloise Mann" w:date="2025-05-22T14:32:00Z" w16du:dateUtc="2025-05-22T13:32:00Z">
            <w:rPr/>
          </w:rPrChange>
        </w:rPr>
        <w:pPrChange w:id="471" w:author="Eloise Mann" w:date="2025-05-22T12:36:00Z" w16du:dateUtc="2025-05-22T11:36:00Z">
          <w:pPr>
            <w:numPr>
              <w:numId w:val="8"/>
            </w:numPr>
            <w:tabs>
              <w:tab w:val="num" w:pos="720"/>
            </w:tabs>
            <w:spacing w:after="0" w:line="240" w:lineRule="auto"/>
            <w:ind w:left="720" w:hanging="360"/>
          </w:pPr>
        </w:pPrChange>
      </w:pPr>
      <w:r w:rsidRPr="006970EA">
        <w:rPr>
          <w:rFonts w:ascii="Montserrat" w:hAnsi="Montserrat"/>
          <w:color w:val="004664"/>
          <w:rPrChange w:id="472" w:author="Eloise Mann" w:date="2025-05-22T14:32:00Z" w16du:dateUtc="2025-05-22T13:32:00Z">
            <w:rPr/>
          </w:rPrChange>
        </w:rPr>
        <w:t>New legislative or ethical supply chain risks</w:t>
      </w:r>
    </w:p>
    <w:p w14:paraId="089F4C2C" w14:textId="6299886B" w:rsidR="00D019BB" w:rsidRPr="006970EA" w:rsidRDefault="008654A2" w:rsidP="00D019BB">
      <w:pPr>
        <w:numPr>
          <w:ilvl w:val="0"/>
          <w:numId w:val="8"/>
        </w:numPr>
        <w:spacing w:after="0" w:line="240" w:lineRule="auto"/>
        <w:rPr>
          <w:rFonts w:ascii="Montserrat" w:hAnsi="Montserrat"/>
          <w:color w:val="004664"/>
        </w:rPr>
      </w:pPr>
      <w:ins w:id="473" w:author="Eloise Mann" w:date="2025-05-22T12:36:00Z" w16du:dateUtc="2025-05-22T11:36:00Z">
        <w:r w:rsidRPr="006970EA">
          <w:rPr>
            <w:rFonts w:ascii="Montserrat" w:hAnsi="Montserrat"/>
            <w:color w:val="004664"/>
          </w:rPr>
          <w:t>A</w:t>
        </w:r>
      </w:ins>
      <w:del w:id="474" w:author="Eloise Mann" w:date="2025-05-22T12:36:00Z" w16du:dateUtc="2025-05-22T11:36:00Z">
        <w:r w:rsidR="00D019BB" w:rsidRPr="006970EA" w:rsidDel="008654A2">
          <w:rPr>
            <w:rFonts w:ascii="Montserrat" w:hAnsi="Montserrat"/>
            <w:color w:val="004664"/>
          </w:rPr>
          <w:delText>ESG a</w:delText>
        </w:r>
      </w:del>
      <w:r w:rsidR="00D019BB" w:rsidRPr="006970EA">
        <w:rPr>
          <w:rFonts w:ascii="Montserrat" w:hAnsi="Montserrat"/>
          <w:color w:val="004664"/>
        </w:rPr>
        <w:t>udit outcomes or stakeholder feedback</w:t>
      </w:r>
    </w:p>
    <w:p w14:paraId="6239F8FE" w14:textId="77777777" w:rsidR="00D019BB" w:rsidRPr="006970EA" w:rsidRDefault="00D019BB" w:rsidP="00D019BB">
      <w:pPr>
        <w:numPr>
          <w:ilvl w:val="0"/>
          <w:numId w:val="8"/>
        </w:numPr>
        <w:spacing w:after="0" w:line="240" w:lineRule="auto"/>
        <w:rPr>
          <w:ins w:id="475" w:author="Eloise Mann" w:date="2025-05-22T12:41:00Z" w16du:dateUtc="2025-05-22T11:41:00Z"/>
          <w:rFonts w:ascii="Montserrat" w:hAnsi="Montserrat"/>
          <w:color w:val="004664"/>
        </w:rPr>
      </w:pPr>
      <w:r w:rsidRPr="006970EA">
        <w:rPr>
          <w:rFonts w:ascii="Montserrat" w:hAnsi="Montserrat"/>
          <w:color w:val="004664"/>
        </w:rPr>
        <w:t xml:space="preserve">Updates to </w:t>
      </w:r>
      <w:proofErr w:type="spellStart"/>
      <w:r w:rsidRPr="006970EA">
        <w:rPr>
          <w:rFonts w:ascii="Montserrat" w:hAnsi="Montserrat"/>
          <w:color w:val="004664"/>
        </w:rPr>
        <w:t>Reconomy’s</w:t>
      </w:r>
      <w:proofErr w:type="spellEnd"/>
      <w:r w:rsidRPr="006970EA">
        <w:rPr>
          <w:rFonts w:ascii="Montserrat" w:hAnsi="Montserrat"/>
          <w:color w:val="004664"/>
        </w:rPr>
        <w:t xml:space="preserve"> sustainability framework</w:t>
      </w:r>
    </w:p>
    <w:p w14:paraId="2B3BDA20" w14:textId="77777777" w:rsidR="006970EA" w:rsidRPr="006970EA" w:rsidRDefault="006970EA" w:rsidP="006970EA">
      <w:pPr>
        <w:spacing w:after="0" w:line="240" w:lineRule="auto"/>
        <w:ind w:left="360"/>
        <w:rPr>
          <w:ins w:id="476" w:author="Eloise Mann" w:date="2025-05-22T14:27:00Z" w16du:dateUtc="2025-05-22T13:27:00Z"/>
          <w:rFonts w:ascii="Montserrat" w:hAnsi="Montserrat"/>
          <w:color w:val="004664"/>
        </w:rPr>
      </w:pPr>
    </w:p>
    <w:p w14:paraId="69B5ADF7" w14:textId="7F681B9A" w:rsidR="006970EA" w:rsidRPr="006970EA" w:rsidRDefault="006970EA">
      <w:pPr>
        <w:spacing w:after="0" w:line="240" w:lineRule="auto"/>
        <w:rPr>
          <w:ins w:id="477" w:author="Eloise Mann" w:date="2025-05-22T14:27:00Z" w16du:dateUtc="2025-05-22T13:27:00Z"/>
          <w:rFonts w:ascii="Montserrat" w:hAnsi="Montserrat"/>
          <w:color w:val="004664"/>
        </w:rPr>
        <w:pPrChange w:id="478" w:author="Eloise Mann" w:date="2025-05-22T14:27:00Z" w16du:dateUtc="2025-05-22T13:27:00Z">
          <w:pPr>
            <w:spacing w:after="0" w:line="240" w:lineRule="auto"/>
            <w:ind w:left="360"/>
          </w:pPr>
        </w:pPrChange>
      </w:pPr>
      <w:ins w:id="479" w:author="Eloise Mann" w:date="2025-05-22T14:28:00Z" w16du:dateUtc="2025-05-22T13:28:00Z">
        <w:r w:rsidRPr="006970EA">
          <w:rPr>
            <w:rFonts w:ascii="Montserrat" w:hAnsi="Montserrat"/>
            <w:color w:val="004664"/>
          </w:rPr>
          <w:t>The Sustainable Procurement roadmap review process will be led by the H</w:t>
        </w:r>
      </w:ins>
      <w:ins w:id="480" w:author="Eloise Mann" w:date="2025-05-22T14:29:00Z" w16du:dateUtc="2025-05-22T13:29:00Z">
        <w:r w:rsidRPr="006970EA">
          <w:rPr>
            <w:rFonts w:ascii="Montserrat" w:hAnsi="Montserrat"/>
            <w:color w:val="004664"/>
          </w:rPr>
          <w:t xml:space="preserve">ead of Sustainability and Procurement, including all relevant stakeholders, and all findings and recommendations will be submitted to the board of directors to be approved. </w:t>
        </w:r>
      </w:ins>
    </w:p>
    <w:p w14:paraId="3D5F7A5B" w14:textId="77777777" w:rsidR="006970EA" w:rsidRPr="006970EA" w:rsidRDefault="006970EA">
      <w:pPr>
        <w:spacing w:after="0" w:line="240" w:lineRule="auto"/>
        <w:ind w:left="360"/>
        <w:rPr>
          <w:rFonts w:ascii="Montserrat" w:hAnsi="Montserrat"/>
          <w:color w:val="004664"/>
        </w:rPr>
        <w:pPrChange w:id="481" w:author="Eloise Mann" w:date="2025-05-22T14:27:00Z" w16du:dateUtc="2025-05-22T13:27:00Z">
          <w:pPr>
            <w:numPr>
              <w:numId w:val="8"/>
            </w:numPr>
            <w:tabs>
              <w:tab w:val="num" w:pos="720"/>
            </w:tabs>
            <w:spacing w:after="0" w:line="240" w:lineRule="auto"/>
            <w:ind w:left="720" w:hanging="360"/>
          </w:pPr>
        </w:pPrChange>
      </w:pPr>
    </w:p>
    <w:p w14:paraId="65120D46" w14:textId="5F09F224" w:rsidR="00D019BB" w:rsidRPr="006970EA" w:rsidDel="008654A2" w:rsidRDefault="00D019BB" w:rsidP="00D019BB">
      <w:pPr>
        <w:rPr>
          <w:del w:id="482" w:author="Eloise Mann" w:date="2025-05-22T12:36:00Z" w16du:dateUtc="2025-05-22T11:36:00Z"/>
          <w:rFonts w:ascii="Montserrat" w:hAnsi="Montserrat"/>
          <w:color w:val="004664"/>
        </w:rPr>
      </w:pPr>
      <w:del w:id="483" w:author="Eloise Mann" w:date="2025-05-22T12:36:00Z" w16du:dateUtc="2025-05-22T11:36:00Z">
        <w:r w:rsidRPr="006970EA" w:rsidDel="008654A2">
          <w:rPr>
            <w:rFonts w:ascii="Montserrat" w:hAnsi="Montserrat"/>
            <w:color w:val="004664"/>
          </w:rPr>
          <w:delText>Performance will be tracked against KPIs and shared via ASCG’s internal ESG dashboard and annual report.</w:delText>
        </w:r>
      </w:del>
    </w:p>
    <w:p w14:paraId="282DB21C" w14:textId="5440EF11" w:rsidR="00D019BB" w:rsidRPr="006970EA" w:rsidRDefault="00D019BB" w:rsidP="00D019BB">
      <w:pPr>
        <w:spacing w:after="0" w:line="240" w:lineRule="auto"/>
        <w:rPr>
          <w:rFonts w:ascii="Montserrat" w:hAnsi="Montserrat"/>
          <w:color w:val="004664"/>
        </w:rPr>
      </w:pPr>
      <w:del w:id="484" w:author="Eloise Mann" w:date="2025-05-22T12:48:00Z" w16du:dateUtc="2025-05-22T11:48:00Z">
        <w:r w:rsidRPr="006970EA" w:rsidDel="00761C76">
          <w:rPr>
            <w:rFonts w:ascii="Montserrat" w:hAnsi="Montserrat"/>
            <w:color w:val="004664"/>
          </w:rPr>
          <w:delText>Communication and Availability</w:delText>
        </w:r>
      </w:del>
      <w:ins w:id="485" w:author="Eloise Mann" w:date="2025-05-22T12:48:00Z" w16du:dateUtc="2025-05-22T11:48:00Z">
        <w:r w:rsidR="00761C76" w:rsidRPr="006970EA">
          <w:rPr>
            <w:rFonts w:ascii="Montserrat" w:hAnsi="Montserrat"/>
            <w:color w:val="004664"/>
          </w:rPr>
          <w:t>Company communications</w:t>
        </w:r>
      </w:ins>
    </w:p>
    <w:p w14:paraId="2425ABF8" w14:textId="77777777" w:rsidR="00D019BB" w:rsidRPr="006970EA" w:rsidRDefault="00D019BB" w:rsidP="00D019BB">
      <w:pPr>
        <w:spacing w:after="0" w:line="240" w:lineRule="auto"/>
        <w:rPr>
          <w:rFonts w:ascii="Montserrat" w:hAnsi="Montserrat"/>
          <w:color w:val="004664"/>
        </w:rPr>
      </w:pPr>
    </w:p>
    <w:p w14:paraId="2B3A9851" w14:textId="41E7D981" w:rsidR="008654A2" w:rsidRPr="006970EA" w:rsidRDefault="008654A2" w:rsidP="008654A2">
      <w:pPr>
        <w:numPr>
          <w:ilvl w:val="0"/>
          <w:numId w:val="9"/>
        </w:numPr>
        <w:spacing w:after="0" w:line="240" w:lineRule="auto"/>
        <w:rPr>
          <w:ins w:id="486" w:author="Eloise Mann" w:date="2025-05-22T12:38:00Z" w16du:dateUtc="2025-05-22T11:38:00Z"/>
          <w:rFonts w:ascii="Montserrat" w:hAnsi="Montserrat"/>
          <w:color w:val="004664"/>
        </w:rPr>
      </w:pPr>
      <w:ins w:id="487" w:author="Eloise Mann" w:date="2025-05-22T12:38:00Z" w16du:dateUtc="2025-05-22T11:38:00Z">
        <w:r w:rsidRPr="006970EA">
          <w:rPr>
            <w:rFonts w:ascii="Montserrat" w:hAnsi="Montserrat"/>
            <w:color w:val="004664"/>
          </w:rPr>
          <w:t>Sustainable procurement expectations are communicated through tender documentation, scorecards, and partnership agreements.</w:t>
        </w:r>
      </w:ins>
    </w:p>
    <w:p w14:paraId="53212623" w14:textId="2E38C4B1" w:rsidR="00D019BB" w:rsidRPr="006970EA" w:rsidDel="008654A2" w:rsidRDefault="00D019BB" w:rsidP="00D019BB">
      <w:pPr>
        <w:numPr>
          <w:ilvl w:val="0"/>
          <w:numId w:val="9"/>
        </w:numPr>
        <w:spacing w:after="0" w:line="240" w:lineRule="auto"/>
        <w:rPr>
          <w:del w:id="488" w:author="Eloise Mann" w:date="2025-05-22T12:37:00Z" w16du:dateUtc="2025-05-22T11:37:00Z"/>
          <w:rFonts w:ascii="Montserrat" w:hAnsi="Montserrat"/>
          <w:color w:val="004664"/>
        </w:rPr>
      </w:pPr>
      <w:del w:id="489" w:author="Eloise Mann" w:date="2025-05-22T12:38:00Z" w16du:dateUtc="2025-05-22T11:38:00Z">
        <w:r w:rsidRPr="006970EA" w:rsidDel="008654A2">
          <w:rPr>
            <w:rFonts w:ascii="Montserrat" w:hAnsi="Montserrat"/>
            <w:color w:val="004664"/>
          </w:rPr>
          <w:delText xml:space="preserve">This roadmap is published on ASCG’s intranet and included in supplier onboarding materials </w:delText>
        </w:r>
      </w:del>
      <w:ins w:id="490" w:author="Eloise Mann" w:date="2025-05-22T12:38:00Z" w16du:dateUtc="2025-05-22T11:38:00Z">
        <w:r w:rsidR="008654A2" w:rsidRPr="006970EA">
          <w:rPr>
            <w:rFonts w:ascii="Montserrat" w:hAnsi="Montserrat"/>
            <w:color w:val="004664"/>
          </w:rPr>
          <w:t xml:space="preserve">This roadmap is communicated to employees via publication on the ASCG’s intranet </w:t>
        </w:r>
      </w:ins>
    </w:p>
    <w:p w14:paraId="64048262" w14:textId="1C0AC923" w:rsidR="009B16F6" w:rsidRPr="006970EA" w:rsidRDefault="009B16F6">
      <w:pPr>
        <w:numPr>
          <w:ilvl w:val="0"/>
          <w:numId w:val="9"/>
        </w:numPr>
        <w:spacing w:after="0" w:line="240" w:lineRule="auto"/>
        <w:rPr>
          <w:rFonts w:ascii="Montserrat" w:hAnsi="Montserrat"/>
        </w:rPr>
        <w:pPrChange w:id="491" w:author="Eloise Mann" w:date="2025-05-22T12:37:00Z" w16du:dateUtc="2025-05-22T11:37:00Z">
          <w:pPr>
            <w:tabs>
              <w:tab w:val="left" w:pos="7836"/>
            </w:tabs>
          </w:pPr>
        </w:pPrChange>
      </w:pPr>
      <w:r w:rsidRPr="006970EA">
        <w:rPr>
          <w:rFonts w:ascii="Montserrat" w:hAnsi="Montserrat"/>
        </w:rPr>
        <w:tab/>
      </w:r>
    </w:p>
    <w:p w14:paraId="39C0F491" w14:textId="4331A787" w:rsidR="00D019BB" w:rsidRPr="0013731D" w:rsidDel="0013731D" w:rsidRDefault="00D019BB">
      <w:pPr>
        <w:pStyle w:val="ListParagraph"/>
        <w:numPr>
          <w:ilvl w:val="0"/>
          <w:numId w:val="9"/>
        </w:numPr>
        <w:spacing w:after="0" w:line="240" w:lineRule="auto"/>
        <w:rPr>
          <w:del w:id="492" w:author="Eloise Mann" w:date="2025-05-22T16:25:00Z" w16du:dateUtc="2025-05-22T15:25:00Z"/>
          <w:rFonts w:ascii="Montserrat" w:hAnsi="Montserrat"/>
          <w:color w:val="004664"/>
          <w:rPrChange w:id="493" w:author="Eloise Mann" w:date="2025-05-22T16:25:00Z" w16du:dateUtc="2025-05-22T15:25:00Z">
            <w:rPr>
              <w:del w:id="494" w:author="Eloise Mann" w:date="2025-05-22T16:25:00Z" w16du:dateUtc="2025-05-22T15:25:00Z"/>
            </w:rPr>
          </w:rPrChange>
        </w:rPr>
        <w:pPrChange w:id="495" w:author="Eloise Mann" w:date="2025-05-22T16:25:00Z" w16du:dateUtc="2025-05-22T15:25:00Z">
          <w:pPr>
            <w:numPr>
              <w:numId w:val="9"/>
            </w:numPr>
            <w:tabs>
              <w:tab w:val="num" w:pos="360"/>
            </w:tabs>
            <w:spacing w:after="0" w:line="240" w:lineRule="auto"/>
            <w:ind w:left="360" w:hanging="360"/>
          </w:pPr>
        </w:pPrChange>
      </w:pPr>
      <w:del w:id="496" w:author="Eloise Mann" w:date="2025-05-22T12:37:00Z" w16du:dateUtc="2025-05-22T11:37:00Z">
        <w:r w:rsidRPr="0013731D" w:rsidDel="008654A2">
          <w:rPr>
            <w:rFonts w:ascii="Montserrat" w:hAnsi="Montserrat"/>
            <w:color w:val="004664"/>
            <w:rPrChange w:id="497" w:author="Eloise Mann" w:date="2025-05-22T16:25:00Z" w16du:dateUtc="2025-05-22T15:25:00Z">
              <w:rPr/>
            </w:rPrChange>
          </w:rPr>
          <w:delText>Annual supplier engagement sessions and internal training programs reinforce expectations and practices.</w:delText>
        </w:r>
      </w:del>
      <w:ins w:id="498" w:author="Eloise Mann" w:date="2025-05-22T12:37:00Z" w16du:dateUtc="2025-05-22T11:37:00Z">
        <w:r w:rsidR="008654A2" w:rsidRPr="0013731D">
          <w:rPr>
            <w:rFonts w:ascii="Montserrat" w:hAnsi="Montserrat"/>
            <w:color w:val="004664"/>
            <w:rPrChange w:id="499" w:author="Eloise Mann" w:date="2025-05-22T16:25:00Z" w16du:dateUtc="2025-05-22T15:25:00Z">
              <w:rPr/>
            </w:rPrChange>
          </w:rPr>
          <w:t>Stakeholder engagement sessions</w:t>
        </w:r>
      </w:ins>
      <w:ins w:id="500" w:author="Eloise Mann" w:date="2025-05-22T16:26:00Z" w16du:dateUtc="2025-05-22T15:26:00Z">
        <w:r w:rsidR="0013731D">
          <w:rPr>
            <w:rFonts w:ascii="Montserrat" w:hAnsi="Montserrat"/>
            <w:color w:val="004664"/>
          </w:rPr>
          <w:t xml:space="preserve">, discussions and feedback based on </w:t>
        </w:r>
        <w:r w:rsidR="00DC0483">
          <w:rPr>
            <w:rFonts w:ascii="Montserrat" w:hAnsi="Montserrat"/>
            <w:color w:val="004664"/>
          </w:rPr>
          <w:t>decisions to contract with suppliers</w:t>
        </w:r>
      </w:ins>
    </w:p>
    <w:p w14:paraId="5B818C50" w14:textId="1643F166" w:rsidR="00D019BB" w:rsidRPr="0013731D" w:rsidDel="008654A2" w:rsidRDefault="00D019BB">
      <w:pPr>
        <w:pStyle w:val="ListParagraph"/>
        <w:numPr>
          <w:ilvl w:val="0"/>
          <w:numId w:val="9"/>
        </w:numPr>
        <w:rPr>
          <w:del w:id="501" w:author="Eloise Mann" w:date="2025-05-22T12:38:00Z" w16du:dateUtc="2025-05-22T11:38:00Z"/>
        </w:rPr>
        <w:pPrChange w:id="502" w:author="Eloise Mann" w:date="2025-05-22T16:25:00Z" w16du:dateUtc="2025-05-22T15:25:00Z">
          <w:pPr>
            <w:numPr>
              <w:numId w:val="9"/>
            </w:numPr>
            <w:tabs>
              <w:tab w:val="num" w:pos="360"/>
            </w:tabs>
            <w:spacing w:after="0" w:line="240" w:lineRule="auto"/>
            <w:ind w:left="360" w:hanging="360"/>
          </w:pPr>
        </w:pPrChange>
      </w:pPr>
      <w:del w:id="503" w:author="Eloise Mann" w:date="2025-05-22T12:37:00Z" w16du:dateUtc="2025-05-22T11:37:00Z">
        <w:r w:rsidRPr="0013731D" w:rsidDel="008654A2">
          <w:delText>ESG</w:delText>
        </w:r>
      </w:del>
      <w:del w:id="504" w:author="Eloise Mann" w:date="2025-05-22T12:38:00Z" w16du:dateUtc="2025-05-22T11:38:00Z">
        <w:r w:rsidRPr="0013731D" w:rsidDel="008654A2">
          <w:delText xml:space="preserve"> expectations are communicated through tender documentation, scorecards, and partnership agreements.</w:delText>
        </w:r>
      </w:del>
    </w:p>
    <w:p w14:paraId="1717168C" w14:textId="77777777" w:rsidR="00D019BB" w:rsidRPr="006970EA" w:rsidRDefault="00D019BB">
      <w:pPr>
        <w:pStyle w:val="ListParagraph"/>
        <w:numPr>
          <w:ilvl w:val="0"/>
          <w:numId w:val="9"/>
        </w:numPr>
        <w:pPrChange w:id="505" w:author="Eloise Mann" w:date="2025-05-22T16:25:00Z" w16du:dateUtc="2025-05-22T15:25:00Z">
          <w:pPr>
            <w:spacing w:after="0" w:line="240" w:lineRule="auto"/>
            <w:ind w:left="360"/>
          </w:pPr>
        </w:pPrChange>
      </w:pPr>
    </w:p>
    <w:p w14:paraId="0BD31911" w14:textId="504B8027" w:rsidR="00D019BB" w:rsidRPr="006970EA" w:rsidRDefault="00D019BB" w:rsidP="00D019BB">
      <w:pPr>
        <w:spacing w:after="0" w:line="240" w:lineRule="auto"/>
        <w:rPr>
          <w:rFonts w:ascii="Montserrat" w:hAnsi="Montserrat"/>
          <w:color w:val="004664"/>
        </w:rPr>
      </w:pPr>
      <w:r w:rsidRPr="006970EA">
        <w:rPr>
          <w:rFonts w:ascii="Montserrat" w:hAnsi="Montserrat"/>
          <w:color w:val="004664"/>
        </w:rPr>
        <w:t xml:space="preserve">Endorsement </w:t>
      </w:r>
    </w:p>
    <w:p w14:paraId="7AD8EC5F" w14:textId="77777777" w:rsidR="00D019BB" w:rsidRPr="006970EA" w:rsidRDefault="00D019BB" w:rsidP="00D019BB">
      <w:pPr>
        <w:spacing w:after="0" w:line="240" w:lineRule="auto"/>
        <w:ind w:left="360"/>
        <w:rPr>
          <w:rFonts w:ascii="Montserrat" w:hAnsi="Montserrat"/>
          <w:color w:val="004664"/>
        </w:rPr>
      </w:pPr>
    </w:p>
    <w:p w14:paraId="42D9424B" w14:textId="666E40FB" w:rsidR="00D019BB" w:rsidRPr="006970EA" w:rsidDel="00761C76" w:rsidRDefault="00761C76" w:rsidP="00D019BB">
      <w:pPr>
        <w:numPr>
          <w:ilvl w:val="0"/>
          <w:numId w:val="9"/>
        </w:numPr>
        <w:spacing w:after="0" w:line="240" w:lineRule="auto"/>
        <w:rPr>
          <w:del w:id="506" w:author="Eloise Mann" w:date="2025-05-22T12:49:00Z" w16du:dateUtc="2025-05-22T11:49:00Z"/>
          <w:rFonts w:ascii="Montserrat" w:hAnsi="Montserrat"/>
          <w:color w:val="004664"/>
        </w:rPr>
      </w:pPr>
      <w:ins w:id="507" w:author="Eloise Mann" w:date="2025-05-22T12:51:00Z" w16du:dateUtc="2025-05-22T11:51:00Z">
        <w:r w:rsidRPr="006970EA">
          <w:rPr>
            <w:rFonts w:ascii="Montserrat" w:hAnsi="Montserrat"/>
            <w:color w:val="004664"/>
          </w:rPr>
          <w:t>Th</w:t>
        </w:r>
      </w:ins>
      <w:del w:id="508" w:author="Eloise Mann" w:date="2025-05-22T12:51:00Z" w16du:dateUtc="2025-05-22T11:51:00Z">
        <w:r w:rsidR="00D019BB" w:rsidRPr="006970EA" w:rsidDel="00761C76">
          <w:rPr>
            <w:rFonts w:ascii="Montserrat" w:hAnsi="Montserrat"/>
            <w:color w:val="004664"/>
          </w:rPr>
          <w:delText>Th</w:delText>
        </w:r>
      </w:del>
      <w:r w:rsidR="00D019BB" w:rsidRPr="006970EA">
        <w:rPr>
          <w:rFonts w:ascii="Montserrat" w:hAnsi="Montserrat"/>
          <w:color w:val="004664"/>
        </w:rPr>
        <w:t>is roadmap is formally endorsed by ASCG</w:t>
      </w:r>
      <w:ins w:id="509" w:author="Eloise Mann" w:date="2025-05-22T12:48:00Z" w16du:dateUtc="2025-05-22T11:48:00Z">
        <w:r w:rsidRPr="006970EA">
          <w:rPr>
            <w:rFonts w:ascii="Montserrat" w:hAnsi="Montserrat"/>
            <w:color w:val="004664"/>
          </w:rPr>
          <w:t xml:space="preserve">’s </w:t>
        </w:r>
      </w:ins>
      <w:ins w:id="510" w:author="Eloise Mann" w:date="2025-05-22T16:27:00Z" w16du:dateUtc="2025-05-22T15:27:00Z">
        <w:r w:rsidR="00705EB8">
          <w:rPr>
            <w:rFonts w:ascii="Montserrat" w:hAnsi="Montserrat"/>
            <w:color w:val="004664"/>
          </w:rPr>
          <w:t xml:space="preserve">Executive </w:t>
        </w:r>
      </w:ins>
      <w:ins w:id="511" w:author="Eloise Mann" w:date="2025-05-22T12:48:00Z" w16du:dateUtc="2025-05-22T11:48:00Z">
        <w:r w:rsidRPr="006970EA">
          <w:rPr>
            <w:rFonts w:ascii="Montserrat" w:hAnsi="Montserrat"/>
            <w:color w:val="004664"/>
          </w:rPr>
          <w:t>leadership team</w:t>
        </w:r>
      </w:ins>
      <w:r w:rsidR="00D019BB" w:rsidRPr="006970EA">
        <w:rPr>
          <w:rFonts w:ascii="Montserrat" w:hAnsi="Montserrat"/>
          <w:color w:val="004664"/>
        </w:rPr>
        <w:t xml:space="preserve"> </w:t>
      </w:r>
      <w:del w:id="512" w:author="Eloise Mann" w:date="2025-05-22T12:49:00Z" w16du:dateUtc="2025-05-22T11:49:00Z">
        <w:r w:rsidR="00D019BB" w:rsidRPr="006970EA" w:rsidDel="00761C76">
          <w:rPr>
            <w:rFonts w:ascii="Montserrat" w:hAnsi="Montserrat"/>
            <w:color w:val="004664"/>
          </w:rPr>
          <w:delText xml:space="preserve">leadership </w:delText>
        </w:r>
      </w:del>
      <w:r w:rsidR="00D019BB" w:rsidRPr="006970EA">
        <w:rPr>
          <w:rFonts w:ascii="Montserrat" w:hAnsi="Montserrat"/>
          <w:color w:val="004664"/>
        </w:rPr>
        <w:t>and represents our commitment to embedding sustainable procurement principles at the core of our commercial and operational strategy</w:t>
      </w:r>
      <w:ins w:id="513" w:author="Eloise Mann" w:date="2025-05-22T12:49:00Z" w16du:dateUtc="2025-05-22T11:49:00Z">
        <w:r w:rsidRPr="006970EA">
          <w:rPr>
            <w:rFonts w:ascii="Montserrat" w:hAnsi="Montserrat"/>
            <w:color w:val="004664"/>
          </w:rPr>
          <w:t xml:space="preserve">. The </w:t>
        </w:r>
      </w:ins>
      <w:ins w:id="514" w:author="Eloise Mann" w:date="2025-05-22T12:50:00Z" w16du:dateUtc="2025-05-22T11:50:00Z">
        <w:r w:rsidRPr="006970EA">
          <w:rPr>
            <w:rFonts w:ascii="Montserrat" w:hAnsi="Montserrat"/>
            <w:color w:val="004664"/>
          </w:rPr>
          <w:t xml:space="preserve">roadmap aligns with </w:t>
        </w:r>
        <w:proofErr w:type="spellStart"/>
        <w:r w:rsidRPr="006970EA">
          <w:rPr>
            <w:rFonts w:ascii="Montserrat" w:hAnsi="Montserrat"/>
            <w:color w:val="004664"/>
          </w:rPr>
          <w:t>Reconomy’s</w:t>
        </w:r>
        <w:proofErr w:type="spellEnd"/>
        <w:r w:rsidRPr="006970EA">
          <w:rPr>
            <w:rFonts w:ascii="Montserrat" w:hAnsi="Montserrat"/>
            <w:color w:val="004664"/>
          </w:rPr>
          <w:t xml:space="preserve"> overarching standards set in the RGPOL_003_sustainable_procurement policy and aligns with glo</w:t>
        </w:r>
      </w:ins>
      <w:ins w:id="515" w:author="Eloise Mann" w:date="2025-05-22T12:51:00Z" w16du:dateUtc="2025-05-22T11:51:00Z">
        <w:r w:rsidRPr="006970EA">
          <w:rPr>
            <w:rFonts w:ascii="Montserrat" w:hAnsi="Montserrat"/>
            <w:color w:val="004664"/>
          </w:rPr>
          <w:t xml:space="preserve">bal best practices. </w:t>
        </w:r>
      </w:ins>
      <w:del w:id="516" w:author="Eloise Mann" w:date="2025-05-22T12:49:00Z" w16du:dateUtc="2025-05-22T11:49:00Z">
        <w:r w:rsidR="00D019BB" w:rsidRPr="006970EA" w:rsidDel="00761C76">
          <w:rPr>
            <w:rFonts w:ascii="Montserrat" w:hAnsi="Montserrat"/>
            <w:color w:val="004664"/>
          </w:rPr>
          <w:delText xml:space="preserve"> — in alignment with Reconomy’s global circular economy leadership.</w:delText>
        </w:r>
      </w:del>
    </w:p>
    <w:p w14:paraId="20430619" w14:textId="77777777" w:rsidR="00761C76" w:rsidRPr="006970EA" w:rsidRDefault="00761C76">
      <w:pPr>
        <w:spacing w:after="0" w:line="240" w:lineRule="auto"/>
        <w:rPr>
          <w:ins w:id="517" w:author="Eloise Mann" w:date="2025-05-22T12:51:00Z" w16du:dateUtc="2025-05-22T11:51:00Z"/>
          <w:rFonts w:ascii="Montserrat" w:hAnsi="Montserrat"/>
          <w:color w:val="004664"/>
        </w:rPr>
        <w:pPrChange w:id="518" w:author="Eloise Mann" w:date="2025-05-22T12:51:00Z" w16du:dateUtc="2025-05-22T11:51:00Z">
          <w:pPr>
            <w:numPr>
              <w:numId w:val="9"/>
            </w:numPr>
            <w:tabs>
              <w:tab w:val="num" w:pos="360"/>
            </w:tabs>
            <w:spacing w:after="0" w:line="240" w:lineRule="auto"/>
            <w:ind w:left="360" w:hanging="360"/>
          </w:pPr>
        </w:pPrChange>
      </w:pPr>
    </w:p>
    <w:p w14:paraId="23D0FCB5" w14:textId="77777777" w:rsidR="00D019BB" w:rsidRPr="006970EA" w:rsidDel="00761C76" w:rsidRDefault="00D019BB">
      <w:pPr>
        <w:spacing w:after="0" w:line="240" w:lineRule="auto"/>
        <w:rPr>
          <w:del w:id="519" w:author="Eloise Mann" w:date="2025-05-22T12:51:00Z" w16du:dateUtc="2025-05-22T11:51:00Z"/>
          <w:rFonts w:ascii="Montserrat" w:hAnsi="Montserrat"/>
          <w:color w:val="004664"/>
        </w:rPr>
        <w:pPrChange w:id="520" w:author="Eloise Mann" w:date="2025-05-22T12:51:00Z" w16du:dateUtc="2025-05-22T11:51:00Z">
          <w:pPr/>
        </w:pPrChange>
      </w:pPr>
    </w:p>
    <w:p w14:paraId="237B6DD8" w14:textId="77777777" w:rsidR="00D019BB" w:rsidRPr="006970EA" w:rsidRDefault="00D019BB">
      <w:pPr>
        <w:spacing w:after="0" w:line="240" w:lineRule="auto"/>
        <w:rPr>
          <w:rFonts w:ascii="Montserrat" w:hAnsi="Montserrat"/>
          <w:color w:val="004664"/>
        </w:rPr>
        <w:pPrChange w:id="521" w:author="Eloise Mann" w:date="2025-05-22T12:51:00Z" w16du:dateUtc="2025-05-22T11:51:00Z">
          <w:pPr/>
        </w:pPrChange>
      </w:pPr>
    </w:p>
    <w:p w14:paraId="28D4BF3B" w14:textId="53FBAFEE" w:rsidR="00D019BB" w:rsidRPr="006970EA" w:rsidRDefault="00973623" w:rsidP="00D019BB">
      <w:pPr>
        <w:spacing w:after="0" w:line="240" w:lineRule="auto"/>
        <w:rPr>
          <w:rFonts w:ascii="Montserrat" w:hAnsi="Montserrat"/>
          <w:color w:val="004664"/>
        </w:rPr>
      </w:pPr>
      <w:ins w:id="522" w:author="Eloise Mann" w:date="2025-05-22T12:52:00Z" w16du:dateUtc="2025-05-22T11:52:00Z">
        <w:r>
          <w:rPr>
            <w:rFonts w:ascii="Montserrat" w:hAnsi="Montserrat"/>
            <w:color w:val="004664"/>
          </w:rPr>
          <w:pict w14:anchorId="79992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1.35pt;height:96.65pt">
              <v:imagedata r:id="rId21" o:title=""/>
              <o:lock v:ext="edit" ungrouping="t" rotation="t" cropping="t" verticies="t" text="t" grouping="t"/>
              <o:signatureline v:ext="edit" id="{0D54EE6F-7A80-4F59-9ABD-3E1D3A275656}" provid="{00000000-0000-0000-0000-000000000000}" o:suggestedsigner2="Managing Director" issignatureline="t"/>
            </v:shape>
          </w:pict>
        </w:r>
      </w:ins>
    </w:p>
    <w:p w14:paraId="7B64FB4F" w14:textId="28E2042D" w:rsidR="002D0B70" w:rsidRPr="006970EA" w:rsidRDefault="000C4645" w:rsidP="002D0B70">
      <w:pPr>
        <w:spacing w:after="0" w:line="240" w:lineRule="auto"/>
        <w:rPr>
          <w:rFonts w:ascii="Montserrat" w:hAnsi="Montserrat"/>
          <w:color w:val="004664"/>
        </w:rPr>
      </w:pPr>
      <w:ins w:id="523" w:author="Eloise Mann" w:date="2025-05-23T10:58:00Z" w16du:dateUtc="2025-05-23T09:58:00Z">
        <w:r>
          <w:rPr>
            <w:rFonts w:ascii="Montserrat" w:hAnsi="Montserrat"/>
            <w:color w:val="004664"/>
          </w:rPr>
          <w:t>23/05/2025</w:t>
        </w:r>
      </w:ins>
    </w:p>
    <w:p w14:paraId="47BFE857" w14:textId="3BC5747D" w:rsidR="002D0B70" w:rsidRPr="006970EA" w:rsidDel="000C4645" w:rsidRDefault="002D0B70" w:rsidP="002D0B70">
      <w:pPr>
        <w:rPr>
          <w:del w:id="524" w:author="Eloise Mann" w:date="2025-05-23T10:58:00Z" w16du:dateUtc="2025-05-23T09:58:00Z"/>
          <w:rFonts w:ascii="Montserrat" w:hAnsi="Montserrat"/>
          <w:color w:val="004664"/>
        </w:rPr>
      </w:pPr>
    </w:p>
    <w:p w14:paraId="2FAC2E73" w14:textId="2112BCC6" w:rsidR="002D0B70" w:rsidRPr="006970EA" w:rsidDel="000C4645" w:rsidRDefault="002D0B70" w:rsidP="002D0B70">
      <w:pPr>
        <w:rPr>
          <w:del w:id="525" w:author="Eloise Mann" w:date="2025-05-23T10:58:00Z" w16du:dateUtc="2025-05-23T09:58:00Z"/>
          <w:rFonts w:ascii="Montserrat" w:hAnsi="Montserrat"/>
          <w:color w:val="004664"/>
        </w:rPr>
      </w:pPr>
    </w:p>
    <w:p w14:paraId="23DF4291" w14:textId="77777777" w:rsidR="002D0B70" w:rsidRPr="006970EA" w:rsidDel="000C4645" w:rsidRDefault="002D0B70" w:rsidP="002D0B70">
      <w:pPr>
        <w:rPr>
          <w:del w:id="526" w:author="Eloise Mann" w:date="2025-05-23T10:58:00Z" w16du:dateUtc="2025-05-23T09:58:00Z"/>
          <w:rFonts w:ascii="Montserrat" w:hAnsi="Montserrat"/>
          <w:color w:val="004664"/>
        </w:rPr>
      </w:pPr>
    </w:p>
    <w:p w14:paraId="249D824D" w14:textId="77777777" w:rsidR="002D0B70" w:rsidRPr="006970EA" w:rsidRDefault="002D0B70">
      <w:pPr>
        <w:rPr>
          <w:rFonts w:ascii="Montserrat" w:hAnsi="Montserrat"/>
          <w:color w:val="004664"/>
        </w:rPr>
      </w:pPr>
    </w:p>
    <w:sectPr w:rsidR="002D0B70" w:rsidRPr="006970EA" w:rsidSect="003D60D2">
      <w:headerReference w:type="default" r:id="rId22"/>
      <w:footerReference w:type="default" r:id="rId23"/>
      <w:pgSz w:w="11906" w:h="16838"/>
      <w:pgMar w:top="1440" w:right="1440" w:bottom="1440" w:left="1440" w:header="708" w:footer="708" w:gutter="0"/>
      <w:cols w:space="708"/>
      <w:titlePg/>
      <w:docGrid w:linePitch="360"/>
      <w:sectPrChange w:id="536" w:author="Eloise Mann" w:date="2025-05-23T12:43:00Z" w16du:dateUtc="2025-05-23T11:43:00Z">
        <w:sectPr w:rsidR="002D0B70" w:rsidRPr="006970EA" w:rsidSect="003D60D2">
          <w:pgMar w:top="1440" w:right="1440" w:bottom="1440" w:left="1440" w:header="708" w:footer="708" w:gutter="0"/>
          <w:titlePg w:val="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0" w:author="Eloise Mann" w:date="2025-05-22T15:45:00Z" w:initials="EM">
    <w:p w14:paraId="217A52E1" w14:textId="77777777" w:rsidR="00480B32" w:rsidRDefault="00480B32" w:rsidP="00480B32">
      <w:pPr>
        <w:pStyle w:val="CommentText"/>
      </w:pPr>
      <w:r>
        <w:rPr>
          <w:rStyle w:val="CommentReference"/>
        </w:rPr>
        <w:annotationRef/>
      </w:r>
      <w:r>
        <w:t>Basline data starts in 2022</w:t>
      </w:r>
    </w:p>
  </w:comment>
  <w:comment w:id="271" w:author="Kenal Patel" w:date="2025-05-30T13:19:00Z" w:initials="KP">
    <w:p w14:paraId="3EB4463C" w14:textId="77777777" w:rsidR="005E3FB2" w:rsidRDefault="005E3FB2" w:rsidP="005E3FB2">
      <w:pPr>
        <w:pStyle w:val="CommentText"/>
      </w:pPr>
      <w:r>
        <w:rPr>
          <w:rStyle w:val="CommentReference"/>
        </w:rPr>
        <w:annotationRef/>
      </w:r>
      <w:r>
        <w:t xml:space="preserve">Okay, noted. But we suggest setting it as 2021, as it's already set for all our other documents </w:t>
      </w:r>
    </w:p>
  </w:comment>
  <w:comment w:id="280" w:author="Eloise Mann" w:date="2025-05-22T11:50:00Z" w:initials="EM">
    <w:p w14:paraId="1D7A4C10" w14:textId="3AB888C9" w:rsidR="00E24393" w:rsidRDefault="002D0B70" w:rsidP="00E24393">
      <w:pPr>
        <w:pStyle w:val="CommentText"/>
      </w:pPr>
      <w:r>
        <w:rPr>
          <w:rStyle w:val="CommentReference"/>
        </w:rPr>
        <w:annotationRef/>
      </w:r>
      <w:r w:rsidR="00E24393">
        <w:t>Action - determine environmental criteria, e.g. What are our environmental standards, e.g. carbon offsetting as a prerequisite for working with suppliers</w:t>
      </w:r>
    </w:p>
  </w:comment>
  <w:comment w:id="281" w:author="Kenal Patel" w:date="2025-05-30T13:22:00Z" w:initials="KP">
    <w:p w14:paraId="09D3F974" w14:textId="77777777" w:rsidR="005E3FB2" w:rsidRDefault="005E3FB2" w:rsidP="005E3FB2">
      <w:pPr>
        <w:pStyle w:val="CommentText"/>
      </w:pPr>
      <w:r>
        <w:rPr>
          <w:rStyle w:val="CommentReference"/>
        </w:rPr>
        <w:annotationRef/>
      </w:r>
      <w:r>
        <w:t xml:space="preserve">Okay, noted. We've made the changes. </w:t>
      </w:r>
    </w:p>
  </w:comment>
  <w:comment w:id="279" w:author="Kenal Patel" w:date="2025-05-30T13:22:00Z" w:initials="KP">
    <w:p w14:paraId="00C450AA" w14:textId="77777777" w:rsidR="005E3FB2" w:rsidRDefault="005E3FB2" w:rsidP="005E3FB2">
      <w:pPr>
        <w:pStyle w:val="CommentText"/>
      </w:pPr>
      <w:r>
        <w:rPr>
          <w:rStyle w:val="CommentReference"/>
        </w:rPr>
        <w:annotationRef/>
      </w:r>
      <w:r>
        <w:t xml:space="preserve">We can remove this and use the new target. </w:t>
      </w:r>
    </w:p>
  </w:comment>
  <w:comment w:id="283" w:author="Eloise Mann" w:date="2025-05-22T11:50:00Z" w:initials="EM">
    <w:p w14:paraId="3707165A" w14:textId="7A700DFE" w:rsidR="002D0B70" w:rsidRDefault="002D0B70" w:rsidP="002D0B70">
      <w:pPr>
        <w:pStyle w:val="CommentText"/>
      </w:pPr>
      <w:r>
        <w:rPr>
          <w:rStyle w:val="CommentReference"/>
        </w:rPr>
        <w:annotationRef/>
      </w:r>
      <w:r>
        <w:t>Can we amend this to tier 1 suppliers - as we have over 500 suppliers of various product/services</w:t>
      </w:r>
    </w:p>
  </w:comment>
  <w:comment w:id="287" w:author="Eloise Mann" w:date="2025-05-22T12:23:00Z" w:initials="EM">
    <w:p w14:paraId="7CBB27F4" w14:textId="77777777" w:rsidR="000C4645" w:rsidRDefault="00ED0770" w:rsidP="000C4645">
      <w:pPr>
        <w:pStyle w:val="CommentText"/>
      </w:pPr>
      <w:r>
        <w:rPr>
          <w:rStyle w:val="CommentReference"/>
        </w:rPr>
        <w:annotationRef/>
      </w:r>
      <w:r w:rsidR="000C4645">
        <w:t>Not sure if we can commit to this - could be reworded to encourage / engage with tier 1 suppliers to be Sedex accredited / audited</w:t>
      </w:r>
    </w:p>
  </w:comment>
  <w:comment w:id="288" w:author="Kenal Patel" w:date="2025-05-30T13:23:00Z" w:initials="KP">
    <w:p w14:paraId="4DC430FE" w14:textId="77777777" w:rsidR="005E3FB2" w:rsidRDefault="005E3FB2" w:rsidP="005E3FB2">
      <w:pPr>
        <w:pStyle w:val="CommentText"/>
      </w:pPr>
      <w:r>
        <w:rPr>
          <w:rStyle w:val="CommentReference"/>
        </w:rPr>
        <w:annotationRef/>
      </w:r>
      <w:r>
        <w:t xml:space="preserve">We need to discuss this point. </w:t>
      </w:r>
    </w:p>
  </w:comment>
  <w:comment w:id="294" w:author="Eloise Mann" w:date="2025-05-22T12:24:00Z" w:initials="EM">
    <w:p w14:paraId="47D1BD10" w14:textId="0B0A6D09" w:rsidR="00ED0770" w:rsidRDefault="00ED0770" w:rsidP="00ED0770">
      <w:pPr>
        <w:pStyle w:val="CommentText"/>
      </w:pPr>
      <w:r>
        <w:rPr>
          <w:rStyle w:val="CommentReference"/>
        </w:rPr>
        <w:annotationRef/>
      </w:r>
      <w:r>
        <w:t>Could incorporate target - Ensure 100% of packaging procured is at least 30% recycled content?</w:t>
      </w:r>
    </w:p>
  </w:comment>
  <w:comment w:id="307" w:author="Eloise Mann" w:date="2025-05-23T10:55:00Z" w:initials="EM">
    <w:p w14:paraId="533E25F3" w14:textId="77777777" w:rsidR="00113F31" w:rsidRDefault="00113F31" w:rsidP="00113F31">
      <w:pPr>
        <w:pStyle w:val="CommentText"/>
      </w:pPr>
      <w:r>
        <w:rPr>
          <w:rStyle w:val="CommentReference"/>
        </w:rPr>
        <w:annotationRef/>
      </w:r>
      <w:r>
        <w:t>Current process - top 20 suppliers by spend sent out compliance email for Human rights &amp; supplier charter</w:t>
      </w:r>
    </w:p>
  </w:comment>
  <w:comment w:id="308" w:author="Kenal Patel" w:date="2025-05-30T13:50:00Z" w:initials="KP">
    <w:p w14:paraId="229BFD95" w14:textId="77777777" w:rsidR="00124C11" w:rsidRDefault="00124C11" w:rsidP="00124C11">
      <w:pPr>
        <w:pStyle w:val="CommentText"/>
      </w:pPr>
      <w:r>
        <w:rPr>
          <w:rStyle w:val="CommentReference"/>
        </w:rPr>
        <w:annotationRef/>
      </w:r>
      <w:r>
        <w:t>Okay, Noted</w:t>
      </w:r>
    </w:p>
  </w:comment>
  <w:comment w:id="310" w:author="Eloise Mann" w:date="2025-05-22T12:26:00Z" w:initials="EM">
    <w:p w14:paraId="45CD54F3" w14:textId="18DC92FC" w:rsidR="002C79B1" w:rsidRDefault="00ED0770" w:rsidP="002C79B1">
      <w:pPr>
        <w:pStyle w:val="CommentText"/>
      </w:pPr>
      <w:r>
        <w:rPr>
          <w:rStyle w:val="CommentReference"/>
        </w:rPr>
        <w:annotationRef/>
      </w:r>
      <w:r w:rsidR="002C79B1">
        <w:t>Action - requires tier system to identify risks and scope audit process</w:t>
      </w:r>
    </w:p>
  </w:comment>
  <w:comment w:id="311" w:author="Kenal Patel" w:date="2025-05-30T13:50:00Z" w:initials="KP">
    <w:p w14:paraId="0C1B2D90" w14:textId="77777777" w:rsidR="00124C11" w:rsidRDefault="00124C11" w:rsidP="00124C11">
      <w:pPr>
        <w:pStyle w:val="CommentText"/>
      </w:pPr>
      <w:r>
        <w:rPr>
          <w:rStyle w:val="CommentReference"/>
        </w:rPr>
        <w:annotationRef/>
      </w:r>
      <w:r>
        <w:t xml:space="preserve">We need to discuss this point. </w:t>
      </w:r>
    </w:p>
  </w:comment>
  <w:comment w:id="314" w:author="Eloise Mann" w:date="2025-05-22T16:08:00Z" w:initials="EM">
    <w:p w14:paraId="25170110" w14:textId="1ECE547E" w:rsidR="00936D68" w:rsidRDefault="009768EF" w:rsidP="00936D68">
      <w:pPr>
        <w:pStyle w:val="CommentText"/>
      </w:pPr>
      <w:r>
        <w:rPr>
          <w:rStyle w:val="CommentReference"/>
        </w:rPr>
        <w:annotationRef/>
      </w:r>
      <w:r w:rsidR="00936D68">
        <w:t>Action - produce tier 1, tier 2, tier 3 supplier matrix, based on different risk levels, e.g. environmental risk / human rights risk / supplier spend</w:t>
      </w:r>
    </w:p>
  </w:comment>
  <w:comment w:id="315" w:author="Kenal Patel" w:date="2025-05-30T13:53:00Z" w:initials="KP">
    <w:p w14:paraId="29FBE679" w14:textId="77777777" w:rsidR="00124C11" w:rsidRDefault="00124C11" w:rsidP="00124C11">
      <w:pPr>
        <w:pStyle w:val="CommentText"/>
      </w:pPr>
      <w:r>
        <w:rPr>
          <w:rStyle w:val="CommentReference"/>
        </w:rPr>
        <w:annotationRef/>
      </w:r>
      <w:r>
        <w:t xml:space="preserve">We need to discuss this point. </w:t>
      </w:r>
    </w:p>
  </w:comment>
  <w:comment w:id="320" w:author="Eloise Mann" w:date="2025-05-22T12:26:00Z" w:initials="EM">
    <w:p w14:paraId="78EF9ACA" w14:textId="2C73DDB8" w:rsidR="007D37F8" w:rsidRDefault="00ED0770" w:rsidP="007D37F8">
      <w:pPr>
        <w:pStyle w:val="CommentText"/>
      </w:pPr>
      <w:r>
        <w:rPr>
          <w:rStyle w:val="CommentReference"/>
        </w:rPr>
        <w:annotationRef/>
      </w:r>
      <w:r w:rsidR="007D37F8">
        <w:t>What counts as a site based good/service - needs definition and a baseline (in percentage volumes)</w:t>
      </w:r>
    </w:p>
  </w:comment>
  <w:comment w:id="321" w:author="Eloise Mann" w:date="2025-05-22T16:17:00Z" w:initials="EM">
    <w:p w14:paraId="7607A937" w14:textId="77777777" w:rsidR="00CE3D5E" w:rsidRDefault="00CE3D5E" w:rsidP="00CE3D5E">
      <w:pPr>
        <w:pStyle w:val="CommentText"/>
      </w:pPr>
      <w:r>
        <w:rPr>
          <w:rStyle w:val="CommentReference"/>
        </w:rPr>
        <w:annotationRef/>
      </w:r>
      <w:r>
        <w:t>Is this site by site?</w:t>
      </w:r>
    </w:p>
  </w:comment>
  <w:comment w:id="328" w:author="Eloise Mann" w:date="2025-05-22T12:27:00Z" w:initials="EM">
    <w:p w14:paraId="0882CBFC" w14:textId="77777777" w:rsidR="00F81421" w:rsidRDefault="00ED0770" w:rsidP="00F81421">
      <w:pPr>
        <w:pStyle w:val="CommentText"/>
      </w:pPr>
      <w:r>
        <w:rPr>
          <w:rStyle w:val="CommentReference"/>
        </w:rPr>
        <w:annotationRef/>
      </w:r>
      <w:r w:rsidR="00F81421">
        <w:t>Action - define what is a site based good, e.g. sourcing all cleaning products, consumables (bin bags / toilet roll), fruit, milk etc from within 50 mile radius of the site.</w:t>
      </w:r>
    </w:p>
  </w:comment>
  <w:comment w:id="329" w:author="Kenal Patel" w:date="2025-05-30T13:56:00Z" w:initials="KP">
    <w:p w14:paraId="7A958817" w14:textId="77777777" w:rsidR="00124C11" w:rsidRDefault="00124C11" w:rsidP="00124C11">
      <w:pPr>
        <w:pStyle w:val="CommentText"/>
      </w:pPr>
      <w:r>
        <w:rPr>
          <w:rStyle w:val="CommentReference"/>
        </w:rPr>
        <w:annotationRef/>
      </w:r>
      <w:r>
        <w:t>We can remove this and use the new target.</w:t>
      </w:r>
    </w:p>
  </w:comment>
  <w:comment w:id="332" w:author="Eloise Mann" w:date="2025-05-23T09:47:00Z" w:initials="EM">
    <w:p w14:paraId="44CB54D1" w14:textId="1DEAB376" w:rsidR="00E15461" w:rsidRDefault="00E15461" w:rsidP="00E15461">
      <w:pPr>
        <w:pStyle w:val="CommentText"/>
      </w:pPr>
      <w:r>
        <w:rPr>
          <w:rStyle w:val="CommentReference"/>
        </w:rPr>
        <w:annotationRef/>
      </w:r>
      <w:r>
        <w:t>Action - will this be measured? E.g. number of suppliers engaged in 2024 that support inclusive hiring / apprentice programmes, e.g. need initial engagement questionnaire at start of tender process</w:t>
      </w:r>
    </w:p>
  </w:comment>
  <w:comment w:id="333" w:author="Kenal Patel" w:date="2025-05-30T13:57:00Z" w:initials="KP">
    <w:p w14:paraId="7DA9933A" w14:textId="77777777" w:rsidR="00091D21" w:rsidRDefault="00091D21" w:rsidP="00091D21">
      <w:pPr>
        <w:pStyle w:val="CommentText"/>
      </w:pPr>
      <w:r>
        <w:rPr>
          <w:rStyle w:val="CommentReference"/>
        </w:rPr>
        <w:annotationRef/>
      </w:r>
      <w:r>
        <w:t xml:space="preserve">We need to discuss this point. </w:t>
      </w:r>
    </w:p>
  </w:comment>
  <w:comment w:id="344" w:author="Eloise Mann" w:date="2025-05-22T12:27:00Z" w:initials="EM">
    <w:p w14:paraId="3995CF3E" w14:textId="6BF6FCDD" w:rsidR="00ED0770" w:rsidRDefault="00ED0770" w:rsidP="00ED0770">
      <w:pPr>
        <w:pStyle w:val="CommentText"/>
      </w:pPr>
      <w:r>
        <w:rPr>
          <w:rStyle w:val="CommentReference"/>
        </w:rPr>
        <w:annotationRef/>
      </w:r>
      <w:r>
        <w:t>100% too high - 100% of tier 1 ?</w:t>
      </w:r>
    </w:p>
  </w:comment>
  <w:comment w:id="359" w:author="Eloise Mann" w:date="2025-05-23T09:44:00Z" w:initials="EM">
    <w:p w14:paraId="4D47F6BE" w14:textId="77777777" w:rsidR="00982D0E" w:rsidRDefault="00982D0E" w:rsidP="00982D0E">
      <w:pPr>
        <w:pStyle w:val="CommentText"/>
      </w:pPr>
      <w:r>
        <w:rPr>
          <w:rStyle w:val="CommentReference"/>
        </w:rPr>
        <w:annotationRef/>
      </w:r>
      <w:r>
        <w:t>Is this setting the target too low? Two hours per quarter?</w:t>
      </w:r>
    </w:p>
  </w:comment>
  <w:comment w:id="360" w:author="Kenal Patel" w:date="2025-05-30T13:52:00Z" w:initials="KP">
    <w:p w14:paraId="6FB2E809" w14:textId="77777777" w:rsidR="00124C11" w:rsidRDefault="00124C11" w:rsidP="00124C11">
      <w:pPr>
        <w:pStyle w:val="CommentText"/>
      </w:pPr>
      <w:r>
        <w:rPr>
          <w:rStyle w:val="CommentReference"/>
        </w:rPr>
        <w:annotationRef/>
      </w:r>
      <w:r>
        <w:t xml:space="preserve">Okay, we increased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7A52E1" w15:done="0"/>
  <w15:commentEx w15:paraId="3EB4463C" w15:paraIdParent="217A52E1" w15:done="0"/>
  <w15:commentEx w15:paraId="1D7A4C10" w15:done="0"/>
  <w15:commentEx w15:paraId="09D3F974" w15:paraIdParent="1D7A4C10" w15:done="0"/>
  <w15:commentEx w15:paraId="00C450AA" w15:done="0"/>
  <w15:commentEx w15:paraId="3707165A" w15:done="1"/>
  <w15:commentEx w15:paraId="7CBB27F4" w15:done="0"/>
  <w15:commentEx w15:paraId="4DC430FE" w15:paraIdParent="7CBB27F4" w15:done="0"/>
  <w15:commentEx w15:paraId="47D1BD10" w15:done="0"/>
  <w15:commentEx w15:paraId="533E25F3" w15:done="0"/>
  <w15:commentEx w15:paraId="229BFD95" w15:paraIdParent="533E25F3" w15:done="0"/>
  <w15:commentEx w15:paraId="45CD54F3" w15:done="0"/>
  <w15:commentEx w15:paraId="0C1B2D90" w15:paraIdParent="45CD54F3" w15:done="0"/>
  <w15:commentEx w15:paraId="25170110" w15:done="0"/>
  <w15:commentEx w15:paraId="29FBE679" w15:paraIdParent="25170110" w15:done="0"/>
  <w15:commentEx w15:paraId="78EF9ACA" w15:done="1"/>
  <w15:commentEx w15:paraId="7607A937" w15:paraIdParent="78EF9ACA" w15:done="1"/>
  <w15:commentEx w15:paraId="0882CBFC" w15:done="0"/>
  <w15:commentEx w15:paraId="7A958817" w15:paraIdParent="0882CBFC" w15:done="0"/>
  <w15:commentEx w15:paraId="44CB54D1" w15:done="0"/>
  <w15:commentEx w15:paraId="7DA9933A" w15:paraIdParent="44CB54D1" w15:done="0"/>
  <w15:commentEx w15:paraId="3995CF3E" w15:done="1"/>
  <w15:commentEx w15:paraId="4D47F6BE" w15:done="0"/>
  <w15:commentEx w15:paraId="6FB2E809" w15:paraIdParent="4D47F6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2CF6F3" w16cex:dateUtc="2025-05-22T14:45:00Z"/>
  <w16cex:commentExtensible w16cex:durableId="44B6F586" w16cex:dateUtc="2025-05-30T07:49:00Z"/>
  <w16cex:commentExtensible w16cex:durableId="1CF4FE4A" w16cex:dateUtc="2025-05-22T10:50:00Z"/>
  <w16cex:commentExtensible w16cex:durableId="163FE311" w16cex:dateUtc="2025-05-30T07:52:00Z"/>
  <w16cex:commentExtensible w16cex:durableId="5339083E" w16cex:dateUtc="2025-05-30T07:52:00Z"/>
  <w16cex:commentExtensible w16cex:durableId="3D387AC8" w16cex:dateUtc="2025-05-22T10:50:00Z"/>
  <w16cex:commentExtensible w16cex:durableId="5A04F28E" w16cex:dateUtc="2025-05-22T11:23:00Z"/>
  <w16cex:commentExtensible w16cex:durableId="5EAF2FB8" w16cex:dateUtc="2025-05-30T07:53:00Z"/>
  <w16cex:commentExtensible w16cex:durableId="01C8B0B5" w16cex:dateUtc="2025-05-22T11:24:00Z"/>
  <w16cex:commentExtensible w16cex:durableId="12AF6C0A" w16cex:dateUtc="2025-05-23T09:55:00Z"/>
  <w16cex:commentExtensible w16cex:durableId="2D4468F0" w16cex:dateUtc="2025-05-30T08:20:00Z"/>
  <w16cex:commentExtensible w16cex:durableId="61A52DB8" w16cex:dateUtc="2025-05-22T11:26:00Z"/>
  <w16cex:commentExtensible w16cex:durableId="362160C8" w16cex:dateUtc="2025-05-30T08:20:00Z"/>
  <w16cex:commentExtensible w16cex:durableId="71DE6103" w16cex:dateUtc="2025-05-22T15:08:00Z"/>
  <w16cex:commentExtensible w16cex:durableId="06DCCE4C" w16cex:dateUtc="2025-05-30T08:23:00Z"/>
  <w16cex:commentExtensible w16cex:durableId="1039B9EE" w16cex:dateUtc="2025-05-22T11:26:00Z"/>
  <w16cex:commentExtensible w16cex:durableId="43CCFFA0" w16cex:dateUtc="2025-05-22T15:17:00Z"/>
  <w16cex:commentExtensible w16cex:durableId="2C681B1E" w16cex:dateUtc="2025-05-22T11:27:00Z"/>
  <w16cex:commentExtensible w16cex:durableId="152B2E65" w16cex:dateUtc="2025-05-30T08:26:00Z"/>
  <w16cex:commentExtensible w16cex:durableId="17C448E5" w16cex:dateUtc="2025-05-23T08:47:00Z"/>
  <w16cex:commentExtensible w16cex:durableId="3F730DE4" w16cex:dateUtc="2025-05-30T08:27:00Z"/>
  <w16cex:commentExtensible w16cex:durableId="4CF87B39" w16cex:dateUtc="2025-05-22T11:27:00Z"/>
  <w16cex:commentExtensible w16cex:durableId="5BFCF642" w16cex:dateUtc="2025-05-23T08:44:00Z"/>
  <w16cex:commentExtensible w16cex:durableId="2440AAA1" w16cex:dateUtc="2025-05-30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7A52E1" w16cid:durableId="3A2CF6F3"/>
  <w16cid:commentId w16cid:paraId="3EB4463C" w16cid:durableId="44B6F586"/>
  <w16cid:commentId w16cid:paraId="1D7A4C10" w16cid:durableId="1CF4FE4A"/>
  <w16cid:commentId w16cid:paraId="09D3F974" w16cid:durableId="163FE311"/>
  <w16cid:commentId w16cid:paraId="00C450AA" w16cid:durableId="5339083E"/>
  <w16cid:commentId w16cid:paraId="3707165A" w16cid:durableId="3D387AC8"/>
  <w16cid:commentId w16cid:paraId="7CBB27F4" w16cid:durableId="5A04F28E"/>
  <w16cid:commentId w16cid:paraId="4DC430FE" w16cid:durableId="5EAF2FB8"/>
  <w16cid:commentId w16cid:paraId="47D1BD10" w16cid:durableId="01C8B0B5"/>
  <w16cid:commentId w16cid:paraId="533E25F3" w16cid:durableId="12AF6C0A"/>
  <w16cid:commentId w16cid:paraId="229BFD95" w16cid:durableId="2D4468F0"/>
  <w16cid:commentId w16cid:paraId="45CD54F3" w16cid:durableId="61A52DB8"/>
  <w16cid:commentId w16cid:paraId="0C1B2D90" w16cid:durableId="362160C8"/>
  <w16cid:commentId w16cid:paraId="25170110" w16cid:durableId="71DE6103"/>
  <w16cid:commentId w16cid:paraId="29FBE679" w16cid:durableId="06DCCE4C"/>
  <w16cid:commentId w16cid:paraId="78EF9ACA" w16cid:durableId="1039B9EE"/>
  <w16cid:commentId w16cid:paraId="7607A937" w16cid:durableId="43CCFFA0"/>
  <w16cid:commentId w16cid:paraId="0882CBFC" w16cid:durableId="2C681B1E"/>
  <w16cid:commentId w16cid:paraId="7A958817" w16cid:durableId="152B2E65"/>
  <w16cid:commentId w16cid:paraId="44CB54D1" w16cid:durableId="17C448E5"/>
  <w16cid:commentId w16cid:paraId="7DA9933A" w16cid:durableId="3F730DE4"/>
  <w16cid:commentId w16cid:paraId="3995CF3E" w16cid:durableId="4CF87B39"/>
  <w16cid:commentId w16cid:paraId="4D47F6BE" w16cid:durableId="5BFCF642"/>
  <w16cid:commentId w16cid:paraId="6FB2E809" w16cid:durableId="2440AA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9C47" w14:textId="77777777" w:rsidR="00834DFE" w:rsidRDefault="00834DFE" w:rsidP="00D019BB">
      <w:pPr>
        <w:spacing w:after="0" w:line="240" w:lineRule="auto"/>
      </w:pPr>
      <w:r>
        <w:separator/>
      </w:r>
    </w:p>
  </w:endnote>
  <w:endnote w:type="continuationSeparator" w:id="0">
    <w:p w14:paraId="056CADB1" w14:textId="77777777" w:rsidR="00834DFE" w:rsidRDefault="00834DFE" w:rsidP="00D01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Montserrat Thi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DDD2" w14:textId="06070CB0" w:rsidR="0043362D" w:rsidRDefault="00000000">
    <w:pPr>
      <w:pStyle w:val="Footer"/>
      <w:rPr>
        <w:ins w:id="528" w:author="Eloise Mann" w:date="2025-05-22T12:19:00Z" w16du:dateUtc="2025-05-22T11:19:00Z"/>
        <w:rFonts w:ascii="Montserrat" w:hAnsi="Montserrat"/>
        <w:color w:val="004664"/>
        <w:sz w:val="18"/>
        <w:szCs w:val="18"/>
      </w:rPr>
    </w:pPr>
    <w:sdt>
      <w:sdtPr>
        <w:rPr>
          <w:rFonts w:ascii="Montserrat" w:hAnsi="Montserrat"/>
          <w:color w:val="004664"/>
          <w:sz w:val="18"/>
          <w:szCs w:val="18"/>
        </w:rPr>
        <w:alias w:val="Subject"/>
        <w:tag w:val=""/>
        <w:id w:val="-637185317"/>
        <w:placeholder>
          <w:docPart w:val="9F65CF579D064D838E9343AB46B3CEBE"/>
        </w:placeholder>
        <w:dataBinding w:prefixMappings="xmlns:ns0='http://purl.org/dc/elements/1.1/' xmlns:ns1='http://schemas.openxmlformats.org/package/2006/metadata/core-properties' " w:xpath="/ns1:coreProperties[1]/ns0:subject[1]" w:storeItemID="{6C3C8BC8-F283-45AE-878A-BAB7291924A1}"/>
        <w:text/>
      </w:sdtPr>
      <w:sdtContent>
        <w:del w:id="529" w:author="Eloise Mann" w:date="2025-05-22T14:34:00Z" w16du:dateUtc="2025-05-22T13:34:00Z">
          <w:r w:rsidR="006970EA" w:rsidRPr="009B16F6" w:rsidDel="006970EA">
            <w:rPr>
              <w:rFonts w:ascii="Montserrat" w:hAnsi="Montserrat"/>
              <w:color w:val="004664"/>
              <w:sz w:val="18"/>
              <w:szCs w:val="18"/>
            </w:rPr>
            <w:delText xml:space="preserve">Document reference: RGPOL_003_sustainable_procurement </w:delText>
          </w:r>
        </w:del>
        <w:ins w:id="530" w:author="Eloise Mann" w:date="2025-05-22T15:39:00Z" w16du:dateUtc="2025-05-22T14:39:00Z">
          <w:r w:rsidR="008439E9">
            <w:rPr>
              <w:rFonts w:ascii="Montserrat" w:hAnsi="Montserrat"/>
              <w:color w:val="004664"/>
              <w:sz w:val="18"/>
              <w:szCs w:val="18"/>
            </w:rPr>
            <w:t>Document reference: PPOL_???_???</w:t>
          </w:r>
        </w:ins>
      </w:sdtContent>
    </w:sdt>
    <w:r w:rsidR="00D019BB" w:rsidRPr="009B16F6">
      <w:rPr>
        <w:rFonts w:ascii="Montserrat" w:hAnsi="Montserrat"/>
        <w:color w:val="004664"/>
        <w:sz w:val="18"/>
        <w:szCs w:val="18"/>
      </w:rPr>
      <w:t xml:space="preserve">I </w:t>
    </w:r>
    <w:sdt>
      <w:sdtPr>
        <w:rPr>
          <w:rFonts w:ascii="Montserrat" w:hAnsi="Montserrat"/>
          <w:color w:val="004664"/>
          <w:sz w:val="18"/>
          <w:szCs w:val="18"/>
        </w:rPr>
        <w:alias w:val="Category"/>
        <w:tag w:val=""/>
        <w:id w:val="-278254069"/>
        <w:placeholder>
          <w:docPart w:val="FB127D9CE7554F61A5BEF58DA65B0B99"/>
        </w:placeholder>
        <w:dataBinding w:prefixMappings="xmlns:ns0='http://purl.org/dc/elements/1.1/' xmlns:ns1='http://schemas.openxmlformats.org/package/2006/metadata/core-properties' " w:xpath="/ns1:coreProperties[1]/ns1:category[1]" w:storeItemID="{6C3C8BC8-F283-45AE-878A-BAB7291924A1}"/>
        <w:text/>
      </w:sdtPr>
      <w:sdtContent>
        <w:del w:id="531" w:author="Eloise Mann" w:date="2025-05-22T15:39:00Z" w16du:dateUtc="2025-05-22T14:39:00Z">
          <w:r w:rsidR="00D019BB" w:rsidRPr="009B16F6" w:rsidDel="008439E9">
            <w:rPr>
              <w:rFonts w:ascii="Montserrat" w:hAnsi="Montserrat"/>
              <w:color w:val="004664"/>
              <w:sz w:val="18"/>
              <w:szCs w:val="18"/>
            </w:rPr>
            <w:delText xml:space="preserve">Version No. 1 </w:delText>
          </w:r>
        </w:del>
        <w:ins w:id="532" w:author="Eloise Mann" w:date="2025-05-22T15:39:00Z" w16du:dateUtc="2025-05-22T14:39:00Z">
          <w:r w:rsidR="008439E9">
            <w:rPr>
              <w:rFonts w:ascii="Montserrat" w:hAnsi="Montserrat"/>
              <w:color w:val="004664"/>
              <w:sz w:val="18"/>
              <w:szCs w:val="18"/>
            </w:rPr>
            <w:t>Version No. 1</w:t>
          </w:r>
        </w:ins>
      </w:sdtContent>
    </w:sdt>
    <w:r w:rsidR="00D019BB" w:rsidRPr="009B16F6">
      <w:rPr>
        <w:rFonts w:ascii="Montserrat" w:hAnsi="Montserrat"/>
        <w:color w:val="004664"/>
        <w:sz w:val="18"/>
        <w:szCs w:val="18"/>
      </w:rPr>
      <w:t xml:space="preserve">I </w:t>
    </w:r>
    <w:sdt>
      <w:sdtPr>
        <w:rPr>
          <w:rFonts w:ascii="Montserrat" w:hAnsi="Montserrat"/>
          <w:color w:val="004664"/>
          <w:sz w:val="18"/>
          <w:szCs w:val="18"/>
        </w:rPr>
        <w:alias w:val="Publish Date"/>
        <w:tag w:val=""/>
        <w:id w:val="1010562820"/>
        <w:placeholder>
          <w:docPart w:val="2069D62E88684A528992F9A8562AEE3E"/>
        </w:placeholder>
        <w:dataBinding w:prefixMappings="xmlns:ns0='http://schemas.microsoft.com/office/2006/coverPageProps' " w:xpath="/ns0:CoverPageProperties[1]/ns0:PublishDate[1]" w:storeItemID="{55AF091B-3C7A-41E3-B477-F2FDAA23CFDA}"/>
        <w:date w:fullDate="2025-05-28T00:00:00Z">
          <w:dateFormat w:val="dd/MM/yyyy"/>
          <w:lid w:val="en-GB"/>
          <w:storeMappedDataAs w:val="dateTime"/>
          <w:calendar w:val="gregorian"/>
        </w:date>
      </w:sdtPr>
      <w:sdtContent>
        <w:r w:rsidR="00D019BB" w:rsidRPr="009B16F6">
          <w:rPr>
            <w:rFonts w:ascii="Montserrat" w:hAnsi="Montserrat"/>
            <w:color w:val="004664"/>
            <w:sz w:val="18"/>
            <w:szCs w:val="18"/>
          </w:rPr>
          <w:t>28/05/2025</w:t>
        </w:r>
      </w:sdtContent>
    </w:sdt>
    <w:r w:rsidR="00D019BB" w:rsidRPr="009B16F6">
      <w:rPr>
        <w:rFonts w:ascii="Montserrat" w:hAnsi="Montserrat"/>
        <w:color w:val="004664"/>
        <w:sz w:val="18"/>
        <w:szCs w:val="18"/>
      </w:rPr>
      <w:t xml:space="preserve"> I </w:t>
    </w:r>
    <w:r w:rsidR="00D019BB" w:rsidRPr="009B16F6">
      <w:rPr>
        <w:rFonts w:ascii="Montserrat" w:hAnsi="Montserrat"/>
        <w:color w:val="004664"/>
        <w:sz w:val="18"/>
        <w:szCs w:val="18"/>
      </w:rPr>
      <w:fldChar w:fldCharType="begin"/>
    </w:r>
    <w:r w:rsidR="00D019BB" w:rsidRPr="009B16F6">
      <w:rPr>
        <w:rFonts w:ascii="Montserrat" w:hAnsi="Montserrat"/>
        <w:color w:val="004664"/>
        <w:sz w:val="18"/>
        <w:szCs w:val="18"/>
      </w:rPr>
      <w:instrText xml:space="preserve"> PAGE   \* MERGEFORMAT </w:instrText>
    </w:r>
    <w:r w:rsidR="00D019BB" w:rsidRPr="009B16F6">
      <w:rPr>
        <w:rFonts w:ascii="Montserrat" w:hAnsi="Montserrat"/>
        <w:color w:val="004664"/>
        <w:sz w:val="18"/>
        <w:szCs w:val="18"/>
      </w:rPr>
      <w:fldChar w:fldCharType="separate"/>
    </w:r>
    <w:r w:rsidR="00D019BB" w:rsidRPr="009B16F6">
      <w:rPr>
        <w:rFonts w:ascii="Montserrat" w:hAnsi="Montserrat"/>
        <w:noProof/>
        <w:color w:val="004664"/>
        <w:sz w:val="18"/>
        <w:szCs w:val="18"/>
      </w:rPr>
      <w:t>1</w:t>
    </w:r>
    <w:r w:rsidR="00D019BB" w:rsidRPr="009B16F6">
      <w:rPr>
        <w:rFonts w:ascii="Montserrat" w:hAnsi="Montserrat"/>
        <w:color w:val="004664"/>
        <w:sz w:val="18"/>
        <w:szCs w:val="18"/>
      </w:rPr>
      <w:fldChar w:fldCharType="end"/>
    </w:r>
    <w:r w:rsidR="00D019BB" w:rsidRPr="009B16F6">
      <w:rPr>
        <w:rFonts w:ascii="Montserrat" w:hAnsi="Montserrat"/>
        <w:color w:val="004664"/>
        <w:sz w:val="18"/>
        <w:szCs w:val="18"/>
      </w:rPr>
      <w:tab/>
    </w:r>
  </w:p>
  <w:p w14:paraId="43B883A2" w14:textId="77777777" w:rsidR="0043362D" w:rsidRDefault="0043362D">
    <w:pPr>
      <w:pStyle w:val="Footer"/>
      <w:rPr>
        <w:ins w:id="533" w:author="Eloise Mann" w:date="2025-05-22T12:19:00Z" w16du:dateUtc="2025-05-22T11:19:00Z"/>
        <w:rFonts w:ascii="Montserrat" w:hAnsi="Montserrat"/>
        <w:color w:val="004664"/>
        <w:sz w:val="18"/>
        <w:szCs w:val="18"/>
      </w:rPr>
    </w:pPr>
  </w:p>
  <w:p w14:paraId="26A2CFAF" w14:textId="1FD3C19B" w:rsidR="00D019BB" w:rsidRDefault="008654A2">
    <w:pPr>
      <w:pStyle w:val="Footer"/>
    </w:pPr>
    <w:ins w:id="534" w:author="Eloise Mann" w:date="2025-05-22T12:40:00Z" w16du:dateUtc="2025-05-22T11:40:00Z">
      <w:r>
        <w:rPr>
          <w:rFonts w:ascii="Montserrat" w:hAnsi="Montserrat"/>
          <w:color w:val="004664"/>
          <w:sz w:val="18"/>
          <w:szCs w:val="18"/>
        </w:rPr>
        <w:tab/>
      </w:r>
    </w:ins>
    <w:del w:id="535" w:author="Eloise Mann" w:date="2025-05-22T12:19:00Z" w16du:dateUtc="2025-05-22T11:19:00Z">
      <w:r w:rsidR="00D019BB" w:rsidRPr="009B16F6" w:rsidDel="0043362D">
        <w:rPr>
          <w:rFonts w:ascii="Montserrat" w:hAnsi="Montserrat"/>
          <w:color w:val="004664"/>
          <w:sz w:val="18"/>
          <w:szCs w:val="18"/>
        </w:rPr>
        <w:tab/>
      </w:r>
      <w:r w:rsidR="00D019BB" w:rsidDel="0043362D">
        <w:tab/>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10D7" w14:textId="77777777" w:rsidR="00834DFE" w:rsidRDefault="00834DFE" w:rsidP="00D019BB">
      <w:pPr>
        <w:spacing w:after="0" w:line="240" w:lineRule="auto"/>
      </w:pPr>
      <w:r>
        <w:separator/>
      </w:r>
    </w:p>
  </w:footnote>
  <w:footnote w:type="continuationSeparator" w:id="0">
    <w:p w14:paraId="5978CF8A" w14:textId="77777777" w:rsidR="00834DFE" w:rsidRDefault="00834DFE" w:rsidP="00D01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0B6A" w14:textId="792DF4BA" w:rsidR="00FF7CED" w:rsidRDefault="00FF7CED">
    <w:pPr>
      <w:pStyle w:val="Header"/>
    </w:pPr>
    <w:ins w:id="527" w:author="Eloise Mann" w:date="2025-05-22T16:27:00Z" w16du:dateUtc="2025-05-22T15:27:00Z">
      <w:r>
        <w:tab/>
      </w:r>
      <w:r>
        <w:tab/>
      </w:r>
      <w:r w:rsidRPr="009743E6">
        <w:rPr>
          <w:noProof/>
        </w:rPr>
        <w:drawing>
          <wp:inline distT="0" distB="0" distL="0" distR="0" wp14:anchorId="73127396" wp14:editId="25E9309D">
            <wp:extent cx="475013" cy="470171"/>
            <wp:effectExtent l="0" t="0" r="1270" b="6350"/>
            <wp:docPr id="370541090"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41090" name="Picture 2" descr="A logo for a compan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6248" cy="471394"/>
                    </a:xfrm>
                    <a:prstGeom prst="rect">
                      <a:avLst/>
                    </a:prstGeom>
                    <a:noFill/>
                    <a:ln>
                      <a:noFill/>
                    </a:ln>
                  </pic:spPr>
                </pic:pic>
              </a:graphicData>
            </a:graphic>
          </wp:inline>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FFB"/>
    <w:multiLevelType w:val="multilevel"/>
    <w:tmpl w:val="3B3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404F9"/>
    <w:multiLevelType w:val="multilevel"/>
    <w:tmpl w:val="C922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0510B"/>
    <w:multiLevelType w:val="multilevel"/>
    <w:tmpl w:val="D36EA3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E361031"/>
    <w:multiLevelType w:val="multilevel"/>
    <w:tmpl w:val="B03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F71FE"/>
    <w:multiLevelType w:val="multilevel"/>
    <w:tmpl w:val="FFD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67674"/>
    <w:multiLevelType w:val="hybridMultilevel"/>
    <w:tmpl w:val="57D28712"/>
    <w:lvl w:ilvl="0" w:tplc="18001AB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CA41E9"/>
    <w:multiLevelType w:val="hybridMultilevel"/>
    <w:tmpl w:val="A87E6E0C"/>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8107EA"/>
    <w:multiLevelType w:val="multilevel"/>
    <w:tmpl w:val="961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B0FAB"/>
    <w:multiLevelType w:val="hybridMultilevel"/>
    <w:tmpl w:val="ACBC1ADA"/>
    <w:lvl w:ilvl="0" w:tplc="20F81F54">
      <w:start w:val="1"/>
      <w:numFmt w:val="bullet"/>
      <w:lvlText w:val=""/>
      <w:lvlJc w:val="left"/>
      <w:pPr>
        <w:ind w:left="720" w:hanging="360"/>
      </w:pPr>
      <w:rPr>
        <w:rFonts w:ascii="Symbol" w:hAnsi="Symbol" w:hint="default"/>
        <w:color w:val="071320"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257864"/>
    <w:multiLevelType w:val="multilevel"/>
    <w:tmpl w:val="E7C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173677">
    <w:abstractNumId w:val="4"/>
  </w:num>
  <w:num w:numId="2" w16cid:durableId="1731344052">
    <w:abstractNumId w:val="7"/>
  </w:num>
  <w:num w:numId="3" w16cid:durableId="1333603667">
    <w:abstractNumId w:val="8"/>
  </w:num>
  <w:num w:numId="4" w16cid:durableId="1364404092">
    <w:abstractNumId w:val="1"/>
  </w:num>
  <w:num w:numId="5" w16cid:durableId="902258913">
    <w:abstractNumId w:val="0"/>
  </w:num>
  <w:num w:numId="6" w16cid:durableId="1411660821">
    <w:abstractNumId w:val="3"/>
  </w:num>
  <w:num w:numId="7" w16cid:durableId="1167090677">
    <w:abstractNumId w:val="5"/>
  </w:num>
  <w:num w:numId="8" w16cid:durableId="1371756987">
    <w:abstractNumId w:val="9"/>
  </w:num>
  <w:num w:numId="9" w16cid:durableId="137764164">
    <w:abstractNumId w:val="2"/>
  </w:num>
  <w:num w:numId="10" w16cid:durableId="91882845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oise Mann">
    <w15:presenceInfo w15:providerId="AD" w15:userId="S::Eloise.Mann@advancedsupplychain.com::dee41f56-0e67-47a5-a118-89578149248a"/>
  </w15:person>
  <w15:person w15:author="Kenal Patel">
    <w15:presenceInfo w15:providerId="Windows Live" w15:userId="04e096e573bccf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B70"/>
    <w:rsid w:val="00091D21"/>
    <w:rsid w:val="000C4645"/>
    <w:rsid w:val="000D7455"/>
    <w:rsid w:val="00113F31"/>
    <w:rsid w:val="00115912"/>
    <w:rsid w:val="00124C11"/>
    <w:rsid w:val="001353B2"/>
    <w:rsid w:val="0013731D"/>
    <w:rsid w:val="00186CE8"/>
    <w:rsid w:val="00213796"/>
    <w:rsid w:val="002C79B1"/>
    <w:rsid w:val="002D0B70"/>
    <w:rsid w:val="002F276D"/>
    <w:rsid w:val="003D60D2"/>
    <w:rsid w:val="004158A9"/>
    <w:rsid w:val="0043362D"/>
    <w:rsid w:val="00480B32"/>
    <w:rsid w:val="00491FCF"/>
    <w:rsid w:val="004C69A6"/>
    <w:rsid w:val="004C6BCF"/>
    <w:rsid w:val="004D775D"/>
    <w:rsid w:val="00541A6E"/>
    <w:rsid w:val="00556986"/>
    <w:rsid w:val="005B75C2"/>
    <w:rsid w:val="005C5C46"/>
    <w:rsid w:val="005E3FB2"/>
    <w:rsid w:val="0064570F"/>
    <w:rsid w:val="006970EA"/>
    <w:rsid w:val="006E4EE3"/>
    <w:rsid w:val="00705EB8"/>
    <w:rsid w:val="007214A8"/>
    <w:rsid w:val="00761C76"/>
    <w:rsid w:val="007D37F8"/>
    <w:rsid w:val="007D6F49"/>
    <w:rsid w:val="00834DFE"/>
    <w:rsid w:val="008439E9"/>
    <w:rsid w:val="008654A2"/>
    <w:rsid w:val="00870AB0"/>
    <w:rsid w:val="00884828"/>
    <w:rsid w:val="00923991"/>
    <w:rsid w:val="00925C33"/>
    <w:rsid w:val="00936D68"/>
    <w:rsid w:val="00973623"/>
    <w:rsid w:val="009768EF"/>
    <w:rsid w:val="00982D0E"/>
    <w:rsid w:val="00990CF8"/>
    <w:rsid w:val="009B16F6"/>
    <w:rsid w:val="009D4AA8"/>
    <w:rsid w:val="00A22F25"/>
    <w:rsid w:val="00A54BC4"/>
    <w:rsid w:val="00AB2883"/>
    <w:rsid w:val="00AC719B"/>
    <w:rsid w:val="00AE369D"/>
    <w:rsid w:val="00AF3DDD"/>
    <w:rsid w:val="00C0783A"/>
    <w:rsid w:val="00C14C19"/>
    <w:rsid w:val="00C7781A"/>
    <w:rsid w:val="00CE3D5E"/>
    <w:rsid w:val="00D019BB"/>
    <w:rsid w:val="00D047E1"/>
    <w:rsid w:val="00D77AFE"/>
    <w:rsid w:val="00DC0483"/>
    <w:rsid w:val="00E15461"/>
    <w:rsid w:val="00E24393"/>
    <w:rsid w:val="00E27FA3"/>
    <w:rsid w:val="00E304B1"/>
    <w:rsid w:val="00ED0770"/>
    <w:rsid w:val="00F078A2"/>
    <w:rsid w:val="00F26FCA"/>
    <w:rsid w:val="00F6059D"/>
    <w:rsid w:val="00F61489"/>
    <w:rsid w:val="00F81421"/>
    <w:rsid w:val="00FE6BEF"/>
    <w:rsid w:val="00FF7CED"/>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C4E6"/>
  <w15:chartTrackingRefBased/>
  <w15:docId w15:val="{CD6A551D-F569-4AB7-B794-54BC5CE41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0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0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B70"/>
    <w:rPr>
      <w:rFonts w:eastAsiaTheme="majorEastAsia" w:cstheme="majorBidi"/>
      <w:color w:val="272727" w:themeColor="text1" w:themeTint="D8"/>
    </w:rPr>
  </w:style>
  <w:style w:type="paragraph" w:styleId="Title">
    <w:name w:val="Title"/>
    <w:basedOn w:val="Normal"/>
    <w:next w:val="Normal"/>
    <w:link w:val="TitleChar"/>
    <w:uiPriority w:val="10"/>
    <w:qFormat/>
    <w:rsid w:val="002D0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B70"/>
    <w:pPr>
      <w:spacing w:before="160"/>
      <w:jc w:val="center"/>
    </w:pPr>
    <w:rPr>
      <w:i/>
      <w:iCs/>
      <w:color w:val="404040" w:themeColor="text1" w:themeTint="BF"/>
    </w:rPr>
  </w:style>
  <w:style w:type="character" w:customStyle="1" w:styleId="QuoteChar">
    <w:name w:val="Quote Char"/>
    <w:basedOn w:val="DefaultParagraphFont"/>
    <w:link w:val="Quote"/>
    <w:uiPriority w:val="29"/>
    <w:rsid w:val="002D0B70"/>
    <w:rPr>
      <w:i/>
      <w:iCs/>
      <w:color w:val="404040" w:themeColor="text1" w:themeTint="BF"/>
    </w:rPr>
  </w:style>
  <w:style w:type="paragraph" w:styleId="ListParagraph">
    <w:name w:val="List Paragraph"/>
    <w:basedOn w:val="Normal"/>
    <w:uiPriority w:val="34"/>
    <w:qFormat/>
    <w:rsid w:val="002D0B70"/>
    <w:pPr>
      <w:ind w:left="720"/>
      <w:contextualSpacing/>
    </w:pPr>
  </w:style>
  <w:style w:type="character" w:styleId="IntenseEmphasis">
    <w:name w:val="Intense Emphasis"/>
    <w:basedOn w:val="DefaultParagraphFont"/>
    <w:uiPriority w:val="21"/>
    <w:qFormat/>
    <w:rsid w:val="002D0B70"/>
    <w:rPr>
      <w:i/>
      <w:iCs/>
      <w:color w:val="0F4761" w:themeColor="accent1" w:themeShade="BF"/>
    </w:rPr>
  </w:style>
  <w:style w:type="paragraph" w:styleId="IntenseQuote">
    <w:name w:val="Intense Quote"/>
    <w:basedOn w:val="Normal"/>
    <w:next w:val="Normal"/>
    <w:link w:val="IntenseQuoteChar"/>
    <w:uiPriority w:val="30"/>
    <w:qFormat/>
    <w:rsid w:val="002D0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B70"/>
    <w:rPr>
      <w:i/>
      <w:iCs/>
      <w:color w:val="0F4761" w:themeColor="accent1" w:themeShade="BF"/>
    </w:rPr>
  </w:style>
  <w:style w:type="character" w:styleId="IntenseReference">
    <w:name w:val="Intense Reference"/>
    <w:basedOn w:val="DefaultParagraphFont"/>
    <w:uiPriority w:val="32"/>
    <w:qFormat/>
    <w:rsid w:val="002D0B70"/>
    <w:rPr>
      <w:b/>
      <w:bCs/>
      <w:smallCaps/>
      <w:color w:val="0F4761" w:themeColor="accent1" w:themeShade="BF"/>
      <w:spacing w:val="5"/>
    </w:rPr>
  </w:style>
  <w:style w:type="table" w:styleId="TableGrid">
    <w:name w:val="Table Grid"/>
    <w:basedOn w:val="TableNormal"/>
    <w:uiPriority w:val="39"/>
    <w:rsid w:val="002D0B70"/>
    <w:pPr>
      <w:spacing w:after="0" w:line="240" w:lineRule="auto"/>
    </w:pPr>
    <w:rPr>
      <w:rFonts w:ascii="Calibri" w:eastAsia="Calibri" w:hAnsi="Calibri" w:cs="Times New Roman"/>
      <w:kern w:val="0"/>
      <w:sz w:val="20"/>
      <w:szCs w:val="2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D0B70"/>
    <w:rPr>
      <w:sz w:val="16"/>
      <w:szCs w:val="16"/>
    </w:rPr>
  </w:style>
  <w:style w:type="paragraph" w:styleId="CommentText">
    <w:name w:val="annotation text"/>
    <w:basedOn w:val="Normal"/>
    <w:link w:val="CommentTextChar"/>
    <w:uiPriority w:val="99"/>
    <w:unhideWhenUsed/>
    <w:rsid w:val="002D0B70"/>
    <w:pPr>
      <w:spacing w:line="240" w:lineRule="auto"/>
    </w:pPr>
    <w:rPr>
      <w:sz w:val="20"/>
      <w:szCs w:val="20"/>
    </w:rPr>
  </w:style>
  <w:style w:type="character" w:customStyle="1" w:styleId="CommentTextChar">
    <w:name w:val="Comment Text Char"/>
    <w:basedOn w:val="DefaultParagraphFont"/>
    <w:link w:val="CommentText"/>
    <w:uiPriority w:val="99"/>
    <w:rsid w:val="002D0B70"/>
    <w:rPr>
      <w:sz w:val="20"/>
      <w:szCs w:val="20"/>
    </w:rPr>
  </w:style>
  <w:style w:type="paragraph" w:styleId="CommentSubject">
    <w:name w:val="annotation subject"/>
    <w:basedOn w:val="CommentText"/>
    <w:next w:val="CommentText"/>
    <w:link w:val="CommentSubjectChar"/>
    <w:uiPriority w:val="99"/>
    <w:semiHidden/>
    <w:unhideWhenUsed/>
    <w:rsid w:val="002D0B70"/>
    <w:rPr>
      <w:b/>
      <w:bCs/>
    </w:rPr>
  </w:style>
  <w:style w:type="character" w:customStyle="1" w:styleId="CommentSubjectChar">
    <w:name w:val="Comment Subject Char"/>
    <w:basedOn w:val="CommentTextChar"/>
    <w:link w:val="CommentSubject"/>
    <w:uiPriority w:val="99"/>
    <w:semiHidden/>
    <w:rsid w:val="002D0B70"/>
    <w:rPr>
      <w:b/>
      <w:bCs/>
      <w:sz w:val="20"/>
      <w:szCs w:val="20"/>
    </w:rPr>
  </w:style>
  <w:style w:type="character" w:styleId="Strong">
    <w:name w:val="Strong"/>
    <w:uiPriority w:val="22"/>
    <w:qFormat/>
    <w:rsid w:val="00D019BB"/>
    <w:rPr>
      <w:b/>
      <w:bCs/>
    </w:rPr>
  </w:style>
  <w:style w:type="paragraph" w:styleId="Header">
    <w:name w:val="header"/>
    <w:basedOn w:val="Normal"/>
    <w:link w:val="HeaderChar"/>
    <w:uiPriority w:val="99"/>
    <w:unhideWhenUsed/>
    <w:rsid w:val="00D019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9BB"/>
  </w:style>
  <w:style w:type="paragraph" w:styleId="Footer">
    <w:name w:val="footer"/>
    <w:basedOn w:val="Normal"/>
    <w:link w:val="FooterChar"/>
    <w:uiPriority w:val="99"/>
    <w:unhideWhenUsed/>
    <w:rsid w:val="00D019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9BB"/>
  </w:style>
  <w:style w:type="character" w:styleId="PlaceholderText">
    <w:name w:val="Placeholder Text"/>
    <w:basedOn w:val="DefaultParagraphFont"/>
    <w:uiPriority w:val="99"/>
    <w:semiHidden/>
    <w:rsid w:val="00D019BB"/>
    <w:rPr>
      <w:color w:val="666666"/>
    </w:rPr>
  </w:style>
  <w:style w:type="paragraph" w:styleId="Revision">
    <w:name w:val="Revision"/>
    <w:hidden/>
    <w:uiPriority w:val="99"/>
    <w:semiHidden/>
    <w:rsid w:val="009B16F6"/>
    <w:pPr>
      <w:spacing w:after="0" w:line="240" w:lineRule="auto"/>
    </w:pPr>
  </w:style>
  <w:style w:type="paragraph" w:styleId="Caption">
    <w:name w:val="caption"/>
    <w:basedOn w:val="Normal"/>
    <w:next w:val="Normal"/>
    <w:uiPriority w:val="35"/>
    <w:semiHidden/>
    <w:unhideWhenUsed/>
    <w:qFormat/>
    <w:rsid w:val="006970E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970E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970EA"/>
    <w:pPr>
      <w:spacing w:after="100"/>
      <w:ind w:left="240"/>
    </w:pPr>
  </w:style>
  <w:style w:type="paragraph" w:styleId="TOC3">
    <w:name w:val="toc 3"/>
    <w:basedOn w:val="Normal"/>
    <w:next w:val="Normal"/>
    <w:autoRedefine/>
    <w:uiPriority w:val="39"/>
    <w:unhideWhenUsed/>
    <w:rsid w:val="006970EA"/>
    <w:pPr>
      <w:spacing w:after="100"/>
      <w:ind w:left="480"/>
    </w:pPr>
  </w:style>
  <w:style w:type="character" w:styleId="Hyperlink">
    <w:name w:val="Hyperlink"/>
    <w:basedOn w:val="DefaultParagraphFont"/>
    <w:uiPriority w:val="99"/>
    <w:unhideWhenUsed/>
    <w:rsid w:val="006970E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diagramQuickStyle" Target="diagrams/quickStyle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2.emf"/><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diagramLayout" Target="diagrams/layout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diagrams/_rels/data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0DE2C3-6938-42A0-8F91-831155F4247F}" type="doc">
      <dgm:prSet loTypeId="urn:microsoft.com/office/officeart/2009/layout/CirclePictureHierarchy" loCatId="hierarchy" qsTypeId="urn:microsoft.com/office/officeart/2005/8/quickstyle/simple1" qsCatId="simple" csTypeId="urn:microsoft.com/office/officeart/2005/8/colors/accent1_2" csCatId="accent1" phldr="1"/>
      <dgm:spPr/>
      <dgm:t>
        <a:bodyPr/>
        <a:lstStyle/>
        <a:p>
          <a:endParaRPr lang="en-GB"/>
        </a:p>
      </dgm:t>
    </dgm:pt>
    <dgm:pt modelId="{1BDA5E42-89DD-423D-AC15-7273E16AA331}">
      <dgm:prSet phldrT="[Text]" custT="1"/>
      <dgm:spPr/>
      <dgm:t>
        <a:bodyPr/>
        <a:lstStyle/>
        <a:p>
          <a:r>
            <a:rPr lang="en-GB" sz="800">
              <a:solidFill>
                <a:srgbClr val="004664"/>
              </a:solidFill>
            </a:rPr>
            <a:t>Reconomy Group Board </a:t>
          </a:r>
        </a:p>
        <a:p>
          <a:r>
            <a:rPr lang="en-GB" sz="800" i="1">
              <a:solidFill>
                <a:srgbClr val="004664"/>
              </a:solidFill>
            </a:rPr>
            <a:t>Group CEO</a:t>
          </a:r>
        </a:p>
        <a:p>
          <a:r>
            <a:rPr lang="en-GB" sz="800" i="1">
              <a:solidFill>
                <a:srgbClr val="004664"/>
              </a:solidFill>
            </a:rPr>
            <a:t>- Overisght of procurement ethics and sustainability integration</a:t>
          </a:r>
        </a:p>
      </dgm:t>
    </dgm:pt>
    <dgm:pt modelId="{F2687812-C889-4960-9BD1-0D24273F11BE}" type="parTrans" cxnId="{FCE5331C-FC3F-4868-A5B0-FBC8F5B56DCC}">
      <dgm:prSet/>
      <dgm:spPr/>
      <dgm:t>
        <a:bodyPr/>
        <a:lstStyle/>
        <a:p>
          <a:endParaRPr lang="en-GB" sz="2400"/>
        </a:p>
      </dgm:t>
    </dgm:pt>
    <dgm:pt modelId="{0AAA2556-01B0-4593-904A-DAEB8483707A}" type="sibTrans" cxnId="{FCE5331C-FC3F-4868-A5B0-FBC8F5B56DCC}">
      <dgm:prSet/>
      <dgm:spPr/>
      <dgm:t>
        <a:bodyPr/>
        <a:lstStyle/>
        <a:p>
          <a:endParaRPr lang="en-GB" sz="2400"/>
        </a:p>
      </dgm:t>
    </dgm:pt>
    <dgm:pt modelId="{EF83CBAF-8541-4E58-B121-7F08540336A7}">
      <dgm:prSet phldrT="[Text]" custT="1"/>
      <dgm:spPr/>
      <dgm:t>
        <a:bodyPr/>
        <a:lstStyle/>
        <a:p>
          <a:r>
            <a:rPr lang="en-GB" sz="800">
              <a:solidFill>
                <a:srgbClr val="004664"/>
              </a:solidFill>
            </a:rPr>
            <a:t>Head of Group Sustainability</a:t>
          </a:r>
        </a:p>
        <a:p>
          <a:r>
            <a:rPr lang="en-GB" sz="800" i="1">
              <a:solidFill>
                <a:srgbClr val="004664"/>
              </a:solidFill>
            </a:rPr>
            <a:t>Diane Crowe</a:t>
          </a:r>
        </a:p>
        <a:p>
          <a:r>
            <a:rPr lang="en-GB" sz="800" i="1">
              <a:solidFill>
                <a:srgbClr val="004664"/>
              </a:solidFill>
            </a:rPr>
            <a:t>- Setting strategic Sustainable Procurement targets </a:t>
          </a:r>
        </a:p>
        <a:p>
          <a:endParaRPr lang="en-GB" sz="800" i="1">
            <a:solidFill>
              <a:srgbClr val="004664"/>
            </a:solidFill>
          </a:endParaRPr>
        </a:p>
      </dgm:t>
    </dgm:pt>
    <dgm:pt modelId="{3473C5AC-80CB-442C-BAFD-F21A476B3D3E}" type="parTrans" cxnId="{754DF43C-4130-4F9F-9057-CCCFEF2EBA74}">
      <dgm:prSet/>
      <dgm:spPr/>
      <dgm:t>
        <a:bodyPr/>
        <a:lstStyle/>
        <a:p>
          <a:endParaRPr lang="en-GB" sz="2400">
            <a:solidFill>
              <a:srgbClr val="004664"/>
            </a:solidFill>
          </a:endParaRPr>
        </a:p>
      </dgm:t>
    </dgm:pt>
    <dgm:pt modelId="{86C25330-5521-425B-A28E-642DEBEB70D2}" type="sibTrans" cxnId="{754DF43C-4130-4F9F-9057-CCCFEF2EBA74}">
      <dgm:prSet/>
      <dgm:spPr/>
      <dgm:t>
        <a:bodyPr/>
        <a:lstStyle/>
        <a:p>
          <a:endParaRPr lang="en-GB" sz="2400"/>
        </a:p>
      </dgm:t>
    </dgm:pt>
    <dgm:pt modelId="{7E0FB9CE-8F6D-4132-A186-720BDD1EF072}">
      <dgm:prSet phldrT="[Text]" custT="1"/>
      <dgm:spPr/>
      <dgm:t>
        <a:bodyPr/>
        <a:lstStyle/>
        <a:p>
          <a:r>
            <a:rPr lang="en-GB" sz="800">
              <a:solidFill>
                <a:srgbClr val="004664"/>
              </a:solidFill>
            </a:rPr>
            <a:t>Suppliers &amp; Contracters </a:t>
          </a:r>
        </a:p>
        <a:p>
          <a:r>
            <a:rPr lang="en-GB" sz="800">
              <a:solidFill>
                <a:srgbClr val="004664"/>
              </a:solidFill>
            </a:rPr>
            <a:t>- Adherance to Group Supplier Charter and Sustainable Procurement Policy</a:t>
          </a:r>
        </a:p>
      </dgm:t>
    </dgm:pt>
    <dgm:pt modelId="{72F02A28-8360-4CE4-AD23-31F937D05613}" type="parTrans" cxnId="{5A348270-AAB6-4CF8-B5BD-8FBE3C334C55}">
      <dgm:prSet/>
      <dgm:spPr/>
      <dgm:t>
        <a:bodyPr/>
        <a:lstStyle/>
        <a:p>
          <a:endParaRPr lang="en-GB" sz="2400">
            <a:solidFill>
              <a:srgbClr val="004664"/>
            </a:solidFill>
          </a:endParaRPr>
        </a:p>
      </dgm:t>
    </dgm:pt>
    <dgm:pt modelId="{259A3ED2-3473-4B3A-93FC-D9F45234D6EF}" type="sibTrans" cxnId="{5A348270-AAB6-4CF8-B5BD-8FBE3C334C55}">
      <dgm:prSet/>
      <dgm:spPr/>
      <dgm:t>
        <a:bodyPr/>
        <a:lstStyle/>
        <a:p>
          <a:endParaRPr lang="en-GB" sz="2400"/>
        </a:p>
      </dgm:t>
    </dgm:pt>
    <dgm:pt modelId="{2D00245F-7E2F-41A3-8987-E06CB13974C2}">
      <dgm:prSet phldrT="[Text]" custT="1"/>
      <dgm:spPr/>
      <dgm:t>
        <a:bodyPr/>
        <a:lstStyle/>
        <a:p>
          <a:r>
            <a:rPr lang="en-GB" sz="800">
              <a:solidFill>
                <a:srgbClr val="004664"/>
              </a:solidFill>
            </a:rPr>
            <a:t>Employees</a:t>
          </a:r>
        </a:p>
        <a:p>
          <a:r>
            <a:rPr lang="en-GB" sz="800">
              <a:solidFill>
                <a:srgbClr val="004664"/>
              </a:solidFill>
            </a:rPr>
            <a:t>- Promote responsible sourcing, raise concerns, engage with available training and follow procurement protocols  </a:t>
          </a:r>
        </a:p>
      </dgm:t>
    </dgm:pt>
    <dgm:pt modelId="{87AF61DB-827A-4F4F-ACB6-1D826291D07B}" type="parTrans" cxnId="{877D8621-B856-4200-856C-1B5CF36FC563}">
      <dgm:prSet/>
      <dgm:spPr/>
      <dgm:t>
        <a:bodyPr/>
        <a:lstStyle/>
        <a:p>
          <a:endParaRPr lang="en-GB" sz="2400">
            <a:solidFill>
              <a:srgbClr val="004664"/>
            </a:solidFill>
          </a:endParaRPr>
        </a:p>
      </dgm:t>
    </dgm:pt>
    <dgm:pt modelId="{6259CA30-8AB2-49E2-BFD2-94149BEFBD01}" type="sibTrans" cxnId="{877D8621-B856-4200-856C-1B5CF36FC563}">
      <dgm:prSet/>
      <dgm:spPr/>
      <dgm:t>
        <a:bodyPr/>
        <a:lstStyle/>
        <a:p>
          <a:endParaRPr lang="en-GB" sz="2400"/>
        </a:p>
      </dgm:t>
    </dgm:pt>
    <dgm:pt modelId="{38F6C525-C744-4785-91B2-1E2145ED52FA}">
      <dgm:prSet phldrT="[Text]" custT="1"/>
      <dgm:spPr/>
      <dgm:t>
        <a:bodyPr/>
        <a:lstStyle/>
        <a:p>
          <a:r>
            <a:rPr lang="en-GB" sz="800" i="1">
              <a:solidFill>
                <a:srgbClr val="004664"/>
              </a:solidFill>
            </a:rPr>
            <a:t>Head of ASCG Procurement</a:t>
          </a:r>
        </a:p>
        <a:p>
          <a:r>
            <a:rPr lang="en-GB" sz="800" i="1">
              <a:solidFill>
                <a:srgbClr val="004664"/>
              </a:solidFill>
            </a:rPr>
            <a:t>Maria Blackshaw</a:t>
          </a:r>
        </a:p>
        <a:p>
          <a:r>
            <a:rPr lang="en-GB" sz="800" i="1">
              <a:solidFill>
                <a:srgbClr val="004664"/>
              </a:solidFill>
            </a:rPr>
            <a:t>- Roadmap implementation, training, supplier engagement and target tracking </a:t>
          </a:r>
        </a:p>
      </dgm:t>
    </dgm:pt>
    <dgm:pt modelId="{6310F8D1-AA3B-44C5-8EFE-4DB3CC9F65C4}" type="parTrans" cxnId="{59F7AD84-7E99-4261-8C3B-51E494145773}">
      <dgm:prSet/>
      <dgm:spPr/>
      <dgm:t>
        <a:bodyPr/>
        <a:lstStyle/>
        <a:p>
          <a:endParaRPr lang="en-GB" sz="2400">
            <a:solidFill>
              <a:srgbClr val="004664"/>
            </a:solidFill>
          </a:endParaRPr>
        </a:p>
      </dgm:t>
    </dgm:pt>
    <dgm:pt modelId="{37C46F65-1FD7-4662-8006-F6E2C2959A9D}" type="sibTrans" cxnId="{59F7AD84-7E99-4261-8C3B-51E494145773}">
      <dgm:prSet/>
      <dgm:spPr/>
      <dgm:t>
        <a:bodyPr/>
        <a:lstStyle/>
        <a:p>
          <a:endParaRPr lang="en-GB" sz="2400"/>
        </a:p>
      </dgm:t>
    </dgm:pt>
    <dgm:pt modelId="{FB623FDA-92CA-4C3E-B902-AC5C2B72212D}">
      <dgm:prSet phldrT="[Text]" custT="1"/>
      <dgm:spPr/>
      <dgm:t>
        <a:bodyPr/>
        <a:lstStyle/>
        <a:p>
          <a:r>
            <a:rPr lang="en-GB" sz="800">
              <a:solidFill>
                <a:srgbClr val="004664"/>
              </a:solidFill>
            </a:rPr>
            <a:t>Procurement team</a:t>
          </a:r>
        </a:p>
        <a:p>
          <a:r>
            <a:rPr lang="en-GB" sz="800">
              <a:solidFill>
                <a:srgbClr val="004664"/>
              </a:solidFill>
            </a:rPr>
            <a:t>- Day-to-day Sustainable procurement practices and reporting of risks</a:t>
          </a:r>
        </a:p>
      </dgm:t>
    </dgm:pt>
    <dgm:pt modelId="{20D92912-7001-43A2-A786-0A17C3B06770}" type="parTrans" cxnId="{2B14DCE4-185B-438E-8CE0-C4D190565176}">
      <dgm:prSet/>
      <dgm:spPr/>
      <dgm:t>
        <a:bodyPr/>
        <a:lstStyle/>
        <a:p>
          <a:endParaRPr lang="en-GB" sz="2400">
            <a:solidFill>
              <a:srgbClr val="004664"/>
            </a:solidFill>
          </a:endParaRPr>
        </a:p>
      </dgm:t>
    </dgm:pt>
    <dgm:pt modelId="{4C2DC3DF-8E99-4060-B031-D613BF9E5E3B}" type="sibTrans" cxnId="{2B14DCE4-185B-438E-8CE0-C4D190565176}">
      <dgm:prSet/>
      <dgm:spPr/>
      <dgm:t>
        <a:bodyPr/>
        <a:lstStyle/>
        <a:p>
          <a:endParaRPr lang="en-GB" sz="2400"/>
        </a:p>
      </dgm:t>
    </dgm:pt>
    <dgm:pt modelId="{70A79197-640D-41A5-8507-9445284F444F}" type="pres">
      <dgm:prSet presAssocID="{3D0DE2C3-6938-42A0-8F91-831155F4247F}" presName="hierChild1" presStyleCnt="0">
        <dgm:presLayoutVars>
          <dgm:chPref val="1"/>
          <dgm:dir/>
          <dgm:animOne val="branch"/>
          <dgm:animLvl val="lvl"/>
          <dgm:resizeHandles/>
        </dgm:presLayoutVars>
      </dgm:prSet>
      <dgm:spPr/>
    </dgm:pt>
    <dgm:pt modelId="{D7F96792-6FFB-419E-BF56-43F43EC974C4}" type="pres">
      <dgm:prSet presAssocID="{1BDA5E42-89DD-423D-AC15-7273E16AA331}" presName="hierRoot1" presStyleCnt="0"/>
      <dgm:spPr/>
    </dgm:pt>
    <dgm:pt modelId="{764BA004-9FA9-4FC9-A3D2-4C202149EDAB}" type="pres">
      <dgm:prSet presAssocID="{1BDA5E42-89DD-423D-AC15-7273E16AA331}" presName="composite" presStyleCnt="0"/>
      <dgm:spPr/>
    </dgm:pt>
    <dgm:pt modelId="{ED536DAD-6CF4-4133-B6E4-EB4ADB93C0A4}" type="pres">
      <dgm:prSet presAssocID="{1BDA5E42-89DD-423D-AC15-7273E16AA331}" presName="image" presStyleLbl="node0" presStyleIdx="0" presStyleCnt="1"/>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Male profile with solid fill"/>
        </a:ext>
      </dgm:extLst>
    </dgm:pt>
    <dgm:pt modelId="{75CD3A94-0734-4E18-83FC-E6DCD046E645}" type="pres">
      <dgm:prSet presAssocID="{1BDA5E42-89DD-423D-AC15-7273E16AA331}" presName="text" presStyleLbl="revTx" presStyleIdx="0" presStyleCnt="6" custScaleX="136014" custScaleY="134771" custLinFactNeighborX="24893">
        <dgm:presLayoutVars>
          <dgm:chPref val="3"/>
        </dgm:presLayoutVars>
      </dgm:prSet>
      <dgm:spPr/>
    </dgm:pt>
    <dgm:pt modelId="{5A0B6181-269A-43FA-998E-35F4E660E020}" type="pres">
      <dgm:prSet presAssocID="{1BDA5E42-89DD-423D-AC15-7273E16AA331}" presName="hierChild2" presStyleCnt="0"/>
      <dgm:spPr/>
    </dgm:pt>
    <dgm:pt modelId="{CFBD231E-7AE5-43FA-BD55-30DFDF1AE4A7}" type="pres">
      <dgm:prSet presAssocID="{3473C5AC-80CB-442C-BAFD-F21A476B3D3E}" presName="Name10" presStyleLbl="parChTrans1D2" presStyleIdx="0" presStyleCnt="2"/>
      <dgm:spPr/>
    </dgm:pt>
    <dgm:pt modelId="{A4014FCF-38F6-48B2-AEB7-7BD9EFC8ED12}" type="pres">
      <dgm:prSet presAssocID="{EF83CBAF-8541-4E58-B121-7F08540336A7}" presName="hierRoot2" presStyleCnt="0"/>
      <dgm:spPr/>
    </dgm:pt>
    <dgm:pt modelId="{994C8DE5-6818-4A5B-898B-EC6227A80457}" type="pres">
      <dgm:prSet presAssocID="{EF83CBAF-8541-4E58-B121-7F08540336A7}" presName="composite2" presStyleCnt="0"/>
      <dgm:spPr/>
    </dgm:pt>
    <dgm:pt modelId="{48B31C99-06B3-49E6-96A1-5BA12B4D3942}" type="pres">
      <dgm:prSet presAssocID="{EF83CBAF-8541-4E58-B121-7F08540336A7}" presName="image2" presStyleLbl="node2" presStyleIdx="0"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Female Profile with solid fill"/>
        </a:ext>
      </dgm:extLst>
    </dgm:pt>
    <dgm:pt modelId="{FB145E48-55DA-4239-BA1C-9200944B5541}" type="pres">
      <dgm:prSet presAssocID="{EF83CBAF-8541-4E58-B121-7F08540336A7}" presName="text2" presStyleLbl="revTx" presStyleIdx="1" presStyleCnt="6" custScaleX="137183" custLinFactNeighborX="20436" custLinFactNeighborY="16389">
        <dgm:presLayoutVars>
          <dgm:chPref val="3"/>
        </dgm:presLayoutVars>
      </dgm:prSet>
      <dgm:spPr/>
    </dgm:pt>
    <dgm:pt modelId="{B874766F-EE9F-449B-8B4B-32A62D3FF862}" type="pres">
      <dgm:prSet presAssocID="{EF83CBAF-8541-4E58-B121-7F08540336A7}" presName="hierChild3" presStyleCnt="0"/>
      <dgm:spPr/>
    </dgm:pt>
    <dgm:pt modelId="{076C19A7-4BED-4815-96CA-0D391DE915D1}" type="pres">
      <dgm:prSet presAssocID="{6310F8D1-AA3B-44C5-8EFE-4DB3CC9F65C4}" presName="Name10" presStyleLbl="parChTrans1D2" presStyleIdx="1" presStyleCnt="2"/>
      <dgm:spPr/>
    </dgm:pt>
    <dgm:pt modelId="{F85895ED-ECD5-43BD-8B57-5038DDDFAB62}" type="pres">
      <dgm:prSet presAssocID="{38F6C525-C744-4785-91B2-1E2145ED52FA}" presName="hierRoot2" presStyleCnt="0"/>
      <dgm:spPr/>
    </dgm:pt>
    <dgm:pt modelId="{D8C04EB8-AEC6-41CE-BEC8-3976DA659513}" type="pres">
      <dgm:prSet presAssocID="{38F6C525-C744-4785-91B2-1E2145ED52FA}" presName="composite2" presStyleCnt="0"/>
      <dgm:spPr/>
    </dgm:pt>
    <dgm:pt modelId="{30A8A26C-1F4A-4F8D-AA5C-B47F8EA4AF26}" type="pres">
      <dgm:prSet presAssocID="{38F6C525-C744-4785-91B2-1E2145ED52FA}" presName="image2" presStyleLbl="node2" presStyleIdx="1"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Female Profile with solid fill"/>
        </a:ext>
      </dgm:extLst>
    </dgm:pt>
    <dgm:pt modelId="{70E22AFA-CFA5-49DC-BBAC-4EBF07D5B9C2}" type="pres">
      <dgm:prSet presAssocID="{38F6C525-C744-4785-91B2-1E2145ED52FA}" presName="text2" presStyleLbl="revTx" presStyleIdx="2" presStyleCnt="6" custScaleX="138411" custLinFactNeighborX="23284" custLinFactNeighborY="8261">
        <dgm:presLayoutVars>
          <dgm:chPref val="3"/>
        </dgm:presLayoutVars>
      </dgm:prSet>
      <dgm:spPr/>
    </dgm:pt>
    <dgm:pt modelId="{105CE521-65B3-4EF4-9E5F-274AF54E9F0F}" type="pres">
      <dgm:prSet presAssocID="{38F6C525-C744-4785-91B2-1E2145ED52FA}" presName="hierChild3" presStyleCnt="0"/>
      <dgm:spPr/>
    </dgm:pt>
    <dgm:pt modelId="{38EF956E-7891-4F41-B95F-A565B0B29A7E}" type="pres">
      <dgm:prSet presAssocID="{72F02A28-8360-4CE4-AD23-31F937D05613}" presName="Name17" presStyleLbl="parChTrans1D3" presStyleIdx="0" presStyleCnt="3"/>
      <dgm:spPr/>
    </dgm:pt>
    <dgm:pt modelId="{44E8E975-8B8B-43B0-AFF8-606643D82035}" type="pres">
      <dgm:prSet presAssocID="{7E0FB9CE-8F6D-4132-A186-720BDD1EF072}" presName="hierRoot3" presStyleCnt="0"/>
      <dgm:spPr/>
    </dgm:pt>
    <dgm:pt modelId="{6F4AD4B4-10B8-48AA-84E8-D370956C4146}" type="pres">
      <dgm:prSet presAssocID="{7E0FB9CE-8F6D-4132-A186-720BDD1EF072}" presName="composite3" presStyleCnt="0"/>
      <dgm:spPr/>
    </dgm:pt>
    <dgm:pt modelId="{302E75A9-9705-4B40-B5DD-28B13ED61121}" type="pres">
      <dgm:prSet presAssocID="{7E0FB9CE-8F6D-4132-A186-720BDD1EF072}" presName="image3" presStyleLbl="node3" presStyleIdx="0" presStyleCnt="3" custLinFactNeighborX="7071" custLinFactNeighborY="17675"/>
      <dgm:spPr>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Packing Box Open with solid fill"/>
        </a:ext>
      </dgm:extLst>
    </dgm:pt>
    <dgm:pt modelId="{58BFFB4F-42AD-411A-A164-1E9B86B2155B}" type="pres">
      <dgm:prSet presAssocID="{7E0FB9CE-8F6D-4132-A186-720BDD1EF072}" presName="text3" presStyleLbl="revTx" presStyleIdx="3" presStyleCnt="6" custScaleX="122468" custLinFactNeighborX="16716" custLinFactNeighborY="31751">
        <dgm:presLayoutVars>
          <dgm:chPref val="3"/>
        </dgm:presLayoutVars>
      </dgm:prSet>
      <dgm:spPr/>
    </dgm:pt>
    <dgm:pt modelId="{53D35CAA-D566-456F-B716-6C1A415AD386}" type="pres">
      <dgm:prSet presAssocID="{7E0FB9CE-8F6D-4132-A186-720BDD1EF072}" presName="hierChild4" presStyleCnt="0"/>
      <dgm:spPr/>
    </dgm:pt>
    <dgm:pt modelId="{E248F95F-9C11-4D5C-95C3-4C25B566BC14}" type="pres">
      <dgm:prSet presAssocID="{20D92912-7001-43A2-A786-0A17C3B06770}" presName="Name17" presStyleLbl="parChTrans1D3" presStyleIdx="1" presStyleCnt="3"/>
      <dgm:spPr/>
    </dgm:pt>
    <dgm:pt modelId="{5360166C-E66C-46B6-8AE1-E459C32731A0}" type="pres">
      <dgm:prSet presAssocID="{FB623FDA-92CA-4C3E-B902-AC5C2B72212D}" presName="hierRoot3" presStyleCnt="0"/>
      <dgm:spPr/>
    </dgm:pt>
    <dgm:pt modelId="{1D269E95-1AD0-4437-A93F-AC6AF002B3A1}" type="pres">
      <dgm:prSet presAssocID="{FB623FDA-92CA-4C3E-B902-AC5C2B72212D}" presName="composite3" presStyleCnt="0"/>
      <dgm:spPr/>
    </dgm:pt>
    <dgm:pt modelId="{A327C68D-5A25-4C81-A10B-EEF9841CA7F8}" type="pres">
      <dgm:prSet presAssocID="{FB623FDA-92CA-4C3E-B902-AC5C2B72212D}" presName="image3" presStyleLbl="node3" presStyleIdx="1" presStyleCnt="3"/>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Group with solid fill"/>
        </a:ext>
      </dgm:extLst>
    </dgm:pt>
    <dgm:pt modelId="{97C878D7-556C-4921-88D0-B4DEE1FC2D5B}" type="pres">
      <dgm:prSet presAssocID="{FB623FDA-92CA-4C3E-B902-AC5C2B72212D}" presName="text3" presStyleLbl="revTx" presStyleIdx="4" presStyleCnt="6" custScaleX="108430" custScaleY="103948" custLinFactNeighborX="13223" custLinFactNeighborY="33840">
        <dgm:presLayoutVars>
          <dgm:chPref val="3"/>
        </dgm:presLayoutVars>
      </dgm:prSet>
      <dgm:spPr/>
    </dgm:pt>
    <dgm:pt modelId="{571EE1AC-A1B1-419D-8F29-C7E05A459B26}" type="pres">
      <dgm:prSet presAssocID="{FB623FDA-92CA-4C3E-B902-AC5C2B72212D}" presName="hierChild4" presStyleCnt="0"/>
      <dgm:spPr/>
    </dgm:pt>
    <dgm:pt modelId="{9CCA462E-B493-4E96-92CB-5D29A3C15A68}" type="pres">
      <dgm:prSet presAssocID="{87AF61DB-827A-4F4F-ACB6-1D826291D07B}" presName="Name17" presStyleLbl="parChTrans1D3" presStyleIdx="2" presStyleCnt="3"/>
      <dgm:spPr/>
    </dgm:pt>
    <dgm:pt modelId="{E2200D69-7493-451B-A454-7FDC0AEFFA30}" type="pres">
      <dgm:prSet presAssocID="{2D00245F-7E2F-41A3-8987-E06CB13974C2}" presName="hierRoot3" presStyleCnt="0"/>
      <dgm:spPr/>
    </dgm:pt>
    <dgm:pt modelId="{853358E2-A3DE-4693-895A-422EEDE52244}" type="pres">
      <dgm:prSet presAssocID="{2D00245F-7E2F-41A3-8987-E06CB13974C2}" presName="composite3" presStyleCnt="0"/>
      <dgm:spPr/>
    </dgm:pt>
    <dgm:pt modelId="{93E40F16-2333-463A-9BE9-097CCD3E3073}" type="pres">
      <dgm:prSet presAssocID="{2D00245F-7E2F-41A3-8987-E06CB13974C2}" presName="image3" presStyleLbl="node3" presStyleIdx="2" presStyleCnt="3" custLinFactNeighborX="-15908" custLinFactNeighborY="-1768"/>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Users with solid fill"/>
        </a:ext>
      </dgm:extLst>
    </dgm:pt>
    <dgm:pt modelId="{9D0CEF74-1F6B-47D2-AE6E-548A93E9A07F}" type="pres">
      <dgm:prSet presAssocID="{2D00245F-7E2F-41A3-8987-E06CB13974C2}" presName="text3" presStyleLbl="revTx" presStyleIdx="5" presStyleCnt="6" custScaleX="122284" custScaleY="138790" custLinFactNeighborX="391" custLinFactNeighborY="16279">
        <dgm:presLayoutVars>
          <dgm:chPref val="3"/>
        </dgm:presLayoutVars>
      </dgm:prSet>
      <dgm:spPr/>
    </dgm:pt>
    <dgm:pt modelId="{3C7E7CE1-E04E-4990-947D-F6FAC573BCC6}" type="pres">
      <dgm:prSet presAssocID="{2D00245F-7E2F-41A3-8987-E06CB13974C2}" presName="hierChild4" presStyleCnt="0"/>
      <dgm:spPr/>
    </dgm:pt>
  </dgm:ptLst>
  <dgm:cxnLst>
    <dgm:cxn modelId="{51B5A201-CDA8-4168-A870-ED0B0566E8EA}" type="presOf" srcId="{20D92912-7001-43A2-A786-0A17C3B06770}" destId="{E248F95F-9C11-4D5C-95C3-4C25B566BC14}" srcOrd="0" destOrd="0" presId="urn:microsoft.com/office/officeart/2009/layout/CirclePictureHierarchy"/>
    <dgm:cxn modelId="{62D8730D-A21D-41DB-AF02-72FBA3446931}" type="presOf" srcId="{3473C5AC-80CB-442C-BAFD-F21A476B3D3E}" destId="{CFBD231E-7AE5-43FA-BD55-30DFDF1AE4A7}" srcOrd="0" destOrd="0" presId="urn:microsoft.com/office/officeart/2009/layout/CirclePictureHierarchy"/>
    <dgm:cxn modelId="{FCE5331C-FC3F-4868-A5B0-FBC8F5B56DCC}" srcId="{3D0DE2C3-6938-42A0-8F91-831155F4247F}" destId="{1BDA5E42-89DD-423D-AC15-7273E16AA331}" srcOrd="0" destOrd="0" parTransId="{F2687812-C889-4960-9BD1-0D24273F11BE}" sibTransId="{0AAA2556-01B0-4593-904A-DAEB8483707A}"/>
    <dgm:cxn modelId="{877D8621-B856-4200-856C-1B5CF36FC563}" srcId="{38F6C525-C744-4785-91B2-1E2145ED52FA}" destId="{2D00245F-7E2F-41A3-8987-E06CB13974C2}" srcOrd="2" destOrd="0" parTransId="{87AF61DB-827A-4F4F-ACB6-1D826291D07B}" sibTransId="{6259CA30-8AB2-49E2-BFD2-94149BEFBD01}"/>
    <dgm:cxn modelId="{372ED829-A507-43F6-92B4-3CCDF1FDCAAC}" type="presOf" srcId="{2D00245F-7E2F-41A3-8987-E06CB13974C2}" destId="{9D0CEF74-1F6B-47D2-AE6E-548A93E9A07F}" srcOrd="0" destOrd="0" presId="urn:microsoft.com/office/officeart/2009/layout/CirclePictureHierarchy"/>
    <dgm:cxn modelId="{7424232E-9AF8-4CA9-9F48-7C5E7A4BCAA8}" type="presOf" srcId="{FB623FDA-92CA-4C3E-B902-AC5C2B72212D}" destId="{97C878D7-556C-4921-88D0-B4DEE1FC2D5B}" srcOrd="0" destOrd="0" presId="urn:microsoft.com/office/officeart/2009/layout/CirclePictureHierarchy"/>
    <dgm:cxn modelId="{754DF43C-4130-4F9F-9057-CCCFEF2EBA74}" srcId="{1BDA5E42-89DD-423D-AC15-7273E16AA331}" destId="{EF83CBAF-8541-4E58-B121-7F08540336A7}" srcOrd="0" destOrd="0" parTransId="{3473C5AC-80CB-442C-BAFD-F21A476B3D3E}" sibTransId="{86C25330-5521-425B-A28E-642DEBEB70D2}"/>
    <dgm:cxn modelId="{C12DCB4A-153F-434F-9039-E03748EDBF03}" type="presOf" srcId="{6310F8D1-AA3B-44C5-8EFE-4DB3CC9F65C4}" destId="{076C19A7-4BED-4815-96CA-0D391DE915D1}" srcOrd="0" destOrd="0" presId="urn:microsoft.com/office/officeart/2009/layout/CirclePictureHierarchy"/>
    <dgm:cxn modelId="{5A348270-AAB6-4CF8-B5BD-8FBE3C334C55}" srcId="{38F6C525-C744-4785-91B2-1E2145ED52FA}" destId="{7E0FB9CE-8F6D-4132-A186-720BDD1EF072}" srcOrd="0" destOrd="0" parTransId="{72F02A28-8360-4CE4-AD23-31F937D05613}" sibTransId="{259A3ED2-3473-4B3A-93FC-D9F45234D6EF}"/>
    <dgm:cxn modelId="{59F7AD84-7E99-4261-8C3B-51E494145773}" srcId="{1BDA5E42-89DD-423D-AC15-7273E16AA331}" destId="{38F6C525-C744-4785-91B2-1E2145ED52FA}" srcOrd="1" destOrd="0" parTransId="{6310F8D1-AA3B-44C5-8EFE-4DB3CC9F65C4}" sibTransId="{37C46F65-1FD7-4662-8006-F6E2C2959A9D}"/>
    <dgm:cxn modelId="{4D1AA18D-2CE3-4D3D-BED3-BAF3A7486BBD}" type="presOf" srcId="{EF83CBAF-8541-4E58-B121-7F08540336A7}" destId="{FB145E48-55DA-4239-BA1C-9200944B5541}" srcOrd="0" destOrd="0" presId="urn:microsoft.com/office/officeart/2009/layout/CirclePictureHierarchy"/>
    <dgm:cxn modelId="{2E766BAF-34A9-46F2-8824-1A740BA933E1}" type="presOf" srcId="{38F6C525-C744-4785-91B2-1E2145ED52FA}" destId="{70E22AFA-CFA5-49DC-BBAC-4EBF07D5B9C2}" srcOrd="0" destOrd="0" presId="urn:microsoft.com/office/officeart/2009/layout/CirclePictureHierarchy"/>
    <dgm:cxn modelId="{FA8501D0-18D6-4799-B3D6-1EC5A5517D68}" type="presOf" srcId="{87AF61DB-827A-4F4F-ACB6-1D826291D07B}" destId="{9CCA462E-B493-4E96-92CB-5D29A3C15A68}" srcOrd="0" destOrd="0" presId="urn:microsoft.com/office/officeart/2009/layout/CirclePictureHierarchy"/>
    <dgm:cxn modelId="{C6BF98D4-5F88-4F0D-9E6C-C60EB44E28BB}" type="presOf" srcId="{1BDA5E42-89DD-423D-AC15-7273E16AA331}" destId="{75CD3A94-0734-4E18-83FC-E6DCD046E645}" srcOrd="0" destOrd="0" presId="urn:microsoft.com/office/officeart/2009/layout/CirclePictureHierarchy"/>
    <dgm:cxn modelId="{2B14DCE4-185B-438E-8CE0-C4D190565176}" srcId="{38F6C525-C744-4785-91B2-1E2145ED52FA}" destId="{FB623FDA-92CA-4C3E-B902-AC5C2B72212D}" srcOrd="1" destOrd="0" parTransId="{20D92912-7001-43A2-A786-0A17C3B06770}" sibTransId="{4C2DC3DF-8E99-4060-B031-D613BF9E5E3B}"/>
    <dgm:cxn modelId="{34BCDAE7-1F1B-4D4E-BD5C-05CDC0DA1F6E}" type="presOf" srcId="{7E0FB9CE-8F6D-4132-A186-720BDD1EF072}" destId="{58BFFB4F-42AD-411A-A164-1E9B86B2155B}" srcOrd="0" destOrd="0" presId="urn:microsoft.com/office/officeart/2009/layout/CirclePictureHierarchy"/>
    <dgm:cxn modelId="{371142EE-A648-42EC-A961-D92F48C571B4}" type="presOf" srcId="{3D0DE2C3-6938-42A0-8F91-831155F4247F}" destId="{70A79197-640D-41A5-8507-9445284F444F}" srcOrd="0" destOrd="0" presId="urn:microsoft.com/office/officeart/2009/layout/CirclePictureHierarchy"/>
    <dgm:cxn modelId="{C8C3B3F4-762B-4E93-BE1C-5B8ECA411B11}" type="presOf" srcId="{72F02A28-8360-4CE4-AD23-31F937D05613}" destId="{38EF956E-7891-4F41-B95F-A565B0B29A7E}" srcOrd="0" destOrd="0" presId="urn:microsoft.com/office/officeart/2009/layout/CirclePictureHierarchy"/>
    <dgm:cxn modelId="{C080A581-56FA-48A3-8849-59D4EBA3B45E}" type="presParOf" srcId="{70A79197-640D-41A5-8507-9445284F444F}" destId="{D7F96792-6FFB-419E-BF56-43F43EC974C4}" srcOrd="0" destOrd="0" presId="urn:microsoft.com/office/officeart/2009/layout/CirclePictureHierarchy"/>
    <dgm:cxn modelId="{F0831ABE-29C6-4B6B-A661-D4C76C99EDEC}" type="presParOf" srcId="{D7F96792-6FFB-419E-BF56-43F43EC974C4}" destId="{764BA004-9FA9-4FC9-A3D2-4C202149EDAB}" srcOrd="0" destOrd="0" presId="urn:microsoft.com/office/officeart/2009/layout/CirclePictureHierarchy"/>
    <dgm:cxn modelId="{40AB98BD-DD73-4099-9EA2-176DF9BB50D2}" type="presParOf" srcId="{764BA004-9FA9-4FC9-A3D2-4C202149EDAB}" destId="{ED536DAD-6CF4-4133-B6E4-EB4ADB93C0A4}" srcOrd="0" destOrd="0" presId="urn:microsoft.com/office/officeart/2009/layout/CirclePictureHierarchy"/>
    <dgm:cxn modelId="{04572409-83C6-46ED-819C-B383CBB8F31C}" type="presParOf" srcId="{764BA004-9FA9-4FC9-A3D2-4C202149EDAB}" destId="{75CD3A94-0734-4E18-83FC-E6DCD046E645}" srcOrd="1" destOrd="0" presId="urn:microsoft.com/office/officeart/2009/layout/CirclePictureHierarchy"/>
    <dgm:cxn modelId="{64A548F0-D1F3-4E57-81CC-5334ED505C84}" type="presParOf" srcId="{D7F96792-6FFB-419E-BF56-43F43EC974C4}" destId="{5A0B6181-269A-43FA-998E-35F4E660E020}" srcOrd="1" destOrd="0" presId="urn:microsoft.com/office/officeart/2009/layout/CirclePictureHierarchy"/>
    <dgm:cxn modelId="{ABE02809-BD46-49A6-9380-77E76F48497E}" type="presParOf" srcId="{5A0B6181-269A-43FA-998E-35F4E660E020}" destId="{CFBD231E-7AE5-43FA-BD55-30DFDF1AE4A7}" srcOrd="0" destOrd="0" presId="urn:microsoft.com/office/officeart/2009/layout/CirclePictureHierarchy"/>
    <dgm:cxn modelId="{862DFD3F-ABAB-4931-96C9-647A2D1FF263}" type="presParOf" srcId="{5A0B6181-269A-43FA-998E-35F4E660E020}" destId="{A4014FCF-38F6-48B2-AEB7-7BD9EFC8ED12}" srcOrd="1" destOrd="0" presId="urn:microsoft.com/office/officeart/2009/layout/CirclePictureHierarchy"/>
    <dgm:cxn modelId="{49CE9026-414A-4305-9A30-D415278DD322}" type="presParOf" srcId="{A4014FCF-38F6-48B2-AEB7-7BD9EFC8ED12}" destId="{994C8DE5-6818-4A5B-898B-EC6227A80457}" srcOrd="0" destOrd="0" presId="urn:microsoft.com/office/officeart/2009/layout/CirclePictureHierarchy"/>
    <dgm:cxn modelId="{BD668CA4-C1AB-415C-84E4-534931BEF598}" type="presParOf" srcId="{994C8DE5-6818-4A5B-898B-EC6227A80457}" destId="{48B31C99-06B3-49E6-96A1-5BA12B4D3942}" srcOrd="0" destOrd="0" presId="urn:microsoft.com/office/officeart/2009/layout/CirclePictureHierarchy"/>
    <dgm:cxn modelId="{17BC281F-A4BA-49D7-BAB8-487F4B250C43}" type="presParOf" srcId="{994C8DE5-6818-4A5B-898B-EC6227A80457}" destId="{FB145E48-55DA-4239-BA1C-9200944B5541}" srcOrd="1" destOrd="0" presId="urn:microsoft.com/office/officeart/2009/layout/CirclePictureHierarchy"/>
    <dgm:cxn modelId="{3AF62D6B-7D74-4C90-9F71-C3351D20779A}" type="presParOf" srcId="{A4014FCF-38F6-48B2-AEB7-7BD9EFC8ED12}" destId="{B874766F-EE9F-449B-8B4B-32A62D3FF862}" srcOrd="1" destOrd="0" presId="urn:microsoft.com/office/officeart/2009/layout/CirclePictureHierarchy"/>
    <dgm:cxn modelId="{9AADD418-6594-45C4-93E5-A28E64C65445}" type="presParOf" srcId="{5A0B6181-269A-43FA-998E-35F4E660E020}" destId="{076C19A7-4BED-4815-96CA-0D391DE915D1}" srcOrd="2" destOrd="0" presId="urn:microsoft.com/office/officeart/2009/layout/CirclePictureHierarchy"/>
    <dgm:cxn modelId="{9085F011-8DF2-436F-B90C-5D0A5A04AD87}" type="presParOf" srcId="{5A0B6181-269A-43FA-998E-35F4E660E020}" destId="{F85895ED-ECD5-43BD-8B57-5038DDDFAB62}" srcOrd="3" destOrd="0" presId="urn:microsoft.com/office/officeart/2009/layout/CirclePictureHierarchy"/>
    <dgm:cxn modelId="{6ED8AC53-9E56-4D9A-AC5A-1216C520CACD}" type="presParOf" srcId="{F85895ED-ECD5-43BD-8B57-5038DDDFAB62}" destId="{D8C04EB8-AEC6-41CE-BEC8-3976DA659513}" srcOrd="0" destOrd="0" presId="urn:microsoft.com/office/officeart/2009/layout/CirclePictureHierarchy"/>
    <dgm:cxn modelId="{E5389AEB-8202-4ADF-AE78-2536B5A6D790}" type="presParOf" srcId="{D8C04EB8-AEC6-41CE-BEC8-3976DA659513}" destId="{30A8A26C-1F4A-4F8D-AA5C-B47F8EA4AF26}" srcOrd="0" destOrd="0" presId="urn:microsoft.com/office/officeart/2009/layout/CirclePictureHierarchy"/>
    <dgm:cxn modelId="{0DE2DCD8-8019-42B6-843F-1127792FD3DA}" type="presParOf" srcId="{D8C04EB8-AEC6-41CE-BEC8-3976DA659513}" destId="{70E22AFA-CFA5-49DC-BBAC-4EBF07D5B9C2}" srcOrd="1" destOrd="0" presId="urn:microsoft.com/office/officeart/2009/layout/CirclePictureHierarchy"/>
    <dgm:cxn modelId="{6E980165-85A2-4DE5-85C8-C68B6D9D2E0F}" type="presParOf" srcId="{F85895ED-ECD5-43BD-8B57-5038DDDFAB62}" destId="{105CE521-65B3-4EF4-9E5F-274AF54E9F0F}" srcOrd="1" destOrd="0" presId="urn:microsoft.com/office/officeart/2009/layout/CirclePictureHierarchy"/>
    <dgm:cxn modelId="{5C6995C8-A5D6-4A50-87F6-DA7FAC1BC77B}" type="presParOf" srcId="{105CE521-65B3-4EF4-9E5F-274AF54E9F0F}" destId="{38EF956E-7891-4F41-B95F-A565B0B29A7E}" srcOrd="0" destOrd="0" presId="urn:microsoft.com/office/officeart/2009/layout/CirclePictureHierarchy"/>
    <dgm:cxn modelId="{5F8659A3-1A94-4B88-AF7C-9189673C5A76}" type="presParOf" srcId="{105CE521-65B3-4EF4-9E5F-274AF54E9F0F}" destId="{44E8E975-8B8B-43B0-AFF8-606643D82035}" srcOrd="1" destOrd="0" presId="urn:microsoft.com/office/officeart/2009/layout/CirclePictureHierarchy"/>
    <dgm:cxn modelId="{C8CDB93D-2928-462A-94BA-C531EA119AA3}" type="presParOf" srcId="{44E8E975-8B8B-43B0-AFF8-606643D82035}" destId="{6F4AD4B4-10B8-48AA-84E8-D370956C4146}" srcOrd="0" destOrd="0" presId="urn:microsoft.com/office/officeart/2009/layout/CirclePictureHierarchy"/>
    <dgm:cxn modelId="{B4019925-289A-437A-A183-80D8C0A874BF}" type="presParOf" srcId="{6F4AD4B4-10B8-48AA-84E8-D370956C4146}" destId="{302E75A9-9705-4B40-B5DD-28B13ED61121}" srcOrd="0" destOrd="0" presId="urn:microsoft.com/office/officeart/2009/layout/CirclePictureHierarchy"/>
    <dgm:cxn modelId="{0A75D9CB-5CCB-45B7-83FB-432EBA95F8DA}" type="presParOf" srcId="{6F4AD4B4-10B8-48AA-84E8-D370956C4146}" destId="{58BFFB4F-42AD-411A-A164-1E9B86B2155B}" srcOrd="1" destOrd="0" presId="urn:microsoft.com/office/officeart/2009/layout/CirclePictureHierarchy"/>
    <dgm:cxn modelId="{64FC7F04-6FF3-43F7-84F5-37BECC5FAE5C}" type="presParOf" srcId="{44E8E975-8B8B-43B0-AFF8-606643D82035}" destId="{53D35CAA-D566-456F-B716-6C1A415AD386}" srcOrd="1" destOrd="0" presId="urn:microsoft.com/office/officeart/2009/layout/CirclePictureHierarchy"/>
    <dgm:cxn modelId="{7A5EBDEF-5281-4829-9FD0-4C687543B703}" type="presParOf" srcId="{105CE521-65B3-4EF4-9E5F-274AF54E9F0F}" destId="{E248F95F-9C11-4D5C-95C3-4C25B566BC14}" srcOrd="2" destOrd="0" presId="urn:microsoft.com/office/officeart/2009/layout/CirclePictureHierarchy"/>
    <dgm:cxn modelId="{FDDE1E72-228A-4209-837D-AA1908004ED0}" type="presParOf" srcId="{105CE521-65B3-4EF4-9E5F-274AF54E9F0F}" destId="{5360166C-E66C-46B6-8AE1-E459C32731A0}" srcOrd="3" destOrd="0" presId="urn:microsoft.com/office/officeart/2009/layout/CirclePictureHierarchy"/>
    <dgm:cxn modelId="{570533A2-2D8F-491D-BED7-6E3F5149633C}" type="presParOf" srcId="{5360166C-E66C-46B6-8AE1-E459C32731A0}" destId="{1D269E95-1AD0-4437-A93F-AC6AF002B3A1}" srcOrd="0" destOrd="0" presId="urn:microsoft.com/office/officeart/2009/layout/CirclePictureHierarchy"/>
    <dgm:cxn modelId="{AB4BC50E-D00F-4B37-A310-76F008086214}" type="presParOf" srcId="{1D269E95-1AD0-4437-A93F-AC6AF002B3A1}" destId="{A327C68D-5A25-4C81-A10B-EEF9841CA7F8}" srcOrd="0" destOrd="0" presId="urn:microsoft.com/office/officeart/2009/layout/CirclePictureHierarchy"/>
    <dgm:cxn modelId="{3561AF74-267A-41B6-B8AB-ED8C135BFA3A}" type="presParOf" srcId="{1D269E95-1AD0-4437-A93F-AC6AF002B3A1}" destId="{97C878D7-556C-4921-88D0-B4DEE1FC2D5B}" srcOrd="1" destOrd="0" presId="urn:microsoft.com/office/officeart/2009/layout/CirclePictureHierarchy"/>
    <dgm:cxn modelId="{2837A25D-897E-49BD-9082-F6FD6278ED3D}" type="presParOf" srcId="{5360166C-E66C-46B6-8AE1-E459C32731A0}" destId="{571EE1AC-A1B1-419D-8F29-C7E05A459B26}" srcOrd="1" destOrd="0" presId="urn:microsoft.com/office/officeart/2009/layout/CirclePictureHierarchy"/>
    <dgm:cxn modelId="{411028C3-A88F-4030-B8CC-67A1ECF94072}" type="presParOf" srcId="{105CE521-65B3-4EF4-9E5F-274AF54E9F0F}" destId="{9CCA462E-B493-4E96-92CB-5D29A3C15A68}" srcOrd="4" destOrd="0" presId="urn:microsoft.com/office/officeart/2009/layout/CirclePictureHierarchy"/>
    <dgm:cxn modelId="{ACBC24C5-7AE4-4A74-9EB8-08E411BA2D83}" type="presParOf" srcId="{105CE521-65B3-4EF4-9E5F-274AF54E9F0F}" destId="{E2200D69-7493-451B-A454-7FDC0AEFFA30}" srcOrd="5" destOrd="0" presId="urn:microsoft.com/office/officeart/2009/layout/CirclePictureHierarchy"/>
    <dgm:cxn modelId="{79C2D442-2C32-4B2A-9753-AD7FE72189FB}" type="presParOf" srcId="{E2200D69-7493-451B-A454-7FDC0AEFFA30}" destId="{853358E2-A3DE-4693-895A-422EEDE52244}" srcOrd="0" destOrd="0" presId="urn:microsoft.com/office/officeart/2009/layout/CirclePictureHierarchy"/>
    <dgm:cxn modelId="{9743E20C-8B35-4B59-8173-4E1239054842}" type="presParOf" srcId="{853358E2-A3DE-4693-895A-422EEDE52244}" destId="{93E40F16-2333-463A-9BE9-097CCD3E3073}" srcOrd="0" destOrd="0" presId="urn:microsoft.com/office/officeart/2009/layout/CirclePictureHierarchy"/>
    <dgm:cxn modelId="{03558A14-256F-45B1-96A3-649DD95D2E90}" type="presParOf" srcId="{853358E2-A3DE-4693-895A-422EEDE52244}" destId="{9D0CEF74-1F6B-47D2-AE6E-548A93E9A07F}" srcOrd="1" destOrd="0" presId="urn:microsoft.com/office/officeart/2009/layout/CirclePictureHierarchy"/>
    <dgm:cxn modelId="{FDF85947-D93C-4185-B937-2983E19C08E9}" type="presParOf" srcId="{E2200D69-7493-451B-A454-7FDC0AEFFA30}" destId="{3C7E7CE1-E04E-4990-947D-F6FAC573BCC6}" srcOrd="1" destOrd="0" presId="urn:microsoft.com/office/officeart/2009/layout/CirclePictureHierarchy"/>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CA462E-B493-4E96-92CB-5D29A3C15A68}">
      <dsp:nvSpPr>
        <dsp:cNvPr id="0" name=""/>
        <dsp:cNvSpPr/>
      </dsp:nvSpPr>
      <dsp:spPr>
        <a:xfrm>
          <a:off x="2289852" y="1944556"/>
          <a:ext cx="1792675" cy="318252"/>
        </a:xfrm>
        <a:custGeom>
          <a:avLst/>
          <a:gdLst/>
          <a:ahLst/>
          <a:cxnLst/>
          <a:rect l="0" t="0" r="0" b="0"/>
          <a:pathLst>
            <a:path>
              <a:moveTo>
                <a:pt x="0" y="0"/>
              </a:moveTo>
              <a:lnTo>
                <a:pt x="0" y="217031"/>
              </a:lnTo>
              <a:lnTo>
                <a:pt x="1792675" y="217031"/>
              </a:lnTo>
              <a:lnTo>
                <a:pt x="1792675" y="3182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48F95F-9C11-4D5C-95C3-4C25B566BC14}">
      <dsp:nvSpPr>
        <dsp:cNvPr id="0" name=""/>
        <dsp:cNvSpPr/>
      </dsp:nvSpPr>
      <dsp:spPr>
        <a:xfrm>
          <a:off x="2244132" y="1944556"/>
          <a:ext cx="91440" cy="216849"/>
        </a:xfrm>
        <a:custGeom>
          <a:avLst/>
          <a:gdLst/>
          <a:ahLst/>
          <a:cxnLst/>
          <a:rect l="0" t="0" r="0" b="0"/>
          <a:pathLst>
            <a:path>
              <a:moveTo>
                <a:pt x="45720" y="0"/>
              </a:moveTo>
              <a:lnTo>
                <a:pt x="45720" y="115628"/>
              </a:lnTo>
              <a:lnTo>
                <a:pt x="119000" y="115628"/>
              </a:lnTo>
              <a:lnTo>
                <a:pt x="119000" y="2168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EF956E-7891-4F41-B95F-A565B0B29A7E}">
      <dsp:nvSpPr>
        <dsp:cNvPr id="0" name=""/>
        <dsp:cNvSpPr/>
      </dsp:nvSpPr>
      <dsp:spPr>
        <a:xfrm>
          <a:off x="518284" y="1944556"/>
          <a:ext cx="1771568" cy="318563"/>
        </a:xfrm>
        <a:custGeom>
          <a:avLst/>
          <a:gdLst/>
          <a:ahLst/>
          <a:cxnLst/>
          <a:rect l="0" t="0" r="0" b="0"/>
          <a:pathLst>
            <a:path>
              <a:moveTo>
                <a:pt x="1771568" y="0"/>
              </a:moveTo>
              <a:lnTo>
                <a:pt x="1771568" y="217342"/>
              </a:lnTo>
              <a:lnTo>
                <a:pt x="0" y="217342"/>
              </a:lnTo>
              <a:lnTo>
                <a:pt x="0" y="3185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6C19A7-4BED-4815-96CA-0D391DE915D1}">
      <dsp:nvSpPr>
        <dsp:cNvPr id="0" name=""/>
        <dsp:cNvSpPr/>
      </dsp:nvSpPr>
      <dsp:spPr>
        <a:xfrm>
          <a:off x="1314600" y="981673"/>
          <a:ext cx="975251" cy="315068"/>
        </a:xfrm>
        <a:custGeom>
          <a:avLst/>
          <a:gdLst/>
          <a:ahLst/>
          <a:cxnLst/>
          <a:rect l="0" t="0" r="0" b="0"/>
          <a:pathLst>
            <a:path>
              <a:moveTo>
                <a:pt x="0" y="0"/>
              </a:moveTo>
              <a:lnTo>
                <a:pt x="0" y="213847"/>
              </a:lnTo>
              <a:lnTo>
                <a:pt x="975251" y="213847"/>
              </a:lnTo>
              <a:lnTo>
                <a:pt x="975251" y="3150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BD231E-7AE5-43FA-BD55-30DFDF1AE4A7}">
      <dsp:nvSpPr>
        <dsp:cNvPr id="0" name=""/>
        <dsp:cNvSpPr/>
      </dsp:nvSpPr>
      <dsp:spPr>
        <a:xfrm>
          <a:off x="327703" y="981673"/>
          <a:ext cx="986897" cy="315068"/>
        </a:xfrm>
        <a:custGeom>
          <a:avLst/>
          <a:gdLst/>
          <a:ahLst/>
          <a:cxnLst/>
          <a:rect l="0" t="0" r="0" b="0"/>
          <a:pathLst>
            <a:path>
              <a:moveTo>
                <a:pt x="986897" y="0"/>
              </a:moveTo>
              <a:lnTo>
                <a:pt x="986897" y="213847"/>
              </a:lnTo>
              <a:lnTo>
                <a:pt x="0" y="213847"/>
              </a:lnTo>
              <a:lnTo>
                <a:pt x="0" y="3150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536DAD-6CF4-4133-B6E4-EB4ADB93C0A4}">
      <dsp:nvSpPr>
        <dsp:cNvPr id="0" name=""/>
        <dsp:cNvSpPr/>
      </dsp:nvSpPr>
      <dsp:spPr>
        <a:xfrm>
          <a:off x="990693" y="333857"/>
          <a:ext cx="647815" cy="647815"/>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CD3A94-0734-4E18-83FC-E6DCD046E645}">
      <dsp:nvSpPr>
        <dsp:cNvPr id="0" name=""/>
        <dsp:cNvSpPr/>
      </dsp:nvSpPr>
      <dsp:spPr>
        <a:xfrm>
          <a:off x="1705421" y="219612"/>
          <a:ext cx="1321679" cy="8730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GB" sz="800" kern="1200">
              <a:solidFill>
                <a:srgbClr val="004664"/>
              </a:solidFill>
            </a:rPr>
            <a:t>Reconomy Group Board </a:t>
          </a:r>
        </a:p>
        <a:p>
          <a:pPr marL="0" lvl="0" indent="0" algn="l" defTabSz="355600">
            <a:lnSpc>
              <a:spcPct val="90000"/>
            </a:lnSpc>
            <a:spcBef>
              <a:spcPct val="0"/>
            </a:spcBef>
            <a:spcAft>
              <a:spcPct val="35000"/>
            </a:spcAft>
            <a:buNone/>
          </a:pPr>
          <a:r>
            <a:rPr lang="en-GB" sz="800" i="1" kern="1200">
              <a:solidFill>
                <a:srgbClr val="004664"/>
              </a:solidFill>
            </a:rPr>
            <a:t>Group CEO</a:t>
          </a:r>
        </a:p>
        <a:p>
          <a:pPr marL="0" lvl="0" indent="0" algn="l" defTabSz="355600">
            <a:lnSpc>
              <a:spcPct val="90000"/>
            </a:lnSpc>
            <a:spcBef>
              <a:spcPct val="0"/>
            </a:spcBef>
            <a:spcAft>
              <a:spcPct val="35000"/>
            </a:spcAft>
            <a:buNone/>
          </a:pPr>
          <a:r>
            <a:rPr lang="en-GB" sz="800" i="1" kern="1200">
              <a:solidFill>
                <a:srgbClr val="004664"/>
              </a:solidFill>
            </a:rPr>
            <a:t>- Overisght of procurement ethics and sustainability integration</a:t>
          </a:r>
        </a:p>
      </dsp:txBody>
      <dsp:txXfrm>
        <a:off x="1705421" y="219612"/>
        <a:ext cx="1321679" cy="873067"/>
      </dsp:txXfrm>
    </dsp:sp>
    <dsp:sp modelId="{48B31C99-06B3-49E6-96A1-5BA12B4D3942}">
      <dsp:nvSpPr>
        <dsp:cNvPr id="0" name=""/>
        <dsp:cNvSpPr/>
      </dsp:nvSpPr>
      <dsp:spPr>
        <a:xfrm>
          <a:off x="3795" y="1296741"/>
          <a:ext cx="647815" cy="647815"/>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145E48-55DA-4239-BA1C-9200944B5541}">
      <dsp:nvSpPr>
        <dsp:cNvPr id="0" name=""/>
        <dsp:cNvSpPr/>
      </dsp:nvSpPr>
      <dsp:spPr>
        <a:xfrm>
          <a:off x="669534" y="1401292"/>
          <a:ext cx="1333038" cy="6478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GB" sz="800" kern="1200">
              <a:solidFill>
                <a:srgbClr val="004664"/>
              </a:solidFill>
            </a:rPr>
            <a:t>Head of Group Sustainability</a:t>
          </a:r>
        </a:p>
        <a:p>
          <a:pPr marL="0" lvl="0" indent="0" algn="l" defTabSz="355600">
            <a:lnSpc>
              <a:spcPct val="90000"/>
            </a:lnSpc>
            <a:spcBef>
              <a:spcPct val="0"/>
            </a:spcBef>
            <a:spcAft>
              <a:spcPct val="35000"/>
            </a:spcAft>
            <a:buNone/>
          </a:pPr>
          <a:r>
            <a:rPr lang="en-GB" sz="800" i="1" kern="1200">
              <a:solidFill>
                <a:srgbClr val="004664"/>
              </a:solidFill>
            </a:rPr>
            <a:t>Diane Crowe</a:t>
          </a:r>
        </a:p>
        <a:p>
          <a:pPr marL="0" lvl="0" indent="0" algn="l" defTabSz="355600">
            <a:lnSpc>
              <a:spcPct val="90000"/>
            </a:lnSpc>
            <a:spcBef>
              <a:spcPct val="0"/>
            </a:spcBef>
            <a:spcAft>
              <a:spcPct val="35000"/>
            </a:spcAft>
            <a:buNone/>
          </a:pPr>
          <a:r>
            <a:rPr lang="en-GB" sz="800" i="1" kern="1200">
              <a:solidFill>
                <a:srgbClr val="004664"/>
              </a:solidFill>
            </a:rPr>
            <a:t>- Setting strategic Sustainable Procurement targets </a:t>
          </a:r>
        </a:p>
        <a:p>
          <a:pPr marL="0" lvl="0" indent="0" algn="l" defTabSz="355600">
            <a:lnSpc>
              <a:spcPct val="90000"/>
            </a:lnSpc>
            <a:spcBef>
              <a:spcPct val="0"/>
            </a:spcBef>
            <a:spcAft>
              <a:spcPct val="35000"/>
            </a:spcAft>
            <a:buNone/>
          </a:pPr>
          <a:endParaRPr lang="en-GB" sz="800" i="1" kern="1200">
            <a:solidFill>
              <a:srgbClr val="004664"/>
            </a:solidFill>
          </a:endParaRPr>
        </a:p>
      </dsp:txBody>
      <dsp:txXfrm>
        <a:off x="669534" y="1401292"/>
        <a:ext cx="1333038" cy="647815"/>
      </dsp:txXfrm>
    </dsp:sp>
    <dsp:sp modelId="{30A8A26C-1F4A-4F8D-AA5C-B47F8EA4AF26}">
      <dsp:nvSpPr>
        <dsp:cNvPr id="0" name=""/>
        <dsp:cNvSpPr/>
      </dsp:nvSpPr>
      <dsp:spPr>
        <a:xfrm>
          <a:off x="1965945" y="1296741"/>
          <a:ext cx="647815" cy="647815"/>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E22AFA-CFA5-49DC-BBAC-4EBF07D5B9C2}">
      <dsp:nvSpPr>
        <dsp:cNvPr id="0" name=""/>
        <dsp:cNvSpPr/>
      </dsp:nvSpPr>
      <dsp:spPr>
        <a:xfrm>
          <a:off x="2653392" y="1348637"/>
          <a:ext cx="1344971" cy="6478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GB" sz="800" i="1" kern="1200">
              <a:solidFill>
                <a:srgbClr val="004664"/>
              </a:solidFill>
            </a:rPr>
            <a:t>Head of ASCG Procurement</a:t>
          </a:r>
        </a:p>
        <a:p>
          <a:pPr marL="0" lvl="0" indent="0" algn="l" defTabSz="355600">
            <a:lnSpc>
              <a:spcPct val="90000"/>
            </a:lnSpc>
            <a:spcBef>
              <a:spcPct val="0"/>
            </a:spcBef>
            <a:spcAft>
              <a:spcPct val="35000"/>
            </a:spcAft>
            <a:buNone/>
          </a:pPr>
          <a:r>
            <a:rPr lang="en-GB" sz="800" i="1" kern="1200">
              <a:solidFill>
                <a:srgbClr val="004664"/>
              </a:solidFill>
            </a:rPr>
            <a:t>Maria Blackshaw</a:t>
          </a:r>
        </a:p>
        <a:p>
          <a:pPr marL="0" lvl="0" indent="0" algn="l" defTabSz="355600">
            <a:lnSpc>
              <a:spcPct val="90000"/>
            </a:lnSpc>
            <a:spcBef>
              <a:spcPct val="0"/>
            </a:spcBef>
            <a:spcAft>
              <a:spcPct val="35000"/>
            </a:spcAft>
            <a:buNone/>
          </a:pPr>
          <a:r>
            <a:rPr lang="en-GB" sz="800" i="1" kern="1200">
              <a:solidFill>
                <a:srgbClr val="004664"/>
              </a:solidFill>
            </a:rPr>
            <a:t>- Roadmap implementation, training, supplier engagement and target tracking </a:t>
          </a:r>
        </a:p>
      </dsp:txBody>
      <dsp:txXfrm>
        <a:off x="2653392" y="1348637"/>
        <a:ext cx="1344971" cy="647815"/>
      </dsp:txXfrm>
    </dsp:sp>
    <dsp:sp modelId="{302E75A9-9705-4B40-B5DD-28B13ED61121}">
      <dsp:nvSpPr>
        <dsp:cNvPr id="0" name=""/>
        <dsp:cNvSpPr/>
      </dsp:nvSpPr>
      <dsp:spPr>
        <a:xfrm>
          <a:off x="194377" y="2263119"/>
          <a:ext cx="647815" cy="647815"/>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BFFB4F-42AD-411A-A164-1E9B86B2155B}">
      <dsp:nvSpPr>
        <dsp:cNvPr id="0" name=""/>
        <dsp:cNvSpPr/>
      </dsp:nvSpPr>
      <dsp:spPr>
        <a:xfrm>
          <a:off x="849655" y="2352686"/>
          <a:ext cx="1190049" cy="6478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GB" sz="800" kern="1200">
              <a:solidFill>
                <a:srgbClr val="004664"/>
              </a:solidFill>
            </a:rPr>
            <a:t>Suppliers &amp; Contracters </a:t>
          </a:r>
        </a:p>
        <a:p>
          <a:pPr marL="0" lvl="0" indent="0" algn="l" defTabSz="355600">
            <a:lnSpc>
              <a:spcPct val="90000"/>
            </a:lnSpc>
            <a:spcBef>
              <a:spcPct val="0"/>
            </a:spcBef>
            <a:spcAft>
              <a:spcPct val="35000"/>
            </a:spcAft>
            <a:buNone/>
          </a:pPr>
          <a:r>
            <a:rPr lang="en-GB" sz="800" kern="1200">
              <a:solidFill>
                <a:srgbClr val="004664"/>
              </a:solidFill>
            </a:rPr>
            <a:t>- Adherance to Group Supplier Charter and Sustainable Procurement Policy</a:t>
          </a:r>
        </a:p>
      </dsp:txBody>
      <dsp:txXfrm>
        <a:off x="849655" y="2352686"/>
        <a:ext cx="1190049" cy="647815"/>
      </dsp:txXfrm>
    </dsp:sp>
    <dsp:sp modelId="{A327C68D-5A25-4C81-A10B-EEF9841CA7F8}">
      <dsp:nvSpPr>
        <dsp:cNvPr id="0" name=""/>
        <dsp:cNvSpPr/>
      </dsp:nvSpPr>
      <dsp:spPr>
        <a:xfrm>
          <a:off x="2039225" y="2161406"/>
          <a:ext cx="647815" cy="647815"/>
        </a:xfrm>
        <a:prstGeom prst="ellipse">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7C878D7-556C-4921-88D0-B4DEE1FC2D5B}">
      <dsp:nvSpPr>
        <dsp:cNvPr id="0" name=""/>
        <dsp:cNvSpPr/>
      </dsp:nvSpPr>
      <dsp:spPr>
        <a:xfrm>
          <a:off x="2774573" y="2366219"/>
          <a:ext cx="1053639" cy="6733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GB" sz="800" kern="1200">
              <a:solidFill>
                <a:srgbClr val="004664"/>
              </a:solidFill>
            </a:rPr>
            <a:t>Procurement team</a:t>
          </a:r>
        </a:p>
        <a:p>
          <a:pPr marL="0" lvl="0" indent="0" algn="l" defTabSz="355600">
            <a:lnSpc>
              <a:spcPct val="90000"/>
            </a:lnSpc>
            <a:spcBef>
              <a:spcPct val="0"/>
            </a:spcBef>
            <a:spcAft>
              <a:spcPct val="35000"/>
            </a:spcAft>
            <a:buNone/>
          </a:pPr>
          <a:r>
            <a:rPr lang="en-GB" sz="800" kern="1200">
              <a:solidFill>
                <a:srgbClr val="004664"/>
              </a:solidFill>
            </a:rPr>
            <a:t>- Day-to-day Sustainable procurement practices and reporting of risks</a:t>
          </a:r>
        </a:p>
      </dsp:txBody>
      <dsp:txXfrm>
        <a:off x="2774573" y="2366219"/>
        <a:ext cx="1053639" cy="673390"/>
      </dsp:txXfrm>
    </dsp:sp>
    <dsp:sp modelId="{93E40F16-2333-463A-9BE9-097CCD3E3073}">
      <dsp:nvSpPr>
        <dsp:cNvPr id="0" name=""/>
        <dsp:cNvSpPr/>
      </dsp:nvSpPr>
      <dsp:spPr>
        <a:xfrm>
          <a:off x="3758620" y="2262808"/>
          <a:ext cx="647815" cy="647815"/>
        </a:xfrm>
        <a:prstGeom prst="ellipse">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D0CEF74-1F6B-47D2-AE6E-548A93E9A07F}">
      <dsp:nvSpPr>
        <dsp:cNvPr id="0" name=""/>
        <dsp:cNvSpPr/>
      </dsp:nvSpPr>
      <dsp:spPr>
        <a:xfrm>
          <a:off x="4405016" y="2252456"/>
          <a:ext cx="1188261" cy="8991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GB" sz="800" kern="1200">
              <a:solidFill>
                <a:srgbClr val="004664"/>
              </a:solidFill>
            </a:rPr>
            <a:t>Employees</a:t>
          </a:r>
        </a:p>
        <a:p>
          <a:pPr marL="0" lvl="0" indent="0" algn="l" defTabSz="355600">
            <a:lnSpc>
              <a:spcPct val="90000"/>
            </a:lnSpc>
            <a:spcBef>
              <a:spcPct val="0"/>
            </a:spcBef>
            <a:spcAft>
              <a:spcPct val="35000"/>
            </a:spcAft>
            <a:buNone/>
          </a:pPr>
          <a:r>
            <a:rPr lang="en-GB" sz="800" kern="1200">
              <a:solidFill>
                <a:srgbClr val="004664"/>
              </a:solidFill>
            </a:rPr>
            <a:t>- Promote responsible sourcing, raise concerns, engage with available training and follow procurement protocols  </a:t>
          </a:r>
        </a:p>
      </dsp:txBody>
      <dsp:txXfrm>
        <a:off x="4405016" y="2252456"/>
        <a:ext cx="1188261" cy="899102"/>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65CF579D064D838E9343AB46B3CEBE"/>
        <w:category>
          <w:name w:val="General"/>
          <w:gallery w:val="placeholder"/>
        </w:category>
        <w:types>
          <w:type w:val="bbPlcHdr"/>
        </w:types>
        <w:behaviors>
          <w:behavior w:val="content"/>
        </w:behaviors>
        <w:guid w:val="{4A3DA6D6-B366-480A-9330-E7CCA5BC126F}"/>
      </w:docPartPr>
      <w:docPartBody>
        <w:p w:rsidR="00460CA4" w:rsidRDefault="00460CA4">
          <w:r w:rsidRPr="009F2E81">
            <w:rPr>
              <w:rStyle w:val="PlaceholderText"/>
            </w:rPr>
            <w:t>[Subject]</w:t>
          </w:r>
        </w:p>
      </w:docPartBody>
    </w:docPart>
    <w:docPart>
      <w:docPartPr>
        <w:name w:val="FB127D9CE7554F61A5BEF58DA65B0B99"/>
        <w:category>
          <w:name w:val="General"/>
          <w:gallery w:val="placeholder"/>
        </w:category>
        <w:types>
          <w:type w:val="bbPlcHdr"/>
        </w:types>
        <w:behaviors>
          <w:behavior w:val="content"/>
        </w:behaviors>
        <w:guid w:val="{B18E111B-9E08-4786-AB6A-DDA3B639EF16}"/>
      </w:docPartPr>
      <w:docPartBody>
        <w:p w:rsidR="00460CA4" w:rsidRDefault="00460CA4">
          <w:r w:rsidRPr="009F2E81">
            <w:rPr>
              <w:rStyle w:val="PlaceholderText"/>
            </w:rPr>
            <w:t>[Category]</w:t>
          </w:r>
        </w:p>
      </w:docPartBody>
    </w:docPart>
    <w:docPart>
      <w:docPartPr>
        <w:name w:val="2069D62E88684A528992F9A8562AEE3E"/>
        <w:category>
          <w:name w:val="General"/>
          <w:gallery w:val="placeholder"/>
        </w:category>
        <w:types>
          <w:type w:val="bbPlcHdr"/>
        </w:types>
        <w:behaviors>
          <w:behavior w:val="content"/>
        </w:behaviors>
        <w:guid w:val="{44C97104-266C-48EB-B63C-B55CA1CE565B}"/>
      </w:docPartPr>
      <w:docPartBody>
        <w:p w:rsidR="00460CA4" w:rsidRDefault="00460CA4">
          <w:r w:rsidRPr="009F2E81">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Montserrat Thi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CA4"/>
    <w:rsid w:val="002E6215"/>
    <w:rsid w:val="00460CA4"/>
    <w:rsid w:val="0050759E"/>
    <w:rsid w:val="00841D14"/>
    <w:rsid w:val="00AB2883"/>
    <w:rsid w:val="00AC719B"/>
    <w:rsid w:val="00AE16C8"/>
    <w:rsid w:val="00C0783A"/>
    <w:rsid w:val="00F6059D"/>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CA4"/>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0CA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2025-05-28T00:00:00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015C70E3BA1B47B841290272DFEDE7" ma:contentTypeVersion="11" ma:contentTypeDescription="Create a new document." ma:contentTypeScope="" ma:versionID="17c22564362bb8abbfe914ae6de026e5">
  <xsd:schema xmlns:xsd="http://www.w3.org/2001/XMLSchema" xmlns:xs="http://www.w3.org/2001/XMLSchema" xmlns:p="http://schemas.microsoft.com/office/2006/metadata/properties" xmlns:ns2="05fa0199-0ac0-489b-862f-af2491cff8af" xmlns:ns3="e3d530df-8f93-4fe0-8ddb-66586744fc76" targetNamespace="http://schemas.microsoft.com/office/2006/metadata/properties" ma:root="true" ma:fieldsID="110dc4f675a56523661be3ad6b33e58e" ns2:_="" ns3:_="">
    <xsd:import namespace="05fa0199-0ac0-489b-862f-af2491cff8af"/>
    <xsd:import namespace="e3d530df-8f93-4fe0-8ddb-66586744fc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fa0199-0ac0-489b-862f-af2491cff8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82d0f7-bc42-4e5e-a9c8-11a581092ea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530df-8f93-4fe0-8ddb-66586744fc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c646ca-a230-4725-85bf-61750e24dba9}" ma:internalName="TaxCatchAll" ma:showField="CatchAllData" ma:web="e3d530df-8f93-4fe0-8ddb-66586744fc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5fa0199-0ac0-489b-862f-af2491cff8af">
      <Terms xmlns="http://schemas.microsoft.com/office/infopath/2007/PartnerControls"/>
    </lcf76f155ced4ddcb4097134ff3c332f>
    <TaxCatchAll xmlns="e3d530df-8f93-4fe0-8ddb-66586744fc7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A93FAF-70CA-483C-A32F-E55A51402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fa0199-0ac0-489b-862f-af2491cff8af"/>
    <ds:schemaRef ds:uri="e3d530df-8f93-4fe0-8ddb-66586744fc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3C38AC-D8D6-47D3-80FE-1AB3402CAD1B}">
  <ds:schemaRefs>
    <ds:schemaRef ds:uri="http://schemas.microsoft.com/sharepoint/v3/contenttype/forms"/>
  </ds:schemaRefs>
</ds:datastoreItem>
</file>

<file path=customXml/itemProps4.xml><?xml version="1.0" encoding="utf-8"?>
<ds:datastoreItem xmlns:ds="http://schemas.openxmlformats.org/officeDocument/2006/customXml" ds:itemID="{44E7E5E7-1C50-4C2A-9F01-52D50F32A2AB}">
  <ds:schemaRefs>
    <ds:schemaRef ds:uri="http://schemas.microsoft.com/office/2006/metadata/properties"/>
    <ds:schemaRef ds:uri="http://schemas.microsoft.com/office/infopath/2007/PartnerControls"/>
    <ds:schemaRef ds:uri="05fa0199-0ac0-489b-862f-af2491cff8af"/>
    <ds:schemaRef ds:uri="e3d530df-8f93-4fe0-8ddb-66586744fc76"/>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7</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Document reference: PPOL_???_???</dc:subject>
  <dc:creator>Eloise Mann</dc:creator>
  <cp:keywords/>
  <dc:description/>
  <cp:lastModifiedBy>Kenal Patel</cp:lastModifiedBy>
  <cp:revision>58</cp:revision>
  <dcterms:created xsi:type="dcterms:W3CDTF">2025-05-22T10:42:00Z</dcterms:created>
  <dcterms:modified xsi:type="dcterms:W3CDTF">2025-05-30T08:30:00Z</dcterms:modified>
  <cp:category>Version No. 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bd7ff8-3b7a-4023-9262-bfa2cce7efd8_Enabled">
    <vt:lpwstr>true</vt:lpwstr>
  </property>
  <property fmtid="{D5CDD505-2E9C-101B-9397-08002B2CF9AE}" pid="3" name="MSIP_Label_c3bd7ff8-3b7a-4023-9262-bfa2cce7efd8_SetDate">
    <vt:lpwstr>2025-05-22T13:44:08Z</vt:lpwstr>
  </property>
  <property fmtid="{D5CDD505-2E9C-101B-9397-08002B2CF9AE}" pid="4" name="MSIP_Label_c3bd7ff8-3b7a-4023-9262-bfa2cce7efd8_Method">
    <vt:lpwstr>Standard</vt:lpwstr>
  </property>
  <property fmtid="{D5CDD505-2E9C-101B-9397-08002B2CF9AE}" pid="5" name="MSIP_Label_c3bd7ff8-3b7a-4023-9262-bfa2cce7efd8_Name">
    <vt:lpwstr>Confidential</vt:lpwstr>
  </property>
  <property fmtid="{D5CDD505-2E9C-101B-9397-08002B2CF9AE}" pid="6" name="MSIP_Label_c3bd7ff8-3b7a-4023-9262-bfa2cce7efd8_SiteId">
    <vt:lpwstr>981b638a-0626-416d-a1b6-ce0e128c00bb</vt:lpwstr>
  </property>
  <property fmtid="{D5CDD505-2E9C-101B-9397-08002B2CF9AE}" pid="7" name="MSIP_Label_c3bd7ff8-3b7a-4023-9262-bfa2cce7efd8_ActionId">
    <vt:lpwstr>b7f492bd-7670-406d-9b9a-6e3aa917f801</vt:lpwstr>
  </property>
  <property fmtid="{D5CDD505-2E9C-101B-9397-08002B2CF9AE}" pid="8" name="MSIP_Label_c3bd7ff8-3b7a-4023-9262-bfa2cce7efd8_ContentBits">
    <vt:lpwstr>0</vt:lpwstr>
  </property>
  <property fmtid="{D5CDD505-2E9C-101B-9397-08002B2CF9AE}" pid="9" name="MSIP_Label_c3bd7ff8-3b7a-4023-9262-bfa2cce7efd8_Tag">
    <vt:lpwstr>10, 3, 0, 1</vt:lpwstr>
  </property>
  <property fmtid="{D5CDD505-2E9C-101B-9397-08002B2CF9AE}" pid="10" name="ContentTypeId">
    <vt:lpwstr>0x0101009C015C70E3BA1B47B841290272DFEDE7</vt:lpwstr>
  </property>
  <property fmtid="{D5CDD505-2E9C-101B-9397-08002B2CF9AE}" pid="11" name="MediaServiceImageTags">
    <vt:lpwstr/>
  </property>
</Properties>
</file>