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B45C1" w14:textId="77777777" w:rsidR="002D2ED2" w:rsidRDefault="002D2ED2">
      <w:pPr>
        <w:spacing w:after="80"/>
        <w:jc w:val="center"/>
        <w:rPr>
          <w:b/>
          <w:bCs/>
          <w:color w:val="1F4E79"/>
          <w:sz w:val="26"/>
          <w:szCs w:val="26"/>
        </w:rPr>
      </w:pPr>
    </w:p>
    <w:p w14:paraId="0EF12992" w14:textId="77777777" w:rsidR="002D2ED2" w:rsidRDefault="002D2ED2">
      <w:pPr>
        <w:spacing w:after="80"/>
        <w:jc w:val="center"/>
        <w:rPr>
          <w:b/>
          <w:bCs/>
          <w:color w:val="1F4E79"/>
          <w:sz w:val="26"/>
          <w:szCs w:val="26"/>
        </w:rPr>
      </w:pPr>
    </w:p>
    <w:p w14:paraId="607CD86B" w14:textId="5A1FBF0D" w:rsidR="004122AA" w:rsidRPr="000526DE" w:rsidRDefault="00867328">
      <w:pPr>
        <w:spacing w:after="80"/>
        <w:jc w:val="center"/>
        <w:rPr>
          <w:lang w:val="de-DE"/>
        </w:rPr>
      </w:pPr>
      <w:r w:rsidRPr="000526DE">
        <w:rPr>
          <w:b/>
          <w:bCs/>
          <w:color w:val="1F4E79"/>
          <w:sz w:val="26"/>
          <w:szCs w:val="26"/>
          <w:lang w:val="de-DE"/>
        </w:rPr>
        <w:t>Prestige Promotion Verkaufsförderung &amp; Werbeservice GmbH</w:t>
      </w:r>
    </w:p>
    <w:p w14:paraId="308772D7" w14:textId="77777777" w:rsidR="004122AA" w:rsidRPr="000526DE" w:rsidRDefault="00867328">
      <w:pPr>
        <w:spacing w:after="240"/>
        <w:jc w:val="center"/>
        <w:rPr>
          <w:lang w:val="de-DE"/>
        </w:rPr>
      </w:pPr>
      <w:r w:rsidRPr="000526DE">
        <w:rPr>
          <w:lang w:val="de-DE"/>
        </w:rPr>
        <w:t>Borsigstraße 2, D-63755 Alzenau</w:t>
      </w:r>
    </w:p>
    <w:p w14:paraId="5A57BA95" w14:textId="77777777" w:rsidR="002D2ED2" w:rsidRPr="000526DE" w:rsidRDefault="002D2ED2">
      <w:pPr>
        <w:spacing w:after="240"/>
        <w:jc w:val="center"/>
        <w:rPr>
          <w:lang w:val="de-DE"/>
        </w:rPr>
      </w:pPr>
    </w:p>
    <w:p w14:paraId="77BF1DAE" w14:textId="77777777" w:rsidR="002D2ED2" w:rsidRPr="000526DE" w:rsidRDefault="002D2ED2">
      <w:pPr>
        <w:spacing w:after="240"/>
        <w:jc w:val="center"/>
        <w:rPr>
          <w:lang w:val="de-DE"/>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122AA" w14:paraId="4E6E5491" w14:textId="77777777">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20" w:type="dxa"/>
              <w:left w:w="200" w:type="dxa"/>
              <w:bottom w:w="120" w:type="dxa"/>
              <w:right w:w="200" w:type="dxa"/>
            </w:tcMar>
          </w:tcPr>
          <w:p w14:paraId="574D6025" w14:textId="77777777" w:rsidR="004122AA" w:rsidRDefault="00867328">
            <w:pPr>
              <w:jc w:val="center"/>
            </w:pPr>
            <w:r>
              <w:rPr>
                <w:b/>
                <w:bCs/>
                <w:color w:val="FFFFFF"/>
                <w:sz w:val="28"/>
                <w:szCs w:val="28"/>
              </w:rPr>
              <w:t>LABOUR AND HUMAN RIGHTS POLICY</w:t>
            </w:r>
          </w:p>
        </w:tc>
      </w:tr>
    </w:tbl>
    <w:p w14:paraId="79AF1271" w14:textId="77777777" w:rsidR="004122AA" w:rsidRDefault="004122AA">
      <w:pPr>
        <w:spacing w:after="20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4122AA" w:rsidRPr="002D2ED2" w14:paraId="5B6955A0"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637C1A" w14:textId="77777777" w:rsidR="004122AA" w:rsidRPr="002D2ED2" w:rsidRDefault="00867328">
            <w:r w:rsidRPr="002D2ED2">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9CBF73" w14:textId="77777777" w:rsidR="004122AA" w:rsidRPr="002D2ED2" w:rsidRDefault="00867328">
            <w:r w:rsidRPr="002D2ED2">
              <w:t>Labour and Human Rights Policy</w:t>
            </w:r>
          </w:p>
        </w:tc>
      </w:tr>
      <w:tr w:rsidR="004122AA" w:rsidRPr="002D2ED2" w14:paraId="537BB825"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06B376" w14:textId="77777777" w:rsidR="004122AA" w:rsidRPr="002D2ED2" w:rsidRDefault="00867328">
            <w:r w:rsidRPr="002D2ED2">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1FBBFD" w14:textId="77777777" w:rsidR="004122AA" w:rsidRPr="002D2ED2" w:rsidRDefault="00867328">
            <w:r w:rsidRPr="002D2ED2">
              <w:t>POL-LHR-001</w:t>
            </w:r>
          </w:p>
        </w:tc>
      </w:tr>
      <w:tr w:rsidR="004122AA" w:rsidRPr="002D2ED2" w14:paraId="5CF447F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54381C" w14:textId="77777777" w:rsidR="004122AA" w:rsidRPr="002D2ED2" w:rsidRDefault="00867328">
            <w:r w:rsidRPr="002D2ED2">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F96DC0" w14:textId="77777777" w:rsidR="004122AA" w:rsidRPr="002D2ED2" w:rsidRDefault="00867328">
            <w:r w:rsidRPr="002D2ED2">
              <w:t>1.0</w:t>
            </w:r>
          </w:p>
        </w:tc>
      </w:tr>
      <w:tr w:rsidR="004122AA" w:rsidRPr="002D2ED2" w14:paraId="4FB9881E"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791005" w14:textId="77777777" w:rsidR="004122AA" w:rsidRPr="002D2ED2" w:rsidRDefault="00867328">
            <w:r w:rsidRPr="002D2ED2">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684205" w14:textId="77777777" w:rsidR="004122AA" w:rsidRPr="002D2ED2" w:rsidRDefault="00867328">
            <w:r w:rsidRPr="002D2ED2">
              <w:t>01.10.2025</w:t>
            </w:r>
          </w:p>
        </w:tc>
      </w:tr>
      <w:tr w:rsidR="004122AA" w:rsidRPr="002D2ED2" w14:paraId="77B81E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A7B99F" w14:textId="77777777" w:rsidR="004122AA" w:rsidRPr="002D2ED2" w:rsidRDefault="00867328">
            <w:r w:rsidRPr="002D2ED2">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88D09F" w14:textId="77777777" w:rsidR="004122AA" w:rsidRPr="002D2ED2" w:rsidRDefault="00867328">
            <w:r w:rsidRPr="002D2ED2">
              <w:t>October 2026</w:t>
            </w:r>
          </w:p>
        </w:tc>
      </w:tr>
      <w:tr w:rsidR="004122AA" w:rsidRPr="002D2ED2" w14:paraId="48BA3BD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D7CE407" w14:textId="77777777" w:rsidR="004122AA" w:rsidRPr="002D2ED2" w:rsidRDefault="00867328">
            <w:r w:rsidRPr="002D2ED2">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B44C804" w14:textId="2780C5DD" w:rsidR="004122AA" w:rsidRPr="002D2ED2" w:rsidRDefault="00867328">
            <w:r w:rsidRPr="002D2ED2">
              <w:t xml:space="preserve">Quality Management </w:t>
            </w:r>
          </w:p>
        </w:tc>
      </w:tr>
      <w:tr w:rsidR="004122AA" w:rsidRPr="002D2ED2" w14:paraId="2F99BD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9565DE" w14:textId="77777777" w:rsidR="004122AA" w:rsidRPr="002D2ED2" w:rsidRDefault="00867328">
            <w:r w:rsidRPr="002D2ED2">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71BE2E" w14:textId="77777777" w:rsidR="004122AA" w:rsidRPr="002D2ED2" w:rsidRDefault="00867328">
            <w:r w:rsidRPr="002D2ED2">
              <w:t>Management</w:t>
            </w:r>
          </w:p>
        </w:tc>
      </w:tr>
      <w:tr w:rsidR="004122AA" w:rsidRPr="002D2ED2" w14:paraId="5FB7A882"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193247" w14:textId="77777777" w:rsidR="004122AA" w:rsidRPr="002D2ED2" w:rsidRDefault="00867328">
            <w:r w:rsidRPr="002D2ED2">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AA9234" w14:textId="77777777" w:rsidR="004122AA" w:rsidRPr="002D2ED2" w:rsidRDefault="00867328">
            <w:r w:rsidRPr="002D2ED2">
              <w:t>Internal / External upon request</w:t>
            </w:r>
          </w:p>
        </w:tc>
      </w:tr>
    </w:tbl>
    <w:p w14:paraId="23C87857" w14:textId="77777777" w:rsidR="004122AA" w:rsidRDefault="004122AA">
      <w:pPr>
        <w:spacing w:after="300"/>
      </w:pPr>
    </w:p>
    <w:p w14:paraId="396E7FD4" w14:textId="77777777" w:rsidR="00D9206E" w:rsidRDefault="00D9206E">
      <w:r>
        <w:br w:type="page"/>
      </w:r>
    </w:p>
    <w:p w14:paraId="05088F7F" w14:textId="77777777" w:rsidR="00D9206E" w:rsidRDefault="00D9206E"/>
    <w:p w14:paraId="1FCA24F4" w14:textId="2762030C" w:rsidR="00D9206E" w:rsidRDefault="00D9206E">
      <w:r>
        <w:t>Content</w:t>
      </w:r>
    </w:p>
    <w:p w14:paraId="1F02B88D" w14:textId="77777777" w:rsidR="00D9206E" w:rsidRDefault="00D9206E"/>
    <w:p w14:paraId="1F291D99" w14:textId="77777777" w:rsidR="00D9206E" w:rsidRDefault="00D9206E"/>
    <w:p w14:paraId="37F2F7F7" w14:textId="77777777" w:rsidR="00D9206E" w:rsidRDefault="00D9206E"/>
    <w:p w14:paraId="76E59079" w14:textId="77777777" w:rsidR="00D9206E" w:rsidRDefault="00D9206E"/>
    <w:p w14:paraId="2D2A671D" w14:textId="77777777" w:rsidR="00D9206E" w:rsidRDefault="00D9206E"/>
    <w:p w14:paraId="1B475B9C" w14:textId="77777777" w:rsidR="00D9206E" w:rsidRDefault="00D9206E"/>
    <w:p w14:paraId="52860184" w14:textId="77777777" w:rsidR="00D9206E" w:rsidRDefault="00D9206E"/>
    <w:p w14:paraId="564D8B0F" w14:textId="77777777" w:rsidR="00D9206E" w:rsidRDefault="00D9206E"/>
    <w:p w14:paraId="671E25C8" w14:textId="77777777" w:rsidR="00D9206E" w:rsidRDefault="00D9206E"/>
    <w:p w14:paraId="2C2BBEE4" w14:textId="77777777" w:rsidR="00D9206E" w:rsidRDefault="00D9206E"/>
    <w:p w14:paraId="2EB3B35A" w14:textId="77777777" w:rsidR="00D9206E" w:rsidRDefault="00D9206E"/>
    <w:p w14:paraId="3B1A9777" w14:textId="6DBE717A" w:rsidR="00D9206E" w:rsidRDefault="00D9206E">
      <w:r>
        <w:t>Tables</w:t>
      </w:r>
    </w:p>
    <w:p w14:paraId="5D0569CA" w14:textId="77777777" w:rsidR="00D9206E" w:rsidRDefault="00D9206E"/>
    <w:p w14:paraId="52AAFE40" w14:textId="28F869F3" w:rsidR="002D2ED2" w:rsidRDefault="002D2ED2">
      <w:pPr>
        <w:rPr>
          <w:b/>
          <w:bCs/>
          <w:color w:val="1F4E79"/>
          <w:sz w:val="28"/>
          <w:szCs w:val="28"/>
        </w:rPr>
      </w:pPr>
      <w:r>
        <w:br w:type="page"/>
      </w:r>
    </w:p>
    <w:p w14:paraId="5CBD77C6" w14:textId="5565CD9F"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Purpose and Scope</w:t>
      </w:r>
    </w:p>
    <w:p w14:paraId="43515EBD" w14:textId="6D0DD7D1" w:rsidR="004122AA" w:rsidRPr="002D2ED2" w:rsidRDefault="00867328" w:rsidP="002D2ED2">
      <w:pPr>
        <w:spacing w:after="120"/>
        <w:jc w:val="both"/>
        <w:rPr>
          <w:sz w:val="22"/>
          <w:szCs w:val="22"/>
        </w:rPr>
      </w:pPr>
      <w:r w:rsidRPr="002D2ED2">
        <w:rPr>
          <w:sz w:val="22"/>
          <w:szCs w:val="22"/>
        </w:rPr>
        <w:t>This Labour and Human Rights Policy sets out the binding commitments of Prestige Promotion Verkaufsförderung &amp; Werbeservice GmbH (hereinafter referred to as "Prestige Promotion") with respect to the fair treatment of all people working within and for our o</w:t>
      </w:r>
      <w:r w:rsidRPr="002D2ED2">
        <w:rPr>
          <w:sz w:val="22"/>
          <w:szCs w:val="22"/>
        </w:rPr>
        <w:t>rganisation. It defines qualitative and quantitative objectives for the relevant labour and human rights topics, forms the basis for a systematic approach to social responsibility, and demonstrates our commitment to the principles of human dignity, fairnes</w:t>
      </w:r>
      <w:r w:rsidRPr="002D2ED2">
        <w:rPr>
          <w:sz w:val="22"/>
          <w:szCs w:val="22"/>
        </w:rPr>
        <w:t>s and opportunity for all.</w:t>
      </w:r>
    </w:p>
    <w:p w14:paraId="23AC5AE5" w14:textId="77777777" w:rsidR="004122AA" w:rsidRDefault="004122AA">
      <w:pPr>
        <w:spacing w:after="80"/>
      </w:pPr>
    </w:p>
    <w:p w14:paraId="2627BBB0" w14:textId="77777777" w:rsidR="004122AA" w:rsidRDefault="00867328">
      <w:pPr>
        <w:pStyle w:val="berschrift2"/>
      </w:pPr>
      <w:r>
        <w:t>1.1 Scope of Application</w:t>
      </w:r>
    </w:p>
    <w:p w14:paraId="5D582720" w14:textId="77777777" w:rsidR="004122AA" w:rsidRPr="002D2ED2" w:rsidRDefault="00867328">
      <w:pPr>
        <w:spacing w:after="120"/>
        <w:rPr>
          <w:sz w:val="22"/>
          <w:szCs w:val="22"/>
        </w:rPr>
      </w:pPr>
      <w:r w:rsidRPr="002D2ED2">
        <w:rPr>
          <w:sz w:val="22"/>
          <w:szCs w:val="22"/>
        </w:rPr>
        <w:t>This policy applies to all sites, business processes, personnel and stakeholders of Prestige Promotion. The operating sites covered under this Labour and Human Rights Policy are:</w:t>
      </w:r>
    </w:p>
    <w:p w14:paraId="19E1EED0" w14:textId="77777777" w:rsidR="004122AA" w:rsidRDefault="004122AA">
      <w:pPr>
        <w:spacing w:after="6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9"/>
        <w:gridCol w:w="3689"/>
      </w:tblGrid>
      <w:tr w:rsidR="004122AA" w14:paraId="0B64194C" w14:textId="77777777" w:rsidTr="002D2ED2">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0B936287" w14:textId="77777777" w:rsidR="004122AA" w:rsidRPr="002D2ED2" w:rsidRDefault="00867328">
            <w:pPr>
              <w:rPr>
                <w:color w:val="FFFFFF" w:themeColor="background1"/>
                <w:sz w:val="22"/>
                <w:szCs w:val="22"/>
              </w:rPr>
            </w:pPr>
            <w:r w:rsidRPr="002D2ED2">
              <w:rPr>
                <w:b/>
                <w:bCs/>
                <w:color w:val="FFFFFF" w:themeColor="background1"/>
                <w:sz w:val="22"/>
                <w:szCs w:val="22"/>
              </w:rPr>
              <w:t>#</w:t>
            </w:r>
          </w:p>
        </w:tc>
        <w:tc>
          <w:tcPr>
            <w:tcW w:w="5249"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30379B07" w14:textId="77777777" w:rsidR="004122AA" w:rsidRPr="002D2ED2" w:rsidRDefault="00867328">
            <w:pPr>
              <w:rPr>
                <w:color w:val="FFFFFF" w:themeColor="background1"/>
                <w:sz w:val="22"/>
                <w:szCs w:val="22"/>
              </w:rPr>
            </w:pPr>
            <w:r w:rsidRPr="002D2ED2">
              <w:rPr>
                <w:b/>
                <w:bCs/>
                <w:color w:val="FFFFFF" w:themeColor="background1"/>
                <w:sz w:val="22"/>
                <w:szCs w:val="22"/>
              </w:rPr>
              <w:t>Site Name</w:t>
            </w:r>
          </w:p>
        </w:tc>
        <w:tc>
          <w:tcPr>
            <w:tcW w:w="3689"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043280B" w14:textId="77777777" w:rsidR="004122AA" w:rsidRPr="002D2ED2" w:rsidRDefault="00867328">
            <w:pPr>
              <w:rPr>
                <w:color w:val="FFFFFF" w:themeColor="background1"/>
                <w:sz w:val="22"/>
                <w:szCs w:val="22"/>
              </w:rPr>
            </w:pPr>
            <w:r w:rsidRPr="002D2ED2">
              <w:rPr>
                <w:b/>
                <w:bCs/>
                <w:color w:val="FFFFFF" w:themeColor="background1"/>
                <w:sz w:val="22"/>
                <w:szCs w:val="22"/>
              </w:rPr>
              <w:t>Address</w:t>
            </w:r>
          </w:p>
        </w:tc>
      </w:tr>
      <w:tr w:rsidR="004122AA" w14:paraId="2A49D363" w14:textId="77777777" w:rsidTr="002D2ED2">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2B3049" w14:textId="77777777" w:rsidR="004122AA" w:rsidRPr="002D2ED2" w:rsidRDefault="00867328">
            <w:pPr>
              <w:rPr>
                <w:sz w:val="22"/>
                <w:szCs w:val="22"/>
              </w:rPr>
            </w:pPr>
            <w:r w:rsidRPr="002D2ED2">
              <w:rPr>
                <w:sz w:val="22"/>
                <w:szCs w:val="22"/>
              </w:rPr>
              <w:t>1</w:t>
            </w:r>
          </w:p>
        </w:tc>
        <w:tc>
          <w:tcPr>
            <w:tcW w:w="52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E8126D" w14:textId="77777777" w:rsidR="004122AA" w:rsidRPr="002D2ED2" w:rsidRDefault="00867328">
            <w:pPr>
              <w:rPr>
                <w:sz w:val="22"/>
                <w:szCs w:val="22"/>
              </w:rPr>
            </w:pPr>
            <w:r w:rsidRPr="002D2ED2">
              <w:rPr>
                <w:sz w:val="22"/>
                <w:szCs w:val="22"/>
              </w:rPr>
              <w:t>Prestige Promotion – Headquarters &amp; Operations</w:t>
            </w:r>
          </w:p>
        </w:tc>
        <w:tc>
          <w:tcPr>
            <w:tcW w:w="3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179207" w14:textId="77777777" w:rsidR="004122AA" w:rsidRPr="002D2ED2" w:rsidRDefault="00867328">
            <w:pPr>
              <w:rPr>
                <w:sz w:val="22"/>
                <w:szCs w:val="22"/>
              </w:rPr>
            </w:pPr>
            <w:r w:rsidRPr="002D2ED2">
              <w:rPr>
                <w:sz w:val="22"/>
                <w:szCs w:val="22"/>
              </w:rPr>
              <w:t>Borsigstraße 2, D-63755 Alzenau</w:t>
            </w:r>
          </w:p>
        </w:tc>
      </w:tr>
    </w:tbl>
    <w:p w14:paraId="6D3F4352" w14:textId="77777777" w:rsidR="004122AA" w:rsidRDefault="004122AA">
      <w:pPr>
        <w:spacing w:after="120"/>
      </w:pPr>
    </w:p>
    <w:p w14:paraId="2F069022" w14:textId="77777777" w:rsidR="004122AA" w:rsidRPr="002D2ED2" w:rsidRDefault="00867328">
      <w:pPr>
        <w:spacing w:after="120"/>
        <w:rPr>
          <w:sz w:val="22"/>
          <w:szCs w:val="22"/>
        </w:rPr>
      </w:pPr>
      <w:r w:rsidRPr="002D2ED2">
        <w:rPr>
          <w:sz w:val="22"/>
          <w:szCs w:val="22"/>
        </w:rPr>
        <w:t>In addition, this policy applies to the following groups and processes:</w:t>
      </w:r>
    </w:p>
    <w:p w14:paraId="29D43F32"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 xml:space="preserve">All business processes: secondary packaging, repackaging, contract packaging and </w:t>
      </w:r>
      <w:r w:rsidRPr="002D2ED2">
        <w:rPr>
          <w:sz w:val="22"/>
          <w:szCs w:val="22"/>
        </w:rPr>
        <w:t>storage of pharmaceuticals and medical devices</w:t>
      </w:r>
    </w:p>
    <w:p w14:paraId="4E8928A5"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All employees (full-time, part-time, temporary workers)</w:t>
      </w:r>
    </w:p>
    <w:p w14:paraId="7EE926B7"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Contracted service providers and suppliers on company premises</w:t>
      </w:r>
    </w:p>
    <w:p w14:paraId="517F4672" w14:textId="4105BBFE"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Internal and external stakeholders (customers, authorities, inspection bodies)</w:t>
      </w:r>
    </w:p>
    <w:p w14:paraId="15CCC41D" w14:textId="4A132904"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t>Management Labour and Human Rights Commitments</w:t>
      </w:r>
    </w:p>
    <w:p w14:paraId="7FD3B57F" w14:textId="77777777" w:rsidR="004122AA" w:rsidRPr="002D2ED2" w:rsidRDefault="00867328">
      <w:pPr>
        <w:spacing w:after="120"/>
        <w:rPr>
          <w:sz w:val="22"/>
          <w:szCs w:val="22"/>
        </w:rPr>
      </w:pPr>
      <w:r w:rsidRPr="002D2ED2">
        <w:rPr>
          <w:sz w:val="22"/>
          <w:szCs w:val="22"/>
        </w:rPr>
        <w:t>The management of Prestige Promotion commits to:</w:t>
      </w:r>
    </w:p>
    <w:p w14:paraId="77E6D553"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Compliance with all applicable labour laws, social regulations, and human rights obligations including the German Supply Chain Due Diligence Act (LkSG), the Ger</w:t>
      </w:r>
      <w:r w:rsidRPr="002D2ED2">
        <w:rPr>
          <w:sz w:val="22"/>
          <w:szCs w:val="22"/>
        </w:rPr>
        <w:t>man Minimum Wage Act (MiLoG), the German Working Hours Act (ArbZG), and the EU General Data Protection Regulation (GDPR)</w:t>
      </w:r>
    </w:p>
    <w:p w14:paraId="6D92CBA8"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Ensuring a safe, healthy, and dignified working environment for all persons working within or for the company</w:t>
      </w:r>
    </w:p>
    <w:p w14:paraId="339BEBA3"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 xml:space="preserve">Prohibiting all forms of </w:t>
      </w:r>
      <w:r w:rsidRPr="002D2ED2">
        <w:rPr>
          <w:sz w:val="22"/>
          <w:szCs w:val="22"/>
        </w:rPr>
        <w:t>child labour, forced labour, and human trafficking within our operations and supply chain</w:t>
      </w:r>
    </w:p>
    <w:p w14:paraId="7FAB8C93"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Providing equal opportunity and prohibiting all forms of discrimination and harassment</w:t>
      </w:r>
    </w:p>
    <w:p w14:paraId="733CE4BA"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Investing in the professional development and training of our workforce</w:t>
      </w:r>
    </w:p>
    <w:p w14:paraId="021FA132"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Providi</w:t>
      </w:r>
      <w:r w:rsidRPr="002D2ED2">
        <w:rPr>
          <w:sz w:val="22"/>
          <w:szCs w:val="22"/>
        </w:rPr>
        <w:t>ng the necessary resources for the implementation and monitoring of this policy</w:t>
      </w:r>
    </w:p>
    <w:p w14:paraId="1277A4C1"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Regular review and updating of this policy (at least annually)</w:t>
      </w:r>
    </w:p>
    <w:p w14:paraId="12F82C54"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Transparent communication of labour and human rights objectives to employees and relevant stakeholders</w:t>
      </w:r>
    </w:p>
    <w:p w14:paraId="55C93D13" w14:textId="77777777" w:rsidR="004122AA" w:rsidRPr="002D2ED2" w:rsidRDefault="00867328">
      <w:pPr>
        <w:numPr>
          <w:ilvl w:val="0"/>
          <w:numId w:val="1"/>
        </w:numPr>
        <w:pBdr>
          <w:top w:val="nil"/>
          <w:left w:val="nil"/>
          <w:bottom w:val="nil"/>
          <w:right w:val="nil"/>
          <w:between w:val="nil"/>
        </w:pBdr>
        <w:spacing w:after="60"/>
        <w:rPr>
          <w:sz w:val="22"/>
          <w:szCs w:val="22"/>
        </w:rPr>
      </w:pPr>
      <w:r w:rsidRPr="002D2ED2">
        <w:rPr>
          <w:sz w:val="22"/>
          <w:szCs w:val="22"/>
        </w:rPr>
        <w:t>Integratio</w:t>
      </w:r>
      <w:r w:rsidRPr="002D2ED2">
        <w:rPr>
          <w:sz w:val="22"/>
          <w:szCs w:val="22"/>
        </w:rPr>
        <w:t>n of human rights and social responsibility into all business and procurement decisions</w:t>
      </w:r>
    </w:p>
    <w:p w14:paraId="2438E256" w14:textId="77777777" w:rsidR="004122AA" w:rsidRDefault="004122AA">
      <w:pPr>
        <w:spacing w:after="200"/>
      </w:pPr>
    </w:p>
    <w:p w14:paraId="290364E9" w14:textId="77777777" w:rsidR="00644FEF" w:rsidRDefault="00644FEF">
      <w:pPr>
        <w:spacing w:after="200"/>
      </w:pPr>
    </w:p>
    <w:p w14:paraId="354FCE51" w14:textId="09B7665B" w:rsidR="004122AA" w:rsidRPr="002D2ED2" w:rsidRDefault="00867328" w:rsidP="00E35CD8">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jc w:val="both"/>
        <w:rPr>
          <w:color w:val="1F3864"/>
        </w:rPr>
      </w:pPr>
      <w:r w:rsidRPr="002D2ED2">
        <w:rPr>
          <w:color w:val="1F3864"/>
        </w:rPr>
        <w:lastRenderedPageBreak/>
        <w:t>Relevant Labour and Human Rights Topics and Objectives</w:t>
      </w:r>
    </w:p>
    <w:p w14:paraId="1ECB8828" w14:textId="77777777" w:rsidR="004122AA" w:rsidRPr="00644FEF" w:rsidRDefault="00867328" w:rsidP="00E35CD8">
      <w:pPr>
        <w:spacing w:after="120"/>
        <w:jc w:val="both"/>
        <w:rPr>
          <w:sz w:val="22"/>
          <w:szCs w:val="22"/>
        </w:rPr>
      </w:pPr>
      <w:r w:rsidRPr="00644FEF">
        <w:rPr>
          <w:sz w:val="22"/>
          <w:szCs w:val="22"/>
        </w:rPr>
        <w:t xml:space="preserve">The following five topic areas have been identified as material for the company. For each area, </w:t>
      </w:r>
      <w:r w:rsidRPr="00644FEF">
        <w:rPr>
          <w:sz w:val="22"/>
          <w:szCs w:val="22"/>
        </w:rPr>
        <w:t>qualitative commitments as well as quantitative targets are defined.</w:t>
      </w:r>
    </w:p>
    <w:p w14:paraId="01332F4A" w14:textId="77777777" w:rsidR="004122AA" w:rsidRPr="00644FEF" w:rsidRDefault="00867328" w:rsidP="00E35CD8">
      <w:pPr>
        <w:spacing w:after="120"/>
        <w:jc w:val="both"/>
        <w:rPr>
          <w:sz w:val="22"/>
          <w:szCs w:val="22"/>
        </w:rPr>
      </w:pPr>
      <w:r w:rsidRPr="00644FEF">
        <w:rPr>
          <w:sz w:val="22"/>
          <w:szCs w:val="22"/>
        </w:rPr>
        <w:t>The base year is 2025.</w:t>
      </w:r>
    </w:p>
    <w:p w14:paraId="48C2EB65" w14:textId="77777777" w:rsidR="004122AA" w:rsidRDefault="00867328" w:rsidP="00E35CD8">
      <w:pPr>
        <w:pStyle w:val="berschrift2"/>
        <w:jc w:val="both"/>
      </w:pPr>
      <w:r>
        <w:t>3.1 Employee Health &amp; Safety</w:t>
      </w:r>
    </w:p>
    <w:p w14:paraId="78CD52B9" w14:textId="77777777" w:rsidR="004122AA" w:rsidRDefault="00867328" w:rsidP="00E35CD8">
      <w:pPr>
        <w:spacing w:after="100"/>
        <w:jc w:val="both"/>
      </w:pPr>
      <w:r>
        <w:rPr>
          <w:b/>
          <w:bCs/>
        </w:rPr>
        <w:t>Commitment:</w:t>
      </w:r>
    </w:p>
    <w:p w14:paraId="77EB813C" w14:textId="77777777" w:rsidR="004122AA" w:rsidRPr="00644FEF" w:rsidRDefault="00867328" w:rsidP="00E35CD8">
      <w:pPr>
        <w:spacing w:after="120"/>
        <w:jc w:val="both"/>
        <w:rPr>
          <w:sz w:val="22"/>
          <w:szCs w:val="22"/>
        </w:rPr>
      </w:pPr>
      <w:r w:rsidRPr="00644FEF">
        <w:rPr>
          <w:sz w:val="22"/>
          <w:szCs w:val="22"/>
        </w:rPr>
        <w:t>Prestige Promotion is committed to providing a safe and healthy working environment for all employees, temporary workers, and visitors at its Alzenau facility. Our operations involve GMP-regulated pharmaceutical packaging lines, chemical handling, manual h</w:t>
      </w:r>
      <w:r w:rsidRPr="00644FEF">
        <w:rPr>
          <w:sz w:val="22"/>
          <w:szCs w:val="22"/>
        </w:rPr>
        <w:t>andling tasks, and warehouse logistics – all of which carry inherent physical risks that must be actively managed. We embed a culture of safety-first in our daily operations, ensuring that every person returns home safe and healthy at the end of each worki</w:t>
      </w:r>
      <w:r w:rsidRPr="00644FEF">
        <w:rPr>
          <w:sz w:val="22"/>
          <w:szCs w:val="22"/>
        </w:rPr>
        <w:t>ng day.</w:t>
      </w:r>
    </w:p>
    <w:p w14:paraId="20C9C8B8" w14:textId="77777777" w:rsidR="004122AA" w:rsidRDefault="00867328" w:rsidP="00E35CD8">
      <w:pPr>
        <w:spacing w:after="100"/>
        <w:jc w:val="both"/>
      </w:pPr>
      <w:r>
        <w:rPr>
          <w:b/>
          <w:bCs/>
        </w:rPr>
        <w:t>Measures:</w:t>
      </w:r>
    </w:p>
    <w:p w14:paraId="7826004D"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Maintenance and continuous updating of a comprehensive occupational health and safety management system in compliance with the German Occupational Safety and Health Act (ArbSchG), the German Accident Prevention Regulations (DGUV Vorschrif</w:t>
      </w:r>
      <w:r w:rsidRPr="00644FEF">
        <w:rPr>
          <w:sz w:val="22"/>
          <w:szCs w:val="22"/>
        </w:rPr>
        <w:t>ten), and GMP occupational safety standards</w:t>
      </w:r>
    </w:p>
    <w:p w14:paraId="64E6726C"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Systematic workplace hazard assessments (Gefährdungsbeurteilung) for all workplaces and tasks, reviewed at least annually and whenever significant process, equipment, or personnel changes occur, covering physical</w:t>
      </w:r>
      <w:r w:rsidRPr="00644FEF">
        <w:rPr>
          <w:sz w:val="22"/>
          <w:szCs w:val="22"/>
        </w:rPr>
        <w:t>, chemical, biological, ergonomic, and psychosocial hazards</w:t>
      </w:r>
    </w:p>
    <w:p w14:paraId="77C07B2A"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Provision and mandatory use of appropriate personal protective equipment (PPE) for all tasks requiring it, including gloves, respiratory protection, safety footwear, and eye protection where appli</w:t>
      </w:r>
      <w:r w:rsidRPr="00644FEF">
        <w:rPr>
          <w:sz w:val="22"/>
          <w:szCs w:val="22"/>
        </w:rPr>
        <w:t>cable, with documented training on correct use and replacement procedures</w:t>
      </w:r>
    </w:p>
    <w:p w14:paraId="30C59A22"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Implementation of a near-miss and incident reporting system enabling all employees to report unsafe conditions, near-misses, and accidents without fear of reprisal; all reported even</w:t>
      </w:r>
      <w:r w:rsidRPr="00644FEF">
        <w:rPr>
          <w:sz w:val="22"/>
          <w:szCs w:val="22"/>
        </w:rPr>
        <w:t>ts are investigated, root causes identified, and corrective actions implemented and verified</w:t>
      </w:r>
    </w:p>
    <w:p w14:paraId="27B6E89D"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Regular mandatory safety training for all employees, including induction training for new starters, annual safety refreshers, and task-specific training covering m</w:t>
      </w:r>
      <w:r w:rsidRPr="00644FEF">
        <w:rPr>
          <w:sz w:val="22"/>
          <w:szCs w:val="22"/>
        </w:rPr>
        <w:t>achine safety, manual handling, chemical hazards, and emergency procedures – documented in the training management system</w:t>
      </w:r>
    </w:p>
    <w:p w14:paraId="2F0695D8"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 xml:space="preserve">Emergency preparedness measures including documented emergency response plans, trained first-aiders at all times during working </w:t>
      </w:r>
      <w:r w:rsidRPr="00644FEF">
        <w:rPr>
          <w:sz w:val="22"/>
          <w:szCs w:val="22"/>
        </w:rPr>
        <w:t>hours, clearly marked evacuation routes and assembly points, and regular fire drills conducted in compliance with statutory requirements</w:t>
      </w:r>
    </w:p>
    <w:p w14:paraId="2AAF4BE6" w14:textId="77777777" w:rsidR="004122AA" w:rsidRPr="00644FEF" w:rsidRDefault="00867328" w:rsidP="00E35CD8">
      <w:pPr>
        <w:numPr>
          <w:ilvl w:val="0"/>
          <w:numId w:val="1"/>
        </w:numPr>
        <w:pBdr>
          <w:top w:val="nil"/>
          <w:left w:val="nil"/>
          <w:bottom w:val="nil"/>
          <w:right w:val="nil"/>
          <w:between w:val="nil"/>
        </w:pBdr>
        <w:spacing w:after="60"/>
        <w:jc w:val="both"/>
        <w:rPr>
          <w:sz w:val="22"/>
          <w:szCs w:val="22"/>
        </w:rPr>
      </w:pPr>
      <w:r w:rsidRPr="00644FEF">
        <w:rPr>
          <w:sz w:val="22"/>
          <w:szCs w:val="22"/>
        </w:rPr>
        <w:t>Ergonomics assessments for production and packaging workstations, with identified improvements implemented on a priorit</w:t>
      </w:r>
      <w:r w:rsidRPr="00644FEF">
        <w:rPr>
          <w:sz w:val="22"/>
          <w:szCs w:val="22"/>
        </w:rPr>
        <w:t>ised basis to reduce the risk of musculoskeletal disorders arising from repetitive tasks, lifting, or prolonged static postures</w:t>
      </w:r>
    </w:p>
    <w:p w14:paraId="21FF7486" w14:textId="77777777" w:rsidR="004122AA" w:rsidRDefault="004122AA" w:rsidP="00E35CD8">
      <w:pPr>
        <w:spacing w:after="80"/>
        <w:jc w:val="both"/>
      </w:pPr>
    </w:p>
    <w:p w14:paraId="49DECF07" w14:textId="77777777" w:rsidR="00D9206E" w:rsidRDefault="00D9206E">
      <w:pPr>
        <w:rPr>
          <w:b/>
          <w:bCs/>
        </w:rPr>
      </w:pPr>
      <w:r>
        <w:rPr>
          <w:b/>
          <w:bCs/>
        </w:rPr>
        <w:br w:type="page"/>
      </w:r>
    </w:p>
    <w:p w14:paraId="6025F479" w14:textId="3534E916" w:rsidR="004122AA" w:rsidRDefault="00867328" w:rsidP="00E35CD8">
      <w:pPr>
        <w:spacing w:after="120"/>
        <w:jc w:val="both"/>
      </w:pPr>
      <w:r>
        <w:rPr>
          <w:b/>
          <w:bCs/>
        </w:rPr>
        <w:lastRenderedPageBreak/>
        <w:t>Quantitative Objectives — Employee Health &amp; Safety:</w:t>
      </w:r>
    </w:p>
    <w:p w14:paraId="2B209DD9" w14:textId="77777777" w:rsidR="004122AA" w:rsidRPr="00644FEF" w:rsidRDefault="00867328" w:rsidP="00E35CD8">
      <w:pPr>
        <w:spacing w:after="120"/>
        <w:jc w:val="both"/>
        <w:rPr>
          <w:sz w:val="22"/>
          <w:szCs w:val="22"/>
        </w:rPr>
      </w:pPr>
      <w:r w:rsidRPr="00644FEF">
        <w:rPr>
          <w:sz w:val="22"/>
          <w:szCs w:val="22"/>
        </w:rPr>
        <w:t>Note: GMP-based safety procedures and DGUV compliance are already establi</w:t>
      </w:r>
      <w:r w:rsidRPr="00644FEF">
        <w:rPr>
          <w:sz w:val="22"/>
          <w:szCs w:val="22"/>
        </w:rPr>
        <w:t>shed. Focus: systematic recording, KPI tracking, and continuous improvement of safety culture.</w:t>
      </w:r>
    </w:p>
    <w:p w14:paraId="1D546A25" w14:textId="77777777" w:rsidR="004122AA" w:rsidRDefault="004122AA" w:rsidP="00E35CD8">
      <w:pPr>
        <w:spacing w:after="60"/>
        <w:jc w:val="both"/>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920"/>
        <w:gridCol w:w="1550"/>
        <w:gridCol w:w="1208"/>
        <w:gridCol w:w="1559"/>
        <w:gridCol w:w="1421"/>
      </w:tblGrid>
      <w:tr w:rsidR="004122AA" w14:paraId="5CE00D20" w14:textId="77777777" w:rsidTr="0058416C">
        <w:trPr>
          <w:tblHeader/>
        </w:trPr>
        <w:tc>
          <w:tcPr>
            <w:tcW w:w="198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A78DEE3" w14:textId="77777777" w:rsidR="004122AA" w:rsidRPr="00644FEF" w:rsidRDefault="00867328" w:rsidP="00E35CD8">
            <w:pPr>
              <w:jc w:val="both"/>
              <w:rPr>
                <w:color w:val="FFFFFF" w:themeColor="background1"/>
              </w:rPr>
            </w:pPr>
            <w:r w:rsidRPr="00644FEF">
              <w:rPr>
                <w:b/>
                <w:bCs/>
                <w:color w:val="FFFFFF" w:themeColor="background1"/>
                <w:sz w:val="18"/>
                <w:szCs w:val="18"/>
              </w:rPr>
              <w:t>KPI / Indicator</w:t>
            </w:r>
          </w:p>
        </w:tc>
        <w:tc>
          <w:tcPr>
            <w:tcW w:w="192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1A0B9551" w14:textId="77777777" w:rsidR="004122AA" w:rsidRPr="00644FEF" w:rsidRDefault="00867328" w:rsidP="00E35CD8">
            <w:pPr>
              <w:jc w:val="both"/>
              <w:rPr>
                <w:color w:val="FFFFFF" w:themeColor="background1"/>
              </w:rPr>
            </w:pPr>
            <w:r w:rsidRPr="00644FEF">
              <w:rPr>
                <w:b/>
                <w:bCs/>
                <w:color w:val="FFFFFF" w:themeColor="background1"/>
                <w:sz w:val="18"/>
                <w:szCs w:val="18"/>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96BF8A7" w14:textId="77777777" w:rsidR="004122AA" w:rsidRPr="00644FEF" w:rsidRDefault="00867328" w:rsidP="00E35CD8">
            <w:pPr>
              <w:jc w:val="both"/>
              <w:rPr>
                <w:color w:val="FFFFFF" w:themeColor="background1"/>
              </w:rPr>
            </w:pPr>
            <w:r w:rsidRPr="00644FEF">
              <w:rPr>
                <w:b/>
                <w:bCs/>
                <w:color w:val="FFFFFF" w:themeColor="background1"/>
                <w:sz w:val="18"/>
                <w:szCs w:val="18"/>
              </w:rPr>
              <w:t>Target 2027</w:t>
            </w:r>
          </w:p>
        </w:tc>
        <w:tc>
          <w:tcPr>
            <w:tcW w:w="120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E2EE94C" w14:textId="77777777" w:rsidR="004122AA" w:rsidRPr="00644FEF" w:rsidRDefault="00867328" w:rsidP="00E35CD8">
            <w:pPr>
              <w:jc w:val="both"/>
              <w:rPr>
                <w:color w:val="FFFFFF" w:themeColor="background1"/>
              </w:rPr>
            </w:pPr>
            <w:r w:rsidRPr="00644FEF">
              <w:rPr>
                <w:b/>
                <w:bCs/>
                <w:color w:val="FFFFFF" w:themeColor="background1"/>
                <w:sz w:val="18"/>
                <w:szCs w:val="18"/>
              </w:rPr>
              <w:t>Status</w:t>
            </w:r>
          </w:p>
        </w:tc>
        <w:tc>
          <w:tcPr>
            <w:tcW w:w="1559"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78B8DF26" w14:textId="77777777" w:rsidR="004122AA" w:rsidRPr="00644FEF" w:rsidRDefault="00867328" w:rsidP="00E35CD8">
            <w:pPr>
              <w:jc w:val="both"/>
              <w:rPr>
                <w:color w:val="FFFFFF" w:themeColor="background1"/>
              </w:rPr>
            </w:pPr>
            <w:r w:rsidRPr="00644FEF">
              <w:rPr>
                <w:b/>
                <w:bCs/>
                <w:color w:val="FFFFFF" w:themeColor="background1"/>
                <w:sz w:val="18"/>
                <w:szCs w:val="18"/>
              </w:rPr>
              <w:t>Responsibility</w:t>
            </w:r>
          </w:p>
        </w:tc>
        <w:tc>
          <w:tcPr>
            <w:tcW w:w="1421"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755AD23" w14:textId="77777777" w:rsidR="004122AA" w:rsidRPr="00644FEF" w:rsidRDefault="00867328" w:rsidP="00E35CD8">
            <w:pPr>
              <w:jc w:val="both"/>
              <w:rPr>
                <w:color w:val="FFFFFF" w:themeColor="background1"/>
              </w:rPr>
            </w:pPr>
            <w:r w:rsidRPr="00644FEF">
              <w:rPr>
                <w:b/>
                <w:bCs/>
                <w:color w:val="FFFFFF" w:themeColor="background1"/>
                <w:sz w:val="18"/>
                <w:szCs w:val="18"/>
              </w:rPr>
              <w:t>Review</w:t>
            </w:r>
          </w:p>
        </w:tc>
      </w:tr>
      <w:tr w:rsidR="004122AA" w14:paraId="7F6263C1"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6476AB" w14:textId="77777777" w:rsidR="004122AA" w:rsidRPr="0058416C" w:rsidRDefault="00867328" w:rsidP="00E35CD8">
            <w:pPr>
              <w:jc w:val="both"/>
              <w:rPr>
                <w:sz w:val="22"/>
                <w:szCs w:val="22"/>
              </w:rPr>
            </w:pPr>
            <w:r w:rsidRPr="0058416C">
              <w:rPr>
                <w:sz w:val="22"/>
                <w:szCs w:val="22"/>
              </w:rPr>
              <w:t>Total reportable accidents at work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294322" w14:textId="77777777" w:rsidR="004122AA" w:rsidRPr="0058416C" w:rsidRDefault="00867328" w:rsidP="00E35CD8">
            <w:pPr>
              <w:jc w:val="both"/>
              <w:rPr>
                <w:sz w:val="22"/>
                <w:szCs w:val="22"/>
              </w:rPr>
            </w:pPr>
            <w:r w:rsidRPr="0058416C">
              <w:rPr>
                <w:sz w:val="22"/>
                <w:szCs w:val="22"/>
              </w:rPr>
              <w:t xml:space="preserve">Incident reporting system </w:t>
            </w:r>
            <w:r w:rsidRPr="0058416C">
              <w:rPr>
                <w:sz w:val="22"/>
                <w:szCs w:val="22"/>
              </w:rPr>
              <w:t>formalised; all incidents recorded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012DFF" w14:textId="77777777" w:rsidR="004122AA" w:rsidRPr="0058416C" w:rsidRDefault="00867328" w:rsidP="00E35CD8">
            <w:pPr>
              <w:jc w:val="both"/>
              <w:rPr>
                <w:sz w:val="22"/>
                <w:szCs w:val="22"/>
              </w:rPr>
            </w:pPr>
            <w:r w:rsidRPr="0058416C">
              <w:rPr>
                <w:rFonts w:ascii="Arial Unicode MS" w:eastAsia="Arial Unicode MS" w:hAnsi="Arial Unicode MS" w:cs="Arial Unicode MS"/>
                <w:sz w:val="22"/>
                <w:szCs w:val="22"/>
              </w:rPr>
              <w:t>≤ 2 reportable accidents/year; trend reduction vs. baseline</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4E3D6B" w14:textId="31490AD1"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970B0A" w14:textId="77777777" w:rsidR="004122AA" w:rsidRPr="0058416C" w:rsidRDefault="00867328" w:rsidP="00E35CD8">
            <w:pPr>
              <w:jc w:val="both"/>
              <w:rPr>
                <w:sz w:val="22"/>
                <w:szCs w:val="22"/>
              </w:rPr>
            </w:pPr>
            <w:r w:rsidRPr="0058416C">
              <w:rPr>
                <w:sz w:val="22"/>
                <w:szCs w:val="22"/>
              </w:rPr>
              <w:t>HSE Officer / Production Mgmt.</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F37F4" w14:textId="77777777" w:rsidR="004122AA" w:rsidRPr="0058416C" w:rsidRDefault="00867328" w:rsidP="00E35CD8">
            <w:pPr>
              <w:jc w:val="both"/>
              <w:rPr>
                <w:sz w:val="22"/>
                <w:szCs w:val="22"/>
              </w:rPr>
            </w:pPr>
            <w:r w:rsidRPr="0058416C">
              <w:rPr>
                <w:sz w:val="22"/>
                <w:szCs w:val="22"/>
              </w:rPr>
              <w:t>Quarterly</w:t>
            </w:r>
          </w:p>
        </w:tc>
      </w:tr>
      <w:tr w:rsidR="004122AA" w14:paraId="2B72120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99D454" w14:textId="77777777" w:rsidR="004122AA" w:rsidRPr="0058416C" w:rsidRDefault="00867328" w:rsidP="00E35CD8">
            <w:pPr>
              <w:jc w:val="both"/>
              <w:rPr>
                <w:sz w:val="22"/>
                <w:szCs w:val="22"/>
              </w:rPr>
            </w:pPr>
            <w:r w:rsidRPr="0058416C">
              <w:rPr>
                <w:sz w:val="22"/>
                <w:szCs w:val="22"/>
              </w:rPr>
              <w:t>Lost-time injury frequency rate (LTIFR)</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473860A" w14:textId="77777777" w:rsidR="004122AA" w:rsidRPr="0058416C" w:rsidRDefault="00867328" w:rsidP="00E35CD8">
            <w:pPr>
              <w:jc w:val="both"/>
              <w:rPr>
                <w:sz w:val="22"/>
                <w:szCs w:val="22"/>
              </w:rPr>
            </w:pPr>
            <w:r w:rsidRPr="0058416C">
              <w:rPr>
                <w:sz w:val="22"/>
                <w:szCs w:val="22"/>
              </w:rPr>
              <w:t>Initial LTIFR calculated &amp; reported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E9FA49" w14:textId="77777777" w:rsidR="004122AA" w:rsidRPr="0058416C" w:rsidRDefault="00867328" w:rsidP="00E35CD8">
            <w:pPr>
              <w:jc w:val="both"/>
              <w:rPr>
                <w:sz w:val="22"/>
                <w:szCs w:val="22"/>
              </w:rPr>
            </w:pPr>
            <w:r w:rsidRPr="0058416C">
              <w:rPr>
                <w:rFonts w:ascii="Arial Unicode MS" w:eastAsia="Arial Unicode MS" w:hAnsi="Arial Unicode MS" w:cs="Arial Unicode MS"/>
                <w:sz w:val="22"/>
                <w:szCs w:val="22"/>
              </w:rPr>
              <w:t xml:space="preserve">≤ 3.0 LTIFR (per </w:t>
            </w:r>
            <w:r w:rsidRPr="0058416C">
              <w:rPr>
                <w:rFonts w:ascii="Arial Unicode MS" w:eastAsia="Arial Unicode MS" w:hAnsi="Arial Unicode MS" w:cs="Arial Unicode MS"/>
                <w:sz w:val="22"/>
                <w:szCs w:val="22"/>
              </w:rPr>
              <w:t>million hours worked)</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1339565" w14:textId="32DB30D5"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F6F31F" w14:textId="77777777" w:rsidR="004122AA" w:rsidRPr="0058416C" w:rsidRDefault="00867328" w:rsidP="00E35CD8">
            <w:pPr>
              <w:jc w:val="both"/>
              <w:rPr>
                <w:sz w:val="22"/>
                <w:szCs w:val="22"/>
              </w:rPr>
            </w:pPr>
            <w:r w:rsidRPr="0058416C">
              <w:rPr>
                <w:sz w:val="22"/>
                <w:szCs w:val="22"/>
              </w:rPr>
              <w:t>HSE Officer / QMO</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6D9C547" w14:textId="77777777" w:rsidR="004122AA" w:rsidRPr="0058416C" w:rsidRDefault="00867328" w:rsidP="00E35CD8">
            <w:pPr>
              <w:jc w:val="both"/>
              <w:rPr>
                <w:sz w:val="22"/>
                <w:szCs w:val="22"/>
              </w:rPr>
            </w:pPr>
            <w:r w:rsidRPr="0058416C">
              <w:rPr>
                <w:sz w:val="22"/>
                <w:szCs w:val="22"/>
              </w:rPr>
              <w:t>Semi-annually</w:t>
            </w:r>
          </w:p>
        </w:tc>
      </w:tr>
      <w:tr w:rsidR="004122AA" w14:paraId="22E964A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2AF8AD" w14:textId="77777777" w:rsidR="004122AA" w:rsidRPr="0058416C" w:rsidRDefault="00867328" w:rsidP="00E35CD8">
            <w:pPr>
              <w:jc w:val="both"/>
              <w:rPr>
                <w:sz w:val="22"/>
                <w:szCs w:val="22"/>
              </w:rPr>
            </w:pPr>
            <w:r w:rsidRPr="0058416C">
              <w:rPr>
                <w:sz w:val="22"/>
                <w:szCs w:val="22"/>
              </w:rPr>
              <w:t>Near-miss and unsafe-condition reports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92E607" w14:textId="77777777" w:rsidR="004122AA" w:rsidRPr="0058416C" w:rsidRDefault="00867328" w:rsidP="00E35CD8">
            <w:pPr>
              <w:jc w:val="both"/>
              <w:rPr>
                <w:sz w:val="22"/>
                <w:szCs w:val="22"/>
              </w:rPr>
            </w:pPr>
            <w:r w:rsidRPr="0058416C">
              <w:rPr>
                <w:sz w:val="22"/>
                <w:szCs w:val="22"/>
              </w:rPr>
              <w:t>Reporting system introduced; first reports collected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F8F8AEF" w14:textId="77777777" w:rsidR="004122AA" w:rsidRPr="0058416C" w:rsidRDefault="00867328" w:rsidP="00E35CD8">
            <w:pPr>
              <w:jc w:val="both"/>
              <w:rPr>
                <w:sz w:val="22"/>
                <w:szCs w:val="22"/>
              </w:rPr>
            </w:pPr>
            <w:r w:rsidRPr="0058416C">
              <w:rPr>
                <w:rFonts w:ascii="Arial Unicode MS" w:eastAsia="Arial Unicode MS" w:hAnsi="Arial Unicode MS" w:cs="Arial Unicode MS"/>
                <w:sz w:val="22"/>
                <w:szCs w:val="22"/>
              </w:rPr>
              <w:t>≥ 20 near-miss reports documented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D1DE59" w14:textId="0A862E3E"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sz w:val="22"/>
                <w:szCs w:val="22"/>
              </w:rPr>
              <w:t>Not started</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4BC8FC" w14:textId="77777777" w:rsidR="004122AA" w:rsidRPr="0058416C" w:rsidRDefault="00867328" w:rsidP="00E35CD8">
            <w:pPr>
              <w:jc w:val="both"/>
              <w:rPr>
                <w:sz w:val="22"/>
                <w:szCs w:val="22"/>
              </w:rPr>
            </w:pPr>
            <w:r w:rsidRPr="0058416C">
              <w:rPr>
                <w:sz w:val="22"/>
                <w:szCs w:val="22"/>
              </w:rPr>
              <w:t>HSE Officer</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6A3E6B" w14:textId="77777777" w:rsidR="004122AA" w:rsidRPr="0058416C" w:rsidRDefault="00867328" w:rsidP="00E35CD8">
            <w:pPr>
              <w:jc w:val="both"/>
              <w:rPr>
                <w:sz w:val="22"/>
                <w:szCs w:val="22"/>
              </w:rPr>
            </w:pPr>
            <w:r w:rsidRPr="0058416C">
              <w:rPr>
                <w:sz w:val="22"/>
                <w:szCs w:val="22"/>
              </w:rPr>
              <w:t>Quarterly</w:t>
            </w:r>
          </w:p>
        </w:tc>
      </w:tr>
      <w:tr w:rsidR="004122AA" w14:paraId="7777145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EC7A6C5" w14:textId="77777777" w:rsidR="004122AA" w:rsidRPr="0058416C" w:rsidRDefault="00867328" w:rsidP="00E35CD8">
            <w:pPr>
              <w:jc w:val="both"/>
              <w:rPr>
                <w:sz w:val="22"/>
                <w:szCs w:val="22"/>
              </w:rPr>
            </w:pPr>
            <w:r w:rsidRPr="0058416C">
              <w:rPr>
                <w:sz w:val="22"/>
                <w:szCs w:val="22"/>
              </w:rPr>
              <w:t>Workplace hazard assessments completed &amp; current (%)</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55CBAC" w14:textId="77777777" w:rsidR="004122AA" w:rsidRPr="0058416C" w:rsidRDefault="00867328" w:rsidP="00E35CD8">
            <w:pPr>
              <w:jc w:val="both"/>
              <w:rPr>
                <w:sz w:val="22"/>
                <w:szCs w:val="22"/>
              </w:rPr>
            </w:pPr>
            <w:r w:rsidRPr="0058416C">
              <w:rPr>
                <w:sz w:val="22"/>
                <w:szCs w:val="22"/>
              </w:rPr>
              <w:t>100% of workplaces assessed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738C49" w14:textId="77777777" w:rsidR="004122AA" w:rsidRPr="0058416C" w:rsidRDefault="00867328" w:rsidP="00E35CD8">
            <w:pPr>
              <w:jc w:val="both"/>
              <w:rPr>
                <w:sz w:val="22"/>
                <w:szCs w:val="22"/>
              </w:rPr>
            </w:pPr>
            <w:r w:rsidRPr="0058416C">
              <w:rPr>
                <w:sz w:val="22"/>
                <w:szCs w:val="22"/>
              </w:rPr>
              <w:t>Annual review completed; findings addressed</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D9774E" w14:textId="1979C59F"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rFonts w:ascii="Arial Unicode MS" w:eastAsia="Arial Unicode MS" w:hAnsi="Arial Unicode MS" w:cs="Arial Unicode MS"/>
                <w:sz w:val="22"/>
                <w:szCs w:val="22"/>
              </w:rPr>
              <w:t>Ongoing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2BA51" w14:textId="77777777" w:rsidR="004122AA" w:rsidRPr="0058416C" w:rsidRDefault="00867328" w:rsidP="00E35CD8">
            <w:pPr>
              <w:jc w:val="both"/>
              <w:rPr>
                <w:sz w:val="22"/>
                <w:szCs w:val="22"/>
              </w:rPr>
            </w:pPr>
            <w:r w:rsidRPr="0058416C">
              <w:rPr>
                <w:sz w:val="22"/>
                <w:szCs w:val="22"/>
              </w:rPr>
              <w:t>HSE Officer / Production</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726AC7" w14:textId="77777777" w:rsidR="004122AA" w:rsidRPr="0058416C" w:rsidRDefault="00867328" w:rsidP="00E35CD8">
            <w:pPr>
              <w:jc w:val="both"/>
              <w:rPr>
                <w:sz w:val="22"/>
                <w:szCs w:val="22"/>
              </w:rPr>
            </w:pPr>
            <w:r w:rsidRPr="0058416C">
              <w:rPr>
                <w:sz w:val="22"/>
                <w:szCs w:val="22"/>
              </w:rPr>
              <w:t>Annually</w:t>
            </w:r>
          </w:p>
        </w:tc>
      </w:tr>
      <w:tr w:rsidR="004122AA" w14:paraId="12F6065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54CC83" w14:textId="77777777" w:rsidR="004122AA" w:rsidRPr="0058416C" w:rsidRDefault="00867328" w:rsidP="00E35CD8">
            <w:pPr>
              <w:jc w:val="both"/>
              <w:rPr>
                <w:sz w:val="22"/>
                <w:szCs w:val="22"/>
              </w:rPr>
            </w:pPr>
            <w:r w:rsidRPr="0058416C">
              <w:rPr>
                <w:sz w:val="22"/>
                <w:szCs w:val="22"/>
              </w:rPr>
              <w:t>Safety training completion rate (% employees trained)</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369556" w14:textId="77777777" w:rsidR="004122AA" w:rsidRPr="0058416C" w:rsidRDefault="00867328" w:rsidP="00E35CD8">
            <w:pPr>
              <w:jc w:val="both"/>
              <w:rPr>
                <w:sz w:val="22"/>
                <w:szCs w:val="22"/>
              </w:rPr>
            </w:pPr>
            <w:r w:rsidRPr="0058416C">
              <w:rPr>
                <w:sz w:val="22"/>
                <w:szCs w:val="22"/>
              </w:rPr>
              <w:t xml:space="preserve">100% trained &amp; </w:t>
            </w:r>
            <w:r w:rsidRPr="0058416C">
              <w:rPr>
                <w:sz w:val="22"/>
                <w:szCs w:val="22"/>
              </w:rPr>
              <w:t>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0BAC40" w14:textId="77777777" w:rsidR="004122AA" w:rsidRPr="0058416C" w:rsidRDefault="00867328" w:rsidP="00E35CD8">
            <w:pPr>
              <w:jc w:val="both"/>
              <w:rPr>
                <w:sz w:val="22"/>
                <w:szCs w:val="22"/>
              </w:rPr>
            </w:pPr>
            <w:r w:rsidRPr="0058416C">
              <w:rPr>
                <w:sz w:val="22"/>
                <w:szCs w:val="22"/>
              </w:rPr>
              <w:t>Annual refresher for 100% of employees</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DC134E" w14:textId="63050BE8"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rFonts w:ascii="Arial Unicode MS" w:eastAsia="Arial Unicode MS" w:hAnsi="Arial Unicode MS" w:cs="Arial Unicode MS"/>
                <w:sz w:val="22"/>
                <w:szCs w:val="22"/>
              </w:rPr>
              <w:t>Ongoing</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DD5B26" w14:textId="77777777" w:rsidR="004122AA" w:rsidRPr="0058416C" w:rsidRDefault="00867328" w:rsidP="00E35CD8">
            <w:pPr>
              <w:jc w:val="both"/>
              <w:rPr>
                <w:sz w:val="22"/>
                <w:szCs w:val="22"/>
              </w:rPr>
            </w:pPr>
            <w:r w:rsidRPr="0058416C">
              <w:rPr>
                <w:sz w:val="22"/>
                <w:szCs w:val="22"/>
              </w:rPr>
              <w:t>QMO / HR</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FE830A" w14:textId="77777777" w:rsidR="004122AA" w:rsidRPr="0058416C" w:rsidRDefault="00867328" w:rsidP="00E35CD8">
            <w:pPr>
              <w:jc w:val="both"/>
              <w:rPr>
                <w:sz w:val="22"/>
                <w:szCs w:val="22"/>
              </w:rPr>
            </w:pPr>
            <w:r w:rsidRPr="0058416C">
              <w:rPr>
                <w:sz w:val="22"/>
                <w:szCs w:val="22"/>
              </w:rPr>
              <w:t>Annually</w:t>
            </w:r>
          </w:p>
        </w:tc>
      </w:tr>
      <w:tr w:rsidR="004122AA" w14:paraId="76F9E5C4"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35E7DDF" w14:textId="77777777" w:rsidR="004122AA" w:rsidRPr="0058416C" w:rsidRDefault="00867328" w:rsidP="00E35CD8">
            <w:pPr>
              <w:jc w:val="both"/>
              <w:rPr>
                <w:sz w:val="22"/>
                <w:szCs w:val="22"/>
              </w:rPr>
            </w:pPr>
            <w:r w:rsidRPr="0058416C">
              <w:rPr>
                <w:sz w:val="22"/>
                <w:szCs w:val="22"/>
              </w:rPr>
              <w:t>Fire drills conducted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B0F78F3" w14:textId="77777777" w:rsidR="004122AA" w:rsidRPr="0058416C" w:rsidRDefault="00867328" w:rsidP="00E35CD8">
            <w:pPr>
              <w:jc w:val="both"/>
              <w:rPr>
                <w:sz w:val="22"/>
                <w:szCs w:val="22"/>
              </w:rPr>
            </w:pPr>
            <w:r w:rsidRPr="0058416C">
              <w:rPr>
                <w:rFonts w:ascii="Arial Unicode MS" w:eastAsia="Arial Unicode MS" w:hAnsi="Arial Unicode MS" w:cs="Arial Unicode MS"/>
                <w:sz w:val="22"/>
                <w:szCs w:val="22"/>
              </w:rPr>
              <w:t>≥ 1 drill conducted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9FF12B" w14:textId="77777777" w:rsidR="004122AA" w:rsidRPr="0058416C" w:rsidRDefault="00867328" w:rsidP="00E35CD8">
            <w:pPr>
              <w:jc w:val="both"/>
              <w:rPr>
                <w:sz w:val="22"/>
                <w:szCs w:val="22"/>
              </w:rPr>
            </w:pPr>
            <w:r w:rsidRPr="0058416C">
              <w:rPr>
                <w:rFonts w:ascii="Arial Unicode MS" w:eastAsia="Arial Unicode MS" w:hAnsi="Arial Unicode MS" w:cs="Arial Unicode MS"/>
                <w:sz w:val="22"/>
                <w:szCs w:val="22"/>
              </w:rPr>
              <w:t>≥ 2 drills/year; all employees participating</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1F3F83B" w14:textId="27A7055E"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86C1C8" w14:textId="77777777" w:rsidR="004122AA" w:rsidRPr="0058416C" w:rsidRDefault="00867328" w:rsidP="00E35CD8">
            <w:pPr>
              <w:jc w:val="both"/>
              <w:rPr>
                <w:sz w:val="22"/>
                <w:szCs w:val="22"/>
              </w:rPr>
            </w:pPr>
            <w:r w:rsidRPr="0058416C">
              <w:rPr>
                <w:sz w:val="22"/>
                <w:szCs w:val="22"/>
              </w:rPr>
              <w:t>HSE Officer / Facility Mgmt.</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C4E109" w14:textId="77777777" w:rsidR="004122AA" w:rsidRPr="0058416C" w:rsidRDefault="00867328" w:rsidP="00E35CD8">
            <w:pPr>
              <w:jc w:val="both"/>
              <w:rPr>
                <w:sz w:val="22"/>
                <w:szCs w:val="22"/>
              </w:rPr>
            </w:pPr>
            <w:r w:rsidRPr="0058416C">
              <w:rPr>
                <w:sz w:val="22"/>
                <w:szCs w:val="22"/>
              </w:rPr>
              <w:t>Annually</w:t>
            </w:r>
          </w:p>
        </w:tc>
      </w:tr>
    </w:tbl>
    <w:p w14:paraId="6BF085B0" w14:textId="77777777" w:rsidR="004122AA" w:rsidRDefault="004122AA" w:rsidP="00E35CD8">
      <w:pPr>
        <w:spacing w:after="80"/>
        <w:jc w:val="both"/>
      </w:pPr>
    </w:p>
    <w:p w14:paraId="0545A9F3" w14:textId="77777777" w:rsidR="004122AA" w:rsidRPr="0058416C" w:rsidRDefault="00867328" w:rsidP="00E35CD8">
      <w:pPr>
        <w:spacing w:after="120"/>
        <w:jc w:val="both"/>
        <w:rPr>
          <w:sz w:val="18"/>
          <w:szCs w:val="18"/>
        </w:rPr>
      </w:pPr>
      <w:r w:rsidRPr="0058416C">
        <w:rPr>
          <w:b/>
          <w:bCs/>
          <w:color w:val="1F4E79"/>
          <w:sz w:val="18"/>
          <w:szCs w:val="18"/>
        </w:rPr>
        <w:t xml:space="preserve">Measures 2026: Launch near-miss reporting system </w:t>
      </w:r>
      <w:r w:rsidRPr="0058416C">
        <w:rPr>
          <w:b/>
          <w:bCs/>
          <w:color w:val="1F4E79"/>
          <w:sz w:val="18"/>
          <w:szCs w:val="18"/>
        </w:rPr>
        <w:t xml:space="preserve"> </w:t>
      </w:r>
      <w:r w:rsidRPr="0058416C">
        <w:rPr>
          <w:b/>
          <w:bCs/>
          <w:color w:val="1F4E79"/>
          <w:sz w:val="18"/>
          <w:szCs w:val="18"/>
        </w:rPr>
        <w:t>|  Formalise LTIFR calculation  |  Ergonomics review programme  |  Annual safety day for all employees</w:t>
      </w:r>
    </w:p>
    <w:p w14:paraId="5C95903D" w14:textId="77777777" w:rsidR="004122AA" w:rsidRDefault="004122AA" w:rsidP="00E35CD8">
      <w:pPr>
        <w:spacing w:after="200"/>
        <w:jc w:val="both"/>
      </w:pPr>
    </w:p>
    <w:p w14:paraId="6ED338FD" w14:textId="77777777" w:rsidR="00D9206E" w:rsidRDefault="00D9206E">
      <w:pPr>
        <w:rPr>
          <w:b/>
          <w:bCs/>
          <w:color w:val="1F4E79"/>
          <w:sz w:val="24"/>
          <w:szCs w:val="24"/>
        </w:rPr>
      </w:pPr>
      <w:r>
        <w:br w:type="page"/>
      </w:r>
    </w:p>
    <w:p w14:paraId="70CB6081" w14:textId="03B917D0" w:rsidR="004122AA" w:rsidRDefault="00867328" w:rsidP="00E35CD8">
      <w:pPr>
        <w:pStyle w:val="berschrift2"/>
        <w:jc w:val="both"/>
      </w:pPr>
      <w:r>
        <w:lastRenderedPageBreak/>
        <w:t>3.2 Working Conditions</w:t>
      </w:r>
    </w:p>
    <w:p w14:paraId="454227BA" w14:textId="77777777" w:rsidR="004122AA" w:rsidRDefault="00867328" w:rsidP="00E35CD8">
      <w:pPr>
        <w:spacing w:after="100"/>
        <w:jc w:val="both"/>
      </w:pPr>
      <w:r>
        <w:rPr>
          <w:b/>
          <w:bCs/>
        </w:rPr>
        <w:t>Commitment:</w:t>
      </w:r>
    </w:p>
    <w:p w14:paraId="15FAF5F2" w14:textId="77777777" w:rsidR="004122AA" w:rsidRPr="0058416C" w:rsidRDefault="00867328" w:rsidP="00E35CD8">
      <w:pPr>
        <w:spacing w:after="120"/>
        <w:jc w:val="both"/>
        <w:rPr>
          <w:sz w:val="22"/>
          <w:szCs w:val="22"/>
        </w:rPr>
      </w:pPr>
      <w:r w:rsidRPr="0058416C">
        <w:rPr>
          <w:sz w:val="22"/>
          <w:szCs w:val="22"/>
        </w:rPr>
        <w:t xml:space="preserve">Prestige Promotion is committed to providing fair, </w:t>
      </w:r>
      <w:r w:rsidRPr="0058416C">
        <w:rPr>
          <w:sz w:val="22"/>
          <w:szCs w:val="22"/>
        </w:rPr>
        <w:t>transparent, and lawful working conditions for all its employees. We respect and uphold the rights of all workers to fair remuneration, reasonable working hours, lawful employment contracts, freedom of association, and the right to collective representatio</w:t>
      </w:r>
      <w:r w:rsidRPr="0058416C">
        <w:rPr>
          <w:sz w:val="22"/>
          <w:szCs w:val="22"/>
        </w:rPr>
        <w:t>n. Our employment practices comply with all applicable German and European labour legislation and reflect our broader commitment to treating all people with dignity and respect.</w:t>
      </w:r>
    </w:p>
    <w:p w14:paraId="57BA038E" w14:textId="77777777" w:rsidR="004122AA" w:rsidRDefault="00867328" w:rsidP="00E35CD8">
      <w:pPr>
        <w:spacing w:after="100"/>
        <w:jc w:val="both"/>
      </w:pPr>
      <w:r>
        <w:rPr>
          <w:b/>
          <w:bCs/>
        </w:rPr>
        <w:t>Measures:</w:t>
      </w:r>
    </w:p>
    <w:p w14:paraId="162732BC"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Compliance with the German Minimum Wage Act (MiLoG) and all applicab</w:t>
      </w:r>
      <w:r w:rsidRPr="0058416C">
        <w:rPr>
          <w:sz w:val="22"/>
          <w:szCs w:val="22"/>
        </w:rPr>
        <w:t>le collective bargaining agreements (Tarifverträge); regular review of pay levels against market benchmarks and statutory requirements to ensure fair compensation for all employee groups, including temporary workers engaged through third-party agencies</w:t>
      </w:r>
    </w:p>
    <w:p w14:paraId="78D20918"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Str</w:t>
      </w:r>
      <w:r w:rsidRPr="0058416C">
        <w:rPr>
          <w:sz w:val="22"/>
          <w:szCs w:val="22"/>
        </w:rPr>
        <w:t>ict adherence to the German Working Hours Act (ArbZG): maximum daily working hours of 8 hours (extendable to 10 hours with compensatory rest), mandatory rest breaks, and a minimum of 11 consecutive hours of daily rest ensured for all employees including th</w:t>
      </w:r>
      <w:r w:rsidRPr="0058416C">
        <w:rPr>
          <w:sz w:val="22"/>
          <w:szCs w:val="22"/>
        </w:rPr>
        <w:t>ose on shift and flexible working arrangements</w:t>
      </w:r>
    </w:p>
    <w:p w14:paraId="2CB3E3C4"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 xml:space="preserve">Provision of written employment contracts to all employees prior to or on the first day of employment, clearly setting out role, remuneration, working hours, leave entitlement, notice periods, and </w:t>
      </w:r>
      <w:r w:rsidRPr="0058416C">
        <w:rPr>
          <w:sz w:val="22"/>
          <w:szCs w:val="22"/>
        </w:rPr>
        <w:t>applicable works agreements (Betriebsvereinbarungen)</w:t>
      </w:r>
    </w:p>
    <w:p w14:paraId="02702A84"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Annual statutory paid leave entitlement of at least 20 working days (based on a 5-day week) provided to all employees in compliance with the Federal Leave Act (BUrlG); promotion of leave uptake to suppor</w:t>
      </w:r>
      <w:r w:rsidRPr="0058416C">
        <w:rPr>
          <w:sz w:val="22"/>
          <w:szCs w:val="22"/>
        </w:rPr>
        <w:t>t employee well-being and work-life balance</w:t>
      </w:r>
    </w:p>
    <w:p w14:paraId="241BCAEB"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Transparent and accessible grievance mechanism allowing all employees to raise concerns about working conditions, unfair treatment, or legal non-compliance without risk of retaliation, with all concerns documente</w:t>
      </w:r>
      <w:r w:rsidRPr="0058416C">
        <w:rPr>
          <w:sz w:val="22"/>
          <w:szCs w:val="22"/>
        </w:rPr>
        <w:t>d, investigated, and resolved in a timely manner</w:t>
      </w:r>
    </w:p>
    <w:p w14:paraId="59445F5B"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Responsible management of temporary and agency workers: Prestige Promotion ensures that all staffing agencies used comply with the German Temporary Employment Act (AÜG), and that temporary workers receive eq</w:t>
      </w:r>
      <w:r w:rsidRPr="0058416C">
        <w:rPr>
          <w:sz w:val="22"/>
          <w:szCs w:val="22"/>
        </w:rPr>
        <w:t>ual treatment with regard to essential working conditions as required by law</w:t>
      </w:r>
    </w:p>
    <w:p w14:paraId="2F0B0991" w14:textId="77777777" w:rsidR="004122AA" w:rsidRPr="0058416C" w:rsidRDefault="00867328" w:rsidP="00E35CD8">
      <w:pPr>
        <w:numPr>
          <w:ilvl w:val="0"/>
          <w:numId w:val="1"/>
        </w:numPr>
        <w:pBdr>
          <w:top w:val="nil"/>
          <w:left w:val="nil"/>
          <w:bottom w:val="nil"/>
          <w:right w:val="nil"/>
          <w:between w:val="nil"/>
        </w:pBdr>
        <w:spacing w:after="60"/>
        <w:jc w:val="both"/>
        <w:rPr>
          <w:sz w:val="22"/>
          <w:szCs w:val="22"/>
        </w:rPr>
      </w:pPr>
      <w:r w:rsidRPr="0058416C">
        <w:rPr>
          <w:sz w:val="22"/>
          <w:szCs w:val="22"/>
        </w:rPr>
        <w:t>Annual review of working conditions, including pay, hours, leave, and employee satisfaction, conducted as part of the management review process</w:t>
      </w:r>
    </w:p>
    <w:p w14:paraId="557ABB8B" w14:textId="77777777" w:rsidR="004122AA" w:rsidRDefault="004122AA" w:rsidP="00E35CD8">
      <w:pPr>
        <w:spacing w:after="80"/>
        <w:jc w:val="both"/>
      </w:pPr>
    </w:p>
    <w:p w14:paraId="4322B642" w14:textId="77777777" w:rsidR="00D9206E" w:rsidRDefault="00D9206E">
      <w:pPr>
        <w:rPr>
          <w:b/>
          <w:bCs/>
          <w:sz w:val="22"/>
          <w:szCs w:val="22"/>
        </w:rPr>
      </w:pPr>
      <w:r>
        <w:rPr>
          <w:b/>
          <w:bCs/>
          <w:sz w:val="22"/>
          <w:szCs w:val="22"/>
        </w:rPr>
        <w:br w:type="page"/>
      </w:r>
    </w:p>
    <w:p w14:paraId="6079A25B" w14:textId="383E251E" w:rsidR="004122AA" w:rsidRPr="00E35CD8" w:rsidRDefault="00867328" w:rsidP="00E35CD8">
      <w:pPr>
        <w:spacing w:after="120"/>
        <w:jc w:val="both"/>
        <w:rPr>
          <w:sz w:val="22"/>
          <w:szCs w:val="22"/>
        </w:rPr>
      </w:pPr>
      <w:r w:rsidRPr="00E35CD8">
        <w:rPr>
          <w:b/>
          <w:bCs/>
          <w:sz w:val="22"/>
          <w:szCs w:val="22"/>
        </w:rPr>
        <w:lastRenderedPageBreak/>
        <w:t>Quantitative Objectives — Workin</w:t>
      </w:r>
      <w:r w:rsidRPr="00E35CD8">
        <w:rPr>
          <w:b/>
          <w:bCs/>
          <w:sz w:val="22"/>
          <w:szCs w:val="22"/>
        </w:rPr>
        <w:t>g Conditions:</w:t>
      </w:r>
    </w:p>
    <w:p w14:paraId="35565540" w14:textId="77777777" w:rsidR="004122AA" w:rsidRPr="0058416C" w:rsidRDefault="00867328" w:rsidP="00E35CD8">
      <w:pPr>
        <w:spacing w:after="120"/>
        <w:jc w:val="both"/>
        <w:rPr>
          <w:sz w:val="22"/>
          <w:szCs w:val="22"/>
        </w:rPr>
      </w:pPr>
      <w:r w:rsidRPr="0058416C">
        <w:rPr>
          <w:sz w:val="22"/>
          <w:szCs w:val="22"/>
        </w:rPr>
        <w:t>Note: Employment contract compliance and statutory leave entitlement are already established. Focus: grievance channel formalisation and working hours monitoring.</w:t>
      </w:r>
    </w:p>
    <w:p w14:paraId="4C114A12" w14:textId="77777777" w:rsidR="004122AA" w:rsidRDefault="004122AA" w:rsidP="00E35CD8">
      <w:pPr>
        <w:spacing w:after="60"/>
        <w:jc w:val="both"/>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208"/>
        <w:gridCol w:w="1701"/>
        <w:gridCol w:w="1279"/>
      </w:tblGrid>
      <w:tr w:rsidR="004122AA" w:rsidRPr="00E35CD8" w14:paraId="4DF00BB9" w14:textId="77777777" w:rsidTr="00E35CD8">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E537BDD"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73C3B9A1"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6B5485B"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Target 2027</w:t>
            </w:r>
          </w:p>
        </w:tc>
        <w:tc>
          <w:tcPr>
            <w:tcW w:w="120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3A59011"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Status</w:t>
            </w:r>
          </w:p>
        </w:tc>
        <w:tc>
          <w:tcPr>
            <w:tcW w:w="1701"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194C12D"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Responsibility</w:t>
            </w:r>
          </w:p>
        </w:tc>
        <w:tc>
          <w:tcPr>
            <w:tcW w:w="1279"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22C3D5DC" w14:textId="77777777" w:rsidR="004122AA" w:rsidRPr="00E35CD8" w:rsidRDefault="00867328" w:rsidP="00E35CD8">
            <w:pPr>
              <w:jc w:val="both"/>
              <w:rPr>
                <w:color w:val="FFFFFF" w:themeColor="background1"/>
                <w:sz w:val="22"/>
                <w:szCs w:val="22"/>
              </w:rPr>
            </w:pPr>
            <w:r w:rsidRPr="00E35CD8">
              <w:rPr>
                <w:b/>
                <w:bCs/>
                <w:color w:val="FFFFFF" w:themeColor="background1"/>
                <w:sz w:val="22"/>
                <w:szCs w:val="22"/>
              </w:rPr>
              <w:t>Review</w:t>
            </w:r>
          </w:p>
        </w:tc>
      </w:tr>
      <w:tr w:rsidR="004122AA" w:rsidRPr="00E35CD8" w14:paraId="37E79777"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FE97E5" w14:textId="77777777" w:rsidR="004122AA" w:rsidRPr="00E35CD8" w:rsidRDefault="00867328" w:rsidP="00E35CD8">
            <w:pPr>
              <w:jc w:val="both"/>
              <w:rPr>
                <w:sz w:val="22"/>
                <w:szCs w:val="22"/>
              </w:rPr>
            </w:pPr>
            <w:r w:rsidRPr="00E35CD8">
              <w:rPr>
                <w:sz w:val="22"/>
                <w:szCs w:val="22"/>
              </w:rPr>
              <w:t>Employees paid at or above statutory minimum wage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15DDF2" w14:textId="77777777" w:rsidR="004122AA" w:rsidRPr="00E35CD8" w:rsidRDefault="00867328" w:rsidP="00E35CD8">
            <w:pPr>
              <w:jc w:val="both"/>
              <w:rPr>
                <w:sz w:val="22"/>
                <w:szCs w:val="22"/>
              </w:rPr>
            </w:pPr>
            <w:r w:rsidRPr="00E35CD8">
              <w:rPr>
                <w:sz w:val="22"/>
                <w:szCs w:val="22"/>
              </w:rPr>
              <w:t>100% verified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F057C4" w14:textId="77777777" w:rsidR="004122AA" w:rsidRPr="00E35CD8" w:rsidRDefault="00867328" w:rsidP="00E35CD8">
            <w:pPr>
              <w:jc w:val="both"/>
              <w:rPr>
                <w:sz w:val="22"/>
                <w:szCs w:val="22"/>
              </w:rPr>
            </w:pPr>
            <w:r w:rsidRPr="00E35CD8">
              <w:rPr>
                <w:sz w:val="22"/>
                <w:szCs w:val="22"/>
              </w:rPr>
              <w:t>Annual verification completed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A63E5A6" w14:textId="7094EFB1" w:rsidR="004122AA" w:rsidRPr="00E35CD8" w:rsidRDefault="00644FEF" w:rsidP="00E35CD8">
            <w:pPr>
              <w:jc w:val="both"/>
              <w:rPr>
                <w:sz w:val="22"/>
                <w:szCs w:val="22"/>
              </w:rPr>
            </w:pPr>
            <w:r w:rsidRPr="00E35CD8">
              <w:rPr>
                <w:rFonts w:ascii="Arial Unicode MS" w:eastAsia="Arial Unicode MS" w:hAnsi="Arial Unicode MS" w:cs="Arial Unicode MS"/>
                <w:sz w:val="22"/>
                <w:szCs w:val="22"/>
              </w:rPr>
              <w:t>Ongoing</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6DFD47" w14:textId="77777777" w:rsidR="004122AA" w:rsidRPr="00E35CD8" w:rsidRDefault="00867328" w:rsidP="00E35CD8">
            <w:pPr>
              <w:jc w:val="both"/>
              <w:rPr>
                <w:sz w:val="22"/>
                <w:szCs w:val="22"/>
              </w:rPr>
            </w:pPr>
            <w:r w:rsidRPr="00E35CD8">
              <w:rPr>
                <w:sz w:val="22"/>
                <w:szCs w:val="22"/>
              </w:rPr>
              <w:t>HR / Management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9A5CD1" w14:textId="77777777" w:rsidR="004122AA" w:rsidRPr="00E35CD8" w:rsidRDefault="00867328" w:rsidP="00E35CD8">
            <w:pPr>
              <w:jc w:val="both"/>
              <w:rPr>
                <w:sz w:val="22"/>
                <w:szCs w:val="22"/>
              </w:rPr>
            </w:pPr>
            <w:r w:rsidRPr="00E35CD8">
              <w:rPr>
                <w:sz w:val="22"/>
                <w:szCs w:val="22"/>
              </w:rPr>
              <w:t>Annually</w:t>
            </w:r>
          </w:p>
        </w:tc>
      </w:tr>
      <w:tr w:rsidR="004122AA" w:rsidRPr="00E35CD8" w14:paraId="018668DF"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AA8C64" w14:textId="77777777" w:rsidR="004122AA" w:rsidRPr="00E35CD8" w:rsidRDefault="00867328" w:rsidP="00E35CD8">
            <w:pPr>
              <w:jc w:val="both"/>
              <w:rPr>
                <w:sz w:val="22"/>
                <w:szCs w:val="22"/>
              </w:rPr>
            </w:pPr>
            <w:r w:rsidRPr="00E35CD8">
              <w:rPr>
                <w:sz w:val="22"/>
                <w:szCs w:val="22"/>
              </w:rPr>
              <w:t>Employees with written employment contracts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D8C235" w14:textId="77777777" w:rsidR="004122AA" w:rsidRPr="00E35CD8" w:rsidRDefault="00867328" w:rsidP="00E35CD8">
            <w:pPr>
              <w:jc w:val="both"/>
              <w:rPr>
                <w:sz w:val="22"/>
                <w:szCs w:val="22"/>
              </w:rPr>
            </w:pPr>
            <w:r w:rsidRPr="00E35CD8">
              <w:rPr>
                <w:sz w:val="22"/>
                <w:szCs w:val="22"/>
              </w:rPr>
              <w:t>100% on record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9F119F" w14:textId="77777777" w:rsidR="004122AA" w:rsidRPr="00E35CD8" w:rsidRDefault="00867328" w:rsidP="00E35CD8">
            <w:pPr>
              <w:jc w:val="both"/>
              <w:rPr>
                <w:sz w:val="22"/>
                <w:szCs w:val="22"/>
              </w:rPr>
            </w:pPr>
            <w:r w:rsidRPr="00E35CD8">
              <w:rPr>
                <w:sz w:val="22"/>
                <w:szCs w:val="22"/>
              </w:rPr>
              <w:t xml:space="preserve">100% </w:t>
            </w:r>
            <w:r w:rsidRPr="00E35CD8">
              <w:rPr>
                <w:sz w:val="22"/>
                <w:szCs w:val="22"/>
              </w:rPr>
              <w:t>maintained; new starters on day 1</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73B43E" w14:textId="01AB5110" w:rsidR="004122AA" w:rsidRPr="00E35CD8" w:rsidRDefault="00644FEF" w:rsidP="00E35CD8">
            <w:pPr>
              <w:jc w:val="both"/>
              <w:rPr>
                <w:sz w:val="22"/>
                <w:szCs w:val="22"/>
              </w:rPr>
            </w:pPr>
            <w:r w:rsidRPr="00E35CD8">
              <w:rPr>
                <w:rFonts w:ascii="Arial Unicode MS" w:eastAsia="Arial Unicode MS" w:hAnsi="Arial Unicode MS" w:cs="Arial Unicode MS"/>
                <w:sz w:val="22"/>
                <w:szCs w:val="22"/>
              </w:rPr>
              <w:t>Ongoing</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D659D4" w14:textId="77777777" w:rsidR="004122AA" w:rsidRPr="00E35CD8" w:rsidRDefault="00867328" w:rsidP="00E35CD8">
            <w:pPr>
              <w:jc w:val="both"/>
              <w:rPr>
                <w:sz w:val="22"/>
                <w:szCs w:val="22"/>
              </w:rPr>
            </w:pPr>
            <w:r w:rsidRPr="00E35CD8">
              <w:rPr>
                <w:sz w:val="22"/>
                <w:szCs w:val="22"/>
              </w:rPr>
              <w:t>HR</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94119C4" w14:textId="77777777" w:rsidR="004122AA" w:rsidRPr="00E35CD8" w:rsidRDefault="00867328" w:rsidP="00E35CD8">
            <w:pPr>
              <w:jc w:val="both"/>
              <w:rPr>
                <w:sz w:val="22"/>
                <w:szCs w:val="22"/>
              </w:rPr>
            </w:pPr>
            <w:r w:rsidRPr="00E35CD8">
              <w:rPr>
                <w:sz w:val="22"/>
                <w:szCs w:val="22"/>
              </w:rPr>
              <w:t>Annually</w:t>
            </w:r>
          </w:p>
        </w:tc>
      </w:tr>
      <w:tr w:rsidR="004122AA" w:rsidRPr="00E35CD8" w14:paraId="6443A6B0"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71DF5F" w14:textId="77777777" w:rsidR="004122AA" w:rsidRPr="00E35CD8" w:rsidRDefault="00867328" w:rsidP="00E35CD8">
            <w:pPr>
              <w:jc w:val="both"/>
              <w:rPr>
                <w:sz w:val="22"/>
                <w:szCs w:val="22"/>
              </w:rPr>
            </w:pPr>
            <w:r w:rsidRPr="00E35CD8">
              <w:rPr>
                <w:sz w:val="22"/>
                <w:szCs w:val="22"/>
              </w:rPr>
              <w:t>Average working hours per week (all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93075E" w14:textId="77777777" w:rsidR="004122AA" w:rsidRPr="00E35CD8" w:rsidRDefault="00867328" w:rsidP="00E35CD8">
            <w:pPr>
              <w:jc w:val="both"/>
              <w:rPr>
                <w:sz w:val="22"/>
                <w:szCs w:val="22"/>
              </w:rPr>
            </w:pPr>
            <w:r w:rsidRPr="00E35CD8">
              <w:rPr>
                <w:sz w:val="22"/>
                <w:szCs w:val="22"/>
              </w:rPr>
              <w:t>Monitoring system established; data collected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8E8DE8" w14:textId="77777777" w:rsidR="004122AA" w:rsidRPr="00E35CD8" w:rsidRDefault="00867328" w:rsidP="00E35CD8">
            <w:pPr>
              <w:jc w:val="both"/>
              <w:rPr>
                <w:sz w:val="22"/>
                <w:szCs w:val="22"/>
              </w:rPr>
            </w:pPr>
            <w:r w:rsidRPr="00E35CD8">
              <w:rPr>
                <w:sz w:val="22"/>
                <w:szCs w:val="22"/>
              </w:rPr>
              <w:t>100% compliance with ArbZG; no systematic overtime violations</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E6DCE3" w14:textId="6840238B" w:rsidR="004122AA" w:rsidRPr="00E35CD8" w:rsidRDefault="00644FEF" w:rsidP="00E35CD8">
            <w:pPr>
              <w:jc w:val="both"/>
              <w:rPr>
                <w:sz w:val="22"/>
                <w:szCs w:val="22"/>
              </w:rPr>
            </w:pPr>
            <w:r w:rsidRPr="00E35CD8">
              <w:rPr>
                <w:sz w:val="22"/>
                <w:szCs w:val="22"/>
              </w:rPr>
              <w:t>Collecting</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B4E7FA" w14:textId="77777777" w:rsidR="004122AA" w:rsidRPr="00E35CD8" w:rsidRDefault="00867328" w:rsidP="00E35CD8">
            <w:pPr>
              <w:jc w:val="both"/>
              <w:rPr>
                <w:sz w:val="22"/>
                <w:szCs w:val="22"/>
              </w:rPr>
            </w:pPr>
            <w:r w:rsidRPr="00E35CD8">
              <w:rPr>
                <w:sz w:val="22"/>
                <w:szCs w:val="22"/>
              </w:rPr>
              <w:t>HR / Production Mgmt.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3430DE" w14:textId="77777777" w:rsidR="004122AA" w:rsidRPr="00E35CD8" w:rsidRDefault="00867328" w:rsidP="00E35CD8">
            <w:pPr>
              <w:jc w:val="both"/>
              <w:rPr>
                <w:sz w:val="22"/>
                <w:szCs w:val="22"/>
              </w:rPr>
            </w:pPr>
            <w:r w:rsidRPr="00E35CD8">
              <w:rPr>
                <w:sz w:val="22"/>
                <w:szCs w:val="22"/>
              </w:rPr>
              <w:t>Quarterly</w:t>
            </w:r>
          </w:p>
        </w:tc>
      </w:tr>
      <w:tr w:rsidR="004122AA" w:rsidRPr="00E35CD8" w14:paraId="64BA9ED2"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5E9950" w14:textId="77777777" w:rsidR="004122AA" w:rsidRPr="00E35CD8" w:rsidRDefault="00867328" w:rsidP="00E35CD8">
            <w:pPr>
              <w:jc w:val="both"/>
              <w:rPr>
                <w:sz w:val="22"/>
                <w:szCs w:val="22"/>
              </w:rPr>
            </w:pPr>
            <w:r w:rsidRPr="00E35CD8">
              <w:rPr>
                <w:sz w:val="22"/>
                <w:szCs w:val="22"/>
              </w:rPr>
              <w:t>Leave uptake rate (% of statutory entitlement taken)</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2C50B4" w14:textId="77777777" w:rsidR="004122AA" w:rsidRPr="00E35CD8" w:rsidRDefault="00867328" w:rsidP="00E35CD8">
            <w:pPr>
              <w:jc w:val="both"/>
              <w:rPr>
                <w:sz w:val="22"/>
                <w:szCs w:val="22"/>
              </w:rPr>
            </w:pPr>
            <w:r w:rsidRPr="00E35CD8">
              <w:rPr>
                <w:sz w:val="22"/>
                <w:szCs w:val="22"/>
              </w:rPr>
              <w:t>Recording system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20DD8A" w14:textId="77777777" w:rsidR="004122AA" w:rsidRPr="00E35CD8" w:rsidRDefault="00867328" w:rsidP="00E35CD8">
            <w:pPr>
              <w:jc w:val="both"/>
              <w:rPr>
                <w:sz w:val="22"/>
                <w:szCs w:val="22"/>
              </w:rPr>
            </w:pPr>
            <w:r w:rsidRPr="00E35CD8">
              <w:rPr>
                <w:rFonts w:ascii="Arial Unicode MS" w:eastAsia="Arial Unicode MS" w:hAnsi="Arial Unicode MS" w:cs="Arial Unicode MS"/>
                <w:sz w:val="22"/>
                <w:szCs w:val="22"/>
              </w:rPr>
              <w:t>≥ 90% of entitlement taken per employee</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DFA9EF" w14:textId="4BF13126" w:rsidR="004122AA" w:rsidRPr="00E35CD8" w:rsidRDefault="00644FEF" w:rsidP="00E35CD8">
            <w:pPr>
              <w:jc w:val="both"/>
              <w:rPr>
                <w:sz w:val="22"/>
                <w:szCs w:val="22"/>
              </w:rPr>
            </w:pPr>
            <w:r w:rsidRPr="00E35CD8">
              <w:rPr>
                <w:sz w:val="22"/>
                <w:szCs w:val="22"/>
              </w:rPr>
              <w:t>Collecting</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B871582" w14:textId="77777777" w:rsidR="004122AA" w:rsidRPr="00E35CD8" w:rsidRDefault="00867328" w:rsidP="00E35CD8">
            <w:pPr>
              <w:jc w:val="both"/>
              <w:rPr>
                <w:sz w:val="22"/>
                <w:szCs w:val="22"/>
              </w:rPr>
            </w:pPr>
            <w:r w:rsidRPr="00E35CD8">
              <w:rPr>
                <w:sz w:val="22"/>
                <w:szCs w:val="22"/>
              </w:rPr>
              <w:t>HR</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850F458" w14:textId="77777777" w:rsidR="004122AA" w:rsidRPr="00E35CD8" w:rsidRDefault="00867328" w:rsidP="00E35CD8">
            <w:pPr>
              <w:jc w:val="both"/>
              <w:rPr>
                <w:sz w:val="22"/>
                <w:szCs w:val="22"/>
              </w:rPr>
            </w:pPr>
            <w:r w:rsidRPr="00E35CD8">
              <w:rPr>
                <w:sz w:val="22"/>
                <w:szCs w:val="22"/>
              </w:rPr>
              <w:t>Annually</w:t>
            </w:r>
          </w:p>
        </w:tc>
      </w:tr>
      <w:tr w:rsidR="004122AA" w:rsidRPr="00E35CD8" w14:paraId="232437C5"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6BC9BC" w14:textId="77777777" w:rsidR="004122AA" w:rsidRPr="00E35CD8" w:rsidRDefault="00867328" w:rsidP="00E35CD8">
            <w:pPr>
              <w:jc w:val="both"/>
              <w:rPr>
                <w:sz w:val="22"/>
                <w:szCs w:val="22"/>
              </w:rPr>
            </w:pPr>
            <w:r w:rsidRPr="00E35CD8">
              <w:rPr>
                <w:sz w:val="22"/>
                <w:szCs w:val="22"/>
              </w:rPr>
              <w:t>Grievances formally raised and resolved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271D45" w14:textId="77777777" w:rsidR="004122AA" w:rsidRPr="00E35CD8" w:rsidRDefault="00867328" w:rsidP="00E35CD8">
            <w:pPr>
              <w:jc w:val="both"/>
              <w:rPr>
                <w:sz w:val="22"/>
                <w:szCs w:val="22"/>
              </w:rPr>
            </w:pPr>
            <w:r w:rsidRPr="00E35CD8">
              <w:rPr>
                <w:sz w:val="22"/>
                <w:szCs w:val="22"/>
              </w:rPr>
              <w:t xml:space="preserve">Grievance procedure documented &amp; </w:t>
            </w:r>
            <w:r w:rsidRPr="00E35CD8">
              <w:rPr>
                <w:sz w:val="22"/>
                <w:szCs w:val="22"/>
              </w:rPr>
              <w:t>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9AB018" w14:textId="77777777" w:rsidR="004122AA" w:rsidRPr="00E35CD8" w:rsidRDefault="00867328" w:rsidP="00E35CD8">
            <w:pPr>
              <w:jc w:val="both"/>
              <w:rPr>
                <w:sz w:val="22"/>
                <w:szCs w:val="22"/>
              </w:rPr>
            </w:pPr>
            <w:r w:rsidRPr="00E35CD8">
              <w:rPr>
                <w:sz w:val="22"/>
                <w:szCs w:val="22"/>
              </w:rPr>
              <w:t>100% of grievances acknowledged within 5 days &amp; resolved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623BE5" w14:textId="2DB0B664" w:rsidR="004122AA" w:rsidRPr="00E35CD8" w:rsidRDefault="00D9206E" w:rsidP="00E35CD8">
            <w:pPr>
              <w:jc w:val="both"/>
              <w:rPr>
                <w:sz w:val="22"/>
                <w:szCs w:val="22"/>
              </w:rPr>
            </w:pPr>
            <w:r>
              <w:rPr>
                <w:rFonts w:ascii="Segoe UI Emoji" w:hAnsi="Segoe UI Emoji" w:cs="Segoe UI Emoji"/>
                <w:color w:val="auto"/>
                <w:sz w:val="22"/>
                <w:szCs w:val="22"/>
              </w:rPr>
              <w:t>N</w:t>
            </w:r>
            <w:r w:rsidR="00644FEF" w:rsidRPr="00E35CD8">
              <w:rPr>
                <w:sz w:val="22"/>
                <w:szCs w:val="22"/>
              </w:rPr>
              <w:t>ot started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A09C5A" w14:textId="77777777" w:rsidR="004122AA" w:rsidRPr="00E35CD8" w:rsidRDefault="00867328" w:rsidP="00E35CD8">
            <w:pPr>
              <w:jc w:val="both"/>
              <w:rPr>
                <w:sz w:val="22"/>
                <w:szCs w:val="22"/>
              </w:rPr>
            </w:pPr>
            <w:r w:rsidRPr="00E35CD8">
              <w:rPr>
                <w:sz w:val="22"/>
                <w:szCs w:val="22"/>
              </w:rPr>
              <w:t>HR / Management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9B1292" w14:textId="77777777" w:rsidR="004122AA" w:rsidRPr="00E35CD8" w:rsidRDefault="00867328" w:rsidP="00E35CD8">
            <w:pPr>
              <w:jc w:val="both"/>
              <w:rPr>
                <w:sz w:val="22"/>
                <w:szCs w:val="22"/>
              </w:rPr>
            </w:pPr>
            <w:r w:rsidRPr="00E35CD8">
              <w:rPr>
                <w:sz w:val="22"/>
                <w:szCs w:val="22"/>
              </w:rPr>
              <w:t>Semi-annually</w:t>
            </w:r>
          </w:p>
        </w:tc>
      </w:tr>
      <w:tr w:rsidR="004122AA" w:rsidRPr="00E35CD8" w14:paraId="16F40D79"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7C340B" w14:textId="77777777" w:rsidR="004122AA" w:rsidRPr="00E35CD8" w:rsidRDefault="00867328" w:rsidP="00DE4B5F">
            <w:pPr>
              <w:jc w:val="both"/>
              <w:rPr>
                <w:sz w:val="22"/>
                <w:szCs w:val="22"/>
              </w:rPr>
            </w:pPr>
            <w:r w:rsidRPr="00E35CD8">
              <w:rPr>
                <w:sz w:val="22"/>
                <w:szCs w:val="22"/>
              </w:rPr>
              <w:t>Employee satisfaction (annual survey)</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E55BAC" w14:textId="77777777" w:rsidR="004122AA" w:rsidRPr="00E35CD8" w:rsidRDefault="00867328" w:rsidP="00DE4B5F">
            <w:pPr>
              <w:jc w:val="both"/>
              <w:rPr>
                <w:sz w:val="22"/>
                <w:szCs w:val="22"/>
              </w:rPr>
            </w:pPr>
            <w:r w:rsidRPr="00E35CD8">
              <w:rPr>
                <w:sz w:val="22"/>
                <w:szCs w:val="22"/>
              </w:rPr>
              <w:t>First structured survey designed &amp; conducted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BFA8882" w14:textId="77777777" w:rsidR="004122AA" w:rsidRPr="00E35CD8" w:rsidRDefault="00867328" w:rsidP="00DE4B5F">
            <w:pPr>
              <w:jc w:val="both"/>
              <w:rPr>
                <w:sz w:val="22"/>
                <w:szCs w:val="22"/>
              </w:rPr>
            </w:pPr>
            <w:r w:rsidRPr="00E35CD8">
              <w:rPr>
                <w:rFonts w:ascii="Arial Unicode MS" w:eastAsia="Arial Unicode MS" w:hAnsi="Arial Unicode MS" w:cs="Arial Unicode MS"/>
                <w:sz w:val="22"/>
                <w:szCs w:val="22"/>
              </w:rPr>
              <w:t>≥ 75% overall satisfaction score</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553D7D2" w14:textId="0A6586D6" w:rsidR="004122AA" w:rsidRPr="00D9206E" w:rsidRDefault="00644FEF" w:rsidP="00DE4B5F">
            <w:pPr>
              <w:jc w:val="both"/>
              <w:rPr>
                <w:rFonts w:ascii="Segoe UI Emoji" w:hAnsi="Segoe UI Emoji" w:cs="Segoe UI Emoji"/>
                <w:color w:val="auto"/>
                <w:sz w:val="22"/>
                <w:szCs w:val="22"/>
              </w:rPr>
            </w:pPr>
            <w:r w:rsidRPr="00E35CD8">
              <w:rPr>
                <w:sz w:val="22"/>
                <w:szCs w:val="22"/>
              </w:rPr>
              <w:t>Not started</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8B38AD" w14:textId="77777777" w:rsidR="004122AA" w:rsidRPr="00E35CD8" w:rsidRDefault="00867328" w:rsidP="00DE4B5F">
            <w:pPr>
              <w:jc w:val="both"/>
              <w:rPr>
                <w:sz w:val="22"/>
                <w:szCs w:val="22"/>
              </w:rPr>
            </w:pPr>
            <w:r w:rsidRPr="00E35CD8">
              <w:rPr>
                <w:sz w:val="22"/>
                <w:szCs w:val="22"/>
              </w:rPr>
              <w:t>HR / QMO</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0A3731" w14:textId="77777777" w:rsidR="004122AA" w:rsidRPr="00E35CD8" w:rsidRDefault="00867328" w:rsidP="00DE4B5F">
            <w:pPr>
              <w:jc w:val="both"/>
              <w:rPr>
                <w:sz w:val="22"/>
                <w:szCs w:val="22"/>
              </w:rPr>
            </w:pPr>
            <w:r w:rsidRPr="00E35CD8">
              <w:rPr>
                <w:sz w:val="22"/>
                <w:szCs w:val="22"/>
              </w:rPr>
              <w:t>Annually</w:t>
            </w:r>
          </w:p>
        </w:tc>
      </w:tr>
    </w:tbl>
    <w:p w14:paraId="2BB5970D" w14:textId="77777777" w:rsidR="004122AA" w:rsidRDefault="004122AA" w:rsidP="00DE4B5F">
      <w:pPr>
        <w:spacing w:after="80"/>
        <w:jc w:val="both"/>
      </w:pPr>
    </w:p>
    <w:p w14:paraId="70709B1F" w14:textId="2C223718" w:rsidR="004122AA" w:rsidRPr="00DE4B5F" w:rsidRDefault="00867328" w:rsidP="00DE4B5F">
      <w:pPr>
        <w:spacing w:after="120"/>
        <w:jc w:val="both"/>
        <w:rPr>
          <w:sz w:val="18"/>
          <w:szCs w:val="18"/>
        </w:rPr>
      </w:pPr>
      <w:r w:rsidRPr="00DE4B5F">
        <w:rPr>
          <w:b/>
          <w:bCs/>
          <w:color w:val="1F4E79"/>
          <w:sz w:val="18"/>
          <w:szCs w:val="18"/>
        </w:rPr>
        <w:t xml:space="preserve">Measures 2026: Formalise grievance channel  |  Launch annual employee satisfaction survey  |  Working hours monitoring dashboard </w:t>
      </w:r>
    </w:p>
    <w:p w14:paraId="2AFBE674" w14:textId="73F275EA" w:rsidR="00D9206E" w:rsidRDefault="00D9206E">
      <w:r>
        <w:br w:type="page"/>
      </w:r>
    </w:p>
    <w:p w14:paraId="1CC4C317" w14:textId="77777777" w:rsidR="004122AA" w:rsidRDefault="00867328" w:rsidP="00DE4B5F">
      <w:pPr>
        <w:pStyle w:val="berschrift2"/>
        <w:jc w:val="both"/>
      </w:pPr>
      <w:r>
        <w:lastRenderedPageBreak/>
        <w:t>3.3 Career Management &amp; Training</w:t>
      </w:r>
    </w:p>
    <w:p w14:paraId="437CFFC1" w14:textId="77777777" w:rsidR="004122AA" w:rsidRDefault="00867328" w:rsidP="00DE4B5F">
      <w:pPr>
        <w:spacing w:after="100"/>
        <w:jc w:val="both"/>
      </w:pPr>
      <w:r>
        <w:rPr>
          <w:b/>
          <w:bCs/>
        </w:rPr>
        <w:t>Commitment:</w:t>
      </w:r>
    </w:p>
    <w:p w14:paraId="2D6C6402" w14:textId="77777777" w:rsidR="004122AA" w:rsidRPr="00E35CD8" w:rsidRDefault="00867328" w:rsidP="00DE4B5F">
      <w:pPr>
        <w:spacing w:after="120"/>
        <w:jc w:val="both"/>
        <w:rPr>
          <w:sz w:val="22"/>
          <w:szCs w:val="22"/>
        </w:rPr>
      </w:pPr>
      <w:r w:rsidRPr="00E35CD8">
        <w:rPr>
          <w:sz w:val="22"/>
          <w:szCs w:val="22"/>
        </w:rPr>
        <w:t xml:space="preserve">Prestige Promotion recognises that its people are its most </w:t>
      </w:r>
      <w:r w:rsidRPr="00E35CD8">
        <w:rPr>
          <w:sz w:val="22"/>
          <w:szCs w:val="22"/>
        </w:rPr>
        <w:t>important asset. We are committed to investing in the development, growth, and professional fulfilment of every employee. Our operations in the highly regulated pharmaceutical co-packaging sector require a continuously trained, competent, and adaptable wor</w:t>
      </w:r>
      <w:r w:rsidRPr="00E35CD8">
        <w:rPr>
          <w:sz w:val="22"/>
          <w:szCs w:val="22"/>
        </w:rPr>
        <w:t>kforce. We provide structured training, fair access to development opportunities, and clear career pathways that enable employees to grow with the company and contribute to our long-term success.</w:t>
      </w:r>
    </w:p>
    <w:p w14:paraId="324572D9" w14:textId="77777777" w:rsidR="004122AA" w:rsidRDefault="00867328" w:rsidP="00DE4B5F">
      <w:pPr>
        <w:spacing w:after="100"/>
        <w:jc w:val="both"/>
      </w:pPr>
      <w:r>
        <w:rPr>
          <w:b/>
          <w:bCs/>
        </w:rPr>
        <w:t>Measures:</w:t>
      </w:r>
    </w:p>
    <w:p w14:paraId="2D53CBAB"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 xml:space="preserve">Mandatory induction training for all new </w:t>
      </w:r>
      <w:r w:rsidRPr="00E35CD8">
        <w:rPr>
          <w:sz w:val="22"/>
          <w:szCs w:val="22"/>
        </w:rPr>
        <w:t>employees covering company values and culture, GMP and GDP requirements, quality management systems, occupational health and safety, data protection (GDPR), and role-specific competency requirements – documented in the training management system prior to u</w:t>
      </w:r>
      <w:r w:rsidRPr="00E35CD8">
        <w:rPr>
          <w:sz w:val="22"/>
          <w:szCs w:val="22"/>
        </w:rPr>
        <w:t>nsupervised work commencement</w:t>
      </w:r>
    </w:p>
    <w:p w14:paraId="02B93AFD"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Annual individual training needs assessment for all employees conducted by line managers, identifying skills gaps, regulatory training requirements, and personal development goals; results fed into a consolidated annual traini</w:t>
      </w:r>
      <w:r w:rsidRPr="00E35CD8">
        <w:rPr>
          <w:sz w:val="22"/>
          <w:szCs w:val="22"/>
        </w:rPr>
        <w:t>ng plan covering production, quality, safety, and professional skills</w:t>
      </w:r>
    </w:p>
    <w:p w14:paraId="1718A38D"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 xml:space="preserve">Maintenance of a comprehensive GMP-compliant training management system documenting all training activities, attendance records, competency assessments, and retraining triggers for each </w:t>
      </w:r>
      <w:r w:rsidRPr="00E35CD8">
        <w:rPr>
          <w:sz w:val="22"/>
          <w:szCs w:val="22"/>
        </w:rPr>
        <w:t>employee, ensuring traceability for internal and regulatory audits</w:t>
      </w:r>
    </w:p>
    <w:p w14:paraId="6C1A14E1"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Support for professional qualification and continuing education for all employees, including financial and scheduling support for relevant external courses, language training where appropri</w:t>
      </w:r>
      <w:r w:rsidRPr="00E35CD8">
        <w:rPr>
          <w:sz w:val="22"/>
          <w:szCs w:val="22"/>
        </w:rPr>
        <w:t>ate, and sponsorship of vocational qualifications (Ausbildung/Fortbildung) for eligible employees</w:t>
      </w:r>
    </w:p>
    <w:p w14:paraId="3F9FF8CB"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Transparent internal job posting process ensuring that all open positions are communicated to existing employees before or concurrent with external recruitmen</w:t>
      </w:r>
      <w:r w:rsidRPr="00E35CD8">
        <w:rPr>
          <w:sz w:val="22"/>
          <w:szCs w:val="22"/>
        </w:rPr>
        <w:t>t, providing genuine opportunities for internal promotion and lateral development</w:t>
      </w:r>
    </w:p>
    <w:p w14:paraId="771863BA" w14:textId="77777777" w:rsidR="004122AA" w:rsidRPr="00E35CD8" w:rsidRDefault="00867328" w:rsidP="00DE4B5F">
      <w:pPr>
        <w:numPr>
          <w:ilvl w:val="0"/>
          <w:numId w:val="1"/>
        </w:numPr>
        <w:pBdr>
          <w:top w:val="nil"/>
          <w:left w:val="nil"/>
          <w:bottom w:val="nil"/>
          <w:right w:val="nil"/>
          <w:between w:val="nil"/>
        </w:pBdr>
        <w:spacing w:after="60"/>
        <w:jc w:val="both"/>
        <w:rPr>
          <w:sz w:val="22"/>
          <w:szCs w:val="22"/>
        </w:rPr>
      </w:pPr>
      <w:r w:rsidRPr="00E35CD8">
        <w:rPr>
          <w:sz w:val="22"/>
          <w:szCs w:val="22"/>
        </w:rPr>
        <w:t xml:space="preserve">Annual performance and development reviews (Mitarbeitergespräche) for all employees, providing structured two-way feedback on performance, identifying development goals, and </w:t>
      </w:r>
      <w:r w:rsidRPr="00E35CD8">
        <w:rPr>
          <w:sz w:val="22"/>
          <w:szCs w:val="22"/>
        </w:rPr>
        <w:t>agreeing on concrete actions and timelines to support career progression</w:t>
      </w:r>
    </w:p>
    <w:p w14:paraId="6885B0AE" w14:textId="77777777" w:rsidR="004122AA" w:rsidRDefault="004122AA" w:rsidP="00DE4B5F">
      <w:pPr>
        <w:spacing w:after="80"/>
        <w:jc w:val="both"/>
      </w:pPr>
    </w:p>
    <w:p w14:paraId="7E7D88A0" w14:textId="77777777" w:rsidR="00D9206E" w:rsidRDefault="00D9206E">
      <w:pPr>
        <w:rPr>
          <w:b/>
          <w:bCs/>
        </w:rPr>
      </w:pPr>
      <w:r>
        <w:rPr>
          <w:b/>
          <w:bCs/>
        </w:rPr>
        <w:br w:type="page"/>
      </w:r>
    </w:p>
    <w:p w14:paraId="6BD7F03B" w14:textId="63CB04A1" w:rsidR="004122AA" w:rsidRDefault="00867328" w:rsidP="00DE4B5F">
      <w:pPr>
        <w:spacing w:after="120"/>
        <w:jc w:val="both"/>
      </w:pPr>
      <w:r>
        <w:rPr>
          <w:b/>
          <w:bCs/>
        </w:rPr>
        <w:lastRenderedPageBreak/>
        <w:t>Quantitative Objectives — Career Management &amp; Training:</w:t>
      </w:r>
    </w:p>
    <w:p w14:paraId="5627EC49" w14:textId="77777777" w:rsidR="004122AA" w:rsidRPr="0070437D" w:rsidRDefault="00867328" w:rsidP="00DE4B5F">
      <w:pPr>
        <w:spacing w:after="120"/>
        <w:jc w:val="both"/>
        <w:rPr>
          <w:sz w:val="22"/>
          <w:szCs w:val="22"/>
        </w:rPr>
      </w:pPr>
      <w:r w:rsidRPr="0070437D">
        <w:rPr>
          <w:sz w:val="22"/>
          <w:szCs w:val="22"/>
        </w:rPr>
        <w:t>Note: GMP and role-specific training are already embedded in the quality system. Focus: systematic recording of all training</w:t>
      </w:r>
      <w:r w:rsidRPr="0070437D">
        <w:rPr>
          <w:sz w:val="22"/>
          <w:szCs w:val="22"/>
        </w:rPr>
        <w:t>, coverage of all employee groups, and formalisation of development reviews.</w:t>
      </w:r>
    </w:p>
    <w:p w14:paraId="54A0993D" w14:textId="77777777" w:rsidR="004122AA" w:rsidRDefault="004122AA">
      <w:pPr>
        <w:spacing w:after="60"/>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14:paraId="22058F51" w14:textId="77777777" w:rsidTr="0070437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023A881"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304338E"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33AAE7F"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D4504CB"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0BD5C49A"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22E40E4E" w14:textId="77777777" w:rsidR="004122AA" w:rsidRPr="0070437D" w:rsidRDefault="00867328" w:rsidP="00DE4B5F">
            <w:pPr>
              <w:jc w:val="both"/>
              <w:rPr>
                <w:color w:val="FFFFFF" w:themeColor="background1"/>
                <w:sz w:val="22"/>
                <w:szCs w:val="22"/>
              </w:rPr>
            </w:pPr>
            <w:r w:rsidRPr="0070437D">
              <w:rPr>
                <w:b/>
                <w:bCs/>
                <w:color w:val="FFFFFF" w:themeColor="background1"/>
                <w:sz w:val="22"/>
                <w:szCs w:val="22"/>
              </w:rPr>
              <w:t>Review</w:t>
            </w:r>
          </w:p>
        </w:tc>
      </w:tr>
      <w:tr w:rsidR="004122AA" w14:paraId="338D38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57ED1E" w14:textId="77777777" w:rsidR="004122AA" w:rsidRPr="0070437D" w:rsidRDefault="00867328" w:rsidP="00DE4B5F">
            <w:pPr>
              <w:jc w:val="both"/>
              <w:rPr>
                <w:sz w:val="22"/>
                <w:szCs w:val="22"/>
              </w:rPr>
            </w:pPr>
            <w:r w:rsidRPr="0070437D">
              <w:rPr>
                <w:sz w:val="22"/>
                <w:szCs w:val="22"/>
              </w:rPr>
              <w:t>Induction training completion rate – new starters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3077CF" w14:textId="77777777" w:rsidR="004122AA" w:rsidRPr="0070437D" w:rsidRDefault="00867328" w:rsidP="00DE4B5F">
            <w:pPr>
              <w:jc w:val="both"/>
              <w:rPr>
                <w:sz w:val="22"/>
                <w:szCs w:val="22"/>
              </w:rPr>
            </w:pPr>
            <w:r w:rsidRPr="0070437D">
              <w:rPr>
                <w:sz w:val="22"/>
                <w:szCs w:val="22"/>
              </w:rPr>
              <w:t>100% documented before independent work</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7106DC" w14:textId="77777777" w:rsidR="004122AA" w:rsidRPr="0070437D" w:rsidRDefault="00867328" w:rsidP="00DE4B5F">
            <w:pPr>
              <w:jc w:val="both"/>
              <w:rPr>
                <w:sz w:val="22"/>
                <w:szCs w:val="22"/>
              </w:rPr>
            </w:pPr>
            <w:r w:rsidRPr="0070437D">
              <w:rPr>
                <w:sz w:val="22"/>
                <w:szCs w:val="22"/>
              </w:rPr>
              <w:t>100% maintained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20E46A" w14:textId="1D7F8AC6"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E77CB8" w14:textId="77777777" w:rsidR="004122AA" w:rsidRPr="0070437D" w:rsidRDefault="00867328" w:rsidP="00DE4B5F">
            <w:pPr>
              <w:jc w:val="both"/>
              <w:rPr>
                <w:sz w:val="22"/>
                <w:szCs w:val="22"/>
              </w:rPr>
            </w:pPr>
            <w:r w:rsidRPr="0070437D">
              <w:rPr>
                <w:sz w:val="22"/>
                <w:szCs w:val="22"/>
              </w:rPr>
              <w:t>QMO / HR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A859E2" w14:textId="77777777" w:rsidR="004122AA" w:rsidRPr="0070437D" w:rsidRDefault="00867328" w:rsidP="00DE4B5F">
            <w:pPr>
              <w:jc w:val="both"/>
              <w:rPr>
                <w:sz w:val="22"/>
                <w:szCs w:val="22"/>
              </w:rPr>
            </w:pPr>
            <w:r w:rsidRPr="0070437D">
              <w:rPr>
                <w:sz w:val="22"/>
                <w:szCs w:val="22"/>
              </w:rPr>
              <w:t>Monthly (new starters)</w:t>
            </w:r>
          </w:p>
        </w:tc>
      </w:tr>
      <w:tr w:rsidR="004122AA" w14:paraId="379923BB"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BB9804A" w14:textId="77777777" w:rsidR="004122AA" w:rsidRPr="0070437D" w:rsidRDefault="00867328" w:rsidP="00DE4B5F">
            <w:pPr>
              <w:jc w:val="both"/>
              <w:rPr>
                <w:sz w:val="22"/>
                <w:szCs w:val="22"/>
              </w:rPr>
            </w:pPr>
            <w:r w:rsidRPr="0070437D">
              <w:rPr>
                <w:sz w:val="22"/>
                <w:szCs w:val="22"/>
              </w:rPr>
              <w:t>Annual GMP/GDP training completion rate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67B6B8E" w14:textId="77777777" w:rsidR="004122AA" w:rsidRPr="0070437D" w:rsidRDefault="00867328" w:rsidP="00DE4B5F">
            <w:pPr>
              <w:jc w:val="both"/>
              <w:rPr>
                <w:sz w:val="22"/>
                <w:szCs w:val="22"/>
              </w:rPr>
            </w:pPr>
            <w:r w:rsidRPr="0070437D">
              <w:rPr>
                <w:sz w:val="22"/>
                <w:szCs w:val="22"/>
              </w:rPr>
              <w:t>100%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7D9E3CD" w14:textId="77777777" w:rsidR="004122AA" w:rsidRPr="0070437D" w:rsidRDefault="00867328" w:rsidP="00DE4B5F">
            <w:pPr>
              <w:jc w:val="both"/>
              <w:rPr>
                <w:sz w:val="22"/>
                <w:szCs w:val="22"/>
              </w:rPr>
            </w:pPr>
            <w:r w:rsidRPr="0070437D">
              <w:rPr>
                <w:sz w:val="22"/>
                <w:szCs w:val="22"/>
              </w:rPr>
              <w:t>100% annual refresher; all new regulations covered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0518AC" w14:textId="36C8B93D"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905939" w14:textId="77777777" w:rsidR="004122AA" w:rsidRPr="0070437D" w:rsidRDefault="00867328" w:rsidP="00DE4B5F">
            <w:pPr>
              <w:jc w:val="both"/>
              <w:rPr>
                <w:sz w:val="22"/>
                <w:szCs w:val="22"/>
              </w:rPr>
            </w:pPr>
            <w:r w:rsidRPr="0070437D">
              <w:rPr>
                <w:sz w:val="22"/>
                <w:szCs w:val="22"/>
              </w:rPr>
              <w:t>QMO / Production</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BBB846" w14:textId="77777777" w:rsidR="004122AA" w:rsidRPr="0070437D" w:rsidRDefault="00867328" w:rsidP="00DE4B5F">
            <w:pPr>
              <w:jc w:val="both"/>
              <w:rPr>
                <w:sz w:val="22"/>
                <w:szCs w:val="22"/>
              </w:rPr>
            </w:pPr>
            <w:r w:rsidRPr="0070437D">
              <w:rPr>
                <w:sz w:val="22"/>
                <w:szCs w:val="22"/>
              </w:rPr>
              <w:t>Annually</w:t>
            </w:r>
          </w:p>
        </w:tc>
      </w:tr>
      <w:tr w:rsidR="004122AA" w14:paraId="372952F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FC8FA8" w14:textId="77777777" w:rsidR="004122AA" w:rsidRPr="0070437D" w:rsidRDefault="00867328" w:rsidP="00DE4B5F">
            <w:pPr>
              <w:jc w:val="both"/>
              <w:rPr>
                <w:sz w:val="22"/>
                <w:szCs w:val="22"/>
              </w:rPr>
            </w:pPr>
            <w:r w:rsidRPr="0070437D">
              <w:rPr>
                <w:sz w:val="22"/>
                <w:szCs w:val="22"/>
              </w:rPr>
              <w:t xml:space="preserve">Annual </w:t>
            </w:r>
            <w:r w:rsidRPr="0070437D">
              <w:rPr>
                <w:sz w:val="22"/>
                <w:szCs w:val="22"/>
              </w:rPr>
              <w:t>training needs assessments completed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1FE7E3" w14:textId="77777777" w:rsidR="004122AA" w:rsidRPr="0070437D" w:rsidRDefault="00867328" w:rsidP="00DE4B5F">
            <w:pPr>
              <w:jc w:val="both"/>
              <w:rPr>
                <w:sz w:val="22"/>
                <w:szCs w:val="22"/>
              </w:rPr>
            </w:pPr>
            <w:r w:rsidRPr="0070437D">
              <w:rPr>
                <w:sz w:val="22"/>
                <w:szCs w:val="22"/>
              </w:rPr>
              <w:t>Training needs process designed &amp; piloted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0FD0B9" w14:textId="77777777" w:rsidR="004122AA" w:rsidRPr="0070437D" w:rsidRDefault="00867328" w:rsidP="00DE4B5F">
            <w:pPr>
              <w:jc w:val="both"/>
              <w:rPr>
                <w:sz w:val="22"/>
                <w:szCs w:val="22"/>
              </w:rPr>
            </w:pPr>
            <w:r w:rsidRPr="0070437D">
              <w:rPr>
                <w:sz w:val="22"/>
                <w:szCs w:val="22"/>
              </w:rPr>
              <w:t>100% of employees with documented annual 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C71A35" w14:textId="0D7D6FCE"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45244A" w14:textId="77777777" w:rsidR="004122AA" w:rsidRPr="0070437D" w:rsidRDefault="00867328" w:rsidP="00DE4B5F">
            <w:pPr>
              <w:jc w:val="both"/>
              <w:rPr>
                <w:sz w:val="22"/>
                <w:szCs w:val="22"/>
              </w:rPr>
            </w:pPr>
            <w:r w:rsidRPr="0070437D">
              <w:rPr>
                <w:sz w:val="22"/>
                <w:szCs w:val="22"/>
              </w:rPr>
              <w:t>HR / Line Managers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8E1E33" w14:textId="77777777" w:rsidR="004122AA" w:rsidRPr="0070437D" w:rsidRDefault="00867328" w:rsidP="00DE4B5F">
            <w:pPr>
              <w:jc w:val="both"/>
              <w:rPr>
                <w:sz w:val="22"/>
                <w:szCs w:val="22"/>
              </w:rPr>
            </w:pPr>
            <w:r w:rsidRPr="0070437D">
              <w:rPr>
                <w:sz w:val="22"/>
                <w:szCs w:val="22"/>
              </w:rPr>
              <w:t>Annually (Q4)</w:t>
            </w:r>
          </w:p>
        </w:tc>
      </w:tr>
      <w:tr w:rsidR="004122AA" w14:paraId="5D19B4F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6159D3" w14:textId="77777777" w:rsidR="004122AA" w:rsidRPr="0070437D" w:rsidRDefault="00867328" w:rsidP="00DE4B5F">
            <w:pPr>
              <w:jc w:val="both"/>
              <w:rPr>
                <w:sz w:val="22"/>
                <w:szCs w:val="22"/>
              </w:rPr>
            </w:pPr>
            <w:r w:rsidRPr="0070437D">
              <w:rPr>
                <w:sz w:val="22"/>
                <w:szCs w:val="22"/>
              </w:rPr>
              <w:t>Average training hours per employee (hours/year)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BFCA0B" w14:textId="77777777" w:rsidR="004122AA" w:rsidRPr="0070437D" w:rsidRDefault="00867328" w:rsidP="00DE4B5F">
            <w:pPr>
              <w:jc w:val="both"/>
              <w:rPr>
                <w:sz w:val="22"/>
                <w:szCs w:val="22"/>
              </w:rPr>
            </w:pPr>
            <w:r w:rsidRPr="0070437D">
              <w:rPr>
                <w:sz w:val="22"/>
                <w:szCs w:val="22"/>
              </w:rPr>
              <w:t xml:space="preserve">Initial </w:t>
            </w:r>
            <w:r w:rsidRPr="0070437D">
              <w:rPr>
                <w:sz w:val="22"/>
                <w:szCs w:val="22"/>
              </w:rPr>
              <w:t>measurement baseline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B6F264" w14:textId="77777777" w:rsidR="004122AA" w:rsidRPr="0070437D" w:rsidRDefault="00867328" w:rsidP="00DE4B5F">
            <w:pPr>
              <w:jc w:val="both"/>
              <w:rPr>
                <w:sz w:val="22"/>
                <w:szCs w:val="22"/>
              </w:rPr>
            </w:pPr>
            <w:r w:rsidRPr="0070437D">
              <w:rPr>
                <w:rFonts w:ascii="Arial Unicode MS" w:eastAsia="Arial Unicode MS" w:hAnsi="Arial Unicode MS" w:cs="Arial Unicode MS"/>
                <w:sz w:val="22"/>
                <w:szCs w:val="22"/>
              </w:rPr>
              <w:t>≥ 16 hours/employee/year</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7DE3D5" w14:textId="6F58F390"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sz w:val="22"/>
                <w:szCs w:val="22"/>
              </w:rPr>
              <w:t>Collecting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9A45BC" w14:textId="77777777" w:rsidR="004122AA" w:rsidRPr="0070437D" w:rsidRDefault="00867328" w:rsidP="00DE4B5F">
            <w:pPr>
              <w:jc w:val="both"/>
              <w:rPr>
                <w:sz w:val="22"/>
                <w:szCs w:val="22"/>
              </w:rPr>
            </w:pPr>
            <w:r w:rsidRPr="0070437D">
              <w:rPr>
                <w:sz w:val="22"/>
                <w:szCs w:val="22"/>
              </w:rPr>
              <w:t>QMO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721198" w14:textId="77777777" w:rsidR="004122AA" w:rsidRPr="0070437D" w:rsidRDefault="00867328" w:rsidP="00DE4B5F">
            <w:pPr>
              <w:jc w:val="both"/>
              <w:rPr>
                <w:sz w:val="22"/>
                <w:szCs w:val="22"/>
              </w:rPr>
            </w:pPr>
            <w:r w:rsidRPr="0070437D">
              <w:rPr>
                <w:sz w:val="22"/>
                <w:szCs w:val="22"/>
              </w:rPr>
              <w:t>Annually</w:t>
            </w:r>
          </w:p>
        </w:tc>
      </w:tr>
      <w:tr w:rsidR="004122AA" w14:paraId="28A16C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3FF272" w14:textId="77777777" w:rsidR="004122AA" w:rsidRPr="0070437D" w:rsidRDefault="00867328" w:rsidP="00DE4B5F">
            <w:pPr>
              <w:jc w:val="both"/>
              <w:rPr>
                <w:sz w:val="22"/>
                <w:szCs w:val="22"/>
              </w:rPr>
            </w:pPr>
            <w:r w:rsidRPr="0070437D">
              <w:rPr>
                <w:sz w:val="22"/>
                <w:szCs w:val="22"/>
              </w:rPr>
              <w:t>Performance and development reviews conducted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44D848" w14:textId="77777777" w:rsidR="004122AA" w:rsidRPr="0070437D" w:rsidRDefault="00867328" w:rsidP="00DE4B5F">
            <w:pPr>
              <w:jc w:val="both"/>
              <w:rPr>
                <w:sz w:val="22"/>
                <w:szCs w:val="22"/>
              </w:rPr>
            </w:pPr>
            <w:r w:rsidRPr="0070437D">
              <w:rPr>
                <w:sz w:val="22"/>
                <w:szCs w:val="22"/>
              </w:rPr>
              <w:t>Process designed; first review cycle completed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2A05F8" w14:textId="77777777" w:rsidR="004122AA" w:rsidRPr="0070437D" w:rsidRDefault="00867328" w:rsidP="00DE4B5F">
            <w:pPr>
              <w:jc w:val="both"/>
              <w:rPr>
                <w:sz w:val="22"/>
                <w:szCs w:val="22"/>
              </w:rPr>
            </w:pPr>
            <w:r w:rsidRPr="0070437D">
              <w:rPr>
                <w:rFonts w:ascii="Arial Unicode MS" w:eastAsia="Arial Unicode MS" w:hAnsi="Arial Unicode MS" w:cs="Arial Unicode MS"/>
                <w:sz w:val="22"/>
                <w:szCs w:val="22"/>
              </w:rPr>
              <w:t>≥ 90% of employees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33BD56" w14:textId="487674EB"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F32F3C" w14:textId="77777777" w:rsidR="004122AA" w:rsidRPr="0070437D" w:rsidRDefault="00867328" w:rsidP="00DE4B5F">
            <w:pPr>
              <w:jc w:val="both"/>
              <w:rPr>
                <w:sz w:val="22"/>
                <w:szCs w:val="22"/>
              </w:rPr>
            </w:pPr>
            <w:r w:rsidRPr="0070437D">
              <w:rPr>
                <w:sz w:val="22"/>
                <w:szCs w:val="22"/>
              </w:rPr>
              <w:t xml:space="preserve">HR / </w:t>
            </w:r>
            <w:r w:rsidRPr="0070437D">
              <w:rPr>
                <w:sz w:val="22"/>
                <w:szCs w:val="22"/>
              </w:rPr>
              <w:t>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67E3F8" w14:textId="77777777" w:rsidR="004122AA" w:rsidRPr="0070437D" w:rsidRDefault="00867328" w:rsidP="00DE4B5F">
            <w:pPr>
              <w:jc w:val="both"/>
              <w:rPr>
                <w:sz w:val="22"/>
                <w:szCs w:val="22"/>
              </w:rPr>
            </w:pPr>
            <w:r w:rsidRPr="0070437D">
              <w:rPr>
                <w:sz w:val="22"/>
                <w:szCs w:val="22"/>
              </w:rPr>
              <w:t>Annually (Q4)</w:t>
            </w:r>
          </w:p>
        </w:tc>
      </w:tr>
    </w:tbl>
    <w:p w14:paraId="730677D2" w14:textId="77777777" w:rsidR="004122AA" w:rsidRDefault="004122AA" w:rsidP="00DE4B5F">
      <w:pPr>
        <w:spacing w:after="80"/>
        <w:jc w:val="both"/>
      </w:pPr>
    </w:p>
    <w:p w14:paraId="5A2FB909" w14:textId="4E78128F" w:rsidR="004122AA" w:rsidRDefault="00867328" w:rsidP="00DE4B5F">
      <w:pPr>
        <w:spacing w:after="120"/>
        <w:jc w:val="both"/>
      </w:pPr>
      <w:r>
        <w:rPr>
          <w:b/>
          <w:bCs/>
          <w:color w:val="1F4E79"/>
        </w:rPr>
        <w:t xml:space="preserve">Measures 2026: Launch annual development review cycle  |  Training hours dashboard  |  Consolidated annual training plan </w:t>
      </w:r>
    </w:p>
    <w:p w14:paraId="73DA70F2" w14:textId="77777777" w:rsidR="004122AA" w:rsidRDefault="004122AA" w:rsidP="00DE4B5F">
      <w:pPr>
        <w:spacing w:after="200"/>
        <w:jc w:val="both"/>
      </w:pPr>
    </w:p>
    <w:p w14:paraId="67FB6086" w14:textId="77777777" w:rsidR="00D9206E" w:rsidRDefault="00D9206E">
      <w:pPr>
        <w:rPr>
          <w:b/>
          <w:bCs/>
          <w:color w:val="1F4E79"/>
          <w:sz w:val="24"/>
          <w:szCs w:val="24"/>
        </w:rPr>
      </w:pPr>
      <w:r>
        <w:br w:type="page"/>
      </w:r>
    </w:p>
    <w:p w14:paraId="1E2BFC96" w14:textId="30EF50CC" w:rsidR="004122AA" w:rsidRDefault="00867328" w:rsidP="00DE4B5F">
      <w:pPr>
        <w:pStyle w:val="berschrift2"/>
        <w:jc w:val="both"/>
      </w:pPr>
      <w:r>
        <w:lastRenderedPageBreak/>
        <w:t>3.4 Child Labor, Forced Labor &amp; Human Trafficking</w:t>
      </w:r>
    </w:p>
    <w:p w14:paraId="1885C5F6" w14:textId="77777777" w:rsidR="004122AA" w:rsidRPr="0070437D" w:rsidRDefault="00867328" w:rsidP="00DE4B5F">
      <w:pPr>
        <w:spacing w:after="100"/>
        <w:jc w:val="both"/>
        <w:rPr>
          <w:sz w:val="22"/>
          <w:szCs w:val="22"/>
        </w:rPr>
      </w:pPr>
      <w:r w:rsidRPr="0070437D">
        <w:rPr>
          <w:b/>
          <w:bCs/>
          <w:sz w:val="22"/>
          <w:szCs w:val="22"/>
        </w:rPr>
        <w:t>Commitment:</w:t>
      </w:r>
    </w:p>
    <w:p w14:paraId="5F081C12" w14:textId="63367E79" w:rsidR="004122AA" w:rsidRPr="0070437D" w:rsidRDefault="00867328" w:rsidP="00DE4B5F">
      <w:pPr>
        <w:spacing w:after="120"/>
        <w:jc w:val="both"/>
        <w:rPr>
          <w:sz w:val="22"/>
          <w:szCs w:val="22"/>
        </w:rPr>
      </w:pPr>
      <w:r w:rsidRPr="0070437D">
        <w:rPr>
          <w:sz w:val="22"/>
          <w:szCs w:val="22"/>
        </w:rPr>
        <w:t xml:space="preserve">Prestige Promotion maintains a </w:t>
      </w:r>
      <w:r w:rsidRPr="0070437D">
        <w:rPr>
          <w:sz w:val="22"/>
          <w:szCs w:val="22"/>
        </w:rPr>
        <w:t>zero-tolerance towards all forms of child labour, forced labour, bonded labour, and human trafficking – in our own operations and throughout our supply chain. These practices represent fundamental violations of human rights and human dignity. We are commit</w:t>
      </w:r>
      <w:r w:rsidRPr="0070437D">
        <w:rPr>
          <w:sz w:val="22"/>
          <w:szCs w:val="22"/>
        </w:rPr>
        <w:t>ted to the complete elimination of such practices and to actively identifying and remedying any risks in our business relationships, in compliance with the German Supply Chain Due Diligence Act (Lieferkettensorgfaltspflichtengesetz, LkSG) and applicable in</w:t>
      </w:r>
      <w:r w:rsidRPr="0070437D">
        <w:rPr>
          <w:sz w:val="22"/>
          <w:szCs w:val="22"/>
        </w:rPr>
        <w:t>ternational standards including ILO Conventions and the UN Guiding Principles on Business and Human Rights.</w:t>
      </w:r>
    </w:p>
    <w:p w14:paraId="5529D719" w14:textId="77777777" w:rsidR="004122AA" w:rsidRPr="0070437D" w:rsidRDefault="00867328" w:rsidP="00DE4B5F">
      <w:pPr>
        <w:spacing w:after="100"/>
        <w:jc w:val="both"/>
        <w:rPr>
          <w:sz w:val="22"/>
          <w:szCs w:val="22"/>
        </w:rPr>
      </w:pPr>
      <w:r w:rsidRPr="0070437D">
        <w:rPr>
          <w:b/>
          <w:bCs/>
          <w:sz w:val="22"/>
          <w:szCs w:val="22"/>
        </w:rPr>
        <w:t>Measures:</w:t>
      </w:r>
    </w:p>
    <w:p w14:paraId="412DBDE3"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Absolute prohibition on the employment of persons under the age of 18 in any operational role at Prestige Promotion; verification of age a</w:t>
      </w:r>
      <w:r w:rsidRPr="0070437D">
        <w:rPr>
          <w:sz w:val="22"/>
          <w:szCs w:val="22"/>
        </w:rPr>
        <w:t>nd legal right to work through mandatory identity and work permit checks for all new employees prior to commencement of employment, including all temporary workers engaged through staffing agencies</w:t>
      </w:r>
    </w:p>
    <w:p w14:paraId="12DA8535"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Prohibition of all forms of forced, compulsory, bonded, or</w:t>
      </w:r>
      <w:r w:rsidRPr="0070437D">
        <w:rPr>
          <w:sz w:val="22"/>
          <w:szCs w:val="22"/>
        </w:rPr>
        <w:t xml:space="preserve"> involuntarily prison labour in Prestige Promotion's own operations; all employees and temporary workers are employed on a fully voluntary basis with the legal right to terminate their employment in accordance with their contract and applicable law</w:t>
      </w:r>
    </w:p>
    <w:p w14:paraId="643510A1"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No dedu</w:t>
      </w:r>
      <w:r w:rsidRPr="0070437D">
        <w:rPr>
          <w:sz w:val="22"/>
          <w:szCs w:val="22"/>
        </w:rPr>
        <w:t>ction of recruitment fees, deposits, or security payments from employee wages; no retention of personal identity documents (passports, residence permits) by the company or its contracted staffing agencies; Prestige Promotion ensures that all staffing agenc</w:t>
      </w:r>
      <w:r w:rsidRPr="0070437D">
        <w:rPr>
          <w:sz w:val="22"/>
          <w:szCs w:val="22"/>
        </w:rPr>
        <w:t>ies used comply with these requirements</w:t>
      </w:r>
    </w:p>
    <w:p w14:paraId="62CBCA2D"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Implementation of supply chain due diligence measures in accordance with the German LkSG: risk analysis of direct suppliers with respect to child labour, forced labour, and human rights violations; supplier self-decl</w:t>
      </w:r>
      <w:r w:rsidRPr="0070437D">
        <w:rPr>
          <w:sz w:val="22"/>
          <w:szCs w:val="22"/>
        </w:rPr>
        <w:t>aration requirements; and integration of social compliance requirements into procurement contracts and supplier codes of conduct</w:t>
      </w:r>
    </w:p>
    <w:p w14:paraId="3F180A72"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Establishment and communication of a confidential whistleblower and reporting channel enabling employees, temporary workers, an</w:t>
      </w:r>
      <w:r w:rsidRPr="0070437D">
        <w:rPr>
          <w:sz w:val="22"/>
          <w:szCs w:val="22"/>
        </w:rPr>
        <w:t>d external parties to report concerns about child labour, forced labour, human trafficking, or other human rights violations without fear of retaliation, in compliance with the EU Whistleblower Protection Directive and its German transposition (HinSchG)</w:t>
      </w:r>
    </w:p>
    <w:p w14:paraId="1855990C" w14:textId="77777777" w:rsidR="004122AA" w:rsidRPr="0070437D" w:rsidRDefault="00867328" w:rsidP="00DE4B5F">
      <w:pPr>
        <w:numPr>
          <w:ilvl w:val="0"/>
          <w:numId w:val="1"/>
        </w:numPr>
        <w:pBdr>
          <w:top w:val="nil"/>
          <w:left w:val="nil"/>
          <w:bottom w:val="nil"/>
          <w:right w:val="nil"/>
          <w:between w:val="nil"/>
        </w:pBdr>
        <w:spacing w:after="60"/>
        <w:jc w:val="both"/>
        <w:rPr>
          <w:sz w:val="22"/>
          <w:szCs w:val="22"/>
        </w:rPr>
      </w:pPr>
      <w:r w:rsidRPr="0070437D">
        <w:rPr>
          <w:sz w:val="22"/>
          <w:szCs w:val="22"/>
        </w:rPr>
        <w:t>An</w:t>
      </w:r>
      <w:r w:rsidRPr="0070437D">
        <w:rPr>
          <w:sz w:val="22"/>
          <w:szCs w:val="22"/>
        </w:rPr>
        <w:t>nual training for management, HR, and procurement personnel on the identification of indicators of child labour, forced labour, and human trafficking, including practical guidance on reporting obligations and remediation steps</w:t>
      </w:r>
    </w:p>
    <w:p w14:paraId="44E76EF5" w14:textId="77777777" w:rsidR="004122AA" w:rsidRPr="0070437D" w:rsidRDefault="004122AA" w:rsidP="00DE4B5F">
      <w:pPr>
        <w:spacing w:after="80"/>
        <w:jc w:val="both"/>
        <w:rPr>
          <w:sz w:val="22"/>
          <w:szCs w:val="22"/>
        </w:rPr>
      </w:pPr>
    </w:p>
    <w:p w14:paraId="356CE1AF" w14:textId="77777777" w:rsidR="00D9206E" w:rsidRDefault="00D9206E">
      <w:pPr>
        <w:rPr>
          <w:b/>
          <w:bCs/>
          <w:sz w:val="22"/>
          <w:szCs w:val="22"/>
        </w:rPr>
      </w:pPr>
      <w:r>
        <w:rPr>
          <w:b/>
          <w:bCs/>
          <w:sz w:val="22"/>
          <w:szCs w:val="22"/>
        </w:rPr>
        <w:br w:type="page"/>
      </w:r>
    </w:p>
    <w:p w14:paraId="7D988A23" w14:textId="31B2DA49" w:rsidR="004122AA" w:rsidRPr="0070437D" w:rsidRDefault="00867328" w:rsidP="00DE4B5F">
      <w:pPr>
        <w:spacing w:after="120"/>
        <w:jc w:val="both"/>
        <w:rPr>
          <w:sz w:val="22"/>
          <w:szCs w:val="22"/>
        </w:rPr>
      </w:pPr>
      <w:r w:rsidRPr="0070437D">
        <w:rPr>
          <w:b/>
          <w:bCs/>
          <w:sz w:val="22"/>
          <w:szCs w:val="22"/>
        </w:rPr>
        <w:lastRenderedPageBreak/>
        <w:t xml:space="preserve">Quantitative Objectives — </w:t>
      </w:r>
      <w:r w:rsidRPr="0070437D">
        <w:rPr>
          <w:b/>
          <w:bCs/>
          <w:sz w:val="22"/>
          <w:szCs w:val="22"/>
        </w:rPr>
        <w:t>Child Labor, Forced Labor &amp; Human Trafficking:</w:t>
      </w:r>
    </w:p>
    <w:p w14:paraId="5FF85873" w14:textId="77777777" w:rsidR="004122AA" w:rsidRPr="0070437D" w:rsidRDefault="00867328" w:rsidP="00DE4B5F">
      <w:pPr>
        <w:spacing w:after="120"/>
        <w:jc w:val="both"/>
        <w:rPr>
          <w:sz w:val="22"/>
          <w:szCs w:val="22"/>
        </w:rPr>
      </w:pPr>
      <w:r w:rsidRPr="0070437D">
        <w:rPr>
          <w:sz w:val="22"/>
          <w:szCs w:val="22"/>
        </w:rPr>
        <w:t>Note: Age verification and right-to-work checks are already performed for all employees. Focus: supplier due diligence formalisation, whistleblower channel, and LkSG compliance documentation.</w:t>
      </w:r>
    </w:p>
    <w:p w14:paraId="556617CE" w14:textId="77777777" w:rsidR="004122AA" w:rsidRPr="0070437D" w:rsidRDefault="004122AA" w:rsidP="00DE4B5F">
      <w:pPr>
        <w:spacing w:after="60"/>
        <w:jc w:val="both"/>
        <w:rPr>
          <w:sz w:val="22"/>
          <w:szCs w:val="22"/>
        </w:rPr>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rsidRPr="0070437D" w14:paraId="56D6EAE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8AC267B" w14:textId="77777777" w:rsidR="004122AA" w:rsidRPr="0070437D" w:rsidRDefault="00867328" w:rsidP="00DE4B5F">
            <w:pPr>
              <w:jc w:val="both"/>
              <w:rPr>
                <w:sz w:val="22"/>
                <w:szCs w:val="22"/>
              </w:rPr>
            </w:pPr>
            <w:r w:rsidRPr="0070437D">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4D2510" w14:textId="77777777" w:rsidR="004122AA" w:rsidRPr="0070437D" w:rsidRDefault="00867328" w:rsidP="00DE4B5F">
            <w:pPr>
              <w:jc w:val="both"/>
              <w:rPr>
                <w:sz w:val="22"/>
                <w:szCs w:val="22"/>
              </w:rPr>
            </w:pPr>
            <w:r w:rsidRPr="0070437D">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938B44" w14:textId="77777777" w:rsidR="004122AA" w:rsidRPr="0070437D" w:rsidRDefault="00867328" w:rsidP="00DE4B5F">
            <w:pPr>
              <w:jc w:val="both"/>
              <w:rPr>
                <w:sz w:val="22"/>
                <w:szCs w:val="22"/>
              </w:rPr>
            </w:pPr>
            <w:r w:rsidRPr="0070437D">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5268E0" w14:textId="77777777" w:rsidR="004122AA" w:rsidRPr="0070437D" w:rsidRDefault="00867328" w:rsidP="00DE4B5F">
            <w:pPr>
              <w:jc w:val="both"/>
              <w:rPr>
                <w:sz w:val="22"/>
                <w:szCs w:val="22"/>
              </w:rPr>
            </w:pPr>
            <w:r w:rsidRPr="0070437D">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8E238E" w14:textId="77777777" w:rsidR="004122AA" w:rsidRPr="0070437D" w:rsidRDefault="00867328" w:rsidP="00DE4B5F">
            <w:pPr>
              <w:jc w:val="both"/>
              <w:rPr>
                <w:sz w:val="22"/>
                <w:szCs w:val="22"/>
              </w:rPr>
            </w:pPr>
            <w:r w:rsidRPr="0070437D">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F6D1AE" w14:textId="77777777" w:rsidR="004122AA" w:rsidRPr="0070437D" w:rsidRDefault="00867328" w:rsidP="00DE4B5F">
            <w:pPr>
              <w:jc w:val="both"/>
              <w:rPr>
                <w:sz w:val="22"/>
                <w:szCs w:val="22"/>
              </w:rPr>
            </w:pPr>
            <w:r w:rsidRPr="0070437D">
              <w:rPr>
                <w:b/>
                <w:bCs/>
                <w:color w:val="1F4E79"/>
                <w:sz w:val="22"/>
                <w:szCs w:val="22"/>
              </w:rPr>
              <w:t>Review</w:t>
            </w:r>
          </w:p>
        </w:tc>
      </w:tr>
      <w:tr w:rsidR="004122AA" w:rsidRPr="0070437D" w14:paraId="413057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FEB94D" w14:textId="77777777" w:rsidR="004122AA" w:rsidRPr="0070437D" w:rsidRDefault="00867328" w:rsidP="00DE4B5F">
            <w:pPr>
              <w:jc w:val="both"/>
              <w:rPr>
                <w:sz w:val="22"/>
                <w:szCs w:val="22"/>
              </w:rPr>
            </w:pPr>
            <w:r w:rsidRPr="0070437D">
              <w:rPr>
                <w:sz w:val="22"/>
                <w:szCs w:val="22"/>
              </w:rPr>
              <w:t>Incidents of child labour or forced labour detected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176B7C" w14:textId="77777777" w:rsidR="004122AA" w:rsidRPr="0070437D" w:rsidRDefault="00867328" w:rsidP="00DE4B5F">
            <w:pPr>
              <w:jc w:val="both"/>
              <w:rPr>
                <w:sz w:val="22"/>
                <w:szCs w:val="22"/>
              </w:rPr>
            </w:pPr>
            <w:r w:rsidRPr="0070437D">
              <w:rPr>
                <w:sz w:val="22"/>
                <w:szCs w:val="22"/>
              </w:rPr>
              <w:t>Zero confirmed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83237B" w14:textId="77777777" w:rsidR="004122AA" w:rsidRPr="0070437D" w:rsidRDefault="00867328" w:rsidP="00DE4B5F">
            <w:pPr>
              <w:jc w:val="both"/>
              <w:rPr>
                <w:sz w:val="22"/>
                <w:szCs w:val="22"/>
              </w:rPr>
            </w:pPr>
            <w:r w:rsidRPr="0070437D">
              <w:rPr>
                <w:sz w:val="22"/>
                <w:szCs w:val="22"/>
              </w:rPr>
              <w:t>Zero confirmed incidents; annual verification completed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F4D856" w14:textId="6CF228F4"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1C3AA1" w14:textId="77777777" w:rsidR="004122AA" w:rsidRPr="0070437D" w:rsidRDefault="00867328" w:rsidP="00DE4B5F">
            <w:pPr>
              <w:jc w:val="both"/>
              <w:rPr>
                <w:sz w:val="22"/>
                <w:szCs w:val="22"/>
              </w:rPr>
            </w:pPr>
            <w:r w:rsidRPr="0070437D">
              <w:rPr>
                <w:sz w:val="22"/>
                <w:szCs w:val="22"/>
              </w:rPr>
              <w:t>Management / HR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01EEBC" w14:textId="77777777" w:rsidR="004122AA" w:rsidRPr="0070437D" w:rsidRDefault="00867328" w:rsidP="00DE4B5F">
            <w:pPr>
              <w:jc w:val="both"/>
              <w:rPr>
                <w:sz w:val="22"/>
                <w:szCs w:val="22"/>
              </w:rPr>
            </w:pPr>
            <w:r w:rsidRPr="0070437D">
              <w:rPr>
                <w:sz w:val="22"/>
                <w:szCs w:val="22"/>
              </w:rPr>
              <w:t>Annually</w:t>
            </w:r>
          </w:p>
        </w:tc>
      </w:tr>
      <w:tr w:rsidR="004122AA" w:rsidRPr="0070437D" w14:paraId="1A3C8A5A"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90DC03" w14:textId="77777777" w:rsidR="004122AA" w:rsidRPr="0070437D" w:rsidRDefault="00867328" w:rsidP="00DE4B5F">
            <w:pPr>
              <w:jc w:val="both"/>
              <w:rPr>
                <w:sz w:val="22"/>
                <w:szCs w:val="22"/>
              </w:rPr>
            </w:pPr>
            <w:r w:rsidRPr="0070437D">
              <w:rPr>
                <w:sz w:val="22"/>
                <w:szCs w:val="22"/>
              </w:rPr>
              <w:t>Age and right-to-work verification – new employees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555926" w14:textId="77777777" w:rsidR="004122AA" w:rsidRPr="0070437D" w:rsidRDefault="00867328" w:rsidP="00DE4B5F">
            <w:pPr>
              <w:jc w:val="both"/>
              <w:rPr>
                <w:sz w:val="22"/>
                <w:szCs w:val="22"/>
              </w:rPr>
            </w:pPr>
            <w:r w:rsidRPr="0070437D">
              <w:rPr>
                <w:sz w:val="22"/>
                <w:szCs w:val="22"/>
              </w:rPr>
              <w:t>100% verified before commencement</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49DC9A" w14:textId="77777777" w:rsidR="004122AA" w:rsidRPr="0070437D" w:rsidRDefault="00867328" w:rsidP="00DE4B5F">
            <w:pPr>
              <w:jc w:val="both"/>
              <w:rPr>
                <w:sz w:val="22"/>
                <w:szCs w:val="22"/>
              </w:rPr>
            </w:pPr>
            <w:r w:rsidRPr="0070437D">
              <w:rPr>
                <w:sz w:val="22"/>
                <w:szCs w:val="22"/>
              </w:rPr>
              <w:t>100% maintained; documented for all employee types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A0B298" w14:textId="482A6A3E"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EF06954" w14:textId="77777777" w:rsidR="004122AA" w:rsidRPr="0070437D" w:rsidRDefault="00867328" w:rsidP="00DE4B5F">
            <w:pPr>
              <w:jc w:val="both"/>
              <w:rPr>
                <w:sz w:val="22"/>
                <w:szCs w:val="22"/>
              </w:rPr>
            </w:pPr>
            <w:r w:rsidRPr="0070437D">
              <w:rPr>
                <w:sz w:val="22"/>
                <w:szCs w:val="22"/>
              </w:rPr>
              <w:t>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8059BF3" w14:textId="77777777" w:rsidR="004122AA" w:rsidRPr="0070437D" w:rsidRDefault="00867328" w:rsidP="00DE4B5F">
            <w:pPr>
              <w:jc w:val="both"/>
              <w:rPr>
                <w:sz w:val="22"/>
                <w:szCs w:val="22"/>
              </w:rPr>
            </w:pPr>
            <w:r w:rsidRPr="0070437D">
              <w:rPr>
                <w:sz w:val="22"/>
                <w:szCs w:val="22"/>
              </w:rPr>
              <w:t>Each hire</w:t>
            </w:r>
          </w:p>
        </w:tc>
      </w:tr>
      <w:tr w:rsidR="004122AA" w:rsidRPr="0070437D" w14:paraId="5CDC0E4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AB9C61" w14:textId="77777777" w:rsidR="004122AA" w:rsidRPr="0070437D" w:rsidRDefault="00867328" w:rsidP="00DE4B5F">
            <w:pPr>
              <w:jc w:val="both"/>
              <w:rPr>
                <w:sz w:val="22"/>
                <w:szCs w:val="22"/>
              </w:rPr>
            </w:pPr>
            <w:r w:rsidRPr="0070437D">
              <w:rPr>
                <w:sz w:val="22"/>
                <w:szCs w:val="22"/>
              </w:rPr>
              <w:t xml:space="preserve">Whistleblower reports received and </w:t>
            </w:r>
            <w:r w:rsidRPr="0070437D">
              <w:rPr>
                <w:sz w:val="22"/>
                <w:szCs w:val="22"/>
              </w:rPr>
              <w:t>resolved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9B1F43" w14:textId="77777777" w:rsidR="004122AA" w:rsidRPr="0070437D" w:rsidRDefault="00867328" w:rsidP="00DE4B5F">
            <w:pPr>
              <w:jc w:val="both"/>
              <w:rPr>
                <w:sz w:val="22"/>
                <w:szCs w:val="22"/>
              </w:rPr>
            </w:pPr>
            <w:r w:rsidRPr="0070437D">
              <w:rPr>
                <w:sz w:val="22"/>
                <w:szCs w:val="22"/>
              </w:rPr>
              <w:t>Channel established &amp; communicated to all staff</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0B2801" w14:textId="77777777" w:rsidR="004122AA" w:rsidRPr="0070437D" w:rsidRDefault="00867328" w:rsidP="00DE4B5F">
            <w:pPr>
              <w:jc w:val="both"/>
              <w:rPr>
                <w:sz w:val="22"/>
                <w:szCs w:val="22"/>
              </w:rPr>
            </w:pPr>
            <w:r w:rsidRPr="0070437D">
              <w:rPr>
                <w:sz w:val="22"/>
                <w:szCs w:val="22"/>
              </w:rPr>
              <w:t>100% of reports acknowledged &amp;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0A7FF6" w14:textId="52D7EEE8"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DBD2CB" w14:textId="77777777" w:rsidR="004122AA" w:rsidRPr="0070437D" w:rsidRDefault="00867328" w:rsidP="00DE4B5F">
            <w:pPr>
              <w:jc w:val="both"/>
              <w:rPr>
                <w:sz w:val="22"/>
                <w:szCs w:val="22"/>
              </w:rPr>
            </w:pPr>
            <w:r w:rsidRPr="0070437D">
              <w:rPr>
                <w:sz w:val="22"/>
                <w:szCs w:val="22"/>
              </w:rPr>
              <w:t>Management / HR / Legal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3261BB" w14:textId="77777777" w:rsidR="004122AA" w:rsidRPr="0070437D" w:rsidRDefault="00867328" w:rsidP="00DE4B5F">
            <w:pPr>
              <w:jc w:val="both"/>
              <w:rPr>
                <w:sz w:val="22"/>
                <w:szCs w:val="22"/>
              </w:rPr>
            </w:pPr>
            <w:r w:rsidRPr="0070437D">
              <w:rPr>
                <w:sz w:val="22"/>
                <w:szCs w:val="22"/>
              </w:rPr>
              <w:t>Semi-annually</w:t>
            </w:r>
          </w:p>
        </w:tc>
      </w:tr>
      <w:tr w:rsidR="004122AA" w:rsidRPr="0070437D" w14:paraId="6642D4EA"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11DE291" w14:textId="77777777" w:rsidR="004122AA" w:rsidRPr="0070437D" w:rsidRDefault="00867328" w:rsidP="00DE4B5F">
            <w:pPr>
              <w:jc w:val="both"/>
              <w:rPr>
                <w:sz w:val="22"/>
                <w:szCs w:val="22"/>
              </w:rPr>
            </w:pPr>
            <w:r w:rsidRPr="0070437D">
              <w:rPr>
                <w:sz w:val="22"/>
                <w:szCs w:val="22"/>
              </w:rPr>
              <w:t>LkSG</w:t>
            </w:r>
            <w:r w:rsidRPr="0070437D">
              <w:rPr>
                <w:sz w:val="22"/>
                <w:szCs w:val="22"/>
              </w:rPr>
              <w:t xml:space="preserve"> due diligence training for relevant staff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2897D6F" w14:textId="77777777" w:rsidR="004122AA" w:rsidRPr="0070437D" w:rsidRDefault="00867328" w:rsidP="00DE4B5F">
            <w:pPr>
              <w:jc w:val="both"/>
              <w:rPr>
                <w:sz w:val="22"/>
                <w:szCs w:val="22"/>
              </w:rPr>
            </w:pPr>
            <w:r w:rsidRPr="0070437D">
              <w:rPr>
                <w:sz w:val="22"/>
                <w:szCs w:val="22"/>
              </w:rPr>
              <w:t>100% of HR, procurement &amp; management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F9E0456" w14:textId="77777777" w:rsidR="004122AA" w:rsidRPr="0070437D" w:rsidRDefault="00867328" w:rsidP="00DE4B5F">
            <w:pPr>
              <w:jc w:val="both"/>
              <w:rPr>
                <w:sz w:val="22"/>
                <w:szCs w:val="22"/>
              </w:rPr>
            </w:pPr>
            <w:r w:rsidRPr="0070437D">
              <w:rPr>
                <w:sz w:val="22"/>
                <w:szCs w:val="22"/>
              </w:rPr>
              <w:t>Annual refresher; updated for legislative changes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1923BF" w14:textId="1FFDC842"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B7D1B52" w14:textId="77777777" w:rsidR="004122AA" w:rsidRPr="0070437D" w:rsidRDefault="00867328" w:rsidP="00DE4B5F">
            <w:pPr>
              <w:jc w:val="both"/>
              <w:rPr>
                <w:sz w:val="22"/>
                <w:szCs w:val="22"/>
              </w:rPr>
            </w:pPr>
            <w:r w:rsidRPr="0070437D">
              <w:rPr>
                <w:sz w:val="22"/>
                <w:szCs w:val="22"/>
              </w:rPr>
              <w:t>QMO / HR / Legal</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98DF6D3" w14:textId="77777777" w:rsidR="004122AA" w:rsidRPr="0070437D" w:rsidRDefault="00867328" w:rsidP="00DE4B5F">
            <w:pPr>
              <w:jc w:val="both"/>
              <w:rPr>
                <w:sz w:val="22"/>
                <w:szCs w:val="22"/>
              </w:rPr>
            </w:pPr>
            <w:r w:rsidRPr="0070437D">
              <w:rPr>
                <w:sz w:val="22"/>
                <w:szCs w:val="22"/>
              </w:rPr>
              <w:t>Annually</w:t>
            </w:r>
          </w:p>
        </w:tc>
      </w:tr>
    </w:tbl>
    <w:p w14:paraId="2CEF142A" w14:textId="77777777" w:rsidR="004122AA" w:rsidRPr="0070437D" w:rsidRDefault="004122AA" w:rsidP="00DE4B5F">
      <w:pPr>
        <w:spacing w:after="80"/>
        <w:jc w:val="both"/>
        <w:rPr>
          <w:sz w:val="22"/>
          <w:szCs w:val="22"/>
        </w:rPr>
      </w:pPr>
    </w:p>
    <w:p w14:paraId="6AE54C19" w14:textId="3D5FBC8E" w:rsidR="004122AA" w:rsidRPr="0070437D" w:rsidRDefault="00867328" w:rsidP="00DE4B5F">
      <w:pPr>
        <w:spacing w:after="120"/>
        <w:jc w:val="both"/>
        <w:rPr>
          <w:sz w:val="18"/>
          <w:szCs w:val="18"/>
        </w:rPr>
      </w:pPr>
      <w:r w:rsidRPr="0070437D">
        <w:rPr>
          <w:b/>
          <w:bCs/>
          <w:color w:val="1F4E79"/>
          <w:sz w:val="18"/>
          <w:szCs w:val="18"/>
        </w:rPr>
        <w:t>Measures 2026: Establish whistleblower channel (HinSchG)  |  LkSG</w:t>
      </w:r>
      <w:r w:rsidRPr="0070437D">
        <w:rPr>
          <w:b/>
          <w:bCs/>
          <w:color w:val="1F4E79"/>
          <w:sz w:val="18"/>
          <w:szCs w:val="18"/>
        </w:rPr>
        <w:t xml:space="preserve"> risk assessment  </w:t>
      </w:r>
    </w:p>
    <w:p w14:paraId="79A547CD" w14:textId="77777777" w:rsidR="004122AA" w:rsidRDefault="004122AA" w:rsidP="00DE4B5F">
      <w:pPr>
        <w:spacing w:after="200"/>
        <w:jc w:val="both"/>
      </w:pPr>
    </w:p>
    <w:p w14:paraId="796F5C07" w14:textId="77777777" w:rsidR="00D9206E" w:rsidRDefault="00D9206E">
      <w:pPr>
        <w:rPr>
          <w:b/>
          <w:bCs/>
          <w:color w:val="1F4E79"/>
          <w:sz w:val="24"/>
          <w:szCs w:val="24"/>
        </w:rPr>
      </w:pPr>
      <w:r>
        <w:br w:type="page"/>
      </w:r>
    </w:p>
    <w:p w14:paraId="54C072E4" w14:textId="2D1AD523" w:rsidR="004122AA" w:rsidRDefault="00867328" w:rsidP="00DE4B5F">
      <w:pPr>
        <w:pStyle w:val="berschrift2"/>
        <w:jc w:val="both"/>
      </w:pPr>
      <w:r>
        <w:lastRenderedPageBreak/>
        <w:t>3.5 Discrimination and Harassment</w:t>
      </w:r>
    </w:p>
    <w:p w14:paraId="7604728F" w14:textId="77777777" w:rsidR="004122AA" w:rsidRPr="00DE4B5F" w:rsidRDefault="00867328" w:rsidP="00DE4B5F">
      <w:pPr>
        <w:spacing w:after="100"/>
        <w:jc w:val="both"/>
        <w:rPr>
          <w:sz w:val="22"/>
          <w:szCs w:val="22"/>
        </w:rPr>
      </w:pPr>
      <w:r w:rsidRPr="00DE4B5F">
        <w:rPr>
          <w:b/>
          <w:bCs/>
          <w:sz w:val="22"/>
          <w:szCs w:val="22"/>
        </w:rPr>
        <w:t>Commitment:</w:t>
      </w:r>
    </w:p>
    <w:p w14:paraId="23ABE112" w14:textId="77777777" w:rsidR="004122AA" w:rsidRPr="00DE4B5F" w:rsidRDefault="00867328" w:rsidP="00DE4B5F">
      <w:pPr>
        <w:spacing w:after="120"/>
        <w:jc w:val="both"/>
        <w:rPr>
          <w:sz w:val="22"/>
          <w:szCs w:val="22"/>
        </w:rPr>
      </w:pPr>
      <w:r w:rsidRPr="00DE4B5F">
        <w:rPr>
          <w:sz w:val="22"/>
          <w:szCs w:val="22"/>
        </w:rPr>
        <w:t xml:space="preserve">Prestige Promotion is committed to maintaining a working environment characterised by dignity, mutual respect, and equal opportunity for all. We prohibit all forms of </w:t>
      </w:r>
      <w:r w:rsidRPr="00DE4B5F">
        <w:rPr>
          <w:sz w:val="22"/>
          <w:szCs w:val="22"/>
        </w:rPr>
        <w:t xml:space="preserve">discrimination, harassment, and victimisation on any ground protected by law, including race, ethnic origin, gender, age, disability, religion or belief, sexual orientation, gender identity, and part-time or fixed-term employment status. Our commitment to </w:t>
      </w:r>
      <w:r w:rsidRPr="00DE4B5F">
        <w:rPr>
          <w:sz w:val="22"/>
          <w:szCs w:val="22"/>
        </w:rPr>
        <w:t>equal treatment is enshrined in the German General Equal Treatment Act (AGG) and reinforced by our internal policies, training, and management standards.</w:t>
      </w:r>
    </w:p>
    <w:p w14:paraId="13E6329A" w14:textId="77777777" w:rsidR="004122AA" w:rsidRPr="00DE4B5F" w:rsidRDefault="00867328" w:rsidP="00DE4B5F">
      <w:pPr>
        <w:spacing w:after="100"/>
        <w:jc w:val="both"/>
        <w:rPr>
          <w:sz w:val="22"/>
          <w:szCs w:val="22"/>
        </w:rPr>
      </w:pPr>
      <w:r w:rsidRPr="00DE4B5F">
        <w:rPr>
          <w:b/>
          <w:bCs/>
          <w:sz w:val="22"/>
          <w:szCs w:val="22"/>
        </w:rPr>
        <w:t>Measures:</w:t>
      </w:r>
    </w:p>
    <w:p w14:paraId="0130073B"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Absolute prohibition on direct and indirect discrimination in all employment-related decisio</w:t>
      </w:r>
      <w:r w:rsidRPr="00DE4B5F">
        <w:rPr>
          <w:sz w:val="22"/>
          <w:szCs w:val="22"/>
        </w:rPr>
        <w:t>ns including recruitment and selection, pay and benefits, training and development, promotion, and termination, with particular attention to ensuring that criteria used in these decisions are objective, job-related, and free from unlawful bias</w:t>
      </w:r>
    </w:p>
    <w:p w14:paraId="2A920846"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Implementati</w:t>
      </w:r>
      <w:r w:rsidRPr="00DE4B5F">
        <w:rPr>
          <w:sz w:val="22"/>
          <w:szCs w:val="22"/>
        </w:rPr>
        <w:t>on of the German General Equal Treatment Act (Allgemeines Gleichbehandlungsgesetz, AGG): designation of a named AGG contact point (Beschwerdestelle) within the company to receive and investigate complaints of discrimination or harassment; this role, its re</w:t>
      </w:r>
      <w:r w:rsidRPr="00DE4B5F">
        <w:rPr>
          <w:sz w:val="22"/>
          <w:szCs w:val="22"/>
        </w:rPr>
        <w:t>sponsibilities, and how to contact it are communicated to all employees</w:t>
      </w:r>
    </w:p>
    <w:p w14:paraId="3F5434DB"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Zero tolerance for all forms of harassment, including sexual harassment as defined by the AGG: any behaviour of a sexual nature that is unwanted, including verbal, non-verbal, or physi</w:t>
      </w:r>
      <w:r w:rsidRPr="00DE4B5F">
        <w:rPr>
          <w:sz w:val="22"/>
          <w:szCs w:val="22"/>
        </w:rPr>
        <w:t>cal conduct, or any other conduct that creates an intimidating, hostile, degrading, humiliating, or offensive environment for the recipient</w:t>
      </w:r>
    </w:p>
    <w:p w14:paraId="1C7C8938"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 xml:space="preserve">Mandatory awareness training on discrimination, harassment, and the AGG for all employees, including management and </w:t>
      </w:r>
      <w:r w:rsidRPr="00DE4B5F">
        <w:rPr>
          <w:sz w:val="22"/>
          <w:szCs w:val="22"/>
        </w:rPr>
        <w:t>supervisors, upon induction and at least every two years thereafter; training covers definitions, examples, reporting routes, and consequences of non-compliance</w:t>
      </w:r>
    </w:p>
    <w:p w14:paraId="70A8E86E"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 xml:space="preserve">Confidential and accessible complaint procedure enabling all employees to raise concerns about </w:t>
      </w:r>
      <w:r w:rsidRPr="00DE4B5F">
        <w:rPr>
          <w:sz w:val="22"/>
          <w:szCs w:val="22"/>
        </w:rPr>
        <w:t>discrimination or harassment without fear of retaliation or adverse consequences; all complaints are taken seriously, investigated promptly and impartially, and resolved with appropriate remedial action including, where warranted, disciplinary measures</w:t>
      </w:r>
    </w:p>
    <w:p w14:paraId="1AE9C1EB"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Equ</w:t>
      </w:r>
      <w:r w:rsidRPr="00DE4B5F">
        <w:rPr>
          <w:sz w:val="22"/>
          <w:szCs w:val="22"/>
        </w:rPr>
        <w:t>al pay review processes to identify and address any unjustified gender pay gaps across comparable roles, in alignment with the German Entgelttransparenzgesetz (EntgTranspG) and the principle of equal pay for work of equal value</w:t>
      </w:r>
    </w:p>
    <w:p w14:paraId="2FF1E43B" w14:textId="77777777" w:rsidR="004122AA" w:rsidRPr="00DE4B5F" w:rsidRDefault="004122AA" w:rsidP="00DE4B5F">
      <w:pPr>
        <w:spacing w:after="80"/>
        <w:jc w:val="both"/>
        <w:rPr>
          <w:sz w:val="22"/>
          <w:szCs w:val="22"/>
        </w:rPr>
      </w:pPr>
    </w:p>
    <w:p w14:paraId="39ABDA72" w14:textId="77777777" w:rsidR="00D9206E" w:rsidRDefault="00D9206E">
      <w:pPr>
        <w:rPr>
          <w:b/>
          <w:bCs/>
          <w:sz w:val="22"/>
          <w:szCs w:val="22"/>
        </w:rPr>
      </w:pPr>
      <w:r>
        <w:rPr>
          <w:b/>
          <w:bCs/>
          <w:sz w:val="22"/>
          <w:szCs w:val="22"/>
        </w:rPr>
        <w:br w:type="page"/>
      </w:r>
    </w:p>
    <w:p w14:paraId="6DCD6E1E" w14:textId="402A8136" w:rsidR="004122AA" w:rsidRPr="00DE4B5F" w:rsidRDefault="00867328" w:rsidP="00DE4B5F">
      <w:pPr>
        <w:spacing w:after="120"/>
        <w:jc w:val="both"/>
        <w:rPr>
          <w:sz w:val="22"/>
          <w:szCs w:val="22"/>
        </w:rPr>
      </w:pPr>
      <w:r w:rsidRPr="00DE4B5F">
        <w:rPr>
          <w:b/>
          <w:bCs/>
          <w:sz w:val="22"/>
          <w:szCs w:val="22"/>
        </w:rPr>
        <w:lastRenderedPageBreak/>
        <w:t xml:space="preserve">Quantitative </w:t>
      </w:r>
      <w:r w:rsidRPr="00DE4B5F">
        <w:rPr>
          <w:b/>
          <w:bCs/>
          <w:sz w:val="22"/>
          <w:szCs w:val="22"/>
        </w:rPr>
        <w:t>Objectives — Discrimination and Harassment:</w:t>
      </w:r>
    </w:p>
    <w:p w14:paraId="7D06680F" w14:textId="77777777" w:rsidR="004122AA" w:rsidRPr="00DE4B5F" w:rsidRDefault="00867328" w:rsidP="00DE4B5F">
      <w:pPr>
        <w:spacing w:after="120"/>
        <w:jc w:val="both"/>
        <w:rPr>
          <w:sz w:val="22"/>
          <w:szCs w:val="22"/>
        </w:rPr>
      </w:pPr>
      <w:r w:rsidRPr="00DE4B5F">
        <w:rPr>
          <w:sz w:val="22"/>
          <w:szCs w:val="22"/>
        </w:rPr>
        <w:t>Note: AGG compliance is a statutory obligation already met. Focus: formalising the complaints mechanism, delivering structured training, and monitoring workforce diversity data.</w:t>
      </w:r>
    </w:p>
    <w:p w14:paraId="79D30EB1" w14:textId="77777777" w:rsidR="004122AA" w:rsidRPr="00DE4B5F" w:rsidRDefault="004122AA" w:rsidP="00DE4B5F">
      <w:pPr>
        <w:spacing w:after="60"/>
        <w:jc w:val="both"/>
        <w:rPr>
          <w:sz w:val="22"/>
          <w:szCs w:val="22"/>
        </w:rPr>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rsidRPr="00DE4B5F" w14:paraId="5D58D8F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E79742" w14:textId="77777777" w:rsidR="004122AA" w:rsidRPr="00DE4B5F" w:rsidRDefault="00867328" w:rsidP="00DE4B5F">
            <w:pPr>
              <w:jc w:val="both"/>
              <w:rPr>
                <w:sz w:val="22"/>
                <w:szCs w:val="22"/>
              </w:rPr>
            </w:pPr>
            <w:r w:rsidRPr="00DE4B5F">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A29BAA" w14:textId="77777777" w:rsidR="004122AA" w:rsidRPr="00DE4B5F" w:rsidRDefault="00867328" w:rsidP="00DE4B5F">
            <w:pPr>
              <w:jc w:val="both"/>
              <w:rPr>
                <w:sz w:val="22"/>
                <w:szCs w:val="22"/>
              </w:rPr>
            </w:pPr>
            <w:r w:rsidRPr="00DE4B5F">
              <w:rPr>
                <w:b/>
                <w:bCs/>
                <w:color w:val="1F4E79"/>
                <w:sz w:val="22"/>
                <w:szCs w:val="22"/>
              </w:rPr>
              <w:t>Interim Target 20</w:t>
            </w:r>
            <w:r w:rsidRPr="00DE4B5F">
              <w:rPr>
                <w:b/>
                <w:bCs/>
                <w:color w:val="1F4E79"/>
                <w:sz w:val="22"/>
                <w:szCs w:val="22"/>
              </w:rPr>
              <w:t>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3A96AF" w14:textId="77777777" w:rsidR="004122AA" w:rsidRPr="00DE4B5F" w:rsidRDefault="00867328" w:rsidP="00DE4B5F">
            <w:pPr>
              <w:jc w:val="both"/>
              <w:rPr>
                <w:sz w:val="22"/>
                <w:szCs w:val="22"/>
              </w:rPr>
            </w:pPr>
            <w:r w:rsidRPr="00DE4B5F">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EB38DD1" w14:textId="77777777" w:rsidR="004122AA" w:rsidRPr="00DE4B5F" w:rsidRDefault="00867328" w:rsidP="00DE4B5F">
            <w:pPr>
              <w:jc w:val="both"/>
              <w:rPr>
                <w:sz w:val="22"/>
                <w:szCs w:val="22"/>
              </w:rPr>
            </w:pPr>
            <w:r w:rsidRPr="00DE4B5F">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546763" w14:textId="77777777" w:rsidR="004122AA" w:rsidRPr="00DE4B5F" w:rsidRDefault="00867328" w:rsidP="00DE4B5F">
            <w:pPr>
              <w:jc w:val="both"/>
              <w:rPr>
                <w:sz w:val="22"/>
                <w:szCs w:val="22"/>
              </w:rPr>
            </w:pPr>
            <w:r w:rsidRPr="00DE4B5F">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60F205A" w14:textId="77777777" w:rsidR="004122AA" w:rsidRPr="00DE4B5F" w:rsidRDefault="00867328" w:rsidP="00DE4B5F">
            <w:pPr>
              <w:jc w:val="both"/>
              <w:rPr>
                <w:sz w:val="22"/>
                <w:szCs w:val="22"/>
              </w:rPr>
            </w:pPr>
            <w:r w:rsidRPr="00DE4B5F">
              <w:rPr>
                <w:b/>
                <w:bCs/>
                <w:color w:val="1F4E79"/>
                <w:sz w:val="22"/>
                <w:szCs w:val="22"/>
              </w:rPr>
              <w:t>Review</w:t>
            </w:r>
          </w:p>
        </w:tc>
      </w:tr>
      <w:tr w:rsidR="004122AA" w:rsidRPr="00DE4B5F" w14:paraId="5AA0DD0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874A87" w14:textId="77777777" w:rsidR="004122AA" w:rsidRPr="00DE4B5F" w:rsidRDefault="00867328" w:rsidP="00DE4B5F">
            <w:pPr>
              <w:jc w:val="both"/>
              <w:rPr>
                <w:sz w:val="22"/>
                <w:szCs w:val="22"/>
              </w:rPr>
            </w:pPr>
            <w:r w:rsidRPr="00DE4B5F">
              <w:rPr>
                <w:sz w:val="22"/>
                <w:szCs w:val="22"/>
              </w:rPr>
              <w:t>Confirmed discrimination or harassment incidents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42E0A1" w14:textId="77777777" w:rsidR="004122AA" w:rsidRPr="00DE4B5F" w:rsidRDefault="00867328" w:rsidP="00DE4B5F">
            <w:pPr>
              <w:jc w:val="both"/>
              <w:rPr>
                <w:sz w:val="22"/>
                <w:szCs w:val="22"/>
              </w:rPr>
            </w:pPr>
            <w:r w:rsidRPr="00DE4B5F">
              <w:rPr>
                <w:sz w:val="22"/>
                <w:szCs w:val="22"/>
              </w:rPr>
              <w:t>Complaint procedure communicated to all staff; AGG contact named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B0542F" w14:textId="77777777" w:rsidR="004122AA" w:rsidRPr="00DE4B5F" w:rsidRDefault="00867328" w:rsidP="00DE4B5F">
            <w:pPr>
              <w:jc w:val="both"/>
              <w:rPr>
                <w:sz w:val="22"/>
                <w:szCs w:val="22"/>
              </w:rPr>
            </w:pPr>
            <w:r w:rsidRPr="00DE4B5F">
              <w:rPr>
                <w:sz w:val="22"/>
                <w:szCs w:val="22"/>
              </w:rPr>
              <w:t>Zero confirmed incidents; all complaints resolved within 30 days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9A64CB" w14:textId="039A95D3"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No confirmed incidents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1991CB" w14:textId="77777777" w:rsidR="004122AA" w:rsidRPr="00DE4B5F" w:rsidRDefault="00867328" w:rsidP="00DE4B5F">
            <w:pPr>
              <w:jc w:val="both"/>
              <w:rPr>
                <w:sz w:val="22"/>
                <w:szCs w:val="22"/>
              </w:rPr>
            </w:pPr>
            <w:r w:rsidRPr="00DE4B5F">
              <w:rPr>
                <w:sz w:val="22"/>
                <w:szCs w:val="22"/>
              </w:rPr>
              <w:t>HR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FAEE9D" w14:textId="77777777" w:rsidR="004122AA" w:rsidRPr="00DE4B5F" w:rsidRDefault="00867328" w:rsidP="00DE4B5F">
            <w:pPr>
              <w:jc w:val="both"/>
              <w:rPr>
                <w:sz w:val="22"/>
                <w:szCs w:val="22"/>
              </w:rPr>
            </w:pPr>
            <w:r w:rsidRPr="00DE4B5F">
              <w:rPr>
                <w:sz w:val="22"/>
                <w:szCs w:val="22"/>
              </w:rPr>
              <w:t>Semi-annually</w:t>
            </w:r>
          </w:p>
        </w:tc>
      </w:tr>
      <w:tr w:rsidR="004122AA" w:rsidRPr="00DE4B5F" w14:paraId="34BCBB5E"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4BD671" w14:textId="77777777" w:rsidR="004122AA" w:rsidRPr="00DE4B5F" w:rsidRDefault="00867328" w:rsidP="00DE4B5F">
            <w:pPr>
              <w:jc w:val="both"/>
              <w:rPr>
                <w:sz w:val="22"/>
                <w:szCs w:val="22"/>
              </w:rPr>
            </w:pPr>
            <w:r w:rsidRPr="00DE4B5F">
              <w:rPr>
                <w:sz w:val="22"/>
                <w:szCs w:val="22"/>
              </w:rPr>
              <w:t>AGG awareness training completion rate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06E8DC9" w14:textId="77777777" w:rsidR="004122AA" w:rsidRPr="00DE4B5F" w:rsidRDefault="00867328" w:rsidP="00DE4B5F">
            <w:pPr>
              <w:jc w:val="both"/>
              <w:rPr>
                <w:sz w:val="22"/>
                <w:szCs w:val="22"/>
              </w:rPr>
            </w:pPr>
            <w:r w:rsidRPr="00DE4B5F">
              <w:rPr>
                <w:sz w:val="22"/>
                <w:szCs w:val="22"/>
              </w:rPr>
              <w:t>100% of employees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421E99" w14:textId="77777777" w:rsidR="004122AA" w:rsidRPr="00DE4B5F" w:rsidRDefault="00867328" w:rsidP="00DE4B5F">
            <w:pPr>
              <w:jc w:val="both"/>
              <w:rPr>
                <w:sz w:val="22"/>
                <w:szCs w:val="22"/>
              </w:rPr>
            </w:pPr>
            <w:r w:rsidRPr="00DE4B5F">
              <w:rPr>
                <w:sz w:val="22"/>
                <w:szCs w:val="22"/>
              </w:rPr>
              <w:t>Repeat training every 2 years; 100% completion</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9CD7D5" w14:textId="6A14FF31"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10D0C7" w14:textId="77777777" w:rsidR="004122AA" w:rsidRPr="00DE4B5F" w:rsidRDefault="00867328" w:rsidP="00DE4B5F">
            <w:pPr>
              <w:jc w:val="both"/>
              <w:rPr>
                <w:sz w:val="22"/>
                <w:szCs w:val="22"/>
              </w:rPr>
            </w:pPr>
            <w:r w:rsidRPr="00DE4B5F">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2670A8" w14:textId="77777777" w:rsidR="004122AA" w:rsidRPr="00DE4B5F" w:rsidRDefault="00867328" w:rsidP="00DE4B5F">
            <w:pPr>
              <w:jc w:val="both"/>
              <w:rPr>
                <w:sz w:val="22"/>
                <w:szCs w:val="22"/>
              </w:rPr>
            </w:pPr>
            <w:r w:rsidRPr="00DE4B5F">
              <w:rPr>
                <w:sz w:val="22"/>
                <w:szCs w:val="22"/>
              </w:rPr>
              <w:t>Annually</w:t>
            </w:r>
          </w:p>
        </w:tc>
      </w:tr>
      <w:tr w:rsidR="004122AA" w:rsidRPr="00DE4B5F" w14:paraId="2806861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6CD2ED" w14:textId="77777777" w:rsidR="004122AA" w:rsidRPr="00DE4B5F" w:rsidRDefault="00867328" w:rsidP="00DE4B5F">
            <w:pPr>
              <w:jc w:val="both"/>
              <w:rPr>
                <w:sz w:val="22"/>
                <w:szCs w:val="22"/>
              </w:rPr>
            </w:pPr>
            <w:r w:rsidRPr="00DE4B5F">
              <w:rPr>
                <w:sz w:val="22"/>
                <w:szCs w:val="22"/>
              </w:rPr>
              <w:t xml:space="preserve">AGG complaints formally </w:t>
            </w:r>
            <w:r w:rsidRPr="00DE4B5F">
              <w:rPr>
                <w:sz w:val="22"/>
                <w:szCs w:val="22"/>
              </w:rPr>
              <w:t>submitted &amp; resolved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E49668" w14:textId="77777777" w:rsidR="004122AA" w:rsidRPr="00DE4B5F" w:rsidRDefault="00867328" w:rsidP="00DE4B5F">
            <w:pPr>
              <w:jc w:val="both"/>
              <w:rPr>
                <w:sz w:val="22"/>
                <w:szCs w:val="22"/>
              </w:rPr>
            </w:pPr>
            <w:r w:rsidRPr="00DE4B5F">
              <w:rPr>
                <w:sz w:val="22"/>
                <w:szCs w:val="22"/>
              </w:rPr>
              <w:t>Complaint procedure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6AD21F" w14:textId="77777777" w:rsidR="004122AA" w:rsidRPr="00DE4B5F" w:rsidRDefault="00867328" w:rsidP="00DE4B5F">
            <w:pPr>
              <w:jc w:val="both"/>
              <w:rPr>
                <w:sz w:val="22"/>
                <w:szCs w:val="22"/>
              </w:rPr>
            </w:pPr>
            <w:r w:rsidRPr="00DE4B5F">
              <w:rPr>
                <w:sz w:val="22"/>
                <w:szCs w:val="22"/>
              </w:rPr>
              <w:t>100% acknowledged within 5 working days; resolved within 30 days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0BCDE5" w14:textId="78EA99B2"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E6B3D8" w14:textId="77777777" w:rsidR="004122AA" w:rsidRPr="00DE4B5F" w:rsidRDefault="00867328" w:rsidP="00DE4B5F">
            <w:pPr>
              <w:jc w:val="both"/>
              <w:rPr>
                <w:sz w:val="22"/>
                <w:szCs w:val="22"/>
              </w:rPr>
            </w:pPr>
            <w:r w:rsidRPr="00DE4B5F">
              <w:rPr>
                <w:sz w:val="22"/>
                <w:szCs w:val="22"/>
              </w:rPr>
              <w:t>HR / AGG Contact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8E1D4B" w14:textId="77777777" w:rsidR="004122AA" w:rsidRPr="00DE4B5F" w:rsidRDefault="00867328" w:rsidP="00DE4B5F">
            <w:pPr>
              <w:jc w:val="both"/>
              <w:rPr>
                <w:sz w:val="22"/>
                <w:szCs w:val="22"/>
              </w:rPr>
            </w:pPr>
            <w:r w:rsidRPr="00DE4B5F">
              <w:rPr>
                <w:sz w:val="22"/>
                <w:szCs w:val="22"/>
              </w:rPr>
              <w:t>Semi-annually</w:t>
            </w:r>
          </w:p>
        </w:tc>
      </w:tr>
      <w:tr w:rsidR="004122AA" w:rsidRPr="00DE4B5F" w14:paraId="5D81947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028669" w14:textId="77777777" w:rsidR="004122AA" w:rsidRPr="00DE4B5F" w:rsidRDefault="00867328" w:rsidP="00DE4B5F">
            <w:pPr>
              <w:jc w:val="both"/>
              <w:rPr>
                <w:sz w:val="22"/>
                <w:szCs w:val="22"/>
              </w:rPr>
            </w:pPr>
            <w:r w:rsidRPr="00DE4B5F">
              <w:rPr>
                <w:sz w:val="22"/>
                <w:szCs w:val="22"/>
              </w:rPr>
              <w:t>Workforce diversity data collected &amp; reported (gender, age group)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EB6673" w14:textId="77777777" w:rsidR="004122AA" w:rsidRPr="00DE4B5F" w:rsidRDefault="00867328" w:rsidP="00DE4B5F">
            <w:pPr>
              <w:jc w:val="both"/>
              <w:rPr>
                <w:sz w:val="22"/>
                <w:szCs w:val="22"/>
              </w:rPr>
            </w:pPr>
            <w:r w:rsidRPr="00DE4B5F">
              <w:rPr>
                <w:sz w:val="22"/>
                <w:szCs w:val="22"/>
              </w:rPr>
              <w:t xml:space="preserve">First </w:t>
            </w:r>
            <w:r w:rsidRPr="00DE4B5F">
              <w:rPr>
                <w:sz w:val="22"/>
                <w:szCs w:val="22"/>
              </w:rPr>
              <w:t>diversity report prepared for management review</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C63C58" w14:textId="77777777" w:rsidR="004122AA" w:rsidRPr="00DE4B5F" w:rsidRDefault="00867328" w:rsidP="00DE4B5F">
            <w:pPr>
              <w:jc w:val="both"/>
              <w:rPr>
                <w:sz w:val="22"/>
                <w:szCs w:val="22"/>
              </w:rPr>
            </w:pPr>
            <w:r w:rsidRPr="00DE4B5F">
              <w:rPr>
                <w:sz w:val="22"/>
                <w:szCs w:val="22"/>
              </w:rPr>
              <w:t>Annual diversity reporting established; integrated into management review</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05CB65" w14:textId="0DCC7ECD"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Collecting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58A9D9" w14:textId="77777777" w:rsidR="004122AA" w:rsidRPr="00DE4B5F" w:rsidRDefault="00867328" w:rsidP="00DE4B5F">
            <w:pPr>
              <w:jc w:val="both"/>
              <w:rPr>
                <w:sz w:val="22"/>
                <w:szCs w:val="22"/>
              </w:rPr>
            </w:pPr>
            <w:r w:rsidRPr="00DE4B5F">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78C09A" w14:textId="77777777" w:rsidR="004122AA" w:rsidRPr="00DE4B5F" w:rsidRDefault="00867328" w:rsidP="00DE4B5F">
            <w:pPr>
              <w:jc w:val="both"/>
              <w:rPr>
                <w:sz w:val="22"/>
                <w:szCs w:val="22"/>
              </w:rPr>
            </w:pPr>
            <w:r w:rsidRPr="00DE4B5F">
              <w:rPr>
                <w:sz w:val="22"/>
                <w:szCs w:val="22"/>
              </w:rPr>
              <w:t>Annually</w:t>
            </w:r>
          </w:p>
        </w:tc>
      </w:tr>
    </w:tbl>
    <w:p w14:paraId="4BB5EEE8" w14:textId="77777777" w:rsidR="004122AA" w:rsidRDefault="004122AA" w:rsidP="00DE4B5F">
      <w:pPr>
        <w:spacing w:after="80"/>
        <w:jc w:val="both"/>
      </w:pPr>
    </w:p>
    <w:p w14:paraId="1D9B14F2" w14:textId="6E3FBBEC" w:rsidR="004122AA" w:rsidRPr="00DE4B5F" w:rsidRDefault="00867328" w:rsidP="00DE4B5F">
      <w:pPr>
        <w:spacing w:after="120"/>
        <w:jc w:val="both"/>
        <w:rPr>
          <w:sz w:val="18"/>
          <w:szCs w:val="18"/>
        </w:rPr>
      </w:pPr>
      <w:r w:rsidRPr="00DE4B5F">
        <w:rPr>
          <w:b/>
          <w:bCs/>
          <w:color w:val="1F4E79"/>
          <w:sz w:val="18"/>
          <w:szCs w:val="18"/>
        </w:rPr>
        <w:t>Measures 2026: Name AGG contact person  |  Launch AGG awareness training  |</w:t>
      </w:r>
      <w:r w:rsidRPr="00DE4B5F">
        <w:rPr>
          <w:b/>
          <w:bCs/>
          <w:color w:val="1F4E79"/>
          <w:sz w:val="18"/>
          <w:szCs w:val="18"/>
        </w:rPr>
        <w:t xml:space="preserve">  Establish workforce diversity dashboard</w:t>
      </w:r>
    </w:p>
    <w:p w14:paraId="617F5982" w14:textId="10E81B7D" w:rsidR="00D9206E" w:rsidRDefault="00D9206E">
      <w:r>
        <w:br w:type="page"/>
      </w:r>
    </w:p>
    <w:p w14:paraId="6D99C902" w14:textId="0F14CE67"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Responsibilities</w:t>
      </w:r>
    </w:p>
    <w:p w14:paraId="75517623" w14:textId="77777777" w:rsidR="004122AA" w:rsidRPr="00DE4B5F" w:rsidRDefault="00867328" w:rsidP="00DE4B5F">
      <w:pPr>
        <w:spacing w:after="120"/>
        <w:jc w:val="both"/>
      </w:pPr>
      <w:r w:rsidRPr="00DE4B5F">
        <w:t>The following table governs responsibilities for the implementation and monitoring of this Labour and Human Rights Policy:</w:t>
      </w:r>
    </w:p>
    <w:p w14:paraId="512E198B" w14:textId="77777777" w:rsidR="004122AA" w:rsidRPr="00DE4B5F" w:rsidRDefault="004122AA" w:rsidP="00DE4B5F">
      <w:pPr>
        <w:spacing w:after="60"/>
        <w:jc w:val="both"/>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600"/>
        <w:gridCol w:w="2438"/>
      </w:tblGrid>
      <w:tr w:rsidR="004122AA" w:rsidRPr="00DE4B5F" w14:paraId="6BD4FC18" w14:textId="77777777" w:rsidTr="00DE4B5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7096DB03" w14:textId="77777777" w:rsidR="004122AA" w:rsidRPr="00DE4B5F" w:rsidRDefault="00867328" w:rsidP="00DE4B5F">
            <w:pPr>
              <w:jc w:val="both"/>
              <w:rPr>
                <w:color w:val="FFFFFF" w:themeColor="background1"/>
              </w:rPr>
            </w:pPr>
            <w:r w:rsidRPr="00DE4B5F">
              <w:rPr>
                <w:b/>
                <w:bCs/>
                <w:color w:val="FFFFFF" w:themeColor="background1"/>
              </w:rPr>
              <w:t>Role</w:t>
            </w:r>
          </w:p>
        </w:tc>
        <w:tc>
          <w:tcPr>
            <w:tcW w:w="46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65CE30C" w14:textId="77777777" w:rsidR="004122AA" w:rsidRPr="00DE4B5F" w:rsidRDefault="00867328" w:rsidP="00DE4B5F">
            <w:pPr>
              <w:jc w:val="both"/>
              <w:rPr>
                <w:color w:val="FFFFFF" w:themeColor="background1"/>
              </w:rPr>
            </w:pPr>
            <w:r w:rsidRPr="00DE4B5F">
              <w:rPr>
                <w:b/>
                <w:bCs/>
                <w:color w:val="FFFFFF" w:themeColor="background1"/>
              </w:rPr>
              <w:t>Responsibility</w:t>
            </w:r>
          </w:p>
        </w:tc>
        <w:tc>
          <w:tcPr>
            <w:tcW w:w="24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47F1F00" w14:textId="77777777" w:rsidR="004122AA" w:rsidRPr="00DE4B5F" w:rsidRDefault="00867328" w:rsidP="00DE4B5F">
            <w:pPr>
              <w:jc w:val="both"/>
              <w:rPr>
                <w:color w:val="FFFFFF" w:themeColor="background1"/>
              </w:rPr>
            </w:pPr>
            <w:r w:rsidRPr="00DE4B5F">
              <w:rPr>
                <w:b/>
                <w:bCs/>
                <w:color w:val="FFFFFF" w:themeColor="background1"/>
              </w:rPr>
              <w:t>Reports to</w:t>
            </w:r>
          </w:p>
        </w:tc>
      </w:tr>
      <w:tr w:rsidR="004122AA" w:rsidRPr="00DE4B5F" w14:paraId="340220D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D80E4A" w14:textId="77777777" w:rsidR="004122AA" w:rsidRPr="00DE4B5F" w:rsidRDefault="00867328" w:rsidP="00DE4B5F">
            <w:pPr>
              <w:jc w:val="both"/>
            </w:pPr>
            <w:r w:rsidRPr="00DE4B5F">
              <w:t>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A92A89" w14:textId="77777777" w:rsidR="004122AA" w:rsidRPr="00DE4B5F" w:rsidRDefault="00867328" w:rsidP="00DE4B5F">
            <w:pPr>
              <w:jc w:val="both"/>
            </w:pPr>
            <w:r w:rsidRPr="00DE4B5F">
              <w:t>Approval and annual review of the policy; provision of resources; definition of labour and human rights objectives; ultimate accountability for LkSG compliance</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D1BB10" w14:textId="77777777" w:rsidR="004122AA" w:rsidRPr="00DE4B5F" w:rsidRDefault="00867328" w:rsidP="00DE4B5F">
            <w:pPr>
              <w:jc w:val="both"/>
            </w:pPr>
            <w:r w:rsidRPr="00DE4B5F">
              <w:t>External stakeholders</w:t>
            </w:r>
          </w:p>
        </w:tc>
      </w:tr>
      <w:tr w:rsidR="004122AA" w:rsidRPr="00DE4B5F" w14:paraId="03A6CA25"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0B3A623" w14:textId="77777777" w:rsidR="004122AA" w:rsidRPr="00DE4B5F" w:rsidRDefault="00867328" w:rsidP="00DE4B5F">
            <w:pPr>
              <w:jc w:val="both"/>
            </w:pPr>
            <w:r w:rsidRPr="00DE4B5F">
              <w:t>Quality Management Officer (QMO / QA)</w:t>
            </w:r>
          </w:p>
        </w:tc>
        <w:tc>
          <w:tcPr>
            <w:tcW w:w="4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6F95D1E" w14:textId="77777777" w:rsidR="004122AA" w:rsidRPr="00DE4B5F" w:rsidRDefault="00867328" w:rsidP="00DE4B5F">
            <w:pPr>
              <w:jc w:val="both"/>
            </w:pPr>
            <w:r w:rsidRPr="00DE4B5F">
              <w:t xml:space="preserve">Coordination of policy </w:t>
            </w:r>
            <w:r w:rsidRPr="00DE4B5F">
              <w:t>objectives; document control; preparation of management review; integration with QHSE management systems; data maintenance</w:t>
            </w:r>
          </w:p>
        </w:tc>
        <w:tc>
          <w:tcPr>
            <w:tcW w:w="2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75F78D" w14:textId="77777777" w:rsidR="004122AA" w:rsidRPr="00DE4B5F" w:rsidRDefault="00867328" w:rsidP="00DE4B5F">
            <w:pPr>
              <w:jc w:val="both"/>
            </w:pPr>
            <w:r w:rsidRPr="00DE4B5F">
              <w:t>Management</w:t>
            </w:r>
          </w:p>
        </w:tc>
      </w:tr>
      <w:tr w:rsidR="004122AA" w:rsidRPr="00DE4B5F" w14:paraId="6C5D28D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A5B2E7" w14:textId="77777777" w:rsidR="004122AA" w:rsidRPr="00DE4B5F" w:rsidRDefault="00867328" w:rsidP="00DE4B5F">
            <w:pPr>
              <w:jc w:val="both"/>
            </w:pPr>
            <w:r w:rsidRPr="00DE4B5F">
              <w:t>HR / Personnel 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CD0A01" w14:textId="77777777" w:rsidR="004122AA" w:rsidRPr="00DE4B5F" w:rsidRDefault="00867328" w:rsidP="00DE4B5F">
            <w:pPr>
              <w:jc w:val="both"/>
            </w:pPr>
            <w:r w:rsidRPr="00DE4B5F">
              <w:t xml:space="preserve">Operational implementation of employment, training, equal treatment, and grievance </w:t>
            </w:r>
            <w:r w:rsidRPr="00DE4B5F">
              <w:t>measures; AGG contact function; payroll compliance; workforce data management</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05AA25" w14:textId="77777777" w:rsidR="004122AA" w:rsidRPr="00DE4B5F" w:rsidRDefault="00867328" w:rsidP="00DE4B5F">
            <w:pPr>
              <w:jc w:val="both"/>
            </w:pPr>
            <w:r w:rsidRPr="00DE4B5F">
              <w:t>Management / QMO</w:t>
            </w:r>
          </w:p>
        </w:tc>
      </w:tr>
      <w:tr w:rsidR="004122AA" w:rsidRPr="00DE4B5F" w14:paraId="59A76D44"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F5241D" w14:textId="77777777" w:rsidR="004122AA" w:rsidRPr="00DE4B5F" w:rsidRDefault="00867328" w:rsidP="00DE4B5F">
            <w:pPr>
              <w:jc w:val="both"/>
            </w:pPr>
            <w:r w:rsidRPr="00DE4B5F">
              <w:t>HSE / Environmental Officer</w:t>
            </w:r>
          </w:p>
        </w:tc>
        <w:tc>
          <w:tcPr>
            <w:tcW w:w="4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773C2E" w14:textId="77777777" w:rsidR="004122AA" w:rsidRPr="00DE4B5F" w:rsidRDefault="00867328" w:rsidP="00DE4B5F">
            <w:pPr>
              <w:jc w:val="both"/>
            </w:pPr>
            <w:r w:rsidRPr="00DE4B5F">
              <w:t xml:space="preserve">Operational implementation of occupational health and safety measures; hazard assessments; incident reporting; safety </w:t>
            </w:r>
            <w:r w:rsidRPr="00DE4B5F">
              <w:t>training delivery</w:t>
            </w:r>
          </w:p>
        </w:tc>
        <w:tc>
          <w:tcPr>
            <w:tcW w:w="2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04CB423" w14:textId="77777777" w:rsidR="004122AA" w:rsidRPr="00DE4B5F" w:rsidRDefault="00867328" w:rsidP="00DE4B5F">
            <w:pPr>
              <w:jc w:val="both"/>
            </w:pPr>
            <w:r w:rsidRPr="00DE4B5F">
              <w:t>Quality Management Officer (QA)</w:t>
            </w:r>
          </w:p>
        </w:tc>
      </w:tr>
      <w:tr w:rsidR="004122AA" w:rsidRPr="00DE4B5F" w14:paraId="15C2815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17BFA5" w14:textId="77777777" w:rsidR="004122AA" w:rsidRPr="00DE4B5F" w:rsidRDefault="00867328" w:rsidP="00DE4B5F">
            <w:pPr>
              <w:jc w:val="both"/>
            </w:pPr>
            <w:r w:rsidRPr="00DE4B5F">
              <w:t>Production 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1FCCAC" w14:textId="77777777" w:rsidR="004122AA" w:rsidRPr="00DE4B5F" w:rsidRDefault="00867328" w:rsidP="00DE4B5F">
            <w:pPr>
              <w:jc w:val="both"/>
            </w:pPr>
            <w:r w:rsidRPr="00DE4B5F">
              <w:t>Ensuring compliant working conditions on the production floor; reporting of violations or concerns; supporting safety and training implementation</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FBB103" w14:textId="77777777" w:rsidR="004122AA" w:rsidRPr="00DE4B5F" w:rsidRDefault="00867328" w:rsidP="00DE4B5F">
            <w:pPr>
              <w:jc w:val="both"/>
            </w:pPr>
            <w:r w:rsidRPr="00DE4B5F">
              <w:t xml:space="preserve">Quality department; </w:t>
            </w:r>
            <w:r w:rsidRPr="00DE4B5F">
              <w:t>Management</w:t>
            </w:r>
          </w:p>
        </w:tc>
      </w:tr>
      <w:tr w:rsidR="004122AA" w:rsidRPr="00DE4B5F" w14:paraId="6E05F56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4D8507" w14:textId="77777777" w:rsidR="004122AA" w:rsidRPr="00DE4B5F" w:rsidRDefault="00867328" w:rsidP="00DE4B5F">
            <w:pPr>
              <w:jc w:val="both"/>
            </w:pPr>
            <w:r w:rsidRPr="00DE4B5F">
              <w:t>All Employees</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F53DD3" w14:textId="77777777" w:rsidR="004122AA" w:rsidRPr="00DE4B5F" w:rsidRDefault="00867328" w:rsidP="00DE4B5F">
            <w:pPr>
              <w:jc w:val="both"/>
            </w:pPr>
            <w:r w:rsidRPr="00DE4B5F">
              <w:t>Compliance with this policy and all associated procedures; reporting of violations or concerns through available channels without fear of retaliation</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51B127" w14:textId="77777777" w:rsidR="004122AA" w:rsidRPr="00DE4B5F" w:rsidRDefault="00867328" w:rsidP="00DE4B5F">
            <w:pPr>
              <w:jc w:val="both"/>
            </w:pPr>
            <w:r w:rsidRPr="00DE4B5F">
              <w:t>Production Management / QMO / HR</w:t>
            </w:r>
          </w:p>
        </w:tc>
      </w:tr>
    </w:tbl>
    <w:p w14:paraId="75A4D1F3" w14:textId="77777777" w:rsidR="004122AA" w:rsidRDefault="004122AA">
      <w:pPr>
        <w:spacing w:after="200"/>
      </w:pPr>
    </w:p>
    <w:p w14:paraId="511A5A89" w14:textId="77777777" w:rsidR="00D9206E" w:rsidRDefault="00D9206E">
      <w:pPr>
        <w:rPr>
          <w:b/>
          <w:bCs/>
          <w:color w:val="1F3864"/>
          <w:sz w:val="28"/>
          <w:szCs w:val="28"/>
        </w:rPr>
      </w:pPr>
      <w:r>
        <w:rPr>
          <w:color w:val="1F3864"/>
        </w:rPr>
        <w:br w:type="page"/>
      </w:r>
    </w:p>
    <w:p w14:paraId="4F174D97" w14:textId="3577D45A"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Review Mechanism and Review Process</w:t>
      </w:r>
    </w:p>
    <w:p w14:paraId="7A3751BF" w14:textId="77777777" w:rsidR="004122AA" w:rsidRPr="00DE4B5F" w:rsidRDefault="00867328" w:rsidP="00DE4B5F">
      <w:pPr>
        <w:spacing w:after="120"/>
        <w:jc w:val="both"/>
      </w:pPr>
      <w:r w:rsidRPr="00DE4B5F">
        <w:t>This Labour and Human Rights Policy is subject to an annual review process to ensure that it is always current, complete and effective.</w:t>
      </w:r>
    </w:p>
    <w:p w14:paraId="37481821" w14:textId="77777777" w:rsidR="004122AA" w:rsidRPr="00DE4B5F" w:rsidRDefault="004122AA" w:rsidP="00DE4B5F">
      <w:pPr>
        <w:spacing w:after="60"/>
        <w:jc w:val="both"/>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4122AA" w:rsidRPr="00DE4B5F" w14:paraId="45A53601" w14:textId="77777777" w:rsidTr="00DE4B5F">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3D27AAF" w14:textId="77777777" w:rsidR="004122AA" w:rsidRPr="00DE4B5F" w:rsidRDefault="00867328" w:rsidP="00DE4B5F">
            <w:pPr>
              <w:jc w:val="both"/>
              <w:rPr>
                <w:color w:val="FFFFFF" w:themeColor="background1"/>
              </w:rPr>
            </w:pPr>
            <w:r w:rsidRPr="00DE4B5F">
              <w:rPr>
                <w:b/>
                <w:bCs/>
                <w:color w:val="FFFFFF" w:themeColor="background1"/>
              </w:rPr>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CB97D78" w14:textId="77777777" w:rsidR="004122AA" w:rsidRPr="00DE4B5F" w:rsidRDefault="00867328" w:rsidP="00DE4B5F">
            <w:pPr>
              <w:jc w:val="both"/>
              <w:rPr>
                <w:color w:val="FFFFFF" w:themeColor="background1"/>
              </w:rPr>
            </w:pPr>
            <w:r w:rsidRPr="00DE4B5F">
              <w:rPr>
                <w:b/>
                <w:bCs/>
                <w:color w:val="FFFFFF" w:themeColor="background1"/>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30F1BAB" w14:textId="77777777" w:rsidR="004122AA" w:rsidRPr="00DE4B5F" w:rsidRDefault="00867328" w:rsidP="00DE4B5F">
            <w:pPr>
              <w:jc w:val="both"/>
              <w:rPr>
                <w:color w:val="FFFFFF" w:themeColor="background1"/>
              </w:rPr>
            </w:pPr>
            <w:r w:rsidRPr="00DE4B5F">
              <w:rPr>
                <w:b/>
                <w:bCs/>
                <w:color w:val="FFFFFF" w:themeColor="background1"/>
              </w:rPr>
              <w:t>Frequency / Schedule</w:t>
            </w:r>
          </w:p>
        </w:tc>
      </w:tr>
      <w:tr w:rsidR="004122AA" w:rsidRPr="00DE4B5F" w14:paraId="196B012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1597C2" w14:textId="77777777" w:rsidR="004122AA" w:rsidRPr="00DE4B5F" w:rsidRDefault="00867328" w:rsidP="00DE4B5F">
            <w:pPr>
              <w:jc w:val="both"/>
            </w:pPr>
            <w:r w:rsidRPr="00DE4B5F">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6BCDAF" w14:textId="77777777" w:rsidR="004122AA" w:rsidRPr="00DE4B5F" w:rsidRDefault="00867328" w:rsidP="00DE4B5F">
            <w:pPr>
              <w:jc w:val="both"/>
            </w:pPr>
            <w:r w:rsidRPr="00DE4B5F">
              <w:t>Review for currency, new legal requirements (AGG, LkSG, ArbZG, MiLoG updates), EcoVadis social criteria, achievement of objectives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BE951B" w14:textId="77777777" w:rsidR="004122AA" w:rsidRPr="00DE4B5F" w:rsidRDefault="00867328" w:rsidP="00DE4B5F">
            <w:pPr>
              <w:jc w:val="both"/>
            </w:pPr>
            <w:r w:rsidRPr="00DE4B5F">
              <w:t>Annually (Q1 of the following year)</w:t>
            </w:r>
          </w:p>
        </w:tc>
      </w:tr>
      <w:tr w:rsidR="004122AA" w:rsidRPr="00DE4B5F" w14:paraId="44441C4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19096B" w14:textId="77777777" w:rsidR="004122AA" w:rsidRPr="00DE4B5F" w:rsidRDefault="00867328" w:rsidP="00DE4B5F">
            <w:pPr>
              <w:jc w:val="both"/>
            </w:pPr>
            <w:r w:rsidRPr="00DE4B5F">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08B2132" w14:textId="77777777" w:rsidR="004122AA" w:rsidRPr="00DE4B5F" w:rsidRDefault="00867328" w:rsidP="00DE4B5F">
            <w:pPr>
              <w:jc w:val="both"/>
            </w:pPr>
            <w:r w:rsidRPr="00DE4B5F">
              <w:t xml:space="preserve">Integration of labour and human rights objectives into the </w:t>
            </w:r>
            <w:r w:rsidRPr="00DE4B5F">
              <w:t>annual QM management review</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852E0A" w14:textId="77777777" w:rsidR="004122AA" w:rsidRPr="00DE4B5F" w:rsidRDefault="00867328" w:rsidP="00DE4B5F">
            <w:pPr>
              <w:jc w:val="both"/>
            </w:pPr>
            <w:r w:rsidRPr="00DE4B5F">
              <w:t>Annually (Q4)</w:t>
            </w:r>
          </w:p>
        </w:tc>
      </w:tr>
      <w:tr w:rsidR="004122AA" w:rsidRPr="00DE4B5F" w14:paraId="2F2E7B9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FDF085" w14:textId="77777777" w:rsidR="004122AA" w:rsidRPr="00DE4B5F" w:rsidRDefault="00867328" w:rsidP="00DE4B5F">
            <w:pPr>
              <w:jc w:val="both"/>
            </w:pPr>
            <w:r w:rsidRPr="00DE4B5F">
              <w:t>KPI Monitoring</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00C32E" w14:textId="77777777" w:rsidR="004122AA" w:rsidRPr="00DE4B5F" w:rsidRDefault="00867328" w:rsidP="00DE4B5F">
            <w:pPr>
              <w:jc w:val="both"/>
            </w:pPr>
            <w:r w:rsidRPr="00DE4B5F">
              <w:t>Regular review of quantitative social targets by HR / QMO / HSE</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4CA3A2" w14:textId="77777777" w:rsidR="004122AA" w:rsidRPr="00DE4B5F" w:rsidRDefault="00867328" w:rsidP="00DE4B5F">
            <w:pPr>
              <w:jc w:val="both"/>
            </w:pPr>
            <w:r w:rsidRPr="00DE4B5F">
              <w:t>Semi-annually</w:t>
            </w:r>
          </w:p>
        </w:tc>
      </w:tr>
      <w:tr w:rsidR="004122AA" w:rsidRPr="00DE4B5F" w14:paraId="1E9DB75C"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47D52D" w14:textId="77777777" w:rsidR="004122AA" w:rsidRPr="00DE4B5F" w:rsidRDefault="00867328" w:rsidP="00DE4B5F">
            <w:pPr>
              <w:jc w:val="both"/>
            </w:pPr>
            <w:r w:rsidRPr="00DE4B5F">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C9F537" w14:textId="77777777" w:rsidR="004122AA" w:rsidRPr="00DE4B5F" w:rsidRDefault="00867328" w:rsidP="00DE4B5F">
            <w:pPr>
              <w:jc w:val="both"/>
            </w:pPr>
            <w:r w:rsidRPr="00DE4B5F">
              <w:t>In the event of material changes (new legislation, incidents, complaints, supply chain findings, EcoVadis feedback)</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1D11EF7" w14:textId="77777777" w:rsidR="004122AA" w:rsidRPr="00DE4B5F" w:rsidRDefault="00867328" w:rsidP="00DE4B5F">
            <w:pPr>
              <w:jc w:val="both"/>
            </w:pPr>
            <w:r w:rsidRPr="00DE4B5F">
              <w:t>As required (ad hoc)</w:t>
            </w:r>
          </w:p>
        </w:tc>
      </w:tr>
      <w:tr w:rsidR="004122AA" w:rsidRPr="00DE4B5F" w14:paraId="4BA795BF"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8FFECB" w14:textId="77777777" w:rsidR="004122AA" w:rsidRPr="00DE4B5F" w:rsidRDefault="00867328" w:rsidP="00DE4B5F">
            <w:pPr>
              <w:jc w:val="both"/>
            </w:pPr>
            <w:r w:rsidRPr="00DE4B5F">
              <w:t>Documentation of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2E7854" w14:textId="77777777" w:rsidR="004122AA" w:rsidRPr="00DE4B5F" w:rsidRDefault="00867328" w:rsidP="00DE4B5F">
            <w:pPr>
              <w:jc w:val="both"/>
            </w:pPr>
            <w:r w:rsidRPr="00DE4B5F">
              <w:t>Recording of review results and approval by management</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CB0C67" w14:textId="77777777" w:rsidR="004122AA" w:rsidRPr="00DE4B5F" w:rsidRDefault="00867328" w:rsidP="00DE4B5F">
            <w:pPr>
              <w:jc w:val="both"/>
            </w:pPr>
            <w:r w:rsidRPr="00DE4B5F">
              <w:t>After each review</w:t>
            </w:r>
          </w:p>
        </w:tc>
      </w:tr>
      <w:tr w:rsidR="004122AA" w:rsidRPr="00DE4B5F" w14:paraId="74E76203"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28A16A" w14:textId="77777777" w:rsidR="004122AA" w:rsidRPr="00DE4B5F" w:rsidRDefault="00867328" w:rsidP="00DE4B5F">
            <w:pPr>
              <w:jc w:val="both"/>
            </w:pPr>
            <w:r w:rsidRPr="00DE4B5F">
              <w:t xml:space="preserve">Annual </w:t>
            </w:r>
            <w:r w:rsidRPr="00DE4B5F">
              <w:t>Objective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C56853" w14:textId="77777777" w:rsidR="004122AA" w:rsidRPr="00DE4B5F" w:rsidRDefault="00867328" w:rsidP="00DE4B5F">
            <w:pPr>
              <w:jc w:val="both"/>
            </w:pPr>
            <w:r w:rsidRPr="00DE4B5F">
              <w:t>Enter actual values, assess target achievement, set new objectives for following year</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402C10" w14:textId="77777777" w:rsidR="004122AA" w:rsidRPr="00DE4B5F" w:rsidRDefault="00867328" w:rsidP="00DE4B5F">
            <w:pPr>
              <w:jc w:val="both"/>
            </w:pPr>
            <w:r w:rsidRPr="00DE4B5F">
              <w:t>Annually (Q1)</w:t>
            </w:r>
          </w:p>
        </w:tc>
      </w:tr>
    </w:tbl>
    <w:p w14:paraId="6BA80533" w14:textId="77777777" w:rsidR="004122AA" w:rsidRDefault="004122AA">
      <w:pPr>
        <w:spacing w:after="200"/>
      </w:pPr>
    </w:p>
    <w:p w14:paraId="3193C771" w14:textId="77777777" w:rsidR="00D9206E" w:rsidRDefault="00D9206E">
      <w:pPr>
        <w:rPr>
          <w:b/>
          <w:bCs/>
          <w:color w:val="1F3864"/>
          <w:sz w:val="28"/>
          <w:szCs w:val="28"/>
        </w:rPr>
      </w:pPr>
      <w:r>
        <w:rPr>
          <w:color w:val="1F3864"/>
        </w:rPr>
        <w:br w:type="page"/>
      </w:r>
    </w:p>
    <w:p w14:paraId="27DC55F6" w14:textId="7B100B70"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Communication</w:t>
      </w:r>
    </w:p>
    <w:p w14:paraId="3DC089EE" w14:textId="77777777" w:rsidR="004122AA" w:rsidRDefault="00867328">
      <w:pPr>
        <w:pStyle w:val="berschrift2"/>
        <w:spacing w:before="120"/>
      </w:pPr>
      <w:r>
        <w:rPr>
          <w:sz w:val="22"/>
          <w:szCs w:val="22"/>
        </w:rPr>
        <w:t>6.1 Internal Communication</w:t>
      </w:r>
    </w:p>
    <w:p w14:paraId="1E78342C"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 xml:space="preserve">This policy is communicated to all employees upon hiring and annually during training </w:t>
      </w:r>
      <w:r w:rsidRPr="00DE4B5F">
        <w:rPr>
          <w:sz w:val="22"/>
          <w:szCs w:val="22"/>
        </w:rPr>
        <w:t>sessions</w:t>
      </w:r>
    </w:p>
    <w:p w14:paraId="0476451E"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Posted in appropriate locations within the company (production, break room, office)</w:t>
      </w:r>
    </w:p>
    <w:p w14:paraId="48464E2A"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Included in the QM Manual and the document management system</w:t>
      </w:r>
    </w:p>
    <w:p w14:paraId="4C3178EC"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The AGG contact point and the whistleblower / grievance channel are communicated via induction, notice</w:t>
      </w:r>
      <w:r w:rsidRPr="00DE4B5F">
        <w:rPr>
          <w:sz w:val="22"/>
          <w:szCs w:val="22"/>
        </w:rPr>
        <w:t xml:space="preserve"> boards, and internal information materials</w:t>
      </w:r>
    </w:p>
    <w:p w14:paraId="20F8E382" w14:textId="77777777" w:rsidR="004122AA" w:rsidRPr="00DE4B5F" w:rsidRDefault="004122AA" w:rsidP="00DE4B5F">
      <w:pPr>
        <w:spacing w:after="80"/>
        <w:jc w:val="both"/>
        <w:rPr>
          <w:sz w:val="22"/>
          <w:szCs w:val="22"/>
        </w:rPr>
      </w:pPr>
    </w:p>
    <w:p w14:paraId="073CA9AD" w14:textId="77777777" w:rsidR="004122AA" w:rsidRPr="00DE4B5F" w:rsidRDefault="00867328" w:rsidP="00DE4B5F">
      <w:pPr>
        <w:pStyle w:val="berschrift2"/>
        <w:spacing w:before="120"/>
        <w:jc w:val="both"/>
        <w:rPr>
          <w:sz w:val="22"/>
          <w:szCs w:val="22"/>
        </w:rPr>
      </w:pPr>
      <w:r w:rsidRPr="00DE4B5F">
        <w:rPr>
          <w:sz w:val="22"/>
          <w:szCs w:val="22"/>
        </w:rPr>
        <w:t>6.2 External Communication</w:t>
      </w:r>
    </w:p>
    <w:p w14:paraId="3D461535"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This policy is available upon request to customers, suppliers, and inspection bodies</w:t>
      </w:r>
    </w:p>
    <w:p w14:paraId="0DF9B2DE" w14:textId="77777777" w:rsidR="004122AA" w:rsidRPr="00DE4B5F" w:rsidRDefault="00867328" w:rsidP="00DE4B5F">
      <w:pPr>
        <w:numPr>
          <w:ilvl w:val="0"/>
          <w:numId w:val="1"/>
        </w:numPr>
        <w:pBdr>
          <w:top w:val="nil"/>
          <w:left w:val="nil"/>
          <w:bottom w:val="nil"/>
          <w:right w:val="nil"/>
          <w:between w:val="nil"/>
        </w:pBdr>
        <w:spacing w:after="60"/>
        <w:jc w:val="both"/>
        <w:rPr>
          <w:sz w:val="22"/>
          <w:szCs w:val="22"/>
        </w:rPr>
      </w:pPr>
      <w:r w:rsidRPr="00DE4B5F">
        <w:rPr>
          <w:sz w:val="22"/>
          <w:szCs w:val="22"/>
        </w:rPr>
        <w:t>Shared with direct suppliers as part of LkSG supply chain due diligence communication</w:t>
      </w:r>
    </w:p>
    <w:p w14:paraId="6BB566AF" w14:textId="61E9C46E" w:rsidR="004122AA" w:rsidRPr="00DE4B5F" w:rsidRDefault="00867328" w:rsidP="00DE4B5F">
      <w:pPr>
        <w:numPr>
          <w:ilvl w:val="0"/>
          <w:numId w:val="1"/>
        </w:numPr>
        <w:pBdr>
          <w:top w:val="nil"/>
          <w:left w:val="nil"/>
          <w:bottom w:val="nil"/>
          <w:right w:val="nil"/>
          <w:between w:val="nil"/>
        </w:pBdr>
        <w:spacing w:after="200"/>
        <w:jc w:val="both"/>
        <w:rPr>
          <w:sz w:val="22"/>
          <w:szCs w:val="22"/>
        </w:rPr>
      </w:pPr>
      <w:r w:rsidRPr="00DE4B5F">
        <w:rPr>
          <w:sz w:val="22"/>
          <w:szCs w:val="22"/>
        </w:rPr>
        <w:t>Publication o</w:t>
      </w:r>
      <w:r w:rsidRPr="00DE4B5F">
        <w:rPr>
          <w:sz w:val="22"/>
          <w:szCs w:val="22"/>
        </w:rPr>
        <w:t>n the company website (</w:t>
      </w:r>
      <w:hyperlink r:id="rId11" w:history="1">
        <w:r w:rsidR="00DE4B5F" w:rsidRPr="004B2518">
          <w:rPr>
            <w:rStyle w:val="Hyperlink"/>
            <w:sz w:val="22"/>
            <w:szCs w:val="22"/>
          </w:rPr>
          <w:t>www.prestige-promotion-web.de</w:t>
        </w:r>
      </w:hyperlink>
      <w:r w:rsidR="00DE4B5F">
        <w:rPr>
          <w:sz w:val="22"/>
          <w:szCs w:val="22"/>
        </w:rPr>
        <w:t xml:space="preserve"> )</w:t>
      </w:r>
    </w:p>
    <w:p w14:paraId="5EE8376A" w14:textId="77777777" w:rsidR="00D9206E" w:rsidRDefault="00D9206E">
      <w:pPr>
        <w:rPr>
          <w:b/>
          <w:bCs/>
          <w:color w:val="1F3864"/>
          <w:sz w:val="28"/>
          <w:szCs w:val="28"/>
        </w:rPr>
      </w:pPr>
      <w:r>
        <w:rPr>
          <w:color w:val="1F3864"/>
        </w:rPr>
        <w:br w:type="page"/>
      </w:r>
    </w:p>
    <w:p w14:paraId="29313F03" w14:textId="0D57085B"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Related Documents and Evidence</w:t>
      </w:r>
    </w:p>
    <w:p w14:paraId="19D42DA8" w14:textId="77777777" w:rsidR="004122AA" w:rsidRDefault="004122AA">
      <w:pPr>
        <w:spacing w:after="60"/>
      </w:pP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4200"/>
        <w:gridCol w:w="1838"/>
      </w:tblGrid>
      <w:tr w:rsidR="004122AA" w:rsidRPr="00DE4B5F" w14:paraId="6AA86E6B" w14:textId="77777777" w:rsidTr="00DE4B5F">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E8468B" w14:textId="77777777" w:rsidR="004122AA" w:rsidRPr="00DE4B5F" w:rsidRDefault="00867328">
            <w:pPr>
              <w:rPr>
                <w:sz w:val="22"/>
                <w:szCs w:val="22"/>
              </w:rPr>
            </w:pPr>
            <w:r w:rsidRPr="00DE4B5F">
              <w:rPr>
                <w:b/>
                <w:bCs/>
                <w:color w:val="1F4E79"/>
                <w:sz w:val="22"/>
                <w:szCs w:val="22"/>
              </w:rPr>
              <w:t>Document</w:t>
            </w:r>
          </w:p>
        </w:tc>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E72B66" w14:textId="77777777" w:rsidR="004122AA" w:rsidRPr="00DE4B5F" w:rsidRDefault="00867328">
            <w:pPr>
              <w:rPr>
                <w:sz w:val="22"/>
                <w:szCs w:val="22"/>
              </w:rPr>
            </w:pPr>
            <w:r w:rsidRPr="00DE4B5F">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78A6EB" w14:textId="77777777" w:rsidR="004122AA" w:rsidRPr="00DE4B5F" w:rsidRDefault="00867328">
            <w:pPr>
              <w:rPr>
                <w:sz w:val="22"/>
                <w:szCs w:val="22"/>
              </w:rPr>
            </w:pPr>
            <w:r w:rsidRPr="00DE4B5F">
              <w:rPr>
                <w:b/>
                <w:bCs/>
                <w:color w:val="1F4E79"/>
                <w:sz w:val="22"/>
                <w:szCs w:val="22"/>
              </w:rPr>
              <w:t>Status</w:t>
            </w:r>
          </w:p>
        </w:tc>
      </w:tr>
      <w:tr w:rsidR="004122AA" w:rsidRPr="00DE4B5F" w14:paraId="4BFC2C2C"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A0F22F" w14:textId="77777777" w:rsidR="004122AA" w:rsidRPr="00DE4B5F" w:rsidRDefault="00867328">
            <w:pPr>
              <w:rPr>
                <w:sz w:val="22"/>
                <w:szCs w:val="22"/>
              </w:rPr>
            </w:pPr>
            <w:r w:rsidRPr="00DE4B5F">
              <w:rPr>
                <w:sz w:val="22"/>
                <w:szCs w:val="22"/>
              </w:rPr>
              <w:t>POL-LHR-001 (this document)</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77E3D1" w14:textId="77777777" w:rsidR="004122AA" w:rsidRPr="00DE4B5F" w:rsidRDefault="00867328">
            <w:pPr>
              <w:rPr>
                <w:sz w:val="22"/>
                <w:szCs w:val="22"/>
              </w:rPr>
            </w:pPr>
            <w:r w:rsidRPr="00DE4B5F">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6BB498" w14:textId="67FBC9F9"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27C0EFD7"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375EB1" w14:textId="77777777" w:rsidR="004122AA" w:rsidRPr="00DE4B5F" w:rsidRDefault="00867328">
            <w:pPr>
              <w:rPr>
                <w:sz w:val="22"/>
                <w:szCs w:val="22"/>
              </w:rPr>
            </w:pPr>
            <w:r w:rsidRPr="00DE4B5F">
              <w:rPr>
                <w:sz w:val="22"/>
                <w:szCs w:val="22"/>
              </w:rPr>
              <w:t>POL-ENV-001</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386372" w14:textId="711FF651" w:rsidR="004122AA" w:rsidRPr="00DE4B5F" w:rsidRDefault="00867328">
            <w:pPr>
              <w:rPr>
                <w:sz w:val="22"/>
                <w:szCs w:val="22"/>
              </w:rPr>
            </w:pPr>
            <w:r w:rsidRPr="00DE4B5F">
              <w:rPr>
                <w:sz w:val="22"/>
                <w:szCs w:val="22"/>
              </w:rPr>
              <w:t>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4C00A1" w14:textId="334F6C6C"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6E22B19D"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BDCC4B" w14:textId="77777777" w:rsidR="004122AA" w:rsidRPr="00DE4B5F" w:rsidRDefault="00867328">
            <w:pPr>
              <w:rPr>
                <w:sz w:val="22"/>
                <w:szCs w:val="22"/>
              </w:rPr>
            </w:pPr>
            <w:r w:rsidRPr="00DE4B5F">
              <w:rPr>
                <w:sz w:val="22"/>
                <w:szCs w:val="22"/>
              </w:rPr>
              <w:t>Employment Contract Templates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533423" w14:textId="77777777" w:rsidR="004122AA" w:rsidRPr="00DE4B5F" w:rsidRDefault="00867328">
            <w:pPr>
              <w:rPr>
                <w:sz w:val="22"/>
                <w:szCs w:val="22"/>
              </w:rPr>
            </w:pPr>
            <w:r w:rsidRPr="00DE4B5F">
              <w:rPr>
                <w:sz w:val="22"/>
                <w:szCs w:val="22"/>
              </w:rPr>
              <w:t>Standard templates for all employee types (full-time, part-time, temporary)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03E2DA" w14:textId="31A33668"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7E923B56"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04CDDE" w14:textId="77777777" w:rsidR="004122AA" w:rsidRPr="00DE4B5F" w:rsidRDefault="00867328">
            <w:pPr>
              <w:rPr>
                <w:sz w:val="22"/>
                <w:szCs w:val="22"/>
              </w:rPr>
            </w:pPr>
            <w:r w:rsidRPr="00DE4B5F">
              <w:rPr>
                <w:sz w:val="22"/>
                <w:szCs w:val="22"/>
              </w:rPr>
              <w:t>AGG Complaints Procedure</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5AA4FA" w14:textId="77777777" w:rsidR="004122AA" w:rsidRPr="00DE4B5F" w:rsidRDefault="00867328">
            <w:pPr>
              <w:rPr>
                <w:sz w:val="22"/>
                <w:szCs w:val="22"/>
              </w:rPr>
            </w:pPr>
            <w:r w:rsidRPr="00DE4B5F">
              <w:rPr>
                <w:sz w:val="22"/>
                <w:szCs w:val="22"/>
              </w:rPr>
              <w:t xml:space="preserve">Documented procedure for raising and resolving </w:t>
            </w:r>
            <w:r w:rsidRPr="00DE4B5F">
              <w:rPr>
                <w:sz w:val="22"/>
                <w:szCs w:val="22"/>
              </w:rPr>
              <w:t>discrimination/harassment complaints; AGG contact designation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B77D0CE" w14:textId="0B60B9B1" w:rsidR="004122AA" w:rsidRPr="00DE4B5F" w:rsidRDefault="00644FEF">
            <w:pPr>
              <w:rPr>
                <w:sz w:val="22"/>
                <w:szCs w:val="22"/>
              </w:rPr>
            </w:pPr>
            <w:r w:rsidRPr="00DE4B5F">
              <w:rPr>
                <w:rFonts w:ascii="Segoe UI Emoji" w:hAnsi="Segoe UI Emoji" w:cs="Segoe UI Emoji"/>
                <w:color w:val="auto"/>
                <w:sz w:val="22"/>
                <w:szCs w:val="22"/>
              </w:rPr>
              <w:t>⚠️</w:t>
            </w:r>
            <w:r w:rsidRPr="00DE4B5F">
              <w:rPr>
                <w:sz w:val="22"/>
                <w:szCs w:val="22"/>
              </w:rPr>
              <w:t>To be formalised</w:t>
            </w:r>
          </w:p>
        </w:tc>
      </w:tr>
      <w:tr w:rsidR="004122AA" w:rsidRPr="00DE4B5F" w14:paraId="59497F41"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FB3D8A" w14:textId="77777777" w:rsidR="004122AA" w:rsidRPr="00DE4B5F" w:rsidRDefault="00867328">
            <w:pPr>
              <w:rPr>
                <w:sz w:val="22"/>
                <w:szCs w:val="22"/>
              </w:rPr>
            </w:pPr>
            <w:r w:rsidRPr="00DE4B5F">
              <w:rPr>
                <w:sz w:val="22"/>
                <w:szCs w:val="22"/>
              </w:rPr>
              <w:t>Whistleblower / Grievance Channel Documentation</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74B52B" w14:textId="77777777" w:rsidR="004122AA" w:rsidRPr="00DE4B5F" w:rsidRDefault="00867328">
            <w:pPr>
              <w:rPr>
                <w:sz w:val="22"/>
                <w:szCs w:val="22"/>
              </w:rPr>
            </w:pPr>
            <w:r w:rsidRPr="00DE4B5F">
              <w:rPr>
                <w:sz w:val="22"/>
                <w:szCs w:val="22"/>
              </w:rPr>
              <w:t>Documented reporting channel per HinSchG; communication to all employees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570AE3" w14:textId="21B30CE7" w:rsidR="004122AA" w:rsidRPr="00DE4B5F" w:rsidRDefault="00644FEF">
            <w:pPr>
              <w:rPr>
                <w:sz w:val="22"/>
                <w:szCs w:val="22"/>
              </w:rPr>
            </w:pPr>
            <w:r w:rsidRPr="00DE4B5F">
              <w:rPr>
                <w:rFonts w:ascii="Segoe UI Emoji" w:hAnsi="Segoe UI Emoji" w:cs="Segoe UI Emoji"/>
                <w:color w:val="auto"/>
                <w:sz w:val="22"/>
                <w:szCs w:val="22"/>
              </w:rPr>
              <w:t>⚠️</w:t>
            </w:r>
            <w:r w:rsidRPr="00DE4B5F">
              <w:rPr>
                <w:sz w:val="22"/>
                <w:szCs w:val="22"/>
              </w:rPr>
              <w:t>To be established</w:t>
            </w:r>
          </w:p>
        </w:tc>
      </w:tr>
      <w:tr w:rsidR="004122AA" w:rsidRPr="00DE4B5F" w14:paraId="3BEC8928"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A3C3D1" w14:textId="0BD1E1C2" w:rsidR="004122AA" w:rsidRPr="000526DE" w:rsidRDefault="00867328">
            <w:pPr>
              <w:rPr>
                <w:sz w:val="22"/>
                <w:szCs w:val="22"/>
                <w:lang w:val="de-DE"/>
                <w:rPrChange w:id="0" w:author="Jörg Lucas" w:date="2026-05-06T13:10:00Z">
                  <w:rPr>
                    <w:sz w:val="22"/>
                    <w:szCs w:val="22"/>
                  </w:rPr>
                </w:rPrChange>
              </w:rPr>
            </w:pPr>
            <w:r w:rsidRPr="000526DE">
              <w:rPr>
                <w:sz w:val="22"/>
                <w:szCs w:val="22"/>
                <w:lang w:val="de-DE"/>
                <w:rPrChange w:id="1" w:author="Jörg Lucas" w:date="2026-05-06T13:10:00Z">
                  <w:rPr>
                    <w:sz w:val="22"/>
                    <w:szCs w:val="22"/>
                  </w:rPr>
                </w:rPrChange>
              </w:rPr>
              <w:t xml:space="preserve">Occupational Health &amp; </w:t>
            </w:r>
            <w:r w:rsidRPr="000526DE">
              <w:rPr>
                <w:sz w:val="22"/>
                <w:szCs w:val="22"/>
                <w:lang w:val="de-DE"/>
                <w:rPrChange w:id="2" w:author="Jörg Lucas" w:date="2026-05-06T13:10:00Z">
                  <w:rPr>
                    <w:sz w:val="22"/>
                    <w:szCs w:val="22"/>
                  </w:rPr>
                </w:rPrChange>
              </w:rPr>
              <w:t>Safety System</w:t>
            </w:r>
            <w:r w:rsidR="00767D9C" w:rsidRPr="000526DE">
              <w:rPr>
                <w:sz w:val="22"/>
                <w:szCs w:val="22"/>
                <w:lang w:val="de-DE"/>
                <w:rPrChange w:id="3" w:author="Jörg Lucas" w:date="2026-05-06T13:10:00Z">
                  <w:rPr>
                    <w:sz w:val="22"/>
                    <w:szCs w:val="22"/>
                  </w:rPr>
                </w:rPrChange>
              </w:rPr>
              <w:t xml:space="preserve"> </w:t>
            </w:r>
            <w:r w:rsidRPr="000526DE">
              <w:rPr>
                <w:sz w:val="22"/>
                <w:szCs w:val="22"/>
                <w:lang w:val="de-DE"/>
                <w:rPrChange w:id="4" w:author="Jörg Lucas" w:date="2026-05-06T13:10:00Z">
                  <w:rPr>
                    <w:sz w:val="22"/>
                    <w:szCs w:val="22"/>
                  </w:rPr>
                </w:rPrChange>
              </w:rPr>
              <w:t>(Gefährdungsbeurteilungen)</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9C15A5" w14:textId="77777777" w:rsidR="004122AA" w:rsidRPr="00DE4B5F" w:rsidRDefault="00867328">
            <w:pPr>
              <w:rPr>
                <w:sz w:val="22"/>
                <w:szCs w:val="22"/>
              </w:rPr>
            </w:pPr>
            <w:r w:rsidRPr="00DE4B5F">
              <w:rPr>
                <w:sz w:val="22"/>
                <w:szCs w:val="22"/>
              </w:rPr>
              <w:t>Workplace hazard assessments for all roles and tasks; regularly reviewed</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AF74A5C" w14:textId="2E3B4B71"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2099AE75"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56A649" w14:textId="77777777" w:rsidR="004122AA" w:rsidRPr="00DE4B5F" w:rsidRDefault="00867328">
            <w:pPr>
              <w:rPr>
                <w:sz w:val="22"/>
                <w:szCs w:val="22"/>
              </w:rPr>
            </w:pPr>
            <w:r w:rsidRPr="00DE4B5F">
              <w:rPr>
                <w:sz w:val="22"/>
                <w:szCs w:val="22"/>
              </w:rPr>
              <w:t>Training Management System Records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3627CC" w14:textId="77777777" w:rsidR="004122AA" w:rsidRPr="00DE4B5F" w:rsidRDefault="00867328">
            <w:pPr>
              <w:rPr>
                <w:sz w:val="22"/>
                <w:szCs w:val="22"/>
              </w:rPr>
            </w:pPr>
            <w:r w:rsidRPr="00DE4B5F">
              <w:rPr>
                <w:sz w:val="22"/>
                <w:szCs w:val="22"/>
              </w:rPr>
              <w:t>Documentation of all training activities, attendance, and competency assessments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A17886" w14:textId="6B0DEB43"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76981358"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0BB503" w14:textId="77777777" w:rsidR="004122AA" w:rsidRPr="00DE4B5F" w:rsidRDefault="00867328">
            <w:pPr>
              <w:rPr>
                <w:sz w:val="22"/>
                <w:szCs w:val="22"/>
              </w:rPr>
            </w:pPr>
            <w:r w:rsidRPr="00DE4B5F">
              <w:rPr>
                <w:sz w:val="22"/>
                <w:szCs w:val="22"/>
              </w:rPr>
              <w:t>Workforce Diversity Report</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62C06AA" w14:textId="77777777" w:rsidR="004122AA" w:rsidRPr="00DE4B5F" w:rsidRDefault="00867328">
            <w:pPr>
              <w:rPr>
                <w:sz w:val="22"/>
                <w:szCs w:val="22"/>
              </w:rPr>
            </w:pPr>
            <w:r w:rsidRPr="00DE4B5F">
              <w:rPr>
                <w:sz w:val="22"/>
                <w:szCs w:val="22"/>
              </w:rPr>
              <w:t>Annual reporting on gender, age group, and employment type composition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20861AD" w14:textId="00A22860"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To be created</w:t>
            </w:r>
          </w:p>
        </w:tc>
      </w:tr>
      <w:tr w:rsidR="004122AA" w:rsidRPr="00DE4B5F" w14:paraId="41815F65"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2B0D95" w14:textId="77777777" w:rsidR="004122AA" w:rsidRPr="00DE4B5F" w:rsidRDefault="00867328">
            <w:pPr>
              <w:rPr>
                <w:sz w:val="22"/>
                <w:szCs w:val="22"/>
              </w:rPr>
            </w:pPr>
            <w:r w:rsidRPr="00DE4B5F">
              <w:rPr>
                <w:sz w:val="22"/>
                <w:szCs w:val="22"/>
              </w:rPr>
              <w:t>Annual Labour &amp; Human Rights KPI Report</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B4D548" w14:textId="77777777" w:rsidR="004122AA" w:rsidRPr="00DE4B5F" w:rsidRDefault="00867328">
            <w:pPr>
              <w:rPr>
                <w:sz w:val="22"/>
                <w:szCs w:val="22"/>
              </w:rPr>
            </w:pPr>
            <w:r w:rsidRPr="00DE4B5F">
              <w:rPr>
                <w:sz w:val="22"/>
                <w:szCs w:val="22"/>
              </w:rPr>
              <w:t>Annual summary of performance against this policy's quantitative objectives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672849" w14:textId="70F87DCC"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To be created</w:t>
            </w:r>
          </w:p>
        </w:tc>
      </w:tr>
      <w:tr w:rsidR="004122AA" w:rsidRPr="00DE4B5F" w14:paraId="3DDDF22A"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358E98" w14:textId="77777777" w:rsidR="004122AA" w:rsidRPr="00DE4B5F" w:rsidRDefault="00867328">
            <w:pPr>
              <w:rPr>
                <w:sz w:val="22"/>
                <w:szCs w:val="22"/>
              </w:rPr>
            </w:pPr>
            <w:r w:rsidRPr="00DE4B5F">
              <w:rPr>
                <w:sz w:val="22"/>
                <w:szCs w:val="22"/>
              </w:rPr>
              <w:t>Policy Review Minutes</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AC1C15" w14:textId="77777777" w:rsidR="004122AA" w:rsidRPr="00DE4B5F" w:rsidRDefault="00867328">
            <w:pPr>
              <w:rPr>
                <w:sz w:val="22"/>
                <w:szCs w:val="22"/>
              </w:rPr>
            </w:pPr>
            <w:r w:rsidRPr="00DE4B5F">
              <w:rPr>
                <w:sz w:val="22"/>
                <w:szCs w:val="22"/>
              </w:rPr>
              <w:t>Documentation of annual policy reviews and management approvals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BE3AAE" w14:textId="16C54BBE"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To be created</w:t>
            </w:r>
          </w:p>
        </w:tc>
      </w:tr>
    </w:tbl>
    <w:p w14:paraId="069FFDA4" w14:textId="746D50C1" w:rsidR="00767D9C" w:rsidRDefault="00767D9C">
      <w:pPr>
        <w:spacing w:after="200"/>
      </w:pPr>
    </w:p>
    <w:p w14:paraId="20C002FD" w14:textId="77777777" w:rsidR="00767D9C" w:rsidRDefault="00767D9C">
      <w:r>
        <w:br w:type="page"/>
      </w:r>
    </w:p>
    <w:p w14:paraId="42D241E3" w14:textId="298A47B5"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lastRenderedPageBreak/>
        <w:t>Approval and Signature</w:t>
      </w:r>
    </w:p>
    <w:p w14:paraId="17711EBE" w14:textId="77777777" w:rsidR="002D2ED2" w:rsidRPr="00DE4B5F" w:rsidRDefault="002D2ED2" w:rsidP="00DE4B5F">
      <w:pPr>
        <w:spacing w:after="120"/>
        <w:jc w:val="both"/>
        <w:rPr>
          <w:sz w:val="22"/>
          <w:szCs w:val="22"/>
        </w:rPr>
      </w:pPr>
    </w:p>
    <w:p w14:paraId="203F0FD9" w14:textId="72397470" w:rsidR="004122AA" w:rsidRPr="00DE4B5F" w:rsidRDefault="00867328" w:rsidP="00DE4B5F">
      <w:pPr>
        <w:spacing w:after="120"/>
        <w:jc w:val="both"/>
        <w:rPr>
          <w:sz w:val="22"/>
          <w:szCs w:val="22"/>
        </w:rPr>
      </w:pPr>
      <w:r w:rsidRPr="00DE4B5F">
        <w:rPr>
          <w:sz w:val="22"/>
          <w:szCs w:val="22"/>
        </w:rPr>
        <w:t>This Labour and Human Rights Policy has</w:t>
      </w:r>
      <w:r w:rsidRPr="00DE4B5F">
        <w:rPr>
          <w:sz w:val="22"/>
          <w:szCs w:val="22"/>
        </w:rPr>
        <w:t xml:space="preserve"> been approved by the management of Prestige Promotion Verkaufsförderung und Werbeservice GmbH and comes into force on the date of signing.</w:t>
      </w:r>
    </w:p>
    <w:p w14:paraId="32F1988B" w14:textId="77777777" w:rsidR="00767D9C" w:rsidRPr="00DE4B5F" w:rsidRDefault="00767D9C" w:rsidP="00DE4B5F">
      <w:pPr>
        <w:spacing w:after="60"/>
        <w:jc w:val="both"/>
        <w:rPr>
          <w:sz w:val="22"/>
          <w:szCs w:val="22"/>
        </w:rPr>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4122AA" w:rsidRPr="00DE4B5F" w14:paraId="3476A121" w14:textId="77777777">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418B65F3" w14:textId="77777777" w:rsidR="004122AA" w:rsidRPr="00DE4B5F" w:rsidRDefault="00867328" w:rsidP="00DE4B5F">
            <w:pPr>
              <w:jc w:val="both"/>
              <w:rPr>
                <w:sz w:val="22"/>
                <w:szCs w:val="22"/>
              </w:rPr>
            </w:pPr>
            <w:r w:rsidRPr="00DE4B5F">
              <w:rPr>
                <w:b/>
                <w:bCs/>
                <w:color w:val="1F4E79"/>
                <w:sz w:val="22"/>
                <w:szCs w:val="22"/>
              </w:rPr>
              <w:t>Management</w:t>
            </w:r>
          </w:p>
          <w:p w14:paraId="1BD2EDB3" w14:textId="77777777" w:rsidR="004122AA" w:rsidRPr="00DE4B5F" w:rsidRDefault="004122AA" w:rsidP="00DE4B5F">
            <w:pPr>
              <w:spacing w:after="200"/>
              <w:jc w:val="both"/>
              <w:rPr>
                <w:sz w:val="22"/>
                <w:szCs w:val="22"/>
              </w:rPr>
            </w:pPr>
          </w:p>
          <w:p w14:paraId="05F5BE61" w14:textId="77777777" w:rsidR="004122AA" w:rsidRPr="00DE4B5F" w:rsidRDefault="00867328" w:rsidP="00DE4B5F">
            <w:pPr>
              <w:spacing w:after="120"/>
              <w:jc w:val="both"/>
              <w:rPr>
                <w:sz w:val="22"/>
                <w:szCs w:val="22"/>
              </w:rPr>
            </w:pPr>
            <w:r w:rsidRPr="00DE4B5F">
              <w:rPr>
                <w:sz w:val="22"/>
                <w:szCs w:val="22"/>
              </w:rPr>
              <w:t>Signature: _________________________</w:t>
            </w:r>
          </w:p>
          <w:p w14:paraId="3F953441" w14:textId="77777777" w:rsidR="004122AA" w:rsidRPr="00DE4B5F" w:rsidRDefault="00867328" w:rsidP="00DE4B5F">
            <w:pPr>
              <w:spacing w:after="120"/>
              <w:jc w:val="both"/>
              <w:rPr>
                <w:sz w:val="22"/>
                <w:szCs w:val="22"/>
              </w:rPr>
            </w:pPr>
            <w:r w:rsidRPr="00DE4B5F">
              <w:rPr>
                <w:sz w:val="22"/>
                <w:szCs w:val="22"/>
              </w:rPr>
              <w:t>Name: _____________________________</w:t>
            </w:r>
          </w:p>
          <w:p w14:paraId="5A02711C" w14:textId="77777777" w:rsidR="004122AA" w:rsidRPr="00DE4B5F" w:rsidRDefault="00867328" w:rsidP="00DE4B5F">
            <w:pPr>
              <w:spacing w:after="120"/>
              <w:jc w:val="both"/>
              <w:rPr>
                <w:sz w:val="22"/>
                <w:szCs w:val="22"/>
              </w:rPr>
            </w:pPr>
            <w:r w:rsidRPr="00DE4B5F">
              <w:rPr>
                <w:sz w:val="22"/>
                <w:szCs w:val="22"/>
              </w:rPr>
              <w:t xml:space="preserve">Date: </w:t>
            </w:r>
            <w:r w:rsidRPr="00DE4B5F">
              <w:rPr>
                <w:sz w:val="22"/>
                <w:szCs w:val="22"/>
              </w:rPr>
              <w:t>______________________________</w:t>
            </w:r>
          </w:p>
        </w:tc>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2ABA34A9" w14:textId="31ED0906" w:rsidR="004122AA" w:rsidRPr="00DE4B5F" w:rsidRDefault="00867328" w:rsidP="00DE4B5F">
            <w:pPr>
              <w:jc w:val="both"/>
              <w:rPr>
                <w:sz w:val="22"/>
                <w:szCs w:val="22"/>
              </w:rPr>
            </w:pPr>
            <w:r w:rsidRPr="00DE4B5F">
              <w:rPr>
                <w:b/>
                <w:bCs/>
                <w:color w:val="1F4E79"/>
                <w:sz w:val="22"/>
                <w:szCs w:val="22"/>
              </w:rPr>
              <w:t>Quality Management</w:t>
            </w:r>
            <w:del w:id="5" w:author="Jörg Lucas" w:date="2026-05-06T13:12:00Z">
              <w:r w:rsidRPr="00DE4B5F" w:rsidDel="00867328">
                <w:rPr>
                  <w:b/>
                  <w:bCs/>
                  <w:color w:val="1F4E79"/>
                  <w:sz w:val="22"/>
                  <w:szCs w:val="22"/>
                </w:rPr>
                <w:delText xml:space="preserve"> Officer</w:delText>
              </w:r>
            </w:del>
          </w:p>
          <w:p w14:paraId="44830A0A" w14:textId="77777777" w:rsidR="004122AA" w:rsidRPr="00DE4B5F" w:rsidRDefault="004122AA" w:rsidP="00DE4B5F">
            <w:pPr>
              <w:spacing w:after="200"/>
              <w:jc w:val="both"/>
              <w:rPr>
                <w:sz w:val="22"/>
                <w:szCs w:val="22"/>
              </w:rPr>
            </w:pPr>
          </w:p>
          <w:p w14:paraId="722508E2" w14:textId="77777777" w:rsidR="004122AA" w:rsidRPr="00DE4B5F" w:rsidRDefault="00867328" w:rsidP="00DE4B5F">
            <w:pPr>
              <w:spacing w:after="120"/>
              <w:jc w:val="both"/>
              <w:rPr>
                <w:sz w:val="22"/>
                <w:szCs w:val="22"/>
              </w:rPr>
            </w:pPr>
            <w:r w:rsidRPr="00DE4B5F">
              <w:rPr>
                <w:sz w:val="22"/>
                <w:szCs w:val="22"/>
              </w:rPr>
              <w:t>Signature: _________________________</w:t>
            </w:r>
          </w:p>
          <w:p w14:paraId="11D2AB7C" w14:textId="77777777" w:rsidR="004122AA" w:rsidRPr="00DE4B5F" w:rsidRDefault="00867328" w:rsidP="00DE4B5F">
            <w:pPr>
              <w:spacing w:after="120"/>
              <w:jc w:val="both"/>
              <w:rPr>
                <w:sz w:val="22"/>
                <w:szCs w:val="22"/>
              </w:rPr>
            </w:pPr>
            <w:r w:rsidRPr="00DE4B5F">
              <w:rPr>
                <w:sz w:val="22"/>
                <w:szCs w:val="22"/>
              </w:rPr>
              <w:t>Name: _____________________________</w:t>
            </w:r>
          </w:p>
          <w:p w14:paraId="5A095E61" w14:textId="77777777" w:rsidR="004122AA" w:rsidRPr="00DE4B5F" w:rsidRDefault="00867328" w:rsidP="00DE4B5F">
            <w:pPr>
              <w:spacing w:after="120"/>
              <w:jc w:val="both"/>
              <w:rPr>
                <w:sz w:val="22"/>
                <w:szCs w:val="22"/>
              </w:rPr>
            </w:pPr>
            <w:r w:rsidRPr="00DE4B5F">
              <w:rPr>
                <w:sz w:val="22"/>
                <w:szCs w:val="22"/>
              </w:rPr>
              <w:t>Date: ______________________________</w:t>
            </w:r>
          </w:p>
        </w:tc>
      </w:tr>
    </w:tbl>
    <w:p w14:paraId="46104C6C" w14:textId="77777777" w:rsidR="004122AA" w:rsidRDefault="004122AA">
      <w:pPr>
        <w:spacing w:after="200"/>
      </w:pPr>
    </w:p>
    <w:p w14:paraId="7A50B87A" w14:textId="7EA375D7"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t>Version History</w:t>
      </w:r>
    </w:p>
    <w:p w14:paraId="026F518D" w14:textId="77777777" w:rsidR="004122AA" w:rsidRDefault="004122AA">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2200"/>
        <w:gridCol w:w="4438"/>
      </w:tblGrid>
      <w:tr w:rsidR="004122AA" w14:paraId="43E8FA2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398515D" w14:textId="77777777" w:rsidR="004122AA" w:rsidRPr="00DE4B5F" w:rsidRDefault="00867328" w:rsidP="00DE4B5F">
            <w:pPr>
              <w:jc w:val="both"/>
              <w:rPr>
                <w:sz w:val="22"/>
                <w:szCs w:val="22"/>
              </w:rPr>
            </w:pPr>
            <w:r w:rsidRPr="00DE4B5F">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7606AD" w14:textId="77777777" w:rsidR="004122AA" w:rsidRPr="00DE4B5F" w:rsidRDefault="00867328" w:rsidP="00DE4B5F">
            <w:pPr>
              <w:jc w:val="both"/>
              <w:rPr>
                <w:sz w:val="22"/>
                <w:szCs w:val="22"/>
              </w:rPr>
            </w:pPr>
            <w:r w:rsidRPr="00DE4B5F">
              <w:rPr>
                <w:b/>
                <w:bCs/>
                <w:color w:val="1F4E79"/>
                <w:sz w:val="22"/>
                <w:szCs w:val="22"/>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EAD390" w14:textId="77777777" w:rsidR="004122AA" w:rsidRPr="00DE4B5F" w:rsidRDefault="00867328" w:rsidP="00DE4B5F">
            <w:pPr>
              <w:jc w:val="both"/>
              <w:rPr>
                <w:sz w:val="22"/>
                <w:szCs w:val="22"/>
              </w:rPr>
            </w:pPr>
            <w:r w:rsidRPr="00DE4B5F">
              <w:rPr>
                <w:b/>
                <w:bCs/>
                <w:color w:val="1F4E79"/>
                <w:sz w:val="22"/>
                <w:szCs w:val="22"/>
              </w:rPr>
              <w:t>Author</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AC2F2CA" w14:textId="77777777" w:rsidR="004122AA" w:rsidRPr="00DE4B5F" w:rsidRDefault="00867328" w:rsidP="00DE4B5F">
            <w:pPr>
              <w:jc w:val="both"/>
              <w:rPr>
                <w:sz w:val="22"/>
                <w:szCs w:val="22"/>
              </w:rPr>
            </w:pPr>
            <w:r w:rsidRPr="00DE4B5F">
              <w:rPr>
                <w:b/>
                <w:bCs/>
                <w:color w:val="1F4E79"/>
                <w:sz w:val="22"/>
                <w:szCs w:val="22"/>
              </w:rPr>
              <w:t>Description of Changes</w:t>
            </w:r>
          </w:p>
        </w:tc>
      </w:tr>
      <w:tr w:rsidR="004122AA" w14:paraId="4452D294"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D1DB5F" w14:textId="77777777" w:rsidR="004122AA" w:rsidRPr="00DE4B5F" w:rsidRDefault="00867328" w:rsidP="00DE4B5F">
            <w:pPr>
              <w:jc w:val="both"/>
              <w:rPr>
                <w:sz w:val="22"/>
                <w:szCs w:val="22"/>
              </w:rPr>
            </w:pPr>
            <w:r w:rsidRPr="00DE4B5F">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D9BB9B" w14:textId="77777777" w:rsidR="004122AA" w:rsidRPr="00DE4B5F" w:rsidRDefault="00867328" w:rsidP="00DE4B5F">
            <w:pPr>
              <w:jc w:val="both"/>
              <w:rPr>
                <w:sz w:val="22"/>
                <w:szCs w:val="22"/>
              </w:rPr>
            </w:pPr>
            <w:r w:rsidRPr="00DE4B5F">
              <w:rPr>
                <w:sz w:val="22"/>
                <w:szCs w:val="22"/>
              </w:rPr>
              <w:t>01.10.2025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FEF8F5" w14:textId="6D8003E4" w:rsidR="004122AA" w:rsidRPr="00DE4B5F" w:rsidRDefault="00867328" w:rsidP="00DE4B5F">
            <w:pPr>
              <w:jc w:val="both"/>
              <w:rPr>
                <w:sz w:val="22"/>
                <w:szCs w:val="22"/>
              </w:rPr>
            </w:pPr>
            <w:r w:rsidRPr="00DE4B5F">
              <w:rPr>
                <w:sz w:val="22"/>
                <w:szCs w:val="22"/>
              </w:rPr>
              <w:t xml:space="preserve">Quality Management </w:t>
            </w:r>
            <w:del w:id="6" w:author="Jörg Lucas" w:date="2026-05-06T13:13:00Z">
              <w:r w:rsidRPr="00DE4B5F" w:rsidDel="00867328">
                <w:rPr>
                  <w:sz w:val="22"/>
                  <w:szCs w:val="22"/>
                </w:rPr>
                <w:delText>Officer</w:delText>
              </w:r>
            </w:del>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A1AC11" w14:textId="77777777" w:rsidR="004122AA" w:rsidRPr="00DE4B5F" w:rsidRDefault="00867328" w:rsidP="00DE4B5F">
            <w:pPr>
              <w:jc w:val="both"/>
              <w:rPr>
                <w:sz w:val="22"/>
                <w:szCs w:val="22"/>
              </w:rPr>
            </w:pPr>
            <w:r w:rsidRPr="00DE4B5F">
              <w:rPr>
                <w:sz w:val="22"/>
                <w:szCs w:val="22"/>
              </w:rPr>
              <w:t>Initial issue of the Labour and Human Rights Policy; all five topic areas integrated with qualitative commitments, measures, and quantitative KPI objectives</w:t>
            </w:r>
          </w:p>
        </w:tc>
      </w:tr>
    </w:tbl>
    <w:p w14:paraId="38655FC4" w14:textId="77777777" w:rsidR="004122AA" w:rsidRDefault="004122AA">
      <w:pPr>
        <w:spacing w:after="200"/>
      </w:pPr>
    </w:p>
    <w:p w14:paraId="75C345BD" w14:textId="77777777" w:rsidR="00767D9C" w:rsidRDefault="00767D9C">
      <w:pPr>
        <w:rPr>
          <w:b/>
          <w:bCs/>
          <w:color w:val="1F3864"/>
          <w:sz w:val="28"/>
          <w:szCs w:val="28"/>
        </w:rPr>
      </w:pPr>
      <w:r>
        <w:rPr>
          <w:color w:val="1F3864"/>
        </w:rPr>
        <w:br w:type="page"/>
      </w:r>
    </w:p>
    <w:p w14:paraId="2417C08A" w14:textId="013F5597" w:rsidR="004122AA" w:rsidRPr="002D2ED2" w:rsidRDefault="00867328" w:rsidP="002D2ED2">
      <w:pPr>
        <w:pStyle w:val="berschrift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567" w:hanging="567"/>
        <w:rPr>
          <w:color w:val="1F3864"/>
        </w:rPr>
      </w:pPr>
      <w:r w:rsidRPr="002D2ED2">
        <w:rPr>
          <w:color w:val="1F3864"/>
        </w:rPr>
        <w:lastRenderedPageBreak/>
        <w:t>Employee Acknowledgement</w:t>
      </w:r>
    </w:p>
    <w:p w14:paraId="0C94F912" w14:textId="77777777" w:rsidR="002D2ED2" w:rsidRDefault="002D2ED2">
      <w:pPr>
        <w:spacing w:after="120"/>
      </w:pPr>
    </w:p>
    <w:p w14:paraId="0E0121F4" w14:textId="5ED0D555" w:rsidR="004122AA" w:rsidRPr="00DE4B5F" w:rsidRDefault="00867328" w:rsidP="00DE4B5F">
      <w:pPr>
        <w:spacing w:after="120"/>
        <w:jc w:val="both"/>
        <w:rPr>
          <w:sz w:val="22"/>
          <w:szCs w:val="22"/>
        </w:rPr>
      </w:pPr>
      <w:r w:rsidRPr="00DE4B5F">
        <w:rPr>
          <w:sz w:val="22"/>
          <w:szCs w:val="22"/>
        </w:rPr>
        <w:t xml:space="preserve">I, </w:t>
      </w:r>
      <w:r w:rsidRPr="00DE4B5F">
        <w:rPr>
          <w:sz w:val="22"/>
          <w:szCs w:val="22"/>
        </w:rPr>
        <w:t>______________________, confirm that I have read and understood the company's Labour and Human Rights Policy and agree to comply with its requirements. I recognise my responsibility in supporting the company's commitments to fair treatment, equal opportuni</w:t>
      </w:r>
      <w:r w:rsidRPr="00DE4B5F">
        <w:rPr>
          <w:sz w:val="22"/>
          <w:szCs w:val="22"/>
        </w:rPr>
        <w:t>ty, and the protection of human rights in my daily work.</w:t>
      </w:r>
    </w:p>
    <w:p w14:paraId="5C804BFB" w14:textId="77777777" w:rsidR="004122AA" w:rsidRPr="00DE4B5F" w:rsidRDefault="004122AA" w:rsidP="00DE4B5F">
      <w:pPr>
        <w:spacing w:after="80"/>
        <w:jc w:val="both"/>
        <w:rPr>
          <w:sz w:val="22"/>
          <w:szCs w:val="22"/>
        </w:rPr>
      </w:pPr>
    </w:p>
    <w:p w14:paraId="40EFBAD1" w14:textId="77777777" w:rsidR="004122AA" w:rsidRPr="00DE4B5F" w:rsidRDefault="00867328" w:rsidP="00DE4B5F">
      <w:pPr>
        <w:spacing w:after="120"/>
        <w:jc w:val="both"/>
        <w:rPr>
          <w:sz w:val="22"/>
          <w:szCs w:val="22"/>
        </w:rPr>
      </w:pPr>
      <w:r w:rsidRPr="00DE4B5F">
        <w:rPr>
          <w:sz w:val="22"/>
          <w:szCs w:val="22"/>
        </w:rPr>
        <w:t xml:space="preserve">I commit to treating all colleagues, customers, suppliers, and visitors with dignity and respect, complying with applicable laws and internal procedures, and contributing to a positive and </w:t>
      </w:r>
      <w:r w:rsidRPr="00DE4B5F">
        <w:rPr>
          <w:sz w:val="22"/>
          <w:szCs w:val="22"/>
        </w:rPr>
        <w:t>inclusive working environment.</w:t>
      </w:r>
    </w:p>
    <w:p w14:paraId="47DECD93" w14:textId="77777777" w:rsidR="004122AA" w:rsidRPr="00DE4B5F" w:rsidRDefault="004122AA" w:rsidP="00DE4B5F">
      <w:pPr>
        <w:spacing w:after="160"/>
        <w:jc w:val="both"/>
        <w:rPr>
          <w:sz w:val="22"/>
          <w:szCs w:val="22"/>
        </w:rPr>
      </w:pPr>
    </w:p>
    <w:p w14:paraId="49815E96" w14:textId="77777777" w:rsidR="004122AA" w:rsidRPr="00DE4B5F" w:rsidRDefault="00867328" w:rsidP="00DE4B5F">
      <w:pPr>
        <w:spacing w:after="120"/>
        <w:jc w:val="both"/>
        <w:rPr>
          <w:sz w:val="22"/>
          <w:szCs w:val="22"/>
        </w:rPr>
      </w:pPr>
      <w:r w:rsidRPr="00DE4B5F">
        <w:rPr>
          <w:sz w:val="22"/>
          <w:szCs w:val="22"/>
        </w:rPr>
        <w:t xml:space="preserve">Employee Name: </w:t>
      </w:r>
    </w:p>
    <w:p w14:paraId="031686B3" w14:textId="77777777" w:rsidR="004122AA" w:rsidRPr="00DE4B5F" w:rsidRDefault="004122AA" w:rsidP="00DE4B5F">
      <w:pPr>
        <w:spacing w:after="80"/>
        <w:jc w:val="both"/>
        <w:rPr>
          <w:sz w:val="22"/>
          <w:szCs w:val="22"/>
        </w:rPr>
      </w:pPr>
    </w:p>
    <w:p w14:paraId="123A2B37" w14:textId="77777777" w:rsidR="004122AA" w:rsidRPr="00DE4B5F" w:rsidRDefault="00867328" w:rsidP="00DE4B5F">
      <w:pPr>
        <w:spacing w:after="120"/>
        <w:jc w:val="both"/>
        <w:rPr>
          <w:sz w:val="22"/>
          <w:szCs w:val="22"/>
        </w:rPr>
      </w:pPr>
      <w:r w:rsidRPr="00DE4B5F">
        <w:rPr>
          <w:sz w:val="22"/>
          <w:szCs w:val="22"/>
        </w:rPr>
        <w:t xml:space="preserve">Signature: </w:t>
      </w:r>
    </w:p>
    <w:p w14:paraId="5C989A93" w14:textId="77777777" w:rsidR="004122AA" w:rsidRPr="00DE4B5F" w:rsidRDefault="004122AA" w:rsidP="00DE4B5F">
      <w:pPr>
        <w:spacing w:after="80"/>
        <w:jc w:val="both"/>
        <w:rPr>
          <w:sz w:val="22"/>
          <w:szCs w:val="22"/>
        </w:rPr>
      </w:pPr>
    </w:p>
    <w:p w14:paraId="656ECFB8" w14:textId="77777777" w:rsidR="004122AA" w:rsidRPr="00DE4B5F" w:rsidRDefault="00867328" w:rsidP="00DE4B5F">
      <w:pPr>
        <w:spacing w:after="120"/>
        <w:jc w:val="both"/>
        <w:rPr>
          <w:sz w:val="22"/>
          <w:szCs w:val="22"/>
        </w:rPr>
      </w:pPr>
      <w:r w:rsidRPr="00DE4B5F">
        <w:rPr>
          <w:sz w:val="22"/>
          <w:szCs w:val="22"/>
        </w:rPr>
        <w:t xml:space="preserve">Date:  </w:t>
      </w:r>
    </w:p>
    <w:p w14:paraId="6723A946" w14:textId="77777777" w:rsidR="004122AA" w:rsidRDefault="004122AA">
      <w:pPr>
        <w:spacing w:after="80"/>
      </w:pPr>
    </w:p>
    <w:sectPr w:rsidR="004122AA" w:rsidSect="002D2ED2">
      <w:headerReference w:type="default" r:id="rId12"/>
      <w:footerReference w:type="default" r:id="rId13"/>
      <w:pgSz w:w="11906" w:h="16838"/>
      <w:pgMar w:top="1134" w:right="1134" w:bottom="1134" w:left="1134"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002AD" w14:textId="77777777" w:rsidR="00527612" w:rsidRDefault="00527612">
      <w:r>
        <w:separator/>
      </w:r>
    </w:p>
  </w:endnote>
  <w:endnote w:type="continuationSeparator" w:id="0">
    <w:p w14:paraId="25A1B2D5" w14:textId="77777777" w:rsidR="00527612" w:rsidRDefault="00527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5917A0-D548-4AC9-AEA3-B814ACA77338}"/>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2" w:fontKey="{C5E12940-D625-42D2-BA1E-F44FF65F5591}"/>
  </w:font>
  <w:font w:name="Calibri">
    <w:panose1 w:val="020F0502020204030204"/>
    <w:charset w:val="00"/>
    <w:family w:val="swiss"/>
    <w:pitch w:val="variable"/>
    <w:sig w:usb0="E4002EFF" w:usb1="C200247B" w:usb2="00000009" w:usb3="00000000" w:csb0="000001FF" w:csb1="00000000"/>
    <w:embedRegular r:id="rId3" w:fontKey="{EAA29B9D-F7C8-4A5E-85AD-9504D226DB54}"/>
  </w:font>
  <w:font w:name="Cambria">
    <w:panose1 w:val="02040503050406030204"/>
    <w:charset w:val="00"/>
    <w:family w:val="roman"/>
    <w:pitch w:val="variable"/>
    <w:sig w:usb0="E00006FF" w:usb1="420024FF" w:usb2="02000000" w:usb3="00000000" w:csb0="0000019F" w:csb1="00000000"/>
    <w:embedRegular r:id="rId4" w:fontKey="{6BBBCDBA-E52C-4B10-8EEF-C84D8F84C8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0161831"/>
      <w:docPartObj>
        <w:docPartGallery w:val="Page Numbers (Bottom of Page)"/>
        <w:docPartUnique/>
      </w:docPartObj>
    </w:sdtPr>
    <w:sdtEndPr/>
    <w:sdtContent>
      <w:p w14:paraId="49FBA15A" w14:textId="1A38705A" w:rsidR="004122AA" w:rsidRPr="00A10150" w:rsidRDefault="00A10150" w:rsidP="00A10150">
        <w:pPr>
          <w:pStyle w:val="Fuzeile"/>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165C1" w14:textId="77777777" w:rsidR="00527612" w:rsidRDefault="00527612">
      <w:r>
        <w:separator/>
      </w:r>
    </w:p>
  </w:footnote>
  <w:footnote w:type="continuationSeparator" w:id="0">
    <w:p w14:paraId="2C4ADEF3" w14:textId="77777777" w:rsidR="00527612" w:rsidRDefault="00527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76766" w14:textId="2F93002F" w:rsidR="004122AA" w:rsidRPr="002D2ED2" w:rsidRDefault="002D2ED2" w:rsidP="002D2ED2">
    <w:pPr>
      <w:pStyle w:val="Kopfzeile"/>
    </w:pPr>
    <w:r>
      <w:rPr>
        <w:noProof/>
      </w:rPr>
      <w:drawing>
        <wp:anchor distT="0" distB="0" distL="114300" distR="114300" simplePos="0" relativeHeight="251658240" behindDoc="0" locked="0" layoutInCell="1" allowOverlap="1" wp14:anchorId="357AE404" wp14:editId="2A802E9A">
          <wp:simplePos x="0" y="0"/>
          <wp:positionH relativeFrom="margin">
            <wp:align>center</wp:align>
          </wp:positionH>
          <wp:positionV relativeFrom="paragraph">
            <wp:posOffset>-635</wp:posOffset>
          </wp:positionV>
          <wp:extent cx="1638300" cy="723539"/>
          <wp:effectExtent l="0" t="0" r="0" b="635"/>
          <wp:wrapTopAndBottom/>
          <wp:docPr id="12441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30E10"/>
    <w:multiLevelType w:val="multilevel"/>
    <w:tmpl w:val="94D4022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B7734D0"/>
    <w:multiLevelType w:val="hybridMultilevel"/>
    <w:tmpl w:val="0C40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91233A"/>
    <w:multiLevelType w:val="hybridMultilevel"/>
    <w:tmpl w:val="9EC0C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örg Lucas">
    <w15:presenceInfo w15:providerId="AD" w15:userId="S::joerg.lucas@prestigepromotion.de::8dc11c3d-67b7-4eb2-a8a7-5b81161b80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AA"/>
    <w:rsid w:val="000111AF"/>
    <w:rsid w:val="000526DE"/>
    <w:rsid w:val="00130ABC"/>
    <w:rsid w:val="002D2ED2"/>
    <w:rsid w:val="004122AA"/>
    <w:rsid w:val="00467970"/>
    <w:rsid w:val="00527612"/>
    <w:rsid w:val="0058416C"/>
    <w:rsid w:val="005D32A0"/>
    <w:rsid w:val="00644FEF"/>
    <w:rsid w:val="0070437D"/>
    <w:rsid w:val="007522F2"/>
    <w:rsid w:val="00767D9C"/>
    <w:rsid w:val="00867328"/>
    <w:rsid w:val="00A10150"/>
    <w:rsid w:val="00D21119"/>
    <w:rsid w:val="00D9206E"/>
    <w:rsid w:val="00DE4B5F"/>
    <w:rsid w:val="00E35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C0E42"/>
  <w15:docId w15:val="{70D3FBCF-6C57-419D-B596-9FD676BC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00" w:after="80"/>
      <w:outlineLvl w:val="0"/>
    </w:pPr>
    <w:rPr>
      <w:b/>
      <w:bCs/>
      <w:color w:val="1F4E79"/>
      <w:sz w:val="28"/>
      <w:szCs w:val="28"/>
    </w:rPr>
  </w:style>
  <w:style w:type="paragraph" w:styleId="berschrift2">
    <w:name w:val="heading 2"/>
    <w:basedOn w:val="Standard"/>
    <w:next w:val="Standard"/>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berschrift3">
    <w:name w:val="heading 3"/>
    <w:basedOn w:val="Standard"/>
    <w:next w:val="Standard"/>
    <w:uiPriority w:val="9"/>
    <w:semiHidden/>
    <w:unhideWhenUsed/>
    <w:qFormat/>
    <w:pPr>
      <w:pBdr>
        <w:top w:val="nil"/>
        <w:left w:val="nil"/>
        <w:bottom w:val="nil"/>
        <w:right w:val="nil"/>
        <w:between w:val="nil"/>
      </w:pBdr>
      <w:outlineLvl w:val="2"/>
    </w:pPr>
    <w:rPr>
      <w:color w:val="1F4D78"/>
      <w:sz w:val="24"/>
      <w:szCs w:val="24"/>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pBdr>
        <w:top w:val="nil"/>
        <w:left w:val="nil"/>
        <w:bottom w:val="nil"/>
        <w:right w:val="nil"/>
        <w:between w:val="nil"/>
      </w:pBdr>
    </w:pPr>
    <w:rPr>
      <w:sz w:val="56"/>
      <w:szCs w:val="56"/>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paragraph" w:styleId="Kopfzeile">
    <w:name w:val="header"/>
    <w:basedOn w:val="Standard"/>
    <w:link w:val="KopfzeileZchn"/>
    <w:uiPriority w:val="99"/>
    <w:unhideWhenUsed/>
    <w:rsid w:val="002D2ED2"/>
    <w:pPr>
      <w:tabs>
        <w:tab w:val="center" w:pos="4513"/>
        <w:tab w:val="right" w:pos="9026"/>
      </w:tabs>
    </w:pPr>
  </w:style>
  <w:style w:type="character" w:customStyle="1" w:styleId="KopfzeileZchn">
    <w:name w:val="Kopfzeile Zchn"/>
    <w:basedOn w:val="Absatz-Standardschriftart"/>
    <w:link w:val="Kopfzeile"/>
    <w:uiPriority w:val="99"/>
    <w:rsid w:val="002D2ED2"/>
  </w:style>
  <w:style w:type="paragraph" w:styleId="Fuzeile">
    <w:name w:val="footer"/>
    <w:basedOn w:val="Standard"/>
    <w:link w:val="FuzeileZchn"/>
    <w:uiPriority w:val="99"/>
    <w:unhideWhenUsed/>
    <w:rsid w:val="002D2ED2"/>
    <w:pPr>
      <w:tabs>
        <w:tab w:val="center" w:pos="4513"/>
        <w:tab w:val="right" w:pos="9026"/>
      </w:tabs>
    </w:pPr>
  </w:style>
  <w:style w:type="character" w:customStyle="1" w:styleId="FuzeileZchn">
    <w:name w:val="Fußzeile Zchn"/>
    <w:basedOn w:val="Absatz-Standardschriftart"/>
    <w:link w:val="Fuzeile"/>
    <w:uiPriority w:val="99"/>
    <w:rsid w:val="002D2ED2"/>
  </w:style>
  <w:style w:type="character" w:styleId="Hyperlink">
    <w:name w:val="Hyperlink"/>
    <w:basedOn w:val="Absatz-Standardschriftart"/>
    <w:uiPriority w:val="99"/>
    <w:unhideWhenUsed/>
    <w:rsid w:val="00DE4B5F"/>
    <w:rPr>
      <w:color w:val="0000FF" w:themeColor="hyperlink"/>
      <w:u w:val="single"/>
    </w:rPr>
  </w:style>
  <w:style w:type="character" w:styleId="NichtaufgelsteErwhnung">
    <w:name w:val="Unresolved Mention"/>
    <w:basedOn w:val="Absatz-Standardschriftart"/>
    <w:uiPriority w:val="99"/>
    <w:semiHidden/>
    <w:unhideWhenUsed/>
    <w:rsid w:val="00DE4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restige-promotion-web.de"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4A4C2845CAC70F4EB4F8C22CF1434A70" ma:contentTypeVersion="10" ma:contentTypeDescription="Ein neues Dokument erstellen." ma:contentTypeScope="" ma:versionID="3cb5a123204062fbafdfcff0bfce209e">
  <xsd:schema xmlns:xsd="http://www.w3.org/2001/XMLSchema" xmlns:xs="http://www.w3.org/2001/XMLSchema" xmlns:p="http://schemas.microsoft.com/office/2006/metadata/properties" xmlns:ns2="347a6857-bf8b-4d1d-a528-c5e696d0d4dd" xmlns:ns3="0a335d65-f2b8-48e7-8334-285ca490b919" targetNamespace="http://schemas.microsoft.com/office/2006/metadata/properties" ma:root="true" ma:fieldsID="cb5a01f6fa5051495811a8630384cb44" ns2:_="" ns3:_="">
    <xsd:import namespace="347a6857-bf8b-4d1d-a528-c5e696d0d4dd"/>
    <xsd:import namespace="0a335d65-f2b8-48e7-8334-285ca490b9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a6857-bf8b-4d1d-a528-c5e696d0d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69d1a7c-6f9f-4b46-a950-38bce3861f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335d65-f2b8-48e7-8334-285ca490b9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a2a7e-f396-4ed6-94fc-a0d8a913e1fa}" ma:internalName="TaxCatchAll" ma:showField="CatchAllData" ma:web="0a335d65-f2b8-48e7-8334-285ca490b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a335d65-f2b8-48e7-8334-285ca490b919" xsi:nil="true"/>
    <lcf76f155ced4ddcb4097134ff3c332f xmlns="347a6857-bf8b-4d1d-a528-c5e696d0d4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A03A33-DC45-4585-87ED-B66172592B2C}">
  <ds:schemaRefs>
    <ds:schemaRef ds:uri="http://schemas.openxmlformats.org/officeDocument/2006/bibliography"/>
  </ds:schemaRefs>
</ds:datastoreItem>
</file>

<file path=customXml/itemProps2.xml><?xml version="1.0" encoding="utf-8"?>
<ds:datastoreItem xmlns:ds="http://schemas.openxmlformats.org/officeDocument/2006/customXml" ds:itemID="{8B0DCD14-C7E5-48BF-B328-0CEF0DC7D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a6857-bf8b-4d1d-a528-c5e696d0d4dd"/>
    <ds:schemaRef ds:uri="0a335d65-f2b8-48e7-8334-285ca490b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D84553-46BA-4738-9107-428A800D98E5}">
  <ds:schemaRefs>
    <ds:schemaRef ds:uri="http://schemas.microsoft.com/sharepoint/v3/contenttype/forms"/>
  </ds:schemaRefs>
</ds:datastoreItem>
</file>

<file path=customXml/itemProps4.xml><?xml version="1.0" encoding="utf-8"?>
<ds:datastoreItem xmlns:ds="http://schemas.openxmlformats.org/officeDocument/2006/customXml" ds:itemID="{1097C079-417B-4164-8C71-CD0E1AD2EB04}">
  <ds:schemaRefs>
    <ds:schemaRef ds:uri="347a6857-bf8b-4d1d-a528-c5e696d0d4dd"/>
    <ds:schemaRef ds:uri="http://schemas.microsoft.com/office/2006/metadata/properties"/>
    <ds:schemaRef ds:uri="http://purl.org/dc/dcmitype/"/>
    <ds:schemaRef ds:uri="http://www.w3.org/XML/1998/namespace"/>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0a335d65-f2b8-48e7-8334-285ca490b919"/>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3776</Words>
  <Characters>23794</Characters>
  <Application>Microsoft Office Word</Application>
  <DocSecurity>0</DocSecurity>
  <Lines>198</Lines>
  <Paragraphs>55</Paragraphs>
  <ScaleCrop>false</ScaleCrop>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Jörg Lucas</cp:lastModifiedBy>
  <cp:revision>8</cp:revision>
  <dcterms:created xsi:type="dcterms:W3CDTF">2026-04-25T09:03:00Z</dcterms:created>
  <dcterms:modified xsi:type="dcterms:W3CDTF">2026-05-06T11:13:00Z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0x0101004A4C2845CAC70F4EB4F8C22CF1434A70</vt:lpwstr>
  </property>
  <property fmtid="{D5CDD505-2E9C-101B-9397-08002B2CF9AE}" pid="3" name="MediaServiceImageTags">
    <vt:lpwstr/>
  </property>
</Properties>
</file>