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01799A" w14:textId="77777777" w:rsidR="00FF2E93" w:rsidRDefault="00FF2E93" w:rsidP="001C447A">
      <w:pPr>
        <w:spacing w:after="80"/>
        <w:jc w:val="center"/>
        <w:rPr>
          <w:b/>
          <w:bCs/>
          <w:color w:val="1F4E79"/>
          <w:sz w:val="26"/>
          <w:szCs w:val="26"/>
        </w:rPr>
      </w:pPr>
    </w:p>
    <w:p w14:paraId="665FC728" w14:textId="77777777" w:rsidR="00D61965" w:rsidRDefault="00D61965" w:rsidP="001C447A">
      <w:pPr>
        <w:spacing w:after="80"/>
        <w:jc w:val="center"/>
        <w:rPr>
          <w:b/>
          <w:bCs/>
          <w:color w:val="1F4E79"/>
          <w:sz w:val="26"/>
          <w:szCs w:val="26"/>
        </w:rPr>
      </w:pPr>
    </w:p>
    <w:p w14:paraId="32179CBA" w14:textId="21BA6D57" w:rsidR="00290C55" w:rsidRPr="00DF2C4F" w:rsidRDefault="00DB5D06" w:rsidP="001C447A">
      <w:pPr>
        <w:spacing w:after="80"/>
        <w:jc w:val="center"/>
        <w:rPr>
          <w:lang w:val="de-DE"/>
        </w:rPr>
      </w:pPr>
      <w:r w:rsidRPr="00DF2C4F">
        <w:rPr>
          <w:b/>
          <w:bCs/>
          <w:color w:val="1F4E79"/>
          <w:sz w:val="26"/>
          <w:szCs w:val="26"/>
          <w:lang w:val="de-DE"/>
        </w:rPr>
        <w:t>Prestige Promotion Verkaufsförderung &amp; Werbeservice GmbH</w:t>
      </w:r>
    </w:p>
    <w:p w14:paraId="4EE461D0" w14:textId="5035FBBB" w:rsidR="00290C55" w:rsidRPr="00DF2C4F" w:rsidRDefault="00DB5D06" w:rsidP="001C447A">
      <w:pPr>
        <w:spacing w:after="240"/>
        <w:jc w:val="center"/>
        <w:rPr>
          <w:lang w:val="de-DE"/>
        </w:rPr>
      </w:pPr>
      <w:r w:rsidRPr="00DF2C4F">
        <w:rPr>
          <w:lang w:val="de-DE"/>
        </w:rPr>
        <w:t xml:space="preserve">Borsigstraße 2, D-63755 Alzenau  |  </w:t>
      </w:r>
      <w:hyperlink r:id="rId10" w:history="1">
        <w:r w:rsidR="00240CEF" w:rsidRPr="00DF2C4F">
          <w:rPr>
            <w:rStyle w:val="Hyperlink"/>
            <w:lang w:val="de-DE"/>
          </w:rPr>
          <w:t>www.prestige-promotion-web.de</w:t>
        </w:r>
      </w:hyperlink>
    </w:p>
    <w:p w14:paraId="51B3B08C" w14:textId="77777777" w:rsidR="00D61965" w:rsidRPr="00DF2C4F" w:rsidRDefault="00D61965" w:rsidP="007655E6">
      <w:pPr>
        <w:spacing w:after="240"/>
        <w:jc w:val="both"/>
        <w:rPr>
          <w:lang w:val="de-DE"/>
        </w:rPr>
      </w:pPr>
    </w:p>
    <w:p w14:paraId="23027CC9" w14:textId="77777777" w:rsidR="00240CEF" w:rsidRPr="00DF2C4F" w:rsidRDefault="00240CEF" w:rsidP="007655E6">
      <w:pPr>
        <w:spacing w:after="240"/>
        <w:jc w:val="both"/>
        <w:rPr>
          <w:lang w:val="de-DE"/>
        </w:rPr>
      </w:pPr>
    </w:p>
    <w:tbl>
      <w:tblPr>
        <w:tblStyle w:val="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240CEF" w14:paraId="3A2F3816" w14:textId="77777777" w:rsidTr="001C447A">
        <w:tc>
          <w:tcPr>
            <w:tcW w:w="9638" w:type="dxa"/>
            <w:tcBorders>
              <w:top w:val="single" w:sz="4" w:space="0" w:color="BFBFBF"/>
              <w:left w:val="single" w:sz="4" w:space="0" w:color="BFBFBF"/>
              <w:bottom w:val="single" w:sz="4" w:space="0" w:color="BFBFBF"/>
              <w:right w:val="single" w:sz="4" w:space="0" w:color="BFBFBF"/>
            </w:tcBorders>
            <w:shd w:val="clear" w:color="auto" w:fill="1F4E79"/>
            <w:tcMar>
              <w:top w:w="120" w:type="dxa"/>
              <w:left w:w="200" w:type="dxa"/>
              <w:bottom w:w="80" w:type="dxa"/>
              <w:right w:w="100" w:type="dxa"/>
            </w:tcMar>
            <w:vAlign w:val="center"/>
          </w:tcPr>
          <w:p w14:paraId="247867B4" w14:textId="1F48A0FD" w:rsidR="00240CEF" w:rsidRDefault="00240CEF" w:rsidP="001C447A">
            <w:pPr>
              <w:jc w:val="center"/>
            </w:pPr>
            <w:r>
              <w:rPr>
                <w:b/>
                <w:bCs/>
                <w:color w:val="FFFFFF"/>
                <w:sz w:val="32"/>
                <w:szCs w:val="32"/>
              </w:rPr>
              <w:t>SUSTAINABLE</w:t>
            </w:r>
            <w:r w:rsidR="001C447A">
              <w:t xml:space="preserve"> </w:t>
            </w:r>
            <w:r>
              <w:rPr>
                <w:b/>
                <w:bCs/>
                <w:color w:val="FFFFFF"/>
                <w:sz w:val="32"/>
                <w:szCs w:val="32"/>
              </w:rPr>
              <w:t>PROCUREMENT POLICY</w:t>
            </w:r>
          </w:p>
        </w:tc>
      </w:tr>
    </w:tbl>
    <w:p w14:paraId="408779B6" w14:textId="77777777" w:rsidR="00290C55" w:rsidRDefault="00290C55" w:rsidP="007655E6">
      <w:pPr>
        <w:spacing w:after="160"/>
        <w:jc w:val="both"/>
      </w:pPr>
    </w:p>
    <w:p w14:paraId="704ADD9B" w14:textId="77777777" w:rsidR="00290C55" w:rsidRDefault="00290C55" w:rsidP="007655E6">
      <w:pPr>
        <w:spacing w:after="160"/>
        <w:jc w:val="both"/>
      </w:pPr>
    </w:p>
    <w:tbl>
      <w:tblPr>
        <w:tblStyle w:val="a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38"/>
      </w:tblGrid>
      <w:tr w:rsidR="00290C55" w14:paraId="397F198E"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324774D" w14:textId="77777777" w:rsidR="00290C55" w:rsidRPr="001C447A" w:rsidRDefault="00DB5D06" w:rsidP="007655E6">
            <w:pPr>
              <w:jc w:val="both"/>
              <w:rPr>
                <w:sz w:val="22"/>
                <w:szCs w:val="22"/>
              </w:rPr>
            </w:pPr>
            <w:r w:rsidRPr="001C447A">
              <w:rPr>
                <w:sz w:val="22"/>
                <w:szCs w:val="22"/>
              </w:rPr>
              <w:t>Document Title:</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9017F58" w14:textId="77777777" w:rsidR="00290C55" w:rsidRPr="001C447A" w:rsidRDefault="00DB5D06" w:rsidP="007655E6">
            <w:pPr>
              <w:jc w:val="both"/>
              <w:rPr>
                <w:sz w:val="22"/>
                <w:szCs w:val="22"/>
              </w:rPr>
            </w:pPr>
            <w:r w:rsidRPr="001C447A">
              <w:rPr>
                <w:sz w:val="22"/>
                <w:szCs w:val="22"/>
              </w:rPr>
              <w:t>Sustainable Procurement Policy</w:t>
            </w:r>
          </w:p>
        </w:tc>
      </w:tr>
      <w:tr w:rsidR="00290C55" w14:paraId="621C4BF7"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5C042B1C" w14:textId="77777777" w:rsidR="00290C55" w:rsidRPr="001C447A" w:rsidRDefault="00DB5D06" w:rsidP="007655E6">
            <w:pPr>
              <w:jc w:val="both"/>
              <w:rPr>
                <w:sz w:val="22"/>
                <w:szCs w:val="22"/>
              </w:rPr>
            </w:pPr>
            <w:r w:rsidRPr="001C447A">
              <w:rPr>
                <w:sz w:val="22"/>
                <w:szCs w:val="22"/>
              </w:rPr>
              <w:t>Document No.:</w:t>
            </w:r>
          </w:p>
        </w:tc>
        <w:tc>
          <w:tcPr>
            <w:tcW w:w="7238"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26F6B8CD" w14:textId="77777777" w:rsidR="00290C55" w:rsidRPr="001C447A" w:rsidRDefault="00DB5D06" w:rsidP="007655E6">
            <w:pPr>
              <w:jc w:val="both"/>
              <w:rPr>
                <w:sz w:val="22"/>
                <w:szCs w:val="22"/>
              </w:rPr>
            </w:pPr>
            <w:r w:rsidRPr="001C447A">
              <w:rPr>
                <w:sz w:val="22"/>
                <w:szCs w:val="22"/>
              </w:rPr>
              <w:t>POL-SPP-001</w:t>
            </w:r>
          </w:p>
        </w:tc>
      </w:tr>
      <w:tr w:rsidR="00290C55" w14:paraId="1BFEED0B"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29B251C" w14:textId="77777777" w:rsidR="00290C55" w:rsidRPr="001C447A" w:rsidRDefault="00DB5D06" w:rsidP="007655E6">
            <w:pPr>
              <w:jc w:val="both"/>
              <w:rPr>
                <w:sz w:val="22"/>
                <w:szCs w:val="22"/>
              </w:rPr>
            </w:pPr>
            <w:r w:rsidRPr="001C447A">
              <w:rPr>
                <w:sz w:val="22"/>
                <w:szCs w:val="22"/>
              </w:rPr>
              <w:t>Version:</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4EB8FF8" w14:textId="77777777" w:rsidR="00290C55" w:rsidRPr="001C447A" w:rsidRDefault="00DB5D06" w:rsidP="007655E6">
            <w:pPr>
              <w:jc w:val="both"/>
              <w:rPr>
                <w:sz w:val="22"/>
                <w:szCs w:val="22"/>
              </w:rPr>
            </w:pPr>
            <w:r w:rsidRPr="001C447A">
              <w:rPr>
                <w:sz w:val="22"/>
                <w:szCs w:val="22"/>
              </w:rPr>
              <w:t>1.0</w:t>
            </w:r>
          </w:p>
        </w:tc>
      </w:tr>
      <w:tr w:rsidR="00290C55" w14:paraId="1AB66B81"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1DD89192" w14:textId="77777777" w:rsidR="00290C55" w:rsidRPr="001C447A" w:rsidRDefault="00DB5D06" w:rsidP="007655E6">
            <w:pPr>
              <w:jc w:val="both"/>
              <w:rPr>
                <w:sz w:val="22"/>
                <w:szCs w:val="22"/>
              </w:rPr>
            </w:pPr>
            <w:r w:rsidRPr="001C447A">
              <w:rPr>
                <w:sz w:val="22"/>
                <w:szCs w:val="22"/>
              </w:rPr>
              <w:t>Valid from:</w:t>
            </w:r>
          </w:p>
        </w:tc>
        <w:tc>
          <w:tcPr>
            <w:tcW w:w="7238"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185547F6" w14:textId="32576B54" w:rsidR="00290C55" w:rsidRPr="001C447A" w:rsidRDefault="00A90F38" w:rsidP="007655E6">
            <w:pPr>
              <w:jc w:val="both"/>
              <w:rPr>
                <w:sz w:val="22"/>
                <w:szCs w:val="22"/>
              </w:rPr>
            </w:pPr>
            <w:r w:rsidRPr="00130FF7">
              <w:rPr>
                <w:sz w:val="22"/>
                <w:szCs w:val="22"/>
              </w:rPr>
              <w:t>01.10.2025</w:t>
            </w:r>
          </w:p>
        </w:tc>
      </w:tr>
      <w:tr w:rsidR="00290C55" w14:paraId="57D34132"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347041C" w14:textId="77777777" w:rsidR="00290C55" w:rsidRPr="001C447A" w:rsidRDefault="00DB5D06" w:rsidP="007655E6">
            <w:pPr>
              <w:jc w:val="both"/>
              <w:rPr>
                <w:sz w:val="22"/>
                <w:szCs w:val="22"/>
              </w:rPr>
            </w:pPr>
            <w:r w:rsidRPr="001C447A">
              <w:rPr>
                <w:sz w:val="22"/>
                <w:szCs w:val="22"/>
              </w:rPr>
              <w:t>Next Review:</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675949E" w14:textId="2DE4CB4D" w:rsidR="00290C55" w:rsidRPr="001C447A" w:rsidRDefault="00A90F38" w:rsidP="007655E6">
            <w:pPr>
              <w:jc w:val="both"/>
              <w:rPr>
                <w:sz w:val="22"/>
                <w:szCs w:val="22"/>
              </w:rPr>
            </w:pPr>
            <w:r w:rsidRPr="00130FF7">
              <w:rPr>
                <w:sz w:val="22"/>
                <w:szCs w:val="22"/>
              </w:rPr>
              <w:t>October 2026</w:t>
            </w:r>
          </w:p>
        </w:tc>
      </w:tr>
      <w:tr w:rsidR="00290C55" w14:paraId="456A609F"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5E790629" w14:textId="77777777" w:rsidR="00290C55" w:rsidRPr="001C447A" w:rsidRDefault="00DB5D06" w:rsidP="007655E6">
            <w:pPr>
              <w:jc w:val="both"/>
              <w:rPr>
                <w:sz w:val="22"/>
                <w:szCs w:val="22"/>
              </w:rPr>
            </w:pPr>
            <w:r w:rsidRPr="001C447A">
              <w:rPr>
                <w:sz w:val="22"/>
                <w:szCs w:val="22"/>
              </w:rPr>
              <w:t>Created by:</w:t>
            </w:r>
          </w:p>
        </w:tc>
        <w:tc>
          <w:tcPr>
            <w:tcW w:w="7238"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63EE3B6B" w14:textId="0B79FC18" w:rsidR="00290C55" w:rsidRPr="001C447A" w:rsidRDefault="00DB5D06" w:rsidP="007655E6">
            <w:pPr>
              <w:jc w:val="both"/>
              <w:rPr>
                <w:sz w:val="22"/>
                <w:szCs w:val="22"/>
              </w:rPr>
            </w:pPr>
            <w:r w:rsidRPr="001C447A">
              <w:rPr>
                <w:sz w:val="22"/>
                <w:szCs w:val="22"/>
              </w:rPr>
              <w:t>Quality Management / Purchasing</w:t>
            </w:r>
          </w:p>
        </w:tc>
      </w:tr>
      <w:tr w:rsidR="00290C55" w14:paraId="326B5C82"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D098B0E" w14:textId="77777777" w:rsidR="00290C55" w:rsidRPr="001C447A" w:rsidRDefault="00DB5D06" w:rsidP="007655E6">
            <w:pPr>
              <w:jc w:val="both"/>
              <w:rPr>
                <w:sz w:val="22"/>
                <w:szCs w:val="22"/>
              </w:rPr>
            </w:pPr>
            <w:r w:rsidRPr="001C447A">
              <w:rPr>
                <w:sz w:val="22"/>
                <w:szCs w:val="22"/>
              </w:rPr>
              <w:t>Approved by:</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2286304" w14:textId="77777777" w:rsidR="00290C55" w:rsidRPr="001C447A" w:rsidRDefault="00DB5D06" w:rsidP="007655E6">
            <w:pPr>
              <w:jc w:val="both"/>
              <w:rPr>
                <w:sz w:val="22"/>
                <w:szCs w:val="22"/>
              </w:rPr>
            </w:pPr>
            <w:r w:rsidRPr="001C447A">
              <w:rPr>
                <w:sz w:val="22"/>
                <w:szCs w:val="22"/>
              </w:rPr>
              <w:t>Management</w:t>
            </w:r>
          </w:p>
        </w:tc>
      </w:tr>
      <w:tr w:rsidR="00290C55" w14:paraId="7E4841C1"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5BC8A8B6" w14:textId="77777777" w:rsidR="00290C55" w:rsidRPr="001C447A" w:rsidRDefault="00DB5D06" w:rsidP="007655E6">
            <w:pPr>
              <w:jc w:val="both"/>
              <w:rPr>
                <w:sz w:val="22"/>
                <w:szCs w:val="22"/>
              </w:rPr>
            </w:pPr>
            <w:r w:rsidRPr="001C447A">
              <w:rPr>
                <w:sz w:val="22"/>
                <w:szCs w:val="22"/>
              </w:rPr>
              <w:t>Classification:</w:t>
            </w:r>
          </w:p>
        </w:tc>
        <w:tc>
          <w:tcPr>
            <w:tcW w:w="7238"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3BFD44E1" w14:textId="77777777" w:rsidR="00290C55" w:rsidRPr="001C447A" w:rsidRDefault="00DB5D06" w:rsidP="007655E6">
            <w:pPr>
              <w:jc w:val="both"/>
              <w:rPr>
                <w:sz w:val="22"/>
                <w:szCs w:val="22"/>
              </w:rPr>
            </w:pPr>
            <w:r w:rsidRPr="001C447A">
              <w:rPr>
                <w:sz w:val="22"/>
                <w:szCs w:val="22"/>
              </w:rPr>
              <w:t>Internal / External upon request</w:t>
            </w:r>
          </w:p>
        </w:tc>
      </w:tr>
    </w:tbl>
    <w:p w14:paraId="350F7709" w14:textId="77777777" w:rsidR="00290C55" w:rsidRDefault="00290C55" w:rsidP="007655E6">
      <w:pPr>
        <w:spacing w:after="300"/>
        <w:jc w:val="both"/>
      </w:pPr>
    </w:p>
    <w:p w14:paraId="0B30D6C7" w14:textId="77777777" w:rsidR="00240CEF" w:rsidRDefault="00240CEF" w:rsidP="007655E6">
      <w:pPr>
        <w:jc w:val="both"/>
        <w:rPr>
          <w:b/>
          <w:bCs/>
          <w:color w:val="1F4E79"/>
          <w:sz w:val="28"/>
          <w:szCs w:val="28"/>
        </w:rPr>
      </w:pPr>
      <w:r>
        <w:br w:type="page"/>
      </w:r>
    </w:p>
    <w:p w14:paraId="2D5659BB" w14:textId="6400BBC8" w:rsidR="00290C55" w:rsidRDefault="00DB5D06" w:rsidP="007655E6">
      <w:pPr>
        <w:pStyle w:val="berschrift1"/>
        <w:jc w:val="both"/>
      </w:pPr>
      <w:r>
        <w:lastRenderedPageBreak/>
        <w:t>1. Purpose and Scope</w:t>
      </w:r>
    </w:p>
    <w:p w14:paraId="77A1F4DB" w14:textId="77777777" w:rsidR="001C447A" w:rsidRDefault="001C447A" w:rsidP="007655E6">
      <w:pPr>
        <w:spacing w:after="120"/>
        <w:jc w:val="both"/>
        <w:rPr>
          <w:sz w:val="22"/>
          <w:szCs w:val="22"/>
        </w:rPr>
      </w:pPr>
    </w:p>
    <w:p w14:paraId="460F2A99" w14:textId="05F0881A" w:rsidR="00290C55" w:rsidRPr="001C447A" w:rsidRDefault="00DB5D06" w:rsidP="007655E6">
      <w:pPr>
        <w:spacing w:after="120"/>
        <w:jc w:val="both"/>
        <w:rPr>
          <w:sz w:val="22"/>
          <w:szCs w:val="22"/>
        </w:rPr>
      </w:pPr>
      <w:r w:rsidRPr="001C447A">
        <w:rPr>
          <w:sz w:val="22"/>
          <w:szCs w:val="22"/>
        </w:rPr>
        <w:t>This Sustainable Procurement Policy sets out the binding commitments, requirements and processes of Prestige Promotion Verkaufsförderung &amp; Werbeservice GmbH ("Prestige Promotion") with respect to the responsible and sustainable selection, qualification, management and development of its suppliers and business partners.</w:t>
      </w:r>
    </w:p>
    <w:p w14:paraId="4EE20AFE" w14:textId="77777777" w:rsidR="00290C55" w:rsidRPr="001C447A" w:rsidRDefault="00DB5D06" w:rsidP="007655E6">
      <w:pPr>
        <w:spacing w:after="120"/>
        <w:jc w:val="both"/>
        <w:rPr>
          <w:sz w:val="22"/>
          <w:szCs w:val="22"/>
        </w:rPr>
      </w:pPr>
      <w:r w:rsidRPr="001C447A">
        <w:rPr>
          <w:sz w:val="22"/>
          <w:szCs w:val="22"/>
        </w:rPr>
        <w:t>As a specialist in pharmaceutical co-packaging, repackaging, contract packaging and storage of pharmaceuticals and medical devices, Prestige Promotion recognises that its supply chain has a material impact on environmental, social and ethical outcomes. This policy gives concrete expression to the company's Sustainability Code of Conduct for Suppliers &amp; Customers and translates those commitments into a systematic procurement management framework covering two primary dimensions: Supplier Environmental Practices and Supplier Social Practices.</w:t>
      </w:r>
    </w:p>
    <w:p w14:paraId="50CCA331" w14:textId="77777777" w:rsidR="00290C55" w:rsidRPr="001C447A" w:rsidRDefault="00DB5D06" w:rsidP="007655E6">
      <w:pPr>
        <w:spacing w:after="120"/>
        <w:jc w:val="both"/>
        <w:rPr>
          <w:sz w:val="22"/>
          <w:szCs w:val="22"/>
        </w:rPr>
      </w:pPr>
      <w:r w:rsidRPr="001C447A">
        <w:rPr>
          <w:sz w:val="22"/>
          <w:szCs w:val="22"/>
        </w:rPr>
        <w:t>This policy complements and is read together with the company's QHSE Environmental Policy (POL-ENV-001), QHSE Ethics Policy (POL-ETH-001), and Labour and Human Rights Policy (POL-LHR-001).</w:t>
      </w:r>
    </w:p>
    <w:p w14:paraId="559D5E60" w14:textId="77777777" w:rsidR="00290C55" w:rsidRDefault="00290C55" w:rsidP="007655E6">
      <w:pPr>
        <w:spacing w:after="80"/>
        <w:jc w:val="both"/>
      </w:pPr>
    </w:p>
    <w:p w14:paraId="113A5EF9" w14:textId="77777777" w:rsidR="00290C55" w:rsidRDefault="00DB5D06" w:rsidP="007655E6">
      <w:pPr>
        <w:pStyle w:val="berschrift2"/>
        <w:jc w:val="both"/>
      </w:pPr>
      <w:r>
        <w:t>1.1 Scope of Application</w:t>
      </w:r>
    </w:p>
    <w:p w14:paraId="075A1E9F" w14:textId="77777777" w:rsidR="00290C55" w:rsidRPr="001C447A" w:rsidRDefault="00DB5D06" w:rsidP="007655E6">
      <w:pPr>
        <w:spacing w:after="120"/>
        <w:jc w:val="both"/>
        <w:rPr>
          <w:sz w:val="22"/>
          <w:szCs w:val="22"/>
        </w:rPr>
      </w:pPr>
      <w:r w:rsidRPr="001C447A">
        <w:rPr>
          <w:sz w:val="22"/>
          <w:szCs w:val="22"/>
        </w:rPr>
        <w:t>This policy applies to:</w:t>
      </w:r>
    </w:p>
    <w:p w14:paraId="27557B07"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All procurement and purchasing activities of Prestige Promotion, including raw materials, packaging components, indirect supplies, services and logistics</w:t>
      </w:r>
    </w:p>
    <w:p w14:paraId="155D770A"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All employees involved in supplier selection, evaluation, contracting or management — in particular the Purchasing / Procurement function, Quality Assurance, and Management</w:t>
      </w:r>
    </w:p>
    <w:p w14:paraId="3DAC76A7"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All direct and indirect suppliers, subcontractors, service providers and business partners of Prestige Promotion, to the extent contractually agreed</w:t>
      </w:r>
    </w:p>
    <w:p w14:paraId="1C50AB1A"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The entire supply chain relevant to Prestige Promotion's operations, including sub-tier suppliers where material sustainability risks are identified</w:t>
      </w:r>
    </w:p>
    <w:p w14:paraId="5DC0D464" w14:textId="77777777" w:rsidR="00290C55" w:rsidRPr="001C447A" w:rsidRDefault="00290C55" w:rsidP="007655E6">
      <w:pPr>
        <w:spacing w:after="80"/>
        <w:jc w:val="both"/>
        <w:rPr>
          <w:sz w:val="22"/>
          <w:szCs w:val="22"/>
        </w:rPr>
      </w:pPr>
    </w:p>
    <w:tbl>
      <w:tblPr>
        <w:tblStyle w:val="a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3200"/>
        <w:gridCol w:w="5738"/>
      </w:tblGrid>
      <w:tr w:rsidR="00290C55" w:rsidRPr="001C447A" w14:paraId="1EEA1A97" w14:textId="77777777" w:rsidTr="001C447A">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49A0F943" w14:textId="77777777" w:rsidR="00290C55" w:rsidRPr="001C447A" w:rsidRDefault="00DB5D06" w:rsidP="001C447A">
            <w:pPr>
              <w:jc w:val="center"/>
              <w:rPr>
                <w:sz w:val="22"/>
                <w:szCs w:val="22"/>
              </w:rPr>
            </w:pPr>
            <w:r w:rsidRPr="001C447A">
              <w:rPr>
                <w:b/>
                <w:bCs/>
                <w:color w:val="1F4E79"/>
                <w:sz w:val="22"/>
                <w:szCs w:val="22"/>
              </w:rPr>
              <w:t>#</w:t>
            </w:r>
          </w:p>
        </w:tc>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3F875FA0" w14:textId="77777777" w:rsidR="00290C55" w:rsidRPr="001C447A" w:rsidRDefault="00DB5D06" w:rsidP="001C447A">
            <w:pPr>
              <w:jc w:val="center"/>
              <w:rPr>
                <w:sz w:val="22"/>
                <w:szCs w:val="22"/>
              </w:rPr>
            </w:pPr>
            <w:r w:rsidRPr="001C447A">
              <w:rPr>
                <w:b/>
                <w:bCs/>
                <w:color w:val="1F4E79"/>
                <w:sz w:val="22"/>
                <w:szCs w:val="22"/>
              </w:rPr>
              <w:t>Site / Function</w:t>
            </w:r>
          </w:p>
        </w:tc>
        <w:tc>
          <w:tcPr>
            <w:tcW w:w="57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476C4043" w14:textId="77777777" w:rsidR="00290C55" w:rsidRPr="001C447A" w:rsidRDefault="00DB5D06" w:rsidP="001C447A">
            <w:pPr>
              <w:jc w:val="center"/>
              <w:rPr>
                <w:sz w:val="22"/>
                <w:szCs w:val="22"/>
              </w:rPr>
            </w:pPr>
            <w:r w:rsidRPr="001C447A">
              <w:rPr>
                <w:b/>
                <w:bCs/>
                <w:color w:val="1F4E79"/>
                <w:sz w:val="22"/>
                <w:szCs w:val="22"/>
              </w:rPr>
              <w:t>Address / Scope</w:t>
            </w:r>
          </w:p>
        </w:tc>
      </w:tr>
      <w:tr w:rsidR="00290C55" w:rsidRPr="001C447A" w14:paraId="2E5EAB06" w14:textId="77777777" w:rsidTr="001C447A">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vAlign w:val="center"/>
          </w:tcPr>
          <w:p w14:paraId="160ADAF0" w14:textId="77777777" w:rsidR="00290C55" w:rsidRPr="001C447A" w:rsidRDefault="00DB5D06" w:rsidP="001C447A">
            <w:pPr>
              <w:jc w:val="center"/>
              <w:rPr>
                <w:sz w:val="22"/>
                <w:szCs w:val="22"/>
              </w:rPr>
            </w:pPr>
            <w:r w:rsidRPr="001C447A">
              <w:rPr>
                <w:sz w:val="22"/>
                <w:szCs w:val="22"/>
              </w:rPr>
              <w:t>1</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vAlign w:val="center"/>
          </w:tcPr>
          <w:p w14:paraId="397DF8FD" w14:textId="77777777" w:rsidR="00290C55" w:rsidRPr="001C447A" w:rsidRDefault="00DB5D06" w:rsidP="001C447A">
            <w:pPr>
              <w:jc w:val="center"/>
              <w:rPr>
                <w:sz w:val="22"/>
                <w:szCs w:val="22"/>
              </w:rPr>
            </w:pPr>
            <w:r w:rsidRPr="001C447A">
              <w:rPr>
                <w:sz w:val="22"/>
                <w:szCs w:val="22"/>
              </w:rPr>
              <w:t>Prestige Promotion – Headquarters &amp; Procurement</w:t>
            </w:r>
          </w:p>
        </w:tc>
        <w:tc>
          <w:tcPr>
            <w:tcW w:w="57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vAlign w:val="center"/>
          </w:tcPr>
          <w:p w14:paraId="30C5C68C" w14:textId="77777777" w:rsidR="00290C55" w:rsidRPr="001C447A" w:rsidRDefault="00DB5D06" w:rsidP="001C447A">
            <w:pPr>
              <w:jc w:val="center"/>
              <w:rPr>
                <w:sz w:val="22"/>
                <w:szCs w:val="22"/>
              </w:rPr>
            </w:pPr>
            <w:r w:rsidRPr="001C447A">
              <w:rPr>
                <w:sz w:val="22"/>
                <w:szCs w:val="22"/>
              </w:rPr>
              <w:t>Borsigstraße 2, D-63755 Alzenau</w:t>
            </w:r>
          </w:p>
        </w:tc>
      </w:tr>
    </w:tbl>
    <w:p w14:paraId="4E38DE7F" w14:textId="77777777" w:rsidR="00290C55" w:rsidRDefault="00290C55" w:rsidP="007655E6">
      <w:pPr>
        <w:spacing w:after="200"/>
        <w:jc w:val="both"/>
      </w:pPr>
    </w:p>
    <w:p w14:paraId="76BC9430" w14:textId="77777777" w:rsidR="00290C55" w:rsidRDefault="00DB5D06" w:rsidP="007655E6">
      <w:pPr>
        <w:pStyle w:val="berschrift1"/>
        <w:jc w:val="both"/>
      </w:pPr>
      <w:r>
        <w:t>2. Guiding Principles and Legal Framework</w:t>
      </w:r>
    </w:p>
    <w:p w14:paraId="1E5F3D2C" w14:textId="77777777" w:rsidR="001C447A" w:rsidRDefault="001C447A" w:rsidP="007655E6">
      <w:pPr>
        <w:spacing w:after="120"/>
        <w:jc w:val="both"/>
        <w:rPr>
          <w:sz w:val="22"/>
          <w:szCs w:val="22"/>
        </w:rPr>
      </w:pPr>
    </w:p>
    <w:p w14:paraId="4C9A4E6A" w14:textId="4116AFB3" w:rsidR="00290C55" w:rsidRPr="001C447A" w:rsidRDefault="00DB5D06" w:rsidP="007655E6">
      <w:pPr>
        <w:spacing w:after="120"/>
        <w:jc w:val="both"/>
        <w:rPr>
          <w:sz w:val="22"/>
          <w:szCs w:val="22"/>
        </w:rPr>
      </w:pPr>
      <w:r w:rsidRPr="001C447A">
        <w:rPr>
          <w:sz w:val="22"/>
          <w:szCs w:val="22"/>
        </w:rPr>
        <w:t>Prestige Promotion's sustainable procurement approach is founded on the following guiding principles and aligned with the referenced legal and voluntary frameworks:</w:t>
      </w:r>
    </w:p>
    <w:p w14:paraId="56BF2467" w14:textId="77777777" w:rsidR="00290C55" w:rsidRDefault="00290C55" w:rsidP="007655E6">
      <w:pPr>
        <w:spacing w:after="60"/>
        <w:jc w:val="both"/>
      </w:pPr>
    </w:p>
    <w:tbl>
      <w:tblPr>
        <w:tblStyle w:val="a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638"/>
      </w:tblGrid>
      <w:tr w:rsidR="00290C55" w14:paraId="3470A05B"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DE472D5" w14:textId="77777777" w:rsidR="00290C55" w:rsidRPr="001C447A" w:rsidRDefault="00DB5D06" w:rsidP="007655E6">
            <w:pPr>
              <w:jc w:val="both"/>
              <w:rPr>
                <w:sz w:val="22"/>
                <w:szCs w:val="22"/>
              </w:rPr>
            </w:pPr>
            <w:r w:rsidRPr="001C447A">
              <w:rPr>
                <w:b/>
                <w:bCs/>
                <w:color w:val="1F4E79"/>
                <w:sz w:val="22"/>
                <w:szCs w:val="22"/>
              </w:rPr>
              <w:t>Principle / Framework</w:t>
            </w:r>
          </w:p>
        </w:tc>
        <w:tc>
          <w:tcPr>
            <w:tcW w:w="66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0165967" w14:textId="77777777" w:rsidR="00290C55" w:rsidRPr="001C447A" w:rsidRDefault="00DB5D06" w:rsidP="007655E6">
            <w:pPr>
              <w:jc w:val="both"/>
              <w:rPr>
                <w:sz w:val="22"/>
                <w:szCs w:val="22"/>
              </w:rPr>
            </w:pPr>
            <w:r w:rsidRPr="001C447A">
              <w:rPr>
                <w:b/>
                <w:bCs/>
                <w:color w:val="1F4E79"/>
                <w:sz w:val="22"/>
                <w:szCs w:val="22"/>
              </w:rPr>
              <w:t>Description / Requirement</w:t>
            </w:r>
          </w:p>
        </w:tc>
      </w:tr>
      <w:tr w:rsidR="00290C55" w14:paraId="3CC2A891"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FC49807" w14:textId="77777777" w:rsidR="00290C55" w:rsidRPr="001C447A" w:rsidRDefault="00DB5D06" w:rsidP="007655E6">
            <w:pPr>
              <w:jc w:val="both"/>
              <w:rPr>
                <w:sz w:val="22"/>
                <w:szCs w:val="22"/>
              </w:rPr>
            </w:pPr>
            <w:r w:rsidRPr="001C447A">
              <w:rPr>
                <w:sz w:val="22"/>
                <w:szCs w:val="22"/>
              </w:rPr>
              <w:t>Holistic sustainability approach</w:t>
            </w:r>
          </w:p>
        </w:tc>
        <w:tc>
          <w:tcPr>
            <w:tcW w:w="6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4091DA3" w14:textId="77777777" w:rsidR="00290C55" w:rsidRPr="001C447A" w:rsidRDefault="00DB5D06" w:rsidP="007655E6">
            <w:pPr>
              <w:jc w:val="both"/>
              <w:rPr>
                <w:sz w:val="22"/>
                <w:szCs w:val="22"/>
              </w:rPr>
            </w:pPr>
            <w:r w:rsidRPr="001C447A">
              <w:rPr>
                <w:sz w:val="22"/>
                <w:szCs w:val="22"/>
              </w:rPr>
              <w:t>Environmental, social and ethical criteria are integrated into every stage of the procurement lifecycle — from supplier selection to ongoing performance management</w:t>
            </w:r>
          </w:p>
        </w:tc>
      </w:tr>
      <w:tr w:rsidR="00290C55" w14:paraId="11F72105"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2C99EEA" w14:textId="77777777" w:rsidR="00290C55" w:rsidRPr="001C447A" w:rsidRDefault="00DB5D06" w:rsidP="007655E6">
            <w:pPr>
              <w:jc w:val="both"/>
              <w:rPr>
                <w:sz w:val="22"/>
                <w:szCs w:val="22"/>
              </w:rPr>
            </w:pPr>
            <w:r w:rsidRPr="001C447A">
              <w:rPr>
                <w:sz w:val="22"/>
                <w:szCs w:val="22"/>
              </w:rPr>
              <w:t>German Supply Chain Due Diligence Act (LkSG)</w:t>
            </w:r>
          </w:p>
        </w:tc>
        <w:tc>
          <w:tcPr>
            <w:tcW w:w="66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BE2417C" w14:textId="77777777" w:rsidR="00290C55" w:rsidRPr="001C447A" w:rsidRDefault="00DB5D06" w:rsidP="007655E6">
            <w:pPr>
              <w:jc w:val="both"/>
              <w:rPr>
                <w:sz w:val="22"/>
                <w:szCs w:val="22"/>
              </w:rPr>
            </w:pPr>
            <w:r w:rsidRPr="001C447A">
              <w:rPr>
                <w:sz w:val="22"/>
                <w:szCs w:val="22"/>
              </w:rPr>
              <w:t>Systematic identification, prevention, and remediation of human rights and environmental risks in the supply chain; annual risk reporting</w:t>
            </w:r>
          </w:p>
        </w:tc>
      </w:tr>
      <w:tr w:rsidR="00290C55" w14:paraId="43732837"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0BA70AB" w14:textId="77777777" w:rsidR="00290C55" w:rsidRPr="001C447A" w:rsidRDefault="00DB5D06" w:rsidP="007655E6">
            <w:pPr>
              <w:jc w:val="both"/>
              <w:rPr>
                <w:sz w:val="22"/>
                <w:szCs w:val="22"/>
              </w:rPr>
            </w:pPr>
            <w:r w:rsidRPr="001C447A">
              <w:rPr>
                <w:sz w:val="22"/>
                <w:szCs w:val="22"/>
              </w:rPr>
              <w:t>UN Global Compact (UNGC)</w:t>
            </w:r>
          </w:p>
        </w:tc>
        <w:tc>
          <w:tcPr>
            <w:tcW w:w="6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B811E46" w14:textId="77777777" w:rsidR="00290C55" w:rsidRPr="001C447A" w:rsidRDefault="00DB5D06" w:rsidP="007655E6">
            <w:pPr>
              <w:jc w:val="both"/>
              <w:rPr>
                <w:sz w:val="22"/>
                <w:szCs w:val="22"/>
              </w:rPr>
            </w:pPr>
            <w:r w:rsidRPr="001C447A">
              <w:rPr>
                <w:sz w:val="22"/>
                <w:szCs w:val="22"/>
              </w:rPr>
              <w:t>Ten principles on human rights, labour, environment and anti-corruption applied to supplier relationships</w:t>
            </w:r>
          </w:p>
        </w:tc>
      </w:tr>
      <w:tr w:rsidR="00290C55" w14:paraId="4C664CF8"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3DA9614" w14:textId="77777777" w:rsidR="00290C55" w:rsidRPr="001C447A" w:rsidRDefault="00DB5D06" w:rsidP="007655E6">
            <w:pPr>
              <w:jc w:val="both"/>
              <w:rPr>
                <w:sz w:val="22"/>
                <w:szCs w:val="22"/>
              </w:rPr>
            </w:pPr>
            <w:r w:rsidRPr="001C447A">
              <w:rPr>
                <w:sz w:val="22"/>
                <w:szCs w:val="22"/>
              </w:rPr>
              <w:lastRenderedPageBreak/>
              <w:t>ILO Core Conventions</w:t>
            </w:r>
          </w:p>
        </w:tc>
        <w:tc>
          <w:tcPr>
            <w:tcW w:w="66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3BC5DC5" w14:textId="77777777" w:rsidR="00290C55" w:rsidRPr="001C447A" w:rsidRDefault="00DB5D06" w:rsidP="007655E6">
            <w:pPr>
              <w:jc w:val="both"/>
              <w:rPr>
                <w:sz w:val="22"/>
                <w:szCs w:val="22"/>
              </w:rPr>
            </w:pPr>
            <w:r w:rsidRPr="001C447A">
              <w:rPr>
                <w:sz w:val="22"/>
                <w:szCs w:val="22"/>
              </w:rPr>
              <w:t>Prohibition of child labour, forced labour, discrimination and non-observance of freedom of association in the supply chain</w:t>
            </w:r>
          </w:p>
        </w:tc>
      </w:tr>
      <w:tr w:rsidR="00290C55" w14:paraId="1AEE2896"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BA3B058" w14:textId="77777777" w:rsidR="00290C55" w:rsidRPr="001C447A" w:rsidRDefault="00DB5D06" w:rsidP="007655E6">
            <w:pPr>
              <w:jc w:val="both"/>
              <w:rPr>
                <w:sz w:val="22"/>
                <w:szCs w:val="22"/>
              </w:rPr>
            </w:pPr>
            <w:r w:rsidRPr="001C447A">
              <w:rPr>
                <w:sz w:val="22"/>
                <w:szCs w:val="22"/>
              </w:rPr>
              <w:t>EU Taxonomy Regulation</w:t>
            </w:r>
          </w:p>
        </w:tc>
        <w:tc>
          <w:tcPr>
            <w:tcW w:w="6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1B0E92D" w14:textId="77777777" w:rsidR="00290C55" w:rsidRPr="001C447A" w:rsidRDefault="00DB5D06" w:rsidP="007655E6">
            <w:pPr>
              <w:jc w:val="both"/>
              <w:rPr>
                <w:sz w:val="22"/>
                <w:szCs w:val="22"/>
              </w:rPr>
            </w:pPr>
            <w:r w:rsidRPr="001C447A">
              <w:rPr>
                <w:sz w:val="22"/>
                <w:szCs w:val="22"/>
              </w:rPr>
              <w:t>Procurement decisions consider alignment with EU sustainable finance taxonomy criteria where relevant</w:t>
            </w:r>
          </w:p>
        </w:tc>
      </w:tr>
      <w:tr w:rsidR="00290C55" w14:paraId="2037C5C7"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D97AFAD" w14:textId="77777777" w:rsidR="00290C55" w:rsidRPr="001C447A" w:rsidRDefault="00DB5D06" w:rsidP="007655E6">
            <w:pPr>
              <w:jc w:val="both"/>
              <w:rPr>
                <w:sz w:val="22"/>
                <w:szCs w:val="22"/>
              </w:rPr>
            </w:pPr>
            <w:r w:rsidRPr="001C447A">
              <w:rPr>
                <w:sz w:val="22"/>
                <w:szCs w:val="22"/>
              </w:rPr>
              <w:t>Prestige Promotion Sustainability Code of Conduct</w:t>
            </w:r>
          </w:p>
        </w:tc>
        <w:tc>
          <w:tcPr>
            <w:tcW w:w="66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F3B47A0" w14:textId="77777777" w:rsidR="00290C55" w:rsidRPr="001C447A" w:rsidRDefault="00DB5D06" w:rsidP="007655E6">
            <w:pPr>
              <w:jc w:val="both"/>
              <w:rPr>
                <w:sz w:val="22"/>
                <w:szCs w:val="22"/>
              </w:rPr>
            </w:pPr>
            <w:r w:rsidRPr="001C447A">
              <w:rPr>
                <w:sz w:val="22"/>
                <w:szCs w:val="22"/>
              </w:rPr>
              <w:t>Binding requirements for all suppliers &amp; customers covering social responsibility, ecological responsibility and ethical business conduct (signed March 2024 and onwards)</w:t>
            </w:r>
          </w:p>
        </w:tc>
      </w:tr>
      <w:tr w:rsidR="00290C55" w14:paraId="1FBA015A"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6AB387D" w14:textId="77777777" w:rsidR="00290C55" w:rsidRPr="001C447A" w:rsidRDefault="00DB5D06" w:rsidP="007655E6">
            <w:pPr>
              <w:jc w:val="both"/>
              <w:rPr>
                <w:sz w:val="22"/>
                <w:szCs w:val="22"/>
              </w:rPr>
            </w:pPr>
            <w:r w:rsidRPr="001C447A">
              <w:rPr>
                <w:sz w:val="22"/>
                <w:szCs w:val="22"/>
              </w:rPr>
              <w:t>ISO 14001 Environmental Management</w:t>
            </w:r>
          </w:p>
        </w:tc>
        <w:tc>
          <w:tcPr>
            <w:tcW w:w="6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1A2DB0B" w14:textId="77777777" w:rsidR="00290C55" w:rsidRPr="001C447A" w:rsidRDefault="00DB5D06" w:rsidP="007655E6">
            <w:pPr>
              <w:jc w:val="both"/>
              <w:rPr>
                <w:sz w:val="22"/>
                <w:szCs w:val="22"/>
              </w:rPr>
            </w:pPr>
            <w:r w:rsidRPr="001C447A">
              <w:rPr>
                <w:sz w:val="22"/>
                <w:szCs w:val="22"/>
              </w:rPr>
              <w:t>Environmental requirements for supplier performance aligned with the company's certified environmental management system</w:t>
            </w:r>
          </w:p>
        </w:tc>
      </w:tr>
      <w:tr w:rsidR="00290C55" w14:paraId="41205148"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DD290B1" w14:textId="77777777" w:rsidR="00290C55" w:rsidRPr="001C447A" w:rsidRDefault="00DB5D06" w:rsidP="007655E6">
            <w:pPr>
              <w:jc w:val="both"/>
              <w:rPr>
                <w:sz w:val="22"/>
                <w:szCs w:val="22"/>
              </w:rPr>
            </w:pPr>
            <w:r w:rsidRPr="001C447A">
              <w:rPr>
                <w:sz w:val="22"/>
                <w:szCs w:val="22"/>
              </w:rPr>
              <w:t>Precautionary principle</w:t>
            </w:r>
          </w:p>
        </w:tc>
        <w:tc>
          <w:tcPr>
            <w:tcW w:w="66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205BC94" w14:textId="77777777" w:rsidR="00290C55" w:rsidRPr="001C447A" w:rsidRDefault="00DB5D06" w:rsidP="007655E6">
            <w:pPr>
              <w:jc w:val="both"/>
              <w:rPr>
                <w:sz w:val="22"/>
                <w:szCs w:val="22"/>
              </w:rPr>
            </w:pPr>
            <w:r w:rsidRPr="001C447A">
              <w:rPr>
                <w:sz w:val="22"/>
                <w:szCs w:val="22"/>
              </w:rPr>
              <w:t>Where environmental or social risks are uncertain but potentially significant, precautionary measures are applied in supplier decisions</w:t>
            </w:r>
          </w:p>
        </w:tc>
      </w:tr>
      <w:tr w:rsidR="00290C55" w14:paraId="23A33F58"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FDB16FE" w14:textId="77777777" w:rsidR="00290C55" w:rsidRPr="001C447A" w:rsidRDefault="00DB5D06" w:rsidP="007655E6">
            <w:pPr>
              <w:jc w:val="both"/>
              <w:rPr>
                <w:sz w:val="22"/>
                <w:szCs w:val="22"/>
              </w:rPr>
            </w:pPr>
            <w:r w:rsidRPr="001C447A">
              <w:rPr>
                <w:sz w:val="22"/>
                <w:szCs w:val="22"/>
              </w:rPr>
              <w:t>Continuous improvement</w:t>
            </w:r>
          </w:p>
        </w:tc>
        <w:tc>
          <w:tcPr>
            <w:tcW w:w="6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30DCDF6" w14:textId="77777777" w:rsidR="00290C55" w:rsidRPr="001C447A" w:rsidRDefault="00DB5D06" w:rsidP="007655E6">
            <w:pPr>
              <w:jc w:val="both"/>
              <w:rPr>
                <w:sz w:val="22"/>
                <w:szCs w:val="22"/>
              </w:rPr>
            </w:pPr>
            <w:r w:rsidRPr="001C447A">
              <w:rPr>
                <w:sz w:val="22"/>
                <w:szCs w:val="22"/>
              </w:rPr>
              <w:t>Suppliers are expected to demonstrate ongoing improvement in environmental and social performance, not merely baseline compliance</w:t>
            </w:r>
          </w:p>
        </w:tc>
      </w:tr>
    </w:tbl>
    <w:p w14:paraId="48C1D8CD" w14:textId="77777777" w:rsidR="00290C55" w:rsidRDefault="00290C55" w:rsidP="007655E6">
      <w:pPr>
        <w:spacing w:after="200"/>
        <w:jc w:val="both"/>
      </w:pPr>
    </w:p>
    <w:p w14:paraId="4FA71567" w14:textId="77777777" w:rsidR="00290C55" w:rsidRDefault="00DB5D06" w:rsidP="007655E6">
      <w:pPr>
        <w:pStyle w:val="berschrift1"/>
        <w:jc w:val="both"/>
      </w:pPr>
      <w:r>
        <w:t>3. Management Sustainable Procurement Commitments</w:t>
      </w:r>
    </w:p>
    <w:p w14:paraId="365A4BB2" w14:textId="77777777" w:rsidR="001C447A" w:rsidRDefault="001C447A" w:rsidP="007655E6">
      <w:pPr>
        <w:spacing w:after="120"/>
        <w:jc w:val="both"/>
        <w:rPr>
          <w:sz w:val="22"/>
          <w:szCs w:val="22"/>
        </w:rPr>
      </w:pPr>
    </w:p>
    <w:p w14:paraId="34FDED81" w14:textId="0F11BBB2" w:rsidR="00290C55" w:rsidRPr="001C447A" w:rsidRDefault="00DB5D06" w:rsidP="007655E6">
      <w:pPr>
        <w:spacing w:after="120"/>
        <w:jc w:val="both"/>
        <w:rPr>
          <w:sz w:val="22"/>
          <w:szCs w:val="22"/>
        </w:rPr>
      </w:pPr>
      <w:r w:rsidRPr="001C447A">
        <w:rPr>
          <w:sz w:val="22"/>
          <w:szCs w:val="22"/>
        </w:rPr>
        <w:t>The management of Prestige Promotion commits to:</w:t>
      </w:r>
    </w:p>
    <w:p w14:paraId="0C8D4D2D"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Integrating environmental and social sustainability criteria as mandatory evaluation factors in all supplier selection and qualification processes, alongside quality, price and delivery performance</w:t>
      </w:r>
    </w:p>
    <w:p w14:paraId="23D66CA0"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 xml:space="preserve">Communicating </w:t>
      </w:r>
      <w:r w:rsidRPr="009B63A5">
        <w:rPr>
          <w:sz w:val="22"/>
          <w:szCs w:val="22"/>
          <w:rPrChange w:id="0" w:author="Jörg Lucas" w:date="2026-05-06T13:21:00Z">
            <w:rPr>
              <w:sz w:val="22"/>
              <w:szCs w:val="22"/>
              <w:highlight w:val="yellow"/>
            </w:rPr>
          </w:rPrChange>
        </w:rPr>
        <w:t>the Sustainability Code of Conduct for Suppliers &amp; Customers</w:t>
      </w:r>
      <w:r w:rsidRPr="001C447A">
        <w:rPr>
          <w:sz w:val="22"/>
          <w:szCs w:val="22"/>
        </w:rPr>
        <w:t xml:space="preserve"> to all direct suppliers and requiring their written acknowledgement as a condition of business</w:t>
      </w:r>
    </w:p>
    <w:p w14:paraId="7411EF38"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 xml:space="preserve">Conducting </w:t>
      </w:r>
      <w:r w:rsidRPr="009B63A5">
        <w:rPr>
          <w:sz w:val="22"/>
          <w:szCs w:val="22"/>
          <w:rPrChange w:id="1" w:author="Jörg Lucas" w:date="2026-05-06T13:21:00Z">
            <w:rPr>
              <w:sz w:val="22"/>
              <w:szCs w:val="22"/>
              <w:highlight w:val="yellow"/>
            </w:rPr>
          </w:rPrChange>
        </w:rPr>
        <w:t>systematic risk assessments</w:t>
      </w:r>
      <w:r w:rsidRPr="001C447A">
        <w:rPr>
          <w:sz w:val="22"/>
          <w:szCs w:val="22"/>
        </w:rPr>
        <w:t xml:space="preserve"> of the supply chain with regard to environmental and human rights risks, in compliance with the LkSG and aligned with international due diligence frameworks</w:t>
      </w:r>
    </w:p>
    <w:p w14:paraId="6F1320EA"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 xml:space="preserve">Building long-term, trust-based relationships with suppliers that support </w:t>
      </w:r>
      <w:r w:rsidRPr="005153AA">
        <w:rPr>
          <w:sz w:val="22"/>
          <w:szCs w:val="22"/>
          <w:rPrChange w:id="2" w:author="Jörg Lucas" w:date="2026-05-06T13:21:00Z">
            <w:rPr>
              <w:sz w:val="22"/>
              <w:szCs w:val="22"/>
              <w:highlight w:val="yellow"/>
            </w:rPr>
          </w:rPrChange>
        </w:rPr>
        <w:t>continuous improvement in sustainability</w:t>
      </w:r>
      <w:r w:rsidRPr="001C447A">
        <w:rPr>
          <w:sz w:val="22"/>
          <w:szCs w:val="22"/>
        </w:rPr>
        <w:t xml:space="preserve"> performance rather than mere compliance enforcement</w:t>
      </w:r>
    </w:p>
    <w:p w14:paraId="4BE2AEAA"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Allocating the resources — personnel, tools, and training — necessary to implement and continuously improve the sustainable procurement programme</w:t>
      </w:r>
    </w:p>
    <w:p w14:paraId="52537AC3"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Providing transparent communication of sustainability requirements to all suppliers and providing access to guidance, tools and support to facilitate compliance</w:t>
      </w:r>
    </w:p>
    <w:p w14:paraId="67995DDC" w14:textId="58CC7608" w:rsidR="00290C55" w:rsidRPr="008343E0" w:rsidRDefault="00DB5D06" w:rsidP="007655E6">
      <w:pPr>
        <w:numPr>
          <w:ilvl w:val="0"/>
          <w:numId w:val="1"/>
        </w:numPr>
        <w:pBdr>
          <w:top w:val="nil"/>
          <w:left w:val="nil"/>
          <w:bottom w:val="nil"/>
          <w:right w:val="nil"/>
          <w:between w:val="nil"/>
        </w:pBdr>
        <w:spacing w:after="60"/>
        <w:jc w:val="both"/>
        <w:rPr>
          <w:sz w:val="22"/>
          <w:szCs w:val="22"/>
        </w:rPr>
      </w:pPr>
      <w:r w:rsidRPr="00275702">
        <w:rPr>
          <w:sz w:val="22"/>
          <w:szCs w:val="22"/>
          <w:rPrChange w:id="3" w:author="Jörg Lucas" w:date="2026-05-06T13:22:00Z">
            <w:rPr>
              <w:sz w:val="22"/>
              <w:szCs w:val="22"/>
              <w:highlight w:val="yellow"/>
            </w:rPr>
          </w:rPrChange>
        </w:rPr>
        <w:t>Reviewing and updating this policy at least annually</w:t>
      </w:r>
      <w:r w:rsidRPr="00275702">
        <w:rPr>
          <w:sz w:val="22"/>
          <w:szCs w:val="22"/>
        </w:rPr>
        <w:t xml:space="preserve">, incorporating </w:t>
      </w:r>
      <w:r w:rsidRPr="00275702">
        <w:rPr>
          <w:sz w:val="22"/>
          <w:szCs w:val="22"/>
          <w:rPrChange w:id="4" w:author="Jörg Lucas" w:date="2026-05-06T13:22:00Z">
            <w:rPr>
              <w:sz w:val="22"/>
              <w:szCs w:val="22"/>
              <w:highlight w:val="yellow"/>
            </w:rPr>
          </w:rPrChange>
        </w:rPr>
        <w:t>changes in law</w:t>
      </w:r>
      <w:r w:rsidRPr="00275702">
        <w:rPr>
          <w:sz w:val="22"/>
          <w:szCs w:val="22"/>
        </w:rPr>
        <w:t xml:space="preserve"> (LkSG, EU Taxonomy), and operational experience</w:t>
      </w:r>
    </w:p>
    <w:p w14:paraId="01B2A4A8"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5653C2">
        <w:rPr>
          <w:sz w:val="22"/>
          <w:szCs w:val="22"/>
          <w:rPrChange w:id="5" w:author="Jörg Lucas" w:date="2026-05-06T13:23:00Z">
            <w:rPr>
              <w:sz w:val="22"/>
              <w:szCs w:val="22"/>
              <w:highlight w:val="yellow"/>
            </w:rPr>
          </w:rPrChange>
        </w:rPr>
        <w:t>Applying appropriate corrective measures</w:t>
      </w:r>
      <w:r w:rsidRPr="001C447A">
        <w:rPr>
          <w:sz w:val="22"/>
          <w:szCs w:val="22"/>
        </w:rPr>
        <w:t xml:space="preserve"> — up to and including termination of the business relationship — in the event of material supplier non-compliance with sustainability requirements</w:t>
      </w:r>
    </w:p>
    <w:p w14:paraId="3D636B71" w14:textId="77777777" w:rsidR="00290C55" w:rsidRDefault="00290C55" w:rsidP="007655E6">
      <w:pPr>
        <w:spacing w:after="200"/>
        <w:jc w:val="both"/>
      </w:pPr>
    </w:p>
    <w:p w14:paraId="2A1DA08D" w14:textId="77777777" w:rsidR="00290C55" w:rsidRDefault="00DB5D06" w:rsidP="007655E6">
      <w:pPr>
        <w:pStyle w:val="berschrift1"/>
        <w:jc w:val="both"/>
      </w:pPr>
      <w:r>
        <w:t>4. Supplier Environmental Practices</w:t>
      </w:r>
    </w:p>
    <w:p w14:paraId="1591A272" w14:textId="77777777" w:rsidR="001C447A" w:rsidRDefault="001C447A" w:rsidP="007655E6">
      <w:pPr>
        <w:spacing w:after="100"/>
        <w:jc w:val="both"/>
        <w:rPr>
          <w:b/>
          <w:bCs/>
        </w:rPr>
      </w:pPr>
    </w:p>
    <w:p w14:paraId="4FAAA1E7" w14:textId="0FB10821" w:rsidR="00290C55" w:rsidRDefault="00DB5D06" w:rsidP="007655E6">
      <w:pPr>
        <w:spacing w:after="100"/>
        <w:jc w:val="both"/>
      </w:pPr>
      <w:r>
        <w:rPr>
          <w:b/>
          <w:bCs/>
        </w:rPr>
        <w:t xml:space="preserve">Commitment: </w:t>
      </w:r>
    </w:p>
    <w:p w14:paraId="6011EB9D" w14:textId="77777777" w:rsidR="00290C55" w:rsidRPr="001C447A" w:rsidRDefault="00DB5D06" w:rsidP="007655E6">
      <w:pPr>
        <w:spacing w:after="120"/>
        <w:jc w:val="both"/>
        <w:rPr>
          <w:sz w:val="22"/>
          <w:szCs w:val="22"/>
        </w:rPr>
      </w:pPr>
      <w:r w:rsidRPr="001C447A">
        <w:rPr>
          <w:sz w:val="22"/>
          <w:szCs w:val="22"/>
        </w:rPr>
        <w:t xml:space="preserve">Prestige Promotion is committed to working exclusively with suppliers that demonstrate responsible management of their environmental impacts. We expect all suppliers to comply with applicable environmental laws as a minimum baseline and to work towards continuous improvement of their </w:t>
      </w:r>
      <w:r w:rsidRPr="001C447A">
        <w:rPr>
          <w:sz w:val="22"/>
          <w:szCs w:val="22"/>
        </w:rPr>
        <w:lastRenderedPageBreak/>
        <w:t>environmental performance in alignment with the requirements set out in our Sustainability Code of Conduct. Environmental performance is a material criterion in supplier selection, evaluation and continued business.</w:t>
      </w:r>
    </w:p>
    <w:p w14:paraId="2A88D7EE" w14:textId="4EE6668F" w:rsidR="00290C55" w:rsidRPr="001C447A" w:rsidRDefault="00DB5D06" w:rsidP="007655E6">
      <w:pPr>
        <w:spacing w:after="120"/>
        <w:jc w:val="both"/>
        <w:rPr>
          <w:sz w:val="22"/>
          <w:szCs w:val="22"/>
        </w:rPr>
      </w:pPr>
      <w:r w:rsidRPr="001C447A">
        <w:rPr>
          <w:sz w:val="22"/>
          <w:szCs w:val="22"/>
        </w:rPr>
        <w:t>The environmental requirements below apply to all direct suppliers. These requirements are aligned with the company's own ISO 14001-certified environmental management system</w:t>
      </w:r>
      <w:r w:rsidR="007655E6" w:rsidRPr="001C447A">
        <w:rPr>
          <w:sz w:val="22"/>
          <w:szCs w:val="22"/>
        </w:rPr>
        <w:t>.</w:t>
      </w:r>
    </w:p>
    <w:p w14:paraId="5ED07C88" w14:textId="77777777" w:rsidR="00290C55" w:rsidRDefault="00290C55" w:rsidP="007655E6">
      <w:pPr>
        <w:spacing w:after="60"/>
        <w:jc w:val="both"/>
      </w:pPr>
    </w:p>
    <w:p w14:paraId="7F465AA6" w14:textId="77777777" w:rsidR="00290C55" w:rsidRPr="002A102B" w:rsidRDefault="00DB5D06" w:rsidP="007655E6">
      <w:pPr>
        <w:spacing w:before="120" w:after="60"/>
        <w:jc w:val="both"/>
        <w:rPr>
          <w:b/>
          <w:bCs/>
          <w:color w:val="2D8653"/>
          <w:sz w:val="22"/>
          <w:szCs w:val="22"/>
        </w:rPr>
      </w:pPr>
      <w:r w:rsidRPr="002A102B">
        <w:rPr>
          <w:b/>
          <w:bCs/>
          <w:color w:val="2D8653"/>
          <w:sz w:val="22"/>
          <w:szCs w:val="22"/>
        </w:rPr>
        <w:t>4.1 Climate and Greenhouse Gas Emissions</w:t>
      </w:r>
    </w:p>
    <w:p w14:paraId="49108C10" w14:textId="77777777" w:rsidR="00290C55" w:rsidRPr="001C447A" w:rsidRDefault="00DB5D06" w:rsidP="007655E6">
      <w:pPr>
        <w:spacing w:after="120"/>
        <w:jc w:val="both"/>
        <w:rPr>
          <w:sz w:val="22"/>
          <w:szCs w:val="22"/>
        </w:rPr>
      </w:pPr>
      <w:r w:rsidRPr="001C447A">
        <w:rPr>
          <w:sz w:val="22"/>
          <w:szCs w:val="22"/>
        </w:rPr>
        <w:t>Prestige Promotion expects suppliers to:</w:t>
      </w:r>
    </w:p>
    <w:p w14:paraId="1ADA2219"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Identify and monitor their greenhouse gas emissions across Scope 1 (direct), Scope 2 (purchased energy) and, where material, Scope 3 (value chain) emission sources in accordance with the GHG Protocol or an equivalent recognised methodology</w:t>
      </w:r>
    </w:p>
    <w:p w14:paraId="3D5ADC38"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Set and work towards quantitative targets for the reduction of GHG emissions; key suppliers are expected to disclose their emission reduction targets and progress annually</w:t>
      </w:r>
    </w:p>
    <w:p w14:paraId="61BF2097"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Monitor, document and optimise the energy efficiency of their production, logistics and facility operations, and actively seek economically viable solutions for reducing energy consumption</w:t>
      </w:r>
    </w:p>
    <w:p w14:paraId="7C522F4C"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Prefer renewable energy sources for their electricity and heat demand where technically and economically feasible, and disclose the renewable energy share in their energy mix</w:t>
      </w:r>
    </w:p>
    <w:p w14:paraId="4C55D8C8" w14:textId="77777777" w:rsidR="00290C55" w:rsidRDefault="00290C55" w:rsidP="007655E6">
      <w:pPr>
        <w:spacing w:after="80"/>
        <w:jc w:val="both"/>
      </w:pPr>
    </w:p>
    <w:p w14:paraId="146A5C42" w14:textId="77777777" w:rsidR="00290C55" w:rsidRPr="002A102B" w:rsidRDefault="00DB5D06" w:rsidP="007655E6">
      <w:pPr>
        <w:spacing w:before="120" w:after="60"/>
        <w:jc w:val="both"/>
        <w:rPr>
          <w:b/>
          <w:bCs/>
          <w:color w:val="2D8653"/>
          <w:sz w:val="22"/>
          <w:szCs w:val="22"/>
        </w:rPr>
      </w:pPr>
      <w:r w:rsidRPr="002A102B">
        <w:rPr>
          <w:b/>
          <w:bCs/>
          <w:color w:val="2D8653"/>
          <w:sz w:val="22"/>
          <w:szCs w:val="22"/>
        </w:rPr>
        <w:t>4.2 Waste Management and Circular Economy</w:t>
      </w:r>
    </w:p>
    <w:p w14:paraId="4F61FD28" w14:textId="77777777" w:rsidR="00290C55" w:rsidRPr="001C447A" w:rsidRDefault="00DB5D06" w:rsidP="007655E6">
      <w:pPr>
        <w:spacing w:after="120"/>
        <w:jc w:val="both"/>
        <w:rPr>
          <w:sz w:val="22"/>
          <w:szCs w:val="22"/>
        </w:rPr>
      </w:pPr>
      <w:r w:rsidRPr="001C447A">
        <w:rPr>
          <w:sz w:val="22"/>
          <w:szCs w:val="22"/>
        </w:rPr>
        <w:t>Prestige Promotion expects suppliers to:</w:t>
      </w:r>
    </w:p>
    <w:p w14:paraId="7D39D5AC"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Apply a systematic approach to identify, quantify, reduce and responsibly dispose of or recycle all solid waste streams — prioritising prevention and reduction at source over disposal</w:t>
      </w:r>
    </w:p>
    <w:p w14:paraId="2EC72823"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Manage hazardous waste in compliance with applicable regulations, including the Basel Convention (prohibition on export of hazardous waste) and national waste legislation; hazardous waste must be properly characterised, segregated, labelled, stored and handed to licensed disposal contractors</w:t>
      </w:r>
    </w:p>
    <w:p w14:paraId="295B9BE9"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Identify and manage all chemicals and hazardous substances safely during handling, transportation, storage, use, recycling and disposal; Mercury must comply with the Minamata Convention; persistent organic pollutants must comply with the Stockholm Convention</w:t>
      </w:r>
    </w:p>
    <w:p w14:paraId="3A790147"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Provide data on total waste generated, recycling rate and hazardous waste volume upon request as part of the annual sustainability review</w:t>
      </w:r>
    </w:p>
    <w:p w14:paraId="4F32CD25"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Actively pursue circular economy principles — including the use of recycled materials, design for recyclability, and reduction of single-use materials</w:t>
      </w:r>
    </w:p>
    <w:p w14:paraId="6AF4E1CD" w14:textId="77777777" w:rsidR="00290C55" w:rsidRDefault="00290C55" w:rsidP="007655E6">
      <w:pPr>
        <w:spacing w:after="80"/>
        <w:jc w:val="both"/>
      </w:pPr>
    </w:p>
    <w:p w14:paraId="4F875BC0" w14:textId="77777777" w:rsidR="00290C55" w:rsidRPr="002A102B" w:rsidRDefault="00DB5D06" w:rsidP="007655E6">
      <w:pPr>
        <w:spacing w:before="120" w:after="60"/>
        <w:jc w:val="both"/>
        <w:rPr>
          <w:b/>
          <w:bCs/>
          <w:color w:val="2D8653"/>
          <w:sz w:val="22"/>
          <w:szCs w:val="22"/>
        </w:rPr>
      </w:pPr>
      <w:r w:rsidRPr="002A102B">
        <w:rPr>
          <w:b/>
          <w:bCs/>
          <w:color w:val="2D8653"/>
          <w:sz w:val="22"/>
          <w:szCs w:val="22"/>
        </w:rPr>
        <w:t>4.3 Water Management</w:t>
      </w:r>
    </w:p>
    <w:p w14:paraId="16D7AC58" w14:textId="77777777" w:rsidR="00290C55" w:rsidRPr="001C447A" w:rsidRDefault="00DB5D06" w:rsidP="007655E6">
      <w:pPr>
        <w:spacing w:after="120"/>
        <w:jc w:val="both"/>
        <w:rPr>
          <w:sz w:val="22"/>
          <w:szCs w:val="22"/>
        </w:rPr>
      </w:pPr>
      <w:r w:rsidRPr="001C447A">
        <w:rPr>
          <w:sz w:val="22"/>
          <w:szCs w:val="22"/>
        </w:rPr>
        <w:t>Prestige Promotion expects suppliers to:</w:t>
      </w:r>
    </w:p>
    <w:p w14:paraId="6AFB6C68"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Monitor and document water consumption from all sources (municipal supply, groundwater, surface water); track and report water withdrawal and discharge volumes</w:t>
      </w:r>
    </w:p>
    <w:p w14:paraId="4A7AB3B6"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Implement measures to reduce water consumption and prevent wastewater generation at source</w:t>
      </w:r>
    </w:p>
    <w:p w14:paraId="604D368A"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Characterise, monitor and treat all industrial and process wastewater before discharge or disposal in compliance with applicable regulatory standards; no untreated wastewater may be discharged into the environment</w:t>
      </w:r>
    </w:p>
    <w:p w14:paraId="5B2C0D7E"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Protect water quality and availability for local communities — suppliers must not deprive persons of access to clean drinking water or sanitary facilities through their operations</w:t>
      </w:r>
    </w:p>
    <w:p w14:paraId="440E9090" w14:textId="77777777" w:rsidR="00290C55" w:rsidRDefault="00290C55" w:rsidP="007655E6">
      <w:pPr>
        <w:spacing w:after="80"/>
        <w:jc w:val="both"/>
      </w:pPr>
    </w:p>
    <w:p w14:paraId="7DCCAC77" w14:textId="77777777" w:rsidR="00290C55" w:rsidRPr="002A102B" w:rsidRDefault="00DB5D06" w:rsidP="007655E6">
      <w:pPr>
        <w:spacing w:before="120" w:after="60"/>
        <w:jc w:val="both"/>
        <w:rPr>
          <w:b/>
          <w:bCs/>
          <w:color w:val="2D8653"/>
          <w:sz w:val="22"/>
          <w:szCs w:val="22"/>
        </w:rPr>
      </w:pPr>
      <w:r w:rsidRPr="002A102B">
        <w:rPr>
          <w:b/>
          <w:bCs/>
          <w:color w:val="2D8653"/>
          <w:sz w:val="22"/>
          <w:szCs w:val="22"/>
        </w:rPr>
        <w:t>4.4 Raw Material and Resource Efficiency</w:t>
      </w:r>
    </w:p>
    <w:p w14:paraId="30014E5D" w14:textId="77777777" w:rsidR="00290C55" w:rsidRPr="001C447A" w:rsidRDefault="00DB5D06" w:rsidP="007655E6">
      <w:pPr>
        <w:spacing w:after="120"/>
        <w:jc w:val="both"/>
        <w:rPr>
          <w:sz w:val="22"/>
          <w:szCs w:val="22"/>
        </w:rPr>
      </w:pPr>
      <w:r w:rsidRPr="001C447A">
        <w:rPr>
          <w:sz w:val="22"/>
          <w:szCs w:val="22"/>
        </w:rPr>
        <w:lastRenderedPageBreak/>
        <w:t>Prestige Promotion expects suppliers to:</w:t>
      </w:r>
    </w:p>
    <w:p w14:paraId="3D280673"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Continuously reduce the use and consumption of raw materials, energy, water and other natural resources through process optimisation, material substitution, and waste minimisation</w:t>
      </w:r>
    </w:p>
    <w:p w14:paraId="438C3A40"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Monitor and document consumption of key raw materials and natural resources, and set reduction targets where material consumption is significant</w:t>
      </w:r>
    </w:p>
    <w:p w14:paraId="29178AE0" w14:textId="77777777" w:rsidR="00290C55" w:rsidRDefault="00290C55" w:rsidP="007655E6">
      <w:pPr>
        <w:spacing w:after="80"/>
        <w:jc w:val="both"/>
      </w:pPr>
    </w:p>
    <w:p w14:paraId="073789FF" w14:textId="77777777" w:rsidR="00290C55" w:rsidRDefault="00DB5D06" w:rsidP="007655E6">
      <w:pPr>
        <w:spacing w:after="120"/>
        <w:jc w:val="both"/>
      </w:pPr>
      <w:r>
        <w:rPr>
          <w:b/>
          <w:bCs/>
        </w:rPr>
        <w:t>Quantitative Objectives — Supplier Environmental Practices:</w:t>
      </w:r>
    </w:p>
    <w:p w14:paraId="4B197D1B" w14:textId="77777777" w:rsidR="00290C55" w:rsidRDefault="00290C55" w:rsidP="007655E6">
      <w:pPr>
        <w:spacing w:after="60"/>
        <w:jc w:val="both"/>
      </w:pPr>
    </w:p>
    <w:tbl>
      <w:tblPr>
        <w:tblStyle w:val="a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1550"/>
        <w:gridCol w:w="1100"/>
        <w:gridCol w:w="1588"/>
        <w:gridCol w:w="1500"/>
      </w:tblGrid>
      <w:tr w:rsidR="00290C55" w:rsidRPr="001C447A" w14:paraId="24492C19" w14:textId="77777777" w:rsidTr="001C447A">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2BE14C8D" w14:textId="77777777" w:rsidR="00290C55" w:rsidRPr="001C447A" w:rsidRDefault="00DB5D06" w:rsidP="001C447A">
            <w:pPr>
              <w:jc w:val="center"/>
              <w:rPr>
                <w:sz w:val="22"/>
                <w:szCs w:val="22"/>
              </w:rPr>
            </w:pPr>
            <w:r w:rsidRPr="001C447A">
              <w:rPr>
                <w:b/>
                <w:bCs/>
                <w:color w:val="1F4E79"/>
                <w:sz w:val="22"/>
                <w:szCs w:val="22"/>
              </w:rPr>
              <w:t>KPI / Indicator</w:t>
            </w:r>
          </w:p>
        </w:tc>
        <w:tc>
          <w:tcPr>
            <w:tcW w:w="1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7D428B98" w14:textId="77777777" w:rsidR="00290C55" w:rsidRPr="001C447A" w:rsidRDefault="00DB5D06" w:rsidP="001C447A">
            <w:pPr>
              <w:jc w:val="center"/>
              <w:rPr>
                <w:sz w:val="22"/>
                <w:szCs w:val="22"/>
              </w:rPr>
            </w:pPr>
            <w:r w:rsidRPr="001C447A">
              <w:rPr>
                <w:b/>
                <w:bCs/>
                <w:color w:val="1F4E79"/>
                <w:sz w:val="22"/>
                <w:szCs w:val="22"/>
              </w:rPr>
              <w:t>Interim Target 2026</w:t>
            </w:r>
          </w:p>
        </w:tc>
        <w:tc>
          <w:tcPr>
            <w:tcW w:w="155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7CF24645" w14:textId="77777777" w:rsidR="00290C55" w:rsidRPr="001C447A" w:rsidRDefault="00DB5D06" w:rsidP="001C447A">
            <w:pPr>
              <w:jc w:val="center"/>
              <w:rPr>
                <w:sz w:val="22"/>
                <w:szCs w:val="22"/>
              </w:rPr>
            </w:pPr>
            <w:r w:rsidRPr="001C447A">
              <w:rPr>
                <w:b/>
                <w:bCs/>
                <w:color w:val="1F4E79"/>
                <w:sz w:val="22"/>
                <w:szCs w:val="22"/>
              </w:rPr>
              <w:t>Target 2027</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757EAF3D" w14:textId="77777777" w:rsidR="00290C55" w:rsidRPr="001C447A" w:rsidRDefault="00DB5D06" w:rsidP="001C447A">
            <w:pPr>
              <w:jc w:val="center"/>
              <w:rPr>
                <w:sz w:val="22"/>
                <w:szCs w:val="22"/>
              </w:rPr>
            </w:pPr>
            <w:r w:rsidRPr="001C447A">
              <w:rPr>
                <w:b/>
                <w:bCs/>
                <w:color w:val="1F4E79"/>
                <w:sz w:val="22"/>
                <w:szCs w:val="22"/>
              </w:rPr>
              <w:t>Status</w:t>
            </w:r>
          </w:p>
        </w:tc>
        <w:tc>
          <w:tcPr>
            <w:tcW w:w="158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18159FD6" w14:textId="77777777" w:rsidR="00290C55" w:rsidRPr="001C447A" w:rsidRDefault="00DB5D06" w:rsidP="001C447A">
            <w:pPr>
              <w:jc w:val="center"/>
              <w:rPr>
                <w:sz w:val="22"/>
                <w:szCs w:val="22"/>
              </w:rPr>
            </w:pPr>
            <w:r w:rsidRPr="001C447A">
              <w:rPr>
                <w:b/>
                <w:bCs/>
                <w:color w:val="1F4E79"/>
                <w:sz w:val="22"/>
                <w:szCs w:val="22"/>
              </w:rPr>
              <w:t>Responsibility</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10A1A525" w14:textId="77777777" w:rsidR="00290C55" w:rsidRPr="001C447A" w:rsidRDefault="00DB5D06" w:rsidP="001C447A">
            <w:pPr>
              <w:jc w:val="center"/>
              <w:rPr>
                <w:sz w:val="22"/>
                <w:szCs w:val="22"/>
              </w:rPr>
            </w:pPr>
            <w:r w:rsidRPr="001C447A">
              <w:rPr>
                <w:b/>
                <w:bCs/>
                <w:color w:val="1F4E79"/>
                <w:sz w:val="22"/>
                <w:szCs w:val="22"/>
              </w:rPr>
              <w:t>Review</w:t>
            </w:r>
          </w:p>
        </w:tc>
      </w:tr>
      <w:tr w:rsidR="00290C55" w:rsidRPr="001C447A" w14:paraId="571E16E5"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3953270" w14:textId="77777777" w:rsidR="00290C55" w:rsidRPr="001C447A" w:rsidRDefault="00DB5D06" w:rsidP="007655E6">
            <w:pPr>
              <w:jc w:val="both"/>
              <w:rPr>
                <w:sz w:val="22"/>
                <w:szCs w:val="22"/>
              </w:rPr>
            </w:pPr>
            <w:r w:rsidRPr="001C447A">
              <w:rPr>
                <w:sz w:val="22"/>
                <w:szCs w:val="22"/>
              </w:rPr>
              <w:t>Suppliers providing GHG / Scope 1+2 emissions data (% of key suppliers)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DBCE63B" w14:textId="77777777" w:rsidR="00290C55" w:rsidRPr="001C447A" w:rsidRDefault="00DB5D06" w:rsidP="007655E6">
            <w:pPr>
              <w:jc w:val="both"/>
              <w:rPr>
                <w:sz w:val="22"/>
                <w:szCs w:val="22"/>
              </w:rPr>
            </w:pPr>
            <w:r w:rsidRPr="001C447A">
              <w:rPr>
                <w:rFonts w:ascii="Arial Unicode MS" w:eastAsia="Arial Unicode MS" w:hAnsi="Arial Unicode MS" w:cs="Arial Unicode MS"/>
                <w:sz w:val="22"/>
                <w:szCs w:val="22"/>
              </w:rPr>
              <w:t>GHG data requested from all key suppliers; ≥ 50% responding</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2D91C5A" w14:textId="77777777" w:rsidR="00290C55" w:rsidRPr="001C447A" w:rsidRDefault="00DB5D06" w:rsidP="007655E6">
            <w:pPr>
              <w:jc w:val="both"/>
              <w:rPr>
                <w:sz w:val="22"/>
                <w:szCs w:val="22"/>
              </w:rPr>
            </w:pPr>
            <w:r w:rsidRPr="001C447A">
              <w:rPr>
                <w:rFonts w:ascii="Arial Unicode MS" w:eastAsia="Arial Unicode MS" w:hAnsi="Arial Unicode MS" w:cs="Arial Unicode MS"/>
                <w:sz w:val="22"/>
                <w:szCs w:val="22"/>
              </w:rPr>
              <w:t>≥ 80% of key suppliers providing Scope 1+2 data</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E21AE5F" w14:textId="0080D628" w:rsidR="00290C55" w:rsidRPr="001C447A" w:rsidRDefault="001C7E20" w:rsidP="007655E6">
            <w:pPr>
              <w:jc w:val="both"/>
              <w:rPr>
                <w:sz w:val="22"/>
                <w:szCs w:val="22"/>
              </w:rPr>
            </w:pPr>
            <w:r w:rsidRPr="001C447A">
              <w:rPr>
                <w:rFonts w:ascii="Segoe UI Emoji" w:hAnsi="Segoe UI Emoji" w:cs="Segoe UI Emoji"/>
                <w:color w:val="auto"/>
                <w:sz w:val="22"/>
                <w:szCs w:val="22"/>
              </w:rPr>
              <w:t>⚠️</w:t>
            </w:r>
            <w:r w:rsidRPr="001C447A">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D2B27C9" w14:textId="77777777" w:rsidR="00290C55" w:rsidRPr="001C447A" w:rsidRDefault="00DB5D06" w:rsidP="007655E6">
            <w:pPr>
              <w:jc w:val="both"/>
              <w:rPr>
                <w:sz w:val="22"/>
                <w:szCs w:val="22"/>
              </w:rPr>
            </w:pPr>
            <w:r w:rsidRPr="001C447A">
              <w:rPr>
                <w:sz w:val="22"/>
                <w:szCs w:val="22"/>
              </w:rPr>
              <w:t>Purchasing / QMO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BA2297B" w14:textId="77777777" w:rsidR="00290C55" w:rsidRPr="001C447A" w:rsidRDefault="00DB5D06" w:rsidP="007655E6">
            <w:pPr>
              <w:jc w:val="both"/>
              <w:rPr>
                <w:sz w:val="22"/>
                <w:szCs w:val="22"/>
              </w:rPr>
            </w:pPr>
            <w:r w:rsidRPr="001C447A">
              <w:rPr>
                <w:sz w:val="22"/>
                <w:szCs w:val="22"/>
              </w:rPr>
              <w:t>Annually</w:t>
            </w:r>
          </w:p>
        </w:tc>
      </w:tr>
      <w:tr w:rsidR="001C7E20" w:rsidRPr="001C447A" w14:paraId="4E03CEBC"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2CC98CC" w14:textId="009955DC" w:rsidR="001C7E20" w:rsidRPr="001C447A" w:rsidRDefault="001C7E20" w:rsidP="001C7E20">
            <w:pPr>
              <w:jc w:val="both"/>
              <w:rPr>
                <w:sz w:val="22"/>
                <w:szCs w:val="22"/>
              </w:rPr>
            </w:pPr>
            <w:r w:rsidRPr="001C447A">
              <w:rPr>
                <w:sz w:val="22"/>
                <w:szCs w:val="22"/>
              </w:rPr>
              <w:t>Suppliers with a documented renewable or green energy adoption target or plan (% of key suppliers)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E0E90EA" w14:textId="157F7B3E" w:rsidR="001C7E20" w:rsidRPr="001C447A" w:rsidRDefault="001C7E20" w:rsidP="001C7E20">
            <w:pPr>
              <w:jc w:val="both"/>
              <w:rPr>
                <w:rFonts w:ascii="Arial Unicode MS" w:eastAsia="Arial Unicode MS" w:hAnsi="Arial Unicode MS" w:cs="Arial Unicode MS"/>
                <w:sz w:val="22"/>
                <w:szCs w:val="22"/>
              </w:rPr>
            </w:pPr>
            <w:r w:rsidRPr="001C447A">
              <w:rPr>
                <w:rFonts w:ascii="Arial Unicode MS" w:eastAsia="Arial Unicode MS" w:hAnsi="Arial Unicode MS" w:cs="Arial Unicode MS"/>
                <w:sz w:val="22"/>
                <w:szCs w:val="22"/>
              </w:rPr>
              <w:t>Renewable energy requirement communicated in supplier questionnaire; ≥ 30% of key suppliers disclosing current renewable energy share</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FDA53CC" w14:textId="56A7B458" w:rsidR="001C7E20" w:rsidRPr="001C447A" w:rsidRDefault="001C7E20" w:rsidP="001C7E20">
            <w:pPr>
              <w:jc w:val="both"/>
              <w:rPr>
                <w:rFonts w:ascii="Arial Unicode MS" w:eastAsia="Arial Unicode MS" w:hAnsi="Arial Unicode MS" w:cs="Arial Unicode MS"/>
                <w:sz w:val="22"/>
                <w:szCs w:val="22"/>
              </w:rPr>
            </w:pPr>
            <w:r w:rsidRPr="001C447A">
              <w:rPr>
                <w:rFonts w:ascii="Arial Unicode MS" w:eastAsia="Arial Unicode MS" w:hAnsi="Arial Unicode MS" w:cs="Arial Unicode MS"/>
                <w:sz w:val="22"/>
                <w:szCs w:val="22"/>
              </w:rPr>
              <w:t>≥ 50% of key suppliers with a documented renewable / green energy target or plan; trend of increasing renewable share tracked annually</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5CD9D70" w14:textId="1292B533" w:rsidR="001C7E20" w:rsidRPr="001C447A" w:rsidRDefault="001C7E20" w:rsidP="001C7E20">
            <w:pPr>
              <w:jc w:val="both"/>
              <w:rPr>
                <w:sz w:val="22"/>
                <w:szCs w:val="22"/>
              </w:rPr>
            </w:pPr>
            <w:r w:rsidRPr="001C447A">
              <w:rPr>
                <w:rFonts w:ascii="Segoe UI Emoji" w:hAnsi="Segoe UI Emoji" w:cs="Segoe UI Emoji"/>
                <w:color w:val="auto"/>
                <w:sz w:val="22"/>
                <w:szCs w:val="22"/>
              </w:rPr>
              <w:t>⚠️</w:t>
            </w:r>
            <w:r w:rsidRPr="001C447A">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C1DB3D8" w14:textId="75E22744" w:rsidR="001C7E20" w:rsidRPr="001C447A" w:rsidRDefault="001C7E20" w:rsidP="001C7E20">
            <w:pPr>
              <w:jc w:val="both"/>
              <w:rPr>
                <w:sz w:val="22"/>
                <w:szCs w:val="22"/>
              </w:rPr>
            </w:pPr>
            <w:r w:rsidRPr="001C447A">
              <w:rPr>
                <w:sz w:val="22"/>
                <w:szCs w:val="22"/>
              </w:rPr>
              <w:t>Purchasing / QMO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A893D5D" w14:textId="00095EE8" w:rsidR="001C7E20" w:rsidRPr="001C447A" w:rsidRDefault="001C7E20" w:rsidP="001C7E20">
            <w:pPr>
              <w:jc w:val="both"/>
              <w:rPr>
                <w:sz w:val="22"/>
                <w:szCs w:val="22"/>
              </w:rPr>
            </w:pPr>
            <w:r w:rsidRPr="001C447A">
              <w:rPr>
                <w:sz w:val="22"/>
                <w:szCs w:val="22"/>
              </w:rPr>
              <w:t>Annually</w:t>
            </w:r>
          </w:p>
        </w:tc>
      </w:tr>
      <w:tr w:rsidR="001C7E20" w:rsidRPr="001C447A" w14:paraId="55459843"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A52149D" w14:textId="028A9FDC" w:rsidR="001C7E20" w:rsidRPr="001C447A" w:rsidRDefault="001C7E20" w:rsidP="001C7E20">
            <w:pPr>
              <w:jc w:val="both"/>
              <w:rPr>
                <w:sz w:val="22"/>
                <w:szCs w:val="22"/>
              </w:rPr>
            </w:pPr>
            <w:r w:rsidRPr="001C447A">
              <w:rPr>
                <w:sz w:val="22"/>
                <w:szCs w:val="22"/>
              </w:rPr>
              <w:t>Suppliers who have adopted or committed to adopting sustainable / recycled / bio-based materials in their processes or products (% of key suppliers)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9EDA82B" w14:textId="1B236988" w:rsidR="001C7E20" w:rsidRPr="001C447A" w:rsidRDefault="001C7E20" w:rsidP="001C7E20">
            <w:pPr>
              <w:jc w:val="both"/>
              <w:rPr>
                <w:rFonts w:ascii="Arial Unicode MS" w:eastAsia="Arial Unicode MS" w:hAnsi="Arial Unicode MS" w:cs="Arial Unicode MS"/>
                <w:sz w:val="22"/>
                <w:szCs w:val="22"/>
              </w:rPr>
            </w:pPr>
            <w:r w:rsidRPr="001C447A">
              <w:rPr>
                <w:rFonts w:ascii="Arial Unicode MS" w:eastAsia="Arial Unicode MS" w:hAnsi="Arial Unicode MS" w:cs="Arial Unicode MS"/>
                <w:sz w:val="22"/>
                <w:szCs w:val="22"/>
              </w:rPr>
              <w:t>Sustainable materials requirement included in supplier questionnaire; ≥ 25% of key suppliers reporting current use of recycled or bio-based materials</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D59715B" w14:textId="389446CA" w:rsidR="001C7E20" w:rsidRPr="001C447A" w:rsidRDefault="001C7E20" w:rsidP="001C7E20">
            <w:pPr>
              <w:jc w:val="both"/>
              <w:rPr>
                <w:rFonts w:ascii="Arial Unicode MS" w:eastAsia="Arial Unicode MS" w:hAnsi="Arial Unicode MS" w:cs="Arial Unicode MS"/>
                <w:sz w:val="22"/>
                <w:szCs w:val="22"/>
              </w:rPr>
            </w:pPr>
            <w:r w:rsidRPr="001C447A">
              <w:rPr>
                <w:rFonts w:ascii="Arial Unicode MS" w:eastAsia="Arial Unicode MS" w:hAnsi="Arial Unicode MS" w:cs="Arial Unicode MS"/>
                <w:sz w:val="22"/>
                <w:szCs w:val="22"/>
              </w:rPr>
              <w:t>≥ 45% of key suppliers with documented commitment to sustainable material adoption; progress reviewed annually</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B5E93F0" w14:textId="46CE53D1" w:rsidR="001C7E20" w:rsidRPr="001C447A" w:rsidRDefault="001C7E20" w:rsidP="001C7E20">
            <w:pPr>
              <w:jc w:val="both"/>
              <w:rPr>
                <w:sz w:val="22"/>
                <w:szCs w:val="22"/>
              </w:rPr>
            </w:pPr>
            <w:r w:rsidRPr="001C447A">
              <w:rPr>
                <w:rFonts w:ascii="Segoe UI Emoji" w:hAnsi="Segoe UI Emoji" w:cs="Segoe UI Emoji"/>
                <w:color w:val="auto"/>
                <w:sz w:val="22"/>
                <w:szCs w:val="22"/>
              </w:rPr>
              <w:t>⚠️</w:t>
            </w:r>
            <w:r w:rsidRPr="001C447A">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65E3CE7" w14:textId="7D6FE104" w:rsidR="001C7E20" w:rsidRPr="001C447A" w:rsidRDefault="001C7E20" w:rsidP="001C7E20">
            <w:pPr>
              <w:jc w:val="both"/>
              <w:rPr>
                <w:sz w:val="22"/>
                <w:szCs w:val="22"/>
              </w:rPr>
            </w:pPr>
            <w:r w:rsidRPr="001C447A">
              <w:rPr>
                <w:sz w:val="22"/>
                <w:szCs w:val="22"/>
              </w:rPr>
              <w:t>Purchasing / QMO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8530DCE" w14:textId="48184978" w:rsidR="001C7E20" w:rsidRPr="001C447A" w:rsidRDefault="001C7E20" w:rsidP="001C7E20">
            <w:pPr>
              <w:jc w:val="both"/>
              <w:rPr>
                <w:sz w:val="22"/>
                <w:szCs w:val="22"/>
              </w:rPr>
            </w:pPr>
            <w:r w:rsidRPr="001C447A">
              <w:rPr>
                <w:sz w:val="22"/>
                <w:szCs w:val="22"/>
              </w:rPr>
              <w:t>Annually</w:t>
            </w:r>
          </w:p>
        </w:tc>
      </w:tr>
      <w:tr w:rsidR="001C7E20" w:rsidRPr="001C447A" w14:paraId="2373CBE3"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2BFC2FF" w14:textId="66C7538A" w:rsidR="001C7E20" w:rsidRPr="001C447A" w:rsidRDefault="001C7E20" w:rsidP="001C7E20">
            <w:pPr>
              <w:jc w:val="both"/>
              <w:rPr>
                <w:sz w:val="22"/>
                <w:szCs w:val="22"/>
              </w:rPr>
            </w:pPr>
            <w:r w:rsidRPr="001C447A">
              <w:rPr>
                <w:rFonts w:ascii="Arial Unicode MS" w:eastAsia="Arial Unicode MS" w:hAnsi="Arial Unicode MS" w:cs="Arial Unicode MS"/>
                <w:sz w:val="22"/>
                <w:szCs w:val="22"/>
              </w:rPr>
              <w:t>Suppliers with a documented waste reduction target and/or a waste recycling rate ≥ 50% (% of key suppliers)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1A8842F" w14:textId="07DCB1E6" w:rsidR="001C7E20" w:rsidRPr="001C447A" w:rsidRDefault="001C7E20" w:rsidP="001C7E20">
            <w:pPr>
              <w:jc w:val="both"/>
              <w:rPr>
                <w:rFonts w:ascii="Arial Unicode MS" w:eastAsia="Arial Unicode MS" w:hAnsi="Arial Unicode MS" w:cs="Arial Unicode MS"/>
                <w:sz w:val="22"/>
                <w:szCs w:val="22"/>
              </w:rPr>
            </w:pPr>
            <w:r w:rsidRPr="001C447A">
              <w:rPr>
                <w:rFonts w:ascii="Arial Unicode MS" w:eastAsia="Arial Unicode MS" w:hAnsi="Arial Unicode MS" w:cs="Arial Unicode MS"/>
                <w:sz w:val="22"/>
                <w:szCs w:val="22"/>
              </w:rPr>
              <w:t xml:space="preserve">Waste data requested in supplier questionnaire; ≥ 40% of key suppliers disclosing waste volumes </w:t>
            </w:r>
            <w:r w:rsidRPr="001C447A">
              <w:rPr>
                <w:rFonts w:ascii="Arial Unicode MS" w:eastAsia="Arial Unicode MS" w:hAnsi="Arial Unicode MS" w:cs="Arial Unicode MS"/>
                <w:sz w:val="22"/>
                <w:szCs w:val="22"/>
              </w:rPr>
              <w:lastRenderedPageBreak/>
              <w:t>and recycling rates</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8E3C6DB" w14:textId="38A17316" w:rsidR="001C7E20" w:rsidRPr="001C447A" w:rsidRDefault="001C7E20" w:rsidP="001C7E20">
            <w:pPr>
              <w:jc w:val="both"/>
              <w:rPr>
                <w:rFonts w:ascii="Arial Unicode MS" w:eastAsia="Arial Unicode MS" w:hAnsi="Arial Unicode MS" w:cs="Arial Unicode MS"/>
                <w:sz w:val="22"/>
                <w:szCs w:val="22"/>
              </w:rPr>
            </w:pPr>
            <w:r w:rsidRPr="001C447A">
              <w:rPr>
                <w:rFonts w:ascii="Arial Unicode MS" w:eastAsia="Arial Unicode MS" w:hAnsi="Arial Unicode MS" w:cs="Arial Unicode MS"/>
                <w:sz w:val="22"/>
                <w:szCs w:val="22"/>
              </w:rPr>
              <w:lastRenderedPageBreak/>
              <w:t xml:space="preserve">≥ 60% of key suppliers with documented waste reduction target or achieving </w:t>
            </w:r>
            <w:r w:rsidRPr="001C447A">
              <w:rPr>
                <w:rFonts w:ascii="Arial Unicode MS" w:eastAsia="Arial Unicode MS" w:hAnsi="Arial Unicode MS" w:cs="Arial Unicode MS"/>
                <w:sz w:val="22"/>
                <w:szCs w:val="22"/>
              </w:rPr>
              <w:lastRenderedPageBreak/>
              <w:t>recycling rate ≥ 50%; zero hazardous waste non-conformities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55099D9" w14:textId="1585F30C" w:rsidR="001C7E20" w:rsidRPr="001C447A" w:rsidRDefault="001C7E20" w:rsidP="001C7E20">
            <w:pPr>
              <w:jc w:val="both"/>
              <w:rPr>
                <w:sz w:val="22"/>
                <w:szCs w:val="22"/>
              </w:rPr>
            </w:pPr>
            <w:r w:rsidRPr="001C447A">
              <w:rPr>
                <w:rFonts w:ascii="Segoe UI Emoji" w:hAnsi="Segoe UI Emoji" w:cs="Segoe UI Emoji"/>
                <w:color w:val="auto"/>
                <w:sz w:val="22"/>
                <w:szCs w:val="22"/>
              </w:rPr>
              <w:lastRenderedPageBreak/>
              <w:t>⚠️</w:t>
            </w:r>
            <w:r w:rsidRPr="001C447A">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02AEEF3" w14:textId="4A0A665F" w:rsidR="001C7E20" w:rsidRPr="001C447A" w:rsidRDefault="001C7E20" w:rsidP="001C7E20">
            <w:pPr>
              <w:jc w:val="both"/>
              <w:rPr>
                <w:sz w:val="22"/>
                <w:szCs w:val="22"/>
              </w:rPr>
            </w:pPr>
            <w:r w:rsidRPr="001C447A">
              <w:rPr>
                <w:sz w:val="22"/>
                <w:szCs w:val="22"/>
              </w:rPr>
              <w:t>Purchasing / QMO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A1DC74E" w14:textId="0C062661" w:rsidR="001C7E20" w:rsidRPr="001C447A" w:rsidRDefault="001C7E20" w:rsidP="001C7E20">
            <w:pPr>
              <w:jc w:val="both"/>
              <w:rPr>
                <w:sz w:val="22"/>
                <w:szCs w:val="22"/>
              </w:rPr>
            </w:pPr>
            <w:r w:rsidRPr="001C447A">
              <w:rPr>
                <w:sz w:val="22"/>
                <w:szCs w:val="22"/>
              </w:rPr>
              <w:t>Annually</w:t>
            </w:r>
          </w:p>
        </w:tc>
      </w:tr>
      <w:tr w:rsidR="001C7E20" w:rsidRPr="001C447A" w14:paraId="1324B6FD"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1278A5F" w14:textId="62FAFEE0" w:rsidR="001C7E20" w:rsidRPr="001C447A" w:rsidRDefault="001C7E20" w:rsidP="001C7E20">
            <w:pPr>
              <w:jc w:val="both"/>
              <w:rPr>
                <w:sz w:val="22"/>
                <w:szCs w:val="22"/>
              </w:rPr>
            </w:pPr>
            <w:r w:rsidRPr="001C447A">
              <w:rPr>
                <w:sz w:val="22"/>
                <w:szCs w:val="22"/>
              </w:rPr>
              <w:t>Suppliers with a documented water consumption monitoring system and / or water reduction target (% of key suppliers in water-relevant operations)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4F460F7" w14:textId="5210B496" w:rsidR="001C7E20" w:rsidRPr="001C447A" w:rsidRDefault="001C7E20" w:rsidP="001C7E20">
            <w:pPr>
              <w:jc w:val="both"/>
              <w:rPr>
                <w:rFonts w:ascii="Arial Unicode MS" w:eastAsia="Arial Unicode MS" w:hAnsi="Arial Unicode MS" w:cs="Arial Unicode MS"/>
                <w:sz w:val="22"/>
                <w:szCs w:val="22"/>
              </w:rPr>
            </w:pPr>
            <w:r w:rsidRPr="001C447A">
              <w:rPr>
                <w:rFonts w:ascii="Arial Unicode MS" w:eastAsia="Arial Unicode MS" w:hAnsi="Arial Unicode MS" w:cs="Arial Unicode MS"/>
                <w:sz w:val="22"/>
                <w:szCs w:val="22"/>
              </w:rPr>
              <w:t>Water monitoring requirement communicated; ≥ 30% of key suppliers in water-relevant sectors disclosing water withdrawal data</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E38A058" w14:textId="65ECB6D5" w:rsidR="001C7E20" w:rsidRPr="001C447A" w:rsidRDefault="001C7E20" w:rsidP="001C7E20">
            <w:pPr>
              <w:jc w:val="both"/>
              <w:rPr>
                <w:rFonts w:ascii="Arial Unicode MS" w:eastAsia="Arial Unicode MS" w:hAnsi="Arial Unicode MS" w:cs="Arial Unicode MS"/>
                <w:sz w:val="22"/>
                <w:szCs w:val="22"/>
              </w:rPr>
            </w:pPr>
            <w:r w:rsidRPr="001C447A">
              <w:rPr>
                <w:rFonts w:ascii="Arial Unicode MS" w:eastAsia="Arial Unicode MS" w:hAnsi="Arial Unicode MS" w:cs="Arial Unicode MS"/>
                <w:sz w:val="22"/>
                <w:szCs w:val="22"/>
              </w:rPr>
              <w:t>≥ 50% of relevant key suppliers with documented water monitoring system and reduction target; zero incidents of unlawful wastewater discharge reported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D6C4E26" w14:textId="0606F9B4" w:rsidR="001C7E20" w:rsidRPr="001C447A" w:rsidRDefault="001C7E20" w:rsidP="001C7E20">
            <w:pPr>
              <w:jc w:val="both"/>
              <w:rPr>
                <w:sz w:val="22"/>
                <w:szCs w:val="22"/>
              </w:rPr>
            </w:pPr>
            <w:r w:rsidRPr="001C447A">
              <w:rPr>
                <w:rFonts w:ascii="Segoe UI Emoji" w:hAnsi="Segoe UI Emoji" w:cs="Segoe UI Emoji"/>
                <w:color w:val="auto"/>
                <w:sz w:val="22"/>
                <w:szCs w:val="22"/>
              </w:rPr>
              <w:t>⚠️</w:t>
            </w:r>
            <w:r w:rsidRPr="001C447A">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EFEDD26" w14:textId="33B2C2CD" w:rsidR="001C7E20" w:rsidRPr="001C447A" w:rsidRDefault="001C7E20" w:rsidP="001C7E20">
            <w:pPr>
              <w:jc w:val="both"/>
              <w:rPr>
                <w:sz w:val="22"/>
                <w:szCs w:val="22"/>
              </w:rPr>
            </w:pPr>
            <w:r w:rsidRPr="001C447A">
              <w:rPr>
                <w:sz w:val="22"/>
                <w:szCs w:val="22"/>
              </w:rPr>
              <w:t>Purchasing / QMO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276D060" w14:textId="6BE7F934" w:rsidR="001C7E20" w:rsidRPr="001C447A" w:rsidRDefault="001C7E20" w:rsidP="001C7E20">
            <w:pPr>
              <w:jc w:val="both"/>
              <w:rPr>
                <w:sz w:val="22"/>
                <w:szCs w:val="22"/>
              </w:rPr>
            </w:pPr>
            <w:r w:rsidRPr="001C447A">
              <w:rPr>
                <w:sz w:val="22"/>
                <w:szCs w:val="22"/>
              </w:rPr>
              <w:t>Annually</w:t>
            </w:r>
          </w:p>
        </w:tc>
      </w:tr>
      <w:tr w:rsidR="001C7E20" w:rsidRPr="001C447A" w14:paraId="62AC4FAB"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3B30B01" w14:textId="4B8EE37C" w:rsidR="001C7E20" w:rsidRPr="001C447A" w:rsidRDefault="001C7E20" w:rsidP="001C7E20">
            <w:pPr>
              <w:jc w:val="both"/>
              <w:rPr>
                <w:sz w:val="22"/>
                <w:szCs w:val="22"/>
              </w:rPr>
            </w:pPr>
            <w:r w:rsidRPr="001C447A">
              <w:rPr>
                <w:sz w:val="22"/>
                <w:szCs w:val="22"/>
              </w:rPr>
              <w:t>Suppliers confirmed compliant with chemical and substance restrictions applicable to their products / materials (REACH, RoHS, EU Packaging Regulation) — (% of key suppliers)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6BA23EB" w14:textId="43B9DC72" w:rsidR="001C7E20" w:rsidRPr="001C447A" w:rsidRDefault="001C7E20" w:rsidP="001C7E20">
            <w:pPr>
              <w:jc w:val="both"/>
              <w:rPr>
                <w:rFonts w:ascii="Arial Unicode MS" w:eastAsia="Arial Unicode MS" w:hAnsi="Arial Unicode MS" w:cs="Arial Unicode MS"/>
                <w:sz w:val="22"/>
                <w:szCs w:val="22"/>
              </w:rPr>
            </w:pPr>
            <w:r w:rsidRPr="001C447A">
              <w:rPr>
                <w:rFonts w:ascii="Arial Unicode MS" w:eastAsia="Arial Unicode MS" w:hAnsi="Arial Unicode MS" w:cs="Arial Unicode MS"/>
                <w:sz w:val="22"/>
                <w:szCs w:val="22"/>
              </w:rPr>
              <w:t>Chemical compliance requirement included in supplier questionnaire and contracts; ≥ 60% of key suppliers with confirmed compliance declaration</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E00C045" w14:textId="4C4AD76E" w:rsidR="001C7E20" w:rsidRPr="001C447A" w:rsidRDefault="001C7E20" w:rsidP="001C7E20">
            <w:pPr>
              <w:jc w:val="both"/>
              <w:rPr>
                <w:rFonts w:ascii="Arial Unicode MS" w:eastAsia="Arial Unicode MS" w:hAnsi="Arial Unicode MS" w:cs="Arial Unicode MS"/>
                <w:sz w:val="22"/>
                <w:szCs w:val="22"/>
              </w:rPr>
            </w:pPr>
            <w:r w:rsidRPr="001C447A">
              <w:rPr>
                <w:rFonts w:ascii="Arial Unicode MS" w:eastAsia="Arial Unicode MS" w:hAnsi="Arial Unicode MS" w:cs="Arial Unicode MS"/>
                <w:sz w:val="22"/>
                <w:szCs w:val="22"/>
              </w:rPr>
              <w:t>≥ 90% of key suppliers with signed chemical compliance declaration; zero confirmed violations involving restricted substances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DDCDF00" w14:textId="3D607971" w:rsidR="001C7E20" w:rsidRPr="001C447A" w:rsidRDefault="001C7E20" w:rsidP="001C7E20">
            <w:pPr>
              <w:jc w:val="both"/>
              <w:rPr>
                <w:sz w:val="22"/>
                <w:szCs w:val="22"/>
              </w:rPr>
            </w:pPr>
            <w:r w:rsidRPr="001C447A">
              <w:rPr>
                <w:rFonts w:ascii="Segoe UI Emoji" w:hAnsi="Segoe UI Emoji" w:cs="Segoe UI Emoji"/>
                <w:color w:val="auto"/>
                <w:sz w:val="22"/>
                <w:szCs w:val="22"/>
              </w:rPr>
              <w:t>🔄</w:t>
            </w:r>
            <w:r w:rsidRPr="001C447A">
              <w:rPr>
                <w:color w:val="auto"/>
                <w:sz w:val="22"/>
                <w:szCs w:val="22"/>
              </w:rPr>
              <w:t xml:space="preserve"> </w:t>
            </w:r>
            <w:r w:rsidRPr="001C447A">
              <w:rPr>
                <w:sz w:val="22"/>
                <w:szCs w:val="22"/>
              </w:rPr>
              <w:t>In progress</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D63C4DD" w14:textId="62F1977C" w:rsidR="001C7E20" w:rsidRPr="001C447A" w:rsidRDefault="001C7E20" w:rsidP="001C7E20">
            <w:pPr>
              <w:jc w:val="both"/>
              <w:rPr>
                <w:sz w:val="22"/>
                <w:szCs w:val="22"/>
              </w:rPr>
            </w:pPr>
            <w:r w:rsidRPr="001C447A">
              <w:rPr>
                <w:sz w:val="22"/>
                <w:szCs w:val="22"/>
              </w:rPr>
              <w:t>Purchasing / QMO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7841F2A" w14:textId="694D51AD" w:rsidR="001C7E20" w:rsidRPr="001C447A" w:rsidRDefault="001C7E20" w:rsidP="001C7E20">
            <w:pPr>
              <w:jc w:val="both"/>
              <w:rPr>
                <w:sz w:val="22"/>
                <w:szCs w:val="22"/>
              </w:rPr>
            </w:pPr>
            <w:r w:rsidRPr="001C447A">
              <w:rPr>
                <w:sz w:val="22"/>
                <w:szCs w:val="22"/>
              </w:rPr>
              <w:t>Annually</w:t>
            </w:r>
          </w:p>
        </w:tc>
      </w:tr>
      <w:tr w:rsidR="001C7E20" w:rsidRPr="001C447A" w14:paraId="054FF8E1"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44A3666" w14:textId="21F28A08" w:rsidR="001C7E20" w:rsidRPr="001C447A" w:rsidRDefault="001C7E20" w:rsidP="001C7E20">
            <w:pPr>
              <w:jc w:val="both"/>
              <w:rPr>
                <w:sz w:val="22"/>
                <w:szCs w:val="22"/>
              </w:rPr>
            </w:pPr>
            <w:r w:rsidRPr="001C447A">
              <w:rPr>
                <w:sz w:val="22"/>
                <w:szCs w:val="22"/>
              </w:rPr>
              <w:t>Suppliers with a validated carbon / GHG reduction target aligned with science-based or equivalent criteria (% of key suppliers)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E15B14E" w14:textId="09EEA39C" w:rsidR="001C7E20" w:rsidRPr="001C447A" w:rsidRDefault="001C7E20" w:rsidP="001C7E20">
            <w:pPr>
              <w:jc w:val="both"/>
              <w:rPr>
                <w:rFonts w:ascii="Arial Unicode MS" w:eastAsia="Arial Unicode MS" w:hAnsi="Arial Unicode MS" w:cs="Arial Unicode MS"/>
                <w:sz w:val="22"/>
                <w:szCs w:val="22"/>
              </w:rPr>
            </w:pPr>
            <w:r w:rsidRPr="001C447A">
              <w:rPr>
                <w:rFonts w:ascii="Arial Unicode MS" w:eastAsia="Arial Unicode MS" w:hAnsi="Arial Unicode MS" w:cs="Arial Unicode MS"/>
                <w:sz w:val="22"/>
                <w:szCs w:val="22"/>
              </w:rPr>
              <w:t>Carbon reduction target requirement communicated; ≥ 10% of key suppliers disclosing a quantitative GHG reduction target</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13FFDC4" w14:textId="6A61DC65" w:rsidR="001C7E20" w:rsidRPr="001C447A" w:rsidRDefault="001C7E20" w:rsidP="001C7E20">
            <w:pPr>
              <w:jc w:val="both"/>
              <w:rPr>
                <w:rFonts w:ascii="Arial Unicode MS" w:eastAsia="Arial Unicode MS" w:hAnsi="Arial Unicode MS" w:cs="Arial Unicode MS"/>
                <w:sz w:val="22"/>
                <w:szCs w:val="22"/>
              </w:rPr>
            </w:pPr>
            <w:r w:rsidRPr="001C447A">
              <w:rPr>
                <w:rFonts w:ascii="Arial Unicode MS" w:eastAsia="Arial Unicode MS" w:hAnsi="Arial Unicode MS" w:cs="Arial Unicode MS"/>
                <w:sz w:val="22"/>
                <w:szCs w:val="22"/>
              </w:rPr>
              <w:t>≥ 15% of key suppliers with a validated quantitative GHG reduction target; progress towards target reviewed annually</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EF70891" w14:textId="08AC656C" w:rsidR="001C7E20" w:rsidRPr="001C447A" w:rsidRDefault="001C7E20" w:rsidP="001C7E20">
            <w:pPr>
              <w:jc w:val="both"/>
              <w:rPr>
                <w:sz w:val="22"/>
                <w:szCs w:val="22"/>
              </w:rPr>
            </w:pPr>
            <w:r w:rsidRPr="001C447A">
              <w:rPr>
                <w:rFonts w:ascii="Segoe UI Emoji" w:hAnsi="Segoe UI Emoji" w:cs="Segoe UI Emoji"/>
                <w:color w:val="auto"/>
                <w:sz w:val="22"/>
                <w:szCs w:val="22"/>
              </w:rPr>
              <w:t>⚠️</w:t>
            </w:r>
            <w:r w:rsidRPr="001C447A">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6107DA3" w14:textId="2B62F2E6" w:rsidR="001C7E20" w:rsidRPr="001C447A" w:rsidRDefault="001C7E20" w:rsidP="001C7E20">
            <w:pPr>
              <w:jc w:val="both"/>
              <w:rPr>
                <w:sz w:val="22"/>
                <w:szCs w:val="22"/>
              </w:rPr>
            </w:pPr>
            <w:r w:rsidRPr="001C447A">
              <w:rPr>
                <w:sz w:val="22"/>
                <w:szCs w:val="22"/>
              </w:rPr>
              <w:t>Purchasing / QMO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1B0C3AF" w14:textId="0E0D28D1" w:rsidR="001C7E20" w:rsidRPr="001C447A" w:rsidRDefault="001C7E20" w:rsidP="001C7E20">
            <w:pPr>
              <w:jc w:val="both"/>
              <w:rPr>
                <w:sz w:val="22"/>
                <w:szCs w:val="22"/>
              </w:rPr>
            </w:pPr>
            <w:r w:rsidRPr="001C447A">
              <w:rPr>
                <w:sz w:val="22"/>
                <w:szCs w:val="22"/>
              </w:rPr>
              <w:t>Annually</w:t>
            </w:r>
          </w:p>
        </w:tc>
      </w:tr>
    </w:tbl>
    <w:p w14:paraId="1580B839" w14:textId="77777777" w:rsidR="00290C55" w:rsidRPr="001C447A" w:rsidRDefault="00290C55" w:rsidP="007655E6">
      <w:pPr>
        <w:spacing w:after="80"/>
        <w:jc w:val="both"/>
        <w:rPr>
          <w:sz w:val="22"/>
          <w:szCs w:val="22"/>
        </w:rPr>
      </w:pPr>
    </w:p>
    <w:p w14:paraId="182944CD" w14:textId="66076804" w:rsidR="001C7E20" w:rsidRPr="001C447A" w:rsidRDefault="001C7E20" w:rsidP="001C7E20">
      <w:pPr>
        <w:spacing w:after="120"/>
        <w:jc w:val="both"/>
        <w:rPr>
          <w:b/>
          <w:bCs/>
          <w:color w:val="1E6B3C"/>
          <w:sz w:val="22"/>
          <w:szCs w:val="22"/>
        </w:rPr>
      </w:pPr>
      <w:r w:rsidRPr="001C447A">
        <w:rPr>
          <w:b/>
          <w:bCs/>
          <w:color w:val="1E6B3C"/>
          <w:sz w:val="22"/>
          <w:szCs w:val="22"/>
        </w:rPr>
        <w:t xml:space="preserve">Priority Actions 2026:  GHG &amp; renewable energy data request  |  Sustainable materials survey  |  Chemical compliance declarations </w:t>
      </w:r>
    </w:p>
    <w:p w14:paraId="06281104" w14:textId="68D6EC04" w:rsidR="00290C55" w:rsidRDefault="00290C55" w:rsidP="007655E6">
      <w:pPr>
        <w:spacing w:after="120"/>
        <w:jc w:val="both"/>
      </w:pPr>
    </w:p>
    <w:p w14:paraId="4A2183AB" w14:textId="77777777" w:rsidR="00290C55" w:rsidRDefault="00290C55" w:rsidP="007655E6">
      <w:pPr>
        <w:spacing w:after="200"/>
        <w:jc w:val="both"/>
      </w:pPr>
    </w:p>
    <w:p w14:paraId="02C52053" w14:textId="77777777" w:rsidR="00290C55" w:rsidRDefault="00DB5D06" w:rsidP="007655E6">
      <w:pPr>
        <w:pStyle w:val="berschrift1"/>
        <w:jc w:val="both"/>
      </w:pPr>
      <w:r>
        <w:lastRenderedPageBreak/>
        <w:t>5. Supplier Social Practices</w:t>
      </w:r>
    </w:p>
    <w:p w14:paraId="24F96C00" w14:textId="77777777" w:rsidR="001C447A" w:rsidRDefault="001C447A" w:rsidP="007655E6">
      <w:pPr>
        <w:spacing w:after="100"/>
        <w:jc w:val="both"/>
        <w:rPr>
          <w:b/>
          <w:bCs/>
        </w:rPr>
      </w:pPr>
    </w:p>
    <w:p w14:paraId="4401479C" w14:textId="507EA128" w:rsidR="00290C55" w:rsidRDefault="00DB5D06" w:rsidP="007655E6">
      <w:pPr>
        <w:spacing w:after="100"/>
        <w:jc w:val="both"/>
      </w:pPr>
      <w:r>
        <w:rPr>
          <w:b/>
          <w:bCs/>
        </w:rPr>
        <w:t xml:space="preserve">Commitment: </w:t>
      </w:r>
    </w:p>
    <w:p w14:paraId="002510FB" w14:textId="77777777" w:rsidR="00290C55" w:rsidRPr="001C447A" w:rsidRDefault="00DB5D06" w:rsidP="007655E6">
      <w:pPr>
        <w:spacing w:after="120"/>
        <w:jc w:val="both"/>
        <w:rPr>
          <w:sz w:val="22"/>
          <w:szCs w:val="22"/>
        </w:rPr>
      </w:pPr>
      <w:r w:rsidRPr="001C447A">
        <w:rPr>
          <w:sz w:val="22"/>
          <w:szCs w:val="22"/>
        </w:rPr>
        <w:t>Prestige Promotion is committed to working exclusively with suppliers that respect human rights, provide fair and safe working conditions, and uphold the dignity of all people in their operations and supply chains. These requirements reflect the company's obligations under the German Supply Chain Due Diligence Act (LkSG), the UN Guiding Principles on Business and Human Rights, and the ILO Core Conventions, and give concrete expression to the social responsibility requirements of the Prestige Promotion Sustainability Code of Conduct.</w:t>
      </w:r>
    </w:p>
    <w:p w14:paraId="2909107A" w14:textId="77777777" w:rsidR="00290C55" w:rsidRPr="001C447A" w:rsidRDefault="00DB5D06" w:rsidP="007655E6">
      <w:pPr>
        <w:spacing w:after="120"/>
        <w:jc w:val="both"/>
        <w:rPr>
          <w:sz w:val="22"/>
          <w:szCs w:val="22"/>
        </w:rPr>
      </w:pPr>
      <w:r w:rsidRPr="001C447A">
        <w:rPr>
          <w:sz w:val="22"/>
          <w:szCs w:val="22"/>
        </w:rPr>
        <w:t>Non-compliance with the social requirements below is considered a material supplier non-conformity and may result in escalation, enhanced corrective action requirements, or termination of the business relationship.</w:t>
      </w:r>
    </w:p>
    <w:p w14:paraId="5BC9E100" w14:textId="77777777" w:rsidR="00290C55" w:rsidRDefault="00290C55" w:rsidP="007655E6">
      <w:pPr>
        <w:spacing w:after="60"/>
        <w:jc w:val="both"/>
      </w:pPr>
    </w:p>
    <w:p w14:paraId="6AC9AC91" w14:textId="77777777" w:rsidR="00290C55" w:rsidRPr="002A102B" w:rsidRDefault="00DB5D06" w:rsidP="007655E6">
      <w:pPr>
        <w:spacing w:before="120" w:after="60"/>
        <w:jc w:val="both"/>
        <w:rPr>
          <w:b/>
          <w:bCs/>
          <w:color w:val="2D8653"/>
          <w:sz w:val="22"/>
          <w:szCs w:val="22"/>
        </w:rPr>
      </w:pPr>
      <w:r w:rsidRPr="002A102B">
        <w:rPr>
          <w:b/>
          <w:bCs/>
          <w:color w:val="2D8653"/>
          <w:sz w:val="22"/>
          <w:szCs w:val="22"/>
        </w:rPr>
        <w:t>5.1 Prohibition of Child Labour</w:t>
      </w:r>
    </w:p>
    <w:p w14:paraId="55EE2246" w14:textId="77777777" w:rsidR="00290C55" w:rsidRPr="001C447A" w:rsidRDefault="00DB5D06" w:rsidP="007655E6">
      <w:pPr>
        <w:spacing w:after="120"/>
        <w:jc w:val="both"/>
        <w:rPr>
          <w:sz w:val="22"/>
          <w:szCs w:val="22"/>
        </w:rPr>
      </w:pPr>
      <w:r w:rsidRPr="001C447A">
        <w:rPr>
          <w:sz w:val="22"/>
          <w:szCs w:val="22"/>
        </w:rPr>
        <w:t>Prestige Promotion maintains a zero-tolerance policy towards child labour in its supply chain:</w:t>
      </w:r>
    </w:p>
    <w:p w14:paraId="2BA5AAFA"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No supplier may use child labour at any stage of production, processing, assembly or service delivery; this prohibition applies without exception, regardless of local custom or practice</w:t>
      </w:r>
    </w:p>
    <w:p w14:paraId="0D9D009B" w14:textId="336E3748"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The minimum employment age must be the age at which compulsory schooling ends under the law of the place of employment and in any case not below 1</w:t>
      </w:r>
      <w:r w:rsidR="007655E6" w:rsidRPr="001C447A">
        <w:rPr>
          <w:sz w:val="22"/>
          <w:szCs w:val="22"/>
        </w:rPr>
        <w:t>8</w:t>
      </w:r>
      <w:r w:rsidRPr="001C447A">
        <w:rPr>
          <w:sz w:val="22"/>
          <w:szCs w:val="22"/>
        </w:rPr>
        <w:t xml:space="preserve"> years of age, in accordance with ILO Convention No. 138; in countries where the minimum age for hazardous work is higher, that higher age applies</w:t>
      </w:r>
    </w:p>
    <w:p w14:paraId="65BC48EA"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Suppliers must verify the age of all workers — including temporary, seasonal and agency workers — before employment commences, and must document the verification process</w:t>
      </w:r>
    </w:p>
    <w:p w14:paraId="3447C9BE" w14:textId="77777777" w:rsidR="00290C55" w:rsidRDefault="00290C55" w:rsidP="007655E6">
      <w:pPr>
        <w:spacing w:after="80"/>
        <w:jc w:val="both"/>
      </w:pPr>
    </w:p>
    <w:p w14:paraId="41135B03" w14:textId="77777777" w:rsidR="00290C55" w:rsidRPr="002A102B" w:rsidRDefault="00DB5D06" w:rsidP="007655E6">
      <w:pPr>
        <w:spacing w:before="120" w:after="60"/>
        <w:jc w:val="both"/>
        <w:rPr>
          <w:b/>
          <w:bCs/>
          <w:color w:val="2D8653"/>
          <w:sz w:val="22"/>
          <w:szCs w:val="22"/>
        </w:rPr>
      </w:pPr>
      <w:r w:rsidRPr="002A102B">
        <w:rPr>
          <w:b/>
          <w:bCs/>
          <w:color w:val="2D8653"/>
          <w:sz w:val="22"/>
          <w:szCs w:val="22"/>
        </w:rPr>
        <w:t>5.2 Prohibition of Forced Labour and Human Trafficking</w:t>
      </w:r>
    </w:p>
    <w:p w14:paraId="1E975C88" w14:textId="77777777" w:rsidR="00290C55" w:rsidRPr="001C447A" w:rsidRDefault="00DB5D06" w:rsidP="007655E6">
      <w:pPr>
        <w:spacing w:after="120"/>
        <w:jc w:val="both"/>
        <w:rPr>
          <w:sz w:val="22"/>
          <w:szCs w:val="22"/>
        </w:rPr>
      </w:pPr>
      <w:r w:rsidRPr="001C447A">
        <w:rPr>
          <w:sz w:val="22"/>
          <w:szCs w:val="22"/>
        </w:rPr>
        <w:t>Prestige Promotion maintains a zero-tolerance policy towards all forms of forced labour, bonded labour, slave labour, and human trafficking:</w:t>
      </w:r>
    </w:p>
    <w:p w14:paraId="2FC58A19"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All work must be voluntary — employees must be free to leave their employment with reasonable notice and must not be subject to debt bondage, indentured labour, or any form of coercion that restricts their freedom to terminate employment</w:t>
      </w:r>
    </w:p>
    <w:p w14:paraId="484FBFDE"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Suppliers must not retain workers' identity documents or personal property; no recruitment fees or deposits may be charged to workers that create a binding financial dependency</w:t>
      </w:r>
    </w:p>
    <w:p w14:paraId="368078DF"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No supplier may use psychological coercion, physical threats, sexual harassment or humiliation, or any other form of improper treatment that undermines the dignity or autonomy of workers</w:t>
      </w:r>
    </w:p>
    <w:p w14:paraId="7897BC8C" w14:textId="77777777" w:rsidR="00290C55" w:rsidRDefault="00290C55" w:rsidP="007655E6">
      <w:pPr>
        <w:spacing w:after="80"/>
        <w:jc w:val="both"/>
      </w:pPr>
    </w:p>
    <w:p w14:paraId="7029439D" w14:textId="3A5999C3" w:rsidR="00290C55" w:rsidRPr="002A102B" w:rsidRDefault="00DB5D06" w:rsidP="007655E6">
      <w:pPr>
        <w:spacing w:before="120" w:after="60"/>
        <w:jc w:val="both"/>
        <w:rPr>
          <w:b/>
          <w:bCs/>
          <w:color w:val="2D8653"/>
          <w:sz w:val="22"/>
          <w:szCs w:val="22"/>
        </w:rPr>
      </w:pPr>
      <w:r w:rsidRPr="002A102B">
        <w:rPr>
          <w:b/>
          <w:bCs/>
          <w:color w:val="2D8653"/>
          <w:sz w:val="22"/>
          <w:szCs w:val="22"/>
        </w:rPr>
        <w:t>5.</w:t>
      </w:r>
      <w:r w:rsidR="007655E6" w:rsidRPr="002A102B">
        <w:rPr>
          <w:b/>
          <w:bCs/>
          <w:color w:val="2D8653"/>
          <w:sz w:val="22"/>
          <w:szCs w:val="22"/>
        </w:rPr>
        <w:t>3</w:t>
      </w:r>
      <w:r w:rsidRPr="002A102B">
        <w:rPr>
          <w:b/>
          <w:bCs/>
          <w:color w:val="2D8653"/>
          <w:sz w:val="22"/>
          <w:szCs w:val="22"/>
        </w:rPr>
        <w:t xml:space="preserve"> Occupational Health and Safety</w:t>
      </w:r>
    </w:p>
    <w:p w14:paraId="7A13C881" w14:textId="77777777" w:rsidR="00290C55" w:rsidRPr="001C447A" w:rsidRDefault="00DB5D06" w:rsidP="007655E6">
      <w:pPr>
        <w:spacing w:after="120"/>
        <w:jc w:val="both"/>
        <w:rPr>
          <w:sz w:val="22"/>
          <w:szCs w:val="22"/>
        </w:rPr>
      </w:pPr>
      <w:r w:rsidRPr="001C447A">
        <w:rPr>
          <w:sz w:val="22"/>
          <w:szCs w:val="22"/>
        </w:rPr>
        <w:t>Prestige Promotion expects all suppliers to provide a safe and healthy working environment:</w:t>
      </w:r>
    </w:p>
    <w:p w14:paraId="64000169"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Suppliers must implement and maintain an occupational health and safety management system covering identification and prevention of workplace hazards, provision of appropriate PPE, emergency preparedness, and incident reporting</w:t>
      </w:r>
    </w:p>
    <w:p w14:paraId="6F42FF6B"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Appropriate precautionary measures must be taken against accidents and health hazards — including physical, chemical, biological, ergonomic and psychosocial hazards; excessive physical or mental fatigue must be prevented</w:t>
      </w:r>
    </w:p>
    <w:p w14:paraId="784DA9BF"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All workers must have access to adequate drinking water and clean sanitary facilities at all times; workplace facilities must meet applicable health and hygiene standards</w:t>
      </w:r>
    </w:p>
    <w:p w14:paraId="56760A95"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t>Employees must be regularly trained on health and safety standards, risks relevant to their work, and safe working procedures; training records must be maintained</w:t>
      </w:r>
    </w:p>
    <w:p w14:paraId="0980DC43" w14:textId="77777777" w:rsidR="00290C55" w:rsidRPr="001C447A" w:rsidRDefault="00DB5D06" w:rsidP="007655E6">
      <w:pPr>
        <w:numPr>
          <w:ilvl w:val="0"/>
          <w:numId w:val="1"/>
        </w:numPr>
        <w:pBdr>
          <w:top w:val="nil"/>
          <w:left w:val="nil"/>
          <w:bottom w:val="nil"/>
          <w:right w:val="nil"/>
          <w:between w:val="nil"/>
        </w:pBdr>
        <w:spacing w:after="60"/>
        <w:jc w:val="both"/>
        <w:rPr>
          <w:sz w:val="22"/>
          <w:szCs w:val="22"/>
        </w:rPr>
      </w:pPr>
      <w:r w:rsidRPr="001C447A">
        <w:rPr>
          <w:sz w:val="22"/>
          <w:szCs w:val="22"/>
        </w:rPr>
        <w:lastRenderedPageBreak/>
        <w:t>Suppliers must report any work-related fatalities, serious injuries or significant occupational health incidents to Prestige Promotion without delay</w:t>
      </w:r>
    </w:p>
    <w:p w14:paraId="2F8E998F" w14:textId="77777777" w:rsidR="00290C55" w:rsidRDefault="00290C55" w:rsidP="007655E6">
      <w:pPr>
        <w:spacing w:after="80"/>
        <w:jc w:val="both"/>
      </w:pPr>
    </w:p>
    <w:p w14:paraId="0CA5C4AA" w14:textId="55E24A73" w:rsidR="00290C55" w:rsidRPr="002A102B" w:rsidRDefault="00DB5D06" w:rsidP="007655E6">
      <w:pPr>
        <w:spacing w:before="120" w:after="60"/>
        <w:jc w:val="both"/>
        <w:rPr>
          <w:sz w:val="22"/>
          <w:szCs w:val="22"/>
        </w:rPr>
      </w:pPr>
      <w:r w:rsidRPr="002A102B">
        <w:rPr>
          <w:b/>
          <w:bCs/>
          <w:color w:val="2D8653"/>
          <w:sz w:val="22"/>
          <w:szCs w:val="22"/>
        </w:rPr>
        <w:t>5.</w:t>
      </w:r>
      <w:r w:rsidR="007655E6" w:rsidRPr="002A102B">
        <w:rPr>
          <w:b/>
          <w:bCs/>
          <w:color w:val="2D8653"/>
          <w:sz w:val="22"/>
          <w:szCs w:val="22"/>
        </w:rPr>
        <w:t>4</w:t>
      </w:r>
      <w:r w:rsidRPr="002A102B">
        <w:rPr>
          <w:b/>
          <w:bCs/>
          <w:color w:val="2D8653"/>
          <w:sz w:val="22"/>
          <w:szCs w:val="22"/>
        </w:rPr>
        <w:t xml:space="preserve"> Prohibition of Discrimination and Harassment</w:t>
      </w:r>
    </w:p>
    <w:p w14:paraId="4E766CB2" w14:textId="77777777" w:rsidR="00290C55" w:rsidRPr="002A102B" w:rsidRDefault="00DB5D06" w:rsidP="007655E6">
      <w:pPr>
        <w:spacing w:after="120"/>
        <w:jc w:val="both"/>
        <w:rPr>
          <w:sz w:val="22"/>
          <w:szCs w:val="22"/>
        </w:rPr>
      </w:pPr>
      <w:r w:rsidRPr="002A102B">
        <w:rPr>
          <w:sz w:val="22"/>
          <w:szCs w:val="22"/>
        </w:rPr>
        <w:t>Prestige Promotion expects all suppliers to maintain a working environment based on dignity, respect and equal opportunity:</w:t>
      </w:r>
    </w:p>
    <w:p w14:paraId="3034D8AF" w14:textId="77777777" w:rsidR="00290C55" w:rsidRPr="002A102B" w:rsidRDefault="00DB5D06" w:rsidP="007655E6">
      <w:pPr>
        <w:numPr>
          <w:ilvl w:val="0"/>
          <w:numId w:val="1"/>
        </w:numPr>
        <w:pBdr>
          <w:top w:val="nil"/>
          <w:left w:val="nil"/>
          <w:bottom w:val="nil"/>
          <w:right w:val="nil"/>
          <w:between w:val="nil"/>
        </w:pBdr>
        <w:spacing w:after="60"/>
        <w:jc w:val="both"/>
        <w:rPr>
          <w:sz w:val="22"/>
          <w:szCs w:val="22"/>
        </w:rPr>
      </w:pPr>
      <w:r w:rsidRPr="002A102B">
        <w:rPr>
          <w:sz w:val="22"/>
          <w:szCs w:val="22"/>
        </w:rPr>
        <w:t>Any form of discrimination in employment — including recruitment, remuneration, training, promotion, and termination — on the grounds of gender, nationality, ethnic origin, skin colour, disability, health status, pregnancy, age, religion, political conviction, sexual identity or any other protected characteristic is prohibited</w:t>
      </w:r>
    </w:p>
    <w:p w14:paraId="76697A40" w14:textId="77777777" w:rsidR="00290C55" w:rsidRPr="002A102B" w:rsidRDefault="00DB5D06" w:rsidP="007655E6">
      <w:pPr>
        <w:numPr>
          <w:ilvl w:val="0"/>
          <w:numId w:val="1"/>
        </w:numPr>
        <w:pBdr>
          <w:top w:val="nil"/>
          <w:left w:val="nil"/>
          <w:bottom w:val="nil"/>
          <w:right w:val="nil"/>
          <w:between w:val="nil"/>
        </w:pBdr>
        <w:spacing w:after="60"/>
        <w:jc w:val="both"/>
        <w:rPr>
          <w:sz w:val="22"/>
          <w:szCs w:val="22"/>
        </w:rPr>
      </w:pPr>
      <w:r w:rsidRPr="002A102B">
        <w:rPr>
          <w:sz w:val="22"/>
          <w:szCs w:val="22"/>
        </w:rPr>
        <w:t>The personal dignity, privacy and personal rights of every worker must be respected; psychological, physical or sexual harassment or humiliation of any kind is prohibited</w:t>
      </w:r>
    </w:p>
    <w:p w14:paraId="4783F0CC" w14:textId="77777777" w:rsidR="00290C55" w:rsidRPr="002A102B" w:rsidRDefault="00DB5D06" w:rsidP="007655E6">
      <w:pPr>
        <w:numPr>
          <w:ilvl w:val="0"/>
          <w:numId w:val="1"/>
        </w:numPr>
        <w:pBdr>
          <w:top w:val="nil"/>
          <w:left w:val="nil"/>
          <w:bottom w:val="nil"/>
          <w:right w:val="nil"/>
          <w:between w:val="nil"/>
        </w:pBdr>
        <w:spacing w:after="60"/>
        <w:jc w:val="both"/>
        <w:rPr>
          <w:sz w:val="22"/>
          <w:szCs w:val="22"/>
        </w:rPr>
      </w:pPr>
      <w:r w:rsidRPr="002A102B">
        <w:rPr>
          <w:sz w:val="22"/>
          <w:szCs w:val="22"/>
        </w:rPr>
        <w:t>Suppliers must implement a documented procedure for reporting and handling complaints of discrimination or harassment, ensuring workers can raise concerns without fear of retaliation</w:t>
      </w:r>
    </w:p>
    <w:p w14:paraId="7AF1B7E8" w14:textId="77777777" w:rsidR="00290C55" w:rsidRPr="002A102B" w:rsidRDefault="00290C55" w:rsidP="007655E6">
      <w:pPr>
        <w:spacing w:after="80"/>
        <w:jc w:val="both"/>
        <w:rPr>
          <w:sz w:val="22"/>
          <w:szCs w:val="22"/>
        </w:rPr>
      </w:pPr>
    </w:p>
    <w:p w14:paraId="26294B19" w14:textId="77777777" w:rsidR="00290C55" w:rsidRPr="002A102B" w:rsidRDefault="00DB5D06" w:rsidP="007655E6">
      <w:pPr>
        <w:spacing w:after="120"/>
        <w:jc w:val="both"/>
        <w:rPr>
          <w:sz w:val="22"/>
          <w:szCs w:val="22"/>
        </w:rPr>
      </w:pPr>
      <w:r w:rsidRPr="002A102B">
        <w:rPr>
          <w:b/>
          <w:bCs/>
          <w:sz w:val="22"/>
          <w:szCs w:val="22"/>
        </w:rPr>
        <w:t>Quantitative Objectives — Supplier Social Practices:</w:t>
      </w:r>
    </w:p>
    <w:p w14:paraId="4D89BC3B" w14:textId="77777777" w:rsidR="00290C55" w:rsidRPr="002A102B" w:rsidRDefault="00290C55" w:rsidP="007655E6">
      <w:pPr>
        <w:spacing w:after="60"/>
        <w:jc w:val="both"/>
        <w:rPr>
          <w:sz w:val="22"/>
          <w:szCs w:val="22"/>
        </w:rPr>
      </w:pPr>
    </w:p>
    <w:tbl>
      <w:tblPr>
        <w:tblStyle w:val="a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1550"/>
        <w:gridCol w:w="1100"/>
        <w:gridCol w:w="1588"/>
        <w:gridCol w:w="1500"/>
      </w:tblGrid>
      <w:tr w:rsidR="00290C55" w:rsidRPr="002A102B" w14:paraId="6C54CEDE"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8070D88" w14:textId="77777777" w:rsidR="00290C55" w:rsidRPr="002A102B" w:rsidRDefault="00DB5D06" w:rsidP="007655E6">
            <w:pPr>
              <w:jc w:val="both"/>
              <w:rPr>
                <w:sz w:val="22"/>
                <w:szCs w:val="22"/>
              </w:rPr>
            </w:pPr>
            <w:r w:rsidRPr="002A102B">
              <w:rPr>
                <w:b/>
                <w:bCs/>
                <w:color w:val="1F4E79"/>
                <w:sz w:val="22"/>
                <w:szCs w:val="22"/>
              </w:rPr>
              <w:t>KPI / Indicator</w:t>
            </w:r>
          </w:p>
        </w:tc>
        <w:tc>
          <w:tcPr>
            <w:tcW w:w="1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19EFC0B" w14:textId="77777777" w:rsidR="00290C55" w:rsidRPr="002A102B" w:rsidRDefault="00DB5D06" w:rsidP="007655E6">
            <w:pPr>
              <w:jc w:val="both"/>
              <w:rPr>
                <w:sz w:val="22"/>
                <w:szCs w:val="22"/>
              </w:rPr>
            </w:pPr>
            <w:r w:rsidRPr="002A102B">
              <w:rPr>
                <w:b/>
                <w:bCs/>
                <w:color w:val="1F4E79"/>
                <w:sz w:val="22"/>
                <w:szCs w:val="22"/>
              </w:rPr>
              <w:t>Interim Target 2026</w:t>
            </w:r>
          </w:p>
        </w:tc>
        <w:tc>
          <w:tcPr>
            <w:tcW w:w="155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B37D91C" w14:textId="77777777" w:rsidR="00290C55" w:rsidRPr="002A102B" w:rsidRDefault="00DB5D06" w:rsidP="007655E6">
            <w:pPr>
              <w:jc w:val="both"/>
              <w:rPr>
                <w:sz w:val="22"/>
                <w:szCs w:val="22"/>
              </w:rPr>
            </w:pPr>
            <w:r w:rsidRPr="002A102B">
              <w:rPr>
                <w:b/>
                <w:bCs/>
                <w:color w:val="1F4E79"/>
                <w:sz w:val="22"/>
                <w:szCs w:val="22"/>
              </w:rPr>
              <w:t>Target 2027</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890D9F8" w14:textId="77777777" w:rsidR="00290C55" w:rsidRPr="002A102B" w:rsidRDefault="00DB5D06" w:rsidP="007655E6">
            <w:pPr>
              <w:jc w:val="both"/>
              <w:rPr>
                <w:sz w:val="22"/>
                <w:szCs w:val="22"/>
              </w:rPr>
            </w:pPr>
            <w:r w:rsidRPr="002A102B">
              <w:rPr>
                <w:b/>
                <w:bCs/>
                <w:color w:val="1F4E79"/>
                <w:sz w:val="22"/>
                <w:szCs w:val="22"/>
              </w:rPr>
              <w:t>Status</w:t>
            </w:r>
          </w:p>
        </w:tc>
        <w:tc>
          <w:tcPr>
            <w:tcW w:w="158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806D962" w14:textId="77777777" w:rsidR="00290C55" w:rsidRPr="002A102B" w:rsidRDefault="00DB5D06" w:rsidP="007655E6">
            <w:pPr>
              <w:jc w:val="both"/>
              <w:rPr>
                <w:sz w:val="22"/>
                <w:szCs w:val="22"/>
              </w:rPr>
            </w:pPr>
            <w:r w:rsidRPr="002A102B">
              <w:rPr>
                <w:b/>
                <w:bCs/>
                <w:color w:val="1F4E79"/>
                <w:sz w:val="22"/>
                <w:szCs w:val="22"/>
              </w:rPr>
              <w:t>Responsibility</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9CE59B9" w14:textId="77777777" w:rsidR="00290C55" w:rsidRPr="002A102B" w:rsidRDefault="00DB5D06" w:rsidP="007655E6">
            <w:pPr>
              <w:jc w:val="both"/>
              <w:rPr>
                <w:sz w:val="22"/>
                <w:szCs w:val="22"/>
              </w:rPr>
            </w:pPr>
            <w:r w:rsidRPr="002A102B">
              <w:rPr>
                <w:b/>
                <w:bCs/>
                <w:color w:val="1F4E79"/>
                <w:sz w:val="22"/>
                <w:szCs w:val="22"/>
              </w:rPr>
              <w:t>Review</w:t>
            </w:r>
          </w:p>
        </w:tc>
      </w:tr>
      <w:tr w:rsidR="00290C55" w:rsidRPr="002A102B" w14:paraId="6EBC7A0A"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C91117D" w14:textId="77777777" w:rsidR="00290C55" w:rsidRPr="002A102B" w:rsidRDefault="00DB5D06" w:rsidP="007655E6">
            <w:pPr>
              <w:jc w:val="both"/>
              <w:rPr>
                <w:sz w:val="22"/>
                <w:szCs w:val="22"/>
              </w:rPr>
            </w:pPr>
            <w:r w:rsidRPr="002A102B">
              <w:rPr>
                <w:sz w:val="22"/>
                <w:szCs w:val="22"/>
              </w:rPr>
              <w:t>Suppliers screened for LkSG human rights &amp; social risk (% of direct suppliers)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4589F2F" w14:textId="77777777" w:rsidR="00290C55" w:rsidRPr="002A102B" w:rsidRDefault="00DB5D06" w:rsidP="007655E6">
            <w:pPr>
              <w:jc w:val="both"/>
              <w:rPr>
                <w:sz w:val="22"/>
                <w:szCs w:val="22"/>
              </w:rPr>
            </w:pPr>
            <w:r w:rsidRPr="002A102B">
              <w:rPr>
                <w:rFonts w:ascii="Arial Unicode MS" w:eastAsia="Arial Unicode MS" w:hAnsi="Arial Unicode MS" w:cs="Arial Unicode MS"/>
                <w:sz w:val="22"/>
                <w:szCs w:val="22"/>
              </w:rPr>
              <w:t>100% of key suppliers screened; ≥ 70% of all direct suppliers</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6DF9F72" w14:textId="77777777" w:rsidR="00290C55" w:rsidRPr="002A102B" w:rsidRDefault="00DB5D06" w:rsidP="007655E6">
            <w:pPr>
              <w:jc w:val="both"/>
              <w:rPr>
                <w:sz w:val="22"/>
                <w:szCs w:val="22"/>
              </w:rPr>
            </w:pPr>
            <w:r w:rsidRPr="002A102B">
              <w:rPr>
                <w:sz w:val="22"/>
                <w:szCs w:val="22"/>
              </w:rPr>
              <w:t>100% of all direct suppliers screened annually</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BF4BC4C" w14:textId="07DA8791" w:rsidR="00290C55" w:rsidRPr="002A102B" w:rsidRDefault="001C7E20" w:rsidP="007655E6">
            <w:pPr>
              <w:jc w:val="both"/>
              <w:rPr>
                <w:sz w:val="22"/>
                <w:szCs w:val="22"/>
              </w:rPr>
            </w:pPr>
            <w:r w:rsidRPr="002A102B">
              <w:rPr>
                <w:rFonts w:ascii="Segoe UI Emoji" w:hAnsi="Segoe UI Emoji" w:cs="Segoe UI Emoji"/>
                <w:color w:val="auto"/>
                <w:sz w:val="22"/>
                <w:szCs w:val="22"/>
              </w:rPr>
              <w:t>⚠️</w:t>
            </w:r>
            <w:r w:rsidRPr="002A102B">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6E867F5" w14:textId="77777777" w:rsidR="00290C55" w:rsidRPr="002A102B" w:rsidRDefault="00DB5D06" w:rsidP="007655E6">
            <w:pPr>
              <w:jc w:val="both"/>
              <w:rPr>
                <w:sz w:val="22"/>
                <w:szCs w:val="22"/>
              </w:rPr>
            </w:pPr>
            <w:r w:rsidRPr="002A102B">
              <w:rPr>
                <w:sz w:val="22"/>
                <w:szCs w:val="22"/>
              </w:rPr>
              <w:t>Purchasing / QMO / Compliance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CE8EC42" w14:textId="77777777" w:rsidR="00290C55" w:rsidRPr="002A102B" w:rsidRDefault="00DB5D06" w:rsidP="007655E6">
            <w:pPr>
              <w:jc w:val="both"/>
              <w:rPr>
                <w:sz w:val="22"/>
                <w:szCs w:val="22"/>
              </w:rPr>
            </w:pPr>
            <w:r w:rsidRPr="002A102B">
              <w:rPr>
                <w:sz w:val="22"/>
                <w:szCs w:val="22"/>
              </w:rPr>
              <w:t>Annually</w:t>
            </w:r>
          </w:p>
        </w:tc>
      </w:tr>
      <w:tr w:rsidR="00290C55" w:rsidRPr="002A102B" w14:paraId="12595E1F"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FA2B836" w14:textId="77777777" w:rsidR="00290C55" w:rsidRPr="002A102B" w:rsidRDefault="00DB5D06" w:rsidP="007655E6">
            <w:pPr>
              <w:jc w:val="both"/>
              <w:rPr>
                <w:sz w:val="22"/>
                <w:szCs w:val="22"/>
              </w:rPr>
            </w:pPr>
            <w:r w:rsidRPr="002A102B">
              <w:rPr>
                <w:sz w:val="22"/>
                <w:szCs w:val="22"/>
              </w:rPr>
              <w:t>Suppliers with completed social practices self-assessment (% of direct suppliers)</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081BCB8" w14:textId="77777777" w:rsidR="00290C55" w:rsidRPr="002A102B" w:rsidRDefault="00DB5D06" w:rsidP="007655E6">
            <w:pPr>
              <w:jc w:val="both"/>
              <w:rPr>
                <w:sz w:val="22"/>
                <w:szCs w:val="22"/>
              </w:rPr>
            </w:pPr>
            <w:r w:rsidRPr="002A102B">
              <w:rPr>
                <w:rFonts w:ascii="Arial Unicode MS" w:eastAsia="Arial Unicode MS" w:hAnsi="Arial Unicode MS" w:cs="Arial Unicode MS"/>
                <w:sz w:val="22"/>
                <w:szCs w:val="22"/>
              </w:rPr>
              <w:t>100% of key suppliers; ≥ 70% of all direct suppliers</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C31B528" w14:textId="77777777" w:rsidR="00290C55" w:rsidRPr="002A102B" w:rsidRDefault="00DB5D06" w:rsidP="007655E6">
            <w:pPr>
              <w:jc w:val="both"/>
              <w:rPr>
                <w:sz w:val="22"/>
                <w:szCs w:val="22"/>
              </w:rPr>
            </w:pPr>
            <w:r w:rsidRPr="002A102B">
              <w:rPr>
                <w:sz w:val="22"/>
                <w:szCs w:val="22"/>
              </w:rPr>
              <w:t>100% of all direct suppliers with completed self-assessment</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9FFC954" w14:textId="11FB81EF" w:rsidR="00290C55" w:rsidRPr="002A102B" w:rsidRDefault="001C7E20" w:rsidP="007655E6">
            <w:pPr>
              <w:jc w:val="both"/>
              <w:rPr>
                <w:sz w:val="22"/>
                <w:szCs w:val="22"/>
              </w:rPr>
            </w:pPr>
            <w:r w:rsidRPr="002A102B">
              <w:rPr>
                <w:rFonts w:ascii="Segoe UI Emoji" w:hAnsi="Segoe UI Emoji" w:cs="Segoe UI Emoji"/>
                <w:color w:val="auto"/>
                <w:sz w:val="22"/>
                <w:szCs w:val="22"/>
              </w:rPr>
              <w:t>⚠️</w:t>
            </w:r>
            <w:r w:rsidRPr="002A102B">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4DB507E" w14:textId="77777777" w:rsidR="00290C55" w:rsidRPr="002A102B" w:rsidRDefault="00DB5D06" w:rsidP="007655E6">
            <w:pPr>
              <w:jc w:val="both"/>
              <w:rPr>
                <w:sz w:val="22"/>
                <w:szCs w:val="22"/>
              </w:rPr>
            </w:pPr>
            <w:r w:rsidRPr="002A102B">
              <w:rPr>
                <w:sz w:val="22"/>
                <w:szCs w:val="22"/>
              </w:rPr>
              <w:t>Purchasing</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CABB55B" w14:textId="77777777" w:rsidR="00290C55" w:rsidRPr="002A102B" w:rsidRDefault="00DB5D06" w:rsidP="007655E6">
            <w:pPr>
              <w:jc w:val="both"/>
              <w:rPr>
                <w:sz w:val="22"/>
                <w:szCs w:val="22"/>
              </w:rPr>
            </w:pPr>
            <w:r w:rsidRPr="002A102B">
              <w:rPr>
                <w:sz w:val="22"/>
                <w:szCs w:val="22"/>
              </w:rPr>
              <w:t>Annually</w:t>
            </w:r>
          </w:p>
        </w:tc>
      </w:tr>
      <w:tr w:rsidR="00290C55" w:rsidRPr="002A102B" w14:paraId="3DC5705D"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97C7AB2" w14:textId="77777777" w:rsidR="00290C55" w:rsidRPr="002A102B" w:rsidRDefault="00DB5D06" w:rsidP="007655E6">
            <w:pPr>
              <w:jc w:val="both"/>
              <w:rPr>
                <w:sz w:val="22"/>
                <w:szCs w:val="22"/>
              </w:rPr>
            </w:pPr>
            <w:r w:rsidRPr="002A102B">
              <w:rPr>
                <w:sz w:val="22"/>
                <w:szCs w:val="22"/>
              </w:rPr>
              <w:t>Confirmed incidents of child labour, forced labour or human trafficking in supply chain</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77BB152" w14:textId="77777777" w:rsidR="00290C55" w:rsidRPr="002A102B" w:rsidRDefault="00DB5D06" w:rsidP="007655E6">
            <w:pPr>
              <w:jc w:val="both"/>
              <w:rPr>
                <w:sz w:val="22"/>
                <w:szCs w:val="22"/>
              </w:rPr>
            </w:pPr>
            <w:r w:rsidRPr="002A102B">
              <w:rPr>
                <w:sz w:val="22"/>
                <w:szCs w:val="22"/>
              </w:rPr>
              <w:t>Zero confirmed incidents; all concerns investigated and documented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F4E422D" w14:textId="77777777" w:rsidR="00290C55" w:rsidRPr="002A102B" w:rsidRDefault="00DB5D06" w:rsidP="007655E6">
            <w:pPr>
              <w:jc w:val="both"/>
              <w:rPr>
                <w:sz w:val="22"/>
                <w:szCs w:val="22"/>
              </w:rPr>
            </w:pPr>
            <w:r w:rsidRPr="002A102B">
              <w:rPr>
                <w:sz w:val="22"/>
                <w:szCs w:val="22"/>
              </w:rPr>
              <w:t>Zero confirmed incidents; remediation plan within 30 days of any finding</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84D7257" w14:textId="31188507" w:rsidR="00290C55" w:rsidRPr="002A102B" w:rsidRDefault="001C7E20" w:rsidP="007655E6">
            <w:pPr>
              <w:jc w:val="both"/>
              <w:rPr>
                <w:sz w:val="22"/>
                <w:szCs w:val="22"/>
              </w:rPr>
            </w:pPr>
            <w:r w:rsidRPr="002A102B">
              <w:rPr>
                <w:rFonts w:ascii="Segoe UI Emoji" w:hAnsi="Segoe UI Emoji" w:cs="Segoe UI Emoji"/>
                <w:color w:val="auto"/>
                <w:sz w:val="22"/>
                <w:szCs w:val="22"/>
              </w:rPr>
              <w:t>✅</w:t>
            </w:r>
            <w:r w:rsidRPr="002A102B">
              <w:rPr>
                <w:color w:val="auto"/>
                <w:sz w:val="22"/>
                <w:szCs w:val="22"/>
              </w:rPr>
              <w:t xml:space="preserve"> </w:t>
            </w:r>
            <w:r w:rsidRPr="002A102B">
              <w:rPr>
                <w:rFonts w:ascii="Arial Unicode MS" w:eastAsia="Arial Unicode MS" w:hAnsi="Arial Unicode MS" w:cs="Arial Unicode MS"/>
                <w:sz w:val="22"/>
                <w:szCs w:val="22"/>
              </w:rPr>
              <w:t>No known incidents</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E286412" w14:textId="77777777" w:rsidR="00290C55" w:rsidRPr="002A102B" w:rsidRDefault="00DB5D06" w:rsidP="007655E6">
            <w:pPr>
              <w:jc w:val="both"/>
              <w:rPr>
                <w:sz w:val="22"/>
                <w:szCs w:val="22"/>
              </w:rPr>
            </w:pPr>
            <w:r w:rsidRPr="002A102B">
              <w:rPr>
                <w:sz w:val="22"/>
                <w:szCs w:val="22"/>
              </w:rPr>
              <w:t>Purchasing / Compliance / Mgmt.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E93F907" w14:textId="77777777" w:rsidR="00290C55" w:rsidRPr="002A102B" w:rsidRDefault="00DB5D06" w:rsidP="007655E6">
            <w:pPr>
              <w:jc w:val="both"/>
              <w:rPr>
                <w:sz w:val="22"/>
                <w:szCs w:val="22"/>
              </w:rPr>
            </w:pPr>
            <w:r w:rsidRPr="002A102B">
              <w:rPr>
                <w:sz w:val="22"/>
                <w:szCs w:val="22"/>
              </w:rPr>
              <w:t>Annually</w:t>
            </w:r>
          </w:p>
        </w:tc>
      </w:tr>
      <w:tr w:rsidR="00290C55" w:rsidRPr="002A102B" w14:paraId="498DCD11"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A746C23" w14:textId="77777777" w:rsidR="00290C55" w:rsidRPr="002A102B" w:rsidRDefault="00DB5D06" w:rsidP="007655E6">
            <w:pPr>
              <w:jc w:val="both"/>
              <w:rPr>
                <w:sz w:val="22"/>
                <w:szCs w:val="22"/>
              </w:rPr>
            </w:pPr>
            <w:r w:rsidRPr="002A102B">
              <w:rPr>
                <w:sz w:val="22"/>
                <w:szCs w:val="22"/>
              </w:rPr>
              <w:t>Suppliers with documented grievance / complaint mechanism (% of key suppliers)</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F655813" w14:textId="77777777" w:rsidR="00290C55" w:rsidRPr="002A102B" w:rsidRDefault="00DB5D06" w:rsidP="007655E6">
            <w:pPr>
              <w:jc w:val="both"/>
              <w:rPr>
                <w:sz w:val="22"/>
                <w:szCs w:val="22"/>
              </w:rPr>
            </w:pPr>
            <w:r w:rsidRPr="002A102B">
              <w:rPr>
                <w:sz w:val="22"/>
                <w:szCs w:val="22"/>
              </w:rPr>
              <w:t>100% of key suppliers confirmed to have operational grievance mechanism</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DF0B72E" w14:textId="77777777" w:rsidR="00290C55" w:rsidRPr="002A102B" w:rsidRDefault="00DB5D06" w:rsidP="007655E6">
            <w:pPr>
              <w:jc w:val="both"/>
              <w:rPr>
                <w:sz w:val="22"/>
                <w:szCs w:val="22"/>
              </w:rPr>
            </w:pPr>
            <w:r w:rsidRPr="002A102B">
              <w:rPr>
                <w:sz w:val="22"/>
                <w:szCs w:val="22"/>
              </w:rPr>
              <w:t>100% of all direct suppliers confirmed; evidence documented</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6B0373B" w14:textId="44D7F43E" w:rsidR="00290C55" w:rsidRPr="002A102B" w:rsidRDefault="001C7E20" w:rsidP="007655E6">
            <w:pPr>
              <w:jc w:val="both"/>
              <w:rPr>
                <w:sz w:val="22"/>
                <w:szCs w:val="22"/>
              </w:rPr>
            </w:pPr>
            <w:r w:rsidRPr="002A102B">
              <w:rPr>
                <w:rFonts w:ascii="Segoe UI Emoji" w:hAnsi="Segoe UI Emoji" w:cs="Segoe UI Emoji"/>
                <w:color w:val="auto"/>
                <w:sz w:val="22"/>
                <w:szCs w:val="22"/>
              </w:rPr>
              <w:t>⚠️</w:t>
            </w:r>
            <w:r w:rsidRPr="002A102B">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1438BE8" w14:textId="77777777" w:rsidR="00290C55" w:rsidRPr="002A102B" w:rsidRDefault="00DB5D06" w:rsidP="007655E6">
            <w:pPr>
              <w:jc w:val="both"/>
              <w:rPr>
                <w:sz w:val="22"/>
                <w:szCs w:val="22"/>
              </w:rPr>
            </w:pPr>
            <w:r w:rsidRPr="002A102B">
              <w:rPr>
                <w:sz w:val="22"/>
                <w:szCs w:val="22"/>
              </w:rPr>
              <w:t>Purchasing / QMO</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75B02F9" w14:textId="77777777" w:rsidR="00290C55" w:rsidRPr="002A102B" w:rsidRDefault="00DB5D06" w:rsidP="007655E6">
            <w:pPr>
              <w:jc w:val="both"/>
              <w:rPr>
                <w:sz w:val="22"/>
                <w:szCs w:val="22"/>
              </w:rPr>
            </w:pPr>
            <w:r w:rsidRPr="002A102B">
              <w:rPr>
                <w:sz w:val="22"/>
                <w:szCs w:val="22"/>
              </w:rPr>
              <w:t>Annually</w:t>
            </w:r>
          </w:p>
        </w:tc>
      </w:tr>
      <w:tr w:rsidR="00290C55" w:rsidRPr="002A102B" w14:paraId="190BF58E"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000F15F" w14:textId="77777777" w:rsidR="00290C55" w:rsidRPr="002A102B" w:rsidRDefault="00DB5D06" w:rsidP="007655E6">
            <w:pPr>
              <w:jc w:val="both"/>
              <w:rPr>
                <w:sz w:val="22"/>
                <w:szCs w:val="22"/>
              </w:rPr>
            </w:pPr>
            <w:r w:rsidRPr="002A102B">
              <w:rPr>
                <w:sz w:val="22"/>
                <w:szCs w:val="22"/>
              </w:rPr>
              <w:t xml:space="preserve">Supplier social non-conformities resolved within </w:t>
            </w:r>
            <w:r w:rsidRPr="002A102B">
              <w:rPr>
                <w:sz w:val="22"/>
                <w:szCs w:val="22"/>
              </w:rPr>
              <w:lastRenderedPageBreak/>
              <w:t>agreed timeframe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F38AE71" w14:textId="77777777" w:rsidR="00290C55" w:rsidRPr="002A102B" w:rsidRDefault="00DB5D06" w:rsidP="007655E6">
            <w:pPr>
              <w:jc w:val="both"/>
              <w:rPr>
                <w:sz w:val="22"/>
                <w:szCs w:val="22"/>
              </w:rPr>
            </w:pPr>
            <w:r w:rsidRPr="002A102B">
              <w:rPr>
                <w:sz w:val="22"/>
                <w:szCs w:val="22"/>
              </w:rPr>
              <w:lastRenderedPageBreak/>
              <w:t xml:space="preserve">All non-conformities with documented </w:t>
            </w:r>
            <w:r w:rsidRPr="002A102B">
              <w:rPr>
                <w:sz w:val="22"/>
                <w:szCs w:val="22"/>
              </w:rPr>
              <w:lastRenderedPageBreak/>
              <w:t>CAPA and agreed timeline</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C88F23A" w14:textId="77777777" w:rsidR="00290C55" w:rsidRPr="002A102B" w:rsidRDefault="00DB5D06" w:rsidP="007655E6">
            <w:pPr>
              <w:jc w:val="both"/>
              <w:rPr>
                <w:sz w:val="22"/>
                <w:szCs w:val="22"/>
              </w:rPr>
            </w:pPr>
            <w:r w:rsidRPr="002A102B">
              <w:rPr>
                <w:rFonts w:ascii="Arial Unicode MS" w:eastAsia="Arial Unicode MS" w:hAnsi="Arial Unicode MS" w:cs="Arial Unicode MS"/>
                <w:sz w:val="22"/>
                <w:szCs w:val="22"/>
              </w:rPr>
              <w:lastRenderedPageBreak/>
              <w:t xml:space="preserve">≥ 90% resolved within agreed timeframe; </w:t>
            </w:r>
            <w:r w:rsidRPr="002A102B">
              <w:rPr>
                <w:rFonts w:ascii="Arial Unicode MS" w:eastAsia="Arial Unicode MS" w:hAnsi="Arial Unicode MS" w:cs="Arial Unicode MS"/>
                <w:sz w:val="22"/>
                <w:szCs w:val="22"/>
              </w:rPr>
              <w:lastRenderedPageBreak/>
              <w:t>escalation for unresolved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CC1785C" w14:textId="378753C7" w:rsidR="00290C55" w:rsidRPr="002A102B" w:rsidRDefault="001C7E20" w:rsidP="007655E6">
            <w:pPr>
              <w:jc w:val="both"/>
              <w:rPr>
                <w:sz w:val="22"/>
                <w:szCs w:val="22"/>
              </w:rPr>
            </w:pPr>
            <w:r w:rsidRPr="002A102B">
              <w:rPr>
                <w:rFonts w:ascii="Segoe UI Emoji" w:hAnsi="Segoe UI Emoji" w:cs="Segoe UI Emoji"/>
                <w:color w:val="auto"/>
                <w:sz w:val="22"/>
                <w:szCs w:val="22"/>
              </w:rPr>
              <w:lastRenderedPageBreak/>
              <w:t>⚠️</w:t>
            </w:r>
            <w:r w:rsidRPr="002A102B">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5331A5D" w14:textId="77777777" w:rsidR="00290C55" w:rsidRPr="002A102B" w:rsidRDefault="00DB5D06" w:rsidP="007655E6">
            <w:pPr>
              <w:jc w:val="both"/>
              <w:rPr>
                <w:sz w:val="22"/>
                <w:szCs w:val="22"/>
              </w:rPr>
            </w:pPr>
            <w:r w:rsidRPr="002A102B">
              <w:rPr>
                <w:sz w:val="22"/>
                <w:szCs w:val="22"/>
              </w:rPr>
              <w:t>Purchasing / QMO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48763C9" w14:textId="77777777" w:rsidR="00290C55" w:rsidRPr="002A102B" w:rsidRDefault="00DB5D06" w:rsidP="007655E6">
            <w:pPr>
              <w:jc w:val="both"/>
              <w:rPr>
                <w:sz w:val="22"/>
                <w:szCs w:val="22"/>
              </w:rPr>
            </w:pPr>
            <w:r w:rsidRPr="002A102B">
              <w:rPr>
                <w:sz w:val="22"/>
                <w:szCs w:val="22"/>
              </w:rPr>
              <w:t>Semi-annually</w:t>
            </w:r>
          </w:p>
        </w:tc>
      </w:tr>
    </w:tbl>
    <w:p w14:paraId="4C64B953" w14:textId="77777777" w:rsidR="00290C55" w:rsidRPr="002A102B" w:rsidRDefault="00290C55" w:rsidP="007655E6">
      <w:pPr>
        <w:spacing w:after="80"/>
        <w:jc w:val="both"/>
        <w:rPr>
          <w:sz w:val="22"/>
          <w:szCs w:val="22"/>
        </w:rPr>
      </w:pPr>
    </w:p>
    <w:p w14:paraId="4F268762" w14:textId="2680D220" w:rsidR="00290C55" w:rsidRPr="002A102B" w:rsidRDefault="00DB5D06" w:rsidP="007655E6">
      <w:pPr>
        <w:spacing w:after="120"/>
        <w:jc w:val="both"/>
        <w:rPr>
          <w:sz w:val="22"/>
          <w:szCs w:val="22"/>
        </w:rPr>
      </w:pPr>
      <w:r w:rsidRPr="002A102B">
        <w:rPr>
          <w:b/>
          <w:bCs/>
          <w:color w:val="1E6B3C"/>
          <w:sz w:val="22"/>
          <w:szCs w:val="22"/>
        </w:rPr>
        <w:t xml:space="preserve">Priority Actions 2026: LkSG risk screening for all key suppliers  |  Social self-assessment questionnaire rollout  |  Supplier grievance mechanism verification  </w:t>
      </w:r>
    </w:p>
    <w:p w14:paraId="14249977" w14:textId="77777777" w:rsidR="00290C55" w:rsidRDefault="00290C55" w:rsidP="007655E6">
      <w:pPr>
        <w:spacing w:after="200"/>
        <w:jc w:val="both"/>
      </w:pPr>
    </w:p>
    <w:p w14:paraId="5B201C0E" w14:textId="77777777" w:rsidR="00290C55" w:rsidRDefault="00DB5D06" w:rsidP="007655E6">
      <w:pPr>
        <w:pStyle w:val="berschrift1"/>
        <w:jc w:val="both"/>
      </w:pPr>
      <w:r>
        <w:t>6. General Targets — Supplier Sustainability Programme</w:t>
      </w:r>
    </w:p>
    <w:p w14:paraId="10021F42" w14:textId="77777777" w:rsidR="002A102B" w:rsidRDefault="002A102B" w:rsidP="007655E6">
      <w:pPr>
        <w:spacing w:after="120"/>
        <w:jc w:val="both"/>
        <w:rPr>
          <w:sz w:val="22"/>
          <w:szCs w:val="22"/>
        </w:rPr>
      </w:pPr>
    </w:p>
    <w:p w14:paraId="50F86764" w14:textId="413E59A6" w:rsidR="00290C55" w:rsidRPr="002A102B" w:rsidRDefault="00DB5D06" w:rsidP="007655E6">
      <w:pPr>
        <w:spacing w:after="120"/>
        <w:jc w:val="both"/>
        <w:rPr>
          <w:sz w:val="22"/>
          <w:szCs w:val="22"/>
        </w:rPr>
      </w:pPr>
      <w:r w:rsidRPr="002A102B">
        <w:rPr>
          <w:sz w:val="22"/>
          <w:szCs w:val="22"/>
        </w:rPr>
        <w:t>The following overarching quantitative targets govern the sustainable procurement programme as a whole. They provide a consolidated, programme-level view of ambition across all supplier sustainability dimensions and are monitored annually by the Purchasing function and Quality Management Officer, reviewed in the management review.</w:t>
      </w:r>
    </w:p>
    <w:p w14:paraId="64A353BF" w14:textId="3A9310D3" w:rsidR="00290C55" w:rsidRPr="002A102B" w:rsidRDefault="00DB5D06" w:rsidP="007655E6">
      <w:pPr>
        <w:spacing w:after="120"/>
        <w:jc w:val="both"/>
        <w:rPr>
          <w:sz w:val="22"/>
          <w:szCs w:val="22"/>
        </w:rPr>
      </w:pPr>
      <w:r w:rsidRPr="002A102B">
        <w:rPr>
          <w:sz w:val="22"/>
          <w:szCs w:val="22"/>
        </w:rPr>
        <w:t>Base year: 2025.</w:t>
      </w:r>
    </w:p>
    <w:p w14:paraId="68D0C038" w14:textId="77777777" w:rsidR="00290C55" w:rsidRPr="002A102B" w:rsidRDefault="00290C55" w:rsidP="007655E6">
      <w:pPr>
        <w:spacing w:after="60"/>
        <w:jc w:val="both"/>
        <w:rPr>
          <w:sz w:val="22"/>
          <w:szCs w:val="22"/>
        </w:rPr>
      </w:pPr>
    </w:p>
    <w:tbl>
      <w:tblPr>
        <w:tblStyle w:val="a8"/>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2200"/>
        <w:gridCol w:w="1800"/>
        <w:gridCol w:w="1150"/>
        <w:gridCol w:w="1288"/>
      </w:tblGrid>
      <w:tr w:rsidR="00290C55" w:rsidRPr="002A102B" w14:paraId="2C204FDD"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5EBE0"/>
            <w:tcMar>
              <w:top w:w="80" w:type="dxa"/>
              <w:left w:w="120" w:type="dxa"/>
              <w:bottom w:w="80" w:type="dxa"/>
              <w:right w:w="120" w:type="dxa"/>
            </w:tcMar>
          </w:tcPr>
          <w:p w14:paraId="2B6B0B86" w14:textId="77777777" w:rsidR="00290C55" w:rsidRPr="002A102B" w:rsidRDefault="00DB5D06" w:rsidP="007655E6">
            <w:pPr>
              <w:jc w:val="both"/>
              <w:rPr>
                <w:sz w:val="22"/>
                <w:szCs w:val="22"/>
              </w:rPr>
            </w:pPr>
            <w:r w:rsidRPr="002A102B">
              <w:rPr>
                <w:b/>
                <w:bCs/>
                <w:color w:val="1F4E79"/>
                <w:sz w:val="22"/>
                <w:szCs w:val="22"/>
              </w:rPr>
              <w:t>Target</w:t>
            </w:r>
          </w:p>
        </w:tc>
        <w:tc>
          <w:tcPr>
            <w:tcW w:w="2200" w:type="dxa"/>
            <w:tcBorders>
              <w:top w:val="single" w:sz="4" w:space="0" w:color="BFBFBF"/>
              <w:left w:val="single" w:sz="4" w:space="0" w:color="BFBFBF"/>
              <w:bottom w:val="single" w:sz="4" w:space="0" w:color="BFBFBF"/>
              <w:right w:val="single" w:sz="4" w:space="0" w:color="BFBFBF"/>
            </w:tcBorders>
            <w:shd w:val="clear" w:color="auto" w:fill="D5EBE0"/>
            <w:tcMar>
              <w:top w:w="80" w:type="dxa"/>
              <w:left w:w="120" w:type="dxa"/>
              <w:bottom w:w="80" w:type="dxa"/>
              <w:right w:w="120" w:type="dxa"/>
            </w:tcMar>
          </w:tcPr>
          <w:p w14:paraId="44A5CBBA" w14:textId="77777777" w:rsidR="00290C55" w:rsidRPr="002A102B" w:rsidRDefault="00DB5D06" w:rsidP="007655E6">
            <w:pPr>
              <w:jc w:val="both"/>
              <w:rPr>
                <w:sz w:val="22"/>
                <w:szCs w:val="22"/>
              </w:rPr>
            </w:pPr>
            <w:r w:rsidRPr="002A102B">
              <w:rPr>
                <w:b/>
                <w:bCs/>
                <w:color w:val="1F4E79"/>
                <w:sz w:val="22"/>
                <w:szCs w:val="22"/>
              </w:rPr>
              <w:t>2026 Milestone</w:t>
            </w:r>
          </w:p>
        </w:tc>
        <w:tc>
          <w:tcPr>
            <w:tcW w:w="1800" w:type="dxa"/>
            <w:tcBorders>
              <w:top w:val="single" w:sz="4" w:space="0" w:color="BFBFBF"/>
              <w:left w:val="single" w:sz="4" w:space="0" w:color="BFBFBF"/>
              <w:bottom w:val="single" w:sz="4" w:space="0" w:color="BFBFBF"/>
              <w:right w:val="single" w:sz="4" w:space="0" w:color="BFBFBF"/>
            </w:tcBorders>
            <w:shd w:val="clear" w:color="auto" w:fill="D5EBE0"/>
            <w:tcMar>
              <w:top w:w="80" w:type="dxa"/>
              <w:left w:w="120" w:type="dxa"/>
              <w:bottom w:w="80" w:type="dxa"/>
              <w:right w:w="120" w:type="dxa"/>
            </w:tcMar>
          </w:tcPr>
          <w:p w14:paraId="27857351" w14:textId="77777777" w:rsidR="00290C55" w:rsidRPr="002A102B" w:rsidRDefault="00DB5D06" w:rsidP="007655E6">
            <w:pPr>
              <w:jc w:val="both"/>
              <w:rPr>
                <w:sz w:val="22"/>
                <w:szCs w:val="22"/>
              </w:rPr>
            </w:pPr>
            <w:r w:rsidRPr="002A102B">
              <w:rPr>
                <w:b/>
                <w:bCs/>
                <w:color w:val="1F4E79"/>
                <w:sz w:val="22"/>
                <w:szCs w:val="22"/>
              </w:rPr>
              <w:t>2027 Target</w:t>
            </w:r>
          </w:p>
        </w:tc>
        <w:tc>
          <w:tcPr>
            <w:tcW w:w="1150" w:type="dxa"/>
            <w:tcBorders>
              <w:top w:val="single" w:sz="4" w:space="0" w:color="BFBFBF"/>
              <w:left w:val="single" w:sz="4" w:space="0" w:color="BFBFBF"/>
              <w:bottom w:val="single" w:sz="4" w:space="0" w:color="BFBFBF"/>
              <w:right w:val="single" w:sz="4" w:space="0" w:color="BFBFBF"/>
            </w:tcBorders>
            <w:shd w:val="clear" w:color="auto" w:fill="D5EBE0"/>
            <w:tcMar>
              <w:top w:w="80" w:type="dxa"/>
              <w:left w:w="120" w:type="dxa"/>
              <w:bottom w:w="80" w:type="dxa"/>
              <w:right w:w="120" w:type="dxa"/>
            </w:tcMar>
          </w:tcPr>
          <w:p w14:paraId="45A5AE9C" w14:textId="77777777" w:rsidR="00290C55" w:rsidRPr="002A102B" w:rsidRDefault="00DB5D06" w:rsidP="007655E6">
            <w:pPr>
              <w:jc w:val="both"/>
              <w:rPr>
                <w:sz w:val="22"/>
                <w:szCs w:val="22"/>
              </w:rPr>
            </w:pPr>
            <w:r w:rsidRPr="002A102B">
              <w:rPr>
                <w:b/>
                <w:bCs/>
                <w:color w:val="1F4E79"/>
                <w:sz w:val="22"/>
                <w:szCs w:val="22"/>
              </w:rPr>
              <w:t>Status</w:t>
            </w:r>
          </w:p>
        </w:tc>
        <w:tc>
          <w:tcPr>
            <w:tcW w:w="1288" w:type="dxa"/>
            <w:tcBorders>
              <w:top w:val="single" w:sz="4" w:space="0" w:color="BFBFBF"/>
              <w:left w:val="single" w:sz="4" w:space="0" w:color="BFBFBF"/>
              <w:bottom w:val="single" w:sz="4" w:space="0" w:color="BFBFBF"/>
              <w:right w:val="single" w:sz="4" w:space="0" w:color="BFBFBF"/>
            </w:tcBorders>
            <w:shd w:val="clear" w:color="auto" w:fill="D5EBE0"/>
            <w:tcMar>
              <w:top w:w="80" w:type="dxa"/>
              <w:left w:w="120" w:type="dxa"/>
              <w:bottom w:w="80" w:type="dxa"/>
              <w:right w:w="120" w:type="dxa"/>
            </w:tcMar>
          </w:tcPr>
          <w:p w14:paraId="00287BC1" w14:textId="77777777" w:rsidR="00290C55" w:rsidRPr="002A102B" w:rsidRDefault="00DB5D06" w:rsidP="007655E6">
            <w:pPr>
              <w:jc w:val="both"/>
              <w:rPr>
                <w:sz w:val="22"/>
                <w:szCs w:val="22"/>
              </w:rPr>
            </w:pPr>
            <w:r w:rsidRPr="002A102B">
              <w:rPr>
                <w:b/>
                <w:bCs/>
                <w:color w:val="1F4E79"/>
                <w:sz w:val="22"/>
                <w:szCs w:val="22"/>
              </w:rPr>
              <w:t>Responsibility</w:t>
            </w:r>
          </w:p>
        </w:tc>
      </w:tr>
      <w:tr w:rsidR="00290C55" w:rsidRPr="002A102B" w14:paraId="0EE34EE0"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EA4A654" w14:textId="77777777" w:rsidR="00290C55" w:rsidRPr="002A102B" w:rsidRDefault="00DB5D06" w:rsidP="007655E6">
            <w:pPr>
              <w:jc w:val="both"/>
              <w:rPr>
                <w:sz w:val="22"/>
                <w:szCs w:val="22"/>
              </w:rPr>
            </w:pPr>
            <w:r w:rsidRPr="002A102B">
              <w:rPr>
                <w:sz w:val="22"/>
                <w:szCs w:val="22"/>
              </w:rPr>
              <w:t>% of direct suppliers who have signed the Prestige Promotion Sustainability Code of Conduct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D8DD2F6" w14:textId="77777777" w:rsidR="00290C55" w:rsidRPr="002A102B" w:rsidRDefault="00DB5D06" w:rsidP="007655E6">
            <w:pPr>
              <w:jc w:val="both"/>
              <w:rPr>
                <w:sz w:val="22"/>
                <w:szCs w:val="22"/>
              </w:rPr>
            </w:pPr>
            <w:r w:rsidRPr="002A102B">
              <w:rPr>
                <w:rFonts w:ascii="Arial Unicode MS" w:eastAsia="Arial Unicode MS" w:hAnsi="Arial Unicode MS" w:cs="Arial Unicode MS"/>
                <w:sz w:val="22"/>
                <w:szCs w:val="22"/>
              </w:rPr>
              <w:t>≥ 80% of active direct suppliers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4E2F752" w14:textId="77777777" w:rsidR="00290C55" w:rsidRPr="002A102B" w:rsidRDefault="00DB5D06" w:rsidP="007655E6">
            <w:pPr>
              <w:jc w:val="both"/>
              <w:rPr>
                <w:sz w:val="22"/>
                <w:szCs w:val="22"/>
              </w:rPr>
            </w:pPr>
            <w:r w:rsidRPr="002A102B">
              <w:rPr>
                <w:sz w:val="22"/>
                <w:szCs w:val="22"/>
              </w:rPr>
              <w:t>100% of active direct suppliers</w:t>
            </w:r>
          </w:p>
        </w:tc>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236B100" w14:textId="4262C0A3" w:rsidR="00290C55" w:rsidRPr="002A102B" w:rsidRDefault="001C7E20" w:rsidP="007655E6">
            <w:pPr>
              <w:jc w:val="both"/>
              <w:rPr>
                <w:sz w:val="22"/>
                <w:szCs w:val="22"/>
              </w:rPr>
            </w:pPr>
            <w:r w:rsidRPr="002A102B">
              <w:rPr>
                <w:rFonts w:ascii="Segoe UI Emoji" w:hAnsi="Segoe UI Emoji" w:cs="Segoe UI Emoji"/>
                <w:color w:val="auto"/>
                <w:sz w:val="22"/>
                <w:szCs w:val="22"/>
              </w:rPr>
              <w:t>🔄</w:t>
            </w:r>
            <w:r w:rsidRPr="002A102B">
              <w:rPr>
                <w:color w:val="auto"/>
                <w:sz w:val="22"/>
                <w:szCs w:val="22"/>
              </w:rPr>
              <w:t xml:space="preserve"> </w:t>
            </w:r>
            <w:r w:rsidRPr="002A102B">
              <w:rPr>
                <w:sz w:val="22"/>
                <w:szCs w:val="22"/>
              </w:rPr>
              <w:t>In progress</w:t>
            </w:r>
          </w:p>
        </w:tc>
        <w:tc>
          <w:tcPr>
            <w:tcW w:w="12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73106EB" w14:textId="77777777" w:rsidR="00290C55" w:rsidRPr="002A102B" w:rsidRDefault="00DB5D06" w:rsidP="007655E6">
            <w:pPr>
              <w:jc w:val="both"/>
              <w:rPr>
                <w:sz w:val="22"/>
                <w:szCs w:val="22"/>
              </w:rPr>
            </w:pPr>
            <w:r w:rsidRPr="002A102B">
              <w:rPr>
                <w:sz w:val="22"/>
                <w:szCs w:val="22"/>
              </w:rPr>
              <w:t>Purchasing</w:t>
            </w:r>
          </w:p>
        </w:tc>
      </w:tr>
      <w:tr w:rsidR="00290C55" w:rsidRPr="002A102B" w14:paraId="1E5EF4CE"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41559143" w14:textId="77777777" w:rsidR="00290C55" w:rsidRPr="002A102B" w:rsidRDefault="00DB5D06" w:rsidP="007655E6">
            <w:pPr>
              <w:jc w:val="both"/>
              <w:rPr>
                <w:sz w:val="22"/>
                <w:szCs w:val="22"/>
              </w:rPr>
            </w:pPr>
            <w:r w:rsidRPr="002A102B">
              <w:rPr>
                <w:sz w:val="22"/>
                <w:szCs w:val="22"/>
              </w:rPr>
              <w:t>% of direct suppliers who have received ESG awareness and sustainability requirements training / briefing</w:t>
            </w:r>
          </w:p>
        </w:tc>
        <w:tc>
          <w:tcPr>
            <w:tcW w:w="22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0AB27F6D" w14:textId="77777777" w:rsidR="00290C55" w:rsidRPr="002A102B" w:rsidRDefault="00DB5D06" w:rsidP="007655E6">
            <w:pPr>
              <w:jc w:val="both"/>
              <w:rPr>
                <w:sz w:val="22"/>
                <w:szCs w:val="22"/>
              </w:rPr>
            </w:pPr>
            <w:r w:rsidRPr="002A102B">
              <w:rPr>
                <w:rFonts w:ascii="Arial Unicode MS" w:eastAsia="Arial Unicode MS" w:hAnsi="Arial Unicode MS" w:cs="Arial Unicode MS"/>
                <w:sz w:val="22"/>
                <w:szCs w:val="22"/>
              </w:rPr>
              <w:t>≥ 60% of direct suppliers briefed (in-person, webinar, or written)</w:t>
            </w:r>
          </w:p>
        </w:tc>
        <w:tc>
          <w:tcPr>
            <w:tcW w:w="18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7CCF2208" w14:textId="77777777" w:rsidR="00290C55" w:rsidRPr="002A102B" w:rsidRDefault="00DB5D06" w:rsidP="007655E6">
            <w:pPr>
              <w:jc w:val="both"/>
              <w:rPr>
                <w:sz w:val="22"/>
                <w:szCs w:val="22"/>
              </w:rPr>
            </w:pPr>
            <w:r w:rsidRPr="002A102B">
              <w:rPr>
                <w:rFonts w:ascii="Arial Unicode MS" w:eastAsia="Arial Unicode MS" w:hAnsi="Arial Unicode MS" w:cs="Arial Unicode MS"/>
                <w:sz w:val="22"/>
                <w:szCs w:val="22"/>
              </w:rPr>
              <w:t>≥ 90% of direct suppliers with documented ESG briefing</w:t>
            </w:r>
          </w:p>
        </w:tc>
        <w:tc>
          <w:tcPr>
            <w:tcW w:w="115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315977E8" w14:textId="3202F373" w:rsidR="00290C55" w:rsidRPr="002A102B" w:rsidRDefault="001C7E20" w:rsidP="007655E6">
            <w:pPr>
              <w:jc w:val="both"/>
              <w:rPr>
                <w:sz w:val="22"/>
                <w:szCs w:val="22"/>
              </w:rPr>
            </w:pPr>
            <w:r w:rsidRPr="002A102B">
              <w:rPr>
                <w:rFonts w:ascii="Segoe UI Emoji" w:hAnsi="Segoe UI Emoji" w:cs="Segoe UI Emoji"/>
                <w:color w:val="auto"/>
                <w:sz w:val="22"/>
                <w:szCs w:val="22"/>
              </w:rPr>
              <w:t>⚠️</w:t>
            </w:r>
            <w:r w:rsidRPr="002A102B">
              <w:rPr>
                <w:sz w:val="22"/>
                <w:szCs w:val="22"/>
              </w:rPr>
              <w:t>To be initiated</w:t>
            </w:r>
          </w:p>
        </w:tc>
        <w:tc>
          <w:tcPr>
            <w:tcW w:w="1288"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5059C171" w14:textId="77777777" w:rsidR="00290C55" w:rsidRPr="002A102B" w:rsidRDefault="00DB5D06" w:rsidP="007655E6">
            <w:pPr>
              <w:jc w:val="both"/>
              <w:rPr>
                <w:sz w:val="22"/>
                <w:szCs w:val="22"/>
              </w:rPr>
            </w:pPr>
            <w:r w:rsidRPr="002A102B">
              <w:rPr>
                <w:sz w:val="22"/>
                <w:szCs w:val="22"/>
              </w:rPr>
              <w:t>Purchasing / QMO</w:t>
            </w:r>
          </w:p>
        </w:tc>
      </w:tr>
      <w:tr w:rsidR="00290C55" w:rsidRPr="002A102B" w14:paraId="78BC8423"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BE233C4" w14:textId="77777777" w:rsidR="00290C55" w:rsidRPr="002A102B" w:rsidRDefault="00DB5D06" w:rsidP="007655E6">
            <w:pPr>
              <w:jc w:val="both"/>
              <w:rPr>
                <w:sz w:val="22"/>
                <w:szCs w:val="22"/>
              </w:rPr>
            </w:pPr>
            <w:r w:rsidRPr="002A102B">
              <w:rPr>
                <w:sz w:val="22"/>
                <w:szCs w:val="22"/>
              </w:rPr>
              <w:t>% of direct suppliers who comply with applicable regulatory environmental requirements (verified via self-assessment or audit)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FE8B121" w14:textId="77777777" w:rsidR="00290C55" w:rsidRPr="002A102B" w:rsidRDefault="00DB5D06" w:rsidP="007655E6">
            <w:pPr>
              <w:jc w:val="both"/>
              <w:rPr>
                <w:sz w:val="22"/>
                <w:szCs w:val="22"/>
              </w:rPr>
            </w:pPr>
            <w:r w:rsidRPr="002A102B">
              <w:rPr>
                <w:rFonts w:ascii="Arial Unicode MS" w:eastAsia="Arial Unicode MS" w:hAnsi="Arial Unicode MS" w:cs="Arial Unicode MS"/>
                <w:sz w:val="22"/>
                <w:szCs w:val="22"/>
              </w:rPr>
              <w:t>≥ 70% of key suppliers with verified regulatory environmental compliance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CE03167" w14:textId="77777777" w:rsidR="00290C55" w:rsidRPr="002A102B" w:rsidRDefault="00DB5D06" w:rsidP="007655E6">
            <w:pPr>
              <w:jc w:val="both"/>
              <w:rPr>
                <w:sz w:val="22"/>
                <w:szCs w:val="22"/>
              </w:rPr>
            </w:pPr>
            <w:r w:rsidRPr="002A102B">
              <w:rPr>
                <w:rFonts w:ascii="Arial Unicode MS" w:eastAsia="Arial Unicode MS" w:hAnsi="Arial Unicode MS" w:cs="Arial Unicode MS"/>
                <w:sz w:val="22"/>
                <w:szCs w:val="22"/>
              </w:rPr>
              <w:t>≥ 90% of all direct suppliers with verified environmental regulatory compliance</w:t>
            </w:r>
          </w:p>
        </w:tc>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FD42458" w14:textId="0B7122AD" w:rsidR="00290C55" w:rsidRPr="002A102B" w:rsidRDefault="001C7E20" w:rsidP="007655E6">
            <w:pPr>
              <w:jc w:val="both"/>
              <w:rPr>
                <w:sz w:val="22"/>
                <w:szCs w:val="22"/>
              </w:rPr>
            </w:pPr>
            <w:r w:rsidRPr="002A102B">
              <w:rPr>
                <w:rFonts w:ascii="Segoe UI Emoji" w:hAnsi="Segoe UI Emoji" w:cs="Segoe UI Emoji"/>
                <w:color w:val="auto"/>
                <w:sz w:val="22"/>
                <w:szCs w:val="22"/>
              </w:rPr>
              <w:t>⚠️</w:t>
            </w:r>
            <w:r w:rsidRPr="002A102B">
              <w:rPr>
                <w:sz w:val="22"/>
                <w:szCs w:val="22"/>
              </w:rPr>
              <w:t>To be initiated</w:t>
            </w:r>
          </w:p>
        </w:tc>
        <w:tc>
          <w:tcPr>
            <w:tcW w:w="12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8831B56" w14:textId="77777777" w:rsidR="00290C55" w:rsidRPr="002A102B" w:rsidRDefault="00DB5D06" w:rsidP="007655E6">
            <w:pPr>
              <w:jc w:val="both"/>
              <w:rPr>
                <w:sz w:val="22"/>
                <w:szCs w:val="22"/>
              </w:rPr>
            </w:pPr>
            <w:r w:rsidRPr="002A102B">
              <w:rPr>
                <w:sz w:val="22"/>
                <w:szCs w:val="22"/>
              </w:rPr>
              <w:t>Purchasing / QMO</w:t>
            </w:r>
          </w:p>
        </w:tc>
      </w:tr>
      <w:tr w:rsidR="00290C55" w:rsidRPr="002A102B" w14:paraId="37AB8621"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73262102" w14:textId="77777777" w:rsidR="00290C55" w:rsidRPr="002A102B" w:rsidRDefault="00DB5D06" w:rsidP="007655E6">
            <w:pPr>
              <w:jc w:val="both"/>
              <w:rPr>
                <w:sz w:val="22"/>
                <w:szCs w:val="22"/>
              </w:rPr>
            </w:pPr>
            <w:r w:rsidRPr="002A102B">
              <w:rPr>
                <w:sz w:val="22"/>
                <w:szCs w:val="22"/>
              </w:rPr>
              <w:t>% of direct suppliers who comply with applicable regulatory labour and human rights requirements (verified via self-assessment or audit)</w:t>
            </w:r>
          </w:p>
        </w:tc>
        <w:tc>
          <w:tcPr>
            <w:tcW w:w="22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18CD31F4" w14:textId="77777777" w:rsidR="00290C55" w:rsidRPr="002A102B" w:rsidRDefault="00DB5D06" w:rsidP="007655E6">
            <w:pPr>
              <w:jc w:val="both"/>
              <w:rPr>
                <w:sz w:val="22"/>
                <w:szCs w:val="22"/>
              </w:rPr>
            </w:pPr>
            <w:r w:rsidRPr="002A102B">
              <w:rPr>
                <w:rFonts w:ascii="Arial Unicode MS" w:eastAsia="Arial Unicode MS" w:hAnsi="Arial Unicode MS" w:cs="Arial Unicode MS"/>
                <w:sz w:val="22"/>
                <w:szCs w:val="22"/>
              </w:rPr>
              <w:t>≥ 70% of key suppliers with verified labour law compliance</w:t>
            </w:r>
          </w:p>
        </w:tc>
        <w:tc>
          <w:tcPr>
            <w:tcW w:w="18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13022A98" w14:textId="77777777" w:rsidR="00290C55" w:rsidRPr="002A102B" w:rsidRDefault="00DB5D06" w:rsidP="007655E6">
            <w:pPr>
              <w:jc w:val="both"/>
              <w:rPr>
                <w:sz w:val="22"/>
                <w:szCs w:val="22"/>
              </w:rPr>
            </w:pPr>
            <w:r w:rsidRPr="002A102B">
              <w:rPr>
                <w:rFonts w:ascii="Arial Unicode MS" w:eastAsia="Arial Unicode MS" w:hAnsi="Arial Unicode MS" w:cs="Arial Unicode MS"/>
                <w:sz w:val="22"/>
                <w:szCs w:val="22"/>
              </w:rPr>
              <w:t>≥ 90% of all direct suppliers with verified labour / human rights compliance</w:t>
            </w:r>
          </w:p>
        </w:tc>
        <w:tc>
          <w:tcPr>
            <w:tcW w:w="115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5528D199" w14:textId="18A783B3" w:rsidR="00290C55" w:rsidRPr="002A102B" w:rsidRDefault="001C7E20" w:rsidP="007655E6">
            <w:pPr>
              <w:jc w:val="both"/>
              <w:rPr>
                <w:sz w:val="22"/>
                <w:szCs w:val="22"/>
              </w:rPr>
            </w:pPr>
            <w:r w:rsidRPr="002A102B">
              <w:rPr>
                <w:rFonts w:ascii="Segoe UI Emoji" w:hAnsi="Segoe UI Emoji" w:cs="Segoe UI Emoji"/>
                <w:color w:val="auto"/>
                <w:sz w:val="22"/>
                <w:szCs w:val="22"/>
              </w:rPr>
              <w:t>⚠️</w:t>
            </w:r>
            <w:r w:rsidRPr="002A102B">
              <w:rPr>
                <w:sz w:val="22"/>
                <w:szCs w:val="22"/>
              </w:rPr>
              <w:t>To be initiated</w:t>
            </w:r>
          </w:p>
        </w:tc>
        <w:tc>
          <w:tcPr>
            <w:tcW w:w="1288"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19FDC642" w14:textId="77777777" w:rsidR="00290C55" w:rsidRPr="002A102B" w:rsidRDefault="00DB5D06" w:rsidP="007655E6">
            <w:pPr>
              <w:jc w:val="both"/>
              <w:rPr>
                <w:sz w:val="22"/>
                <w:szCs w:val="22"/>
              </w:rPr>
            </w:pPr>
            <w:r w:rsidRPr="002A102B">
              <w:rPr>
                <w:sz w:val="22"/>
                <w:szCs w:val="22"/>
              </w:rPr>
              <w:t>Purchasing / Compliance</w:t>
            </w:r>
          </w:p>
        </w:tc>
      </w:tr>
      <w:tr w:rsidR="00290C55" w:rsidRPr="002A102B" w14:paraId="110011F8"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A4563A6" w14:textId="77777777" w:rsidR="00290C55" w:rsidRPr="002A102B" w:rsidRDefault="00DB5D06" w:rsidP="007655E6">
            <w:pPr>
              <w:jc w:val="both"/>
              <w:rPr>
                <w:sz w:val="22"/>
                <w:szCs w:val="22"/>
              </w:rPr>
            </w:pPr>
            <w:r w:rsidRPr="002A102B">
              <w:rPr>
                <w:sz w:val="22"/>
                <w:szCs w:val="22"/>
              </w:rPr>
              <w:t>% of direct suppliers who have undergone an on-site or remote ESG sustainability audit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30CB1F7" w14:textId="77777777" w:rsidR="00290C55" w:rsidRPr="002A102B" w:rsidRDefault="00DB5D06" w:rsidP="007655E6">
            <w:pPr>
              <w:jc w:val="both"/>
              <w:rPr>
                <w:sz w:val="22"/>
                <w:szCs w:val="22"/>
              </w:rPr>
            </w:pPr>
            <w:r w:rsidRPr="002A102B">
              <w:rPr>
                <w:rFonts w:ascii="Arial Unicode MS" w:eastAsia="Arial Unicode MS" w:hAnsi="Arial Unicode MS" w:cs="Arial Unicode MS"/>
                <w:sz w:val="22"/>
                <w:szCs w:val="22"/>
              </w:rPr>
              <w:t>≥ 10% of direct suppliers audited (priority: key / high-risk)</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91448B0" w14:textId="77777777" w:rsidR="00290C55" w:rsidRPr="002A102B" w:rsidRDefault="00DB5D06" w:rsidP="007655E6">
            <w:pPr>
              <w:jc w:val="both"/>
              <w:rPr>
                <w:sz w:val="22"/>
                <w:szCs w:val="22"/>
              </w:rPr>
            </w:pPr>
            <w:r w:rsidRPr="002A102B">
              <w:rPr>
                <w:rFonts w:ascii="Arial Unicode MS" w:eastAsia="Arial Unicode MS" w:hAnsi="Arial Unicode MS" w:cs="Arial Unicode MS"/>
                <w:sz w:val="22"/>
                <w:szCs w:val="22"/>
              </w:rPr>
              <w:t>≥ 25% of direct suppliers audited; all key suppliers on rotation</w:t>
            </w:r>
          </w:p>
        </w:tc>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A3580B9" w14:textId="3F6877B5" w:rsidR="00290C55" w:rsidRPr="002A102B" w:rsidRDefault="001C7E20" w:rsidP="007655E6">
            <w:pPr>
              <w:jc w:val="both"/>
              <w:rPr>
                <w:sz w:val="22"/>
                <w:szCs w:val="22"/>
              </w:rPr>
            </w:pPr>
            <w:r w:rsidRPr="002A102B">
              <w:rPr>
                <w:rFonts w:ascii="Segoe UI Emoji" w:hAnsi="Segoe UI Emoji" w:cs="Segoe UI Emoji"/>
                <w:color w:val="auto"/>
                <w:sz w:val="22"/>
                <w:szCs w:val="22"/>
              </w:rPr>
              <w:t>⚠️</w:t>
            </w:r>
            <w:r w:rsidRPr="002A102B">
              <w:rPr>
                <w:sz w:val="22"/>
                <w:szCs w:val="22"/>
              </w:rPr>
              <w:t>To be initiated</w:t>
            </w:r>
          </w:p>
        </w:tc>
        <w:tc>
          <w:tcPr>
            <w:tcW w:w="12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1980B8E" w14:textId="77777777" w:rsidR="00290C55" w:rsidRPr="002A102B" w:rsidRDefault="00DB5D06" w:rsidP="007655E6">
            <w:pPr>
              <w:jc w:val="both"/>
              <w:rPr>
                <w:sz w:val="22"/>
                <w:szCs w:val="22"/>
              </w:rPr>
            </w:pPr>
            <w:r w:rsidRPr="002A102B">
              <w:rPr>
                <w:sz w:val="22"/>
                <w:szCs w:val="22"/>
              </w:rPr>
              <w:t>Purchasing / QMO</w:t>
            </w:r>
          </w:p>
        </w:tc>
      </w:tr>
      <w:tr w:rsidR="00290C55" w:rsidRPr="002A102B" w14:paraId="47714EF8"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4ABE003B" w14:textId="77777777" w:rsidR="00290C55" w:rsidRPr="002A102B" w:rsidRDefault="00DB5D06" w:rsidP="007655E6">
            <w:pPr>
              <w:jc w:val="both"/>
              <w:rPr>
                <w:sz w:val="22"/>
                <w:szCs w:val="22"/>
              </w:rPr>
            </w:pPr>
            <w:r w:rsidRPr="002A102B">
              <w:rPr>
                <w:sz w:val="22"/>
                <w:szCs w:val="22"/>
              </w:rPr>
              <w:t>% of direct suppliers who have completed an ESG self-</w:t>
            </w:r>
            <w:r w:rsidRPr="002A102B">
              <w:rPr>
                <w:sz w:val="22"/>
                <w:szCs w:val="22"/>
              </w:rPr>
              <w:lastRenderedPageBreak/>
              <w:t>assessment questionnaire (environmental &amp; social)</w:t>
            </w:r>
          </w:p>
        </w:tc>
        <w:tc>
          <w:tcPr>
            <w:tcW w:w="22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761BA68E" w14:textId="77777777" w:rsidR="00290C55" w:rsidRPr="002A102B" w:rsidRDefault="00DB5D06" w:rsidP="007655E6">
            <w:pPr>
              <w:jc w:val="both"/>
              <w:rPr>
                <w:sz w:val="22"/>
                <w:szCs w:val="22"/>
              </w:rPr>
            </w:pPr>
            <w:r w:rsidRPr="002A102B">
              <w:rPr>
                <w:rFonts w:ascii="Arial Unicode MS" w:eastAsia="Arial Unicode MS" w:hAnsi="Arial Unicode MS" w:cs="Arial Unicode MS"/>
                <w:sz w:val="22"/>
                <w:szCs w:val="22"/>
              </w:rPr>
              <w:lastRenderedPageBreak/>
              <w:t xml:space="preserve">≥ 70% of key suppliers with </w:t>
            </w:r>
            <w:r w:rsidRPr="002A102B">
              <w:rPr>
                <w:rFonts w:ascii="Arial Unicode MS" w:eastAsia="Arial Unicode MS" w:hAnsi="Arial Unicode MS" w:cs="Arial Unicode MS"/>
                <w:sz w:val="22"/>
                <w:szCs w:val="22"/>
              </w:rPr>
              <w:lastRenderedPageBreak/>
              <w:t>completed self-assessment</w:t>
            </w:r>
          </w:p>
        </w:tc>
        <w:tc>
          <w:tcPr>
            <w:tcW w:w="18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1DD18E99" w14:textId="77777777" w:rsidR="00290C55" w:rsidRPr="002A102B" w:rsidRDefault="00DB5D06" w:rsidP="007655E6">
            <w:pPr>
              <w:jc w:val="both"/>
              <w:rPr>
                <w:sz w:val="22"/>
                <w:szCs w:val="22"/>
              </w:rPr>
            </w:pPr>
            <w:r w:rsidRPr="002A102B">
              <w:rPr>
                <w:rFonts w:ascii="Arial Unicode MS" w:eastAsia="Arial Unicode MS" w:hAnsi="Arial Unicode MS" w:cs="Arial Unicode MS"/>
                <w:sz w:val="22"/>
                <w:szCs w:val="22"/>
              </w:rPr>
              <w:lastRenderedPageBreak/>
              <w:t xml:space="preserve">100% of key suppliers; ≥ </w:t>
            </w:r>
            <w:r w:rsidRPr="002A102B">
              <w:rPr>
                <w:rFonts w:ascii="Arial Unicode MS" w:eastAsia="Arial Unicode MS" w:hAnsi="Arial Unicode MS" w:cs="Arial Unicode MS"/>
                <w:sz w:val="22"/>
                <w:szCs w:val="22"/>
              </w:rPr>
              <w:lastRenderedPageBreak/>
              <w:t>80% of all direct suppliers</w:t>
            </w:r>
          </w:p>
        </w:tc>
        <w:tc>
          <w:tcPr>
            <w:tcW w:w="115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0B58448C" w14:textId="44EDC83E" w:rsidR="00290C55" w:rsidRPr="002A102B" w:rsidRDefault="001C7E20" w:rsidP="007655E6">
            <w:pPr>
              <w:jc w:val="both"/>
              <w:rPr>
                <w:sz w:val="22"/>
                <w:szCs w:val="22"/>
              </w:rPr>
            </w:pPr>
            <w:r w:rsidRPr="002A102B">
              <w:rPr>
                <w:rFonts w:ascii="Segoe UI Emoji" w:hAnsi="Segoe UI Emoji" w:cs="Segoe UI Emoji"/>
                <w:color w:val="auto"/>
                <w:sz w:val="22"/>
                <w:szCs w:val="22"/>
              </w:rPr>
              <w:lastRenderedPageBreak/>
              <w:t>⚠️</w:t>
            </w:r>
            <w:r w:rsidRPr="002A102B">
              <w:rPr>
                <w:sz w:val="22"/>
                <w:szCs w:val="22"/>
              </w:rPr>
              <w:t>To be initiated</w:t>
            </w:r>
          </w:p>
        </w:tc>
        <w:tc>
          <w:tcPr>
            <w:tcW w:w="1288"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544A74D7" w14:textId="77777777" w:rsidR="00290C55" w:rsidRPr="002A102B" w:rsidRDefault="00DB5D06" w:rsidP="007655E6">
            <w:pPr>
              <w:jc w:val="both"/>
              <w:rPr>
                <w:sz w:val="22"/>
                <w:szCs w:val="22"/>
              </w:rPr>
            </w:pPr>
            <w:r w:rsidRPr="002A102B">
              <w:rPr>
                <w:sz w:val="22"/>
                <w:szCs w:val="22"/>
              </w:rPr>
              <w:t>Purchasing / QMO</w:t>
            </w:r>
          </w:p>
        </w:tc>
      </w:tr>
      <w:tr w:rsidR="00290C55" w:rsidRPr="002A102B" w14:paraId="17F7E2D2"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4F52E493" w14:textId="77777777" w:rsidR="00290C55" w:rsidRPr="002A102B" w:rsidRDefault="00DB5D06" w:rsidP="007655E6">
            <w:pPr>
              <w:jc w:val="both"/>
              <w:rPr>
                <w:sz w:val="22"/>
                <w:szCs w:val="22"/>
              </w:rPr>
            </w:pPr>
            <w:r w:rsidRPr="002A102B">
              <w:rPr>
                <w:sz w:val="22"/>
                <w:szCs w:val="22"/>
              </w:rPr>
              <w:t>% of key suppliers disclosing GHG / Scope 1+2 emissions data to Prestige Promotion</w:t>
            </w:r>
          </w:p>
        </w:tc>
        <w:tc>
          <w:tcPr>
            <w:tcW w:w="22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3A17B218" w14:textId="77777777" w:rsidR="00290C55" w:rsidRPr="002A102B" w:rsidRDefault="00DB5D06" w:rsidP="007655E6">
            <w:pPr>
              <w:jc w:val="both"/>
              <w:rPr>
                <w:sz w:val="22"/>
                <w:szCs w:val="22"/>
              </w:rPr>
            </w:pPr>
            <w:r w:rsidRPr="002A102B">
              <w:rPr>
                <w:rFonts w:ascii="Arial Unicode MS" w:eastAsia="Arial Unicode MS" w:hAnsi="Arial Unicode MS" w:cs="Arial Unicode MS"/>
                <w:sz w:val="22"/>
                <w:szCs w:val="22"/>
              </w:rPr>
              <w:t>≥ 50% of key suppliers providing GHG data</w:t>
            </w:r>
          </w:p>
        </w:tc>
        <w:tc>
          <w:tcPr>
            <w:tcW w:w="180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3A1822A1" w14:textId="77777777" w:rsidR="00290C55" w:rsidRPr="002A102B" w:rsidRDefault="00DB5D06" w:rsidP="007655E6">
            <w:pPr>
              <w:jc w:val="both"/>
              <w:rPr>
                <w:sz w:val="22"/>
                <w:szCs w:val="22"/>
              </w:rPr>
            </w:pPr>
            <w:r w:rsidRPr="002A102B">
              <w:rPr>
                <w:rFonts w:ascii="Arial Unicode MS" w:eastAsia="Arial Unicode MS" w:hAnsi="Arial Unicode MS" w:cs="Arial Unicode MS"/>
                <w:sz w:val="22"/>
                <w:szCs w:val="22"/>
              </w:rPr>
              <w:t>≥ 80% of key suppliers; Scope 3 data requested for highest-impact suppliers</w:t>
            </w:r>
          </w:p>
        </w:tc>
        <w:tc>
          <w:tcPr>
            <w:tcW w:w="1150"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4AF54125" w14:textId="76046925" w:rsidR="00290C55" w:rsidRPr="002A102B" w:rsidRDefault="001C7E20" w:rsidP="007655E6">
            <w:pPr>
              <w:jc w:val="both"/>
              <w:rPr>
                <w:sz w:val="22"/>
                <w:szCs w:val="22"/>
              </w:rPr>
            </w:pPr>
            <w:r w:rsidRPr="002A102B">
              <w:rPr>
                <w:rFonts w:ascii="Segoe UI Emoji" w:hAnsi="Segoe UI Emoji" w:cs="Segoe UI Emoji"/>
                <w:color w:val="auto"/>
                <w:sz w:val="22"/>
                <w:szCs w:val="22"/>
              </w:rPr>
              <w:t>⚠️</w:t>
            </w:r>
            <w:r w:rsidRPr="002A102B">
              <w:rPr>
                <w:sz w:val="22"/>
                <w:szCs w:val="22"/>
              </w:rPr>
              <w:t>To be initiated</w:t>
            </w:r>
          </w:p>
        </w:tc>
        <w:tc>
          <w:tcPr>
            <w:tcW w:w="1288" w:type="dxa"/>
            <w:tcBorders>
              <w:top w:val="single" w:sz="4" w:space="0" w:color="BFBFBF"/>
              <w:left w:val="single" w:sz="4" w:space="0" w:color="BFBFBF"/>
              <w:bottom w:val="single" w:sz="4" w:space="0" w:color="BFBFBF"/>
              <w:right w:val="single" w:sz="4" w:space="0" w:color="BFBFBF"/>
            </w:tcBorders>
            <w:shd w:val="clear" w:color="auto" w:fill="EBF5EF"/>
            <w:tcMar>
              <w:top w:w="60" w:type="dxa"/>
              <w:left w:w="120" w:type="dxa"/>
              <w:bottom w:w="60" w:type="dxa"/>
              <w:right w:w="120" w:type="dxa"/>
            </w:tcMar>
          </w:tcPr>
          <w:p w14:paraId="3DD10D4C" w14:textId="77777777" w:rsidR="00290C55" w:rsidRPr="002A102B" w:rsidRDefault="00DB5D06" w:rsidP="007655E6">
            <w:pPr>
              <w:jc w:val="both"/>
              <w:rPr>
                <w:sz w:val="22"/>
                <w:szCs w:val="22"/>
              </w:rPr>
            </w:pPr>
            <w:r w:rsidRPr="002A102B">
              <w:rPr>
                <w:sz w:val="22"/>
                <w:szCs w:val="22"/>
              </w:rPr>
              <w:t>Purchasing / QMO</w:t>
            </w:r>
          </w:p>
        </w:tc>
      </w:tr>
      <w:tr w:rsidR="00290C55" w:rsidRPr="002A102B" w14:paraId="0E56B4F1"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BC54D56" w14:textId="77777777" w:rsidR="00290C55" w:rsidRPr="002A102B" w:rsidRDefault="00DB5D06" w:rsidP="007655E6">
            <w:pPr>
              <w:jc w:val="both"/>
              <w:rPr>
                <w:sz w:val="22"/>
                <w:szCs w:val="22"/>
              </w:rPr>
            </w:pPr>
            <w:r w:rsidRPr="002A102B">
              <w:rPr>
                <w:sz w:val="22"/>
                <w:szCs w:val="22"/>
              </w:rPr>
              <w:t>% of direct suppliers with ISO 14001, ISO 45001, SA8000, EcoVadis rating or equivalent third-party sustainability certification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B3494CF" w14:textId="26F0A0C4" w:rsidR="00290C55" w:rsidRPr="002A102B" w:rsidRDefault="00DB5D06" w:rsidP="007655E6">
            <w:pPr>
              <w:jc w:val="both"/>
              <w:rPr>
                <w:sz w:val="22"/>
                <w:szCs w:val="22"/>
              </w:rPr>
            </w:pPr>
            <w:r w:rsidRPr="002A102B">
              <w:rPr>
                <w:rFonts w:ascii="Arial Unicode MS" w:eastAsia="Arial Unicode MS" w:hAnsi="Arial Unicode MS" w:cs="Arial Unicode MS"/>
                <w:sz w:val="22"/>
                <w:szCs w:val="22"/>
              </w:rPr>
              <w:t xml:space="preserve">≥ </w:t>
            </w:r>
            <w:r w:rsidR="00EE6389" w:rsidRPr="002A102B">
              <w:rPr>
                <w:rFonts w:ascii="Arial Unicode MS" w:eastAsia="Arial Unicode MS" w:hAnsi="Arial Unicode MS" w:cs="Arial Unicode MS"/>
                <w:sz w:val="22"/>
                <w:szCs w:val="22"/>
              </w:rPr>
              <w:t>2</w:t>
            </w:r>
            <w:r w:rsidRPr="002A102B">
              <w:rPr>
                <w:rFonts w:ascii="Arial Unicode MS" w:eastAsia="Arial Unicode MS" w:hAnsi="Arial Unicode MS" w:cs="Arial Unicode MS"/>
                <w:sz w:val="22"/>
                <w:szCs w:val="22"/>
              </w:rPr>
              <w:t>0% of key suppliers with at least one recognised sustainability certification</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B3DCEB9" w14:textId="56EBAC8A" w:rsidR="00290C55" w:rsidRPr="002A102B" w:rsidRDefault="00DB5D06" w:rsidP="007655E6">
            <w:pPr>
              <w:jc w:val="both"/>
              <w:rPr>
                <w:sz w:val="22"/>
                <w:szCs w:val="22"/>
              </w:rPr>
            </w:pPr>
            <w:r w:rsidRPr="002A102B">
              <w:rPr>
                <w:rFonts w:ascii="Arial Unicode MS" w:eastAsia="Arial Unicode MS" w:hAnsi="Arial Unicode MS" w:cs="Arial Unicode MS"/>
                <w:sz w:val="22"/>
                <w:szCs w:val="22"/>
              </w:rPr>
              <w:t xml:space="preserve">≥ </w:t>
            </w:r>
            <w:r w:rsidR="00EE6389" w:rsidRPr="002A102B">
              <w:rPr>
                <w:rFonts w:ascii="Arial Unicode MS" w:eastAsia="Arial Unicode MS" w:hAnsi="Arial Unicode MS" w:cs="Arial Unicode MS"/>
                <w:sz w:val="22"/>
                <w:szCs w:val="22"/>
              </w:rPr>
              <w:t>4</w:t>
            </w:r>
            <w:r w:rsidRPr="002A102B">
              <w:rPr>
                <w:rFonts w:ascii="Arial Unicode MS" w:eastAsia="Arial Unicode MS" w:hAnsi="Arial Unicode MS" w:cs="Arial Unicode MS"/>
                <w:sz w:val="22"/>
                <w:szCs w:val="22"/>
              </w:rPr>
              <w:t>0% of key suppliers certified; non-certified suppliers with documented improvement plan</w:t>
            </w:r>
          </w:p>
        </w:tc>
        <w:tc>
          <w:tcPr>
            <w:tcW w:w="11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D305D0E" w14:textId="208D141C" w:rsidR="00290C55" w:rsidRPr="002A102B" w:rsidRDefault="001C7E20" w:rsidP="007655E6">
            <w:pPr>
              <w:jc w:val="both"/>
              <w:rPr>
                <w:sz w:val="22"/>
                <w:szCs w:val="22"/>
              </w:rPr>
            </w:pPr>
            <w:r w:rsidRPr="002A102B">
              <w:rPr>
                <w:rFonts w:ascii="Segoe UI Emoji" w:hAnsi="Segoe UI Emoji" w:cs="Segoe UI Emoji"/>
                <w:color w:val="auto"/>
                <w:sz w:val="22"/>
                <w:szCs w:val="22"/>
              </w:rPr>
              <w:t>🔄</w:t>
            </w:r>
            <w:r w:rsidRPr="002A102B">
              <w:rPr>
                <w:color w:val="auto"/>
                <w:sz w:val="22"/>
                <w:szCs w:val="22"/>
              </w:rPr>
              <w:t xml:space="preserve"> </w:t>
            </w:r>
            <w:r w:rsidRPr="002A102B">
              <w:rPr>
                <w:sz w:val="22"/>
                <w:szCs w:val="22"/>
              </w:rPr>
              <w:t>In progress</w:t>
            </w:r>
          </w:p>
        </w:tc>
        <w:tc>
          <w:tcPr>
            <w:tcW w:w="12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36ED7B9" w14:textId="77777777" w:rsidR="00290C55" w:rsidRPr="002A102B" w:rsidRDefault="00DB5D06" w:rsidP="007655E6">
            <w:pPr>
              <w:jc w:val="both"/>
              <w:rPr>
                <w:sz w:val="22"/>
                <w:szCs w:val="22"/>
              </w:rPr>
            </w:pPr>
            <w:r w:rsidRPr="002A102B">
              <w:rPr>
                <w:sz w:val="22"/>
                <w:szCs w:val="22"/>
              </w:rPr>
              <w:t>Purchasing</w:t>
            </w:r>
          </w:p>
        </w:tc>
      </w:tr>
    </w:tbl>
    <w:p w14:paraId="143BBD10" w14:textId="77777777" w:rsidR="00290C55" w:rsidRDefault="00290C55" w:rsidP="007655E6">
      <w:pPr>
        <w:spacing w:after="200"/>
        <w:jc w:val="both"/>
      </w:pPr>
    </w:p>
    <w:p w14:paraId="52D0DE16" w14:textId="77777777" w:rsidR="00290C55" w:rsidRDefault="00DB5D06" w:rsidP="007655E6">
      <w:pPr>
        <w:pStyle w:val="berschrift1"/>
        <w:jc w:val="both"/>
      </w:pPr>
      <w:r>
        <w:t>7. Responsibilities</w:t>
      </w:r>
    </w:p>
    <w:p w14:paraId="326F306A" w14:textId="77777777" w:rsidR="00290C55" w:rsidRDefault="00290C55" w:rsidP="007655E6">
      <w:pPr>
        <w:spacing w:after="60"/>
        <w:jc w:val="both"/>
      </w:pPr>
    </w:p>
    <w:tbl>
      <w:tblPr>
        <w:tblStyle w:val="a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4800"/>
        <w:gridCol w:w="2238"/>
      </w:tblGrid>
      <w:tr w:rsidR="00290C55" w14:paraId="279C5A85"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EA11245" w14:textId="77777777" w:rsidR="00290C55" w:rsidRPr="002A102B" w:rsidRDefault="00DB5D06" w:rsidP="007655E6">
            <w:pPr>
              <w:jc w:val="both"/>
              <w:rPr>
                <w:sz w:val="22"/>
                <w:szCs w:val="22"/>
              </w:rPr>
            </w:pPr>
            <w:r w:rsidRPr="002A102B">
              <w:rPr>
                <w:b/>
                <w:bCs/>
                <w:color w:val="1F4E79"/>
                <w:sz w:val="22"/>
                <w:szCs w:val="22"/>
              </w:rPr>
              <w:t>Role / Function</w:t>
            </w:r>
          </w:p>
        </w:tc>
        <w:tc>
          <w:tcPr>
            <w:tcW w:w="4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446D103" w14:textId="77777777" w:rsidR="00290C55" w:rsidRPr="002A102B" w:rsidRDefault="00DB5D06" w:rsidP="007655E6">
            <w:pPr>
              <w:jc w:val="both"/>
              <w:rPr>
                <w:sz w:val="22"/>
                <w:szCs w:val="22"/>
              </w:rPr>
            </w:pPr>
            <w:r w:rsidRPr="002A102B">
              <w:rPr>
                <w:b/>
                <w:bCs/>
                <w:color w:val="1F4E79"/>
                <w:sz w:val="22"/>
                <w:szCs w:val="22"/>
              </w:rPr>
              <w:t>Responsibility</w:t>
            </w:r>
          </w:p>
        </w:tc>
        <w:tc>
          <w:tcPr>
            <w:tcW w:w="22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BCD21F4" w14:textId="77777777" w:rsidR="00290C55" w:rsidRPr="002A102B" w:rsidRDefault="00DB5D06" w:rsidP="007655E6">
            <w:pPr>
              <w:jc w:val="both"/>
              <w:rPr>
                <w:sz w:val="22"/>
                <w:szCs w:val="22"/>
              </w:rPr>
            </w:pPr>
            <w:r w:rsidRPr="002A102B">
              <w:rPr>
                <w:b/>
                <w:bCs/>
                <w:color w:val="1F4E79"/>
                <w:sz w:val="22"/>
                <w:szCs w:val="22"/>
              </w:rPr>
              <w:t>Reports to</w:t>
            </w:r>
          </w:p>
        </w:tc>
      </w:tr>
      <w:tr w:rsidR="00290C55" w14:paraId="1ED5BC5B"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44961BB" w14:textId="77777777" w:rsidR="00290C55" w:rsidRPr="002A102B" w:rsidRDefault="00DB5D06" w:rsidP="007655E6">
            <w:pPr>
              <w:jc w:val="both"/>
              <w:rPr>
                <w:sz w:val="22"/>
                <w:szCs w:val="22"/>
              </w:rPr>
            </w:pPr>
            <w:r w:rsidRPr="002A102B">
              <w:rPr>
                <w:sz w:val="22"/>
                <w:szCs w:val="22"/>
              </w:rPr>
              <w:t>Management</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E370C5C" w14:textId="77777777" w:rsidR="00290C55" w:rsidRPr="002A102B" w:rsidRDefault="00DB5D06" w:rsidP="007655E6">
            <w:pPr>
              <w:jc w:val="both"/>
              <w:rPr>
                <w:sz w:val="22"/>
                <w:szCs w:val="22"/>
              </w:rPr>
            </w:pPr>
            <w:r w:rsidRPr="002A102B">
              <w:rPr>
                <w:sz w:val="22"/>
                <w:szCs w:val="22"/>
              </w:rPr>
              <w:t>Approval and annual review of policy; integration into corporate strategy; escalation decisions; management review</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0E225ED" w14:textId="77777777" w:rsidR="00290C55" w:rsidRPr="002A102B" w:rsidRDefault="00DB5D06" w:rsidP="007655E6">
            <w:pPr>
              <w:jc w:val="both"/>
              <w:rPr>
                <w:sz w:val="22"/>
                <w:szCs w:val="22"/>
              </w:rPr>
            </w:pPr>
            <w:r w:rsidRPr="002A102B">
              <w:rPr>
                <w:sz w:val="22"/>
                <w:szCs w:val="22"/>
              </w:rPr>
              <w:t>External stakeholders / Board</w:t>
            </w:r>
          </w:p>
        </w:tc>
      </w:tr>
      <w:tr w:rsidR="00290C55" w14:paraId="3D542D20" w14:textId="77777777">
        <w:tc>
          <w:tcPr>
            <w:tcW w:w="2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8A7BEF0" w14:textId="77777777" w:rsidR="00290C55" w:rsidRPr="002A102B" w:rsidRDefault="00DB5D06" w:rsidP="007655E6">
            <w:pPr>
              <w:jc w:val="both"/>
              <w:rPr>
                <w:sz w:val="22"/>
                <w:szCs w:val="22"/>
              </w:rPr>
            </w:pPr>
            <w:r w:rsidRPr="002A102B">
              <w:rPr>
                <w:sz w:val="22"/>
                <w:szCs w:val="22"/>
              </w:rPr>
              <w:t>Purchasing / Procurement</w:t>
            </w:r>
          </w:p>
        </w:tc>
        <w:tc>
          <w:tcPr>
            <w:tcW w:w="4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654A26E" w14:textId="77777777" w:rsidR="00290C55" w:rsidRPr="002A102B" w:rsidRDefault="00DB5D06" w:rsidP="007655E6">
            <w:pPr>
              <w:jc w:val="both"/>
              <w:rPr>
                <w:sz w:val="22"/>
                <w:szCs w:val="22"/>
              </w:rPr>
            </w:pPr>
            <w:r w:rsidRPr="002A102B">
              <w:rPr>
                <w:sz w:val="22"/>
                <w:szCs w:val="22"/>
              </w:rPr>
              <w:t>Day-to-day implementation of sustainable procurement requirements; supplier qualification; questionnaire management; Code of Conduct distribution and collection; corrective action monitoring</w:t>
            </w:r>
          </w:p>
        </w:tc>
        <w:tc>
          <w:tcPr>
            <w:tcW w:w="2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7E81401" w14:textId="77777777" w:rsidR="00290C55" w:rsidRPr="002A102B" w:rsidRDefault="00DB5D06" w:rsidP="007655E6">
            <w:pPr>
              <w:jc w:val="both"/>
              <w:rPr>
                <w:sz w:val="22"/>
                <w:szCs w:val="22"/>
              </w:rPr>
            </w:pPr>
            <w:r w:rsidRPr="002A102B">
              <w:rPr>
                <w:sz w:val="22"/>
                <w:szCs w:val="22"/>
              </w:rPr>
              <w:t>Management / QMO</w:t>
            </w:r>
          </w:p>
        </w:tc>
      </w:tr>
      <w:tr w:rsidR="00290C55" w14:paraId="208DCB81"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153F865" w14:textId="77777777" w:rsidR="00290C55" w:rsidRPr="002A102B" w:rsidRDefault="00DB5D06" w:rsidP="007655E6">
            <w:pPr>
              <w:jc w:val="both"/>
              <w:rPr>
                <w:sz w:val="22"/>
                <w:szCs w:val="22"/>
              </w:rPr>
            </w:pPr>
            <w:r w:rsidRPr="002A102B">
              <w:rPr>
                <w:sz w:val="22"/>
                <w:szCs w:val="22"/>
              </w:rPr>
              <w:t>Quality Management Officer (QMO)</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D6D1760" w14:textId="5920F9F0" w:rsidR="00290C55" w:rsidRPr="002A102B" w:rsidRDefault="00DB5D06" w:rsidP="007655E6">
            <w:pPr>
              <w:jc w:val="both"/>
              <w:rPr>
                <w:sz w:val="22"/>
                <w:szCs w:val="22"/>
              </w:rPr>
            </w:pPr>
            <w:r w:rsidRPr="002A102B">
              <w:rPr>
                <w:sz w:val="22"/>
                <w:szCs w:val="22"/>
              </w:rPr>
              <w:t>Integration with QMS; supplier audit coordination; document control; LkSG documentation and annual report</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D26B22B" w14:textId="77777777" w:rsidR="00290C55" w:rsidRPr="002A102B" w:rsidRDefault="00DB5D06" w:rsidP="007655E6">
            <w:pPr>
              <w:jc w:val="both"/>
              <w:rPr>
                <w:sz w:val="22"/>
                <w:szCs w:val="22"/>
              </w:rPr>
            </w:pPr>
            <w:r w:rsidRPr="002A102B">
              <w:rPr>
                <w:sz w:val="22"/>
                <w:szCs w:val="22"/>
              </w:rPr>
              <w:t>Management / Compliance</w:t>
            </w:r>
          </w:p>
        </w:tc>
      </w:tr>
      <w:tr w:rsidR="00290C55" w14:paraId="4BE7EF44" w14:textId="77777777">
        <w:tc>
          <w:tcPr>
            <w:tcW w:w="2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AC4C9F5" w14:textId="77777777" w:rsidR="00290C55" w:rsidRPr="002A102B" w:rsidRDefault="00DB5D06" w:rsidP="007655E6">
            <w:pPr>
              <w:jc w:val="both"/>
              <w:rPr>
                <w:sz w:val="22"/>
                <w:szCs w:val="22"/>
              </w:rPr>
            </w:pPr>
            <w:r w:rsidRPr="002A102B">
              <w:rPr>
                <w:sz w:val="22"/>
                <w:szCs w:val="22"/>
              </w:rPr>
              <w:t>HSE / Environmental Officer</w:t>
            </w:r>
          </w:p>
        </w:tc>
        <w:tc>
          <w:tcPr>
            <w:tcW w:w="4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A84C1C0" w14:textId="77777777" w:rsidR="00290C55" w:rsidRPr="002A102B" w:rsidRDefault="00DB5D06" w:rsidP="007655E6">
            <w:pPr>
              <w:jc w:val="both"/>
              <w:rPr>
                <w:sz w:val="22"/>
                <w:szCs w:val="22"/>
              </w:rPr>
            </w:pPr>
            <w:r w:rsidRPr="002A102B">
              <w:rPr>
                <w:sz w:val="22"/>
                <w:szCs w:val="22"/>
              </w:rPr>
              <w:t>Input to environmental supplier requirements; assessment of environmental audit findings; alignment with POL-ENV-001</w:t>
            </w:r>
          </w:p>
        </w:tc>
        <w:tc>
          <w:tcPr>
            <w:tcW w:w="2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209C56F" w14:textId="77777777" w:rsidR="00290C55" w:rsidRPr="002A102B" w:rsidRDefault="00DB5D06" w:rsidP="007655E6">
            <w:pPr>
              <w:jc w:val="both"/>
              <w:rPr>
                <w:sz w:val="22"/>
                <w:szCs w:val="22"/>
              </w:rPr>
            </w:pPr>
            <w:r w:rsidRPr="002A102B">
              <w:rPr>
                <w:sz w:val="22"/>
                <w:szCs w:val="22"/>
              </w:rPr>
              <w:t>QMO</w:t>
            </w:r>
          </w:p>
        </w:tc>
      </w:tr>
      <w:tr w:rsidR="00290C55" w14:paraId="0A144432"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BD2E989" w14:textId="77777777" w:rsidR="00290C55" w:rsidRPr="002A102B" w:rsidRDefault="00DB5D06" w:rsidP="007655E6">
            <w:pPr>
              <w:jc w:val="both"/>
              <w:rPr>
                <w:sz w:val="22"/>
                <w:szCs w:val="22"/>
              </w:rPr>
            </w:pPr>
            <w:r w:rsidRPr="002A102B">
              <w:rPr>
                <w:sz w:val="22"/>
                <w:szCs w:val="22"/>
              </w:rPr>
              <w:t>HR / Compliance</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555F17C" w14:textId="77777777" w:rsidR="00290C55" w:rsidRPr="002A102B" w:rsidRDefault="00DB5D06" w:rsidP="007655E6">
            <w:pPr>
              <w:jc w:val="both"/>
              <w:rPr>
                <w:sz w:val="22"/>
                <w:szCs w:val="22"/>
              </w:rPr>
            </w:pPr>
            <w:r w:rsidRPr="002A102B">
              <w:rPr>
                <w:sz w:val="22"/>
                <w:szCs w:val="22"/>
              </w:rPr>
              <w:t>Input to social practice requirements; LkSG human rights risk assessment; alignment with POL-LHR-001 and POL-ETH-001</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D1DC4D0" w14:textId="77777777" w:rsidR="00290C55" w:rsidRPr="002A102B" w:rsidRDefault="00DB5D06" w:rsidP="007655E6">
            <w:pPr>
              <w:jc w:val="both"/>
              <w:rPr>
                <w:sz w:val="22"/>
                <w:szCs w:val="22"/>
              </w:rPr>
            </w:pPr>
            <w:r w:rsidRPr="002A102B">
              <w:rPr>
                <w:sz w:val="22"/>
                <w:szCs w:val="22"/>
              </w:rPr>
              <w:t>Management / QMO</w:t>
            </w:r>
          </w:p>
        </w:tc>
      </w:tr>
      <w:tr w:rsidR="00290C55" w14:paraId="40C8C1EC" w14:textId="77777777">
        <w:tc>
          <w:tcPr>
            <w:tcW w:w="2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688E378" w14:textId="77777777" w:rsidR="00290C55" w:rsidRPr="002A102B" w:rsidRDefault="00DB5D06" w:rsidP="007655E6">
            <w:pPr>
              <w:jc w:val="both"/>
              <w:rPr>
                <w:sz w:val="22"/>
                <w:szCs w:val="22"/>
              </w:rPr>
            </w:pPr>
            <w:r w:rsidRPr="002A102B">
              <w:rPr>
                <w:sz w:val="22"/>
                <w:szCs w:val="22"/>
              </w:rPr>
              <w:t>All Employees (procurement-facing)</w:t>
            </w:r>
          </w:p>
        </w:tc>
        <w:tc>
          <w:tcPr>
            <w:tcW w:w="4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C8B3A01" w14:textId="77777777" w:rsidR="00290C55" w:rsidRPr="002A102B" w:rsidRDefault="00DB5D06" w:rsidP="007655E6">
            <w:pPr>
              <w:jc w:val="both"/>
              <w:rPr>
                <w:sz w:val="22"/>
                <w:szCs w:val="22"/>
              </w:rPr>
            </w:pPr>
            <w:r w:rsidRPr="002A102B">
              <w:rPr>
                <w:sz w:val="22"/>
                <w:szCs w:val="22"/>
              </w:rPr>
              <w:t>Compliance with this policy in all supplier interactions; reporting of sustainability concerns; participation in training</w:t>
            </w:r>
          </w:p>
        </w:tc>
        <w:tc>
          <w:tcPr>
            <w:tcW w:w="2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43CEFCF" w14:textId="77777777" w:rsidR="00290C55" w:rsidRPr="002A102B" w:rsidRDefault="00DB5D06" w:rsidP="007655E6">
            <w:pPr>
              <w:jc w:val="both"/>
              <w:rPr>
                <w:sz w:val="22"/>
                <w:szCs w:val="22"/>
              </w:rPr>
            </w:pPr>
            <w:r w:rsidRPr="002A102B">
              <w:rPr>
                <w:sz w:val="22"/>
                <w:szCs w:val="22"/>
              </w:rPr>
              <w:t>Line Manager / Purchasing / QMO</w:t>
            </w:r>
          </w:p>
        </w:tc>
      </w:tr>
    </w:tbl>
    <w:p w14:paraId="70C45FE3" w14:textId="77777777" w:rsidR="00290C55" w:rsidRDefault="00290C55" w:rsidP="007655E6">
      <w:pPr>
        <w:spacing w:after="200"/>
        <w:jc w:val="both"/>
      </w:pPr>
    </w:p>
    <w:p w14:paraId="389F698C" w14:textId="77777777" w:rsidR="00290C55" w:rsidRDefault="00DB5D06" w:rsidP="007655E6">
      <w:pPr>
        <w:pStyle w:val="berschrift1"/>
        <w:jc w:val="both"/>
      </w:pPr>
      <w:r>
        <w:t>8. Review Mechanism</w:t>
      </w:r>
    </w:p>
    <w:p w14:paraId="7744E8F5" w14:textId="77777777" w:rsidR="00290C55" w:rsidRDefault="00290C55" w:rsidP="007655E6">
      <w:pPr>
        <w:spacing w:after="60"/>
        <w:jc w:val="both"/>
      </w:pPr>
    </w:p>
    <w:tbl>
      <w:tblPr>
        <w:tblStyle w:val="ab"/>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4300"/>
        <w:gridCol w:w="2538"/>
      </w:tblGrid>
      <w:tr w:rsidR="00290C55" w:rsidRPr="002A102B" w14:paraId="019026CE"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9A9F252" w14:textId="77777777" w:rsidR="00290C55" w:rsidRPr="002A102B" w:rsidRDefault="00DB5D06" w:rsidP="007655E6">
            <w:pPr>
              <w:jc w:val="both"/>
              <w:rPr>
                <w:sz w:val="22"/>
                <w:szCs w:val="22"/>
              </w:rPr>
            </w:pPr>
            <w:r w:rsidRPr="002A102B">
              <w:rPr>
                <w:b/>
                <w:bCs/>
                <w:color w:val="1F4E79"/>
                <w:sz w:val="22"/>
                <w:szCs w:val="22"/>
              </w:rPr>
              <w:lastRenderedPageBreak/>
              <w:t>Review Element</w:t>
            </w:r>
          </w:p>
        </w:tc>
        <w:tc>
          <w:tcPr>
            <w:tcW w:w="43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7C1FC3E" w14:textId="77777777" w:rsidR="00290C55" w:rsidRPr="002A102B" w:rsidRDefault="00DB5D06" w:rsidP="007655E6">
            <w:pPr>
              <w:jc w:val="both"/>
              <w:rPr>
                <w:sz w:val="22"/>
                <w:szCs w:val="22"/>
              </w:rPr>
            </w:pPr>
            <w:r w:rsidRPr="002A102B">
              <w:rPr>
                <w:b/>
                <w:bCs/>
                <w:color w:val="1F4E79"/>
                <w:sz w:val="22"/>
                <w:szCs w:val="22"/>
              </w:rPr>
              <w:t>Description</w:t>
            </w:r>
          </w:p>
        </w:tc>
        <w:tc>
          <w:tcPr>
            <w:tcW w:w="25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7F6C929" w14:textId="77777777" w:rsidR="00290C55" w:rsidRPr="002A102B" w:rsidRDefault="00DB5D06" w:rsidP="007655E6">
            <w:pPr>
              <w:jc w:val="both"/>
              <w:rPr>
                <w:sz w:val="22"/>
                <w:szCs w:val="22"/>
              </w:rPr>
            </w:pPr>
            <w:r w:rsidRPr="002A102B">
              <w:rPr>
                <w:b/>
                <w:bCs/>
                <w:color w:val="1F4E79"/>
                <w:sz w:val="22"/>
                <w:szCs w:val="22"/>
              </w:rPr>
              <w:t>Frequency</w:t>
            </w:r>
          </w:p>
        </w:tc>
      </w:tr>
      <w:tr w:rsidR="00290C55" w:rsidRPr="002A102B" w14:paraId="6DAAF40E"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22D5873" w14:textId="77777777" w:rsidR="00290C55" w:rsidRPr="002A102B" w:rsidRDefault="00DB5D06" w:rsidP="007655E6">
            <w:pPr>
              <w:jc w:val="both"/>
              <w:rPr>
                <w:sz w:val="22"/>
                <w:szCs w:val="22"/>
              </w:rPr>
            </w:pPr>
            <w:r w:rsidRPr="002A102B">
              <w:rPr>
                <w:sz w:val="22"/>
                <w:szCs w:val="22"/>
              </w:rPr>
              <w:t>Annual Policy Review</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0A6DC50" w14:textId="5696548C" w:rsidR="00290C55" w:rsidRPr="002A102B" w:rsidRDefault="00DB5D06" w:rsidP="007655E6">
            <w:pPr>
              <w:jc w:val="both"/>
              <w:rPr>
                <w:sz w:val="22"/>
                <w:szCs w:val="22"/>
              </w:rPr>
            </w:pPr>
            <w:r w:rsidRPr="002A102B">
              <w:rPr>
                <w:sz w:val="22"/>
                <w:szCs w:val="22"/>
              </w:rPr>
              <w:t>Review for currency and compliance with changes in law (LkSG, EU Taxonomy, CSRD</w:t>
            </w:r>
            <w:r w:rsidR="00F2240F" w:rsidRPr="002A102B">
              <w:rPr>
                <w:sz w:val="22"/>
                <w:szCs w:val="22"/>
              </w:rPr>
              <w:t>)</w:t>
            </w:r>
          </w:p>
        </w:tc>
        <w:tc>
          <w:tcPr>
            <w:tcW w:w="25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C5ED8AB" w14:textId="77777777" w:rsidR="00290C55" w:rsidRPr="002A102B" w:rsidRDefault="00DB5D06" w:rsidP="007655E6">
            <w:pPr>
              <w:jc w:val="both"/>
              <w:rPr>
                <w:sz w:val="22"/>
                <w:szCs w:val="22"/>
              </w:rPr>
            </w:pPr>
            <w:r w:rsidRPr="002A102B">
              <w:rPr>
                <w:sz w:val="22"/>
                <w:szCs w:val="22"/>
              </w:rPr>
              <w:t>Annually (Q1)</w:t>
            </w:r>
          </w:p>
        </w:tc>
      </w:tr>
      <w:tr w:rsidR="00290C55" w:rsidRPr="002A102B" w14:paraId="502234A5"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261B86B" w14:textId="77777777" w:rsidR="00290C55" w:rsidRPr="002A102B" w:rsidRDefault="00DB5D06" w:rsidP="007655E6">
            <w:pPr>
              <w:jc w:val="both"/>
              <w:rPr>
                <w:sz w:val="22"/>
                <w:szCs w:val="22"/>
              </w:rPr>
            </w:pPr>
            <w:r w:rsidRPr="002A102B">
              <w:rPr>
                <w:sz w:val="22"/>
                <w:szCs w:val="22"/>
              </w:rPr>
              <w:t>General Targets Review</w:t>
            </w:r>
          </w:p>
        </w:tc>
        <w:tc>
          <w:tcPr>
            <w:tcW w:w="43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9ECBA1D" w14:textId="77777777" w:rsidR="00290C55" w:rsidRPr="002A102B" w:rsidRDefault="00DB5D06" w:rsidP="007655E6">
            <w:pPr>
              <w:jc w:val="both"/>
              <w:rPr>
                <w:sz w:val="22"/>
                <w:szCs w:val="22"/>
              </w:rPr>
            </w:pPr>
            <w:r w:rsidRPr="002A102B">
              <w:rPr>
                <w:sz w:val="22"/>
                <w:szCs w:val="22"/>
              </w:rPr>
              <w:t>Annual update of programme-level targets against actual performance; new targets set for following year</w:t>
            </w:r>
          </w:p>
        </w:tc>
        <w:tc>
          <w:tcPr>
            <w:tcW w:w="25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9ACAAD3" w14:textId="77777777" w:rsidR="00290C55" w:rsidRPr="002A102B" w:rsidRDefault="00DB5D06" w:rsidP="007655E6">
            <w:pPr>
              <w:jc w:val="both"/>
              <w:rPr>
                <w:sz w:val="22"/>
                <w:szCs w:val="22"/>
              </w:rPr>
            </w:pPr>
            <w:r w:rsidRPr="002A102B">
              <w:rPr>
                <w:sz w:val="22"/>
                <w:szCs w:val="22"/>
              </w:rPr>
              <w:t>Annually (Q1)</w:t>
            </w:r>
          </w:p>
        </w:tc>
      </w:tr>
      <w:tr w:rsidR="00290C55" w:rsidRPr="002A102B" w14:paraId="2B8D22C9"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B4A8F88" w14:textId="77777777" w:rsidR="00290C55" w:rsidRPr="002A102B" w:rsidRDefault="00DB5D06" w:rsidP="007655E6">
            <w:pPr>
              <w:jc w:val="both"/>
              <w:rPr>
                <w:sz w:val="22"/>
                <w:szCs w:val="22"/>
              </w:rPr>
            </w:pPr>
            <w:r w:rsidRPr="002A102B">
              <w:rPr>
                <w:sz w:val="22"/>
                <w:szCs w:val="22"/>
              </w:rPr>
              <w:t>Supplier Sustainability KPI Review</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6713C56" w14:textId="77777777" w:rsidR="00290C55" w:rsidRPr="002A102B" w:rsidRDefault="00DB5D06" w:rsidP="007655E6">
            <w:pPr>
              <w:jc w:val="both"/>
              <w:rPr>
                <w:sz w:val="22"/>
                <w:szCs w:val="22"/>
              </w:rPr>
            </w:pPr>
            <w:r w:rsidRPr="002A102B">
              <w:rPr>
                <w:sz w:val="22"/>
                <w:szCs w:val="22"/>
              </w:rPr>
              <w:t>Semi-annual review of quantitative environmental and social targets by Purchasing / QMO</w:t>
            </w:r>
          </w:p>
        </w:tc>
        <w:tc>
          <w:tcPr>
            <w:tcW w:w="25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124603F" w14:textId="77777777" w:rsidR="00290C55" w:rsidRPr="002A102B" w:rsidRDefault="00DB5D06" w:rsidP="007655E6">
            <w:pPr>
              <w:jc w:val="both"/>
              <w:rPr>
                <w:sz w:val="22"/>
                <w:szCs w:val="22"/>
              </w:rPr>
            </w:pPr>
            <w:r w:rsidRPr="002A102B">
              <w:rPr>
                <w:sz w:val="22"/>
                <w:szCs w:val="22"/>
              </w:rPr>
              <w:t>Semi-annually</w:t>
            </w:r>
          </w:p>
        </w:tc>
      </w:tr>
      <w:tr w:rsidR="00290C55" w:rsidRPr="002A102B" w14:paraId="606BD96F"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07C40F3" w14:textId="77777777" w:rsidR="00290C55" w:rsidRPr="002A102B" w:rsidRDefault="00DB5D06" w:rsidP="007655E6">
            <w:pPr>
              <w:jc w:val="both"/>
              <w:rPr>
                <w:sz w:val="22"/>
                <w:szCs w:val="22"/>
              </w:rPr>
            </w:pPr>
            <w:r w:rsidRPr="002A102B">
              <w:rPr>
                <w:sz w:val="22"/>
                <w:szCs w:val="22"/>
              </w:rPr>
              <w:t>Management Review</w:t>
            </w:r>
          </w:p>
        </w:tc>
        <w:tc>
          <w:tcPr>
            <w:tcW w:w="43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9D49281" w14:textId="77777777" w:rsidR="00290C55" w:rsidRPr="002A102B" w:rsidRDefault="00DB5D06" w:rsidP="007655E6">
            <w:pPr>
              <w:jc w:val="both"/>
              <w:rPr>
                <w:sz w:val="22"/>
                <w:szCs w:val="22"/>
              </w:rPr>
            </w:pPr>
            <w:r w:rsidRPr="002A102B">
              <w:rPr>
                <w:sz w:val="22"/>
                <w:szCs w:val="22"/>
              </w:rPr>
              <w:t>Integration of supplier sustainability performance data into annual QM management review (QMH Chapter 5.7)</w:t>
            </w:r>
          </w:p>
        </w:tc>
        <w:tc>
          <w:tcPr>
            <w:tcW w:w="25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B052BBE" w14:textId="77777777" w:rsidR="00290C55" w:rsidRPr="002A102B" w:rsidRDefault="00DB5D06" w:rsidP="007655E6">
            <w:pPr>
              <w:jc w:val="both"/>
              <w:rPr>
                <w:sz w:val="22"/>
                <w:szCs w:val="22"/>
              </w:rPr>
            </w:pPr>
            <w:r w:rsidRPr="002A102B">
              <w:rPr>
                <w:sz w:val="22"/>
                <w:szCs w:val="22"/>
              </w:rPr>
              <w:t>Annually (Q4)</w:t>
            </w:r>
          </w:p>
        </w:tc>
      </w:tr>
      <w:tr w:rsidR="00290C55" w:rsidRPr="002A102B" w14:paraId="38126CD5"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481671F" w14:textId="77777777" w:rsidR="00290C55" w:rsidRPr="002A102B" w:rsidRDefault="00DB5D06" w:rsidP="007655E6">
            <w:pPr>
              <w:jc w:val="both"/>
              <w:rPr>
                <w:sz w:val="22"/>
                <w:szCs w:val="22"/>
              </w:rPr>
            </w:pPr>
            <w:r w:rsidRPr="002A102B">
              <w:rPr>
                <w:sz w:val="22"/>
                <w:szCs w:val="22"/>
              </w:rPr>
              <w:t>LkSG Due Diligence Report</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35DC40A" w14:textId="77777777" w:rsidR="00290C55" w:rsidRPr="002A102B" w:rsidRDefault="00DB5D06" w:rsidP="007655E6">
            <w:pPr>
              <w:jc w:val="both"/>
              <w:rPr>
                <w:sz w:val="22"/>
                <w:szCs w:val="22"/>
              </w:rPr>
            </w:pPr>
            <w:r w:rsidRPr="002A102B">
              <w:rPr>
                <w:sz w:val="22"/>
                <w:szCs w:val="22"/>
              </w:rPr>
              <w:t>Annual supply chain risk report documenting due diligence activities, findings and remediation measures</w:t>
            </w:r>
          </w:p>
        </w:tc>
        <w:tc>
          <w:tcPr>
            <w:tcW w:w="25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F367AD1" w14:textId="77777777" w:rsidR="00290C55" w:rsidRPr="002A102B" w:rsidRDefault="00DB5D06" w:rsidP="007655E6">
            <w:pPr>
              <w:jc w:val="both"/>
              <w:rPr>
                <w:sz w:val="22"/>
                <w:szCs w:val="22"/>
              </w:rPr>
            </w:pPr>
            <w:r w:rsidRPr="002A102B">
              <w:rPr>
                <w:sz w:val="22"/>
                <w:szCs w:val="22"/>
              </w:rPr>
              <w:t>Annually (Q1 following year)</w:t>
            </w:r>
          </w:p>
        </w:tc>
      </w:tr>
      <w:tr w:rsidR="00290C55" w:rsidRPr="002A102B" w14:paraId="7888B651"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5E5F71B" w14:textId="77777777" w:rsidR="00290C55" w:rsidRPr="002A102B" w:rsidRDefault="00DB5D06" w:rsidP="007655E6">
            <w:pPr>
              <w:jc w:val="both"/>
              <w:rPr>
                <w:sz w:val="22"/>
                <w:szCs w:val="22"/>
              </w:rPr>
            </w:pPr>
            <w:r w:rsidRPr="002A102B">
              <w:rPr>
                <w:sz w:val="22"/>
                <w:szCs w:val="22"/>
              </w:rPr>
              <w:t>Event-driven Revision</w:t>
            </w:r>
          </w:p>
        </w:tc>
        <w:tc>
          <w:tcPr>
            <w:tcW w:w="43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2458479" w14:textId="6036655C" w:rsidR="00290C55" w:rsidRPr="002A102B" w:rsidRDefault="00DB5D06" w:rsidP="007655E6">
            <w:pPr>
              <w:jc w:val="both"/>
              <w:rPr>
                <w:sz w:val="22"/>
                <w:szCs w:val="22"/>
              </w:rPr>
            </w:pPr>
            <w:r w:rsidRPr="002A102B">
              <w:rPr>
                <w:sz w:val="22"/>
                <w:szCs w:val="22"/>
              </w:rPr>
              <w:t>In the event of supplier incidents, new legislation, or significant supply chain changes</w:t>
            </w:r>
          </w:p>
        </w:tc>
        <w:tc>
          <w:tcPr>
            <w:tcW w:w="25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FF8029A" w14:textId="77777777" w:rsidR="00290C55" w:rsidRPr="002A102B" w:rsidRDefault="00DB5D06" w:rsidP="007655E6">
            <w:pPr>
              <w:jc w:val="both"/>
              <w:rPr>
                <w:sz w:val="22"/>
                <w:szCs w:val="22"/>
              </w:rPr>
            </w:pPr>
            <w:r w:rsidRPr="002A102B">
              <w:rPr>
                <w:sz w:val="22"/>
                <w:szCs w:val="22"/>
              </w:rPr>
              <w:t>As required (ad hoc)</w:t>
            </w:r>
          </w:p>
        </w:tc>
      </w:tr>
    </w:tbl>
    <w:p w14:paraId="2FC7429A" w14:textId="77777777" w:rsidR="00290C55" w:rsidRDefault="00290C55" w:rsidP="007655E6">
      <w:pPr>
        <w:spacing w:after="200"/>
        <w:jc w:val="both"/>
      </w:pPr>
    </w:p>
    <w:p w14:paraId="0A52ED7C" w14:textId="77777777" w:rsidR="00290C55" w:rsidRDefault="00DB5D06" w:rsidP="007655E6">
      <w:pPr>
        <w:pStyle w:val="berschrift1"/>
        <w:jc w:val="both"/>
      </w:pPr>
      <w:r>
        <w:t>9</w:t>
      </w:r>
      <w:r w:rsidRPr="00355C3C">
        <w:t xml:space="preserve">. </w:t>
      </w:r>
      <w:r w:rsidRPr="00355C3C">
        <w:rPr>
          <w:rPrChange w:id="6" w:author="Jörg Lucas" w:date="2026-05-06T13:25:00Z">
            <w:rPr>
              <w:highlight w:val="yellow"/>
            </w:rPr>
          </w:rPrChange>
        </w:rPr>
        <w:t>Implementation Action Plan</w:t>
      </w:r>
    </w:p>
    <w:p w14:paraId="3BB8F290" w14:textId="77777777" w:rsidR="002A102B" w:rsidRPr="002A102B" w:rsidRDefault="002A102B" w:rsidP="007655E6">
      <w:pPr>
        <w:spacing w:after="120"/>
        <w:jc w:val="both"/>
        <w:rPr>
          <w:sz w:val="22"/>
          <w:szCs w:val="22"/>
        </w:rPr>
      </w:pPr>
    </w:p>
    <w:p w14:paraId="3EEA5E62" w14:textId="43C6C679" w:rsidR="00290C55" w:rsidRPr="002A102B" w:rsidRDefault="00DB5D06" w:rsidP="007655E6">
      <w:pPr>
        <w:spacing w:after="120"/>
        <w:jc w:val="both"/>
        <w:rPr>
          <w:sz w:val="22"/>
          <w:szCs w:val="22"/>
        </w:rPr>
      </w:pPr>
      <w:r w:rsidRPr="002A102B">
        <w:rPr>
          <w:sz w:val="22"/>
          <w:szCs w:val="22"/>
        </w:rPr>
        <w:t>The following priority measures are to be implemented to achieve in the Sustainable Procurement area and to fulfil LkSG due diligence obligations:</w:t>
      </w:r>
    </w:p>
    <w:p w14:paraId="403399F0" w14:textId="77777777" w:rsidR="00290C55" w:rsidRDefault="00290C55" w:rsidP="007655E6">
      <w:pPr>
        <w:spacing w:after="60"/>
        <w:jc w:val="both"/>
      </w:pPr>
    </w:p>
    <w:tbl>
      <w:tblPr>
        <w:tblStyle w:val="a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3800"/>
        <w:gridCol w:w="2400"/>
        <w:gridCol w:w="2838"/>
      </w:tblGrid>
      <w:tr w:rsidR="00290C55" w:rsidRPr="002A102B" w14:paraId="07355A79"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6A558D8" w14:textId="77777777" w:rsidR="00290C55" w:rsidRPr="002A102B" w:rsidRDefault="00DB5D06" w:rsidP="00B1000D">
            <w:pPr>
              <w:jc w:val="center"/>
              <w:rPr>
                <w:sz w:val="22"/>
                <w:szCs w:val="22"/>
              </w:rPr>
            </w:pPr>
            <w:r w:rsidRPr="002A102B">
              <w:rPr>
                <w:b/>
                <w:bCs/>
                <w:color w:val="1F4E79"/>
                <w:sz w:val="22"/>
                <w:szCs w:val="22"/>
              </w:rPr>
              <w:t>#</w:t>
            </w:r>
          </w:p>
        </w:tc>
        <w:tc>
          <w:tcPr>
            <w:tcW w:w="3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04E02F9" w14:textId="77777777" w:rsidR="00290C55" w:rsidRPr="002A102B" w:rsidRDefault="00DB5D06" w:rsidP="00B1000D">
            <w:pPr>
              <w:jc w:val="center"/>
              <w:rPr>
                <w:sz w:val="22"/>
                <w:szCs w:val="22"/>
              </w:rPr>
            </w:pPr>
            <w:r w:rsidRPr="002A102B">
              <w:rPr>
                <w:b/>
                <w:bCs/>
                <w:color w:val="1F4E79"/>
                <w:sz w:val="22"/>
                <w:szCs w:val="22"/>
              </w:rPr>
              <w:t>Measure / Commitment</w:t>
            </w:r>
          </w:p>
        </w:t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BD5069D" w14:textId="77777777" w:rsidR="00290C55" w:rsidRPr="002A102B" w:rsidRDefault="00DB5D06" w:rsidP="00B1000D">
            <w:pPr>
              <w:jc w:val="center"/>
              <w:rPr>
                <w:sz w:val="22"/>
                <w:szCs w:val="22"/>
              </w:rPr>
            </w:pPr>
            <w:r w:rsidRPr="002A102B">
              <w:rPr>
                <w:b/>
                <w:bCs/>
                <w:color w:val="1F4E79"/>
                <w:sz w:val="22"/>
                <w:szCs w:val="22"/>
              </w:rPr>
              <w:t>Responsible</w:t>
            </w:r>
          </w:p>
        </w:tc>
        <w:tc>
          <w:tcPr>
            <w:tcW w:w="28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66B8E0D" w14:textId="77777777" w:rsidR="00290C55" w:rsidRPr="002A102B" w:rsidRDefault="00DB5D06" w:rsidP="00B1000D">
            <w:pPr>
              <w:jc w:val="center"/>
              <w:rPr>
                <w:sz w:val="22"/>
                <w:szCs w:val="22"/>
              </w:rPr>
            </w:pPr>
            <w:r w:rsidRPr="002A102B">
              <w:rPr>
                <w:b/>
                <w:bCs/>
                <w:color w:val="1F4E79"/>
                <w:sz w:val="22"/>
                <w:szCs w:val="22"/>
              </w:rPr>
              <w:t>Deadline</w:t>
            </w:r>
          </w:p>
        </w:tc>
      </w:tr>
      <w:tr w:rsidR="00290C55" w:rsidRPr="002A102B" w14:paraId="40E5BA6C" w14:textId="77777777" w:rsidTr="00B1000D">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4DC8DF4" w14:textId="77777777" w:rsidR="00290C55" w:rsidRPr="002A102B" w:rsidRDefault="00DB5D06" w:rsidP="00B1000D">
            <w:pPr>
              <w:jc w:val="center"/>
              <w:rPr>
                <w:sz w:val="22"/>
                <w:szCs w:val="22"/>
              </w:rPr>
            </w:pPr>
            <w:r w:rsidRPr="002A102B">
              <w:rPr>
                <w:sz w:val="22"/>
                <w:szCs w:val="22"/>
              </w:rPr>
              <w:t>1</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C3E93BF" w14:textId="77777777" w:rsidR="00290C55" w:rsidRPr="002A102B" w:rsidRDefault="00DB5D06" w:rsidP="00B1000D">
            <w:pPr>
              <w:jc w:val="both"/>
              <w:rPr>
                <w:sz w:val="22"/>
                <w:szCs w:val="22"/>
              </w:rPr>
            </w:pPr>
            <w:r w:rsidRPr="002A102B">
              <w:rPr>
                <w:sz w:val="22"/>
                <w:szCs w:val="22"/>
              </w:rPr>
              <w:t>Develop and launch Supplier Sustainability Self-Assessment Questionnaire (environmental &amp; social sections)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vAlign w:val="center"/>
          </w:tcPr>
          <w:p w14:paraId="47B6D284" w14:textId="77777777" w:rsidR="00290C55" w:rsidRPr="002A102B" w:rsidRDefault="00DB5D06" w:rsidP="00B1000D">
            <w:pPr>
              <w:jc w:val="center"/>
              <w:rPr>
                <w:sz w:val="22"/>
                <w:szCs w:val="22"/>
              </w:rPr>
            </w:pPr>
            <w:r w:rsidRPr="002A102B">
              <w:rPr>
                <w:sz w:val="22"/>
                <w:szCs w:val="22"/>
              </w:rPr>
              <w:t>Purchasing / QMO</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vAlign w:val="center"/>
          </w:tcPr>
          <w:p w14:paraId="4BB6DA69" w14:textId="77777777" w:rsidR="00290C55" w:rsidRPr="002A102B" w:rsidRDefault="00DB5D06" w:rsidP="00B1000D">
            <w:pPr>
              <w:jc w:val="center"/>
              <w:rPr>
                <w:sz w:val="22"/>
                <w:szCs w:val="22"/>
              </w:rPr>
            </w:pPr>
            <w:r w:rsidRPr="002A102B">
              <w:rPr>
                <w:sz w:val="22"/>
                <w:szCs w:val="22"/>
              </w:rPr>
              <w:t>30.06.2026</w:t>
            </w:r>
          </w:p>
        </w:tc>
      </w:tr>
      <w:tr w:rsidR="00290C55" w:rsidRPr="002A102B" w14:paraId="69EDDB62" w14:textId="77777777" w:rsidTr="00B1000D">
        <w:tc>
          <w:tcPr>
            <w:tcW w:w="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82D97A0" w14:textId="77777777" w:rsidR="00290C55" w:rsidRPr="002A102B" w:rsidRDefault="00DB5D06" w:rsidP="00B1000D">
            <w:pPr>
              <w:jc w:val="center"/>
              <w:rPr>
                <w:sz w:val="22"/>
                <w:szCs w:val="22"/>
              </w:rPr>
            </w:pPr>
            <w:r w:rsidRPr="002A102B">
              <w:rPr>
                <w:sz w:val="22"/>
                <w:szCs w:val="22"/>
              </w:rPr>
              <w:t>2</w:t>
            </w:r>
          </w:p>
        </w:tc>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81EBF87" w14:textId="77777777" w:rsidR="00290C55" w:rsidRPr="002A102B" w:rsidRDefault="00DB5D06" w:rsidP="00B1000D">
            <w:pPr>
              <w:jc w:val="both"/>
              <w:rPr>
                <w:sz w:val="22"/>
                <w:szCs w:val="22"/>
              </w:rPr>
            </w:pPr>
            <w:r w:rsidRPr="002A102B">
              <w:rPr>
                <w:rFonts w:ascii="Arial Unicode MS" w:eastAsia="Arial Unicode MS" w:hAnsi="Arial Unicode MS" w:cs="Arial Unicode MS"/>
                <w:sz w:val="22"/>
                <w:szCs w:val="22"/>
              </w:rPr>
              <w:t>Collect signed Sustainability Code of Conduct from ≥ 80% of active direct suppliers</w:t>
            </w:r>
          </w:p>
        </w:tc>
        <w:tc>
          <w:tcPr>
            <w:tcW w:w="24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vAlign w:val="center"/>
          </w:tcPr>
          <w:p w14:paraId="6EA64ED2" w14:textId="77777777" w:rsidR="00290C55" w:rsidRPr="002A102B" w:rsidRDefault="00DB5D06" w:rsidP="00B1000D">
            <w:pPr>
              <w:jc w:val="center"/>
              <w:rPr>
                <w:sz w:val="22"/>
                <w:szCs w:val="22"/>
              </w:rPr>
            </w:pPr>
            <w:r w:rsidRPr="002A102B">
              <w:rPr>
                <w:sz w:val="22"/>
                <w:szCs w:val="22"/>
              </w:rPr>
              <w:t>Purchasing</w:t>
            </w:r>
          </w:p>
        </w:tc>
        <w:tc>
          <w:tcPr>
            <w:tcW w:w="2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vAlign w:val="center"/>
          </w:tcPr>
          <w:p w14:paraId="7D2AB1A4" w14:textId="77777777" w:rsidR="00290C55" w:rsidRPr="002A102B" w:rsidRDefault="00DB5D06" w:rsidP="00B1000D">
            <w:pPr>
              <w:jc w:val="center"/>
              <w:rPr>
                <w:sz w:val="22"/>
                <w:szCs w:val="22"/>
              </w:rPr>
            </w:pPr>
            <w:r w:rsidRPr="002A102B">
              <w:rPr>
                <w:sz w:val="22"/>
                <w:szCs w:val="22"/>
              </w:rPr>
              <w:t>31.08.2026</w:t>
            </w:r>
          </w:p>
        </w:tc>
      </w:tr>
      <w:tr w:rsidR="00290C55" w:rsidRPr="002A102B" w14:paraId="5975F444" w14:textId="77777777" w:rsidTr="00B1000D">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50633B6" w14:textId="77777777" w:rsidR="00290C55" w:rsidRPr="002A102B" w:rsidRDefault="00DB5D06" w:rsidP="00B1000D">
            <w:pPr>
              <w:jc w:val="center"/>
              <w:rPr>
                <w:sz w:val="22"/>
                <w:szCs w:val="22"/>
              </w:rPr>
            </w:pPr>
            <w:r w:rsidRPr="002A102B">
              <w:rPr>
                <w:sz w:val="22"/>
                <w:szCs w:val="22"/>
              </w:rPr>
              <w:t>3</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9FAC9A6" w14:textId="77777777" w:rsidR="00290C55" w:rsidRPr="002A102B" w:rsidRDefault="00DB5D06" w:rsidP="00B1000D">
            <w:pPr>
              <w:jc w:val="both"/>
              <w:rPr>
                <w:sz w:val="22"/>
                <w:szCs w:val="22"/>
              </w:rPr>
            </w:pPr>
            <w:r w:rsidRPr="002A102B">
              <w:rPr>
                <w:sz w:val="22"/>
                <w:szCs w:val="22"/>
              </w:rPr>
              <w:t>Conduct first formal LkSG human rights and environmental risk assessment of the supply chain</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vAlign w:val="center"/>
          </w:tcPr>
          <w:p w14:paraId="6516BACC" w14:textId="77777777" w:rsidR="00290C55" w:rsidRPr="002A102B" w:rsidRDefault="00DB5D06" w:rsidP="00B1000D">
            <w:pPr>
              <w:jc w:val="center"/>
              <w:rPr>
                <w:sz w:val="22"/>
                <w:szCs w:val="22"/>
              </w:rPr>
            </w:pPr>
            <w:r w:rsidRPr="002A102B">
              <w:rPr>
                <w:sz w:val="22"/>
                <w:szCs w:val="22"/>
              </w:rPr>
              <w:t>Purchasing / Compliance / QMO</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vAlign w:val="center"/>
          </w:tcPr>
          <w:p w14:paraId="3409079D" w14:textId="77777777" w:rsidR="00290C55" w:rsidRPr="002A102B" w:rsidRDefault="00DB5D06" w:rsidP="00B1000D">
            <w:pPr>
              <w:jc w:val="center"/>
              <w:rPr>
                <w:sz w:val="22"/>
                <w:szCs w:val="22"/>
              </w:rPr>
            </w:pPr>
            <w:r w:rsidRPr="002A102B">
              <w:rPr>
                <w:sz w:val="22"/>
                <w:szCs w:val="22"/>
              </w:rPr>
              <w:t>30.06.2026</w:t>
            </w:r>
          </w:p>
        </w:tc>
      </w:tr>
      <w:tr w:rsidR="00290C55" w:rsidRPr="002A102B" w14:paraId="27BD18E7" w14:textId="77777777" w:rsidTr="00B1000D">
        <w:tc>
          <w:tcPr>
            <w:tcW w:w="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D28B391" w14:textId="77777777" w:rsidR="00290C55" w:rsidRPr="002A102B" w:rsidRDefault="00DB5D06" w:rsidP="00B1000D">
            <w:pPr>
              <w:jc w:val="center"/>
              <w:rPr>
                <w:sz w:val="22"/>
                <w:szCs w:val="22"/>
              </w:rPr>
            </w:pPr>
            <w:r w:rsidRPr="002A102B">
              <w:rPr>
                <w:sz w:val="22"/>
                <w:szCs w:val="22"/>
              </w:rPr>
              <w:t>4</w:t>
            </w:r>
          </w:p>
        </w:tc>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D7D7381" w14:textId="77777777" w:rsidR="00290C55" w:rsidRPr="002A102B" w:rsidRDefault="00DB5D06" w:rsidP="00B1000D">
            <w:pPr>
              <w:jc w:val="both"/>
              <w:rPr>
                <w:sz w:val="22"/>
                <w:szCs w:val="22"/>
              </w:rPr>
            </w:pPr>
            <w:r w:rsidRPr="002A102B">
              <w:rPr>
                <w:sz w:val="22"/>
                <w:szCs w:val="22"/>
              </w:rPr>
              <w:t>Request GHG emissions data (Scope 1+2) from all key suppliers</w:t>
            </w:r>
          </w:p>
        </w:tc>
        <w:tc>
          <w:tcPr>
            <w:tcW w:w="24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vAlign w:val="center"/>
          </w:tcPr>
          <w:p w14:paraId="10C4EDB0" w14:textId="77777777" w:rsidR="00290C55" w:rsidRPr="002A102B" w:rsidRDefault="00DB5D06" w:rsidP="00B1000D">
            <w:pPr>
              <w:jc w:val="center"/>
              <w:rPr>
                <w:sz w:val="22"/>
                <w:szCs w:val="22"/>
              </w:rPr>
            </w:pPr>
            <w:r w:rsidRPr="002A102B">
              <w:rPr>
                <w:sz w:val="22"/>
                <w:szCs w:val="22"/>
              </w:rPr>
              <w:t>Purchasing / QMO</w:t>
            </w:r>
          </w:p>
        </w:tc>
        <w:tc>
          <w:tcPr>
            <w:tcW w:w="2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vAlign w:val="center"/>
          </w:tcPr>
          <w:p w14:paraId="6DDF39E6" w14:textId="77777777" w:rsidR="00290C55" w:rsidRPr="002A102B" w:rsidRDefault="00DB5D06" w:rsidP="00B1000D">
            <w:pPr>
              <w:jc w:val="center"/>
              <w:rPr>
                <w:sz w:val="22"/>
                <w:szCs w:val="22"/>
              </w:rPr>
            </w:pPr>
            <w:r w:rsidRPr="002A102B">
              <w:rPr>
                <w:sz w:val="22"/>
                <w:szCs w:val="22"/>
              </w:rPr>
              <w:t>30.09.2026</w:t>
            </w:r>
          </w:p>
        </w:tc>
      </w:tr>
      <w:tr w:rsidR="00290C55" w:rsidRPr="002A102B" w14:paraId="5D9F4923" w14:textId="77777777" w:rsidTr="00B1000D">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C712292" w14:textId="77777777" w:rsidR="00290C55" w:rsidRPr="002A102B" w:rsidRDefault="00DB5D06" w:rsidP="00B1000D">
            <w:pPr>
              <w:jc w:val="center"/>
              <w:rPr>
                <w:sz w:val="22"/>
                <w:szCs w:val="22"/>
              </w:rPr>
            </w:pPr>
            <w:r w:rsidRPr="002A102B">
              <w:rPr>
                <w:sz w:val="22"/>
                <w:szCs w:val="22"/>
              </w:rPr>
              <w:t>5</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B480DE9" w14:textId="77777777" w:rsidR="00290C55" w:rsidRPr="002A102B" w:rsidRDefault="00DB5D06" w:rsidP="00B1000D">
            <w:pPr>
              <w:jc w:val="both"/>
              <w:rPr>
                <w:sz w:val="22"/>
                <w:szCs w:val="22"/>
              </w:rPr>
            </w:pPr>
            <w:r w:rsidRPr="002A102B">
              <w:rPr>
                <w:sz w:val="22"/>
                <w:szCs w:val="22"/>
              </w:rPr>
              <w:t>Update standard supplier contracts to include environmental compliance clauses, audit rights and Code of Conduct references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vAlign w:val="center"/>
          </w:tcPr>
          <w:p w14:paraId="564A7970" w14:textId="77777777" w:rsidR="00290C55" w:rsidRPr="002A102B" w:rsidRDefault="00DB5D06" w:rsidP="00B1000D">
            <w:pPr>
              <w:jc w:val="center"/>
              <w:rPr>
                <w:sz w:val="22"/>
                <w:szCs w:val="22"/>
              </w:rPr>
            </w:pPr>
            <w:r w:rsidRPr="002A102B">
              <w:rPr>
                <w:sz w:val="22"/>
                <w:szCs w:val="22"/>
              </w:rPr>
              <w:t>Purchasing / Legal</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vAlign w:val="center"/>
          </w:tcPr>
          <w:p w14:paraId="022196B5" w14:textId="77777777" w:rsidR="00290C55" w:rsidRPr="002A102B" w:rsidRDefault="00DB5D06" w:rsidP="00B1000D">
            <w:pPr>
              <w:jc w:val="center"/>
              <w:rPr>
                <w:sz w:val="22"/>
                <w:szCs w:val="22"/>
              </w:rPr>
            </w:pPr>
            <w:r w:rsidRPr="002A102B">
              <w:rPr>
                <w:sz w:val="22"/>
                <w:szCs w:val="22"/>
              </w:rPr>
              <w:t>31.07.2026</w:t>
            </w:r>
          </w:p>
        </w:tc>
      </w:tr>
      <w:tr w:rsidR="00290C55" w:rsidRPr="002A102B" w14:paraId="23FB7122" w14:textId="77777777" w:rsidTr="00B1000D">
        <w:tc>
          <w:tcPr>
            <w:tcW w:w="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2C5A413" w14:textId="77777777" w:rsidR="00290C55" w:rsidRPr="002A102B" w:rsidRDefault="00DB5D06" w:rsidP="00B1000D">
            <w:pPr>
              <w:jc w:val="center"/>
              <w:rPr>
                <w:sz w:val="22"/>
                <w:szCs w:val="22"/>
              </w:rPr>
            </w:pPr>
            <w:r w:rsidRPr="002A102B">
              <w:rPr>
                <w:sz w:val="22"/>
                <w:szCs w:val="22"/>
              </w:rPr>
              <w:t>6</w:t>
            </w:r>
          </w:p>
        </w:tc>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3344E03" w14:textId="77777777" w:rsidR="00290C55" w:rsidRPr="002A102B" w:rsidRDefault="00DB5D06" w:rsidP="00B1000D">
            <w:pPr>
              <w:jc w:val="both"/>
              <w:rPr>
                <w:sz w:val="22"/>
                <w:szCs w:val="22"/>
              </w:rPr>
            </w:pPr>
            <w:r w:rsidRPr="002A102B">
              <w:rPr>
                <w:sz w:val="22"/>
                <w:szCs w:val="22"/>
              </w:rPr>
              <w:t>Conduct first on-site or remote ESG sustainability audit for highest-risk key supplier</w:t>
            </w:r>
          </w:p>
        </w:tc>
        <w:tc>
          <w:tcPr>
            <w:tcW w:w="24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vAlign w:val="center"/>
          </w:tcPr>
          <w:p w14:paraId="78A18C26" w14:textId="77777777" w:rsidR="00290C55" w:rsidRPr="002A102B" w:rsidRDefault="00DB5D06" w:rsidP="00B1000D">
            <w:pPr>
              <w:jc w:val="center"/>
              <w:rPr>
                <w:sz w:val="22"/>
                <w:szCs w:val="22"/>
              </w:rPr>
            </w:pPr>
            <w:r w:rsidRPr="002A102B">
              <w:rPr>
                <w:sz w:val="22"/>
                <w:szCs w:val="22"/>
              </w:rPr>
              <w:t>Purchasing / QMO</w:t>
            </w:r>
          </w:p>
        </w:tc>
        <w:tc>
          <w:tcPr>
            <w:tcW w:w="2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vAlign w:val="center"/>
          </w:tcPr>
          <w:p w14:paraId="688A7D72" w14:textId="77777777" w:rsidR="00290C55" w:rsidRPr="002A102B" w:rsidRDefault="00DB5D06" w:rsidP="00B1000D">
            <w:pPr>
              <w:jc w:val="center"/>
              <w:rPr>
                <w:sz w:val="22"/>
                <w:szCs w:val="22"/>
              </w:rPr>
            </w:pPr>
            <w:r w:rsidRPr="002A102B">
              <w:rPr>
                <w:sz w:val="22"/>
                <w:szCs w:val="22"/>
              </w:rPr>
              <w:t>30.09.2026</w:t>
            </w:r>
          </w:p>
        </w:tc>
      </w:tr>
      <w:tr w:rsidR="00290C55" w:rsidRPr="002A102B" w14:paraId="0646D679" w14:textId="77777777" w:rsidTr="00B1000D">
        <w:tc>
          <w:tcPr>
            <w:tcW w:w="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093F4D3" w14:textId="5BB71076" w:rsidR="00290C55" w:rsidRPr="002A102B" w:rsidRDefault="00615560" w:rsidP="00B1000D">
            <w:pPr>
              <w:jc w:val="center"/>
              <w:rPr>
                <w:sz w:val="22"/>
                <w:szCs w:val="22"/>
              </w:rPr>
            </w:pPr>
            <w:r w:rsidRPr="002A102B">
              <w:rPr>
                <w:sz w:val="22"/>
                <w:szCs w:val="22"/>
              </w:rPr>
              <w:lastRenderedPageBreak/>
              <w:t>7</w:t>
            </w:r>
          </w:p>
        </w:tc>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7242CE7" w14:textId="77777777" w:rsidR="00290C55" w:rsidRPr="002A102B" w:rsidRDefault="00DB5D06" w:rsidP="00B1000D">
            <w:pPr>
              <w:jc w:val="both"/>
              <w:rPr>
                <w:sz w:val="22"/>
                <w:szCs w:val="22"/>
              </w:rPr>
            </w:pPr>
            <w:r w:rsidRPr="002A102B">
              <w:rPr>
                <w:rFonts w:ascii="Arial Unicode MS" w:eastAsia="Arial Unicode MS" w:hAnsi="Arial Unicode MS" w:cs="Arial Unicode MS"/>
                <w:sz w:val="22"/>
                <w:szCs w:val="22"/>
              </w:rPr>
              <w:t>Deliver ESG briefing / sustainability requirements communication to ≥ 60% of direct suppliers</w:t>
            </w:r>
          </w:p>
        </w:tc>
        <w:tc>
          <w:tcPr>
            <w:tcW w:w="24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vAlign w:val="center"/>
          </w:tcPr>
          <w:p w14:paraId="31DB6320" w14:textId="77777777" w:rsidR="00290C55" w:rsidRPr="002A102B" w:rsidRDefault="00DB5D06" w:rsidP="00B1000D">
            <w:pPr>
              <w:jc w:val="center"/>
              <w:rPr>
                <w:sz w:val="22"/>
                <w:szCs w:val="22"/>
              </w:rPr>
            </w:pPr>
            <w:r w:rsidRPr="002A102B">
              <w:rPr>
                <w:sz w:val="22"/>
                <w:szCs w:val="22"/>
              </w:rPr>
              <w:t>Purchasing / QMO</w:t>
            </w:r>
          </w:p>
        </w:tc>
        <w:tc>
          <w:tcPr>
            <w:tcW w:w="2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vAlign w:val="center"/>
          </w:tcPr>
          <w:p w14:paraId="487687DC" w14:textId="77777777" w:rsidR="00290C55" w:rsidRPr="002A102B" w:rsidRDefault="00DB5D06" w:rsidP="00B1000D">
            <w:pPr>
              <w:jc w:val="center"/>
              <w:rPr>
                <w:sz w:val="22"/>
                <w:szCs w:val="22"/>
              </w:rPr>
            </w:pPr>
            <w:r w:rsidRPr="002A102B">
              <w:rPr>
                <w:sz w:val="22"/>
                <w:szCs w:val="22"/>
              </w:rPr>
              <w:t>31.08.2026</w:t>
            </w:r>
          </w:p>
        </w:tc>
      </w:tr>
      <w:tr w:rsidR="00290C55" w:rsidRPr="002A102B" w14:paraId="05119565" w14:textId="77777777" w:rsidTr="00B1000D">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69E815F" w14:textId="17B01849" w:rsidR="00290C55" w:rsidRPr="002A102B" w:rsidRDefault="00615560" w:rsidP="00B1000D">
            <w:pPr>
              <w:jc w:val="center"/>
              <w:rPr>
                <w:sz w:val="22"/>
                <w:szCs w:val="22"/>
              </w:rPr>
            </w:pPr>
            <w:r w:rsidRPr="002A102B">
              <w:rPr>
                <w:sz w:val="22"/>
                <w:szCs w:val="22"/>
              </w:rPr>
              <w:t>8</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9D61A29" w14:textId="77777777" w:rsidR="00290C55" w:rsidRPr="002A102B" w:rsidRDefault="00DB5D06" w:rsidP="00B1000D">
            <w:pPr>
              <w:jc w:val="both"/>
              <w:rPr>
                <w:sz w:val="22"/>
                <w:szCs w:val="22"/>
              </w:rPr>
            </w:pPr>
            <w:r w:rsidRPr="002A102B">
              <w:rPr>
                <w:sz w:val="22"/>
                <w:szCs w:val="22"/>
              </w:rPr>
              <w:t>Establish annual supplier sustainability General Targets tracking dashboard</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vAlign w:val="center"/>
          </w:tcPr>
          <w:p w14:paraId="55B69260" w14:textId="77777777" w:rsidR="00290C55" w:rsidRPr="002A102B" w:rsidRDefault="00DB5D06" w:rsidP="00B1000D">
            <w:pPr>
              <w:jc w:val="center"/>
              <w:rPr>
                <w:sz w:val="22"/>
                <w:szCs w:val="22"/>
              </w:rPr>
            </w:pPr>
            <w:r w:rsidRPr="002A102B">
              <w:rPr>
                <w:sz w:val="22"/>
                <w:szCs w:val="22"/>
              </w:rPr>
              <w:t>QMO / Purchasing</w:t>
            </w:r>
          </w:p>
        </w:tc>
        <w:tc>
          <w:tcPr>
            <w:tcW w:w="2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vAlign w:val="center"/>
          </w:tcPr>
          <w:p w14:paraId="581A53E6" w14:textId="77777777" w:rsidR="00290C55" w:rsidRPr="002A102B" w:rsidRDefault="00DB5D06" w:rsidP="00B1000D">
            <w:pPr>
              <w:jc w:val="center"/>
              <w:rPr>
                <w:sz w:val="22"/>
                <w:szCs w:val="22"/>
              </w:rPr>
            </w:pPr>
            <w:r w:rsidRPr="002A102B">
              <w:rPr>
                <w:sz w:val="22"/>
                <w:szCs w:val="22"/>
              </w:rPr>
              <w:t>30.09.2026</w:t>
            </w:r>
          </w:p>
        </w:tc>
      </w:tr>
      <w:tr w:rsidR="00290C55" w:rsidRPr="002A102B" w14:paraId="4F2FBB4D" w14:textId="77777777" w:rsidTr="00B1000D">
        <w:tc>
          <w:tcPr>
            <w:tcW w:w="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E9CFA51" w14:textId="44B5BBF7" w:rsidR="00290C55" w:rsidRPr="002A102B" w:rsidRDefault="00615560" w:rsidP="00B1000D">
            <w:pPr>
              <w:jc w:val="center"/>
              <w:rPr>
                <w:sz w:val="22"/>
                <w:szCs w:val="22"/>
              </w:rPr>
            </w:pPr>
            <w:r w:rsidRPr="002A102B">
              <w:rPr>
                <w:sz w:val="22"/>
                <w:szCs w:val="22"/>
              </w:rPr>
              <w:t>9</w:t>
            </w:r>
          </w:p>
        </w:tc>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73BB8DD" w14:textId="77777777" w:rsidR="00290C55" w:rsidRPr="002A102B" w:rsidRDefault="00DB5D06" w:rsidP="00B1000D">
            <w:pPr>
              <w:jc w:val="both"/>
              <w:rPr>
                <w:sz w:val="22"/>
                <w:szCs w:val="22"/>
              </w:rPr>
            </w:pPr>
            <w:r w:rsidRPr="002A102B">
              <w:rPr>
                <w:sz w:val="22"/>
                <w:szCs w:val="22"/>
              </w:rPr>
              <w:t>Prepare and submit first annual LkSG due diligence report</w:t>
            </w:r>
          </w:p>
        </w:tc>
        <w:tc>
          <w:tcPr>
            <w:tcW w:w="24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vAlign w:val="center"/>
          </w:tcPr>
          <w:p w14:paraId="092FBC0C" w14:textId="77777777" w:rsidR="00290C55" w:rsidRPr="002A102B" w:rsidRDefault="00DB5D06" w:rsidP="00B1000D">
            <w:pPr>
              <w:jc w:val="center"/>
              <w:rPr>
                <w:sz w:val="22"/>
                <w:szCs w:val="22"/>
              </w:rPr>
            </w:pPr>
            <w:r w:rsidRPr="002A102B">
              <w:rPr>
                <w:sz w:val="22"/>
                <w:szCs w:val="22"/>
              </w:rPr>
              <w:t>QMO / Compliance / Management</w:t>
            </w:r>
          </w:p>
        </w:tc>
        <w:tc>
          <w:tcPr>
            <w:tcW w:w="2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vAlign w:val="center"/>
          </w:tcPr>
          <w:p w14:paraId="074DCFF6" w14:textId="77777777" w:rsidR="00290C55" w:rsidRPr="002A102B" w:rsidRDefault="00DB5D06" w:rsidP="00B1000D">
            <w:pPr>
              <w:jc w:val="center"/>
              <w:rPr>
                <w:sz w:val="22"/>
                <w:szCs w:val="22"/>
              </w:rPr>
            </w:pPr>
            <w:r w:rsidRPr="002A102B">
              <w:rPr>
                <w:sz w:val="22"/>
                <w:szCs w:val="22"/>
              </w:rPr>
              <w:t>31.03.2027 (for FY 2026)</w:t>
            </w:r>
          </w:p>
        </w:tc>
      </w:tr>
    </w:tbl>
    <w:p w14:paraId="4B9B3326" w14:textId="77777777" w:rsidR="00290C55" w:rsidRDefault="00290C55" w:rsidP="00B1000D">
      <w:pPr>
        <w:spacing w:after="200"/>
        <w:jc w:val="both"/>
      </w:pPr>
    </w:p>
    <w:p w14:paraId="1C060589" w14:textId="77777777" w:rsidR="00290C55" w:rsidRDefault="00DB5D06" w:rsidP="00B1000D">
      <w:pPr>
        <w:pStyle w:val="berschrift1"/>
        <w:jc w:val="both"/>
      </w:pPr>
      <w:r>
        <w:t>10. Related Documents and Evidence</w:t>
      </w:r>
    </w:p>
    <w:p w14:paraId="12559E90" w14:textId="77777777" w:rsidR="00290C55" w:rsidRDefault="00290C55" w:rsidP="00B1000D">
      <w:pPr>
        <w:spacing w:after="60"/>
        <w:jc w:val="both"/>
      </w:pPr>
    </w:p>
    <w:tbl>
      <w:tblPr>
        <w:tblStyle w:val="ad"/>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0"/>
        <w:gridCol w:w="4000"/>
        <w:gridCol w:w="1838"/>
      </w:tblGrid>
      <w:tr w:rsidR="00290C55" w:rsidRPr="002A102B" w14:paraId="601A8F54"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9B0AD56" w14:textId="77777777" w:rsidR="00290C55" w:rsidRPr="002A102B" w:rsidRDefault="00DB5D06" w:rsidP="00B1000D">
            <w:pPr>
              <w:jc w:val="both"/>
              <w:rPr>
                <w:sz w:val="22"/>
                <w:szCs w:val="22"/>
              </w:rPr>
            </w:pPr>
            <w:r w:rsidRPr="002A102B">
              <w:rPr>
                <w:b/>
                <w:bCs/>
                <w:color w:val="1F4E79"/>
                <w:sz w:val="22"/>
                <w:szCs w:val="22"/>
              </w:rPr>
              <w:t>Document</w:t>
            </w:r>
          </w:p>
        </w:tc>
        <w:tc>
          <w:tcPr>
            <w:tcW w:w="4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9F6B0D6" w14:textId="77777777" w:rsidR="00290C55" w:rsidRPr="002A102B" w:rsidRDefault="00DB5D06" w:rsidP="00B1000D">
            <w:pPr>
              <w:jc w:val="both"/>
              <w:rPr>
                <w:sz w:val="22"/>
                <w:szCs w:val="22"/>
              </w:rPr>
            </w:pPr>
            <w:r w:rsidRPr="002A102B">
              <w:rPr>
                <w:b/>
                <w:bCs/>
                <w:color w:val="1F4E79"/>
                <w:sz w:val="22"/>
                <w:szCs w:val="22"/>
              </w:rPr>
              <w:t>Description</w:t>
            </w:r>
          </w:p>
        </w:tc>
        <w:tc>
          <w:tcPr>
            <w:tcW w:w="18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7EAA721" w14:textId="77777777" w:rsidR="00290C55" w:rsidRPr="002A102B" w:rsidRDefault="00DB5D06" w:rsidP="00B1000D">
            <w:pPr>
              <w:jc w:val="both"/>
              <w:rPr>
                <w:sz w:val="22"/>
                <w:szCs w:val="22"/>
              </w:rPr>
            </w:pPr>
            <w:r w:rsidRPr="002A102B">
              <w:rPr>
                <w:b/>
                <w:bCs/>
                <w:color w:val="1F4E79"/>
                <w:sz w:val="22"/>
                <w:szCs w:val="22"/>
              </w:rPr>
              <w:t>Status</w:t>
            </w:r>
          </w:p>
        </w:tc>
      </w:tr>
      <w:tr w:rsidR="00290C55" w:rsidRPr="002A102B" w14:paraId="57B1B783" w14:textId="77777777">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5F96A65" w14:textId="77777777" w:rsidR="00290C55" w:rsidRPr="002A102B" w:rsidRDefault="00DB5D06" w:rsidP="00B1000D">
            <w:pPr>
              <w:jc w:val="both"/>
              <w:rPr>
                <w:sz w:val="22"/>
                <w:szCs w:val="22"/>
              </w:rPr>
            </w:pPr>
            <w:r w:rsidRPr="002A102B">
              <w:rPr>
                <w:sz w:val="22"/>
                <w:szCs w:val="22"/>
              </w:rPr>
              <w:t>POL-SPP-001 (this document)</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C739F92" w14:textId="77777777" w:rsidR="00290C55" w:rsidRPr="002A102B" w:rsidRDefault="00DB5D06" w:rsidP="00B1000D">
            <w:pPr>
              <w:jc w:val="both"/>
              <w:rPr>
                <w:sz w:val="22"/>
                <w:szCs w:val="22"/>
              </w:rPr>
            </w:pPr>
            <w:r w:rsidRPr="002A102B">
              <w:rPr>
                <w:sz w:val="22"/>
                <w:szCs w:val="22"/>
              </w:rPr>
              <w:t>Sustainable Procurement Policy</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ABDA00B" w14:textId="06AF604A" w:rsidR="00290C55" w:rsidRPr="002A102B" w:rsidRDefault="00B1000D" w:rsidP="00B1000D">
            <w:pPr>
              <w:jc w:val="both"/>
              <w:rPr>
                <w:sz w:val="22"/>
                <w:szCs w:val="22"/>
              </w:rPr>
            </w:pPr>
            <w:r w:rsidRPr="002A102B">
              <w:rPr>
                <w:rFonts w:ascii="Segoe UI Emoji" w:hAnsi="Segoe UI Emoji" w:cs="Segoe UI Emoji"/>
                <w:color w:val="auto"/>
                <w:sz w:val="22"/>
                <w:szCs w:val="22"/>
              </w:rPr>
              <w:t>✅</w:t>
            </w:r>
            <w:r w:rsidRPr="002A102B">
              <w:rPr>
                <w:color w:val="auto"/>
                <w:sz w:val="22"/>
                <w:szCs w:val="22"/>
              </w:rPr>
              <w:t xml:space="preserve"> </w:t>
            </w:r>
            <w:r w:rsidRPr="002A102B">
              <w:rPr>
                <w:rFonts w:ascii="Arial Unicode MS" w:eastAsia="Arial Unicode MS" w:hAnsi="Arial Unicode MS" w:cs="Arial Unicode MS"/>
                <w:sz w:val="22"/>
                <w:szCs w:val="22"/>
              </w:rPr>
              <w:t>Available</w:t>
            </w:r>
          </w:p>
        </w:tc>
      </w:tr>
      <w:tr w:rsidR="00290C55" w:rsidRPr="002A102B" w14:paraId="573D0F37" w14:textId="77777777">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7D9FD9F" w14:textId="77777777" w:rsidR="00290C55" w:rsidRPr="002A102B" w:rsidRDefault="00DB5D06" w:rsidP="00B1000D">
            <w:pPr>
              <w:jc w:val="both"/>
              <w:rPr>
                <w:sz w:val="22"/>
                <w:szCs w:val="22"/>
              </w:rPr>
            </w:pPr>
            <w:r w:rsidRPr="002A102B">
              <w:rPr>
                <w:sz w:val="22"/>
                <w:szCs w:val="22"/>
              </w:rPr>
              <w:t>POL-ENV-001</w:t>
            </w:r>
          </w:p>
        </w:tc>
        <w:tc>
          <w:tcPr>
            <w:tcW w:w="4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0E39F37" w14:textId="77777777" w:rsidR="00290C55" w:rsidRPr="002A102B" w:rsidRDefault="00DB5D06" w:rsidP="00B1000D">
            <w:pPr>
              <w:jc w:val="both"/>
              <w:rPr>
                <w:sz w:val="22"/>
                <w:szCs w:val="22"/>
              </w:rPr>
            </w:pPr>
            <w:r w:rsidRPr="002A102B">
              <w:rPr>
                <w:sz w:val="22"/>
                <w:szCs w:val="22"/>
              </w:rPr>
              <w:t>QHSE Environmental Policy</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75FF4BF" w14:textId="71CD0241" w:rsidR="00290C55" w:rsidRPr="002A102B" w:rsidRDefault="00B1000D" w:rsidP="00B1000D">
            <w:pPr>
              <w:jc w:val="both"/>
              <w:rPr>
                <w:sz w:val="22"/>
                <w:szCs w:val="22"/>
              </w:rPr>
            </w:pPr>
            <w:r w:rsidRPr="002A102B">
              <w:rPr>
                <w:rFonts w:ascii="Segoe UI Emoji" w:hAnsi="Segoe UI Emoji" w:cs="Segoe UI Emoji"/>
                <w:color w:val="auto"/>
                <w:sz w:val="22"/>
                <w:szCs w:val="22"/>
              </w:rPr>
              <w:t>✅</w:t>
            </w:r>
            <w:r w:rsidRPr="002A102B">
              <w:rPr>
                <w:color w:val="auto"/>
                <w:sz w:val="22"/>
                <w:szCs w:val="22"/>
              </w:rPr>
              <w:t xml:space="preserve"> </w:t>
            </w:r>
            <w:r w:rsidRPr="002A102B">
              <w:rPr>
                <w:rFonts w:ascii="Arial Unicode MS" w:eastAsia="Arial Unicode MS" w:hAnsi="Arial Unicode MS" w:cs="Arial Unicode MS"/>
                <w:sz w:val="22"/>
                <w:szCs w:val="22"/>
              </w:rPr>
              <w:t>Available</w:t>
            </w:r>
          </w:p>
        </w:tc>
      </w:tr>
      <w:tr w:rsidR="00290C55" w:rsidRPr="002A102B" w14:paraId="4CBE2F0C" w14:textId="77777777">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C7D83ED" w14:textId="77777777" w:rsidR="00290C55" w:rsidRPr="002A102B" w:rsidRDefault="00DB5D06" w:rsidP="00B1000D">
            <w:pPr>
              <w:jc w:val="both"/>
              <w:rPr>
                <w:sz w:val="22"/>
                <w:szCs w:val="22"/>
              </w:rPr>
            </w:pPr>
            <w:r w:rsidRPr="002A102B">
              <w:rPr>
                <w:sz w:val="22"/>
                <w:szCs w:val="22"/>
              </w:rPr>
              <w:t>POL-LHR-001</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63AF7DC" w14:textId="77777777" w:rsidR="00290C55" w:rsidRPr="002A102B" w:rsidRDefault="00DB5D06" w:rsidP="00B1000D">
            <w:pPr>
              <w:jc w:val="both"/>
              <w:rPr>
                <w:sz w:val="22"/>
                <w:szCs w:val="22"/>
              </w:rPr>
            </w:pPr>
            <w:r w:rsidRPr="002A102B">
              <w:rPr>
                <w:sz w:val="22"/>
                <w:szCs w:val="22"/>
              </w:rPr>
              <w:t>Labour and Human Rights Policy</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F4387D1" w14:textId="3584CDEA" w:rsidR="00290C55" w:rsidRPr="002A102B" w:rsidRDefault="00B1000D" w:rsidP="00B1000D">
            <w:pPr>
              <w:jc w:val="both"/>
              <w:rPr>
                <w:sz w:val="22"/>
                <w:szCs w:val="22"/>
              </w:rPr>
            </w:pPr>
            <w:r w:rsidRPr="002A102B">
              <w:rPr>
                <w:rFonts w:ascii="Segoe UI Emoji" w:hAnsi="Segoe UI Emoji" w:cs="Segoe UI Emoji"/>
                <w:color w:val="auto"/>
                <w:sz w:val="22"/>
                <w:szCs w:val="22"/>
              </w:rPr>
              <w:t>✅</w:t>
            </w:r>
            <w:r w:rsidRPr="002A102B">
              <w:rPr>
                <w:color w:val="auto"/>
                <w:sz w:val="22"/>
                <w:szCs w:val="22"/>
              </w:rPr>
              <w:t xml:space="preserve"> </w:t>
            </w:r>
            <w:r w:rsidRPr="002A102B">
              <w:rPr>
                <w:rFonts w:ascii="Arial Unicode MS" w:eastAsia="Arial Unicode MS" w:hAnsi="Arial Unicode MS" w:cs="Arial Unicode MS"/>
                <w:sz w:val="22"/>
                <w:szCs w:val="22"/>
              </w:rPr>
              <w:t>Available</w:t>
            </w:r>
          </w:p>
        </w:tc>
      </w:tr>
      <w:tr w:rsidR="00290C55" w:rsidRPr="002A102B" w14:paraId="3F7139B5" w14:textId="77777777">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71FBC32" w14:textId="77777777" w:rsidR="00290C55" w:rsidRPr="002A102B" w:rsidRDefault="00DB5D06" w:rsidP="00B1000D">
            <w:pPr>
              <w:jc w:val="both"/>
              <w:rPr>
                <w:sz w:val="22"/>
                <w:szCs w:val="22"/>
              </w:rPr>
            </w:pPr>
            <w:r w:rsidRPr="002A102B">
              <w:rPr>
                <w:sz w:val="22"/>
                <w:szCs w:val="22"/>
              </w:rPr>
              <w:t>POL-ETH-001</w:t>
            </w:r>
          </w:p>
        </w:tc>
        <w:tc>
          <w:tcPr>
            <w:tcW w:w="4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783A606" w14:textId="77777777" w:rsidR="00290C55" w:rsidRPr="002A102B" w:rsidRDefault="00DB5D06" w:rsidP="00B1000D">
            <w:pPr>
              <w:jc w:val="both"/>
              <w:rPr>
                <w:sz w:val="22"/>
                <w:szCs w:val="22"/>
              </w:rPr>
            </w:pPr>
            <w:r w:rsidRPr="002A102B">
              <w:rPr>
                <w:sz w:val="22"/>
                <w:szCs w:val="22"/>
              </w:rPr>
              <w:t>QHSE Ethics Policy</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085288A" w14:textId="18016F02" w:rsidR="00290C55" w:rsidRPr="002A102B" w:rsidRDefault="00B1000D" w:rsidP="00B1000D">
            <w:pPr>
              <w:jc w:val="both"/>
              <w:rPr>
                <w:sz w:val="22"/>
                <w:szCs w:val="22"/>
              </w:rPr>
            </w:pPr>
            <w:r w:rsidRPr="002A102B">
              <w:rPr>
                <w:rFonts w:ascii="Segoe UI Emoji" w:hAnsi="Segoe UI Emoji" w:cs="Segoe UI Emoji"/>
                <w:color w:val="auto"/>
                <w:sz w:val="22"/>
                <w:szCs w:val="22"/>
              </w:rPr>
              <w:t>✅</w:t>
            </w:r>
            <w:r w:rsidRPr="002A102B">
              <w:rPr>
                <w:color w:val="auto"/>
                <w:sz w:val="22"/>
                <w:szCs w:val="22"/>
              </w:rPr>
              <w:t xml:space="preserve"> </w:t>
            </w:r>
            <w:r w:rsidRPr="002A102B">
              <w:rPr>
                <w:rFonts w:ascii="Arial Unicode MS" w:eastAsia="Arial Unicode MS" w:hAnsi="Arial Unicode MS" w:cs="Arial Unicode MS"/>
                <w:sz w:val="22"/>
                <w:szCs w:val="22"/>
              </w:rPr>
              <w:t>Available</w:t>
            </w:r>
          </w:p>
        </w:tc>
      </w:tr>
      <w:tr w:rsidR="00290C55" w:rsidRPr="002A102B" w14:paraId="28A9E042" w14:textId="77777777">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5BFAD17" w14:textId="77777777" w:rsidR="00290C55" w:rsidRPr="00AA7D55" w:rsidRDefault="00DB5D06" w:rsidP="00B1000D">
            <w:pPr>
              <w:jc w:val="both"/>
              <w:rPr>
                <w:sz w:val="22"/>
                <w:szCs w:val="22"/>
                <w:rPrChange w:id="7" w:author="Jörg Lucas" w:date="2026-05-06T13:26:00Z">
                  <w:rPr>
                    <w:sz w:val="22"/>
                    <w:szCs w:val="22"/>
                    <w:highlight w:val="yellow"/>
                  </w:rPr>
                </w:rPrChange>
              </w:rPr>
            </w:pPr>
            <w:r w:rsidRPr="00AA7D55">
              <w:rPr>
                <w:sz w:val="22"/>
                <w:szCs w:val="22"/>
                <w:rPrChange w:id="8" w:author="Jörg Lucas" w:date="2026-05-06T13:26:00Z">
                  <w:rPr>
                    <w:sz w:val="22"/>
                    <w:szCs w:val="22"/>
                    <w:highlight w:val="yellow"/>
                  </w:rPr>
                </w:rPrChange>
              </w:rPr>
              <w:t>Sustainability Code of Conduct for Suppliers &amp; Customers</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560517A" w14:textId="77777777" w:rsidR="00290C55" w:rsidRPr="00AA7D55" w:rsidRDefault="00DB5D06" w:rsidP="00B1000D">
            <w:pPr>
              <w:jc w:val="both"/>
              <w:rPr>
                <w:sz w:val="22"/>
                <w:szCs w:val="22"/>
                <w:rPrChange w:id="9" w:author="Jörg Lucas" w:date="2026-05-06T13:26:00Z">
                  <w:rPr>
                    <w:sz w:val="22"/>
                    <w:szCs w:val="22"/>
                    <w:highlight w:val="yellow"/>
                  </w:rPr>
                </w:rPrChange>
              </w:rPr>
            </w:pPr>
            <w:r w:rsidRPr="00AA7D55">
              <w:rPr>
                <w:sz w:val="22"/>
                <w:szCs w:val="22"/>
                <w:rPrChange w:id="10" w:author="Jörg Lucas" w:date="2026-05-06T13:26:00Z">
                  <w:rPr>
                    <w:sz w:val="22"/>
                    <w:szCs w:val="22"/>
                    <w:highlight w:val="yellow"/>
                  </w:rPr>
                </w:rPrChange>
              </w:rPr>
              <w:t>Binding supplier code covering social, environmental and ethical requirements (signed March 2024 onwards)</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B22948D" w14:textId="11493F96" w:rsidR="00290C55" w:rsidRPr="00AA7D55" w:rsidRDefault="00B1000D" w:rsidP="00B1000D">
            <w:pPr>
              <w:jc w:val="both"/>
              <w:rPr>
                <w:sz w:val="22"/>
                <w:szCs w:val="22"/>
                <w:rPrChange w:id="11" w:author="Jörg Lucas" w:date="2026-05-06T13:26:00Z">
                  <w:rPr>
                    <w:sz w:val="22"/>
                    <w:szCs w:val="22"/>
                    <w:highlight w:val="yellow"/>
                  </w:rPr>
                </w:rPrChange>
              </w:rPr>
            </w:pPr>
            <w:r w:rsidRPr="00AA7D55">
              <w:rPr>
                <w:rFonts w:ascii="Segoe UI Emoji" w:hAnsi="Segoe UI Emoji" w:cs="Segoe UI Emoji"/>
                <w:color w:val="auto"/>
                <w:sz w:val="22"/>
                <w:szCs w:val="22"/>
                <w:rPrChange w:id="12" w:author="Jörg Lucas" w:date="2026-05-06T13:26:00Z">
                  <w:rPr>
                    <w:rFonts w:ascii="Segoe UI Emoji" w:hAnsi="Segoe UI Emoji" w:cs="Segoe UI Emoji"/>
                    <w:color w:val="auto"/>
                    <w:sz w:val="22"/>
                    <w:szCs w:val="22"/>
                    <w:highlight w:val="yellow"/>
                  </w:rPr>
                </w:rPrChange>
              </w:rPr>
              <w:t>✅</w:t>
            </w:r>
            <w:r w:rsidRPr="00AA7D55">
              <w:rPr>
                <w:color w:val="auto"/>
                <w:sz w:val="22"/>
                <w:szCs w:val="22"/>
                <w:rPrChange w:id="13" w:author="Jörg Lucas" w:date="2026-05-06T13:26:00Z">
                  <w:rPr>
                    <w:color w:val="auto"/>
                    <w:sz w:val="22"/>
                    <w:szCs w:val="22"/>
                    <w:highlight w:val="yellow"/>
                  </w:rPr>
                </w:rPrChange>
              </w:rPr>
              <w:t xml:space="preserve"> </w:t>
            </w:r>
            <w:r w:rsidRPr="00AA7D55">
              <w:rPr>
                <w:rFonts w:ascii="Arial Unicode MS" w:eastAsia="Arial Unicode MS" w:hAnsi="Arial Unicode MS" w:cs="Arial Unicode MS"/>
                <w:sz w:val="22"/>
                <w:szCs w:val="22"/>
                <w:rPrChange w:id="14" w:author="Jörg Lucas" w:date="2026-05-06T13:26:00Z">
                  <w:rPr>
                    <w:rFonts w:ascii="Arial Unicode MS" w:eastAsia="Arial Unicode MS" w:hAnsi="Arial Unicode MS" w:cs="Arial Unicode MS"/>
                    <w:sz w:val="22"/>
                    <w:szCs w:val="22"/>
                    <w:highlight w:val="yellow"/>
                  </w:rPr>
                </w:rPrChange>
              </w:rPr>
              <w:t>Available</w:t>
            </w:r>
          </w:p>
        </w:tc>
      </w:tr>
      <w:tr w:rsidR="00290C55" w:rsidRPr="002A102B" w14:paraId="07B60BA2" w14:textId="77777777">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80D0158" w14:textId="77777777" w:rsidR="00290C55" w:rsidRPr="00AA7D55" w:rsidRDefault="00DB5D06" w:rsidP="00B1000D">
            <w:pPr>
              <w:jc w:val="both"/>
              <w:rPr>
                <w:sz w:val="22"/>
                <w:szCs w:val="22"/>
                <w:rPrChange w:id="15" w:author="Jörg Lucas" w:date="2026-05-06T13:26:00Z">
                  <w:rPr>
                    <w:sz w:val="22"/>
                    <w:szCs w:val="22"/>
                    <w:highlight w:val="yellow"/>
                  </w:rPr>
                </w:rPrChange>
              </w:rPr>
            </w:pPr>
            <w:r w:rsidRPr="00AA7D55">
              <w:rPr>
                <w:sz w:val="22"/>
                <w:szCs w:val="22"/>
                <w:rPrChange w:id="16" w:author="Jörg Lucas" w:date="2026-05-06T13:26:00Z">
                  <w:rPr>
                    <w:sz w:val="22"/>
                    <w:szCs w:val="22"/>
                    <w:highlight w:val="yellow"/>
                  </w:rPr>
                </w:rPrChange>
              </w:rPr>
              <w:t>SOP-07.07</w:t>
            </w:r>
          </w:p>
        </w:tc>
        <w:tc>
          <w:tcPr>
            <w:tcW w:w="4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5F95DBE" w14:textId="77777777" w:rsidR="00290C55" w:rsidRPr="00AA7D55" w:rsidRDefault="00DB5D06" w:rsidP="00B1000D">
            <w:pPr>
              <w:jc w:val="both"/>
              <w:rPr>
                <w:sz w:val="22"/>
                <w:szCs w:val="22"/>
                <w:rPrChange w:id="17" w:author="Jörg Lucas" w:date="2026-05-06T13:26:00Z">
                  <w:rPr>
                    <w:sz w:val="22"/>
                    <w:szCs w:val="22"/>
                    <w:highlight w:val="yellow"/>
                  </w:rPr>
                </w:rPrChange>
              </w:rPr>
            </w:pPr>
            <w:r w:rsidRPr="00AA7D55">
              <w:rPr>
                <w:sz w:val="22"/>
                <w:szCs w:val="22"/>
                <w:rPrChange w:id="18" w:author="Jörg Lucas" w:date="2026-05-06T13:26:00Z">
                  <w:rPr>
                    <w:sz w:val="22"/>
                    <w:szCs w:val="22"/>
                    <w:highlight w:val="yellow"/>
                  </w:rPr>
                </w:rPrChange>
              </w:rPr>
              <w:t>Supplier selection and qualification procedure</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A8E1486" w14:textId="5C97F2F2" w:rsidR="00290C55" w:rsidRPr="00AA7D55" w:rsidRDefault="00B1000D" w:rsidP="00B1000D">
            <w:pPr>
              <w:jc w:val="both"/>
              <w:rPr>
                <w:sz w:val="22"/>
                <w:szCs w:val="22"/>
                <w:rPrChange w:id="19" w:author="Jörg Lucas" w:date="2026-05-06T13:26:00Z">
                  <w:rPr>
                    <w:sz w:val="22"/>
                    <w:szCs w:val="22"/>
                    <w:highlight w:val="yellow"/>
                  </w:rPr>
                </w:rPrChange>
              </w:rPr>
            </w:pPr>
            <w:r w:rsidRPr="00AA7D55">
              <w:rPr>
                <w:rFonts w:ascii="Segoe UI Emoji" w:hAnsi="Segoe UI Emoji" w:cs="Segoe UI Emoji"/>
                <w:color w:val="auto"/>
                <w:sz w:val="22"/>
                <w:szCs w:val="22"/>
                <w:rPrChange w:id="20" w:author="Jörg Lucas" w:date="2026-05-06T13:26:00Z">
                  <w:rPr>
                    <w:rFonts w:ascii="Segoe UI Emoji" w:hAnsi="Segoe UI Emoji" w:cs="Segoe UI Emoji"/>
                    <w:color w:val="auto"/>
                    <w:sz w:val="22"/>
                    <w:szCs w:val="22"/>
                    <w:highlight w:val="yellow"/>
                  </w:rPr>
                </w:rPrChange>
              </w:rPr>
              <w:t>✅</w:t>
            </w:r>
            <w:r w:rsidRPr="00AA7D55">
              <w:rPr>
                <w:color w:val="auto"/>
                <w:sz w:val="22"/>
                <w:szCs w:val="22"/>
                <w:rPrChange w:id="21" w:author="Jörg Lucas" w:date="2026-05-06T13:26:00Z">
                  <w:rPr>
                    <w:color w:val="auto"/>
                    <w:sz w:val="22"/>
                    <w:szCs w:val="22"/>
                    <w:highlight w:val="yellow"/>
                  </w:rPr>
                </w:rPrChange>
              </w:rPr>
              <w:t xml:space="preserve"> </w:t>
            </w:r>
            <w:r w:rsidRPr="00AA7D55">
              <w:rPr>
                <w:rFonts w:ascii="Arial Unicode MS" w:eastAsia="Arial Unicode MS" w:hAnsi="Arial Unicode MS" w:cs="Arial Unicode MS"/>
                <w:sz w:val="22"/>
                <w:szCs w:val="22"/>
                <w:rPrChange w:id="22" w:author="Jörg Lucas" w:date="2026-05-06T13:26:00Z">
                  <w:rPr>
                    <w:rFonts w:ascii="Arial Unicode MS" w:eastAsia="Arial Unicode MS" w:hAnsi="Arial Unicode MS" w:cs="Arial Unicode MS"/>
                    <w:sz w:val="22"/>
                    <w:szCs w:val="22"/>
                    <w:highlight w:val="yellow"/>
                  </w:rPr>
                </w:rPrChange>
              </w:rPr>
              <w:t>Available</w:t>
            </w:r>
          </w:p>
        </w:tc>
      </w:tr>
      <w:tr w:rsidR="00290C55" w:rsidRPr="002A102B" w14:paraId="55782F83" w14:textId="77777777">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DE90D1B" w14:textId="77777777" w:rsidR="00290C55" w:rsidRPr="00AA7D55" w:rsidRDefault="00DB5D06" w:rsidP="00B1000D">
            <w:pPr>
              <w:jc w:val="both"/>
              <w:rPr>
                <w:sz w:val="22"/>
                <w:szCs w:val="22"/>
                <w:rPrChange w:id="23" w:author="Jörg Lucas" w:date="2026-05-06T13:26:00Z">
                  <w:rPr>
                    <w:sz w:val="22"/>
                    <w:szCs w:val="22"/>
                    <w:highlight w:val="yellow"/>
                  </w:rPr>
                </w:rPrChange>
              </w:rPr>
            </w:pPr>
            <w:r w:rsidRPr="00AA7D55">
              <w:rPr>
                <w:sz w:val="22"/>
                <w:szCs w:val="22"/>
                <w:rPrChange w:id="24" w:author="Jörg Lucas" w:date="2026-05-06T13:26:00Z">
                  <w:rPr>
                    <w:sz w:val="22"/>
                    <w:szCs w:val="22"/>
                    <w:highlight w:val="yellow"/>
                  </w:rPr>
                </w:rPrChange>
              </w:rPr>
              <w:t>SOP-08.08</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0A8BB0C" w14:textId="77777777" w:rsidR="00290C55" w:rsidRPr="00AA7D55" w:rsidRDefault="00DB5D06" w:rsidP="00B1000D">
            <w:pPr>
              <w:jc w:val="both"/>
              <w:rPr>
                <w:sz w:val="22"/>
                <w:szCs w:val="22"/>
                <w:rPrChange w:id="25" w:author="Jörg Lucas" w:date="2026-05-06T13:26:00Z">
                  <w:rPr>
                    <w:sz w:val="22"/>
                    <w:szCs w:val="22"/>
                    <w:highlight w:val="yellow"/>
                  </w:rPr>
                </w:rPrChange>
              </w:rPr>
            </w:pPr>
            <w:r w:rsidRPr="00AA7D55">
              <w:rPr>
                <w:sz w:val="22"/>
                <w:szCs w:val="22"/>
                <w:rPrChange w:id="26" w:author="Jörg Lucas" w:date="2026-05-06T13:26:00Z">
                  <w:rPr>
                    <w:sz w:val="22"/>
                    <w:szCs w:val="22"/>
                    <w:highlight w:val="yellow"/>
                  </w:rPr>
                </w:rPrChange>
              </w:rPr>
              <w:t>Supplier qualification and performance evaluation</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41C871E" w14:textId="70E07C38" w:rsidR="00290C55" w:rsidRPr="00AA7D55" w:rsidRDefault="00B1000D" w:rsidP="00B1000D">
            <w:pPr>
              <w:jc w:val="both"/>
              <w:rPr>
                <w:sz w:val="22"/>
                <w:szCs w:val="22"/>
                <w:rPrChange w:id="27" w:author="Jörg Lucas" w:date="2026-05-06T13:26:00Z">
                  <w:rPr>
                    <w:sz w:val="22"/>
                    <w:szCs w:val="22"/>
                    <w:highlight w:val="yellow"/>
                  </w:rPr>
                </w:rPrChange>
              </w:rPr>
            </w:pPr>
            <w:r w:rsidRPr="00AA7D55">
              <w:rPr>
                <w:rFonts w:ascii="Segoe UI Emoji" w:hAnsi="Segoe UI Emoji" w:cs="Segoe UI Emoji"/>
                <w:color w:val="auto"/>
                <w:sz w:val="22"/>
                <w:szCs w:val="22"/>
                <w:rPrChange w:id="28" w:author="Jörg Lucas" w:date="2026-05-06T13:26:00Z">
                  <w:rPr>
                    <w:rFonts w:ascii="Segoe UI Emoji" w:hAnsi="Segoe UI Emoji" w:cs="Segoe UI Emoji"/>
                    <w:color w:val="auto"/>
                    <w:sz w:val="22"/>
                    <w:szCs w:val="22"/>
                    <w:highlight w:val="yellow"/>
                  </w:rPr>
                </w:rPrChange>
              </w:rPr>
              <w:t>✅</w:t>
            </w:r>
            <w:r w:rsidRPr="00AA7D55">
              <w:rPr>
                <w:color w:val="auto"/>
                <w:sz w:val="22"/>
                <w:szCs w:val="22"/>
                <w:rPrChange w:id="29" w:author="Jörg Lucas" w:date="2026-05-06T13:26:00Z">
                  <w:rPr>
                    <w:color w:val="auto"/>
                    <w:sz w:val="22"/>
                    <w:szCs w:val="22"/>
                    <w:highlight w:val="yellow"/>
                  </w:rPr>
                </w:rPrChange>
              </w:rPr>
              <w:t xml:space="preserve"> </w:t>
            </w:r>
            <w:r w:rsidRPr="00AA7D55">
              <w:rPr>
                <w:rFonts w:ascii="Arial Unicode MS" w:eastAsia="Arial Unicode MS" w:hAnsi="Arial Unicode MS" w:cs="Arial Unicode MS"/>
                <w:sz w:val="22"/>
                <w:szCs w:val="22"/>
                <w:rPrChange w:id="30" w:author="Jörg Lucas" w:date="2026-05-06T13:26:00Z">
                  <w:rPr>
                    <w:rFonts w:ascii="Arial Unicode MS" w:eastAsia="Arial Unicode MS" w:hAnsi="Arial Unicode MS" w:cs="Arial Unicode MS"/>
                    <w:sz w:val="22"/>
                    <w:szCs w:val="22"/>
                    <w:highlight w:val="yellow"/>
                  </w:rPr>
                </w:rPrChange>
              </w:rPr>
              <w:t>Available</w:t>
            </w:r>
          </w:p>
        </w:tc>
      </w:tr>
      <w:tr w:rsidR="00290C55" w:rsidRPr="002A102B" w14:paraId="59F466CF" w14:textId="77777777">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EC39578" w14:textId="77777777" w:rsidR="00290C55" w:rsidRPr="002A102B" w:rsidRDefault="00DB5D06" w:rsidP="00B1000D">
            <w:pPr>
              <w:jc w:val="both"/>
              <w:rPr>
                <w:sz w:val="22"/>
                <w:szCs w:val="22"/>
              </w:rPr>
            </w:pPr>
            <w:r w:rsidRPr="002A102B">
              <w:rPr>
                <w:sz w:val="22"/>
                <w:szCs w:val="22"/>
              </w:rPr>
              <w:t>Supplier Sustainability Self-Assessment Questionnaire</w:t>
            </w:r>
          </w:p>
        </w:tc>
        <w:tc>
          <w:tcPr>
            <w:tcW w:w="4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04A177A" w14:textId="77777777" w:rsidR="00290C55" w:rsidRPr="002A102B" w:rsidRDefault="00DB5D06" w:rsidP="00B1000D">
            <w:pPr>
              <w:jc w:val="both"/>
              <w:rPr>
                <w:sz w:val="22"/>
                <w:szCs w:val="22"/>
              </w:rPr>
            </w:pPr>
            <w:r w:rsidRPr="002A102B">
              <w:rPr>
                <w:sz w:val="22"/>
                <w:szCs w:val="22"/>
              </w:rPr>
              <w:t>Environmental and social self-assessment form for direct suppliers</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57378F7" w14:textId="05AF9D71" w:rsidR="00290C55" w:rsidRPr="008343E0" w:rsidRDefault="00B1000D" w:rsidP="00B1000D">
            <w:pPr>
              <w:jc w:val="both"/>
              <w:rPr>
                <w:sz w:val="22"/>
                <w:szCs w:val="22"/>
                <w:rPrChange w:id="31" w:author="Jörg Lucas" w:date="2026-05-06T13:26:00Z">
                  <w:rPr>
                    <w:sz w:val="22"/>
                    <w:szCs w:val="22"/>
                    <w:highlight w:val="yellow"/>
                  </w:rPr>
                </w:rPrChange>
              </w:rPr>
            </w:pPr>
            <w:r w:rsidRPr="008343E0">
              <w:rPr>
                <w:rFonts w:ascii="Segoe UI Emoji" w:hAnsi="Segoe UI Emoji" w:cs="Segoe UI Emoji"/>
                <w:color w:val="auto"/>
                <w:sz w:val="22"/>
                <w:szCs w:val="22"/>
                <w:rPrChange w:id="32" w:author="Jörg Lucas" w:date="2026-05-06T13:26:00Z">
                  <w:rPr>
                    <w:rFonts w:ascii="Segoe UI Emoji" w:hAnsi="Segoe UI Emoji" w:cs="Segoe UI Emoji"/>
                    <w:color w:val="auto"/>
                    <w:sz w:val="22"/>
                    <w:szCs w:val="22"/>
                    <w:highlight w:val="yellow"/>
                  </w:rPr>
                </w:rPrChange>
              </w:rPr>
              <w:t>⚠️</w:t>
            </w:r>
            <w:r w:rsidRPr="008343E0">
              <w:rPr>
                <w:sz w:val="22"/>
                <w:szCs w:val="22"/>
                <w:rPrChange w:id="33" w:author="Jörg Lucas" w:date="2026-05-06T13:26:00Z">
                  <w:rPr>
                    <w:sz w:val="22"/>
                    <w:szCs w:val="22"/>
                    <w:highlight w:val="yellow"/>
                  </w:rPr>
                </w:rPrChange>
              </w:rPr>
              <w:t>To be created</w:t>
            </w:r>
          </w:p>
        </w:tc>
      </w:tr>
      <w:tr w:rsidR="00290C55" w:rsidRPr="002A102B" w14:paraId="7DB04D33" w14:textId="77777777">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018ED31" w14:textId="77777777" w:rsidR="00290C55" w:rsidRPr="002A102B" w:rsidRDefault="00DB5D06" w:rsidP="00B1000D">
            <w:pPr>
              <w:jc w:val="both"/>
              <w:rPr>
                <w:sz w:val="22"/>
                <w:szCs w:val="22"/>
              </w:rPr>
            </w:pPr>
            <w:r w:rsidRPr="002A102B">
              <w:rPr>
                <w:sz w:val="22"/>
                <w:szCs w:val="22"/>
              </w:rPr>
              <w:t>Supplier ESG Audit Programme</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7502A0C" w14:textId="77777777" w:rsidR="00290C55" w:rsidRPr="002A102B" w:rsidRDefault="00DB5D06" w:rsidP="00B1000D">
            <w:pPr>
              <w:jc w:val="both"/>
              <w:rPr>
                <w:sz w:val="22"/>
                <w:szCs w:val="22"/>
              </w:rPr>
            </w:pPr>
            <w:r w:rsidRPr="002A102B">
              <w:rPr>
                <w:sz w:val="22"/>
                <w:szCs w:val="22"/>
              </w:rPr>
              <w:t>Annual risk-based audit plan for supplier sustainability audits</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969DF82" w14:textId="467C328E" w:rsidR="00290C55" w:rsidRPr="008343E0" w:rsidRDefault="00B1000D" w:rsidP="00B1000D">
            <w:pPr>
              <w:jc w:val="both"/>
              <w:rPr>
                <w:sz w:val="22"/>
                <w:szCs w:val="22"/>
                <w:rPrChange w:id="34" w:author="Jörg Lucas" w:date="2026-05-06T13:26:00Z">
                  <w:rPr>
                    <w:sz w:val="22"/>
                    <w:szCs w:val="22"/>
                    <w:highlight w:val="yellow"/>
                  </w:rPr>
                </w:rPrChange>
              </w:rPr>
            </w:pPr>
            <w:r w:rsidRPr="008343E0">
              <w:rPr>
                <w:rFonts w:ascii="Segoe UI Emoji" w:hAnsi="Segoe UI Emoji" w:cs="Segoe UI Emoji"/>
                <w:color w:val="auto"/>
                <w:sz w:val="22"/>
                <w:szCs w:val="22"/>
                <w:rPrChange w:id="35" w:author="Jörg Lucas" w:date="2026-05-06T13:26:00Z">
                  <w:rPr>
                    <w:rFonts w:ascii="Segoe UI Emoji" w:hAnsi="Segoe UI Emoji" w:cs="Segoe UI Emoji"/>
                    <w:color w:val="auto"/>
                    <w:sz w:val="22"/>
                    <w:szCs w:val="22"/>
                    <w:highlight w:val="yellow"/>
                  </w:rPr>
                </w:rPrChange>
              </w:rPr>
              <w:t>⚠️</w:t>
            </w:r>
            <w:r w:rsidRPr="008343E0">
              <w:rPr>
                <w:sz w:val="22"/>
                <w:szCs w:val="22"/>
                <w:rPrChange w:id="36" w:author="Jörg Lucas" w:date="2026-05-06T13:26:00Z">
                  <w:rPr>
                    <w:sz w:val="22"/>
                    <w:szCs w:val="22"/>
                    <w:highlight w:val="yellow"/>
                  </w:rPr>
                </w:rPrChange>
              </w:rPr>
              <w:t>To be created</w:t>
            </w:r>
          </w:p>
        </w:tc>
      </w:tr>
      <w:tr w:rsidR="00290C55" w:rsidRPr="002A102B" w14:paraId="008A58D6" w14:textId="77777777">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F8E8899" w14:textId="77777777" w:rsidR="00290C55" w:rsidRPr="002A102B" w:rsidRDefault="00DB5D06" w:rsidP="00B1000D">
            <w:pPr>
              <w:jc w:val="both"/>
              <w:rPr>
                <w:sz w:val="22"/>
                <w:szCs w:val="22"/>
              </w:rPr>
            </w:pPr>
            <w:r w:rsidRPr="002A102B">
              <w:rPr>
                <w:sz w:val="22"/>
                <w:szCs w:val="22"/>
              </w:rPr>
              <w:t>Supplier Corrective Action and Escalation Procedure</w:t>
            </w:r>
          </w:p>
        </w:tc>
        <w:tc>
          <w:tcPr>
            <w:tcW w:w="4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A1B4526" w14:textId="77777777" w:rsidR="00290C55" w:rsidRPr="002A102B" w:rsidRDefault="00DB5D06" w:rsidP="00B1000D">
            <w:pPr>
              <w:jc w:val="both"/>
              <w:rPr>
                <w:sz w:val="22"/>
                <w:szCs w:val="22"/>
              </w:rPr>
            </w:pPr>
            <w:r w:rsidRPr="002A102B">
              <w:rPr>
                <w:sz w:val="22"/>
                <w:szCs w:val="22"/>
              </w:rPr>
              <w:t>CAPA process for supplier non-conformities; escalation and termination rules</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338AE7B" w14:textId="49C56C74" w:rsidR="00290C55" w:rsidRPr="008343E0" w:rsidRDefault="00B1000D" w:rsidP="00B1000D">
            <w:pPr>
              <w:jc w:val="both"/>
              <w:rPr>
                <w:sz w:val="22"/>
                <w:szCs w:val="22"/>
                <w:rPrChange w:id="37" w:author="Jörg Lucas" w:date="2026-05-06T13:26:00Z">
                  <w:rPr>
                    <w:sz w:val="22"/>
                    <w:szCs w:val="22"/>
                    <w:highlight w:val="yellow"/>
                  </w:rPr>
                </w:rPrChange>
              </w:rPr>
            </w:pPr>
            <w:r w:rsidRPr="008343E0">
              <w:rPr>
                <w:rFonts w:ascii="Segoe UI Emoji" w:hAnsi="Segoe UI Emoji" w:cs="Segoe UI Emoji"/>
                <w:color w:val="auto"/>
                <w:sz w:val="22"/>
                <w:szCs w:val="22"/>
                <w:rPrChange w:id="38" w:author="Jörg Lucas" w:date="2026-05-06T13:26:00Z">
                  <w:rPr>
                    <w:rFonts w:ascii="Segoe UI Emoji" w:hAnsi="Segoe UI Emoji" w:cs="Segoe UI Emoji"/>
                    <w:color w:val="auto"/>
                    <w:sz w:val="22"/>
                    <w:szCs w:val="22"/>
                    <w:highlight w:val="yellow"/>
                  </w:rPr>
                </w:rPrChange>
              </w:rPr>
              <w:t>⚠️</w:t>
            </w:r>
            <w:r w:rsidRPr="008343E0">
              <w:rPr>
                <w:sz w:val="22"/>
                <w:szCs w:val="22"/>
                <w:rPrChange w:id="39" w:author="Jörg Lucas" w:date="2026-05-06T13:26:00Z">
                  <w:rPr>
                    <w:sz w:val="22"/>
                    <w:szCs w:val="22"/>
                    <w:highlight w:val="yellow"/>
                  </w:rPr>
                </w:rPrChange>
              </w:rPr>
              <w:t>To be created</w:t>
            </w:r>
          </w:p>
        </w:tc>
      </w:tr>
      <w:tr w:rsidR="00290C55" w:rsidRPr="002A102B" w14:paraId="69BE25B4" w14:textId="77777777">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67ECD67" w14:textId="77777777" w:rsidR="00290C55" w:rsidRPr="002A102B" w:rsidRDefault="00DB5D06" w:rsidP="00B1000D">
            <w:pPr>
              <w:jc w:val="both"/>
              <w:rPr>
                <w:sz w:val="22"/>
                <w:szCs w:val="22"/>
              </w:rPr>
            </w:pPr>
            <w:r w:rsidRPr="002A102B">
              <w:rPr>
                <w:sz w:val="22"/>
                <w:szCs w:val="22"/>
              </w:rPr>
              <w:t>LkSG Annual Due Diligence Report</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99AC315" w14:textId="77777777" w:rsidR="00290C55" w:rsidRPr="002A102B" w:rsidRDefault="00DB5D06" w:rsidP="00B1000D">
            <w:pPr>
              <w:jc w:val="both"/>
              <w:rPr>
                <w:sz w:val="22"/>
                <w:szCs w:val="22"/>
              </w:rPr>
            </w:pPr>
            <w:r w:rsidRPr="002A102B">
              <w:rPr>
                <w:sz w:val="22"/>
                <w:szCs w:val="22"/>
              </w:rPr>
              <w:t>Annual supply chain human rights and environmental due diligence report</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13AD9B1" w14:textId="7D5E67AB" w:rsidR="00290C55" w:rsidRPr="008343E0" w:rsidRDefault="00B1000D" w:rsidP="00B1000D">
            <w:pPr>
              <w:jc w:val="both"/>
              <w:rPr>
                <w:sz w:val="22"/>
                <w:szCs w:val="22"/>
                <w:rPrChange w:id="40" w:author="Jörg Lucas" w:date="2026-05-06T13:26:00Z">
                  <w:rPr>
                    <w:sz w:val="22"/>
                    <w:szCs w:val="22"/>
                    <w:highlight w:val="yellow"/>
                  </w:rPr>
                </w:rPrChange>
              </w:rPr>
            </w:pPr>
            <w:r w:rsidRPr="008343E0">
              <w:rPr>
                <w:rFonts w:ascii="Segoe UI Emoji" w:hAnsi="Segoe UI Emoji" w:cs="Segoe UI Emoji"/>
                <w:color w:val="auto"/>
                <w:sz w:val="22"/>
                <w:szCs w:val="22"/>
                <w:rPrChange w:id="41" w:author="Jörg Lucas" w:date="2026-05-06T13:26:00Z">
                  <w:rPr>
                    <w:rFonts w:ascii="Segoe UI Emoji" w:hAnsi="Segoe UI Emoji" w:cs="Segoe UI Emoji"/>
                    <w:color w:val="auto"/>
                    <w:sz w:val="22"/>
                    <w:szCs w:val="22"/>
                    <w:highlight w:val="yellow"/>
                  </w:rPr>
                </w:rPrChange>
              </w:rPr>
              <w:t>⚠️</w:t>
            </w:r>
            <w:r w:rsidRPr="008343E0">
              <w:rPr>
                <w:sz w:val="22"/>
                <w:szCs w:val="22"/>
                <w:rPrChange w:id="42" w:author="Jörg Lucas" w:date="2026-05-06T13:26:00Z">
                  <w:rPr>
                    <w:sz w:val="22"/>
                    <w:szCs w:val="22"/>
                    <w:highlight w:val="yellow"/>
                  </w:rPr>
                </w:rPrChange>
              </w:rPr>
              <w:t xml:space="preserve"> To be initiated (FY 2026)</w:t>
            </w:r>
          </w:p>
        </w:tc>
      </w:tr>
      <w:tr w:rsidR="00290C55" w:rsidRPr="002A102B" w14:paraId="3D11DF13" w14:textId="77777777">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EB95264" w14:textId="77777777" w:rsidR="00290C55" w:rsidRPr="002A102B" w:rsidRDefault="00DB5D06" w:rsidP="00B1000D">
            <w:pPr>
              <w:jc w:val="both"/>
              <w:rPr>
                <w:sz w:val="22"/>
                <w:szCs w:val="22"/>
              </w:rPr>
            </w:pPr>
            <w:r w:rsidRPr="002A102B">
              <w:rPr>
                <w:sz w:val="22"/>
                <w:szCs w:val="22"/>
              </w:rPr>
              <w:t>Annual Sustainable Procurement General Targets Report</w:t>
            </w:r>
          </w:p>
        </w:tc>
        <w:tc>
          <w:tcPr>
            <w:tcW w:w="4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69AA4A9" w14:textId="77777777" w:rsidR="00290C55" w:rsidRPr="002A102B" w:rsidRDefault="00DB5D06" w:rsidP="00B1000D">
            <w:pPr>
              <w:jc w:val="both"/>
              <w:rPr>
                <w:sz w:val="22"/>
                <w:szCs w:val="22"/>
              </w:rPr>
            </w:pPr>
            <w:r w:rsidRPr="002A102B">
              <w:rPr>
                <w:sz w:val="22"/>
                <w:szCs w:val="22"/>
              </w:rPr>
              <w:t>Annual performance summary against programme-level targets in Section 6</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5ABDB88" w14:textId="3D675480" w:rsidR="00290C55" w:rsidRPr="008343E0" w:rsidRDefault="00B1000D" w:rsidP="00B1000D">
            <w:pPr>
              <w:jc w:val="both"/>
              <w:rPr>
                <w:sz w:val="22"/>
                <w:szCs w:val="22"/>
                <w:rPrChange w:id="43" w:author="Jörg Lucas" w:date="2026-05-06T13:26:00Z">
                  <w:rPr>
                    <w:sz w:val="22"/>
                    <w:szCs w:val="22"/>
                    <w:highlight w:val="yellow"/>
                  </w:rPr>
                </w:rPrChange>
              </w:rPr>
            </w:pPr>
            <w:r w:rsidRPr="008343E0">
              <w:rPr>
                <w:rFonts w:ascii="Segoe UI Emoji" w:hAnsi="Segoe UI Emoji" w:cs="Segoe UI Emoji"/>
                <w:color w:val="auto"/>
                <w:sz w:val="22"/>
                <w:szCs w:val="22"/>
                <w:rPrChange w:id="44" w:author="Jörg Lucas" w:date="2026-05-06T13:26:00Z">
                  <w:rPr>
                    <w:rFonts w:ascii="Segoe UI Emoji" w:hAnsi="Segoe UI Emoji" w:cs="Segoe UI Emoji"/>
                    <w:color w:val="auto"/>
                    <w:sz w:val="22"/>
                    <w:szCs w:val="22"/>
                    <w:highlight w:val="yellow"/>
                  </w:rPr>
                </w:rPrChange>
              </w:rPr>
              <w:t>🔄</w:t>
            </w:r>
            <w:r w:rsidRPr="008343E0">
              <w:rPr>
                <w:color w:val="auto"/>
                <w:sz w:val="22"/>
                <w:szCs w:val="22"/>
                <w:rPrChange w:id="45" w:author="Jörg Lucas" w:date="2026-05-06T13:26:00Z">
                  <w:rPr>
                    <w:color w:val="auto"/>
                    <w:sz w:val="22"/>
                    <w:szCs w:val="22"/>
                    <w:highlight w:val="yellow"/>
                  </w:rPr>
                </w:rPrChange>
              </w:rPr>
              <w:t xml:space="preserve"> </w:t>
            </w:r>
            <w:r w:rsidRPr="008343E0">
              <w:rPr>
                <w:sz w:val="22"/>
                <w:szCs w:val="22"/>
                <w:rPrChange w:id="46" w:author="Jörg Lucas" w:date="2026-05-06T13:26:00Z">
                  <w:rPr>
                    <w:sz w:val="22"/>
                    <w:szCs w:val="22"/>
                    <w:highlight w:val="yellow"/>
                  </w:rPr>
                </w:rPrChange>
              </w:rPr>
              <w:t>To be created</w:t>
            </w:r>
          </w:p>
        </w:tc>
      </w:tr>
      <w:tr w:rsidR="00290C55" w:rsidRPr="002A102B" w14:paraId="26468596" w14:textId="77777777">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1A7C09A" w14:textId="77777777" w:rsidR="00290C55" w:rsidRPr="002A102B" w:rsidRDefault="00DB5D06" w:rsidP="00B1000D">
            <w:pPr>
              <w:jc w:val="both"/>
              <w:rPr>
                <w:sz w:val="22"/>
                <w:szCs w:val="22"/>
              </w:rPr>
            </w:pPr>
            <w:r w:rsidRPr="002A102B">
              <w:rPr>
                <w:sz w:val="22"/>
                <w:szCs w:val="22"/>
              </w:rPr>
              <w:t>UN Global Compact — Ten Principles</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B94D8F1" w14:textId="77777777" w:rsidR="00290C55" w:rsidRPr="002A102B" w:rsidRDefault="00DB5D06" w:rsidP="00B1000D">
            <w:pPr>
              <w:jc w:val="both"/>
              <w:rPr>
                <w:sz w:val="22"/>
                <w:szCs w:val="22"/>
              </w:rPr>
            </w:pPr>
            <w:r w:rsidRPr="002A102B">
              <w:rPr>
                <w:sz w:val="22"/>
                <w:szCs w:val="22"/>
              </w:rPr>
              <w:t>Reference: https://www.unglobalcompact.org</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8537F47" w14:textId="77777777" w:rsidR="00290C55" w:rsidRPr="002A102B" w:rsidRDefault="00DB5D06" w:rsidP="00B1000D">
            <w:pPr>
              <w:jc w:val="both"/>
              <w:rPr>
                <w:sz w:val="22"/>
                <w:szCs w:val="22"/>
              </w:rPr>
            </w:pPr>
            <w:r w:rsidRPr="002A102B">
              <w:rPr>
                <w:sz w:val="22"/>
                <w:szCs w:val="22"/>
              </w:rPr>
              <w:t>External reference</w:t>
            </w:r>
          </w:p>
        </w:tc>
      </w:tr>
      <w:tr w:rsidR="00290C55" w:rsidRPr="002A102B" w14:paraId="070EECC1" w14:textId="77777777">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A7F8735" w14:textId="77777777" w:rsidR="00290C55" w:rsidRPr="002A102B" w:rsidRDefault="00DB5D06" w:rsidP="00B1000D">
            <w:pPr>
              <w:jc w:val="both"/>
              <w:rPr>
                <w:sz w:val="22"/>
                <w:szCs w:val="22"/>
              </w:rPr>
            </w:pPr>
            <w:r w:rsidRPr="002A102B">
              <w:rPr>
                <w:sz w:val="22"/>
                <w:szCs w:val="22"/>
              </w:rPr>
              <w:t>ILO Core Conventions</w:t>
            </w:r>
          </w:p>
        </w:tc>
        <w:tc>
          <w:tcPr>
            <w:tcW w:w="4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972F38B" w14:textId="77777777" w:rsidR="00290C55" w:rsidRPr="002A102B" w:rsidRDefault="00DB5D06" w:rsidP="00B1000D">
            <w:pPr>
              <w:jc w:val="both"/>
              <w:rPr>
                <w:sz w:val="22"/>
                <w:szCs w:val="22"/>
              </w:rPr>
            </w:pPr>
            <w:r w:rsidRPr="002A102B">
              <w:rPr>
                <w:sz w:val="22"/>
                <w:szCs w:val="22"/>
              </w:rPr>
              <w:t>ILO Convention No. 138 (minimum age); No. 182 (worst forms of child labour); No. 87 &amp; 98 (freedom of association)</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9F5D591" w14:textId="77777777" w:rsidR="00290C55" w:rsidRPr="002A102B" w:rsidRDefault="00DB5D06" w:rsidP="00B1000D">
            <w:pPr>
              <w:jc w:val="both"/>
              <w:rPr>
                <w:sz w:val="22"/>
                <w:szCs w:val="22"/>
              </w:rPr>
            </w:pPr>
            <w:r w:rsidRPr="002A102B">
              <w:rPr>
                <w:sz w:val="22"/>
                <w:szCs w:val="22"/>
              </w:rPr>
              <w:t>External reference</w:t>
            </w:r>
          </w:p>
        </w:tc>
      </w:tr>
    </w:tbl>
    <w:p w14:paraId="629D49C1" w14:textId="77777777" w:rsidR="00290C55" w:rsidRDefault="00290C55" w:rsidP="007655E6">
      <w:pPr>
        <w:spacing w:after="200"/>
        <w:jc w:val="both"/>
      </w:pPr>
    </w:p>
    <w:p w14:paraId="4723604F" w14:textId="17AB8CC3" w:rsidR="00290C55" w:rsidRDefault="00DB5D06" w:rsidP="007655E6">
      <w:pPr>
        <w:pStyle w:val="berschrift1"/>
        <w:jc w:val="both"/>
      </w:pPr>
      <w:r>
        <w:t>11. Approval and Signature</w:t>
      </w:r>
    </w:p>
    <w:p w14:paraId="06A00404" w14:textId="77777777" w:rsidR="002A102B" w:rsidRPr="002A102B" w:rsidRDefault="002A102B" w:rsidP="007655E6">
      <w:pPr>
        <w:spacing w:after="120"/>
        <w:jc w:val="both"/>
        <w:rPr>
          <w:sz w:val="22"/>
          <w:szCs w:val="22"/>
        </w:rPr>
      </w:pPr>
    </w:p>
    <w:p w14:paraId="33506D4B" w14:textId="4B9AA45B" w:rsidR="00290C55" w:rsidRPr="002A102B" w:rsidRDefault="00DB5D06" w:rsidP="007655E6">
      <w:pPr>
        <w:spacing w:after="120"/>
        <w:jc w:val="both"/>
        <w:rPr>
          <w:sz w:val="26"/>
          <w:szCs w:val="26"/>
        </w:rPr>
      </w:pPr>
      <w:r w:rsidRPr="002A102B">
        <w:rPr>
          <w:sz w:val="22"/>
          <w:szCs w:val="22"/>
        </w:rPr>
        <w:t>This Sustainable Procurement Policy enters into force with effect from 1 April 2026 and supersedes all previous internal regulations on supplier sustainability requirements, insofar as these conflict with this policy</w:t>
      </w:r>
      <w:r w:rsidRPr="002A102B">
        <w:rPr>
          <w:sz w:val="26"/>
          <w:szCs w:val="26"/>
        </w:rPr>
        <w:t>.</w:t>
      </w:r>
    </w:p>
    <w:p w14:paraId="2F7D9C28" w14:textId="77777777" w:rsidR="00290C55" w:rsidRDefault="00290C55" w:rsidP="007655E6">
      <w:pPr>
        <w:spacing w:after="60"/>
        <w:jc w:val="both"/>
      </w:pPr>
    </w:p>
    <w:tbl>
      <w:tblPr>
        <w:tblStyle w:val="ae"/>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19"/>
        <w:gridCol w:w="4919"/>
      </w:tblGrid>
      <w:tr w:rsidR="00290C55" w:rsidRPr="002A102B" w14:paraId="5F9E2D43" w14:textId="77777777">
        <w:tc>
          <w:tcPr>
            <w:tcW w:w="4719" w:type="dxa"/>
            <w:tcBorders>
              <w:top w:val="single" w:sz="4" w:space="0" w:color="BFBFBF"/>
              <w:left w:val="single" w:sz="4" w:space="0" w:color="BFBFBF"/>
              <w:bottom w:val="single" w:sz="4" w:space="0" w:color="BFBFBF"/>
              <w:right w:val="single" w:sz="4" w:space="0" w:color="BFBFBF"/>
            </w:tcBorders>
            <w:shd w:val="clear" w:color="auto" w:fill="EBF5EF"/>
            <w:tcMar>
              <w:top w:w="200" w:type="dxa"/>
              <w:left w:w="200" w:type="dxa"/>
              <w:bottom w:w="200" w:type="dxa"/>
              <w:right w:w="200" w:type="dxa"/>
            </w:tcMar>
          </w:tcPr>
          <w:p w14:paraId="00DC7012" w14:textId="77777777" w:rsidR="00290C55" w:rsidRPr="002A102B" w:rsidRDefault="00DB5D06" w:rsidP="007655E6">
            <w:pPr>
              <w:jc w:val="both"/>
              <w:rPr>
                <w:sz w:val="22"/>
                <w:szCs w:val="22"/>
              </w:rPr>
            </w:pPr>
            <w:r w:rsidRPr="002A102B">
              <w:rPr>
                <w:b/>
                <w:bCs/>
                <w:color w:val="1E6B3C"/>
                <w:sz w:val="22"/>
                <w:szCs w:val="22"/>
              </w:rPr>
              <w:t>Prepared by:</w:t>
            </w:r>
          </w:p>
          <w:p w14:paraId="23C4053C" w14:textId="2D276A4D" w:rsidR="00290C55" w:rsidRPr="002A102B" w:rsidRDefault="00DB5D06" w:rsidP="007655E6">
            <w:pPr>
              <w:jc w:val="both"/>
              <w:rPr>
                <w:sz w:val="22"/>
                <w:szCs w:val="22"/>
              </w:rPr>
            </w:pPr>
            <w:r w:rsidRPr="002A102B">
              <w:rPr>
                <w:sz w:val="22"/>
                <w:szCs w:val="22"/>
              </w:rPr>
              <w:t xml:space="preserve">Quality Management </w:t>
            </w:r>
            <w:del w:id="47" w:author="Jörg Lucas" w:date="2026-05-06T13:27:00Z">
              <w:r w:rsidRPr="002A102B" w:rsidDel="008343E0">
                <w:rPr>
                  <w:sz w:val="22"/>
                  <w:szCs w:val="22"/>
                </w:rPr>
                <w:delText>Officer</w:delText>
              </w:r>
            </w:del>
            <w:r w:rsidRPr="002A102B">
              <w:rPr>
                <w:sz w:val="22"/>
                <w:szCs w:val="22"/>
              </w:rPr>
              <w:t xml:space="preserve"> </w:t>
            </w:r>
            <w:del w:id="48" w:author="Jörg Lucas" w:date="2026-05-06T13:27:00Z">
              <w:r w:rsidRPr="002A102B" w:rsidDel="008343E0">
                <w:rPr>
                  <w:sz w:val="22"/>
                  <w:szCs w:val="22"/>
                </w:rPr>
                <w:delText>/ Purchasing</w:delText>
              </w:r>
            </w:del>
          </w:p>
          <w:p w14:paraId="32098619" w14:textId="77777777" w:rsidR="00290C55" w:rsidRDefault="00290C55" w:rsidP="007655E6">
            <w:pPr>
              <w:spacing w:after="160"/>
              <w:jc w:val="both"/>
              <w:rPr>
                <w:sz w:val="22"/>
                <w:szCs w:val="22"/>
              </w:rPr>
            </w:pPr>
          </w:p>
          <w:p w14:paraId="62860DBE" w14:textId="77777777" w:rsidR="005E5CC9" w:rsidRPr="002A102B" w:rsidRDefault="005E5CC9" w:rsidP="007655E6">
            <w:pPr>
              <w:spacing w:after="160"/>
              <w:jc w:val="both"/>
              <w:rPr>
                <w:sz w:val="22"/>
                <w:szCs w:val="22"/>
              </w:rPr>
            </w:pPr>
          </w:p>
          <w:p w14:paraId="326A2E02" w14:textId="77777777" w:rsidR="00290C55" w:rsidRPr="002A102B" w:rsidRDefault="00DB5D06" w:rsidP="007655E6">
            <w:pPr>
              <w:spacing w:after="120"/>
              <w:jc w:val="both"/>
              <w:rPr>
                <w:sz w:val="22"/>
                <w:szCs w:val="22"/>
              </w:rPr>
            </w:pPr>
            <w:r w:rsidRPr="002A102B">
              <w:rPr>
                <w:sz w:val="22"/>
                <w:szCs w:val="22"/>
              </w:rPr>
              <w:t>Signature: _________________________</w:t>
            </w:r>
          </w:p>
          <w:p w14:paraId="2E73D869" w14:textId="77777777" w:rsidR="00290C55" w:rsidRPr="002A102B" w:rsidRDefault="00DB5D06" w:rsidP="007655E6">
            <w:pPr>
              <w:spacing w:after="120"/>
              <w:jc w:val="both"/>
              <w:rPr>
                <w:sz w:val="22"/>
                <w:szCs w:val="22"/>
              </w:rPr>
            </w:pPr>
            <w:r w:rsidRPr="002A102B">
              <w:rPr>
                <w:sz w:val="22"/>
                <w:szCs w:val="22"/>
              </w:rPr>
              <w:t>Name: _____________________________</w:t>
            </w:r>
          </w:p>
          <w:p w14:paraId="2D41EF87" w14:textId="77777777" w:rsidR="00290C55" w:rsidRPr="002A102B" w:rsidRDefault="00DB5D06" w:rsidP="007655E6">
            <w:pPr>
              <w:spacing w:after="120"/>
              <w:jc w:val="both"/>
              <w:rPr>
                <w:sz w:val="22"/>
                <w:szCs w:val="22"/>
              </w:rPr>
            </w:pPr>
            <w:r w:rsidRPr="002A102B">
              <w:rPr>
                <w:sz w:val="22"/>
                <w:szCs w:val="22"/>
              </w:rPr>
              <w:t>Date: ______________________________</w:t>
            </w:r>
          </w:p>
        </w:tc>
        <w:tc>
          <w:tcPr>
            <w:tcW w:w="4919" w:type="dxa"/>
            <w:tcBorders>
              <w:top w:val="single" w:sz="4" w:space="0" w:color="BFBFBF"/>
              <w:left w:val="single" w:sz="4" w:space="0" w:color="BFBFBF"/>
              <w:bottom w:val="single" w:sz="4" w:space="0" w:color="BFBFBF"/>
              <w:right w:val="single" w:sz="4" w:space="0" w:color="BFBFBF"/>
            </w:tcBorders>
            <w:shd w:val="clear" w:color="auto" w:fill="EBF5EF"/>
            <w:tcMar>
              <w:top w:w="200" w:type="dxa"/>
              <w:left w:w="200" w:type="dxa"/>
              <w:bottom w:w="200" w:type="dxa"/>
              <w:right w:w="200" w:type="dxa"/>
            </w:tcMar>
          </w:tcPr>
          <w:p w14:paraId="558ED2CA" w14:textId="77777777" w:rsidR="00290C55" w:rsidRPr="002A102B" w:rsidRDefault="00DB5D06" w:rsidP="007655E6">
            <w:pPr>
              <w:jc w:val="both"/>
              <w:rPr>
                <w:sz w:val="22"/>
                <w:szCs w:val="22"/>
              </w:rPr>
            </w:pPr>
            <w:r w:rsidRPr="002A102B">
              <w:rPr>
                <w:b/>
                <w:bCs/>
                <w:color w:val="1E6B3C"/>
                <w:sz w:val="22"/>
                <w:szCs w:val="22"/>
              </w:rPr>
              <w:t>Approved by:</w:t>
            </w:r>
          </w:p>
          <w:p w14:paraId="63396F2D" w14:textId="77777777" w:rsidR="00290C55" w:rsidRPr="002A102B" w:rsidRDefault="00DB5D06" w:rsidP="007655E6">
            <w:pPr>
              <w:jc w:val="both"/>
              <w:rPr>
                <w:sz w:val="22"/>
                <w:szCs w:val="22"/>
              </w:rPr>
            </w:pPr>
            <w:r w:rsidRPr="002A102B">
              <w:rPr>
                <w:sz w:val="22"/>
                <w:szCs w:val="22"/>
              </w:rPr>
              <w:t>Management — Prestige Promotion Verkaufsförderung &amp; Werbeservice GmbH</w:t>
            </w:r>
          </w:p>
          <w:p w14:paraId="23D97091" w14:textId="5498BE91" w:rsidR="005E5CC9" w:rsidRPr="002A102B" w:rsidRDefault="005E5CC9" w:rsidP="005E5CC9">
            <w:pPr>
              <w:spacing w:before="240" w:after="160"/>
              <w:jc w:val="both"/>
              <w:rPr>
                <w:sz w:val="22"/>
                <w:szCs w:val="22"/>
              </w:rPr>
            </w:pPr>
          </w:p>
          <w:p w14:paraId="7DFD91DE" w14:textId="77777777" w:rsidR="00290C55" w:rsidRPr="002A102B" w:rsidRDefault="00DB5D06" w:rsidP="007655E6">
            <w:pPr>
              <w:spacing w:after="120"/>
              <w:jc w:val="both"/>
              <w:rPr>
                <w:sz w:val="22"/>
                <w:szCs w:val="22"/>
              </w:rPr>
            </w:pPr>
            <w:r w:rsidRPr="002A102B">
              <w:rPr>
                <w:sz w:val="22"/>
                <w:szCs w:val="22"/>
              </w:rPr>
              <w:t>Signature: _________________________</w:t>
            </w:r>
          </w:p>
          <w:p w14:paraId="03D1EEC8" w14:textId="77777777" w:rsidR="00290C55" w:rsidRPr="002A102B" w:rsidRDefault="00DB5D06" w:rsidP="007655E6">
            <w:pPr>
              <w:spacing w:after="120"/>
              <w:jc w:val="both"/>
              <w:rPr>
                <w:sz w:val="22"/>
                <w:szCs w:val="22"/>
              </w:rPr>
            </w:pPr>
            <w:r w:rsidRPr="002A102B">
              <w:rPr>
                <w:sz w:val="22"/>
                <w:szCs w:val="22"/>
              </w:rPr>
              <w:t>Name: _____________________________</w:t>
            </w:r>
          </w:p>
          <w:p w14:paraId="27C22F52" w14:textId="77777777" w:rsidR="00290C55" w:rsidRPr="002A102B" w:rsidRDefault="00DB5D06" w:rsidP="007655E6">
            <w:pPr>
              <w:spacing w:after="120"/>
              <w:jc w:val="both"/>
              <w:rPr>
                <w:sz w:val="22"/>
                <w:szCs w:val="22"/>
              </w:rPr>
            </w:pPr>
            <w:r w:rsidRPr="002A102B">
              <w:rPr>
                <w:sz w:val="22"/>
                <w:szCs w:val="22"/>
              </w:rPr>
              <w:t>Date: ______________________________</w:t>
            </w:r>
          </w:p>
        </w:tc>
      </w:tr>
      <w:tr w:rsidR="008343E0" w:rsidRPr="002A102B" w14:paraId="1FC42AE9" w14:textId="77777777">
        <w:trPr>
          <w:ins w:id="49" w:author="Jörg Lucas" w:date="2026-05-06T13:27:00Z"/>
        </w:trPr>
        <w:tc>
          <w:tcPr>
            <w:tcW w:w="4719" w:type="dxa"/>
            <w:tcBorders>
              <w:top w:val="single" w:sz="4" w:space="0" w:color="BFBFBF"/>
              <w:left w:val="single" w:sz="4" w:space="0" w:color="BFBFBF"/>
              <w:bottom w:val="single" w:sz="4" w:space="0" w:color="BFBFBF"/>
              <w:right w:val="single" w:sz="4" w:space="0" w:color="BFBFBF"/>
            </w:tcBorders>
            <w:shd w:val="clear" w:color="auto" w:fill="EBF5EF"/>
            <w:tcMar>
              <w:top w:w="200" w:type="dxa"/>
              <w:left w:w="200" w:type="dxa"/>
              <w:bottom w:w="200" w:type="dxa"/>
              <w:right w:w="200" w:type="dxa"/>
            </w:tcMar>
          </w:tcPr>
          <w:p w14:paraId="5C166183" w14:textId="77777777" w:rsidR="008343E0" w:rsidRPr="002A102B" w:rsidRDefault="008343E0" w:rsidP="008343E0">
            <w:pPr>
              <w:jc w:val="both"/>
              <w:rPr>
                <w:ins w:id="50" w:author="Jörg Lucas" w:date="2026-05-06T13:27:00Z"/>
                <w:sz w:val="22"/>
                <w:szCs w:val="22"/>
              </w:rPr>
            </w:pPr>
            <w:ins w:id="51" w:author="Jörg Lucas" w:date="2026-05-06T13:27:00Z">
              <w:r w:rsidRPr="002A102B">
                <w:rPr>
                  <w:b/>
                  <w:bCs/>
                  <w:color w:val="1E6B3C"/>
                  <w:sz w:val="22"/>
                  <w:szCs w:val="22"/>
                </w:rPr>
                <w:t>Prepared by:</w:t>
              </w:r>
            </w:ins>
          </w:p>
          <w:p w14:paraId="61A7B91A" w14:textId="321F8E91" w:rsidR="008343E0" w:rsidRPr="002A102B" w:rsidRDefault="008343E0" w:rsidP="008343E0">
            <w:pPr>
              <w:jc w:val="both"/>
              <w:rPr>
                <w:ins w:id="52" w:author="Jörg Lucas" w:date="2026-05-06T13:27:00Z"/>
                <w:sz w:val="22"/>
                <w:szCs w:val="22"/>
              </w:rPr>
            </w:pPr>
            <w:ins w:id="53" w:author="Jörg Lucas" w:date="2026-05-06T13:27:00Z">
              <w:r w:rsidRPr="002A102B">
                <w:rPr>
                  <w:sz w:val="22"/>
                  <w:szCs w:val="22"/>
                </w:rPr>
                <w:t>Purchasing</w:t>
              </w:r>
            </w:ins>
          </w:p>
          <w:p w14:paraId="7A750477" w14:textId="77777777" w:rsidR="008343E0" w:rsidRDefault="008343E0" w:rsidP="008343E0">
            <w:pPr>
              <w:spacing w:after="160"/>
              <w:jc w:val="both"/>
              <w:rPr>
                <w:ins w:id="54" w:author="Jörg Lucas" w:date="2026-05-06T13:27:00Z"/>
                <w:sz w:val="22"/>
                <w:szCs w:val="22"/>
              </w:rPr>
            </w:pPr>
          </w:p>
          <w:p w14:paraId="76394A41" w14:textId="77777777" w:rsidR="008343E0" w:rsidRPr="002A102B" w:rsidRDefault="008343E0" w:rsidP="008343E0">
            <w:pPr>
              <w:spacing w:after="160"/>
              <w:jc w:val="both"/>
              <w:rPr>
                <w:ins w:id="55" w:author="Jörg Lucas" w:date="2026-05-06T13:27:00Z"/>
                <w:sz w:val="22"/>
                <w:szCs w:val="22"/>
              </w:rPr>
            </w:pPr>
          </w:p>
          <w:p w14:paraId="0EE297BA" w14:textId="77777777" w:rsidR="008343E0" w:rsidRPr="002A102B" w:rsidRDefault="008343E0" w:rsidP="008343E0">
            <w:pPr>
              <w:spacing w:after="120"/>
              <w:jc w:val="both"/>
              <w:rPr>
                <w:ins w:id="56" w:author="Jörg Lucas" w:date="2026-05-06T13:27:00Z"/>
                <w:sz w:val="22"/>
                <w:szCs w:val="22"/>
              </w:rPr>
            </w:pPr>
            <w:ins w:id="57" w:author="Jörg Lucas" w:date="2026-05-06T13:27:00Z">
              <w:r w:rsidRPr="002A102B">
                <w:rPr>
                  <w:sz w:val="22"/>
                  <w:szCs w:val="22"/>
                </w:rPr>
                <w:t>Signature: _________________________</w:t>
              </w:r>
            </w:ins>
          </w:p>
          <w:p w14:paraId="25E374A4" w14:textId="77777777" w:rsidR="008343E0" w:rsidRPr="002A102B" w:rsidRDefault="008343E0" w:rsidP="008343E0">
            <w:pPr>
              <w:spacing w:after="120"/>
              <w:jc w:val="both"/>
              <w:rPr>
                <w:ins w:id="58" w:author="Jörg Lucas" w:date="2026-05-06T13:27:00Z"/>
                <w:sz w:val="22"/>
                <w:szCs w:val="22"/>
              </w:rPr>
            </w:pPr>
            <w:ins w:id="59" w:author="Jörg Lucas" w:date="2026-05-06T13:27:00Z">
              <w:r w:rsidRPr="002A102B">
                <w:rPr>
                  <w:sz w:val="22"/>
                  <w:szCs w:val="22"/>
                </w:rPr>
                <w:t>Name: _____________________________</w:t>
              </w:r>
            </w:ins>
          </w:p>
          <w:p w14:paraId="206A5D2A" w14:textId="21FE88A7" w:rsidR="008343E0" w:rsidRPr="002A102B" w:rsidRDefault="008343E0" w:rsidP="008343E0">
            <w:pPr>
              <w:jc w:val="both"/>
              <w:rPr>
                <w:ins w:id="60" w:author="Jörg Lucas" w:date="2026-05-06T13:27:00Z"/>
                <w:b/>
                <w:bCs/>
                <w:color w:val="1E6B3C"/>
                <w:sz w:val="22"/>
                <w:szCs w:val="22"/>
              </w:rPr>
            </w:pPr>
            <w:ins w:id="61" w:author="Jörg Lucas" w:date="2026-05-06T13:27:00Z">
              <w:r w:rsidRPr="002A102B">
                <w:rPr>
                  <w:sz w:val="22"/>
                  <w:szCs w:val="22"/>
                </w:rPr>
                <w:t>Date: ______________________________</w:t>
              </w:r>
            </w:ins>
          </w:p>
        </w:tc>
        <w:tc>
          <w:tcPr>
            <w:tcW w:w="4919" w:type="dxa"/>
            <w:tcBorders>
              <w:top w:val="single" w:sz="4" w:space="0" w:color="BFBFBF"/>
              <w:left w:val="single" w:sz="4" w:space="0" w:color="BFBFBF"/>
              <w:bottom w:val="single" w:sz="4" w:space="0" w:color="BFBFBF"/>
              <w:right w:val="single" w:sz="4" w:space="0" w:color="BFBFBF"/>
            </w:tcBorders>
            <w:shd w:val="clear" w:color="auto" w:fill="EBF5EF"/>
            <w:tcMar>
              <w:top w:w="200" w:type="dxa"/>
              <w:left w:w="200" w:type="dxa"/>
              <w:bottom w:w="200" w:type="dxa"/>
              <w:right w:w="200" w:type="dxa"/>
            </w:tcMar>
          </w:tcPr>
          <w:p w14:paraId="2B84C69C" w14:textId="77777777" w:rsidR="008343E0" w:rsidRPr="002A102B" w:rsidRDefault="008343E0" w:rsidP="007655E6">
            <w:pPr>
              <w:jc w:val="both"/>
              <w:rPr>
                <w:ins w:id="62" w:author="Jörg Lucas" w:date="2026-05-06T13:27:00Z"/>
                <w:b/>
                <w:bCs/>
                <w:color w:val="1E6B3C"/>
                <w:sz w:val="22"/>
                <w:szCs w:val="22"/>
              </w:rPr>
            </w:pPr>
          </w:p>
        </w:tc>
      </w:tr>
    </w:tbl>
    <w:p w14:paraId="523B4053" w14:textId="77777777" w:rsidR="00290C55" w:rsidRPr="002A102B" w:rsidRDefault="00290C55" w:rsidP="007655E6">
      <w:pPr>
        <w:spacing w:after="200"/>
        <w:jc w:val="both"/>
        <w:rPr>
          <w:sz w:val="22"/>
          <w:szCs w:val="22"/>
        </w:rPr>
      </w:pPr>
    </w:p>
    <w:p w14:paraId="461F99F3" w14:textId="77777777" w:rsidR="00290C55" w:rsidRDefault="00DB5D06" w:rsidP="007655E6">
      <w:pPr>
        <w:pStyle w:val="berschrift1"/>
        <w:jc w:val="both"/>
      </w:pPr>
      <w:r>
        <w:t>12. Version History</w:t>
      </w:r>
    </w:p>
    <w:p w14:paraId="58908603" w14:textId="77777777" w:rsidR="00290C55" w:rsidRDefault="00290C55" w:rsidP="007655E6">
      <w:pPr>
        <w:spacing w:after="60"/>
        <w:jc w:val="both"/>
      </w:pPr>
    </w:p>
    <w:tbl>
      <w:tblPr>
        <w:tblStyle w:val="af"/>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800"/>
        <w:gridCol w:w="2200"/>
        <w:gridCol w:w="4438"/>
      </w:tblGrid>
      <w:tr w:rsidR="00290C55" w14:paraId="7726C202"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B7218C0" w14:textId="77777777" w:rsidR="00290C55" w:rsidRPr="002A102B" w:rsidRDefault="00DB5D06" w:rsidP="007655E6">
            <w:pPr>
              <w:jc w:val="both"/>
              <w:rPr>
                <w:sz w:val="22"/>
                <w:szCs w:val="22"/>
              </w:rPr>
            </w:pPr>
            <w:r w:rsidRPr="002A102B">
              <w:rPr>
                <w:b/>
                <w:bCs/>
                <w:color w:val="1F4E79"/>
                <w:sz w:val="22"/>
                <w:szCs w:val="22"/>
              </w:rPr>
              <w:t>Version</w:t>
            </w:r>
          </w:p>
        </w:tc>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32C5AAA" w14:textId="77777777" w:rsidR="00290C55" w:rsidRPr="002A102B" w:rsidRDefault="00DB5D06" w:rsidP="007655E6">
            <w:pPr>
              <w:jc w:val="both"/>
              <w:rPr>
                <w:sz w:val="22"/>
                <w:szCs w:val="22"/>
              </w:rPr>
            </w:pPr>
            <w:r w:rsidRPr="002A102B">
              <w:rPr>
                <w:b/>
                <w:bCs/>
                <w:color w:val="1F4E79"/>
                <w:sz w:val="22"/>
                <w:szCs w:val="22"/>
              </w:rPr>
              <w:t>Date</w:t>
            </w:r>
          </w:p>
        </w:tc>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79EE839" w14:textId="77777777" w:rsidR="00290C55" w:rsidRPr="002A102B" w:rsidRDefault="00DB5D06" w:rsidP="007655E6">
            <w:pPr>
              <w:jc w:val="both"/>
              <w:rPr>
                <w:sz w:val="22"/>
                <w:szCs w:val="22"/>
              </w:rPr>
            </w:pPr>
            <w:r w:rsidRPr="002A102B">
              <w:rPr>
                <w:b/>
                <w:bCs/>
                <w:color w:val="1F4E79"/>
                <w:sz w:val="22"/>
                <w:szCs w:val="22"/>
              </w:rPr>
              <w:t>Author</w:t>
            </w:r>
          </w:p>
        </w:tc>
        <w:tc>
          <w:tcPr>
            <w:tcW w:w="44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63FC2F4" w14:textId="77777777" w:rsidR="00290C55" w:rsidRPr="002A102B" w:rsidRDefault="00DB5D06" w:rsidP="007655E6">
            <w:pPr>
              <w:jc w:val="both"/>
              <w:rPr>
                <w:sz w:val="22"/>
                <w:szCs w:val="22"/>
              </w:rPr>
            </w:pPr>
            <w:r w:rsidRPr="002A102B">
              <w:rPr>
                <w:b/>
                <w:bCs/>
                <w:color w:val="1F4E79"/>
                <w:sz w:val="22"/>
                <w:szCs w:val="22"/>
              </w:rPr>
              <w:t>Description of Changes</w:t>
            </w:r>
          </w:p>
        </w:tc>
      </w:tr>
      <w:tr w:rsidR="00290C55" w14:paraId="319A3652" w14:textId="77777777">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4EDCFD9" w14:textId="77777777" w:rsidR="00290C55" w:rsidRPr="002A102B" w:rsidRDefault="00DB5D06" w:rsidP="007655E6">
            <w:pPr>
              <w:jc w:val="both"/>
              <w:rPr>
                <w:sz w:val="22"/>
                <w:szCs w:val="22"/>
              </w:rPr>
            </w:pPr>
            <w:r w:rsidRPr="002A102B">
              <w:rPr>
                <w:sz w:val="22"/>
                <w:szCs w:val="22"/>
              </w:rPr>
              <w:t>1.0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24B7AE4" w14:textId="77777777" w:rsidR="00290C55" w:rsidRPr="002A102B" w:rsidRDefault="00DB5D06" w:rsidP="007655E6">
            <w:pPr>
              <w:jc w:val="both"/>
              <w:rPr>
                <w:sz w:val="22"/>
                <w:szCs w:val="22"/>
              </w:rPr>
            </w:pPr>
            <w:r w:rsidRPr="002A102B">
              <w:rPr>
                <w:sz w:val="22"/>
                <w:szCs w:val="22"/>
              </w:rPr>
              <w:t>01.04.2026</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4B66C79" w14:textId="77777777" w:rsidR="00290C55" w:rsidRPr="002A102B" w:rsidRDefault="00DB5D06" w:rsidP="007655E6">
            <w:pPr>
              <w:jc w:val="both"/>
              <w:rPr>
                <w:sz w:val="22"/>
                <w:szCs w:val="22"/>
              </w:rPr>
            </w:pPr>
            <w:r w:rsidRPr="002A102B">
              <w:rPr>
                <w:sz w:val="22"/>
                <w:szCs w:val="22"/>
              </w:rPr>
              <w:t>QM</w:t>
            </w:r>
            <w:del w:id="63" w:author="Jörg Lucas" w:date="2026-05-06T13:27:00Z">
              <w:r w:rsidRPr="002A102B" w:rsidDel="008343E0">
                <w:rPr>
                  <w:sz w:val="22"/>
                  <w:szCs w:val="22"/>
                </w:rPr>
                <w:delText>O</w:delText>
              </w:r>
            </w:del>
            <w:r w:rsidRPr="002A102B">
              <w:rPr>
                <w:sz w:val="22"/>
                <w:szCs w:val="22"/>
              </w:rPr>
              <w:t xml:space="preserve"> / Purchasing</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56C2A28" w14:textId="0EA13073" w:rsidR="00290C55" w:rsidRPr="002A102B" w:rsidRDefault="00DB5D06" w:rsidP="007655E6">
            <w:pPr>
              <w:jc w:val="both"/>
              <w:rPr>
                <w:sz w:val="22"/>
                <w:szCs w:val="22"/>
              </w:rPr>
            </w:pPr>
            <w:r w:rsidRPr="002A102B">
              <w:rPr>
                <w:sz w:val="22"/>
                <w:szCs w:val="22"/>
              </w:rPr>
              <w:t>Initial issue. Covers Supplier Environmental Practices (Section 4), Supplier Social Practices (Section 5), and General Targets for the Supplier Sustainability Programme (Section 6). Aligned with LkSG, Prestige Promotion Sustainability Code of Conduct (March 2024), UN Global Compact, ILO Conventions,criteria.</w:t>
            </w:r>
          </w:p>
        </w:tc>
      </w:tr>
    </w:tbl>
    <w:p w14:paraId="0422AFF3" w14:textId="77777777" w:rsidR="00290C55" w:rsidRDefault="00290C55" w:rsidP="007655E6">
      <w:pPr>
        <w:spacing w:after="200"/>
        <w:jc w:val="both"/>
      </w:pPr>
    </w:p>
    <w:p w14:paraId="72E8130D" w14:textId="77777777" w:rsidR="005E5CC9" w:rsidRDefault="005E5CC9">
      <w:pPr>
        <w:rPr>
          <w:b/>
          <w:bCs/>
          <w:color w:val="1F4E79"/>
          <w:sz w:val="28"/>
          <w:szCs w:val="28"/>
        </w:rPr>
      </w:pPr>
      <w:r>
        <w:br w:type="page"/>
      </w:r>
    </w:p>
    <w:p w14:paraId="41C4ADAE" w14:textId="43A02CEB" w:rsidR="00290C55" w:rsidRDefault="00DB5D06" w:rsidP="007655E6">
      <w:pPr>
        <w:pStyle w:val="berschrift1"/>
        <w:jc w:val="both"/>
      </w:pPr>
      <w:r>
        <w:lastRenderedPageBreak/>
        <w:t>13. Supplier Acknowledgement</w:t>
      </w:r>
    </w:p>
    <w:p w14:paraId="02387985" w14:textId="77777777" w:rsidR="002A102B" w:rsidRDefault="002A102B" w:rsidP="002A102B">
      <w:pPr>
        <w:spacing w:after="120"/>
        <w:jc w:val="both"/>
        <w:rPr>
          <w:sz w:val="22"/>
          <w:szCs w:val="22"/>
        </w:rPr>
      </w:pPr>
    </w:p>
    <w:p w14:paraId="65789367" w14:textId="29281849" w:rsidR="002A102B" w:rsidRPr="002A102B" w:rsidRDefault="002A102B" w:rsidP="002A102B">
      <w:pPr>
        <w:spacing w:after="120"/>
        <w:jc w:val="both"/>
        <w:rPr>
          <w:sz w:val="22"/>
          <w:szCs w:val="22"/>
        </w:rPr>
      </w:pPr>
      <w:r w:rsidRPr="002A102B">
        <w:rPr>
          <w:sz w:val="22"/>
          <w:szCs w:val="22"/>
        </w:rPr>
        <w:t>I, ______________________, confirm that I have received, read, and understood the Prestige Promotion Sustainable Procurement Policy and commit to complying with its requirements in all my professional activities. I am aware that violations of this policy may have employment law and, where applicable, legal consequences.</w:t>
      </w:r>
    </w:p>
    <w:p w14:paraId="5DBBB98C" w14:textId="77777777" w:rsidR="002A102B" w:rsidRPr="002A102B" w:rsidRDefault="002A102B" w:rsidP="002A102B">
      <w:pPr>
        <w:spacing w:after="120"/>
        <w:jc w:val="both"/>
        <w:rPr>
          <w:sz w:val="22"/>
          <w:szCs w:val="22"/>
        </w:rPr>
      </w:pPr>
    </w:p>
    <w:p w14:paraId="05CA2114" w14:textId="77777777" w:rsidR="002A102B" w:rsidRPr="002A102B" w:rsidRDefault="002A102B" w:rsidP="002A102B">
      <w:pPr>
        <w:spacing w:after="120"/>
        <w:jc w:val="both"/>
        <w:rPr>
          <w:sz w:val="22"/>
          <w:szCs w:val="22"/>
        </w:rPr>
      </w:pPr>
      <w:r w:rsidRPr="002A102B">
        <w:rPr>
          <w:sz w:val="22"/>
          <w:szCs w:val="22"/>
        </w:rPr>
        <w:t>I commit to acting with integrity and transparency, applying environmental and social sustainability criteria in all supplier selection, evaluation, and management activities, and ensuring alignment with this policy.</w:t>
      </w:r>
    </w:p>
    <w:p w14:paraId="3663C15A" w14:textId="77777777" w:rsidR="002A102B" w:rsidRPr="002A102B" w:rsidRDefault="002A102B" w:rsidP="002A102B">
      <w:pPr>
        <w:spacing w:after="120"/>
        <w:jc w:val="both"/>
        <w:rPr>
          <w:sz w:val="22"/>
          <w:szCs w:val="22"/>
        </w:rPr>
      </w:pPr>
    </w:p>
    <w:p w14:paraId="2B79DBE5" w14:textId="2A90E135" w:rsidR="00290C55" w:rsidRPr="002A102B" w:rsidRDefault="002A102B" w:rsidP="002A102B">
      <w:pPr>
        <w:spacing w:after="120"/>
        <w:jc w:val="both"/>
        <w:rPr>
          <w:sz w:val="22"/>
          <w:szCs w:val="22"/>
        </w:rPr>
      </w:pPr>
      <w:r w:rsidRPr="002A102B">
        <w:rPr>
          <w:sz w:val="22"/>
          <w:szCs w:val="22"/>
        </w:rPr>
        <w:t>I further commit to communicating the Sustainability Code of Conduct requirements to suppliers and business partners in a clear and accessible manner, reporting any concerns or violations through the available channels without fear of retaliation, disclosing any conflicts of interest without delay, and actively participating in all required sustainable procurement training and awareness programmes.</w:t>
      </w:r>
    </w:p>
    <w:p w14:paraId="3874F220" w14:textId="56977AD6" w:rsidR="00290C55" w:rsidRDefault="00290C55" w:rsidP="002A102B"/>
    <w:p w14:paraId="7233E4B3" w14:textId="77777777" w:rsidR="002A102B" w:rsidRPr="00DE4B5F" w:rsidRDefault="002A102B" w:rsidP="002A102B">
      <w:pPr>
        <w:spacing w:after="120"/>
        <w:jc w:val="both"/>
        <w:rPr>
          <w:sz w:val="22"/>
          <w:szCs w:val="22"/>
        </w:rPr>
      </w:pPr>
      <w:r w:rsidRPr="00DE4B5F">
        <w:rPr>
          <w:sz w:val="22"/>
          <w:szCs w:val="22"/>
        </w:rPr>
        <w:t xml:space="preserve">Employee Name: </w:t>
      </w:r>
    </w:p>
    <w:p w14:paraId="4BD9AD00" w14:textId="77777777" w:rsidR="002A102B" w:rsidRPr="00DE4B5F" w:rsidRDefault="002A102B" w:rsidP="002A102B">
      <w:pPr>
        <w:spacing w:after="80"/>
        <w:jc w:val="both"/>
        <w:rPr>
          <w:sz w:val="22"/>
          <w:szCs w:val="22"/>
        </w:rPr>
      </w:pPr>
    </w:p>
    <w:p w14:paraId="78CEAA25" w14:textId="77777777" w:rsidR="002A102B" w:rsidRPr="00DE4B5F" w:rsidRDefault="002A102B" w:rsidP="002A102B">
      <w:pPr>
        <w:spacing w:after="120"/>
        <w:jc w:val="both"/>
        <w:rPr>
          <w:sz w:val="22"/>
          <w:szCs w:val="22"/>
        </w:rPr>
      </w:pPr>
      <w:r w:rsidRPr="00DE4B5F">
        <w:rPr>
          <w:sz w:val="22"/>
          <w:szCs w:val="22"/>
        </w:rPr>
        <w:t xml:space="preserve">Signature: </w:t>
      </w:r>
    </w:p>
    <w:p w14:paraId="2B6242C8" w14:textId="77777777" w:rsidR="002A102B" w:rsidRPr="00DE4B5F" w:rsidRDefault="002A102B" w:rsidP="002A102B">
      <w:pPr>
        <w:spacing w:after="80"/>
        <w:jc w:val="both"/>
        <w:rPr>
          <w:sz w:val="22"/>
          <w:szCs w:val="22"/>
        </w:rPr>
      </w:pPr>
    </w:p>
    <w:p w14:paraId="73A8B783" w14:textId="77777777" w:rsidR="002A102B" w:rsidRPr="00DE4B5F" w:rsidRDefault="002A102B" w:rsidP="002A102B">
      <w:pPr>
        <w:spacing w:after="120"/>
        <w:jc w:val="both"/>
        <w:rPr>
          <w:sz w:val="22"/>
          <w:szCs w:val="22"/>
        </w:rPr>
      </w:pPr>
      <w:r w:rsidRPr="00DE4B5F">
        <w:rPr>
          <w:sz w:val="22"/>
          <w:szCs w:val="22"/>
        </w:rPr>
        <w:t xml:space="preserve">Date:  </w:t>
      </w:r>
    </w:p>
    <w:p w14:paraId="7FEF50EC" w14:textId="77777777" w:rsidR="002A102B" w:rsidRDefault="002A102B" w:rsidP="002A102B"/>
    <w:p w14:paraId="7B863659" w14:textId="77777777" w:rsidR="002A102B" w:rsidRDefault="002A102B" w:rsidP="002A102B"/>
    <w:sectPr w:rsidR="002A102B" w:rsidSect="006F29EE">
      <w:headerReference w:type="default" r:id="rId11"/>
      <w:footerReference w:type="default" r:id="rId12"/>
      <w:pgSz w:w="11906" w:h="16838"/>
      <w:pgMar w:top="1134" w:right="1134" w:bottom="993" w:left="1134" w:header="708" w:footer="397"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30215" w14:textId="77777777" w:rsidR="00980C40" w:rsidRDefault="00980C40">
      <w:r>
        <w:separator/>
      </w:r>
    </w:p>
  </w:endnote>
  <w:endnote w:type="continuationSeparator" w:id="0">
    <w:p w14:paraId="715D2BB4" w14:textId="77777777" w:rsidR="00980C40" w:rsidRDefault="00980C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54B069A-C0BF-4ABF-AE90-C27EF5B2BB54}"/>
  </w:font>
  <w:font w:name="Arial Unicode MS">
    <w:altName w:val="Arial"/>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embedRegular r:id="rId2" w:fontKey="{D7FD2410-274C-42F6-B4D1-B7C2432B56F5}"/>
  </w:font>
  <w:font w:name="Calibri">
    <w:panose1 w:val="020F0502020204030204"/>
    <w:charset w:val="00"/>
    <w:family w:val="swiss"/>
    <w:pitch w:val="variable"/>
    <w:sig w:usb0="E00002FF" w:usb1="4000ACFF" w:usb2="00000001" w:usb3="00000000" w:csb0="0000019F" w:csb1="00000000"/>
    <w:embedRegular r:id="rId3" w:fontKey="{8824F298-5764-440C-BEF6-4E2F0393004C}"/>
  </w:font>
  <w:font w:name="Cambria">
    <w:panose1 w:val="02040503050406030204"/>
    <w:charset w:val="00"/>
    <w:family w:val="roman"/>
    <w:pitch w:val="variable"/>
    <w:sig w:usb0="A00002EF" w:usb1="4000004B" w:usb2="00000000" w:usb3="00000000" w:csb0="0000009F" w:csb1="00000000"/>
    <w:embedRegular r:id="rId4" w:fontKey="{99B40C0C-0A79-4F5C-A2C5-1AD8A8D57F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3A0F5" w14:textId="3414F733" w:rsidR="00290C55" w:rsidRPr="006F29EE" w:rsidRDefault="006F29EE" w:rsidP="006F29EE">
    <w:pPr>
      <w:pStyle w:val="Fuzeile"/>
    </w:pPr>
    <w:r>
      <w:ptab w:relativeTo="margin" w:alignment="center" w:leader="none"/>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11185" w14:textId="77777777" w:rsidR="00980C40" w:rsidRDefault="00980C40">
      <w:r>
        <w:separator/>
      </w:r>
    </w:p>
  </w:footnote>
  <w:footnote w:type="continuationSeparator" w:id="0">
    <w:p w14:paraId="72D791EB" w14:textId="77777777" w:rsidR="00980C40" w:rsidRDefault="00980C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4DD12" w14:textId="2B2E9585" w:rsidR="00290C55" w:rsidRPr="001C447A" w:rsidRDefault="001C447A" w:rsidP="001C447A">
    <w:pPr>
      <w:pStyle w:val="Kopfzeile"/>
    </w:pPr>
    <w:r>
      <w:rPr>
        <w:noProof/>
      </w:rPr>
      <w:drawing>
        <wp:anchor distT="0" distB="0" distL="114300" distR="114300" simplePos="0" relativeHeight="251659264" behindDoc="0" locked="0" layoutInCell="1" allowOverlap="1" wp14:anchorId="352AC929" wp14:editId="20957BC8">
          <wp:simplePos x="0" y="0"/>
          <wp:positionH relativeFrom="margin">
            <wp:posOffset>2164715</wp:posOffset>
          </wp:positionH>
          <wp:positionV relativeFrom="paragraph">
            <wp:posOffset>-313055</wp:posOffset>
          </wp:positionV>
          <wp:extent cx="1638300" cy="723539"/>
          <wp:effectExtent l="0" t="0" r="0" b="635"/>
          <wp:wrapTopAndBottom/>
          <wp:docPr id="40031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79397" name="Picture 1244179397"/>
                  <pic:cNvPicPr/>
                </pic:nvPicPr>
                <pic:blipFill>
                  <a:blip r:embed="rId1">
                    <a:extLst>
                      <a:ext uri="{28A0092B-C50C-407E-A947-70E740481C1C}">
                        <a14:useLocalDpi xmlns:a14="http://schemas.microsoft.com/office/drawing/2010/main" val="0"/>
                      </a:ext>
                    </a:extLst>
                  </a:blip>
                  <a:stretch>
                    <a:fillRect/>
                  </a:stretch>
                </pic:blipFill>
                <pic:spPr>
                  <a:xfrm>
                    <a:off x="0" y="0"/>
                    <a:ext cx="1638300" cy="72353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393592"/>
    <w:multiLevelType w:val="multilevel"/>
    <w:tmpl w:val="8C4CA9C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örg Lucas">
    <w15:presenceInfo w15:providerId="AD" w15:userId="S::joerg.lucas@prestigepromotion.de::8dc11c3d-67b7-4eb2-a8a7-5b81161b80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C55"/>
    <w:rsid w:val="00033B85"/>
    <w:rsid w:val="000421EE"/>
    <w:rsid w:val="000B1757"/>
    <w:rsid w:val="001C447A"/>
    <w:rsid w:val="001C7E20"/>
    <w:rsid w:val="001F2C7A"/>
    <w:rsid w:val="00240CEF"/>
    <w:rsid w:val="00275702"/>
    <w:rsid w:val="00290C55"/>
    <w:rsid w:val="002A102B"/>
    <w:rsid w:val="00340022"/>
    <w:rsid w:val="00355C3C"/>
    <w:rsid w:val="00403720"/>
    <w:rsid w:val="00450B25"/>
    <w:rsid w:val="0045676F"/>
    <w:rsid w:val="004B2B43"/>
    <w:rsid w:val="005153AA"/>
    <w:rsid w:val="005653C2"/>
    <w:rsid w:val="005A36EE"/>
    <w:rsid w:val="005E5CC9"/>
    <w:rsid w:val="00604BFF"/>
    <w:rsid w:val="00615560"/>
    <w:rsid w:val="0067636A"/>
    <w:rsid w:val="006F29EE"/>
    <w:rsid w:val="007655E6"/>
    <w:rsid w:val="007D121B"/>
    <w:rsid w:val="008343E0"/>
    <w:rsid w:val="0091595B"/>
    <w:rsid w:val="00980C40"/>
    <w:rsid w:val="00994EB9"/>
    <w:rsid w:val="009B63A5"/>
    <w:rsid w:val="009E509B"/>
    <w:rsid w:val="009E7AF5"/>
    <w:rsid w:val="00A90F38"/>
    <w:rsid w:val="00AA7D55"/>
    <w:rsid w:val="00B1000D"/>
    <w:rsid w:val="00B15A7A"/>
    <w:rsid w:val="00C03E93"/>
    <w:rsid w:val="00C64C22"/>
    <w:rsid w:val="00D61965"/>
    <w:rsid w:val="00DB5D06"/>
    <w:rsid w:val="00DF2C4F"/>
    <w:rsid w:val="00E678DC"/>
    <w:rsid w:val="00EC0F1B"/>
    <w:rsid w:val="00EE6389"/>
    <w:rsid w:val="00F2240F"/>
    <w:rsid w:val="00FF2E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B8A75"/>
  <w15:docId w15:val="{C1E8FCEC-2F47-4460-914E-485B496C7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2E"/>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pBdr>
        <w:top w:val="nil"/>
        <w:left w:val="nil"/>
        <w:bottom w:val="nil"/>
        <w:right w:val="nil"/>
        <w:between w:val="nil"/>
      </w:pBdr>
      <w:spacing w:before="200" w:after="80"/>
      <w:outlineLvl w:val="0"/>
    </w:pPr>
    <w:rPr>
      <w:b/>
      <w:bCs/>
      <w:color w:val="1F4E79"/>
      <w:sz w:val="28"/>
      <w:szCs w:val="28"/>
    </w:rPr>
  </w:style>
  <w:style w:type="paragraph" w:styleId="berschrift2">
    <w:name w:val="heading 2"/>
    <w:basedOn w:val="Standard"/>
    <w:next w:val="Standard"/>
    <w:uiPriority w:val="9"/>
    <w:unhideWhenUsed/>
    <w:qFormat/>
    <w:pPr>
      <w:pBdr>
        <w:top w:val="nil"/>
        <w:left w:val="nil"/>
        <w:bottom w:val="nil"/>
        <w:right w:val="nil"/>
        <w:between w:val="nil"/>
      </w:pBdr>
      <w:spacing w:before="160" w:after="80"/>
      <w:outlineLvl w:val="1"/>
    </w:pPr>
    <w:rPr>
      <w:b/>
      <w:bCs/>
      <w:color w:val="1F4E79"/>
      <w:sz w:val="24"/>
      <w:szCs w:val="24"/>
    </w:rPr>
  </w:style>
  <w:style w:type="paragraph" w:styleId="berschrift3">
    <w:name w:val="heading 3"/>
    <w:basedOn w:val="Standard"/>
    <w:next w:val="Standard"/>
    <w:uiPriority w:val="9"/>
    <w:semiHidden/>
    <w:unhideWhenUsed/>
    <w:qFormat/>
    <w:pPr>
      <w:pBdr>
        <w:top w:val="nil"/>
        <w:left w:val="nil"/>
        <w:bottom w:val="nil"/>
        <w:right w:val="nil"/>
        <w:between w:val="nil"/>
      </w:pBdr>
      <w:outlineLvl w:val="2"/>
    </w:pPr>
    <w:rPr>
      <w:color w:val="1F4D78"/>
      <w:sz w:val="24"/>
      <w:szCs w:val="24"/>
    </w:rPr>
  </w:style>
  <w:style w:type="paragraph" w:styleId="berschrift4">
    <w:name w:val="heading 4"/>
    <w:basedOn w:val="Standard"/>
    <w:next w:val="Standard"/>
    <w:uiPriority w:val="9"/>
    <w:semiHidden/>
    <w:unhideWhenUsed/>
    <w:qFormat/>
    <w:pPr>
      <w:pBdr>
        <w:top w:val="nil"/>
        <w:left w:val="nil"/>
        <w:bottom w:val="nil"/>
        <w:right w:val="nil"/>
        <w:between w:val="nil"/>
      </w:pBdr>
      <w:outlineLvl w:val="3"/>
    </w:pPr>
    <w:rPr>
      <w:i/>
      <w:iCs/>
      <w:color w:val="2E74B5"/>
    </w:rPr>
  </w:style>
  <w:style w:type="paragraph" w:styleId="berschrift5">
    <w:name w:val="heading 5"/>
    <w:basedOn w:val="Standard"/>
    <w:next w:val="Standard"/>
    <w:uiPriority w:val="9"/>
    <w:semiHidden/>
    <w:unhideWhenUsed/>
    <w:qFormat/>
    <w:pPr>
      <w:pBdr>
        <w:top w:val="nil"/>
        <w:left w:val="nil"/>
        <w:bottom w:val="nil"/>
        <w:right w:val="nil"/>
        <w:between w:val="nil"/>
      </w:pBdr>
      <w:outlineLvl w:val="4"/>
    </w:pPr>
    <w:rPr>
      <w:color w:val="2E74B5"/>
    </w:rPr>
  </w:style>
  <w:style w:type="paragraph" w:styleId="berschrift6">
    <w:name w:val="heading 6"/>
    <w:basedOn w:val="Standard"/>
    <w:next w:val="Standard"/>
    <w:uiPriority w:val="9"/>
    <w:semiHidden/>
    <w:unhideWhenUsed/>
    <w:qFormat/>
    <w:pPr>
      <w:pBdr>
        <w:top w:val="nil"/>
        <w:left w:val="nil"/>
        <w:bottom w:val="nil"/>
        <w:right w:val="nil"/>
        <w:between w:val="nil"/>
      </w:pBd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pBdr>
        <w:top w:val="nil"/>
        <w:left w:val="nil"/>
        <w:bottom w:val="nil"/>
        <w:right w:val="nil"/>
        <w:between w:val="nil"/>
      </w:pBdr>
    </w:pPr>
    <w:rPr>
      <w:sz w:val="56"/>
      <w:szCs w:val="56"/>
    </w:rPr>
  </w:style>
  <w:style w:type="paragraph" w:styleId="Untertitel">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character" w:styleId="Hyperlink">
    <w:name w:val="Hyperlink"/>
    <w:basedOn w:val="Absatz-Standardschriftart"/>
    <w:uiPriority w:val="99"/>
    <w:unhideWhenUsed/>
    <w:rsid w:val="00240CEF"/>
    <w:rPr>
      <w:color w:val="0000FF" w:themeColor="hyperlink"/>
      <w:u w:val="single"/>
    </w:rPr>
  </w:style>
  <w:style w:type="character" w:styleId="NichtaufgelsteErwhnung">
    <w:name w:val="Unresolved Mention"/>
    <w:basedOn w:val="Absatz-Standardschriftart"/>
    <w:uiPriority w:val="99"/>
    <w:semiHidden/>
    <w:unhideWhenUsed/>
    <w:rsid w:val="00240CEF"/>
    <w:rPr>
      <w:color w:val="605E5C"/>
      <w:shd w:val="clear" w:color="auto" w:fill="E1DFDD"/>
    </w:rPr>
  </w:style>
  <w:style w:type="paragraph" w:styleId="Kopfzeile">
    <w:name w:val="header"/>
    <w:basedOn w:val="Standard"/>
    <w:link w:val="KopfzeileZchn"/>
    <w:uiPriority w:val="99"/>
    <w:unhideWhenUsed/>
    <w:rsid w:val="001C447A"/>
    <w:pPr>
      <w:tabs>
        <w:tab w:val="center" w:pos="4513"/>
        <w:tab w:val="right" w:pos="9026"/>
      </w:tabs>
    </w:pPr>
  </w:style>
  <w:style w:type="character" w:customStyle="1" w:styleId="KopfzeileZchn">
    <w:name w:val="Kopfzeile Zchn"/>
    <w:basedOn w:val="Absatz-Standardschriftart"/>
    <w:link w:val="Kopfzeile"/>
    <w:uiPriority w:val="99"/>
    <w:rsid w:val="001C447A"/>
  </w:style>
  <w:style w:type="paragraph" w:styleId="Fuzeile">
    <w:name w:val="footer"/>
    <w:basedOn w:val="Standard"/>
    <w:link w:val="FuzeileZchn"/>
    <w:uiPriority w:val="99"/>
    <w:unhideWhenUsed/>
    <w:rsid w:val="001C447A"/>
    <w:pPr>
      <w:tabs>
        <w:tab w:val="center" w:pos="4513"/>
        <w:tab w:val="right" w:pos="9026"/>
      </w:tabs>
    </w:pPr>
  </w:style>
  <w:style w:type="character" w:customStyle="1" w:styleId="FuzeileZchn">
    <w:name w:val="Fußzeile Zchn"/>
    <w:basedOn w:val="Absatz-Standardschriftart"/>
    <w:link w:val="Fuzeile"/>
    <w:uiPriority w:val="99"/>
    <w:rsid w:val="001C447A"/>
  </w:style>
  <w:style w:type="character" w:styleId="Kommentarzeichen">
    <w:name w:val="annotation reference"/>
    <w:basedOn w:val="Absatz-Standardschriftart"/>
    <w:uiPriority w:val="99"/>
    <w:semiHidden/>
    <w:unhideWhenUsed/>
    <w:rsid w:val="00340022"/>
    <w:rPr>
      <w:sz w:val="16"/>
      <w:szCs w:val="16"/>
    </w:rPr>
  </w:style>
  <w:style w:type="paragraph" w:styleId="Kommentartext">
    <w:name w:val="annotation text"/>
    <w:basedOn w:val="Standard"/>
    <w:link w:val="KommentartextZchn"/>
    <w:uiPriority w:val="99"/>
    <w:unhideWhenUsed/>
    <w:rsid w:val="00340022"/>
  </w:style>
  <w:style w:type="character" w:customStyle="1" w:styleId="KommentartextZchn">
    <w:name w:val="Kommentartext Zchn"/>
    <w:basedOn w:val="Absatz-Standardschriftart"/>
    <w:link w:val="Kommentartext"/>
    <w:uiPriority w:val="99"/>
    <w:rsid w:val="00340022"/>
  </w:style>
  <w:style w:type="paragraph" w:styleId="Kommentarthema">
    <w:name w:val="annotation subject"/>
    <w:basedOn w:val="Kommentartext"/>
    <w:next w:val="Kommentartext"/>
    <w:link w:val="KommentarthemaZchn"/>
    <w:uiPriority w:val="99"/>
    <w:semiHidden/>
    <w:unhideWhenUsed/>
    <w:rsid w:val="00340022"/>
    <w:rPr>
      <w:b/>
      <w:bCs/>
    </w:rPr>
  </w:style>
  <w:style w:type="character" w:customStyle="1" w:styleId="KommentarthemaZchn">
    <w:name w:val="Kommentarthema Zchn"/>
    <w:basedOn w:val="KommentartextZchn"/>
    <w:link w:val="Kommentarthema"/>
    <w:uiPriority w:val="99"/>
    <w:semiHidden/>
    <w:rsid w:val="003400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www.prestige-promotion-web.de"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a335d65-f2b8-48e7-8334-285ca490b919" xsi:nil="true"/>
    <lcf76f155ced4ddcb4097134ff3c332f xmlns="347a6857-bf8b-4d1d-a528-c5e696d0d4d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4A4C2845CAC70F4EB4F8C22CF1434A70" ma:contentTypeVersion="10" ma:contentTypeDescription="Ein neues Dokument erstellen." ma:contentTypeScope="" ma:versionID="3cb5a123204062fbafdfcff0bfce209e">
  <xsd:schema xmlns:xsd="http://www.w3.org/2001/XMLSchema" xmlns:xs="http://www.w3.org/2001/XMLSchema" xmlns:p="http://schemas.microsoft.com/office/2006/metadata/properties" xmlns:ns2="347a6857-bf8b-4d1d-a528-c5e696d0d4dd" xmlns:ns3="0a335d65-f2b8-48e7-8334-285ca490b919" targetNamespace="http://schemas.microsoft.com/office/2006/metadata/properties" ma:root="true" ma:fieldsID="cb5a01f6fa5051495811a8630384cb44" ns2:_="" ns3:_="">
    <xsd:import namespace="347a6857-bf8b-4d1d-a528-c5e696d0d4dd"/>
    <xsd:import namespace="0a335d65-f2b8-48e7-8334-285ca490b91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a6857-bf8b-4d1d-a528-c5e696d0d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f69d1a7c-6f9f-4b46-a950-38bce3861f1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335d65-f2b8-48e7-8334-285ca490b91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da2a7e-f396-4ed6-94fc-a0d8a913e1fa}" ma:internalName="TaxCatchAll" ma:showField="CatchAllData" ma:web="0a335d65-f2b8-48e7-8334-285ca490b9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8F87E6-A140-43D6-9E0C-3A2A6458D06D}">
  <ds:schemaRefs>
    <ds:schemaRef ds:uri="http://schemas.microsoft.com/sharepoint/v3/contenttype/forms"/>
  </ds:schemaRefs>
</ds:datastoreItem>
</file>

<file path=customXml/itemProps2.xml><?xml version="1.0" encoding="utf-8"?>
<ds:datastoreItem xmlns:ds="http://schemas.openxmlformats.org/officeDocument/2006/customXml" ds:itemID="{7A1596EC-78F2-4484-BAE5-6FDB349675E5}">
  <ds:schemaRefs>
    <ds:schemaRef ds:uri="http://schemas.microsoft.com/office/2006/metadata/properties"/>
    <ds:schemaRef ds:uri="http://schemas.microsoft.com/office/infopath/2007/PartnerControls"/>
    <ds:schemaRef ds:uri="0a335d65-f2b8-48e7-8334-285ca490b919"/>
    <ds:schemaRef ds:uri="347a6857-bf8b-4d1d-a528-c5e696d0d4dd"/>
  </ds:schemaRefs>
</ds:datastoreItem>
</file>

<file path=customXml/itemProps3.xml><?xml version="1.0" encoding="utf-8"?>
<ds:datastoreItem xmlns:ds="http://schemas.openxmlformats.org/officeDocument/2006/customXml" ds:itemID="{BD271FFD-FC9A-49CC-8072-D771993738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7a6857-bf8b-4d1d-a528-c5e696d0d4dd"/>
    <ds:schemaRef ds:uri="0a335d65-f2b8-48e7-8334-285ca490b9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3833</Words>
  <Characters>24155</Characters>
  <Application>Microsoft Office Word</Application>
  <DocSecurity>0</DocSecurity>
  <Lines>201</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Jörg Lucas</cp:lastModifiedBy>
  <cp:revision>10</cp:revision>
  <dcterms:created xsi:type="dcterms:W3CDTF">2026-05-04T09:00:00Z</dcterms:created>
  <dcterms:modified xsi:type="dcterms:W3CDTF">2026-05-06T11:28:00Z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0x0101004A4C2845CAC70F4EB4F8C22CF1434A70</vt:lpwstr>
  </property>
  <property fmtid="{D5CDD505-2E9C-101B-9397-08002B2CF9AE}" pid="3" name="MediaServiceImageTags">
    <vt:lpwstr/>
  </property>
</Properties>
</file>