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201E2" w14:textId="77777777" w:rsidR="00413C88" w:rsidRDefault="00413C88">
      <w:pPr>
        <w:jc w:val="center"/>
        <w:rPr>
          <w:b/>
          <w:bCs/>
          <w:color w:val="1F3864"/>
          <w:sz w:val="28"/>
          <w:szCs w:val="28"/>
        </w:rPr>
      </w:pPr>
    </w:p>
    <w:p w14:paraId="63C680D1" w14:textId="77777777" w:rsidR="00413C88" w:rsidRDefault="00413C88">
      <w:pPr>
        <w:jc w:val="center"/>
        <w:rPr>
          <w:b/>
          <w:bCs/>
          <w:color w:val="1F3864"/>
          <w:sz w:val="28"/>
          <w:szCs w:val="28"/>
        </w:rPr>
      </w:pPr>
    </w:p>
    <w:p w14:paraId="7093CACA" w14:textId="326EE7FC" w:rsidR="00721BE3" w:rsidRPr="00C931DD" w:rsidRDefault="00D71F29">
      <w:pPr>
        <w:jc w:val="center"/>
        <w:rPr>
          <w:lang w:val="de-DE"/>
        </w:rPr>
      </w:pPr>
      <w:r w:rsidRPr="00C931DD">
        <w:rPr>
          <w:b/>
          <w:bCs/>
          <w:color w:val="1F3864"/>
          <w:sz w:val="28"/>
          <w:szCs w:val="28"/>
          <w:lang w:val="de-DE"/>
        </w:rPr>
        <w:t>Prestige Promotion Verkaufsförderung &amp; Werbeservice GmbH</w:t>
      </w:r>
    </w:p>
    <w:p w14:paraId="70D78DA8" w14:textId="77777777" w:rsidR="00721BE3" w:rsidRPr="00C931DD" w:rsidRDefault="00D71F29">
      <w:pPr>
        <w:jc w:val="center"/>
        <w:rPr>
          <w:color w:val="555555"/>
          <w:sz w:val="20"/>
          <w:szCs w:val="20"/>
          <w:lang w:val="de-DE"/>
        </w:rPr>
      </w:pPr>
      <w:r w:rsidRPr="00C931DD">
        <w:rPr>
          <w:color w:val="555555"/>
          <w:sz w:val="20"/>
          <w:szCs w:val="20"/>
          <w:lang w:val="de-DE"/>
        </w:rPr>
        <w:t>Borsigstraße 2, D-63755 Alzenau</w:t>
      </w:r>
    </w:p>
    <w:p w14:paraId="6E7BF2A5" w14:textId="77777777" w:rsidR="00413C88" w:rsidRPr="00C931DD" w:rsidRDefault="00413C88">
      <w:pPr>
        <w:jc w:val="center"/>
        <w:rPr>
          <w:color w:val="555555"/>
          <w:sz w:val="20"/>
          <w:szCs w:val="20"/>
          <w:lang w:val="de-DE"/>
        </w:rPr>
      </w:pPr>
    </w:p>
    <w:p w14:paraId="5EB48454" w14:textId="77777777" w:rsidR="00413C88" w:rsidRPr="00C931DD" w:rsidRDefault="00413C88">
      <w:pPr>
        <w:jc w:val="center"/>
        <w:rPr>
          <w:color w:val="555555"/>
          <w:sz w:val="20"/>
          <w:szCs w:val="20"/>
          <w:lang w:val="de-DE"/>
        </w:rPr>
      </w:pPr>
    </w:p>
    <w:p w14:paraId="578C6434" w14:textId="77777777" w:rsidR="00413C88" w:rsidRPr="00C931DD" w:rsidRDefault="00413C88">
      <w:pPr>
        <w:jc w:val="center"/>
        <w:rPr>
          <w:lang w:val="de-DE"/>
        </w:rPr>
      </w:pPr>
    </w:p>
    <w:p w14:paraId="186263FD" w14:textId="77777777" w:rsidR="00721BE3" w:rsidRPr="00C931DD" w:rsidRDefault="00721BE3">
      <w:pPr>
        <w:rPr>
          <w:lang w:val="de-DE"/>
        </w:rPr>
      </w:pPr>
    </w:p>
    <w:p w14:paraId="3553297A" w14:textId="77777777" w:rsidR="008D36AE" w:rsidRPr="00C931DD" w:rsidRDefault="008D36AE">
      <w:pPr>
        <w:rPr>
          <w:lang w:val="de-D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1BE3" w14:paraId="27179523" w14:textId="77777777">
        <w:tc>
          <w:tcPr>
            <w:tcW w:w="0" w:type="auto"/>
            <w:tcBorders>
              <w:top w:val="single" w:sz="4" w:space="0" w:color="AAAAAA"/>
              <w:left w:val="single" w:sz="4" w:space="0" w:color="AAAAAA"/>
              <w:bottom w:val="single" w:sz="4" w:space="0" w:color="AAAAAA"/>
              <w:right w:val="single" w:sz="4" w:space="0" w:color="AAAAAA"/>
            </w:tcBorders>
            <w:shd w:val="clear" w:color="auto" w:fill="1F3864"/>
            <w:tcMar>
              <w:top w:w="200" w:type="dxa"/>
              <w:left w:w="300" w:type="dxa"/>
              <w:bottom w:w="200" w:type="dxa"/>
              <w:right w:w="300" w:type="dxa"/>
            </w:tcMar>
          </w:tcPr>
          <w:p w14:paraId="11A2A16D" w14:textId="049647D8" w:rsidR="00721BE3" w:rsidRDefault="00D71F29">
            <w:pPr>
              <w:jc w:val="center"/>
            </w:pPr>
            <w:r>
              <w:rPr>
                <w:b/>
                <w:bCs/>
                <w:color w:val="FFFFFF"/>
                <w:sz w:val="32"/>
                <w:szCs w:val="32"/>
              </w:rPr>
              <w:t>ENVIRONMENTAL POLICY</w:t>
            </w:r>
            <w:r>
              <w:rPr>
                <w:color w:val="DDDDDD"/>
              </w:rPr>
              <w:t xml:space="preserve">  </w:t>
            </w:r>
          </w:p>
        </w:tc>
      </w:tr>
    </w:tbl>
    <w:p w14:paraId="4EC11E94" w14:textId="77777777" w:rsidR="00721BE3" w:rsidRDefault="00721B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21BE3" w14:paraId="49A38261"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1BEFCD0" w14:textId="77777777" w:rsidR="00721BE3" w:rsidRDefault="00D71F29">
            <w:r>
              <w:rPr>
                <w:sz w:val="20"/>
                <w:szCs w:val="20"/>
              </w:rPr>
              <w:t>Document Title:</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6F5AAB9" w14:textId="144EDFDF" w:rsidR="00721BE3" w:rsidRDefault="00D71F29">
            <w:r>
              <w:rPr>
                <w:sz w:val="20"/>
                <w:szCs w:val="20"/>
              </w:rPr>
              <w:t>Environmental Policy</w:t>
            </w:r>
          </w:p>
        </w:tc>
      </w:tr>
      <w:tr w:rsidR="00721BE3" w14:paraId="550CCF8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CD90CB" w14:textId="77777777" w:rsidR="00721BE3" w:rsidRDefault="00D71F29">
            <w:r>
              <w:rPr>
                <w:sz w:val="20"/>
                <w:szCs w:val="20"/>
              </w:rPr>
              <w:t>Document No.:</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9386F27" w14:textId="395CDDA9" w:rsidR="00721BE3" w:rsidRDefault="00212B73">
            <w:r>
              <w:rPr>
                <w:sz w:val="20"/>
                <w:szCs w:val="20"/>
              </w:rPr>
              <w:t>POL-ENV-001</w:t>
            </w:r>
          </w:p>
        </w:tc>
      </w:tr>
      <w:tr w:rsidR="00721BE3" w14:paraId="312633DD"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7818BBC" w14:textId="77777777" w:rsidR="00721BE3" w:rsidRDefault="00D71F29">
            <w:r>
              <w:rPr>
                <w:sz w:val="20"/>
                <w:szCs w:val="20"/>
              </w:rPr>
              <w:t>Version:</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FDA9F82" w14:textId="77777777" w:rsidR="00721BE3" w:rsidRDefault="00D71F29">
            <w:r>
              <w:rPr>
                <w:sz w:val="20"/>
                <w:szCs w:val="20"/>
              </w:rPr>
              <w:t>1.0</w:t>
            </w:r>
          </w:p>
        </w:tc>
      </w:tr>
      <w:tr w:rsidR="00721BE3" w14:paraId="54E10AF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A08605" w14:textId="77777777" w:rsidR="00721BE3" w:rsidRDefault="00D71F29">
            <w:r>
              <w:rPr>
                <w:sz w:val="20"/>
                <w:szCs w:val="20"/>
              </w:rPr>
              <w:t>Valid from:</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423467" w14:textId="77777777" w:rsidR="00721BE3" w:rsidRDefault="00D71F29">
            <w:r>
              <w:rPr>
                <w:sz w:val="20"/>
                <w:szCs w:val="20"/>
              </w:rPr>
              <w:t>01.10.2025</w:t>
            </w:r>
          </w:p>
        </w:tc>
      </w:tr>
      <w:tr w:rsidR="00721BE3" w14:paraId="68CD3105"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586D89E1" w14:textId="77777777" w:rsidR="00721BE3" w:rsidRDefault="00D71F29">
            <w:r>
              <w:rPr>
                <w:sz w:val="20"/>
                <w:szCs w:val="20"/>
              </w:rPr>
              <w:t>Next Review:</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D4F5DC4" w14:textId="77777777" w:rsidR="00721BE3" w:rsidRDefault="00D71F29">
            <w:r>
              <w:rPr>
                <w:sz w:val="20"/>
                <w:szCs w:val="20"/>
              </w:rPr>
              <w:t>October 2026</w:t>
            </w:r>
          </w:p>
        </w:tc>
      </w:tr>
      <w:tr w:rsidR="00721BE3" w14:paraId="2F4D20B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DE80BC" w14:textId="77777777" w:rsidR="00721BE3" w:rsidRDefault="00D71F29">
            <w:r>
              <w:rPr>
                <w:sz w:val="20"/>
                <w:szCs w:val="20"/>
              </w:rPr>
              <w:t>Created by:</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FD5FB2" w14:textId="33BB40A8" w:rsidR="00721BE3" w:rsidRPr="00905CCF" w:rsidRDefault="00D71F29">
            <w:pPr>
              <w:rPr>
                <w:highlight w:val="red"/>
              </w:rPr>
            </w:pPr>
            <w:r w:rsidRPr="00C931DD">
              <w:rPr>
                <w:sz w:val="20"/>
                <w:szCs w:val="20"/>
                <w:rPrChange w:id="0" w:author="Jörg Lucas" w:date="2026-05-05T16:43:00Z">
                  <w:rPr>
                    <w:sz w:val="20"/>
                    <w:szCs w:val="20"/>
                    <w:highlight w:val="red"/>
                  </w:rPr>
                </w:rPrChange>
              </w:rPr>
              <w:t xml:space="preserve">Quality Management </w:t>
            </w:r>
            <w:del w:id="1" w:author="Jörg Lucas" w:date="2026-05-05T16:43:00Z">
              <w:r w:rsidRPr="00C931DD" w:rsidDel="00C931DD">
                <w:rPr>
                  <w:sz w:val="20"/>
                  <w:szCs w:val="20"/>
                  <w:rPrChange w:id="2" w:author="Jörg Lucas" w:date="2026-05-05T16:43:00Z">
                    <w:rPr>
                      <w:sz w:val="20"/>
                      <w:szCs w:val="20"/>
                      <w:highlight w:val="red"/>
                    </w:rPr>
                  </w:rPrChange>
                </w:rPr>
                <w:delText>Officer</w:delText>
              </w:r>
            </w:del>
          </w:p>
        </w:tc>
      </w:tr>
      <w:tr w:rsidR="00721BE3" w14:paraId="51D751FA"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3CED8372" w14:textId="77777777" w:rsidR="00721BE3" w:rsidRDefault="00D71F29">
            <w:r>
              <w:rPr>
                <w:sz w:val="20"/>
                <w:szCs w:val="20"/>
              </w:rPr>
              <w:t>Approved by:</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ED87A43" w14:textId="77777777" w:rsidR="00721BE3" w:rsidRDefault="00D71F29">
            <w:r>
              <w:rPr>
                <w:sz w:val="20"/>
                <w:szCs w:val="20"/>
              </w:rPr>
              <w:t>Management</w:t>
            </w:r>
          </w:p>
        </w:tc>
      </w:tr>
      <w:tr w:rsidR="00721BE3" w14:paraId="05C44983"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70C48D" w14:textId="77777777" w:rsidR="00721BE3" w:rsidRDefault="00D71F29">
            <w:r>
              <w:rPr>
                <w:sz w:val="20"/>
                <w:szCs w:val="20"/>
              </w:rPr>
              <w:t>Classification:</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31422C" w14:textId="77777777" w:rsidR="00721BE3" w:rsidRDefault="00D71F29">
            <w:r>
              <w:rPr>
                <w:sz w:val="20"/>
                <w:szCs w:val="20"/>
              </w:rPr>
              <w:t>Internal / External upon request</w:t>
            </w:r>
          </w:p>
        </w:tc>
      </w:tr>
    </w:tbl>
    <w:p w14:paraId="5644CA8E" w14:textId="77777777" w:rsidR="00721BE3" w:rsidRDefault="00721BE3"/>
    <w:p w14:paraId="5700D290" w14:textId="77777777" w:rsidR="007D0761" w:rsidRDefault="007D0761">
      <w:pPr>
        <w:rPr>
          <w:b/>
          <w:bCs/>
          <w:color w:val="1F3864"/>
          <w:sz w:val="28"/>
          <w:szCs w:val="28"/>
        </w:rPr>
      </w:pPr>
      <w:r>
        <w:br w:type="page"/>
      </w:r>
    </w:p>
    <w:p w14:paraId="0394B6D7" w14:textId="77777777" w:rsidR="00D84221" w:rsidRDefault="00D84221">
      <w:r>
        <w:lastRenderedPageBreak/>
        <w:br w:type="page"/>
      </w:r>
    </w:p>
    <w:sdt>
      <w:sdtPr>
        <w:rPr>
          <w:rFonts w:ascii="Arial" w:eastAsia="Arial" w:hAnsi="Arial" w:cs="Arial"/>
          <w:color w:val="auto"/>
          <w:sz w:val="22"/>
          <w:szCs w:val="22"/>
          <w:lang w:val="en-IN" w:eastAsia="en-IN"/>
        </w:rPr>
        <w:id w:val="-564025815"/>
        <w:docPartObj>
          <w:docPartGallery w:val="Table of Contents"/>
          <w:docPartUnique/>
        </w:docPartObj>
      </w:sdtPr>
      <w:sdtEndPr>
        <w:rPr>
          <w:b/>
          <w:bCs/>
        </w:rPr>
      </w:sdtEndPr>
      <w:sdtContent>
        <w:p w14:paraId="28E44502" w14:textId="2B252091" w:rsidR="00D84221" w:rsidRDefault="00D84221">
          <w:pPr>
            <w:pStyle w:val="Inhaltsverzeichnisberschrift"/>
          </w:pPr>
          <w:r>
            <w:t>Content</w:t>
          </w:r>
        </w:p>
        <w:p w14:paraId="44909A71" w14:textId="4F6CE3CA" w:rsidR="00391DCC" w:rsidRPr="00391DCC" w:rsidRDefault="00D84221">
          <w:pPr>
            <w:pStyle w:val="Verzeichnis1"/>
            <w:tabs>
              <w:tab w:val="right" w:leader="dot" w:pos="9016"/>
            </w:tabs>
            <w:rPr>
              <w:rFonts w:asciiTheme="minorHAnsi" w:eastAsiaTheme="minorEastAsia" w:hAnsiTheme="minorHAnsi" w:cstheme="minorBidi"/>
              <w:noProof/>
              <w:kern w:val="2"/>
              <w:sz w:val="20"/>
              <w:szCs w:val="20"/>
              <w:lang w:val="de-DE" w:eastAsia="de-DE"/>
              <w14:ligatures w14:val="standardContextual"/>
            </w:rPr>
          </w:pPr>
          <w:r>
            <w:fldChar w:fldCharType="begin"/>
          </w:r>
          <w:r>
            <w:instrText xml:space="preserve"> TOC \o "1-3" \h \z \u </w:instrText>
          </w:r>
          <w:r>
            <w:fldChar w:fldCharType="separate"/>
          </w:r>
          <w:hyperlink w:anchor="_Toc227592286" w:history="1">
            <w:r w:rsidR="00391DCC" w:rsidRPr="00391DCC">
              <w:rPr>
                <w:rStyle w:val="Hyperlink"/>
                <w:noProof/>
                <w:sz w:val="20"/>
                <w:szCs w:val="20"/>
              </w:rPr>
              <w:t>1. Purpose and Scope</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_Toc227592286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4</w:t>
            </w:r>
            <w:r w:rsidR="00391DCC" w:rsidRPr="00391DCC">
              <w:rPr>
                <w:noProof/>
                <w:webHidden/>
                <w:sz w:val="20"/>
                <w:szCs w:val="20"/>
              </w:rPr>
              <w:fldChar w:fldCharType="end"/>
            </w:r>
          </w:hyperlink>
        </w:p>
        <w:p w14:paraId="7A81B0C5" w14:textId="7BA2EF11" w:rsidR="00391DCC" w:rsidRPr="00391DCC" w:rsidRDefault="00054806">
          <w:pPr>
            <w:pStyle w:val="Verzeichnis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87" w:history="1">
            <w:r w:rsidR="00391DCC" w:rsidRPr="00391DCC">
              <w:rPr>
                <w:rStyle w:val="Hyperlink"/>
                <w:noProof/>
                <w:sz w:val="20"/>
                <w:szCs w:val="20"/>
              </w:rPr>
              <w:t>1.1 Scope of Application</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_Toc227592287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4</w:t>
            </w:r>
            <w:r w:rsidR="00391DCC" w:rsidRPr="00391DCC">
              <w:rPr>
                <w:noProof/>
                <w:webHidden/>
                <w:sz w:val="20"/>
                <w:szCs w:val="20"/>
              </w:rPr>
              <w:fldChar w:fldCharType="end"/>
            </w:r>
          </w:hyperlink>
        </w:p>
        <w:p w14:paraId="5C677FF5" w14:textId="6DEC9258" w:rsidR="00391DCC" w:rsidRPr="00391DCC" w:rsidRDefault="00054806">
          <w:pPr>
            <w:pStyle w:val="Verzeichnis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88" w:history="1">
            <w:r w:rsidR="00391DCC" w:rsidRPr="00391DCC">
              <w:rPr>
                <w:rStyle w:val="Hyperlink"/>
                <w:noProof/>
                <w:sz w:val="20"/>
                <w:szCs w:val="20"/>
              </w:rPr>
              <w:t>2. Management Environmental Commitments</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_Toc227592288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4</w:t>
            </w:r>
            <w:r w:rsidR="00391DCC" w:rsidRPr="00391DCC">
              <w:rPr>
                <w:noProof/>
                <w:webHidden/>
                <w:sz w:val="20"/>
                <w:szCs w:val="20"/>
              </w:rPr>
              <w:fldChar w:fldCharType="end"/>
            </w:r>
          </w:hyperlink>
        </w:p>
        <w:p w14:paraId="09A4C6BA" w14:textId="38627CA3" w:rsidR="00391DCC" w:rsidRPr="00391DCC" w:rsidRDefault="00054806">
          <w:pPr>
            <w:pStyle w:val="Verzeichnis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89" w:history="1">
            <w:r w:rsidR="00391DCC" w:rsidRPr="00391DCC">
              <w:rPr>
                <w:rStyle w:val="Hyperlink"/>
                <w:noProof/>
                <w:sz w:val="20"/>
                <w:szCs w:val="20"/>
              </w:rPr>
              <w:t>3. Relevant Environmental Topics and Objectives</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_Toc227592289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5</w:t>
            </w:r>
            <w:r w:rsidR="00391DCC" w:rsidRPr="00391DCC">
              <w:rPr>
                <w:noProof/>
                <w:webHidden/>
                <w:sz w:val="20"/>
                <w:szCs w:val="20"/>
              </w:rPr>
              <w:fldChar w:fldCharType="end"/>
            </w:r>
          </w:hyperlink>
        </w:p>
        <w:p w14:paraId="1168968E" w14:textId="7B73DAC0" w:rsidR="00391DCC" w:rsidRPr="00391DCC" w:rsidRDefault="00054806">
          <w:pPr>
            <w:pStyle w:val="Verzeichnis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0" w:history="1">
            <w:r w:rsidR="00391DCC" w:rsidRPr="00391DCC">
              <w:rPr>
                <w:rStyle w:val="Hyperlink"/>
                <w:noProof/>
                <w:sz w:val="20"/>
                <w:szCs w:val="20"/>
              </w:rPr>
              <w:t>3.1 Energy Consumption &amp; Energy Efficiency</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_Toc227592290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5</w:t>
            </w:r>
            <w:r w:rsidR="00391DCC" w:rsidRPr="00391DCC">
              <w:rPr>
                <w:noProof/>
                <w:webHidden/>
                <w:sz w:val="20"/>
                <w:szCs w:val="20"/>
              </w:rPr>
              <w:fldChar w:fldCharType="end"/>
            </w:r>
          </w:hyperlink>
        </w:p>
        <w:p w14:paraId="746475E9" w14:textId="48C07A99" w:rsidR="00391DCC" w:rsidRPr="00391DCC" w:rsidRDefault="00054806">
          <w:pPr>
            <w:pStyle w:val="Verzeichnis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1" w:history="1">
            <w:r w:rsidR="00391DCC" w:rsidRPr="00391DCC">
              <w:rPr>
                <w:rStyle w:val="Hyperlink"/>
                <w:noProof/>
                <w:sz w:val="20"/>
                <w:szCs w:val="20"/>
              </w:rPr>
              <w:t>3.2 Greenhouse Gas Emissions (GHG / CO</w:t>
            </w:r>
            <w:r w:rsidR="00391DCC" w:rsidRPr="00391DCC">
              <w:rPr>
                <w:rStyle w:val="Hyperlink"/>
                <w:rFonts w:ascii="Cambria Math" w:hAnsi="Cambria Math" w:cs="Cambria Math"/>
                <w:noProof/>
                <w:sz w:val="20"/>
                <w:szCs w:val="20"/>
              </w:rPr>
              <w:t>₂</w:t>
            </w:r>
            <w:r w:rsidR="00391DCC" w:rsidRPr="00391DCC">
              <w:rPr>
                <w:rStyle w:val="Hyperlink"/>
                <w:noProof/>
                <w:sz w:val="20"/>
                <w:szCs w:val="20"/>
              </w:rPr>
              <w:t>)</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_Toc227592291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6</w:t>
            </w:r>
            <w:r w:rsidR="00391DCC" w:rsidRPr="00391DCC">
              <w:rPr>
                <w:noProof/>
                <w:webHidden/>
                <w:sz w:val="20"/>
                <w:szCs w:val="20"/>
              </w:rPr>
              <w:fldChar w:fldCharType="end"/>
            </w:r>
          </w:hyperlink>
        </w:p>
        <w:p w14:paraId="4D0C71EA" w14:textId="044E47A1" w:rsidR="00391DCC" w:rsidRPr="00391DCC" w:rsidRDefault="00054806">
          <w:pPr>
            <w:pStyle w:val="Verzeichnis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2" w:history="1">
            <w:r w:rsidR="00391DCC" w:rsidRPr="00391DCC">
              <w:rPr>
                <w:rStyle w:val="Hyperlink"/>
                <w:noProof/>
                <w:sz w:val="20"/>
                <w:szCs w:val="20"/>
              </w:rPr>
              <w:t>3.3 Waste Management</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_Toc227592292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8</w:t>
            </w:r>
            <w:r w:rsidR="00391DCC" w:rsidRPr="00391DCC">
              <w:rPr>
                <w:noProof/>
                <w:webHidden/>
                <w:sz w:val="20"/>
                <w:szCs w:val="20"/>
              </w:rPr>
              <w:fldChar w:fldCharType="end"/>
            </w:r>
          </w:hyperlink>
        </w:p>
        <w:p w14:paraId="717B0B07" w14:textId="12132EEF" w:rsidR="00391DCC" w:rsidRPr="00391DCC" w:rsidRDefault="00054806">
          <w:pPr>
            <w:pStyle w:val="Verzeichnis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3" w:history="1">
            <w:r w:rsidR="00391DCC" w:rsidRPr="00391DCC">
              <w:rPr>
                <w:rStyle w:val="Hyperlink"/>
                <w:noProof/>
                <w:sz w:val="20"/>
                <w:szCs w:val="20"/>
              </w:rPr>
              <w:t>3.4 Chemical Management</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_Toc227592293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10</w:t>
            </w:r>
            <w:r w:rsidR="00391DCC" w:rsidRPr="00391DCC">
              <w:rPr>
                <w:noProof/>
                <w:webHidden/>
                <w:sz w:val="20"/>
                <w:szCs w:val="20"/>
              </w:rPr>
              <w:fldChar w:fldCharType="end"/>
            </w:r>
          </w:hyperlink>
        </w:p>
        <w:p w14:paraId="1862F066" w14:textId="5C88FFCE" w:rsidR="00391DCC" w:rsidRPr="00391DCC" w:rsidRDefault="00054806">
          <w:pPr>
            <w:pStyle w:val="Verzeichnis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4" w:history="1">
            <w:r w:rsidR="00391DCC" w:rsidRPr="00391DCC">
              <w:rPr>
                <w:rStyle w:val="Hyperlink"/>
                <w:noProof/>
                <w:sz w:val="20"/>
                <w:szCs w:val="20"/>
              </w:rPr>
              <w:t>3.5 Material Efficiency &amp; Sustainable Resources</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_Toc227592294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12</w:t>
            </w:r>
            <w:r w:rsidR="00391DCC" w:rsidRPr="00391DCC">
              <w:rPr>
                <w:noProof/>
                <w:webHidden/>
                <w:sz w:val="20"/>
                <w:szCs w:val="20"/>
              </w:rPr>
              <w:fldChar w:fldCharType="end"/>
            </w:r>
          </w:hyperlink>
        </w:p>
        <w:p w14:paraId="26AD3F6A" w14:textId="07030CCE" w:rsidR="00391DCC" w:rsidRPr="00391DCC" w:rsidRDefault="00054806">
          <w:pPr>
            <w:pStyle w:val="Verzeichnis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5" w:history="1">
            <w:r w:rsidR="00391DCC" w:rsidRPr="00391DCC">
              <w:rPr>
                <w:rStyle w:val="Hyperlink"/>
                <w:noProof/>
                <w:sz w:val="20"/>
                <w:szCs w:val="20"/>
                <w:highlight w:val="red"/>
              </w:rPr>
              <w:t>3.6 Customer Health &amp; Safety</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_Toc227592295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14</w:t>
            </w:r>
            <w:r w:rsidR="00391DCC" w:rsidRPr="00391DCC">
              <w:rPr>
                <w:noProof/>
                <w:webHidden/>
                <w:sz w:val="20"/>
                <w:szCs w:val="20"/>
              </w:rPr>
              <w:fldChar w:fldCharType="end"/>
            </w:r>
          </w:hyperlink>
        </w:p>
        <w:p w14:paraId="5F668E7D" w14:textId="25C27148" w:rsidR="00391DCC" w:rsidRPr="00391DCC" w:rsidRDefault="00054806">
          <w:pPr>
            <w:pStyle w:val="Verzeichnis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6" w:history="1">
            <w:r w:rsidR="00391DCC" w:rsidRPr="00391DCC">
              <w:rPr>
                <w:rStyle w:val="Hyperlink"/>
                <w:noProof/>
                <w:sz w:val="20"/>
                <w:szCs w:val="20"/>
                <w:highlight w:val="red"/>
              </w:rPr>
              <w:t>3.7 Environmental Services &amp; Advocacy</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_Toc227592296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16</w:t>
            </w:r>
            <w:r w:rsidR="00391DCC" w:rsidRPr="00391DCC">
              <w:rPr>
                <w:noProof/>
                <w:webHidden/>
                <w:sz w:val="20"/>
                <w:szCs w:val="20"/>
              </w:rPr>
              <w:fldChar w:fldCharType="end"/>
            </w:r>
          </w:hyperlink>
        </w:p>
        <w:p w14:paraId="7C752819" w14:textId="73ABFF7E" w:rsidR="00391DCC" w:rsidRPr="00391DCC" w:rsidRDefault="00054806">
          <w:pPr>
            <w:pStyle w:val="Verzeichnis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7" w:history="1">
            <w:r w:rsidR="00391DCC" w:rsidRPr="00391DCC">
              <w:rPr>
                <w:rStyle w:val="Hyperlink"/>
                <w:noProof/>
                <w:sz w:val="20"/>
                <w:szCs w:val="20"/>
              </w:rPr>
              <w:t>4. Responsibilities</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_Toc227592297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17</w:t>
            </w:r>
            <w:r w:rsidR="00391DCC" w:rsidRPr="00391DCC">
              <w:rPr>
                <w:noProof/>
                <w:webHidden/>
                <w:sz w:val="20"/>
                <w:szCs w:val="20"/>
              </w:rPr>
              <w:fldChar w:fldCharType="end"/>
            </w:r>
          </w:hyperlink>
        </w:p>
        <w:p w14:paraId="35904D5B" w14:textId="3CD1FB4B" w:rsidR="00391DCC" w:rsidRPr="00391DCC" w:rsidRDefault="00054806">
          <w:pPr>
            <w:pStyle w:val="Verzeichnis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8" w:history="1">
            <w:r w:rsidR="00391DCC" w:rsidRPr="00391DCC">
              <w:rPr>
                <w:rStyle w:val="Hyperlink"/>
                <w:noProof/>
                <w:sz w:val="20"/>
                <w:szCs w:val="20"/>
              </w:rPr>
              <w:t>5. Review Mechanism and Review Process</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_Toc227592298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17</w:t>
            </w:r>
            <w:r w:rsidR="00391DCC" w:rsidRPr="00391DCC">
              <w:rPr>
                <w:noProof/>
                <w:webHidden/>
                <w:sz w:val="20"/>
                <w:szCs w:val="20"/>
              </w:rPr>
              <w:fldChar w:fldCharType="end"/>
            </w:r>
          </w:hyperlink>
        </w:p>
        <w:p w14:paraId="7BF462B6" w14:textId="1150B836" w:rsidR="00391DCC" w:rsidRPr="00391DCC" w:rsidRDefault="00054806">
          <w:pPr>
            <w:pStyle w:val="Verzeichnis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9" w:history="1">
            <w:r w:rsidR="00391DCC" w:rsidRPr="00391DCC">
              <w:rPr>
                <w:rStyle w:val="Hyperlink"/>
                <w:noProof/>
                <w:sz w:val="20"/>
                <w:szCs w:val="20"/>
              </w:rPr>
              <w:t>6. Communication</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_Toc227592299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18</w:t>
            </w:r>
            <w:r w:rsidR="00391DCC" w:rsidRPr="00391DCC">
              <w:rPr>
                <w:noProof/>
                <w:webHidden/>
                <w:sz w:val="20"/>
                <w:szCs w:val="20"/>
              </w:rPr>
              <w:fldChar w:fldCharType="end"/>
            </w:r>
          </w:hyperlink>
        </w:p>
        <w:p w14:paraId="697BEB55" w14:textId="0251665E" w:rsidR="00391DCC" w:rsidRPr="00391DCC" w:rsidRDefault="00054806">
          <w:pPr>
            <w:pStyle w:val="Verzeichnis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0" w:history="1">
            <w:r w:rsidR="00391DCC" w:rsidRPr="00391DCC">
              <w:rPr>
                <w:rStyle w:val="Hyperlink"/>
                <w:noProof/>
                <w:sz w:val="20"/>
                <w:szCs w:val="20"/>
              </w:rPr>
              <w:t>6.1 Internal Communication</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_Toc227592300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18</w:t>
            </w:r>
            <w:r w:rsidR="00391DCC" w:rsidRPr="00391DCC">
              <w:rPr>
                <w:noProof/>
                <w:webHidden/>
                <w:sz w:val="20"/>
                <w:szCs w:val="20"/>
              </w:rPr>
              <w:fldChar w:fldCharType="end"/>
            </w:r>
          </w:hyperlink>
        </w:p>
        <w:p w14:paraId="52000899" w14:textId="6F43A572" w:rsidR="00391DCC" w:rsidRPr="00391DCC" w:rsidRDefault="00054806">
          <w:pPr>
            <w:pStyle w:val="Verzeichnis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1" w:history="1">
            <w:r w:rsidR="00391DCC" w:rsidRPr="00391DCC">
              <w:rPr>
                <w:rStyle w:val="Hyperlink"/>
                <w:noProof/>
                <w:sz w:val="20"/>
                <w:szCs w:val="20"/>
              </w:rPr>
              <w:t>6.2 External Communication</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_Toc227592301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18</w:t>
            </w:r>
            <w:r w:rsidR="00391DCC" w:rsidRPr="00391DCC">
              <w:rPr>
                <w:noProof/>
                <w:webHidden/>
                <w:sz w:val="20"/>
                <w:szCs w:val="20"/>
              </w:rPr>
              <w:fldChar w:fldCharType="end"/>
            </w:r>
          </w:hyperlink>
        </w:p>
        <w:p w14:paraId="6656C4EC" w14:textId="54624E07" w:rsidR="00391DCC" w:rsidRPr="00391DCC" w:rsidRDefault="00054806">
          <w:pPr>
            <w:pStyle w:val="Verzeichnis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2" w:history="1">
            <w:r w:rsidR="00391DCC" w:rsidRPr="00391DCC">
              <w:rPr>
                <w:rStyle w:val="Hyperlink"/>
                <w:noProof/>
                <w:sz w:val="20"/>
                <w:szCs w:val="20"/>
              </w:rPr>
              <w:t>7. Related Documents and Evidence</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_Toc227592302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18</w:t>
            </w:r>
            <w:r w:rsidR="00391DCC" w:rsidRPr="00391DCC">
              <w:rPr>
                <w:noProof/>
                <w:webHidden/>
                <w:sz w:val="20"/>
                <w:szCs w:val="20"/>
              </w:rPr>
              <w:fldChar w:fldCharType="end"/>
            </w:r>
          </w:hyperlink>
        </w:p>
        <w:p w14:paraId="29CD8ECB" w14:textId="0927C9B6" w:rsidR="00391DCC" w:rsidRPr="00391DCC" w:rsidRDefault="00054806">
          <w:pPr>
            <w:pStyle w:val="Verzeichnis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3" w:history="1">
            <w:r w:rsidR="00391DCC" w:rsidRPr="00391DCC">
              <w:rPr>
                <w:rStyle w:val="Hyperlink"/>
                <w:noProof/>
                <w:sz w:val="20"/>
                <w:szCs w:val="20"/>
              </w:rPr>
              <w:t>8. Approval and Signature</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_Toc227592303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19</w:t>
            </w:r>
            <w:r w:rsidR="00391DCC" w:rsidRPr="00391DCC">
              <w:rPr>
                <w:noProof/>
                <w:webHidden/>
                <w:sz w:val="20"/>
                <w:szCs w:val="20"/>
              </w:rPr>
              <w:fldChar w:fldCharType="end"/>
            </w:r>
          </w:hyperlink>
        </w:p>
        <w:p w14:paraId="4DEBBB4A" w14:textId="70D32146" w:rsidR="00391DCC" w:rsidRPr="00391DCC" w:rsidRDefault="00054806">
          <w:pPr>
            <w:pStyle w:val="Verzeichnis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4" w:history="1">
            <w:r w:rsidR="00391DCC" w:rsidRPr="00391DCC">
              <w:rPr>
                <w:rStyle w:val="Hyperlink"/>
                <w:noProof/>
                <w:sz w:val="20"/>
                <w:szCs w:val="20"/>
              </w:rPr>
              <w:t>9. Version History</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_Toc227592304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19</w:t>
            </w:r>
            <w:r w:rsidR="00391DCC" w:rsidRPr="00391DCC">
              <w:rPr>
                <w:noProof/>
                <w:webHidden/>
                <w:sz w:val="20"/>
                <w:szCs w:val="20"/>
              </w:rPr>
              <w:fldChar w:fldCharType="end"/>
            </w:r>
          </w:hyperlink>
        </w:p>
        <w:p w14:paraId="677CF2E7" w14:textId="7FD9B326" w:rsidR="00391DCC" w:rsidRPr="00391DCC" w:rsidRDefault="00054806">
          <w:pPr>
            <w:pStyle w:val="Verzeichnis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5" w:history="1">
            <w:r w:rsidR="00391DCC" w:rsidRPr="00391DCC">
              <w:rPr>
                <w:rStyle w:val="Hyperlink"/>
                <w:noProof/>
                <w:sz w:val="20"/>
                <w:szCs w:val="20"/>
                <w:highlight w:val="yellow"/>
              </w:rPr>
              <w:t>10. Employee Acknowledgement</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_Toc227592305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19</w:t>
            </w:r>
            <w:r w:rsidR="00391DCC" w:rsidRPr="00391DCC">
              <w:rPr>
                <w:noProof/>
                <w:webHidden/>
                <w:sz w:val="20"/>
                <w:szCs w:val="20"/>
              </w:rPr>
              <w:fldChar w:fldCharType="end"/>
            </w:r>
          </w:hyperlink>
        </w:p>
        <w:p w14:paraId="583821E9" w14:textId="3F7F6CC6" w:rsidR="00D84221" w:rsidRDefault="00D84221">
          <w:r>
            <w:rPr>
              <w:b/>
              <w:bCs/>
            </w:rPr>
            <w:fldChar w:fldCharType="end"/>
          </w:r>
        </w:p>
      </w:sdtContent>
    </w:sdt>
    <w:p w14:paraId="6E561279" w14:textId="34A0EC0B" w:rsidR="00D84221" w:rsidRDefault="00D84221"/>
    <w:p w14:paraId="48BB4B1D" w14:textId="77777777" w:rsidR="00391DCC" w:rsidRDefault="00391DCC"/>
    <w:p w14:paraId="69CEA7A7" w14:textId="77777777" w:rsidR="00391DCC" w:rsidRDefault="00391DCC"/>
    <w:p w14:paraId="595A9619" w14:textId="061CB985" w:rsidR="00391DCC" w:rsidRDefault="00391DCC">
      <w:pPr>
        <w:rPr>
          <w:rFonts w:asciiTheme="majorHAnsi" w:eastAsiaTheme="majorEastAsia" w:hAnsiTheme="majorHAnsi" w:cstheme="majorBidi"/>
          <w:color w:val="2F5496" w:themeColor="accent1" w:themeShade="BF"/>
          <w:sz w:val="32"/>
          <w:szCs w:val="32"/>
          <w:lang w:val="de-DE" w:eastAsia="de-DE"/>
        </w:rPr>
      </w:pPr>
      <w:proofErr w:type="spellStart"/>
      <w:r w:rsidRPr="00391DCC">
        <w:rPr>
          <w:rFonts w:asciiTheme="majorHAnsi" w:eastAsiaTheme="majorEastAsia" w:hAnsiTheme="majorHAnsi" w:cstheme="majorBidi"/>
          <w:color w:val="2F5496" w:themeColor="accent1" w:themeShade="BF"/>
          <w:sz w:val="32"/>
          <w:szCs w:val="32"/>
          <w:lang w:val="de-DE" w:eastAsia="de-DE"/>
        </w:rPr>
        <w:t>Tables</w:t>
      </w:r>
      <w:proofErr w:type="spellEnd"/>
    </w:p>
    <w:p w14:paraId="74D12968" w14:textId="77777777" w:rsidR="00391DCC" w:rsidRPr="00391DCC" w:rsidRDefault="00391DCC">
      <w:pPr>
        <w:rPr>
          <w:rFonts w:asciiTheme="majorHAnsi" w:eastAsiaTheme="majorEastAsia" w:hAnsiTheme="majorHAnsi" w:cstheme="majorBidi"/>
          <w:color w:val="2F5496" w:themeColor="accent1" w:themeShade="BF"/>
          <w:sz w:val="32"/>
          <w:szCs w:val="32"/>
          <w:lang w:val="de-DE" w:eastAsia="de-DE"/>
        </w:rPr>
      </w:pPr>
    </w:p>
    <w:p w14:paraId="08148804" w14:textId="14E36402" w:rsidR="00391DCC" w:rsidRPr="00391DCC" w:rsidRDefault="00391DCC">
      <w:pPr>
        <w:pStyle w:val="Abbildungsverzeichnis"/>
        <w:tabs>
          <w:tab w:val="right" w:leader="dot" w:pos="9016"/>
        </w:tabs>
        <w:rPr>
          <w:noProof/>
          <w:sz w:val="20"/>
          <w:szCs w:val="20"/>
        </w:rPr>
      </w:pPr>
      <w:r w:rsidRPr="00391DCC">
        <w:rPr>
          <w:sz w:val="20"/>
          <w:szCs w:val="20"/>
        </w:rPr>
        <w:fldChar w:fldCharType="begin"/>
      </w:r>
      <w:r w:rsidRPr="00391DCC">
        <w:rPr>
          <w:sz w:val="20"/>
          <w:szCs w:val="20"/>
        </w:rPr>
        <w:instrText xml:space="preserve"> TOC \h \z \c "Table" </w:instrText>
      </w:r>
      <w:r w:rsidRPr="00391DCC">
        <w:rPr>
          <w:sz w:val="20"/>
          <w:szCs w:val="20"/>
        </w:rPr>
        <w:fldChar w:fldCharType="separate"/>
      </w:r>
      <w:hyperlink w:anchor="_Toc227592319" w:history="1">
        <w:r w:rsidRPr="00391DCC">
          <w:rPr>
            <w:rStyle w:val="Hyperlink"/>
            <w:noProof/>
            <w:sz w:val="20"/>
            <w:szCs w:val="20"/>
          </w:rPr>
          <w:t>Table 1: Only site of Prestige Promotion</w:t>
        </w:r>
        <w:r w:rsidRPr="00391DCC">
          <w:rPr>
            <w:noProof/>
            <w:webHidden/>
            <w:sz w:val="20"/>
            <w:szCs w:val="20"/>
          </w:rPr>
          <w:tab/>
        </w:r>
        <w:r w:rsidRPr="00391DCC">
          <w:rPr>
            <w:noProof/>
            <w:webHidden/>
            <w:sz w:val="20"/>
            <w:szCs w:val="20"/>
          </w:rPr>
          <w:fldChar w:fldCharType="begin"/>
        </w:r>
        <w:r w:rsidRPr="00391DCC">
          <w:rPr>
            <w:noProof/>
            <w:webHidden/>
            <w:sz w:val="20"/>
            <w:szCs w:val="20"/>
          </w:rPr>
          <w:instrText xml:space="preserve"> PAGEREF _Toc227592319 \h </w:instrText>
        </w:r>
        <w:r w:rsidRPr="00391DCC">
          <w:rPr>
            <w:noProof/>
            <w:webHidden/>
            <w:sz w:val="20"/>
            <w:szCs w:val="20"/>
          </w:rPr>
        </w:r>
        <w:r w:rsidRPr="00391DCC">
          <w:rPr>
            <w:noProof/>
            <w:webHidden/>
            <w:sz w:val="20"/>
            <w:szCs w:val="20"/>
          </w:rPr>
          <w:fldChar w:fldCharType="separate"/>
        </w:r>
        <w:r w:rsidRPr="00391DCC">
          <w:rPr>
            <w:noProof/>
            <w:webHidden/>
            <w:sz w:val="20"/>
            <w:szCs w:val="20"/>
          </w:rPr>
          <w:t>4</w:t>
        </w:r>
        <w:r w:rsidRPr="00391DCC">
          <w:rPr>
            <w:noProof/>
            <w:webHidden/>
            <w:sz w:val="20"/>
            <w:szCs w:val="20"/>
          </w:rPr>
          <w:fldChar w:fldCharType="end"/>
        </w:r>
      </w:hyperlink>
    </w:p>
    <w:p w14:paraId="16B2BDA0" w14:textId="4366FB51" w:rsidR="00391DCC" w:rsidRPr="00391DCC" w:rsidRDefault="00054806">
      <w:pPr>
        <w:pStyle w:val="Abbildungsverzeichnis"/>
        <w:tabs>
          <w:tab w:val="right" w:leader="dot" w:pos="9016"/>
        </w:tabs>
        <w:rPr>
          <w:noProof/>
          <w:sz w:val="20"/>
          <w:szCs w:val="20"/>
        </w:rPr>
      </w:pPr>
      <w:hyperlink w:anchor="_Toc227592320" w:history="1">
        <w:r w:rsidR="00391DCC" w:rsidRPr="00391DCC">
          <w:rPr>
            <w:rStyle w:val="Hyperlink"/>
            <w:noProof/>
            <w:sz w:val="20"/>
            <w:szCs w:val="20"/>
          </w:rPr>
          <w:t>Table 2: Quantitative objectives energy</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_Toc227592320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6</w:t>
        </w:r>
        <w:r w:rsidR="00391DCC" w:rsidRPr="00391DCC">
          <w:rPr>
            <w:noProof/>
            <w:webHidden/>
            <w:sz w:val="20"/>
            <w:szCs w:val="20"/>
          </w:rPr>
          <w:fldChar w:fldCharType="end"/>
        </w:r>
      </w:hyperlink>
    </w:p>
    <w:p w14:paraId="62215121" w14:textId="61337AC1" w:rsidR="00391DCC" w:rsidRPr="00391DCC" w:rsidRDefault="00054806">
      <w:pPr>
        <w:pStyle w:val="Abbildungsverzeichnis"/>
        <w:tabs>
          <w:tab w:val="right" w:leader="dot" w:pos="9016"/>
        </w:tabs>
        <w:rPr>
          <w:noProof/>
          <w:sz w:val="20"/>
          <w:szCs w:val="20"/>
        </w:rPr>
      </w:pPr>
      <w:hyperlink w:anchor="_Toc227592321" w:history="1">
        <w:r w:rsidR="00391DCC" w:rsidRPr="00391DCC">
          <w:rPr>
            <w:rStyle w:val="Hyperlink"/>
            <w:noProof/>
            <w:sz w:val="20"/>
            <w:szCs w:val="20"/>
          </w:rPr>
          <w:t>Table 3: Quantitative objectives GHG</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_Toc227592321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7</w:t>
        </w:r>
        <w:r w:rsidR="00391DCC" w:rsidRPr="00391DCC">
          <w:rPr>
            <w:noProof/>
            <w:webHidden/>
            <w:sz w:val="20"/>
            <w:szCs w:val="20"/>
          </w:rPr>
          <w:fldChar w:fldCharType="end"/>
        </w:r>
      </w:hyperlink>
    </w:p>
    <w:p w14:paraId="33324D0F" w14:textId="04FBFE9C" w:rsidR="00391DCC" w:rsidRPr="00391DCC" w:rsidRDefault="00054806">
      <w:pPr>
        <w:pStyle w:val="Abbildungsverzeichnis"/>
        <w:tabs>
          <w:tab w:val="right" w:leader="dot" w:pos="9016"/>
        </w:tabs>
        <w:rPr>
          <w:noProof/>
          <w:sz w:val="20"/>
          <w:szCs w:val="20"/>
        </w:rPr>
      </w:pPr>
      <w:hyperlink w:anchor="_Toc227592322" w:history="1">
        <w:r w:rsidR="00391DCC" w:rsidRPr="00391DCC">
          <w:rPr>
            <w:rStyle w:val="Hyperlink"/>
            <w:noProof/>
            <w:sz w:val="20"/>
            <w:szCs w:val="20"/>
          </w:rPr>
          <w:t>Table 4: Quantitative objectives waste</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_Toc227592322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9</w:t>
        </w:r>
        <w:r w:rsidR="00391DCC" w:rsidRPr="00391DCC">
          <w:rPr>
            <w:noProof/>
            <w:webHidden/>
            <w:sz w:val="20"/>
            <w:szCs w:val="20"/>
          </w:rPr>
          <w:fldChar w:fldCharType="end"/>
        </w:r>
      </w:hyperlink>
    </w:p>
    <w:p w14:paraId="2BC30BC5" w14:textId="48E23156" w:rsidR="00391DCC" w:rsidRPr="00391DCC" w:rsidRDefault="00054806">
      <w:pPr>
        <w:pStyle w:val="Abbildungsverzeichnis"/>
        <w:tabs>
          <w:tab w:val="right" w:leader="dot" w:pos="9016"/>
        </w:tabs>
        <w:rPr>
          <w:noProof/>
          <w:sz w:val="20"/>
          <w:szCs w:val="20"/>
        </w:rPr>
      </w:pPr>
      <w:hyperlink w:anchor="_Toc227592323" w:history="1">
        <w:r w:rsidR="00391DCC" w:rsidRPr="00391DCC">
          <w:rPr>
            <w:rStyle w:val="Hyperlink"/>
            <w:noProof/>
            <w:sz w:val="20"/>
            <w:szCs w:val="20"/>
          </w:rPr>
          <w:t>Table 5: Quantitative objectives chemicals</w:t>
        </w:r>
        <w:r w:rsidR="00391DCC" w:rsidRPr="00391DCC">
          <w:rPr>
            <w:noProof/>
            <w:webHidden/>
            <w:sz w:val="20"/>
            <w:szCs w:val="20"/>
          </w:rPr>
          <w:tab/>
        </w:r>
        <w:r w:rsidR="00391DCC" w:rsidRPr="00391DCC">
          <w:rPr>
            <w:noProof/>
            <w:webHidden/>
            <w:sz w:val="20"/>
            <w:szCs w:val="20"/>
          </w:rPr>
          <w:fldChar w:fldCharType="begin"/>
        </w:r>
        <w:r w:rsidR="00391DCC" w:rsidRPr="00391DCC">
          <w:rPr>
            <w:noProof/>
            <w:webHidden/>
            <w:sz w:val="20"/>
            <w:szCs w:val="20"/>
          </w:rPr>
          <w:instrText xml:space="preserve"> PAGEREF _Toc227592323 \h </w:instrText>
        </w:r>
        <w:r w:rsidR="00391DCC" w:rsidRPr="00391DCC">
          <w:rPr>
            <w:noProof/>
            <w:webHidden/>
            <w:sz w:val="20"/>
            <w:szCs w:val="20"/>
          </w:rPr>
        </w:r>
        <w:r w:rsidR="00391DCC" w:rsidRPr="00391DCC">
          <w:rPr>
            <w:noProof/>
            <w:webHidden/>
            <w:sz w:val="20"/>
            <w:szCs w:val="20"/>
          </w:rPr>
          <w:fldChar w:fldCharType="separate"/>
        </w:r>
        <w:r w:rsidR="00391DCC" w:rsidRPr="00391DCC">
          <w:rPr>
            <w:noProof/>
            <w:webHidden/>
            <w:sz w:val="20"/>
            <w:szCs w:val="20"/>
          </w:rPr>
          <w:t>11</w:t>
        </w:r>
        <w:r w:rsidR="00391DCC" w:rsidRPr="00391DCC">
          <w:rPr>
            <w:noProof/>
            <w:webHidden/>
            <w:sz w:val="20"/>
            <w:szCs w:val="20"/>
          </w:rPr>
          <w:fldChar w:fldCharType="end"/>
        </w:r>
      </w:hyperlink>
    </w:p>
    <w:p w14:paraId="571BC00D" w14:textId="74A75DCE" w:rsidR="00391DCC" w:rsidRDefault="00391DCC">
      <w:r w:rsidRPr="00391DCC">
        <w:rPr>
          <w:sz w:val="20"/>
          <w:szCs w:val="20"/>
        </w:rPr>
        <w:fldChar w:fldCharType="end"/>
      </w:r>
      <w:r>
        <w:br w:type="page"/>
      </w:r>
    </w:p>
    <w:p w14:paraId="5E361642" w14:textId="77777777" w:rsidR="00391DCC" w:rsidRDefault="00391DCC"/>
    <w:p w14:paraId="59EF8FAE" w14:textId="77777777" w:rsidR="00391DCC" w:rsidRDefault="00391DCC">
      <w:pPr>
        <w:rPr>
          <w:b/>
          <w:bCs/>
          <w:color w:val="1F3864"/>
          <w:sz w:val="28"/>
          <w:szCs w:val="28"/>
        </w:rPr>
      </w:pPr>
    </w:p>
    <w:p w14:paraId="2D30EBF6" w14:textId="09C89057" w:rsidR="00721BE3" w:rsidRDefault="00D71F29">
      <w:pPr>
        <w:pStyle w:val="berschrift1"/>
      </w:pPr>
      <w:bookmarkStart w:id="3" w:name="_Toc227592286"/>
      <w:r>
        <w:t>1. Purpose and Scope</w:t>
      </w:r>
      <w:bookmarkEnd w:id="3"/>
    </w:p>
    <w:p w14:paraId="48D90832" w14:textId="1E623C43" w:rsidR="00721BE3" w:rsidRDefault="00D71F29" w:rsidP="00035280">
      <w:pPr>
        <w:jc w:val="both"/>
      </w:pPr>
      <w:r>
        <w:t xml:space="preserve">This Environmental Policy sets out the binding environmental commitments of Prestige Promotion </w:t>
      </w:r>
      <w:proofErr w:type="spellStart"/>
      <w:r>
        <w:t>Verkaufsförderung</w:t>
      </w:r>
      <w:proofErr w:type="spellEnd"/>
      <w:r>
        <w:t xml:space="preserve"> &amp; </w:t>
      </w:r>
      <w:proofErr w:type="spellStart"/>
      <w:r>
        <w:t>Werbeservice</w:t>
      </w:r>
      <w:proofErr w:type="spellEnd"/>
      <w:r>
        <w:t xml:space="preserve"> GmbH (hereinafter referred to as "Prestige Promotion"). It defines qualitative and quantitative objectives for the relevant environmental risk topics and forms the basis for systematic environmental management.</w:t>
      </w:r>
    </w:p>
    <w:p w14:paraId="491C391C" w14:textId="77777777" w:rsidR="00721BE3" w:rsidRDefault="00721BE3"/>
    <w:p w14:paraId="5AC7C3EF" w14:textId="77777777" w:rsidR="00721BE3" w:rsidRDefault="00D71F29">
      <w:pPr>
        <w:pStyle w:val="berschrift2"/>
      </w:pPr>
      <w:bookmarkStart w:id="4" w:name="_Toc227592287"/>
      <w:r>
        <w:t>1.1 Scope of Application</w:t>
      </w:r>
      <w:bookmarkEnd w:id="4"/>
    </w:p>
    <w:p w14:paraId="3CB47CB8" w14:textId="6D00F2B0" w:rsidR="00721BE3" w:rsidRPr="00D953CF" w:rsidRDefault="00D71F29">
      <w:r w:rsidRPr="00D953CF">
        <w:t xml:space="preserve">This policy applies to all </w:t>
      </w:r>
      <w:del w:id="5" w:author="Jörg Lucas" w:date="2026-05-05T16:44:00Z">
        <w:r w:rsidRPr="00D953CF" w:rsidDel="00D953CF">
          <w:delText xml:space="preserve">sites, </w:delText>
        </w:r>
      </w:del>
      <w:r w:rsidRPr="00D953CF">
        <w:t xml:space="preserve">business processes, personnel and stakeholders of Prestige Promotion. The </w:t>
      </w:r>
      <w:r w:rsidR="00223BB2" w:rsidRPr="00D953CF">
        <w:t>o</w:t>
      </w:r>
      <w:r w:rsidR="002267D5" w:rsidRPr="00D953CF">
        <w:t>n</w:t>
      </w:r>
      <w:r w:rsidR="00223BB2" w:rsidRPr="00D953CF">
        <w:t>ly</w:t>
      </w:r>
      <w:del w:id="6" w:author="Jörg Lucas" w:date="2026-05-05T16:44:00Z">
        <w:r w:rsidR="002267D5" w:rsidRPr="00D953CF" w:rsidDel="001B18F9">
          <w:delText xml:space="preserve"> </w:delText>
        </w:r>
      </w:del>
      <w:r w:rsidR="00223BB2" w:rsidRPr="00D953CF">
        <w:t xml:space="preserve"> Prestige Promotion </w:t>
      </w:r>
      <w:r w:rsidRPr="00D953CF">
        <w:t>site</w:t>
      </w:r>
      <w:r w:rsidR="00223BB2" w:rsidRPr="00D953CF">
        <w:t xml:space="preserve"> is fully </w:t>
      </w:r>
      <w:r w:rsidR="00035280" w:rsidRPr="00D953CF">
        <w:t>covered</w:t>
      </w:r>
      <w:r w:rsidR="00223BB2" w:rsidRPr="00D953CF">
        <w:t xml:space="preserve"> under this Environmental Policy and is located at</w:t>
      </w:r>
      <w:r w:rsidRPr="00D953CF">
        <w:t>:</w:t>
      </w:r>
    </w:p>
    <w:p w14:paraId="732170F6" w14:textId="77777777" w:rsidR="00721BE3" w:rsidRPr="00D953CF" w:rsidRDefault="00721B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4622"/>
        <w:gridCol w:w="3569"/>
      </w:tblGrid>
      <w:tr w:rsidR="00FE62F1" w:rsidRPr="00D953CF" w14:paraId="601297DB" w14:textId="77777777" w:rsidTr="00FE62F1">
        <w:tc>
          <w:tcPr>
            <w:tcW w:w="458" w:type="pct"/>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64F79091" w14:textId="77777777" w:rsidR="00FE62F1" w:rsidRPr="00D953CF" w:rsidRDefault="00FE62F1">
            <w:pPr>
              <w:rPr>
                <w:sz w:val="18"/>
                <w:szCs w:val="18"/>
              </w:rPr>
            </w:pPr>
            <w:r w:rsidRPr="00D953CF">
              <w:rPr>
                <w:b/>
                <w:bCs/>
                <w:color w:val="FFFFFF"/>
                <w:sz w:val="18"/>
                <w:szCs w:val="18"/>
              </w:rPr>
              <w:t>#</w:t>
            </w:r>
          </w:p>
        </w:tc>
        <w:tc>
          <w:tcPr>
            <w:tcW w:w="2563" w:type="pct"/>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0871E69E" w14:textId="77777777" w:rsidR="00FE62F1" w:rsidRPr="00D953CF" w:rsidRDefault="00FE62F1">
            <w:pPr>
              <w:rPr>
                <w:sz w:val="18"/>
                <w:szCs w:val="18"/>
              </w:rPr>
            </w:pPr>
            <w:r w:rsidRPr="00D953CF">
              <w:rPr>
                <w:b/>
                <w:bCs/>
                <w:color w:val="FFFFFF"/>
                <w:sz w:val="18"/>
                <w:szCs w:val="18"/>
              </w:rPr>
              <w:t>Site Name</w:t>
            </w:r>
          </w:p>
        </w:tc>
        <w:tc>
          <w:tcPr>
            <w:tcW w:w="1980" w:type="pct"/>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14A8EA02" w14:textId="77777777" w:rsidR="00FE62F1" w:rsidRPr="00D953CF" w:rsidRDefault="00FE62F1">
            <w:pPr>
              <w:rPr>
                <w:sz w:val="18"/>
                <w:szCs w:val="18"/>
              </w:rPr>
            </w:pPr>
            <w:r w:rsidRPr="00D953CF">
              <w:rPr>
                <w:b/>
                <w:bCs/>
                <w:color w:val="FFFFFF"/>
                <w:sz w:val="18"/>
                <w:szCs w:val="18"/>
              </w:rPr>
              <w:t>Address</w:t>
            </w:r>
          </w:p>
        </w:tc>
      </w:tr>
      <w:tr w:rsidR="00FE62F1" w:rsidRPr="00035280" w14:paraId="6E87FDC7" w14:textId="77777777" w:rsidTr="00FE62F1">
        <w:tc>
          <w:tcPr>
            <w:tcW w:w="458" w:type="pct"/>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5888CC" w14:textId="77777777" w:rsidR="00FE62F1" w:rsidRPr="00D953CF" w:rsidRDefault="00FE62F1">
            <w:pPr>
              <w:rPr>
                <w:sz w:val="18"/>
                <w:szCs w:val="18"/>
              </w:rPr>
            </w:pPr>
            <w:r w:rsidRPr="00D953CF">
              <w:rPr>
                <w:sz w:val="18"/>
                <w:szCs w:val="18"/>
              </w:rPr>
              <w:t>1</w:t>
            </w:r>
          </w:p>
        </w:tc>
        <w:tc>
          <w:tcPr>
            <w:tcW w:w="2563" w:type="pct"/>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84C497" w14:textId="77777777" w:rsidR="00FE62F1" w:rsidRPr="00D953CF" w:rsidRDefault="00FE62F1">
            <w:pPr>
              <w:rPr>
                <w:sz w:val="18"/>
                <w:szCs w:val="18"/>
              </w:rPr>
            </w:pPr>
            <w:r w:rsidRPr="00D953CF">
              <w:rPr>
                <w:sz w:val="18"/>
                <w:szCs w:val="18"/>
              </w:rPr>
              <w:t>Prestige Promotion – Headquarters &amp; Operations</w:t>
            </w:r>
          </w:p>
        </w:tc>
        <w:tc>
          <w:tcPr>
            <w:tcW w:w="1980" w:type="pct"/>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769D75" w14:textId="77777777" w:rsidR="00FE62F1" w:rsidRPr="00D953CF" w:rsidRDefault="00FE62F1" w:rsidP="00035280">
            <w:pPr>
              <w:keepNext/>
              <w:rPr>
                <w:sz w:val="18"/>
                <w:szCs w:val="18"/>
              </w:rPr>
            </w:pPr>
            <w:r w:rsidRPr="00D953CF">
              <w:rPr>
                <w:sz w:val="18"/>
                <w:szCs w:val="18"/>
              </w:rPr>
              <w:t xml:space="preserve">Borsigstraße 2, D-63755 </w:t>
            </w:r>
            <w:proofErr w:type="spellStart"/>
            <w:r w:rsidRPr="00D953CF">
              <w:rPr>
                <w:sz w:val="18"/>
                <w:szCs w:val="18"/>
              </w:rPr>
              <w:t>Alzenau</w:t>
            </w:r>
            <w:proofErr w:type="spellEnd"/>
          </w:p>
        </w:tc>
      </w:tr>
    </w:tbl>
    <w:p w14:paraId="721FA670" w14:textId="0F771EB2" w:rsidR="00721BE3" w:rsidRDefault="00F63E4C" w:rsidP="00035280">
      <w:pPr>
        <w:pStyle w:val="Beschriftung"/>
        <w:jc w:val="center"/>
      </w:pPr>
      <w:bookmarkStart w:id="7" w:name="_Toc227592319"/>
      <w:r>
        <w:t xml:space="preserve">Table </w:t>
      </w:r>
      <w:r w:rsidR="00054806">
        <w:fldChar w:fldCharType="begin"/>
      </w:r>
      <w:r w:rsidR="00054806">
        <w:instrText xml:space="preserve"> SEQ Table \* ARABIC </w:instrText>
      </w:r>
      <w:r w:rsidR="00054806">
        <w:fldChar w:fldCharType="separate"/>
      </w:r>
      <w:r w:rsidR="00B026EF">
        <w:rPr>
          <w:noProof/>
        </w:rPr>
        <w:t>1</w:t>
      </w:r>
      <w:r w:rsidR="00054806">
        <w:rPr>
          <w:noProof/>
        </w:rPr>
        <w:fldChar w:fldCharType="end"/>
      </w:r>
      <w:r>
        <w:t>: Only site of Prestige Promotion</w:t>
      </w:r>
      <w:bookmarkEnd w:id="7"/>
    </w:p>
    <w:p w14:paraId="6CC20C3C" w14:textId="77777777" w:rsidR="00D64F4E" w:rsidRDefault="00D64F4E"/>
    <w:p w14:paraId="43410D4D" w14:textId="77777777" w:rsidR="00721BE3" w:rsidRDefault="00D71F29" w:rsidP="00035280">
      <w:pPr>
        <w:jc w:val="both"/>
      </w:pPr>
      <w:r>
        <w:t>In addition, this policy applies to the following groups and processes:</w:t>
      </w:r>
    </w:p>
    <w:p w14:paraId="16BFC7C2" w14:textId="77777777" w:rsidR="00721BE3" w:rsidRDefault="00D71F29" w:rsidP="00035280">
      <w:pPr>
        <w:pStyle w:val="Listenabsatz"/>
        <w:numPr>
          <w:ilvl w:val="0"/>
          <w:numId w:val="2"/>
        </w:numPr>
        <w:jc w:val="both"/>
      </w:pPr>
      <w:r>
        <w:t>All business processes: secondary packaging, repackaging, contract packaging and storage of pharmaceuticals and medical devices</w:t>
      </w:r>
    </w:p>
    <w:p w14:paraId="565F1DFD" w14:textId="77777777" w:rsidR="00721BE3" w:rsidRDefault="00D71F29" w:rsidP="00035280">
      <w:pPr>
        <w:pStyle w:val="Listenabsatz"/>
        <w:numPr>
          <w:ilvl w:val="0"/>
          <w:numId w:val="2"/>
        </w:numPr>
        <w:jc w:val="both"/>
      </w:pPr>
      <w:r>
        <w:t>All employees (full-time, part-time, temporary workers)</w:t>
      </w:r>
    </w:p>
    <w:p w14:paraId="1A0E5BD0" w14:textId="77777777" w:rsidR="00721BE3" w:rsidRDefault="00D71F29" w:rsidP="00035280">
      <w:pPr>
        <w:pStyle w:val="Listenabsatz"/>
        <w:numPr>
          <w:ilvl w:val="0"/>
          <w:numId w:val="2"/>
        </w:numPr>
        <w:jc w:val="both"/>
      </w:pPr>
      <w:r>
        <w:t>Contracted service providers and suppliers on company premises</w:t>
      </w:r>
    </w:p>
    <w:p w14:paraId="33E4F96E" w14:textId="77777777" w:rsidR="00721BE3" w:rsidRDefault="00D71F29" w:rsidP="00035280">
      <w:pPr>
        <w:pStyle w:val="Listenabsatz"/>
        <w:numPr>
          <w:ilvl w:val="0"/>
          <w:numId w:val="2"/>
        </w:numPr>
        <w:jc w:val="both"/>
      </w:pPr>
      <w:r>
        <w:t>Internal and external stakeholders (customers, authorities, inspection bodies)</w:t>
      </w:r>
    </w:p>
    <w:p w14:paraId="5D95B41B" w14:textId="77777777" w:rsidR="00721BE3" w:rsidRDefault="00D71F29">
      <w:pPr>
        <w:pStyle w:val="berschrift1"/>
      </w:pPr>
      <w:bookmarkStart w:id="8" w:name="_Toc227592288"/>
      <w:r>
        <w:t>2. Management Environmental Commitments</w:t>
      </w:r>
      <w:bookmarkEnd w:id="8"/>
    </w:p>
    <w:p w14:paraId="532B50B1" w14:textId="77777777" w:rsidR="00721BE3" w:rsidRDefault="00D71F29" w:rsidP="00035280">
      <w:pPr>
        <w:jc w:val="both"/>
      </w:pPr>
      <w:r>
        <w:t>The management of Prestige Promotion commits to:</w:t>
      </w:r>
    </w:p>
    <w:p w14:paraId="3FC36AD2" w14:textId="77777777" w:rsidR="00721BE3" w:rsidRDefault="00D71F29" w:rsidP="00035280">
      <w:pPr>
        <w:pStyle w:val="Listenabsatz"/>
        <w:numPr>
          <w:ilvl w:val="0"/>
          <w:numId w:val="2"/>
        </w:numPr>
        <w:jc w:val="both"/>
      </w:pPr>
      <w:r>
        <w:t>Compliance with all applicable environmental laws, regulations and regulatory requirements</w:t>
      </w:r>
    </w:p>
    <w:p w14:paraId="46E5CFEF" w14:textId="77777777" w:rsidR="00721BE3" w:rsidRDefault="00D71F29" w:rsidP="00035280">
      <w:pPr>
        <w:pStyle w:val="Listenabsatz"/>
        <w:numPr>
          <w:ilvl w:val="0"/>
          <w:numId w:val="2"/>
        </w:numPr>
        <w:jc w:val="both"/>
      </w:pPr>
      <w:r>
        <w:t>Continuous improvement of environmental performance and prevention of pollution</w:t>
      </w:r>
    </w:p>
    <w:p w14:paraId="7966CEE6" w14:textId="77777777" w:rsidR="00721BE3" w:rsidRDefault="00D71F29" w:rsidP="00035280">
      <w:pPr>
        <w:pStyle w:val="Listenabsatz"/>
        <w:numPr>
          <w:ilvl w:val="0"/>
          <w:numId w:val="2"/>
        </w:numPr>
        <w:jc w:val="both"/>
      </w:pPr>
      <w:r>
        <w:t>Providing the necessary resources for the implementation of this policy</w:t>
      </w:r>
    </w:p>
    <w:p w14:paraId="781C4DE7" w14:textId="77777777" w:rsidR="00721BE3" w:rsidRDefault="00D71F29" w:rsidP="00035280">
      <w:pPr>
        <w:pStyle w:val="Listenabsatz"/>
        <w:numPr>
          <w:ilvl w:val="0"/>
          <w:numId w:val="2"/>
        </w:numPr>
        <w:jc w:val="both"/>
      </w:pPr>
      <w:r>
        <w:t>Regular review and updating of this policy (at least annually)</w:t>
      </w:r>
    </w:p>
    <w:p w14:paraId="70E59CF6" w14:textId="77777777" w:rsidR="00721BE3" w:rsidRDefault="00D71F29" w:rsidP="00035280">
      <w:pPr>
        <w:pStyle w:val="Listenabsatz"/>
        <w:numPr>
          <w:ilvl w:val="0"/>
          <w:numId w:val="2"/>
        </w:numPr>
        <w:jc w:val="both"/>
      </w:pPr>
      <w:r>
        <w:t>Transparent communication of environmental objectives to employees and relevant stakeholders</w:t>
      </w:r>
    </w:p>
    <w:p w14:paraId="33C387EC" w14:textId="77777777" w:rsidR="00721BE3" w:rsidRDefault="00D71F29" w:rsidP="00035280">
      <w:pPr>
        <w:pStyle w:val="Listenabsatz"/>
        <w:numPr>
          <w:ilvl w:val="0"/>
          <w:numId w:val="2"/>
        </w:numPr>
        <w:jc w:val="both"/>
      </w:pPr>
      <w:r>
        <w:t>Integration of environmental aspects into all business decisions</w:t>
      </w:r>
    </w:p>
    <w:p w14:paraId="6F423AA1" w14:textId="77777777" w:rsidR="00721BE3" w:rsidRDefault="00721BE3"/>
    <w:p w14:paraId="0CD0EAFD" w14:textId="77777777" w:rsidR="00D84221" w:rsidRDefault="00D84221">
      <w:pPr>
        <w:rPr>
          <w:b/>
          <w:bCs/>
          <w:color w:val="1F3864"/>
          <w:sz w:val="28"/>
          <w:szCs w:val="28"/>
        </w:rPr>
      </w:pPr>
      <w:r>
        <w:br w:type="page"/>
      </w:r>
    </w:p>
    <w:p w14:paraId="5AD020C8" w14:textId="0254DDE2" w:rsidR="00721BE3" w:rsidRDefault="00D71F29">
      <w:pPr>
        <w:pStyle w:val="berschrift1"/>
      </w:pPr>
      <w:bookmarkStart w:id="9" w:name="_Toc227592289"/>
      <w:r>
        <w:lastRenderedPageBreak/>
        <w:t>3. Relevant Environmental Topics and Objectives</w:t>
      </w:r>
      <w:bookmarkEnd w:id="9"/>
    </w:p>
    <w:p w14:paraId="7D8680E1" w14:textId="77777777" w:rsidR="00721BE3" w:rsidRDefault="00D71F29" w:rsidP="00035280">
      <w:pPr>
        <w:jc w:val="both"/>
      </w:pPr>
      <w:r>
        <w:t xml:space="preserve">The following seven topic areas </w:t>
      </w:r>
      <w:commentRangeStart w:id="10"/>
      <w:commentRangeStart w:id="11"/>
      <w:r>
        <w:t xml:space="preserve">have been identified as material </w:t>
      </w:r>
      <w:commentRangeEnd w:id="10"/>
      <w:r w:rsidR="00223BB2">
        <w:rPr>
          <w:rStyle w:val="Kommentarzeichen"/>
          <w:sz w:val="22"/>
          <w:szCs w:val="22"/>
        </w:rPr>
        <w:commentReference w:id="10"/>
      </w:r>
      <w:commentRangeEnd w:id="11"/>
      <w:r w:rsidR="00C6421A">
        <w:rPr>
          <w:rStyle w:val="Kommentarzeichen"/>
        </w:rPr>
        <w:commentReference w:id="11"/>
      </w:r>
      <w:r>
        <w:t>for the company. For each area, qualitative commitments as well as quantitative targets are defined.</w:t>
      </w:r>
    </w:p>
    <w:p w14:paraId="10EC9E68" w14:textId="77777777" w:rsidR="00EA3F94" w:rsidRDefault="00EA3F94"/>
    <w:p w14:paraId="2C0B2AFB" w14:textId="78B492E6" w:rsidR="00721BE3" w:rsidRDefault="00EA3F94">
      <w:r w:rsidRPr="00EA3F94">
        <w:t>The base year is 2025.</w:t>
      </w:r>
    </w:p>
    <w:p w14:paraId="44901593" w14:textId="77777777" w:rsidR="00384F66" w:rsidRDefault="00384F66"/>
    <w:p w14:paraId="437CA0BF" w14:textId="77777777" w:rsidR="00721BE3" w:rsidRDefault="00D71F29">
      <w:pPr>
        <w:pStyle w:val="berschrift2"/>
      </w:pPr>
      <w:bookmarkStart w:id="12" w:name="_Toc227592290"/>
      <w:r>
        <w:t>3.1 Energy Consumption &amp; Energy Efficiency</w:t>
      </w:r>
      <w:bookmarkEnd w:id="12"/>
    </w:p>
    <w:p w14:paraId="1F2F96C1" w14:textId="77777777" w:rsidR="00721BE3" w:rsidRDefault="00D71F29">
      <w:r>
        <w:rPr>
          <w:b/>
          <w:bCs/>
        </w:rPr>
        <w:t>Commitment:</w:t>
      </w:r>
    </w:p>
    <w:p w14:paraId="3BCAAA70" w14:textId="77777777" w:rsidR="00872BDE" w:rsidRDefault="00D71F29" w:rsidP="00035280">
      <w:pPr>
        <w:spacing w:before="120"/>
        <w:jc w:val="both"/>
      </w:pPr>
      <w:r>
        <w:t xml:space="preserve">Prestige Promotion is committed to systematically recording, monitoring and continuously reducing energy consumption at all sites. </w:t>
      </w:r>
    </w:p>
    <w:p w14:paraId="7FB73C02" w14:textId="1E208BDE" w:rsidR="00721BE3" w:rsidRDefault="00613711" w:rsidP="00035280">
      <w:pPr>
        <w:spacing w:before="120"/>
        <w:jc w:val="both"/>
      </w:pPr>
      <w:r w:rsidRPr="00C6421A">
        <w:t>O</w:t>
      </w:r>
      <w:r w:rsidR="00D71F29" w:rsidRPr="00C6421A">
        <w:t xml:space="preserve">ur operations involve </w:t>
      </w:r>
      <w:del w:id="13" w:author="Jörg Lucas" w:date="2026-05-05T16:45:00Z">
        <w:r w:rsidR="00D71F29" w:rsidRPr="00C6421A" w:rsidDel="00C6421A">
          <w:delText xml:space="preserve">energy-intensive </w:delText>
        </w:r>
      </w:del>
      <w:r w:rsidR="00D71F29" w:rsidRPr="00C6421A">
        <w:t>production machinery, climate-controlled storage areas, and administrative facilities. We recognise that improving energy efficiency is both an environmental responsibility and a business priority, and we are actively transitioning towards a lower-energy operational model through concrete infrastructure upgrades and renewable sourcing.</w:t>
      </w:r>
    </w:p>
    <w:p w14:paraId="33860706" w14:textId="77777777" w:rsidR="00721BE3" w:rsidRDefault="00721BE3"/>
    <w:p w14:paraId="37C8330B" w14:textId="77777777" w:rsidR="00721BE3" w:rsidRDefault="00D71F29">
      <w:r>
        <w:rPr>
          <w:b/>
          <w:bCs/>
        </w:rPr>
        <w:t>Measures:</w:t>
      </w:r>
    </w:p>
    <w:p w14:paraId="606CB399" w14:textId="77777777" w:rsidR="005B2EE7" w:rsidRDefault="005B2EE7" w:rsidP="00035280">
      <w:pPr>
        <w:pStyle w:val="Listenabsatz"/>
        <w:numPr>
          <w:ilvl w:val="0"/>
          <w:numId w:val="2"/>
        </w:numPr>
        <w:spacing w:before="120"/>
        <w:ind w:left="714" w:hanging="357"/>
        <w:jc w:val="both"/>
      </w:pPr>
      <w:r>
        <w:t>Annual survey of total electricity consumption (kWh) by consumption category (production, office, warehouse)</w:t>
      </w:r>
    </w:p>
    <w:p w14:paraId="168DFA97" w14:textId="77777777" w:rsidR="005B2EE7" w:rsidRPr="005B2EE7" w:rsidRDefault="005B2EE7" w:rsidP="00035280">
      <w:pPr>
        <w:pStyle w:val="Listenabsatz"/>
        <w:numPr>
          <w:ilvl w:val="0"/>
          <w:numId w:val="2"/>
        </w:numPr>
        <w:spacing w:before="120"/>
        <w:ind w:left="714" w:hanging="357"/>
        <w:jc w:val="both"/>
      </w:pPr>
      <w:r w:rsidRPr="005B2EE7">
        <w:t>Review and phased transition to LED lighting and energy-efficient equipment</w:t>
      </w:r>
    </w:p>
    <w:p w14:paraId="596D59D0" w14:textId="2AE0B1E7" w:rsidR="00721BE3" w:rsidRPr="00FE62F1" w:rsidRDefault="00D71F29" w:rsidP="00035280">
      <w:pPr>
        <w:pStyle w:val="Listenabsatz"/>
        <w:numPr>
          <w:ilvl w:val="0"/>
          <w:numId w:val="2"/>
        </w:numPr>
        <w:spacing w:before="120"/>
        <w:ind w:left="714" w:hanging="357"/>
        <w:jc w:val="both"/>
        <w:rPr>
          <w:highlight w:val="yellow"/>
        </w:rPr>
      </w:pPr>
      <w:commentRangeStart w:id="14"/>
      <w:commentRangeStart w:id="15"/>
      <w:r w:rsidRPr="00FE62F1">
        <w:rPr>
          <w:highlight w:val="yellow"/>
        </w:rPr>
        <w:t xml:space="preserve">Transition to a certified green electricity tariff sourced from renewable energy, including wind and solar, by switching the site’s electricity supply contract. In parallel, feasibility assessment for </w:t>
      </w:r>
      <w:del w:id="16" w:author="Jörg Lucas" w:date="2026-05-05T16:49:00Z">
        <w:r w:rsidRPr="00FE62F1" w:rsidDel="003167CF">
          <w:rPr>
            <w:highlight w:val="yellow"/>
          </w:rPr>
          <w:delText xml:space="preserve">rooftop </w:delText>
        </w:r>
      </w:del>
      <w:r w:rsidRPr="00FE62F1">
        <w:rPr>
          <w:highlight w:val="yellow"/>
        </w:rPr>
        <w:t>photovoltaic (PV) installation at the Borsigstraße site to generate on-site renewable electricity and progressively reduce dependence on grid energy.</w:t>
      </w:r>
    </w:p>
    <w:p w14:paraId="68F7C444" w14:textId="17A655DC" w:rsidR="004F5006" w:rsidDel="003C0FD5" w:rsidRDefault="00895FB2" w:rsidP="00E66C0F">
      <w:pPr>
        <w:pStyle w:val="Listenabsatz"/>
        <w:numPr>
          <w:ilvl w:val="0"/>
          <w:numId w:val="2"/>
        </w:numPr>
        <w:spacing w:before="120"/>
        <w:ind w:left="714" w:hanging="357"/>
        <w:jc w:val="both"/>
        <w:rPr>
          <w:del w:id="17" w:author="Jörg Lucas" w:date="2026-05-05T16:50:00Z"/>
          <w:highlight w:val="yellow"/>
        </w:rPr>
      </w:pPr>
      <w:commentRangeStart w:id="18"/>
      <w:commentRangeStart w:id="19"/>
      <w:del w:id="20" w:author="Jörg Lucas" w:date="2026-05-05T16:50:00Z">
        <w:r w:rsidDel="003C0FD5">
          <w:rPr>
            <w:highlight w:val="yellow"/>
          </w:rPr>
          <w:delText>Conducting of an e</w:delText>
        </w:r>
        <w:r w:rsidR="0070554E" w:rsidDel="003C0FD5">
          <w:rPr>
            <w:highlight w:val="yellow"/>
          </w:rPr>
          <w:delText>nergy audit</w:delText>
        </w:r>
        <w:commentRangeEnd w:id="18"/>
        <w:r w:rsidR="00FF4FA2" w:rsidDel="003C0FD5">
          <w:rPr>
            <w:rStyle w:val="Kommentarzeichen"/>
            <w:sz w:val="22"/>
            <w:szCs w:val="22"/>
            <w:highlight w:val="yellow"/>
          </w:rPr>
          <w:commentReference w:id="18"/>
        </w:r>
      </w:del>
      <w:commentRangeEnd w:id="19"/>
      <w:r w:rsidR="003C0FD5">
        <w:rPr>
          <w:rStyle w:val="Kommentarzeichen"/>
        </w:rPr>
        <w:commentReference w:id="19"/>
      </w:r>
    </w:p>
    <w:p w14:paraId="531B5AB3" w14:textId="2DBA8E74" w:rsidR="00721BE3" w:rsidRPr="00FE62F1" w:rsidRDefault="00D71F29" w:rsidP="00035280">
      <w:pPr>
        <w:pStyle w:val="Listenabsatz"/>
        <w:numPr>
          <w:ilvl w:val="0"/>
          <w:numId w:val="2"/>
        </w:numPr>
        <w:spacing w:before="120"/>
        <w:ind w:left="714" w:hanging="357"/>
        <w:jc w:val="both"/>
        <w:rPr>
          <w:highlight w:val="yellow"/>
        </w:rPr>
      </w:pPr>
      <w:r w:rsidRPr="00FE62F1">
        <w:rPr>
          <w:highlight w:val="yellow"/>
        </w:rPr>
        <w:t>Replacement of ageing packaging machinery and conveyor systems with energy-efficient models carrying the EU Energy Label A or equivalent, focusing on the highest-consumption equipment on the secondary packaging lines.</w:t>
      </w:r>
    </w:p>
    <w:p w14:paraId="5B737292" w14:textId="77777777" w:rsidR="00721BE3" w:rsidRPr="00FE62F1" w:rsidRDefault="00D71F29" w:rsidP="00035280">
      <w:pPr>
        <w:pStyle w:val="Listenabsatz"/>
        <w:numPr>
          <w:ilvl w:val="0"/>
          <w:numId w:val="2"/>
        </w:numPr>
        <w:spacing w:before="120"/>
        <w:ind w:left="714" w:hanging="357"/>
        <w:jc w:val="both"/>
        <w:rPr>
          <w:highlight w:val="yellow"/>
        </w:rPr>
      </w:pPr>
      <w:r w:rsidRPr="00FE62F1">
        <w:rPr>
          <w:highlight w:val="yellow"/>
        </w:rPr>
        <w:t>Installation of motion-sensor lighting controls and automated HVAC scheduling in storage and administrative zones to eliminate standby energy waste outside working hours.</w:t>
      </w:r>
    </w:p>
    <w:p w14:paraId="76FF3A4E" w14:textId="77777777" w:rsidR="00721BE3" w:rsidRDefault="00D71F29" w:rsidP="00035280">
      <w:pPr>
        <w:pStyle w:val="Listenabsatz"/>
        <w:numPr>
          <w:ilvl w:val="0"/>
          <w:numId w:val="2"/>
        </w:numPr>
        <w:spacing w:before="120"/>
        <w:ind w:left="714" w:hanging="357"/>
        <w:jc w:val="both"/>
        <w:rPr>
          <w:highlight w:val="yellow"/>
        </w:rPr>
      </w:pPr>
      <w:r w:rsidRPr="00FE62F1">
        <w:rPr>
          <w:highlight w:val="yellow"/>
        </w:rPr>
        <w:t>Annual energy awareness training for all employees, covering practical energy-saving behaviour on the production floor (</w:t>
      </w:r>
      <w:proofErr w:type="gramStart"/>
      <w:r w:rsidRPr="00FE62F1">
        <w:rPr>
          <w:highlight w:val="yellow"/>
        </w:rPr>
        <w:t>e.g.</w:t>
      </w:r>
      <w:proofErr w:type="gramEnd"/>
      <w:r w:rsidRPr="00FE62F1">
        <w:rPr>
          <w:highlight w:val="yellow"/>
        </w:rPr>
        <w:t xml:space="preserve"> switching off equipment during breaks, reporting compressed-air leaks), integrated into the existing GMP and QHSE training calendar.</w:t>
      </w:r>
      <w:commentRangeEnd w:id="14"/>
      <w:r w:rsidR="00582321">
        <w:rPr>
          <w:rStyle w:val="Kommentarzeichen"/>
          <w:sz w:val="22"/>
          <w:szCs w:val="22"/>
          <w:highlight w:val="yellow"/>
        </w:rPr>
        <w:commentReference w:id="14"/>
      </w:r>
      <w:commentRangeEnd w:id="15"/>
      <w:r w:rsidR="003167CF">
        <w:rPr>
          <w:rStyle w:val="Kommentarzeichen"/>
        </w:rPr>
        <w:commentReference w:id="15"/>
      </w:r>
    </w:p>
    <w:p w14:paraId="1C2ADE06" w14:textId="77777777" w:rsidR="00EA3F94" w:rsidRDefault="00EA3F94" w:rsidP="00EA3F94">
      <w:pPr>
        <w:rPr>
          <w:highlight w:val="yellow"/>
        </w:rPr>
      </w:pPr>
    </w:p>
    <w:p w14:paraId="0FC78588" w14:textId="77777777" w:rsidR="00D84221" w:rsidRDefault="00D84221">
      <w:pPr>
        <w:rPr>
          <w:b/>
          <w:bCs/>
        </w:rPr>
      </w:pPr>
      <w:r>
        <w:rPr>
          <w:b/>
          <w:bCs/>
        </w:rPr>
        <w:br w:type="page"/>
      </w:r>
    </w:p>
    <w:p w14:paraId="38645703" w14:textId="7B51E4E8" w:rsidR="00EA3F94" w:rsidRPr="00966F93" w:rsidRDefault="00EA3F94" w:rsidP="00EA3F94">
      <w:pPr>
        <w:rPr>
          <w:b/>
          <w:bCs/>
        </w:rPr>
      </w:pPr>
      <w:r w:rsidRPr="00EA3F94">
        <w:rPr>
          <w:b/>
          <w:bCs/>
        </w:rPr>
        <w:lastRenderedPageBreak/>
        <w:t>Quantitative Objectives — Energy Consumption &amp; Energy Efficiency:</w:t>
      </w:r>
    </w:p>
    <w:p w14:paraId="4F4F01E6" w14:textId="77777777" w:rsidR="00EA3F94" w:rsidRPr="00EA3F94" w:rsidRDefault="00EA3F94" w:rsidP="00EA3F94"/>
    <w:p w14:paraId="45071666" w14:textId="7C6AE467" w:rsidR="00EA3F94" w:rsidRPr="00966F93" w:rsidRDefault="00EA3F94" w:rsidP="00EA3F94">
      <w:pPr>
        <w:rPr>
          <w:sz w:val="18"/>
          <w:szCs w:val="18"/>
        </w:rPr>
      </w:pPr>
      <w:r w:rsidRPr="00966F93">
        <w:rPr>
          <w:i/>
          <w:iCs/>
          <w:sz w:val="18"/>
          <w:szCs w:val="18"/>
        </w:rPr>
        <w:t>Note: LED lighting and motion detectors at the new site are already installed. PV system under expansion. Baseline data will be collected from energy invoices</w:t>
      </w:r>
    </w:p>
    <w:p w14:paraId="76A400FE" w14:textId="77777777" w:rsidR="00EA3F94" w:rsidRDefault="00EA3F94" w:rsidP="00EA3F94">
      <w:pPr>
        <w:rPr>
          <w:highlight w:val="yellow"/>
        </w:rPr>
      </w:pPr>
    </w:p>
    <w:tbl>
      <w:tblPr>
        <w:tblW w:w="8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1647"/>
        <w:gridCol w:w="1451"/>
        <w:gridCol w:w="1158"/>
        <w:gridCol w:w="1744"/>
        <w:gridCol w:w="1084"/>
      </w:tblGrid>
      <w:tr w:rsidR="00EA3F94" w:rsidRPr="00EA3F94" w14:paraId="0C6362A2" w14:textId="77777777" w:rsidTr="00EA3F94">
        <w:trPr>
          <w:tblHeader/>
        </w:trPr>
        <w:tc>
          <w:tcPr>
            <w:tcW w:w="1879"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1F0FC053" w14:textId="77777777" w:rsidR="00EA3F94" w:rsidRPr="00EA3F94" w:rsidRDefault="00EA3F94" w:rsidP="00EA3F94">
            <w:r w:rsidRPr="00EA3F94">
              <w:rPr>
                <w:b/>
                <w:bCs/>
              </w:rPr>
              <w:t>KPI / Indicator</w:t>
            </w:r>
          </w:p>
        </w:tc>
        <w:tc>
          <w:tcPr>
            <w:tcW w:w="1647"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728AE9AD" w14:textId="77777777" w:rsidR="00EA3F94" w:rsidRPr="00EA3F94" w:rsidRDefault="00EA3F94" w:rsidP="00EA3F94">
            <w:r w:rsidRPr="00EA3F94">
              <w:rPr>
                <w:b/>
                <w:bCs/>
              </w:rPr>
              <w:t>Interim Target 2026</w:t>
            </w:r>
          </w:p>
        </w:tc>
        <w:tc>
          <w:tcPr>
            <w:tcW w:w="1451"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56337BB8" w14:textId="77777777" w:rsidR="00EA3F94" w:rsidRPr="00EA3F94" w:rsidRDefault="00EA3F94" w:rsidP="00EA3F94">
            <w:r w:rsidRPr="00EA3F94">
              <w:rPr>
                <w:b/>
                <w:bCs/>
              </w:rPr>
              <w:t>Target 2027</w:t>
            </w:r>
          </w:p>
        </w:tc>
        <w:tc>
          <w:tcPr>
            <w:tcW w:w="1158"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101E3503" w14:textId="77777777" w:rsidR="00EA3F94" w:rsidRPr="00EA3F94" w:rsidRDefault="00EA3F94" w:rsidP="00EA3F94">
            <w:r w:rsidRPr="00EA3F94">
              <w:rPr>
                <w:b/>
                <w:bCs/>
              </w:rPr>
              <w:t>Status</w:t>
            </w:r>
          </w:p>
        </w:tc>
        <w:tc>
          <w:tcPr>
            <w:tcW w:w="1744"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71E46E88" w14:textId="77777777" w:rsidR="00EA3F94" w:rsidRPr="00EA3F94" w:rsidRDefault="00EA3F94" w:rsidP="00EA3F94">
            <w:r w:rsidRPr="00EA3F94">
              <w:rPr>
                <w:b/>
                <w:bCs/>
              </w:rPr>
              <w:t>Responsibility</w:t>
            </w:r>
          </w:p>
        </w:tc>
        <w:tc>
          <w:tcPr>
            <w:tcW w:w="1084"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63714B52" w14:textId="77777777" w:rsidR="00EA3F94" w:rsidRPr="00EA3F94" w:rsidRDefault="00EA3F94" w:rsidP="00EA3F94">
            <w:r w:rsidRPr="00EA3F94">
              <w:rPr>
                <w:b/>
                <w:bCs/>
              </w:rPr>
              <w:t>Review</w:t>
            </w:r>
          </w:p>
        </w:tc>
      </w:tr>
      <w:tr w:rsidR="00EA3F94" w:rsidRPr="00EA3F94" w14:paraId="39497776" w14:textId="77777777" w:rsidTr="00EA3F94">
        <w:tc>
          <w:tcPr>
            <w:tcW w:w="187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5BCB8C29" w14:textId="77777777" w:rsidR="00EA3F94" w:rsidRPr="00035280" w:rsidRDefault="00EA3F94" w:rsidP="00EA3F94">
            <w:pPr>
              <w:jc w:val="center"/>
              <w:rPr>
                <w:sz w:val="18"/>
                <w:szCs w:val="18"/>
              </w:rPr>
            </w:pPr>
            <w:r w:rsidRPr="00035280">
              <w:rPr>
                <w:sz w:val="18"/>
                <w:szCs w:val="18"/>
              </w:rPr>
              <w:t>Total electricity consumption at site (kWh/year)</w:t>
            </w:r>
          </w:p>
        </w:tc>
        <w:tc>
          <w:tcPr>
            <w:tcW w:w="164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0FDEF0BF" w14:textId="77777777" w:rsidR="00EA3F94" w:rsidRPr="00035280" w:rsidRDefault="00EA3F94" w:rsidP="00EA3F94">
            <w:pPr>
              <w:jc w:val="center"/>
              <w:rPr>
                <w:sz w:val="18"/>
                <w:szCs w:val="18"/>
              </w:rPr>
            </w:pPr>
            <w:r w:rsidRPr="00035280">
              <w:rPr>
                <w:sz w:val="18"/>
                <w:szCs w:val="18"/>
              </w:rPr>
              <w:t>≤5% below baseline</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76C69B23" w14:textId="77777777" w:rsidR="00EA3F94" w:rsidRPr="00035280" w:rsidRDefault="00EA3F94" w:rsidP="00EA3F94">
            <w:pPr>
              <w:jc w:val="center"/>
              <w:rPr>
                <w:sz w:val="18"/>
                <w:szCs w:val="18"/>
              </w:rPr>
            </w:pPr>
            <w:r w:rsidRPr="00035280">
              <w:rPr>
                <w:sz w:val="18"/>
                <w:szCs w:val="18"/>
              </w:rPr>
              <w:t>≤8% below baseline</w:t>
            </w:r>
          </w:p>
        </w:tc>
        <w:tc>
          <w:tcPr>
            <w:tcW w:w="11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3C3A800E" w14:textId="1D9C1853" w:rsidR="00EA3F94" w:rsidRPr="00035280" w:rsidRDefault="00EA3F94" w:rsidP="00EA3F94">
            <w:pPr>
              <w:jc w:val="center"/>
              <w:rPr>
                <w:sz w:val="18"/>
                <w:szCs w:val="18"/>
              </w:rPr>
            </w:pPr>
            <w:r w:rsidRPr="00035280">
              <w:rPr>
                <w:sz w:val="18"/>
                <w:szCs w:val="18"/>
              </w:rPr>
              <w:t xml:space="preserve"> Under collection</w:t>
            </w:r>
          </w:p>
        </w:tc>
        <w:tc>
          <w:tcPr>
            <w:tcW w:w="17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2B4F7A1F" w14:textId="77777777" w:rsidR="00EA3F94" w:rsidRPr="00035280" w:rsidRDefault="00EA3F94" w:rsidP="00EA3F94">
            <w:pPr>
              <w:jc w:val="center"/>
              <w:rPr>
                <w:sz w:val="18"/>
                <w:szCs w:val="18"/>
              </w:rPr>
            </w:pPr>
            <w:r w:rsidRPr="00035280">
              <w:rPr>
                <w:sz w:val="18"/>
                <w:szCs w:val="18"/>
              </w:rPr>
              <w:t>QMO / Facility Mgmt.</w:t>
            </w:r>
          </w:p>
        </w:tc>
        <w:tc>
          <w:tcPr>
            <w:tcW w:w="108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230CB35B" w14:textId="77777777" w:rsidR="00EA3F94" w:rsidRPr="00035280" w:rsidRDefault="00EA3F94" w:rsidP="00EA3F94">
            <w:pPr>
              <w:jc w:val="center"/>
              <w:rPr>
                <w:sz w:val="18"/>
                <w:szCs w:val="18"/>
              </w:rPr>
            </w:pPr>
            <w:r w:rsidRPr="00035280">
              <w:rPr>
                <w:sz w:val="18"/>
                <w:szCs w:val="18"/>
              </w:rPr>
              <w:t>Semi-annually</w:t>
            </w:r>
          </w:p>
        </w:tc>
      </w:tr>
      <w:tr w:rsidR="00EA3F94" w:rsidRPr="00EA3F94" w14:paraId="728E543D" w14:textId="77777777" w:rsidTr="00EA3F94">
        <w:tc>
          <w:tcPr>
            <w:tcW w:w="1879"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5278B5B2" w14:textId="77777777" w:rsidR="00EA3F94" w:rsidRPr="00035280" w:rsidRDefault="00EA3F94" w:rsidP="00EA3F94">
            <w:pPr>
              <w:jc w:val="center"/>
              <w:rPr>
                <w:sz w:val="18"/>
                <w:szCs w:val="18"/>
              </w:rPr>
            </w:pPr>
            <w:r w:rsidRPr="00035280">
              <w:rPr>
                <w:sz w:val="18"/>
                <w:szCs w:val="18"/>
              </w:rPr>
              <w:t>Share of green/renewable electricity (%) 100%</w:t>
            </w:r>
          </w:p>
        </w:tc>
        <w:tc>
          <w:tcPr>
            <w:tcW w:w="1647"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3EBE7D6F" w14:textId="77777777" w:rsidR="00EA3F94" w:rsidRPr="00035280" w:rsidRDefault="00EA3F94" w:rsidP="00EA3F94">
            <w:pPr>
              <w:jc w:val="center"/>
              <w:rPr>
                <w:sz w:val="18"/>
                <w:szCs w:val="18"/>
              </w:rPr>
            </w:pPr>
            <w:r w:rsidRPr="00035280">
              <w:rPr>
                <w:sz w:val="18"/>
                <w:szCs w:val="18"/>
              </w:rPr>
              <w:t>≥20%</w:t>
            </w:r>
          </w:p>
        </w:tc>
        <w:tc>
          <w:tcPr>
            <w:tcW w:w="1451"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2CDEE05F" w14:textId="77777777" w:rsidR="00EA3F94" w:rsidRPr="00035280" w:rsidRDefault="00EA3F94" w:rsidP="00EA3F94">
            <w:pPr>
              <w:jc w:val="center"/>
              <w:rPr>
                <w:sz w:val="18"/>
                <w:szCs w:val="18"/>
              </w:rPr>
            </w:pPr>
            <w:r w:rsidRPr="00035280">
              <w:rPr>
                <w:sz w:val="18"/>
                <w:szCs w:val="18"/>
              </w:rPr>
              <w:t>≥30%</w:t>
            </w:r>
          </w:p>
        </w:tc>
        <w:tc>
          <w:tcPr>
            <w:tcW w:w="1158"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7D525634" w14:textId="17DE71B3" w:rsidR="00EA3F94" w:rsidRPr="00035280" w:rsidRDefault="00EA3F94" w:rsidP="00EA3F94">
            <w:pPr>
              <w:jc w:val="center"/>
              <w:rPr>
                <w:sz w:val="18"/>
                <w:szCs w:val="18"/>
              </w:rPr>
            </w:pPr>
            <w:r w:rsidRPr="00035280">
              <w:rPr>
                <w:sz w:val="18"/>
                <w:szCs w:val="18"/>
              </w:rPr>
              <w:t>Under collection</w:t>
            </w:r>
          </w:p>
        </w:tc>
        <w:tc>
          <w:tcPr>
            <w:tcW w:w="174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5AC203D9" w14:textId="77777777" w:rsidR="00EA3F94" w:rsidRPr="00035280" w:rsidRDefault="00EA3F94" w:rsidP="00EA3F94">
            <w:pPr>
              <w:jc w:val="center"/>
              <w:rPr>
                <w:sz w:val="18"/>
                <w:szCs w:val="18"/>
              </w:rPr>
            </w:pPr>
            <w:r w:rsidRPr="00035280">
              <w:rPr>
                <w:sz w:val="18"/>
                <w:szCs w:val="18"/>
              </w:rPr>
              <w:t>Management / QMO</w:t>
            </w:r>
          </w:p>
        </w:tc>
        <w:tc>
          <w:tcPr>
            <w:tcW w:w="108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601A7884" w14:textId="77777777" w:rsidR="00EA3F94" w:rsidRPr="00035280" w:rsidRDefault="00EA3F94" w:rsidP="00EA3F94">
            <w:pPr>
              <w:jc w:val="center"/>
              <w:rPr>
                <w:sz w:val="18"/>
                <w:szCs w:val="18"/>
              </w:rPr>
            </w:pPr>
            <w:r w:rsidRPr="00035280">
              <w:rPr>
                <w:sz w:val="18"/>
                <w:szCs w:val="18"/>
              </w:rPr>
              <w:t>Annually</w:t>
            </w:r>
          </w:p>
        </w:tc>
      </w:tr>
      <w:tr w:rsidR="00EA3F94" w:rsidRPr="00EA3F94" w14:paraId="4742B29E" w14:textId="77777777" w:rsidTr="00EA3F94">
        <w:tc>
          <w:tcPr>
            <w:tcW w:w="187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5942A4C4" w14:textId="77777777" w:rsidR="00EA3F94" w:rsidRPr="00035280" w:rsidRDefault="00EA3F94" w:rsidP="00EA3F94">
            <w:pPr>
              <w:jc w:val="center"/>
              <w:rPr>
                <w:sz w:val="18"/>
                <w:szCs w:val="18"/>
              </w:rPr>
            </w:pPr>
            <w:r w:rsidRPr="00035280">
              <w:rPr>
                <w:sz w:val="18"/>
                <w:szCs w:val="18"/>
              </w:rPr>
              <w:t>PV self-generation (kWh/year)</w:t>
            </w:r>
          </w:p>
        </w:tc>
        <w:tc>
          <w:tcPr>
            <w:tcW w:w="164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62A96C03" w14:textId="77777777" w:rsidR="00EA3F94" w:rsidRPr="00035280" w:rsidRDefault="00EA3F94" w:rsidP="00EA3F94">
            <w:pPr>
              <w:jc w:val="center"/>
              <w:rPr>
                <w:sz w:val="18"/>
                <w:szCs w:val="18"/>
              </w:rPr>
            </w:pPr>
            <w:r w:rsidRPr="00035280">
              <w:rPr>
                <w:sz w:val="18"/>
                <w:szCs w:val="18"/>
              </w:rPr>
              <w:t>Metering concept established</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18A18DBA" w14:textId="77777777" w:rsidR="00EA3F94" w:rsidRPr="00035280" w:rsidRDefault="00EA3F94" w:rsidP="00EA3F94">
            <w:pPr>
              <w:jc w:val="center"/>
              <w:rPr>
                <w:sz w:val="18"/>
                <w:szCs w:val="18"/>
              </w:rPr>
            </w:pPr>
            <w:r w:rsidRPr="00035280">
              <w:rPr>
                <w:sz w:val="18"/>
                <w:szCs w:val="18"/>
              </w:rPr>
              <w:t>Annual report submitted</w:t>
            </w:r>
          </w:p>
        </w:tc>
        <w:tc>
          <w:tcPr>
            <w:tcW w:w="11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08C6DBDC" w14:textId="1FB2482A" w:rsidR="00EA3F94" w:rsidRPr="00035280" w:rsidRDefault="00EA3F94" w:rsidP="00EA3F94">
            <w:pPr>
              <w:jc w:val="center"/>
              <w:rPr>
                <w:sz w:val="18"/>
                <w:szCs w:val="18"/>
              </w:rPr>
            </w:pPr>
            <w:r w:rsidRPr="00035280">
              <w:rPr>
                <w:sz w:val="18"/>
                <w:szCs w:val="18"/>
              </w:rPr>
              <w:t>Under collection</w:t>
            </w:r>
          </w:p>
        </w:tc>
        <w:tc>
          <w:tcPr>
            <w:tcW w:w="17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4FED3EBE" w14:textId="77777777" w:rsidR="00EA3F94" w:rsidRPr="00035280" w:rsidRDefault="00EA3F94" w:rsidP="00EA3F94">
            <w:pPr>
              <w:jc w:val="center"/>
              <w:rPr>
                <w:sz w:val="18"/>
                <w:szCs w:val="18"/>
              </w:rPr>
            </w:pPr>
            <w:r w:rsidRPr="00035280">
              <w:rPr>
                <w:sz w:val="18"/>
                <w:szCs w:val="18"/>
              </w:rPr>
              <w:t>Facility Management</w:t>
            </w:r>
          </w:p>
        </w:tc>
        <w:tc>
          <w:tcPr>
            <w:tcW w:w="108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5B8CE539" w14:textId="77777777" w:rsidR="00EA3F94" w:rsidRPr="00035280" w:rsidRDefault="00EA3F94" w:rsidP="00EA3F94">
            <w:pPr>
              <w:jc w:val="center"/>
              <w:rPr>
                <w:sz w:val="18"/>
                <w:szCs w:val="18"/>
              </w:rPr>
            </w:pPr>
            <w:r w:rsidRPr="00035280">
              <w:rPr>
                <w:sz w:val="18"/>
                <w:szCs w:val="18"/>
              </w:rPr>
              <w:t>Annually</w:t>
            </w:r>
          </w:p>
        </w:tc>
      </w:tr>
      <w:tr w:rsidR="00EA3F94" w:rsidRPr="00EA3F94" w14:paraId="4B913B07" w14:textId="77777777" w:rsidTr="00EA3F94">
        <w:tc>
          <w:tcPr>
            <w:tcW w:w="1879"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64CB3B5A" w14:textId="77777777" w:rsidR="00EA3F94" w:rsidRPr="00035280" w:rsidRDefault="00EA3F94" w:rsidP="00EA3F94">
            <w:pPr>
              <w:jc w:val="center"/>
              <w:rPr>
                <w:sz w:val="18"/>
                <w:szCs w:val="18"/>
              </w:rPr>
            </w:pPr>
            <w:r w:rsidRPr="00035280">
              <w:rPr>
                <w:sz w:val="18"/>
                <w:szCs w:val="18"/>
              </w:rPr>
              <w:t>Energy audit / consumption recording conducted</w:t>
            </w:r>
          </w:p>
        </w:tc>
        <w:tc>
          <w:tcPr>
            <w:tcW w:w="1647"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115D1603" w14:textId="77777777" w:rsidR="00EA3F94" w:rsidRPr="00035280" w:rsidRDefault="00EA3F94" w:rsidP="00EA3F94">
            <w:pPr>
              <w:jc w:val="center"/>
              <w:rPr>
                <w:sz w:val="18"/>
                <w:szCs w:val="18"/>
              </w:rPr>
            </w:pPr>
            <w:r w:rsidRPr="00035280">
              <w:rPr>
                <w:sz w:val="18"/>
                <w:szCs w:val="18"/>
              </w:rPr>
              <w:t>Audit planned &amp; commissioned</w:t>
            </w:r>
          </w:p>
        </w:tc>
        <w:tc>
          <w:tcPr>
            <w:tcW w:w="1451"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3B22252A" w14:textId="77777777" w:rsidR="00EA3F94" w:rsidRPr="00035280" w:rsidRDefault="00EA3F94" w:rsidP="00EA3F94">
            <w:pPr>
              <w:jc w:val="center"/>
              <w:rPr>
                <w:sz w:val="18"/>
                <w:szCs w:val="18"/>
              </w:rPr>
            </w:pPr>
            <w:r w:rsidRPr="00035280">
              <w:rPr>
                <w:sz w:val="18"/>
                <w:szCs w:val="18"/>
              </w:rPr>
              <w:t>Audit completed &amp; documented</w:t>
            </w:r>
          </w:p>
        </w:tc>
        <w:tc>
          <w:tcPr>
            <w:tcW w:w="1158"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27F89F51" w14:textId="7C926FB7" w:rsidR="00EA3F94" w:rsidRPr="00035280" w:rsidRDefault="00EA3F94" w:rsidP="00EA3F94">
            <w:pPr>
              <w:jc w:val="center"/>
              <w:rPr>
                <w:sz w:val="18"/>
                <w:szCs w:val="18"/>
              </w:rPr>
            </w:pPr>
            <w:r w:rsidRPr="00035280">
              <w:rPr>
                <w:sz w:val="18"/>
                <w:szCs w:val="18"/>
              </w:rPr>
              <w:t>Not yet started</w:t>
            </w:r>
          </w:p>
        </w:tc>
        <w:tc>
          <w:tcPr>
            <w:tcW w:w="174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08049EDA" w14:textId="77777777" w:rsidR="00EA3F94" w:rsidRPr="00035280" w:rsidRDefault="00EA3F94" w:rsidP="00EA3F94">
            <w:pPr>
              <w:jc w:val="center"/>
              <w:rPr>
                <w:sz w:val="18"/>
                <w:szCs w:val="18"/>
              </w:rPr>
            </w:pPr>
            <w:r w:rsidRPr="00035280">
              <w:rPr>
                <w:sz w:val="18"/>
                <w:szCs w:val="18"/>
              </w:rPr>
              <w:t>QMO</w:t>
            </w:r>
          </w:p>
        </w:tc>
        <w:tc>
          <w:tcPr>
            <w:tcW w:w="108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344EBC0E" w14:textId="77777777" w:rsidR="00EA3F94" w:rsidRPr="00035280" w:rsidRDefault="00EA3F94" w:rsidP="00EA3F94">
            <w:pPr>
              <w:jc w:val="center"/>
              <w:rPr>
                <w:sz w:val="18"/>
                <w:szCs w:val="18"/>
              </w:rPr>
            </w:pPr>
            <w:r w:rsidRPr="00035280">
              <w:rPr>
                <w:sz w:val="18"/>
                <w:szCs w:val="18"/>
              </w:rPr>
              <w:t>Once in 2026</w:t>
            </w:r>
          </w:p>
        </w:tc>
      </w:tr>
    </w:tbl>
    <w:p w14:paraId="1D92627F" w14:textId="5DBD27D3" w:rsidR="00EA3F94" w:rsidRPr="00EA3F94" w:rsidRDefault="00EE6CE9" w:rsidP="00035280">
      <w:pPr>
        <w:pStyle w:val="Beschriftung"/>
        <w:jc w:val="center"/>
        <w:rPr>
          <w:highlight w:val="yellow"/>
        </w:rPr>
      </w:pPr>
      <w:bookmarkStart w:id="21" w:name="_Toc227592320"/>
      <w:r>
        <w:t xml:space="preserve">Table </w:t>
      </w:r>
      <w:r w:rsidR="00054806">
        <w:fldChar w:fldCharType="begin"/>
      </w:r>
      <w:r w:rsidR="00054806">
        <w:instrText xml:space="preserve"> SEQ Table \* ARABIC </w:instrText>
      </w:r>
      <w:r w:rsidR="00054806">
        <w:fldChar w:fldCharType="separate"/>
      </w:r>
      <w:r w:rsidR="00B026EF">
        <w:rPr>
          <w:noProof/>
        </w:rPr>
        <w:t>2</w:t>
      </w:r>
      <w:r w:rsidR="00054806">
        <w:rPr>
          <w:noProof/>
        </w:rPr>
        <w:fldChar w:fldCharType="end"/>
      </w:r>
      <w:r>
        <w:t xml:space="preserve">: </w:t>
      </w:r>
      <w:r w:rsidR="002A030B">
        <w:t>Quantitative</w:t>
      </w:r>
      <w:r>
        <w:t xml:space="preserve"> objectives energy</w:t>
      </w:r>
      <w:bookmarkEnd w:id="21"/>
    </w:p>
    <w:p w14:paraId="7502CAA6" w14:textId="77777777" w:rsidR="00D84221" w:rsidRDefault="00D84221" w:rsidP="00EA3F94">
      <w:pPr>
        <w:rPr>
          <w:b/>
          <w:bCs/>
          <w:color w:val="2E75B6"/>
          <w:sz w:val="18"/>
          <w:szCs w:val="18"/>
        </w:rPr>
      </w:pPr>
    </w:p>
    <w:p w14:paraId="6CD3C52D" w14:textId="63D171AC" w:rsidR="00EA3F94" w:rsidRPr="00EA3F94" w:rsidRDefault="00EA3F94" w:rsidP="00EA3F94">
      <w:pPr>
        <w:rPr>
          <w:sz w:val="18"/>
          <w:szCs w:val="18"/>
        </w:rPr>
      </w:pPr>
      <w:commentRangeStart w:id="22"/>
      <w:commentRangeStart w:id="23"/>
      <w:r w:rsidRPr="00EA3F94">
        <w:rPr>
          <w:b/>
          <w:bCs/>
          <w:color w:val="2E75B6"/>
          <w:sz w:val="18"/>
          <w:szCs w:val="18"/>
        </w:rPr>
        <w:t xml:space="preserve">Measures 2026: Introduction of energy meter </w:t>
      </w:r>
      <w:proofErr w:type="gramStart"/>
      <w:r w:rsidRPr="00EA3F94">
        <w:rPr>
          <w:b/>
          <w:bCs/>
          <w:color w:val="2E75B6"/>
          <w:sz w:val="18"/>
          <w:szCs w:val="18"/>
        </w:rPr>
        <w:t>monitoring  |</w:t>
      </w:r>
      <w:proofErr w:type="gramEnd"/>
      <w:r w:rsidRPr="00EA3F94">
        <w:rPr>
          <w:b/>
          <w:bCs/>
          <w:color w:val="2E75B6"/>
          <w:sz w:val="18"/>
          <w:szCs w:val="18"/>
        </w:rPr>
        <w:t xml:space="preserve">  Review of green electricity tariff  |  Expansion of PV system  |  Employee training</w:t>
      </w:r>
      <w:commentRangeEnd w:id="22"/>
      <w:r w:rsidR="00384F66" w:rsidRPr="00EA3F94">
        <w:rPr>
          <w:rStyle w:val="Kommentarzeichen"/>
          <w:sz w:val="18"/>
          <w:szCs w:val="18"/>
        </w:rPr>
        <w:commentReference w:id="22"/>
      </w:r>
      <w:commentRangeEnd w:id="23"/>
      <w:r w:rsidR="00754590">
        <w:rPr>
          <w:rStyle w:val="Kommentarzeichen"/>
        </w:rPr>
        <w:commentReference w:id="23"/>
      </w:r>
    </w:p>
    <w:p w14:paraId="66497220" w14:textId="77777777" w:rsidR="00EA3F94" w:rsidRPr="00EA3F94" w:rsidRDefault="00EA3F94" w:rsidP="00EA3F94">
      <w:pPr>
        <w:rPr>
          <w:highlight w:val="yellow"/>
        </w:rPr>
      </w:pPr>
    </w:p>
    <w:p w14:paraId="23EF7094" w14:textId="17F56F1D" w:rsidR="00556026" w:rsidRDefault="00556026">
      <w:pPr>
        <w:rPr>
          <w:b/>
          <w:bCs/>
          <w:color w:val="2E75B6"/>
          <w:sz w:val="24"/>
          <w:szCs w:val="24"/>
        </w:rPr>
      </w:pPr>
    </w:p>
    <w:p w14:paraId="630E25E0" w14:textId="07DF7DF2" w:rsidR="00721BE3" w:rsidRDefault="00D71F29">
      <w:pPr>
        <w:pStyle w:val="berschrift2"/>
      </w:pPr>
      <w:bookmarkStart w:id="24" w:name="_Toc227592291"/>
      <w:r>
        <w:t>3.2 Greenhouse Gas Emissions (GHG / CO₂)</w:t>
      </w:r>
      <w:bookmarkEnd w:id="24"/>
    </w:p>
    <w:p w14:paraId="30CFF817" w14:textId="77777777" w:rsidR="00721BE3" w:rsidRDefault="00D71F29">
      <w:r>
        <w:rPr>
          <w:b/>
          <w:bCs/>
        </w:rPr>
        <w:t>Commitment:</w:t>
      </w:r>
    </w:p>
    <w:p w14:paraId="356D4B8B" w14:textId="77777777" w:rsidR="00721BE3" w:rsidRDefault="00D71F29" w:rsidP="00035280">
      <w:pPr>
        <w:jc w:val="both"/>
      </w:pPr>
      <w:r>
        <w:t>Prestige Promotion records and reduces its greenhouse gas emissions. As a secondary packager in the pharmaceutical sector, the company actively contributes to the avoidance of medication destruction through repackaging processes, thereby contributing to CO₂ reduction.</w:t>
      </w:r>
    </w:p>
    <w:p w14:paraId="3CF7EE62" w14:textId="77777777" w:rsidR="00721BE3" w:rsidRDefault="00721BE3"/>
    <w:p w14:paraId="0E810C1B" w14:textId="77777777" w:rsidR="00721BE3" w:rsidRDefault="00D71F29">
      <w:r>
        <w:rPr>
          <w:b/>
          <w:bCs/>
        </w:rPr>
        <w:t>Measures:</w:t>
      </w:r>
    </w:p>
    <w:p w14:paraId="07BA2DDF" w14:textId="352D93C8" w:rsidR="00721BE3" w:rsidRDefault="00D71F29" w:rsidP="00035280">
      <w:pPr>
        <w:pStyle w:val="Listenabsatz"/>
        <w:numPr>
          <w:ilvl w:val="0"/>
          <w:numId w:val="2"/>
        </w:numPr>
        <w:spacing w:before="240"/>
        <w:jc w:val="both"/>
        <w:rPr>
          <w:highlight w:val="yellow"/>
        </w:rPr>
      </w:pPr>
      <w:commentRangeStart w:id="25"/>
      <w:commentRangeStart w:id="26"/>
      <w:r w:rsidRPr="00FE62F1">
        <w:rPr>
          <w:highlight w:val="yellow"/>
        </w:rPr>
        <w:t>Annual recording and calculation of Scope 1 emissions (natural gas heating, company vehicle fuel) and Scope 2 emissions (purchased electricity)</w:t>
      </w:r>
      <w:r w:rsidR="005B2EE7" w:rsidRPr="00FE62F1">
        <w:rPr>
          <w:highlight w:val="yellow"/>
        </w:rPr>
        <w:t xml:space="preserve"> </w:t>
      </w:r>
      <w:r w:rsidRPr="00FE62F1">
        <w:rPr>
          <w:highlight w:val="yellow"/>
        </w:rPr>
        <w:t>using the GHG Protocol Corporate Standard methodology, supported by recognised national emission factors to ensure consistency and comparability year over year.</w:t>
      </w:r>
    </w:p>
    <w:p w14:paraId="78B3324D" w14:textId="508B41A6" w:rsidR="00D66C51" w:rsidRPr="00FE62F1" w:rsidRDefault="00D66C51" w:rsidP="00035280">
      <w:pPr>
        <w:pStyle w:val="Listenabsatz"/>
        <w:numPr>
          <w:ilvl w:val="0"/>
          <w:numId w:val="2"/>
        </w:numPr>
        <w:spacing w:before="240"/>
        <w:jc w:val="both"/>
        <w:rPr>
          <w:highlight w:val="yellow"/>
        </w:rPr>
      </w:pPr>
      <w:r w:rsidRPr="00D66C51">
        <w:rPr>
          <w:highlight w:val="yellow"/>
        </w:rPr>
        <w:t>Progressive identification and assessment of relevant Scope 3 emission categories (</w:t>
      </w:r>
      <w:proofErr w:type="gramStart"/>
      <w:r w:rsidRPr="00D66C51">
        <w:rPr>
          <w:highlight w:val="yellow"/>
        </w:rPr>
        <w:t>e.g.</w:t>
      </w:r>
      <w:proofErr w:type="gramEnd"/>
      <w:r w:rsidRPr="00D66C51">
        <w:rPr>
          <w:highlight w:val="yellow"/>
        </w:rPr>
        <w:t xml:space="preserve"> purchased goods and services, transport, waste) in accordance with the GHG Protocol Scope 3 Standard, with a phased approach to data collection and reporting</w:t>
      </w:r>
      <w:r>
        <w:rPr>
          <w:highlight w:val="yellow"/>
        </w:rPr>
        <w:t>.</w:t>
      </w:r>
    </w:p>
    <w:p w14:paraId="0C7E711F" w14:textId="77777777" w:rsidR="00721BE3" w:rsidRPr="00FE62F1" w:rsidRDefault="00D71F29" w:rsidP="00035280">
      <w:pPr>
        <w:pStyle w:val="Listenabsatz"/>
        <w:numPr>
          <w:ilvl w:val="0"/>
          <w:numId w:val="2"/>
        </w:numPr>
        <w:spacing w:before="240"/>
        <w:jc w:val="both"/>
        <w:rPr>
          <w:highlight w:val="yellow"/>
        </w:rPr>
      </w:pPr>
      <w:r w:rsidRPr="00FE62F1">
        <w:rPr>
          <w:highlight w:val="yellow"/>
        </w:rPr>
        <w:t>Reduction of Scope 2 emissions through the progressive transition to a certified green electricity tariff with renewable energy guarantees of origin, directly lowering the carbon intensity of all electricity-powered operations including packaging lines, climate-controlled pharmaceutical storage, and office areas at the Borsigstraße facility.</w:t>
      </w:r>
    </w:p>
    <w:p w14:paraId="69C67313" w14:textId="77777777" w:rsidR="00721BE3" w:rsidRPr="00FE62F1" w:rsidRDefault="00D71F29" w:rsidP="00035280">
      <w:pPr>
        <w:pStyle w:val="Listenabsatz"/>
        <w:numPr>
          <w:ilvl w:val="0"/>
          <w:numId w:val="2"/>
        </w:numPr>
        <w:spacing w:before="240"/>
        <w:jc w:val="both"/>
        <w:rPr>
          <w:highlight w:val="yellow"/>
        </w:rPr>
      </w:pPr>
      <w:commentRangeStart w:id="27"/>
      <w:commentRangeStart w:id="28"/>
      <w:r w:rsidRPr="00FE62F1">
        <w:rPr>
          <w:highlight w:val="yellow"/>
        </w:rPr>
        <w:t xml:space="preserve">Documentation and annual reporting of the CO₂-positive contribution generated by Prestige Promotion’s repackaging services: by extending the usable life of pharmaceutical products and preventing their premature destruction, we avoid the </w:t>
      </w:r>
      <w:r w:rsidRPr="00FE62F1">
        <w:rPr>
          <w:highlight w:val="yellow"/>
        </w:rPr>
        <w:lastRenderedPageBreak/>
        <w:t>significant emissions associated with incineration and replacement production – a unique and quantifiable climate benefit of our core business</w:t>
      </w:r>
      <w:commentRangeEnd w:id="27"/>
      <w:r w:rsidR="00727C48" w:rsidRPr="00FE62F1">
        <w:rPr>
          <w:rStyle w:val="Kommentarzeichen"/>
          <w:sz w:val="22"/>
          <w:szCs w:val="22"/>
          <w:highlight w:val="yellow"/>
        </w:rPr>
        <w:commentReference w:id="27"/>
      </w:r>
      <w:commentRangeEnd w:id="28"/>
      <w:r w:rsidR="00152479">
        <w:rPr>
          <w:rStyle w:val="Kommentarzeichen"/>
        </w:rPr>
        <w:commentReference w:id="28"/>
      </w:r>
      <w:r w:rsidRPr="00FE62F1">
        <w:rPr>
          <w:highlight w:val="yellow"/>
        </w:rPr>
        <w:t>.</w:t>
      </w:r>
    </w:p>
    <w:p w14:paraId="7D397E4F" w14:textId="77777777" w:rsidR="00721BE3" w:rsidRPr="00FE62F1" w:rsidRDefault="00D71F29" w:rsidP="00035280">
      <w:pPr>
        <w:pStyle w:val="Listenabsatz"/>
        <w:numPr>
          <w:ilvl w:val="0"/>
          <w:numId w:val="2"/>
        </w:numPr>
        <w:spacing w:before="240"/>
        <w:jc w:val="both"/>
        <w:rPr>
          <w:highlight w:val="yellow"/>
        </w:rPr>
      </w:pPr>
      <w:r w:rsidRPr="00FE62F1">
        <w:rPr>
          <w:highlight w:val="yellow"/>
        </w:rPr>
        <w:t>Continuous optimisation of the company vehicle fleet with preference for low-emission, hybrid or electric vehicles when renewing fleet cars and delivery vehicles; promotion of public transport and carpooling for employee commuting; and introduction of driver efficiency guidance to reduce fuel consumption across all vehicle movements.</w:t>
      </w:r>
    </w:p>
    <w:p w14:paraId="21AF97CF" w14:textId="77777777" w:rsidR="00721BE3" w:rsidRPr="00FE62F1" w:rsidRDefault="00D71F29" w:rsidP="00035280">
      <w:pPr>
        <w:pStyle w:val="Listenabsatz"/>
        <w:numPr>
          <w:ilvl w:val="0"/>
          <w:numId w:val="2"/>
        </w:numPr>
        <w:spacing w:before="240"/>
        <w:jc w:val="both"/>
        <w:rPr>
          <w:highlight w:val="yellow"/>
        </w:rPr>
      </w:pPr>
      <w:r w:rsidRPr="00FE62F1">
        <w:rPr>
          <w:highlight w:val="yellow"/>
        </w:rPr>
        <w:t>Systematic reduction of business travel by expanding the use of video-conferencing and digital collaboration tools for client meetings, regulatory consultations and supplier communications, thereby reducing aviation and long-distance road travel and their associated emissions.</w:t>
      </w:r>
    </w:p>
    <w:p w14:paraId="3835088D" w14:textId="77777777" w:rsidR="00721BE3" w:rsidRPr="00FE62F1" w:rsidRDefault="00D71F29" w:rsidP="00035280">
      <w:pPr>
        <w:pStyle w:val="Listenabsatz"/>
        <w:numPr>
          <w:ilvl w:val="0"/>
          <w:numId w:val="2"/>
        </w:numPr>
        <w:spacing w:before="240"/>
        <w:jc w:val="both"/>
        <w:rPr>
          <w:highlight w:val="yellow"/>
        </w:rPr>
      </w:pPr>
      <w:r w:rsidRPr="00FE62F1">
        <w:rPr>
          <w:highlight w:val="yellow"/>
        </w:rPr>
        <w:t>Identification and analysis of any remaining unavoidable emissions and, where justified as a transitional measure, compensation through certified carbon offset schemes (</w:t>
      </w:r>
      <w:proofErr w:type="gramStart"/>
      <w:r w:rsidRPr="00FE62F1">
        <w:rPr>
          <w:highlight w:val="yellow"/>
        </w:rPr>
        <w:t>e.g.</w:t>
      </w:r>
      <w:proofErr w:type="gramEnd"/>
      <w:r w:rsidRPr="00FE62F1">
        <w:rPr>
          <w:highlight w:val="yellow"/>
        </w:rPr>
        <w:t xml:space="preserve"> Gold Standard) until further direct abatement measures are fully implemented.</w:t>
      </w:r>
      <w:commentRangeEnd w:id="25"/>
      <w:r w:rsidR="00582321" w:rsidRPr="00FE62F1">
        <w:rPr>
          <w:rStyle w:val="Kommentarzeichen"/>
          <w:sz w:val="22"/>
          <w:szCs w:val="22"/>
          <w:highlight w:val="yellow"/>
        </w:rPr>
        <w:commentReference w:id="25"/>
      </w:r>
      <w:commentRangeEnd w:id="26"/>
      <w:r w:rsidR="00152479">
        <w:rPr>
          <w:rStyle w:val="Kommentarzeichen"/>
        </w:rPr>
        <w:commentReference w:id="26"/>
      </w:r>
    </w:p>
    <w:p w14:paraId="6595E036" w14:textId="77777777" w:rsidR="00721BE3" w:rsidRDefault="00721BE3"/>
    <w:p w14:paraId="14C2EED7" w14:textId="77777777" w:rsidR="00F63E4C" w:rsidRDefault="00F63E4C" w:rsidP="00EA3F94">
      <w:pPr>
        <w:rPr>
          <w:b/>
          <w:bCs/>
        </w:rPr>
      </w:pPr>
    </w:p>
    <w:p w14:paraId="6AA520E9" w14:textId="5330DE09" w:rsidR="00EA3F94" w:rsidRPr="00EA3F94" w:rsidRDefault="00EA3F94" w:rsidP="00EA3F94">
      <w:r w:rsidRPr="00EA3F94">
        <w:rPr>
          <w:b/>
          <w:bCs/>
        </w:rPr>
        <w:t>Quantitative Objectives — Greenhouse Gas Emissions (CO</w:t>
      </w:r>
      <w:r w:rsidRPr="00EA3F94">
        <w:rPr>
          <w:rFonts w:ascii="Cambria Math" w:hAnsi="Cambria Math" w:cs="Cambria Math"/>
          <w:b/>
          <w:bCs/>
        </w:rPr>
        <w:t>₂</w:t>
      </w:r>
      <w:r w:rsidRPr="00EA3F94">
        <w:rPr>
          <w:b/>
          <w:bCs/>
        </w:rPr>
        <w:t xml:space="preserve"> / GHG):</w:t>
      </w:r>
    </w:p>
    <w:p w14:paraId="2EAF7BA9" w14:textId="77777777" w:rsidR="00EA3F94" w:rsidRDefault="00EA3F94" w:rsidP="00EA3F94">
      <w:pPr>
        <w:rPr>
          <w:i/>
          <w:iCs/>
          <w:sz w:val="18"/>
          <w:szCs w:val="18"/>
        </w:rPr>
      </w:pPr>
    </w:p>
    <w:p w14:paraId="5BEC68E8" w14:textId="19215466" w:rsidR="00EA3F94" w:rsidRPr="00EA3F94" w:rsidRDefault="00EA3F94" w:rsidP="00EA3F94">
      <w:pPr>
        <w:rPr>
          <w:sz w:val="18"/>
          <w:szCs w:val="18"/>
        </w:rPr>
      </w:pPr>
      <w:r w:rsidRPr="00EA3F94">
        <w:rPr>
          <w:i/>
          <w:iCs/>
          <w:sz w:val="18"/>
          <w:szCs w:val="18"/>
        </w:rPr>
        <w:t>Note: As a secondary packager, Prestige Promotion makes a demonstrable contribution to CO</w:t>
      </w:r>
      <w:r w:rsidRPr="00EA3F94">
        <w:rPr>
          <w:rFonts w:ascii="Cambria Math" w:hAnsi="Cambria Math" w:cs="Cambria Math"/>
          <w:i/>
          <w:iCs/>
          <w:sz w:val="18"/>
          <w:szCs w:val="18"/>
        </w:rPr>
        <w:t>₂</w:t>
      </w:r>
      <w:r w:rsidRPr="00EA3F94">
        <w:rPr>
          <w:i/>
          <w:iCs/>
          <w:sz w:val="18"/>
          <w:szCs w:val="18"/>
        </w:rPr>
        <w:t xml:space="preserve"> reduction by avoiding medication destruction. This Scope 3 benefit is to be calculated and communicated for the first time in 2026.</w:t>
      </w:r>
    </w:p>
    <w:p w14:paraId="17816A18" w14:textId="77777777" w:rsidR="00EA3F94" w:rsidRPr="00EA3F94" w:rsidRDefault="00EA3F94" w:rsidP="00EA3F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524"/>
        <w:gridCol w:w="1119"/>
        <w:gridCol w:w="1744"/>
        <w:gridCol w:w="999"/>
      </w:tblGrid>
      <w:tr w:rsidR="00D66C51" w:rsidRPr="00EA3F94" w14:paraId="383C7072" w14:textId="77777777" w:rsidTr="00D66C51">
        <w:trPr>
          <w:tblHeader/>
        </w:trPr>
        <w:tc>
          <w:tcPr>
            <w:tcW w:w="867"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5ACFDE14" w14:textId="77777777" w:rsidR="00D66C51" w:rsidRPr="00EA3F94" w:rsidRDefault="00D66C51" w:rsidP="00EA3F94">
            <w:r w:rsidRPr="00EA3F94">
              <w:rPr>
                <w:b/>
                <w:bCs/>
              </w:rPr>
              <w:t>KPI / Indicator</w:t>
            </w:r>
          </w:p>
        </w:tc>
        <w:tc>
          <w:tcPr>
            <w:tcW w:w="867"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1D60CF4" w14:textId="77777777" w:rsidR="00D66C51" w:rsidRPr="00EA3F94" w:rsidRDefault="00D66C51" w:rsidP="00EA3F94">
            <w:r w:rsidRPr="00EA3F94">
              <w:rPr>
                <w:b/>
                <w:bCs/>
              </w:rPr>
              <w:t>Interim Target 2026</w:t>
            </w:r>
          </w:p>
        </w:tc>
        <w:tc>
          <w:tcPr>
            <w:tcW w:w="91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7BBBBDA3" w14:textId="77777777" w:rsidR="00D66C51" w:rsidRPr="00EA3F94" w:rsidRDefault="00D66C51" w:rsidP="00EA3F94">
            <w:r w:rsidRPr="00EA3F94">
              <w:rPr>
                <w:b/>
                <w:bCs/>
              </w:rPr>
              <w:t>Target 2027</w:t>
            </w:r>
          </w:p>
        </w:tc>
        <w:tc>
          <w:tcPr>
            <w:tcW w:w="69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6C66FD9D" w14:textId="77777777" w:rsidR="00D66C51" w:rsidRPr="00EA3F94" w:rsidRDefault="00D66C51" w:rsidP="00EA3F94">
            <w:r w:rsidRPr="00EA3F94">
              <w:rPr>
                <w:b/>
                <w:bCs/>
              </w:rPr>
              <w:t>Status</w:t>
            </w:r>
          </w:p>
        </w:tc>
        <w:tc>
          <w:tcPr>
            <w:tcW w:w="1036"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461C635A" w14:textId="77777777" w:rsidR="00D66C51" w:rsidRPr="00EA3F94" w:rsidRDefault="00D66C51" w:rsidP="00EA3F94">
            <w:r w:rsidRPr="00EA3F94">
              <w:rPr>
                <w:b/>
                <w:bCs/>
              </w:rPr>
              <w:t>Responsibility</w:t>
            </w:r>
          </w:p>
        </w:tc>
        <w:tc>
          <w:tcPr>
            <w:tcW w:w="619"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4A1C3C27" w14:textId="77777777" w:rsidR="00D66C51" w:rsidRPr="00EA3F94" w:rsidRDefault="00D66C51" w:rsidP="00EA3F94">
            <w:r w:rsidRPr="00EA3F94">
              <w:rPr>
                <w:b/>
                <w:bCs/>
              </w:rPr>
              <w:t>Review</w:t>
            </w:r>
          </w:p>
        </w:tc>
      </w:tr>
      <w:tr w:rsidR="00D66C51" w:rsidRPr="00EA3F94" w14:paraId="1C4D808F" w14:textId="77777777" w:rsidTr="00D66C51">
        <w:tc>
          <w:tcPr>
            <w:tcW w:w="8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1B29BCF" w14:textId="77777777" w:rsidR="00D66C51" w:rsidRPr="00035280" w:rsidRDefault="00D66C51" w:rsidP="00EA3F94">
            <w:pPr>
              <w:rPr>
                <w:sz w:val="18"/>
                <w:szCs w:val="18"/>
              </w:rPr>
            </w:pPr>
            <w:r w:rsidRPr="00035280">
              <w:rPr>
                <w:sz w:val="18"/>
                <w:szCs w:val="18"/>
              </w:rPr>
              <w:t>Scope 1 emissions (</w:t>
            </w:r>
            <w:proofErr w:type="spellStart"/>
            <w:r w:rsidRPr="00035280">
              <w:rPr>
                <w:sz w:val="18"/>
                <w:szCs w:val="18"/>
              </w:rPr>
              <w:t>tCO</w:t>
            </w:r>
            <w:r w:rsidRPr="00035280">
              <w:rPr>
                <w:rFonts w:ascii="Cambria Math" w:hAnsi="Cambria Math" w:cs="Cambria Math"/>
                <w:sz w:val="18"/>
                <w:szCs w:val="18"/>
              </w:rPr>
              <w:t>₂</w:t>
            </w:r>
            <w:r w:rsidRPr="00035280">
              <w:rPr>
                <w:sz w:val="18"/>
                <w:szCs w:val="18"/>
              </w:rPr>
              <w:t>e</w:t>
            </w:r>
            <w:proofErr w:type="spellEnd"/>
            <w:r w:rsidRPr="00035280">
              <w:rPr>
                <w:sz w:val="18"/>
                <w:szCs w:val="18"/>
              </w:rPr>
              <w:t>/year) – company vehicles, heating</w:t>
            </w:r>
          </w:p>
        </w:tc>
        <w:tc>
          <w:tcPr>
            <w:tcW w:w="8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07E8CF1" w14:textId="77777777" w:rsidR="00D66C51" w:rsidRPr="00035280" w:rsidRDefault="00D66C51" w:rsidP="00EA3F94">
            <w:pPr>
              <w:rPr>
                <w:sz w:val="18"/>
                <w:szCs w:val="18"/>
              </w:rPr>
            </w:pPr>
            <w:r w:rsidRPr="00035280">
              <w:rPr>
                <w:sz w:val="18"/>
                <w:szCs w:val="18"/>
              </w:rPr>
              <w:t>Initial report prepared</w:t>
            </w:r>
          </w:p>
        </w:tc>
        <w:tc>
          <w:tcPr>
            <w:tcW w:w="91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1F1CD8C" w14:textId="77777777" w:rsidR="00D66C51" w:rsidRPr="00035280" w:rsidRDefault="00D66C51" w:rsidP="00EA3F94">
            <w:pPr>
              <w:rPr>
                <w:sz w:val="18"/>
                <w:szCs w:val="18"/>
              </w:rPr>
            </w:pPr>
            <w:r w:rsidRPr="00035280">
              <w:rPr>
                <w:sz w:val="18"/>
                <w:szCs w:val="18"/>
              </w:rPr>
              <w:t>≤5% below baseline</w:t>
            </w:r>
          </w:p>
        </w:tc>
        <w:tc>
          <w:tcPr>
            <w:tcW w:w="69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4673F16" w14:textId="3562C765" w:rsidR="00D66C51" w:rsidRPr="00035280" w:rsidRDefault="00D66C51" w:rsidP="00EA3F94">
            <w:pPr>
              <w:rPr>
                <w:sz w:val="18"/>
                <w:szCs w:val="18"/>
              </w:rPr>
            </w:pPr>
            <w:r w:rsidRPr="00035280">
              <w:rPr>
                <w:sz w:val="18"/>
                <w:szCs w:val="18"/>
              </w:rPr>
              <w:t>Collecting</w:t>
            </w:r>
          </w:p>
        </w:tc>
        <w:tc>
          <w:tcPr>
            <w:tcW w:w="103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7EC16EC" w14:textId="77777777" w:rsidR="00D66C51" w:rsidRPr="00035280" w:rsidRDefault="00D66C51" w:rsidP="00EA3F94">
            <w:pPr>
              <w:rPr>
                <w:sz w:val="18"/>
                <w:szCs w:val="18"/>
              </w:rPr>
            </w:pPr>
            <w:r w:rsidRPr="00035280">
              <w:rPr>
                <w:sz w:val="18"/>
                <w:szCs w:val="18"/>
              </w:rPr>
              <w:t>QMO / HSE</w:t>
            </w:r>
          </w:p>
        </w:tc>
        <w:tc>
          <w:tcPr>
            <w:tcW w:w="61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7380CBD" w14:textId="77777777" w:rsidR="00D66C51" w:rsidRPr="00035280" w:rsidRDefault="00D66C51" w:rsidP="00EA3F94">
            <w:pPr>
              <w:rPr>
                <w:sz w:val="18"/>
                <w:szCs w:val="18"/>
              </w:rPr>
            </w:pPr>
            <w:r w:rsidRPr="00035280">
              <w:rPr>
                <w:sz w:val="18"/>
                <w:szCs w:val="18"/>
              </w:rPr>
              <w:t>Annually Q1</w:t>
            </w:r>
          </w:p>
        </w:tc>
      </w:tr>
      <w:tr w:rsidR="00D66C51" w:rsidRPr="00EA3F94" w14:paraId="6DD0F8DF" w14:textId="77777777" w:rsidTr="00D66C51">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449B5E1" w14:textId="77777777" w:rsidR="00D66C51" w:rsidRPr="00035280" w:rsidRDefault="00D66C51" w:rsidP="00EA3F94">
            <w:pPr>
              <w:rPr>
                <w:sz w:val="18"/>
                <w:szCs w:val="18"/>
              </w:rPr>
            </w:pPr>
            <w:r w:rsidRPr="00035280">
              <w:rPr>
                <w:sz w:val="18"/>
                <w:szCs w:val="18"/>
              </w:rPr>
              <w:t>Scope 2 emissions (</w:t>
            </w:r>
            <w:proofErr w:type="spellStart"/>
            <w:r w:rsidRPr="00035280">
              <w:rPr>
                <w:sz w:val="18"/>
                <w:szCs w:val="18"/>
              </w:rPr>
              <w:t>tCO</w:t>
            </w:r>
            <w:r w:rsidRPr="00035280">
              <w:rPr>
                <w:rFonts w:ascii="Cambria Math" w:hAnsi="Cambria Math" w:cs="Cambria Math"/>
                <w:sz w:val="18"/>
                <w:szCs w:val="18"/>
              </w:rPr>
              <w:t>₂</w:t>
            </w:r>
            <w:r w:rsidRPr="00035280">
              <w:rPr>
                <w:sz w:val="18"/>
                <w:szCs w:val="18"/>
              </w:rPr>
              <w:t>e</w:t>
            </w:r>
            <w:proofErr w:type="spellEnd"/>
            <w:r w:rsidRPr="00035280">
              <w:rPr>
                <w:sz w:val="18"/>
                <w:szCs w:val="18"/>
              </w:rPr>
              <w:t>/year) – electricity (market-based)</w:t>
            </w:r>
          </w:p>
        </w:tc>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A3BB09C" w14:textId="77777777" w:rsidR="00D66C51" w:rsidRPr="00035280" w:rsidRDefault="00D66C51" w:rsidP="00EA3F94">
            <w:pPr>
              <w:rPr>
                <w:sz w:val="18"/>
                <w:szCs w:val="18"/>
              </w:rPr>
            </w:pPr>
            <w:r w:rsidRPr="00035280">
              <w:rPr>
                <w:sz w:val="18"/>
                <w:szCs w:val="18"/>
              </w:rPr>
              <w:t>Initial report prepared</w:t>
            </w:r>
          </w:p>
        </w:tc>
        <w:tc>
          <w:tcPr>
            <w:tcW w:w="91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EF3123B" w14:textId="77777777" w:rsidR="00D66C51" w:rsidRPr="00035280" w:rsidRDefault="00D66C51" w:rsidP="00EA3F94">
            <w:pPr>
              <w:rPr>
                <w:sz w:val="18"/>
                <w:szCs w:val="18"/>
              </w:rPr>
            </w:pPr>
            <w:r w:rsidRPr="00035280">
              <w:rPr>
                <w:sz w:val="18"/>
                <w:szCs w:val="18"/>
              </w:rPr>
              <w:t>≤8% below baseline</w:t>
            </w:r>
          </w:p>
        </w:tc>
        <w:tc>
          <w:tcPr>
            <w:tcW w:w="69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E0F5F2A" w14:textId="681F4CC3" w:rsidR="00D66C51" w:rsidRPr="00035280" w:rsidRDefault="00D66C51" w:rsidP="00EA3F94">
            <w:pPr>
              <w:rPr>
                <w:sz w:val="18"/>
                <w:szCs w:val="18"/>
              </w:rPr>
            </w:pPr>
            <w:r w:rsidRPr="00035280">
              <w:rPr>
                <w:sz w:val="18"/>
                <w:szCs w:val="18"/>
              </w:rPr>
              <w:t>Collecting</w:t>
            </w:r>
          </w:p>
        </w:tc>
        <w:tc>
          <w:tcPr>
            <w:tcW w:w="103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EC2A04E" w14:textId="77777777" w:rsidR="00D66C51" w:rsidRPr="00035280" w:rsidRDefault="00D66C51" w:rsidP="00EA3F94">
            <w:pPr>
              <w:rPr>
                <w:sz w:val="18"/>
                <w:szCs w:val="18"/>
              </w:rPr>
            </w:pPr>
            <w:r w:rsidRPr="00035280">
              <w:rPr>
                <w:sz w:val="18"/>
                <w:szCs w:val="18"/>
              </w:rPr>
              <w:t>QMO / Facility Mgmt.</w:t>
            </w:r>
          </w:p>
        </w:tc>
        <w:tc>
          <w:tcPr>
            <w:tcW w:w="61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B8CA634" w14:textId="77777777" w:rsidR="00D66C51" w:rsidRPr="00035280" w:rsidRDefault="00D66C51" w:rsidP="00EA3F94">
            <w:pPr>
              <w:rPr>
                <w:sz w:val="18"/>
                <w:szCs w:val="18"/>
              </w:rPr>
            </w:pPr>
            <w:r w:rsidRPr="00035280">
              <w:rPr>
                <w:sz w:val="18"/>
                <w:szCs w:val="18"/>
              </w:rPr>
              <w:t>Annually Q1</w:t>
            </w:r>
          </w:p>
        </w:tc>
      </w:tr>
      <w:tr w:rsidR="00D66C51" w:rsidRPr="00EA3F94" w14:paraId="137B72B3" w14:textId="77777777" w:rsidTr="00D66C51">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5485D78F" w14:textId="11A046B3" w:rsidR="00D66C51" w:rsidRPr="00035280" w:rsidRDefault="00D66C51" w:rsidP="00D66C51">
            <w:pPr>
              <w:rPr>
                <w:sz w:val="18"/>
                <w:szCs w:val="18"/>
              </w:rPr>
            </w:pPr>
            <w:r w:rsidRPr="00035280">
              <w:rPr>
                <w:sz w:val="18"/>
                <w:szCs w:val="18"/>
              </w:rPr>
              <w:t>Scope 3 emissions (</w:t>
            </w:r>
            <w:proofErr w:type="spellStart"/>
            <w:r w:rsidRPr="00035280">
              <w:rPr>
                <w:sz w:val="18"/>
                <w:szCs w:val="18"/>
              </w:rPr>
              <w:t>tCO</w:t>
            </w:r>
            <w:r w:rsidRPr="00035280">
              <w:rPr>
                <w:rFonts w:ascii="Cambria Math" w:hAnsi="Cambria Math" w:cs="Cambria Math"/>
                <w:sz w:val="18"/>
                <w:szCs w:val="18"/>
              </w:rPr>
              <w:t>₂</w:t>
            </w:r>
            <w:r w:rsidRPr="00035280">
              <w:rPr>
                <w:sz w:val="18"/>
                <w:szCs w:val="18"/>
              </w:rPr>
              <w:t>e</w:t>
            </w:r>
            <w:proofErr w:type="spellEnd"/>
            <w:r w:rsidRPr="00035280">
              <w:rPr>
                <w:sz w:val="18"/>
                <w:szCs w:val="18"/>
              </w:rPr>
              <w:t xml:space="preserve">/year) </w:t>
            </w:r>
          </w:p>
        </w:tc>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2DAB7CCA" w14:textId="67CC36AA" w:rsidR="00D66C51" w:rsidRPr="00035280" w:rsidRDefault="00D66C51" w:rsidP="00D66C51">
            <w:pPr>
              <w:rPr>
                <w:sz w:val="18"/>
                <w:szCs w:val="18"/>
              </w:rPr>
            </w:pPr>
            <w:r w:rsidRPr="00035280">
              <w:rPr>
                <w:sz w:val="18"/>
                <w:szCs w:val="18"/>
              </w:rPr>
              <w:t>Initial report prepared</w:t>
            </w:r>
          </w:p>
        </w:tc>
        <w:tc>
          <w:tcPr>
            <w:tcW w:w="91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26DF242E" w14:textId="205A0F1F" w:rsidR="00D66C51" w:rsidRPr="00035280" w:rsidRDefault="00D66C51" w:rsidP="00D66C51">
            <w:pPr>
              <w:rPr>
                <w:sz w:val="18"/>
                <w:szCs w:val="18"/>
              </w:rPr>
            </w:pPr>
            <w:r w:rsidRPr="00035280">
              <w:rPr>
                <w:sz w:val="18"/>
                <w:szCs w:val="18"/>
              </w:rPr>
              <w:t>≤5% below baseline</w:t>
            </w:r>
          </w:p>
        </w:tc>
        <w:tc>
          <w:tcPr>
            <w:tcW w:w="69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597BC789" w14:textId="13D0CC21" w:rsidR="00D66C51" w:rsidRPr="00035280" w:rsidRDefault="00D66C51" w:rsidP="00D66C51">
            <w:pPr>
              <w:rPr>
                <w:rFonts w:ascii="Segoe UI Emoji" w:hAnsi="Segoe UI Emoji" w:cs="Segoe UI Emoji"/>
                <w:sz w:val="18"/>
                <w:szCs w:val="18"/>
              </w:rPr>
            </w:pPr>
            <w:r w:rsidRPr="00035280">
              <w:rPr>
                <w:sz w:val="18"/>
                <w:szCs w:val="18"/>
              </w:rPr>
              <w:t xml:space="preserve"> Collecting</w:t>
            </w:r>
          </w:p>
        </w:tc>
        <w:tc>
          <w:tcPr>
            <w:tcW w:w="103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7CA2AFE7" w14:textId="1A572BED" w:rsidR="00D66C51" w:rsidRPr="00035280" w:rsidRDefault="00D66C51" w:rsidP="00D66C51">
            <w:pPr>
              <w:rPr>
                <w:sz w:val="18"/>
                <w:szCs w:val="18"/>
              </w:rPr>
            </w:pPr>
            <w:r w:rsidRPr="00035280">
              <w:rPr>
                <w:sz w:val="18"/>
                <w:szCs w:val="18"/>
              </w:rPr>
              <w:t>QMO / HSE</w:t>
            </w:r>
          </w:p>
        </w:tc>
        <w:tc>
          <w:tcPr>
            <w:tcW w:w="61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084328A8" w14:textId="1D3CEB7B" w:rsidR="00D66C51" w:rsidRPr="00035280" w:rsidRDefault="00D66C51" w:rsidP="00D66C51">
            <w:pPr>
              <w:rPr>
                <w:sz w:val="18"/>
                <w:szCs w:val="18"/>
              </w:rPr>
            </w:pPr>
            <w:r w:rsidRPr="00035280">
              <w:rPr>
                <w:sz w:val="18"/>
                <w:szCs w:val="18"/>
              </w:rPr>
              <w:t>Annually Q1</w:t>
            </w:r>
          </w:p>
        </w:tc>
      </w:tr>
      <w:tr w:rsidR="00D66C51" w:rsidRPr="00EA3F94" w14:paraId="2105CF74" w14:textId="77777777" w:rsidTr="00D66C51">
        <w:tc>
          <w:tcPr>
            <w:tcW w:w="8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4E87701" w14:textId="77777777" w:rsidR="00D66C51" w:rsidRPr="00035280" w:rsidRDefault="00D66C51" w:rsidP="00EA3F94">
            <w:pPr>
              <w:rPr>
                <w:sz w:val="18"/>
                <w:szCs w:val="18"/>
              </w:rPr>
            </w:pPr>
            <w:r w:rsidRPr="00035280">
              <w:rPr>
                <w:sz w:val="18"/>
                <w:szCs w:val="18"/>
              </w:rPr>
              <w:t>GHG calculation methodology documented (GHG Protocol)</w:t>
            </w:r>
          </w:p>
        </w:tc>
        <w:tc>
          <w:tcPr>
            <w:tcW w:w="8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B76C1E2" w14:textId="77777777" w:rsidR="00D66C51" w:rsidRPr="00035280" w:rsidRDefault="00D66C51" w:rsidP="00EA3F94">
            <w:pPr>
              <w:rPr>
                <w:sz w:val="18"/>
                <w:szCs w:val="18"/>
              </w:rPr>
            </w:pPr>
            <w:r w:rsidRPr="00035280">
              <w:rPr>
                <w:sz w:val="18"/>
                <w:szCs w:val="18"/>
              </w:rPr>
              <w:t>Methodology defined &amp; documented</w:t>
            </w:r>
          </w:p>
        </w:tc>
        <w:tc>
          <w:tcPr>
            <w:tcW w:w="91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5F8B2A0" w14:textId="77777777" w:rsidR="00D66C51" w:rsidRPr="00035280" w:rsidRDefault="00D66C51" w:rsidP="00EA3F94">
            <w:pPr>
              <w:rPr>
                <w:sz w:val="18"/>
                <w:szCs w:val="18"/>
              </w:rPr>
            </w:pPr>
            <w:r w:rsidRPr="00035280">
              <w:rPr>
                <w:sz w:val="18"/>
                <w:szCs w:val="18"/>
              </w:rPr>
              <w:t>Annual application demonstrated</w:t>
            </w:r>
          </w:p>
        </w:tc>
        <w:tc>
          <w:tcPr>
            <w:tcW w:w="69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0E96E75" w14:textId="798EB885" w:rsidR="00D66C51" w:rsidRPr="00035280" w:rsidRDefault="00D66C51" w:rsidP="00EA3F94">
            <w:pPr>
              <w:rPr>
                <w:sz w:val="18"/>
                <w:szCs w:val="18"/>
              </w:rPr>
            </w:pPr>
            <w:r w:rsidRPr="00035280">
              <w:rPr>
                <w:sz w:val="18"/>
                <w:szCs w:val="18"/>
              </w:rPr>
              <w:t xml:space="preserve"> Not started</w:t>
            </w:r>
          </w:p>
        </w:tc>
        <w:tc>
          <w:tcPr>
            <w:tcW w:w="103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63F392C" w14:textId="77777777" w:rsidR="00D66C51" w:rsidRPr="00035280" w:rsidRDefault="00D66C51" w:rsidP="00EA3F94">
            <w:pPr>
              <w:rPr>
                <w:sz w:val="18"/>
                <w:szCs w:val="18"/>
              </w:rPr>
            </w:pPr>
            <w:r w:rsidRPr="00035280">
              <w:rPr>
                <w:sz w:val="18"/>
                <w:szCs w:val="18"/>
              </w:rPr>
              <w:t>QMO</w:t>
            </w:r>
          </w:p>
        </w:tc>
        <w:tc>
          <w:tcPr>
            <w:tcW w:w="61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2812F71" w14:textId="77777777" w:rsidR="00D66C51" w:rsidRPr="00035280" w:rsidRDefault="00D66C51" w:rsidP="00EA3F94">
            <w:pPr>
              <w:rPr>
                <w:sz w:val="18"/>
                <w:szCs w:val="18"/>
              </w:rPr>
            </w:pPr>
            <w:r w:rsidRPr="00035280">
              <w:rPr>
                <w:sz w:val="18"/>
                <w:szCs w:val="18"/>
              </w:rPr>
              <w:t>Q2 2026</w:t>
            </w:r>
          </w:p>
        </w:tc>
      </w:tr>
      <w:tr w:rsidR="00D66C51" w:rsidRPr="00EA3F94" w14:paraId="1CF6192D" w14:textId="77777777" w:rsidTr="00D66C51">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6F460F7" w14:textId="77777777" w:rsidR="00D66C51" w:rsidRPr="00035280" w:rsidRDefault="00D66C51" w:rsidP="00EA3F94">
            <w:pPr>
              <w:rPr>
                <w:sz w:val="18"/>
                <w:szCs w:val="18"/>
              </w:rPr>
            </w:pPr>
            <w:r w:rsidRPr="00035280">
              <w:rPr>
                <w:sz w:val="18"/>
                <w:szCs w:val="18"/>
              </w:rPr>
              <w:t>CO</w:t>
            </w:r>
            <w:r w:rsidRPr="00035280">
              <w:rPr>
                <w:rFonts w:ascii="Cambria Math" w:hAnsi="Cambria Math" w:cs="Cambria Math"/>
                <w:sz w:val="18"/>
                <w:szCs w:val="18"/>
              </w:rPr>
              <w:t>₂</w:t>
            </w:r>
            <w:r w:rsidRPr="00035280">
              <w:rPr>
                <w:sz w:val="18"/>
                <w:szCs w:val="18"/>
              </w:rPr>
              <w:t xml:space="preserve"> savings through </w:t>
            </w:r>
            <w:commentRangeStart w:id="29"/>
            <w:commentRangeStart w:id="30"/>
            <w:r w:rsidRPr="00035280">
              <w:rPr>
                <w:sz w:val="18"/>
                <w:szCs w:val="18"/>
              </w:rPr>
              <w:t xml:space="preserve">repackaging processes </w:t>
            </w:r>
            <w:commentRangeEnd w:id="29"/>
            <w:r w:rsidR="001F6812" w:rsidRPr="00035280">
              <w:rPr>
                <w:rStyle w:val="Kommentarzeichen"/>
                <w:sz w:val="18"/>
                <w:szCs w:val="18"/>
              </w:rPr>
              <w:commentReference w:id="29"/>
            </w:r>
            <w:commentRangeEnd w:id="30"/>
            <w:r w:rsidR="00D74FA8">
              <w:rPr>
                <w:rStyle w:val="Kommentarzeichen"/>
              </w:rPr>
              <w:commentReference w:id="30"/>
            </w:r>
            <w:r w:rsidRPr="00035280">
              <w:rPr>
                <w:sz w:val="18"/>
                <w:szCs w:val="18"/>
              </w:rPr>
              <w:t>(</w:t>
            </w:r>
            <w:proofErr w:type="spellStart"/>
            <w:r w:rsidRPr="00035280">
              <w:rPr>
                <w:sz w:val="18"/>
                <w:szCs w:val="18"/>
              </w:rPr>
              <w:t>tCO</w:t>
            </w:r>
            <w:r w:rsidRPr="00035280">
              <w:rPr>
                <w:rFonts w:ascii="Cambria Math" w:hAnsi="Cambria Math" w:cs="Cambria Math"/>
                <w:sz w:val="18"/>
                <w:szCs w:val="18"/>
              </w:rPr>
              <w:t>₂</w:t>
            </w:r>
            <w:r w:rsidRPr="00035280">
              <w:rPr>
                <w:sz w:val="18"/>
                <w:szCs w:val="18"/>
              </w:rPr>
              <w:t>e</w:t>
            </w:r>
            <w:proofErr w:type="spellEnd"/>
            <w:r w:rsidRPr="00035280">
              <w:rPr>
                <w:sz w:val="18"/>
                <w:szCs w:val="18"/>
              </w:rPr>
              <w:t>/year)</w:t>
            </w:r>
          </w:p>
        </w:tc>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884A578" w14:textId="77777777" w:rsidR="00D66C51" w:rsidRPr="00035280" w:rsidRDefault="00D66C51" w:rsidP="00EA3F94">
            <w:pPr>
              <w:rPr>
                <w:sz w:val="18"/>
                <w:szCs w:val="18"/>
              </w:rPr>
            </w:pPr>
            <w:r w:rsidRPr="00035280">
              <w:rPr>
                <w:sz w:val="18"/>
                <w:szCs w:val="18"/>
              </w:rPr>
              <w:t>Calculation approach developed</w:t>
            </w:r>
          </w:p>
        </w:tc>
        <w:tc>
          <w:tcPr>
            <w:tcW w:w="91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3CCC874" w14:textId="77777777" w:rsidR="00D66C51" w:rsidRPr="00035280" w:rsidRDefault="00D66C51" w:rsidP="00EA3F94">
            <w:pPr>
              <w:rPr>
                <w:sz w:val="18"/>
                <w:szCs w:val="18"/>
              </w:rPr>
            </w:pPr>
            <w:r w:rsidRPr="00035280">
              <w:rPr>
                <w:sz w:val="18"/>
                <w:szCs w:val="18"/>
              </w:rPr>
              <w:t>Initial report submitted</w:t>
            </w:r>
          </w:p>
        </w:tc>
        <w:tc>
          <w:tcPr>
            <w:tcW w:w="69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232FE82" w14:textId="6DA58CD7" w:rsidR="00D66C51" w:rsidRPr="00035280" w:rsidRDefault="00D66C51" w:rsidP="00EA3F94">
            <w:pPr>
              <w:rPr>
                <w:sz w:val="18"/>
                <w:szCs w:val="18"/>
              </w:rPr>
            </w:pPr>
            <w:r w:rsidRPr="00035280">
              <w:rPr>
                <w:sz w:val="18"/>
                <w:szCs w:val="18"/>
              </w:rPr>
              <w:t xml:space="preserve"> Not started</w:t>
            </w:r>
          </w:p>
        </w:tc>
        <w:tc>
          <w:tcPr>
            <w:tcW w:w="103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95A7826" w14:textId="77777777" w:rsidR="00D66C51" w:rsidRPr="00035280" w:rsidRDefault="00D66C51" w:rsidP="00EA3F94">
            <w:pPr>
              <w:rPr>
                <w:sz w:val="18"/>
                <w:szCs w:val="18"/>
              </w:rPr>
            </w:pPr>
            <w:r w:rsidRPr="00035280">
              <w:rPr>
                <w:sz w:val="18"/>
                <w:szCs w:val="18"/>
              </w:rPr>
              <w:t>QMO / Management</w:t>
            </w:r>
          </w:p>
        </w:tc>
        <w:tc>
          <w:tcPr>
            <w:tcW w:w="61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EC0291D" w14:textId="77777777" w:rsidR="00D66C51" w:rsidRPr="00035280" w:rsidRDefault="00D66C51" w:rsidP="00035280">
            <w:pPr>
              <w:keepNext/>
              <w:rPr>
                <w:sz w:val="18"/>
                <w:szCs w:val="18"/>
              </w:rPr>
            </w:pPr>
            <w:r w:rsidRPr="00035280">
              <w:rPr>
                <w:sz w:val="18"/>
                <w:szCs w:val="18"/>
              </w:rPr>
              <w:t>Annually</w:t>
            </w:r>
          </w:p>
        </w:tc>
      </w:tr>
    </w:tbl>
    <w:p w14:paraId="023BB953" w14:textId="5E63B56F" w:rsidR="00EA3F94" w:rsidRDefault="00E87882" w:rsidP="00035280">
      <w:pPr>
        <w:pStyle w:val="Beschriftung"/>
        <w:jc w:val="center"/>
      </w:pPr>
      <w:bookmarkStart w:id="31" w:name="_Toc227592321"/>
      <w:r>
        <w:t xml:space="preserve">Table </w:t>
      </w:r>
      <w:r w:rsidR="00054806">
        <w:fldChar w:fldCharType="begin"/>
      </w:r>
      <w:r w:rsidR="00054806">
        <w:instrText xml:space="preserve"> SEQ Table \* ARABIC </w:instrText>
      </w:r>
      <w:r w:rsidR="00054806">
        <w:fldChar w:fldCharType="separate"/>
      </w:r>
      <w:r w:rsidR="00B026EF">
        <w:rPr>
          <w:noProof/>
        </w:rPr>
        <w:t>3</w:t>
      </w:r>
      <w:r w:rsidR="00054806">
        <w:rPr>
          <w:noProof/>
        </w:rPr>
        <w:fldChar w:fldCharType="end"/>
      </w:r>
      <w:r>
        <w:t xml:space="preserve">: </w:t>
      </w:r>
      <w:r w:rsidRPr="005C7994">
        <w:t>Quantitative objectives GHG</w:t>
      </w:r>
      <w:bookmarkEnd w:id="31"/>
    </w:p>
    <w:p w14:paraId="1C1AB5A9" w14:textId="77777777" w:rsidR="00721BE3" w:rsidRDefault="00721BE3"/>
    <w:p w14:paraId="70F0DDE2" w14:textId="77777777" w:rsidR="00556026" w:rsidRDefault="00556026">
      <w:pPr>
        <w:rPr>
          <w:b/>
          <w:bCs/>
          <w:color w:val="2E75B6"/>
          <w:sz w:val="24"/>
          <w:szCs w:val="24"/>
        </w:rPr>
      </w:pPr>
      <w:r>
        <w:br w:type="page"/>
      </w:r>
    </w:p>
    <w:p w14:paraId="47B7E88A" w14:textId="4DB697F8" w:rsidR="00721BE3" w:rsidRDefault="00D71F29">
      <w:pPr>
        <w:pStyle w:val="berschrift2"/>
      </w:pPr>
      <w:bookmarkStart w:id="32" w:name="_Toc227592292"/>
      <w:r>
        <w:lastRenderedPageBreak/>
        <w:t>3.3 Waste Management</w:t>
      </w:r>
      <w:bookmarkEnd w:id="32"/>
    </w:p>
    <w:p w14:paraId="7560CF4B" w14:textId="77777777" w:rsidR="00721BE3" w:rsidRDefault="00D71F29">
      <w:r>
        <w:rPr>
          <w:b/>
          <w:bCs/>
        </w:rPr>
        <w:t>Commitment:</w:t>
      </w:r>
    </w:p>
    <w:p w14:paraId="1DFD764C" w14:textId="77777777" w:rsidR="00721BE3" w:rsidRDefault="00D71F29">
      <w:r>
        <w:t>Prestige Promotion aims for systematic waste prevention and proper disposal of all types of waste generated. The company follows the principle of the waste hierarchy (Avoid – Reduce – Reuse – Recycle – Dispose).</w:t>
      </w:r>
    </w:p>
    <w:p w14:paraId="1FAFF370" w14:textId="77777777" w:rsidR="00721BE3" w:rsidRDefault="00721BE3"/>
    <w:p w14:paraId="3C1AE182" w14:textId="77777777" w:rsidR="00721BE3" w:rsidRDefault="00D71F29">
      <w:r>
        <w:rPr>
          <w:b/>
          <w:bCs/>
        </w:rPr>
        <w:t>Measures:</w:t>
      </w:r>
    </w:p>
    <w:p w14:paraId="6E4A1F8D" w14:textId="77777777" w:rsidR="00721BE3" w:rsidRPr="00FE62F1" w:rsidRDefault="00D71F29" w:rsidP="00035280">
      <w:pPr>
        <w:pStyle w:val="Listenabsatz"/>
        <w:numPr>
          <w:ilvl w:val="0"/>
          <w:numId w:val="2"/>
        </w:numPr>
        <w:spacing w:before="120"/>
        <w:ind w:left="714" w:hanging="357"/>
        <w:jc w:val="both"/>
        <w:rPr>
          <w:highlight w:val="yellow"/>
        </w:rPr>
      </w:pPr>
      <w:commentRangeStart w:id="33"/>
      <w:commentRangeStart w:id="34"/>
      <w:r w:rsidRPr="00FE62F1">
        <w:rPr>
          <w:highlight w:val="yellow"/>
        </w:rPr>
        <w:t xml:space="preserve">Annual recording and categorisation of all waste streams generated at the </w:t>
      </w:r>
      <w:proofErr w:type="spellStart"/>
      <w:r w:rsidRPr="00FE62F1">
        <w:rPr>
          <w:highlight w:val="yellow"/>
        </w:rPr>
        <w:t>Alzenau</w:t>
      </w:r>
      <w:proofErr w:type="spellEnd"/>
      <w:r w:rsidRPr="00FE62F1">
        <w:rPr>
          <w:highlight w:val="yellow"/>
        </w:rPr>
        <w:t xml:space="preserve"> facility, including secondary packaging waste (folding cartons, blister films, labels, cardboard shippers), pharmaceutical and medical device waste, general residual waste, and recyclable fractions – based on documented waste disposal certificates issued by the licensed waste contractor.</w:t>
      </w:r>
    </w:p>
    <w:p w14:paraId="2CA95092" w14:textId="77777777" w:rsidR="00721BE3" w:rsidRPr="00FE62F1" w:rsidRDefault="00D71F29" w:rsidP="00035280">
      <w:pPr>
        <w:pStyle w:val="Listenabsatz"/>
        <w:numPr>
          <w:ilvl w:val="0"/>
          <w:numId w:val="2"/>
        </w:numPr>
        <w:spacing w:before="120"/>
        <w:ind w:left="714" w:hanging="357"/>
        <w:jc w:val="both"/>
        <w:rPr>
          <w:highlight w:val="yellow"/>
        </w:rPr>
      </w:pPr>
      <w:r w:rsidRPr="00FE62F1">
        <w:rPr>
          <w:highlight w:val="yellow"/>
        </w:rPr>
        <w:t>Implementation and continuous improvement of waste separation systems across all operational areas: dedicated collection stations on the production floor for paper and cardboard, plastic films, metal, and residual waste, with clear labelling and regular checks to ensure correct sorting by all personnel.</w:t>
      </w:r>
    </w:p>
    <w:p w14:paraId="7684BDB0" w14:textId="77777777" w:rsidR="00721BE3" w:rsidRPr="00FE62F1" w:rsidRDefault="00D71F29" w:rsidP="00035280">
      <w:pPr>
        <w:pStyle w:val="Listenabsatz"/>
        <w:numPr>
          <w:ilvl w:val="0"/>
          <w:numId w:val="2"/>
        </w:numPr>
        <w:spacing w:before="120"/>
        <w:ind w:left="714" w:hanging="357"/>
        <w:jc w:val="both"/>
        <w:rPr>
          <w:highlight w:val="yellow"/>
        </w:rPr>
      </w:pPr>
      <w:r w:rsidRPr="00FE62F1">
        <w:rPr>
          <w:highlight w:val="yellow"/>
        </w:rPr>
        <w:t>Optimisation of production planning and job scheduling on secondary packaging lines to minimise material waste caused by overproduction, short print runs, and set-up losses – ensuring that packaging materials ordered on behalf of clients are used as efficiently as possible and surplus stocks are responsibly managed.</w:t>
      </w:r>
    </w:p>
    <w:p w14:paraId="5D6E022C" w14:textId="77777777" w:rsidR="00721BE3" w:rsidRPr="00FE62F1" w:rsidRDefault="00D71F29" w:rsidP="00035280">
      <w:pPr>
        <w:pStyle w:val="Listenabsatz"/>
        <w:numPr>
          <w:ilvl w:val="0"/>
          <w:numId w:val="2"/>
        </w:numPr>
        <w:spacing w:before="120"/>
        <w:ind w:left="714" w:hanging="357"/>
        <w:jc w:val="both"/>
        <w:rPr>
          <w:highlight w:val="yellow"/>
        </w:rPr>
      </w:pPr>
      <w:r w:rsidRPr="00FE62F1">
        <w:rPr>
          <w:highlight w:val="yellow"/>
        </w:rPr>
        <w:t>Supplier qualification process updated to include recyclability criteria for incoming packaging materials: preference for suppliers offering mono-material or recyclable substrates (</w:t>
      </w:r>
      <w:proofErr w:type="gramStart"/>
      <w:r w:rsidRPr="00FE62F1">
        <w:rPr>
          <w:highlight w:val="yellow"/>
        </w:rPr>
        <w:t>e.g.</w:t>
      </w:r>
      <w:proofErr w:type="gramEnd"/>
      <w:r w:rsidRPr="00FE62F1">
        <w:rPr>
          <w:highlight w:val="yellow"/>
        </w:rPr>
        <w:t xml:space="preserve"> uncoated cardboard, paper-compatible blister materials) that facilitate downstream recycling after use.</w:t>
      </w:r>
    </w:p>
    <w:p w14:paraId="605627ED" w14:textId="77777777" w:rsidR="00721BE3" w:rsidRPr="00FE62F1" w:rsidRDefault="00D71F29" w:rsidP="00035280">
      <w:pPr>
        <w:pStyle w:val="Listenabsatz"/>
        <w:numPr>
          <w:ilvl w:val="0"/>
          <w:numId w:val="2"/>
        </w:numPr>
        <w:spacing w:before="120"/>
        <w:ind w:left="714" w:hanging="357"/>
        <w:jc w:val="both"/>
        <w:rPr>
          <w:highlight w:val="yellow"/>
        </w:rPr>
      </w:pPr>
      <w:r w:rsidRPr="00FE62F1">
        <w:rPr>
          <w:highlight w:val="yellow"/>
        </w:rPr>
        <w:t xml:space="preserve">Fully documented disposal management for pharmaceutical and medical device waste, including controlled destruction records, in strict compliance with the German </w:t>
      </w:r>
      <w:proofErr w:type="spellStart"/>
      <w:r w:rsidRPr="00FE62F1">
        <w:rPr>
          <w:highlight w:val="yellow"/>
        </w:rPr>
        <w:t>Kreislaufwirtschaftsgesetz</w:t>
      </w:r>
      <w:proofErr w:type="spellEnd"/>
      <w:r w:rsidRPr="00FE62F1">
        <w:rPr>
          <w:highlight w:val="yellow"/>
        </w:rPr>
        <w:t xml:space="preserve"> (</w:t>
      </w:r>
      <w:proofErr w:type="spellStart"/>
      <w:r w:rsidRPr="00FE62F1">
        <w:rPr>
          <w:highlight w:val="yellow"/>
        </w:rPr>
        <w:t>KrWG</w:t>
      </w:r>
      <w:proofErr w:type="spellEnd"/>
      <w:r w:rsidRPr="00FE62F1">
        <w:rPr>
          <w:highlight w:val="yellow"/>
        </w:rPr>
        <w:t>), applicable product-specific disposal regulations, and client requirements – with annual waste disposal certificates retained as evidence.</w:t>
      </w:r>
    </w:p>
    <w:p w14:paraId="6446960C" w14:textId="77777777" w:rsidR="00721BE3" w:rsidRPr="00FE62F1" w:rsidRDefault="00D71F29" w:rsidP="00035280">
      <w:pPr>
        <w:pStyle w:val="Listenabsatz"/>
        <w:numPr>
          <w:ilvl w:val="0"/>
          <w:numId w:val="2"/>
        </w:numPr>
        <w:spacing w:before="120"/>
        <w:ind w:left="714" w:hanging="357"/>
        <w:jc w:val="both"/>
        <w:rPr>
          <w:highlight w:val="yellow"/>
        </w:rPr>
      </w:pPr>
      <w:r w:rsidRPr="00FE62F1">
        <w:rPr>
          <w:highlight w:val="yellow"/>
        </w:rPr>
        <w:t>Annual waste awareness and correct separation training for all employees (full-time, part-time and temporary), delivered as part of the mandatory GMP induction and refresher training programme, reinforced by visual aids and practical demonstrations at workstations.</w:t>
      </w:r>
      <w:commentRangeEnd w:id="33"/>
      <w:r w:rsidR="00582321" w:rsidRPr="00FE62F1">
        <w:rPr>
          <w:rStyle w:val="Kommentarzeichen"/>
          <w:sz w:val="22"/>
          <w:szCs w:val="22"/>
          <w:highlight w:val="yellow"/>
        </w:rPr>
        <w:commentReference w:id="33"/>
      </w:r>
      <w:commentRangeEnd w:id="34"/>
      <w:r w:rsidR="00727098">
        <w:rPr>
          <w:rStyle w:val="Kommentarzeichen"/>
        </w:rPr>
        <w:commentReference w:id="34"/>
      </w:r>
    </w:p>
    <w:p w14:paraId="6181A42D" w14:textId="77777777" w:rsidR="00721BE3" w:rsidRDefault="00721BE3"/>
    <w:p w14:paraId="7FA3DC01" w14:textId="77777777" w:rsidR="00E66C0F" w:rsidRDefault="00E66C0F">
      <w:pPr>
        <w:rPr>
          <w:b/>
          <w:bCs/>
        </w:rPr>
      </w:pPr>
      <w:r>
        <w:rPr>
          <w:b/>
          <w:bCs/>
        </w:rPr>
        <w:br w:type="page"/>
      </w:r>
    </w:p>
    <w:p w14:paraId="5FE16DC1" w14:textId="3DCD14CD" w:rsidR="00D66C51" w:rsidRDefault="00D66C51" w:rsidP="00D66C51">
      <w:pPr>
        <w:rPr>
          <w:b/>
          <w:bCs/>
        </w:rPr>
      </w:pPr>
      <w:r w:rsidRPr="00D66C51">
        <w:rPr>
          <w:b/>
          <w:bCs/>
        </w:rPr>
        <w:lastRenderedPageBreak/>
        <w:t>Quantitative Objectives — Waste Management:</w:t>
      </w:r>
    </w:p>
    <w:p w14:paraId="697A20FD" w14:textId="77777777" w:rsidR="00966F93" w:rsidRPr="00D66C51" w:rsidRDefault="00966F93" w:rsidP="00D66C51"/>
    <w:p w14:paraId="663C77D4" w14:textId="77777777" w:rsidR="00D66C51" w:rsidRPr="00D66C51" w:rsidRDefault="00D66C51" w:rsidP="00D66C51">
      <w:pPr>
        <w:rPr>
          <w:sz w:val="18"/>
          <w:szCs w:val="18"/>
        </w:rPr>
      </w:pPr>
      <w:r w:rsidRPr="00D66C51">
        <w:rPr>
          <w:i/>
          <w:iCs/>
          <w:sz w:val="18"/>
          <w:szCs w:val="18"/>
        </w:rPr>
        <w:t>Note: Consistent waste separation (cardboard, plastic films) already established in the production area. Focus: quantification and documentation.</w:t>
      </w:r>
    </w:p>
    <w:p w14:paraId="38CDDD61" w14:textId="77777777" w:rsidR="00D66C51" w:rsidRPr="00D66C51" w:rsidRDefault="00D66C51" w:rsidP="00D66C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1556"/>
        <w:gridCol w:w="1205"/>
        <w:gridCol w:w="1287"/>
        <w:gridCol w:w="1924"/>
        <w:gridCol w:w="1150"/>
      </w:tblGrid>
      <w:tr w:rsidR="00D66C51" w:rsidRPr="00D66C51" w14:paraId="19239706" w14:textId="77777777" w:rsidTr="00D66C51">
        <w:trPr>
          <w:tblHeader/>
        </w:trPr>
        <w:tc>
          <w:tcPr>
            <w:tcW w:w="1050"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4CB29227" w14:textId="77777777" w:rsidR="00D66C51" w:rsidRPr="00D66C51" w:rsidRDefault="00D66C51" w:rsidP="00D66C51">
            <w:r w:rsidRPr="00D66C51">
              <w:rPr>
                <w:b/>
                <w:bCs/>
              </w:rPr>
              <w:t>KPI / Indicator</w:t>
            </w:r>
          </w:p>
        </w:tc>
        <w:tc>
          <w:tcPr>
            <w:tcW w:w="86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2E94E69" w14:textId="77777777" w:rsidR="00D66C51" w:rsidRPr="00D66C51" w:rsidRDefault="00D66C51" w:rsidP="00D66C51">
            <w:r w:rsidRPr="00D66C51">
              <w:rPr>
                <w:b/>
                <w:bCs/>
              </w:rPr>
              <w:t>Interim Target 2026</w:t>
            </w:r>
          </w:p>
        </w:tc>
        <w:tc>
          <w:tcPr>
            <w:tcW w:w="66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B71D1E9" w14:textId="77777777" w:rsidR="00D66C51" w:rsidRPr="00D66C51" w:rsidRDefault="00D66C51" w:rsidP="00D66C51">
            <w:r w:rsidRPr="00D66C51">
              <w:rPr>
                <w:b/>
                <w:bCs/>
              </w:rPr>
              <w:t>Target 2027</w:t>
            </w:r>
          </w:p>
        </w:tc>
        <w:tc>
          <w:tcPr>
            <w:tcW w:w="71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188EA13A" w14:textId="77777777" w:rsidR="00D66C51" w:rsidRPr="00D66C51" w:rsidRDefault="00D66C51" w:rsidP="00D66C51">
            <w:r w:rsidRPr="00D66C51">
              <w:rPr>
                <w:b/>
                <w:bCs/>
              </w:rPr>
              <w:t>Status</w:t>
            </w:r>
          </w:p>
        </w:tc>
        <w:tc>
          <w:tcPr>
            <w:tcW w:w="1067"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2CBEFC9" w14:textId="77777777" w:rsidR="00D66C51" w:rsidRPr="00D66C51" w:rsidRDefault="00D66C51" w:rsidP="00D66C51">
            <w:r w:rsidRPr="00D66C51">
              <w:rPr>
                <w:b/>
                <w:bCs/>
              </w:rPr>
              <w:t>Responsibility</w:t>
            </w:r>
          </w:p>
        </w:tc>
        <w:tc>
          <w:tcPr>
            <w:tcW w:w="63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54BAB0F5" w14:textId="77777777" w:rsidR="00D66C51" w:rsidRPr="00D66C51" w:rsidRDefault="00D66C51" w:rsidP="00D66C51">
            <w:r w:rsidRPr="00D66C51">
              <w:rPr>
                <w:b/>
                <w:bCs/>
              </w:rPr>
              <w:t>Review</w:t>
            </w:r>
          </w:p>
        </w:tc>
      </w:tr>
      <w:tr w:rsidR="00D66C51" w:rsidRPr="00D66C51" w14:paraId="5096C06D"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56589DD" w14:textId="77777777" w:rsidR="00D66C51" w:rsidRPr="00035280" w:rsidRDefault="00D66C51" w:rsidP="00D66C51">
            <w:pPr>
              <w:rPr>
                <w:sz w:val="18"/>
                <w:szCs w:val="18"/>
              </w:rPr>
            </w:pPr>
            <w:r w:rsidRPr="00035280">
              <w:rPr>
                <w:sz w:val="18"/>
                <w:szCs w:val="18"/>
              </w:rPr>
              <w:t>Total waste volume (kg/year)</w:t>
            </w:r>
          </w:p>
        </w:tc>
        <w:tc>
          <w:tcPr>
            <w:tcW w:w="8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2CC3BD7" w14:textId="77777777" w:rsidR="00D66C51" w:rsidRPr="00035280" w:rsidRDefault="00D66C51" w:rsidP="00D66C51">
            <w:pPr>
              <w:rPr>
                <w:sz w:val="18"/>
                <w:szCs w:val="18"/>
              </w:rPr>
            </w:pPr>
            <w:r w:rsidRPr="00035280">
              <w:rPr>
                <w:sz w:val="18"/>
                <w:szCs w:val="18"/>
              </w:rPr>
              <w:t>Recording complete</w:t>
            </w:r>
          </w:p>
        </w:tc>
        <w:tc>
          <w:tcPr>
            <w:tcW w:w="66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0206C43" w14:textId="77777777" w:rsidR="00D66C51" w:rsidRPr="00035280" w:rsidRDefault="00D66C51" w:rsidP="00D66C51">
            <w:pPr>
              <w:rPr>
                <w:sz w:val="18"/>
                <w:szCs w:val="18"/>
              </w:rPr>
            </w:pPr>
            <w:r w:rsidRPr="00035280">
              <w:rPr>
                <w:sz w:val="18"/>
                <w:szCs w:val="18"/>
              </w:rPr>
              <w:t>≤3% below baseline</w:t>
            </w:r>
          </w:p>
        </w:tc>
        <w:tc>
          <w:tcPr>
            <w:tcW w:w="71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6E63947" w14:textId="72ABBDC6" w:rsidR="00D66C51" w:rsidRPr="00035280" w:rsidRDefault="00D66C51" w:rsidP="00D66C51">
            <w:pPr>
              <w:rPr>
                <w:sz w:val="18"/>
                <w:szCs w:val="18"/>
              </w:rPr>
            </w:pPr>
            <w:r w:rsidRPr="00035280">
              <w:rPr>
                <w:sz w:val="18"/>
                <w:szCs w:val="18"/>
              </w:rPr>
              <w:t>Collecting</w:t>
            </w:r>
          </w:p>
        </w:tc>
        <w:tc>
          <w:tcPr>
            <w:tcW w:w="10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9304B0F" w14:textId="77777777" w:rsidR="00D66C51" w:rsidRPr="00035280" w:rsidRDefault="00D66C51" w:rsidP="00D66C51">
            <w:pPr>
              <w:rPr>
                <w:sz w:val="18"/>
                <w:szCs w:val="18"/>
              </w:rPr>
            </w:pPr>
            <w:r w:rsidRPr="00035280">
              <w:rPr>
                <w:sz w:val="18"/>
                <w:szCs w:val="18"/>
              </w:rPr>
              <w:t>Production Mgmt. / HSE</w:t>
            </w:r>
          </w:p>
        </w:tc>
        <w:tc>
          <w:tcPr>
            <w:tcW w:w="6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CBC585D" w14:textId="77777777" w:rsidR="00D66C51" w:rsidRPr="00035280" w:rsidRDefault="00D66C51" w:rsidP="00D66C51">
            <w:pPr>
              <w:rPr>
                <w:sz w:val="18"/>
                <w:szCs w:val="18"/>
              </w:rPr>
            </w:pPr>
            <w:r w:rsidRPr="00035280">
              <w:rPr>
                <w:sz w:val="18"/>
                <w:szCs w:val="18"/>
              </w:rPr>
              <w:t>Semi-annually</w:t>
            </w:r>
          </w:p>
        </w:tc>
      </w:tr>
      <w:tr w:rsidR="00D66C51" w:rsidRPr="00D66C51" w14:paraId="7B0B2D48"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260EADE" w14:textId="77777777" w:rsidR="00D66C51" w:rsidRPr="00035280" w:rsidRDefault="00D66C51" w:rsidP="00D66C51">
            <w:pPr>
              <w:rPr>
                <w:sz w:val="18"/>
                <w:szCs w:val="18"/>
              </w:rPr>
            </w:pPr>
            <w:r w:rsidRPr="00035280">
              <w:rPr>
                <w:sz w:val="18"/>
                <w:szCs w:val="18"/>
              </w:rPr>
              <w:t>Overall recycling rate (% of total waste)</w:t>
            </w:r>
          </w:p>
        </w:tc>
        <w:tc>
          <w:tcPr>
            <w:tcW w:w="86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27F007C" w14:textId="77777777" w:rsidR="00D66C51" w:rsidRPr="00035280" w:rsidRDefault="00D66C51" w:rsidP="00D66C51">
            <w:pPr>
              <w:rPr>
                <w:sz w:val="18"/>
                <w:szCs w:val="18"/>
              </w:rPr>
            </w:pPr>
            <w:r w:rsidRPr="00035280">
              <w:rPr>
                <w:sz w:val="18"/>
                <w:szCs w:val="18"/>
              </w:rPr>
              <w:t>≥55%</w:t>
            </w:r>
          </w:p>
        </w:tc>
        <w:tc>
          <w:tcPr>
            <w:tcW w:w="66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D424C6C" w14:textId="77777777" w:rsidR="00D66C51" w:rsidRPr="00035280" w:rsidRDefault="00D66C51" w:rsidP="00D66C51">
            <w:pPr>
              <w:rPr>
                <w:sz w:val="18"/>
                <w:szCs w:val="18"/>
              </w:rPr>
            </w:pPr>
            <w:r w:rsidRPr="00035280">
              <w:rPr>
                <w:sz w:val="18"/>
                <w:szCs w:val="18"/>
              </w:rPr>
              <w:t>≥65%</w:t>
            </w:r>
          </w:p>
        </w:tc>
        <w:tc>
          <w:tcPr>
            <w:tcW w:w="71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37A87A0" w14:textId="22F9DEF1" w:rsidR="00D66C51" w:rsidRPr="00035280" w:rsidRDefault="00D66C51" w:rsidP="00D66C51">
            <w:pPr>
              <w:rPr>
                <w:sz w:val="18"/>
                <w:szCs w:val="18"/>
              </w:rPr>
            </w:pPr>
            <w:r w:rsidRPr="00035280">
              <w:rPr>
                <w:sz w:val="18"/>
                <w:szCs w:val="18"/>
              </w:rPr>
              <w:t>Collecting</w:t>
            </w:r>
          </w:p>
        </w:tc>
        <w:tc>
          <w:tcPr>
            <w:tcW w:w="10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EB1EE66" w14:textId="77777777" w:rsidR="00D66C51" w:rsidRPr="00035280" w:rsidRDefault="00D66C51" w:rsidP="00D66C51">
            <w:pPr>
              <w:rPr>
                <w:sz w:val="18"/>
                <w:szCs w:val="18"/>
              </w:rPr>
            </w:pPr>
            <w:r w:rsidRPr="00035280">
              <w:rPr>
                <w:sz w:val="18"/>
                <w:szCs w:val="18"/>
              </w:rPr>
              <w:t>Production Mgmt. / QMO</w:t>
            </w:r>
          </w:p>
        </w:tc>
        <w:tc>
          <w:tcPr>
            <w:tcW w:w="63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B13A0C3" w14:textId="77777777" w:rsidR="00D66C51" w:rsidRPr="00035280" w:rsidRDefault="00D66C51" w:rsidP="00D66C51">
            <w:pPr>
              <w:rPr>
                <w:sz w:val="18"/>
                <w:szCs w:val="18"/>
              </w:rPr>
            </w:pPr>
            <w:r w:rsidRPr="00035280">
              <w:rPr>
                <w:sz w:val="18"/>
                <w:szCs w:val="18"/>
              </w:rPr>
              <w:t>Semi-annually</w:t>
            </w:r>
          </w:p>
        </w:tc>
      </w:tr>
      <w:tr w:rsidR="00D66C51" w:rsidRPr="00D66C51" w14:paraId="5E5E3608"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6D51831" w14:textId="77777777" w:rsidR="00D66C51" w:rsidRPr="00035280" w:rsidRDefault="00D66C51" w:rsidP="00D66C51">
            <w:pPr>
              <w:rPr>
                <w:sz w:val="18"/>
                <w:szCs w:val="18"/>
              </w:rPr>
            </w:pPr>
            <w:r w:rsidRPr="00035280">
              <w:rPr>
                <w:sz w:val="18"/>
                <w:szCs w:val="18"/>
              </w:rPr>
              <w:t>Share of cardboard recycling (%)</w:t>
            </w:r>
          </w:p>
        </w:tc>
        <w:tc>
          <w:tcPr>
            <w:tcW w:w="8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CF65A36" w14:textId="77777777" w:rsidR="00D66C51" w:rsidRPr="00035280" w:rsidRDefault="00D66C51" w:rsidP="00D66C51">
            <w:pPr>
              <w:rPr>
                <w:sz w:val="18"/>
                <w:szCs w:val="18"/>
              </w:rPr>
            </w:pPr>
            <w:r w:rsidRPr="00035280">
              <w:rPr>
                <w:sz w:val="18"/>
                <w:szCs w:val="18"/>
              </w:rPr>
              <w:t>≥80%</w:t>
            </w:r>
          </w:p>
        </w:tc>
        <w:tc>
          <w:tcPr>
            <w:tcW w:w="66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1EFD1D7" w14:textId="77777777" w:rsidR="00D66C51" w:rsidRPr="00035280" w:rsidRDefault="00D66C51" w:rsidP="00D66C51">
            <w:pPr>
              <w:rPr>
                <w:sz w:val="18"/>
                <w:szCs w:val="18"/>
              </w:rPr>
            </w:pPr>
            <w:r w:rsidRPr="00035280">
              <w:rPr>
                <w:sz w:val="18"/>
                <w:szCs w:val="18"/>
              </w:rPr>
              <w:t>≥90%</w:t>
            </w:r>
          </w:p>
        </w:tc>
        <w:tc>
          <w:tcPr>
            <w:tcW w:w="71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851E146" w14:textId="5100FE5F" w:rsidR="00D66C51" w:rsidRPr="00035280" w:rsidRDefault="00D66C51" w:rsidP="00D66C51">
            <w:pPr>
              <w:rPr>
                <w:sz w:val="18"/>
                <w:szCs w:val="18"/>
              </w:rPr>
            </w:pPr>
            <w:r w:rsidRPr="00035280">
              <w:rPr>
                <w:sz w:val="18"/>
                <w:szCs w:val="18"/>
              </w:rPr>
              <w:t>Ongoing</w:t>
            </w:r>
          </w:p>
        </w:tc>
        <w:tc>
          <w:tcPr>
            <w:tcW w:w="10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83C0ECD" w14:textId="77777777" w:rsidR="00D66C51" w:rsidRPr="00035280" w:rsidRDefault="00D66C51" w:rsidP="00D66C51">
            <w:pPr>
              <w:rPr>
                <w:sz w:val="18"/>
                <w:szCs w:val="18"/>
              </w:rPr>
            </w:pPr>
            <w:r w:rsidRPr="00035280">
              <w:rPr>
                <w:sz w:val="18"/>
                <w:szCs w:val="18"/>
              </w:rPr>
              <w:t>Production Management</w:t>
            </w:r>
          </w:p>
        </w:tc>
        <w:tc>
          <w:tcPr>
            <w:tcW w:w="6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310962D" w14:textId="77777777" w:rsidR="00D66C51" w:rsidRPr="00035280" w:rsidRDefault="00D66C51" w:rsidP="00D66C51">
            <w:pPr>
              <w:rPr>
                <w:sz w:val="18"/>
                <w:szCs w:val="18"/>
              </w:rPr>
            </w:pPr>
            <w:r w:rsidRPr="00035280">
              <w:rPr>
                <w:sz w:val="18"/>
                <w:szCs w:val="18"/>
              </w:rPr>
              <w:t>Annually</w:t>
            </w:r>
          </w:p>
        </w:tc>
      </w:tr>
      <w:tr w:rsidR="00D66C51" w:rsidRPr="00D66C51" w14:paraId="2979900F"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F4BAA25" w14:textId="77777777" w:rsidR="00D66C51" w:rsidRPr="00035280" w:rsidRDefault="00D66C51" w:rsidP="00D66C51">
            <w:pPr>
              <w:rPr>
                <w:sz w:val="18"/>
                <w:szCs w:val="18"/>
              </w:rPr>
            </w:pPr>
            <w:r w:rsidRPr="00035280">
              <w:rPr>
                <w:sz w:val="18"/>
                <w:szCs w:val="18"/>
              </w:rPr>
              <w:t>Share of plastic film recycling (%)</w:t>
            </w:r>
          </w:p>
        </w:tc>
        <w:tc>
          <w:tcPr>
            <w:tcW w:w="86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29A50B7" w14:textId="77777777" w:rsidR="00D66C51" w:rsidRPr="00035280" w:rsidRDefault="00D66C51" w:rsidP="00D66C51">
            <w:pPr>
              <w:rPr>
                <w:sz w:val="18"/>
                <w:szCs w:val="18"/>
              </w:rPr>
            </w:pPr>
            <w:r w:rsidRPr="00035280">
              <w:rPr>
                <w:sz w:val="18"/>
                <w:szCs w:val="18"/>
              </w:rPr>
              <w:t>≥60%</w:t>
            </w:r>
          </w:p>
        </w:tc>
        <w:tc>
          <w:tcPr>
            <w:tcW w:w="66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51747C8" w14:textId="77777777" w:rsidR="00D66C51" w:rsidRPr="00035280" w:rsidRDefault="00D66C51" w:rsidP="00D66C51">
            <w:pPr>
              <w:rPr>
                <w:sz w:val="18"/>
                <w:szCs w:val="18"/>
              </w:rPr>
            </w:pPr>
            <w:r w:rsidRPr="00035280">
              <w:rPr>
                <w:sz w:val="18"/>
                <w:szCs w:val="18"/>
              </w:rPr>
              <w:t>≥70%</w:t>
            </w:r>
          </w:p>
        </w:tc>
        <w:tc>
          <w:tcPr>
            <w:tcW w:w="71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929B28D" w14:textId="512692FF" w:rsidR="00D66C51" w:rsidRPr="00035280" w:rsidRDefault="00D66C51" w:rsidP="00D66C51">
            <w:pPr>
              <w:rPr>
                <w:sz w:val="18"/>
                <w:szCs w:val="18"/>
              </w:rPr>
            </w:pPr>
            <w:r w:rsidRPr="00035280">
              <w:rPr>
                <w:sz w:val="18"/>
                <w:szCs w:val="18"/>
              </w:rPr>
              <w:t>Collecting</w:t>
            </w:r>
          </w:p>
        </w:tc>
        <w:tc>
          <w:tcPr>
            <w:tcW w:w="10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FB39E77" w14:textId="77777777" w:rsidR="00D66C51" w:rsidRPr="00035280" w:rsidRDefault="00D66C51" w:rsidP="00D66C51">
            <w:pPr>
              <w:rPr>
                <w:sz w:val="18"/>
                <w:szCs w:val="18"/>
              </w:rPr>
            </w:pPr>
            <w:r w:rsidRPr="00035280">
              <w:rPr>
                <w:sz w:val="18"/>
                <w:szCs w:val="18"/>
              </w:rPr>
              <w:t>Production Management</w:t>
            </w:r>
          </w:p>
        </w:tc>
        <w:tc>
          <w:tcPr>
            <w:tcW w:w="63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8D333DE" w14:textId="77777777" w:rsidR="00D66C51" w:rsidRPr="00035280" w:rsidRDefault="00D66C51" w:rsidP="00D66C51">
            <w:pPr>
              <w:rPr>
                <w:sz w:val="18"/>
                <w:szCs w:val="18"/>
              </w:rPr>
            </w:pPr>
            <w:r w:rsidRPr="00035280">
              <w:rPr>
                <w:sz w:val="18"/>
                <w:szCs w:val="18"/>
              </w:rPr>
              <w:t>Annually</w:t>
            </w:r>
          </w:p>
        </w:tc>
      </w:tr>
      <w:tr w:rsidR="00D66C51" w:rsidRPr="00D66C51" w14:paraId="281E2478"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7986312" w14:textId="77777777" w:rsidR="00D66C51" w:rsidRPr="00035280" w:rsidRDefault="00D66C51" w:rsidP="00D66C51">
            <w:pPr>
              <w:rPr>
                <w:sz w:val="18"/>
                <w:szCs w:val="18"/>
              </w:rPr>
            </w:pPr>
            <w:r w:rsidRPr="00035280">
              <w:rPr>
                <w:sz w:val="18"/>
                <w:szCs w:val="18"/>
              </w:rPr>
              <w:t>Pharmaceutical waste properly disposed &amp; documented (%)</w:t>
            </w:r>
          </w:p>
        </w:tc>
        <w:tc>
          <w:tcPr>
            <w:tcW w:w="8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19C850D" w14:textId="77777777" w:rsidR="00D66C51" w:rsidRPr="00035280" w:rsidRDefault="00D66C51" w:rsidP="00D66C51">
            <w:pPr>
              <w:rPr>
                <w:sz w:val="18"/>
                <w:szCs w:val="18"/>
              </w:rPr>
            </w:pPr>
            <w:r w:rsidRPr="00035280">
              <w:rPr>
                <w:sz w:val="18"/>
                <w:szCs w:val="18"/>
              </w:rPr>
              <w:t>100% with disposal certificates</w:t>
            </w:r>
          </w:p>
        </w:tc>
        <w:tc>
          <w:tcPr>
            <w:tcW w:w="66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CA9195E" w14:textId="77777777" w:rsidR="00D66C51" w:rsidRPr="00035280" w:rsidRDefault="00D66C51" w:rsidP="00D66C51">
            <w:pPr>
              <w:rPr>
                <w:sz w:val="18"/>
                <w:szCs w:val="18"/>
              </w:rPr>
            </w:pPr>
            <w:r w:rsidRPr="00035280">
              <w:rPr>
                <w:sz w:val="18"/>
                <w:szCs w:val="18"/>
              </w:rPr>
              <w:t>100% archived &amp; auditable</w:t>
            </w:r>
          </w:p>
        </w:tc>
        <w:tc>
          <w:tcPr>
            <w:tcW w:w="71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E3EF639" w14:textId="2F5834EB" w:rsidR="00D66C51" w:rsidRPr="00035280" w:rsidRDefault="00D66C51" w:rsidP="00D66C51">
            <w:pPr>
              <w:rPr>
                <w:sz w:val="18"/>
                <w:szCs w:val="18"/>
              </w:rPr>
            </w:pPr>
            <w:r w:rsidRPr="00035280">
              <w:rPr>
                <w:sz w:val="18"/>
                <w:szCs w:val="18"/>
              </w:rPr>
              <w:t>Ongoing</w:t>
            </w:r>
          </w:p>
        </w:tc>
        <w:tc>
          <w:tcPr>
            <w:tcW w:w="10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078E910" w14:textId="77777777" w:rsidR="00D66C51" w:rsidRPr="00035280" w:rsidRDefault="00D66C51" w:rsidP="00D66C51">
            <w:pPr>
              <w:rPr>
                <w:sz w:val="18"/>
                <w:szCs w:val="18"/>
              </w:rPr>
            </w:pPr>
            <w:r w:rsidRPr="00035280">
              <w:rPr>
                <w:sz w:val="18"/>
                <w:szCs w:val="18"/>
              </w:rPr>
              <w:t>QMO / HSE</w:t>
            </w:r>
          </w:p>
        </w:tc>
        <w:tc>
          <w:tcPr>
            <w:tcW w:w="6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991C422" w14:textId="77777777" w:rsidR="00D66C51" w:rsidRPr="00035280" w:rsidRDefault="00D66C51" w:rsidP="00D66C51">
            <w:pPr>
              <w:rPr>
                <w:sz w:val="18"/>
                <w:szCs w:val="18"/>
              </w:rPr>
            </w:pPr>
            <w:r w:rsidRPr="00035280">
              <w:rPr>
                <w:sz w:val="18"/>
                <w:szCs w:val="18"/>
              </w:rPr>
              <w:t>Annually</w:t>
            </w:r>
          </w:p>
        </w:tc>
      </w:tr>
      <w:tr w:rsidR="00D66C51" w:rsidRPr="00D66C51" w14:paraId="7B48E0A0"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769E5EA" w14:textId="77777777" w:rsidR="00D66C51" w:rsidRPr="00035280" w:rsidRDefault="00D66C51" w:rsidP="00D66C51">
            <w:pPr>
              <w:rPr>
                <w:sz w:val="18"/>
                <w:szCs w:val="18"/>
              </w:rPr>
            </w:pPr>
            <w:r w:rsidRPr="00035280">
              <w:rPr>
                <w:sz w:val="18"/>
                <w:szCs w:val="18"/>
              </w:rPr>
              <w:t>Residual waste per order (kg / 1,000 orders)</w:t>
            </w:r>
          </w:p>
        </w:tc>
        <w:tc>
          <w:tcPr>
            <w:tcW w:w="86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F37572B" w14:textId="77777777" w:rsidR="00D66C51" w:rsidRPr="00035280" w:rsidRDefault="00D66C51" w:rsidP="00D66C51">
            <w:pPr>
              <w:rPr>
                <w:sz w:val="18"/>
                <w:szCs w:val="18"/>
              </w:rPr>
            </w:pPr>
            <w:r w:rsidRPr="00035280">
              <w:rPr>
                <w:sz w:val="18"/>
                <w:szCs w:val="18"/>
              </w:rPr>
              <w:t>≤5% below baseline</w:t>
            </w:r>
          </w:p>
        </w:tc>
        <w:tc>
          <w:tcPr>
            <w:tcW w:w="66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917C93D" w14:textId="77777777" w:rsidR="00D66C51" w:rsidRPr="00035280" w:rsidRDefault="00D66C51" w:rsidP="00D66C51">
            <w:pPr>
              <w:rPr>
                <w:sz w:val="18"/>
                <w:szCs w:val="18"/>
              </w:rPr>
            </w:pPr>
            <w:r w:rsidRPr="00035280">
              <w:rPr>
                <w:sz w:val="18"/>
                <w:szCs w:val="18"/>
              </w:rPr>
              <w:t>≤10% below baseline</w:t>
            </w:r>
          </w:p>
        </w:tc>
        <w:tc>
          <w:tcPr>
            <w:tcW w:w="71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09000FB" w14:textId="314371FE" w:rsidR="00D66C51" w:rsidRPr="00035280" w:rsidRDefault="00D66C51" w:rsidP="00D66C51">
            <w:pPr>
              <w:rPr>
                <w:sz w:val="18"/>
                <w:szCs w:val="18"/>
              </w:rPr>
            </w:pPr>
            <w:r w:rsidRPr="00035280">
              <w:rPr>
                <w:sz w:val="18"/>
                <w:szCs w:val="18"/>
              </w:rPr>
              <w:t>Collecting</w:t>
            </w:r>
          </w:p>
        </w:tc>
        <w:tc>
          <w:tcPr>
            <w:tcW w:w="10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F824C2A" w14:textId="77777777" w:rsidR="00D66C51" w:rsidRPr="00035280" w:rsidRDefault="00D66C51" w:rsidP="00D66C51">
            <w:pPr>
              <w:rPr>
                <w:sz w:val="18"/>
                <w:szCs w:val="18"/>
              </w:rPr>
            </w:pPr>
            <w:r w:rsidRPr="00035280">
              <w:rPr>
                <w:sz w:val="18"/>
                <w:szCs w:val="18"/>
              </w:rPr>
              <w:t>Production Management</w:t>
            </w:r>
          </w:p>
        </w:tc>
        <w:tc>
          <w:tcPr>
            <w:tcW w:w="63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4B0BCD4" w14:textId="77777777" w:rsidR="00D66C51" w:rsidRPr="00035280" w:rsidRDefault="00D66C51" w:rsidP="00D66C51">
            <w:pPr>
              <w:rPr>
                <w:sz w:val="18"/>
                <w:szCs w:val="18"/>
              </w:rPr>
            </w:pPr>
            <w:r w:rsidRPr="00035280">
              <w:rPr>
                <w:sz w:val="18"/>
                <w:szCs w:val="18"/>
              </w:rPr>
              <w:t>Semi-annually</w:t>
            </w:r>
          </w:p>
        </w:tc>
      </w:tr>
      <w:tr w:rsidR="00D66C51" w:rsidRPr="00D66C51" w14:paraId="6836F8B2"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5DE46E2" w14:textId="77777777" w:rsidR="00D66C51" w:rsidRPr="00035280" w:rsidRDefault="00D66C51" w:rsidP="00D66C51">
            <w:pPr>
              <w:rPr>
                <w:sz w:val="18"/>
                <w:szCs w:val="18"/>
              </w:rPr>
            </w:pPr>
            <w:r w:rsidRPr="00035280">
              <w:rPr>
                <w:sz w:val="18"/>
                <w:szCs w:val="18"/>
              </w:rPr>
              <w:t>Waste separation training for employees conducted</w:t>
            </w:r>
          </w:p>
        </w:tc>
        <w:tc>
          <w:tcPr>
            <w:tcW w:w="8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A669624" w14:textId="77777777" w:rsidR="00D66C51" w:rsidRPr="00035280" w:rsidRDefault="00D66C51" w:rsidP="00D66C51">
            <w:pPr>
              <w:rPr>
                <w:sz w:val="18"/>
                <w:szCs w:val="18"/>
              </w:rPr>
            </w:pPr>
            <w:r w:rsidRPr="00035280">
              <w:rPr>
                <w:sz w:val="18"/>
                <w:szCs w:val="18"/>
              </w:rPr>
              <w:t>100% trained &amp; documented</w:t>
            </w:r>
          </w:p>
        </w:tc>
        <w:tc>
          <w:tcPr>
            <w:tcW w:w="66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C9A8792" w14:textId="77777777" w:rsidR="00D66C51" w:rsidRPr="00035280" w:rsidRDefault="00D66C51" w:rsidP="00D66C51">
            <w:pPr>
              <w:rPr>
                <w:sz w:val="18"/>
                <w:szCs w:val="18"/>
              </w:rPr>
            </w:pPr>
            <w:r w:rsidRPr="00035280">
              <w:rPr>
                <w:sz w:val="18"/>
                <w:szCs w:val="18"/>
              </w:rPr>
              <w:t>Annual refresher training</w:t>
            </w:r>
          </w:p>
        </w:tc>
        <w:tc>
          <w:tcPr>
            <w:tcW w:w="71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F4FB11F" w14:textId="527C0768" w:rsidR="00D66C51" w:rsidRPr="00035280" w:rsidRDefault="00D66C51" w:rsidP="00D66C51">
            <w:pPr>
              <w:rPr>
                <w:sz w:val="18"/>
                <w:szCs w:val="18"/>
              </w:rPr>
            </w:pPr>
            <w:r w:rsidRPr="00035280">
              <w:rPr>
                <w:sz w:val="18"/>
                <w:szCs w:val="18"/>
              </w:rPr>
              <w:t>Collecting</w:t>
            </w:r>
          </w:p>
        </w:tc>
        <w:tc>
          <w:tcPr>
            <w:tcW w:w="10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F4ADE3B" w14:textId="77777777" w:rsidR="00D66C51" w:rsidRPr="00035280" w:rsidRDefault="00D66C51" w:rsidP="00D66C51">
            <w:pPr>
              <w:rPr>
                <w:sz w:val="18"/>
                <w:szCs w:val="18"/>
              </w:rPr>
            </w:pPr>
            <w:r w:rsidRPr="00035280">
              <w:rPr>
                <w:sz w:val="18"/>
                <w:szCs w:val="18"/>
              </w:rPr>
              <w:t>QMO / Production Mgmt.</w:t>
            </w:r>
          </w:p>
        </w:tc>
        <w:tc>
          <w:tcPr>
            <w:tcW w:w="6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63C73E5" w14:textId="77777777" w:rsidR="00D66C51" w:rsidRPr="00035280" w:rsidRDefault="00D66C51" w:rsidP="00035280">
            <w:pPr>
              <w:keepNext/>
              <w:rPr>
                <w:sz w:val="18"/>
                <w:szCs w:val="18"/>
              </w:rPr>
            </w:pPr>
            <w:r w:rsidRPr="00035280">
              <w:rPr>
                <w:sz w:val="18"/>
                <w:szCs w:val="18"/>
              </w:rPr>
              <w:t>Annually</w:t>
            </w:r>
          </w:p>
        </w:tc>
      </w:tr>
    </w:tbl>
    <w:p w14:paraId="00D161EF" w14:textId="0CC7F49D" w:rsidR="00190814" w:rsidRDefault="00190814" w:rsidP="00035280">
      <w:pPr>
        <w:pStyle w:val="Beschriftung"/>
        <w:jc w:val="center"/>
      </w:pPr>
      <w:bookmarkStart w:id="35" w:name="_Toc227592322"/>
      <w:r>
        <w:t xml:space="preserve">Table </w:t>
      </w:r>
      <w:r w:rsidR="00054806">
        <w:fldChar w:fldCharType="begin"/>
      </w:r>
      <w:r w:rsidR="00054806">
        <w:instrText xml:space="preserve"> SEQ Table \* ARABIC </w:instrText>
      </w:r>
      <w:r w:rsidR="00054806">
        <w:fldChar w:fldCharType="separate"/>
      </w:r>
      <w:r w:rsidR="00B026EF">
        <w:rPr>
          <w:noProof/>
        </w:rPr>
        <w:t>4</w:t>
      </w:r>
      <w:r w:rsidR="00054806">
        <w:rPr>
          <w:noProof/>
        </w:rPr>
        <w:fldChar w:fldCharType="end"/>
      </w:r>
      <w:r w:rsidR="000A5BA5">
        <w:t>: Quantitative objectives waste</w:t>
      </w:r>
      <w:bookmarkEnd w:id="35"/>
    </w:p>
    <w:p w14:paraId="747369D1" w14:textId="107B674B" w:rsidR="00D66C51" w:rsidRDefault="00D66C51" w:rsidP="00D66C51">
      <w:r>
        <w:rPr>
          <w:b/>
          <w:bCs/>
          <w:color w:val="2E75B6"/>
          <w:sz w:val="18"/>
          <w:szCs w:val="18"/>
        </w:rPr>
        <w:br/>
      </w:r>
      <w:commentRangeStart w:id="36"/>
      <w:commentRangeStart w:id="37"/>
      <w:del w:id="38" w:author="Jörg Lucas" w:date="2026-05-05T16:53:00Z">
        <w:r w:rsidDel="006A3249">
          <w:rPr>
            <w:b/>
            <w:bCs/>
            <w:color w:val="2E75B6"/>
            <w:sz w:val="18"/>
            <w:szCs w:val="18"/>
          </w:rPr>
          <w:delText>Measures 2026: Introduction of GHG calculator (e.g. DEFRA factors)  |  Fleet analysis  |  Communication of CO</w:delText>
        </w:r>
        <w:r w:rsidDel="006A3249">
          <w:rPr>
            <w:rFonts w:ascii="Cambria Math" w:hAnsi="Cambria Math" w:cs="Cambria Math"/>
            <w:b/>
            <w:bCs/>
            <w:color w:val="2E75B6"/>
            <w:sz w:val="18"/>
            <w:szCs w:val="18"/>
          </w:rPr>
          <w:delText>₂</w:delText>
        </w:r>
        <w:r w:rsidDel="006A3249">
          <w:rPr>
            <w:b/>
            <w:bCs/>
            <w:color w:val="2E75B6"/>
            <w:sz w:val="18"/>
            <w:szCs w:val="18"/>
          </w:rPr>
          <w:delText xml:space="preserve"> benefit to customers</w:delText>
        </w:r>
        <w:commentRangeEnd w:id="36"/>
        <w:r w:rsidR="00F127E9" w:rsidDel="006A3249">
          <w:rPr>
            <w:rStyle w:val="Kommentarzeichen"/>
            <w:sz w:val="22"/>
            <w:szCs w:val="22"/>
          </w:rPr>
          <w:commentReference w:id="36"/>
        </w:r>
      </w:del>
      <w:commentRangeEnd w:id="37"/>
      <w:r w:rsidR="006A3249">
        <w:rPr>
          <w:rStyle w:val="Kommentarzeichen"/>
        </w:rPr>
        <w:commentReference w:id="37"/>
      </w:r>
    </w:p>
    <w:p w14:paraId="1DD90ED4" w14:textId="77777777" w:rsidR="00D66C51" w:rsidRDefault="00D66C51"/>
    <w:p w14:paraId="2E0465E8" w14:textId="77777777" w:rsidR="007D0761" w:rsidRDefault="007D0761"/>
    <w:p w14:paraId="4699F829" w14:textId="77777777" w:rsidR="007D0761" w:rsidRDefault="007D0761"/>
    <w:p w14:paraId="649F88E6" w14:textId="1E6FAF2C" w:rsidR="00F127E9" w:rsidRDefault="00F127E9">
      <w:r>
        <w:br w:type="page"/>
      </w:r>
    </w:p>
    <w:p w14:paraId="6BFE15CD" w14:textId="77777777" w:rsidR="00721BE3" w:rsidRDefault="00D71F29">
      <w:pPr>
        <w:pStyle w:val="berschrift2"/>
      </w:pPr>
      <w:bookmarkStart w:id="39" w:name="_Toc227592293"/>
      <w:r>
        <w:lastRenderedPageBreak/>
        <w:t>3.4 Chemical Management</w:t>
      </w:r>
      <w:bookmarkEnd w:id="39"/>
    </w:p>
    <w:p w14:paraId="0D974D51" w14:textId="77777777" w:rsidR="00721BE3" w:rsidRDefault="00D71F29">
      <w:r>
        <w:rPr>
          <w:b/>
          <w:bCs/>
        </w:rPr>
        <w:t>Commitment:</w:t>
      </w:r>
    </w:p>
    <w:p w14:paraId="007DC903" w14:textId="2D3FD721" w:rsidR="00721BE3" w:rsidRDefault="00D71F29" w:rsidP="00035280">
      <w:pPr>
        <w:jc w:val="both"/>
      </w:pPr>
      <w:r>
        <w:t>Prestige Promotion ensures the safe and legally compliant handling of all hazardous substances in its operations, in accordance with REACH, GHS/CLP and internal operating instructions</w:t>
      </w:r>
      <w:r w:rsidR="005B2EE7">
        <w:t xml:space="preserve">. </w:t>
      </w:r>
      <w:r w:rsidRPr="006A3249">
        <w:t>The use of hazardous substances is continuously reviewed with the goal of substitution and minimisation, protecting employees, pharmaceutical products and the environment.</w:t>
      </w:r>
    </w:p>
    <w:p w14:paraId="74952E7C" w14:textId="77777777" w:rsidR="00721BE3" w:rsidRDefault="00721BE3"/>
    <w:p w14:paraId="1A25464F" w14:textId="77777777" w:rsidR="00721BE3" w:rsidRDefault="00D71F29">
      <w:r>
        <w:rPr>
          <w:b/>
          <w:bCs/>
        </w:rPr>
        <w:t>Measures:</w:t>
      </w:r>
    </w:p>
    <w:p w14:paraId="2306FC13" w14:textId="21B321CE" w:rsidR="00721BE3" w:rsidRPr="007008D8" w:rsidRDefault="00D71F29" w:rsidP="00035280">
      <w:pPr>
        <w:pStyle w:val="Listenabsatz"/>
        <w:numPr>
          <w:ilvl w:val="0"/>
          <w:numId w:val="2"/>
        </w:numPr>
        <w:spacing w:before="120"/>
        <w:ind w:left="714" w:hanging="357"/>
        <w:jc w:val="both"/>
        <w:rPr>
          <w:highlight w:val="yellow"/>
        </w:rPr>
      </w:pPr>
      <w:commentRangeStart w:id="40"/>
      <w:commentRangeStart w:id="41"/>
      <w:r w:rsidRPr="007008D8">
        <w:rPr>
          <w:highlight w:val="yellow"/>
        </w:rPr>
        <w:t>Maintenance and annual review of a complete Hazardous Substances Register covering all chemicals including hot-melt adhesives (</w:t>
      </w:r>
      <w:proofErr w:type="gramStart"/>
      <w:r w:rsidRPr="007008D8">
        <w:rPr>
          <w:highlight w:val="yellow"/>
        </w:rPr>
        <w:t>e.g.</w:t>
      </w:r>
      <w:proofErr w:type="gramEnd"/>
      <w:r w:rsidRPr="007008D8">
        <w:rPr>
          <w:highlight w:val="yellow"/>
        </w:rPr>
        <w:t xml:space="preserve"> TECHNOMELT SUPRA used on secondary packaging lines), industrial and pharmaceutical-grade cleaning agents, sanitisers, solvents, and maintenance chemicals – with quantities, storage locations, and responsible persons documented.</w:t>
      </w:r>
    </w:p>
    <w:p w14:paraId="5E01214B" w14:textId="70249B26" w:rsidR="00721BE3" w:rsidRPr="007008D8" w:rsidRDefault="00D71F29" w:rsidP="00035280">
      <w:pPr>
        <w:pStyle w:val="Listenabsatz"/>
        <w:numPr>
          <w:ilvl w:val="0"/>
          <w:numId w:val="2"/>
        </w:numPr>
        <w:spacing w:before="120"/>
        <w:ind w:left="714" w:hanging="357"/>
        <w:jc w:val="both"/>
        <w:rPr>
          <w:highlight w:val="yellow"/>
        </w:rPr>
      </w:pPr>
      <w:r w:rsidRPr="007008D8">
        <w:rPr>
          <w:highlight w:val="yellow"/>
        </w:rPr>
        <w:t>Provision and regular updating of current Safety Data Sheets for every hazardous substance on site, stored both digitally in the document management system and in physical binders accessible at each point of use, ensuring employees can access safety information at all times.</w:t>
      </w:r>
    </w:p>
    <w:p w14:paraId="6C672385" w14:textId="77777777" w:rsidR="00721BE3" w:rsidRPr="007008D8" w:rsidRDefault="00D71F29" w:rsidP="00035280">
      <w:pPr>
        <w:pStyle w:val="Listenabsatz"/>
        <w:numPr>
          <w:ilvl w:val="0"/>
          <w:numId w:val="2"/>
        </w:numPr>
        <w:spacing w:before="120"/>
        <w:ind w:left="714" w:hanging="357"/>
        <w:jc w:val="both"/>
        <w:rPr>
          <w:highlight w:val="yellow"/>
        </w:rPr>
      </w:pPr>
      <w:r w:rsidRPr="007008D8">
        <w:rPr>
          <w:highlight w:val="yellow"/>
        </w:rPr>
        <w:t>Structured substitution review process for all hazardous substances: where a substance is classified as hazardous under GHS/CLP (</w:t>
      </w:r>
      <w:proofErr w:type="gramStart"/>
      <w:r w:rsidRPr="007008D8">
        <w:rPr>
          <w:highlight w:val="yellow"/>
        </w:rPr>
        <w:t>e.g.</w:t>
      </w:r>
      <w:proofErr w:type="gramEnd"/>
      <w:r w:rsidRPr="007008D8">
        <w:rPr>
          <w:highlight w:val="yellow"/>
        </w:rPr>
        <w:t xml:space="preserve"> CMR categories, aquatic toxicity), the HSE Officer evaluates technically feasible and commercially available alternatives with a lower hazard profile, and documents the review outcome regardless of whether substitution proceeds.</w:t>
      </w:r>
    </w:p>
    <w:p w14:paraId="4BCA8706" w14:textId="03D3EA30" w:rsidR="00721BE3" w:rsidRPr="007008D8" w:rsidRDefault="00D71F29" w:rsidP="00035280">
      <w:pPr>
        <w:pStyle w:val="Listenabsatz"/>
        <w:numPr>
          <w:ilvl w:val="0"/>
          <w:numId w:val="2"/>
        </w:numPr>
        <w:spacing w:before="120"/>
        <w:ind w:left="714" w:hanging="357"/>
        <w:jc w:val="both"/>
        <w:rPr>
          <w:highlight w:val="yellow"/>
        </w:rPr>
      </w:pPr>
      <w:r w:rsidRPr="007008D8">
        <w:rPr>
          <w:highlight w:val="yellow"/>
        </w:rPr>
        <w:t>Mandatory employee training on all relevant operating instructions, including BA-37, BA-38 and BA-40, covering safe handling procedures, required personal protective equipment (PPE), emergency response actions, and proper disposal routes for each hazardous substance category used on site.</w:t>
      </w:r>
    </w:p>
    <w:p w14:paraId="33AAC5A0" w14:textId="1B9F5235" w:rsidR="00721BE3" w:rsidRPr="007008D8" w:rsidRDefault="00D71F29" w:rsidP="00035280">
      <w:pPr>
        <w:pStyle w:val="Listenabsatz"/>
        <w:numPr>
          <w:ilvl w:val="0"/>
          <w:numId w:val="2"/>
        </w:numPr>
        <w:spacing w:before="120"/>
        <w:ind w:left="714" w:hanging="357"/>
        <w:jc w:val="both"/>
        <w:rPr>
          <w:highlight w:val="yellow"/>
        </w:rPr>
      </w:pPr>
      <w:r w:rsidRPr="007008D8">
        <w:rPr>
          <w:highlight w:val="yellow"/>
        </w:rPr>
        <w:t>Safe and segregated storage of all hazardous chemicals in designated, ventilated storage areas with appropriate containment (drip trays, spill kits), applicable fire protection requirements, ensuring incompatible substances are physically separated at all times.</w:t>
      </w:r>
    </w:p>
    <w:p w14:paraId="396C59CD" w14:textId="77777777" w:rsidR="00721BE3" w:rsidRPr="007008D8" w:rsidRDefault="00D71F29" w:rsidP="00035280">
      <w:pPr>
        <w:pStyle w:val="Listenabsatz"/>
        <w:numPr>
          <w:ilvl w:val="0"/>
          <w:numId w:val="2"/>
        </w:numPr>
        <w:spacing w:before="120"/>
        <w:ind w:left="714" w:hanging="357"/>
        <w:jc w:val="both"/>
        <w:rPr>
          <w:highlight w:val="yellow"/>
        </w:rPr>
      </w:pPr>
      <w:r w:rsidRPr="007008D8">
        <w:rPr>
          <w:highlight w:val="yellow"/>
        </w:rPr>
        <w:t>Strict prevention of hazardous substances entering the wastewater system: all liquid chemical residues, wash waters and contaminated materials are collected separately and disposed of through licensed hazardous waste channels, with disposal records maintained as part of the waste documentation system.</w:t>
      </w:r>
    </w:p>
    <w:p w14:paraId="12593F8A" w14:textId="1213CCD6" w:rsidR="00D66C51" w:rsidRPr="007008D8" w:rsidRDefault="00D71F29" w:rsidP="00035280">
      <w:pPr>
        <w:pStyle w:val="Listenabsatz"/>
        <w:numPr>
          <w:ilvl w:val="0"/>
          <w:numId w:val="2"/>
        </w:numPr>
        <w:spacing w:before="120"/>
        <w:ind w:left="714" w:hanging="357"/>
        <w:jc w:val="both"/>
        <w:rPr>
          <w:highlight w:val="yellow"/>
        </w:rPr>
      </w:pPr>
      <w:r w:rsidRPr="007008D8">
        <w:rPr>
          <w:highlight w:val="yellow"/>
        </w:rPr>
        <w:t>Minimisation of chemical quantities on site through demand-based procurement and controlled stock management, reducing both the risk of spills and the volume of chemical waste requiring disposal at end of shelf life.</w:t>
      </w:r>
      <w:commentRangeEnd w:id="40"/>
      <w:r w:rsidR="00DC58A6" w:rsidRPr="007008D8">
        <w:rPr>
          <w:rStyle w:val="Kommentarzeichen"/>
          <w:sz w:val="22"/>
          <w:szCs w:val="22"/>
          <w:highlight w:val="yellow"/>
        </w:rPr>
        <w:commentReference w:id="40"/>
      </w:r>
      <w:commentRangeEnd w:id="41"/>
      <w:r w:rsidR="00BE422B">
        <w:rPr>
          <w:rStyle w:val="Kommentarzeichen"/>
        </w:rPr>
        <w:commentReference w:id="41"/>
      </w:r>
    </w:p>
    <w:p w14:paraId="52D7E1D6" w14:textId="77777777" w:rsidR="00760D33" w:rsidRDefault="00760D33" w:rsidP="00760D33">
      <w:pPr>
        <w:pStyle w:val="Listenabsatz"/>
        <w:ind w:left="720"/>
        <w:rPr>
          <w:highlight w:val="yellow"/>
        </w:rPr>
      </w:pPr>
    </w:p>
    <w:p w14:paraId="76B78E27" w14:textId="77777777" w:rsidR="00F127E9" w:rsidRDefault="00F127E9">
      <w:pPr>
        <w:rPr>
          <w:b/>
          <w:bCs/>
        </w:rPr>
      </w:pPr>
      <w:r>
        <w:rPr>
          <w:b/>
          <w:bCs/>
        </w:rPr>
        <w:br w:type="page"/>
      </w:r>
    </w:p>
    <w:p w14:paraId="6611693B" w14:textId="6A1D078D" w:rsidR="00966F93" w:rsidRDefault="00D66C51" w:rsidP="00D66C51">
      <w:pPr>
        <w:rPr>
          <w:b/>
          <w:bCs/>
        </w:rPr>
      </w:pPr>
      <w:r w:rsidRPr="00D66C51">
        <w:rPr>
          <w:b/>
          <w:bCs/>
        </w:rPr>
        <w:lastRenderedPageBreak/>
        <w:t>Quantitative Objectives — Chemical Management:</w:t>
      </w:r>
    </w:p>
    <w:p w14:paraId="093A14DD" w14:textId="77777777" w:rsidR="00966F93" w:rsidRPr="00D66C51" w:rsidRDefault="00966F93" w:rsidP="00D66C51">
      <w:pPr>
        <w:rPr>
          <w:b/>
          <w:bCs/>
        </w:rPr>
      </w:pPr>
    </w:p>
    <w:p w14:paraId="4406A743" w14:textId="77777777" w:rsidR="00D66C51" w:rsidRPr="00D66C51" w:rsidRDefault="00D66C51" w:rsidP="00D66C51">
      <w:pPr>
        <w:rPr>
          <w:sz w:val="18"/>
          <w:szCs w:val="18"/>
        </w:rPr>
      </w:pPr>
      <w:r w:rsidRPr="00D66C51">
        <w:rPr>
          <w:i/>
          <w:iCs/>
          <w:sz w:val="18"/>
          <w:szCs w:val="18"/>
        </w:rPr>
        <w:t>Note: Hazardous substances register and SDS (BA-37, BA-38, BA-40, etc.) already available. Focus: updating, substitution review and comprehensive documentation.</w:t>
      </w:r>
    </w:p>
    <w:p w14:paraId="4E4B8091" w14:textId="77777777" w:rsidR="00D66C51" w:rsidRPr="00D66C51" w:rsidRDefault="00D66C51" w:rsidP="00D66C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1522"/>
        <w:gridCol w:w="1522"/>
        <w:gridCol w:w="1259"/>
        <w:gridCol w:w="1881"/>
        <w:gridCol w:w="1125"/>
      </w:tblGrid>
      <w:tr w:rsidR="00D66C51" w:rsidRPr="00D66C51" w14:paraId="5F61662C" w14:textId="77777777" w:rsidTr="00C31CFE">
        <w:trPr>
          <w:tblHeader/>
        </w:trPr>
        <w:tc>
          <w:tcPr>
            <w:tcW w:w="946"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4190229A" w14:textId="77777777" w:rsidR="00D66C51" w:rsidRPr="00F62DF3" w:rsidRDefault="00D66C51" w:rsidP="00C31CFE">
            <w:pPr>
              <w:rPr>
                <w:color w:val="FFFFFF" w:themeColor="background1"/>
              </w:rPr>
            </w:pPr>
            <w:r w:rsidRPr="00F62DF3">
              <w:rPr>
                <w:b/>
                <w:bCs/>
                <w:color w:val="FFFFFF" w:themeColor="background1"/>
              </w:rPr>
              <w:t>KPI / Indicator</w:t>
            </w:r>
          </w:p>
        </w:tc>
        <w:tc>
          <w:tcPr>
            <w:tcW w:w="84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518C4550" w14:textId="77777777" w:rsidR="00D66C51" w:rsidRPr="00F62DF3" w:rsidRDefault="00D66C51" w:rsidP="00C31CFE">
            <w:pPr>
              <w:rPr>
                <w:color w:val="FFFFFF" w:themeColor="background1"/>
              </w:rPr>
            </w:pPr>
            <w:r w:rsidRPr="00F62DF3">
              <w:rPr>
                <w:b/>
                <w:bCs/>
                <w:color w:val="FFFFFF" w:themeColor="background1"/>
              </w:rPr>
              <w:t>Interim Target 2026</w:t>
            </w:r>
          </w:p>
        </w:tc>
        <w:tc>
          <w:tcPr>
            <w:tcW w:w="84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0D4BDFF6" w14:textId="77777777" w:rsidR="00D66C51" w:rsidRPr="00F62DF3" w:rsidRDefault="00D66C51" w:rsidP="00C31CFE">
            <w:pPr>
              <w:rPr>
                <w:color w:val="FFFFFF" w:themeColor="background1"/>
              </w:rPr>
            </w:pPr>
            <w:r w:rsidRPr="00F62DF3">
              <w:rPr>
                <w:b/>
                <w:bCs/>
                <w:color w:val="FFFFFF" w:themeColor="background1"/>
              </w:rPr>
              <w:t>Target 2027</w:t>
            </w:r>
          </w:p>
        </w:tc>
        <w:tc>
          <w:tcPr>
            <w:tcW w:w="69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2DBA84D" w14:textId="77777777" w:rsidR="00D66C51" w:rsidRPr="00F62DF3" w:rsidRDefault="00D66C51" w:rsidP="00C31CFE">
            <w:pPr>
              <w:rPr>
                <w:color w:val="FFFFFF" w:themeColor="background1"/>
              </w:rPr>
            </w:pPr>
            <w:r w:rsidRPr="00F62DF3">
              <w:rPr>
                <w:b/>
                <w:bCs/>
                <w:color w:val="FFFFFF" w:themeColor="background1"/>
              </w:rPr>
              <w:t>Status</w:t>
            </w:r>
          </w:p>
        </w:tc>
        <w:tc>
          <w:tcPr>
            <w:tcW w:w="104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2FD453D6" w14:textId="77777777" w:rsidR="00D66C51" w:rsidRPr="00F62DF3" w:rsidRDefault="00D66C51" w:rsidP="00C31CFE">
            <w:pPr>
              <w:rPr>
                <w:color w:val="FFFFFF" w:themeColor="background1"/>
              </w:rPr>
            </w:pPr>
            <w:r w:rsidRPr="00F62DF3">
              <w:rPr>
                <w:b/>
                <w:bCs/>
                <w:color w:val="FFFFFF" w:themeColor="background1"/>
              </w:rPr>
              <w:t>Responsibility</w:t>
            </w:r>
          </w:p>
        </w:tc>
        <w:tc>
          <w:tcPr>
            <w:tcW w:w="62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7FA1059D" w14:textId="77777777" w:rsidR="00D66C51" w:rsidRPr="00F62DF3" w:rsidRDefault="00D66C51" w:rsidP="00C31CFE">
            <w:pPr>
              <w:rPr>
                <w:color w:val="FFFFFF" w:themeColor="background1"/>
              </w:rPr>
            </w:pPr>
            <w:r w:rsidRPr="00F62DF3">
              <w:rPr>
                <w:b/>
                <w:bCs/>
                <w:color w:val="FFFFFF" w:themeColor="background1"/>
              </w:rPr>
              <w:t>Review</w:t>
            </w:r>
          </w:p>
        </w:tc>
      </w:tr>
      <w:tr w:rsidR="00D66C51" w:rsidRPr="00D66C51" w14:paraId="1F1FA144" w14:textId="77777777" w:rsidTr="00C31CFE">
        <w:tc>
          <w:tcPr>
            <w:tcW w:w="94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69995DA" w14:textId="77777777" w:rsidR="00D66C51" w:rsidRPr="00035280" w:rsidRDefault="00D66C51" w:rsidP="00C31CFE">
            <w:pPr>
              <w:rPr>
                <w:sz w:val="18"/>
                <w:szCs w:val="18"/>
              </w:rPr>
            </w:pPr>
            <w:r w:rsidRPr="00035280">
              <w:rPr>
                <w:sz w:val="18"/>
                <w:szCs w:val="18"/>
              </w:rPr>
              <w:t>Hazardous substances register complete &amp; up to date</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D16AD4E" w14:textId="77777777" w:rsidR="00D66C51" w:rsidRPr="00035280" w:rsidRDefault="00D66C51" w:rsidP="00C31CFE">
            <w:pPr>
              <w:rPr>
                <w:sz w:val="18"/>
                <w:szCs w:val="18"/>
              </w:rPr>
            </w:pPr>
            <w:r w:rsidRPr="00035280">
              <w:rPr>
                <w:sz w:val="18"/>
                <w:szCs w:val="18"/>
              </w:rPr>
              <w:t>100% complete &amp; validated</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A034C66" w14:textId="77777777" w:rsidR="00D66C51" w:rsidRPr="00035280" w:rsidRDefault="00D66C51" w:rsidP="00C31CFE">
            <w:pPr>
              <w:rPr>
                <w:sz w:val="18"/>
                <w:szCs w:val="18"/>
              </w:rPr>
            </w:pPr>
            <w:r w:rsidRPr="00035280">
              <w:rPr>
                <w:sz w:val="18"/>
                <w:szCs w:val="18"/>
              </w:rPr>
              <w:t>Updated annually</w:t>
            </w:r>
          </w:p>
        </w:tc>
        <w:tc>
          <w:tcPr>
            <w:tcW w:w="69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B96AE55" w14:textId="6DC07550" w:rsidR="00D66C51" w:rsidRPr="00035280" w:rsidRDefault="00D66C51" w:rsidP="00C31CFE">
            <w:pPr>
              <w:rPr>
                <w:sz w:val="18"/>
                <w:szCs w:val="18"/>
              </w:rPr>
            </w:pPr>
            <w:r w:rsidRPr="00035280">
              <w:rPr>
                <w:sz w:val="18"/>
                <w:szCs w:val="18"/>
              </w:rPr>
              <w:t>Ongoing</w:t>
            </w:r>
          </w:p>
        </w:tc>
        <w:tc>
          <w:tcPr>
            <w:tcW w:w="104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EAAE572" w14:textId="77777777" w:rsidR="00D66C51" w:rsidRPr="00035280" w:rsidRDefault="00D66C51" w:rsidP="00C31CFE">
            <w:pPr>
              <w:rPr>
                <w:sz w:val="18"/>
                <w:szCs w:val="18"/>
              </w:rPr>
            </w:pPr>
            <w:r w:rsidRPr="00035280">
              <w:rPr>
                <w:sz w:val="18"/>
                <w:szCs w:val="18"/>
              </w:rPr>
              <w:t>QMO / HSE</w:t>
            </w:r>
          </w:p>
        </w:tc>
        <w:tc>
          <w:tcPr>
            <w:tcW w:w="62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D3115D7" w14:textId="77777777" w:rsidR="00D66C51" w:rsidRPr="00035280" w:rsidRDefault="00D66C51" w:rsidP="00C31CFE">
            <w:pPr>
              <w:rPr>
                <w:sz w:val="18"/>
                <w:szCs w:val="18"/>
              </w:rPr>
            </w:pPr>
            <w:r w:rsidRPr="00035280">
              <w:rPr>
                <w:sz w:val="18"/>
                <w:szCs w:val="18"/>
              </w:rPr>
              <w:t>Annually</w:t>
            </w:r>
          </w:p>
        </w:tc>
      </w:tr>
      <w:tr w:rsidR="00D66C51" w:rsidRPr="00D66C51" w14:paraId="3A085B97" w14:textId="77777777" w:rsidTr="00C31CFE">
        <w:tc>
          <w:tcPr>
            <w:tcW w:w="94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B7A5E1C" w14:textId="77777777" w:rsidR="00D66C51" w:rsidRPr="00035280" w:rsidRDefault="00D66C51" w:rsidP="00C31CFE">
            <w:pPr>
              <w:rPr>
                <w:sz w:val="18"/>
                <w:szCs w:val="18"/>
              </w:rPr>
            </w:pPr>
            <w:r w:rsidRPr="00035280">
              <w:rPr>
                <w:sz w:val="18"/>
                <w:szCs w:val="18"/>
              </w:rPr>
              <w:t>Safety Data Sheets (SDS) available for all substances</w:t>
            </w:r>
          </w:p>
        </w:tc>
        <w:tc>
          <w:tcPr>
            <w:tcW w:w="84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07918AF" w14:textId="77777777" w:rsidR="00D66C51" w:rsidRPr="00035280" w:rsidRDefault="00D66C51" w:rsidP="00C31CFE">
            <w:pPr>
              <w:rPr>
                <w:sz w:val="18"/>
                <w:szCs w:val="18"/>
              </w:rPr>
            </w:pPr>
            <w:r w:rsidRPr="00035280">
              <w:rPr>
                <w:sz w:val="18"/>
                <w:szCs w:val="18"/>
              </w:rPr>
              <w:t>100% complete</w:t>
            </w:r>
          </w:p>
        </w:tc>
        <w:tc>
          <w:tcPr>
            <w:tcW w:w="84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0B4DA7A" w14:textId="77777777" w:rsidR="00D66C51" w:rsidRPr="00035280" w:rsidRDefault="00D66C51" w:rsidP="00C31CFE">
            <w:pPr>
              <w:rPr>
                <w:sz w:val="18"/>
                <w:szCs w:val="18"/>
              </w:rPr>
            </w:pPr>
            <w:r w:rsidRPr="00035280">
              <w:rPr>
                <w:sz w:val="18"/>
                <w:szCs w:val="18"/>
              </w:rPr>
              <w:t>100% current (max. 3 years)</w:t>
            </w:r>
          </w:p>
        </w:tc>
        <w:tc>
          <w:tcPr>
            <w:tcW w:w="69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52E3930" w14:textId="31E03A5F" w:rsidR="00D66C51" w:rsidRPr="00035280" w:rsidRDefault="00D66C51" w:rsidP="00C31CFE">
            <w:pPr>
              <w:rPr>
                <w:sz w:val="18"/>
                <w:szCs w:val="18"/>
              </w:rPr>
            </w:pPr>
            <w:r w:rsidRPr="00035280">
              <w:rPr>
                <w:sz w:val="18"/>
                <w:szCs w:val="18"/>
              </w:rPr>
              <w:t>Ongoing</w:t>
            </w:r>
          </w:p>
        </w:tc>
        <w:tc>
          <w:tcPr>
            <w:tcW w:w="104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954A920" w14:textId="77777777" w:rsidR="00D66C51" w:rsidRPr="00035280" w:rsidRDefault="00D66C51" w:rsidP="00C31CFE">
            <w:pPr>
              <w:rPr>
                <w:sz w:val="18"/>
                <w:szCs w:val="18"/>
              </w:rPr>
            </w:pPr>
            <w:r w:rsidRPr="00035280">
              <w:rPr>
                <w:sz w:val="18"/>
                <w:szCs w:val="18"/>
              </w:rPr>
              <w:t>QMO / HSE</w:t>
            </w:r>
          </w:p>
        </w:tc>
        <w:tc>
          <w:tcPr>
            <w:tcW w:w="62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FE908ED" w14:textId="77777777" w:rsidR="00D66C51" w:rsidRPr="00035280" w:rsidRDefault="00D66C51" w:rsidP="00C31CFE">
            <w:pPr>
              <w:rPr>
                <w:sz w:val="18"/>
                <w:szCs w:val="18"/>
              </w:rPr>
            </w:pPr>
            <w:r w:rsidRPr="00035280">
              <w:rPr>
                <w:sz w:val="18"/>
                <w:szCs w:val="18"/>
              </w:rPr>
              <w:t>Annually</w:t>
            </w:r>
          </w:p>
        </w:tc>
      </w:tr>
      <w:tr w:rsidR="00D66C51" w:rsidRPr="00D66C51" w14:paraId="5C26DF9B" w14:textId="77777777" w:rsidTr="00C31CFE">
        <w:tc>
          <w:tcPr>
            <w:tcW w:w="94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DAE947B" w14:textId="77777777" w:rsidR="00D66C51" w:rsidRPr="00035280" w:rsidRDefault="00D66C51" w:rsidP="00C31CFE">
            <w:pPr>
              <w:rPr>
                <w:sz w:val="18"/>
                <w:szCs w:val="18"/>
              </w:rPr>
            </w:pPr>
            <w:r w:rsidRPr="00035280">
              <w:rPr>
                <w:sz w:val="18"/>
                <w:szCs w:val="18"/>
              </w:rPr>
              <w:t>Substitution reviews conducted &amp; documented</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D8330B6" w14:textId="77777777" w:rsidR="00D66C51" w:rsidRPr="00035280" w:rsidRDefault="00D66C51" w:rsidP="00C31CFE">
            <w:pPr>
              <w:rPr>
                <w:sz w:val="18"/>
                <w:szCs w:val="18"/>
              </w:rPr>
            </w:pPr>
            <w:r w:rsidRPr="00035280">
              <w:rPr>
                <w:sz w:val="18"/>
                <w:szCs w:val="18"/>
              </w:rPr>
              <w:t>50% of substances reviewed</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CF0A40A" w14:textId="77777777" w:rsidR="00D66C51" w:rsidRPr="00035280" w:rsidRDefault="00D66C51" w:rsidP="00C31CFE">
            <w:pPr>
              <w:rPr>
                <w:sz w:val="18"/>
                <w:szCs w:val="18"/>
              </w:rPr>
            </w:pPr>
            <w:r w:rsidRPr="00035280">
              <w:rPr>
                <w:sz w:val="18"/>
                <w:szCs w:val="18"/>
              </w:rPr>
              <w:t>100% reviewed &amp; documented</w:t>
            </w:r>
          </w:p>
        </w:tc>
        <w:tc>
          <w:tcPr>
            <w:tcW w:w="69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6D1D905" w14:textId="022C1A58" w:rsidR="00D66C51" w:rsidRPr="00035280" w:rsidRDefault="00D66C51" w:rsidP="00C31CFE">
            <w:pPr>
              <w:rPr>
                <w:sz w:val="18"/>
                <w:szCs w:val="18"/>
              </w:rPr>
            </w:pPr>
            <w:r w:rsidRPr="00035280">
              <w:rPr>
                <w:sz w:val="18"/>
                <w:szCs w:val="18"/>
              </w:rPr>
              <w:t xml:space="preserve"> Collecting</w:t>
            </w:r>
          </w:p>
        </w:tc>
        <w:tc>
          <w:tcPr>
            <w:tcW w:w="104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B7F4FEF" w14:textId="77777777" w:rsidR="00D66C51" w:rsidRPr="00035280" w:rsidRDefault="00D66C51" w:rsidP="00C31CFE">
            <w:pPr>
              <w:rPr>
                <w:sz w:val="18"/>
                <w:szCs w:val="18"/>
              </w:rPr>
            </w:pPr>
            <w:r w:rsidRPr="00035280">
              <w:rPr>
                <w:sz w:val="18"/>
                <w:szCs w:val="18"/>
              </w:rPr>
              <w:t>QMO / HSE</w:t>
            </w:r>
          </w:p>
        </w:tc>
        <w:tc>
          <w:tcPr>
            <w:tcW w:w="62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E2A69BB" w14:textId="77777777" w:rsidR="00D66C51" w:rsidRPr="00035280" w:rsidRDefault="00D66C51" w:rsidP="00C31CFE">
            <w:pPr>
              <w:rPr>
                <w:sz w:val="18"/>
                <w:szCs w:val="18"/>
              </w:rPr>
            </w:pPr>
            <w:r w:rsidRPr="00035280">
              <w:rPr>
                <w:sz w:val="18"/>
                <w:szCs w:val="18"/>
              </w:rPr>
              <w:t>Annually</w:t>
            </w:r>
          </w:p>
        </w:tc>
      </w:tr>
      <w:tr w:rsidR="00D66C51" w:rsidRPr="00D66C51" w14:paraId="0C840BAF" w14:textId="77777777" w:rsidTr="00C31CFE">
        <w:tc>
          <w:tcPr>
            <w:tcW w:w="94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A5D31BF" w14:textId="77777777" w:rsidR="00D66C51" w:rsidRPr="00035280" w:rsidRDefault="00D66C51" w:rsidP="00C31CFE">
            <w:pPr>
              <w:rPr>
                <w:sz w:val="18"/>
                <w:szCs w:val="18"/>
              </w:rPr>
            </w:pPr>
            <w:r w:rsidRPr="00035280">
              <w:rPr>
                <w:sz w:val="18"/>
                <w:szCs w:val="18"/>
              </w:rPr>
              <w:t>Employee training on hazardous substances (% trained)</w:t>
            </w:r>
          </w:p>
        </w:tc>
        <w:tc>
          <w:tcPr>
            <w:tcW w:w="84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44A5091" w14:textId="77777777" w:rsidR="00D66C51" w:rsidRPr="00035280" w:rsidRDefault="00D66C51" w:rsidP="00C31CFE">
            <w:pPr>
              <w:rPr>
                <w:sz w:val="18"/>
                <w:szCs w:val="18"/>
              </w:rPr>
            </w:pPr>
            <w:r w:rsidRPr="00035280">
              <w:rPr>
                <w:sz w:val="18"/>
                <w:szCs w:val="18"/>
              </w:rPr>
              <w:t>100% documented</w:t>
            </w:r>
          </w:p>
        </w:tc>
        <w:tc>
          <w:tcPr>
            <w:tcW w:w="84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2019EE4" w14:textId="77777777" w:rsidR="00D66C51" w:rsidRPr="00035280" w:rsidRDefault="00D66C51" w:rsidP="00C31CFE">
            <w:pPr>
              <w:rPr>
                <w:sz w:val="18"/>
                <w:szCs w:val="18"/>
              </w:rPr>
            </w:pPr>
            <w:r w:rsidRPr="00035280">
              <w:rPr>
                <w:sz w:val="18"/>
                <w:szCs w:val="18"/>
              </w:rPr>
              <w:t>Annual repetition; as required</w:t>
            </w:r>
          </w:p>
        </w:tc>
        <w:tc>
          <w:tcPr>
            <w:tcW w:w="69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3399753" w14:textId="70FB4E8C" w:rsidR="00D66C51" w:rsidRPr="00035280" w:rsidRDefault="00D66C51" w:rsidP="00C31CFE">
            <w:pPr>
              <w:rPr>
                <w:sz w:val="18"/>
                <w:szCs w:val="18"/>
              </w:rPr>
            </w:pPr>
            <w:r w:rsidRPr="00035280">
              <w:rPr>
                <w:sz w:val="18"/>
                <w:szCs w:val="18"/>
              </w:rPr>
              <w:t xml:space="preserve"> Collecting</w:t>
            </w:r>
          </w:p>
        </w:tc>
        <w:tc>
          <w:tcPr>
            <w:tcW w:w="104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36F26CB" w14:textId="77777777" w:rsidR="00D66C51" w:rsidRPr="00035280" w:rsidRDefault="00D66C51" w:rsidP="00C31CFE">
            <w:pPr>
              <w:rPr>
                <w:sz w:val="18"/>
                <w:szCs w:val="18"/>
              </w:rPr>
            </w:pPr>
            <w:r w:rsidRPr="00035280">
              <w:rPr>
                <w:sz w:val="18"/>
                <w:szCs w:val="18"/>
              </w:rPr>
              <w:t>QMO / Production</w:t>
            </w:r>
          </w:p>
        </w:tc>
        <w:tc>
          <w:tcPr>
            <w:tcW w:w="62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A2FF2D8" w14:textId="77777777" w:rsidR="00D66C51" w:rsidRPr="00035280" w:rsidRDefault="00D66C51" w:rsidP="00C31CFE">
            <w:pPr>
              <w:rPr>
                <w:sz w:val="18"/>
                <w:szCs w:val="18"/>
              </w:rPr>
            </w:pPr>
            <w:r w:rsidRPr="00035280">
              <w:rPr>
                <w:sz w:val="18"/>
                <w:szCs w:val="18"/>
              </w:rPr>
              <w:t>Annually</w:t>
            </w:r>
          </w:p>
        </w:tc>
      </w:tr>
      <w:tr w:rsidR="00D66C51" w:rsidRPr="00D66C51" w14:paraId="695F602F" w14:textId="77777777" w:rsidTr="00C31CFE">
        <w:tc>
          <w:tcPr>
            <w:tcW w:w="94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0C0E96E" w14:textId="77777777" w:rsidR="00D66C51" w:rsidRPr="00035280" w:rsidRDefault="00D66C51" w:rsidP="00C31CFE">
            <w:pPr>
              <w:rPr>
                <w:sz w:val="18"/>
                <w:szCs w:val="18"/>
              </w:rPr>
            </w:pPr>
            <w:r w:rsidRPr="00035280">
              <w:rPr>
                <w:sz w:val="18"/>
                <w:szCs w:val="18"/>
              </w:rPr>
              <w:t>Chemical incidents / near-misses (number/year)</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3C7E4EC" w14:textId="77777777" w:rsidR="00D66C51" w:rsidRPr="00035280" w:rsidRDefault="00D66C51" w:rsidP="00C31CFE">
            <w:pPr>
              <w:rPr>
                <w:sz w:val="18"/>
                <w:szCs w:val="18"/>
              </w:rPr>
            </w:pPr>
            <w:r w:rsidRPr="00035280">
              <w:rPr>
                <w:sz w:val="18"/>
                <w:szCs w:val="18"/>
              </w:rPr>
              <w:t>Reporting system introduced</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6A601E8" w14:textId="77777777" w:rsidR="00D66C51" w:rsidRPr="00035280" w:rsidRDefault="00D66C51" w:rsidP="00C31CFE">
            <w:pPr>
              <w:rPr>
                <w:sz w:val="18"/>
                <w:szCs w:val="18"/>
              </w:rPr>
            </w:pPr>
            <w:r w:rsidRPr="00035280">
              <w:rPr>
                <w:sz w:val="18"/>
                <w:szCs w:val="18"/>
              </w:rPr>
              <w:t>Trend: 0 incidents</w:t>
            </w:r>
          </w:p>
        </w:tc>
        <w:tc>
          <w:tcPr>
            <w:tcW w:w="69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9A408C3" w14:textId="740153FC" w:rsidR="00D66C51" w:rsidRPr="00035280" w:rsidRDefault="00D66C51" w:rsidP="00C31CFE">
            <w:pPr>
              <w:rPr>
                <w:sz w:val="18"/>
                <w:szCs w:val="18"/>
              </w:rPr>
            </w:pPr>
            <w:r w:rsidRPr="00035280">
              <w:rPr>
                <w:sz w:val="18"/>
                <w:szCs w:val="18"/>
              </w:rPr>
              <w:t xml:space="preserve"> Collecting</w:t>
            </w:r>
          </w:p>
        </w:tc>
        <w:tc>
          <w:tcPr>
            <w:tcW w:w="104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4F0CE65" w14:textId="77777777" w:rsidR="00D66C51" w:rsidRPr="00035280" w:rsidRDefault="00D66C51" w:rsidP="00C31CFE">
            <w:pPr>
              <w:rPr>
                <w:sz w:val="18"/>
                <w:szCs w:val="18"/>
              </w:rPr>
            </w:pPr>
            <w:r w:rsidRPr="00035280">
              <w:rPr>
                <w:sz w:val="18"/>
                <w:szCs w:val="18"/>
              </w:rPr>
              <w:t>HSE / Production Mgmt.</w:t>
            </w:r>
          </w:p>
        </w:tc>
        <w:tc>
          <w:tcPr>
            <w:tcW w:w="62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52AE350" w14:textId="77777777" w:rsidR="00D66C51" w:rsidRPr="00035280" w:rsidRDefault="00D66C51" w:rsidP="00035280">
            <w:pPr>
              <w:keepNext/>
              <w:rPr>
                <w:sz w:val="18"/>
                <w:szCs w:val="18"/>
              </w:rPr>
            </w:pPr>
            <w:r w:rsidRPr="00035280">
              <w:rPr>
                <w:sz w:val="18"/>
                <w:szCs w:val="18"/>
              </w:rPr>
              <w:t>Semi-annually</w:t>
            </w:r>
          </w:p>
        </w:tc>
      </w:tr>
    </w:tbl>
    <w:p w14:paraId="0AF9C90A" w14:textId="08519749" w:rsidR="00D66C51" w:rsidRDefault="00B026EF" w:rsidP="00035280">
      <w:pPr>
        <w:pStyle w:val="Beschriftung"/>
        <w:jc w:val="center"/>
      </w:pPr>
      <w:bookmarkStart w:id="42" w:name="_Toc227592323"/>
      <w:r>
        <w:t xml:space="preserve">Table </w:t>
      </w:r>
      <w:r w:rsidR="00054806">
        <w:fldChar w:fldCharType="begin"/>
      </w:r>
      <w:r w:rsidR="00054806">
        <w:instrText xml:space="preserve"> SEQ Table \* ARABIC </w:instrText>
      </w:r>
      <w:r w:rsidR="00054806">
        <w:fldChar w:fldCharType="separate"/>
      </w:r>
      <w:r>
        <w:rPr>
          <w:noProof/>
        </w:rPr>
        <w:t>5</w:t>
      </w:r>
      <w:r w:rsidR="00054806">
        <w:rPr>
          <w:noProof/>
        </w:rPr>
        <w:fldChar w:fldCharType="end"/>
      </w:r>
      <w:r>
        <w:t>: Quantitative objectives</w:t>
      </w:r>
      <w:r w:rsidR="00A81E31">
        <w:t xml:space="preserve"> chemicals</w:t>
      </w:r>
      <w:bookmarkEnd w:id="42"/>
    </w:p>
    <w:p w14:paraId="2BA22F91" w14:textId="3D44C48B" w:rsidR="00D66C51" w:rsidDel="00BE422B" w:rsidRDefault="00D66C51" w:rsidP="00D66C51">
      <w:pPr>
        <w:rPr>
          <w:del w:id="43" w:author="Jörg Lucas" w:date="2026-05-05T16:55:00Z"/>
        </w:rPr>
      </w:pPr>
      <w:commentRangeStart w:id="44"/>
      <w:commentRangeStart w:id="45"/>
      <w:del w:id="46" w:author="Jörg Lucas" w:date="2026-05-05T16:55:00Z">
        <w:r w:rsidDel="00BE422B">
          <w:rPr>
            <w:b/>
            <w:bCs/>
            <w:color w:val="2E75B6"/>
            <w:sz w:val="18"/>
            <w:szCs w:val="18"/>
          </w:rPr>
          <w:delText>Measures 2026: Introduction of waste recording forms  |  Extended separation containers  |  Disposal certificate archive  |  Annual waste volume report</w:delText>
        </w:r>
        <w:commentRangeEnd w:id="44"/>
        <w:r w:rsidR="007008D8" w:rsidDel="00BE422B">
          <w:rPr>
            <w:rStyle w:val="Kommentarzeichen"/>
            <w:sz w:val="22"/>
            <w:szCs w:val="22"/>
          </w:rPr>
          <w:commentReference w:id="44"/>
        </w:r>
      </w:del>
      <w:commentRangeEnd w:id="45"/>
      <w:r w:rsidR="00BE422B">
        <w:rPr>
          <w:rStyle w:val="Kommentarzeichen"/>
        </w:rPr>
        <w:commentReference w:id="45"/>
      </w:r>
    </w:p>
    <w:p w14:paraId="6AC78C19" w14:textId="77777777" w:rsidR="00721BE3" w:rsidRDefault="00721BE3"/>
    <w:p w14:paraId="5C9B91C8" w14:textId="77777777" w:rsidR="005352DF" w:rsidRDefault="005352DF">
      <w:pPr>
        <w:rPr>
          <w:b/>
          <w:bCs/>
          <w:color w:val="2E75B6"/>
          <w:sz w:val="24"/>
          <w:szCs w:val="24"/>
        </w:rPr>
      </w:pPr>
      <w:r>
        <w:br w:type="page"/>
      </w:r>
    </w:p>
    <w:p w14:paraId="5D1021C0" w14:textId="49805DCE" w:rsidR="00721BE3" w:rsidRDefault="00D71F29">
      <w:pPr>
        <w:pStyle w:val="berschrift2"/>
      </w:pPr>
      <w:bookmarkStart w:id="47" w:name="_Toc227592294"/>
      <w:r>
        <w:lastRenderedPageBreak/>
        <w:t>3.5 Material Efficiency &amp; Sustainable Resources</w:t>
      </w:r>
      <w:bookmarkEnd w:id="47"/>
    </w:p>
    <w:p w14:paraId="4EEBACA0" w14:textId="77777777" w:rsidR="00721BE3" w:rsidRDefault="00D71F29">
      <w:r>
        <w:rPr>
          <w:b/>
          <w:bCs/>
        </w:rPr>
        <w:t>Commitment:</w:t>
      </w:r>
    </w:p>
    <w:p w14:paraId="424A42DA" w14:textId="329440A4" w:rsidR="00721BE3" w:rsidRDefault="00FE62F1" w:rsidP="00035280">
      <w:pPr>
        <w:jc w:val="both"/>
      </w:pPr>
      <w:r>
        <w:t>Prestige Promotion is committed to the efficient use of packaging materials and other resources. Sustainable materials are preferred.</w:t>
      </w:r>
    </w:p>
    <w:p w14:paraId="35F37F09" w14:textId="77777777" w:rsidR="00721BE3" w:rsidRDefault="00721BE3"/>
    <w:p w14:paraId="595D4DF1" w14:textId="77777777" w:rsidR="00721BE3" w:rsidRDefault="00D71F29">
      <w:commentRangeStart w:id="48"/>
      <w:r>
        <w:rPr>
          <w:b/>
          <w:bCs/>
        </w:rPr>
        <w:t>Measures:</w:t>
      </w:r>
    </w:p>
    <w:p w14:paraId="6B83EFF0" w14:textId="77777777" w:rsidR="00721BE3" w:rsidRPr="007C6923" w:rsidRDefault="00D71F29" w:rsidP="00035280">
      <w:pPr>
        <w:pStyle w:val="Listenabsatz"/>
        <w:numPr>
          <w:ilvl w:val="0"/>
          <w:numId w:val="2"/>
        </w:numPr>
        <w:jc w:val="both"/>
        <w:rPr>
          <w:highlight w:val="yellow"/>
        </w:rPr>
      </w:pPr>
      <w:r w:rsidRPr="007C6923">
        <w:rPr>
          <w:highlight w:val="yellow"/>
        </w:rPr>
        <w:t>Annual recording and analysis of material consumption across all key categories used in co-packaging and repackaging operations: folding cartons, leaflets and patient information materials, labels, blister films and lidding foils, cardboard shippers and transport packaging, and ancillary consumables such as adhesive tapes and stretch film – tracked by job to identify highest-usage areas for efficiency improvement.</w:t>
      </w:r>
    </w:p>
    <w:p w14:paraId="3F98BEC7" w14:textId="77777777" w:rsidR="00721BE3" w:rsidRPr="007C6923" w:rsidRDefault="00D71F29" w:rsidP="00035280">
      <w:pPr>
        <w:pStyle w:val="Listenabsatz"/>
        <w:numPr>
          <w:ilvl w:val="0"/>
          <w:numId w:val="2"/>
        </w:numPr>
        <w:jc w:val="both"/>
        <w:rPr>
          <w:highlight w:val="yellow"/>
        </w:rPr>
      </w:pPr>
      <w:r w:rsidRPr="007C6923">
        <w:rPr>
          <w:highlight w:val="yellow"/>
        </w:rPr>
        <w:t>Active preference for suppliers who hold recognised sustainability certifications for their materials: FSC (Forest Stewardship Council) or PEFC certification for paper, board and cardboard products confirms responsible forest management and chain of custody, directly supporting sustainable sourcing in our pharmaceutical packaging supply chain.</w:t>
      </w:r>
    </w:p>
    <w:p w14:paraId="61DBA40B" w14:textId="77777777" w:rsidR="00721BE3" w:rsidRPr="007C6923" w:rsidRDefault="00D71F29" w:rsidP="00035280">
      <w:pPr>
        <w:pStyle w:val="Listenabsatz"/>
        <w:numPr>
          <w:ilvl w:val="0"/>
          <w:numId w:val="2"/>
        </w:numPr>
        <w:jc w:val="both"/>
        <w:rPr>
          <w:highlight w:val="yellow"/>
        </w:rPr>
      </w:pPr>
      <w:r w:rsidRPr="007C6923">
        <w:rPr>
          <w:highlight w:val="yellow"/>
        </w:rPr>
        <w:t>Continuous optimisation of packaging line set-up procedures and machine parameters to minimise material rejects, start-up waste and trial runs: all identified root causes of recurring material losses are documented and addressed through the CAPA system, with reject rates monitored and reviewed regularly by production management.</w:t>
      </w:r>
    </w:p>
    <w:p w14:paraId="42312C56" w14:textId="77777777" w:rsidR="00721BE3" w:rsidRPr="007C6923" w:rsidRDefault="00D71F29" w:rsidP="00035280">
      <w:pPr>
        <w:pStyle w:val="Listenabsatz"/>
        <w:numPr>
          <w:ilvl w:val="0"/>
          <w:numId w:val="2"/>
        </w:numPr>
        <w:jc w:val="both"/>
        <w:rPr>
          <w:highlight w:val="yellow"/>
        </w:rPr>
      </w:pPr>
      <w:r w:rsidRPr="007C6923">
        <w:rPr>
          <w:highlight w:val="yellow"/>
        </w:rPr>
        <w:t>Systematic evaluation of recycled-content materials as replacements for virgin-material equivalents, particularly for non-product-contact packaging components such as transport shippers, void fill and pallet wrap, where regulatory constraints are lower and recycled content is technically feasible and commercially available.</w:t>
      </w:r>
    </w:p>
    <w:p w14:paraId="737EC01F" w14:textId="77777777" w:rsidR="00721BE3" w:rsidRPr="007C6923" w:rsidRDefault="00D71F29" w:rsidP="00035280">
      <w:pPr>
        <w:pStyle w:val="Listenabsatz"/>
        <w:numPr>
          <w:ilvl w:val="0"/>
          <w:numId w:val="2"/>
        </w:numPr>
        <w:jc w:val="both"/>
        <w:rPr>
          <w:highlight w:val="yellow"/>
        </w:rPr>
      </w:pPr>
      <w:r w:rsidRPr="007C6923">
        <w:rPr>
          <w:highlight w:val="yellow"/>
        </w:rPr>
        <w:t>Right-sizing review for client packaging formats: where feasible and agreed with clients, Prestige Promotion proposes packaging design adjustments that reduce material weight or volume without compromising product protection, GMP compliance or regulatory requirements – contributing to both environmental and logistics efficiency.</w:t>
      </w:r>
      <w:commentRangeEnd w:id="48"/>
      <w:r w:rsidR="00ED4CBE">
        <w:rPr>
          <w:rStyle w:val="Kommentarzeichen"/>
        </w:rPr>
        <w:commentReference w:id="48"/>
      </w:r>
    </w:p>
    <w:p w14:paraId="107E4116" w14:textId="77777777" w:rsidR="00721BE3" w:rsidRDefault="00721BE3"/>
    <w:p w14:paraId="19668E8C" w14:textId="77777777" w:rsidR="005352DF" w:rsidRDefault="005352DF">
      <w:pPr>
        <w:rPr>
          <w:b/>
          <w:bCs/>
        </w:rPr>
      </w:pPr>
      <w:r>
        <w:rPr>
          <w:b/>
          <w:bCs/>
        </w:rPr>
        <w:br w:type="page"/>
      </w:r>
    </w:p>
    <w:p w14:paraId="379634E1" w14:textId="0ED841F2" w:rsidR="005F4470" w:rsidRDefault="005F4470" w:rsidP="005F4470">
      <w:pPr>
        <w:rPr>
          <w:b/>
          <w:bCs/>
        </w:rPr>
      </w:pPr>
      <w:r w:rsidRPr="005F4470">
        <w:rPr>
          <w:b/>
          <w:bCs/>
        </w:rPr>
        <w:lastRenderedPageBreak/>
        <w:t>Quantitative Objectives — Material Efficiency &amp; Sustainable Resources:</w:t>
      </w:r>
    </w:p>
    <w:p w14:paraId="54D66F9F" w14:textId="77777777" w:rsidR="00966F93" w:rsidRPr="005F4470" w:rsidRDefault="00966F93" w:rsidP="005F4470"/>
    <w:p w14:paraId="18776EB0" w14:textId="77777777" w:rsidR="005F4470" w:rsidRPr="005F4470" w:rsidRDefault="005F4470" w:rsidP="005F4470">
      <w:pPr>
        <w:rPr>
          <w:sz w:val="18"/>
          <w:szCs w:val="18"/>
        </w:rPr>
      </w:pPr>
      <w:r w:rsidRPr="005F4470">
        <w:rPr>
          <w:i/>
          <w:iCs/>
          <w:sz w:val="18"/>
          <w:szCs w:val="18"/>
        </w:rPr>
        <w:t>Note: Prestige Promotion mainly processes packaging materials (cardboard, films, labels). Plastic bottles are being switched to glass internally. Supplier assessment for sustainability not yet systematic.</w:t>
      </w:r>
    </w:p>
    <w:p w14:paraId="38DE0C56" w14:textId="77777777" w:rsidR="005F4470" w:rsidRPr="005F4470" w:rsidRDefault="005F4470" w:rsidP="005F447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1254"/>
        <w:gridCol w:w="1165"/>
        <w:gridCol w:w="1215"/>
        <w:gridCol w:w="1818"/>
        <w:gridCol w:w="1087"/>
      </w:tblGrid>
      <w:tr w:rsidR="005F4470" w:rsidRPr="005F4470" w14:paraId="5BA12234" w14:textId="77777777" w:rsidTr="005F4470">
        <w:trPr>
          <w:tblHeader/>
        </w:trPr>
        <w:tc>
          <w:tcPr>
            <w:tcW w:w="137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98C1423" w14:textId="77777777" w:rsidR="005F4470" w:rsidRPr="00F62DF3" w:rsidRDefault="005F4470" w:rsidP="005F4470">
            <w:pPr>
              <w:rPr>
                <w:color w:val="FFFFFF" w:themeColor="background1"/>
              </w:rPr>
            </w:pPr>
            <w:r w:rsidRPr="00F62DF3">
              <w:rPr>
                <w:b/>
                <w:bCs/>
                <w:color w:val="FFFFFF" w:themeColor="background1"/>
              </w:rPr>
              <w:t>KPI / Indicator</w:t>
            </w:r>
          </w:p>
        </w:tc>
        <w:tc>
          <w:tcPr>
            <w:tcW w:w="695"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24DC7295" w14:textId="77777777" w:rsidR="005F4470" w:rsidRPr="00F62DF3" w:rsidRDefault="005F4470" w:rsidP="005F4470">
            <w:pPr>
              <w:rPr>
                <w:color w:val="FFFFFF" w:themeColor="background1"/>
              </w:rPr>
            </w:pPr>
            <w:r w:rsidRPr="00F62DF3">
              <w:rPr>
                <w:b/>
                <w:bCs/>
                <w:color w:val="FFFFFF" w:themeColor="background1"/>
              </w:rPr>
              <w:t>Interim Target 2026</w:t>
            </w:r>
          </w:p>
        </w:tc>
        <w:tc>
          <w:tcPr>
            <w:tcW w:w="646"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82473A1" w14:textId="77777777" w:rsidR="005F4470" w:rsidRPr="00F62DF3" w:rsidRDefault="005F4470" w:rsidP="005F4470">
            <w:pPr>
              <w:rPr>
                <w:color w:val="FFFFFF" w:themeColor="background1"/>
              </w:rPr>
            </w:pPr>
            <w:r w:rsidRPr="00F62DF3">
              <w:rPr>
                <w:b/>
                <w:bCs/>
                <w:color w:val="FFFFFF" w:themeColor="background1"/>
              </w:rPr>
              <w:t>Target 2027</w:t>
            </w:r>
          </w:p>
        </w:tc>
        <w:tc>
          <w:tcPr>
            <w:tcW w:w="67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6974B57D" w14:textId="77777777" w:rsidR="005F4470" w:rsidRPr="00F62DF3" w:rsidRDefault="005F4470" w:rsidP="005F4470">
            <w:pPr>
              <w:rPr>
                <w:color w:val="FFFFFF" w:themeColor="background1"/>
              </w:rPr>
            </w:pPr>
            <w:r w:rsidRPr="00F62DF3">
              <w:rPr>
                <w:b/>
                <w:bCs/>
                <w:color w:val="FFFFFF" w:themeColor="background1"/>
              </w:rPr>
              <w:t>Status</w:t>
            </w:r>
          </w:p>
        </w:tc>
        <w:tc>
          <w:tcPr>
            <w:tcW w:w="100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D63599F" w14:textId="77777777" w:rsidR="005F4470" w:rsidRPr="00F62DF3" w:rsidRDefault="005F4470" w:rsidP="005F4470">
            <w:pPr>
              <w:rPr>
                <w:color w:val="FFFFFF" w:themeColor="background1"/>
              </w:rPr>
            </w:pPr>
            <w:r w:rsidRPr="00F62DF3">
              <w:rPr>
                <w:b/>
                <w:bCs/>
                <w:color w:val="FFFFFF" w:themeColor="background1"/>
              </w:rPr>
              <w:t>Responsibility</w:t>
            </w:r>
          </w:p>
        </w:tc>
        <w:tc>
          <w:tcPr>
            <w:tcW w:w="60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2772011B" w14:textId="77777777" w:rsidR="005F4470" w:rsidRPr="00F62DF3" w:rsidRDefault="005F4470" w:rsidP="005F4470">
            <w:pPr>
              <w:rPr>
                <w:color w:val="FFFFFF" w:themeColor="background1"/>
              </w:rPr>
            </w:pPr>
            <w:r w:rsidRPr="00F62DF3">
              <w:rPr>
                <w:b/>
                <w:bCs/>
                <w:color w:val="FFFFFF" w:themeColor="background1"/>
              </w:rPr>
              <w:t>Review</w:t>
            </w:r>
          </w:p>
        </w:tc>
      </w:tr>
      <w:tr w:rsidR="005F4470" w:rsidRPr="005F4470" w14:paraId="2F47105D" w14:textId="77777777" w:rsidTr="005F4470">
        <w:tc>
          <w:tcPr>
            <w:tcW w:w="137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FAA03F9" w14:textId="77777777" w:rsidR="005F4470" w:rsidRPr="00035280" w:rsidRDefault="005F4470" w:rsidP="005F4470">
            <w:pPr>
              <w:rPr>
                <w:sz w:val="18"/>
                <w:szCs w:val="18"/>
              </w:rPr>
            </w:pPr>
            <w:r w:rsidRPr="00035280">
              <w:rPr>
                <w:sz w:val="18"/>
                <w:szCs w:val="18"/>
              </w:rPr>
              <w:t>Total packaging material consumption (kg or EUR/year)</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F23910B" w14:textId="77777777" w:rsidR="005F4470" w:rsidRPr="00035280" w:rsidRDefault="005F4470" w:rsidP="005F4470">
            <w:pPr>
              <w:rPr>
                <w:sz w:val="18"/>
                <w:szCs w:val="18"/>
              </w:rPr>
            </w:pPr>
            <w:r w:rsidRPr="00035280">
              <w:rPr>
                <w:sz w:val="18"/>
                <w:szCs w:val="18"/>
              </w:rPr>
              <w:t>Recording complete</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2803B72" w14:textId="77777777" w:rsidR="005F4470" w:rsidRPr="00035280" w:rsidRDefault="005F4470" w:rsidP="005F4470">
            <w:pPr>
              <w:rPr>
                <w:sz w:val="18"/>
                <w:szCs w:val="18"/>
              </w:rPr>
            </w:pPr>
            <w:r w:rsidRPr="00035280">
              <w:rPr>
                <w:sz w:val="18"/>
                <w:szCs w:val="18"/>
              </w:rPr>
              <w:t>Improved data quality</w:t>
            </w:r>
          </w:p>
        </w:tc>
        <w:tc>
          <w:tcPr>
            <w:tcW w:w="67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C756633" w14:textId="7ED57C69" w:rsidR="005F4470" w:rsidRPr="00035280" w:rsidRDefault="005F4470" w:rsidP="005F4470">
            <w:pPr>
              <w:rPr>
                <w:sz w:val="18"/>
                <w:szCs w:val="18"/>
              </w:rPr>
            </w:pPr>
            <w:r w:rsidRPr="00035280">
              <w:rPr>
                <w:sz w:val="18"/>
                <w:szCs w:val="18"/>
              </w:rPr>
              <w:t>Collecting</w:t>
            </w:r>
          </w:p>
        </w:tc>
        <w:tc>
          <w:tcPr>
            <w:tcW w:w="100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EDE6793" w14:textId="77777777" w:rsidR="005F4470" w:rsidRPr="00035280" w:rsidRDefault="005F4470" w:rsidP="005F4470">
            <w:pPr>
              <w:rPr>
                <w:sz w:val="18"/>
                <w:szCs w:val="18"/>
              </w:rPr>
            </w:pPr>
            <w:r w:rsidRPr="00035280">
              <w:rPr>
                <w:sz w:val="18"/>
                <w:szCs w:val="18"/>
              </w:rPr>
              <w:t>Purchasing / QMO</w:t>
            </w:r>
          </w:p>
        </w:tc>
        <w:tc>
          <w:tcPr>
            <w:tcW w:w="60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5386352" w14:textId="77777777" w:rsidR="005F4470" w:rsidRPr="00035280" w:rsidRDefault="005F4470" w:rsidP="005F4470">
            <w:pPr>
              <w:rPr>
                <w:sz w:val="18"/>
                <w:szCs w:val="18"/>
              </w:rPr>
            </w:pPr>
            <w:r w:rsidRPr="00035280">
              <w:rPr>
                <w:sz w:val="18"/>
                <w:szCs w:val="18"/>
              </w:rPr>
              <w:t>Annually</w:t>
            </w:r>
          </w:p>
        </w:tc>
      </w:tr>
      <w:tr w:rsidR="005F4470" w:rsidRPr="005F4470" w14:paraId="661D38BE" w14:textId="77777777" w:rsidTr="005F4470">
        <w:tc>
          <w:tcPr>
            <w:tcW w:w="137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44B95E0" w14:textId="025F407A" w:rsidR="005F4470" w:rsidRPr="00035280" w:rsidRDefault="005F4470" w:rsidP="005F4470">
            <w:pPr>
              <w:rPr>
                <w:sz w:val="18"/>
                <w:szCs w:val="18"/>
              </w:rPr>
            </w:pPr>
            <w:r w:rsidRPr="00035280">
              <w:rPr>
                <w:sz w:val="18"/>
                <w:szCs w:val="18"/>
              </w:rPr>
              <w:t>Share of sustainable materials (FSC/PEFC/</w:t>
            </w:r>
            <w:r w:rsidR="00413C88" w:rsidRPr="00035280">
              <w:rPr>
                <w:sz w:val="18"/>
                <w:szCs w:val="18"/>
              </w:rPr>
              <w:t>recycle</w:t>
            </w:r>
            <w:r w:rsidRPr="00035280">
              <w:rPr>
                <w:sz w:val="18"/>
                <w:szCs w:val="18"/>
              </w:rPr>
              <w:t>) (%)</w:t>
            </w:r>
          </w:p>
        </w:tc>
        <w:tc>
          <w:tcPr>
            <w:tcW w:w="695"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A3A9CF8" w14:textId="77777777" w:rsidR="005F4470" w:rsidRPr="00035280" w:rsidRDefault="005F4470" w:rsidP="005F4470">
            <w:pPr>
              <w:rPr>
                <w:sz w:val="18"/>
                <w:szCs w:val="18"/>
              </w:rPr>
            </w:pPr>
            <w:r w:rsidRPr="00035280">
              <w:rPr>
                <w:sz w:val="18"/>
                <w:szCs w:val="18"/>
              </w:rPr>
              <w:t>≥15%</w:t>
            </w:r>
          </w:p>
        </w:tc>
        <w:tc>
          <w:tcPr>
            <w:tcW w:w="64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5A491AA" w14:textId="77777777" w:rsidR="005F4470" w:rsidRPr="00035280" w:rsidRDefault="005F4470" w:rsidP="005F4470">
            <w:pPr>
              <w:rPr>
                <w:sz w:val="18"/>
                <w:szCs w:val="18"/>
              </w:rPr>
            </w:pPr>
            <w:r w:rsidRPr="00035280">
              <w:rPr>
                <w:sz w:val="18"/>
                <w:szCs w:val="18"/>
              </w:rPr>
              <w:t>≥25%</w:t>
            </w:r>
          </w:p>
        </w:tc>
        <w:tc>
          <w:tcPr>
            <w:tcW w:w="67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574E9BF" w14:textId="6F9F8470" w:rsidR="005F4470" w:rsidRPr="00035280" w:rsidRDefault="005F4470" w:rsidP="005F4470">
            <w:pPr>
              <w:rPr>
                <w:sz w:val="18"/>
                <w:szCs w:val="18"/>
              </w:rPr>
            </w:pPr>
            <w:r w:rsidRPr="00035280">
              <w:rPr>
                <w:sz w:val="18"/>
                <w:szCs w:val="18"/>
              </w:rPr>
              <w:t xml:space="preserve"> Not started</w:t>
            </w:r>
          </w:p>
        </w:tc>
        <w:tc>
          <w:tcPr>
            <w:tcW w:w="100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13806B3" w14:textId="77777777" w:rsidR="005F4470" w:rsidRPr="00035280" w:rsidRDefault="005F4470" w:rsidP="005F4470">
            <w:pPr>
              <w:rPr>
                <w:sz w:val="18"/>
                <w:szCs w:val="18"/>
              </w:rPr>
            </w:pPr>
            <w:r w:rsidRPr="00035280">
              <w:rPr>
                <w:sz w:val="18"/>
                <w:szCs w:val="18"/>
              </w:rPr>
              <w:t>Purchasing / QMO</w:t>
            </w:r>
          </w:p>
        </w:tc>
        <w:tc>
          <w:tcPr>
            <w:tcW w:w="60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D65D15A" w14:textId="77777777" w:rsidR="005F4470" w:rsidRPr="00035280" w:rsidRDefault="005F4470" w:rsidP="005F4470">
            <w:pPr>
              <w:rPr>
                <w:sz w:val="18"/>
                <w:szCs w:val="18"/>
              </w:rPr>
            </w:pPr>
            <w:r w:rsidRPr="00035280">
              <w:rPr>
                <w:sz w:val="18"/>
                <w:szCs w:val="18"/>
              </w:rPr>
              <w:t>Annually</w:t>
            </w:r>
          </w:p>
        </w:tc>
      </w:tr>
      <w:tr w:rsidR="005F4470" w:rsidRPr="005F4470" w14:paraId="3819E2FA" w14:textId="77777777" w:rsidTr="005F4470">
        <w:tc>
          <w:tcPr>
            <w:tcW w:w="137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A16C311" w14:textId="77777777" w:rsidR="005F4470" w:rsidRPr="00035280" w:rsidRDefault="005F4470" w:rsidP="005F4470">
            <w:pPr>
              <w:rPr>
                <w:sz w:val="18"/>
                <w:szCs w:val="18"/>
              </w:rPr>
            </w:pPr>
            <w:r w:rsidRPr="00035280">
              <w:rPr>
                <w:sz w:val="18"/>
                <w:szCs w:val="18"/>
              </w:rPr>
              <w:t>Material rejection rate (%)</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C807813" w14:textId="77777777" w:rsidR="005F4470" w:rsidRPr="00035280" w:rsidRDefault="005F4470" w:rsidP="005F4470">
            <w:pPr>
              <w:rPr>
                <w:sz w:val="18"/>
                <w:szCs w:val="18"/>
              </w:rPr>
            </w:pPr>
            <w:r w:rsidRPr="00035280">
              <w:rPr>
                <w:sz w:val="18"/>
                <w:szCs w:val="18"/>
              </w:rPr>
              <w:t>≤5% below baseline</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78B6B6A" w14:textId="77777777" w:rsidR="005F4470" w:rsidRPr="00035280" w:rsidRDefault="005F4470" w:rsidP="005F4470">
            <w:pPr>
              <w:rPr>
                <w:sz w:val="18"/>
                <w:szCs w:val="18"/>
              </w:rPr>
            </w:pPr>
            <w:r w:rsidRPr="00035280">
              <w:rPr>
                <w:sz w:val="18"/>
                <w:szCs w:val="18"/>
              </w:rPr>
              <w:t>≤10% below baseline</w:t>
            </w:r>
          </w:p>
        </w:tc>
        <w:tc>
          <w:tcPr>
            <w:tcW w:w="67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AA47462" w14:textId="55A8A9C8" w:rsidR="005F4470" w:rsidRPr="00035280" w:rsidRDefault="005F4470" w:rsidP="005F4470">
            <w:pPr>
              <w:rPr>
                <w:sz w:val="18"/>
                <w:szCs w:val="18"/>
              </w:rPr>
            </w:pPr>
            <w:r w:rsidRPr="00035280">
              <w:rPr>
                <w:sz w:val="18"/>
                <w:szCs w:val="18"/>
              </w:rPr>
              <w:t xml:space="preserve"> Collecting</w:t>
            </w:r>
          </w:p>
        </w:tc>
        <w:tc>
          <w:tcPr>
            <w:tcW w:w="100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211BA40" w14:textId="77777777" w:rsidR="005F4470" w:rsidRPr="00035280" w:rsidRDefault="005F4470" w:rsidP="005F4470">
            <w:pPr>
              <w:rPr>
                <w:sz w:val="18"/>
                <w:szCs w:val="18"/>
              </w:rPr>
            </w:pPr>
            <w:r w:rsidRPr="00035280">
              <w:rPr>
                <w:sz w:val="18"/>
                <w:szCs w:val="18"/>
              </w:rPr>
              <w:t>Production Mgmt. / QMO</w:t>
            </w:r>
          </w:p>
        </w:tc>
        <w:tc>
          <w:tcPr>
            <w:tcW w:w="60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D23239C" w14:textId="77777777" w:rsidR="005F4470" w:rsidRPr="00035280" w:rsidRDefault="005F4470" w:rsidP="005F4470">
            <w:pPr>
              <w:rPr>
                <w:sz w:val="18"/>
                <w:szCs w:val="18"/>
              </w:rPr>
            </w:pPr>
            <w:r w:rsidRPr="00035280">
              <w:rPr>
                <w:sz w:val="18"/>
                <w:szCs w:val="18"/>
              </w:rPr>
              <w:t>Semi-annually</w:t>
            </w:r>
          </w:p>
        </w:tc>
      </w:tr>
      <w:tr w:rsidR="005F4470" w:rsidRPr="005F4470" w14:paraId="77470B07" w14:textId="77777777" w:rsidTr="005F4470">
        <w:tc>
          <w:tcPr>
            <w:tcW w:w="137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425595A" w14:textId="77777777" w:rsidR="005F4470" w:rsidRPr="00035280" w:rsidRDefault="005F4470" w:rsidP="005F4470">
            <w:pPr>
              <w:rPr>
                <w:sz w:val="18"/>
                <w:szCs w:val="18"/>
              </w:rPr>
            </w:pPr>
            <w:r w:rsidRPr="00035280">
              <w:rPr>
                <w:sz w:val="18"/>
                <w:szCs w:val="18"/>
              </w:rPr>
              <w:t>Suppliers with sustainability certification (%)</w:t>
            </w:r>
          </w:p>
        </w:tc>
        <w:tc>
          <w:tcPr>
            <w:tcW w:w="695"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68183D2" w14:textId="77777777" w:rsidR="005F4470" w:rsidRPr="00035280" w:rsidRDefault="005F4470" w:rsidP="005F4470">
            <w:pPr>
              <w:rPr>
                <w:sz w:val="18"/>
                <w:szCs w:val="18"/>
              </w:rPr>
            </w:pPr>
            <w:r w:rsidRPr="00035280">
              <w:rPr>
                <w:sz w:val="18"/>
                <w:szCs w:val="18"/>
              </w:rPr>
              <w:t>≥10% of key suppliers</w:t>
            </w:r>
          </w:p>
        </w:tc>
        <w:tc>
          <w:tcPr>
            <w:tcW w:w="64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1AAFA11" w14:textId="77777777" w:rsidR="005F4470" w:rsidRPr="00035280" w:rsidRDefault="005F4470" w:rsidP="005F4470">
            <w:pPr>
              <w:rPr>
                <w:sz w:val="18"/>
                <w:szCs w:val="18"/>
              </w:rPr>
            </w:pPr>
            <w:r w:rsidRPr="00035280">
              <w:rPr>
                <w:sz w:val="18"/>
                <w:szCs w:val="18"/>
              </w:rPr>
              <w:t>≥25% of key suppliers</w:t>
            </w:r>
          </w:p>
        </w:tc>
        <w:tc>
          <w:tcPr>
            <w:tcW w:w="67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7480B6E" w14:textId="34BDB5C5" w:rsidR="005F4470" w:rsidRPr="00035280" w:rsidRDefault="005F4470" w:rsidP="005F4470">
            <w:pPr>
              <w:rPr>
                <w:sz w:val="18"/>
                <w:szCs w:val="18"/>
              </w:rPr>
            </w:pPr>
            <w:r w:rsidRPr="00035280">
              <w:rPr>
                <w:sz w:val="18"/>
                <w:szCs w:val="18"/>
              </w:rPr>
              <w:t xml:space="preserve"> Not started</w:t>
            </w:r>
          </w:p>
        </w:tc>
        <w:tc>
          <w:tcPr>
            <w:tcW w:w="100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1EB7013" w14:textId="77777777" w:rsidR="005F4470" w:rsidRPr="00035280" w:rsidRDefault="005F4470" w:rsidP="005F4470">
            <w:pPr>
              <w:rPr>
                <w:sz w:val="18"/>
                <w:szCs w:val="18"/>
              </w:rPr>
            </w:pPr>
            <w:r w:rsidRPr="00035280">
              <w:rPr>
                <w:sz w:val="18"/>
                <w:szCs w:val="18"/>
              </w:rPr>
              <w:t>Purchasing</w:t>
            </w:r>
          </w:p>
        </w:tc>
        <w:tc>
          <w:tcPr>
            <w:tcW w:w="60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0375F12" w14:textId="77777777" w:rsidR="005F4470" w:rsidRPr="00035280" w:rsidRDefault="005F4470" w:rsidP="005F4470">
            <w:pPr>
              <w:rPr>
                <w:sz w:val="18"/>
                <w:szCs w:val="18"/>
              </w:rPr>
            </w:pPr>
            <w:r w:rsidRPr="00035280">
              <w:rPr>
                <w:sz w:val="18"/>
                <w:szCs w:val="18"/>
              </w:rPr>
              <w:t>Annually</w:t>
            </w:r>
          </w:p>
        </w:tc>
      </w:tr>
      <w:tr w:rsidR="005F4470" w:rsidRPr="005F4470" w14:paraId="41C87B23" w14:textId="77777777" w:rsidTr="005F4470">
        <w:tc>
          <w:tcPr>
            <w:tcW w:w="137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B7F1568" w14:textId="77777777" w:rsidR="005F4470" w:rsidRPr="00035280" w:rsidRDefault="005F4470" w:rsidP="005F4470">
            <w:pPr>
              <w:rPr>
                <w:sz w:val="18"/>
                <w:szCs w:val="18"/>
              </w:rPr>
            </w:pPr>
            <w:r w:rsidRPr="00035280">
              <w:rPr>
                <w:sz w:val="18"/>
                <w:szCs w:val="18"/>
              </w:rPr>
              <w:t>Paper consumption – administration (sheets or kg/year)</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83D24D0" w14:textId="77777777" w:rsidR="005F4470" w:rsidRPr="00035280" w:rsidRDefault="005F4470" w:rsidP="005F4470">
            <w:pPr>
              <w:rPr>
                <w:sz w:val="18"/>
                <w:szCs w:val="18"/>
              </w:rPr>
            </w:pPr>
            <w:r w:rsidRPr="00035280">
              <w:rPr>
                <w:sz w:val="18"/>
                <w:szCs w:val="18"/>
              </w:rPr>
              <w:t>≥10% below baseline</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CB9F85C" w14:textId="77777777" w:rsidR="005F4470" w:rsidRPr="00035280" w:rsidRDefault="005F4470" w:rsidP="005F4470">
            <w:pPr>
              <w:rPr>
                <w:sz w:val="18"/>
                <w:szCs w:val="18"/>
              </w:rPr>
            </w:pPr>
            <w:r w:rsidRPr="00035280">
              <w:rPr>
                <w:sz w:val="18"/>
                <w:szCs w:val="18"/>
              </w:rPr>
              <w:t>≤20% below baseline</w:t>
            </w:r>
          </w:p>
        </w:tc>
        <w:tc>
          <w:tcPr>
            <w:tcW w:w="67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579AF20" w14:textId="475FB9BF" w:rsidR="005F4470" w:rsidRPr="00035280" w:rsidRDefault="005F4470" w:rsidP="005F4470">
            <w:pPr>
              <w:rPr>
                <w:sz w:val="18"/>
                <w:szCs w:val="18"/>
              </w:rPr>
            </w:pPr>
            <w:r w:rsidRPr="00035280">
              <w:rPr>
                <w:sz w:val="18"/>
                <w:szCs w:val="18"/>
              </w:rPr>
              <w:t>Collecting</w:t>
            </w:r>
          </w:p>
        </w:tc>
        <w:tc>
          <w:tcPr>
            <w:tcW w:w="100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8401FF6" w14:textId="77777777" w:rsidR="005F4470" w:rsidRPr="00035280" w:rsidRDefault="005F4470" w:rsidP="005F4470">
            <w:pPr>
              <w:rPr>
                <w:sz w:val="18"/>
                <w:szCs w:val="18"/>
              </w:rPr>
            </w:pPr>
            <w:r w:rsidRPr="00035280">
              <w:rPr>
                <w:sz w:val="18"/>
                <w:szCs w:val="18"/>
              </w:rPr>
              <w:t>Administration / QMO</w:t>
            </w:r>
          </w:p>
        </w:tc>
        <w:tc>
          <w:tcPr>
            <w:tcW w:w="60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F170931" w14:textId="77777777" w:rsidR="005F4470" w:rsidRPr="00035280" w:rsidRDefault="005F4470" w:rsidP="005F4470">
            <w:pPr>
              <w:rPr>
                <w:sz w:val="18"/>
                <w:szCs w:val="18"/>
              </w:rPr>
            </w:pPr>
            <w:r w:rsidRPr="00035280">
              <w:rPr>
                <w:sz w:val="18"/>
                <w:szCs w:val="18"/>
              </w:rPr>
              <w:t>Annually</w:t>
            </w:r>
          </w:p>
        </w:tc>
      </w:tr>
    </w:tbl>
    <w:p w14:paraId="4BAD9840" w14:textId="77777777" w:rsidR="00D66C51" w:rsidRDefault="00D66C51"/>
    <w:p w14:paraId="047B80F4" w14:textId="5E874D8E" w:rsidR="005F4470" w:rsidDel="00ED4CBE" w:rsidRDefault="005F4470" w:rsidP="005F4470">
      <w:pPr>
        <w:rPr>
          <w:del w:id="49" w:author="Jörg Lucas" w:date="2026-05-05T16:56:00Z"/>
        </w:rPr>
      </w:pPr>
      <w:commentRangeStart w:id="50"/>
      <w:commentRangeStart w:id="51"/>
      <w:del w:id="52" w:author="Jörg Lucas" w:date="2026-05-05T16:56:00Z">
        <w:r w:rsidDel="00ED4CBE">
          <w:rPr>
            <w:b/>
            <w:bCs/>
            <w:color w:val="2E75B6"/>
            <w:sz w:val="18"/>
            <w:szCs w:val="18"/>
          </w:rPr>
          <w:delText>Measures 2026: Create material register  |  Supplier sustainability questionnaire  |  Recycle pilot project  |  Introduce waste tracking</w:delText>
        </w:r>
        <w:commentRangeEnd w:id="50"/>
        <w:r w:rsidR="005352DF" w:rsidDel="00ED4CBE">
          <w:rPr>
            <w:rStyle w:val="Kommentarzeichen"/>
            <w:sz w:val="22"/>
            <w:szCs w:val="22"/>
          </w:rPr>
          <w:commentReference w:id="50"/>
        </w:r>
      </w:del>
      <w:commentRangeEnd w:id="51"/>
      <w:r w:rsidR="00ED4CBE">
        <w:rPr>
          <w:rStyle w:val="Kommentarzeichen"/>
        </w:rPr>
        <w:commentReference w:id="51"/>
      </w:r>
    </w:p>
    <w:p w14:paraId="0E32A8EA" w14:textId="77777777" w:rsidR="005F4470" w:rsidRDefault="005F4470"/>
    <w:p w14:paraId="155FDCFE" w14:textId="77777777" w:rsidR="005352DF" w:rsidRDefault="005352DF">
      <w:pPr>
        <w:rPr>
          <w:b/>
          <w:bCs/>
          <w:color w:val="2E75B6"/>
          <w:sz w:val="24"/>
          <w:szCs w:val="24"/>
          <w:highlight w:val="red"/>
        </w:rPr>
      </w:pPr>
      <w:r>
        <w:rPr>
          <w:highlight w:val="red"/>
        </w:rPr>
        <w:br w:type="page"/>
      </w:r>
    </w:p>
    <w:p w14:paraId="6A8FF671" w14:textId="1346921B" w:rsidR="00721BE3" w:rsidRPr="00AC4C18" w:rsidRDefault="00D71F29">
      <w:pPr>
        <w:pStyle w:val="berschrift2"/>
        <w:rPr>
          <w:rPrChange w:id="53" w:author="Jörg Lucas" w:date="2026-05-05T16:57:00Z">
            <w:rPr>
              <w:highlight w:val="red"/>
            </w:rPr>
          </w:rPrChange>
        </w:rPr>
      </w:pPr>
      <w:bookmarkStart w:id="54" w:name="_Toc227592295"/>
      <w:r w:rsidRPr="00AC4C18">
        <w:rPr>
          <w:rPrChange w:id="55" w:author="Jörg Lucas" w:date="2026-05-05T16:57:00Z">
            <w:rPr>
              <w:highlight w:val="red"/>
            </w:rPr>
          </w:rPrChange>
        </w:rPr>
        <w:lastRenderedPageBreak/>
        <w:t>3.6 Customer Health &amp; Safety</w:t>
      </w:r>
      <w:bookmarkEnd w:id="54"/>
    </w:p>
    <w:p w14:paraId="2FEE2BB0" w14:textId="77777777" w:rsidR="00721BE3" w:rsidRPr="00AC4C18" w:rsidRDefault="00D71F29">
      <w:pPr>
        <w:rPr>
          <w:rPrChange w:id="56" w:author="Jörg Lucas" w:date="2026-05-05T16:57:00Z">
            <w:rPr>
              <w:highlight w:val="yellow"/>
            </w:rPr>
          </w:rPrChange>
        </w:rPr>
      </w:pPr>
      <w:r w:rsidRPr="00AC4C18">
        <w:rPr>
          <w:b/>
          <w:bCs/>
          <w:rPrChange w:id="57" w:author="Jörg Lucas" w:date="2026-05-05T16:57:00Z">
            <w:rPr>
              <w:b/>
              <w:bCs/>
              <w:highlight w:val="yellow"/>
            </w:rPr>
          </w:rPrChange>
        </w:rPr>
        <w:t>Commitment:</w:t>
      </w:r>
    </w:p>
    <w:p w14:paraId="5F0EC239" w14:textId="0286E025" w:rsidR="00721BE3" w:rsidRPr="00AC4C18" w:rsidRDefault="00D71F29" w:rsidP="00035280">
      <w:pPr>
        <w:jc w:val="both"/>
        <w:rPr>
          <w:rPrChange w:id="58" w:author="Jörg Lucas" w:date="2026-05-05T16:57:00Z">
            <w:rPr>
              <w:highlight w:val="yellow"/>
            </w:rPr>
          </w:rPrChange>
        </w:rPr>
      </w:pPr>
      <w:r w:rsidRPr="00AC4C18">
        <w:rPr>
          <w:rPrChange w:id="59" w:author="Jörg Lucas" w:date="2026-05-05T16:57:00Z">
            <w:rPr>
              <w:highlight w:val="yellow"/>
            </w:rPr>
          </w:rPrChange>
        </w:rPr>
        <w:t xml:space="preserve">Prestige Promotion recognises that its core activities – secondary packaging, repackaging and contract packaging of pharmaceuticals and medical devices – are directly linked to the health and safety of end patients and healthcare users. Ensuring the integrity, traceability and correct presentation of every packaged product is therefore not only a regulatory obligation but a fundamental ethical commitment. We operate under </w:t>
      </w:r>
      <w:del w:id="60" w:author="Jörg Lucas" w:date="2026-05-05T16:57:00Z">
        <w:r w:rsidRPr="00AC4C18" w:rsidDel="00AC4C18">
          <w:rPr>
            <w:rPrChange w:id="61" w:author="Jörg Lucas" w:date="2026-05-05T16:57:00Z">
              <w:rPr>
                <w:highlight w:val="yellow"/>
              </w:rPr>
            </w:rPrChange>
          </w:rPr>
          <w:delText xml:space="preserve">GDP (Good Distribution Practice) and </w:delText>
        </w:r>
      </w:del>
      <w:r w:rsidRPr="00AC4C18">
        <w:rPr>
          <w:rPrChange w:id="62" w:author="Jörg Lucas" w:date="2026-05-05T16:57:00Z">
            <w:rPr>
              <w:highlight w:val="yellow"/>
            </w:rPr>
          </w:rPrChange>
        </w:rPr>
        <w:t>GMP (Good Manufacturing Practice) principles, and we continuously improve our quality systems to safeguard the end consumer at every stage of the packaging process.</w:t>
      </w:r>
    </w:p>
    <w:p w14:paraId="543DE2E4" w14:textId="77777777" w:rsidR="00721BE3" w:rsidRPr="00AC4C18" w:rsidRDefault="00721BE3" w:rsidP="00035280">
      <w:pPr>
        <w:jc w:val="both"/>
        <w:rPr>
          <w:rPrChange w:id="63" w:author="Jörg Lucas" w:date="2026-05-05T16:57:00Z">
            <w:rPr>
              <w:highlight w:val="yellow"/>
            </w:rPr>
          </w:rPrChange>
        </w:rPr>
      </w:pPr>
    </w:p>
    <w:p w14:paraId="32F13C8F" w14:textId="77777777" w:rsidR="007D0761" w:rsidRPr="00AC4C18" w:rsidRDefault="007D0761">
      <w:pPr>
        <w:rPr>
          <w:rPrChange w:id="64" w:author="Jörg Lucas" w:date="2026-05-05T16:57:00Z">
            <w:rPr>
              <w:highlight w:val="yellow"/>
            </w:rPr>
          </w:rPrChange>
        </w:rPr>
      </w:pPr>
    </w:p>
    <w:p w14:paraId="6AE57228" w14:textId="77777777" w:rsidR="007D0761" w:rsidRPr="00AC4C18" w:rsidRDefault="007D0761">
      <w:pPr>
        <w:rPr>
          <w:rPrChange w:id="65" w:author="Jörg Lucas" w:date="2026-05-05T16:57:00Z">
            <w:rPr>
              <w:highlight w:val="yellow"/>
            </w:rPr>
          </w:rPrChange>
        </w:rPr>
      </w:pPr>
    </w:p>
    <w:p w14:paraId="65362B07" w14:textId="77777777" w:rsidR="00721BE3" w:rsidRPr="00AC4C18" w:rsidRDefault="00D71F29">
      <w:pPr>
        <w:rPr>
          <w:rPrChange w:id="66" w:author="Jörg Lucas" w:date="2026-05-05T16:57:00Z">
            <w:rPr>
              <w:highlight w:val="yellow"/>
            </w:rPr>
          </w:rPrChange>
        </w:rPr>
      </w:pPr>
      <w:r w:rsidRPr="00AC4C18">
        <w:rPr>
          <w:b/>
          <w:bCs/>
          <w:rPrChange w:id="67" w:author="Jörg Lucas" w:date="2026-05-05T16:57:00Z">
            <w:rPr>
              <w:b/>
              <w:bCs/>
              <w:highlight w:val="yellow"/>
            </w:rPr>
          </w:rPrChange>
        </w:rPr>
        <w:t>Measures:</w:t>
      </w:r>
    </w:p>
    <w:p w14:paraId="6A1DA274" w14:textId="77777777" w:rsidR="00721BE3" w:rsidRPr="00AC4C18" w:rsidRDefault="00D71F29" w:rsidP="00035280">
      <w:pPr>
        <w:pStyle w:val="Listenabsatz"/>
        <w:numPr>
          <w:ilvl w:val="0"/>
          <w:numId w:val="2"/>
        </w:numPr>
        <w:jc w:val="both"/>
        <w:rPr>
          <w:rPrChange w:id="68" w:author="Jörg Lucas" w:date="2026-05-05T16:57:00Z">
            <w:rPr>
              <w:highlight w:val="yellow"/>
            </w:rPr>
          </w:rPrChange>
        </w:rPr>
      </w:pPr>
      <w:r w:rsidRPr="00AC4C18">
        <w:rPr>
          <w:rPrChange w:id="69" w:author="Jörg Lucas" w:date="2026-05-05T16:57:00Z">
            <w:rPr>
              <w:highlight w:val="yellow"/>
            </w:rPr>
          </w:rPrChange>
        </w:rPr>
        <w:t>Strict adherence to client-specified packaging instructions, artwork, and labelling requirements to ensure correct patient information, dosage guidance, and safety warnings are present on every finished pack.</w:t>
      </w:r>
    </w:p>
    <w:p w14:paraId="0DEE2019" w14:textId="77777777" w:rsidR="00721BE3" w:rsidRPr="00AC4C18" w:rsidRDefault="00D71F29" w:rsidP="00035280">
      <w:pPr>
        <w:pStyle w:val="Listenabsatz"/>
        <w:numPr>
          <w:ilvl w:val="0"/>
          <w:numId w:val="2"/>
        </w:numPr>
        <w:jc w:val="both"/>
        <w:rPr>
          <w:rPrChange w:id="70" w:author="Jörg Lucas" w:date="2026-05-05T16:57:00Z">
            <w:rPr>
              <w:highlight w:val="yellow"/>
            </w:rPr>
          </w:rPrChange>
        </w:rPr>
      </w:pPr>
      <w:r w:rsidRPr="00AC4C18">
        <w:rPr>
          <w:rPrChange w:id="71" w:author="Jörg Lucas" w:date="2026-05-05T16:57:00Z">
            <w:rPr>
              <w:highlight w:val="yellow"/>
            </w:rPr>
          </w:rPrChange>
        </w:rPr>
        <w:t>Implementation and maintenance of GMP-compliant quality control checks at all critical process steps, including line clearance procedures, in-process checks (IPC), and final release inspection, to prevent mix-ups, contamination or defective products from reaching the market.</w:t>
      </w:r>
    </w:p>
    <w:p w14:paraId="03521E67" w14:textId="77777777" w:rsidR="00721BE3" w:rsidRPr="00AC4C18" w:rsidRDefault="00D71F29" w:rsidP="00035280">
      <w:pPr>
        <w:pStyle w:val="Listenabsatz"/>
        <w:numPr>
          <w:ilvl w:val="0"/>
          <w:numId w:val="2"/>
        </w:numPr>
        <w:jc w:val="both"/>
        <w:rPr>
          <w:rPrChange w:id="72" w:author="Jörg Lucas" w:date="2026-05-05T16:57:00Z">
            <w:rPr>
              <w:highlight w:val="yellow"/>
            </w:rPr>
          </w:rPrChange>
        </w:rPr>
      </w:pPr>
      <w:r w:rsidRPr="00AC4C18">
        <w:rPr>
          <w:rPrChange w:id="73" w:author="Jörg Lucas" w:date="2026-05-05T16:57:00Z">
            <w:rPr>
              <w:highlight w:val="yellow"/>
            </w:rPr>
          </w:rPrChange>
        </w:rPr>
        <w:t>Serialisation and track-and-trace compliance for all prescription pharmaceutical products in accordance with the EU Falsified Medicines Directive (FMD / Delegated Regulation 2016/161), ensuring product authenticity and preventing counterfeit medicines from entering the supply chain.</w:t>
      </w:r>
    </w:p>
    <w:p w14:paraId="0064F531" w14:textId="77777777" w:rsidR="00721BE3" w:rsidRPr="00AC4C18" w:rsidRDefault="00D71F29" w:rsidP="00035280">
      <w:pPr>
        <w:pStyle w:val="Listenabsatz"/>
        <w:numPr>
          <w:ilvl w:val="0"/>
          <w:numId w:val="2"/>
        </w:numPr>
        <w:jc w:val="both"/>
        <w:rPr>
          <w:rPrChange w:id="74" w:author="Jörg Lucas" w:date="2026-05-05T16:57:00Z">
            <w:rPr>
              <w:highlight w:val="yellow"/>
            </w:rPr>
          </w:rPrChange>
        </w:rPr>
      </w:pPr>
      <w:r w:rsidRPr="00AC4C18">
        <w:rPr>
          <w:rPrChange w:id="75" w:author="Jörg Lucas" w:date="2026-05-05T16:57:00Z">
            <w:rPr>
              <w:highlight w:val="yellow"/>
            </w:rPr>
          </w:rPrChange>
        </w:rPr>
        <w:t>Temperature and humidity monitoring in all pharmaceutical storage areas, with documented excursion management procedures to protect product stability and patient safety throughout the storage and repackaging process.</w:t>
      </w:r>
    </w:p>
    <w:p w14:paraId="0E3DE76E" w14:textId="4B620436" w:rsidR="00721BE3" w:rsidRPr="00AC4C18" w:rsidRDefault="00D71F29" w:rsidP="00035280">
      <w:pPr>
        <w:pStyle w:val="Listenabsatz"/>
        <w:numPr>
          <w:ilvl w:val="0"/>
          <w:numId w:val="2"/>
        </w:numPr>
        <w:jc w:val="both"/>
        <w:rPr>
          <w:rPrChange w:id="76" w:author="Jörg Lucas" w:date="2026-05-05T16:57:00Z">
            <w:rPr>
              <w:highlight w:val="yellow"/>
            </w:rPr>
          </w:rPrChange>
        </w:rPr>
      </w:pPr>
      <w:r w:rsidRPr="00AC4C18">
        <w:rPr>
          <w:rPrChange w:id="77" w:author="Jörg Lucas" w:date="2026-05-05T16:57:00Z">
            <w:rPr>
              <w:highlight w:val="yellow"/>
            </w:rPr>
          </w:rPrChange>
        </w:rPr>
        <w:t>Annual customer satisfaction evaluation to verify that Prestige Promotion’s quality and safety standards consistently meet or exceed customer and regulatory expectations.</w:t>
      </w:r>
    </w:p>
    <w:p w14:paraId="77E42C6B" w14:textId="77777777" w:rsidR="00721BE3" w:rsidRDefault="00721BE3">
      <w:pPr>
        <w:rPr>
          <w:highlight w:val="yellow"/>
        </w:rPr>
      </w:pPr>
    </w:p>
    <w:p w14:paraId="2520CA77" w14:textId="77777777" w:rsidR="005352DF" w:rsidRDefault="005352DF">
      <w:pPr>
        <w:rPr>
          <w:b/>
          <w:bCs/>
          <w:highlight w:val="yellow"/>
        </w:rPr>
      </w:pPr>
      <w:r>
        <w:rPr>
          <w:b/>
          <w:bCs/>
          <w:highlight w:val="yellow"/>
        </w:rPr>
        <w:br w:type="page"/>
      </w:r>
    </w:p>
    <w:p w14:paraId="2C0777B0" w14:textId="7A9AF11C" w:rsidR="00966F93" w:rsidRPr="00346AD1" w:rsidRDefault="00966F93" w:rsidP="00966F93">
      <w:pPr>
        <w:rPr>
          <w:rPrChange w:id="78" w:author="Jörg Lucas" w:date="2026-05-05T16:59:00Z">
            <w:rPr>
              <w:highlight w:val="yellow"/>
            </w:rPr>
          </w:rPrChange>
        </w:rPr>
      </w:pPr>
      <w:r w:rsidRPr="00346AD1">
        <w:rPr>
          <w:b/>
          <w:bCs/>
          <w:rPrChange w:id="79" w:author="Jörg Lucas" w:date="2026-05-05T16:59:00Z">
            <w:rPr>
              <w:b/>
              <w:bCs/>
              <w:highlight w:val="yellow"/>
            </w:rPr>
          </w:rPrChange>
        </w:rPr>
        <w:lastRenderedPageBreak/>
        <w:t>Quantitative Objectives — Customer Health &amp; Safety:</w:t>
      </w:r>
    </w:p>
    <w:p w14:paraId="35876006" w14:textId="77777777" w:rsidR="00966F93" w:rsidRPr="00346AD1" w:rsidRDefault="00966F93" w:rsidP="00966F93">
      <w:pPr>
        <w:rPr>
          <w:rPrChange w:id="80" w:author="Jörg Lucas" w:date="2026-05-05T16:59:00Z">
            <w:rPr>
              <w:highlight w:val="yellow"/>
            </w:rPr>
          </w:rPrChang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8"/>
        <w:gridCol w:w="1372"/>
        <w:gridCol w:w="1845"/>
        <w:gridCol w:w="1136"/>
        <w:gridCol w:w="1901"/>
        <w:gridCol w:w="1224"/>
      </w:tblGrid>
      <w:tr w:rsidR="00966F93" w:rsidRPr="00346AD1" w14:paraId="386D7794" w14:textId="77777777" w:rsidTr="00966F93">
        <w:trPr>
          <w:tblHeader/>
        </w:trPr>
        <w:tc>
          <w:tcPr>
            <w:tcW w:w="85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257B8BCA" w14:textId="77777777" w:rsidR="00966F93" w:rsidRPr="00346AD1" w:rsidRDefault="00966F93" w:rsidP="00966F93">
            <w:pPr>
              <w:rPr>
                <w:color w:val="FFFFFF" w:themeColor="background1"/>
                <w:rPrChange w:id="81" w:author="Jörg Lucas" w:date="2026-05-05T16:59:00Z">
                  <w:rPr>
                    <w:color w:val="FFFFFF" w:themeColor="background1"/>
                    <w:highlight w:val="yellow"/>
                  </w:rPr>
                </w:rPrChange>
              </w:rPr>
            </w:pPr>
            <w:r w:rsidRPr="00346AD1">
              <w:rPr>
                <w:b/>
                <w:bCs/>
                <w:color w:val="FFFFFF" w:themeColor="background1"/>
                <w:rPrChange w:id="82" w:author="Jörg Lucas" w:date="2026-05-05T16:59:00Z">
                  <w:rPr>
                    <w:b/>
                    <w:bCs/>
                    <w:color w:val="FFFFFF" w:themeColor="background1"/>
                    <w:highlight w:val="yellow"/>
                  </w:rPr>
                </w:rPrChange>
              </w:rPr>
              <w:t>KPI / Indicator</w:t>
            </w:r>
          </w:p>
        </w:tc>
        <w:tc>
          <w:tcPr>
            <w:tcW w:w="761"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7803352" w14:textId="77777777" w:rsidR="00966F93" w:rsidRPr="00346AD1" w:rsidRDefault="00966F93" w:rsidP="00966F93">
            <w:pPr>
              <w:rPr>
                <w:color w:val="FFFFFF" w:themeColor="background1"/>
                <w:rPrChange w:id="83" w:author="Jörg Lucas" w:date="2026-05-05T16:59:00Z">
                  <w:rPr>
                    <w:color w:val="FFFFFF" w:themeColor="background1"/>
                    <w:highlight w:val="yellow"/>
                  </w:rPr>
                </w:rPrChange>
              </w:rPr>
            </w:pPr>
            <w:r w:rsidRPr="00346AD1">
              <w:rPr>
                <w:b/>
                <w:bCs/>
                <w:color w:val="FFFFFF" w:themeColor="background1"/>
                <w:rPrChange w:id="84" w:author="Jörg Lucas" w:date="2026-05-05T16:59:00Z">
                  <w:rPr>
                    <w:b/>
                    <w:bCs/>
                    <w:color w:val="FFFFFF" w:themeColor="background1"/>
                    <w:highlight w:val="yellow"/>
                  </w:rPr>
                </w:rPrChange>
              </w:rPr>
              <w:t>Interim Target 2026</w:t>
            </w:r>
          </w:p>
        </w:tc>
        <w:tc>
          <w:tcPr>
            <w:tcW w:w="102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4C3DACF3" w14:textId="77777777" w:rsidR="00966F93" w:rsidRPr="00346AD1" w:rsidRDefault="00966F93" w:rsidP="00966F93">
            <w:pPr>
              <w:rPr>
                <w:color w:val="FFFFFF" w:themeColor="background1"/>
                <w:rPrChange w:id="85" w:author="Jörg Lucas" w:date="2026-05-05T16:59:00Z">
                  <w:rPr>
                    <w:color w:val="FFFFFF" w:themeColor="background1"/>
                    <w:highlight w:val="yellow"/>
                  </w:rPr>
                </w:rPrChange>
              </w:rPr>
            </w:pPr>
            <w:r w:rsidRPr="00346AD1">
              <w:rPr>
                <w:b/>
                <w:bCs/>
                <w:color w:val="FFFFFF" w:themeColor="background1"/>
                <w:rPrChange w:id="86" w:author="Jörg Lucas" w:date="2026-05-05T16:59:00Z">
                  <w:rPr>
                    <w:b/>
                    <w:bCs/>
                    <w:color w:val="FFFFFF" w:themeColor="background1"/>
                    <w:highlight w:val="yellow"/>
                  </w:rPr>
                </w:rPrChange>
              </w:rPr>
              <w:t>Target 2027</w:t>
            </w:r>
          </w:p>
        </w:tc>
        <w:tc>
          <w:tcPr>
            <w:tcW w:w="630"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7520D026" w14:textId="77777777" w:rsidR="00966F93" w:rsidRPr="00346AD1" w:rsidRDefault="00966F93" w:rsidP="00966F93">
            <w:pPr>
              <w:rPr>
                <w:color w:val="FFFFFF" w:themeColor="background1"/>
                <w:rPrChange w:id="87" w:author="Jörg Lucas" w:date="2026-05-05T16:59:00Z">
                  <w:rPr>
                    <w:color w:val="FFFFFF" w:themeColor="background1"/>
                    <w:highlight w:val="yellow"/>
                  </w:rPr>
                </w:rPrChange>
              </w:rPr>
            </w:pPr>
            <w:r w:rsidRPr="00346AD1">
              <w:rPr>
                <w:b/>
                <w:bCs/>
                <w:color w:val="FFFFFF" w:themeColor="background1"/>
                <w:rPrChange w:id="88" w:author="Jörg Lucas" w:date="2026-05-05T16:59:00Z">
                  <w:rPr>
                    <w:b/>
                    <w:bCs/>
                    <w:color w:val="FFFFFF" w:themeColor="background1"/>
                    <w:highlight w:val="yellow"/>
                  </w:rPr>
                </w:rPrChange>
              </w:rPr>
              <w:t>Status</w:t>
            </w:r>
          </w:p>
        </w:tc>
        <w:tc>
          <w:tcPr>
            <w:tcW w:w="105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06DE34E6" w14:textId="77777777" w:rsidR="00966F93" w:rsidRPr="00346AD1" w:rsidRDefault="00966F93" w:rsidP="00966F93">
            <w:pPr>
              <w:rPr>
                <w:color w:val="FFFFFF" w:themeColor="background1"/>
                <w:rPrChange w:id="89" w:author="Jörg Lucas" w:date="2026-05-05T16:59:00Z">
                  <w:rPr>
                    <w:color w:val="FFFFFF" w:themeColor="background1"/>
                    <w:highlight w:val="yellow"/>
                  </w:rPr>
                </w:rPrChange>
              </w:rPr>
            </w:pPr>
            <w:r w:rsidRPr="00346AD1">
              <w:rPr>
                <w:b/>
                <w:bCs/>
                <w:color w:val="FFFFFF" w:themeColor="background1"/>
                <w:rPrChange w:id="90" w:author="Jörg Lucas" w:date="2026-05-05T16:59:00Z">
                  <w:rPr>
                    <w:b/>
                    <w:bCs/>
                    <w:color w:val="FFFFFF" w:themeColor="background1"/>
                    <w:highlight w:val="yellow"/>
                  </w:rPr>
                </w:rPrChange>
              </w:rPr>
              <w:t>Responsibility</w:t>
            </w:r>
          </w:p>
        </w:tc>
        <w:tc>
          <w:tcPr>
            <w:tcW w:w="679"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15A00F09" w14:textId="77777777" w:rsidR="00966F93" w:rsidRPr="00346AD1" w:rsidRDefault="00966F93" w:rsidP="00966F93">
            <w:pPr>
              <w:rPr>
                <w:color w:val="FFFFFF" w:themeColor="background1"/>
                <w:rPrChange w:id="91" w:author="Jörg Lucas" w:date="2026-05-05T16:59:00Z">
                  <w:rPr>
                    <w:color w:val="FFFFFF" w:themeColor="background1"/>
                    <w:highlight w:val="yellow"/>
                  </w:rPr>
                </w:rPrChange>
              </w:rPr>
            </w:pPr>
            <w:r w:rsidRPr="00346AD1">
              <w:rPr>
                <w:b/>
                <w:bCs/>
                <w:color w:val="FFFFFF" w:themeColor="background1"/>
                <w:rPrChange w:id="92" w:author="Jörg Lucas" w:date="2026-05-05T16:59:00Z">
                  <w:rPr>
                    <w:b/>
                    <w:bCs/>
                    <w:color w:val="FFFFFF" w:themeColor="background1"/>
                    <w:highlight w:val="yellow"/>
                  </w:rPr>
                </w:rPrChange>
              </w:rPr>
              <w:t>Review</w:t>
            </w:r>
          </w:p>
        </w:tc>
      </w:tr>
      <w:tr w:rsidR="00966F93" w:rsidRPr="00346AD1" w14:paraId="798A6B94" w14:textId="77777777" w:rsidTr="00966F93">
        <w:tc>
          <w:tcPr>
            <w:tcW w:w="85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A914227" w14:textId="77777777" w:rsidR="00966F93" w:rsidRPr="00346AD1" w:rsidRDefault="00966F93" w:rsidP="00966F93">
            <w:pPr>
              <w:rPr>
                <w:sz w:val="18"/>
                <w:szCs w:val="18"/>
                <w:rPrChange w:id="93" w:author="Jörg Lucas" w:date="2026-05-05T16:59:00Z">
                  <w:rPr>
                    <w:sz w:val="18"/>
                    <w:szCs w:val="18"/>
                    <w:highlight w:val="yellow"/>
                  </w:rPr>
                </w:rPrChange>
              </w:rPr>
            </w:pPr>
            <w:r w:rsidRPr="00346AD1">
              <w:rPr>
                <w:sz w:val="18"/>
                <w:szCs w:val="18"/>
                <w:rPrChange w:id="94" w:author="Jörg Lucas" w:date="2026-05-05T16:59:00Z">
                  <w:rPr>
                    <w:sz w:val="18"/>
                    <w:szCs w:val="18"/>
                    <w:highlight w:val="yellow"/>
                  </w:rPr>
                </w:rPrChange>
              </w:rPr>
              <w:t>Product quality complaints per year (customer-facing)</w:t>
            </w:r>
          </w:p>
        </w:tc>
        <w:tc>
          <w:tcPr>
            <w:tcW w:w="761"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30CCC3A" w14:textId="77777777" w:rsidR="00966F93" w:rsidRPr="00346AD1" w:rsidRDefault="00966F93" w:rsidP="00966F93">
            <w:pPr>
              <w:rPr>
                <w:sz w:val="18"/>
                <w:szCs w:val="18"/>
                <w:rPrChange w:id="95" w:author="Jörg Lucas" w:date="2026-05-05T16:59:00Z">
                  <w:rPr>
                    <w:sz w:val="18"/>
                    <w:szCs w:val="18"/>
                    <w:highlight w:val="yellow"/>
                  </w:rPr>
                </w:rPrChange>
              </w:rPr>
            </w:pPr>
            <w:proofErr w:type="gramStart"/>
            <w:r w:rsidRPr="00346AD1">
              <w:rPr>
                <w:sz w:val="18"/>
                <w:szCs w:val="18"/>
                <w:rPrChange w:id="96" w:author="Jörg Lucas" w:date="2026-05-05T16:59:00Z">
                  <w:rPr>
                    <w:sz w:val="18"/>
                    <w:szCs w:val="18"/>
                    <w:highlight w:val="yellow"/>
                  </w:rPr>
                </w:rPrChange>
              </w:rPr>
              <w:t>Complaints</w:t>
            </w:r>
            <w:proofErr w:type="gramEnd"/>
            <w:r w:rsidRPr="00346AD1">
              <w:rPr>
                <w:sz w:val="18"/>
                <w:szCs w:val="18"/>
                <w:rPrChange w:id="97" w:author="Jörg Lucas" w:date="2026-05-05T16:59:00Z">
                  <w:rPr>
                    <w:sz w:val="18"/>
                    <w:szCs w:val="18"/>
                    <w:highlight w:val="yellow"/>
                  </w:rPr>
                </w:rPrChange>
              </w:rPr>
              <w:t xml:space="preserve"> log reviewed; root cause analysis for all cases</w:t>
            </w:r>
          </w:p>
        </w:tc>
        <w:tc>
          <w:tcPr>
            <w:tcW w:w="102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D03BF6A" w14:textId="04D8610A" w:rsidR="00966F93" w:rsidRPr="00346AD1" w:rsidRDefault="00966F93" w:rsidP="00966F93">
            <w:pPr>
              <w:rPr>
                <w:sz w:val="18"/>
                <w:szCs w:val="18"/>
                <w:rPrChange w:id="98" w:author="Jörg Lucas" w:date="2026-05-05T16:59:00Z">
                  <w:rPr>
                    <w:sz w:val="18"/>
                    <w:szCs w:val="18"/>
                    <w:highlight w:val="yellow"/>
                  </w:rPr>
                </w:rPrChange>
              </w:rPr>
            </w:pPr>
            <w:del w:id="99" w:author="Jörg Lucas" w:date="2026-05-05T16:58:00Z">
              <w:r w:rsidRPr="00346AD1" w:rsidDel="00AC4C18">
                <w:rPr>
                  <w:sz w:val="18"/>
                  <w:szCs w:val="18"/>
                  <w:rPrChange w:id="100" w:author="Jörg Lucas" w:date="2026-05-05T16:59:00Z">
                    <w:rPr>
                      <w:sz w:val="18"/>
                      <w:szCs w:val="18"/>
                      <w:highlight w:val="yellow"/>
                    </w:rPr>
                  </w:rPrChange>
                </w:rPr>
                <w:delText xml:space="preserve">Zero </w:delText>
              </w:r>
            </w:del>
            <w:ins w:id="101" w:author="Jörg Lucas" w:date="2026-05-05T16:58:00Z">
              <w:r w:rsidR="00AC4C18" w:rsidRPr="00346AD1">
                <w:rPr>
                  <w:sz w:val="18"/>
                  <w:szCs w:val="18"/>
                  <w:rPrChange w:id="102" w:author="Jörg Lucas" w:date="2026-05-05T16:59:00Z">
                    <w:rPr>
                      <w:sz w:val="18"/>
                      <w:szCs w:val="18"/>
                      <w:highlight w:val="yellow"/>
                    </w:rPr>
                  </w:rPrChange>
                </w:rPr>
                <w:t xml:space="preserve">reduce error rate (error per </w:t>
              </w:r>
              <w:r w:rsidR="001F4722" w:rsidRPr="00346AD1">
                <w:rPr>
                  <w:sz w:val="18"/>
                  <w:szCs w:val="18"/>
                  <w:rPrChange w:id="103" w:author="Jörg Lucas" w:date="2026-05-05T16:59:00Z">
                    <w:rPr>
                      <w:sz w:val="18"/>
                      <w:szCs w:val="18"/>
                      <w:highlight w:val="yellow"/>
                    </w:rPr>
                  </w:rPrChange>
                </w:rPr>
                <w:t xml:space="preserve">1 million units) </w:t>
              </w:r>
            </w:ins>
            <w:r w:rsidRPr="00346AD1">
              <w:rPr>
                <w:sz w:val="18"/>
                <w:szCs w:val="18"/>
                <w:rPrChange w:id="104" w:author="Jörg Lucas" w:date="2026-05-05T16:59:00Z">
                  <w:rPr>
                    <w:sz w:val="18"/>
                    <w:szCs w:val="18"/>
                    <w:highlight w:val="yellow"/>
                  </w:rPr>
                </w:rPrChange>
              </w:rPr>
              <w:t>customer complaints</w:t>
            </w:r>
            <w:ins w:id="105" w:author="Jörg Lucas" w:date="2026-05-05T16:58:00Z">
              <w:r w:rsidR="001F4722" w:rsidRPr="00346AD1">
                <w:rPr>
                  <w:sz w:val="18"/>
                  <w:szCs w:val="18"/>
                  <w:rPrChange w:id="106" w:author="Jörg Lucas" w:date="2026-05-05T16:59:00Z">
                    <w:rPr>
                      <w:sz w:val="18"/>
                      <w:szCs w:val="18"/>
                      <w:highlight w:val="yellow"/>
                    </w:rPr>
                  </w:rPrChange>
                </w:rPr>
                <w:t xml:space="preserve"> by5%</w:t>
              </w:r>
            </w:ins>
            <w:r w:rsidRPr="00346AD1">
              <w:rPr>
                <w:sz w:val="18"/>
                <w:szCs w:val="18"/>
                <w:rPrChange w:id="107" w:author="Jörg Lucas" w:date="2026-05-05T16:59:00Z">
                  <w:rPr>
                    <w:sz w:val="18"/>
                    <w:szCs w:val="18"/>
                    <w:highlight w:val="yellow"/>
                  </w:rPr>
                </w:rPrChange>
              </w:rPr>
              <w:t xml:space="preserve">; </w:t>
            </w:r>
          </w:p>
        </w:tc>
        <w:tc>
          <w:tcPr>
            <w:tcW w:w="63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3D30008" w14:textId="77777777" w:rsidR="00966F93" w:rsidRPr="00346AD1" w:rsidRDefault="00966F93" w:rsidP="00966F93">
            <w:pPr>
              <w:rPr>
                <w:sz w:val="18"/>
                <w:szCs w:val="18"/>
                <w:rPrChange w:id="108" w:author="Jörg Lucas" w:date="2026-05-05T16:59:00Z">
                  <w:rPr>
                    <w:sz w:val="18"/>
                    <w:szCs w:val="18"/>
                    <w:highlight w:val="yellow"/>
                  </w:rPr>
                </w:rPrChange>
              </w:rPr>
            </w:pPr>
            <w:r w:rsidRPr="00346AD1">
              <w:rPr>
                <w:rFonts w:ascii="Segoe UI Emoji" w:hAnsi="Segoe UI Emoji" w:cs="Segoe UI Emoji"/>
                <w:sz w:val="18"/>
                <w:szCs w:val="18"/>
                <w:rPrChange w:id="109" w:author="Jörg Lucas" w:date="2026-05-05T16:59:00Z">
                  <w:rPr>
                    <w:rFonts w:ascii="Segoe UI Emoji" w:hAnsi="Segoe UI Emoji" w:cs="Segoe UI Emoji"/>
                    <w:sz w:val="18"/>
                    <w:szCs w:val="18"/>
                    <w:highlight w:val="yellow"/>
                  </w:rPr>
                </w:rPrChange>
              </w:rPr>
              <w:t>✅</w:t>
            </w:r>
            <w:r w:rsidRPr="00346AD1">
              <w:rPr>
                <w:sz w:val="18"/>
                <w:szCs w:val="18"/>
                <w:rPrChange w:id="110" w:author="Jörg Lucas" w:date="2026-05-05T16:59:00Z">
                  <w:rPr>
                    <w:sz w:val="18"/>
                    <w:szCs w:val="18"/>
                    <w:highlight w:val="yellow"/>
                  </w:rPr>
                </w:rPrChange>
              </w:rPr>
              <w:t xml:space="preserve"> Ongoing</w:t>
            </w:r>
          </w:p>
        </w:tc>
        <w:tc>
          <w:tcPr>
            <w:tcW w:w="105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0B4E110" w14:textId="77777777" w:rsidR="00966F93" w:rsidRPr="00346AD1" w:rsidRDefault="00966F93" w:rsidP="00966F93">
            <w:pPr>
              <w:rPr>
                <w:sz w:val="18"/>
                <w:szCs w:val="18"/>
                <w:rPrChange w:id="111" w:author="Jörg Lucas" w:date="2026-05-05T16:59:00Z">
                  <w:rPr>
                    <w:sz w:val="18"/>
                    <w:szCs w:val="18"/>
                    <w:highlight w:val="yellow"/>
                  </w:rPr>
                </w:rPrChange>
              </w:rPr>
            </w:pPr>
            <w:r w:rsidRPr="00346AD1">
              <w:rPr>
                <w:sz w:val="18"/>
                <w:szCs w:val="18"/>
                <w:rPrChange w:id="112" w:author="Jörg Lucas" w:date="2026-05-05T16:59:00Z">
                  <w:rPr>
                    <w:sz w:val="18"/>
                    <w:szCs w:val="18"/>
                    <w:highlight w:val="yellow"/>
                  </w:rPr>
                </w:rPrChange>
              </w:rPr>
              <w:t>QMO / QA</w:t>
            </w:r>
          </w:p>
        </w:tc>
        <w:tc>
          <w:tcPr>
            <w:tcW w:w="67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62AF875" w14:textId="77777777" w:rsidR="00966F93" w:rsidRPr="00346AD1" w:rsidRDefault="00966F93" w:rsidP="00966F93">
            <w:pPr>
              <w:rPr>
                <w:sz w:val="18"/>
                <w:szCs w:val="18"/>
                <w:rPrChange w:id="113" w:author="Jörg Lucas" w:date="2026-05-05T16:59:00Z">
                  <w:rPr>
                    <w:sz w:val="18"/>
                    <w:szCs w:val="18"/>
                    <w:highlight w:val="yellow"/>
                  </w:rPr>
                </w:rPrChange>
              </w:rPr>
            </w:pPr>
            <w:r w:rsidRPr="00346AD1">
              <w:rPr>
                <w:sz w:val="18"/>
                <w:szCs w:val="18"/>
                <w:rPrChange w:id="114" w:author="Jörg Lucas" w:date="2026-05-05T16:59:00Z">
                  <w:rPr>
                    <w:sz w:val="18"/>
                    <w:szCs w:val="18"/>
                    <w:highlight w:val="yellow"/>
                  </w:rPr>
                </w:rPrChange>
              </w:rPr>
              <w:t>Quarterly</w:t>
            </w:r>
          </w:p>
        </w:tc>
      </w:tr>
      <w:tr w:rsidR="00966F93" w:rsidRPr="00346AD1" w14:paraId="218BDFC1" w14:textId="77777777" w:rsidTr="00966F93">
        <w:tc>
          <w:tcPr>
            <w:tcW w:w="85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E4E0D1E" w14:textId="77777777" w:rsidR="00966F93" w:rsidRPr="00346AD1" w:rsidRDefault="00966F93" w:rsidP="00966F93">
            <w:pPr>
              <w:rPr>
                <w:sz w:val="18"/>
                <w:szCs w:val="18"/>
                <w:rPrChange w:id="115" w:author="Jörg Lucas" w:date="2026-05-05T16:59:00Z">
                  <w:rPr>
                    <w:sz w:val="18"/>
                    <w:szCs w:val="18"/>
                    <w:highlight w:val="yellow"/>
                  </w:rPr>
                </w:rPrChange>
              </w:rPr>
            </w:pPr>
            <w:r w:rsidRPr="00346AD1">
              <w:rPr>
                <w:sz w:val="18"/>
                <w:szCs w:val="18"/>
                <w:rPrChange w:id="116" w:author="Jörg Lucas" w:date="2026-05-05T16:59:00Z">
                  <w:rPr>
                    <w:sz w:val="18"/>
                    <w:szCs w:val="18"/>
                    <w:highlight w:val="yellow"/>
                  </w:rPr>
                </w:rPrChange>
              </w:rPr>
              <w:t>GMP/GDP compliance rate – internal audits (%)</w:t>
            </w:r>
          </w:p>
        </w:tc>
        <w:tc>
          <w:tcPr>
            <w:tcW w:w="761"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247873E" w14:textId="77777777" w:rsidR="00966F93" w:rsidRPr="00346AD1" w:rsidRDefault="00966F93" w:rsidP="00966F93">
            <w:pPr>
              <w:rPr>
                <w:sz w:val="18"/>
                <w:szCs w:val="18"/>
                <w:rPrChange w:id="117" w:author="Jörg Lucas" w:date="2026-05-05T16:59:00Z">
                  <w:rPr>
                    <w:sz w:val="18"/>
                    <w:szCs w:val="18"/>
                    <w:highlight w:val="yellow"/>
                  </w:rPr>
                </w:rPrChange>
              </w:rPr>
            </w:pPr>
            <w:r w:rsidRPr="00346AD1">
              <w:rPr>
                <w:sz w:val="18"/>
                <w:szCs w:val="18"/>
                <w:rPrChange w:id="118" w:author="Jörg Lucas" w:date="2026-05-05T16:59:00Z">
                  <w:rPr>
                    <w:sz w:val="18"/>
                    <w:szCs w:val="18"/>
                    <w:highlight w:val="yellow"/>
                  </w:rPr>
                </w:rPrChange>
              </w:rPr>
              <w:t>100% compliance; audit programme formalised</w:t>
            </w:r>
          </w:p>
        </w:tc>
        <w:tc>
          <w:tcPr>
            <w:tcW w:w="102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D1C46BE" w14:textId="77777777" w:rsidR="00966F93" w:rsidRPr="00346AD1" w:rsidRDefault="00966F93" w:rsidP="00966F93">
            <w:pPr>
              <w:rPr>
                <w:sz w:val="18"/>
                <w:szCs w:val="18"/>
                <w:rPrChange w:id="119" w:author="Jörg Lucas" w:date="2026-05-05T16:59:00Z">
                  <w:rPr>
                    <w:sz w:val="18"/>
                    <w:szCs w:val="18"/>
                    <w:highlight w:val="yellow"/>
                  </w:rPr>
                </w:rPrChange>
              </w:rPr>
            </w:pPr>
            <w:r w:rsidRPr="00346AD1">
              <w:rPr>
                <w:sz w:val="18"/>
                <w:szCs w:val="18"/>
                <w:rPrChange w:id="120" w:author="Jörg Lucas" w:date="2026-05-05T16:59:00Z">
                  <w:rPr>
                    <w:sz w:val="18"/>
                    <w:szCs w:val="18"/>
                    <w:highlight w:val="yellow"/>
                  </w:rPr>
                </w:rPrChange>
              </w:rPr>
              <w:t>100% compliance; zero critical findings unresolved &gt;30 days</w:t>
            </w:r>
          </w:p>
        </w:tc>
        <w:tc>
          <w:tcPr>
            <w:tcW w:w="630"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0D2AC1B" w14:textId="77777777" w:rsidR="00966F93" w:rsidRPr="00346AD1" w:rsidRDefault="00966F93" w:rsidP="00966F93">
            <w:pPr>
              <w:rPr>
                <w:sz w:val="18"/>
                <w:szCs w:val="18"/>
                <w:rPrChange w:id="121" w:author="Jörg Lucas" w:date="2026-05-05T16:59:00Z">
                  <w:rPr>
                    <w:sz w:val="18"/>
                    <w:szCs w:val="18"/>
                    <w:highlight w:val="yellow"/>
                  </w:rPr>
                </w:rPrChange>
              </w:rPr>
            </w:pPr>
            <w:r w:rsidRPr="00346AD1">
              <w:rPr>
                <w:rFonts w:ascii="Segoe UI Emoji" w:hAnsi="Segoe UI Emoji" w:cs="Segoe UI Emoji"/>
                <w:sz w:val="18"/>
                <w:szCs w:val="18"/>
                <w:rPrChange w:id="122" w:author="Jörg Lucas" w:date="2026-05-05T16:59:00Z">
                  <w:rPr>
                    <w:rFonts w:ascii="Segoe UI Emoji" w:hAnsi="Segoe UI Emoji" w:cs="Segoe UI Emoji"/>
                    <w:sz w:val="18"/>
                    <w:szCs w:val="18"/>
                    <w:highlight w:val="yellow"/>
                  </w:rPr>
                </w:rPrChange>
              </w:rPr>
              <w:t>✅</w:t>
            </w:r>
            <w:r w:rsidRPr="00346AD1">
              <w:rPr>
                <w:sz w:val="18"/>
                <w:szCs w:val="18"/>
                <w:rPrChange w:id="123" w:author="Jörg Lucas" w:date="2026-05-05T16:59:00Z">
                  <w:rPr>
                    <w:sz w:val="18"/>
                    <w:szCs w:val="18"/>
                    <w:highlight w:val="yellow"/>
                  </w:rPr>
                </w:rPrChange>
              </w:rPr>
              <w:t xml:space="preserve"> Ongoing</w:t>
            </w:r>
          </w:p>
        </w:tc>
        <w:tc>
          <w:tcPr>
            <w:tcW w:w="105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D2173C9" w14:textId="77777777" w:rsidR="00966F93" w:rsidRPr="00346AD1" w:rsidRDefault="00966F93" w:rsidP="00966F93">
            <w:pPr>
              <w:rPr>
                <w:sz w:val="18"/>
                <w:szCs w:val="18"/>
                <w:rPrChange w:id="124" w:author="Jörg Lucas" w:date="2026-05-05T16:59:00Z">
                  <w:rPr>
                    <w:sz w:val="18"/>
                    <w:szCs w:val="18"/>
                    <w:highlight w:val="yellow"/>
                  </w:rPr>
                </w:rPrChange>
              </w:rPr>
            </w:pPr>
            <w:r w:rsidRPr="00346AD1">
              <w:rPr>
                <w:sz w:val="18"/>
                <w:szCs w:val="18"/>
                <w:rPrChange w:id="125" w:author="Jörg Lucas" w:date="2026-05-05T16:59:00Z">
                  <w:rPr>
                    <w:sz w:val="18"/>
                    <w:szCs w:val="18"/>
                    <w:highlight w:val="yellow"/>
                  </w:rPr>
                </w:rPrChange>
              </w:rPr>
              <w:t>QMO / QA</w:t>
            </w:r>
          </w:p>
        </w:tc>
        <w:tc>
          <w:tcPr>
            <w:tcW w:w="67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7638FAE" w14:textId="77777777" w:rsidR="00966F93" w:rsidRPr="00346AD1" w:rsidRDefault="00966F93" w:rsidP="00966F93">
            <w:pPr>
              <w:rPr>
                <w:sz w:val="18"/>
                <w:szCs w:val="18"/>
                <w:rPrChange w:id="126" w:author="Jörg Lucas" w:date="2026-05-05T16:59:00Z">
                  <w:rPr>
                    <w:sz w:val="18"/>
                    <w:szCs w:val="18"/>
                    <w:highlight w:val="yellow"/>
                  </w:rPr>
                </w:rPrChange>
              </w:rPr>
            </w:pPr>
            <w:r w:rsidRPr="00346AD1">
              <w:rPr>
                <w:sz w:val="18"/>
                <w:szCs w:val="18"/>
                <w:rPrChange w:id="127" w:author="Jörg Lucas" w:date="2026-05-05T16:59:00Z">
                  <w:rPr>
                    <w:sz w:val="18"/>
                    <w:szCs w:val="18"/>
                    <w:highlight w:val="yellow"/>
                  </w:rPr>
                </w:rPrChange>
              </w:rPr>
              <w:t>Annually</w:t>
            </w:r>
          </w:p>
        </w:tc>
      </w:tr>
      <w:tr w:rsidR="00966F93" w:rsidRPr="00346AD1" w14:paraId="13B1C7A8" w14:textId="77777777" w:rsidTr="00966F93">
        <w:tc>
          <w:tcPr>
            <w:tcW w:w="85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E13A4EA" w14:textId="77777777" w:rsidR="00966F93" w:rsidRPr="00346AD1" w:rsidRDefault="00966F93" w:rsidP="00966F93">
            <w:pPr>
              <w:rPr>
                <w:sz w:val="18"/>
                <w:szCs w:val="18"/>
                <w:rPrChange w:id="128" w:author="Jörg Lucas" w:date="2026-05-05T16:59:00Z">
                  <w:rPr>
                    <w:sz w:val="18"/>
                    <w:szCs w:val="18"/>
                    <w:highlight w:val="yellow"/>
                  </w:rPr>
                </w:rPrChange>
              </w:rPr>
            </w:pPr>
            <w:r w:rsidRPr="00346AD1">
              <w:rPr>
                <w:sz w:val="18"/>
                <w:szCs w:val="18"/>
                <w:rPrChange w:id="129" w:author="Jörg Lucas" w:date="2026-05-05T16:59:00Z">
                  <w:rPr>
                    <w:sz w:val="18"/>
                    <w:szCs w:val="18"/>
                    <w:highlight w:val="yellow"/>
                  </w:rPr>
                </w:rPrChange>
              </w:rPr>
              <w:t>FMD serialisation compliance rate (%)</w:t>
            </w:r>
          </w:p>
        </w:tc>
        <w:tc>
          <w:tcPr>
            <w:tcW w:w="761"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E78830A" w14:textId="77777777" w:rsidR="00966F93" w:rsidRPr="00346AD1" w:rsidRDefault="00966F93" w:rsidP="00966F93">
            <w:pPr>
              <w:rPr>
                <w:sz w:val="18"/>
                <w:szCs w:val="18"/>
                <w:rPrChange w:id="130" w:author="Jörg Lucas" w:date="2026-05-05T16:59:00Z">
                  <w:rPr>
                    <w:sz w:val="18"/>
                    <w:szCs w:val="18"/>
                    <w:highlight w:val="yellow"/>
                  </w:rPr>
                </w:rPrChange>
              </w:rPr>
            </w:pPr>
            <w:r w:rsidRPr="00346AD1">
              <w:rPr>
                <w:sz w:val="18"/>
                <w:szCs w:val="18"/>
                <w:rPrChange w:id="131" w:author="Jörg Lucas" w:date="2026-05-05T16:59:00Z">
                  <w:rPr>
                    <w:sz w:val="18"/>
                    <w:szCs w:val="18"/>
                    <w:highlight w:val="yellow"/>
                  </w:rPr>
                </w:rPrChange>
              </w:rPr>
              <w:t>100% maintained; no regulatory notifications</w:t>
            </w:r>
          </w:p>
        </w:tc>
        <w:tc>
          <w:tcPr>
            <w:tcW w:w="102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04816D5" w14:textId="77777777" w:rsidR="00966F93" w:rsidRPr="00346AD1" w:rsidRDefault="00966F93" w:rsidP="00966F93">
            <w:pPr>
              <w:rPr>
                <w:sz w:val="18"/>
                <w:szCs w:val="18"/>
                <w:rPrChange w:id="132" w:author="Jörg Lucas" w:date="2026-05-05T16:59:00Z">
                  <w:rPr>
                    <w:sz w:val="18"/>
                    <w:szCs w:val="18"/>
                    <w:highlight w:val="yellow"/>
                  </w:rPr>
                </w:rPrChange>
              </w:rPr>
            </w:pPr>
            <w:r w:rsidRPr="00346AD1">
              <w:rPr>
                <w:sz w:val="18"/>
                <w:szCs w:val="18"/>
                <w:rPrChange w:id="133" w:author="Jörg Lucas" w:date="2026-05-05T16:59:00Z">
                  <w:rPr>
                    <w:sz w:val="18"/>
                    <w:szCs w:val="18"/>
                    <w:highlight w:val="yellow"/>
                  </w:rPr>
                </w:rPrChange>
              </w:rPr>
              <w:t>100% maintained; no decommissioning failures</w:t>
            </w:r>
          </w:p>
        </w:tc>
        <w:tc>
          <w:tcPr>
            <w:tcW w:w="63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8A0E17E" w14:textId="77777777" w:rsidR="00966F93" w:rsidRPr="00346AD1" w:rsidRDefault="00966F93" w:rsidP="00966F93">
            <w:pPr>
              <w:rPr>
                <w:sz w:val="18"/>
                <w:szCs w:val="18"/>
                <w:rPrChange w:id="134" w:author="Jörg Lucas" w:date="2026-05-05T16:59:00Z">
                  <w:rPr>
                    <w:sz w:val="18"/>
                    <w:szCs w:val="18"/>
                    <w:highlight w:val="yellow"/>
                  </w:rPr>
                </w:rPrChange>
              </w:rPr>
            </w:pPr>
            <w:r w:rsidRPr="00346AD1">
              <w:rPr>
                <w:rFonts w:ascii="Segoe UI Emoji" w:hAnsi="Segoe UI Emoji" w:cs="Segoe UI Emoji"/>
                <w:sz w:val="18"/>
                <w:szCs w:val="18"/>
                <w:rPrChange w:id="135" w:author="Jörg Lucas" w:date="2026-05-05T16:59:00Z">
                  <w:rPr>
                    <w:rFonts w:ascii="Segoe UI Emoji" w:hAnsi="Segoe UI Emoji" w:cs="Segoe UI Emoji"/>
                    <w:sz w:val="18"/>
                    <w:szCs w:val="18"/>
                    <w:highlight w:val="yellow"/>
                  </w:rPr>
                </w:rPrChange>
              </w:rPr>
              <w:t>✅</w:t>
            </w:r>
            <w:r w:rsidRPr="00346AD1">
              <w:rPr>
                <w:sz w:val="18"/>
                <w:szCs w:val="18"/>
                <w:rPrChange w:id="136" w:author="Jörg Lucas" w:date="2026-05-05T16:59:00Z">
                  <w:rPr>
                    <w:sz w:val="18"/>
                    <w:szCs w:val="18"/>
                    <w:highlight w:val="yellow"/>
                  </w:rPr>
                </w:rPrChange>
              </w:rPr>
              <w:t xml:space="preserve"> Ongoing</w:t>
            </w:r>
          </w:p>
        </w:tc>
        <w:tc>
          <w:tcPr>
            <w:tcW w:w="105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EF758D7" w14:textId="77777777" w:rsidR="00966F93" w:rsidRPr="00346AD1" w:rsidRDefault="00966F93" w:rsidP="00966F93">
            <w:pPr>
              <w:rPr>
                <w:sz w:val="18"/>
                <w:szCs w:val="18"/>
                <w:rPrChange w:id="137" w:author="Jörg Lucas" w:date="2026-05-05T16:59:00Z">
                  <w:rPr>
                    <w:sz w:val="18"/>
                    <w:szCs w:val="18"/>
                    <w:highlight w:val="yellow"/>
                  </w:rPr>
                </w:rPrChange>
              </w:rPr>
            </w:pPr>
            <w:r w:rsidRPr="00346AD1">
              <w:rPr>
                <w:sz w:val="18"/>
                <w:szCs w:val="18"/>
                <w:rPrChange w:id="138" w:author="Jörg Lucas" w:date="2026-05-05T16:59:00Z">
                  <w:rPr>
                    <w:sz w:val="18"/>
                    <w:szCs w:val="18"/>
                    <w:highlight w:val="yellow"/>
                  </w:rPr>
                </w:rPrChange>
              </w:rPr>
              <w:t>QMO / Production</w:t>
            </w:r>
          </w:p>
        </w:tc>
        <w:tc>
          <w:tcPr>
            <w:tcW w:w="67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218278B" w14:textId="77777777" w:rsidR="00966F93" w:rsidRPr="00346AD1" w:rsidRDefault="00966F93" w:rsidP="00966F93">
            <w:pPr>
              <w:rPr>
                <w:sz w:val="18"/>
                <w:szCs w:val="18"/>
                <w:rPrChange w:id="139" w:author="Jörg Lucas" w:date="2026-05-05T16:59:00Z">
                  <w:rPr>
                    <w:sz w:val="18"/>
                    <w:szCs w:val="18"/>
                    <w:highlight w:val="yellow"/>
                  </w:rPr>
                </w:rPrChange>
              </w:rPr>
            </w:pPr>
            <w:r w:rsidRPr="00346AD1">
              <w:rPr>
                <w:sz w:val="18"/>
                <w:szCs w:val="18"/>
                <w:rPrChange w:id="140" w:author="Jörg Lucas" w:date="2026-05-05T16:59:00Z">
                  <w:rPr>
                    <w:sz w:val="18"/>
                    <w:szCs w:val="18"/>
                    <w:highlight w:val="yellow"/>
                  </w:rPr>
                </w:rPrChange>
              </w:rPr>
              <w:t>Continuously</w:t>
            </w:r>
          </w:p>
        </w:tc>
      </w:tr>
      <w:tr w:rsidR="00966F93" w:rsidRPr="00346AD1" w14:paraId="0BBBA111" w14:textId="77777777" w:rsidTr="00966F93">
        <w:tc>
          <w:tcPr>
            <w:tcW w:w="85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572A391" w14:textId="77777777" w:rsidR="00966F93" w:rsidRPr="00346AD1" w:rsidRDefault="00966F93" w:rsidP="00966F93">
            <w:pPr>
              <w:rPr>
                <w:sz w:val="18"/>
                <w:szCs w:val="18"/>
                <w:rPrChange w:id="141" w:author="Jörg Lucas" w:date="2026-05-05T16:59:00Z">
                  <w:rPr>
                    <w:sz w:val="18"/>
                    <w:szCs w:val="18"/>
                    <w:highlight w:val="yellow"/>
                  </w:rPr>
                </w:rPrChange>
              </w:rPr>
            </w:pPr>
            <w:r w:rsidRPr="00346AD1">
              <w:rPr>
                <w:sz w:val="18"/>
                <w:szCs w:val="18"/>
                <w:rPrChange w:id="142" w:author="Jörg Lucas" w:date="2026-05-05T16:59:00Z">
                  <w:rPr>
                    <w:sz w:val="18"/>
                    <w:szCs w:val="18"/>
                    <w:highlight w:val="yellow"/>
                  </w:rPr>
                </w:rPrChange>
              </w:rPr>
              <w:t>Customer satisfaction score (annual survey)</w:t>
            </w:r>
          </w:p>
        </w:tc>
        <w:tc>
          <w:tcPr>
            <w:tcW w:w="761"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B72219F" w14:textId="77777777" w:rsidR="00966F93" w:rsidRPr="00346AD1" w:rsidRDefault="00966F93" w:rsidP="00966F93">
            <w:pPr>
              <w:rPr>
                <w:sz w:val="18"/>
                <w:szCs w:val="18"/>
                <w:rPrChange w:id="143" w:author="Jörg Lucas" w:date="2026-05-05T16:59:00Z">
                  <w:rPr>
                    <w:sz w:val="18"/>
                    <w:szCs w:val="18"/>
                    <w:highlight w:val="yellow"/>
                  </w:rPr>
                </w:rPrChange>
              </w:rPr>
            </w:pPr>
            <w:r w:rsidRPr="00346AD1">
              <w:rPr>
                <w:sz w:val="18"/>
                <w:szCs w:val="18"/>
                <w:rPrChange w:id="144" w:author="Jörg Lucas" w:date="2026-05-05T16:59:00Z">
                  <w:rPr>
                    <w:sz w:val="18"/>
                    <w:szCs w:val="18"/>
                    <w:highlight w:val="yellow"/>
                  </w:rPr>
                </w:rPrChange>
              </w:rPr>
              <w:t>First structured survey conducted &amp; documented</w:t>
            </w:r>
          </w:p>
        </w:tc>
        <w:tc>
          <w:tcPr>
            <w:tcW w:w="102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480AC2C" w14:textId="77777777" w:rsidR="00966F93" w:rsidRPr="00346AD1" w:rsidRDefault="00966F93" w:rsidP="00966F93">
            <w:pPr>
              <w:rPr>
                <w:sz w:val="18"/>
                <w:szCs w:val="18"/>
                <w:rPrChange w:id="145" w:author="Jörg Lucas" w:date="2026-05-05T16:59:00Z">
                  <w:rPr>
                    <w:sz w:val="18"/>
                    <w:szCs w:val="18"/>
                    <w:highlight w:val="yellow"/>
                  </w:rPr>
                </w:rPrChange>
              </w:rPr>
            </w:pPr>
            <w:r w:rsidRPr="00346AD1">
              <w:rPr>
                <w:sz w:val="18"/>
                <w:szCs w:val="18"/>
                <w:rPrChange w:id="146" w:author="Jörg Lucas" w:date="2026-05-05T16:59:00Z">
                  <w:rPr>
                    <w:sz w:val="18"/>
                    <w:szCs w:val="18"/>
                    <w:highlight w:val="yellow"/>
                  </w:rPr>
                </w:rPrChange>
              </w:rPr>
              <w:t>≥85% customer satisfaction score; survey repeated annually</w:t>
            </w:r>
          </w:p>
        </w:tc>
        <w:tc>
          <w:tcPr>
            <w:tcW w:w="630"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75A04E8" w14:textId="77777777" w:rsidR="00966F93" w:rsidRPr="00346AD1" w:rsidRDefault="00966F93" w:rsidP="00966F93">
            <w:pPr>
              <w:rPr>
                <w:sz w:val="18"/>
                <w:szCs w:val="18"/>
                <w:rPrChange w:id="147" w:author="Jörg Lucas" w:date="2026-05-05T16:59:00Z">
                  <w:rPr>
                    <w:sz w:val="18"/>
                    <w:szCs w:val="18"/>
                    <w:highlight w:val="yellow"/>
                  </w:rPr>
                </w:rPrChange>
              </w:rPr>
            </w:pPr>
            <w:r w:rsidRPr="00346AD1">
              <w:rPr>
                <w:rFonts w:ascii="Segoe UI Emoji" w:hAnsi="Segoe UI Emoji" w:cs="Segoe UI Emoji"/>
                <w:sz w:val="18"/>
                <w:szCs w:val="18"/>
                <w:rPrChange w:id="148" w:author="Jörg Lucas" w:date="2026-05-05T16:59:00Z">
                  <w:rPr>
                    <w:rFonts w:ascii="Segoe UI Emoji" w:hAnsi="Segoe UI Emoji" w:cs="Segoe UI Emoji"/>
                    <w:sz w:val="18"/>
                    <w:szCs w:val="18"/>
                    <w:highlight w:val="yellow"/>
                  </w:rPr>
                </w:rPrChange>
              </w:rPr>
              <w:t>⚠️</w:t>
            </w:r>
            <w:r w:rsidRPr="00346AD1">
              <w:rPr>
                <w:sz w:val="18"/>
                <w:szCs w:val="18"/>
                <w:rPrChange w:id="149" w:author="Jörg Lucas" w:date="2026-05-05T16:59:00Z">
                  <w:rPr>
                    <w:sz w:val="18"/>
                    <w:szCs w:val="18"/>
                    <w:highlight w:val="yellow"/>
                  </w:rPr>
                </w:rPrChange>
              </w:rPr>
              <w:t xml:space="preserve"> Not started</w:t>
            </w:r>
          </w:p>
        </w:tc>
        <w:tc>
          <w:tcPr>
            <w:tcW w:w="105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37AE192" w14:textId="77777777" w:rsidR="00966F93" w:rsidRPr="00346AD1" w:rsidRDefault="00966F93" w:rsidP="00966F93">
            <w:pPr>
              <w:rPr>
                <w:sz w:val="18"/>
                <w:szCs w:val="18"/>
                <w:rPrChange w:id="150" w:author="Jörg Lucas" w:date="2026-05-05T16:59:00Z">
                  <w:rPr>
                    <w:sz w:val="18"/>
                    <w:szCs w:val="18"/>
                    <w:highlight w:val="yellow"/>
                  </w:rPr>
                </w:rPrChange>
              </w:rPr>
            </w:pPr>
            <w:r w:rsidRPr="00346AD1">
              <w:rPr>
                <w:sz w:val="18"/>
                <w:szCs w:val="18"/>
                <w:rPrChange w:id="151" w:author="Jörg Lucas" w:date="2026-05-05T16:59:00Z">
                  <w:rPr>
                    <w:sz w:val="18"/>
                    <w:szCs w:val="18"/>
                    <w:highlight w:val="yellow"/>
                  </w:rPr>
                </w:rPrChange>
              </w:rPr>
              <w:t>QMO / Management</w:t>
            </w:r>
          </w:p>
        </w:tc>
        <w:tc>
          <w:tcPr>
            <w:tcW w:w="67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C2C54BD" w14:textId="77777777" w:rsidR="00966F93" w:rsidRPr="00346AD1" w:rsidRDefault="00966F93" w:rsidP="00966F93">
            <w:pPr>
              <w:rPr>
                <w:sz w:val="18"/>
                <w:szCs w:val="18"/>
                <w:rPrChange w:id="152" w:author="Jörg Lucas" w:date="2026-05-05T16:59:00Z">
                  <w:rPr>
                    <w:sz w:val="18"/>
                    <w:szCs w:val="18"/>
                    <w:highlight w:val="yellow"/>
                  </w:rPr>
                </w:rPrChange>
              </w:rPr>
            </w:pPr>
            <w:r w:rsidRPr="00346AD1">
              <w:rPr>
                <w:sz w:val="18"/>
                <w:szCs w:val="18"/>
                <w:rPrChange w:id="153" w:author="Jörg Lucas" w:date="2026-05-05T16:59:00Z">
                  <w:rPr>
                    <w:sz w:val="18"/>
                    <w:szCs w:val="18"/>
                    <w:highlight w:val="yellow"/>
                  </w:rPr>
                </w:rPrChange>
              </w:rPr>
              <w:t>Annually</w:t>
            </w:r>
          </w:p>
        </w:tc>
      </w:tr>
      <w:tr w:rsidR="00966F93" w:rsidRPr="00346AD1" w14:paraId="6DBFDAB8" w14:textId="77777777" w:rsidTr="00966F93">
        <w:tc>
          <w:tcPr>
            <w:tcW w:w="85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81ECAD0" w14:textId="77777777" w:rsidR="00966F93" w:rsidRPr="00346AD1" w:rsidRDefault="00966F93" w:rsidP="00966F93">
            <w:pPr>
              <w:rPr>
                <w:sz w:val="18"/>
                <w:szCs w:val="18"/>
                <w:rPrChange w:id="154" w:author="Jörg Lucas" w:date="2026-05-05T16:59:00Z">
                  <w:rPr>
                    <w:sz w:val="18"/>
                    <w:szCs w:val="18"/>
                    <w:highlight w:val="yellow"/>
                  </w:rPr>
                </w:rPrChange>
              </w:rPr>
            </w:pPr>
            <w:r w:rsidRPr="00346AD1">
              <w:rPr>
                <w:sz w:val="18"/>
                <w:szCs w:val="18"/>
                <w:rPrChange w:id="155" w:author="Jörg Lucas" w:date="2026-05-05T16:59:00Z">
                  <w:rPr>
                    <w:sz w:val="18"/>
                    <w:szCs w:val="18"/>
                    <w:highlight w:val="yellow"/>
                  </w:rPr>
                </w:rPrChange>
              </w:rPr>
              <w:t>Product recall / market withdrawal events (number/year)</w:t>
            </w:r>
          </w:p>
        </w:tc>
        <w:tc>
          <w:tcPr>
            <w:tcW w:w="761"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4D32456" w14:textId="77777777" w:rsidR="00966F93" w:rsidRPr="00346AD1" w:rsidRDefault="00966F93" w:rsidP="00966F93">
            <w:pPr>
              <w:rPr>
                <w:sz w:val="18"/>
                <w:szCs w:val="18"/>
                <w:rPrChange w:id="156" w:author="Jörg Lucas" w:date="2026-05-05T16:59:00Z">
                  <w:rPr>
                    <w:sz w:val="18"/>
                    <w:szCs w:val="18"/>
                    <w:highlight w:val="yellow"/>
                  </w:rPr>
                </w:rPrChange>
              </w:rPr>
            </w:pPr>
            <w:r w:rsidRPr="00346AD1">
              <w:rPr>
                <w:sz w:val="18"/>
                <w:szCs w:val="18"/>
                <w:rPrChange w:id="157" w:author="Jörg Lucas" w:date="2026-05-05T16:59:00Z">
                  <w:rPr>
                    <w:sz w:val="18"/>
                    <w:szCs w:val="18"/>
                    <w:highlight w:val="yellow"/>
                  </w:rPr>
                </w:rPrChange>
              </w:rPr>
              <w:t>Recall procedure reviewed &amp; tested</w:t>
            </w:r>
          </w:p>
        </w:tc>
        <w:tc>
          <w:tcPr>
            <w:tcW w:w="102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3259930" w14:textId="77777777" w:rsidR="00966F93" w:rsidRPr="00346AD1" w:rsidRDefault="00966F93" w:rsidP="00966F93">
            <w:pPr>
              <w:rPr>
                <w:sz w:val="18"/>
                <w:szCs w:val="18"/>
                <w:rPrChange w:id="158" w:author="Jörg Lucas" w:date="2026-05-05T16:59:00Z">
                  <w:rPr>
                    <w:sz w:val="18"/>
                    <w:szCs w:val="18"/>
                    <w:highlight w:val="yellow"/>
                  </w:rPr>
                </w:rPrChange>
              </w:rPr>
            </w:pPr>
            <w:r w:rsidRPr="00346AD1">
              <w:rPr>
                <w:sz w:val="18"/>
                <w:szCs w:val="18"/>
                <w:rPrChange w:id="159" w:author="Jörg Lucas" w:date="2026-05-05T16:59:00Z">
                  <w:rPr>
                    <w:sz w:val="18"/>
                    <w:szCs w:val="18"/>
                    <w:highlight w:val="yellow"/>
                  </w:rPr>
                </w:rPrChange>
              </w:rPr>
              <w:t>Zero recalls attributable to Prestige Promotion packaging errors</w:t>
            </w:r>
          </w:p>
        </w:tc>
        <w:tc>
          <w:tcPr>
            <w:tcW w:w="63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47284C7" w14:textId="77777777" w:rsidR="00966F93" w:rsidRPr="00346AD1" w:rsidRDefault="00966F93" w:rsidP="00966F93">
            <w:pPr>
              <w:rPr>
                <w:sz w:val="18"/>
                <w:szCs w:val="18"/>
                <w:rPrChange w:id="160" w:author="Jörg Lucas" w:date="2026-05-05T16:59:00Z">
                  <w:rPr>
                    <w:sz w:val="18"/>
                    <w:szCs w:val="18"/>
                    <w:highlight w:val="yellow"/>
                  </w:rPr>
                </w:rPrChange>
              </w:rPr>
            </w:pPr>
            <w:r w:rsidRPr="00346AD1">
              <w:rPr>
                <w:rFonts w:ascii="Segoe UI Emoji" w:hAnsi="Segoe UI Emoji" w:cs="Segoe UI Emoji"/>
                <w:sz w:val="18"/>
                <w:szCs w:val="18"/>
                <w:rPrChange w:id="161" w:author="Jörg Lucas" w:date="2026-05-05T16:59:00Z">
                  <w:rPr>
                    <w:rFonts w:ascii="Segoe UI Emoji" w:hAnsi="Segoe UI Emoji" w:cs="Segoe UI Emoji"/>
                    <w:sz w:val="18"/>
                    <w:szCs w:val="18"/>
                    <w:highlight w:val="yellow"/>
                  </w:rPr>
                </w:rPrChange>
              </w:rPr>
              <w:t>✅</w:t>
            </w:r>
            <w:r w:rsidRPr="00346AD1">
              <w:rPr>
                <w:sz w:val="18"/>
                <w:szCs w:val="18"/>
                <w:rPrChange w:id="162" w:author="Jörg Lucas" w:date="2026-05-05T16:59:00Z">
                  <w:rPr>
                    <w:sz w:val="18"/>
                    <w:szCs w:val="18"/>
                    <w:highlight w:val="yellow"/>
                  </w:rPr>
                </w:rPrChange>
              </w:rPr>
              <w:t xml:space="preserve"> Ongoing</w:t>
            </w:r>
          </w:p>
        </w:tc>
        <w:tc>
          <w:tcPr>
            <w:tcW w:w="105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85CA4ED" w14:textId="77777777" w:rsidR="00966F93" w:rsidRPr="00346AD1" w:rsidRDefault="00966F93" w:rsidP="00966F93">
            <w:pPr>
              <w:rPr>
                <w:sz w:val="18"/>
                <w:szCs w:val="18"/>
                <w:rPrChange w:id="163" w:author="Jörg Lucas" w:date="2026-05-05T16:59:00Z">
                  <w:rPr>
                    <w:sz w:val="18"/>
                    <w:szCs w:val="18"/>
                    <w:highlight w:val="yellow"/>
                  </w:rPr>
                </w:rPrChange>
              </w:rPr>
            </w:pPr>
            <w:r w:rsidRPr="00346AD1">
              <w:rPr>
                <w:sz w:val="18"/>
                <w:szCs w:val="18"/>
                <w:rPrChange w:id="164" w:author="Jörg Lucas" w:date="2026-05-05T16:59:00Z">
                  <w:rPr>
                    <w:sz w:val="18"/>
                    <w:szCs w:val="18"/>
                    <w:highlight w:val="yellow"/>
                  </w:rPr>
                </w:rPrChange>
              </w:rPr>
              <w:t>QMO / Management</w:t>
            </w:r>
          </w:p>
        </w:tc>
        <w:tc>
          <w:tcPr>
            <w:tcW w:w="67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53001C0" w14:textId="77777777" w:rsidR="00966F93" w:rsidRPr="00346AD1" w:rsidRDefault="00966F93" w:rsidP="00966F93">
            <w:pPr>
              <w:rPr>
                <w:sz w:val="18"/>
                <w:szCs w:val="18"/>
                <w:rPrChange w:id="165" w:author="Jörg Lucas" w:date="2026-05-05T16:59:00Z">
                  <w:rPr>
                    <w:sz w:val="18"/>
                    <w:szCs w:val="18"/>
                    <w:highlight w:val="yellow"/>
                  </w:rPr>
                </w:rPrChange>
              </w:rPr>
            </w:pPr>
            <w:r w:rsidRPr="00346AD1">
              <w:rPr>
                <w:sz w:val="18"/>
                <w:szCs w:val="18"/>
                <w:rPrChange w:id="166" w:author="Jörg Lucas" w:date="2026-05-05T16:59:00Z">
                  <w:rPr>
                    <w:sz w:val="18"/>
                    <w:szCs w:val="18"/>
                    <w:highlight w:val="yellow"/>
                  </w:rPr>
                </w:rPrChange>
              </w:rPr>
              <w:t>Annually</w:t>
            </w:r>
          </w:p>
        </w:tc>
      </w:tr>
    </w:tbl>
    <w:p w14:paraId="524A514D" w14:textId="77777777" w:rsidR="00966F93" w:rsidRPr="00346AD1" w:rsidRDefault="00966F93">
      <w:pPr>
        <w:rPr>
          <w:rPrChange w:id="167" w:author="Jörg Lucas" w:date="2026-05-05T16:59:00Z">
            <w:rPr>
              <w:highlight w:val="yellow"/>
            </w:rPr>
          </w:rPrChange>
        </w:rPr>
      </w:pPr>
    </w:p>
    <w:p w14:paraId="0D41E6EE" w14:textId="643190AF" w:rsidR="00966F93" w:rsidRPr="00966F93" w:rsidRDefault="00966F93">
      <w:pPr>
        <w:rPr>
          <w:b/>
          <w:bCs/>
          <w:color w:val="2E75B6"/>
          <w:sz w:val="18"/>
          <w:szCs w:val="18"/>
        </w:rPr>
      </w:pPr>
      <w:r w:rsidRPr="00346AD1">
        <w:rPr>
          <w:b/>
          <w:bCs/>
          <w:color w:val="2E75B6"/>
          <w:sz w:val="18"/>
          <w:szCs w:val="18"/>
          <w:rPrChange w:id="168" w:author="Jörg Lucas" w:date="2026-05-05T16:59:00Z">
            <w:rPr>
              <w:b/>
              <w:bCs/>
              <w:color w:val="2E75B6"/>
              <w:sz w:val="18"/>
              <w:szCs w:val="18"/>
              <w:highlight w:val="yellow"/>
            </w:rPr>
          </w:rPrChange>
        </w:rPr>
        <w:t xml:space="preserve">Measures 2026: Formalise customer satisfaction </w:t>
      </w:r>
      <w:proofErr w:type="gramStart"/>
      <w:r w:rsidRPr="00346AD1">
        <w:rPr>
          <w:b/>
          <w:bCs/>
          <w:color w:val="2E75B6"/>
          <w:sz w:val="18"/>
          <w:szCs w:val="18"/>
          <w:rPrChange w:id="169" w:author="Jörg Lucas" w:date="2026-05-05T16:59:00Z">
            <w:rPr>
              <w:b/>
              <w:bCs/>
              <w:color w:val="2E75B6"/>
              <w:sz w:val="18"/>
              <w:szCs w:val="18"/>
              <w:highlight w:val="yellow"/>
            </w:rPr>
          </w:rPrChange>
        </w:rPr>
        <w:t>survey  |</w:t>
      </w:r>
      <w:proofErr w:type="gramEnd"/>
      <w:r w:rsidRPr="00346AD1">
        <w:rPr>
          <w:b/>
          <w:bCs/>
          <w:color w:val="2E75B6"/>
          <w:sz w:val="18"/>
          <w:szCs w:val="18"/>
          <w:rPrChange w:id="170" w:author="Jörg Lucas" w:date="2026-05-05T16:59:00Z">
            <w:rPr>
              <w:b/>
              <w:bCs/>
              <w:color w:val="2E75B6"/>
              <w:sz w:val="18"/>
              <w:szCs w:val="18"/>
              <w:highlight w:val="yellow"/>
            </w:rPr>
          </w:rPrChange>
        </w:rPr>
        <w:t xml:space="preserve">  Establish non-conformance KPI tracking  |  Annual recall procedure drill  |  QA dashboard for IPC results</w:t>
      </w:r>
    </w:p>
    <w:p w14:paraId="14105193" w14:textId="77777777" w:rsidR="00721BE3" w:rsidRPr="007C6923" w:rsidRDefault="00721BE3">
      <w:pPr>
        <w:rPr>
          <w:highlight w:val="yellow"/>
        </w:rPr>
      </w:pPr>
    </w:p>
    <w:p w14:paraId="4299EE7C" w14:textId="77777777" w:rsidR="005352DF" w:rsidRDefault="005352DF">
      <w:pPr>
        <w:rPr>
          <w:b/>
          <w:bCs/>
          <w:color w:val="2E75B6"/>
          <w:sz w:val="24"/>
          <w:szCs w:val="24"/>
          <w:highlight w:val="red"/>
        </w:rPr>
      </w:pPr>
      <w:r>
        <w:rPr>
          <w:highlight w:val="red"/>
        </w:rPr>
        <w:br w:type="page"/>
      </w:r>
    </w:p>
    <w:p w14:paraId="51162794" w14:textId="270D4196" w:rsidR="00721BE3" w:rsidRPr="005B0C91" w:rsidRDefault="00D71F29">
      <w:pPr>
        <w:pStyle w:val="berschrift2"/>
        <w:rPr>
          <w:rPrChange w:id="171" w:author="Jörg Lucas" w:date="2026-05-05T16:59:00Z">
            <w:rPr>
              <w:highlight w:val="red"/>
            </w:rPr>
          </w:rPrChange>
        </w:rPr>
      </w:pPr>
      <w:bookmarkStart w:id="172" w:name="_Toc227592296"/>
      <w:r w:rsidRPr="005B0C91">
        <w:rPr>
          <w:rPrChange w:id="173" w:author="Jörg Lucas" w:date="2026-05-05T16:59:00Z">
            <w:rPr>
              <w:highlight w:val="red"/>
            </w:rPr>
          </w:rPrChange>
        </w:rPr>
        <w:lastRenderedPageBreak/>
        <w:t>3.7 Environmental Services &amp; Advocacy</w:t>
      </w:r>
      <w:bookmarkEnd w:id="172"/>
    </w:p>
    <w:p w14:paraId="59F934ED" w14:textId="77777777" w:rsidR="00721BE3" w:rsidRPr="005B0C91" w:rsidRDefault="00D71F29">
      <w:pPr>
        <w:rPr>
          <w:rPrChange w:id="174" w:author="Jörg Lucas" w:date="2026-05-05T16:59:00Z">
            <w:rPr>
              <w:highlight w:val="yellow"/>
            </w:rPr>
          </w:rPrChange>
        </w:rPr>
      </w:pPr>
      <w:r w:rsidRPr="005B0C91">
        <w:rPr>
          <w:b/>
          <w:bCs/>
          <w:rPrChange w:id="175" w:author="Jörg Lucas" w:date="2026-05-05T16:59:00Z">
            <w:rPr>
              <w:b/>
              <w:bCs/>
              <w:highlight w:val="yellow"/>
            </w:rPr>
          </w:rPrChange>
        </w:rPr>
        <w:t>Commitment:</w:t>
      </w:r>
    </w:p>
    <w:p w14:paraId="487051F9" w14:textId="4CEBC3DB" w:rsidR="00721BE3" w:rsidRPr="005B0C91" w:rsidRDefault="00D71F29" w:rsidP="00035280">
      <w:pPr>
        <w:jc w:val="both"/>
        <w:rPr>
          <w:rPrChange w:id="176" w:author="Jörg Lucas" w:date="2026-05-05T16:59:00Z">
            <w:rPr>
              <w:highlight w:val="yellow"/>
            </w:rPr>
          </w:rPrChange>
        </w:rPr>
      </w:pPr>
      <w:r w:rsidRPr="005B0C91">
        <w:rPr>
          <w:rPrChange w:id="177" w:author="Jörg Lucas" w:date="2026-05-05T16:59:00Z">
            <w:rPr>
              <w:highlight w:val="yellow"/>
            </w:rPr>
          </w:rPrChange>
        </w:rPr>
        <w:t xml:space="preserve">Prestige Promotion is committed to going beyond internal environmental compliance by actively participating in environmental advocacy and by offering services and process innovations that deliver measurable environmental benefits to clients and the broader pharmaceutical supply chain. </w:t>
      </w:r>
    </w:p>
    <w:p w14:paraId="18058A30" w14:textId="77777777" w:rsidR="00721BE3" w:rsidRPr="005B0C91" w:rsidRDefault="00721BE3">
      <w:pPr>
        <w:rPr>
          <w:rPrChange w:id="178" w:author="Jörg Lucas" w:date="2026-05-05T16:59:00Z">
            <w:rPr>
              <w:highlight w:val="yellow"/>
            </w:rPr>
          </w:rPrChange>
        </w:rPr>
      </w:pPr>
    </w:p>
    <w:p w14:paraId="279306EA" w14:textId="77777777" w:rsidR="00721BE3" w:rsidRPr="005B0C91" w:rsidRDefault="00D71F29">
      <w:pPr>
        <w:rPr>
          <w:rPrChange w:id="179" w:author="Jörg Lucas" w:date="2026-05-05T16:59:00Z">
            <w:rPr>
              <w:highlight w:val="yellow"/>
            </w:rPr>
          </w:rPrChange>
        </w:rPr>
      </w:pPr>
      <w:r w:rsidRPr="005B0C91">
        <w:rPr>
          <w:b/>
          <w:bCs/>
          <w:rPrChange w:id="180" w:author="Jörg Lucas" w:date="2026-05-05T16:59:00Z">
            <w:rPr>
              <w:b/>
              <w:bCs/>
              <w:highlight w:val="yellow"/>
            </w:rPr>
          </w:rPrChange>
        </w:rPr>
        <w:t>Measures:</w:t>
      </w:r>
    </w:p>
    <w:p w14:paraId="4E7D10AE" w14:textId="29241203" w:rsidR="00721BE3" w:rsidRPr="005B0C91" w:rsidRDefault="002A4548" w:rsidP="00035280">
      <w:pPr>
        <w:pStyle w:val="Listenabsatz"/>
        <w:numPr>
          <w:ilvl w:val="0"/>
          <w:numId w:val="2"/>
        </w:numPr>
        <w:jc w:val="both"/>
        <w:rPr>
          <w:rPrChange w:id="181" w:author="Jörg Lucas" w:date="2026-05-05T16:59:00Z">
            <w:rPr>
              <w:highlight w:val="yellow"/>
            </w:rPr>
          </w:rPrChange>
        </w:rPr>
      </w:pPr>
      <w:r w:rsidRPr="005B0C91">
        <w:rPr>
          <w:rPrChange w:id="182" w:author="Jörg Lucas" w:date="2026-05-05T16:59:00Z">
            <w:rPr>
              <w:highlight w:val="yellow"/>
            </w:rPr>
          </w:rPrChange>
        </w:rPr>
        <w:t>Promotion of repackaging solutions that reduce pharmaceutical waste and avoid environmental impacts associated with product destruction.</w:t>
      </w:r>
    </w:p>
    <w:p w14:paraId="2EF5BC9A" w14:textId="043CC2EF" w:rsidR="00721BE3" w:rsidRPr="005B0C91" w:rsidRDefault="002A4548" w:rsidP="00035280">
      <w:pPr>
        <w:pStyle w:val="Listenabsatz"/>
        <w:numPr>
          <w:ilvl w:val="0"/>
          <w:numId w:val="2"/>
        </w:numPr>
        <w:jc w:val="both"/>
        <w:rPr>
          <w:rPrChange w:id="183" w:author="Jörg Lucas" w:date="2026-05-05T16:59:00Z">
            <w:rPr>
              <w:highlight w:val="yellow"/>
            </w:rPr>
          </w:rPrChange>
        </w:rPr>
      </w:pPr>
      <w:r w:rsidRPr="005B0C91">
        <w:rPr>
          <w:rPrChange w:id="184" w:author="Jörg Lucas" w:date="2026-05-05T16:59:00Z">
            <w:rPr>
              <w:highlight w:val="yellow"/>
            </w:rPr>
          </w:rPrChange>
        </w:rPr>
        <w:t>Collaboration with clients to optimise packaging design, reduce material consumption, and improve recyclability of packaging components.</w:t>
      </w:r>
    </w:p>
    <w:p w14:paraId="24512E2C" w14:textId="77777777" w:rsidR="00721BE3" w:rsidRPr="005B0C91" w:rsidRDefault="00D71F29" w:rsidP="00035280">
      <w:pPr>
        <w:pStyle w:val="Listenabsatz"/>
        <w:numPr>
          <w:ilvl w:val="0"/>
          <w:numId w:val="2"/>
        </w:numPr>
        <w:jc w:val="both"/>
        <w:rPr>
          <w:rPrChange w:id="185" w:author="Jörg Lucas" w:date="2026-05-05T16:59:00Z">
            <w:rPr>
              <w:highlight w:val="yellow"/>
            </w:rPr>
          </w:rPrChange>
        </w:rPr>
      </w:pPr>
      <w:r w:rsidRPr="005B0C91">
        <w:rPr>
          <w:rPrChange w:id="186" w:author="Jörg Lucas" w:date="2026-05-05T16:59:00Z">
            <w:rPr>
              <w:highlight w:val="yellow"/>
            </w:rPr>
          </w:rPrChange>
        </w:rPr>
        <w:t xml:space="preserve">Annual publication of key environmental performance indicators (energy, GHG, waste, materials) in an Environmental Performance Summary shared with clients, suppliers and </w:t>
      </w:r>
      <w:proofErr w:type="spellStart"/>
      <w:r w:rsidRPr="005B0C91">
        <w:rPr>
          <w:rPrChange w:id="187" w:author="Jörg Lucas" w:date="2026-05-05T16:59:00Z">
            <w:rPr>
              <w:highlight w:val="yellow"/>
            </w:rPr>
          </w:rPrChange>
        </w:rPr>
        <w:t>EcoVadis</w:t>
      </w:r>
      <w:proofErr w:type="spellEnd"/>
      <w:r w:rsidRPr="005B0C91">
        <w:rPr>
          <w:rPrChange w:id="188" w:author="Jörg Lucas" w:date="2026-05-05T16:59:00Z">
            <w:rPr>
              <w:highlight w:val="yellow"/>
            </w:rPr>
          </w:rPrChange>
        </w:rPr>
        <w:t>, demonstrating transparency and accountability.</w:t>
      </w:r>
    </w:p>
    <w:p w14:paraId="169933A4" w14:textId="7CDA0350" w:rsidR="00721BE3" w:rsidRPr="005B0C91" w:rsidRDefault="002A4548" w:rsidP="00035280">
      <w:pPr>
        <w:pStyle w:val="Listenabsatz"/>
        <w:numPr>
          <w:ilvl w:val="0"/>
          <w:numId w:val="2"/>
        </w:numPr>
        <w:jc w:val="both"/>
        <w:rPr>
          <w:rPrChange w:id="189" w:author="Jörg Lucas" w:date="2026-05-05T16:59:00Z">
            <w:rPr>
              <w:highlight w:val="yellow"/>
            </w:rPr>
          </w:rPrChange>
        </w:rPr>
      </w:pPr>
      <w:r w:rsidRPr="005B0C91">
        <w:rPr>
          <w:rPrChange w:id="190" w:author="Jörg Lucas" w:date="2026-05-05T16:59:00Z">
            <w:rPr>
              <w:highlight w:val="yellow"/>
            </w:rPr>
          </w:rPrChange>
        </w:rPr>
        <w:t>Provision of targeted environmental awareness and sustainability training or guidance to customers and key suppliers, focusing on sustainable packaging practices, waste reduction, and compliance with environmental requirements within the pharmaceutical packaging value chain.</w:t>
      </w:r>
    </w:p>
    <w:p w14:paraId="0E5ED51A" w14:textId="10C30349" w:rsidR="00721BE3" w:rsidRPr="005B0C91" w:rsidRDefault="00D71F29" w:rsidP="00035280">
      <w:pPr>
        <w:pStyle w:val="Listenabsatz"/>
        <w:numPr>
          <w:ilvl w:val="0"/>
          <w:numId w:val="2"/>
        </w:numPr>
        <w:jc w:val="both"/>
        <w:rPr>
          <w:rPrChange w:id="191" w:author="Jörg Lucas" w:date="2026-05-05T16:59:00Z">
            <w:rPr>
              <w:highlight w:val="yellow"/>
            </w:rPr>
          </w:rPrChange>
        </w:rPr>
      </w:pPr>
      <w:r w:rsidRPr="005B0C91">
        <w:rPr>
          <w:rPrChange w:id="192" w:author="Jörg Lucas" w:date="2026-05-05T16:59:00Z">
            <w:rPr>
              <w:highlight w:val="yellow"/>
            </w:rPr>
          </w:rPrChange>
        </w:rPr>
        <w:t>Review of the company website (</w:t>
      </w:r>
      <w:r w:rsidR="002A4548" w:rsidRPr="005B0C91">
        <w:rPr>
          <w:rPrChange w:id="193" w:author="Jörg Lucas" w:date="2026-05-05T16:59:00Z">
            <w:rPr>
              <w:highlight w:val="yellow"/>
            </w:rPr>
          </w:rPrChange>
        </w:rPr>
        <w:t xml:space="preserve"> </w:t>
      </w:r>
      <w:r w:rsidR="00054806" w:rsidRPr="005B0C91">
        <w:fldChar w:fldCharType="begin"/>
      </w:r>
      <w:r w:rsidR="00054806" w:rsidRPr="005B0C91">
        <w:rPr>
          <w:rPrChange w:id="194" w:author="Jörg Lucas" w:date="2026-05-05T16:59:00Z">
            <w:rPr/>
          </w:rPrChange>
        </w:rPr>
        <w:instrText xml:space="preserve"> HYPERLINK "http://www.prestige-promotion-web.de" </w:instrText>
      </w:r>
      <w:r w:rsidR="00054806" w:rsidRPr="005B0C91">
        <w:rPr>
          <w:rPrChange w:id="195" w:author="Jörg Lucas" w:date="2026-05-05T16:59:00Z">
            <w:rPr/>
          </w:rPrChange>
        </w:rPr>
        <w:fldChar w:fldCharType="separate"/>
      </w:r>
      <w:r w:rsidR="002A4548" w:rsidRPr="005B0C91">
        <w:rPr>
          <w:rStyle w:val="Hyperlink"/>
          <w:rPrChange w:id="196" w:author="Jörg Lucas" w:date="2026-05-05T16:59:00Z">
            <w:rPr>
              <w:rStyle w:val="Hyperlink"/>
              <w:highlight w:val="yellow"/>
            </w:rPr>
          </w:rPrChange>
        </w:rPr>
        <w:t>www.prestige-promotion-web.de</w:t>
      </w:r>
      <w:r w:rsidR="00054806" w:rsidRPr="005B0C91">
        <w:rPr>
          <w:rStyle w:val="Hyperlink"/>
          <w:rPrChange w:id="197" w:author="Jörg Lucas" w:date="2026-05-05T16:59:00Z">
            <w:rPr>
              <w:rStyle w:val="Hyperlink"/>
              <w:highlight w:val="yellow"/>
            </w:rPr>
          </w:rPrChange>
        </w:rPr>
        <w:fldChar w:fldCharType="end"/>
      </w:r>
      <w:r w:rsidR="002A4548" w:rsidRPr="005B0C91">
        <w:rPr>
          <w:rPrChange w:id="198" w:author="Jörg Lucas" w:date="2026-05-05T16:59:00Z">
            <w:rPr>
              <w:highlight w:val="yellow"/>
            </w:rPr>
          </w:rPrChange>
        </w:rPr>
        <w:t xml:space="preserve"> </w:t>
      </w:r>
      <w:r w:rsidRPr="005B0C91">
        <w:rPr>
          <w:rPrChange w:id="199" w:author="Jörg Lucas" w:date="2026-05-05T16:59:00Z">
            <w:rPr>
              <w:highlight w:val="yellow"/>
            </w:rPr>
          </w:rPrChange>
        </w:rPr>
        <w:t>) to include a dedicated Environmental Policy and Sustainability section, making our commitments publicly visible and reinforcing our brand as a responsible and forward-thinking packaging service partner.</w:t>
      </w:r>
    </w:p>
    <w:p w14:paraId="6721F499" w14:textId="77777777" w:rsidR="00721BE3" w:rsidRPr="005B0C91" w:rsidRDefault="00721BE3">
      <w:pPr>
        <w:rPr>
          <w:rPrChange w:id="200" w:author="Jörg Lucas" w:date="2026-05-05T16:59:00Z">
            <w:rPr>
              <w:highlight w:val="yellow"/>
            </w:rPr>
          </w:rPrChange>
        </w:rPr>
      </w:pPr>
    </w:p>
    <w:p w14:paraId="4FBD8246" w14:textId="77777777" w:rsidR="00966F93" w:rsidRPr="005B0C91" w:rsidRDefault="00966F93" w:rsidP="00966F93">
      <w:pPr>
        <w:rPr>
          <w:rPrChange w:id="201" w:author="Jörg Lucas" w:date="2026-05-05T16:59:00Z">
            <w:rPr>
              <w:highlight w:val="yellow"/>
            </w:rPr>
          </w:rPrChange>
        </w:rPr>
      </w:pPr>
      <w:r w:rsidRPr="005B0C91">
        <w:rPr>
          <w:b/>
          <w:bCs/>
          <w:rPrChange w:id="202" w:author="Jörg Lucas" w:date="2026-05-05T16:59:00Z">
            <w:rPr>
              <w:b/>
              <w:bCs/>
              <w:highlight w:val="yellow"/>
            </w:rPr>
          </w:rPrChange>
        </w:rPr>
        <w:t>Quantitative Objectives — Environmental Services &amp; Advocacy:</w:t>
      </w:r>
    </w:p>
    <w:p w14:paraId="343B92FE" w14:textId="77777777" w:rsidR="00966F93" w:rsidRPr="00966F93" w:rsidRDefault="00966F93" w:rsidP="00966F93">
      <w:pPr>
        <w:rPr>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1737"/>
        <w:gridCol w:w="1509"/>
        <w:gridCol w:w="1206"/>
        <w:gridCol w:w="1801"/>
        <w:gridCol w:w="1071"/>
      </w:tblGrid>
      <w:tr w:rsidR="00966F93" w:rsidRPr="00966F93" w14:paraId="1D09D58A" w14:textId="77777777" w:rsidTr="00820A0B">
        <w:trPr>
          <w:tblHeader/>
        </w:trPr>
        <w:tc>
          <w:tcPr>
            <w:tcW w:w="93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6C82F2C3" w14:textId="77777777" w:rsidR="00966F93" w:rsidRPr="00953F82" w:rsidRDefault="00966F93" w:rsidP="00966F93">
            <w:pPr>
              <w:rPr>
                <w:color w:val="FFFFFF" w:themeColor="background1"/>
                <w:rPrChange w:id="203" w:author="Jörg Lucas" w:date="2026-05-05T17:00:00Z">
                  <w:rPr>
                    <w:color w:val="FFFFFF" w:themeColor="background1"/>
                    <w:highlight w:val="yellow"/>
                  </w:rPr>
                </w:rPrChange>
              </w:rPr>
            </w:pPr>
            <w:r w:rsidRPr="00953F82">
              <w:rPr>
                <w:b/>
                <w:bCs/>
                <w:color w:val="FFFFFF" w:themeColor="background1"/>
                <w:rPrChange w:id="204" w:author="Jörg Lucas" w:date="2026-05-05T17:00:00Z">
                  <w:rPr>
                    <w:b/>
                    <w:bCs/>
                    <w:color w:val="FFFFFF" w:themeColor="background1"/>
                    <w:highlight w:val="yellow"/>
                  </w:rPr>
                </w:rPrChange>
              </w:rPr>
              <w:t>KPI / Indicator</w:t>
            </w:r>
          </w:p>
        </w:tc>
        <w:tc>
          <w:tcPr>
            <w:tcW w:w="96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288F2E9D" w14:textId="77777777" w:rsidR="00966F93" w:rsidRPr="00953F82" w:rsidRDefault="00966F93" w:rsidP="00966F93">
            <w:pPr>
              <w:rPr>
                <w:color w:val="FFFFFF" w:themeColor="background1"/>
                <w:rPrChange w:id="205" w:author="Jörg Lucas" w:date="2026-05-05T17:00:00Z">
                  <w:rPr>
                    <w:color w:val="FFFFFF" w:themeColor="background1"/>
                    <w:highlight w:val="yellow"/>
                  </w:rPr>
                </w:rPrChange>
              </w:rPr>
            </w:pPr>
            <w:r w:rsidRPr="00953F82">
              <w:rPr>
                <w:b/>
                <w:bCs/>
                <w:color w:val="FFFFFF" w:themeColor="background1"/>
                <w:rPrChange w:id="206" w:author="Jörg Lucas" w:date="2026-05-05T17:00:00Z">
                  <w:rPr>
                    <w:b/>
                    <w:bCs/>
                    <w:color w:val="FFFFFF" w:themeColor="background1"/>
                    <w:highlight w:val="yellow"/>
                  </w:rPr>
                </w:rPrChange>
              </w:rPr>
              <w:t>Interim Target 2026</w:t>
            </w:r>
          </w:p>
        </w:tc>
        <w:tc>
          <w:tcPr>
            <w:tcW w:w="837"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17FC0498" w14:textId="77777777" w:rsidR="00966F93" w:rsidRPr="00953F82" w:rsidRDefault="00966F93" w:rsidP="00966F93">
            <w:pPr>
              <w:rPr>
                <w:color w:val="FFFFFF" w:themeColor="background1"/>
                <w:rPrChange w:id="207" w:author="Jörg Lucas" w:date="2026-05-05T17:00:00Z">
                  <w:rPr>
                    <w:color w:val="FFFFFF" w:themeColor="background1"/>
                    <w:highlight w:val="yellow"/>
                  </w:rPr>
                </w:rPrChange>
              </w:rPr>
            </w:pPr>
            <w:r w:rsidRPr="00953F82">
              <w:rPr>
                <w:b/>
                <w:bCs/>
                <w:color w:val="FFFFFF" w:themeColor="background1"/>
                <w:rPrChange w:id="208" w:author="Jörg Lucas" w:date="2026-05-05T17:00:00Z">
                  <w:rPr>
                    <w:b/>
                    <w:bCs/>
                    <w:color w:val="FFFFFF" w:themeColor="background1"/>
                    <w:highlight w:val="yellow"/>
                  </w:rPr>
                </w:rPrChange>
              </w:rPr>
              <w:t>Target 2027</w:t>
            </w:r>
          </w:p>
        </w:tc>
        <w:tc>
          <w:tcPr>
            <w:tcW w:w="669"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A49009A" w14:textId="77777777" w:rsidR="00966F93" w:rsidRPr="00953F82" w:rsidRDefault="00966F93" w:rsidP="00966F93">
            <w:pPr>
              <w:rPr>
                <w:color w:val="FFFFFF" w:themeColor="background1"/>
                <w:rPrChange w:id="209" w:author="Jörg Lucas" w:date="2026-05-05T17:00:00Z">
                  <w:rPr>
                    <w:color w:val="FFFFFF" w:themeColor="background1"/>
                    <w:highlight w:val="yellow"/>
                  </w:rPr>
                </w:rPrChange>
              </w:rPr>
            </w:pPr>
            <w:r w:rsidRPr="00953F82">
              <w:rPr>
                <w:b/>
                <w:bCs/>
                <w:color w:val="FFFFFF" w:themeColor="background1"/>
                <w:rPrChange w:id="210" w:author="Jörg Lucas" w:date="2026-05-05T17:00:00Z">
                  <w:rPr>
                    <w:b/>
                    <w:bCs/>
                    <w:color w:val="FFFFFF" w:themeColor="background1"/>
                    <w:highlight w:val="yellow"/>
                  </w:rPr>
                </w:rPrChange>
              </w:rPr>
              <w:t>Status</w:t>
            </w:r>
          </w:p>
        </w:tc>
        <w:tc>
          <w:tcPr>
            <w:tcW w:w="999"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1DA8F56E" w14:textId="77777777" w:rsidR="00966F93" w:rsidRPr="00953F82" w:rsidRDefault="00966F93" w:rsidP="00966F93">
            <w:pPr>
              <w:rPr>
                <w:color w:val="FFFFFF" w:themeColor="background1"/>
                <w:rPrChange w:id="211" w:author="Jörg Lucas" w:date="2026-05-05T17:00:00Z">
                  <w:rPr>
                    <w:color w:val="FFFFFF" w:themeColor="background1"/>
                    <w:highlight w:val="yellow"/>
                  </w:rPr>
                </w:rPrChange>
              </w:rPr>
            </w:pPr>
            <w:r w:rsidRPr="00953F82">
              <w:rPr>
                <w:b/>
                <w:bCs/>
                <w:color w:val="FFFFFF" w:themeColor="background1"/>
                <w:rPrChange w:id="212" w:author="Jörg Lucas" w:date="2026-05-05T17:00:00Z">
                  <w:rPr>
                    <w:b/>
                    <w:bCs/>
                    <w:color w:val="FFFFFF" w:themeColor="background1"/>
                    <w:highlight w:val="yellow"/>
                  </w:rPr>
                </w:rPrChange>
              </w:rPr>
              <w:t>Responsibility</w:t>
            </w:r>
          </w:p>
        </w:tc>
        <w:tc>
          <w:tcPr>
            <w:tcW w:w="59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75DC3C7F" w14:textId="77777777" w:rsidR="00966F93" w:rsidRPr="00953F82" w:rsidRDefault="00966F93" w:rsidP="00966F93">
            <w:pPr>
              <w:rPr>
                <w:color w:val="FFFFFF" w:themeColor="background1"/>
                <w:rPrChange w:id="213" w:author="Jörg Lucas" w:date="2026-05-05T17:00:00Z">
                  <w:rPr>
                    <w:color w:val="FFFFFF" w:themeColor="background1"/>
                    <w:highlight w:val="yellow"/>
                  </w:rPr>
                </w:rPrChange>
              </w:rPr>
            </w:pPr>
            <w:r w:rsidRPr="00953F82">
              <w:rPr>
                <w:b/>
                <w:bCs/>
                <w:color w:val="FFFFFF" w:themeColor="background1"/>
                <w:rPrChange w:id="214" w:author="Jörg Lucas" w:date="2026-05-05T17:00:00Z">
                  <w:rPr>
                    <w:b/>
                    <w:bCs/>
                    <w:color w:val="FFFFFF" w:themeColor="background1"/>
                    <w:highlight w:val="yellow"/>
                  </w:rPr>
                </w:rPrChange>
              </w:rPr>
              <w:t>Review</w:t>
            </w:r>
          </w:p>
        </w:tc>
      </w:tr>
      <w:tr w:rsidR="00966F93" w:rsidRPr="00966F93" w14:paraId="28858092" w14:textId="77777777" w:rsidTr="00820A0B">
        <w:tc>
          <w:tcPr>
            <w:tcW w:w="9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D51DD49" w14:textId="77777777" w:rsidR="00966F93" w:rsidRPr="00953F82" w:rsidRDefault="00966F93" w:rsidP="00966F93">
            <w:pPr>
              <w:rPr>
                <w:sz w:val="18"/>
                <w:szCs w:val="18"/>
                <w:rPrChange w:id="215" w:author="Jörg Lucas" w:date="2026-05-05T17:00:00Z">
                  <w:rPr>
                    <w:sz w:val="18"/>
                    <w:szCs w:val="18"/>
                    <w:highlight w:val="yellow"/>
                  </w:rPr>
                </w:rPrChange>
              </w:rPr>
            </w:pPr>
            <w:r w:rsidRPr="00953F82">
              <w:rPr>
                <w:sz w:val="18"/>
                <w:szCs w:val="18"/>
                <w:rPrChange w:id="216" w:author="Jörg Lucas" w:date="2026-05-05T17:00:00Z">
                  <w:rPr>
                    <w:sz w:val="18"/>
                    <w:szCs w:val="18"/>
                    <w:highlight w:val="yellow"/>
                  </w:rPr>
                </w:rPrChange>
              </w:rPr>
              <w:t>Annual Environmental Performance Summary published</w:t>
            </w:r>
          </w:p>
        </w:tc>
        <w:tc>
          <w:tcPr>
            <w:tcW w:w="9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002C66F" w14:textId="77777777" w:rsidR="00966F93" w:rsidRPr="00953F82" w:rsidRDefault="00966F93" w:rsidP="00966F93">
            <w:pPr>
              <w:rPr>
                <w:sz w:val="18"/>
                <w:szCs w:val="18"/>
                <w:rPrChange w:id="217" w:author="Jörg Lucas" w:date="2026-05-05T17:00:00Z">
                  <w:rPr>
                    <w:sz w:val="18"/>
                    <w:szCs w:val="18"/>
                    <w:highlight w:val="yellow"/>
                  </w:rPr>
                </w:rPrChange>
              </w:rPr>
            </w:pPr>
            <w:r w:rsidRPr="00953F82">
              <w:rPr>
                <w:sz w:val="18"/>
                <w:szCs w:val="18"/>
                <w:rPrChange w:id="218" w:author="Jörg Lucas" w:date="2026-05-05T17:00:00Z">
                  <w:rPr>
                    <w:sz w:val="18"/>
                    <w:szCs w:val="18"/>
                    <w:highlight w:val="yellow"/>
                  </w:rPr>
                </w:rPrChange>
              </w:rPr>
              <w:t>First report drafted &amp; shared internally</w:t>
            </w:r>
          </w:p>
        </w:tc>
        <w:tc>
          <w:tcPr>
            <w:tcW w:w="83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58370D6" w14:textId="481D5172" w:rsidR="00966F93" w:rsidRPr="00953F82" w:rsidRDefault="00966F93" w:rsidP="00966F93">
            <w:pPr>
              <w:rPr>
                <w:sz w:val="18"/>
                <w:szCs w:val="18"/>
                <w:rPrChange w:id="219" w:author="Jörg Lucas" w:date="2026-05-05T17:00:00Z">
                  <w:rPr>
                    <w:sz w:val="18"/>
                    <w:szCs w:val="18"/>
                    <w:highlight w:val="yellow"/>
                  </w:rPr>
                </w:rPrChange>
              </w:rPr>
            </w:pPr>
            <w:r w:rsidRPr="00953F82">
              <w:rPr>
                <w:sz w:val="18"/>
                <w:szCs w:val="18"/>
                <w:rPrChange w:id="220" w:author="Jörg Lucas" w:date="2026-05-05T17:00:00Z">
                  <w:rPr>
                    <w:sz w:val="18"/>
                    <w:szCs w:val="18"/>
                    <w:highlight w:val="yellow"/>
                  </w:rPr>
                </w:rPrChange>
              </w:rPr>
              <w:t>First report published Q2 202</w:t>
            </w:r>
            <w:del w:id="221" w:author="Jörg Lucas" w:date="2026-05-05T17:00:00Z">
              <w:r w:rsidRPr="00953F82" w:rsidDel="00820A0B">
                <w:rPr>
                  <w:sz w:val="18"/>
                  <w:szCs w:val="18"/>
                  <w:rPrChange w:id="222" w:author="Jörg Lucas" w:date="2026-05-05T17:00:00Z">
                    <w:rPr>
                      <w:sz w:val="18"/>
                      <w:szCs w:val="18"/>
                      <w:highlight w:val="yellow"/>
                    </w:rPr>
                  </w:rPrChange>
                </w:rPr>
                <w:delText>6</w:delText>
              </w:r>
            </w:del>
            <w:ins w:id="223" w:author="Jörg Lucas" w:date="2026-05-05T17:00:00Z">
              <w:r w:rsidR="00820A0B" w:rsidRPr="00953F82">
                <w:rPr>
                  <w:sz w:val="18"/>
                  <w:szCs w:val="18"/>
                  <w:rPrChange w:id="224" w:author="Jörg Lucas" w:date="2026-05-05T17:00:00Z">
                    <w:rPr>
                      <w:sz w:val="18"/>
                      <w:szCs w:val="18"/>
                      <w:highlight w:val="yellow"/>
                    </w:rPr>
                  </w:rPrChange>
                </w:rPr>
                <w:t>7</w:t>
              </w:r>
            </w:ins>
            <w:r w:rsidRPr="00953F82">
              <w:rPr>
                <w:sz w:val="18"/>
                <w:szCs w:val="18"/>
                <w:rPrChange w:id="225" w:author="Jörg Lucas" w:date="2026-05-05T17:00:00Z">
                  <w:rPr>
                    <w:sz w:val="18"/>
                    <w:szCs w:val="18"/>
                    <w:highlight w:val="yellow"/>
                  </w:rPr>
                </w:rPrChange>
              </w:rPr>
              <w:t>; annual cadence established</w:t>
            </w:r>
          </w:p>
        </w:tc>
        <w:tc>
          <w:tcPr>
            <w:tcW w:w="66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E8C736B" w14:textId="77777777" w:rsidR="00966F93" w:rsidRPr="00953F82" w:rsidRDefault="00966F93" w:rsidP="00966F93">
            <w:pPr>
              <w:rPr>
                <w:sz w:val="18"/>
                <w:szCs w:val="18"/>
                <w:rPrChange w:id="226" w:author="Jörg Lucas" w:date="2026-05-05T17:00:00Z">
                  <w:rPr>
                    <w:sz w:val="18"/>
                    <w:szCs w:val="18"/>
                    <w:highlight w:val="yellow"/>
                  </w:rPr>
                </w:rPrChange>
              </w:rPr>
            </w:pPr>
            <w:r w:rsidRPr="00953F82">
              <w:rPr>
                <w:rFonts w:ascii="Segoe UI Emoji" w:hAnsi="Segoe UI Emoji" w:cs="Segoe UI Emoji"/>
                <w:sz w:val="18"/>
                <w:szCs w:val="18"/>
                <w:rPrChange w:id="227" w:author="Jörg Lucas" w:date="2026-05-05T17:00:00Z">
                  <w:rPr>
                    <w:rFonts w:ascii="Segoe UI Emoji" w:hAnsi="Segoe UI Emoji" w:cs="Segoe UI Emoji"/>
                    <w:sz w:val="18"/>
                    <w:szCs w:val="18"/>
                    <w:highlight w:val="yellow"/>
                  </w:rPr>
                </w:rPrChange>
              </w:rPr>
              <w:t>⚠️</w:t>
            </w:r>
            <w:r w:rsidRPr="00953F82">
              <w:rPr>
                <w:sz w:val="18"/>
                <w:szCs w:val="18"/>
                <w:rPrChange w:id="228" w:author="Jörg Lucas" w:date="2026-05-05T17:00:00Z">
                  <w:rPr>
                    <w:sz w:val="18"/>
                    <w:szCs w:val="18"/>
                    <w:highlight w:val="yellow"/>
                  </w:rPr>
                </w:rPrChange>
              </w:rPr>
              <w:t xml:space="preserve"> Not started</w:t>
            </w:r>
          </w:p>
        </w:tc>
        <w:tc>
          <w:tcPr>
            <w:tcW w:w="99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D34BA1F" w14:textId="77777777" w:rsidR="00966F93" w:rsidRPr="00953F82" w:rsidRDefault="00966F93" w:rsidP="00966F93">
            <w:pPr>
              <w:rPr>
                <w:sz w:val="18"/>
                <w:szCs w:val="18"/>
                <w:rPrChange w:id="229" w:author="Jörg Lucas" w:date="2026-05-05T17:00:00Z">
                  <w:rPr>
                    <w:sz w:val="18"/>
                    <w:szCs w:val="18"/>
                    <w:highlight w:val="yellow"/>
                  </w:rPr>
                </w:rPrChange>
              </w:rPr>
            </w:pPr>
            <w:r w:rsidRPr="00953F82">
              <w:rPr>
                <w:sz w:val="18"/>
                <w:szCs w:val="18"/>
                <w:rPrChange w:id="230" w:author="Jörg Lucas" w:date="2026-05-05T17:00:00Z">
                  <w:rPr>
                    <w:sz w:val="18"/>
                    <w:szCs w:val="18"/>
                    <w:highlight w:val="yellow"/>
                  </w:rPr>
                </w:rPrChange>
              </w:rPr>
              <w:t>QMO / Management</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AD5009F" w14:textId="77777777" w:rsidR="00966F93" w:rsidRPr="00953F82" w:rsidRDefault="00966F93" w:rsidP="00966F93">
            <w:pPr>
              <w:rPr>
                <w:sz w:val="18"/>
                <w:szCs w:val="18"/>
                <w:rPrChange w:id="231" w:author="Jörg Lucas" w:date="2026-05-05T17:00:00Z">
                  <w:rPr>
                    <w:sz w:val="18"/>
                    <w:szCs w:val="18"/>
                    <w:highlight w:val="yellow"/>
                  </w:rPr>
                </w:rPrChange>
              </w:rPr>
            </w:pPr>
            <w:r w:rsidRPr="00953F82">
              <w:rPr>
                <w:sz w:val="18"/>
                <w:szCs w:val="18"/>
                <w:rPrChange w:id="232" w:author="Jörg Lucas" w:date="2026-05-05T17:00:00Z">
                  <w:rPr>
                    <w:sz w:val="18"/>
                    <w:szCs w:val="18"/>
                    <w:highlight w:val="yellow"/>
                  </w:rPr>
                </w:rPrChange>
              </w:rPr>
              <w:t>Annually (Q2)</w:t>
            </w:r>
          </w:p>
        </w:tc>
      </w:tr>
      <w:tr w:rsidR="00966F93" w:rsidRPr="00966F93" w14:paraId="75495F34" w14:textId="77777777" w:rsidTr="00820A0B">
        <w:tc>
          <w:tcPr>
            <w:tcW w:w="9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2F8C20E" w14:textId="77777777" w:rsidR="00966F93" w:rsidRPr="00953F82" w:rsidRDefault="00966F93" w:rsidP="00966F93">
            <w:pPr>
              <w:rPr>
                <w:sz w:val="18"/>
                <w:szCs w:val="18"/>
                <w:rPrChange w:id="233" w:author="Jörg Lucas" w:date="2026-05-05T17:00:00Z">
                  <w:rPr>
                    <w:sz w:val="18"/>
                    <w:szCs w:val="18"/>
                    <w:highlight w:val="yellow"/>
                  </w:rPr>
                </w:rPrChange>
              </w:rPr>
            </w:pPr>
            <w:r w:rsidRPr="00953F82">
              <w:rPr>
                <w:sz w:val="18"/>
                <w:szCs w:val="18"/>
                <w:rPrChange w:id="234" w:author="Jörg Lucas" w:date="2026-05-05T17:00:00Z">
                  <w:rPr>
                    <w:sz w:val="18"/>
                    <w:szCs w:val="18"/>
                    <w:highlight w:val="yellow"/>
                  </w:rPr>
                </w:rPrChange>
              </w:rPr>
              <w:t>Website sustainability / environmental policy page published</w:t>
            </w:r>
          </w:p>
        </w:tc>
        <w:tc>
          <w:tcPr>
            <w:tcW w:w="9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3CF3DDA" w14:textId="77777777" w:rsidR="00966F93" w:rsidRPr="00953F82" w:rsidRDefault="00966F93" w:rsidP="00966F93">
            <w:pPr>
              <w:rPr>
                <w:sz w:val="18"/>
                <w:szCs w:val="18"/>
                <w:rPrChange w:id="235" w:author="Jörg Lucas" w:date="2026-05-05T17:00:00Z">
                  <w:rPr>
                    <w:sz w:val="18"/>
                    <w:szCs w:val="18"/>
                    <w:highlight w:val="yellow"/>
                  </w:rPr>
                </w:rPrChange>
              </w:rPr>
            </w:pPr>
            <w:r w:rsidRPr="00953F82">
              <w:rPr>
                <w:sz w:val="18"/>
                <w:szCs w:val="18"/>
                <w:rPrChange w:id="236" w:author="Jörg Lucas" w:date="2026-05-05T17:00:00Z">
                  <w:rPr>
                    <w:sz w:val="18"/>
                    <w:szCs w:val="18"/>
                    <w:highlight w:val="yellow"/>
                  </w:rPr>
                </w:rPrChange>
              </w:rPr>
              <w:t>Draft page content approved internally</w:t>
            </w:r>
          </w:p>
        </w:tc>
        <w:tc>
          <w:tcPr>
            <w:tcW w:w="83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084BF1F" w14:textId="77777777" w:rsidR="00966F93" w:rsidRPr="00953F82" w:rsidRDefault="00966F93" w:rsidP="00966F93">
            <w:pPr>
              <w:rPr>
                <w:sz w:val="18"/>
                <w:szCs w:val="18"/>
                <w:rPrChange w:id="237" w:author="Jörg Lucas" w:date="2026-05-05T17:00:00Z">
                  <w:rPr>
                    <w:sz w:val="18"/>
                    <w:szCs w:val="18"/>
                    <w:highlight w:val="yellow"/>
                  </w:rPr>
                </w:rPrChange>
              </w:rPr>
            </w:pPr>
            <w:r w:rsidRPr="00953F82">
              <w:rPr>
                <w:sz w:val="18"/>
                <w:szCs w:val="18"/>
                <w:rPrChange w:id="238" w:author="Jörg Lucas" w:date="2026-05-05T17:00:00Z">
                  <w:rPr>
                    <w:sz w:val="18"/>
                    <w:szCs w:val="18"/>
                    <w:highlight w:val="yellow"/>
                  </w:rPr>
                </w:rPrChange>
              </w:rPr>
              <w:t>Page published by Q3 2026; kept up to date</w:t>
            </w:r>
          </w:p>
        </w:tc>
        <w:tc>
          <w:tcPr>
            <w:tcW w:w="66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FA4C374" w14:textId="77777777" w:rsidR="00966F93" w:rsidRPr="00953F82" w:rsidRDefault="00966F93" w:rsidP="00966F93">
            <w:pPr>
              <w:rPr>
                <w:sz w:val="18"/>
                <w:szCs w:val="18"/>
                <w:rPrChange w:id="239" w:author="Jörg Lucas" w:date="2026-05-05T17:00:00Z">
                  <w:rPr>
                    <w:sz w:val="18"/>
                    <w:szCs w:val="18"/>
                    <w:highlight w:val="yellow"/>
                  </w:rPr>
                </w:rPrChange>
              </w:rPr>
            </w:pPr>
            <w:r w:rsidRPr="00953F82">
              <w:rPr>
                <w:rFonts w:ascii="Segoe UI Emoji" w:hAnsi="Segoe UI Emoji" w:cs="Segoe UI Emoji"/>
                <w:sz w:val="18"/>
                <w:szCs w:val="18"/>
                <w:rPrChange w:id="240" w:author="Jörg Lucas" w:date="2026-05-05T17:00:00Z">
                  <w:rPr>
                    <w:rFonts w:ascii="Segoe UI Emoji" w:hAnsi="Segoe UI Emoji" w:cs="Segoe UI Emoji"/>
                    <w:sz w:val="18"/>
                    <w:szCs w:val="18"/>
                    <w:highlight w:val="yellow"/>
                  </w:rPr>
                </w:rPrChange>
              </w:rPr>
              <w:t>⚠️</w:t>
            </w:r>
            <w:r w:rsidRPr="00953F82">
              <w:rPr>
                <w:sz w:val="18"/>
                <w:szCs w:val="18"/>
                <w:rPrChange w:id="241" w:author="Jörg Lucas" w:date="2026-05-05T17:00:00Z">
                  <w:rPr>
                    <w:sz w:val="18"/>
                    <w:szCs w:val="18"/>
                    <w:highlight w:val="yellow"/>
                  </w:rPr>
                </w:rPrChange>
              </w:rPr>
              <w:t xml:space="preserve"> Not started</w:t>
            </w:r>
          </w:p>
        </w:tc>
        <w:tc>
          <w:tcPr>
            <w:tcW w:w="99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EEB2603" w14:textId="77777777" w:rsidR="00966F93" w:rsidRPr="00953F82" w:rsidRDefault="00966F93" w:rsidP="00966F93">
            <w:pPr>
              <w:rPr>
                <w:sz w:val="18"/>
                <w:szCs w:val="18"/>
                <w:rPrChange w:id="242" w:author="Jörg Lucas" w:date="2026-05-05T17:00:00Z">
                  <w:rPr>
                    <w:sz w:val="18"/>
                    <w:szCs w:val="18"/>
                    <w:highlight w:val="yellow"/>
                  </w:rPr>
                </w:rPrChange>
              </w:rPr>
            </w:pPr>
            <w:r w:rsidRPr="00953F82">
              <w:rPr>
                <w:sz w:val="18"/>
                <w:szCs w:val="18"/>
                <w:rPrChange w:id="243" w:author="Jörg Lucas" w:date="2026-05-05T17:00:00Z">
                  <w:rPr>
                    <w:sz w:val="18"/>
                    <w:szCs w:val="18"/>
                    <w:highlight w:val="yellow"/>
                  </w:rPr>
                </w:rPrChange>
              </w:rPr>
              <w:t>Management / QMO</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E1E239F" w14:textId="77777777" w:rsidR="00966F93" w:rsidRPr="00953F82" w:rsidRDefault="00966F93" w:rsidP="00966F93">
            <w:pPr>
              <w:rPr>
                <w:sz w:val="18"/>
                <w:szCs w:val="18"/>
                <w:rPrChange w:id="244" w:author="Jörg Lucas" w:date="2026-05-05T17:00:00Z">
                  <w:rPr>
                    <w:sz w:val="18"/>
                    <w:szCs w:val="18"/>
                    <w:highlight w:val="yellow"/>
                  </w:rPr>
                </w:rPrChange>
              </w:rPr>
            </w:pPr>
            <w:r w:rsidRPr="00953F82">
              <w:rPr>
                <w:sz w:val="18"/>
                <w:szCs w:val="18"/>
                <w:rPrChange w:id="245" w:author="Jörg Lucas" w:date="2026-05-05T17:00:00Z">
                  <w:rPr>
                    <w:sz w:val="18"/>
                    <w:szCs w:val="18"/>
                    <w:highlight w:val="yellow"/>
                  </w:rPr>
                </w:rPrChange>
              </w:rPr>
              <w:t>Annually</w:t>
            </w:r>
          </w:p>
        </w:tc>
      </w:tr>
      <w:tr w:rsidR="00966F93" w:rsidRPr="00966F93" w14:paraId="13FFE36F" w14:textId="77777777" w:rsidTr="00820A0B">
        <w:tc>
          <w:tcPr>
            <w:tcW w:w="93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AD830E4" w14:textId="77777777" w:rsidR="00966F93" w:rsidRPr="00953F82" w:rsidRDefault="00966F93" w:rsidP="00966F93">
            <w:pPr>
              <w:rPr>
                <w:sz w:val="18"/>
                <w:szCs w:val="18"/>
                <w:rPrChange w:id="246" w:author="Jörg Lucas" w:date="2026-05-05T17:00:00Z">
                  <w:rPr>
                    <w:sz w:val="18"/>
                    <w:szCs w:val="18"/>
                    <w:highlight w:val="yellow"/>
                  </w:rPr>
                </w:rPrChange>
              </w:rPr>
            </w:pPr>
            <w:r w:rsidRPr="00953F82">
              <w:rPr>
                <w:sz w:val="18"/>
                <w:szCs w:val="18"/>
                <w:rPrChange w:id="247" w:author="Jörg Lucas" w:date="2026-05-05T17:00:00Z">
                  <w:rPr>
                    <w:sz w:val="18"/>
                    <w:szCs w:val="18"/>
                    <w:highlight w:val="yellow"/>
                  </w:rPr>
                </w:rPrChange>
              </w:rPr>
              <w:t>Packaging sustainability improvement proposals submitted to clients (number/year)</w:t>
            </w:r>
          </w:p>
        </w:tc>
        <w:tc>
          <w:tcPr>
            <w:tcW w:w="96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579505D" w14:textId="77777777" w:rsidR="00966F93" w:rsidRPr="00953F82" w:rsidRDefault="00966F93" w:rsidP="00966F93">
            <w:pPr>
              <w:rPr>
                <w:sz w:val="18"/>
                <w:szCs w:val="18"/>
                <w:rPrChange w:id="248" w:author="Jörg Lucas" w:date="2026-05-05T17:00:00Z">
                  <w:rPr>
                    <w:sz w:val="18"/>
                    <w:szCs w:val="18"/>
                    <w:highlight w:val="yellow"/>
                  </w:rPr>
                </w:rPrChange>
              </w:rPr>
            </w:pPr>
            <w:r w:rsidRPr="00953F82">
              <w:rPr>
                <w:sz w:val="18"/>
                <w:szCs w:val="18"/>
                <w:rPrChange w:id="249" w:author="Jörg Lucas" w:date="2026-05-05T17:00:00Z">
                  <w:rPr>
                    <w:sz w:val="18"/>
                    <w:szCs w:val="18"/>
                    <w:highlight w:val="yellow"/>
                  </w:rPr>
                </w:rPrChange>
              </w:rPr>
              <w:t>≥2 proposals submitted to clients</w:t>
            </w:r>
          </w:p>
        </w:tc>
        <w:tc>
          <w:tcPr>
            <w:tcW w:w="83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A0CC58C" w14:textId="77777777" w:rsidR="00966F93" w:rsidRPr="00953F82" w:rsidRDefault="00966F93" w:rsidP="00966F93">
            <w:pPr>
              <w:rPr>
                <w:sz w:val="18"/>
                <w:szCs w:val="18"/>
                <w:rPrChange w:id="250" w:author="Jörg Lucas" w:date="2026-05-05T17:00:00Z">
                  <w:rPr>
                    <w:sz w:val="18"/>
                    <w:szCs w:val="18"/>
                    <w:highlight w:val="yellow"/>
                  </w:rPr>
                </w:rPrChange>
              </w:rPr>
            </w:pPr>
            <w:r w:rsidRPr="00953F82">
              <w:rPr>
                <w:sz w:val="18"/>
                <w:szCs w:val="18"/>
                <w:rPrChange w:id="251" w:author="Jörg Lucas" w:date="2026-05-05T17:00:00Z">
                  <w:rPr>
                    <w:sz w:val="18"/>
                    <w:szCs w:val="18"/>
                    <w:highlight w:val="yellow"/>
                  </w:rPr>
                </w:rPrChange>
              </w:rPr>
              <w:t>≥5 proposals submitted; at least 1 implemented</w:t>
            </w:r>
          </w:p>
        </w:tc>
        <w:tc>
          <w:tcPr>
            <w:tcW w:w="66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7034375" w14:textId="77777777" w:rsidR="00966F93" w:rsidRPr="00953F82" w:rsidRDefault="00966F93" w:rsidP="00966F93">
            <w:pPr>
              <w:rPr>
                <w:sz w:val="18"/>
                <w:szCs w:val="18"/>
                <w:rPrChange w:id="252" w:author="Jörg Lucas" w:date="2026-05-05T17:00:00Z">
                  <w:rPr>
                    <w:sz w:val="18"/>
                    <w:szCs w:val="18"/>
                    <w:highlight w:val="yellow"/>
                  </w:rPr>
                </w:rPrChange>
              </w:rPr>
            </w:pPr>
            <w:r w:rsidRPr="00953F82">
              <w:rPr>
                <w:rFonts w:ascii="Segoe UI Emoji" w:hAnsi="Segoe UI Emoji" w:cs="Segoe UI Emoji"/>
                <w:sz w:val="18"/>
                <w:szCs w:val="18"/>
                <w:rPrChange w:id="253" w:author="Jörg Lucas" w:date="2026-05-05T17:00:00Z">
                  <w:rPr>
                    <w:rFonts w:ascii="Segoe UI Emoji" w:hAnsi="Segoe UI Emoji" w:cs="Segoe UI Emoji"/>
                    <w:sz w:val="18"/>
                    <w:szCs w:val="18"/>
                    <w:highlight w:val="yellow"/>
                  </w:rPr>
                </w:rPrChange>
              </w:rPr>
              <w:t>🔄</w:t>
            </w:r>
            <w:r w:rsidRPr="00953F82">
              <w:rPr>
                <w:sz w:val="18"/>
                <w:szCs w:val="18"/>
                <w:rPrChange w:id="254" w:author="Jörg Lucas" w:date="2026-05-05T17:00:00Z">
                  <w:rPr>
                    <w:sz w:val="18"/>
                    <w:szCs w:val="18"/>
                    <w:highlight w:val="yellow"/>
                  </w:rPr>
                </w:rPrChange>
              </w:rPr>
              <w:t xml:space="preserve"> Collecting</w:t>
            </w:r>
          </w:p>
        </w:tc>
        <w:tc>
          <w:tcPr>
            <w:tcW w:w="99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33FB0CD" w14:textId="77777777" w:rsidR="00966F93" w:rsidRPr="00953F82" w:rsidRDefault="00966F93" w:rsidP="00966F93">
            <w:pPr>
              <w:rPr>
                <w:sz w:val="18"/>
                <w:szCs w:val="18"/>
                <w:rPrChange w:id="255" w:author="Jörg Lucas" w:date="2026-05-05T17:00:00Z">
                  <w:rPr>
                    <w:sz w:val="18"/>
                    <w:szCs w:val="18"/>
                    <w:highlight w:val="yellow"/>
                  </w:rPr>
                </w:rPrChange>
              </w:rPr>
            </w:pPr>
            <w:r w:rsidRPr="00953F82">
              <w:rPr>
                <w:sz w:val="18"/>
                <w:szCs w:val="18"/>
                <w:rPrChange w:id="256" w:author="Jörg Lucas" w:date="2026-05-05T17:00:00Z">
                  <w:rPr>
                    <w:sz w:val="18"/>
                    <w:szCs w:val="18"/>
                    <w:highlight w:val="yellow"/>
                  </w:rPr>
                </w:rPrChange>
              </w:rPr>
              <w:t>Sales / QMO</w:t>
            </w:r>
          </w:p>
        </w:tc>
        <w:tc>
          <w:tcPr>
            <w:tcW w:w="59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D6E8561" w14:textId="77777777" w:rsidR="00966F93" w:rsidRPr="00953F82" w:rsidRDefault="00966F93" w:rsidP="00966F93">
            <w:pPr>
              <w:rPr>
                <w:sz w:val="18"/>
                <w:szCs w:val="18"/>
                <w:rPrChange w:id="257" w:author="Jörg Lucas" w:date="2026-05-05T17:00:00Z">
                  <w:rPr>
                    <w:sz w:val="18"/>
                    <w:szCs w:val="18"/>
                    <w:highlight w:val="yellow"/>
                  </w:rPr>
                </w:rPrChange>
              </w:rPr>
            </w:pPr>
            <w:r w:rsidRPr="00953F82">
              <w:rPr>
                <w:sz w:val="18"/>
                <w:szCs w:val="18"/>
                <w:rPrChange w:id="258" w:author="Jörg Lucas" w:date="2026-05-05T17:00:00Z">
                  <w:rPr>
                    <w:sz w:val="18"/>
                    <w:szCs w:val="18"/>
                    <w:highlight w:val="yellow"/>
                  </w:rPr>
                </w:rPrChange>
              </w:rPr>
              <w:t>Annually</w:t>
            </w:r>
          </w:p>
        </w:tc>
      </w:tr>
    </w:tbl>
    <w:p w14:paraId="576767A5" w14:textId="77777777" w:rsidR="00966F93" w:rsidRPr="00760D33" w:rsidRDefault="00966F93">
      <w:pPr>
        <w:rPr>
          <w:highlight w:val="yellow"/>
        </w:rPr>
      </w:pPr>
    </w:p>
    <w:p w14:paraId="1618E9AD" w14:textId="46887C4B" w:rsidR="00966F93" w:rsidRPr="00966F93" w:rsidDel="00953F82" w:rsidRDefault="00966F93" w:rsidP="00966F93">
      <w:pPr>
        <w:rPr>
          <w:del w:id="259" w:author="Jörg Lucas" w:date="2026-05-05T17:00:00Z"/>
          <w:b/>
          <w:bCs/>
          <w:color w:val="2E75B6"/>
          <w:sz w:val="18"/>
          <w:szCs w:val="18"/>
        </w:rPr>
      </w:pPr>
      <w:commentRangeStart w:id="260"/>
      <w:commentRangeStart w:id="261"/>
      <w:del w:id="262" w:author="Jörg Lucas" w:date="2026-05-05T17:00:00Z">
        <w:r w:rsidRPr="00760D33" w:rsidDel="00953F82">
          <w:rPr>
            <w:b/>
            <w:bCs/>
            <w:color w:val="2E75B6"/>
            <w:sz w:val="18"/>
            <w:szCs w:val="18"/>
            <w:highlight w:val="yellow"/>
          </w:rPr>
          <w:delText>Measures 2026: Launch Environmental Performance Summary  |  Publish website sustainability page by Q3 2026</w:delText>
        </w:r>
        <w:commentRangeEnd w:id="260"/>
        <w:r w:rsidR="005352DF" w:rsidRPr="00966F93" w:rsidDel="00953F82">
          <w:rPr>
            <w:rStyle w:val="Kommentarzeichen"/>
            <w:b/>
            <w:bCs/>
            <w:color w:val="2E75B6"/>
            <w:sz w:val="18"/>
            <w:szCs w:val="18"/>
          </w:rPr>
          <w:commentReference w:id="260"/>
        </w:r>
      </w:del>
      <w:commentRangeEnd w:id="261"/>
      <w:r w:rsidR="00953F82">
        <w:rPr>
          <w:rStyle w:val="Kommentarzeichen"/>
        </w:rPr>
        <w:commentReference w:id="261"/>
      </w:r>
    </w:p>
    <w:p w14:paraId="74543006" w14:textId="77777777" w:rsidR="00721BE3" w:rsidRDefault="00D71F29">
      <w:pPr>
        <w:pStyle w:val="berschrift1"/>
      </w:pPr>
      <w:bookmarkStart w:id="263" w:name="_Toc227592297"/>
      <w:r>
        <w:lastRenderedPageBreak/>
        <w:t>4. Responsibilities</w:t>
      </w:r>
      <w:bookmarkEnd w:id="263"/>
    </w:p>
    <w:p w14:paraId="5CC33D81" w14:textId="77777777" w:rsidR="00721BE3" w:rsidRDefault="00D71F29">
      <w:r>
        <w:t>The following table governs responsibilities for the implementation and monitoring of this Environmental Policy:</w:t>
      </w:r>
    </w:p>
    <w:p w14:paraId="491B6A49" w14:textId="77777777" w:rsidR="00721BE3" w:rsidRDefault="00721B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26"/>
        <w:gridCol w:w="2200"/>
      </w:tblGrid>
      <w:tr w:rsidR="00721BE3" w14:paraId="6C40F829" w14:textId="77777777">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3BC945FD" w14:textId="77777777" w:rsidR="00721BE3" w:rsidRDefault="00D71F29">
            <w:r>
              <w:rPr>
                <w:b/>
                <w:bCs/>
                <w:color w:val="FFFFFF"/>
                <w:sz w:val="20"/>
                <w:szCs w:val="20"/>
              </w:rPr>
              <w:t>Role</w:t>
            </w:r>
          </w:p>
        </w:tc>
        <w:tc>
          <w:tcPr>
            <w:tcW w:w="46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338EE216" w14:textId="77777777" w:rsidR="00721BE3" w:rsidRDefault="00D71F29">
            <w:r>
              <w:rPr>
                <w:b/>
                <w:bCs/>
                <w:color w:val="FFFFFF"/>
                <w:sz w:val="20"/>
                <w:szCs w:val="20"/>
              </w:rPr>
              <w:t>Responsibility</w:t>
            </w:r>
          </w:p>
        </w:tc>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0B844468" w14:textId="77777777" w:rsidR="00721BE3" w:rsidRDefault="00D71F29">
            <w:r>
              <w:rPr>
                <w:b/>
                <w:bCs/>
                <w:color w:val="FFFFFF"/>
                <w:sz w:val="20"/>
                <w:szCs w:val="20"/>
              </w:rPr>
              <w:t>Reports to</w:t>
            </w:r>
          </w:p>
        </w:tc>
      </w:tr>
      <w:tr w:rsidR="00721BE3" w14:paraId="3A5C3E4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7D2772" w14:textId="77777777" w:rsidR="00721BE3" w:rsidRPr="00035280" w:rsidRDefault="00D71F29">
            <w:pPr>
              <w:rPr>
                <w:sz w:val="18"/>
                <w:szCs w:val="18"/>
              </w:rPr>
            </w:pPr>
            <w:r w:rsidRPr="00035280">
              <w:rPr>
                <w:sz w:val="18"/>
                <w:szCs w:val="18"/>
              </w:rPr>
              <w:t>Management</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5EFF47" w14:textId="77777777" w:rsidR="00721BE3" w:rsidRPr="00035280" w:rsidRDefault="00D71F29">
            <w:pPr>
              <w:rPr>
                <w:sz w:val="18"/>
                <w:szCs w:val="18"/>
              </w:rPr>
            </w:pPr>
            <w:r w:rsidRPr="00035280">
              <w:rPr>
                <w:sz w:val="18"/>
                <w:szCs w:val="18"/>
              </w:rPr>
              <w:t>Approval and annual review of the policy; provision of resources; definition of environmental objectives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742FD8" w14:textId="77777777" w:rsidR="00721BE3" w:rsidRPr="00035280" w:rsidRDefault="00D71F29">
            <w:pPr>
              <w:rPr>
                <w:sz w:val="18"/>
                <w:szCs w:val="18"/>
              </w:rPr>
            </w:pPr>
            <w:r w:rsidRPr="00035280">
              <w:rPr>
                <w:sz w:val="18"/>
                <w:szCs w:val="18"/>
              </w:rPr>
              <w:t>External stakeholders</w:t>
            </w:r>
          </w:p>
        </w:tc>
      </w:tr>
      <w:tr w:rsidR="00721BE3" w14:paraId="600B10DC"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FCDBDDF" w14:textId="00845F64" w:rsidR="00721BE3" w:rsidRPr="00035280" w:rsidRDefault="00D71F29">
            <w:pPr>
              <w:rPr>
                <w:sz w:val="18"/>
                <w:szCs w:val="18"/>
              </w:rPr>
            </w:pPr>
            <w:r w:rsidRPr="00035280">
              <w:rPr>
                <w:sz w:val="18"/>
                <w:szCs w:val="18"/>
              </w:rPr>
              <w:t xml:space="preserve">Quality Management </w:t>
            </w:r>
            <w:del w:id="264" w:author="Jörg Lucas" w:date="2026-05-05T17:01:00Z">
              <w:r w:rsidRPr="00035280" w:rsidDel="00953F82">
                <w:rPr>
                  <w:sz w:val="18"/>
                  <w:szCs w:val="18"/>
                </w:rPr>
                <w:delText>Office</w:delText>
              </w:r>
            </w:del>
            <w:r w:rsidRPr="00035280">
              <w:rPr>
                <w:sz w:val="18"/>
                <w:szCs w:val="18"/>
              </w:rPr>
              <w:t xml:space="preserve">r </w:t>
            </w:r>
            <w:del w:id="265" w:author="Jörg Lucas" w:date="2026-05-05T17:01:00Z">
              <w:r w:rsidRPr="00035280" w:rsidDel="00953F82">
                <w:rPr>
                  <w:sz w:val="18"/>
                  <w:szCs w:val="18"/>
                </w:rPr>
                <w:delText>(QMO / QA)</w:delText>
              </w:r>
            </w:del>
          </w:p>
        </w:tc>
        <w:tc>
          <w:tcPr>
            <w:tcW w:w="4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12FA07EE" w14:textId="77777777" w:rsidR="00721BE3" w:rsidRPr="00035280" w:rsidRDefault="00D71F29">
            <w:pPr>
              <w:rPr>
                <w:sz w:val="18"/>
                <w:szCs w:val="18"/>
              </w:rPr>
            </w:pPr>
            <w:r w:rsidRPr="00035280">
              <w:rPr>
                <w:sz w:val="18"/>
                <w:szCs w:val="18"/>
              </w:rPr>
              <w:t>Coordination of environmental objectives; document control; preparation of management review; data maintenance</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1D0EE8F0" w14:textId="77777777" w:rsidR="00721BE3" w:rsidRPr="00035280" w:rsidRDefault="00D71F29">
            <w:pPr>
              <w:rPr>
                <w:sz w:val="18"/>
                <w:szCs w:val="18"/>
              </w:rPr>
            </w:pPr>
            <w:r w:rsidRPr="00035280">
              <w:rPr>
                <w:sz w:val="18"/>
                <w:szCs w:val="18"/>
              </w:rPr>
              <w:t>Management</w:t>
            </w:r>
          </w:p>
        </w:tc>
      </w:tr>
      <w:tr w:rsidR="00721BE3" w14:paraId="7A59DB3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392A150" w14:textId="77777777" w:rsidR="00721BE3" w:rsidRPr="00035280" w:rsidRDefault="00D71F29">
            <w:pPr>
              <w:rPr>
                <w:sz w:val="18"/>
                <w:szCs w:val="18"/>
              </w:rPr>
            </w:pPr>
            <w:r w:rsidRPr="00035280">
              <w:rPr>
                <w:sz w:val="18"/>
                <w:szCs w:val="18"/>
              </w:rPr>
              <w:t>HSE / Environmental Officer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B43484A" w14:textId="77777777" w:rsidR="00721BE3" w:rsidRPr="00035280" w:rsidRDefault="00D71F29">
            <w:pPr>
              <w:rPr>
                <w:sz w:val="18"/>
                <w:szCs w:val="18"/>
              </w:rPr>
            </w:pPr>
            <w:r w:rsidRPr="00035280">
              <w:rPr>
                <w:sz w:val="18"/>
                <w:szCs w:val="18"/>
              </w:rPr>
              <w:t>Operational implementation of measures; hazardous substance management; waste recording; training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390AA2" w14:textId="60B31231" w:rsidR="00721BE3" w:rsidRPr="00035280" w:rsidRDefault="00D71F29">
            <w:pPr>
              <w:rPr>
                <w:sz w:val="18"/>
                <w:szCs w:val="18"/>
              </w:rPr>
            </w:pPr>
            <w:r w:rsidRPr="00035280">
              <w:rPr>
                <w:sz w:val="18"/>
                <w:szCs w:val="18"/>
              </w:rPr>
              <w:t xml:space="preserve">Quality Management </w:t>
            </w:r>
            <w:del w:id="266" w:author="Jörg Lucas" w:date="2026-05-05T17:01:00Z">
              <w:r w:rsidRPr="00035280" w:rsidDel="00054806">
                <w:rPr>
                  <w:sz w:val="18"/>
                  <w:szCs w:val="18"/>
                </w:rPr>
                <w:delText>Officer (QA)</w:delText>
              </w:r>
            </w:del>
          </w:p>
        </w:tc>
      </w:tr>
      <w:tr w:rsidR="00721BE3" w14:paraId="53E39C29"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43AC7D5" w14:textId="77777777" w:rsidR="00721BE3" w:rsidRPr="00035280" w:rsidRDefault="00D71F29">
            <w:pPr>
              <w:rPr>
                <w:sz w:val="18"/>
                <w:szCs w:val="18"/>
              </w:rPr>
            </w:pPr>
            <w:r w:rsidRPr="00035280">
              <w:rPr>
                <w:sz w:val="18"/>
                <w:szCs w:val="18"/>
              </w:rPr>
              <w:t>Production Management</w:t>
            </w:r>
          </w:p>
        </w:tc>
        <w:tc>
          <w:tcPr>
            <w:tcW w:w="4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3E1118E9" w14:textId="77777777" w:rsidR="00721BE3" w:rsidRPr="00035280" w:rsidRDefault="00D71F29">
            <w:pPr>
              <w:rPr>
                <w:sz w:val="18"/>
                <w:szCs w:val="18"/>
              </w:rPr>
            </w:pPr>
            <w:r w:rsidRPr="00035280">
              <w:rPr>
                <w:sz w:val="18"/>
                <w:szCs w:val="18"/>
              </w:rPr>
              <w:t>Ensuring environmentally sound workflows in production; waste separation; reporting of deviations</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30F57704" w14:textId="77777777" w:rsidR="00721BE3" w:rsidRPr="00035280" w:rsidRDefault="00D71F29">
            <w:pPr>
              <w:rPr>
                <w:sz w:val="18"/>
                <w:szCs w:val="18"/>
              </w:rPr>
            </w:pPr>
            <w:r w:rsidRPr="00035280">
              <w:rPr>
                <w:sz w:val="18"/>
                <w:szCs w:val="18"/>
              </w:rPr>
              <w:t>Quality department; Management</w:t>
            </w:r>
          </w:p>
        </w:tc>
      </w:tr>
      <w:tr w:rsidR="00721BE3" w14:paraId="6B2A2FA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EAA437" w14:textId="77777777" w:rsidR="00721BE3" w:rsidRPr="00035280" w:rsidRDefault="00D71F29">
            <w:pPr>
              <w:rPr>
                <w:sz w:val="18"/>
                <w:szCs w:val="18"/>
              </w:rPr>
            </w:pPr>
            <w:r w:rsidRPr="00035280">
              <w:rPr>
                <w:sz w:val="18"/>
                <w:szCs w:val="18"/>
              </w:rPr>
              <w:t>All Employees</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DAAAB39" w14:textId="77777777" w:rsidR="00721BE3" w:rsidRPr="00035280" w:rsidRDefault="00D71F29">
            <w:pPr>
              <w:rPr>
                <w:sz w:val="18"/>
                <w:szCs w:val="18"/>
              </w:rPr>
            </w:pPr>
            <w:r w:rsidRPr="00035280">
              <w:rPr>
                <w:sz w:val="18"/>
                <w:szCs w:val="18"/>
              </w:rPr>
              <w:t>Compliance with operating instructions; environmentally conscious conduct; reporting of environmental incidents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7769FE" w14:textId="77777777" w:rsidR="00721BE3" w:rsidRPr="00035280" w:rsidRDefault="00D71F29">
            <w:pPr>
              <w:rPr>
                <w:sz w:val="18"/>
                <w:szCs w:val="18"/>
              </w:rPr>
            </w:pPr>
            <w:r w:rsidRPr="00035280">
              <w:rPr>
                <w:sz w:val="18"/>
                <w:szCs w:val="18"/>
              </w:rPr>
              <w:t>Production Management / QMO (QA); QC</w:t>
            </w:r>
          </w:p>
        </w:tc>
      </w:tr>
    </w:tbl>
    <w:p w14:paraId="4C722514" w14:textId="77777777" w:rsidR="00721BE3" w:rsidRDefault="00721BE3"/>
    <w:p w14:paraId="766DEB5C" w14:textId="77777777" w:rsidR="007D0761" w:rsidRDefault="007D0761"/>
    <w:p w14:paraId="52055831" w14:textId="77777777" w:rsidR="00721BE3" w:rsidRDefault="00D71F29">
      <w:pPr>
        <w:pStyle w:val="berschrift1"/>
      </w:pPr>
      <w:bookmarkStart w:id="267" w:name="_Toc227592298"/>
      <w:r>
        <w:t>5. Review Mechanism and Review Process</w:t>
      </w:r>
      <w:bookmarkEnd w:id="267"/>
    </w:p>
    <w:p w14:paraId="3215272B" w14:textId="77777777" w:rsidR="00721BE3" w:rsidRDefault="00D71F29">
      <w:r>
        <w:t>This Environmental Policy is subject to an annual review process to ensure that it is always current, complete and effective.</w:t>
      </w:r>
    </w:p>
    <w:p w14:paraId="708C6E84" w14:textId="77777777" w:rsidR="00721BE3" w:rsidRDefault="00721B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6"/>
        <w:gridCol w:w="2500"/>
      </w:tblGrid>
      <w:tr w:rsidR="00721BE3" w14:paraId="61D1521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5678AC3F" w14:textId="77777777" w:rsidR="00721BE3" w:rsidRDefault="00D71F29">
            <w:r>
              <w:rPr>
                <w:b/>
                <w:bCs/>
                <w:color w:val="FFFFFF"/>
                <w:sz w:val="20"/>
                <w:szCs w:val="20"/>
              </w:rPr>
              <w:t>Review Element</w:t>
            </w:r>
          </w:p>
        </w:tc>
        <w:tc>
          <w:tcPr>
            <w:tcW w:w="4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6E74D51C" w14:textId="77777777" w:rsidR="00721BE3" w:rsidRDefault="00D71F29">
            <w:r>
              <w:rPr>
                <w:b/>
                <w:bCs/>
                <w:color w:val="FFFFFF"/>
                <w:sz w:val="20"/>
                <w:szCs w:val="20"/>
              </w:rPr>
              <w:t>Description</w:t>
            </w:r>
          </w:p>
        </w:tc>
        <w:tc>
          <w:tcPr>
            <w:tcW w:w="2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1320866A" w14:textId="77777777" w:rsidR="00721BE3" w:rsidRDefault="00D71F29">
            <w:r>
              <w:rPr>
                <w:b/>
                <w:bCs/>
                <w:color w:val="FFFFFF"/>
                <w:sz w:val="20"/>
                <w:szCs w:val="20"/>
              </w:rPr>
              <w:t>Frequency / Schedule</w:t>
            </w:r>
          </w:p>
        </w:tc>
      </w:tr>
      <w:tr w:rsidR="00721BE3" w14:paraId="2A255CCE"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4653E8" w14:textId="77777777" w:rsidR="00721BE3" w:rsidRPr="00035280" w:rsidRDefault="00D71F29">
            <w:pPr>
              <w:rPr>
                <w:sz w:val="18"/>
                <w:szCs w:val="18"/>
              </w:rPr>
            </w:pPr>
            <w:r w:rsidRPr="00035280">
              <w:rPr>
                <w:sz w:val="18"/>
                <w:szCs w:val="18"/>
              </w:rPr>
              <w:t>Annual Policy Review</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0DBD2E" w14:textId="77777777" w:rsidR="00721BE3" w:rsidRPr="00035280" w:rsidRDefault="00D71F29">
            <w:pPr>
              <w:rPr>
                <w:sz w:val="18"/>
                <w:szCs w:val="18"/>
              </w:rPr>
            </w:pPr>
            <w:r w:rsidRPr="00035280">
              <w:rPr>
                <w:sz w:val="18"/>
                <w:szCs w:val="18"/>
              </w:rPr>
              <w:t xml:space="preserve">Review for currency, new legal requirements, </w:t>
            </w:r>
            <w:proofErr w:type="spellStart"/>
            <w:r w:rsidRPr="00035280">
              <w:rPr>
                <w:sz w:val="18"/>
                <w:szCs w:val="18"/>
              </w:rPr>
              <w:t>EcoVadis</w:t>
            </w:r>
            <w:proofErr w:type="spellEnd"/>
            <w:r w:rsidRPr="00035280">
              <w:rPr>
                <w:sz w:val="18"/>
                <w:szCs w:val="18"/>
              </w:rPr>
              <w:t xml:space="preserve"> updates, achievement of objectives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1F55A5" w14:textId="77777777" w:rsidR="00721BE3" w:rsidRPr="00035280" w:rsidRDefault="00D71F29">
            <w:pPr>
              <w:rPr>
                <w:sz w:val="18"/>
                <w:szCs w:val="18"/>
              </w:rPr>
            </w:pPr>
            <w:r w:rsidRPr="00035280">
              <w:rPr>
                <w:sz w:val="18"/>
                <w:szCs w:val="18"/>
              </w:rPr>
              <w:t>Annually (Q1 of the following year)</w:t>
            </w:r>
          </w:p>
        </w:tc>
      </w:tr>
      <w:tr w:rsidR="00721BE3" w14:paraId="2E14B5ED" w14:textId="77777777" w:rsidTr="005F4470">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766617B6" w14:textId="77777777" w:rsidR="00721BE3" w:rsidRPr="00035280" w:rsidRDefault="00D71F29">
            <w:pPr>
              <w:rPr>
                <w:sz w:val="18"/>
                <w:szCs w:val="18"/>
              </w:rPr>
            </w:pPr>
            <w:r w:rsidRPr="00035280">
              <w:rPr>
                <w:sz w:val="18"/>
                <w:szCs w:val="18"/>
              </w:rPr>
              <w:t>Management Review</w:t>
            </w:r>
          </w:p>
        </w:tc>
        <w:tc>
          <w:tcPr>
            <w:tcW w:w="4026"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45A89465" w14:textId="77777777" w:rsidR="00721BE3" w:rsidRPr="00035280" w:rsidRDefault="00D71F29">
            <w:pPr>
              <w:rPr>
                <w:sz w:val="18"/>
                <w:szCs w:val="18"/>
              </w:rPr>
            </w:pPr>
            <w:r w:rsidRPr="00035280">
              <w:rPr>
                <w:sz w:val="18"/>
                <w:szCs w:val="18"/>
              </w:rPr>
              <w:t>Integration of environmental objectives into the annual QM management review (Chapter 5.7)</w:t>
            </w:r>
          </w:p>
        </w:tc>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6F51BEE1" w14:textId="77777777" w:rsidR="00721BE3" w:rsidRPr="00035280" w:rsidRDefault="00D71F29">
            <w:pPr>
              <w:rPr>
                <w:sz w:val="18"/>
                <w:szCs w:val="18"/>
              </w:rPr>
            </w:pPr>
            <w:r w:rsidRPr="00035280">
              <w:rPr>
                <w:sz w:val="18"/>
                <w:szCs w:val="18"/>
              </w:rPr>
              <w:t>Annually (Q4)</w:t>
            </w:r>
          </w:p>
        </w:tc>
      </w:tr>
      <w:tr w:rsidR="00721BE3" w14:paraId="211B12B6"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94060F" w14:textId="77777777" w:rsidR="00721BE3" w:rsidRPr="00035280" w:rsidRDefault="00D71F29">
            <w:pPr>
              <w:rPr>
                <w:sz w:val="18"/>
                <w:szCs w:val="18"/>
              </w:rPr>
            </w:pPr>
            <w:r w:rsidRPr="00035280">
              <w:rPr>
                <w:sz w:val="18"/>
                <w:szCs w:val="18"/>
              </w:rPr>
              <w:t>KPI Monitoring</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B959CC" w14:textId="77777777" w:rsidR="00721BE3" w:rsidRPr="00035280" w:rsidRDefault="00D71F29">
            <w:pPr>
              <w:rPr>
                <w:sz w:val="18"/>
                <w:szCs w:val="18"/>
              </w:rPr>
            </w:pPr>
            <w:r w:rsidRPr="00035280">
              <w:rPr>
                <w:sz w:val="18"/>
                <w:szCs w:val="18"/>
              </w:rPr>
              <w:t>Regular review of quantitative environmental targets by QMO/HSE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B6B3C2" w14:textId="77777777" w:rsidR="00721BE3" w:rsidRPr="00035280" w:rsidRDefault="00D71F29">
            <w:pPr>
              <w:rPr>
                <w:sz w:val="18"/>
                <w:szCs w:val="18"/>
              </w:rPr>
            </w:pPr>
            <w:r w:rsidRPr="00035280">
              <w:rPr>
                <w:sz w:val="18"/>
                <w:szCs w:val="18"/>
              </w:rPr>
              <w:t>Semi-annually</w:t>
            </w:r>
          </w:p>
        </w:tc>
      </w:tr>
      <w:tr w:rsidR="00721BE3" w14:paraId="031B0A71" w14:textId="77777777" w:rsidTr="005F4470">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26A9A5E9" w14:textId="77777777" w:rsidR="00721BE3" w:rsidRPr="00035280" w:rsidRDefault="00D71F29">
            <w:pPr>
              <w:rPr>
                <w:sz w:val="18"/>
                <w:szCs w:val="18"/>
              </w:rPr>
            </w:pPr>
            <w:r w:rsidRPr="00035280">
              <w:rPr>
                <w:sz w:val="18"/>
                <w:szCs w:val="18"/>
              </w:rPr>
              <w:t>Event-driven Revision</w:t>
            </w:r>
          </w:p>
        </w:tc>
        <w:tc>
          <w:tcPr>
            <w:tcW w:w="4026"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554EB4A9" w14:textId="77777777" w:rsidR="00721BE3" w:rsidRPr="00035280" w:rsidRDefault="00D71F29">
            <w:pPr>
              <w:rPr>
                <w:sz w:val="18"/>
                <w:szCs w:val="18"/>
              </w:rPr>
            </w:pPr>
            <w:r w:rsidRPr="00035280">
              <w:rPr>
                <w:sz w:val="18"/>
                <w:szCs w:val="18"/>
              </w:rPr>
              <w:t xml:space="preserve">In the event of material changes (new legislation, incidents, site changes, </w:t>
            </w:r>
            <w:proofErr w:type="spellStart"/>
            <w:r w:rsidRPr="00035280">
              <w:rPr>
                <w:sz w:val="18"/>
                <w:szCs w:val="18"/>
              </w:rPr>
              <w:t>EcoVadis</w:t>
            </w:r>
            <w:proofErr w:type="spellEnd"/>
            <w:r w:rsidRPr="00035280">
              <w:rPr>
                <w:sz w:val="18"/>
                <w:szCs w:val="18"/>
              </w:rPr>
              <w:t xml:space="preserve"> feedback)</w:t>
            </w:r>
          </w:p>
        </w:tc>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47758924" w14:textId="77777777" w:rsidR="00721BE3" w:rsidRPr="00035280" w:rsidRDefault="00D71F29">
            <w:pPr>
              <w:rPr>
                <w:sz w:val="18"/>
                <w:szCs w:val="18"/>
              </w:rPr>
            </w:pPr>
            <w:r w:rsidRPr="00035280">
              <w:rPr>
                <w:sz w:val="18"/>
                <w:szCs w:val="18"/>
              </w:rPr>
              <w:t>As required (ad hoc)</w:t>
            </w:r>
          </w:p>
        </w:tc>
      </w:tr>
      <w:tr w:rsidR="00721BE3" w14:paraId="46F1B7F4"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F6C34CB" w14:textId="77777777" w:rsidR="00721BE3" w:rsidRPr="00035280" w:rsidRDefault="00D71F29">
            <w:pPr>
              <w:rPr>
                <w:sz w:val="18"/>
                <w:szCs w:val="18"/>
              </w:rPr>
            </w:pPr>
            <w:r w:rsidRPr="00035280">
              <w:rPr>
                <w:sz w:val="18"/>
                <w:szCs w:val="18"/>
              </w:rPr>
              <w:t>Documentation of Review</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5321BE0" w14:textId="77777777" w:rsidR="00721BE3" w:rsidRPr="00035280" w:rsidRDefault="00D71F29">
            <w:pPr>
              <w:rPr>
                <w:sz w:val="18"/>
                <w:szCs w:val="18"/>
              </w:rPr>
            </w:pPr>
            <w:r w:rsidRPr="00035280">
              <w:rPr>
                <w:sz w:val="18"/>
                <w:szCs w:val="18"/>
              </w:rPr>
              <w:t>Recording of review results and approval by management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643FD5" w14:textId="77777777" w:rsidR="00721BE3" w:rsidRPr="00035280" w:rsidRDefault="00D71F29">
            <w:pPr>
              <w:rPr>
                <w:sz w:val="18"/>
                <w:szCs w:val="18"/>
              </w:rPr>
            </w:pPr>
            <w:r w:rsidRPr="00035280">
              <w:rPr>
                <w:sz w:val="18"/>
                <w:szCs w:val="18"/>
              </w:rPr>
              <w:t>After each review</w:t>
            </w:r>
          </w:p>
        </w:tc>
      </w:tr>
      <w:tr w:rsidR="005F4470" w14:paraId="64A57C06" w14:textId="77777777" w:rsidTr="005F4470">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22E0D098" w14:textId="27498047" w:rsidR="005F4470" w:rsidRPr="00035280" w:rsidRDefault="005F4470" w:rsidP="005F4470">
            <w:pPr>
              <w:rPr>
                <w:sz w:val="18"/>
                <w:szCs w:val="18"/>
              </w:rPr>
            </w:pPr>
            <w:r w:rsidRPr="00035280">
              <w:rPr>
                <w:sz w:val="18"/>
                <w:szCs w:val="18"/>
              </w:rPr>
              <w:t>Annual Objective Review</w:t>
            </w:r>
          </w:p>
        </w:tc>
        <w:tc>
          <w:tcPr>
            <w:tcW w:w="4026"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25AF11F7" w14:textId="49CAD878" w:rsidR="005F4470" w:rsidRPr="00035280" w:rsidRDefault="005F4470" w:rsidP="005F4470">
            <w:pPr>
              <w:rPr>
                <w:sz w:val="18"/>
                <w:szCs w:val="18"/>
              </w:rPr>
            </w:pPr>
            <w:r w:rsidRPr="00035280">
              <w:rPr>
                <w:sz w:val="18"/>
                <w:szCs w:val="18"/>
              </w:rPr>
              <w:t>Enter actual values, assess target achievement, set new objectives for following year</w:t>
            </w:r>
          </w:p>
        </w:tc>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4850F3CB" w14:textId="05DF58AD" w:rsidR="005F4470" w:rsidRPr="00035280" w:rsidRDefault="005F4470" w:rsidP="005F4470">
            <w:pPr>
              <w:rPr>
                <w:sz w:val="18"/>
                <w:szCs w:val="18"/>
              </w:rPr>
            </w:pPr>
            <w:r w:rsidRPr="00035280">
              <w:rPr>
                <w:sz w:val="18"/>
                <w:szCs w:val="18"/>
              </w:rPr>
              <w:t>Annually (Q1)</w:t>
            </w:r>
          </w:p>
        </w:tc>
      </w:tr>
    </w:tbl>
    <w:p w14:paraId="422AE2DB" w14:textId="77777777" w:rsidR="00721BE3" w:rsidRDefault="00721BE3"/>
    <w:p w14:paraId="2FC7A09B" w14:textId="77777777" w:rsidR="00111858" w:rsidRDefault="00111858">
      <w:pPr>
        <w:rPr>
          <w:b/>
          <w:bCs/>
          <w:color w:val="1F3864"/>
          <w:sz w:val="28"/>
          <w:szCs w:val="28"/>
        </w:rPr>
      </w:pPr>
      <w:r>
        <w:br w:type="page"/>
      </w:r>
    </w:p>
    <w:p w14:paraId="024DD5E3" w14:textId="2F42C68B" w:rsidR="00721BE3" w:rsidRDefault="00D71F29">
      <w:pPr>
        <w:pStyle w:val="berschrift1"/>
      </w:pPr>
      <w:bookmarkStart w:id="268" w:name="_Toc227592299"/>
      <w:r>
        <w:lastRenderedPageBreak/>
        <w:t>6. Communication</w:t>
      </w:r>
      <w:bookmarkEnd w:id="268"/>
    </w:p>
    <w:p w14:paraId="7F130F45" w14:textId="77777777" w:rsidR="00721BE3" w:rsidRDefault="00D71F29">
      <w:pPr>
        <w:pStyle w:val="berschrift2"/>
      </w:pPr>
      <w:bookmarkStart w:id="269" w:name="_Toc227592300"/>
      <w:r>
        <w:t>6.1 Internal Communication</w:t>
      </w:r>
      <w:bookmarkEnd w:id="269"/>
    </w:p>
    <w:p w14:paraId="193DD7E9" w14:textId="77777777" w:rsidR="00721BE3" w:rsidRDefault="00D71F29">
      <w:pPr>
        <w:pStyle w:val="Listenabsatz"/>
        <w:numPr>
          <w:ilvl w:val="0"/>
          <w:numId w:val="2"/>
        </w:numPr>
      </w:pPr>
      <w:r>
        <w:t>This policy is communicated to all employees upon hiring and annually during training sessions</w:t>
      </w:r>
    </w:p>
    <w:p w14:paraId="7490CA33" w14:textId="77777777" w:rsidR="00721BE3" w:rsidRDefault="00D71F29">
      <w:pPr>
        <w:pStyle w:val="Listenabsatz"/>
        <w:numPr>
          <w:ilvl w:val="0"/>
          <w:numId w:val="2"/>
        </w:numPr>
      </w:pPr>
      <w:r>
        <w:t>Posted in appropriate locations within the company (production, break room, office)</w:t>
      </w:r>
    </w:p>
    <w:p w14:paraId="71AA0E72" w14:textId="77777777" w:rsidR="00721BE3" w:rsidRDefault="00D71F29">
      <w:pPr>
        <w:pStyle w:val="Listenabsatz"/>
        <w:numPr>
          <w:ilvl w:val="0"/>
          <w:numId w:val="2"/>
        </w:numPr>
      </w:pPr>
      <w:r>
        <w:t>Included in the QM Manual and the document management system</w:t>
      </w:r>
    </w:p>
    <w:p w14:paraId="23F91870" w14:textId="77777777" w:rsidR="00721BE3" w:rsidRDefault="00721BE3"/>
    <w:p w14:paraId="262B3F41" w14:textId="77777777" w:rsidR="00721BE3" w:rsidRDefault="00D71F29">
      <w:pPr>
        <w:pStyle w:val="berschrift2"/>
      </w:pPr>
      <w:bookmarkStart w:id="270" w:name="_Toc227592301"/>
      <w:r>
        <w:t>6.2 External Communication</w:t>
      </w:r>
      <w:bookmarkEnd w:id="270"/>
    </w:p>
    <w:p w14:paraId="64266DCA" w14:textId="6A623F8A" w:rsidR="00721BE3" w:rsidRDefault="00D71F29">
      <w:pPr>
        <w:pStyle w:val="Listenabsatz"/>
        <w:numPr>
          <w:ilvl w:val="0"/>
          <w:numId w:val="2"/>
        </w:numPr>
      </w:pPr>
      <w:r>
        <w:t xml:space="preserve">This policy is available upon request to customers, suppliers and inspection bodies </w:t>
      </w:r>
    </w:p>
    <w:p w14:paraId="314EBBAB" w14:textId="04C25996" w:rsidR="00721BE3" w:rsidRDefault="00D71F29">
      <w:pPr>
        <w:pStyle w:val="Listenabsatz"/>
        <w:numPr>
          <w:ilvl w:val="0"/>
          <w:numId w:val="2"/>
        </w:numPr>
      </w:pPr>
      <w:r>
        <w:t xml:space="preserve">Submitted as part of sustainability questionnaires </w:t>
      </w:r>
    </w:p>
    <w:p w14:paraId="34826E6E" w14:textId="2EF37568" w:rsidR="00721BE3" w:rsidRDefault="00D71F29">
      <w:pPr>
        <w:pStyle w:val="Listenabsatz"/>
        <w:numPr>
          <w:ilvl w:val="0"/>
          <w:numId w:val="2"/>
        </w:numPr>
      </w:pPr>
      <w:r>
        <w:t>Publication on the company website is to be reviewed</w:t>
      </w:r>
      <w:r w:rsidR="007F1F4B">
        <w:t>.</w:t>
      </w:r>
    </w:p>
    <w:p w14:paraId="0AD34D9A" w14:textId="77777777" w:rsidR="00721BE3" w:rsidRDefault="00721BE3"/>
    <w:p w14:paraId="6754C60A" w14:textId="77777777" w:rsidR="00721BE3" w:rsidRDefault="00D71F29">
      <w:pPr>
        <w:pStyle w:val="berschrift1"/>
      </w:pPr>
      <w:bookmarkStart w:id="271" w:name="_Toc227592302"/>
      <w:r>
        <w:t>7. Related Documents and Evidence</w:t>
      </w:r>
      <w:bookmarkEnd w:id="2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26"/>
        <w:gridCol w:w="2200"/>
      </w:tblGrid>
      <w:tr w:rsidR="00721BE3" w14:paraId="6A8FF38B" w14:textId="77777777">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3A3E5735" w14:textId="77777777" w:rsidR="00721BE3" w:rsidRDefault="00D71F29">
            <w:r>
              <w:rPr>
                <w:b/>
                <w:bCs/>
                <w:color w:val="FFFFFF"/>
                <w:sz w:val="20"/>
                <w:szCs w:val="20"/>
              </w:rPr>
              <w:t>Document</w:t>
            </w:r>
          </w:p>
        </w:tc>
        <w:tc>
          <w:tcPr>
            <w:tcW w:w="4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04A46379" w14:textId="77777777" w:rsidR="00721BE3" w:rsidRDefault="00D71F29">
            <w:r>
              <w:rPr>
                <w:b/>
                <w:bCs/>
                <w:color w:val="FFFFFF"/>
                <w:sz w:val="20"/>
                <w:szCs w:val="20"/>
              </w:rPr>
              <w:t>Description</w:t>
            </w:r>
          </w:p>
        </w:tc>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3188DCEB" w14:textId="77777777" w:rsidR="00721BE3" w:rsidRDefault="00D71F29">
            <w:r>
              <w:rPr>
                <w:b/>
                <w:bCs/>
                <w:color w:val="FFFFFF"/>
                <w:sz w:val="20"/>
                <w:szCs w:val="20"/>
              </w:rPr>
              <w:t>Status</w:t>
            </w:r>
          </w:p>
        </w:tc>
      </w:tr>
      <w:tr w:rsidR="00721BE3" w14:paraId="09763B3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7F02F9" w14:textId="77777777" w:rsidR="00721BE3" w:rsidRPr="00035280" w:rsidRDefault="00D71F29">
            <w:pPr>
              <w:rPr>
                <w:sz w:val="18"/>
                <w:szCs w:val="18"/>
              </w:rPr>
            </w:pPr>
            <w:r w:rsidRPr="00035280">
              <w:rPr>
                <w:sz w:val="18"/>
                <w:szCs w:val="18"/>
              </w:rPr>
              <w:t>QHSE-ENV-001 (this document)</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A1DE61" w14:textId="77777777" w:rsidR="00721BE3" w:rsidRPr="00035280" w:rsidRDefault="00D71F29">
            <w:pPr>
              <w:rPr>
                <w:sz w:val="18"/>
                <w:szCs w:val="18"/>
              </w:rPr>
            </w:pPr>
            <w:r w:rsidRPr="00035280">
              <w:rPr>
                <w:sz w:val="18"/>
                <w:szCs w:val="18"/>
              </w:rPr>
              <w:t>Environmental Policy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ADCF37F" w14:textId="5B8F5320" w:rsidR="00721BE3" w:rsidRPr="00035280" w:rsidRDefault="00D71F29">
            <w:pPr>
              <w:rPr>
                <w:sz w:val="18"/>
                <w:szCs w:val="18"/>
              </w:rPr>
            </w:pPr>
            <w:r w:rsidRPr="00035280">
              <w:rPr>
                <w:sz w:val="18"/>
                <w:szCs w:val="18"/>
              </w:rPr>
              <w:t>Available</w:t>
            </w:r>
          </w:p>
        </w:tc>
      </w:tr>
      <w:tr w:rsidR="00721BE3" w14:paraId="41CD67DF"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17C95138" w14:textId="77777777" w:rsidR="00721BE3" w:rsidRPr="00035280" w:rsidRDefault="00D71F29">
            <w:pPr>
              <w:rPr>
                <w:sz w:val="18"/>
                <w:szCs w:val="18"/>
              </w:rPr>
            </w:pPr>
            <w:r w:rsidRPr="00035280">
              <w:rPr>
                <w:sz w:val="18"/>
                <w:szCs w:val="18"/>
              </w:rPr>
              <w:t>Hazardous Substances Register</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213D8E56" w14:textId="77777777" w:rsidR="00721BE3" w:rsidRPr="00035280" w:rsidRDefault="00D71F29">
            <w:pPr>
              <w:rPr>
                <w:sz w:val="18"/>
                <w:szCs w:val="18"/>
              </w:rPr>
            </w:pPr>
            <w:r w:rsidRPr="00035280">
              <w:rPr>
                <w:sz w:val="18"/>
                <w:szCs w:val="18"/>
              </w:rPr>
              <w:t>List of all hazardous substances used, incl. quantities</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518A4D89" w14:textId="2F45095F" w:rsidR="00721BE3" w:rsidRPr="00035280" w:rsidRDefault="00D71F29">
            <w:pPr>
              <w:rPr>
                <w:sz w:val="18"/>
                <w:szCs w:val="18"/>
              </w:rPr>
            </w:pPr>
            <w:r w:rsidRPr="00035280">
              <w:rPr>
                <w:sz w:val="18"/>
                <w:szCs w:val="18"/>
              </w:rPr>
              <w:t>Available</w:t>
            </w:r>
          </w:p>
        </w:tc>
      </w:tr>
      <w:tr w:rsidR="00721BE3" w14:paraId="4F250206"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16AD75" w14:textId="77777777" w:rsidR="00721BE3" w:rsidRPr="00035280" w:rsidRDefault="00D71F29">
            <w:pPr>
              <w:rPr>
                <w:sz w:val="18"/>
                <w:szCs w:val="18"/>
              </w:rPr>
            </w:pPr>
            <w:r w:rsidRPr="00035280">
              <w:rPr>
                <w:sz w:val="18"/>
                <w:szCs w:val="18"/>
              </w:rPr>
              <w:t>Safety Data Sheets (SDS)</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091402" w14:textId="77777777" w:rsidR="00721BE3" w:rsidRPr="00035280" w:rsidRDefault="00D71F29">
            <w:pPr>
              <w:rPr>
                <w:sz w:val="18"/>
                <w:szCs w:val="18"/>
              </w:rPr>
            </w:pPr>
            <w:r w:rsidRPr="00035280">
              <w:rPr>
                <w:sz w:val="18"/>
                <w:szCs w:val="18"/>
              </w:rPr>
              <w:t>For all hazardous substances (BA-37, BA-38, BA-40)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51548A" w14:textId="415F87C9" w:rsidR="00721BE3" w:rsidRPr="00035280" w:rsidRDefault="00D71F29">
            <w:pPr>
              <w:rPr>
                <w:sz w:val="18"/>
                <w:szCs w:val="18"/>
              </w:rPr>
            </w:pPr>
            <w:r w:rsidRPr="00035280">
              <w:rPr>
                <w:sz w:val="18"/>
                <w:szCs w:val="18"/>
              </w:rPr>
              <w:t>Available</w:t>
            </w:r>
          </w:p>
        </w:tc>
      </w:tr>
      <w:tr w:rsidR="00721BE3" w14:paraId="2FAD92C0"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59CB7ED0" w14:textId="77777777" w:rsidR="00721BE3" w:rsidRPr="00035280" w:rsidRDefault="00D71F29">
            <w:pPr>
              <w:rPr>
                <w:sz w:val="18"/>
                <w:szCs w:val="18"/>
              </w:rPr>
            </w:pPr>
            <w:r w:rsidRPr="00035280">
              <w:rPr>
                <w:sz w:val="18"/>
                <w:szCs w:val="18"/>
              </w:rPr>
              <w:t>Environmental Objectives Document (Annex)</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ECCDB35" w14:textId="77777777" w:rsidR="00721BE3" w:rsidRPr="00035280" w:rsidRDefault="00D71F29">
            <w:pPr>
              <w:rPr>
                <w:sz w:val="18"/>
                <w:szCs w:val="18"/>
              </w:rPr>
            </w:pPr>
            <w:r w:rsidRPr="00035280">
              <w:rPr>
                <w:sz w:val="18"/>
                <w:szCs w:val="18"/>
              </w:rPr>
              <w:t>Annual quantitative objectives with base year and target year</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440284CD" w14:textId="08E90C67" w:rsidR="00721BE3" w:rsidRPr="00035280" w:rsidRDefault="00D71F29">
            <w:pPr>
              <w:rPr>
                <w:sz w:val="18"/>
                <w:szCs w:val="18"/>
              </w:rPr>
            </w:pPr>
            <w:r w:rsidRPr="00035280">
              <w:rPr>
                <w:sz w:val="18"/>
                <w:szCs w:val="18"/>
              </w:rPr>
              <w:t xml:space="preserve"> To be created</w:t>
            </w:r>
          </w:p>
        </w:tc>
      </w:tr>
      <w:tr w:rsidR="00721BE3" w14:paraId="1C54CD44"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E3A744" w14:textId="77777777" w:rsidR="00721BE3" w:rsidRPr="00035280" w:rsidRDefault="00D71F29">
            <w:pPr>
              <w:rPr>
                <w:sz w:val="18"/>
                <w:szCs w:val="18"/>
              </w:rPr>
            </w:pPr>
            <w:r w:rsidRPr="00035280">
              <w:rPr>
                <w:sz w:val="18"/>
                <w:szCs w:val="18"/>
              </w:rPr>
              <w:t>Energy Consumption Records</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94BB8A" w14:textId="77777777" w:rsidR="00721BE3" w:rsidRPr="00035280" w:rsidRDefault="00D71F29">
            <w:pPr>
              <w:rPr>
                <w:sz w:val="18"/>
                <w:szCs w:val="18"/>
              </w:rPr>
            </w:pPr>
            <w:r w:rsidRPr="00035280">
              <w:rPr>
                <w:sz w:val="18"/>
                <w:szCs w:val="18"/>
              </w:rPr>
              <w:t>Annual electricity bills / meter readings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EB5CD2" w14:textId="25212825" w:rsidR="00721BE3" w:rsidRPr="00035280" w:rsidRDefault="00D71F29">
            <w:pPr>
              <w:rPr>
                <w:sz w:val="18"/>
                <w:szCs w:val="18"/>
              </w:rPr>
            </w:pPr>
            <w:r w:rsidRPr="00035280">
              <w:rPr>
                <w:sz w:val="18"/>
                <w:szCs w:val="18"/>
              </w:rPr>
              <w:t>To be collected</w:t>
            </w:r>
          </w:p>
        </w:tc>
      </w:tr>
      <w:tr w:rsidR="00721BE3" w14:paraId="04D90F62"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C536F9C" w14:textId="77777777" w:rsidR="00721BE3" w:rsidRPr="00035280" w:rsidRDefault="00D71F29">
            <w:pPr>
              <w:rPr>
                <w:sz w:val="18"/>
                <w:szCs w:val="18"/>
              </w:rPr>
            </w:pPr>
            <w:r w:rsidRPr="00035280">
              <w:rPr>
                <w:sz w:val="18"/>
                <w:szCs w:val="18"/>
              </w:rPr>
              <w:t>Waste Disposal Certificates</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27ED9F92" w14:textId="77777777" w:rsidR="00721BE3" w:rsidRPr="00035280" w:rsidRDefault="00D71F29">
            <w:pPr>
              <w:rPr>
                <w:sz w:val="18"/>
                <w:szCs w:val="18"/>
              </w:rPr>
            </w:pPr>
            <w:r w:rsidRPr="00035280">
              <w:rPr>
                <w:sz w:val="18"/>
                <w:szCs w:val="18"/>
              </w:rPr>
              <w:t>Disposal documents for all waste types</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20F6D18" w14:textId="2440C13F" w:rsidR="00721BE3" w:rsidRPr="00035280" w:rsidRDefault="00D71F29">
            <w:pPr>
              <w:rPr>
                <w:sz w:val="18"/>
                <w:szCs w:val="18"/>
              </w:rPr>
            </w:pPr>
            <w:r w:rsidRPr="00035280">
              <w:rPr>
                <w:sz w:val="18"/>
                <w:szCs w:val="18"/>
              </w:rPr>
              <w:t>To be archived</w:t>
            </w:r>
          </w:p>
        </w:tc>
      </w:tr>
      <w:tr w:rsidR="00721BE3" w14:paraId="5C982F43"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2FD807" w14:textId="77777777" w:rsidR="00721BE3" w:rsidRPr="00035280" w:rsidRDefault="00D71F29">
            <w:pPr>
              <w:rPr>
                <w:sz w:val="18"/>
                <w:szCs w:val="18"/>
              </w:rPr>
            </w:pPr>
            <w:r w:rsidRPr="00035280">
              <w:rPr>
                <w:sz w:val="18"/>
                <w:szCs w:val="18"/>
              </w:rPr>
              <w:t>Environmental Training Records</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7F4B93" w14:textId="77777777" w:rsidR="00721BE3" w:rsidRPr="00035280" w:rsidRDefault="00D71F29">
            <w:pPr>
              <w:rPr>
                <w:sz w:val="18"/>
                <w:szCs w:val="18"/>
              </w:rPr>
            </w:pPr>
            <w:r w:rsidRPr="00035280">
              <w:rPr>
                <w:sz w:val="18"/>
                <w:szCs w:val="18"/>
              </w:rPr>
              <w:t>Documentation of annual environmental training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28327BB" w14:textId="018D0A8C" w:rsidR="00721BE3" w:rsidRPr="00035280" w:rsidRDefault="00D71F29">
            <w:pPr>
              <w:rPr>
                <w:sz w:val="18"/>
                <w:szCs w:val="18"/>
              </w:rPr>
            </w:pPr>
            <w:r w:rsidRPr="00035280">
              <w:rPr>
                <w:sz w:val="18"/>
                <w:szCs w:val="18"/>
              </w:rPr>
              <w:t>To be created</w:t>
            </w:r>
          </w:p>
        </w:tc>
      </w:tr>
      <w:tr w:rsidR="00721BE3" w14:paraId="4C84791F"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555A009E" w14:textId="77777777" w:rsidR="00721BE3" w:rsidRPr="00035280" w:rsidRDefault="00D71F29">
            <w:pPr>
              <w:rPr>
                <w:sz w:val="18"/>
                <w:szCs w:val="18"/>
              </w:rPr>
            </w:pPr>
            <w:r w:rsidRPr="00035280">
              <w:rPr>
                <w:sz w:val="18"/>
                <w:szCs w:val="18"/>
              </w:rPr>
              <w:t>Policy Review Minutes</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8D6A116" w14:textId="77777777" w:rsidR="00721BE3" w:rsidRPr="00035280" w:rsidRDefault="00D71F29">
            <w:pPr>
              <w:rPr>
                <w:sz w:val="18"/>
                <w:szCs w:val="18"/>
              </w:rPr>
            </w:pPr>
            <w:r w:rsidRPr="00035280">
              <w:rPr>
                <w:sz w:val="18"/>
                <w:szCs w:val="18"/>
              </w:rPr>
              <w:t>Documentation of annual policy reviews</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5CEEB437" w14:textId="411869A5" w:rsidR="00721BE3" w:rsidRPr="00035280" w:rsidRDefault="00D71F29">
            <w:pPr>
              <w:rPr>
                <w:sz w:val="18"/>
                <w:szCs w:val="18"/>
              </w:rPr>
            </w:pPr>
            <w:r w:rsidRPr="00035280">
              <w:rPr>
                <w:sz w:val="18"/>
                <w:szCs w:val="18"/>
              </w:rPr>
              <w:t>To be created</w:t>
            </w:r>
          </w:p>
        </w:tc>
      </w:tr>
      <w:tr w:rsidR="00721BE3" w14:paraId="0AF099DD"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277D9F" w14:textId="77777777" w:rsidR="00721BE3" w:rsidRPr="00035280" w:rsidRDefault="00D71F29">
            <w:pPr>
              <w:rPr>
                <w:sz w:val="18"/>
                <w:szCs w:val="18"/>
              </w:rPr>
            </w:pPr>
            <w:r w:rsidRPr="00035280">
              <w:rPr>
                <w:sz w:val="18"/>
                <w:szCs w:val="18"/>
              </w:rPr>
              <w:t>05_Org Version W (2025)</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0AEAB2" w14:textId="77777777" w:rsidR="00721BE3" w:rsidRPr="00035280" w:rsidRDefault="00D71F29">
            <w:pPr>
              <w:rPr>
                <w:sz w:val="18"/>
                <w:szCs w:val="18"/>
              </w:rPr>
            </w:pPr>
            <w:r w:rsidRPr="00035280">
              <w:rPr>
                <w:sz w:val="18"/>
                <w:szCs w:val="18"/>
              </w:rPr>
              <w:t>Organisational chart with environmental responsibilities (to be updated)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DA6F67" w14:textId="03263FE2" w:rsidR="00721BE3" w:rsidRPr="00035280" w:rsidRDefault="00D71F29">
            <w:pPr>
              <w:rPr>
                <w:sz w:val="18"/>
                <w:szCs w:val="18"/>
              </w:rPr>
            </w:pPr>
            <w:r w:rsidRPr="00035280">
              <w:rPr>
                <w:sz w:val="18"/>
                <w:szCs w:val="18"/>
              </w:rPr>
              <w:t>To be updated</w:t>
            </w:r>
          </w:p>
        </w:tc>
      </w:tr>
      <w:tr w:rsidR="00721BE3" w14:paraId="62C782C5"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4B4B65C9" w14:textId="77777777" w:rsidR="00721BE3" w:rsidRPr="00035280" w:rsidRDefault="00D71F29">
            <w:pPr>
              <w:rPr>
                <w:sz w:val="18"/>
                <w:szCs w:val="18"/>
              </w:rPr>
            </w:pPr>
            <w:r w:rsidRPr="00035280">
              <w:rPr>
                <w:sz w:val="18"/>
                <w:szCs w:val="18"/>
              </w:rPr>
              <w:t>07_Verantw G (2024)</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268CBA32" w14:textId="77777777" w:rsidR="00721BE3" w:rsidRPr="00035280" w:rsidRDefault="00D71F29">
            <w:pPr>
              <w:rPr>
                <w:sz w:val="18"/>
                <w:szCs w:val="18"/>
              </w:rPr>
            </w:pPr>
            <w:r w:rsidRPr="00035280">
              <w:rPr>
                <w:sz w:val="18"/>
                <w:szCs w:val="18"/>
              </w:rPr>
              <w:t>Management review: incorporate environmental objectives (Chapter 5.7)</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FCFD266" w14:textId="1CDE8F44" w:rsidR="00721BE3" w:rsidRPr="00035280" w:rsidRDefault="00D71F29">
            <w:pPr>
              <w:rPr>
                <w:sz w:val="18"/>
                <w:szCs w:val="18"/>
              </w:rPr>
            </w:pPr>
            <w:r w:rsidRPr="00035280">
              <w:rPr>
                <w:sz w:val="18"/>
                <w:szCs w:val="18"/>
              </w:rPr>
              <w:t>To be updated</w:t>
            </w:r>
          </w:p>
        </w:tc>
      </w:tr>
    </w:tbl>
    <w:p w14:paraId="1AF0B92D" w14:textId="77777777" w:rsidR="00721BE3" w:rsidRDefault="00721BE3"/>
    <w:p w14:paraId="48296C60" w14:textId="77777777" w:rsidR="00111858" w:rsidRDefault="00111858">
      <w:pPr>
        <w:rPr>
          <w:b/>
          <w:bCs/>
          <w:color w:val="1F3864"/>
          <w:sz w:val="28"/>
          <w:szCs w:val="28"/>
        </w:rPr>
      </w:pPr>
      <w:r>
        <w:br w:type="page"/>
      </w:r>
    </w:p>
    <w:p w14:paraId="1FFCC59F" w14:textId="666191F6" w:rsidR="00721BE3" w:rsidRDefault="00D71F29">
      <w:pPr>
        <w:pStyle w:val="berschrift1"/>
      </w:pPr>
      <w:bookmarkStart w:id="272" w:name="_Toc227592303"/>
      <w:r>
        <w:lastRenderedPageBreak/>
        <w:t>8. Approval and Signature</w:t>
      </w:r>
      <w:bookmarkEnd w:id="272"/>
    </w:p>
    <w:p w14:paraId="3F36292C" w14:textId="77777777" w:rsidR="00721BE3" w:rsidRDefault="00D71F29">
      <w:r>
        <w:t xml:space="preserve">This QHSE Environmental Policy has been approved by the management of Prestige Promotion </w:t>
      </w:r>
      <w:proofErr w:type="spellStart"/>
      <w:r>
        <w:t>Verkaufsförderung</w:t>
      </w:r>
      <w:proofErr w:type="spellEnd"/>
      <w:r>
        <w:t xml:space="preserve"> und </w:t>
      </w:r>
      <w:proofErr w:type="spellStart"/>
      <w:r>
        <w:t>Werbeservice</w:t>
      </w:r>
      <w:proofErr w:type="spellEnd"/>
      <w:r>
        <w:t xml:space="preserve"> GmbH and comes into force on the date of signing.</w:t>
      </w:r>
    </w:p>
    <w:p w14:paraId="1BD6509B" w14:textId="77777777" w:rsidR="00721BE3" w:rsidRDefault="00721B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721BE3" w14:paraId="375CC4E4" w14:textId="77777777" w:rsidTr="00905CCF">
        <w:tc>
          <w:tcPr>
            <w:tcW w:w="2500" w:type="pct"/>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07DF1910" w14:textId="77777777" w:rsidR="00721BE3" w:rsidRDefault="00D71F29">
            <w:r>
              <w:rPr>
                <w:b/>
                <w:bCs/>
                <w:color w:val="FFFFFF"/>
                <w:sz w:val="20"/>
                <w:szCs w:val="20"/>
              </w:rPr>
              <w:t>Management</w:t>
            </w:r>
          </w:p>
        </w:tc>
        <w:tc>
          <w:tcPr>
            <w:tcW w:w="2500" w:type="pct"/>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14D12A9F" w14:textId="50CDBB57" w:rsidR="00721BE3" w:rsidRPr="00905CCF" w:rsidRDefault="00D71F29">
            <w:pPr>
              <w:rPr>
                <w:highlight w:val="red"/>
              </w:rPr>
            </w:pPr>
            <w:r w:rsidRPr="00054806">
              <w:rPr>
                <w:b/>
                <w:bCs/>
                <w:color w:val="FFFFFF"/>
                <w:sz w:val="20"/>
                <w:szCs w:val="20"/>
                <w:rPrChange w:id="273" w:author="Jörg Lucas" w:date="2026-05-05T17:02:00Z">
                  <w:rPr>
                    <w:b/>
                    <w:bCs/>
                    <w:color w:val="FFFFFF"/>
                    <w:sz w:val="20"/>
                    <w:szCs w:val="20"/>
                    <w:highlight w:val="red"/>
                  </w:rPr>
                </w:rPrChange>
              </w:rPr>
              <w:t xml:space="preserve">Quality Management </w:t>
            </w:r>
            <w:del w:id="274" w:author="Jörg Lucas" w:date="2026-05-05T17:02:00Z">
              <w:r w:rsidRPr="00054806" w:rsidDel="00054806">
                <w:rPr>
                  <w:b/>
                  <w:bCs/>
                  <w:color w:val="FFFFFF"/>
                  <w:sz w:val="20"/>
                  <w:szCs w:val="20"/>
                  <w:rPrChange w:id="275" w:author="Jörg Lucas" w:date="2026-05-05T17:02:00Z">
                    <w:rPr>
                      <w:b/>
                      <w:bCs/>
                      <w:color w:val="FFFFFF"/>
                      <w:sz w:val="20"/>
                      <w:szCs w:val="20"/>
                      <w:highlight w:val="red"/>
                    </w:rPr>
                  </w:rPrChange>
                </w:rPr>
                <w:delText>Officer</w:delText>
              </w:r>
            </w:del>
          </w:p>
        </w:tc>
      </w:tr>
      <w:tr w:rsidR="00721BE3" w14:paraId="6F3A2C3C" w14:textId="77777777" w:rsidTr="00905CCF">
        <w:tc>
          <w:tcPr>
            <w:tcW w:w="2500" w:type="pct"/>
            <w:tcBorders>
              <w:top w:val="single" w:sz="4" w:space="0" w:color="AAAAAA"/>
              <w:left w:val="single" w:sz="4" w:space="0" w:color="AAAAAA"/>
              <w:bottom w:val="single" w:sz="4" w:space="0" w:color="AAAAAA"/>
              <w:right w:val="single" w:sz="4" w:space="0" w:color="AAAAAA"/>
            </w:tcBorders>
            <w:tcMar>
              <w:top w:w="80" w:type="dxa"/>
              <w:left w:w="150" w:type="dxa"/>
              <w:bottom w:w="80" w:type="dxa"/>
              <w:right w:w="150" w:type="dxa"/>
            </w:tcMar>
          </w:tcPr>
          <w:p w14:paraId="66808F4B" w14:textId="77777777" w:rsidR="00905CCF" w:rsidRDefault="00905CCF"/>
          <w:p w14:paraId="16D585D0" w14:textId="77777777" w:rsidR="00905CCF" w:rsidRDefault="00905CCF"/>
          <w:p w14:paraId="7CFA4254" w14:textId="49308C3B" w:rsidR="00721BE3" w:rsidRDefault="00D71F29">
            <w:r>
              <w:t>Signature: _________________________</w:t>
            </w:r>
          </w:p>
          <w:p w14:paraId="0538E9FE" w14:textId="77777777" w:rsidR="00905CCF" w:rsidRDefault="00905CCF"/>
          <w:p w14:paraId="3B417311" w14:textId="77777777" w:rsidR="00905CCF" w:rsidRDefault="00905CCF"/>
          <w:p w14:paraId="27CF991D" w14:textId="77777777" w:rsidR="00721BE3" w:rsidRDefault="00D71F29">
            <w:r>
              <w:t>Name: _____________________________</w:t>
            </w:r>
          </w:p>
          <w:p w14:paraId="6ABBF95C" w14:textId="77777777" w:rsidR="00905CCF" w:rsidRDefault="00905CCF"/>
          <w:p w14:paraId="6231A61B" w14:textId="77777777" w:rsidR="00721BE3" w:rsidRDefault="00D71F29">
            <w:r>
              <w:t>Date: ______________________________</w:t>
            </w:r>
          </w:p>
        </w:tc>
        <w:tc>
          <w:tcPr>
            <w:tcW w:w="2500" w:type="pct"/>
            <w:tcBorders>
              <w:top w:val="single" w:sz="4" w:space="0" w:color="AAAAAA"/>
              <w:left w:val="single" w:sz="4" w:space="0" w:color="AAAAAA"/>
              <w:bottom w:val="single" w:sz="4" w:space="0" w:color="AAAAAA"/>
              <w:right w:val="single" w:sz="4" w:space="0" w:color="AAAAAA"/>
            </w:tcBorders>
            <w:tcMar>
              <w:top w:w="80" w:type="dxa"/>
              <w:left w:w="150" w:type="dxa"/>
              <w:bottom w:w="80" w:type="dxa"/>
              <w:right w:w="150" w:type="dxa"/>
            </w:tcMar>
          </w:tcPr>
          <w:p w14:paraId="1FB751E3" w14:textId="77777777" w:rsidR="00905CCF" w:rsidRDefault="00905CCF"/>
          <w:p w14:paraId="49B7F840" w14:textId="77777777" w:rsidR="00905CCF" w:rsidRDefault="00905CCF"/>
          <w:p w14:paraId="25BE38F8" w14:textId="6D06249B" w:rsidR="00721BE3" w:rsidRDefault="00D71F29">
            <w:r>
              <w:t>Signature: _________________________</w:t>
            </w:r>
          </w:p>
          <w:p w14:paraId="5D560CA9" w14:textId="77777777" w:rsidR="00905CCF" w:rsidRDefault="00905CCF"/>
          <w:p w14:paraId="7B7111B6" w14:textId="77777777" w:rsidR="00905CCF" w:rsidRDefault="00905CCF"/>
          <w:p w14:paraId="0D9C4FCC" w14:textId="77777777" w:rsidR="00721BE3" w:rsidRDefault="00D71F29">
            <w:r>
              <w:t>Name: _____________________________</w:t>
            </w:r>
          </w:p>
          <w:p w14:paraId="47442744" w14:textId="77777777" w:rsidR="00905CCF" w:rsidRDefault="00905CCF"/>
          <w:p w14:paraId="40AE0672" w14:textId="77777777" w:rsidR="00721BE3" w:rsidRDefault="00D71F29">
            <w:r>
              <w:t>Date: ______________________________</w:t>
            </w:r>
          </w:p>
        </w:tc>
      </w:tr>
    </w:tbl>
    <w:p w14:paraId="25BFFE6C" w14:textId="77777777" w:rsidR="00721BE3" w:rsidRDefault="00721BE3"/>
    <w:p w14:paraId="51903C31" w14:textId="77777777" w:rsidR="00721BE3" w:rsidRDefault="00D71F29">
      <w:pPr>
        <w:pStyle w:val="berschrift1"/>
      </w:pPr>
      <w:bookmarkStart w:id="276" w:name="_Toc227592304"/>
      <w:r>
        <w:t>9. Version History</w:t>
      </w:r>
      <w:bookmarkEnd w:id="2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1497"/>
        <w:gridCol w:w="2490"/>
        <w:gridCol w:w="4004"/>
      </w:tblGrid>
      <w:tr w:rsidR="00721BE3" w14:paraId="27474140" w14:textId="77777777">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2561FE2B" w14:textId="77777777" w:rsidR="00721BE3" w:rsidRDefault="00D71F29">
            <w:r>
              <w:rPr>
                <w:b/>
                <w:bCs/>
                <w:color w:val="FFFFFF"/>
                <w:sz w:val="20"/>
                <w:szCs w:val="20"/>
              </w:rPr>
              <w:t>Version</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3B606D58" w14:textId="77777777" w:rsidR="00721BE3" w:rsidRDefault="00D71F29">
            <w:r>
              <w:rPr>
                <w:b/>
                <w:bCs/>
                <w:color w:val="FFFFFF"/>
                <w:sz w:val="20"/>
                <w:szCs w:val="20"/>
              </w:rPr>
              <w:t>Date</w:t>
            </w:r>
          </w:p>
        </w:tc>
        <w:tc>
          <w:tcPr>
            <w:tcW w:w="2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7D4FABDF" w14:textId="77777777" w:rsidR="00721BE3" w:rsidRDefault="00D71F29">
            <w:r>
              <w:rPr>
                <w:b/>
                <w:bCs/>
                <w:color w:val="FFFFFF"/>
                <w:sz w:val="20"/>
                <w:szCs w:val="20"/>
              </w:rPr>
              <w:t>Author</w:t>
            </w:r>
          </w:p>
        </w:tc>
        <w:tc>
          <w:tcPr>
            <w:tcW w:w="4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74818138" w14:textId="77777777" w:rsidR="00721BE3" w:rsidRDefault="00D71F29">
            <w:r>
              <w:rPr>
                <w:b/>
                <w:bCs/>
                <w:color w:val="FFFFFF"/>
                <w:sz w:val="20"/>
                <w:szCs w:val="20"/>
              </w:rPr>
              <w:t>Description of Changes</w:t>
            </w:r>
          </w:p>
        </w:tc>
      </w:tr>
      <w:tr w:rsidR="00721BE3" w14:paraId="69331323"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39EEA1F" w14:textId="77777777" w:rsidR="00721BE3" w:rsidRPr="00035280" w:rsidRDefault="00D71F29">
            <w:pPr>
              <w:rPr>
                <w:sz w:val="18"/>
                <w:szCs w:val="18"/>
              </w:rPr>
            </w:pPr>
            <w:r w:rsidRPr="00035280">
              <w:rPr>
                <w:sz w:val="18"/>
                <w:szCs w:val="18"/>
              </w:rPr>
              <w:t>1.0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88981B" w14:textId="77777777" w:rsidR="00721BE3" w:rsidRPr="00035280" w:rsidRDefault="00D71F29">
            <w:pPr>
              <w:rPr>
                <w:sz w:val="18"/>
                <w:szCs w:val="18"/>
              </w:rPr>
            </w:pPr>
            <w:r w:rsidRPr="00035280">
              <w:rPr>
                <w:sz w:val="18"/>
                <w:szCs w:val="18"/>
              </w:rPr>
              <w:t>01.10.2025</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D400C91" w14:textId="7F98D4C4" w:rsidR="00721BE3" w:rsidRPr="00035280" w:rsidRDefault="00D71F29">
            <w:pPr>
              <w:rPr>
                <w:sz w:val="18"/>
                <w:szCs w:val="18"/>
              </w:rPr>
            </w:pPr>
            <w:r w:rsidRPr="00035280">
              <w:rPr>
                <w:sz w:val="18"/>
                <w:szCs w:val="18"/>
              </w:rPr>
              <w:t xml:space="preserve">Quality Management </w:t>
            </w:r>
            <w:del w:id="277" w:author="Jörg Lucas" w:date="2026-05-05T17:02:00Z">
              <w:r w:rsidRPr="00035280" w:rsidDel="00054806">
                <w:rPr>
                  <w:sz w:val="18"/>
                  <w:szCs w:val="18"/>
                </w:rPr>
                <w:delText>Officer</w:delText>
              </w:r>
            </w:del>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2ED876" w14:textId="365C9BAB" w:rsidR="00721BE3" w:rsidRPr="00035280" w:rsidRDefault="005F4470">
            <w:pPr>
              <w:rPr>
                <w:sz w:val="18"/>
                <w:szCs w:val="18"/>
              </w:rPr>
            </w:pPr>
            <w:r w:rsidRPr="00035280">
              <w:rPr>
                <w:sz w:val="18"/>
                <w:szCs w:val="18"/>
              </w:rPr>
              <w:t>Quantitative Environmental Objectives integrated into policy; objective tables enriched with Interim Target 2026, Status, Responsibility and Review columns</w:t>
            </w:r>
          </w:p>
        </w:tc>
      </w:tr>
    </w:tbl>
    <w:p w14:paraId="3E19C48C" w14:textId="77777777" w:rsidR="00721E65" w:rsidRDefault="00721E65" w:rsidP="0092359D">
      <w:pPr>
        <w:pStyle w:val="berschrift1"/>
      </w:pPr>
    </w:p>
    <w:p w14:paraId="0B3A0884" w14:textId="7D95FF2E" w:rsidR="0092359D" w:rsidRPr="00054806" w:rsidRDefault="0092359D" w:rsidP="0092359D">
      <w:pPr>
        <w:pStyle w:val="berschrift1"/>
        <w:rPr>
          <w:rPrChange w:id="278" w:author="Jörg Lucas" w:date="2026-05-05T17:02:00Z">
            <w:rPr>
              <w:highlight w:val="yellow"/>
            </w:rPr>
          </w:rPrChange>
        </w:rPr>
      </w:pPr>
      <w:bookmarkStart w:id="279" w:name="_Toc227592305"/>
      <w:r w:rsidRPr="00054806">
        <w:rPr>
          <w:rPrChange w:id="280" w:author="Jörg Lucas" w:date="2026-05-05T17:02:00Z">
            <w:rPr>
              <w:highlight w:val="yellow"/>
            </w:rPr>
          </w:rPrChange>
        </w:rPr>
        <w:t>10. Employee Acknowledgement</w:t>
      </w:r>
      <w:bookmarkEnd w:id="279"/>
    </w:p>
    <w:p w14:paraId="5A4AE890" w14:textId="77777777" w:rsidR="00362456" w:rsidRPr="00054806" w:rsidRDefault="00362456" w:rsidP="0092359D">
      <w:pPr>
        <w:rPr>
          <w:rPrChange w:id="281" w:author="Jörg Lucas" w:date="2026-05-05T17:02:00Z">
            <w:rPr>
              <w:highlight w:val="yellow"/>
            </w:rPr>
          </w:rPrChange>
        </w:rPr>
      </w:pPr>
    </w:p>
    <w:p w14:paraId="5A58E30E" w14:textId="2624512D" w:rsidR="0092359D" w:rsidRPr="00054806" w:rsidRDefault="0092359D" w:rsidP="00035280">
      <w:pPr>
        <w:jc w:val="both"/>
        <w:rPr>
          <w:rPrChange w:id="282" w:author="Jörg Lucas" w:date="2026-05-05T17:02:00Z">
            <w:rPr>
              <w:highlight w:val="yellow"/>
            </w:rPr>
          </w:rPrChange>
        </w:rPr>
      </w:pPr>
      <w:r w:rsidRPr="00054806">
        <w:rPr>
          <w:rPrChange w:id="283" w:author="Jörg Lucas" w:date="2026-05-05T17:02:00Z">
            <w:rPr>
              <w:highlight w:val="yellow"/>
            </w:rPr>
          </w:rPrChange>
        </w:rPr>
        <w:t>I, ______________________, confirm that I have read and understood the company’s Environmental Policy and agree to comply with its requirements. I recognise my responsibility in supporting the company’s environmental commitments in my daily work.</w:t>
      </w:r>
    </w:p>
    <w:p w14:paraId="6D97554A" w14:textId="77777777" w:rsidR="00721E65" w:rsidRPr="00054806" w:rsidRDefault="00721E65" w:rsidP="00035280">
      <w:pPr>
        <w:jc w:val="both"/>
        <w:rPr>
          <w:rPrChange w:id="284" w:author="Jörg Lucas" w:date="2026-05-05T17:02:00Z">
            <w:rPr>
              <w:highlight w:val="yellow"/>
            </w:rPr>
          </w:rPrChange>
        </w:rPr>
      </w:pPr>
    </w:p>
    <w:p w14:paraId="1F0B6774" w14:textId="77777777" w:rsidR="0092359D" w:rsidRPr="00054806" w:rsidRDefault="0092359D" w:rsidP="00035280">
      <w:pPr>
        <w:jc w:val="both"/>
        <w:rPr>
          <w:rPrChange w:id="285" w:author="Jörg Lucas" w:date="2026-05-05T17:02:00Z">
            <w:rPr>
              <w:highlight w:val="yellow"/>
            </w:rPr>
          </w:rPrChange>
        </w:rPr>
      </w:pPr>
      <w:r w:rsidRPr="00054806">
        <w:rPr>
          <w:rPrChange w:id="286" w:author="Jörg Lucas" w:date="2026-05-05T17:02:00Z">
            <w:rPr>
              <w:highlight w:val="yellow"/>
            </w:rPr>
          </w:rPrChange>
        </w:rPr>
        <w:t>I commit to following environmentally responsible practices, complying with applicable regulations and internal procedures, and contributing to the continuous improvement of the company’s environmental performance</w:t>
      </w:r>
    </w:p>
    <w:p w14:paraId="76F98E94" w14:textId="1683D396" w:rsidR="0092359D" w:rsidRPr="00054806" w:rsidRDefault="0092359D" w:rsidP="0092359D">
      <w:pPr>
        <w:rPr>
          <w:rPrChange w:id="287" w:author="Jörg Lucas" w:date="2026-05-05T17:02:00Z">
            <w:rPr>
              <w:highlight w:val="yellow"/>
            </w:rPr>
          </w:rPrChange>
        </w:rPr>
      </w:pPr>
    </w:p>
    <w:p w14:paraId="5F4E0D54" w14:textId="77777777" w:rsidR="00362456" w:rsidRPr="00054806" w:rsidRDefault="00362456" w:rsidP="0092359D">
      <w:pPr>
        <w:rPr>
          <w:rPrChange w:id="288" w:author="Jörg Lucas" w:date="2026-05-05T17:02:00Z">
            <w:rPr>
              <w:highlight w:val="yellow"/>
            </w:rPr>
          </w:rPrChange>
        </w:rPr>
      </w:pPr>
    </w:p>
    <w:p w14:paraId="60A87BED" w14:textId="77777777" w:rsidR="00362456" w:rsidRPr="00054806" w:rsidRDefault="00362456" w:rsidP="0092359D">
      <w:pPr>
        <w:rPr>
          <w:rPrChange w:id="289" w:author="Jörg Lucas" w:date="2026-05-05T17:02:00Z">
            <w:rPr>
              <w:highlight w:val="yellow"/>
            </w:rPr>
          </w:rPrChange>
        </w:rPr>
      </w:pPr>
    </w:p>
    <w:p w14:paraId="0BA0ADD2" w14:textId="669D1263" w:rsidR="00687A73" w:rsidRPr="00054806" w:rsidRDefault="00687A73" w:rsidP="00687A73">
      <w:pPr>
        <w:rPr>
          <w:b/>
          <w:bCs/>
          <w:rPrChange w:id="290" w:author="Jörg Lucas" w:date="2026-05-05T17:02:00Z">
            <w:rPr>
              <w:b/>
              <w:bCs/>
              <w:highlight w:val="yellow"/>
            </w:rPr>
          </w:rPrChange>
        </w:rPr>
      </w:pPr>
      <w:r w:rsidRPr="00054806">
        <w:rPr>
          <w:b/>
          <w:bCs/>
          <w:rPrChange w:id="291" w:author="Jörg Lucas" w:date="2026-05-05T17:02:00Z">
            <w:rPr>
              <w:b/>
              <w:bCs/>
              <w:highlight w:val="yellow"/>
            </w:rPr>
          </w:rPrChange>
        </w:rPr>
        <w:t xml:space="preserve">Employee Name: </w:t>
      </w:r>
    </w:p>
    <w:p w14:paraId="688E152B" w14:textId="77777777" w:rsidR="00687A73" w:rsidRPr="00054806" w:rsidRDefault="00687A73" w:rsidP="00687A73">
      <w:pPr>
        <w:rPr>
          <w:b/>
          <w:bCs/>
          <w:rPrChange w:id="292" w:author="Jörg Lucas" w:date="2026-05-05T17:02:00Z">
            <w:rPr>
              <w:b/>
              <w:bCs/>
              <w:highlight w:val="yellow"/>
            </w:rPr>
          </w:rPrChange>
        </w:rPr>
      </w:pPr>
    </w:p>
    <w:p w14:paraId="2E38FD6C" w14:textId="062F3083" w:rsidR="00687A73" w:rsidRPr="00054806" w:rsidRDefault="00687A73" w:rsidP="00687A73">
      <w:pPr>
        <w:rPr>
          <w:b/>
          <w:bCs/>
          <w:rPrChange w:id="293" w:author="Jörg Lucas" w:date="2026-05-05T17:02:00Z">
            <w:rPr>
              <w:b/>
              <w:bCs/>
              <w:highlight w:val="yellow"/>
            </w:rPr>
          </w:rPrChange>
        </w:rPr>
      </w:pPr>
      <w:r w:rsidRPr="00054806">
        <w:rPr>
          <w:b/>
          <w:bCs/>
          <w:rPrChange w:id="294" w:author="Jörg Lucas" w:date="2026-05-05T17:02:00Z">
            <w:rPr>
              <w:b/>
              <w:bCs/>
              <w:highlight w:val="yellow"/>
            </w:rPr>
          </w:rPrChange>
        </w:rPr>
        <w:t xml:space="preserve">Signature: </w:t>
      </w:r>
    </w:p>
    <w:p w14:paraId="7B2644ED" w14:textId="77777777" w:rsidR="00687A73" w:rsidRPr="00054806" w:rsidRDefault="00687A73" w:rsidP="00687A73">
      <w:pPr>
        <w:rPr>
          <w:b/>
          <w:bCs/>
          <w:rPrChange w:id="295" w:author="Jörg Lucas" w:date="2026-05-05T17:02:00Z">
            <w:rPr>
              <w:b/>
              <w:bCs/>
              <w:highlight w:val="yellow"/>
            </w:rPr>
          </w:rPrChange>
        </w:rPr>
      </w:pPr>
    </w:p>
    <w:p w14:paraId="5B5EF18C" w14:textId="43537593" w:rsidR="00687A73" w:rsidRPr="00687A73" w:rsidRDefault="00687A73" w:rsidP="00687A73">
      <w:pPr>
        <w:rPr>
          <w:b/>
          <w:bCs/>
        </w:rPr>
      </w:pPr>
      <w:r w:rsidRPr="00054806">
        <w:rPr>
          <w:b/>
          <w:bCs/>
          <w:rPrChange w:id="296" w:author="Jörg Lucas" w:date="2026-05-05T17:02:00Z">
            <w:rPr>
              <w:b/>
              <w:bCs/>
              <w:highlight w:val="yellow"/>
            </w:rPr>
          </w:rPrChange>
        </w:rPr>
        <w:t>Date:</w:t>
      </w:r>
      <w:r w:rsidRPr="00687A73">
        <w:rPr>
          <w:b/>
          <w:bCs/>
        </w:rPr>
        <w:t xml:space="preserve"> </w:t>
      </w:r>
    </w:p>
    <w:p w14:paraId="4945DED7" w14:textId="77777777" w:rsidR="0092359D" w:rsidRDefault="0092359D" w:rsidP="0092359D"/>
    <w:p w14:paraId="370F18FE" w14:textId="77777777" w:rsidR="0092359D" w:rsidRDefault="0092359D" w:rsidP="0092359D"/>
    <w:sectPr w:rsidR="0092359D" w:rsidSect="007D0761">
      <w:headerReference w:type="default" r:id="rId15"/>
      <w:footerReference w:type="default" r:id="rId1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Rüdiger Senft" w:date="2026-04-20T15:07:00Z" w:initials="RS">
    <w:p w14:paraId="63155CD0" w14:textId="77777777" w:rsidR="00F62DF3" w:rsidRDefault="00223BB2" w:rsidP="00F62DF3">
      <w:pPr>
        <w:pStyle w:val="Kommentartext"/>
      </w:pPr>
      <w:r>
        <w:rPr>
          <w:rStyle w:val="Kommentarzeichen"/>
        </w:rPr>
        <w:annotationRef/>
      </w:r>
      <w:r w:rsidR="00F62DF3">
        <w:t>We should come up with a document on single materiality.</w:t>
      </w:r>
    </w:p>
  </w:comment>
  <w:comment w:id="11" w:author="Jörg Lucas" w:date="2026-05-05T16:45:00Z" w:initials="JL">
    <w:p w14:paraId="55E37AD1" w14:textId="7A291F73" w:rsidR="00C6421A" w:rsidRDefault="00C6421A">
      <w:pPr>
        <w:pStyle w:val="Kommentartext"/>
      </w:pPr>
      <w:r>
        <w:rPr>
          <w:rStyle w:val="Kommentarzeichen"/>
        </w:rPr>
        <w:annotationRef/>
      </w:r>
      <w:r>
        <w:t>?</w:t>
      </w:r>
    </w:p>
  </w:comment>
  <w:comment w:id="18" w:author="Rüdiger Senft [2]" w:date="2026-04-20T15:26:00Z" w:initials="RS">
    <w:p w14:paraId="46C41C92" w14:textId="77777777" w:rsidR="00FF4FA2" w:rsidRDefault="00FF4FA2" w:rsidP="00FF4FA2">
      <w:pPr>
        <w:pStyle w:val="Kommentartext"/>
      </w:pPr>
      <w:r>
        <w:rPr>
          <w:rStyle w:val="Kommentarzeichen"/>
        </w:rPr>
        <w:annotationRef/>
      </w:r>
      <w:r>
        <w:t>An energy audit (ISO 16247) usually identifies many different ways to save energy.</w:t>
      </w:r>
    </w:p>
  </w:comment>
  <w:comment w:id="19" w:author="Jörg Lucas" w:date="2026-05-05T16:50:00Z" w:initials="JL">
    <w:p w14:paraId="63388CC5" w14:textId="391137F2" w:rsidR="003C0FD5" w:rsidRDefault="003C0FD5">
      <w:pPr>
        <w:pStyle w:val="Kommentartext"/>
      </w:pPr>
      <w:r>
        <w:rPr>
          <w:rStyle w:val="Kommentarzeichen"/>
        </w:rPr>
        <w:annotationRef/>
      </w:r>
      <w:r>
        <w:t xml:space="preserve">Please remove </w:t>
      </w:r>
      <w:r w:rsidR="00754590">
        <w:t>for this phase</w:t>
      </w:r>
    </w:p>
  </w:comment>
  <w:comment w:id="14" w:author="Rüdiger Senft [2]" w:date="2026-04-20T15:32:00Z" w:initials="RS">
    <w:p w14:paraId="2910B46D" w14:textId="77777777" w:rsidR="00582321" w:rsidRDefault="00582321" w:rsidP="00582321">
      <w:pPr>
        <w:pStyle w:val="Kommentartext"/>
      </w:pPr>
      <w:r>
        <w:rPr>
          <w:rStyle w:val="Kommentarzeichen"/>
        </w:rPr>
        <w:annotationRef/>
      </w:r>
      <w:proofErr w:type="spellStart"/>
      <w:r>
        <w:t>Dr.</w:t>
      </w:r>
      <w:proofErr w:type="spellEnd"/>
      <w:r>
        <w:t xml:space="preserve"> Zentler, please check if this is possible like this.</w:t>
      </w:r>
    </w:p>
  </w:comment>
  <w:comment w:id="15" w:author="Jörg Lucas" w:date="2026-05-05T16:49:00Z" w:initials="JL">
    <w:p w14:paraId="0915C164" w14:textId="0FCF41CA" w:rsidR="003167CF" w:rsidRPr="003C0FD5" w:rsidRDefault="003167CF">
      <w:pPr>
        <w:pStyle w:val="Kommentartext"/>
        <w:rPr>
          <w:lang w:val="en-GB"/>
        </w:rPr>
      </w:pPr>
      <w:r>
        <w:rPr>
          <w:rStyle w:val="Kommentarzeichen"/>
        </w:rPr>
        <w:annotationRef/>
      </w:r>
      <w:r w:rsidR="003C0FD5" w:rsidRPr="003C0FD5">
        <w:rPr>
          <w:lang w:val="en-GB"/>
        </w:rPr>
        <w:t>The roof isn</w:t>
      </w:r>
      <w:r w:rsidR="003C0FD5">
        <w:rPr>
          <w:lang w:val="en-GB"/>
        </w:rPr>
        <w:t>’t feasible (</w:t>
      </w:r>
      <w:proofErr w:type="spellStart"/>
      <w:r w:rsidR="003C0FD5">
        <w:rPr>
          <w:lang w:val="en-GB"/>
        </w:rPr>
        <w:t>Traglast</w:t>
      </w:r>
      <w:proofErr w:type="spellEnd"/>
      <w:r w:rsidR="003C0FD5">
        <w:rPr>
          <w:lang w:val="en-GB"/>
        </w:rPr>
        <w:t>), rest okay)</w:t>
      </w:r>
    </w:p>
  </w:comment>
  <w:comment w:id="22" w:author="Rüdiger Senft [2]" w:date="2026-04-20T15:12:00Z" w:initials="RS">
    <w:p w14:paraId="5EFC2C43" w14:textId="4A71D93D" w:rsidR="00CB7992" w:rsidRDefault="00384F66" w:rsidP="00CB7992">
      <w:pPr>
        <w:pStyle w:val="Kommentartext"/>
      </w:pPr>
      <w:r>
        <w:rPr>
          <w:rStyle w:val="Kommentarzeichen"/>
        </w:rPr>
        <w:annotationRef/>
      </w:r>
      <w:r w:rsidR="00CB7992">
        <w:t>Should this be included into the measures-part above?</w:t>
      </w:r>
    </w:p>
  </w:comment>
  <w:comment w:id="23" w:author="Jörg Lucas" w:date="2026-05-05T16:51:00Z" w:initials="JL">
    <w:p w14:paraId="649C2052" w14:textId="3FCF2388" w:rsidR="00754590" w:rsidRDefault="00754590">
      <w:pPr>
        <w:pStyle w:val="Kommentartext"/>
      </w:pPr>
      <w:r>
        <w:rPr>
          <w:rStyle w:val="Kommentarzeichen"/>
        </w:rPr>
        <w:annotationRef/>
      </w:r>
      <w:r>
        <w:t>Yes</w:t>
      </w:r>
    </w:p>
  </w:comment>
  <w:comment w:id="27" w:author="Rüdiger Senft [2]" w:date="2026-04-20T15:23:00Z" w:initials="RS">
    <w:p w14:paraId="11611EB3" w14:textId="77777777" w:rsidR="00727C48" w:rsidRDefault="00727C48" w:rsidP="00727C48">
      <w:pPr>
        <w:pStyle w:val="Kommentartext"/>
      </w:pPr>
      <w:r>
        <w:rPr>
          <w:rStyle w:val="Kommentarzeichen"/>
        </w:rPr>
        <w:annotationRef/>
      </w:r>
      <w:proofErr w:type="gramStart"/>
      <w:r>
        <w:t>Let‘</w:t>
      </w:r>
      <w:proofErr w:type="gramEnd"/>
      <w:r>
        <w:t>s discuss. I would expect that regulatory requirements have to be met.</w:t>
      </w:r>
    </w:p>
  </w:comment>
  <w:comment w:id="28" w:author="Jörg Lucas" w:date="2026-05-05T16:51:00Z" w:initials="JL">
    <w:p w14:paraId="1214EA05" w14:textId="2AB887B3" w:rsidR="00152479" w:rsidRDefault="00152479">
      <w:pPr>
        <w:pStyle w:val="Kommentartext"/>
      </w:pPr>
      <w:r>
        <w:rPr>
          <w:rStyle w:val="Kommentarzeichen"/>
        </w:rPr>
        <w:annotationRef/>
      </w:r>
      <w:r>
        <w:t>?</w:t>
      </w:r>
    </w:p>
  </w:comment>
  <w:comment w:id="25" w:author="Rüdiger Senft [2]" w:date="2026-04-20T15:32:00Z" w:initials="RS">
    <w:p w14:paraId="6A70381A" w14:textId="77777777" w:rsidR="00582321" w:rsidRDefault="00582321" w:rsidP="00582321">
      <w:pPr>
        <w:pStyle w:val="Kommentartext"/>
      </w:pPr>
      <w:r>
        <w:rPr>
          <w:rStyle w:val="Kommentarzeichen"/>
        </w:rPr>
        <w:annotationRef/>
      </w:r>
      <w:proofErr w:type="spellStart"/>
      <w:r>
        <w:t>Dr.</w:t>
      </w:r>
      <w:proofErr w:type="spellEnd"/>
      <w:r>
        <w:t xml:space="preserve"> Zentler, please check if this is possible like this.</w:t>
      </w:r>
    </w:p>
  </w:comment>
  <w:comment w:id="26" w:author="Jörg Lucas" w:date="2026-05-05T16:51:00Z" w:initials="JL">
    <w:p w14:paraId="77A4E91F" w14:textId="600A9C24" w:rsidR="00152479" w:rsidRDefault="00152479">
      <w:pPr>
        <w:pStyle w:val="Kommentartext"/>
      </w:pPr>
      <w:r>
        <w:rPr>
          <w:rStyle w:val="Kommentarzeichen"/>
        </w:rPr>
        <w:annotationRef/>
      </w:r>
      <w:r>
        <w:t>Okay</w:t>
      </w:r>
    </w:p>
  </w:comment>
  <w:comment w:id="29" w:author="Rüdiger Senft [2]" w:date="2026-04-20T15:28:00Z" w:initials="RS">
    <w:p w14:paraId="1E99E707" w14:textId="77777777" w:rsidR="00A678F1" w:rsidRDefault="001F6812" w:rsidP="00A678F1">
      <w:pPr>
        <w:pStyle w:val="Kommentartext"/>
      </w:pPr>
      <w:r>
        <w:rPr>
          <w:rStyle w:val="Kommentarzeichen"/>
        </w:rPr>
        <w:annotationRef/>
      </w:r>
      <w:proofErr w:type="gramStart"/>
      <w:r w:rsidR="00A678F1">
        <w:t>Let‘</w:t>
      </w:r>
      <w:proofErr w:type="gramEnd"/>
      <w:r w:rsidR="00A678F1">
        <w:t>s discuss. Maybe saving through implementation auf energy audit measures?</w:t>
      </w:r>
    </w:p>
  </w:comment>
  <w:comment w:id="30" w:author="Jörg Lucas" w:date="2026-05-05T16:52:00Z" w:initials="JL">
    <w:p w14:paraId="2E86B2FC" w14:textId="3DEB3779" w:rsidR="00D74FA8" w:rsidRDefault="00D74FA8">
      <w:pPr>
        <w:pStyle w:val="Kommentartext"/>
      </w:pPr>
      <w:r>
        <w:rPr>
          <w:rStyle w:val="Kommentarzeichen"/>
        </w:rPr>
        <w:annotationRef/>
      </w:r>
      <w:r>
        <w:t>No audit yet, please leave it this way.</w:t>
      </w:r>
    </w:p>
  </w:comment>
  <w:comment w:id="33" w:author="Rüdiger Senft [2]" w:date="2026-04-20T15:32:00Z" w:initials="RS">
    <w:p w14:paraId="3E01074F" w14:textId="04D9D88D" w:rsidR="00582321" w:rsidRDefault="00582321" w:rsidP="00582321">
      <w:pPr>
        <w:pStyle w:val="Kommentartext"/>
      </w:pPr>
      <w:r>
        <w:rPr>
          <w:rStyle w:val="Kommentarzeichen"/>
        </w:rPr>
        <w:annotationRef/>
      </w:r>
      <w:proofErr w:type="spellStart"/>
      <w:r>
        <w:t>Dr.</w:t>
      </w:r>
      <w:proofErr w:type="spellEnd"/>
      <w:r>
        <w:t xml:space="preserve"> Zentler, please check if this is possible like this. </w:t>
      </w:r>
    </w:p>
  </w:comment>
  <w:comment w:id="34" w:author="Jörg Lucas" w:date="2026-05-05T16:53:00Z" w:initials="JL">
    <w:p w14:paraId="34A8BAA3" w14:textId="324B1968" w:rsidR="00727098" w:rsidRDefault="00727098">
      <w:pPr>
        <w:pStyle w:val="Kommentartext"/>
      </w:pPr>
      <w:r>
        <w:rPr>
          <w:rStyle w:val="Kommentarzeichen"/>
        </w:rPr>
        <w:annotationRef/>
      </w:r>
      <w:r>
        <w:t>Okay</w:t>
      </w:r>
    </w:p>
  </w:comment>
  <w:comment w:id="36" w:author="Rüdiger Senft [2]" w:date="2026-04-20T15:33:00Z" w:initials="RS">
    <w:p w14:paraId="565F238E" w14:textId="77777777" w:rsidR="00F127E9" w:rsidRDefault="00F127E9" w:rsidP="00F127E9">
      <w:pPr>
        <w:pStyle w:val="Kommentartext"/>
      </w:pPr>
      <w:r>
        <w:rPr>
          <w:rStyle w:val="Kommentarzeichen"/>
        </w:rPr>
        <w:annotationRef/>
      </w:r>
      <w:r>
        <w:t>Is this correct here? I seems a bit „</w:t>
      </w:r>
      <w:proofErr w:type="gramStart"/>
      <w:r>
        <w:t>lost“</w:t>
      </w:r>
      <w:proofErr w:type="gramEnd"/>
      <w:r>
        <w:t>.</w:t>
      </w:r>
    </w:p>
  </w:comment>
  <w:comment w:id="37" w:author="Jörg Lucas" w:date="2026-05-05T16:53:00Z" w:initials="JL">
    <w:p w14:paraId="69366A68" w14:textId="37342F96" w:rsidR="006A3249" w:rsidRDefault="006A3249">
      <w:pPr>
        <w:pStyle w:val="Kommentartext"/>
      </w:pPr>
      <w:r>
        <w:rPr>
          <w:rStyle w:val="Kommentarzeichen"/>
        </w:rPr>
        <w:annotationRef/>
      </w:r>
      <w:r>
        <w:t>Delete</w:t>
      </w:r>
    </w:p>
  </w:comment>
  <w:comment w:id="40" w:author="Rüdiger Senft [2]" w:date="2026-04-20T15:37:00Z" w:initials="RS">
    <w:p w14:paraId="3692AE2B" w14:textId="77777777" w:rsidR="00DC58A6" w:rsidRDefault="00DC58A6" w:rsidP="00DC58A6">
      <w:pPr>
        <w:pStyle w:val="Kommentartext"/>
      </w:pPr>
      <w:r>
        <w:rPr>
          <w:rStyle w:val="Kommentarzeichen"/>
        </w:rPr>
        <w:annotationRef/>
      </w:r>
      <w:proofErr w:type="spellStart"/>
      <w:r>
        <w:t>Dr.</w:t>
      </w:r>
      <w:proofErr w:type="spellEnd"/>
      <w:r>
        <w:t xml:space="preserve"> Zentler, please check. We made this up to have </w:t>
      </w:r>
      <w:proofErr w:type="spellStart"/>
      <w:r>
        <w:t>som</w:t>
      </w:r>
      <w:proofErr w:type="spellEnd"/>
      <w:r>
        <w:t xml:space="preserve"> measures in this section. </w:t>
      </w:r>
    </w:p>
  </w:comment>
  <w:comment w:id="41" w:author="Jörg Lucas" w:date="2026-05-05T16:55:00Z" w:initials="JL">
    <w:p w14:paraId="3129AC77" w14:textId="40776C44" w:rsidR="00BE422B" w:rsidRDefault="00BE422B">
      <w:pPr>
        <w:pStyle w:val="Kommentartext"/>
      </w:pPr>
      <w:r>
        <w:rPr>
          <w:rStyle w:val="Kommentarzeichen"/>
        </w:rPr>
        <w:annotationRef/>
      </w:r>
      <w:r>
        <w:t xml:space="preserve">Okay (I mean, we have Isopropanol as worst case…) </w:t>
      </w:r>
    </w:p>
  </w:comment>
  <w:comment w:id="44" w:author="Rüdiger Senft [2]" w:date="2026-04-20T15:35:00Z" w:initials="RS">
    <w:p w14:paraId="7875CDB6" w14:textId="77777777" w:rsidR="007008D8" w:rsidRDefault="007008D8" w:rsidP="007008D8">
      <w:pPr>
        <w:pStyle w:val="Kommentartext"/>
      </w:pPr>
      <w:r>
        <w:rPr>
          <w:rStyle w:val="Kommentarzeichen"/>
        </w:rPr>
        <w:annotationRef/>
      </w:r>
      <w:r>
        <w:t xml:space="preserve">Same as above. I lacks some </w:t>
      </w:r>
      <w:proofErr w:type="gramStart"/>
      <w:r>
        <w:t>context ,</w:t>
      </w:r>
      <w:proofErr w:type="gramEnd"/>
      <w:r>
        <w:t xml:space="preserve"> from my perspective</w:t>
      </w:r>
    </w:p>
  </w:comment>
  <w:comment w:id="45" w:author="Jörg Lucas" w:date="2026-05-05T16:55:00Z" w:initials="JL">
    <w:p w14:paraId="1234D17B" w14:textId="225B2CA3" w:rsidR="00BE422B" w:rsidRDefault="00BE422B">
      <w:pPr>
        <w:pStyle w:val="Kommentartext"/>
      </w:pPr>
      <w:r>
        <w:rPr>
          <w:rStyle w:val="Kommentarzeichen"/>
        </w:rPr>
        <w:annotationRef/>
      </w:r>
      <w:r>
        <w:t>delete</w:t>
      </w:r>
    </w:p>
  </w:comment>
  <w:comment w:id="48" w:author="Jörg Lucas" w:date="2026-05-05T16:56:00Z" w:initials="JL">
    <w:p w14:paraId="47486CF3" w14:textId="36138747" w:rsidR="00ED4CBE" w:rsidRDefault="00ED4CBE">
      <w:pPr>
        <w:pStyle w:val="Kommentartext"/>
      </w:pPr>
      <w:r>
        <w:rPr>
          <w:rStyle w:val="Kommentarzeichen"/>
        </w:rPr>
        <w:annotationRef/>
      </w:r>
      <w:r>
        <w:t>okay</w:t>
      </w:r>
    </w:p>
  </w:comment>
  <w:comment w:id="50" w:author="Rüdiger Senft [2]" w:date="2026-04-20T15:38:00Z" w:initials="RS">
    <w:p w14:paraId="1C3E8C53" w14:textId="77777777" w:rsidR="005352DF" w:rsidRDefault="005352DF" w:rsidP="005352DF">
      <w:pPr>
        <w:pStyle w:val="Kommentartext"/>
      </w:pPr>
      <w:r>
        <w:rPr>
          <w:rStyle w:val="Kommentarzeichen"/>
        </w:rPr>
        <w:annotationRef/>
      </w:r>
      <w:r>
        <w:t>See above</w:t>
      </w:r>
    </w:p>
  </w:comment>
  <w:comment w:id="51" w:author="Jörg Lucas" w:date="2026-05-05T16:56:00Z" w:initials="JL">
    <w:p w14:paraId="07B73C5F" w14:textId="7B59F982" w:rsidR="00ED4CBE" w:rsidRDefault="00ED4CBE">
      <w:pPr>
        <w:pStyle w:val="Kommentartext"/>
      </w:pPr>
      <w:r>
        <w:rPr>
          <w:rStyle w:val="Kommentarzeichen"/>
        </w:rPr>
        <w:annotationRef/>
      </w:r>
      <w:r>
        <w:t>delete</w:t>
      </w:r>
    </w:p>
  </w:comment>
  <w:comment w:id="260" w:author="Rüdiger Senft [2]" w:date="2026-04-20T15:40:00Z" w:initials="RS">
    <w:p w14:paraId="216D7397" w14:textId="77777777" w:rsidR="005352DF" w:rsidRDefault="005352DF" w:rsidP="005352DF">
      <w:pPr>
        <w:pStyle w:val="Kommentartext"/>
      </w:pPr>
      <w:r>
        <w:rPr>
          <w:rStyle w:val="Kommentarzeichen"/>
        </w:rPr>
        <w:annotationRef/>
      </w:r>
      <w:r>
        <w:t>See above</w:t>
      </w:r>
    </w:p>
  </w:comment>
  <w:comment w:id="261" w:author="Jörg Lucas" w:date="2026-05-05T17:00:00Z" w:initials="JL">
    <w:p w14:paraId="7D152421" w14:textId="37DC4884" w:rsidR="00953F82" w:rsidRDefault="00953F82">
      <w:pPr>
        <w:pStyle w:val="Kommentartext"/>
      </w:pPr>
      <w:r>
        <w:rPr>
          <w:rStyle w:val="Kommentarzeichen"/>
        </w:rPr>
        <w:annotationRef/>
      </w:r>
      <w:r>
        <w:t>delete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155CD0" w15:done="0"/>
  <w15:commentEx w15:paraId="55E37AD1" w15:paraIdParent="63155CD0" w15:done="0"/>
  <w15:commentEx w15:paraId="46C41C92" w15:done="0"/>
  <w15:commentEx w15:paraId="63388CC5" w15:paraIdParent="46C41C92" w15:done="0"/>
  <w15:commentEx w15:paraId="2910B46D" w15:done="0"/>
  <w15:commentEx w15:paraId="0915C164" w15:paraIdParent="2910B46D" w15:done="0"/>
  <w15:commentEx w15:paraId="5EFC2C43" w15:done="0"/>
  <w15:commentEx w15:paraId="649C2052" w15:paraIdParent="5EFC2C43" w15:done="0"/>
  <w15:commentEx w15:paraId="11611EB3" w15:done="0"/>
  <w15:commentEx w15:paraId="1214EA05" w15:paraIdParent="11611EB3" w15:done="0"/>
  <w15:commentEx w15:paraId="6A70381A" w15:done="0"/>
  <w15:commentEx w15:paraId="77A4E91F" w15:paraIdParent="6A70381A" w15:done="0"/>
  <w15:commentEx w15:paraId="1E99E707" w15:done="0"/>
  <w15:commentEx w15:paraId="2E86B2FC" w15:paraIdParent="1E99E707" w15:done="0"/>
  <w15:commentEx w15:paraId="3E01074F" w15:done="0"/>
  <w15:commentEx w15:paraId="34A8BAA3" w15:paraIdParent="3E01074F" w15:done="0"/>
  <w15:commentEx w15:paraId="565F238E" w15:done="0"/>
  <w15:commentEx w15:paraId="69366A68" w15:paraIdParent="565F238E" w15:done="0"/>
  <w15:commentEx w15:paraId="3692AE2B" w15:done="0"/>
  <w15:commentEx w15:paraId="3129AC77" w15:paraIdParent="3692AE2B" w15:done="0"/>
  <w15:commentEx w15:paraId="7875CDB6" w15:done="0"/>
  <w15:commentEx w15:paraId="1234D17B" w15:paraIdParent="7875CDB6" w15:done="0"/>
  <w15:commentEx w15:paraId="47486CF3" w15:done="0"/>
  <w15:commentEx w15:paraId="1C3E8C53" w15:done="0"/>
  <w15:commentEx w15:paraId="07B73C5F" w15:paraIdParent="1C3E8C53" w15:done="0"/>
  <w15:commentEx w15:paraId="216D7397" w15:done="0"/>
  <w15:commentEx w15:paraId="7D152421" w15:paraIdParent="216D73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5A015" w16cex:dateUtc="2026-04-20T13:07:00Z">
    <w16cex:extLst>
      <w16:ext xmlns:w16sdtfl="http://schemas.microsoft.com/office/word/2024/wordml/sdtformatlock"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05T09:50:33Z">
              <cr:user userId="S::rsenft@esturion.de::3a2d1886-7bbb-47b0-9f6f-32c1ed77946b" userProvider="AD" userName="Rüdiger Senft"/>
            </cr:reactionInfo>
          </cr:reaction>
        </cr:reactions>
      </w16:ext>
    </w16cex:extLst>
  </w16cex:commentExtensible>
  <w16cex:commentExtensible w16cex:durableId="2DA49D1D" w16cex:dateUtc="2026-05-05T14:45:00Z"/>
  <w16cex:commentExtensible w16cex:durableId="2A2C5351" w16cex:dateUtc="2026-04-20T13:26:00Z"/>
  <w16cex:commentExtensible w16cex:durableId="2DA49E5A" w16cex:dateUtc="2026-05-05T14:50:00Z"/>
  <w16cex:commentExtensible w16cex:durableId="2D588156" w16cex:dateUtc="2026-04-20T13:32:00Z"/>
  <w16cex:commentExtensible w16cex:durableId="2DA49E1F" w16cex:dateUtc="2026-05-05T14:49:00Z"/>
  <w16cex:commentExtensible w16cex:durableId="2937576E" w16cex:dateUtc="2026-04-20T13:12:00Z"/>
  <w16cex:commentExtensible w16cex:durableId="2DA49E7D" w16cex:dateUtc="2026-05-05T14:51:00Z"/>
  <w16cex:commentExtensible w16cex:durableId="32D683A8" w16cex:dateUtc="2026-04-20T13:23:00Z"/>
  <w16cex:commentExtensible w16cex:durableId="2DA49EAC" w16cex:dateUtc="2026-05-05T14:51:00Z"/>
  <w16cex:commentExtensible w16cex:durableId="5703E19A" w16cex:dateUtc="2026-04-20T13:32:00Z"/>
  <w16cex:commentExtensible w16cex:durableId="2DA49EA3" w16cex:dateUtc="2026-05-05T14:51:00Z"/>
  <w16cex:commentExtensible w16cex:durableId="1BF9D324" w16cex:dateUtc="2026-04-20T13:28:00Z"/>
  <w16cex:commentExtensible w16cex:durableId="2DA49EC3" w16cex:dateUtc="2026-05-05T14:52:00Z"/>
  <w16cex:commentExtensible w16cex:durableId="5A9D2656" w16cex:dateUtc="2026-04-20T13:32:00Z"/>
  <w16cex:commentExtensible w16cex:durableId="2DA49F06" w16cex:dateUtc="2026-05-05T14:53:00Z"/>
  <w16cex:commentExtensible w16cex:durableId="36F9987A" w16cex:dateUtc="2026-04-20T13:33:00Z"/>
  <w16cex:commentExtensible w16cex:durableId="2DA49F1B" w16cex:dateUtc="2026-05-05T14:53:00Z"/>
  <w16cex:commentExtensible w16cex:durableId="30F88F8A" w16cex:dateUtc="2026-04-20T13:37:00Z"/>
  <w16cex:commentExtensible w16cex:durableId="2DA49F6E" w16cex:dateUtc="2026-05-05T14:55:00Z"/>
  <w16cex:commentExtensible w16cex:durableId="6BF98A88" w16cex:dateUtc="2026-04-20T13:35:00Z"/>
  <w16cex:commentExtensible w16cex:durableId="2DA49F8E" w16cex:dateUtc="2026-05-05T14:55:00Z"/>
  <w16cex:commentExtensible w16cex:durableId="2DA49FB7" w16cex:dateUtc="2026-05-05T14:56:00Z"/>
  <w16cex:commentExtensible w16cex:durableId="3E3D8C09" w16cex:dateUtc="2026-04-20T13:38:00Z"/>
  <w16cex:commentExtensible w16cex:durableId="2DA49FCA" w16cex:dateUtc="2026-05-05T14:56:00Z"/>
  <w16cex:commentExtensible w16cex:durableId="7C7EBEA8" w16cex:dateUtc="2026-04-20T13:40:00Z"/>
  <w16cex:commentExtensible w16cex:durableId="2DA4A0C0" w16cex:dateUtc="2026-05-05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155CD0" w16cid:durableId="2675A015"/>
  <w16cid:commentId w16cid:paraId="55E37AD1" w16cid:durableId="2DA49D1D"/>
  <w16cid:commentId w16cid:paraId="46C41C92" w16cid:durableId="2A2C5351"/>
  <w16cid:commentId w16cid:paraId="63388CC5" w16cid:durableId="2DA49E5A"/>
  <w16cid:commentId w16cid:paraId="2910B46D" w16cid:durableId="2D588156"/>
  <w16cid:commentId w16cid:paraId="0915C164" w16cid:durableId="2DA49E1F"/>
  <w16cid:commentId w16cid:paraId="5EFC2C43" w16cid:durableId="2937576E"/>
  <w16cid:commentId w16cid:paraId="649C2052" w16cid:durableId="2DA49E7D"/>
  <w16cid:commentId w16cid:paraId="11611EB3" w16cid:durableId="32D683A8"/>
  <w16cid:commentId w16cid:paraId="1214EA05" w16cid:durableId="2DA49EAC"/>
  <w16cid:commentId w16cid:paraId="6A70381A" w16cid:durableId="5703E19A"/>
  <w16cid:commentId w16cid:paraId="77A4E91F" w16cid:durableId="2DA49EA3"/>
  <w16cid:commentId w16cid:paraId="1E99E707" w16cid:durableId="1BF9D324"/>
  <w16cid:commentId w16cid:paraId="2E86B2FC" w16cid:durableId="2DA49EC3"/>
  <w16cid:commentId w16cid:paraId="3E01074F" w16cid:durableId="5A9D2656"/>
  <w16cid:commentId w16cid:paraId="34A8BAA3" w16cid:durableId="2DA49F06"/>
  <w16cid:commentId w16cid:paraId="565F238E" w16cid:durableId="36F9987A"/>
  <w16cid:commentId w16cid:paraId="69366A68" w16cid:durableId="2DA49F1B"/>
  <w16cid:commentId w16cid:paraId="3692AE2B" w16cid:durableId="30F88F8A"/>
  <w16cid:commentId w16cid:paraId="3129AC77" w16cid:durableId="2DA49F6E"/>
  <w16cid:commentId w16cid:paraId="7875CDB6" w16cid:durableId="6BF98A88"/>
  <w16cid:commentId w16cid:paraId="1234D17B" w16cid:durableId="2DA49F8E"/>
  <w16cid:commentId w16cid:paraId="47486CF3" w16cid:durableId="2DA49FB7"/>
  <w16cid:commentId w16cid:paraId="1C3E8C53" w16cid:durableId="3E3D8C09"/>
  <w16cid:commentId w16cid:paraId="07B73C5F" w16cid:durableId="2DA49FCA"/>
  <w16cid:commentId w16cid:paraId="216D7397" w16cid:durableId="7C7EBEA8"/>
  <w16cid:commentId w16cid:paraId="7D152421" w16cid:durableId="2DA4A0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413D8" w14:textId="77777777" w:rsidR="00AD195E" w:rsidRDefault="00AD195E" w:rsidP="00760D33">
      <w:r>
        <w:separator/>
      </w:r>
    </w:p>
  </w:endnote>
  <w:endnote w:type="continuationSeparator" w:id="0">
    <w:p w14:paraId="306C0E7E" w14:textId="77777777" w:rsidR="00AD195E" w:rsidRDefault="00AD195E" w:rsidP="00760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8E7E1" w14:textId="637E5489" w:rsidR="007D0761" w:rsidRDefault="007D0761" w:rsidP="007D0761">
    <w:pPr>
      <w:pStyle w:val="Fuzeile"/>
      <w:jc w:val="right"/>
    </w:pPr>
    <w:r>
      <w:t xml:space="preserve">Page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B471D" w14:textId="77777777" w:rsidR="00AD195E" w:rsidRDefault="00AD195E" w:rsidP="00760D33">
      <w:r>
        <w:separator/>
      </w:r>
    </w:p>
  </w:footnote>
  <w:footnote w:type="continuationSeparator" w:id="0">
    <w:p w14:paraId="2CB6471A" w14:textId="77777777" w:rsidR="00AD195E" w:rsidRDefault="00AD195E" w:rsidP="00760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7B51E" w14:textId="6311F485" w:rsidR="00760D33" w:rsidRDefault="00760D33">
    <w:pPr>
      <w:pStyle w:val="Kopfzeile"/>
    </w:pPr>
    <w:r>
      <w:rPr>
        <w:noProof/>
      </w:rPr>
      <w:drawing>
        <wp:anchor distT="0" distB="0" distL="114300" distR="114300" simplePos="0" relativeHeight="251658240" behindDoc="0" locked="0" layoutInCell="1" allowOverlap="1" wp14:anchorId="2484353E" wp14:editId="1A51328A">
          <wp:simplePos x="0" y="0"/>
          <wp:positionH relativeFrom="margin">
            <wp:align>center</wp:align>
          </wp:positionH>
          <wp:positionV relativeFrom="paragraph">
            <wp:posOffset>-22860</wp:posOffset>
          </wp:positionV>
          <wp:extent cx="1638300" cy="723539"/>
          <wp:effectExtent l="0" t="0" r="0" b="635"/>
          <wp:wrapTopAndBottom/>
          <wp:docPr id="12441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9397" name="Picture 1244179397"/>
                  <pic:cNvPicPr/>
                </pic:nvPicPr>
                <pic:blipFill>
                  <a:blip r:embed="rId1">
                    <a:extLst>
                      <a:ext uri="{28A0092B-C50C-407E-A947-70E740481C1C}">
                        <a14:useLocalDpi xmlns:a14="http://schemas.microsoft.com/office/drawing/2010/main" val="0"/>
                      </a:ext>
                    </a:extLst>
                  </a:blip>
                  <a:stretch>
                    <a:fillRect/>
                  </a:stretch>
                </pic:blipFill>
                <pic:spPr>
                  <a:xfrm>
                    <a:off x="0" y="0"/>
                    <a:ext cx="1638300" cy="7235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A01AB"/>
    <w:multiLevelType w:val="hybridMultilevel"/>
    <w:tmpl w:val="66E6011A"/>
    <w:lvl w:ilvl="0" w:tplc="85FE02FE">
      <w:start w:val="1"/>
      <w:numFmt w:val="bullet"/>
      <w:lvlText w:val="•"/>
      <w:lvlJc w:val="left"/>
      <w:pPr>
        <w:ind w:left="720" w:hanging="360"/>
      </w:pPr>
    </w:lvl>
    <w:lvl w:ilvl="1" w:tplc="43CEA9B6">
      <w:numFmt w:val="decimal"/>
      <w:lvlText w:val=""/>
      <w:lvlJc w:val="left"/>
    </w:lvl>
    <w:lvl w:ilvl="2" w:tplc="26D8B0EE">
      <w:numFmt w:val="decimal"/>
      <w:lvlText w:val=""/>
      <w:lvlJc w:val="left"/>
    </w:lvl>
    <w:lvl w:ilvl="3" w:tplc="4ABA31B8">
      <w:numFmt w:val="decimal"/>
      <w:lvlText w:val=""/>
      <w:lvlJc w:val="left"/>
    </w:lvl>
    <w:lvl w:ilvl="4" w:tplc="C934879A">
      <w:numFmt w:val="decimal"/>
      <w:lvlText w:val=""/>
      <w:lvlJc w:val="left"/>
    </w:lvl>
    <w:lvl w:ilvl="5" w:tplc="9D4E30A6">
      <w:numFmt w:val="decimal"/>
      <w:lvlText w:val=""/>
      <w:lvlJc w:val="left"/>
    </w:lvl>
    <w:lvl w:ilvl="6" w:tplc="B96E56D8">
      <w:numFmt w:val="decimal"/>
      <w:lvlText w:val=""/>
      <w:lvlJc w:val="left"/>
    </w:lvl>
    <w:lvl w:ilvl="7" w:tplc="025A9C82">
      <w:numFmt w:val="decimal"/>
      <w:lvlText w:val=""/>
      <w:lvlJc w:val="left"/>
    </w:lvl>
    <w:lvl w:ilvl="8" w:tplc="B1E0825E">
      <w:numFmt w:val="decimal"/>
      <w:lvlText w:val=""/>
      <w:lvlJc w:val="left"/>
    </w:lvl>
  </w:abstractNum>
  <w:abstractNum w:abstractNumId="1" w15:restartNumberingAfterBreak="0">
    <w:nsid w:val="3A2C65E4"/>
    <w:multiLevelType w:val="hybridMultilevel"/>
    <w:tmpl w:val="2FFC21DA"/>
    <w:lvl w:ilvl="0" w:tplc="2AE62C22">
      <w:start w:val="1"/>
      <w:numFmt w:val="bullet"/>
      <w:lvlText w:val="•"/>
      <w:lvlJc w:val="left"/>
      <w:pPr>
        <w:ind w:left="720" w:hanging="360"/>
      </w:pPr>
    </w:lvl>
    <w:lvl w:ilvl="1" w:tplc="83783422">
      <w:numFmt w:val="decimal"/>
      <w:lvlText w:val=""/>
      <w:lvlJc w:val="left"/>
    </w:lvl>
    <w:lvl w:ilvl="2" w:tplc="595C828C">
      <w:numFmt w:val="decimal"/>
      <w:lvlText w:val=""/>
      <w:lvlJc w:val="left"/>
    </w:lvl>
    <w:lvl w:ilvl="3" w:tplc="DDB4FA62">
      <w:numFmt w:val="decimal"/>
      <w:lvlText w:val=""/>
      <w:lvlJc w:val="left"/>
    </w:lvl>
    <w:lvl w:ilvl="4" w:tplc="0DD4DC96">
      <w:numFmt w:val="decimal"/>
      <w:lvlText w:val=""/>
      <w:lvlJc w:val="left"/>
    </w:lvl>
    <w:lvl w:ilvl="5" w:tplc="EF786BB4">
      <w:numFmt w:val="decimal"/>
      <w:lvlText w:val=""/>
      <w:lvlJc w:val="left"/>
    </w:lvl>
    <w:lvl w:ilvl="6" w:tplc="4CCEFAD0">
      <w:numFmt w:val="decimal"/>
      <w:lvlText w:val=""/>
      <w:lvlJc w:val="left"/>
    </w:lvl>
    <w:lvl w:ilvl="7" w:tplc="C65C5AEE">
      <w:numFmt w:val="decimal"/>
      <w:lvlText w:val=""/>
      <w:lvlJc w:val="left"/>
    </w:lvl>
    <w:lvl w:ilvl="8" w:tplc="B052B17A">
      <w:numFmt w:val="decimal"/>
      <w:lvlText w:val=""/>
      <w:lvlJc w:val="left"/>
    </w:lvl>
  </w:abstractNum>
  <w:abstractNum w:abstractNumId="2" w15:restartNumberingAfterBreak="0">
    <w:nsid w:val="45800BAB"/>
    <w:multiLevelType w:val="hybridMultilevel"/>
    <w:tmpl w:val="03448068"/>
    <w:lvl w:ilvl="0" w:tplc="82D23E5A">
      <w:start w:val="1"/>
      <w:numFmt w:val="bullet"/>
      <w:lvlText w:val="●"/>
      <w:lvlJc w:val="left"/>
      <w:pPr>
        <w:ind w:left="720" w:hanging="360"/>
      </w:pPr>
    </w:lvl>
    <w:lvl w:ilvl="1" w:tplc="6AA6BDFC">
      <w:start w:val="1"/>
      <w:numFmt w:val="bullet"/>
      <w:lvlText w:val="○"/>
      <w:lvlJc w:val="left"/>
      <w:pPr>
        <w:ind w:left="1440" w:hanging="360"/>
      </w:pPr>
    </w:lvl>
    <w:lvl w:ilvl="2" w:tplc="11381152">
      <w:start w:val="1"/>
      <w:numFmt w:val="bullet"/>
      <w:lvlText w:val="■"/>
      <w:lvlJc w:val="left"/>
      <w:pPr>
        <w:ind w:left="2160" w:hanging="360"/>
      </w:pPr>
    </w:lvl>
    <w:lvl w:ilvl="3" w:tplc="F4F04C72">
      <w:start w:val="1"/>
      <w:numFmt w:val="bullet"/>
      <w:lvlText w:val="●"/>
      <w:lvlJc w:val="left"/>
      <w:pPr>
        <w:ind w:left="2880" w:hanging="360"/>
      </w:pPr>
    </w:lvl>
    <w:lvl w:ilvl="4" w:tplc="0B146236">
      <w:start w:val="1"/>
      <w:numFmt w:val="bullet"/>
      <w:lvlText w:val="○"/>
      <w:lvlJc w:val="left"/>
      <w:pPr>
        <w:ind w:left="3600" w:hanging="360"/>
      </w:pPr>
    </w:lvl>
    <w:lvl w:ilvl="5" w:tplc="4F587A34">
      <w:start w:val="1"/>
      <w:numFmt w:val="bullet"/>
      <w:lvlText w:val="■"/>
      <w:lvlJc w:val="left"/>
      <w:pPr>
        <w:ind w:left="4320" w:hanging="360"/>
      </w:pPr>
    </w:lvl>
    <w:lvl w:ilvl="6" w:tplc="A586A1EC">
      <w:start w:val="1"/>
      <w:numFmt w:val="bullet"/>
      <w:lvlText w:val="●"/>
      <w:lvlJc w:val="left"/>
      <w:pPr>
        <w:ind w:left="5040" w:hanging="360"/>
      </w:pPr>
    </w:lvl>
    <w:lvl w:ilvl="7" w:tplc="55ECC326">
      <w:start w:val="1"/>
      <w:numFmt w:val="bullet"/>
      <w:lvlText w:val="●"/>
      <w:lvlJc w:val="left"/>
      <w:pPr>
        <w:ind w:left="5760" w:hanging="360"/>
      </w:pPr>
    </w:lvl>
    <w:lvl w:ilvl="8" w:tplc="3B88447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örg Lucas">
    <w15:presenceInfo w15:providerId="AD" w15:userId="S::joerg.lucas@prestigepromotion.de::8dc11c3d-67b7-4eb2-a8a7-5b81161b80e0"/>
  </w15:person>
  <w15:person w15:author="Rüdiger Senft">
    <w15:presenceInfo w15:providerId="AD" w15:userId="S::rsenft@esturion.de::3a2d1886-7bbb-47b0-9f6f-32c1ed77946b"/>
  </w15:person>
  <w15:person w15:author="Rüdiger Senft [2]">
    <w15:presenceInfo w15:providerId="Windows Live" w15:userId="1ce12e814177bf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BE3"/>
    <w:rsid w:val="000144B6"/>
    <w:rsid w:val="00035280"/>
    <w:rsid w:val="00054806"/>
    <w:rsid w:val="000A5BA5"/>
    <w:rsid w:val="000B7697"/>
    <w:rsid w:val="000C5C5A"/>
    <w:rsid w:val="00111858"/>
    <w:rsid w:val="00152479"/>
    <w:rsid w:val="00190814"/>
    <w:rsid w:val="001B18F9"/>
    <w:rsid w:val="001F4722"/>
    <w:rsid w:val="001F6812"/>
    <w:rsid w:val="00212B73"/>
    <w:rsid w:val="00223BB2"/>
    <w:rsid w:val="002267D5"/>
    <w:rsid w:val="002933CA"/>
    <w:rsid w:val="00296A85"/>
    <w:rsid w:val="002A030B"/>
    <w:rsid w:val="002A4548"/>
    <w:rsid w:val="002D005E"/>
    <w:rsid w:val="003167CF"/>
    <w:rsid w:val="00346AD1"/>
    <w:rsid w:val="00362456"/>
    <w:rsid w:val="003723A1"/>
    <w:rsid w:val="00384F66"/>
    <w:rsid w:val="00391DCC"/>
    <w:rsid w:val="003C0FD5"/>
    <w:rsid w:val="00411ADC"/>
    <w:rsid w:val="00413C88"/>
    <w:rsid w:val="004F420C"/>
    <w:rsid w:val="004F5006"/>
    <w:rsid w:val="005352DF"/>
    <w:rsid w:val="00556026"/>
    <w:rsid w:val="005654EF"/>
    <w:rsid w:val="00582321"/>
    <w:rsid w:val="005B0C91"/>
    <w:rsid w:val="005B2EE7"/>
    <w:rsid w:val="005B728E"/>
    <w:rsid w:val="005F4470"/>
    <w:rsid w:val="00613711"/>
    <w:rsid w:val="00687A73"/>
    <w:rsid w:val="006A3249"/>
    <w:rsid w:val="006A4E44"/>
    <w:rsid w:val="006B0AFD"/>
    <w:rsid w:val="007008D8"/>
    <w:rsid w:val="0070554E"/>
    <w:rsid w:val="00721BE3"/>
    <w:rsid w:val="00721E65"/>
    <w:rsid w:val="00727098"/>
    <w:rsid w:val="00727C48"/>
    <w:rsid w:val="007522F2"/>
    <w:rsid w:val="00754590"/>
    <w:rsid w:val="00760D33"/>
    <w:rsid w:val="007C6923"/>
    <w:rsid w:val="007D0761"/>
    <w:rsid w:val="007F1F4B"/>
    <w:rsid w:val="00820A0B"/>
    <w:rsid w:val="00872BDE"/>
    <w:rsid w:val="00895FB2"/>
    <w:rsid w:val="008D36AE"/>
    <w:rsid w:val="00905CCF"/>
    <w:rsid w:val="0092359D"/>
    <w:rsid w:val="00953F82"/>
    <w:rsid w:val="00966F93"/>
    <w:rsid w:val="0098660E"/>
    <w:rsid w:val="00A678F1"/>
    <w:rsid w:val="00A81E31"/>
    <w:rsid w:val="00AB65F6"/>
    <w:rsid w:val="00AC4C18"/>
    <w:rsid w:val="00AD195E"/>
    <w:rsid w:val="00B026EF"/>
    <w:rsid w:val="00BC37B7"/>
    <w:rsid w:val="00BE422B"/>
    <w:rsid w:val="00BF7214"/>
    <w:rsid w:val="00C31CFE"/>
    <w:rsid w:val="00C6421A"/>
    <w:rsid w:val="00C834B0"/>
    <w:rsid w:val="00C931DD"/>
    <w:rsid w:val="00CB7992"/>
    <w:rsid w:val="00D06934"/>
    <w:rsid w:val="00D3193E"/>
    <w:rsid w:val="00D64F4E"/>
    <w:rsid w:val="00D66C51"/>
    <w:rsid w:val="00D71F29"/>
    <w:rsid w:val="00D74FA8"/>
    <w:rsid w:val="00D84221"/>
    <w:rsid w:val="00D953CF"/>
    <w:rsid w:val="00DC58A6"/>
    <w:rsid w:val="00E65A68"/>
    <w:rsid w:val="00E66C0F"/>
    <w:rsid w:val="00E87882"/>
    <w:rsid w:val="00EA3F94"/>
    <w:rsid w:val="00ED4CBE"/>
    <w:rsid w:val="00EE6CE9"/>
    <w:rsid w:val="00F127E9"/>
    <w:rsid w:val="00F62DF3"/>
    <w:rsid w:val="00F63E4C"/>
    <w:rsid w:val="00FE62F1"/>
    <w:rsid w:val="00FF364B"/>
    <w:rsid w:val="00FF4FA2"/>
    <w:rsid w:val="00FF770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DAFCA"/>
  <w15:docId w15:val="{5C73DF92-F619-4E5A-8CD1-616D84573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66F93"/>
  </w:style>
  <w:style w:type="paragraph" w:styleId="berschrift1">
    <w:name w:val="heading 1"/>
    <w:uiPriority w:val="9"/>
    <w:qFormat/>
    <w:pPr>
      <w:spacing w:before="300" w:after="120"/>
      <w:outlineLvl w:val="0"/>
    </w:pPr>
    <w:rPr>
      <w:b/>
      <w:bCs/>
      <w:color w:val="1F3864"/>
      <w:sz w:val="28"/>
      <w:szCs w:val="28"/>
    </w:rPr>
  </w:style>
  <w:style w:type="paragraph" w:styleId="berschrift2">
    <w:name w:val="heading 2"/>
    <w:uiPriority w:val="9"/>
    <w:unhideWhenUsed/>
    <w:qFormat/>
    <w:pPr>
      <w:spacing w:before="200" w:after="100"/>
      <w:outlineLvl w:val="1"/>
    </w:pPr>
    <w:rPr>
      <w:b/>
      <w:bCs/>
      <w:color w:val="2E75B6"/>
      <w:sz w:val="24"/>
      <w:szCs w:val="24"/>
    </w:rPr>
  </w:style>
  <w:style w:type="paragraph" w:styleId="berschrift3">
    <w:name w:val="heading 3"/>
    <w:uiPriority w:val="9"/>
    <w:semiHidden/>
    <w:unhideWhenUsed/>
    <w:qFormat/>
    <w:pPr>
      <w:spacing w:before="160" w:after="80"/>
      <w:outlineLvl w:val="2"/>
    </w:pPr>
    <w:rPr>
      <w:b/>
      <w:bCs/>
      <w:color w:val="33333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styleId="NichtaufgelsteErwhnung">
    <w:name w:val="Unresolved Mention"/>
    <w:basedOn w:val="Absatz-Standardschriftart"/>
    <w:uiPriority w:val="99"/>
    <w:semiHidden/>
    <w:unhideWhenUsed/>
    <w:rsid w:val="002A4548"/>
    <w:rPr>
      <w:color w:val="605E5C"/>
      <w:shd w:val="clear" w:color="auto" w:fill="E1DFDD"/>
    </w:rPr>
  </w:style>
  <w:style w:type="paragraph" w:styleId="Kopfzeile">
    <w:name w:val="header"/>
    <w:basedOn w:val="Standard"/>
    <w:link w:val="KopfzeileZchn"/>
    <w:uiPriority w:val="99"/>
    <w:unhideWhenUsed/>
    <w:rsid w:val="00760D33"/>
    <w:pPr>
      <w:tabs>
        <w:tab w:val="center" w:pos="4513"/>
        <w:tab w:val="right" w:pos="9026"/>
      </w:tabs>
    </w:pPr>
  </w:style>
  <w:style w:type="character" w:customStyle="1" w:styleId="KopfzeileZchn">
    <w:name w:val="Kopfzeile Zchn"/>
    <w:basedOn w:val="Absatz-Standardschriftart"/>
    <w:link w:val="Kopfzeile"/>
    <w:uiPriority w:val="99"/>
    <w:rsid w:val="00760D33"/>
  </w:style>
  <w:style w:type="paragraph" w:styleId="Fuzeile">
    <w:name w:val="footer"/>
    <w:basedOn w:val="Standard"/>
    <w:link w:val="FuzeileZchn"/>
    <w:uiPriority w:val="99"/>
    <w:unhideWhenUsed/>
    <w:rsid w:val="00760D33"/>
    <w:pPr>
      <w:tabs>
        <w:tab w:val="center" w:pos="4513"/>
        <w:tab w:val="right" w:pos="9026"/>
      </w:tabs>
    </w:pPr>
  </w:style>
  <w:style w:type="character" w:customStyle="1" w:styleId="FuzeileZchn">
    <w:name w:val="Fußzeile Zchn"/>
    <w:basedOn w:val="Absatz-Standardschriftart"/>
    <w:link w:val="Fuzeile"/>
    <w:uiPriority w:val="99"/>
    <w:rsid w:val="00760D33"/>
  </w:style>
  <w:style w:type="character" w:styleId="BesuchterLink">
    <w:name w:val="FollowedHyperlink"/>
    <w:basedOn w:val="Absatz-Standardschriftart"/>
    <w:uiPriority w:val="99"/>
    <w:semiHidden/>
    <w:unhideWhenUsed/>
    <w:rsid w:val="007F1F4B"/>
    <w:rPr>
      <w:color w:val="954F72" w:themeColor="followedHyperlink"/>
      <w:u w:val="single"/>
    </w:rPr>
  </w:style>
  <w:style w:type="paragraph" w:styleId="berarbeitung">
    <w:name w:val="Revision"/>
    <w:hidden/>
    <w:uiPriority w:val="99"/>
    <w:semiHidden/>
    <w:rsid w:val="00223BB2"/>
  </w:style>
  <w:style w:type="character" w:styleId="Kommentarzeichen">
    <w:name w:val="annotation reference"/>
    <w:basedOn w:val="Absatz-Standardschriftart"/>
    <w:uiPriority w:val="99"/>
    <w:semiHidden/>
    <w:unhideWhenUsed/>
    <w:rsid w:val="00223BB2"/>
    <w:rPr>
      <w:sz w:val="16"/>
      <w:szCs w:val="16"/>
    </w:rPr>
  </w:style>
  <w:style w:type="paragraph" w:styleId="Kommentartext">
    <w:name w:val="annotation text"/>
    <w:basedOn w:val="Standard"/>
    <w:link w:val="KommentartextZchn"/>
    <w:uiPriority w:val="99"/>
    <w:unhideWhenUsed/>
    <w:rsid w:val="00223BB2"/>
    <w:rPr>
      <w:sz w:val="20"/>
      <w:szCs w:val="20"/>
    </w:rPr>
  </w:style>
  <w:style w:type="character" w:customStyle="1" w:styleId="KommentartextZchn">
    <w:name w:val="Kommentartext Zchn"/>
    <w:basedOn w:val="Absatz-Standardschriftart"/>
    <w:link w:val="Kommentartext"/>
    <w:uiPriority w:val="99"/>
    <w:rsid w:val="00223BB2"/>
    <w:rPr>
      <w:sz w:val="20"/>
      <w:szCs w:val="20"/>
    </w:rPr>
  </w:style>
  <w:style w:type="paragraph" w:styleId="Kommentarthema">
    <w:name w:val="annotation subject"/>
    <w:basedOn w:val="Kommentartext"/>
    <w:next w:val="Kommentartext"/>
    <w:link w:val="KommentarthemaZchn"/>
    <w:uiPriority w:val="99"/>
    <w:semiHidden/>
    <w:unhideWhenUsed/>
    <w:rsid w:val="00223BB2"/>
    <w:rPr>
      <w:b/>
      <w:bCs/>
    </w:rPr>
  </w:style>
  <w:style w:type="character" w:customStyle="1" w:styleId="KommentarthemaZchn">
    <w:name w:val="Kommentarthema Zchn"/>
    <w:basedOn w:val="KommentartextZchn"/>
    <w:link w:val="Kommentarthema"/>
    <w:uiPriority w:val="99"/>
    <w:semiHidden/>
    <w:rsid w:val="00223BB2"/>
    <w:rPr>
      <w:b/>
      <w:bCs/>
      <w:sz w:val="20"/>
      <w:szCs w:val="20"/>
    </w:rPr>
  </w:style>
  <w:style w:type="paragraph" w:styleId="Inhaltsverzeichnisberschrift">
    <w:name w:val="TOC Heading"/>
    <w:basedOn w:val="berschrift1"/>
    <w:next w:val="Standard"/>
    <w:uiPriority w:val="39"/>
    <w:unhideWhenUsed/>
    <w:qFormat/>
    <w:rsid w:val="00D8422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de-DE" w:eastAsia="de-DE"/>
    </w:rPr>
  </w:style>
  <w:style w:type="paragraph" w:styleId="Verzeichnis1">
    <w:name w:val="toc 1"/>
    <w:basedOn w:val="Standard"/>
    <w:next w:val="Standard"/>
    <w:autoRedefine/>
    <w:uiPriority w:val="39"/>
    <w:unhideWhenUsed/>
    <w:rsid w:val="00D84221"/>
    <w:pPr>
      <w:spacing w:after="100"/>
    </w:pPr>
  </w:style>
  <w:style w:type="paragraph" w:styleId="Verzeichnis2">
    <w:name w:val="toc 2"/>
    <w:basedOn w:val="Standard"/>
    <w:next w:val="Standard"/>
    <w:autoRedefine/>
    <w:uiPriority w:val="39"/>
    <w:unhideWhenUsed/>
    <w:rsid w:val="00D84221"/>
    <w:pPr>
      <w:spacing w:after="100"/>
      <w:ind w:left="220"/>
    </w:pPr>
  </w:style>
  <w:style w:type="paragraph" w:styleId="Beschriftung">
    <w:name w:val="caption"/>
    <w:basedOn w:val="Standard"/>
    <w:next w:val="Standard"/>
    <w:uiPriority w:val="35"/>
    <w:unhideWhenUsed/>
    <w:qFormat/>
    <w:rsid w:val="00EE6CE9"/>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391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a335d65-f2b8-48e7-8334-285ca490b919" xsi:nil="true"/>
    <lcf76f155ced4ddcb4097134ff3c332f xmlns="347a6857-bf8b-4d1d-a528-c5e696d0d4d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4A4C2845CAC70F4EB4F8C22CF1434A70" ma:contentTypeVersion="10" ma:contentTypeDescription="Ein neues Dokument erstellen." ma:contentTypeScope="" ma:versionID="3cb5a123204062fbafdfcff0bfce209e">
  <xsd:schema xmlns:xsd="http://www.w3.org/2001/XMLSchema" xmlns:xs="http://www.w3.org/2001/XMLSchema" xmlns:p="http://schemas.microsoft.com/office/2006/metadata/properties" xmlns:ns2="347a6857-bf8b-4d1d-a528-c5e696d0d4dd" xmlns:ns3="0a335d65-f2b8-48e7-8334-285ca490b919" targetNamespace="http://schemas.microsoft.com/office/2006/metadata/properties" ma:root="true" ma:fieldsID="cb5a01f6fa5051495811a8630384cb44" ns2:_="" ns3:_="">
    <xsd:import namespace="347a6857-bf8b-4d1d-a528-c5e696d0d4dd"/>
    <xsd:import namespace="0a335d65-f2b8-48e7-8334-285ca490b9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a6857-bf8b-4d1d-a528-c5e696d0d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69d1a7c-6f9f-4b46-a950-38bce3861f1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335d65-f2b8-48e7-8334-285ca490b9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da2a7e-f396-4ed6-94fc-a0d8a913e1fa}" ma:internalName="TaxCatchAll" ma:showField="CatchAllData" ma:web="0a335d65-f2b8-48e7-8334-285ca490b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A20806-B842-4781-81C2-1809F8665FFA}">
  <ds:schemaRefs>
    <ds:schemaRef ds:uri="http://schemas.openxmlformats.org/officeDocument/2006/bibliography"/>
  </ds:schemaRefs>
</ds:datastoreItem>
</file>

<file path=customXml/itemProps2.xml><?xml version="1.0" encoding="utf-8"?>
<ds:datastoreItem xmlns:ds="http://schemas.openxmlformats.org/officeDocument/2006/customXml" ds:itemID="{4E498587-91E5-452E-89A8-3FCD0B98CB16}">
  <ds:schemaRefs>
    <ds:schemaRef ds:uri="http://schemas.microsoft.com/sharepoint/v3/contenttype/forms"/>
  </ds:schemaRefs>
</ds:datastoreItem>
</file>

<file path=customXml/itemProps3.xml><?xml version="1.0" encoding="utf-8"?>
<ds:datastoreItem xmlns:ds="http://schemas.openxmlformats.org/officeDocument/2006/customXml" ds:itemID="{4D078F3B-F37A-4C76-83A5-66EC138F4AA5}">
  <ds:schemaRefs>
    <ds:schemaRef ds:uri="http://schemas.microsoft.com/office/2006/metadata/properties"/>
    <ds:schemaRef ds:uri="http://purl.org/dc/elements/1.1/"/>
    <ds:schemaRef ds:uri="http://purl.org/dc/dcmitype/"/>
    <ds:schemaRef ds:uri="http://schemas.microsoft.com/office/2006/documentManagement/types"/>
    <ds:schemaRef ds:uri="http://schemas.openxmlformats.org/package/2006/metadata/core-properties"/>
    <ds:schemaRef ds:uri="http://www.w3.org/XML/1998/namespace"/>
    <ds:schemaRef ds:uri="347a6857-bf8b-4d1d-a528-c5e696d0d4dd"/>
    <ds:schemaRef ds:uri="http://schemas.microsoft.com/office/infopath/2007/PartnerControls"/>
    <ds:schemaRef ds:uri="0a335d65-f2b8-48e7-8334-285ca490b919"/>
    <ds:schemaRef ds:uri="http://purl.org/dc/terms/"/>
  </ds:schemaRefs>
</ds:datastoreItem>
</file>

<file path=customXml/itemProps4.xml><?xml version="1.0" encoding="utf-8"?>
<ds:datastoreItem xmlns:ds="http://schemas.openxmlformats.org/officeDocument/2006/customXml" ds:itemID="{3E656523-7006-4C87-866C-DF48B830B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a6857-bf8b-4d1d-a528-c5e696d0d4dd"/>
    <ds:schemaRef ds:uri="0a335d65-f2b8-48e7-8334-285ca490b9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4311</Words>
  <Characters>27164</Characters>
  <Application>Microsoft Office Word</Application>
  <DocSecurity>0</DocSecurity>
  <Lines>226</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Jörg Lucas</cp:lastModifiedBy>
  <cp:revision>31</cp:revision>
  <dcterms:created xsi:type="dcterms:W3CDTF">2026-04-20T04:43:00Z</dcterms:created>
  <dcterms:modified xsi:type="dcterms:W3CDTF">2026-05-05T15:02:00Z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0x0101004A4C2845CAC70F4EB4F8C22CF1434A70</vt:lpwstr>
  </property>
  <property fmtid="{D5CDD505-2E9C-101B-9397-08002B2CF9AE}" pid="3" name="MediaServiceImageTags">
    <vt:lpwstr/>
  </property>
</Properties>
</file>